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58903E" w14:textId="77777777" w:rsidR="002E5199" w:rsidRDefault="002E5199" w:rsidP="009700EB">
      <w:pPr>
        <w:pStyle w:val="Default"/>
        <w:rPr>
          <w:ins w:id="14" w:author="uzivatel" w:date="2026-09-22T12:14:00Z" w16du:dateUtc="2026-09-22T16:14:00Z"/>
          <w:b/>
          <w:bCs/>
          <w:sz w:val="22"/>
          <w:szCs w:val="22"/>
          <w:u w:val="single"/>
        </w:rPr>
      </w:pPr>
    </w:p>
    <w:p w14:paraId="10A27D35" w14:textId="77777777" w:rsidR="002E5199" w:rsidRDefault="002E5199" w:rsidP="002E5199">
      <w:pPr>
        <w:pStyle w:val="Heading4"/>
        <w:jc w:val="center"/>
        <w:rPr>
          <w:ins w:id="15" w:author="uzivatel" w:date="2026-09-22T12:14:00Z" w16du:dateUtc="2026-09-22T16:14:00Z"/>
          <w:sz w:val="34"/>
        </w:rPr>
      </w:pPr>
      <w:ins w:id="16" w:author="uzivatel" w:date="2026-09-22T12:14:00Z" w16du:dateUtc="2026-09-22T16:14:00Z">
        <w:r>
          <w:rPr>
            <w:sz w:val="34"/>
          </w:rPr>
          <w:t>Základní škola Rumburk, U Nemocnice 1132/5, okres Děčín, p. o.</w:t>
        </w:r>
      </w:ins>
    </w:p>
    <w:p w14:paraId="44AA1646" w14:textId="77777777" w:rsidR="002E5199" w:rsidRDefault="002E5199" w:rsidP="002E5199">
      <w:pPr>
        <w:rPr>
          <w:ins w:id="17" w:author="uzivatel" w:date="2026-09-22T12:14:00Z" w16du:dateUtc="2026-09-22T16:14:00Z"/>
          <w:sz w:val="16"/>
        </w:rPr>
      </w:pPr>
      <w:ins w:id="18" w:author="uzivatel" w:date="2026-09-22T12:14:00Z" w16du:dateUtc="2026-09-22T16:14:00Z">
        <w:r>
          <w:rPr>
            <w:sz w:val="16"/>
          </w:rPr>
          <w:t>U Nemocnice  1132/5, 408 01 Rumburk          IČ : 72744430             Telefon: 412332730            Fax : 412315800            kontakt@zsunemocnice.cz</w:t>
        </w:r>
      </w:ins>
    </w:p>
    <w:p w14:paraId="4C2541DD" w14:textId="77777777" w:rsidR="00067C1B" w:rsidRDefault="00067C1B" w:rsidP="002E5199">
      <w:pPr>
        <w:pStyle w:val="Default"/>
        <w:jc w:val="center"/>
        <w:rPr>
          <w:ins w:id="19" w:author="uzivatel" w:date="2026-09-22T12:14:00Z" w16du:dateUtc="2026-09-22T16:14:00Z"/>
        </w:rPr>
      </w:pPr>
    </w:p>
    <w:p w14:paraId="4C5C8B3C" w14:textId="77777777" w:rsidR="009700EB" w:rsidRPr="00AF69EB" w:rsidRDefault="009700EB" w:rsidP="002E5199">
      <w:pPr>
        <w:pStyle w:val="Default"/>
        <w:jc w:val="center"/>
        <w:rPr>
          <w:ins w:id="20" w:author="uzivatel" w:date="2026-09-22T12:14:00Z" w16du:dateUtc="2026-09-22T16:14:00Z"/>
          <w:b/>
          <w:bCs/>
          <w:sz w:val="22"/>
          <w:szCs w:val="22"/>
          <w:u w:val="single"/>
        </w:rPr>
      </w:pPr>
      <w:ins w:id="21" w:author="uzivatel" w:date="2026-09-22T12:14:00Z" w16du:dateUtc="2026-09-22T16:14:00Z">
        <w:r>
          <w:fldChar w:fldCharType="begin"/>
        </w:r>
        <w:r>
          <w:instrText>HYPERLINK "http://www.zsunemocnice.cz/zakladni-skola/aktuality-1/novinky/obnoveni-osobni-pritomnosti-zaku-9-rocniku-ve-skole-476cs.html" \o "Obnovení osobní přítomnosti žáků 9. ročníku ve škole  (Zobrazit více)"</w:instrText>
        </w:r>
        <w:r>
          <w:fldChar w:fldCharType="separate"/>
        </w:r>
        <w:r w:rsidRPr="002E5199">
          <w:rPr>
            <w:b/>
            <w:bCs/>
            <w:sz w:val="32"/>
            <w:szCs w:val="32"/>
            <w:u w:val="single"/>
          </w:rPr>
          <w:t xml:space="preserve">Obnovení osobní přítomnosti žáků </w:t>
        </w:r>
        <w:r w:rsidR="00596269">
          <w:rPr>
            <w:b/>
            <w:bCs/>
            <w:sz w:val="32"/>
            <w:szCs w:val="32"/>
            <w:u w:val="single"/>
          </w:rPr>
          <w:t>2</w:t>
        </w:r>
        <w:r w:rsidRPr="002E5199">
          <w:rPr>
            <w:b/>
            <w:bCs/>
            <w:sz w:val="32"/>
            <w:szCs w:val="32"/>
            <w:u w:val="single"/>
          </w:rPr>
          <w:t xml:space="preserve">. </w:t>
        </w:r>
        <w:r w:rsidR="00596269">
          <w:rPr>
            <w:b/>
            <w:bCs/>
            <w:sz w:val="32"/>
            <w:szCs w:val="32"/>
            <w:u w:val="single"/>
          </w:rPr>
          <w:t>stupně</w:t>
        </w:r>
        <w:r w:rsidRPr="002E5199">
          <w:rPr>
            <w:b/>
            <w:bCs/>
            <w:sz w:val="32"/>
            <w:szCs w:val="32"/>
            <w:u w:val="single"/>
          </w:rPr>
          <w:t xml:space="preserve"> ve škole </w:t>
        </w:r>
        <w:r>
          <w:fldChar w:fldCharType="end"/>
        </w:r>
      </w:ins>
    </w:p>
    <w:p w14:paraId="15564F5F" w14:textId="77777777" w:rsidR="009D457F" w:rsidRDefault="009D457F" w:rsidP="009700EB">
      <w:pPr>
        <w:pStyle w:val="Default"/>
        <w:rPr>
          <w:ins w:id="22" w:author="uzivatel" w:date="2026-09-22T12:14:00Z" w16du:dateUtc="2026-09-22T16:14:00Z"/>
          <w:b/>
          <w:bCs/>
          <w:sz w:val="22"/>
          <w:szCs w:val="22"/>
        </w:rPr>
      </w:pPr>
    </w:p>
    <w:p w14:paraId="2B2FA96F" w14:textId="77777777" w:rsidR="009700EB" w:rsidRDefault="009700EB" w:rsidP="009700EB">
      <w:pPr>
        <w:pStyle w:val="Default"/>
        <w:rPr>
          <w:ins w:id="23" w:author="uzivatel" w:date="2026-09-22T12:14:00Z" w16du:dateUtc="2026-09-22T16:14:00Z"/>
          <w:rFonts w:ascii="Roboto" w:hAnsi="Roboto"/>
        </w:rPr>
      </w:pPr>
      <w:ins w:id="24" w:author="uzivatel" w:date="2026-09-22T12:14:00Z" w16du:dateUtc="2026-09-22T16:14:00Z">
        <w:r>
          <w:rPr>
            <w:rFonts w:ascii="Roboto" w:hAnsi="Roboto"/>
          </w:rPr>
          <w:t>V souladu s</w:t>
        </w:r>
        <w:r w:rsidR="00F92274">
          <w:rPr>
            <w:rFonts w:ascii="Roboto" w:hAnsi="Roboto"/>
          </w:rPr>
          <w:t xml:space="preserve"> aktualizovaným dokumentem MŠMT </w:t>
        </w:r>
        <w:r w:rsidR="009D457F">
          <w:rPr>
            <w:rFonts w:ascii="Roboto" w:hAnsi="Roboto"/>
          </w:rPr>
          <w:t>„</w:t>
        </w:r>
        <w:r w:rsidR="00F92274">
          <w:rPr>
            <w:rFonts w:ascii="Roboto" w:hAnsi="Roboto"/>
          </w:rPr>
          <w:t>Ochrana zdraví a provoz základních škol v období do konce školního roku 2019/2020</w:t>
        </w:r>
        <w:r w:rsidR="009D457F">
          <w:rPr>
            <w:rFonts w:ascii="Roboto" w:hAnsi="Roboto"/>
          </w:rPr>
          <w:t xml:space="preserve"> “</w:t>
        </w:r>
        <w:r w:rsidR="00F92274">
          <w:rPr>
            <w:rFonts w:ascii="Roboto" w:hAnsi="Roboto"/>
          </w:rPr>
          <w:t xml:space="preserve"> ze dne 27. 5. 2020 </w:t>
        </w:r>
        <w:r w:rsidR="00D166A3">
          <w:rPr>
            <w:rFonts w:ascii="Roboto" w:hAnsi="Roboto"/>
          </w:rPr>
          <w:t xml:space="preserve">je žákům 2. </w:t>
        </w:r>
        <w:r w:rsidR="009D457F">
          <w:rPr>
            <w:rFonts w:ascii="Roboto" w:hAnsi="Roboto"/>
          </w:rPr>
          <w:t>s</w:t>
        </w:r>
        <w:r w:rsidR="00D166A3">
          <w:rPr>
            <w:rFonts w:ascii="Roboto" w:hAnsi="Roboto"/>
          </w:rPr>
          <w:t xml:space="preserve">tupně </w:t>
        </w:r>
        <w:r w:rsidR="003A4848">
          <w:rPr>
            <w:rFonts w:ascii="Roboto" w:hAnsi="Roboto"/>
          </w:rPr>
          <w:t>umožněna</w:t>
        </w:r>
        <w:r w:rsidR="00D166A3">
          <w:rPr>
            <w:rFonts w:ascii="Roboto" w:hAnsi="Roboto"/>
          </w:rPr>
          <w:t xml:space="preserve"> </w:t>
        </w:r>
        <w:r w:rsidR="009D457F">
          <w:rPr>
            <w:rFonts w:ascii="Roboto" w:hAnsi="Roboto"/>
          </w:rPr>
          <w:t xml:space="preserve">od 8. 6. 2020 </w:t>
        </w:r>
        <w:r w:rsidR="00D166A3">
          <w:rPr>
            <w:rFonts w:ascii="Roboto" w:hAnsi="Roboto"/>
          </w:rPr>
          <w:t xml:space="preserve">přítomnost v základní škole zejména </w:t>
        </w:r>
        <w:r w:rsidR="003A4848">
          <w:rPr>
            <w:rFonts w:ascii="Roboto" w:hAnsi="Roboto"/>
          </w:rPr>
          <w:t>z těchto důvodů:</w:t>
        </w:r>
      </w:ins>
    </w:p>
    <w:p w14:paraId="5E83CA75" w14:textId="77777777" w:rsidR="004714D6" w:rsidRDefault="003A4848" w:rsidP="003A4848">
      <w:pPr>
        <w:pStyle w:val="Default"/>
        <w:numPr>
          <w:ilvl w:val="0"/>
          <w:numId w:val="38"/>
        </w:numPr>
        <w:rPr>
          <w:ins w:id="25" w:author="uzivatel" w:date="2026-09-22T12:14:00Z" w16du:dateUtc="2026-09-22T16:14:00Z"/>
          <w:rFonts w:ascii="Roboto" w:hAnsi="Roboto"/>
        </w:rPr>
      </w:pPr>
      <w:ins w:id="26" w:author="uzivatel" w:date="2026-09-22T12:14:00Z" w16du:dateUtc="2026-09-22T16:14:00Z">
        <w:r w:rsidRPr="004714D6">
          <w:rPr>
            <w:rFonts w:ascii="Roboto" w:hAnsi="Roboto"/>
          </w:rPr>
          <w:t xml:space="preserve">individuální nebo skupinové (opět do 15 žáků) konzultace </w:t>
        </w:r>
      </w:ins>
    </w:p>
    <w:p w14:paraId="00FAE11F" w14:textId="77777777" w:rsidR="003A4848" w:rsidRPr="004714D6" w:rsidRDefault="003A4848" w:rsidP="003A4848">
      <w:pPr>
        <w:pStyle w:val="Default"/>
        <w:numPr>
          <w:ilvl w:val="0"/>
          <w:numId w:val="38"/>
        </w:numPr>
        <w:rPr>
          <w:ins w:id="27" w:author="uzivatel" w:date="2026-09-22T12:14:00Z" w16du:dateUtc="2026-09-22T16:14:00Z"/>
          <w:rFonts w:ascii="Roboto" w:hAnsi="Roboto"/>
        </w:rPr>
      </w:pPr>
      <w:ins w:id="28" w:author="uzivatel" w:date="2026-09-22T12:14:00Z" w16du:dateUtc="2026-09-22T16:14:00Z">
        <w:r w:rsidRPr="004714D6">
          <w:rPr>
            <w:rFonts w:ascii="Roboto" w:hAnsi="Roboto"/>
          </w:rPr>
          <w:t xml:space="preserve">setkání s vyučujícím navazující na vzdělávání na dálku (objasnění nebo upevnění učiva, zadání samostatného učení mimo školu) a v souvislosti s hodnocením vzdělávání za školní rok 2019/2020 </w:t>
        </w:r>
      </w:ins>
    </w:p>
    <w:p w14:paraId="339B03FB" w14:textId="77777777" w:rsidR="003A4848" w:rsidRDefault="003A4848" w:rsidP="003A4848">
      <w:pPr>
        <w:pStyle w:val="Default"/>
        <w:numPr>
          <w:ilvl w:val="0"/>
          <w:numId w:val="38"/>
        </w:numPr>
        <w:rPr>
          <w:ins w:id="29" w:author="uzivatel" w:date="2026-09-22T12:14:00Z" w16du:dateUtc="2026-09-22T16:14:00Z"/>
          <w:rFonts w:ascii="Roboto" w:hAnsi="Roboto"/>
        </w:rPr>
      </w:pPr>
      <w:ins w:id="30" w:author="uzivatel" w:date="2026-09-22T12:14:00Z" w16du:dateUtc="2026-09-22T16:14:00Z">
        <w:r>
          <w:rPr>
            <w:rFonts w:ascii="Roboto" w:hAnsi="Roboto"/>
          </w:rPr>
          <w:t>s</w:t>
        </w:r>
        <w:r w:rsidRPr="003A4848">
          <w:rPr>
            <w:rFonts w:ascii="Roboto" w:hAnsi="Roboto"/>
          </w:rPr>
          <w:t>ocializační aktivity</w:t>
        </w:r>
      </w:ins>
    </w:p>
    <w:p w14:paraId="5CF483FB" w14:textId="77777777" w:rsidR="003A4848" w:rsidRDefault="003A4848" w:rsidP="003A4848">
      <w:pPr>
        <w:pStyle w:val="Default"/>
        <w:numPr>
          <w:ilvl w:val="0"/>
          <w:numId w:val="38"/>
        </w:numPr>
        <w:rPr>
          <w:ins w:id="31" w:author="uzivatel" w:date="2026-09-22T12:14:00Z" w16du:dateUtc="2026-09-22T16:14:00Z"/>
          <w:rFonts w:ascii="Roboto" w:hAnsi="Roboto"/>
        </w:rPr>
      </w:pPr>
      <w:ins w:id="32" w:author="uzivatel" w:date="2026-09-22T12:14:00Z" w16du:dateUtc="2026-09-22T16:14:00Z">
        <w:r>
          <w:rPr>
            <w:rFonts w:ascii="Roboto" w:hAnsi="Roboto"/>
          </w:rPr>
          <w:t>v</w:t>
        </w:r>
        <w:r w:rsidRPr="003A4848">
          <w:rPr>
            <w:rFonts w:ascii="Roboto" w:hAnsi="Roboto"/>
          </w:rPr>
          <w:t>yzvednutí školních potřeb nebo jiných osobních věcí žáků, které z důvodu zákazu osobní př</w:t>
        </w:r>
        <w:r>
          <w:rPr>
            <w:rFonts w:ascii="Roboto" w:hAnsi="Roboto"/>
          </w:rPr>
          <w:t>ítomnosti žáků zůstaly ve škole</w:t>
        </w:r>
        <w:r w:rsidRPr="003A4848">
          <w:rPr>
            <w:rFonts w:ascii="Roboto" w:hAnsi="Roboto"/>
          </w:rPr>
          <w:t xml:space="preserve"> </w:t>
        </w:r>
      </w:ins>
    </w:p>
    <w:p w14:paraId="2B782AAF" w14:textId="77777777" w:rsidR="003A4848" w:rsidRDefault="003A4848" w:rsidP="003A4848">
      <w:pPr>
        <w:pStyle w:val="Default"/>
        <w:numPr>
          <w:ilvl w:val="0"/>
          <w:numId w:val="38"/>
        </w:numPr>
        <w:rPr>
          <w:ins w:id="33" w:author="uzivatel" w:date="2026-09-22T12:14:00Z" w16du:dateUtc="2026-09-22T16:14:00Z"/>
          <w:rFonts w:ascii="Roboto" w:hAnsi="Roboto"/>
        </w:rPr>
      </w:pPr>
      <w:ins w:id="34" w:author="uzivatel" w:date="2026-09-22T12:14:00Z" w16du:dateUtc="2026-09-22T16:14:00Z">
        <w:r>
          <w:rPr>
            <w:rFonts w:ascii="Roboto" w:hAnsi="Roboto"/>
          </w:rPr>
          <w:t>o</w:t>
        </w:r>
        <w:r w:rsidRPr="003A4848">
          <w:rPr>
            <w:rFonts w:ascii="Roboto" w:hAnsi="Roboto"/>
          </w:rPr>
          <w:t xml:space="preserve">devzdání a převzetí učebnic, učebních </w:t>
        </w:r>
        <w:r>
          <w:rPr>
            <w:rFonts w:ascii="Roboto" w:hAnsi="Roboto"/>
          </w:rPr>
          <w:t>pomůcek a školních potřeb.</w:t>
        </w:r>
      </w:ins>
    </w:p>
    <w:p w14:paraId="3C0A4C6C" w14:textId="77777777" w:rsidR="008F695B" w:rsidRPr="009D457F" w:rsidRDefault="003A4848" w:rsidP="009700EB">
      <w:pPr>
        <w:pStyle w:val="Default"/>
        <w:numPr>
          <w:ilvl w:val="0"/>
          <w:numId w:val="38"/>
        </w:numPr>
        <w:rPr>
          <w:ins w:id="35" w:author="uzivatel" w:date="2026-09-22T12:14:00Z" w16du:dateUtc="2026-09-22T16:14:00Z"/>
          <w:b/>
          <w:bCs/>
          <w:sz w:val="22"/>
          <w:szCs w:val="22"/>
        </w:rPr>
      </w:pPr>
      <w:ins w:id="36" w:author="uzivatel" w:date="2026-09-22T12:14:00Z" w16du:dateUtc="2026-09-22T16:14:00Z">
        <w:r w:rsidRPr="009D457F">
          <w:rPr>
            <w:rFonts w:ascii="Roboto" w:hAnsi="Roboto"/>
          </w:rPr>
          <w:t>předání vysvědčení za 2. pololetí školního roku 2019/2020</w:t>
        </w:r>
      </w:ins>
    </w:p>
    <w:p w14:paraId="7222A4B2" w14:textId="77777777" w:rsidR="009D457F" w:rsidRPr="009D457F" w:rsidRDefault="009D457F" w:rsidP="009D457F">
      <w:pPr>
        <w:pStyle w:val="Default"/>
        <w:ind w:left="720"/>
        <w:rPr>
          <w:ins w:id="37" w:author="uzivatel" w:date="2026-09-22T12:14:00Z" w16du:dateUtc="2026-09-22T16:14:00Z"/>
          <w:b/>
          <w:bCs/>
          <w:sz w:val="22"/>
          <w:szCs w:val="22"/>
        </w:rPr>
      </w:pPr>
    </w:p>
    <w:p w14:paraId="36153C39" w14:textId="77777777" w:rsidR="0071556C" w:rsidRDefault="0043051E" w:rsidP="009700EB">
      <w:pPr>
        <w:pStyle w:val="Default"/>
        <w:rPr>
          <w:ins w:id="38" w:author="uzivatel" w:date="2026-09-22T12:14:00Z" w16du:dateUtc="2026-09-22T16:14:00Z"/>
          <w:b/>
          <w:bCs/>
          <w:sz w:val="22"/>
          <w:szCs w:val="22"/>
          <w:u w:val="single"/>
        </w:rPr>
      </w:pPr>
      <w:ins w:id="39" w:author="uzivatel" w:date="2026-09-22T12:14:00Z" w16du:dateUtc="2026-09-22T16:14:00Z">
        <w:r w:rsidRPr="0043051E">
          <w:rPr>
            <w:b/>
            <w:bCs/>
            <w:sz w:val="22"/>
            <w:szCs w:val="22"/>
            <w:u w:val="single"/>
          </w:rPr>
          <w:t>Hygienická pravidla</w:t>
        </w:r>
      </w:ins>
    </w:p>
    <w:p w14:paraId="67B41E69" w14:textId="77777777" w:rsidR="002E5199" w:rsidRPr="0043051E" w:rsidRDefault="002E5199" w:rsidP="009700EB">
      <w:pPr>
        <w:pStyle w:val="Default"/>
        <w:rPr>
          <w:ins w:id="40" w:author="uzivatel" w:date="2026-09-22T12:14:00Z" w16du:dateUtc="2026-09-22T16:14:00Z"/>
          <w:b/>
          <w:bCs/>
          <w:sz w:val="22"/>
          <w:szCs w:val="22"/>
          <w:u w:val="single"/>
        </w:rPr>
      </w:pPr>
    </w:p>
    <w:p w14:paraId="03FF9BD5" w14:textId="77777777" w:rsidR="00E60474" w:rsidRDefault="00C9043F" w:rsidP="00E2631A">
      <w:pPr>
        <w:pStyle w:val="Default"/>
        <w:rPr>
          <w:ins w:id="41" w:author="uzivatel" w:date="2026-09-22T12:14:00Z" w16du:dateUtc="2026-09-22T16:14:00Z"/>
          <w:rFonts w:ascii="Roboto" w:hAnsi="Roboto"/>
        </w:rPr>
      </w:pPr>
      <w:ins w:id="42" w:author="uzivatel" w:date="2026-09-22T12:14:00Z" w16du:dateUtc="2026-09-22T16:14:00Z">
        <w:r w:rsidRPr="00E2631A">
          <w:rPr>
            <w:rFonts w:ascii="Roboto" w:hAnsi="Roboto"/>
          </w:rPr>
          <w:t>Jsou dána aktualizovanou verzí dokumentu MŠMT „Ochrana zdraví a provoz základních škol v období do konce školního roku 2019/2020“.</w:t>
        </w:r>
        <w:r w:rsidR="004714D6">
          <w:rPr>
            <w:rFonts w:ascii="Roboto" w:hAnsi="Roboto"/>
          </w:rPr>
          <w:t xml:space="preserve"> Aktualizovaná verze je dostupná na webových stránkách školy v odkazu Aktuality.</w:t>
        </w:r>
      </w:ins>
    </w:p>
    <w:p w14:paraId="0009ED42" w14:textId="77777777" w:rsidR="00E2631A" w:rsidRPr="00E2631A" w:rsidRDefault="00E2631A" w:rsidP="00E2631A">
      <w:pPr>
        <w:pStyle w:val="Default"/>
        <w:rPr>
          <w:ins w:id="43" w:author="uzivatel" w:date="2026-09-22T12:14:00Z" w16du:dateUtc="2026-09-22T16:14:00Z"/>
          <w:rFonts w:ascii="Roboto" w:hAnsi="Roboto"/>
        </w:rPr>
      </w:pPr>
    </w:p>
    <w:p w14:paraId="17DFBD45" w14:textId="77777777" w:rsidR="00DF0E9B" w:rsidRPr="00E2631A" w:rsidRDefault="00DF0E9B" w:rsidP="00DF0E9B">
      <w:pPr>
        <w:pStyle w:val="Default"/>
        <w:rPr>
          <w:ins w:id="44" w:author="uzivatel" w:date="2026-09-22T12:14:00Z" w16du:dateUtc="2026-09-22T16:14:00Z"/>
          <w:rFonts w:ascii="Roboto" w:hAnsi="Roboto"/>
          <w:b/>
        </w:rPr>
      </w:pPr>
      <w:ins w:id="45" w:author="uzivatel" w:date="2026-09-22T12:14:00Z" w16du:dateUtc="2026-09-22T16:14:00Z">
        <w:r w:rsidRPr="00E2631A">
          <w:rPr>
            <w:rFonts w:ascii="Roboto" w:hAnsi="Roboto"/>
            <w:b/>
          </w:rPr>
          <w:t>Žák je povinen dodržovat stanovená hygienická</w:t>
        </w:r>
        <w:r w:rsidR="00975CE3" w:rsidRPr="00E2631A">
          <w:rPr>
            <w:rFonts w:ascii="Roboto" w:hAnsi="Roboto"/>
            <w:b/>
          </w:rPr>
          <w:t xml:space="preserve"> pravidla. J</w:t>
        </w:r>
        <w:r w:rsidRPr="00E2631A">
          <w:rPr>
            <w:rFonts w:ascii="Roboto" w:hAnsi="Roboto"/>
            <w:b/>
          </w:rPr>
          <w:t>ejich opakované nedodržování, po prokazatelném upozornění zákonného zástupce žáka</w:t>
        </w:r>
        <w:r w:rsidR="005940DB" w:rsidRPr="00E2631A">
          <w:rPr>
            <w:rFonts w:ascii="Roboto" w:hAnsi="Roboto"/>
            <w:b/>
          </w:rPr>
          <w:t xml:space="preserve"> o </w:t>
        </w:r>
        <w:r w:rsidR="000C1D5B" w:rsidRPr="00E2631A">
          <w:rPr>
            <w:rFonts w:ascii="Roboto" w:hAnsi="Roboto"/>
            <w:b/>
          </w:rPr>
          <w:t>této skutečnosti</w:t>
        </w:r>
        <w:r w:rsidRPr="00E2631A">
          <w:rPr>
            <w:rFonts w:ascii="Roboto" w:hAnsi="Roboto"/>
            <w:b/>
          </w:rPr>
          <w:t>, je důvodem k nevpuš</w:t>
        </w:r>
        <w:r w:rsidR="004435CB" w:rsidRPr="00E2631A">
          <w:rPr>
            <w:rFonts w:ascii="Roboto" w:hAnsi="Roboto"/>
            <w:b/>
          </w:rPr>
          <w:t>tění žáka do školy</w:t>
        </w:r>
        <w:r w:rsidRPr="00E2631A">
          <w:rPr>
            <w:rFonts w:ascii="Roboto" w:hAnsi="Roboto"/>
            <w:b/>
          </w:rPr>
          <w:t xml:space="preserve">. </w:t>
        </w:r>
      </w:ins>
    </w:p>
    <w:p w14:paraId="7D6CADB2" w14:textId="77777777" w:rsidR="000C1D5B" w:rsidRDefault="000C1D5B" w:rsidP="00222525">
      <w:pPr>
        <w:pStyle w:val="Default"/>
        <w:rPr>
          <w:ins w:id="46" w:author="uzivatel" w:date="2026-09-22T12:14:00Z" w16du:dateUtc="2026-09-22T16:14:00Z"/>
          <w:b/>
          <w:bCs/>
          <w:sz w:val="22"/>
          <w:szCs w:val="22"/>
          <w:u w:val="single"/>
        </w:rPr>
      </w:pPr>
    </w:p>
    <w:p w14:paraId="4D5084E9" w14:textId="77777777" w:rsidR="00222525" w:rsidRDefault="00967EDD" w:rsidP="00222525">
      <w:pPr>
        <w:pStyle w:val="Default"/>
        <w:rPr>
          <w:ins w:id="47" w:author="uzivatel" w:date="2026-09-22T12:14:00Z" w16du:dateUtc="2026-09-22T16:14:00Z"/>
          <w:b/>
          <w:bCs/>
          <w:sz w:val="22"/>
          <w:szCs w:val="22"/>
          <w:u w:val="single"/>
        </w:rPr>
      </w:pPr>
      <w:ins w:id="48" w:author="uzivatel" w:date="2026-09-22T12:14:00Z" w16du:dateUtc="2026-09-22T16:14:00Z">
        <w:r>
          <w:rPr>
            <w:b/>
            <w:bCs/>
            <w:sz w:val="22"/>
            <w:szCs w:val="22"/>
            <w:u w:val="single"/>
          </w:rPr>
          <w:t xml:space="preserve">Organizační </w:t>
        </w:r>
        <w:r w:rsidR="00905D4F" w:rsidRPr="0043051E">
          <w:rPr>
            <w:b/>
            <w:bCs/>
            <w:sz w:val="22"/>
            <w:szCs w:val="22"/>
            <w:u w:val="single"/>
          </w:rPr>
          <w:t xml:space="preserve"> pravidla</w:t>
        </w:r>
      </w:ins>
    </w:p>
    <w:p w14:paraId="2507C107" w14:textId="77777777" w:rsidR="000C1D5B" w:rsidRDefault="000C1D5B" w:rsidP="00222525">
      <w:pPr>
        <w:pStyle w:val="Default"/>
        <w:rPr>
          <w:ins w:id="49" w:author="uzivatel" w:date="2026-09-22T12:14:00Z" w16du:dateUtc="2026-09-22T16:14:00Z"/>
          <w:b/>
          <w:bCs/>
          <w:sz w:val="22"/>
          <w:szCs w:val="22"/>
          <w:u w:val="single"/>
        </w:rPr>
      </w:pPr>
    </w:p>
    <w:p w14:paraId="3584EFFA" w14:textId="77777777" w:rsidR="00393DFA" w:rsidRPr="009E4030" w:rsidRDefault="005F4481" w:rsidP="00222525">
      <w:pPr>
        <w:pStyle w:val="Default"/>
        <w:numPr>
          <w:ilvl w:val="0"/>
          <w:numId w:val="35"/>
        </w:numPr>
        <w:rPr>
          <w:ins w:id="50" w:author="uzivatel" w:date="2026-09-22T12:14:00Z" w16du:dateUtc="2026-09-22T16:14:00Z"/>
          <w:rFonts w:ascii="Roboto" w:hAnsi="Roboto"/>
        </w:rPr>
      </w:pPr>
      <w:ins w:id="51" w:author="uzivatel" w:date="2026-09-22T12:14:00Z" w16du:dateUtc="2026-09-22T16:14:00Z">
        <w:r w:rsidRPr="009E4030">
          <w:rPr>
            <w:rFonts w:ascii="Roboto" w:hAnsi="Roboto"/>
          </w:rPr>
          <w:t>žákům budou v období 8. 6. – 26. 6.</w:t>
        </w:r>
        <w:r w:rsidR="00393DFA" w:rsidRPr="009E4030">
          <w:rPr>
            <w:rFonts w:ascii="Roboto" w:hAnsi="Roboto"/>
          </w:rPr>
          <w:t xml:space="preserve"> n</w:t>
        </w:r>
        <w:r w:rsidRPr="009E4030">
          <w:rPr>
            <w:rFonts w:ascii="Roboto" w:hAnsi="Roboto"/>
          </w:rPr>
          <w:t>abídnuty</w:t>
        </w:r>
        <w:r w:rsidR="00393DFA" w:rsidRPr="009E4030">
          <w:rPr>
            <w:rFonts w:ascii="Roboto" w:hAnsi="Roboto"/>
          </w:rPr>
          <w:t>:</w:t>
        </w:r>
      </w:ins>
    </w:p>
    <w:p w14:paraId="47F719C5" w14:textId="77777777" w:rsidR="005F4481" w:rsidRPr="009E4030" w:rsidRDefault="005F4481" w:rsidP="009E4030">
      <w:pPr>
        <w:pStyle w:val="Default"/>
        <w:numPr>
          <w:ilvl w:val="0"/>
          <w:numId w:val="40"/>
        </w:numPr>
        <w:rPr>
          <w:ins w:id="52" w:author="uzivatel" w:date="2026-09-22T12:14:00Z" w16du:dateUtc="2026-09-22T16:14:00Z"/>
          <w:rFonts w:ascii="Roboto" w:hAnsi="Roboto"/>
        </w:rPr>
      </w:pPr>
      <w:ins w:id="53" w:author="uzivatel" w:date="2026-09-22T12:14:00Z" w16du:dateUtc="2026-09-22T16:14:00Z">
        <w:r w:rsidRPr="009E4030">
          <w:rPr>
            <w:rFonts w:ascii="Roboto" w:hAnsi="Roboto"/>
          </w:rPr>
          <w:t>pravidelné konzultace dle rozvrhu konzultací (dostupný na webových s</w:t>
        </w:r>
        <w:r w:rsidR="00067C1B">
          <w:rPr>
            <w:rFonts w:ascii="Roboto" w:hAnsi="Roboto"/>
          </w:rPr>
          <w:t>tránkách školy v odkazu On-line výuka a domácí příprava)</w:t>
        </w:r>
      </w:ins>
    </w:p>
    <w:p w14:paraId="6DA46D23" w14:textId="77777777" w:rsidR="00393DFA" w:rsidRPr="009E4030" w:rsidRDefault="00393DFA" w:rsidP="009E4030">
      <w:pPr>
        <w:pStyle w:val="Default"/>
        <w:numPr>
          <w:ilvl w:val="0"/>
          <w:numId w:val="40"/>
        </w:numPr>
        <w:rPr>
          <w:ins w:id="54" w:author="uzivatel" w:date="2026-09-22T12:14:00Z" w16du:dateUtc="2026-09-22T16:14:00Z"/>
          <w:rFonts w:ascii="Roboto" w:hAnsi="Roboto"/>
        </w:rPr>
      </w:pPr>
      <w:ins w:id="55" w:author="uzivatel" w:date="2026-09-22T12:14:00Z" w16du:dateUtc="2026-09-22T16:14:00Z">
        <w:r w:rsidRPr="009E4030">
          <w:rPr>
            <w:rFonts w:ascii="Roboto" w:hAnsi="Roboto"/>
          </w:rPr>
          <w:t>individuální konzultace</w:t>
        </w:r>
      </w:ins>
    </w:p>
    <w:p w14:paraId="57FBB7FF" w14:textId="77777777" w:rsidR="00AB7A30" w:rsidRPr="00222525" w:rsidRDefault="00393DFA" w:rsidP="009E4030">
      <w:pPr>
        <w:pStyle w:val="Default"/>
        <w:numPr>
          <w:ilvl w:val="0"/>
          <w:numId w:val="35"/>
        </w:numPr>
        <w:rPr>
          <w:ins w:id="56" w:author="uzivatel" w:date="2026-09-22T12:14:00Z" w16du:dateUtc="2026-09-22T16:14:00Z"/>
          <w:b/>
          <w:bCs/>
          <w:sz w:val="22"/>
          <w:szCs w:val="22"/>
          <w:u w:val="single"/>
        </w:rPr>
      </w:pPr>
      <w:ins w:id="57" w:author="uzivatel" w:date="2026-09-22T12:14:00Z" w16du:dateUtc="2026-09-22T16:14:00Z">
        <w:r>
          <w:rPr>
            <w:rFonts w:ascii="Roboto" w:hAnsi="Roboto"/>
          </w:rPr>
          <w:t>na konzultace se žáci přihlašují s dostatečným předstihem vyučujícímu předmětu</w:t>
        </w:r>
      </w:ins>
    </w:p>
    <w:p w14:paraId="6ECE9B35" w14:textId="77777777" w:rsidR="00AB7A30" w:rsidRPr="00ED3AF5" w:rsidRDefault="006B75D9" w:rsidP="009E4030">
      <w:pPr>
        <w:pStyle w:val="Default"/>
        <w:numPr>
          <w:ilvl w:val="0"/>
          <w:numId w:val="35"/>
        </w:numPr>
        <w:rPr>
          <w:ins w:id="58" w:author="uzivatel" w:date="2026-09-22T12:14:00Z" w16du:dateUtc="2026-09-22T16:14:00Z"/>
          <w:rFonts w:ascii="Roboto" w:hAnsi="Roboto"/>
        </w:rPr>
      </w:pPr>
      <w:ins w:id="59" w:author="uzivatel" w:date="2026-09-22T12:14:00Z" w16du:dateUtc="2026-09-22T16:14:00Z">
        <w:r>
          <w:rPr>
            <w:rFonts w:ascii="Roboto" w:hAnsi="Roboto"/>
          </w:rPr>
          <w:t>m</w:t>
        </w:r>
        <w:r w:rsidR="0028602A">
          <w:rPr>
            <w:rFonts w:ascii="Roboto" w:hAnsi="Roboto"/>
          </w:rPr>
          <w:t xml:space="preserve">aximální počet žáků v konzultační skupině </w:t>
        </w:r>
        <w:r w:rsidR="00AB7A30" w:rsidRPr="00ED3AF5">
          <w:rPr>
            <w:rFonts w:ascii="Roboto" w:hAnsi="Roboto"/>
          </w:rPr>
          <w:t xml:space="preserve">je 15 </w:t>
        </w:r>
      </w:ins>
    </w:p>
    <w:p w14:paraId="07253DD6" w14:textId="77777777" w:rsidR="000C1D5B" w:rsidRPr="00067C1B" w:rsidRDefault="008E16D0" w:rsidP="009E4030">
      <w:pPr>
        <w:pStyle w:val="Default"/>
        <w:numPr>
          <w:ilvl w:val="0"/>
          <w:numId w:val="35"/>
        </w:numPr>
        <w:rPr>
          <w:ins w:id="60" w:author="uzivatel" w:date="2026-09-22T12:14:00Z" w16du:dateUtc="2026-09-22T16:14:00Z"/>
          <w:rFonts w:ascii="Roboto" w:hAnsi="Roboto"/>
        </w:rPr>
      </w:pPr>
      <w:ins w:id="61" w:author="uzivatel" w:date="2026-09-22T12:14:00Z" w16du:dateUtc="2026-09-22T16:14:00Z">
        <w:r>
          <w:rPr>
            <w:rFonts w:ascii="Roboto" w:hAnsi="Roboto"/>
          </w:rPr>
          <w:t>při p</w:t>
        </w:r>
        <w:r w:rsidRPr="008E16D0">
          <w:rPr>
            <w:rFonts w:ascii="Roboto" w:hAnsi="Roboto"/>
          </w:rPr>
          <w:t>rvní</w:t>
        </w:r>
        <w:r>
          <w:rPr>
            <w:rFonts w:ascii="Roboto" w:hAnsi="Roboto"/>
          </w:rPr>
          <w:t xml:space="preserve">m vstupu do školy </w:t>
        </w:r>
        <w:r w:rsidRPr="008E16D0">
          <w:rPr>
            <w:rFonts w:ascii="Roboto" w:hAnsi="Roboto"/>
          </w:rPr>
          <w:t>musí žák předložit</w:t>
        </w:r>
        <w:r w:rsidR="001D66D1">
          <w:rPr>
            <w:rFonts w:ascii="Roboto" w:hAnsi="Roboto"/>
          </w:rPr>
          <w:t xml:space="preserve"> </w:t>
        </w:r>
        <w:r w:rsidR="001D66D1" w:rsidRPr="001D66D1">
          <w:rPr>
            <w:rFonts w:ascii="Roboto" w:hAnsi="Roboto"/>
          </w:rPr>
          <w:t>písemné seznámení s vymezením rizikových skupin stanovených Ministerstvem zdravotnictv</w:t>
        </w:r>
        <w:r w:rsidR="001D66D1">
          <w:rPr>
            <w:rFonts w:ascii="Roboto" w:hAnsi="Roboto"/>
          </w:rPr>
          <w:t>í</w:t>
        </w:r>
        <w:r w:rsidR="001D66D1" w:rsidRPr="001D66D1">
          <w:rPr>
            <w:rFonts w:ascii="Roboto" w:hAnsi="Roboto"/>
          </w:rPr>
          <w:t xml:space="preserve"> a písemné čestné prohlášení o neexistenci příznaků virového infekčního onemocnění (např. horečka, kašel, dušnost, náhlá ztráta chuti a čichu apod.)</w:t>
        </w:r>
        <w:r w:rsidR="00926BE8">
          <w:rPr>
            <w:rFonts w:ascii="Roboto" w:hAnsi="Roboto"/>
          </w:rPr>
          <w:t xml:space="preserve"> podepsaná zákonným zástupcem. </w:t>
        </w:r>
        <w:r w:rsidRPr="008E16D0">
          <w:rPr>
            <w:rFonts w:ascii="Roboto" w:hAnsi="Roboto"/>
          </w:rPr>
          <w:t>Pokud žák nepředloží toto prohlášení, nebude do školy vpuštěn.</w:t>
        </w:r>
        <w:r w:rsidR="00070B7A">
          <w:rPr>
            <w:rFonts w:ascii="Roboto" w:hAnsi="Roboto"/>
          </w:rPr>
          <w:t xml:space="preserve"> Čestné prohlášení je dostupné </w:t>
        </w:r>
        <w:r>
          <w:rPr>
            <w:rFonts w:ascii="Roboto" w:hAnsi="Roboto"/>
          </w:rPr>
          <w:t xml:space="preserve">na webových stránkách školy v odkazu </w:t>
        </w:r>
        <w:r w:rsidR="00070B7A">
          <w:rPr>
            <w:rFonts w:ascii="Roboto" w:hAnsi="Roboto"/>
          </w:rPr>
          <w:t>„</w:t>
        </w:r>
        <w:r>
          <w:rPr>
            <w:rFonts w:ascii="Roboto" w:hAnsi="Roboto"/>
          </w:rPr>
          <w:t>Dokumenty školy</w:t>
        </w:r>
        <w:r w:rsidR="00070B7A">
          <w:rPr>
            <w:rFonts w:ascii="Roboto" w:hAnsi="Roboto"/>
          </w:rPr>
          <w:t>“</w:t>
        </w:r>
        <w:r>
          <w:rPr>
            <w:rFonts w:ascii="Roboto" w:hAnsi="Roboto"/>
          </w:rPr>
          <w:t xml:space="preserve"> a dále na recepci</w:t>
        </w:r>
        <w:r w:rsidR="00070B7A">
          <w:rPr>
            <w:rFonts w:ascii="Roboto" w:hAnsi="Roboto"/>
          </w:rPr>
          <w:t xml:space="preserve"> </w:t>
        </w:r>
        <w:r>
          <w:rPr>
            <w:rFonts w:ascii="Roboto" w:hAnsi="Roboto"/>
          </w:rPr>
          <w:t>školy</w:t>
        </w:r>
        <w:r w:rsidR="00070B7A">
          <w:rPr>
            <w:rFonts w:ascii="Roboto" w:hAnsi="Roboto"/>
          </w:rPr>
          <w:t>.</w:t>
        </w:r>
        <w:r w:rsidR="002E5199" w:rsidRPr="002E5199">
          <w:rPr>
            <w:b/>
            <w:bCs/>
            <w:sz w:val="22"/>
            <w:szCs w:val="22"/>
          </w:rPr>
          <w:t xml:space="preserve"> </w:t>
        </w:r>
        <w:r w:rsidR="00355828" w:rsidRPr="00067C1B">
          <w:rPr>
            <w:rFonts w:ascii="Roboto" w:hAnsi="Roboto"/>
          </w:rPr>
          <w:t xml:space="preserve">Čestné prohlášení </w:t>
        </w:r>
        <w:r w:rsidR="00067C1B" w:rsidRPr="00067C1B">
          <w:rPr>
            <w:rFonts w:ascii="Roboto" w:hAnsi="Roboto"/>
          </w:rPr>
          <w:t>odevzdá žák na recepci školy.</w:t>
        </w:r>
      </w:ins>
    </w:p>
    <w:p w14:paraId="3AC1FEB4" w14:textId="77777777" w:rsidR="00F01D59" w:rsidRDefault="00EF2DAF" w:rsidP="009E4030">
      <w:pPr>
        <w:pStyle w:val="Default"/>
        <w:numPr>
          <w:ilvl w:val="0"/>
          <w:numId w:val="35"/>
        </w:numPr>
        <w:rPr>
          <w:ins w:id="62" w:author="uzivatel" w:date="2026-09-22T12:14:00Z" w16du:dateUtc="2026-09-22T16:14:00Z"/>
          <w:rFonts w:ascii="Roboto" w:hAnsi="Roboto"/>
        </w:rPr>
      </w:pPr>
      <w:ins w:id="63" w:author="uzivatel" w:date="2026-09-22T12:14:00Z" w16du:dateUtc="2026-09-22T16:14:00Z">
        <w:r>
          <w:rPr>
            <w:rFonts w:ascii="Roboto" w:hAnsi="Roboto"/>
          </w:rPr>
          <w:t>ž</w:t>
        </w:r>
        <w:r w:rsidRPr="00EF2DAF">
          <w:rPr>
            <w:rFonts w:ascii="Roboto" w:hAnsi="Roboto"/>
          </w:rPr>
          <w:t xml:space="preserve">áci se dostaví do budovy školy </w:t>
        </w:r>
        <w:r>
          <w:rPr>
            <w:rFonts w:ascii="Roboto" w:hAnsi="Roboto"/>
          </w:rPr>
          <w:t>pět minut před začátkem konzultační hodiny</w:t>
        </w:r>
      </w:ins>
    </w:p>
    <w:p w14:paraId="3F550F90" w14:textId="77777777" w:rsidR="00E2631A" w:rsidRDefault="00EF2DAF" w:rsidP="009E4030">
      <w:pPr>
        <w:pStyle w:val="Default"/>
        <w:numPr>
          <w:ilvl w:val="0"/>
          <w:numId w:val="35"/>
        </w:numPr>
        <w:rPr>
          <w:ins w:id="64" w:author="uzivatel" w:date="2026-09-22T12:14:00Z" w16du:dateUtc="2026-09-22T16:14:00Z"/>
          <w:rFonts w:ascii="Roboto" w:hAnsi="Roboto"/>
        </w:rPr>
      </w:pPr>
      <w:ins w:id="65" w:author="uzivatel" w:date="2026-09-22T12:14:00Z" w16du:dateUtc="2026-09-22T16:14:00Z">
        <w:r>
          <w:rPr>
            <w:rFonts w:ascii="Roboto" w:hAnsi="Roboto"/>
          </w:rPr>
          <w:t xml:space="preserve">v prostoru </w:t>
        </w:r>
        <w:r w:rsidR="00F01D59">
          <w:rPr>
            <w:rFonts w:ascii="Roboto" w:hAnsi="Roboto"/>
          </w:rPr>
          <w:t>šaten si žáky vyzvedne vyučující, který odvede skupinu do vyhrazené konzultační místnosti</w:t>
        </w:r>
      </w:ins>
    </w:p>
    <w:p w14:paraId="3D42EECA" w14:textId="77777777" w:rsidR="005406F7" w:rsidRPr="00F91991" w:rsidRDefault="005406F7" w:rsidP="005406F7">
      <w:pPr>
        <w:pStyle w:val="Default"/>
        <w:numPr>
          <w:ilvl w:val="0"/>
          <w:numId w:val="35"/>
        </w:numPr>
        <w:rPr>
          <w:ins w:id="66" w:author="uzivatel" w:date="2026-09-22T12:14:00Z" w16du:dateUtc="2026-09-22T16:14:00Z"/>
          <w:rFonts w:ascii="Times New Roman" w:hAnsi="Times New Roman" w:cs="Times New Roman"/>
        </w:rPr>
      </w:pPr>
      <w:ins w:id="67" w:author="uzivatel" w:date="2026-09-22T12:14:00Z" w16du:dateUtc="2026-09-22T16:14:00Z">
        <w:r w:rsidRPr="0002301B">
          <w:rPr>
            <w:rFonts w:ascii="Roboto" w:hAnsi="Roboto"/>
          </w:rPr>
          <w:t>škola je oprávněna vymezit prostory, ve kterých se žáci mohou pohybovat</w:t>
        </w:r>
        <w:r w:rsidRPr="00F91991">
          <w:rPr>
            <w:rFonts w:ascii="Times New Roman" w:hAnsi="Times New Roman" w:cs="Times New Roman"/>
          </w:rPr>
          <w:t xml:space="preserve"> </w:t>
        </w:r>
      </w:ins>
    </w:p>
    <w:p w14:paraId="4BCF8F4D" w14:textId="77777777" w:rsidR="00EF2DAF" w:rsidRPr="00EF2DAF" w:rsidRDefault="005406F7" w:rsidP="009E4030">
      <w:pPr>
        <w:pStyle w:val="Default"/>
        <w:numPr>
          <w:ilvl w:val="0"/>
          <w:numId w:val="35"/>
        </w:numPr>
        <w:rPr>
          <w:ins w:id="68" w:author="uzivatel" w:date="2026-09-22T12:14:00Z" w16du:dateUtc="2026-09-22T16:14:00Z"/>
          <w:rFonts w:ascii="Roboto" w:hAnsi="Roboto"/>
        </w:rPr>
      </w:pPr>
      <w:ins w:id="69" w:author="uzivatel" w:date="2026-09-22T12:14:00Z" w16du:dateUtc="2026-09-22T16:14:00Z">
        <w:r>
          <w:rPr>
            <w:rFonts w:ascii="Roboto" w:hAnsi="Roboto"/>
          </w:rPr>
          <w:lastRenderedPageBreak/>
          <w:t>po ukončení konzultační hodiny odvede vyučující žáky do vstupní haly školy</w:t>
        </w:r>
        <w:r w:rsidR="004714D6">
          <w:rPr>
            <w:rFonts w:ascii="Roboto" w:hAnsi="Roboto"/>
          </w:rPr>
          <w:t>,</w:t>
        </w:r>
        <w:r w:rsidR="00355828">
          <w:rPr>
            <w:rFonts w:ascii="Roboto" w:hAnsi="Roboto"/>
          </w:rPr>
          <w:t xml:space="preserve"> odkud žáci neprodleně odchází</w:t>
        </w:r>
        <w:r w:rsidR="004714D6">
          <w:rPr>
            <w:rFonts w:ascii="Roboto" w:hAnsi="Roboto"/>
          </w:rPr>
          <w:t xml:space="preserve"> z budovy školy</w:t>
        </w:r>
        <w:r w:rsidR="00FB2884">
          <w:rPr>
            <w:rFonts w:ascii="Roboto" w:hAnsi="Roboto"/>
          </w:rPr>
          <w:t>. Žáci, kteří v daný den absolvují více konzultačních hodin, přechází samosta</w:t>
        </w:r>
        <w:r w:rsidR="00421D86">
          <w:rPr>
            <w:rFonts w:ascii="Roboto" w:hAnsi="Roboto"/>
          </w:rPr>
          <w:t>t</w:t>
        </w:r>
        <w:r w:rsidR="00FB2884">
          <w:rPr>
            <w:rFonts w:ascii="Roboto" w:hAnsi="Roboto"/>
          </w:rPr>
          <w:t>ně do vyhrazenýc</w:t>
        </w:r>
        <w:r w:rsidR="00421D86">
          <w:rPr>
            <w:rFonts w:ascii="Roboto" w:hAnsi="Roboto"/>
          </w:rPr>
          <w:t>h konzultačních místností dle rozvrhu</w:t>
        </w:r>
        <w:r w:rsidR="00FB2884">
          <w:rPr>
            <w:rFonts w:ascii="Roboto" w:hAnsi="Roboto"/>
          </w:rPr>
          <w:t xml:space="preserve"> konzultací.</w:t>
        </w:r>
      </w:ins>
    </w:p>
    <w:p w14:paraId="74B96798" w14:textId="77777777" w:rsidR="000C1D5B" w:rsidRDefault="000C1D5B" w:rsidP="000C1D5B">
      <w:pPr>
        <w:pStyle w:val="Default"/>
        <w:numPr>
          <w:ilvl w:val="0"/>
          <w:numId w:val="30"/>
        </w:numPr>
        <w:rPr>
          <w:ins w:id="70" w:author="uzivatel" w:date="2026-09-22T12:14:00Z" w16du:dateUtc="2026-09-22T16:14:00Z"/>
          <w:rFonts w:ascii="Roboto" w:hAnsi="Roboto"/>
        </w:rPr>
      </w:pPr>
      <w:ins w:id="71" w:author="uzivatel" w:date="2026-09-22T12:14:00Z" w16du:dateUtc="2026-09-22T16:14:00Z">
        <w:r>
          <w:rPr>
            <w:rFonts w:ascii="Roboto" w:hAnsi="Roboto"/>
          </w:rPr>
          <w:t>žáci si přinesou:</w:t>
        </w:r>
      </w:ins>
    </w:p>
    <w:p w14:paraId="07C81E45" w14:textId="77777777" w:rsidR="00992F5A" w:rsidRDefault="000C1D5B" w:rsidP="000C1D5B">
      <w:pPr>
        <w:pStyle w:val="Default"/>
        <w:numPr>
          <w:ilvl w:val="0"/>
          <w:numId w:val="36"/>
        </w:numPr>
        <w:rPr>
          <w:ins w:id="72" w:author="uzivatel" w:date="2026-09-22T12:14:00Z" w16du:dateUtc="2026-09-22T16:14:00Z"/>
          <w:rFonts w:ascii="Roboto" w:hAnsi="Roboto"/>
        </w:rPr>
      </w:pPr>
      <w:ins w:id="73" w:author="uzivatel" w:date="2026-09-22T12:14:00Z" w16du:dateUtc="2026-09-22T16:14:00Z">
        <w:r w:rsidRPr="00992F5A">
          <w:rPr>
            <w:rFonts w:ascii="Roboto" w:hAnsi="Roboto"/>
          </w:rPr>
          <w:t>psací potřeby, rýsovací potřeby, učebnice, sešity</w:t>
        </w:r>
        <w:r w:rsidR="00992F5A">
          <w:rPr>
            <w:rFonts w:ascii="Roboto" w:hAnsi="Roboto"/>
          </w:rPr>
          <w:t>, pracovní listy</w:t>
        </w:r>
        <w:r w:rsidRPr="00992F5A">
          <w:rPr>
            <w:rFonts w:ascii="Roboto" w:hAnsi="Roboto"/>
          </w:rPr>
          <w:t xml:space="preserve"> a další pomůcky</w:t>
        </w:r>
        <w:r w:rsidR="00992F5A">
          <w:rPr>
            <w:rFonts w:ascii="Roboto" w:hAnsi="Roboto"/>
          </w:rPr>
          <w:t xml:space="preserve"> na daný předmět dle potřeby a pokynu vyučujícího</w:t>
        </w:r>
      </w:ins>
    </w:p>
    <w:p w14:paraId="233DEDB2" w14:textId="77777777" w:rsidR="000C1D5B" w:rsidRPr="00992F5A" w:rsidRDefault="000C1D5B" w:rsidP="000C1D5B">
      <w:pPr>
        <w:pStyle w:val="Default"/>
        <w:numPr>
          <w:ilvl w:val="0"/>
          <w:numId w:val="36"/>
        </w:numPr>
        <w:rPr>
          <w:ins w:id="74" w:author="uzivatel" w:date="2026-09-22T12:14:00Z" w16du:dateUtc="2026-09-22T16:14:00Z"/>
          <w:rFonts w:ascii="Roboto" w:hAnsi="Roboto"/>
        </w:rPr>
      </w:pPr>
      <w:ins w:id="75" w:author="uzivatel" w:date="2026-09-22T12:14:00Z" w16du:dateUtc="2026-09-22T16:14:00Z">
        <w:r w:rsidRPr="00992F5A">
          <w:rPr>
            <w:rFonts w:ascii="Roboto" w:hAnsi="Roboto"/>
          </w:rPr>
          <w:t xml:space="preserve">minimálně dvě roušky a sáček na použitou roušku </w:t>
        </w:r>
      </w:ins>
    </w:p>
    <w:p w14:paraId="19D49B16" w14:textId="77777777" w:rsidR="000C1D5B" w:rsidRDefault="000C1D5B" w:rsidP="000C1D5B">
      <w:pPr>
        <w:pStyle w:val="Default"/>
        <w:numPr>
          <w:ilvl w:val="0"/>
          <w:numId w:val="36"/>
        </w:numPr>
        <w:rPr>
          <w:ins w:id="76" w:author="uzivatel" w:date="2026-09-22T12:14:00Z" w16du:dateUtc="2026-09-22T16:14:00Z"/>
        </w:rPr>
      </w:pPr>
      <w:ins w:id="77" w:author="uzivatel" w:date="2026-09-22T12:14:00Z" w16du:dateUtc="2026-09-22T16:14:00Z">
        <w:r w:rsidRPr="00067C1B">
          <w:rPr>
            <w:rFonts w:ascii="Roboto" w:hAnsi="Roboto"/>
          </w:rPr>
          <w:t xml:space="preserve">svačinu a pití </w:t>
        </w:r>
        <w:r w:rsidR="00992F5A" w:rsidRPr="00067C1B">
          <w:rPr>
            <w:rFonts w:ascii="Roboto" w:hAnsi="Roboto"/>
          </w:rPr>
          <w:t>dle vlastního uvážení</w:t>
        </w:r>
      </w:ins>
    </w:p>
    <w:p w14:paraId="55D4E3CC" w14:textId="77777777" w:rsidR="0021299C" w:rsidRPr="00B20F48" w:rsidRDefault="0021299C" w:rsidP="00B20F48">
      <w:pPr>
        <w:jc w:val="center"/>
        <w:rPr>
          <w:del w:id="78" w:author="uzivatel" w:date="2026-09-22T12:14:00Z" w16du:dateUtc="2026-09-22T16:14:00Z"/>
          <w:rFonts w:cs="Arial"/>
          <w:b/>
          <w:szCs w:val="24"/>
        </w:rPr>
      </w:pPr>
      <w:del w:id="79" w:author="uzivatel" w:date="2026-09-22T12:14:00Z" w16du:dateUtc="2026-09-22T16:14:00Z">
        <w:r w:rsidRPr="00B20F48">
          <w:rPr>
            <w:rFonts w:cs="Arial"/>
            <w:b/>
            <w:szCs w:val="24"/>
          </w:rPr>
          <w:delText>СОГЛАШЕНИЕ О КОНФИДЕНЦИАЛЬНОСТИ</w:delText>
        </w:r>
      </w:del>
    </w:p>
    <w:p w14:paraId="6333FF92" w14:textId="77777777" w:rsidR="0021299C" w:rsidRPr="00B20F48" w:rsidRDefault="0021299C" w:rsidP="00B20F48">
      <w:pPr>
        <w:ind w:left="737" w:hanging="737"/>
        <w:rPr>
          <w:del w:id="80" w:author="uzivatel" w:date="2026-09-22T12:14:00Z" w16du:dateUtc="2026-09-22T16:14:00Z"/>
          <w:rFonts w:cs="Arial"/>
          <w:szCs w:val="24"/>
        </w:rPr>
      </w:pPr>
    </w:p>
    <w:p w14:paraId="5CE0648C" w14:textId="5E681836" w:rsidR="0021299C" w:rsidRPr="00B20F48" w:rsidRDefault="0021299C" w:rsidP="00B20F48">
      <w:pPr>
        <w:rPr>
          <w:del w:id="81" w:author="uzivatel" w:date="2026-09-22T12:14:00Z" w16du:dateUtc="2026-09-22T16:14:00Z"/>
          <w:rFonts w:cs="Arial"/>
          <w:szCs w:val="24"/>
        </w:rPr>
      </w:pPr>
      <w:del w:id="82" w:author="uzivatel" w:date="2026-09-22T12:14:00Z" w16du:dateUtc="2026-09-22T16:14:00Z">
        <w:r w:rsidRPr="00B20F48">
          <w:rPr>
            <w:rFonts w:cs="Arial"/>
            <w:szCs w:val="24"/>
          </w:rPr>
          <w:delText>город Москва</w:delText>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delText xml:space="preserve">     «</w:delText>
        </w:r>
        <w:r w:rsidR="00E9119C">
          <w:rPr>
            <w:rFonts w:cs="Arial"/>
            <w:szCs w:val="24"/>
          </w:rPr>
          <w:delText>___</w:delText>
        </w:r>
        <w:r w:rsidRPr="00B20F48">
          <w:rPr>
            <w:rFonts w:cs="Arial"/>
            <w:szCs w:val="24"/>
          </w:rPr>
          <w:delText>»</w:delText>
        </w:r>
        <w:r w:rsidR="00E9119C">
          <w:rPr>
            <w:rFonts w:cs="Arial"/>
            <w:szCs w:val="24"/>
          </w:rPr>
          <w:delText>_______</w:delText>
        </w:r>
        <w:r w:rsidRPr="00B20F48">
          <w:rPr>
            <w:rFonts w:cs="Arial"/>
            <w:szCs w:val="24"/>
          </w:rPr>
          <w:delText>202</w:delText>
        </w:r>
        <w:r w:rsidR="00E9119C">
          <w:rPr>
            <w:rFonts w:cs="Arial"/>
            <w:szCs w:val="24"/>
          </w:rPr>
          <w:delText>5</w:delText>
        </w:r>
        <w:r w:rsidRPr="00B20F48">
          <w:rPr>
            <w:rFonts w:cs="Arial"/>
            <w:szCs w:val="24"/>
          </w:rPr>
          <w:delText xml:space="preserve"> года</w:delText>
        </w:r>
      </w:del>
    </w:p>
    <w:p w14:paraId="277E26E7" w14:textId="77777777" w:rsidR="0021299C" w:rsidRPr="00B20F48" w:rsidRDefault="0021299C" w:rsidP="00B20F48">
      <w:pPr>
        <w:rPr>
          <w:del w:id="83" w:author="uzivatel" w:date="2026-09-22T12:14:00Z" w16du:dateUtc="2026-09-22T16:14:00Z"/>
          <w:rFonts w:cs="Arial"/>
          <w:szCs w:val="24"/>
        </w:rPr>
      </w:pPr>
    </w:p>
    <w:p w14:paraId="2DA72FCE" w14:textId="6D513A39" w:rsidR="0021299C" w:rsidRPr="00B20F48" w:rsidRDefault="0021299C" w:rsidP="00B20F48">
      <w:pPr>
        <w:rPr>
          <w:del w:id="84" w:author="uzivatel" w:date="2026-09-22T12:14:00Z" w16du:dateUtc="2026-09-22T16:14:00Z"/>
          <w:rFonts w:cs="Arial"/>
          <w:szCs w:val="24"/>
        </w:rPr>
      </w:pPr>
      <w:del w:id="85" w:author="uzivatel" w:date="2026-09-22T12:14:00Z" w16du:dateUtc="2026-09-22T16:14:00Z">
        <w:r w:rsidRPr="00B20F48">
          <w:rPr>
            <w:rFonts w:cs="Arial"/>
            <w:szCs w:val="24"/>
          </w:rPr>
          <w:delText xml:space="preserve">Общество с ограниченной ответственностью «Нефтегрупп-Холдинг» (ООО «Нефтегрупп-Холдинг»), именуемое в дальнейшем «Раскрывающая сторона», с одной стороны, в лице генерального директора Груздова Леонида Дмитриевича, действующего на основании устава, и </w:delText>
        </w:r>
      </w:del>
    </w:p>
    <w:p w14:paraId="01E1BB0C" w14:textId="54199E90" w:rsidR="0021299C" w:rsidRPr="00B20F48" w:rsidRDefault="006D3075" w:rsidP="00B20F48">
      <w:pPr>
        <w:rPr>
          <w:del w:id="86" w:author="uzivatel" w:date="2026-09-22T12:14:00Z" w16du:dateUtc="2026-09-22T16:14:00Z"/>
          <w:rFonts w:cs="Arial"/>
          <w:szCs w:val="24"/>
        </w:rPr>
      </w:pPr>
      <w:del w:id="87" w:author="uzivatel" w:date="2026-09-22T12:14:00Z" w16du:dateUtc="2026-09-22T16:14:00Z">
        <w:r>
          <w:rPr>
            <w:rFonts w:cs="Arial"/>
            <w:szCs w:val="24"/>
          </w:rPr>
          <w:delText>_____________________________________________________________________</w:delText>
        </w:r>
        <w:r w:rsidR="0021299C" w:rsidRPr="00B20F48">
          <w:rPr>
            <w:rFonts w:cs="Arial"/>
            <w:szCs w:val="24"/>
          </w:rPr>
          <w:delText xml:space="preserve">, </w:delText>
        </w:r>
      </w:del>
    </w:p>
    <w:p w14:paraId="4BD15A3B" w14:textId="5137DBD1" w:rsidR="0021299C" w:rsidRPr="00B20F48" w:rsidRDefault="0021299C" w:rsidP="00B20F48">
      <w:pPr>
        <w:rPr>
          <w:del w:id="88" w:author="uzivatel" w:date="2026-09-22T12:14:00Z" w16du:dateUtc="2026-09-22T16:14:00Z"/>
          <w:rFonts w:cs="Arial"/>
          <w:szCs w:val="24"/>
        </w:rPr>
      </w:pPr>
      <w:del w:id="89" w:author="uzivatel" w:date="2026-09-22T12:14:00Z" w16du:dateUtc="2026-09-22T16:14:00Z">
        <w:r w:rsidRPr="00B20F48">
          <w:rPr>
            <w:rFonts w:cs="Arial"/>
            <w:szCs w:val="24"/>
          </w:rPr>
          <w:delText>далее именуемые совместно «Стороны», а по отдельности – «Сторона», заключили настоящее соглашение о конфиденциальности (далее – «Соглашение») о нижеследующем:</w:delText>
        </w:r>
      </w:del>
    </w:p>
    <w:p w14:paraId="397F5CFB" w14:textId="77F2E411" w:rsidR="0021299C" w:rsidRPr="00B20F48" w:rsidRDefault="0021299C" w:rsidP="00B20F48">
      <w:pPr>
        <w:pStyle w:val="ListParagraph"/>
        <w:numPr>
          <w:ilvl w:val="0"/>
          <w:numId w:val="1"/>
        </w:numPr>
        <w:ind w:left="0" w:firstLine="0"/>
        <w:contextualSpacing w:val="0"/>
        <w:jc w:val="center"/>
        <w:rPr>
          <w:del w:id="90" w:author="uzivatel" w:date="2026-09-22T12:14:00Z" w16du:dateUtc="2026-09-22T16:14:00Z"/>
          <w:rFonts w:cs="Arial"/>
          <w:b/>
          <w:szCs w:val="24"/>
        </w:rPr>
      </w:pPr>
      <w:del w:id="91" w:author="uzivatel" w:date="2026-09-22T12:14:00Z" w16du:dateUtc="2026-09-22T16:14:00Z">
        <w:r w:rsidRPr="00B20F48">
          <w:rPr>
            <w:rFonts w:cs="Arial"/>
            <w:b/>
            <w:szCs w:val="24"/>
          </w:rPr>
          <w:delText>ОПРЕДЕЛЕНИЯ</w:delText>
        </w:r>
      </w:del>
    </w:p>
    <w:p w14:paraId="661EE7F7" w14:textId="7D71A893" w:rsidR="0021299C" w:rsidRPr="00B20F48" w:rsidRDefault="0021299C" w:rsidP="00B20F48">
      <w:pPr>
        <w:rPr>
          <w:del w:id="92" w:author="uzivatel" w:date="2026-09-22T12:14:00Z" w16du:dateUtc="2026-09-22T16:14:00Z"/>
          <w:rFonts w:cs="Arial"/>
          <w:szCs w:val="24"/>
        </w:rPr>
      </w:pPr>
      <w:del w:id="93" w:author="uzivatel" w:date="2026-09-22T12:14:00Z" w16du:dateUtc="2026-09-22T16:14:00Z">
        <w:r w:rsidRPr="00B20F48">
          <w:rPr>
            <w:rFonts w:cs="Arial"/>
            <w:szCs w:val="24"/>
          </w:rPr>
          <w:delText>Для целей Соглашения:</w:delText>
        </w:r>
      </w:del>
    </w:p>
    <w:p w14:paraId="09DB33B9" w14:textId="3C245118" w:rsidR="0021299C" w:rsidRPr="00B20F48" w:rsidRDefault="0021299C" w:rsidP="00B20F48">
      <w:pPr>
        <w:pStyle w:val="ListParagraph"/>
        <w:numPr>
          <w:ilvl w:val="1"/>
          <w:numId w:val="1"/>
        </w:numPr>
        <w:ind w:left="737" w:hanging="737"/>
        <w:contextualSpacing w:val="0"/>
        <w:rPr>
          <w:del w:id="94" w:author="uzivatel" w:date="2026-09-22T12:14:00Z" w16du:dateUtc="2026-09-22T16:14:00Z"/>
          <w:rFonts w:cs="Arial"/>
          <w:szCs w:val="24"/>
        </w:rPr>
      </w:pPr>
      <w:del w:id="95" w:author="uzivatel" w:date="2026-09-22T12:14:00Z" w16du:dateUtc="2026-09-22T16:14:00Z">
        <w:r w:rsidRPr="00B20F48">
          <w:rPr>
            <w:rFonts w:cs="Arial"/>
            <w:b/>
            <w:szCs w:val="24"/>
          </w:rPr>
          <w:delText>Раскрывающая сторона</w:delText>
        </w:r>
        <w:r w:rsidRPr="00B20F48">
          <w:rPr>
            <w:rFonts w:cs="Arial"/>
            <w:szCs w:val="24"/>
          </w:rPr>
          <w:delText xml:space="preserve"> – Сторона, которая на законных основаниях владеет Конфиденциальной информацией и передает ее в пользование Принимающей стороне на условиях Соглашения.</w:delText>
        </w:r>
      </w:del>
    </w:p>
    <w:p w14:paraId="3C339849" w14:textId="7242D3E9" w:rsidR="0021299C" w:rsidRPr="00B20F48" w:rsidRDefault="0021299C" w:rsidP="00B20F48">
      <w:pPr>
        <w:pStyle w:val="ListParagraph"/>
        <w:numPr>
          <w:ilvl w:val="1"/>
          <w:numId w:val="1"/>
        </w:numPr>
        <w:ind w:left="737" w:hanging="737"/>
        <w:contextualSpacing w:val="0"/>
        <w:rPr>
          <w:del w:id="96" w:author="uzivatel" w:date="2026-09-22T12:14:00Z" w16du:dateUtc="2026-09-22T16:14:00Z"/>
          <w:rFonts w:cs="Arial"/>
          <w:szCs w:val="24"/>
        </w:rPr>
      </w:pPr>
      <w:del w:id="97" w:author="uzivatel" w:date="2026-09-22T12:14:00Z" w16du:dateUtc="2026-09-22T16:14:00Z">
        <w:r w:rsidRPr="00B20F48">
          <w:rPr>
            <w:rFonts w:cs="Arial"/>
            <w:b/>
            <w:szCs w:val="24"/>
          </w:rPr>
          <w:delText>Принимающая сторона</w:delText>
        </w:r>
        <w:r w:rsidRPr="00B20F48">
          <w:rPr>
            <w:rFonts w:cs="Arial"/>
            <w:szCs w:val="24"/>
          </w:rPr>
          <w:delText xml:space="preserve"> – Сторона, которая принимает в пользование Конфиденциальную информацию от Раскрывающей стороны на условиях Соглашения.</w:delText>
        </w:r>
      </w:del>
    </w:p>
    <w:p w14:paraId="28AD7592" w14:textId="252FD377" w:rsidR="00544A41" w:rsidRPr="00B20F48" w:rsidRDefault="0021299C" w:rsidP="00B20F48">
      <w:pPr>
        <w:pStyle w:val="ListParagraph"/>
        <w:numPr>
          <w:ilvl w:val="1"/>
          <w:numId w:val="1"/>
        </w:numPr>
        <w:ind w:left="737" w:hanging="737"/>
        <w:contextualSpacing w:val="0"/>
        <w:rPr>
          <w:del w:id="98" w:author="uzivatel" w:date="2026-09-22T12:14:00Z" w16du:dateUtc="2026-09-22T16:14:00Z"/>
          <w:rFonts w:cs="Arial"/>
          <w:szCs w:val="24"/>
        </w:rPr>
      </w:pPr>
      <w:del w:id="99" w:author="uzivatel" w:date="2026-09-22T12:14:00Z" w16du:dateUtc="2026-09-22T16:14:00Z">
        <w:r w:rsidRPr="00B20F48">
          <w:rPr>
            <w:rFonts w:cs="Arial"/>
            <w:b/>
            <w:szCs w:val="24"/>
          </w:rPr>
          <w:delText>Конфиденциальная информация</w:delText>
        </w:r>
        <w:r w:rsidRPr="00B20F48">
          <w:rPr>
            <w:rFonts w:cs="Arial"/>
            <w:szCs w:val="24"/>
          </w:rPr>
          <w:delText xml:space="preserve"> – информация, которую Раскрывающая сторона передает Принимающей стороне</w:delText>
        </w:r>
        <w:r w:rsidR="00FE3529" w:rsidRPr="00B20F48">
          <w:rPr>
            <w:rFonts w:cs="Arial"/>
            <w:szCs w:val="24"/>
          </w:rPr>
          <w:delText xml:space="preserve"> с указанием как на Конфиденциальную</w:delText>
        </w:r>
        <w:r w:rsidRPr="00B20F48">
          <w:rPr>
            <w:rFonts w:cs="Arial"/>
            <w:szCs w:val="24"/>
          </w:rPr>
          <w:delText xml:space="preserve">. </w:delText>
        </w:r>
      </w:del>
    </w:p>
    <w:p w14:paraId="39D0F816" w14:textId="4B1185AA" w:rsidR="00544A41" w:rsidRPr="00B20F48" w:rsidRDefault="0021299C" w:rsidP="00B20F48">
      <w:pPr>
        <w:pStyle w:val="ListParagraph"/>
        <w:ind w:left="737"/>
        <w:contextualSpacing w:val="0"/>
        <w:rPr>
          <w:del w:id="100" w:author="uzivatel" w:date="2026-09-22T12:14:00Z" w16du:dateUtc="2026-09-22T16:14:00Z"/>
          <w:rFonts w:cs="Arial"/>
          <w:szCs w:val="24"/>
        </w:rPr>
      </w:pPr>
      <w:del w:id="101" w:author="uzivatel" w:date="2026-09-22T12:14:00Z" w16du:dateUtc="2026-09-22T16:14:00Z">
        <w:r w:rsidRPr="00B20F48">
          <w:rPr>
            <w:rFonts w:cs="Arial"/>
            <w:szCs w:val="24"/>
          </w:rPr>
          <w:delText xml:space="preserve">Конфиденциальная информация может быть сообщена только в порядке, указанном в п. 3.3. Соглашения. </w:delText>
        </w:r>
      </w:del>
    </w:p>
    <w:p w14:paraId="32C39E07" w14:textId="656DA146" w:rsidR="0021299C" w:rsidRPr="00B20F48" w:rsidRDefault="0021299C" w:rsidP="00B20F48">
      <w:pPr>
        <w:pStyle w:val="ListParagraph"/>
        <w:ind w:left="737"/>
        <w:contextualSpacing w:val="0"/>
        <w:rPr>
          <w:del w:id="102" w:author="uzivatel" w:date="2026-09-22T12:14:00Z" w16du:dateUtc="2026-09-22T16:14:00Z"/>
          <w:rFonts w:cs="Arial"/>
          <w:szCs w:val="24"/>
        </w:rPr>
      </w:pPr>
      <w:del w:id="103" w:author="uzivatel" w:date="2026-09-22T12:14:00Z" w16du:dateUtc="2026-09-22T16:14:00Z">
        <w:r w:rsidRPr="00B20F48">
          <w:rPr>
            <w:rFonts w:cs="Arial"/>
            <w:szCs w:val="24"/>
          </w:rPr>
          <w:delText>Информация не будет считаться Конфиденциальной информацией, и Принимающая сторона не будет иметь никаких обязательств в отношении данной информации, если эта информация на момент передачи:</w:delText>
        </w:r>
      </w:del>
    </w:p>
    <w:p w14:paraId="15923BD3" w14:textId="2C2D01D8" w:rsidR="0021299C" w:rsidRPr="00B20F48" w:rsidRDefault="0021299C" w:rsidP="00B20F48">
      <w:pPr>
        <w:pStyle w:val="ListParagraph"/>
        <w:numPr>
          <w:ilvl w:val="0"/>
          <w:numId w:val="6"/>
        </w:numPr>
        <w:ind w:left="1094" w:hanging="357"/>
        <w:contextualSpacing w:val="0"/>
        <w:rPr>
          <w:del w:id="104" w:author="uzivatel" w:date="2026-09-22T12:14:00Z" w16du:dateUtc="2026-09-22T16:14:00Z"/>
          <w:rFonts w:cs="Arial"/>
          <w:szCs w:val="24"/>
        </w:rPr>
      </w:pPr>
      <w:del w:id="105" w:author="uzivatel" w:date="2026-09-22T12:14:00Z" w16du:dateUtc="2026-09-22T16:14:00Z">
        <w:r w:rsidRPr="00B20F48">
          <w:rPr>
            <w:rFonts w:cs="Arial"/>
            <w:szCs w:val="24"/>
          </w:rPr>
          <w:delText>является общедоступной (используется в печати, иных средствах массовой информации, сети Интернет);</w:delText>
        </w:r>
      </w:del>
    </w:p>
    <w:p w14:paraId="260DD9DB" w14:textId="571FBDEF" w:rsidR="0021299C" w:rsidRPr="00B20F48" w:rsidRDefault="0021299C" w:rsidP="00B20F48">
      <w:pPr>
        <w:pStyle w:val="ListParagraph"/>
        <w:numPr>
          <w:ilvl w:val="0"/>
          <w:numId w:val="6"/>
        </w:numPr>
        <w:ind w:left="1094" w:hanging="357"/>
        <w:contextualSpacing w:val="0"/>
        <w:rPr>
          <w:del w:id="106" w:author="uzivatel" w:date="2026-09-22T12:14:00Z" w16du:dateUtc="2026-09-22T16:14:00Z"/>
          <w:rFonts w:cs="Arial"/>
          <w:szCs w:val="24"/>
        </w:rPr>
      </w:pPr>
      <w:del w:id="107" w:author="uzivatel" w:date="2026-09-22T12:14:00Z" w16du:dateUtc="2026-09-22T16:14:00Z">
        <w:r w:rsidRPr="00B20F48">
          <w:rPr>
            <w:rFonts w:cs="Arial"/>
            <w:szCs w:val="24"/>
          </w:rPr>
          <w:delText>разрешена к распространению с письменного согласия Раскрывающей стороны;</w:delText>
        </w:r>
      </w:del>
    </w:p>
    <w:p w14:paraId="419A0CB4" w14:textId="5847D55E" w:rsidR="0021299C" w:rsidRPr="00B20F48" w:rsidRDefault="0021299C" w:rsidP="00B20F48">
      <w:pPr>
        <w:pStyle w:val="ListParagraph"/>
        <w:numPr>
          <w:ilvl w:val="0"/>
          <w:numId w:val="6"/>
        </w:numPr>
        <w:ind w:left="1094" w:hanging="357"/>
        <w:contextualSpacing w:val="0"/>
        <w:rPr>
          <w:del w:id="108" w:author="uzivatel" w:date="2026-09-22T12:14:00Z" w16du:dateUtc="2026-09-22T16:14:00Z"/>
          <w:rFonts w:cs="Arial"/>
          <w:szCs w:val="24"/>
        </w:rPr>
      </w:pPr>
      <w:del w:id="109" w:author="uzivatel" w:date="2026-09-22T12:14:00Z" w16du:dateUtc="2026-09-22T16:14:00Z">
        <w:r w:rsidRPr="00B20F48">
          <w:rPr>
            <w:rFonts w:cs="Arial"/>
            <w:szCs w:val="24"/>
          </w:rPr>
          <w:delText>не может считаться Конфиденциальной информацией в соответствии с действующим законодательством.</w:delText>
        </w:r>
      </w:del>
    </w:p>
    <w:p w14:paraId="5556DFDE" w14:textId="77777777" w:rsidR="0021299C" w:rsidRPr="00B20F48" w:rsidRDefault="0021299C" w:rsidP="00B20F48">
      <w:pPr>
        <w:pStyle w:val="ListParagraph"/>
        <w:numPr>
          <w:ilvl w:val="1"/>
          <w:numId w:val="1"/>
        </w:numPr>
        <w:ind w:left="737" w:hanging="737"/>
        <w:contextualSpacing w:val="0"/>
        <w:rPr>
          <w:del w:id="110" w:author="uzivatel" w:date="2026-09-22T12:14:00Z" w16du:dateUtc="2026-09-22T16:14:00Z"/>
          <w:rFonts w:cs="Arial"/>
          <w:szCs w:val="24"/>
        </w:rPr>
      </w:pPr>
      <w:del w:id="111" w:author="uzivatel" w:date="2026-09-22T12:14:00Z" w16du:dateUtc="2026-09-22T16:14:00Z">
        <w:r w:rsidRPr="00B20F48">
          <w:rPr>
            <w:rFonts w:cs="Arial"/>
            <w:b/>
            <w:szCs w:val="24"/>
          </w:rPr>
          <w:delText>ВКД</w:delText>
        </w:r>
        <w:r w:rsidRPr="00B20F48">
          <w:rPr>
            <w:rFonts w:cs="Arial"/>
            <w:szCs w:val="24"/>
          </w:rPr>
          <w:delText xml:space="preserve"> – виртуальная комната данных (хранилище электронных документов), сформированная Раскрывающей стороной в целях передачи Конфиденциальной информации Принимающей стороне.</w:delText>
        </w:r>
      </w:del>
    </w:p>
    <w:p w14:paraId="3DBAAFD9" w14:textId="6AF71017" w:rsidR="0021299C" w:rsidRPr="00B20F48" w:rsidRDefault="0021299C" w:rsidP="00B20F48">
      <w:pPr>
        <w:pStyle w:val="ListParagraph"/>
        <w:numPr>
          <w:ilvl w:val="1"/>
          <w:numId w:val="1"/>
        </w:numPr>
        <w:ind w:left="737" w:hanging="737"/>
        <w:contextualSpacing w:val="0"/>
        <w:rPr>
          <w:del w:id="112" w:author="uzivatel" w:date="2026-09-22T12:14:00Z" w16du:dateUtc="2026-09-22T16:14:00Z"/>
          <w:rFonts w:cs="Arial"/>
          <w:szCs w:val="24"/>
        </w:rPr>
      </w:pPr>
      <w:del w:id="113" w:author="uzivatel" w:date="2026-09-22T12:14:00Z" w16du:dateUtc="2026-09-22T16:14:00Z">
        <w:r w:rsidRPr="00B20F48">
          <w:rPr>
            <w:rFonts w:cs="Arial"/>
            <w:b/>
            <w:szCs w:val="24"/>
          </w:rPr>
          <w:delText>Пользователи ВКД</w:delText>
        </w:r>
        <w:r w:rsidRPr="00B20F48">
          <w:rPr>
            <w:rFonts w:cs="Arial"/>
            <w:szCs w:val="24"/>
          </w:rPr>
          <w:delText xml:space="preserve"> – физические лица, которым предоставлен доступ к ВКД по запросу Принимающей стороны с учетом положений Соглашения.</w:delText>
        </w:r>
      </w:del>
    </w:p>
    <w:p w14:paraId="15A47375" w14:textId="62FACFBA" w:rsidR="0021299C" w:rsidRPr="00B20F48" w:rsidRDefault="0021299C" w:rsidP="00B20F48">
      <w:pPr>
        <w:pStyle w:val="ListParagraph"/>
        <w:numPr>
          <w:ilvl w:val="0"/>
          <w:numId w:val="1"/>
        </w:numPr>
        <w:ind w:left="0" w:firstLine="0"/>
        <w:contextualSpacing w:val="0"/>
        <w:jc w:val="center"/>
        <w:rPr>
          <w:del w:id="114" w:author="uzivatel" w:date="2026-09-22T12:14:00Z" w16du:dateUtc="2026-09-22T16:14:00Z"/>
          <w:rFonts w:cs="Arial"/>
          <w:b/>
          <w:szCs w:val="24"/>
        </w:rPr>
      </w:pPr>
      <w:del w:id="115" w:author="uzivatel" w:date="2026-09-22T12:14:00Z" w16du:dateUtc="2026-09-22T16:14:00Z">
        <w:r w:rsidRPr="00B20F48">
          <w:rPr>
            <w:rFonts w:cs="Arial"/>
            <w:b/>
            <w:szCs w:val="24"/>
          </w:rPr>
          <w:delText>ПРЕДМЕТ СОГЛАШЕНИЯ</w:delText>
        </w:r>
      </w:del>
    </w:p>
    <w:p w14:paraId="5E0EB5E2" w14:textId="11456B12" w:rsidR="0021299C" w:rsidRPr="00B20F48" w:rsidRDefault="0021299C" w:rsidP="00B20F48">
      <w:pPr>
        <w:pStyle w:val="ListParagraph"/>
        <w:numPr>
          <w:ilvl w:val="1"/>
          <w:numId w:val="1"/>
        </w:numPr>
        <w:ind w:left="737" w:hanging="737"/>
        <w:contextualSpacing w:val="0"/>
        <w:rPr>
          <w:del w:id="116" w:author="uzivatel" w:date="2026-09-22T12:14:00Z" w16du:dateUtc="2026-09-22T16:14:00Z"/>
          <w:rFonts w:cs="Arial"/>
          <w:szCs w:val="24"/>
        </w:rPr>
      </w:pPr>
      <w:del w:id="117" w:author="uzivatel" w:date="2026-09-22T12:14:00Z" w16du:dateUtc="2026-09-22T16:14:00Z">
        <w:r w:rsidRPr="00B20F48">
          <w:rPr>
            <w:rFonts w:cs="Arial"/>
            <w:szCs w:val="24"/>
          </w:rPr>
          <w:delText>Раскрывающая сторона передает Принимающей стороне во временное пользование Конфиденциальную информацию, а Принимающая сторона принимает Конфиденциальную информацию, обеспечивает сохранность, неразглашение Конфиденциальной информации и использует ее исключительно в целях проведения торгов по продаже доли в уставном капитале ООО «СИНТЕК» (ОГРН 1187031059599) в размере 100 % (сто процентов).</w:delText>
        </w:r>
      </w:del>
    </w:p>
    <w:p w14:paraId="480F1561" w14:textId="77777777" w:rsidR="0021299C" w:rsidRPr="00B20F48" w:rsidRDefault="0021299C" w:rsidP="00B20F48">
      <w:pPr>
        <w:pStyle w:val="ListParagraph"/>
        <w:numPr>
          <w:ilvl w:val="0"/>
          <w:numId w:val="1"/>
        </w:numPr>
        <w:ind w:left="0" w:firstLine="0"/>
        <w:contextualSpacing w:val="0"/>
        <w:jc w:val="center"/>
        <w:rPr>
          <w:del w:id="118" w:author="uzivatel" w:date="2026-09-22T12:14:00Z" w16du:dateUtc="2026-09-22T16:14:00Z"/>
          <w:rFonts w:cs="Arial"/>
          <w:b/>
          <w:szCs w:val="24"/>
        </w:rPr>
      </w:pPr>
      <w:del w:id="119" w:author="uzivatel" w:date="2026-09-22T12:14:00Z" w16du:dateUtc="2026-09-22T16:14:00Z">
        <w:r w:rsidRPr="00B20F48">
          <w:rPr>
            <w:rFonts w:cs="Arial"/>
            <w:b/>
            <w:szCs w:val="24"/>
          </w:rPr>
          <w:delText>ПРАВА И ОБЯЗАННОСТИ СТОРОН</w:delText>
        </w:r>
      </w:del>
    </w:p>
    <w:p w14:paraId="05BD2B98" w14:textId="77777777" w:rsidR="0021299C" w:rsidRPr="00B20F48" w:rsidRDefault="0021299C" w:rsidP="00B20F48">
      <w:pPr>
        <w:pStyle w:val="ListParagraph"/>
        <w:numPr>
          <w:ilvl w:val="1"/>
          <w:numId w:val="1"/>
        </w:numPr>
        <w:ind w:left="737" w:hanging="737"/>
        <w:contextualSpacing w:val="0"/>
        <w:rPr>
          <w:del w:id="120" w:author="uzivatel" w:date="2026-09-22T12:14:00Z" w16du:dateUtc="2026-09-22T16:14:00Z"/>
          <w:rFonts w:cs="Arial"/>
          <w:szCs w:val="24"/>
        </w:rPr>
      </w:pPr>
      <w:del w:id="121" w:author="uzivatel" w:date="2026-09-22T12:14:00Z" w16du:dateUtc="2026-09-22T16:14:00Z">
        <w:r w:rsidRPr="00B20F48">
          <w:rPr>
            <w:rFonts w:cs="Arial"/>
            <w:szCs w:val="24"/>
          </w:rPr>
          <w:delText>Принимающая сторона обязуется:</w:delText>
        </w:r>
      </w:del>
    </w:p>
    <w:p w14:paraId="2015D069" w14:textId="4AEE4F48" w:rsidR="0021299C" w:rsidRPr="00B20F48" w:rsidRDefault="0021299C" w:rsidP="00B20F48">
      <w:pPr>
        <w:pStyle w:val="ListParagraph"/>
        <w:numPr>
          <w:ilvl w:val="2"/>
          <w:numId w:val="1"/>
        </w:numPr>
        <w:ind w:left="737" w:hanging="737"/>
        <w:contextualSpacing w:val="0"/>
        <w:rPr>
          <w:del w:id="122" w:author="uzivatel" w:date="2026-09-22T12:14:00Z" w16du:dateUtc="2026-09-22T16:14:00Z"/>
          <w:rFonts w:cs="Arial"/>
          <w:szCs w:val="24"/>
        </w:rPr>
      </w:pPr>
      <w:del w:id="123" w:author="uzivatel" w:date="2026-09-22T12:14:00Z" w16du:dateUtc="2026-09-22T16:14:00Z">
        <w:r w:rsidRPr="00B20F48">
          <w:rPr>
            <w:rFonts w:cs="Arial"/>
            <w:szCs w:val="24"/>
          </w:rPr>
          <w:delText>Использовать Конфиденциальную информацию исключительно в целях, указанных в разделе 2 Соглашения.</w:delText>
        </w:r>
      </w:del>
    </w:p>
    <w:p w14:paraId="4AA9627A" w14:textId="59FB85F7" w:rsidR="0021299C" w:rsidRPr="00B20F48" w:rsidRDefault="0021299C" w:rsidP="00B20F48">
      <w:pPr>
        <w:pStyle w:val="ListParagraph"/>
        <w:numPr>
          <w:ilvl w:val="2"/>
          <w:numId w:val="1"/>
        </w:numPr>
        <w:ind w:left="737" w:hanging="737"/>
        <w:contextualSpacing w:val="0"/>
        <w:rPr>
          <w:del w:id="124" w:author="uzivatel" w:date="2026-09-22T12:14:00Z" w16du:dateUtc="2026-09-22T16:14:00Z"/>
          <w:rFonts w:cs="Arial"/>
          <w:szCs w:val="24"/>
        </w:rPr>
      </w:pPr>
      <w:del w:id="125" w:author="uzivatel" w:date="2026-09-22T12:14:00Z" w16du:dateUtc="2026-09-22T16:14:00Z">
        <w:r w:rsidRPr="00B20F48">
          <w:rPr>
            <w:rFonts w:cs="Arial"/>
            <w:szCs w:val="24"/>
          </w:rPr>
          <w:delText xml:space="preserve">Обеспечить конфиденциальность Конфиденциальной информации в течение срока действия Соглашения. </w:delText>
        </w:r>
      </w:del>
    </w:p>
    <w:p w14:paraId="72687DF1" w14:textId="56D15435" w:rsidR="0021299C" w:rsidRPr="00B20F48" w:rsidRDefault="0021299C" w:rsidP="00B20F48">
      <w:pPr>
        <w:pStyle w:val="ListParagraph"/>
        <w:numPr>
          <w:ilvl w:val="2"/>
          <w:numId w:val="1"/>
        </w:numPr>
        <w:ind w:left="737" w:hanging="737"/>
        <w:contextualSpacing w:val="0"/>
        <w:rPr>
          <w:del w:id="126" w:author="uzivatel" w:date="2026-09-22T12:14:00Z" w16du:dateUtc="2026-09-22T16:14:00Z"/>
          <w:rFonts w:cs="Arial"/>
          <w:szCs w:val="24"/>
        </w:rPr>
      </w:pPr>
      <w:del w:id="127" w:author="uzivatel" w:date="2026-09-22T12:14:00Z" w16du:dateUtc="2026-09-22T16:14:00Z">
        <w:r w:rsidRPr="00B20F48">
          <w:rPr>
            <w:rFonts w:cs="Arial"/>
            <w:szCs w:val="24"/>
          </w:rPr>
          <w:delText>Не передавать Конфиденциальную информацию третьим лицам без предварительного письменного согласия Раскрывающей стороны.</w:delText>
        </w:r>
      </w:del>
    </w:p>
    <w:p w14:paraId="71284A3F" w14:textId="37986606" w:rsidR="0021299C" w:rsidRPr="00B20F48" w:rsidRDefault="0021299C" w:rsidP="00B20F48">
      <w:pPr>
        <w:pStyle w:val="ListParagraph"/>
        <w:numPr>
          <w:ilvl w:val="2"/>
          <w:numId w:val="1"/>
        </w:numPr>
        <w:ind w:left="737" w:hanging="737"/>
        <w:contextualSpacing w:val="0"/>
        <w:rPr>
          <w:del w:id="128" w:author="uzivatel" w:date="2026-09-22T12:14:00Z" w16du:dateUtc="2026-09-22T16:14:00Z"/>
          <w:rFonts w:cs="Arial"/>
          <w:szCs w:val="24"/>
        </w:rPr>
      </w:pPr>
      <w:del w:id="129" w:author="uzivatel" w:date="2026-09-22T12:14:00Z" w16du:dateUtc="2026-09-22T16:14:00Z">
        <w:r w:rsidRPr="00B20F48">
          <w:rPr>
            <w:rFonts w:cs="Arial"/>
            <w:szCs w:val="24"/>
          </w:rPr>
          <w:delText>Направить Раскрывающей стороне перечень и данные Пользователей ВКД для организации персонального доступа к Конфиденциальной информации в электронной форме.</w:delText>
        </w:r>
      </w:del>
    </w:p>
    <w:p w14:paraId="1A8C79EB" w14:textId="68A823D1" w:rsidR="0021299C" w:rsidRPr="00B20F48" w:rsidRDefault="0021299C" w:rsidP="00B20F48">
      <w:pPr>
        <w:pStyle w:val="ListParagraph"/>
        <w:numPr>
          <w:ilvl w:val="2"/>
          <w:numId w:val="1"/>
        </w:numPr>
        <w:ind w:left="737" w:hanging="737"/>
        <w:contextualSpacing w:val="0"/>
        <w:rPr>
          <w:del w:id="130" w:author="uzivatel" w:date="2026-09-22T12:14:00Z" w16du:dateUtc="2026-09-22T16:14:00Z"/>
          <w:rFonts w:cs="Arial"/>
          <w:szCs w:val="24"/>
        </w:rPr>
      </w:pPr>
      <w:del w:id="131" w:author="uzivatel" w:date="2026-09-22T12:14:00Z" w16du:dateUtc="2026-09-22T16:14:00Z">
        <w:r w:rsidRPr="00B20F48">
          <w:rPr>
            <w:rFonts w:cs="Arial"/>
            <w:szCs w:val="24"/>
          </w:rPr>
          <w:delText xml:space="preserve">Соблюдать столь же высокую степень конфиденциальности во избежание разглашения или несанкционированного использования Конфиденциальной информации, какую Принимающая сторона соблюдала бы в отношении своей собственной Конфиденциальной информации. Принимать меры по предотвращению утраты Конфиденциальной информации и ее защите от несанкционированного доступа, в том числе от утечки по техническим каналам, программно-технических воздействий с целью нарушения целостности (модификации, уничтожения) Конфиденциальной информации в процессе ее обработки, передачи и хранения. </w:delText>
        </w:r>
      </w:del>
    </w:p>
    <w:p w14:paraId="196F2B13" w14:textId="041375A0" w:rsidR="0021299C" w:rsidRPr="00B20F48" w:rsidRDefault="0021299C" w:rsidP="00B20F48">
      <w:pPr>
        <w:pStyle w:val="ListParagraph"/>
        <w:numPr>
          <w:ilvl w:val="2"/>
          <w:numId w:val="1"/>
        </w:numPr>
        <w:ind w:left="737" w:hanging="737"/>
        <w:contextualSpacing w:val="0"/>
        <w:rPr>
          <w:del w:id="132" w:author="uzivatel" w:date="2026-09-22T12:14:00Z" w16du:dateUtc="2026-09-22T16:14:00Z"/>
          <w:rFonts w:cs="Arial"/>
          <w:szCs w:val="24"/>
        </w:rPr>
      </w:pPr>
      <w:del w:id="133" w:author="uzivatel" w:date="2026-09-22T12:14:00Z" w16du:dateUtc="2026-09-22T16:14:00Z">
        <w:r w:rsidRPr="00B20F48">
          <w:rPr>
            <w:rFonts w:cs="Arial"/>
            <w:szCs w:val="24"/>
          </w:rPr>
          <w:delText xml:space="preserve">Незамедлительно сообщить Раскрывающей стороне о допущенном Принимающей стороной, лицами, которым Принимающей стороной была раскрыта Конфиденциальная информация, либо о ставшем известным Принимающей стороне факте разглашения или угрозы разглашения, о несанкционированном получении или несанкционированном использовании Конфиденциальной информации. </w:delText>
        </w:r>
      </w:del>
    </w:p>
    <w:p w14:paraId="34161212" w14:textId="415C2EF4" w:rsidR="0021299C" w:rsidRPr="00B20F48" w:rsidRDefault="0021299C" w:rsidP="00B20F48">
      <w:pPr>
        <w:pStyle w:val="ListParagraph"/>
        <w:numPr>
          <w:ilvl w:val="2"/>
          <w:numId w:val="1"/>
        </w:numPr>
        <w:ind w:left="737" w:hanging="737"/>
        <w:contextualSpacing w:val="0"/>
        <w:rPr>
          <w:del w:id="134" w:author="uzivatel" w:date="2026-09-22T12:14:00Z" w16du:dateUtc="2026-09-22T16:14:00Z"/>
          <w:rFonts w:cs="Arial"/>
          <w:szCs w:val="24"/>
        </w:rPr>
      </w:pPr>
      <w:del w:id="135" w:author="uzivatel" w:date="2026-09-22T12:14:00Z" w16du:dateUtc="2026-09-22T16:14:00Z">
        <w:r w:rsidRPr="00B20F48">
          <w:rPr>
            <w:rFonts w:cs="Arial"/>
            <w:szCs w:val="24"/>
          </w:rPr>
          <w:delText>Предупредить своих работников под подпись об ответственности за нарушение обеспечения конфиденциальности полученной Конфиденциальной информации, требований к обеспечению ее безопасности, к созданию и обеспечению работы систем безопасности по хранению Конфиденциальной информации в письменном виде.</w:delText>
        </w:r>
      </w:del>
    </w:p>
    <w:p w14:paraId="2B18355F" w14:textId="19EE693C" w:rsidR="0021299C" w:rsidRPr="00B20F48" w:rsidRDefault="0021299C" w:rsidP="00B20F48">
      <w:pPr>
        <w:pStyle w:val="ListParagraph"/>
        <w:numPr>
          <w:ilvl w:val="2"/>
          <w:numId w:val="1"/>
        </w:numPr>
        <w:ind w:left="737" w:hanging="737"/>
        <w:contextualSpacing w:val="0"/>
        <w:rPr>
          <w:del w:id="136" w:author="uzivatel" w:date="2026-09-22T12:14:00Z" w16du:dateUtc="2026-09-22T16:14:00Z"/>
          <w:rFonts w:cs="Arial"/>
          <w:szCs w:val="24"/>
        </w:rPr>
      </w:pPr>
      <w:del w:id="137" w:author="uzivatel" w:date="2026-09-22T12:14:00Z" w16du:dateUtc="2026-09-22T16:14:00Z">
        <w:r w:rsidRPr="00B20F48">
          <w:rPr>
            <w:rFonts w:cs="Arial"/>
            <w:szCs w:val="24"/>
          </w:rPr>
          <w:delText>Провести консультации с Раскрывающей стороной относительно предполагаемой формы, сроков, характера и целей раскрытия Конфиденциальной информации согласно п. 3.2.2</w:delText>
        </w:r>
        <w:r w:rsidR="00B10246" w:rsidRPr="00B20F48">
          <w:rPr>
            <w:rFonts w:cs="Arial"/>
            <w:szCs w:val="24"/>
          </w:rPr>
          <w:delText>.</w:delText>
        </w:r>
        <w:r w:rsidRPr="00B20F48">
          <w:rPr>
            <w:rFonts w:cs="Arial"/>
            <w:szCs w:val="24"/>
          </w:rPr>
          <w:delText xml:space="preserve"> Соглашения.</w:delText>
        </w:r>
      </w:del>
    </w:p>
    <w:p w14:paraId="61F26D54" w14:textId="5D302E05" w:rsidR="0021299C" w:rsidRPr="00B20F48" w:rsidRDefault="0021299C" w:rsidP="00B20F48">
      <w:pPr>
        <w:pStyle w:val="ListParagraph"/>
        <w:numPr>
          <w:ilvl w:val="2"/>
          <w:numId w:val="1"/>
        </w:numPr>
        <w:ind w:left="737" w:hanging="737"/>
        <w:contextualSpacing w:val="0"/>
        <w:rPr>
          <w:del w:id="138" w:author="uzivatel" w:date="2026-09-22T12:14:00Z" w16du:dateUtc="2026-09-22T16:14:00Z"/>
          <w:rFonts w:cs="Arial"/>
          <w:szCs w:val="24"/>
        </w:rPr>
      </w:pPr>
      <w:del w:id="139" w:author="uzivatel" w:date="2026-09-22T12:14:00Z" w16du:dateUtc="2026-09-22T16:14:00Z">
        <w:r w:rsidRPr="00B20F48">
          <w:rPr>
            <w:rFonts w:cs="Arial"/>
            <w:szCs w:val="24"/>
          </w:rPr>
          <w:delText>Принимающая сторона обязана не позднее 3 (трех) рабочих дней со дня завершения использования Конфиденциальной информации в соответствии с раздело</w:delText>
        </w:r>
        <w:r w:rsidR="00544A41" w:rsidRPr="00B20F48">
          <w:rPr>
            <w:rFonts w:cs="Arial"/>
            <w:szCs w:val="24"/>
          </w:rPr>
          <w:delText>м</w:delText>
        </w:r>
        <w:r w:rsidRPr="00B20F48">
          <w:rPr>
            <w:rFonts w:cs="Arial"/>
            <w:szCs w:val="24"/>
          </w:rPr>
          <w:delText xml:space="preserve"> 2 Соглашения, либо прекращения действия Соглашения, либо получения требования Раскрывающей стороны:</w:delText>
        </w:r>
      </w:del>
    </w:p>
    <w:p w14:paraId="578D1E53" w14:textId="44CD46AE" w:rsidR="0021299C" w:rsidRPr="00B20F48" w:rsidRDefault="0021299C" w:rsidP="00B20F48">
      <w:pPr>
        <w:pStyle w:val="ListParagraph"/>
        <w:numPr>
          <w:ilvl w:val="0"/>
          <w:numId w:val="7"/>
        </w:numPr>
        <w:ind w:left="1094" w:hanging="357"/>
        <w:contextualSpacing w:val="0"/>
        <w:rPr>
          <w:del w:id="140" w:author="uzivatel" w:date="2026-09-22T12:14:00Z" w16du:dateUtc="2026-09-22T16:14:00Z"/>
          <w:rFonts w:cs="Arial"/>
          <w:szCs w:val="24"/>
        </w:rPr>
      </w:pPr>
      <w:del w:id="141" w:author="uzivatel" w:date="2026-09-22T12:14:00Z" w16du:dateUtc="2026-09-22T16:14:00Z">
        <w:r w:rsidRPr="00B20F48">
          <w:rPr>
            <w:rFonts w:cs="Arial"/>
            <w:szCs w:val="24"/>
          </w:rPr>
          <w:delText xml:space="preserve">возвратить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по следующему адресу: г. Москва, ул. Малая Полянка, </w:delText>
        </w:r>
        <w:r w:rsidR="00544A41" w:rsidRPr="00B20F48">
          <w:rPr>
            <w:rFonts w:cs="Arial"/>
            <w:szCs w:val="24"/>
          </w:rPr>
          <w:delText xml:space="preserve">д. </w:delText>
        </w:r>
        <w:r w:rsidRPr="00B20F48">
          <w:rPr>
            <w:rFonts w:cs="Arial"/>
            <w:szCs w:val="24"/>
          </w:rPr>
          <w:delText xml:space="preserve">7, стр.3 вниманию </w:delText>
        </w:r>
        <w:r w:rsidR="00B10246" w:rsidRPr="00B20F48">
          <w:rPr>
            <w:rFonts w:cs="Arial"/>
            <w:szCs w:val="24"/>
          </w:rPr>
          <w:delText xml:space="preserve">Л.Д. </w:delText>
        </w:r>
        <w:r w:rsidRPr="00B20F48">
          <w:rPr>
            <w:rFonts w:cs="Arial"/>
            <w:szCs w:val="24"/>
          </w:rPr>
          <w:delText>Груздова;</w:delText>
        </w:r>
      </w:del>
    </w:p>
    <w:p w14:paraId="72AE2CDA" w14:textId="4E2E0BF2" w:rsidR="0021299C" w:rsidRPr="00B20F48" w:rsidRDefault="0021299C" w:rsidP="00B20F48">
      <w:pPr>
        <w:pStyle w:val="ListParagraph"/>
        <w:numPr>
          <w:ilvl w:val="0"/>
          <w:numId w:val="7"/>
        </w:numPr>
        <w:ind w:left="1094" w:hanging="357"/>
        <w:contextualSpacing w:val="0"/>
        <w:rPr>
          <w:del w:id="142" w:author="uzivatel" w:date="2026-09-22T12:14:00Z" w16du:dateUtc="2026-09-22T16:14:00Z"/>
          <w:rFonts w:cs="Arial"/>
          <w:szCs w:val="24"/>
        </w:rPr>
      </w:pPr>
      <w:del w:id="143" w:author="uzivatel" w:date="2026-09-22T12:14:00Z" w16du:dateUtc="2026-09-22T16:14:00Z">
        <w:r w:rsidRPr="00B20F48">
          <w:rPr>
            <w:rFonts w:cs="Arial"/>
            <w:szCs w:val="24"/>
          </w:rPr>
          <w:delText>удалить Конфиденциальную информацию и аналитические материалы, хранящиеся в информационных системах Принимающей стороны, до степени невозможности их восстановления и прекратить любое использование Конфиденциальной информации и аналитических материалов, подготовленных с ее использованием; по требованию Раскрывающей стороны носители Конфиденциальной информации и аналитические материалы, подготовленные с ее использованием, должны быть уничтожены Принимающей стороной с предоставлением Раскрывающей стороне соответствующего акта об уничтожении.</w:delText>
        </w:r>
      </w:del>
    </w:p>
    <w:p w14:paraId="1EFB9C63" w14:textId="438C7FCB" w:rsidR="0021299C" w:rsidRPr="00B20F48" w:rsidRDefault="0021299C" w:rsidP="00B20F48">
      <w:pPr>
        <w:ind w:left="737"/>
        <w:rPr>
          <w:del w:id="144" w:author="uzivatel" w:date="2026-09-22T12:14:00Z" w16du:dateUtc="2026-09-22T16:14:00Z"/>
          <w:rFonts w:cs="Arial"/>
          <w:szCs w:val="24"/>
        </w:rPr>
      </w:pPr>
      <w:del w:id="145" w:author="uzivatel" w:date="2026-09-22T12:14:00Z" w16du:dateUtc="2026-09-22T16:14:00Z">
        <w:r w:rsidRPr="00B20F48">
          <w:rPr>
            <w:rFonts w:cs="Arial"/>
            <w:szCs w:val="24"/>
          </w:rPr>
          <w:delText>Во избежание сомнений, обязанность, предусмотренная настоящим пунктом, не применима к документам, находящимся в ВКД, содержание и доступ к которой обеспечивается Раскрывающей стороной.</w:delText>
        </w:r>
      </w:del>
    </w:p>
    <w:p w14:paraId="620E2C6D" w14:textId="27E601F2" w:rsidR="0021299C" w:rsidRPr="00B20F48" w:rsidRDefault="0021299C" w:rsidP="00B20F48">
      <w:pPr>
        <w:pStyle w:val="ListParagraph"/>
        <w:numPr>
          <w:ilvl w:val="2"/>
          <w:numId w:val="1"/>
        </w:numPr>
        <w:ind w:left="737" w:hanging="737"/>
        <w:contextualSpacing w:val="0"/>
        <w:rPr>
          <w:del w:id="146" w:author="uzivatel" w:date="2026-09-22T12:14:00Z" w16du:dateUtc="2026-09-22T16:14:00Z"/>
          <w:rFonts w:cs="Arial"/>
          <w:spacing w:val="-2"/>
          <w:szCs w:val="24"/>
        </w:rPr>
      </w:pPr>
      <w:del w:id="147" w:author="uzivatel" w:date="2026-09-22T12:14:00Z" w16du:dateUtc="2026-09-22T16:14:00Z">
        <w:r w:rsidRPr="00B20F48">
          <w:rPr>
            <w:rFonts w:cs="Arial"/>
            <w:spacing w:val="-2"/>
            <w:szCs w:val="24"/>
          </w:rPr>
          <w:delText>В случае получения в составе Конфиденциальной информации персональных данных, включая персональные данные, указанные в Соглашении, обрабатывать их исключительно в целях и способами, необходимыми для достижения цели, указанной в разд</w:delText>
        </w:r>
        <w:r w:rsidR="009E6C1A" w:rsidRPr="00B20F48">
          <w:rPr>
            <w:rFonts w:cs="Arial"/>
            <w:spacing w:val="-2"/>
            <w:szCs w:val="24"/>
          </w:rPr>
          <w:delText>еле</w:delText>
        </w:r>
        <w:r w:rsidRPr="00B20F48">
          <w:rPr>
            <w:rFonts w:cs="Arial"/>
            <w:spacing w:val="-2"/>
            <w:szCs w:val="24"/>
          </w:rPr>
          <w:delText xml:space="preserve"> 2 Соглашения, обеспечивать конфиденциальность полученных персональных данных, их безопасность при обработке, принимать все необходимые правовые, организационные и технические меры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с такими персональными данными. </w:delText>
        </w:r>
      </w:del>
    </w:p>
    <w:p w14:paraId="022078EA" w14:textId="3B828B75" w:rsidR="0021299C" w:rsidRPr="00B20F48" w:rsidRDefault="0021299C" w:rsidP="00B20F48">
      <w:pPr>
        <w:pStyle w:val="ListParagraph"/>
        <w:numPr>
          <w:ilvl w:val="1"/>
          <w:numId w:val="1"/>
        </w:numPr>
        <w:ind w:left="737" w:hanging="737"/>
        <w:contextualSpacing w:val="0"/>
        <w:rPr>
          <w:del w:id="148" w:author="uzivatel" w:date="2026-09-22T12:14:00Z" w16du:dateUtc="2026-09-22T16:14:00Z"/>
          <w:rFonts w:cs="Arial"/>
          <w:szCs w:val="24"/>
        </w:rPr>
      </w:pPr>
      <w:del w:id="149" w:author="uzivatel" w:date="2026-09-22T12:14:00Z" w16du:dateUtc="2026-09-22T16:14:00Z">
        <w:r w:rsidRPr="00B20F48">
          <w:rPr>
            <w:rFonts w:cs="Arial"/>
            <w:szCs w:val="24"/>
          </w:rPr>
          <w:delText>Принимающая сторона вправе раскрыть Конфиденциальную информацию:</w:delText>
        </w:r>
      </w:del>
    </w:p>
    <w:p w14:paraId="60116505" w14:textId="32DF3C6B" w:rsidR="0021299C" w:rsidRPr="00B20F48" w:rsidRDefault="0021299C" w:rsidP="00B20F48">
      <w:pPr>
        <w:pStyle w:val="ListParagraph"/>
        <w:numPr>
          <w:ilvl w:val="2"/>
          <w:numId w:val="1"/>
        </w:numPr>
        <w:ind w:left="737" w:hanging="737"/>
        <w:contextualSpacing w:val="0"/>
        <w:rPr>
          <w:del w:id="150" w:author="uzivatel" w:date="2026-09-22T12:14:00Z" w16du:dateUtc="2026-09-22T16:14:00Z"/>
          <w:rFonts w:cs="Arial"/>
          <w:szCs w:val="24"/>
        </w:rPr>
      </w:pPr>
      <w:del w:id="151" w:author="uzivatel" w:date="2026-09-22T12:14:00Z" w16du:dateUtc="2026-09-22T16:14:00Z">
        <w:r w:rsidRPr="00B20F48">
          <w:rPr>
            <w:rFonts w:cs="Arial"/>
            <w:szCs w:val="24"/>
          </w:rPr>
          <w:delText>Только тем работникам Принимающей стороны, которые непосредственно принимают участие в достижении целей, указанных в разд</w:delText>
        </w:r>
        <w:r w:rsidR="009E6C1A" w:rsidRPr="00B20F48">
          <w:rPr>
            <w:rFonts w:cs="Arial"/>
            <w:szCs w:val="24"/>
          </w:rPr>
          <w:delText>еле</w:delText>
        </w:r>
        <w:r w:rsidRPr="00B20F48">
          <w:rPr>
            <w:rFonts w:cs="Arial"/>
            <w:szCs w:val="24"/>
          </w:rPr>
          <w:delText xml:space="preserve"> 2 Соглашения, и только в той степени, в которой это необходимо для целей, указанных в разделе 2 Соглашения. </w:delText>
        </w:r>
      </w:del>
    </w:p>
    <w:p w14:paraId="5AA7C631" w14:textId="03B306BE" w:rsidR="0021299C" w:rsidRPr="00B20F48" w:rsidRDefault="0021299C" w:rsidP="00B20F48">
      <w:pPr>
        <w:pStyle w:val="ListParagraph"/>
        <w:numPr>
          <w:ilvl w:val="2"/>
          <w:numId w:val="1"/>
        </w:numPr>
        <w:ind w:left="737" w:hanging="737"/>
        <w:contextualSpacing w:val="0"/>
        <w:rPr>
          <w:del w:id="152" w:author="uzivatel" w:date="2026-09-22T12:14:00Z" w16du:dateUtc="2026-09-22T16:14:00Z"/>
          <w:rFonts w:cs="Arial"/>
          <w:szCs w:val="24"/>
        </w:rPr>
      </w:pPr>
      <w:del w:id="153" w:author="uzivatel" w:date="2026-09-22T12:14:00Z" w16du:dateUtc="2026-09-22T16:14:00Z">
        <w:r w:rsidRPr="00B20F48">
          <w:rPr>
            <w:rFonts w:cs="Arial"/>
            <w:szCs w:val="24"/>
          </w:rPr>
          <w:delText xml:space="preserve">В соответствии с законодательством Российской Федерации или по предъявлению законного требования государственных или иных компетентных органов Российской Федерации только в объеме поступившего запроса. </w:delText>
        </w:r>
      </w:del>
    </w:p>
    <w:p w14:paraId="5AB378FD" w14:textId="6F5ADDE1" w:rsidR="0021299C" w:rsidRPr="00B20F48" w:rsidRDefault="0021299C" w:rsidP="00B20F48">
      <w:pPr>
        <w:pStyle w:val="ListParagraph"/>
        <w:numPr>
          <w:ilvl w:val="1"/>
          <w:numId w:val="1"/>
        </w:numPr>
        <w:ind w:left="737" w:hanging="737"/>
        <w:contextualSpacing w:val="0"/>
        <w:rPr>
          <w:del w:id="154" w:author="uzivatel" w:date="2026-09-22T12:14:00Z" w16du:dateUtc="2026-09-22T16:14:00Z"/>
          <w:rFonts w:cs="Arial"/>
          <w:szCs w:val="24"/>
        </w:rPr>
      </w:pPr>
      <w:del w:id="155" w:author="uzivatel" w:date="2026-09-22T12:14:00Z" w16du:dateUtc="2026-09-22T16:14:00Z">
        <w:r w:rsidRPr="00B20F48">
          <w:rPr>
            <w:rFonts w:cs="Arial"/>
            <w:szCs w:val="24"/>
          </w:rPr>
          <w:delText xml:space="preserve">Раскрывающая сторона вправе передавать Конфиденциальную информацию следующими способами: </w:delText>
        </w:r>
      </w:del>
    </w:p>
    <w:p w14:paraId="4EB0E708" w14:textId="6EE09259" w:rsidR="0021299C" w:rsidRPr="00B20F48" w:rsidRDefault="0021299C" w:rsidP="00B20F48">
      <w:pPr>
        <w:pStyle w:val="ListParagraph"/>
        <w:numPr>
          <w:ilvl w:val="2"/>
          <w:numId w:val="1"/>
        </w:numPr>
        <w:ind w:left="737" w:hanging="737"/>
        <w:contextualSpacing w:val="0"/>
        <w:rPr>
          <w:del w:id="156" w:author="uzivatel" w:date="2026-09-22T12:14:00Z" w16du:dateUtc="2026-09-22T16:14:00Z"/>
          <w:rFonts w:cs="Arial"/>
          <w:szCs w:val="24"/>
        </w:rPr>
      </w:pPr>
      <w:del w:id="157" w:author="uzivatel" w:date="2026-09-22T12:14:00Z" w16du:dateUtc="2026-09-22T16:14:00Z">
        <w:r w:rsidRPr="00B20F48">
          <w:rPr>
            <w:rFonts w:cs="Arial"/>
            <w:szCs w:val="24"/>
          </w:rPr>
          <w:delText xml:space="preserve">В письменной форме на бумажном носителе / в форме электронного файла на электронном носителе уполномоченному(-ым) лицу(-ам) Принимающей стороны из рук в руки либо с курьером в упаковке, исключающей просмотр содержащихся документов или электронных носителей, без нарушения ее целостности по нижеследующему(-им) адресу: </w:delText>
        </w:r>
        <w:r w:rsidR="006D3075">
          <w:rPr>
            <w:rFonts w:cs="Arial"/>
            <w:szCs w:val="24"/>
          </w:rPr>
          <w:delText>________________</w:delText>
        </w:r>
        <w:r w:rsidRPr="00B20F48">
          <w:rPr>
            <w:rFonts w:cs="Arial"/>
            <w:szCs w:val="24"/>
          </w:rPr>
          <w:delText xml:space="preserve">, вниманию </w:delText>
        </w:r>
        <w:r w:rsidR="006D3075">
          <w:rPr>
            <w:rFonts w:cs="Arial"/>
            <w:szCs w:val="24"/>
          </w:rPr>
          <w:delText>_______________</w:delText>
        </w:r>
        <w:r w:rsidRPr="00B20F48">
          <w:rPr>
            <w:rFonts w:cs="Arial"/>
            <w:szCs w:val="24"/>
          </w:rPr>
          <w:delText>(уполномоченные лица). Или по иному адресу, указанному Принимающей стороной в уведомлении, отправленном Раскрывающей стороне по адресу, указанному в п. 3.1.9</w:delText>
        </w:r>
        <w:r w:rsidR="00300B0A" w:rsidRPr="00B20F48">
          <w:rPr>
            <w:rFonts w:cs="Arial"/>
            <w:szCs w:val="24"/>
          </w:rPr>
          <w:delText>.</w:delText>
        </w:r>
        <w:r w:rsidRPr="00B20F48">
          <w:rPr>
            <w:rFonts w:cs="Arial"/>
            <w:szCs w:val="24"/>
          </w:rPr>
          <w:delText xml:space="preserve"> Соглашения. </w:delText>
        </w:r>
      </w:del>
    </w:p>
    <w:p w14:paraId="739C0B86" w14:textId="77777777" w:rsidR="0021299C" w:rsidRPr="00B20F48" w:rsidRDefault="0021299C" w:rsidP="00B20F48">
      <w:pPr>
        <w:ind w:left="737"/>
        <w:rPr>
          <w:del w:id="158" w:author="uzivatel" w:date="2026-09-22T12:14:00Z" w16du:dateUtc="2026-09-22T16:14:00Z"/>
          <w:rFonts w:cs="Arial"/>
          <w:szCs w:val="24"/>
        </w:rPr>
      </w:pPr>
      <w:del w:id="159" w:author="uzivatel" w:date="2026-09-22T12:14:00Z" w16du:dateUtc="2026-09-22T16:14:00Z">
        <w:r w:rsidRPr="00B20F48">
          <w:rPr>
            <w:rFonts w:cs="Arial"/>
            <w:szCs w:val="24"/>
          </w:rPr>
          <w:delText>При передаче Конфиденциальной информации Стороны обязаны составить и подписать акт, в котором в обязательном порядке указываются перечень передаваемой Конфиденциальной информации и носитель, на котором она передается.</w:delText>
        </w:r>
      </w:del>
    </w:p>
    <w:p w14:paraId="447309EB" w14:textId="346FCE0B" w:rsidR="0021299C" w:rsidRPr="00B20F48" w:rsidRDefault="0021299C" w:rsidP="00B20F48">
      <w:pPr>
        <w:pStyle w:val="ListParagraph"/>
        <w:numPr>
          <w:ilvl w:val="2"/>
          <w:numId w:val="1"/>
        </w:numPr>
        <w:ind w:left="737" w:hanging="737"/>
        <w:contextualSpacing w:val="0"/>
        <w:rPr>
          <w:del w:id="160" w:author="uzivatel" w:date="2026-09-22T12:14:00Z" w16du:dateUtc="2026-09-22T16:14:00Z"/>
          <w:rFonts w:cs="Arial"/>
          <w:szCs w:val="24"/>
        </w:rPr>
      </w:pPr>
      <w:del w:id="161" w:author="uzivatel" w:date="2026-09-22T12:14:00Z" w16du:dateUtc="2026-09-22T16:14:00Z">
        <w:r w:rsidRPr="00B20F48">
          <w:rPr>
            <w:rFonts w:cs="Arial"/>
            <w:szCs w:val="24"/>
          </w:rPr>
          <w:delText xml:space="preserve">В форме электронного сообщения, направленного: </w:delText>
        </w:r>
      </w:del>
    </w:p>
    <w:p w14:paraId="0C504821" w14:textId="74771218" w:rsidR="0021299C" w:rsidRPr="00B20F48" w:rsidRDefault="0021299C" w:rsidP="00B20F48">
      <w:pPr>
        <w:pStyle w:val="ListParagraph"/>
        <w:numPr>
          <w:ilvl w:val="0"/>
          <w:numId w:val="8"/>
        </w:numPr>
        <w:ind w:left="1094" w:hanging="357"/>
        <w:contextualSpacing w:val="0"/>
        <w:rPr>
          <w:del w:id="162" w:author="uzivatel" w:date="2026-09-22T12:14:00Z" w16du:dateUtc="2026-09-22T16:14:00Z"/>
          <w:rFonts w:cs="Arial"/>
          <w:szCs w:val="24"/>
        </w:rPr>
      </w:pPr>
      <w:del w:id="163" w:author="uzivatel" w:date="2026-09-22T12:14:00Z" w16du:dateUtc="2026-09-22T16:14:00Z">
        <w:r w:rsidRPr="00B20F48">
          <w:rPr>
            <w:rFonts w:cs="Arial"/>
            <w:szCs w:val="24"/>
          </w:rPr>
          <w:delText xml:space="preserve">на e-mail: </w:delText>
        </w:r>
        <w:r w:rsidR="006D3075">
          <w:rPr>
            <w:rFonts w:cs="Arial"/>
            <w:szCs w:val="24"/>
          </w:rPr>
          <w:delText>________________</w:delText>
        </w:r>
        <w:r w:rsidRPr="00B20F48">
          <w:rPr>
            <w:rFonts w:cs="Arial"/>
            <w:szCs w:val="24"/>
          </w:rPr>
          <w:delText xml:space="preserve">, вниманию </w:delText>
        </w:r>
        <w:r w:rsidR="006D3075">
          <w:rPr>
            <w:rFonts w:cs="Arial"/>
            <w:szCs w:val="24"/>
          </w:rPr>
          <w:delText>____________</w:delText>
        </w:r>
        <w:r w:rsidRPr="00B20F48">
          <w:rPr>
            <w:rFonts w:cs="Arial"/>
            <w:szCs w:val="24"/>
          </w:rPr>
          <w:delText xml:space="preserve"> (уполномоченные лица);</w:delText>
        </w:r>
      </w:del>
    </w:p>
    <w:p w14:paraId="7EEBBF99" w14:textId="61C0E16A" w:rsidR="0021299C" w:rsidRPr="00B20F48" w:rsidRDefault="0021299C" w:rsidP="00B20F48">
      <w:pPr>
        <w:pStyle w:val="ListParagraph"/>
        <w:numPr>
          <w:ilvl w:val="0"/>
          <w:numId w:val="8"/>
        </w:numPr>
        <w:ind w:left="1094" w:hanging="357"/>
        <w:contextualSpacing w:val="0"/>
        <w:rPr>
          <w:del w:id="164" w:author="uzivatel" w:date="2026-09-22T12:14:00Z" w16du:dateUtc="2026-09-22T16:14:00Z"/>
          <w:rFonts w:cs="Arial"/>
          <w:szCs w:val="24"/>
        </w:rPr>
      </w:pPr>
      <w:del w:id="165" w:author="uzivatel" w:date="2026-09-22T12:14:00Z" w16du:dateUtc="2026-09-22T16:14:00Z">
        <w:r w:rsidRPr="00B20F48">
          <w:rPr>
            <w:rFonts w:cs="Arial"/>
            <w:szCs w:val="24"/>
          </w:rPr>
          <w:delText>по иному адресу, указанному Принимающей стороной в уведомлении, отправленном Раскрывающей стороне по адресу, указанному в п. 3.1.9</w:delText>
        </w:r>
        <w:r w:rsidR="00CE6B4C" w:rsidRPr="00B20F48">
          <w:rPr>
            <w:rFonts w:cs="Arial"/>
            <w:szCs w:val="24"/>
          </w:rPr>
          <w:delText>.</w:delText>
        </w:r>
        <w:r w:rsidRPr="00B20F48">
          <w:rPr>
            <w:rFonts w:cs="Arial"/>
            <w:szCs w:val="24"/>
          </w:rPr>
          <w:delText xml:space="preserve"> Соглашения. </w:delText>
        </w:r>
      </w:del>
    </w:p>
    <w:p w14:paraId="352257D4" w14:textId="77777777" w:rsidR="0021299C" w:rsidRPr="00B20F48" w:rsidRDefault="0021299C" w:rsidP="00B20F48">
      <w:pPr>
        <w:ind w:left="737"/>
        <w:rPr>
          <w:del w:id="166" w:author="uzivatel" w:date="2026-09-22T12:14:00Z" w16du:dateUtc="2026-09-22T16:14:00Z"/>
          <w:rFonts w:cs="Arial"/>
          <w:szCs w:val="24"/>
        </w:rPr>
      </w:pPr>
      <w:del w:id="167" w:author="uzivatel" w:date="2026-09-22T12:14:00Z" w16du:dateUtc="2026-09-22T16:14:00Z">
        <w:r w:rsidRPr="00B20F48">
          <w:rPr>
            <w:rFonts w:cs="Arial"/>
            <w:szCs w:val="24"/>
          </w:rPr>
          <w:delText>При передаче Конфиденциальной информации в форме электронного сообщения такая Конфиденциальная информация будет считаться предоставленной с момента направления электронного сообщения без составления акта передачи такой информации.</w:delText>
        </w:r>
      </w:del>
    </w:p>
    <w:p w14:paraId="0190349D" w14:textId="49F2AEA6" w:rsidR="0021299C" w:rsidRPr="00B20F48" w:rsidRDefault="0021299C" w:rsidP="00B20F48">
      <w:pPr>
        <w:pStyle w:val="ListParagraph"/>
        <w:numPr>
          <w:ilvl w:val="2"/>
          <w:numId w:val="1"/>
        </w:numPr>
        <w:ind w:left="737" w:hanging="737"/>
        <w:contextualSpacing w:val="0"/>
        <w:rPr>
          <w:del w:id="168" w:author="uzivatel" w:date="2026-09-22T12:14:00Z" w16du:dateUtc="2026-09-22T16:14:00Z"/>
          <w:rFonts w:cs="Arial"/>
          <w:szCs w:val="24"/>
        </w:rPr>
      </w:pPr>
      <w:del w:id="169" w:author="uzivatel" w:date="2026-09-22T12:14:00Z" w16du:dateUtc="2026-09-22T16:14:00Z">
        <w:r w:rsidRPr="00B20F48">
          <w:rPr>
            <w:rFonts w:cs="Arial"/>
            <w:szCs w:val="24"/>
          </w:rPr>
          <w:delText>Посредством создания ВКД и предоставления к ней персонального доступа Пользователям ВКД. Принимающая сторона обязана обеспечить необходимый уровень защищенности данных, предоставленных посредством ВКД. При увольнении или переводе на другой участок работы пользователя Принимающей стороны, которому был предоставлен доступ к ВКД, незамедлительно уведомить об этом Раскрывающую сторону путем направления уведомления по адресу, указанному в п. 3.1.9</w:delText>
        </w:r>
        <w:r w:rsidR="00CE6B4C" w:rsidRPr="00B20F48">
          <w:rPr>
            <w:rFonts w:cs="Arial"/>
            <w:szCs w:val="24"/>
          </w:rPr>
          <w:delText>.</w:delText>
        </w:r>
        <w:r w:rsidRPr="00B20F48">
          <w:rPr>
            <w:rFonts w:cs="Arial"/>
            <w:szCs w:val="24"/>
          </w:rPr>
          <w:delText xml:space="preserve"> Соглашения с целью блокирования доступа. При передаче Конфиденциальной информации посредством ВКД такая Конфиденциальная информация будет считаться предоставленной с момента первого входа в ВКД соответствующего Пользователя ВКД. </w:delText>
        </w:r>
      </w:del>
    </w:p>
    <w:p w14:paraId="143F2149" w14:textId="77777777" w:rsidR="0021299C" w:rsidRPr="00B20F48" w:rsidRDefault="0021299C" w:rsidP="00B20F48">
      <w:pPr>
        <w:ind w:left="737"/>
        <w:rPr>
          <w:del w:id="170" w:author="uzivatel" w:date="2026-09-22T12:14:00Z" w16du:dateUtc="2026-09-22T16:14:00Z"/>
          <w:rFonts w:cs="Arial"/>
          <w:szCs w:val="24"/>
        </w:rPr>
      </w:pPr>
      <w:del w:id="171" w:author="uzivatel" w:date="2026-09-22T12:14:00Z" w16du:dateUtc="2026-09-22T16:14:00Z">
        <w:r w:rsidRPr="00B20F48">
          <w:rPr>
            <w:rFonts w:cs="Arial"/>
            <w:szCs w:val="24"/>
          </w:rPr>
          <w:delText>Работники Принимающей стороны должны осуществлять доступ к ВКД Раскрывающей стороны только с публичных IP-адресов Принимающей стороны. Публичные IP-адреса (диапазоны публичных IP-адресов) Принимающей стороны передаются Раскрывающей стороне для осуществления контроля.</w:delText>
        </w:r>
      </w:del>
    </w:p>
    <w:p w14:paraId="17D49230" w14:textId="43DAE4EF" w:rsidR="0021299C" w:rsidRPr="00B20F48" w:rsidRDefault="0021299C" w:rsidP="00B20F48">
      <w:pPr>
        <w:pStyle w:val="ListParagraph"/>
        <w:numPr>
          <w:ilvl w:val="2"/>
          <w:numId w:val="1"/>
        </w:numPr>
        <w:ind w:left="737" w:hanging="737"/>
        <w:contextualSpacing w:val="0"/>
        <w:rPr>
          <w:del w:id="172" w:author="uzivatel" w:date="2026-09-22T12:14:00Z" w16du:dateUtc="2026-09-22T16:14:00Z"/>
          <w:rFonts w:cs="Arial"/>
          <w:szCs w:val="24"/>
        </w:rPr>
      </w:pPr>
      <w:del w:id="173" w:author="uzivatel" w:date="2026-09-22T12:14:00Z" w16du:dateUtc="2026-09-22T16:14:00Z">
        <w:r w:rsidRPr="00B20F48">
          <w:rPr>
            <w:rFonts w:cs="Arial"/>
            <w:szCs w:val="24"/>
          </w:rPr>
          <w:delText>В электронной форме посредством предоставления доступа к автоматизированным системам Раскрывающей стороны работникам Принимающей стороны под персональными учетными записями. При этом Конфиденциальная информация будет считаться предоставленной с момента предоставления работникам Принимающей стороны персональных учетных записей в автоматизированных системах Раскрывающей стороны без составления акта передачи такой информации.</w:delText>
        </w:r>
      </w:del>
    </w:p>
    <w:p w14:paraId="7B791B94" w14:textId="39E1F143" w:rsidR="0021299C" w:rsidRPr="00B20F48" w:rsidRDefault="0021299C" w:rsidP="00B20F48">
      <w:pPr>
        <w:ind w:left="737"/>
        <w:rPr>
          <w:del w:id="174" w:author="uzivatel" w:date="2026-09-22T12:14:00Z" w16du:dateUtc="2026-09-22T16:14:00Z"/>
          <w:rFonts w:cs="Arial"/>
          <w:szCs w:val="24"/>
        </w:rPr>
      </w:pPr>
      <w:del w:id="175" w:author="uzivatel" w:date="2026-09-22T12:14:00Z" w16du:dateUtc="2026-09-22T16:14:00Z">
        <w:r w:rsidRPr="00B20F48">
          <w:rPr>
            <w:rFonts w:cs="Arial"/>
            <w:szCs w:val="24"/>
          </w:rPr>
          <w:delText>Для предоставления работникам Принимающей стороны персональных учетных записей в автоматизированных системах Раскрывающей стороны Принимающая сторона обязуется направить Раскрывающей стороне со ссылкой на Соглашение и с подписью уполномоченного представителя Принимающей стороны список работников Принимающей стороны с запросом о предоставлении доступа по адресу, указанному в п. 3.1.9</w:delText>
        </w:r>
        <w:r w:rsidR="00300B0A" w:rsidRPr="00B20F48">
          <w:rPr>
            <w:rFonts w:cs="Arial"/>
            <w:szCs w:val="24"/>
          </w:rPr>
          <w:delText>.</w:delText>
        </w:r>
        <w:r w:rsidRPr="00B20F48">
          <w:rPr>
            <w:rFonts w:cs="Arial"/>
            <w:szCs w:val="24"/>
          </w:rPr>
          <w:delText xml:space="preserve"> Соглашения. Указанный список должен содержать описание состава запрашиваемого доступа и обоснование необходимости его предоставления, фамилии, имена, отчества, даты рождения и паспортные данные указанных работников, а также подтверждение наличия трудовых отношений с указанными работниками и их согласий на обработку Раскрывающей стороной их персональных данных.</w:delText>
        </w:r>
      </w:del>
    </w:p>
    <w:p w14:paraId="7023F5FF" w14:textId="232DAF24" w:rsidR="0021299C" w:rsidRPr="00B20F48" w:rsidRDefault="0021299C" w:rsidP="00B20F48">
      <w:pPr>
        <w:ind w:left="737"/>
        <w:rPr>
          <w:del w:id="176" w:author="uzivatel" w:date="2026-09-22T12:14:00Z" w16du:dateUtc="2026-09-22T16:14:00Z"/>
          <w:rFonts w:cs="Arial"/>
          <w:szCs w:val="24"/>
        </w:rPr>
      </w:pPr>
      <w:del w:id="177" w:author="uzivatel" w:date="2026-09-22T12:14:00Z" w16du:dateUtc="2026-09-22T16:14:00Z">
        <w:r w:rsidRPr="00B20F48">
          <w:rPr>
            <w:rFonts w:cs="Arial"/>
            <w:szCs w:val="24"/>
          </w:rPr>
          <w:delText>При увольнении или переводе на другой участок работы пользователя Принимающей стороны, которому был предоставлен доступ к автоматизированным системам Раскрывающей стороны под персональной учетной записью, незамедлительно уведомить об этом Раскрывающую сторону путем направления уведомления по адресу, указанному в п. 3.1.9</w:delText>
        </w:r>
        <w:r w:rsidR="00300B0A" w:rsidRPr="00B20F48">
          <w:rPr>
            <w:rFonts w:cs="Arial"/>
            <w:szCs w:val="24"/>
          </w:rPr>
          <w:delText>.</w:delText>
        </w:r>
        <w:r w:rsidRPr="00B20F48">
          <w:rPr>
            <w:rFonts w:cs="Arial"/>
            <w:szCs w:val="24"/>
          </w:rPr>
          <w:delText xml:space="preserve"> Соглашения, с целью блокирования доступа.</w:delText>
        </w:r>
      </w:del>
    </w:p>
    <w:p w14:paraId="686098C3" w14:textId="08FC16A0" w:rsidR="0021299C" w:rsidRPr="00B20F48" w:rsidRDefault="0021299C" w:rsidP="00B20F48">
      <w:pPr>
        <w:pStyle w:val="ListParagraph"/>
        <w:numPr>
          <w:ilvl w:val="0"/>
          <w:numId w:val="1"/>
        </w:numPr>
        <w:ind w:left="0" w:firstLine="0"/>
        <w:contextualSpacing w:val="0"/>
        <w:jc w:val="center"/>
        <w:rPr>
          <w:del w:id="178" w:author="uzivatel" w:date="2026-09-22T12:14:00Z" w16du:dateUtc="2026-09-22T16:14:00Z"/>
          <w:rFonts w:cs="Arial"/>
          <w:b/>
          <w:szCs w:val="24"/>
        </w:rPr>
      </w:pPr>
      <w:del w:id="179" w:author="uzivatel" w:date="2026-09-22T12:14:00Z" w16du:dateUtc="2026-09-22T16:14:00Z">
        <w:r w:rsidRPr="00B20F48">
          <w:rPr>
            <w:rFonts w:cs="Arial"/>
            <w:b/>
            <w:szCs w:val="24"/>
          </w:rPr>
          <w:delText>ОТВЕТСТВЕННОСТЬ, ГАРАНТИИ СТОРОН</w:delText>
        </w:r>
      </w:del>
    </w:p>
    <w:p w14:paraId="4B7AF593" w14:textId="44350BC0" w:rsidR="0021299C" w:rsidRPr="00B20F48" w:rsidRDefault="0021299C" w:rsidP="00B20F48">
      <w:pPr>
        <w:pStyle w:val="ListParagraph"/>
        <w:numPr>
          <w:ilvl w:val="1"/>
          <w:numId w:val="1"/>
        </w:numPr>
        <w:ind w:left="737" w:hanging="737"/>
        <w:contextualSpacing w:val="0"/>
        <w:rPr>
          <w:del w:id="180" w:author="uzivatel" w:date="2026-09-22T12:14:00Z" w16du:dateUtc="2026-09-22T16:14:00Z"/>
          <w:rFonts w:cs="Arial"/>
          <w:szCs w:val="24"/>
        </w:rPr>
      </w:pPr>
      <w:del w:id="181" w:author="uzivatel" w:date="2026-09-22T12:14:00Z" w16du:dateUtc="2026-09-22T16:14:00Z">
        <w:r w:rsidRPr="00B20F48">
          <w:rPr>
            <w:rFonts w:cs="Arial"/>
            <w:szCs w:val="24"/>
          </w:rPr>
          <w:delText xml:space="preserve">Принимающая сторона будет ответственна за несанкционированное разглашение или использование Конфиденциальной информации лицами, которым в соответствии с условиями Соглашения Принимающей стороной раскрыта Конфиденциальная информация. </w:delText>
        </w:r>
      </w:del>
    </w:p>
    <w:p w14:paraId="6FBD2ABA" w14:textId="2BF16531" w:rsidR="0021299C" w:rsidRPr="00B20F48" w:rsidRDefault="0021299C" w:rsidP="00B20F48">
      <w:pPr>
        <w:pStyle w:val="ListParagraph"/>
        <w:numPr>
          <w:ilvl w:val="1"/>
          <w:numId w:val="1"/>
        </w:numPr>
        <w:ind w:left="737" w:hanging="737"/>
        <w:contextualSpacing w:val="0"/>
        <w:rPr>
          <w:del w:id="182" w:author="uzivatel" w:date="2026-09-22T12:14:00Z" w16du:dateUtc="2026-09-22T16:14:00Z"/>
          <w:rFonts w:cs="Arial"/>
          <w:szCs w:val="24"/>
        </w:rPr>
      </w:pPr>
      <w:del w:id="183" w:author="uzivatel" w:date="2026-09-22T12:14:00Z" w16du:dateUtc="2026-09-22T16:14:00Z">
        <w:r w:rsidRPr="00B20F48">
          <w:rPr>
            <w:rFonts w:cs="Arial"/>
            <w:szCs w:val="24"/>
          </w:rPr>
          <w:delText>В случае разглашения или несанкционированного использования Конфиденциальной информации Раскрывающая сторона имеет право требовать возмещения убытков, понесенных в связи с разглашением или несанкционированным использованием этой информации, при наличии вины Принимающей стороны, установленной   вступившим в силу судебным актом. Помимо взыскания убытков, на основании вступившего в силу судебного акта, Принимающая сторона обязуется выплатить Раскрывающей стороне неустойку в размере 1 000 000 (</w:delText>
        </w:r>
        <w:r w:rsidR="00300B0A" w:rsidRPr="00B20F48">
          <w:rPr>
            <w:rFonts w:cs="Arial"/>
            <w:szCs w:val="24"/>
          </w:rPr>
          <w:delText>о</w:delText>
        </w:r>
        <w:r w:rsidRPr="00B20F48">
          <w:rPr>
            <w:rFonts w:cs="Arial"/>
            <w:szCs w:val="24"/>
          </w:rPr>
          <w:delText>дин миллион) рублей за каждый факт несанкционированного раскрытия/использования переданной Раскрывающей стороной Конфиденциальной информации на основании вступившего в силу судебного акта.</w:delText>
        </w:r>
      </w:del>
    </w:p>
    <w:p w14:paraId="27A98CFB" w14:textId="77750D67" w:rsidR="0021299C" w:rsidRPr="00B20F48" w:rsidRDefault="0021299C" w:rsidP="00B20F48">
      <w:pPr>
        <w:pStyle w:val="ListParagraph"/>
        <w:numPr>
          <w:ilvl w:val="1"/>
          <w:numId w:val="1"/>
        </w:numPr>
        <w:ind w:left="737" w:hanging="737"/>
        <w:contextualSpacing w:val="0"/>
        <w:rPr>
          <w:del w:id="184" w:author="uzivatel" w:date="2026-09-22T12:14:00Z" w16du:dateUtc="2026-09-22T16:14:00Z"/>
          <w:rFonts w:cs="Arial"/>
          <w:szCs w:val="24"/>
        </w:rPr>
      </w:pPr>
      <w:del w:id="185" w:author="uzivatel" w:date="2026-09-22T12:14:00Z" w16du:dateUtc="2026-09-22T16:14:00Z">
        <w:r w:rsidRPr="00B20F48">
          <w:rPr>
            <w:rFonts w:cs="Arial"/>
            <w:szCs w:val="24"/>
          </w:rPr>
          <w:delText>Заключая Соглашение, каждая из Сторон заявляет другой Стороне следующее и заверяет ее в следующем:</w:delText>
        </w:r>
      </w:del>
    </w:p>
    <w:p w14:paraId="5502DB16" w14:textId="66C3D813" w:rsidR="0021299C" w:rsidRPr="00B20F48" w:rsidRDefault="0021299C" w:rsidP="00B20F48">
      <w:pPr>
        <w:pStyle w:val="ListParagraph"/>
        <w:numPr>
          <w:ilvl w:val="2"/>
          <w:numId w:val="1"/>
        </w:numPr>
        <w:ind w:left="737" w:hanging="737"/>
        <w:contextualSpacing w:val="0"/>
        <w:rPr>
          <w:del w:id="186" w:author="uzivatel" w:date="2026-09-22T12:14:00Z" w16du:dateUtc="2026-09-22T16:14:00Z"/>
          <w:rFonts w:cs="Arial"/>
          <w:szCs w:val="24"/>
        </w:rPr>
      </w:pPr>
      <w:del w:id="187" w:author="uzivatel" w:date="2026-09-22T12:14:00Z" w16du:dateUtc="2026-09-22T16:14:00Z">
        <w:r w:rsidRPr="00B20F48">
          <w:rPr>
            <w:rFonts w:eastAsia="Times New Roman" w:cs="Arial"/>
            <w:color w:val="000000"/>
            <w:szCs w:val="24"/>
            <w14:ligatures w14:val="none"/>
          </w:rPr>
          <w:delText>Сторона является юридическим лицом, должным образом</w:delText>
        </w:r>
        <w:r w:rsidRPr="00B20F48">
          <w:rPr>
            <w:rFonts w:cs="Arial"/>
            <w:szCs w:val="24"/>
          </w:rPr>
          <w:delText>, созданным в соответствии с законодательством Российской Федерации, ее деятельность осуществляется в соответствии с учредительными документами и действующим законодательством Российской Федерации.</w:delText>
        </w:r>
      </w:del>
    </w:p>
    <w:p w14:paraId="26D761AC" w14:textId="1E053097" w:rsidR="0021299C" w:rsidRPr="00B20F48" w:rsidRDefault="0021299C" w:rsidP="00B20F48">
      <w:pPr>
        <w:pStyle w:val="ListParagraph"/>
        <w:numPr>
          <w:ilvl w:val="2"/>
          <w:numId w:val="1"/>
        </w:numPr>
        <w:ind w:left="737" w:hanging="737"/>
        <w:contextualSpacing w:val="0"/>
        <w:rPr>
          <w:del w:id="188" w:author="uzivatel" w:date="2026-09-22T12:14:00Z" w16du:dateUtc="2026-09-22T16:14:00Z"/>
          <w:rFonts w:cs="Arial"/>
          <w:szCs w:val="24"/>
        </w:rPr>
      </w:pPr>
      <w:del w:id="189" w:author="uzivatel" w:date="2026-09-22T12:14:00Z" w16du:dateUtc="2026-09-22T16:14:00Z">
        <w:r w:rsidRPr="00B20F48">
          <w:rPr>
            <w:rFonts w:cs="Arial"/>
            <w:szCs w:val="24"/>
          </w:rPr>
          <w:delText>Сторона имеет все необходимые корпоративные одобрения и соответствующие полномочия на заключение Соглашения и выполнение взятых на себя обязательств по Соглашению.</w:delText>
        </w:r>
      </w:del>
    </w:p>
    <w:p w14:paraId="20D561B7" w14:textId="62970DFE" w:rsidR="0021299C" w:rsidRPr="00B20F48" w:rsidRDefault="0021299C" w:rsidP="00B20F48">
      <w:pPr>
        <w:pStyle w:val="ListParagraph"/>
        <w:numPr>
          <w:ilvl w:val="2"/>
          <w:numId w:val="1"/>
        </w:numPr>
        <w:ind w:left="737" w:hanging="737"/>
        <w:contextualSpacing w:val="0"/>
        <w:rPr>
          <w:del w:id="190" w:author="uzivatel" w:date="2026-09-22T12:14:00Z" w16du:dateUtc="2026-09-22T16:14:00Z"/>
          <w:rFonts w:cs="Arial"/>
          <w:spacing w:val="-4"/>
          <w:szCs w:val="24"/>
        </w:rPr>
      </w:pPr>
      <w:del w:id="191" w:author="uzivatel" w:date="2026-09-22T12:14:00Z" w16du:dateUtc="2026-09-22T16:14:00Z">
        <w:r w:rsidRPr="00B20F48">
          <w:rPr>
            <w:rFonts w:cs="Arial"/>
            <w:spacing w:val="-4"/>
            <w:szCs w:val="24"/>
          </w:rPr>
          <w:delText xml:space="preserve">Лица, подписывающие от лица Стороны Соглашение и все документы, относящиеся к нему, надлежащим образом назначены на должность и уполномочены на подписание Соглашения и всех документов, с ним связанных. </w:delText>
        </w:r>
      </w:del>
    </w:p>
    <w:p w14:paraId="718061C7" w14:textId="00EC0A8E" w:rsidR="0021299C" w:rsidRPr="00B20F48" w:rsidRDefault="0021299C" w:rsidP="00B20F48">
      <w:pPr>
        <w:pStyle w:val="ListParagraph"/>
        <w:numPr>
          <w:ilvl w:val="2"/>
          <w:numId w:val="1"/>
        </w:numPr>
        <w:ind w:left="737" w:hanging="737"/>
        <w:contextualSpacing w:val="0"/>
        <w:rPr>
          <w:del w:id="192" w:author="uzivatel" w:date="2026-09-22T12:14:00Z" w16du:dateUtc="2026-09-22T16:14:00Z"/>
          <w:rFonts w:cs="Arial"/>
          <w:szCs w:val="24"/>
        </w:rPr>
      </w:pPr>
      <w:del w:id="193" w:author="uzivatel" w:date="2026-09-22T12:14:00Z" w16du:dateUtc="2026-09-22T16:14:00Z">
        <w:r w:rsidRPr="00B20F48">
          <w:rPr>
            <w:rFonts w:cs="Arial"/>
            <w:szCs w:val="24"/>
          </w:rPr>
          <w:delText>Заключение Соглашения не нарушает и не нарушит никаких положений учредительных документов Стороны или действующего законодательства Российской Федерации.</w:delText>
        </w:r>
      </w:del>
    </w:p>
    <w:p w14:paraId="1C0E192E" w14:textId="2432FD35" w:rsidR="0021299C" w:rsidRPr="00B20F48" w:rsidRDefault="0021299C" w:rsidP="00B20F48">
      <w:pPr>
        <w:pStyle w:val="ListParagraph"/>
        <w:numPr>
          <w:ilvl w:val="1"/>
          <w:numId w:val="1"/>
        </w:numPr>
        <w:ind w:left="737" w:hanging="737"/>
        <w:contextualSpacing w:val="0"/>
        <w:rPr>
          <w:del w:id="194" w:author="uzivatel" w:date="2026-09-22T12:14:00Z" w16du:dateUtc="2026-09-22T16:14:00Z"/>
          <w:rFonts w:cs="Arial"/>
          <w:szCs w:val="24"/>
        </w:rPr>
      </w:pPr>
      <w:del w:id="195" w:author="uzivatel" w:date="2026-09-22T12:14:00Z" w16du:dateUtc="2026-09-22T16:14:00Z">
        <w:r w:rsidRPr="00B20F48">
          <w:rPr>
            <w:rFonts w:cs="Arial"/>
            <w:szCs w:val="24"/>
          </w:rPr>
          <w:delText>Принимающая сторона подтверждает, что в отношении Конфиденциальной информации Раскрывающей стороной не предоставляются и не будут предоставляться никакие заверения или гарантии, будь то прямые или подразумеваемые, и Раскрывающая сторона не принимает и не будет принимать на себя никакой(-их) ответственности или обязательств в отношении точности, надежности или полноты Конфиденциальной информации, предоставляемой Принимающей стороне.</w:delText>
        </w:r>
      </w:del>
    </w:p>
    <w:p w14:paraId="001F2578" w14:textId="171CE6E0" w:rsidR="0021299C" w:rsidRPr="00B20F48" w:rsidRDefault="0021299C" w:rsidP="00B20F48">
      <w:pPr>
        <w:pStyle w:val="ListParagraph"/>
        <w:numPr>
          <w:ilvl w:val="0"/>
          <w:numId w:val="1"/>
        </w:numPr>
        <w:ind w:left="0" w:firstLine="0"/>
        <w:contextualSpacing w:val="0"/>
        <w:jc w:val="center"/>
        <w:rPr>
          <w:del w:id="196" w:author="uzivatel" w:date="2026-09-22T12:14:00Z" w16du:dateUtc="2026-09-22T16:14:00Z"/>
          <w:rFonts w:cs="Arial"/>
          <w:b/>
          <w:szCs w:val="24"/>
        </w:rPr>
      </w:pPr>
      <w:del w:id="197" w:author="uzivatel" w:date="2026-09-22T12:14:00Z" w16du:dateUtc="2026-09-22T16:14:00Z">
        <w:r w:rsidRPr="00B20F48">
          <w:rPr>
            <w:rFonts w:cs="Arial"/>
            <w:b/>
            <w:szCs w:val="24"/>
          </w:rPr>
          <w:delText>СРОК ДЕЙСТВИЯ СОГЛАШЕНИЯ</w:delText>
        </w:r>
      </w:del>
    </w:p>
    <w:p w14:paraId="40CCB855" w14:textId="0245317D" w:rsidR="0021299C" w:rsidRPr="00B20F48" w:rsidRDefault="0021299C" w:rsidP="00B20F48">
      <w:pPr>
        <w:pStyle w:val="ListParagraph"/>
        <w:numPr>
          <w:ilvl w:val="1"/>
          <w:numId w:val="1"/>
        </w:numPr>
        <w:ind w:left="737" w:hanging="737"/>
        <w:contextualSpacing w:val="0"/>
        <w:rPr>
          <w:del w:id="198" w:author="uzivatel" w:date="2026-09-22T12:14:00Z" w16du:dateUtc="2026-09-22T16:14:00Z"/>
          <w:rFonts w:cs="Arial"/>
          <w:szCs w:val="24"/>
        </w:rPr>
      </w:pPr>
      <w:del w:id="199" w:author="uzivatel" w:date="2026-09-22T12:14:00Z" w16du:dateUtc="2026-09-22T16:14:00Z">
        <w:r w:rsidRPr="00B20F48">
          <w:rPr>
            <w:rFonts w:cs="Arial"/>
            <w:szCs w:val="24"/>
          </w:rPr>
          <w:delText>Соглашение вступает в силу с даты подписания его Сторонами и действует 5 (пять) лет. Обязательства Принимающей стороны по обеспечению конфиденциальности полученной информации действуют в течение 5 (пяти) лет с момента последней передачи Конфиденциальной информации вне зависимости от срока действия Соглашения. Срок действия Соглашения может быть пролонгирован.</w:delText>
        </w:r>
      </w:del>
    </w:p>
    <w:p w14:paraId="62675B48" w14:textId="3388410F" w:rsidR="0021299C" w:rsidRPr="00B20F48" w:rsidRDefault="0021299C" w:rsidP="00B20F48">
      <w:pPr>
        <w:pStyle w:val="ListParagraph"/>
        <w:numPr>
          <w:ilvl w:val="1"/>
          <w:numId w:val="1"/>
        </w:numPr>
        <w:ind w:left="737" w:hanging="737"/>
        <w:contextualSpacing w:val="0"/>
        <w:rPr>
          <w:del w:id="200" w:author="uzivatel" w:date="2026-09-22T12:14:00Z" w16du:dateUtc="2026-09-22T16:14:00Z"/>
          <w:rFonts w:cs="Arial"/>
          <w:szCs w:val="24"/>
        </w:rPr>
      </w:pPr>
      <w:del w:id="201" w:author="uzivatel" w:date="2026-09-22T12:14:00Z" w16du:dateUtc="2026-09-22T16:14:00Z">
        <w:r w:rsidRPr="00B20F48">
          <w:rPr>
            <w:rFonts w:cs="Arial"/>
            <w:szCs w:val="24"/>
          </w:rPr>
          <w:delText>Соглашение может быть расторгнуто по первому письменному требованию Раскрывающей стороны, направленному Принимающей стороне не менее чем за 10 (десять) рабочих дней до даты такого расторжения, а также прекращено в случае обоюдного согласия Сторон с расторжением Соглашения в срок, указанный в соответствующих изменениях и дополнениях к Соглашению.</w:delText>
        </w:r>
      </w:del>
    </w:p>
    <w:p w14:paraId="18E66780" w14:textId="2AE4C8BA" w:rsidR="0021299C" w:rsidRPr="00B20F48" w:rsidRDefault="0021299C" w:rsidP="00B20F48">
      <w:pPr>
        <w:pStyle w:val="ListParagraph"/>
        <w:numPr>
          <w:ilvl w:val="1"/>
          <w:numId w:val="1"/>
        </w:numPr>
        <w:ind w:left="737" w:hanging="737"/>
        <w:contextualSpacing w:val="0"/>
        <w:rPr>
          <w:del w:id="202" w:author="uzivatel" w:date="2026-09-22T12:14:00Z" w16du:dateUtc="2026-09-22T16:14:00Z"/>
          <w:rFonts w:cs="Arial"/>
          <w:szCs w:val="24"/>
        </w:rPr>
      </w:pPr>
      <w:del w:id="203" w:author="uzivatel" w:date="2026-09-22T12:14:00Z" w16du:dateUtc="2026-09-22T16:14:00Z">
        <w:r w:rsidRPr="00B20F48">
          <w:rPr>
            <w:rFonts w:cs="Arial"/>
            <w:szCs w:val="24"/>
          </w:rPr>
          <w:delText>В случае прекращения действия Соглашения Принимающая сторона обязуется не позднее даты прекращения Соглашения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szCs w:val="24"/>
          </w:rPr>
          <w:delText>.</w:delText>
        </w:r>
        <w:r w:rsidRPr="00B20F48">
          <w:rPr>
            <w:rFonts w:cs="Arial"/>
            <w:szCs w:val="24"/>
          </w:rPr>
          <w:delText xml:space="preserve"> Соглашения. </w:delText>
        </w:r>
      </w:del>
    </w:p>
    <w:p w14:paraId="09A6E4C9" w14:textId="77712914" w:rsidR="0021299C" w:rsidRPr="00B20F48" w:rsidRDefault="0021299C" w:rsidP="00B20F48">
      <w:pPr>
        <w:pStyle w:val="ListParagraph"/>
        <w:numPr>
          <w:ilvl w:val="0"/>
          <w:numId w:val="1"/>
        </w:numPr>
        <w:ind w:left="0" w:firstLine="0"/>
        <w:contextualSpacing w:val="0"/>
        <w:jc w:val="center"/>
        <w:rPr>
          <w:del w:id="204" w:author="uzivatel" w:date="2026-09-22T12:14:00Z" w16du:dateUtc="2026-09-22T16:14:00Z"/>
          <w:rFonts w:cs="Arial"/>
          <w:szCs w:val="24"/>
        </w:rPr>
      </w:pPr>
      <w:del w:id="205" w:author="uzivatel" w:date="2026-09-22T12:14:00Z" w16du:dateUtc="2026-09-22T16:14:00Z">
        <w:r w:rsidRPr="00B20F48">
          <w:rPr>
            <w:rFonts w:cs="Arial"/>
            <w:b/>
            <w:szCs w:val="24"/>
          </w:rPr>
          <w:delText>РЕОРГАНИЗАЦИЯ И ЛИКВИДАЦИЯ</w:delText>
        </w:r>
      </w:del>
    </w:p>
    <w:p w14:paraId="1E57F505" w14:textId="0D349C38" w:rsidR="0021299C" w:rsidRPr="00B20F48" w:rsidRDefault="0021299C" w:rsidP="00B20F48">
      <w:pPr>
        <w:pStyle w:val="ListParagraph"/>
        <w:numPr>
          <w:ilvl w:val="1"/>
          <w:numId w:val="1"/>
        </w:numPr>
        <w:ind w:left="737" w:hanging="737"/>
        <w:contextualSpacing w:val="0"/>
        <w:rPr>
          <w:del w:id="206" w:author="uzivatel" w:date="2026-09-22T12:14:00Z" w16du:dateUtc="2026-09-22T16:14:00Z"/>
          <w:rFonts w:cs="Arial"/>
          <w:szCs w:val="24"/>
        </w:rPr>
      </w:pPr>
      <w:del w:id="207" w:author="uzivatel" w:date="2026-09-22T12:14:00Z" w16du:dateUtc="2026-09-22T16:14:00Z">
        <w:r w:rsidRPr="00B20F48">
          <w:rPr>
            <w:rFonts w:cs="Arial"/>
            <w:szCs w:val="24"/>
          </w:rPr>
          <w:delText xml:space="preserve">В случае реорганизации любой из Сторон все права и обязанности Сторон по Соглашению переходят к правопреемникам </w:delText>
        </w:r>
        <w:r w:rsidR="00544A41" w:rsidRPr="00B20F48">
          <w:rPr>
            <w:rFonts w:cs="Arial"/>
            <w:szCs w:val="24"/>
          </w:rPr>
          <w:delText>реорганизованной Стороны,</w:delText>
        </w:r>
        <w:r w:rsidRPr="00B20F48">
          <w:rPr>
            <w:rFonts w:cs="Arial"/>
            <w:szCs w:val="24"/>
          </w:rPr>
          <w:delText xml:space="preserve"> и такие правопреемники будут нести все права и обязанности по Соглашению в отношении другой Стороны.</w:delText>
        </w:r>
      </w:del>
    </w:p>
    <w:p w14:paraId="18CFFB5A" w14:textId="26EC6B1C" w:rsidR="0021299C" w:rsidRPr="00B20F48" w:rsidRDefault="0021299C" w:rsidP="00B20F48">
      <w:pPr>
        <w:pStyle w:val="ListParagraph"/>
        <w:numPr>
          <w:ilvl w:val="1"/>
          <w:numId w:val="1"/>
        </w:numPr>
        <w:ind w:left="737" w:hanging="737"/>
        <w:contextualSpacing w:val="0"/>
        <w:rPr>
          <w:del w:id="208" w:author="uzivatel" w:date="2026-09-22T12:14:00Z" w16du:dateUtc="2026-09-22T16:14:00Z"/>
          <w:rFonts w:cs="Arial"/>
          <w:szCs w:val="24"/>
        </w:rPr>
      </w:pPr>
      <w:del w:id="209" w:author="uzivatel" w:date="2026-09-22T12:14:00Z" w16du:dateUtc="2026-09-22T16:14:00Z">
        <w:r w:rsidRPr="00B20F48">
          <w:rPr>
            <w:rFonts w:cs="Arial"/>
            <w:szCs w:val="24"/>
          </w:rPr>
          <w:delText>В случае ликвидации Принимающей стороны она обязана до завершения процедуры ликвидации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szCs w:val="24"/>
          </w:rPr>
          <w:delText>.</w:delText>
        </w:r>
        <w:r w:rsidRPr="00B20F48">
          <w:rPr>
            <w:rFonts w:cs="Arial"/>
            <w:szCs w:val="24"/>
          </w:rPr>
          <w:delText xml:space="preserve"> Соглашения. </w:delText>
        </w:r>
      </w:del>
    </w:p>
    <w:p w14:paraId="43F7D4B9" w14:textId="5C55D8CF" w:rsidR="0021299C" w:rsidRPr="00B20F48" w:rsidRDefault="0021299C" w:rsidP="00B20F48">
      <w:pPr>
        <w:pStyle w:val="ListParagraph"/>
        <w:numPr>
          <w:ilvl w:val="0"/>
          <w:numId w:val="1"/>
        </w:numPr>
        <w:ind w:left="0" w:firstLine="0"/>
        <w:contextualSpacing w:val="0"/>
        <w:jc w:val="center"/>
        <w:rPr>
          <w:del w:id="210" w:author="uzivatel" w:date="2026-09-22T12:14:00Z" w16du:dateUtc="2026-09-22T16:14:00Z"/>
          <w:rFonts w:cs="Arial"/>
          <w:b/>
          <w:szCs w:val="24"/>
        </w:rPr>
      </w:pPr>
      <w:del w:id="211" w:author="uzivatel" w:date="2026-09-22T12:14:00Z" w16du:dateUtc="2026-09-22T16:14:00Z">
        <w:r w:rsidRPr="00B20F48">
          <w:rPr>
            <w:rFonts w:cs="Arial"/>
            <w:b/>
            <w:szCs w:val="24"/>
          </w:rPr>
          <w:delText>РАЗРЕШЕНИЕ СПОРОВ</w:delText>
        </w:r>
      </w:del>
    </w:p>
    <w:p w14:paraId="5983EEBB" w14:textId="7F43D18D" w:rsidR="0021299C" w:rsidRPr="00B20F48" w:rsidRDefault="0021299C" w:rsidP="00B20F48">
      <w:pPr>
        <w:pStyle w:val="ListParagraph"/>
        <w:numPr>
          <w:ilvl w:val="1"/>
          <w:numId w:val="1"/>
        </w:numPr>
        <w:ind w:left="737" w:hanging="737"/>
        <w:contextualSpacing w:val="0"/>
        <w:rPr>
          <w:del w:id="212" w:author="uzivatel" w:date="2026-09-22T12:14:00Z" w16du:dateUtc="2026-09-22T16:14:00Z"/>
          <w:rFonts w:cs="Arial"/>
          <w:szCs w:val="24"/>
        </w:rPr>
      </w:pPr>
      <w:del w:id="213" w:author="uzivatel" w:date="2026-09-22T12:14:00Z" w16du:dateUtc="2026-09-22T16:14:00Z">
        <w:r w:rsidRPr="00B20F48">
          <w:rPr>
            <w:rFonts w:cs="Arial"/>
            <w:szCs w:val="24"/>
          </w:rPr>
          <w:delText>Стороны примут все необходимые меры для урегулирования споров путем переговоров. При невозможности решения разногласий путем переговоров все споры, разногласия и требования, возникающие из Соглашения или в связи с ним, подлежат разрешению в Арбитражном суде г</w:delText>
        </w:r>
        <w:r w:rsidR="00300B0A" w:rsidRPr="00B20F48">
          <w:rPr>
            <w:rFonts w:cs="Arial"/>
            <w:szCs w:val="24"/>
          </w:rPr>
          <w:delText>орода</w:delText>
        </w:r>
        <w:r w:rsidRPr="00B20F48">
          <w:rPr>
            <w:rFonts w:cs="Arial"/>
            <w:szCs w:val="24"/>
          </w:rPr>
          <w:delText xml:space="preserve"> Москвы.</w:delText>
        </w:r>
      </w:del>
    </w:p>
    <w:p w14:paraId="2768B0EB" w14:textId="1AA373B5" w:rsidR="0021299C" w:rsidRPr="00B20F48" w:rsidRDefault="0021299C" w:rsidP="00B20F48">
      <w:pPr>
        <w:pStyle w:val="ListParagraph"/>
        <w:numPr>
          <w:ilvl w:val="0"/>
          <w:numId w:val="1"/>
        </w:numPr>
        <w:ind w:left="0" w:firstLine="0"/>
        <w:contextualSpacing w:val="0"/>
        <w:jc w:val="center"/>
        <w:rPr>
          <w:del w:id="214" w:author="uzivatel" w:date="2026-09-22T12:14:00Z" w16du:dateUtc="2026-09-22T16:14:00Z"/>
          <w:rFonts w:cs="Arial"/>
          <w:b/>
          <w:szCs w:val="24"/>
        </w:rPr>
      </w:pPr>
      <w:del w:id="215" w:author="uzivatel" w:date="2026-09-22T12:14:00Z" w16du:dateUtc="2026-09-22T16:14:00Z">
        <w:r w:rsidRPr="00B20F48">
          <w:rPr>
            <w:rFonts w:cs="Arial"/>
            <w:b/>
            <w:szCs w:val="24"/>
          </w:rPr>
          <w:delText>ПРОЧИЕ УСЛОВИЯ</w:delText>
        </w:r>
      </w:del>
    </w:p>
    <w:p w14:paraId="7F5A20DF" w14:textId="226021CD" w:rsidR="0021299C" w:rsidRPr="00B20F48" w:rsidRDefault="0021299C" w:rsidP="00B20F48">
      <w:pPr>
        <w:pStyle w:val="ListParagraph"/>
        <w:numPr>
          <w:ilvl w:val="1"/>
          <w:numId w:val="1"/>
        </w:numPr>
        <w:ind w:left="737" w:hanging="737"/>
        <w:contextualSpacing w:val="0"/>
        <w:rPr>
          <w:del w:id="216" w:author="uzivatel" w:date="2026-09-22T12:14:00Z" w16du:dateUtc="2026-09-22T16:14:00Z"/>
          <w:rFonts w:cs="Arial"/>
          <w:spacing w:val="-2"/>
          <w:szCs w:val="24"/>
        </w:rPr>
      </w:pPr>
      <w:del w:id="217" w:author="uzivatel" w:date="2026-09-22T12:14:00Z" w16du:dateUtc="2026-09-22T16:14:00Z">
        <w:r w:rsidRPr="00B20F48">
          <w:rPr>
            <w:rFonts w:cs="Arial"/>
            <w:spacing w:val="-2"/>
            <w:szCs w:val="24"/>
          </w:rPr>
          <w:delText xml:space="preserve">Вся Конфиденциальная информация остается исключительной собственностью Раскрывающей стороны. Заключение Соглашения или передача Конфиденциальной информации Принимающей стороне не является передачей или предоставлением каких-либо прав на результаты интеллектуальной деятельности и/или средства индивидуализации или иных прав на Конфиденциальную информацию, прав, связанных с коммерческой тайной, авторскими или иными правами на Конфиденциальную информацию. </w:delText>
        </w:r>
      </w:del>
    </w:p>
    <w:p w14:paraId="5F145E1F" w14:textId="0BA02F93" w:rsidR="0021299C" w:rsidRPr="00B20F48" w:rsidRDefault="0021299C" w:rsidP="00B20F48">
      <w:pPr>
        <w:pStyle w:val="ListParagraph"/>
        <w:numPr>
          <w:ilvl w:val="1"/>
          <w:numId w:val="1"/>
        </w:numPr>
        <w:ind w:left="737" w:hanging="737"/>
        <w:contextualSpacing w:val="0"/>
        <w:rPr>
          <w:del w:id="218" w:author="uzivatel" w:date="2026-09-22T12:14:00Z" w16du:dateUtc="2026-09-22T16:14:00Z"/>
          <w:rFonts w:cs="Arial"/>
          <w:szCs w:val="24"/>
        </w:rPr>
      </w:pPr>
      <w:del w:id="219" w:author="uzivatel" w:date="2026-09-22T12:14:00Z" w16du:dateUtc="2026-09-22T16:14:00Z">
        <w:r w:rsidRPr="00B20F48">
          <w:rPr>
            <w:rFonts w:cs="Arial"/>
            <w:szCs w:val="24"/>
          </w:rPr>
          <w:delText>Отношения Сторон по Соглашению регулируются правом Российской Федерации.</w:delText>
        </w:r>
      </w:del>
    </w:p>
    <w:p w14:paraId="54294057" w14:textId="6B073523" w:rsidR="00EF20C7" w:rsidRPr="00B20F48" w:rsidRDefault="0021299C" w:rsidP="00B20F48">
      <w:pPr>
        <w:pStyle w:val="ListParagraph"/>
        <w:numPr>
          <w:ilvl w:val="1"/>
          <w:numId w:val="1"/>
        </w:numPr>
        <w:ind w:left="737" w:hanging="737"/>
        <w:contextualSpacing w:val="0"/>
        <w:rPr>
          <w:del w:id="220" w:author="uzivatel" w:date="2026-09-22T12:14:00Z" w16du:dateUtc="2026-09-22T16:14:00Z"/>
          <w:rFonts w:cs="Arial"/>
          <w:szCs w:val="24"/>
        </w:rPr>
      </w:pPr>
      <w:del w:id="221" w:author="uzivatel" w:date="2026-09-22T12:14:00Z" w16du:dateUtc="2026-09-22T16:14:00Z">
        <w:r w:rsidRPr="00B20F48">
          <w:rPr>
            <w:rFonts w:cs="Arial"/>
            <w:szCs w:val="24"/>
          </w:rPr>
          <w:delText>Все приложения, изменения и дополнения к Соглашению должны быть совершены в письменной форме и подписаны уполномоченными представителями Сторон.</w:delText>
        </w:r>
      </w:del>
    </w:p>
    <w:p w14:paraId="298E8316" w14:textId="6AA4C6A8" w:rsidR="00EF20C7" w:rsidRPr="00B20F48" w:rsidRDefault="0021299C" w:rsidP="00B20F48">
      <w:pPr>
        <w:pStyle w:val="ListParagraph"/>
        <w:numPr>
          <w:ilvl w:val="1"/>
          <w:numId w:val="1"/>
        </w:numPr>
        <w:ind w:left="737" w:hanging="737"/>
        <w:contextualSpacing w:val="0"/>
        <w:rPr>
          <w:del w:id="222" w:author="uzivatel" w:date="2026-09-22T12:14:00Z" w16du:dateUtc="2026-09-22T16:14:00Z"/>
          <w:rFonts w:cs="Arial"/>
          <w:szCs w:val="24"/>
        </w:rPr>
      </w:pPr>
      <w:del w:id="223" w:author="uzivatel" w:date="2026-09-22T12:14:00Z" w16du:dateUtc="2026-09-22T16:14:00Z">
        <w:r w:rsidRPr="00B20F48">
          <w:rPr>
            <w:rFonts w:cs="Arial"/>
            <w:szCs w:val="24"/>
          </w:rPr>
          <w:delText xml:space="preserve">Соглашение составлено в 2 (двух) экземплярах, по 1 (одному) экземпляру для каждой из Сторон. Оба экземпляра имеют равную юридическую силу. </w:delText>
        </w:r>
      </w:del>
    </w:p>
    <w:p w14:paraId="14BDA640" w14:textId="2D47D1AF" w:rsidR="0021299C" w:rsidRPr="00B20F48" w:rsidRDefault="0021299C" w:rsidP="00B20F48">
      <w:pPr>
        <w:pStyle w:val="ListParagraph"/>
        <w:numPr>
          <w:ilvl w:val="0"/>
          <w:numId w:val="1"/>
        </w:numPr>
        <w:ind w:left="0" w:firstLine="0"/>
        <w:contextualSpacing w:val="0"/>
        <w:jc w:val="center"/>
        <w:rPr>
          <w:del w:id="224" w:author="uzivatel" w:date="2026-09-22T12:14:00Z" w16du:dateUtc="2026-09-22T16:14:00Z"/>
          <w:rFonts w:cs="Arial"/>
          <w:b/>
          <w:szCs w:val="24"/>
        </w:rPr>
      </w:pPr>
      <w:del w:id="225" w:author="uzivatel" w:date="2026-09-22T12:14:00Z" w16du:dateUtc="2026-09-22T16:14:00Z">
        <w:r w:rsidRPr="00B20F48">
          <w:rPr>
            <w:rFonts w:cs="Arial"/>
            <w:b/>
            <w:szCs w:val="24"/>
          </w:rPr>
          <w:delText>РЕКВИЗИТЫ И ПОДПИСИ СТОРОН</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DA1A62" w:rsidRPr="00B20F48" w14:paraId="57355B8B" w14:textId="77777777" w:rsidTr="003E0770">
        <w:trPr>
          <w:del w:id="226" w:author="uzivatel" w:date="2026-09-22T12:14:00Z" w16du:dateUtc="2026-09-22T16:14:00Z"/>
        </w:trPr>
        <w:tc>
          <w:tcPr>
            <w:tcW w:w="4672" w:type="dxa"/>
          </w:tcPr>
          <w:p w14:paraId="473224D2" w14:textId="23D1E9C6" w:rsidR="00DA1A62" w:rsidRPr="00B20F48" w:rsidRDefault="00DA1A62" w:rsidP="00B20F48">
            <w:pPr>
              <w:spacing w:before="120" w:after="120" w:line="259" w:lineRule="auto"/>
              <w:rPr>
                <w:del w:id="227" w:author="uzivatel" w:date="2026-09-22T12:14:00Z" w16du:dateUtc="2026-09-22T16:14:00Z"/>
                <w:rFonts w:cs="Arial"/>
                <w:szCs w:val="24"/>
              </w:rPr>
            </w:pPr>
            <w:del w:id="228" w:author="uzivatel" w:date="2026-09-22T12:14:00Z" w16du:dateUtc="2026-09-22T16:14:00Z">
              <w:r w:rsidRPr="00B20F48">
                <w:rPr>
                  <w:rFonts w:cs="Arial"/>
                  <w:szCs w:val="24"/>
                </w:rPr>
                <w:delText>Раскрывающая сторона</w:delText>
              </w:r>
            </w:del>
          </w:p>
        </w:tc>
        <w:tc>
          <w:tcPr>
            <w:tcW w:w="4673" w:type="dxa"/>
          </w:tcPr>
          <w:p w14:paraId="69BB72F0" w14:textId="38C7907B" w:rsidR="00DA1A62" w:rsidRPr="00B20F48" w:rsidRDefault="00DA1A62" w:rsidP="00B20F48">
            <w:pPr>
              <w:spacing w:before="120" w:after="120" w:line="259" w:lineRule="auto"/>
              <w:rPr>
                <w:del w:id="229" w:author="uzivatel" w:date="2026-09-22T12:14:00Z" w16du:dateUtc="2026-09-22T16:14:00Z"/>
                <w:rFonts w:cs="Arial"/>
                <w:szCs w:val="24"/>
              </w:rPr>
            </w:pPr>
            <w:del w:id="230" w:author="uzivatel" w:date="2026-09-22T12:14:00Z" w16du:dateUtc="2026-09-22T16:14:00Z">
              <w:r w:rsidRPr="00B20F48">
                <w:rPr>
                  <w:rFonts w:cs="Arial"/>
                  <w:szCs w:val="24"/>
                </w:rPr>
                <w:delText>Принимающая сторона</w:delText>
              </w:r>
            </w:del>
          </w:p>
        </w:tc>
      </w:tr>
      <w:tr w:rsidR="00DA1A62" w:rsidRPr="00B20F48" w14:paraId="3279D2BD" w14:textId="77777777" w:rsidTr="003E0770">
        <w:trPr>
          <w:del w:id="231" w:author="uzivatel" w:date="2026-09-22T12:14:00Z" w16du:dateUtc="2026-09-22T16:14:00Z"/>
        </w:trPr>
        <w:tc>
          <w:tcPr>
            <w:tcW w:w="4672" w:type="dxa"/>
          </w:tcPr>
          <w:p w14:paraId="3505D517" w14:textId="6A71559B" w:rsidR="00DA1A62" w:rsidRPr="00B20F48" w:rsidRDefault="00DA1A62" w:rsidP="00B20F48">
            <w:pPr>
              <w:spacing w:before="120" w:after="120" w:line="259" w:lineRule="auto"/>
              <w:rPr>
                <w:del w:id="232" w:author="uzivatel" w:date="2026-09-22T12:14:00Z" w16du:dateUtc="2026-09-22T16:14:00Z"/>
                <w:rFonts w:cs="Arial"/>
                <w:spacing w:val="-4"/>
                <w:szCs w:val="24"/>
              </w:rPr>
            </w:pPr>
            <w:del w:id="233" w:author="uzivatel" w:date="2026-09-22T12:14:00Z" w16du:dateUtc="2026-09-22T16:14:00Z">
              <w:r w:rsidRPr="00B20F48">
                <w:rPr>
                  <w:rFonts w:cs="Arial"/>
                  <w:spacing w:val="-4"/>
                  <w:szCs w:val="24"/>
                </w:rPr>
                <w:delText>ООО «Нефтегрупп-Холдинг»</w:delText>
              </w:r>
            </w:del>
          </w:p>
        </w:tc>
        <w:tc>
          <w:tcPr>
            <w:tcW w:w="4673" w:type="dxa"/>
          </w:tcPr>
          <w:p w14:paraId="3BCC94EB" w14:textId="3DD5E7CA" w:rsidR="00DA1A62" w:rsidRPr="00B20F48" w:rsidRDefault="00DA1A62" w:rsidP="00B20F48">
            <w:pPr>
              <w:spacing w:before="120" w:after="120" w:line="259" w:lineRule="auto"/>
              <w:rPr>
                <w:del w:id="234" w:author="uzivatel" w:date="2026-09-22T12:14:00Z" w16du:dateUtc="2026-09-22T16:14:00Z"/>
                <w:rFonts w:cs="Arial"/>
                <w:szCs w:val="24"/>
              </w:rPr>
            </w:pPr>
          </w:p>
        </w:tc>
      </w:tr>
      <w:tr w:rsidR="006D520A" w:rsidRPr="00B20F48" w14:paraId="57CC3EF6" w14:textId="77777777" w:rsidTr="003E0770">
        <w:trPr>
          <w:del w:id="235" w:author="uzivatel" w:date="2026-09-22T12:14:00Z" w16du:dateUtc="2026-09-22T16:14:00Z"/>
        </w:trPr>
        <w:tc>
          <w:tcPr>
            <w:tcW w:w="4672" w:type="dxa"/>
          </w:tcPr>
          <w:p w14:paraId="06966E90" w14:textId="274AE525" w:rsidR="00DA1A62" w:rsidRPr="00B20F48" w:rsidRDefault="00DA1A62" w:rsidP="00B20F48">
            <w:pPr>
              <w:spacing w:before="120" w:after="120" w:line="259" w:lineRule="auto"/>
              <w:rPr>
                <w:del w:id="236" w:author="uzivatel" w:date="2026-09-22T12:14:00Z" w16du:dateUtc="2026-09-22T16:14:00Z"/>
                <w:rFonts w:cs="Arial"/>
                <w:szCs w:val="24"/>
              </w:rPr>
            </w:pPr>
            <w:del w:id="237" w:author="uzivatel" w:date="2026-09-22T12:14:00Z" w16du:dateUtc="2026-09-22T16:14:00Z">
              <w:r w:rsidRPr="00B20F48">
                <w:rPr>
                  <w:rFonts w:cs="Arial"/>
                  <w:szCs w:val="24"/>
                </w:rPr>
                <w:delText>625002, Тюменская область, г</w:delText>
              </w:r>
              <w:r w:rsidR="003E0770" w:rsidRPr="00B20F48">
                <w:rPr>
                  <w:rFonts w:cs="Arial"/>
                  <w:szCs w:val="24"/>
                </w:rPr>
                <w:delText>.</w:delText>
              </w:r>
              <w:r w:rsidRPr="00B20F48">
                <w:rPr>
                  <w:rFonts w:cs="Arial"/>
                  <w:szCs w:val="24"/>
                </w:rPr>
                <w:delText xml:space="preserve"> Тюмень, ул</w:delText>
              </w:r>
              <w:r w:rsidR="003E0770" w:rsidRPr="00B20F48">
                <w:rPr>
                  <w:rFonts w:cs="Arial"/>
                  <w:szCs w:val="24"/>
                </w:rPr>
                <w:delText>.</w:delText>
              </w:r>
              <w:r w:rsidRPr="00B20F48">
                <w:rPr>
                  <w:rFonts w:cs="Arial"/>
                  <w:szCs w:val="24"/>
                </w:rPr>
                <w:delText xml:space="preserve"> Сакко, д. 43, оф</w:delText>
              </w:r>
              <w:r w:rsidR="003E0770" w:rsidRPr="00B20F48">
                <w:rPr>
                  <w:rFonts w:cs="Arial"/>
                  <w:szCs w:val="24"/>
                </w:rPr>
                <w:delText>.</w:delText>
              </w:r>
              <w:r w:rsidRPr="00B20F48">
                <w:rPr>
                  <w:rFonts w:cs="Arial"/>
                  <w:szCs w:val="24"/>
                </w:rPr>
                <w:delText xml:space="preserve"> 103</w:delText>
              </w:r>
            </w:del>
          </w:p>
        </w:tc>
        <w:tc>
          <w:tcPr>
            <w:tcW w:w="4673" w:type="dxa"/>
          </w:tcPr>
          <w:p w14:paraId="541C2BE1" w14:textId="0DE113F8" w:rsidR="00DA1A62" w:rsidRPr="00B20F48" w:rsidRDefault="00A801C9" w:rsidP="00B20F48">
            <w:pPr>
              <w:spacing w:before="120" w:after="120" w:line="259" w:lineRule="auto"/>
              <w:rPr>
                <w:del w:id="238" w:author="uzivatel" w:date="2026-09-22T12:14:00Z" w16du:dateUtc="2026-09-22T16:14:00Z"/>
                <w:rFonts w:cs="Arial"/>
                <w:szCs w:val="24"/>
              </w:rPr>
            </w:pPr>
            <w:del w:id="239" w:author="uzivatel" w:date="2026-09-22T12:14:00Z" w16du:dateUtc="2026-09-22T16:14:00Z">
              <w:r>
                <w:rPr>
                  <w:rFonts w:cs="Arial"/>
                  <w:szCs w:val="24"/>
                </w:rPr>
                <w:delText>адрес</w:delText>
              </w:r>
            </w:del>
          </w:p>
        </w:tc>
      </w:tr>
      <w:tr w:rsidR="00DA1A62" w:rsidRPr="00B20F48" w14:paraId="0655F56D" w14:textId="77777777" w:rsidTr="003E0770">
        <w:trPr>
          <w:del w:id="240" w:author="uzivatel" w:date="2026-09-22T12:14:00Z" w16du:dateUtc="2026-09-22T16:14:00Z"/>
        </w:trPr>
        <w:tc>
          <w:tcPr>
            <w:tcW w:w="4672" w:type="dxa"/>
          </w:tcPr>
          <w:p w14:paraId="5198569B" w14:textId="0D5A5826" w:rsidR="00DA1A62" w:rsidRPr="00B20F48" w:rsidRDefault="00DA1A62" w:rsidP="00B20F48">
            <w:pPr>
              <w:spacing w:before="120" w:after="120" w:line="259" w:lineRule="auto"/>
              <w:rPr>
                <w:del w:id="241" w:author="uzivatel" w:date="2026-09-22T12:14:00Z" w16du:dateUtc="2026-09-22T16:14:00Z"/>
                <w:rFonts w:cs="Arial"/>
                <w:szCs w:val="24"/>
              </w:rPr>
            </w:pPr>
            <w:del w:id="242" w:author="uzivatel" w:date="2026-09-22T12:14:00Z" w16du:dateUtc="2026-09-22T16:14:00Z">
              <w:r w:rsidRPr="00B20F48">
                <w:rPr>
                  <w:rFonts w:cs="Arial"/>
                  <w:szCs w:val="24"/>
                </w:rPr>
                <w:delText>ОГРН 1177232018237</w:delText>
              </w:r>
            </w:del>
          </w:p>
        </w:tc>
        <w:tc>
          <w:tcPr>
            <w:tcW w:w="4673" w:type="dxa"/>
          </w:tcPr>
          <w:p w14:paraId="5C3F6015" w14:textId="75321F7B" w:rsidR="00DA1A62" w:rsidRPr="00B20F48" w:rsidRDefault="003E0770" w:rsidP="00B20F48">
            <w:pPr>
              <w:spacing w:before="120" w:after="120" w:line="259" w:lineRule="auto"/>
              <w:rPr>
                <w:del w:id="243" w:author="uzivatel" w:date="2026-09-22T12:14:00Z" w16du:dateUtc="2026-09-22T16:14:00Z"/>
                <w:rFonts w:cs="Arial"/>
                <w:szCs w:val="24"/>
              </w:rPr>
            </w:pPr>
            <w:del w:id="244" w:author="uzivatel" w:date="2026-09-22T12:14:00Z" w16du:dateUtc="2026-09-22T16:14:00Z">
              <w:r w:rsidRPr="00B20F48">
                <w:rPr>
                  <w:rFonts w:cs="Arial"/>
                  <w:szCs w:val="24"/>
                </w:rPr>
                <w:delText>ОГРН</w:delText>
              </w:r>
              <w:r w:rsidR="00DA1A62" w:rsidRPr="00B20F48">
                <w:rPr>
                  <w:rFonts w:cs="Arial"/>
                  <w:szCs w:val="24"/>
                </w:rPr>
                <w:delText xml:space="preserve"> </w:delText>
              </w:r>
            </w:del>
          </w:p>
        </w:tc>
      </w:tr>
      <w:tr w:rsidR="00DA1A62" w:rsidRPr="00B20F48" w14:paraId="22B0245B" w14:textId="77777777" w:rsidTr="003E0770">
        <w:trPr>
          <w:del w:id="245" w:author="uzivatel" w:date="2026-09-22T12:14:00Z" w16du:dateUtc="2026-09-22T16:14:00Z"/>
        </w:trPr>
        <w:tc>
          <w:tcPr>
            <w:tcW w:w="4672" w:type="dxa"/>
          </w:tcPr>
          <w:p w14:paraId="2AB50A60" w14:textId="54EEF960" w:rsidR="00DA1A62" w:rsidRPr="00B20F48" w:rsidRDefault="00DA1A62" w:rsidP="00B20F48">
            <w:pPr>
              <w:spacing w:before="120" w:after="120" w:line="259" w:lineRule="auto"/>
              <w:rPr>
                <w:del w:id="246" w:author="uzivatel" w:date="2026-09-22T12:14:00Z" w16du:dateUtc="2026-09-22T16:14:00Z"/>
                <w:rFonts w:cs="Arial"/>
                <w:szCs w:val="24"/>
              </w:rPr>
            </w:pPr>
            <w:del w:id="247" w:author="uzivatel" w:date="2026-09-22T12:14:00Z" w16du:dateUtc="2026-09-22T16:14:00Z">
              <w:r w:rsidRPr="00B20F48">
                <w:rPr>
                  <w:rFonts w:cs="Arial"/>
                  <w:szCs w:val="24"/>
                </w:rPr>
                <w:delText>ИНН 7203422402</w:delText>
              </w:r>
            </w:del>
          </w:p>
        </w:tc>
        <w:tc>
          <w:tcPr>
            <w:tcW w:w="4673" w:type="dxa"/>
          </w:tcPr>
          <w:p w14:paraId="7E5BCC0E" w14:textId="237907EF" w:rsidR="00DA1A62" w:rsidRPr="00B20F48" w:rsidRDefault="003E0770" w:rsidP="00B20F48">
            <w:pPr>
              <w:spacing w:before="120" w:after="120" w:line="259" w:lineRule="auto"/>
              <w:rPr>
                <w:del w:id="248" w:author="uzivatel" w:date="2026-09-22T12:14:00Z" w16du:dateUtc="2026-09-22T16:14:00Z"/>
                <w:rFonts w:cs="Arial"/>
                <w:szCs w:val="24"/>
              </w:rPr>
            </w:pPr>
            <w:del w:id="249" w:author="uzivatel" w:date="2026-09-22T12:14:00Z" w16du:dateUtc="2026-09-22T16:14:00Z">
              <w:r w:rsidRPr="00B20F48">
                <w:rPr>
                  <w:rFonts w:cs="Arial"/>
                  <w:szCs w:val="24"/>
                </w:rPr>
                <w:delText xml:space="preserve">ИНН </w:delText>
              </w:r>
            </w:del>
          </w:p>
        </w:tc>
      </w:tr>
      <w:tr w:rsidR="00DA1A62" w:rsidRPr="00B20F48" w14:paraId="1625B21D" w14:textId="77777777" w:rsidTr="003E0770">
        <w:trPr>
          <w:del w:id="250" w:author="uzivatel" w:date="2026-09-22T12:14:00Z" w16du:dateUtc="2026-09-22T16:14:00Z"/>
        </w:trPr>
        <w:tc>
          <w:tcPr>
            <w:tcW w:w="4672" w:type="dxa"/>
          </w:tcPr>
          <w:p w14:paraId="5A6F86DB" w14:textId="77777777" w:rsidR="00DA1A62" w:rsidRPr="00B20F48" w:rsidRDefault="00DA1A62" w:rsidP="00B20F48">
            <w:pPr>
              <w:spacing w:before="120" w:after="120" w:line="259" w:lineRule="auto"/>
              <w:rPr>
                <w:del w:id="251" w:author="uzivatel" w:date="2026-09-22T12:14:00Z" w16du:dateUtc="2026-09-22T16:14:00Z"/>
                <w:rFonts w:cs="Arial"/>
                <w:szCs w:val="24"/>
              </w:rPr>
            </w:pPr>
          </w:p>
        </w:tc>
        <w:tc>
          <w:tcPr>
            <w:tcW w:w="4673" w:type="dxa"/>
          </w:tcPr>
          <w:p w14:paraId="03956A8F" w14:textId="0EC7D668" w:rsidR="00DA1A62" w:rsidRPr="00B20F48" w:rsidRDefault="003E0770" w:rsidP="00B20F48">
            <w:pPr>
              <w:spacing w:before="120" w:after="120" w:line="259" w:lineRule="auto"/>
              <w:rPr>
                <w:del w:id="252" w:author="uzivatel" w:date="2026-09-22T12:14:00Z" w16du:dateUtc="2026-09-22T16:14:00Z"/>
                <w:rFonts w:cs="Arial"/>
                <w:szCs w:val="24"/>
              </w:rPr>
            </w:pPr>
            <w:del w:id="253" w:author="uzivatel" w:date="2026-09-22T12:14:00Z" w16du:dateUtc="2026-09-22T16:14:00Z">
              <w:r w:rsidRPr="00B20F48">
                <w:rPr>
                  <w:rFonts w:cs="Arial"/>
                  <w:szCs w:val="24"/>
                </w:rPr>
                <w:delText>т</w:delText>
              </w:r>
              <w:r w:rsidR="00DA1A62" w:rsidRPr="00B20F48">
                <w:rPr>
                  <w:rFonts w:cs="Arial"/>
                  <w:szCs w:val="24"/>
                </w:rPr>
                <w:delText>елефон</w:delText>
              </w:r>
              <w:r w:rsidRPr="00B20F48">
                <w:rPr>
                  <w:rFonts w:cs="Arial"/>
                  <w:szCs w:val="24"/>
                </w:rPr>
                <w:delText>:</w:delText>
              </w:r>
              <w:r w:rsidR="00DA1A62" w:rsidRPr="00B20F48">
                <w:rPr>
                  <w:rFonts w:cs="Arial"/>
                  <w:szCs w:val="24"/>
                </w:rPr>
                <w:delText xml:space="preserve"> </w:delText>
              </w:r>
            </w:del>
          </w:p>
        </w:tc>
      </w:tr>
      <w:tr w:rsidR="00DA1A62" w:rsidRPr="00B20F48" w14:paraId="01DAFC7A" w14:textId="77777777" w:rsidTr="003E0770">
        <w:trPr>
          <w:del w:id="254" w:author="uzivatel" w:date="2026-09-22T12:14:00Z" w16du:dateUtc="2026-09-22T16:14:00Z"/>
        </w:trPr>
        <w:tc>
          <w:tcPr>
            <w:tcW w:w="4672" w:type="dxa"/>
          </w:tcPr>
          <w:p w14:paraId="2D09D6B1" w14:textId="77777777" w:rsidR="00DA1A62" w:rsidRPr="00B20F48" w:rsidRDefault="00DA1A62" w:rsidP="00B20F48">
            <w:pPr>
              <w:spacing w:before="120" w:after="120" w:line="259" w:lineRule="auto"/>
              <w:rPr>
                <w:del w:id="255" w:author="uzivatel" w:date="2026-09-22T12:14:00Z" w16du:dateUtc="2026-09-22T16:14:00Z"/>
                <w:rFonts w:cs="Arial"/>
                <w:szCs w:val="24"/>
              </w:rPr>
            </w:pPr>
            <w:del w:id="256" w:author="uzivatel" w:date="2026-09-22T12:14:00Z" w16du:dateUtc="2026-09-22T16:14:00Z">
              <w:r w:rsidRPr="00B20F48">
                <w:rPr>
                  <w:rFonts w:cs="Arial"/>
                  <w:szCs w:val="24"/>
                </w:rPr>
                <w:delText>Генеральный директор</w:delText>
              </w:r>
            </w:del>
          </w:p>
          <w:p w14:paraId="3F2EC4EC" w14:textId="77777777" w:rsidR="00DA1A62" w:rsidRPr="00B20F48" w:rsidRDefault="00DA1A62" w:rsidP="00B20F48">
            <w:pPr>
              <w:spacing w:before="120" w:after="120" w:line="259" w:lineRule="auto"/>
              <w:rPr>
                <w:del w:id="257" w:author="uzivatel" w:date="2026-09-22T12:14:00Z" w16du:dateUtc="2026-09-22T16:14:00Z"/>
                <w:rFonts w:cs="Arial"/>
                <w:szCs w:val="24"/>
              </w:rPr>
            </w:pPr>
          </w:p>
        </w:tc>
        <w:tc>
          <w:tcPr>
            <w:tcW w:w="4673" w:type="dxa"/>
          </w:tcPr>
          <w:p w14:paraId="00456908" w14:textId="77777777" w:rsidR="00DA1A62" w:rsidRPr="00B20F48" w:rsidRDefault="00DA1A62" w:rsidP="00A801C9">
            <w:pPr>
              <w:rPr>
                <w:del w:id="258" w:author="uzivatel" w:date="2026-09-22T12:14:00Z" w16du:dateUtc="2026-09-22T16:14:00Z"/>
                <w:rFonts w:cs="Arial"/>
                <w:szCs w:val="24"/>
              </w:rPr>
            </w:pPr>
          </w:p>
        </w:tc>
      </w:tr>
      <w:tr w:rsidR="00DA1A62" w:rsidRPr="00B20F48" w14:paraId="6BF42051" w14:textId="77777777" w:rsidTr="003E0770">
        <w:trPr>
          <w:del w:id="259" w:author="uzivatel" w:date="2026-09-22T12:14:00Z" w16du:dateUtc="2026-09-22T16:14:00Z"/>
        </w:trPr>
        <w:tc>
          <w:tcPr>
            <w:tcW w:w="4672" w:type="dxa"/>
          </w:tcPr>
          <w:p w14:paraId="2AA564C6" w14:textId="77777777" w:rsidR="00DA1A62" w:rsidRPr="00B20F48" w:rsidRDefault="00DA1A62" w:rsidP="00B20F48">
            <w:pPr>
              <w:spacing w:before="120" w:after="120" w:line="259" w:lineRule="auto"/>
              <w:rPr>
                <w:del w:id="260" w:author="uzivatel" w:date="2026-09-22T12:14:00Z" w16du:dateUtc="2026-09-22T16:14:00Z"/>
                <w:rFonts w:cs="Arial"/>
                <w:szCs w:val="24"/>
              </w:rPr>
            </w:pPr>
            <w:del w:id="261" w:author="uzivatel" w:date="2026-09-22T12:14:00Z" w16du:dateUtc="2026-09-22T16:14:00Z">
              <w:r w:rsidRPr="00B20F48">
                <w:rPr>
                  <w:rFonts w:cs="Arial"/>
                  <w:szCs w:val="24"/>
                </w:rPr>
                <w:delText>___________________ /Груздов Л.Д./</w:delText>
              </w:r>
            </w:del>
          </w:p>
          <w:p w14:paraId="49147A03" w14:textId="2617D37A" w:rsidR="00DA1A62" w:rsidRPr="00B20F48" w:rsidRDefault="00DA1A62" w:rsidP="00B20F48">
            <w:pPr>
              <w:spacing w:before="120" w:after="120" w:line="259" w:lineRule="auto"/>
              <w:rPr>
                <w:del w:id="262" w:author="uzivatel" w:date="2026-09-22T12:14:00Z" w16du:dateUtc="2026-09-22T16:14:00Z"/>
                <w:rFonts w:cs="Arial"/>
                <w:szCs w:val="24"/>
              </w:rPr>
            </w:pPr>
            <w:del w:id="263" w:author="uzivatel" w:date="2026-09-22T12:14:00Z" w16du:dateUtc="2026-09-22T16:14:00Z">
              <w:r w:rsidRPr="00B20F48">
                <w:rPr>
                  <w:rFonts w:cs="Arial"/>
                  <w:szCs w:val="24"/>
                </w:rPr>
                <w:delText>М.П.</w:delText>
              </w:r>
            </w:del>
          </w:p>
        </w:tc>
        <w:tc>
          <w:tcPr>
            <w:tcW w:w="4673" w:type="dxa"/>
          </w:tcPr>
          <w:p w14:paraId="0E9A7F42" w14:textId="39DF2F5A" w:rsidR="00DA1A62" w:rsidRPr="00B20F48" w:rsidRDefault="00DA1A62" w:rsidP="00B20F48">
            <w:pPr>
              <w:spacing w:before="120" w:after="120" w:line="259" w:lineRule="auto"/>
              <w:rPr>
                <w:del w:id="264" w:author="uzivatel" w:date="2026-09-22T12:14:00Z" w16du:dateUtc="2026-09-22T16:14:00Z"/>
                <w:rFonts w:cs="Arial"/>
                <w:szCs w:val="24"/>
              </w:rPr>
            </w:pPr>
            <w:del w:id="265" w:author="uzivatel" w:date="2026-09-22T12:14:00Z" w16du:dateUtc="2026-09-22T16:14:00Z">
              <w:r w:rsidRPr="00B20F48">
                <w:rPr>
                  <w:rFonts w:cs="Arial"/>
                  <w:szCs w:val="24"/>
                </w:rPr>
                <w:delText>__________________</w:delText>
              </w:r>
              <w:r w:rsidR="00955222" w:rsidRPr="00B20F48">
                <w:rPr>
                  <w:rFonts w:cs="Arial"/>
                  <w:szCs w:val="24"/>
                </w:rPr>
                <w:delText xml:space="preserve"> </w:delText>
              </w:r>
              <w:r w:rsidRPr="00B20F48">
                <w:rPr>
                  <w:rFonts w:cs="Arial"/>
                  <w:szCs w:val="24"/>
                </w:rPr>
                <w:delText>/</w:delText>
              </w:r>
              <w:r w:rsidR="00A801C9">
                <w:rPr>
                  <w:rFonts w:cs="Arial"/>
                  <w:szCs w:val="24"/>
                </w:rPr>
                <w:delText>____________</w:delText>
              </w:r>
              <w:r w:rsidRPr="00B20F48">
                <w:rPr>
                  <w:rFonts w:cs="Arial"/>
                  <w:szCs w:val="24"/>
                </w:rPr>
                <w:delText>/</w:delText>
              </w:r>
            </w:del>
          </w:p>
          <w:p w14:paraId="319994F4" w14:textId="77777777" w:rsidR="00DA1A62" w:rsidRPr="00B20F48" w:rsidRDefault="00DA1A62" w:rsidP="00B20F48">
            <w:pPr>
              <w:spacing w:before="120" w:after="120" w:line="259" w:lineRule="auto"/>
              <w:rPr>
                <w:del w:id="266" w:author="uzivatel" w:date="2026-09-22T12:14:00Z" w16du:dateUtc="2026-09-22T16:14:00Z"/>
                <w:rFonts w:cs="Arial"/>
                <w:szCs w:val="24"/>
              </w:rPr>
            </w:pPr>
          </w:p>
        </w:tc>
      </w:tr>
    </w:tbl>
    <w:p w14:paraId="4D221541" w14:textId="77777777" w:rsidR="00CE5CE9" w:rsidRDefault="00CE5CE9" w:rsidP="006D0779">
      <w:pPr>
        <w:pStyle w:val="Default"/>
        <w:ind w:left="720"/>
        <w:rPr>
          <w:rFonts w:ascii="Roboto" w:hAnsi="Roboto"/>
          <w:rPrChange w:id="267" w:author="uzivatel" w:date="2026-09-22T12:14:00Z" w16du:dateUtc="2026-09-22T16:14:00Z">
            <w:rPr>
              <w:rFonts w:cs="Arial"/>
              <w:szCs w:val="24"/>
            </w:rPr>
          </w:rPrChange>
        </w:rPr>
        <w:pPrChange w:id="268" w:author="uzivatel" w:date="2026-09-22T12:14:00Z" w16du:dateUtc="2026-09-22T16:14:00Z">
          <w:pPr>
            <w:ind w:left="737" w:hanging="737"/>
          </w:pPr>
        </w:pPrChange>
      </w:pPr>
    </w:p>
    <w:sectPr w:rsidR="00CE5CE9" w:rsidSect="00067C1B">
      <w:headerReference w:type="default" r:id="rId8"/>
      <w:footerReference w:type="even" r:id="rId9"/>
      <w:footerReference w:type="default" r:id="rId10"/>
      <w:pgSz w:w="11906" w:h="16838"/>
      <w:pgMar w:top="142" w:right="849" w:bottom="142" w:left="1417" w:header="708" w:footer="708" w:gutter="0"/>
      <w:pgNumType w:start="1"/>
      <w:cols w:space="708"/>
      <w:titlePg w:val="0"/>
      <w:docGrid w:linePitch="360"/>
      <w:sectPrChange w:id="274" w:author="uzivatel" w:date="2026-09-22T12:14:00Z" w16du:dateUtc="2026-09-22T16:14:00Z">
        <w:sectPr w:rsidR="00CE5CE9" w:rsidSect="00067C1B">
          <w:pgMar w:top="964" w:right="851" w:bottom="964" w:left="1701" w:header="709" w:footer="709" w:gutter="0"/>
          <w:pgNumType w:start="1"/>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6B1830" w14:textId="77777777" w:rsidR="007F6FDE" w:rsidRDefault="007F6FDE" w:rsidP="00B10246">
      <w:pPr>
        <w:spacing w:before="0" w:after="0" w:line="240" w:lineRule="auto"/>
        <w:rPr>
          <w:del w:id="8" w:author="uzivatel" w:date="2026-09-22T12:14:00Z" w16du:dateUtc="2026-09-22T16:14:00Z"/>
        </w:rPr>
      </w:pPr>
      <w:r>
        <w:separator/>
      </w:r>
    </w:p>
    <w:p w14:paraId="5D8BBA6F" w14:textId="77777777" w:rsidR="007F6FDE" w:rsidRDefault="007F6FDE" w:rsidP="001836E1">
      <w:pPr>
        <w:spacing w:after="0" w:line="240" w:lineRule="auto"/>
        <w:pPrChange w:id="9" w:author="uzivatel" w:date="2026-09-22T12:14:00Z" w16du:dateUtc="2026-09-22T16:14:00Z">
          <w:pPr/>
        </w:pPrChange>
      </w:pPr>
    </w:p>
  </w:endnote>
  <w:endnote w:type="continuationSeparator" w:id="0">
    <w:p w14:paraId="38407B86" w14:textId="77777777" w:rsidR="007F6FDE" w:rsidRDefault="007F6FDE" w:rsidP="00B10246">
      <w:pPr>
        <w:spacing w:before="0" w:after="0" w:line="240" w:lineRule="auto"/>
        <w:rPr>
          <w:del w:id="10" w:author="uzivatel" w:date="2026-09-22T12:14:00Z" w16du:dateUtc="2026-09-22T16:14:00Z"/>
        </w:rPr>
      </w:pPr>
      <w:r>
        <w:continuationSeparator/>
      </w:r>
    </w:p>
    <w:p w14:paraId="1CCF8C10" w14:textId="77777777" w:rsidR="007F6FDE" w:rsidRDefault="007F6FDE" w:rsidP="001836E1">
      <w:pPr>
        <w:spacing w:after="0" w:line="240" w:lineRule="auto"/>
        <w:pPrChange w:id="11" w:author="uzivatel" w:date="2026-09-22T12:14:00Z" w16du:dateUtc="2026-09-22T16:14:00Z">
          <w:pPr/>
        </w:pPrChange>
      </w:pPr>
    </w:p>
  </w:endnote>
  <w:endnote w:type="continuationNotice" w:id="1">
    <w:p w14:paraId="7D470AC6" w14:textId="77777777" w:rsidR="007F6FDE" w:rsidRDefault="007F6FDE" w:rsidP="00B10246">
      <w:pPr>
        <w:spacing w:before="0" w:after="0" w:line="240" w:lineRule="auto"/>
        <w:rPr>
          <w:del w:id="12" w:author="uzivatel" w:date="2026-09-22T12:14:00Z" w16du:dateUtc="2026-09-22T16:14:00Z"/>
        </w:rPr>
      </w:pPr>
    </w:p>
    <w:p w14:paraId="297537F4" w14:textId="77777777" w:rsidR="007F6FDE" w:rsidRDefault="007F6FDE">
      <w:pPr>
        <w:spacing w:after="0" w:line="240" w:lineRule="auto"/>
        <w:pPrChange w:id="13" w:author="uzivatel" w:date="2026-09-22T12:14:00Z" w16du:dateUtc="2026-09-22T16:14:00Z">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AGOpus">
    <w:altName w:val="Times New Roman"/>
    <w:panose1 w:val="020B06040202020202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F11527" w14:textId="77777777" w:rsidR="006D520A" w:rsidRDefault="006D520A">
    <w:pPr>
      <w:pStyle w:val="Footer"/>
      <w:rPr>
        <w:del w:id="270" w:author="uzivatel" w:date="2026-09-22T12:14:00Z" w16du:dateUtc="2026-09-22T16:14:00Z"/>
      </w:rPr>
    </w:pPr>
  </w:p>
  <w:p w14:paraId="43BBDEB7" w14:textId="77777777" w:rsidR="00603549" w:rsidRDefault="00603549">
    <w:pPr>
      <w:pStyle w:val="Heading2Char"/>
      <w:pPrChange w:id="271" w:author="uzivatel" w:date="2026-09-22T12:14:00Z" w16du:dateUtc="2026-09-22T16:14:00Z">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0578042"/>
      <w:docPartObj>
        <w:docPartGallery w:val="Page Numbers (Bottom of Page)"/>
        <w:docPartUnique/>
      </w:docPartObj>
    </w:sdtPr>
    <w:sdtEndPr/>
    <w:sdtContent>
      <w:sdt>
        <w:sdtPr>
          <w:id w:val="-1769616900"/>
          <w:docPartObj>
            <w:docPartGallery w:val="Page Numbers (Top of Page)"/>
            <w:docPartUnique/>
          </w:docPartObj>
        </w:sdtPr>
        <w:sdtEndPr/>
        <w:sdtContent>
          <w:p w14:paraId="103D4D1C" w14:textId="23A4B7B1" w:rsidR="00603549" w:rsidRDefault="00C774BF">
            <w:pPr>
              <w:pStyle w:val="Heading2Char"/>
              <w:pPrChange w:id="272" w:author="uzivatel" w:date="2026-09-22T12:14:00Z" w16du:dateUtc="2026-09-22T16:14:00Z">
                <w:pPr>
                  <w:pStyle w:val="Footer"/>
                  <w:jc w:val="right"/>
                </w:pPr>
              </w:pPrChange>
            </w:pPr>
            <w:del w:id="273" w:author="uzivatel" w:date="2026-09-22T12:14:00Z" w16du:dateUtc="2026-09-22T16:14:00Z">
              <w:r>
                <w:delText xml:space="preserve">Страница </w:delText>
              </w:r>
              <w:r>
                <w:rPr>
                  <w:b/>
                  <w:bCs/>
                  <w:szCs w:val="24"/>
                </w:rPr>
                <w:fldChar w:fldCharType="begin"/>
              </w:r>
              <w:r>
                <w:rPr>
                  <w:b/>
                  <w:bCs/>
                </w:rPr>
                <w:delInstrText>PAGE</w:delInstrText>
              </w:r>
              <w:r>
                <w:rPr>
                  <w:b/>
                  <w:bCs/>
                  <w:szCs w:val="24"/>
                </w:rPr>
                <w:fldChar w:fldCharType="separate"/>
              </w:r>
              <w:r w:rsidR="0093356A">
                <w:rPr>
                  <w:b/>
                  <w:bCs/>
                  <w:noProof/>
                </w:rPr>
                <w:delText>8</w:delText>
              </w:r>
              <w:r>
                <w:rPr>
                  <w:b/>
                  <w:bCs/>
                  <w:szCs w:val="24"/>
                </w:rPr>
                <w:fldChar w:fldCharType="end"/>
              </w:r>
              <w:r>
                <w:delText xml:space="preserve"> из </w:delText>
              </w:r>
              <w:r>
                <w:rPr>
                  <w:b/>
                  <w:bCs/>
                  <w:szCs w:val="24"/>
                </w:rPr>
                <w:fldChar w:fldCharType="begin"/>
              </w:r>
              <w:r>
                <w:rPr>
                  <w:b/>
                  <w:bCs/>
                </w:rPr>
                <w:delInstrText>NUMPAGES</w:delInstrText>
              </w:r>
              <w:r>
                <w:rPr>
                  <w:b/>
                  <w:bCs/>
                  <w:szCs w:val="24"/>
                </w:rPr>
                <w:fldChar w:fldCharType="separate"/>
              </w:r>
              <w:r w:rsidR="0093356A">
                <w:rPr>
                  <w:b/>
                  <w:bCs/>
                  <w:noProof/>
                </w:rPr>
                <w:delText>8</w:delText>
              </w:r>
              <w:r>
                <w:rPr>
                  <w:b/>
                  <w:bCs/>
                  <w:szCs w:val="24"/>
                </w:rPr>
                <w:fldChar w:fldCharType="end"/>
              </w:r>
            </w:del>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BD9185" w14:textId="77777777" w:rsidR="007F6FDE" w:rsidRDefault="007F6FDE" w:rsidP="00B10246">
      <w:pPr>
        <w:spacing w:before="0" w:after="0" w:line="240" w:lineRule="auto"/>
        <w:rPr>
          <w:del w:id="2" w:author="uzivatel" w:date="2026-09-22T12:14:00Z" w16du:dateUtc="2026-09-22T16:14:00Z"/>
        </w:rPr>
      </w:pPr>
      <w:r>
        <w:separator/>
      </w:r>
    </w:p>
    <w:p w14:paraId="3E84A410" w14:textId="77777777" w:rsidR="007F6FDE" w:rsidRDefault="007F6FDE" w:rsidP="001836E1">
      <w:pPr>
        <w:spacing w:after="0" w:line="240" w:lineRule="auto"/>
        <w:pPrChange w:id="3" w:author="uzivatel" w:date="2026-09-22T12:14:00Z" w16du:dateUtc="2026-09-22T16:14:00Z">
          <w:pPr/>
        </w:pPrChange>
      </w:pPr>
    </w:p>
  </w:footnote>
  <w:footnote w:type="continuationSeparator" w:id="0">
    <w:p w14:paraId="0F5CE0B6" w14:textId="77777777" w:rsidR="007F6FDE" w:rsidRDefault="007F6FDE" w:rsidP="00B10246">
      <w:pPr>
        <w:spacing w:before="0" w:after="0" w:line="240" w:lineRule="auto"/>
        <w:rPr>
          <w:del w:id="4" w:author="uzivatel" w:date="2026-09-22T12:14:00Z" w16du:dateUtc="2026-09-22T16:14:00Z"/>
        </w:rPr>
      </w:pPr>
      <w:r>
        <w:continuationSeparator/>
      </w:r>
    </w:p>
    <w:p w14:paraId="79254E34" w14:textId="77777777" w:rsidR="007F6FDE" w:rsidRDefault="007F6FDE" w:rsidP="001836E1">
      <w:pPr>
        <w:spacing w:after="0" w:line="240" w:lineRule="auto"/>
        <w:pPrChange w:id="5" w:author="uzivatel" w:date="2026-09-22T12:14:00Z" w16du:dateUtc="2026-09-22T16:14:00Z">
          <w:pPr/>
        </w:pPrChange>
      </w:pPr>
    </w:p>
  </w:footnote>
  <w:footnote w:type="continuationNotice" w:id="1">
    <w:p w14:paraId="5F9F7A05" w14:textId="77777777" w:rsidR="007F6FDE" w:rsidRDefault="007F6FDE" w:rsidP="00B10246">
      <w:pPr>
        <w:spacing w:before="0" w:after="0" w:line="240" w:lineRule="auto"/>
        <w:rPr>
          <w:del w:id="6" w:author="uzivatel" w:date="2026-09-22T12:14:00Z" w16du:dateUtc="2026-09-22T16:14:00Z"/>
        </w:rPr>
      </w:pPr>
    </w:p>
    <w:p w14:paraId="04190AE8" w14:textId="77777777" w:rsidR="007F6FDE" w:rsidRDefault="007F6FDE">
      <w:pPr>
        <w:spacing w:after="0" w:line="240" w:lineRule="auto"/>
        <w:pPrChange w:id="7" w:author="uzivatel" w:date="2026-09-22T12:14:00Z" w16du:dateUtc="2026-09-22T16:14:00Z">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7C108" w14:textId="77777777" w:rsidR="00F565F2" w:rsidRDefault="00F565F2">
    <w:pPr>
      <w:pStyle w:val="FooterChar"/>
      <w:pPrChange w:id="269" w:author="uzivatel" w:date="2026-09-22T12:14:00Z" w16du:dateUtc="2026-09-22T16:1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48823A82"/>
    <w:lvl w:ilvl="0">
      <w:start w:val="1"/>
      <w:numFmt w:val="decimal"/>
      <w:lvlText w:val="%1."/>
      <w:lvlJc w:val="left"/>
      <w:pPr>
        <w:tabs>
          <w:tab w:val="num" w:pos="349"/>
        </w:tabs>
        <w:ind w:left="349" w:hanging="709"/>
      </w:pPr>
      <w:rPr>
        <w:rFonts w:hint="default"/>
      </w:rPr>
    </w:lvl>
    <w:lvl w:ilvl="1">
      <w:start w:val="1"/>
      <w:numFmt w:val="decimal"/>
      <w:lvlText w:val="%1.%2"/>
      <w:lvlJc w:val="left"/>
      <w:pPr>
        <w:tabs>
          <w:tab w:val="num" w:pos="349"/>
        </w:tabs>
        <w:ind w:left="349" w:hanging="709"/>
      </w:pPr>
      <w:rPr>
        <w:rFonts w:hint="default"/>
        <w:b w:val="0"/>
        <w:i w:val="0"/>
      </w:rPr>
    </w:lvl>
    <w:lvl w:ilvl="2">
      <w:start w:val="1"/>
      <w:numFmt w:val="decimal"/>
      <w:lvlText w:val="%1.%2.%3"/>
      <w:lvlJc w:val="left"/>
      <w:pPr>
        <w:tabs>
          <w:tab w:val="num" w:pos="1199"/>
        </w:tabs>
        <w:ind w:left="1199" w:hanging="850"/>
      </w:pPr>
      <w:rPr>
        <w:rFonts w:hint="default"/>
      </w:rPr>
    </w:lvl>
    <w:lvl w:ilvl="3">
      <w:start w:val="1"/>
      <w:numFmt w:val="upperLetter"/>
      <w:lvlText w:val="(%4)"/>
      <w:lvlJc w:val="left"/>
      <w:pPr>
        <w:tabs>
          <w:tab w:val="num" w:pos="1908"/>
        </w:tabs>
        <w:ind w:left="1908" w:hanging="709"/>
      </w:pPr>
      <w:rPr>
        <w:rFonts w:hint="default"/>
      </w:rPr>
    </w:lvl>
    <w:lvl w:ilvl="4">
      <w:start w:val="1"/>
      <w:numFmt w:val="decimal"/>
      <w:lvlText w:val="(%5)"/>
      <w:lvlJc w:val="left"/>
      <w:pPr>
        <w:tabs>
          <w:tab w:val="num" w:pos="2617"/>
        </w:tabs>
        <w:ind w:left="2617" w:hanging="709"/>
      </w:pPr>
      <w:rPr>
        <w:rFonts w:hint="default"/>
      </w:rPr>
    </w:lvl>
    <w:lvl w:ilvl="5">
      <w:start w:val="1"/>
      <w:numFmt w:val="lowerLetter"/>
      <w:lvlText w:val="(%6)"/>
      <w:lvlJc w:val="left"/>
      <w:pPr>
        <w:tabs>
          <w:tab w:val="num" w:pos="3326"/>
        </w:tabs>
        <w:ind w:left="3326" w:hanging="709"/>
      </w:pPr>
      <w:rPr>
        <w:rFonts w:hint="default"/>
      </w:rPr>
    </w:lvl>
    <w:lvl w:ilvl="6">
      <w:start w:val="1"/>
      <w:numFmt w:val="lowerRoman"/>
      <w:lvlText w:val="(%7)"/>
      <w:lvlJc w:val="left"/>
      <w:pPr>
        <w:tabs>
          <w:tab w:val="num" w:pos="4034"/>
        </w:tabs>
        <w:ind w:left="4034" w:hanging="708"/>
      </w:pPr>
      <w:rPr>
        <w:rFonts w:hint="default"/>
      </w:rPr>
    </w:lvl>
    <w:lvl w:ilvl="7">
      <w:start w:val="1"/>
      <w:numFmt w:val="none"/>
      <w:lvlRestart w:val="0"/>
      <w:suff w:val="nothing"/>
      <w:lvlText w:val=""/>
      <w:lvlJc w:val="left"/>
      <w:pPr>
        <w:ind w:left="-360" w:firstLine="0"/>
      </w:pPr>
      <w:rPr>
        <w:rFonts w:hint="default"/>
      </w:rPr>
    </w:lvl>
    <w:lvl w:ilvl="8">
      <w:start w:val="1"/>
      <w:numFmt w:val="none"/>
      <w:lvlRestart w:val="0"/>
      <w:suff w:val="nothing"/>
      <w:lvlText w:val=""/>
      <w:lvlJc w:val="left"/>
      <w:pPr>
        <w:ind w:left="-360" w:firstLine="0"/>
      </w:pPr>
      <w:rPr>
        <w:rFonts w:hint="default"/>
      </w:rPr>
    </w:lvl>
  </w:abstractNum>
  <w:abstractNum w:abstractNumId="1" w15:restartNumberingAfterBreak="0">
    <w:nsid w:val="03AD3152"/>
    <w:multiLevelType w:val="multilevel"/>
    <w:tmpl w:val="F90A7FFE"/>
    <w:lvl w:ilvl="0">
      <w:start w:val="7"/>
      <w:numFmt w:val="decimal"/>
      <w:lvlText w:val="%1"/>
      <w:lvlJc w:val="left"/>
      <w:pPr>
        <w:ind w:left="360" w:hanging="360"/>
      </w:pPr>
      <w:rPr>
        <w:rFonts w:hint="default"/>
      </w:rPr>
    </w:lvl>
    <w:lvl w:ilvl="1">
      <w:start w:val="1"/>
      <w:numFmt w:val="decimal"/>
      <w:lvlText w:val="%1.%2"/>
      <w:lvlJc w:val="left"/>
      <w:pPr>
        <w:ind w:left="1084" w:hanging="360"/>
      </w:pPr>
      <w:rPr>
        <w:rFonts w:hint="default"/>
      </w:rPr>
    </w:lvl>
    <w:lvl w:ilvl="2">
      <w:start w:val="1"/>
      <w:numFmt w:val="decimal"/>
      <w:lvlText w:val="%1.%2.%3"/>
      <w:lvlJc w:val="left"/>
      <w:pPr>
        <w:ind w:left="2168" w:hanging="720"/>
      </w:pPr>
      <w:rPr>
        <w:rFonts w:hint="default"/>
      </w:rPr>
    </w:lvl>
    <w:lvl w:ilvl="3">
      <w:start w:val="1"/>
      <w:numFmt w:val="decimal"/>
      <w:lvlText w:val="%1.%2.%3.%4"/>
      <w:lvlJc w:val="left"/>
      <w:pPr>
        <w:ind w:left="2892" w:hanging="720"/>
      </w:pPr>
      <w:rPr>
        <w:rFonts w:hint="default"/>
      </w:rPr>
    </w:lvl>
    <w:lvl w:ilvl="4">
      <w:start w:val="1"/>
      <w:numFmt w:val="decimal"/>
      <w:lvlText w:val="%1.%2.%3.%4.%5"/>
      <w:lvlJc w:val="left"/>
      <w:pPr>
        <w:ind w:left="3616" w:hanging="72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424" w:hanging="1080"/>
      </w:pPr>
      <w:rPr>
        <w:rFonts w:hint="default"/>
      </w:rPr>
    </w:lvl>
    <w:lvl w:ilvl="7">
      <w:start w:val="1"/>
      <w:numFmt w:val="decimal"/>
      <w:lvlText w:val="%1.%2.%3.%4.%5.%6.%7.%8"/>
      <w:lvlJc w:val="left"/>
      <w:pPr>
        <w:ind w:left="6508" w:hanging="1440"/>
      </w:pPr>
      <w:rPr>
        <w:rFonts w:hint="default"/>
      </w:rPr>
    </w:lvl>
    <w:lvl w:ilvl="8">
      <w:start w:val="1"/>
      <w:numFmt w:val="decimal"/>
      <w:lvlText w:val="%1.%2.%3.%4.%5.%6.%7.%8.%9"/>
      <w:lvlJc w:val="left"/>
      <w:pPr>
        <w:ind w:left="7232" w:hanging="1440"/>
      </w:pPr>
      <w:rPr>
        <w:rFonts w:hint="default"/>
      </w:rPr>
    </w:lvl>
  </w:abstractNum>
  <w:abstractNum w:abstractNumId="2" w15:restartNumberingAfterBreak="0">
    <w:nsid w:val="0A917B3C"/>
    <w:multiLevelType w:val="multilevel"/>
    <w:tmpl w:val="0BDEA9C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644"/>
        </w:tabs>
        <w:ind w:left="644"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CDD21F0"/>
    <w:multiLevelType w:val="hybridMultilevel"/>
    <w:tmpl w:val="802EC456"/>
    <w:lvl w:ilvl="0" w:tplc="00B8F3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6" w15:restartNumberingAfterBreak="0">
    <w:nsid w:val="0DFF1616"/>
    <w:multiLevelType w:val="multilevel"/>
    <w:tmpl w:val="EBB6505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0484459"/>
    <w:multiLevelType w:val="hybridMultilevel"/>
    <w:tmpl w:val="B086A390"/>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17E322C"/>
    <w:multiLevelType w:val="hybridMultilevel"/>
    <w:tmpl w:val="92880CB0"/>
    <w:lvl w:ilvl="0" w:tplc="4EBCFCEE">
      <w:start w:val="1"/>
      <w:numFmt w:val="lowerLetter"/>
      <w:lvlText w:val="(%1)"/>
      <w:lvlJc w:val="left"/>
      <w:pPr>
        <w:tabs>
          <w:tab w:val="num" w:pos="720"/>
        </w:tabs>
        <w:ind w:left="720" w:hanging="360"/>
      </w:pPr>
      <w:rPr>
        <w:rFonts w:hint="default"/>
      </w:rPr>
    </w:lvl>
    <w:lvl w:ilvl="1" w:tplc="BC884402">
      <w:start w:val="4"/>
      <w:numFmt w:val="bullet"/>
      <w:lvlText w:val="-"/>
      <w:lvlJc w:val="left"/>
      <w:pPr>
        <w:tabs>
          <w:tab w:val="num" w:pos="1440"/>
        </w:tabs>
        <w:ind w:left="1440" w:hanging="360"/>
      </w:pPr>
      <w:rPr>
        <w:rFonts w:ascii="Times New Roman" w:eastAsia="Times New Roman" w:hAnsi="Times New Roman" w:cs="Times New Roman" w:hint="default"/>
      </w:rPr>
    </w:lvl>
    <w:lvl w:ilvl="2" w:tplc="8F60BC0E" w:tentative="1">
      <w:start w:val="1"/>
      <w:numFmt w:val="lowerRoman"/>
      <w:lvlText w:val="%3."/>
      <w:lvlJc w:val="right"/>
      <w:pPr>
        <w:tabs>
          <w:tab w:val="num" w:pos="2160"/>
        </w:tabs>
        <w:ind w:left="2160" w:hanging="180"/>
      </w:pPr>
    </w:lvl>
    <w:lvl w:ilvl="3" w:tplc="F92E2730" w:tentative="1">
      <w:start w:val="1"/>
      <w:numFmt w:val="decimal"/>
      <w:lvlText w:val="%4."/>
      <w:lvlJc w:val="left"/>
      <w:pPr>
        <w:tabs>
          <w:tab w:val="num" w:pos="2880"/>
        </w:tabs>
        <w:ind w:left="2880" w:hanging="360"/>
      </w:pPr>
    </w:lvl>
    <w:lvl w:ilvl="4" w:tplc="C316D694" w:tentative="1">
      <w:start w:val="1"/>
      <w:numFmt w:val="lowerLetter"/>
      <w:lvlText w:val="%5."/>
      <w:lvlJc w:val="left"/>
      <w:pPr>
        <w:tabs>
          <w:tab w:val="num" w:pos="3600"/>
        </w:tabs>
        <w:ind w:left="3600" w:hanging="360"/>
      </w:pPr>
    </w:lvl>
    <w:lvl w:ilvl="5" w:tplc="6B2285E4" w:tentative="1">
      <w:start w:val="1"/>
      <w:numFmt w:val="lowerRoman"/>
      <w:lvlText w:val="%6."/>
      <w:lvlJc w:val="right"/>
      <w:pPr>
        <w:tabs>
          <w:tab w:val="num" w:pos="4320"/>
        </w:tabs>
        <w:ind w:left="4320" w:hanging="180"/>
      </w:pPr>
    </w:lvl>
    <w:lvl w:ilvl="6" w:tplc="24343D48" w:tentative="1">
      <w:start w:val="1"/>
      <w:numFmt w:val="decimal"/>
      <w:lvlText w:val="%7."/>
      <w:lvlJc w:val="left"/>
      <w:pPr>
        <w:tabs>
          <w:tab w:val="num" w:pos="5040"/>
        </w:tabs>
        <w:ind w:left="5040" w:hanging="360"/>
      </w:pPr>
    </w:lvl>
    <w:lvl w:ilvl="7" w:tplc="71FC2E76" w:tentative="1">
      <w:start w:val="1"/>
      <w:numFmt w:val="lowerLetter"/>
      <w:lvlText w:val="%8."/>
      <w:lvlJc w:val="left"/>
      <w:pPr>
        <w:tabs>
          <w:tab w:val="num" w:pos="5760"/>
        </w:tabs>
        <w:ind w:left="5760" w:hanging="360"/>
      </w:pPr>
    </w:lvl>
    <w:lvl w:ilvl="8" w:tplc="C54C89B8" w:tentative="1">
      <w:start w:val="1"/>
      <w:numFmt w:val="lowerRoman"/>
      <w:lvlText w:val="%9."/>
      <w:lvlJc w:val="right"/>
      <w:pPr>
        <w:tabs>
          <w:tab w:val="num" w:pos="6480"/>
        </w:tabs>
        <w:ind w:left="6480" w:hanging="180"/>
      </w:pPr>
    </w:lvl>
  </w:abstractNum>
  <w:abstractNum w:abstractNumId="9" w15:restartNumberingAfterBreak="0">
    <w:nsid w:val="119126D4"/>
    <w:multiLevelType w:val="hybridMultilevel"/>
    <w:tmpl w:val="783AB56A"/>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02141EF"/>
    <w:multiLevelType w:val="multilevel"/>
    <w:tmpl w:val="63065B0E"/>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05179DC"/>
    <w:multiLevelType w:val="hybridMultilevel"/>
    <w:tmpl w:val="04FC818A"/>
    <w:lvl w:ilvl="0" w:tplc="EA8A4110">
      <w:start w:val="1"/>
      <w:numFmt w:val="lowerLetter"/>
      <w:lvlText w:val="(%1)"/>
      <w:lvlJc w:val="left"/>
      <w:pPr>
        <w:tabs>
          <w:tab w:val="num" w:pos="720"/>
        </w:tabs>
        <w:ind w:left="720" w:hanging="360"/>
      </w:pPr>
      <w:rPr>
        <w:rFonts w:hint="default"/>
      </w:rPr>
    </w:lvl>
    <w:lvl w:ilvl="1" w:tplc="78642ED4" w:tentative="1">
      <w:start w:val="1"/>
      <w:numFmt w:val="lowerLetter"/>
      <w:lvlText w:val="%2."/>
      <w:lvlJc w:val="left"/>
      <w:pPr>
        <w:tabs>
          <w:tab w:val="num" w:pos="1440"/>
        </w:tabs>
        <w:ind w:left="1440" w:hanging="360"/>
      </w:pPr>
    </w:lvl>
    <w:lvl w:ilvl="2" w:tplc="CF36F73C" w:tentative="1">
      <w:start w:val="1"/>
      <w:numFmt w:val="lowerRoman"/>
      <w:lvlText w:val="%3."/>
      <w:lvlJc w:val="right"/>
      <w:pPr>
        <w:tabs>
          <w:tab w:val="num" w:pos="2160"/>
        </w:tabs>
        <w:ind w:left="2160" w:hanging="180"/>
      </w:pPr>
    </w:lvl>
    <w:lvl w:ilvl="3" w:tplc="81A2AD6A" w:tentative="1">
      <w:start w:val="1"/>
      <w:numFmt w:val="decimal"/>
      <w:lvlText w:val="%4."/>
      <w:lvlJc w:val="left"/>
      <w:pPr>
        <w:tabs>
          <w:tab w:val="num" w:pos="2880"/>
        </w:tabs>
        <w:ind w:left="2880" w:hanging="360"/>
      </w:pPr>
    </w:lvl>
    <w:lvl w:ilvl="4" w:tplc="5886A1E2" w:tentative="1">
      <w:start w:val="1"/>
      <w:numFmt w:val="lowerLetter"/>
      <w:lvlText w:val="%5."/>
      <w:lvlJc w:val="left"/>
      <w:pPr>
        <w:tabs>
          <w:tab w:val="num" w:pos="3600"/>
        </w:tabs>
        <w:ind w:left="3600" w:hanging="360"/>
      </w:pPr>
    </w:lvl>
    <w:lvl w:ilvl="5" w:tplc="F5DC9354" w:tentative="1">
      <w:start w:val="1"/>
      <w:numFmt w:val="lowerRoman"/>
      <w:lvlText w:val="%6."/>
      <w:lvlJc w:val="right"/>
      <w:pPr>
        <w:tabs>
          <w:tab w:val="num" w:pos="4320"/>
        </w:tabs>
        <w:ind w:left="4320" w:hanging="180"/>
      </w:pPr>
    </w:lvl>
    <w:lvl w:ilvl="6" w:tplc="6DC0BB52" w:tentative="1">
      <w:start w:val="1"/>
      <w:numFmt w:val="decimal"/>
      <w:lvlText w:val="%7."/>
      <w:lvlJc w:val="left"/>
      <w:pPr>
        <w:tabs>
          <w:tab w:val="num" w:pos="5040"/>
        </w:tabs>
        <w:ind w:left="5040" w:hanging="360"/>
      </w:pPr>
    </w:lvl>
    <w:lvl w:ilvl="7" w:tplc="D7B28A18" w:tentative="1">
      <w:start w:val="1"/>
      <w:numFmt w:val="lowerLetter"/>
      <w:lvlText w:val="%8."/>
      <w:lvlJc w:val="left"/>
      <w:pPr>
        <w:tabs>
          <w:tab w:val="num" w:pos="5760"/>
        </w:tabs>
        <w:ind w:left="5760" w:hanging="360"/>
      </w:pPr>
    </w:lvl>
    <w:lvl w:ilvl="8" w:tplc="28BC42D4" w:tentative="1">
      <w:start w:val="1"/>
      <w:numFmt w:val="lowerRoman"/>
      <w:lvlText w:val="%9."/>
      <w:lvlJc w:val="right"/>
      <w:pPr>
        <w:tabs>
          <w:tab w:val="num" w:pos="6480"/>
        </w:tabs>
        <w:ind w:left="6480" w:hanging="180"/>
      </w:pPr>
    </w:lvl>
  </w:abstractNum>
  <w:abstractNum w:abstractNumId="13" w15:restartNumberingAfterBreak="0">
    <w:nsid w:val="22E42F7D"/>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3022D00"/>
    <w:multiLevelType w:val="hybridMultilevel"/>
    <w:tmpl w:val="19E23440"/>
    <w:lvl w:ilvl="0" w:tplc="38486BB8">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6"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 w15:restartNumberingAfterBreak="0">
    <w:nsid w:val="2CC11F45"/>
    <w:multiLevelType w:val="hybridMultilevel"/>
    <w:tmpl w:val="899A6508"/>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9" w15:restartNumberingAfterBreak="0">
    <w:nsid w:val="2E896F7E"/>
    <w:multiLevelType w:val="hybridMultilevel"/>
    <w:tmpl w:val="22E4CCDA"/>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20" w15:restartNumberingAfterBreak="0">
    <w:nsid w:val="363F4F93"/>
    <w:multiLevelType w:val="multilevel"/>
    <w:tmpl w:val="22068708"/>
    <w:lvl w:ilvl="0">
      <w:start w:val="10"/>
      <w:numFmt w:val="decimal"/>
      <w:lvlText w:val="%1."/>
      <w:lvlJc w:val="left"/>
      <w:pPr>
        <w:ind w:left="660" w:hanging="660"/>
      </w:pPr>
      <w:rPr>
        <w:rFonts w:hint="default"/>
      </w:rPr>
    </w:lvl>
    <w:lvl w:ilvl="1">
      <w:start w:val="5"/>
      <w:numFmt w:val="decimal"/>
      <w:lvlText w:val="%1.%2."/>
      <w:lvlJc w:val="left"/>
      <w:pPr>
        <w:ind w:left="1072" w:hanging="66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1956" w:hanging="720"/>
      </w:pPr>
      <w:rPr>
        <w:rFonts w:hint="default"/>
      </w:rPr>
    </w:lvl>
    <w:lvl w:ilvl="4">
      <w:start w:val="1"/>
      <w:numFmt w:val="decimal"/>
      <w:lvlText w:val="%1.%2.%3.%4.%5."/>
      <w:lvlJc w:val="left"/>
      <w:pPr>
        <w:ind w:left="2728" w:hanging="1080"/>
      </w:pPr>
      <w:rPr>
        <w:rFonts w:hint="default"/>
      </w:rPr>
    </w:lvl>
    <w:lvl w:ilvl="5">
      <w:start w:val="1"/>
      <w:numFmt w:val="decimal"/>
      <w:lvlText w:val="%1.%2.%3.%4.%5.%6."/>
      <w:lvlJc w:val="left"/>
      <w:pPr>
        <w:ind w:left="3140" w:hanging="1080"/>
      </w:pPr>
      <w:rPr>
        <w:rFonts w:hint="default"/>
      </w:rPr>
    </w:lvl>
    <w:lvl w:ilvl="6">
      <w:start w:val="1"/>
      <w:numFmt w:val="decimal"/>
      <w:lvlText w:val="%1.%2.%3.%4.%5.%6.%7."/>
      <w:lvlJc w:val="left"/>
      <w:pPr>
        <w:ind w:left="3912" w:hanging="1440"/>
      </w:pPr>
      <w:rPr>
        <w:rFonts w:hint="default"/>
      </w:rPr>
    </w:lvl>
    <w:lvl w:ilvl="7">
      <w:start w:val="1"/>
      <w:numFmt w:val="decimal"/>
      <w:lvlText w:val="%1.%2.%3.%4.%5.%6.%7.%8."/>
      <w:lvlJc w:val="left"/>
      <w:pPr>
        <w:ind w:left="4324" w:hanging="1440"/>
      </w:pPr>
      <w:rPr>
        <w:rFonts w:hint="default"/>
      </w:rPr>
    </w:lvl>
    <w:lvl w:ilvl="8">
      <w:start w:val="1"/>
      <w:numFmt w:val="decimal"/>
      <w:lvlText w:val="%1.%2.%3.%4.%5.%6.%7.%8.%9."/>
      <w:lvlJc w:val="left"/>
      <w:pPr>
        <w:ind w:left="5096" w:hanging="1800"/>
      </w:pPr>
      <w:rPr>
        <w:rFonts w:hint="default"/>
      </w:rPr>
    </w:lvl>
  </w:abstractNum>
  <w:abstractNum w:abstractNumId="21" w15:restartNumberingAfterBreak="0">
    <w:nsid w:val="387647C0"/>
    <w:multiLevelType w:val="hybridMultilevel"/>
    <w:tmpl w:val="037A9724"/>
    <w:lvl w:ilvl="0" w:tplc="70283D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A3B38E1"/>
    <w:multiLevelType w:val="multilevel"/>
    <w:tmpl w:val="DAF469D4"/>
    <w:lvl w:ilvl="0">
      <w:start w:val="1"/>
      <w:numFmt w:val="decimal"/>
      <w:lvlText w:val="%1."/>
      <w:lvlJc w:val="left"/>
      <w:pPr>
        <w:ind w:left="1069"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97" w:hanging="1800"/>
      </w:pPr>
      <w:rPr>
        <w:rFonts w:hint="default"/>
      </w:rPr>
    </w:lvl>
  </w:abstractNum>
  <w:abstractNum w:abstractNumId="23"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468F101F"/>
    <w:multiLevelType w:val="hybridMultilevel"/>
    <w:tmpl w:val="47CE04CE"/>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4B635579"/>
    <w:multiLevelType w:val="multilevel"/>
    <w:tmpl w:val="A16076EA"/>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27" w15:restartNumberingAfterBreak="0">
    <w:nsid w:val="4D2F421D"/>
    <w:multiLevelType w:val="hybridMultilevel"/>
    <w:tmpl w:val="95F8BF4A"/>
    <w:lvl w:ilvl="0" w:tplc="B0C64B20">
      <w:start w:val="3"/>
      <w:numFmt w:val="bullet"/>
      <w:lvlText w:val="-"/>
      <w:lvlJc w:val="left"/>
      <w:pPr>
        <w:tabs>
          <w:tab w:val="num" w:pos="720"/>
        </w:tabs>
        <w:ind w:left="720" w:hanging="360"/>
      </w:pPr>
      <w:rPr>
        <w:rFonts w:ascii="Times New Roman" w:eastAsia="Times New Roman" w:hAnsi="Times New Roman" w:cs="Times New Roman" w:hint="default"/>
      </w:rPr>
    </w:lvl>
    <w:lvl w:ilvl="1" w:tplc="9FE0DAA4" w:tentative="1">
      <w:start w:val="1"/>
      <w:numFmt w:val="bullet"/>
      <w:lvlText w:val="o"/>
      <w:lvlJc w:val="left"/>
      <w:pPr>
        <w:tabs>
          <w:tab w:val="num" w:pos="1440"/>
        </w:tabs>
        <w:ind w:left="1440" w:hanging="360"/>
      </w:pPr>
      <w:rPr>
        <w:rFonts w:ascii="Courier New" w:hAnsi="Courier New" w:hint="default"/>
      </w:rPr>
    </w:lvl>
    <w:lvl w:ilvl="2" w:tplc="4B462332" w:tentative="1">
      <w:start w:val="1"/>
      <w:numFmt w:val="bullet"/>
      <w:lvlText w:val=""/>
      <w:lvlJc w:val="left"/>
      <w:pPr>
        <w:tabs>
          <w:tab w:val="num" w:pos="2160"/>
        </w:tabs>
        <w:ind w:left="2160" w:hanging="360"/>
      </w:pPr>
      <w:rPr>
        <w:rFonts w:ascii="Wingdings" w:hAnsi="Wingdings" w:hint="default"/>
      </w:rPr>
    </w:lvl>
    <w:lvl w:ilvl="3" w:tplc="B45C9C92" w:tentative="1">
      <w:start w:val="1"/>
      <w:numFmt w:val="bullet"/>
      <w:lvlText w:val=""/>
      <w:lvlJc w:val="left"/>
      <w:pPr>
        <w:tabs>
          <w:tab w:val="num" w:pos="2880"/>
        </w:tabs>
        <w:ind w:left="2880" w:hanging="360"/>
      </w:pPr>
      <w:rPr>
        <w:rFonts w:ascii="Symbol" w:hAnsi="Symbol" w:hint="default"/>
      </w:rPr>
    </w:lvl>
    <w:lvl w:ilvl="4" w:tplc="3976BF0C" w:tentative="1">
      <w:start w:val="1"/>
      <w:numFmt w:val="bullet"/>
      <w:lvlText w:val="o"/>
      <w:lvlJc w:val="left"/>
      <w:pPr>
        <w:tabs>
          <w:tab w:val="num" w:pos="3600"/>
        </w:tabs>
        <w:ind w:left="3600" w:hanging="360"/>
      </w:pPr>
      <w:rPr>
        <w:rFonts w:ascii="Courier New" w:hAnsi="Courier New" w:hint="default"/>
      </w:rPr>
    </w:lvl>
    <w:lvl w:ilvl="5" w:tplc="AEB25D2A" w:tentative="1">
      <w:start w:val="1"/>
      <w:numFmt w:val="bullet"/>
      <w:lvlText w:val=""/>
      <w:lvlJc w:val="left"/>
      <w:pPr>
        <w:tabs>
          <w:tab w:val="num" w:pos="4320"/>
        </w:tabs>
        <w:ind w:left="4320" w:hanging="360"/>
      </w:pPr>
      <w:rPr>
        <w:rFonts w:ascii="Wingdings" w:hAnsi="Wingdings" w:hint="default"/>
      </w:rPr>
    </w:lvl>
    <w:lvl w:ilvl="6" w:tplc="818650AA" w:tentative="1">
      <w:start w:val="1"/>
      <w:numFmt w:val="bullet"/>
      <w:lvlText w:val=""/>
      <w:lvlJc w:val="left"/>
      <w:pPr>
        <w:tabs>
          <w:tab w:val="num" w:pos="5040"/>
        </w:tabs>
        <w:ind w:left="5040" w:hanging="360"/>
      </w:pPr>
      <w:rPr>
        <w:rFonts w:ascii="Symbol" w:hAnsi="Symbol" w:hint="default"/>
      </w:rPr>
    </w:lvl>
    <w:lvl w:ilvl="7" w:tplc="D80A757E" w:tentative="1">
      <w:start w:val="1"/>
      <w:numFmt w:val="bullet"/>
      <w:lvlText w:val="o"/>
      <w:lvlJc w:val="left"/>
      <w:pPr>
        <w:tabs>
          <w:tab w:val="num" w:pos="5760"/>
        </w:tabs>
        <w:ind w:left="5760" w:hanging="360"/>
      </w:pPr>
      <w:rPr>
        <w:rFonts w:ascii="Courier New" w:hAnsi="Courier New" w:hint="default"/>
      </w:rPr>
    </w:lvl>
    <w:lvl w:ilvl="8" w:tplc="CC20661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6C73CD"/>
    <w:multiLevelType w:val="hybridMultilevel"/>
    <w:tmpl w:val="8604E5CA"/>
    <w:lvl w:ilvl="0" w:tplc="EF0656D8">
      <w:start w:val="1"/>
      <w:numFmt w:val="lowerLetter"/>
      <w:lvlText w:val="(%1)"/>
      <w:lvlJc w:val="left"/>
      <w:pPr>
        <w:tabs>
          <w:tab w:val="num" w:pos="1095"/>
        </w:tabs>
        <w:ind w:left="1095" w:hanging="735"/>
      </w:pPr>
      <w:rPr>
        <w:rFonts w:hint="default"/>
      </w:rPr>
    </w:lvl>
    <w:lvl w:ilvl="1" w:tplc="F06ABD68" w:tentative="1">
      <w:start w:val="1"/>
      <w:numFmt w:val="lowerLetter"/>
      <w:lvlText w:val="%2."/>
      <w:lvlJc w:val="left"/>
      <w:pPr>
        <w:tabs>
          <w:tab w:val="num" w:pos="1440"/>
        </w:tabs>
        <w:ind w:left="1440" w:hanging="360"/>
      </w:pPr>
    </w:lvl>
    <w:lvl w:ilvl="2" w:tplc="CFA8E7F0" w:tentative="1">
      <w:start w:val="1"/>
      <w:numFmt w:val="lowerRoman"/>
      <w:lvlText w:val="%3."/>
      <w:lvlJc w:val="right"/>
      <w:pPr>
        <w:tabs>
          <w:tab w:val="num" w:pos="2160"/>
        </w:tabs>
        <w:ind w:left="2160" w:hanging="180"/>
      </w:pPr>
    </w:lvl>
    <w:lvl w:ilvl="3" w:tplc="86388B06" w:tentative="1">
      <w:start w:val="1"/>
      <w:numFmt w:val="decimal"/>
      <w:lvlText w:val="%4."/>
      <w:lvlJc w:val="left"/>
      <w:pPr>
        <w:tabs>
          <w:tab w:val="num" w:pos="2880"/>
        </w:tabs>
        <w:ind w:left="2880" w:hanging="360"/>
      </w:pPr>
    </w:lvl>
    <w:lvl w:ilvl="4" w:tplc="058E781E" w:tentative="1">
      <w:start w:val="1"/>
      <w:numFmt w:val="lowerLetter"/>
      <w:lvlText w:val="%5."/>
      <w:lvlJc w:val="left"/>
      <w:pPr>
        <w:tabs>
          <w:tab w:val="num" w:pos="3600"/>
        </w:tabs>
        <w:ind w:left="3600" w:hanging="360"/>
      </w:pPr>
    </w:lvl>
    <w:lvl w:ilvl="5" w:tplc="8D8E1352" w:tentative="1">
      <w:start w:val="1"/>
      <w:numFmt w:val="lowerRoman"/>
      <w:lvlText w:val="%6."/>
      <w:lvlJc w:val="right"/>
      <w:pPr>
        <w:tabs>
          <w:tab w:val="num" w:pos="4320"/>
        </w:tabs>
        <w:ind w:left="4320" w:hanging="180"/>
      </w:pPr>
    </w:lvl>
    <w:lvl w:ilvl="6" w:tplc="8152BE12" w:tentative="1">
      <w:start w:val="1"/>
      <w:numFmt w:val="decimal"/>
      <w:lvlText w:val="%7."/>
      <w:lvlJc w:val="left"/>
      <w:pPr>
        <w:tabs>
          <w:tab w:val="num" w:pos="5040"/>
        </w:tabs>
        <w:ind w:left="5040" w:hanging="360"/>
      </w:pPr>
    </w:lvl>
    <w:lvl w:ilvl="7" w:tplc="3280B938" w:tentative="1">
      <w:start w:val="1"/>
      <w:numFmt w:val="lowerLetter"/>
      <w:lvlText w:val="%8."/>
      <w:lvlJc w:val="left"/>
      <w:pPr>
        <w:tabs>
          <w:tab w:val="num" w:pos="5760"/>
        </w:tabs>
        <w:ind w:left="5760" w:hanging="360"/>
      </w:pPr>
    </w:lvl>
    <w:lvl w:ilvl="8" w:tplc="152A518A" w:tentative="1">
      <w:start w:val="1"/>
      <w:numFmt w:val="lowerRoman"/>
      <w:lvlText w:val="%9."/>
      <w:lvlJc w:val="right"/>
      <w:pPr>
        <w:tabs>
          <w:tab w:val="num" w:pos="6480"/>
        </w:tabs>
        <w:ind w:left="6480" w:hanging="180"/>
      </w:pPr>
    </w:lvl>
  </w:abstractNum>
  <w:abstractNum w:abstractNumId="29"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59D92049"/>
    <w:multiLevelType w:val="singleLevel"/>
    <w:tmpl w:val="0419000F"/>
    <w:lvl w:ilvl="0">
      <w:start w:val="1"/>
      <w:numFmt w:val="decimal"/>
      <w:lvlText w:val="%1."/>
      <w:lvlJc w:val="left"/>
      <w:pPr>
        <w:tabs>
          <w:tab w:val="num" w:pos="360"/>
        </w:tabs>
        <w:ind w:left="360" w:hanging="360"/>
      </w:pPr>
      <w:rPr>
        <w:rFonts w:hint="default"/>
      </w:rPr>
    </w:lvl>
  </w:abstractNum>
  <w:abstractNum w:abstractNumId="32" w15:restartNumberingAfterBreak="0">
    <w:nsid w:val="5CB41C98"/>
    <w:multiLevelType w:val="hybridMultilevel"/>
    <w:tmpl w:val="6A7482B6"/>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1C33A55"/>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E6A3575"/>
    <w:multiLevelType w:val="multilevel"/>
    <w:tmpl w:val="4C9092DE"/>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5" w15:restartNumberingAfterBreak="0">
    <w:nsid w:val="70F2311E"/>
    <w:multiLevelType w:val="hybridMultilevel"/>
    <w:tmpl w:val="E050DC94"/>
    <w:lvl w:ilvl="0" w:tplc="69BCEB3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7B280075"/>
    <w:multiLevelType w:val="singleLevel"/>
    <w:tmpl w:val="476C844A"/>
    <w:lvl w:ilvl="0">
      <w:numFmt w:val="bullet"/>
      <w:lvlText w:val="-"/>
      <w:lvlJc w:val="left"/>
      <w:pPr>
        <w:tabs>
          <w:tab w:val="num" w:pos="360"/>
        </w:tabs>
        <w:ind w:left="360" w:hanging="360"/>
      </w:pPr>
      <w:rPr>
        <w:rFonts w:hint="default"/>
      </w:rPr>
    </w:lvl>
  </w:abstractNum>
  <w:abstractNum w:abstractNumId="39" w15:restartNumberingAfterBreak="0">
    <w:nsid w:val="7E8A3792"/>
    <w:multiLevelType w:val="hybridMultilevel"/>
    <w:tmpl w:val="20D4E0C8"/>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95002879">
    <w:abstractNumId w:val="33"/>
  </w:num>
  <w:num w:numId="2" w16cid:durableId="871462234">
    <w:abstractNumId w:val="39"/>
  </w:num>
  <w:num w:numId="3" w16cid:durableId="359354330">
    <w:abstractNumId w:val="24"/>
  </w:num>
  <w:num w:numId="4" w16cid:durableId="389161256">
    <w:abstractNumId w:val="13"/>
  </w:num>
  <w:num w:numId="5" w16cid:durableId="507797295">
    <w:abstractNumId w:val="9"/>
  </w:num>
  <w:num w:numId="6" w16cid:durableId="1614942070">
    <w:abstractNumId w:val="35"/>
  </w:num>
  <w:num w:numId="7" w16cid:durableId="995691017">
    <w:abstractNumId w:val="4"/>
  </w:num>
  <w:num w:numId="8" w16cid:durableId="2101679467">
    <w:abstractNumId w:val="21"/>
  </w:num>
  <w:num w:numId="9" w16cid:durableId="1149514474">
    <w:abstractNumId w:val="27"/>
  </w:num>
  <w:num w:numId="10" w16cid:durableId="1045638729">
    <w:abstractNumId w:val="2"/>
  </w:num>
  <w:num w:numId="11" w16cid:durableId="1636064428">
    <w:abstractNumId w:val="28"/>
  </w:num>
  <w:num w:numId="12" w16cid:durableId="650062643">
    <w:abstractNumId w:val="8"/>
  </w:num>
  <w:num w:numId="13" w16cid:durableId="1457482699">
    <w:abstractNumId w:val="12"/>
  </w:num>
  <w:num w:numId="14" w16cid:durableId="1984851970">
    <w:abstractNumId w:val="34"/>
  </w:num>
  <w:num w:numId="15" w16cid:durableId="1910193232">
    <w:abstractNumId w:val="38"/>
  </w:num>
  <w:num w:numId="16" w16cid:durableId="1377002489">
    <w:abstractNumId w:val="31"/>
  </w:num>
  <w:num w:numId="17" w16cid:durableId="2032341400">
    <w:abstractNumId w:val="0"/>
  </w:num>
  <w:num w:numId="18" w16cid:durableId="233511742">
    <w:abstractNumId w:val="6"/>
  </w:num>
  <w:num w:numId="19" w16cid:durableId="1377507175">
    <w:abstractNumId w:val="20"/>
  </w:num>
  <w:num w:numId="20" w16cid:durableId="1896430269">
    <w:abstractNumId w:val="1"/>
  </w:num>
  <w:num w:numId="21" w16cid:durableId="454636166">
    <w:abstractNumId w:val="19"/>
  </w:num>
  <w:num w:numId="22" w16cid:durableId="272442523">
    <w:abstractNumId w:val="26"/>
  </w:num>
  <w:num w:numId="23" w16cid:durableId="1352487603">
    <w:abstractNumId w:val="11"/>
  </w:num>
  <w:num w:numId="24" w16cid:durableId="1889025822">
    <w:abstractNumId w:val="22"/>
  </w:num>
  <w:num w:numId="25" w16cid:durableId="957956233">
    <w:abstractNumId w:val="32"/>
  </w:num>
  <w:num w:numId="26" w16cid:durableId="772940416">
    <w:abstractNumId w:val="14"/>
  </w:num>
  <w:num w:numId="27" w16cid:durableId="1906066225">
    <w:abstractNumId w:val="17"/>
  </w:num>
  <w:num w:numId="28" w16cid:durableId="602612603">
    <w:abstractNumId w:val="7"/>
  </w:num>
  <w:num w:numId="29" w16cid:durableId="2060282474">
    <w:abstractNumId w:val="29"/>
  </w:num>
  <w:num w:numId="30" w16cid:durableId="1783303941">
    <w:abstractNumId w:val="36"/>
  </w:num>
  <w:num w:numId="31" w16cid:durableId="1590040499">
    <w:abstractNumId w:val="30"/>
  </w:num>
  <w:num w:numId="32" w16cid:durableId="2043701318">
    <w:abstractNumId w:val="10"/>
  </w:num>
  <w:num w:numId="33" w16cid:durableId="25378835">
    <w:abstractNumId w:val="25"/>
  </w:num>
  <w:num w:numId="34" w16cid:durableId="2045255476">
    <w:abstractNumId w:val="16"/>
  </w:num>
  <w:num w:numId="35" w16cid:durableId="1351101569">
    <w:abstractNumId w:val="3"/>
  </w:num>
  <w:num w:numId="36" w16cid:durableId="1209534985">
    <w:abstractNumId w:val="15"/>
  </w:num>
  <w:num w:numId="37" w16cid:durableId="2753542">
    <w:abstractNumId w:val="23"/>
  </w:num>
  <w:num w:numId="38" w16cid:durableId="1183470914">
    <w:abstractNumId w:val="37"/>
  </w:num>
  <w:num w:numId="39" w16cid:durableId="718896566">
    <w:abstractNumId w:val="18"/>
  </w:num>
  <w:num w:numId="40" w16cid:durableId="46701672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9C"/>
    <w:rsid w:val="000027B2"/>
    <w:rsid w:val="00006218"/>
    <w:rsid w:val="00007961"/>
    <w:rsid w:val="00007C62"/>
    <w:rsid w:val="000107A7"/>
    <w:rsid w:val="0001197E"/>
    <w:rsid w:val="00013BCB"/>
    <w:rsid w:val="000172D6"/>
    <w:rsid w:val="00021D99"/>
    <w:rsid w:val="0002301B"/>
    <w:rsid w:val="00026587"/>
    <w:rsid w:val="00032701"/>
    <w:rsid w:val="0003725F"/>
    <w:rsid w:val="000379B0"/>
    <w:rsid w:val="0004170A"/>
    <w:rsid w:val="00043796"/>
    <w:rsid w:val="00050C87"/>
    <w:rsid w:val="00055EB8"/>
    <w:rsid w:val="00056104"/>
    <w:rsid w:val="00060F2F"/>
    <w:rsid w:val="00061718"/>
    <w:rsid w:val="00065230"/>
    <w:rsid w:val="00065D15"/>
    <w:rsid w:val="00067C1B"/>
    <w:rsid w:val="00070B7A"/>
    <w:rsid w:val="00075341"/>
    <w:rsid w:val="000809A0"/>
    <w:rsid w:val="00081B2B"/>
    <w:rsid w:val="0008375B"/>
    <w:rsid w:val="0008406F"/>
    <w:rsid w:val="000A3D97"/>
    <w:rsid w:val="000C1D5B"/>
    <w:rsid w:val="000C773C"/>
    <w:rsid w:val="000D1D2C"/>
    <w:rsid w:val="000D329F"/>
    <w:rsid w:val="000D4682"/>
    <w:rsid w:val="000E1CDA"/>
    <w:rsid w:val="000E2A14"/>
    <w:rsid w:val="000E3B54"/>
    <w:rsid w:val="000E7C94"/>
    <w:rsid w:val="000F2030"/>
    <w:rsid w:val="000F34A5"/>
    <w:rsid w:val="001008EF"/>
    <w:rsid w:val="00101A22"/>
    <w:rsid w:val="00106C54"/>
    <w:rsid w:val="00120ACB"/>
    <w:rsid w:val="0012326F"/>
    <w:rsid w:val="00123E13"/>
    <w:rsid w:val="00125630"/>
    <w:rsid w:val="00125A50"/>
    <w:rsid w:val="001305C1"/>
    <w:rsid w:val="00131188"/>
    <w:rsid w:val="00142DF9"/>
    <w:rsid w:val="00160ED9"/>
    <w:rsid w:val="00174423"/>
    <w:rsid w:val="0017577D"/>
    <w:rsid w:val="00180D2B"/>
    <w:rsid w:val="00180DB9"/>
    <w:rsid w:val="001836E1"/>
    <w:rsid w:val="001903CB"/>
    <w:rsid w:val="0019733C"/>
    <w:rsid w:val="001A253B"/>
    <w:rsid w:val="001A3D6C"/>
    <w:rsid w:val="001A64C2"/>
    <w:rsid w:val="001A7418"/>
    <w:rsid w:val="001A778D"/>
    <w:rsid w:val="001C3288"/>
    <w:rsid w:val="001D470C"/>
    <w:rsid w:val="001D66D1"/>
    <w:rsid w:val="001D6DB2"/>
    <w:rsid w:val="001F332D"/>
    <w:rsid w:val="001F3EEC"/>
    <w:rsid w:val="00203658"/>
    <w:rsid w:val="00210569"/>
    <w:rsid w:val="0021286D"/>
    <w:rsid w:val="0021299C"/>
    <w:rsid w:val="00213CCC"/>
    <w:rsid w:val="00216AD1"/>
    <w:rsid w:val="00222525"/>
    <w:rsid w:val="002271D0"/>
    <w:rsid w:val="00230F79"/>
    <w:rsid w:val="002325E7"/>
    <w:rsid w:val="00233FB5"/>
    <w:rsid w:val="002347E7"/>
    <w:rsid w:val="00240E11"/>
    <w:rsid w:val="00241363"/>
    <w:rsid w:val="0024288D"/>
    <w:rsid w:val="00243298"/>
    <w:rsid w:val="002434AF"/>
    <w:rsid w:val="00243D40"/>
    <w:rsid w:val="00251583"/>
    <w:rsid w:val="0025233F"/>
    <w:rsid w:val="00255DB9"/>
    <w:rsid w:val="00271333"/>
    <w:rsid w:val="0028244B"/>
    <w:rsid w:val="002824E0"/>
    <w:rsid w:val="0028602A"/>
    <w:rsid w:val="00293F8B"/>
    <w:rsid w:val="00296022"/>
    <w:rsid w:val="00297659"/>
    <w:rsid w:val="002B168A"/>
    <w:rsid w:val="002B27AF"/>
    <w:rsid w:val="002B2B4A"/>
    <w:rsid w:val="002C28E2"/>
    <w:rsid w:val="002D372A"/>
    <w:rsid w:val="002D6D74"/>
    <w:rsid w:val="002E037D"/>
    <w:rsid w:val="002E2871"/>
    <w:rsid w:val="002E5199"/>
    <w:rsid w:val="002E53C6"/>
    <w:rsid w:val="002F04DF"/>
    <w:rsid w:val="002F1A75"/>
    <w:rsid w:val="00300B0A"/>
    <w:rsid w:val="003026F9"/>
    <w:rsid w:val="0030299C"/>
    <w:rsid w:val="00303F94"/>
    <w:rsid w:val="00312937"/>
    <w:rsid w:val="003209F2"/>
    <w:rsid w:val="00324794"/>
    <w:rsid w:val="00325D5F"/>
    <w:rsid w:val="003264B3"/>
    <w:rsid w:val="00332BB9"/>
    <w:rsid w:val="00333809"/>
    <w:rsid w:val="00337052"/>
    <w:rsid w:val="0033719B"/>
    <w:rsid w:val="003377F2"/>
    <w:rsid w:val="00340EB2"/>
    <w:rsid w:val="00343E66"/>
    <w:rsid w:val="0034780A"/>
    <w:rsid w:val="0035026B"/>
    <w:rsid w:val="00355828"/>
    <w:rsid w:val="003563B8"/>
    <w:rsid w:val="00356A29"/>
    <w:rsid w:val="0036105C"/>
    <w:rsid w:val="00361992"/>
    <w:rsid w:val="003645F3"/>
    <w:rsid w:val="00370304"/>
    <w:rsid w:val="00375800"/>
    <w:rsid w:val="003766BF"/>
    <w:rsid w:val="00377071"/>
    <w:rsid w:val="00377E39"/>
    <w:rsid w:val="00380407"/>
    <w:rsid w:val="00380423"/>
    <w:rsid w:val="00386BA9"/>
    <w:rsid w:val="00387E68"/>
    <w:rsid w:val="00393C5D"/>
    <w:rsid w:val="00393DFA"/>
    <w:rsid w:val="00396FD8"/>
    <w:rsid w:val="00397E15"/>
    <w:rsid w:val="003A0E02"/>
    <w:rsid w:val="003A3713"/>
    <w:rsid w:val="003A41E6"/>
    <w:rsid w:val="003A4848"/>
    <w:rsid w:val="003A5575"/>
    <w:rsid w:val="003B246F"/>
    <w:rsid w:val="003B6F0B"/>
    <w:rsid w:val="003C24C5"/>
    <w:rsid w:val="003C7BFD"/>
    <w:rsid w:val="003E0770"/>
    <w:rsid w:val="003E3D14"/>
    <w:rsid w:val="003E4F8A"/>
    <w:rsid w:val="003E6FF0"/>
    <w:rsid w:val="003E7264"/>
    <w:rsid w:val="003F1545"/>
    <w:rsid w:val="003F5159"/>
    <w:rsid w:val="004029D1"/>
    <w:rsid w:val="00405037"/>
    <w:rsid w:val="0041178F"/>
    <w:rsid w:val="00414810"/>
    <w:rsid w:val="00414A20"/>
    <w:rsid w:val="00416223"/>
    <w:rsid w:val="004163C8"/>
    <w:rsid w:val="0042127C"/>
    <w:rsid w:val="00421D86"/>
    <w:rsid w:val="00425558"/>
    <w:rsid w:val="0043051E"/>
    <w:rsid w:val="004308AE"/>
    <w:rsid w:val="00440B23"/>
    <w:rsid w:val="004417E0"/>
    <w:rsid w:val="004417EF"/>
    <w:rsid w:val="004435CB"/>
    <w:rsid w:val="00453C1B"/>
    <w:rsid w:val="00455817"/>
    <w:rsid w:val="004631BA"/>
    <w:rsid w:val="00465269"/>
    <w:rsid w:val="00467C1B"/>
    <w:rsid w:val="004714D6"/>
    <w:rsid w:val="00472010"/>
    <w:rsid w:val="0048387F"/>
    <w:rsid w:val="00494AC3"/>
    <w:rsid w:val="00496665"/>
    <w:rsid w:val="004A2473"/>
    <w:rsid w:val="004A5136"/>
    <w:rsid w:val="004A615F"/>
    <w:rsid w:val="004A6C5A"/>
    <w:rsid w:val="004B13B2"/>
    <w:rsid w:val="004B17E9"/>
    <w:rsid w:val="004B360A"/>
    <w:rsid w:val="004B3906"/>
    <w:rsid w:val="004C102A"/>
    <w:rsid w:val="004C20D7"/>
    <w:rsid w:val="004C4596"/>
    <w:rsid w:val="004C53DE"/>
    <w:rsid w:val="004C662A"/>
    <w:rsid w:val="004C6734"/>
    <w:rsid w:val="004C6E6C"/>
    <w:rsid w:val="004D2D53"/>
    <w:rsid w:val="004D4FCB"/>
    <w:rsid w:val="004E3577"/>
    <w:rsid w:val="004F01AC"/>
    <w:rsid w:val="004F2A4B"/>
    <w:rsid w:val="004F36D7"/>
    <w:rsid w:val="005056A9"/>
    <w:rsid w:val="00510D53"/>
    <w:rsid w:val="00511935"/>
    <w:rsid w:val="00511D69"/>
    <w:rsid w:val="00513BF3"/>
    <w:rsid w:val="00515DE5"/>
    <w:rsid w:val="005174A4"/>
    <w:rsid w:val="00521226"/>
    <w:rsid w:val="005212F8"/>
    <w:rsid w:val="00521419"/>
    <w:rsid w:val="00523F01"/>
    <w:rsid w:val="005247CA"/>
    <w:rsid w:val="0052589F"/>
    <w:rsid w:val="00527362"/>
    <w:rsid w:val="005311E2"/>
    <w:rsid w:val="00536B1C"/>
    <w:rsid w:val="005376F7"/>
    <w:rsid w:val="005379D3"/>
    <w:rsid w:val="005406F7"/>
    <w:rsid w:val="00540A96"/>
    <w:rsid w:val="00544A41"/>
    <w:rsid w:val="00545F60"/>
    <w:rsid w:val="00546702"/>
    <w:rsid w:val="00547A69"/>
    <w:rsid w:val="00550520"/>
    <w:rsid w:val="005516EB"/>
    <w:rsid w:val="0055295D"/>
    <w:rsid w:val="00561BBA"/>
    <w:rsid w:val="005631B3"/>
    <w:rsid w:val="00564E07"/>
    <w:rsid w:val="00570902"/>
    <w:rsid w:val="0058079E"/>
    <w:rsid w:val="0058317D"/>
    <w:rsid w:val="005831FF"/>
    <w:rsid w:val="0059221F"/>
    <w:rsid w:val="005931C7"/>
    <w:rsid w:val="005940DB"/>
    <w:rsid w:val="00596269"/>
    <w:rsid w:val="005A16CA"/>
    <w:rsid w:val="005A39F5"/>
    <w:rsid w:val="005A44E8"/>
    <w:rsid w:val="005B532A"/>
    <w:rsid w:val="005C09E7"/>
    <w:rsid w:val="005C1FF4"/>
    <w:rsid w:val="005D0318"/>
    <w:rsid w:val="005E36FA"/>
    <w:rsid w:val="005E4BD3"/>
    <w:rsid w:val="005E6928"/>
    <w:rsid w:val="005F4481"/>
    <w:rsid w:val="005F7089"/>
    <w:rsid w:val="005F7E9A"/>
    <w:rsid w:val="00602027"/>
    <w:rsid w:val="00603549"/>
    <w:rsid w:val="00604E8B"/>
    <w:rsid w:val="006162B6"/>
    <w:rsid w:val="0062084C"/>
    <w:rsid w:val="00622C40"/>
    <w:rsid w:val="006260A0"/>
    <w:rsid w:val="0063197F"/>
    <w:rsid w:val="00634953"/>
    <w:rsid w:val="00640ABF"/>
    <w:rsid w:val="00646392"/>
    <w:rsid w:val="00650845"/>
    <w:rsid w:val="0066029C"/>
    <w:rsid w:val="00663F98"/>
    <w:rsid w:val="00664FA0"/>
    <w:rsid w:val="00665A0C"/>
    <w:rsid w:val="00665B0F"/>
    <w:rsid w:val="006660FF"/>
    <w:rsid w:val="006757AA"/>
    <w:rsid w:val="006802E6"/>
    <w:rsid w:val="00685716"/>
    <w:rsid w:val="00685FFB"/>
    <w:rsid w:val="00687720"/>
    <w:rsid w:val="006912C8"/>
    <w:rsid w:val="0069557F"/>
    <w:rsid w:val="0069713B"/>
    <w:rsid w:val="006A001E"/>
    <w:rsid w:val="006A1C6C"/>
    <w:rsid w:val="006A4A99"/>
    <w:rsid w:val="006B273E"/>
    <w:rsid w:val="006B600B"/>
    <w:rsid w:val="006B75D9"/>
    <w:rsid w:val="006C362E"/>
    <w:rsid w:val="006C4473"/>
    <w:rsid w:val="006C6F66"/>
    <w:rsid w:val="006C7147"/>
    <w:rsid w:val="006C7D6B"/>
    <w:rsid w:val="006D0779"/>
    <w:rsid w:val="006D3075"/>
    <w:rsid w:val="006D520A"/>
    <w:rsid w:val="006D5248"/>
    <w:rsid w:val="006D7A5E"/>
    <w:rsid w:val="006E71EB"/>
    <w:rsid w:val="006F7820"/>
    <w:rsid w:val="00704076"/>
    <w:rsid w:val="00704317"/>
    <w:rsid w:val="00707391"/>
    <w:rsid w:val="00710EC5"/>
    <w:rsid w:val="0071556C"/>
    <w:rsid w:val="007213D2"/>
    <w:rsid w:val="00725383"/>
    <w:rsid w:val="00725785"/>
    <w:rsid w:val="00725D2F"/>
    <w:rsid w:val="00725EE9"/>
    <w:rsid w:val="0072742B"/>
    <w:rsid w:val="00727A2C"/>
    <w:rsid w:val="00730E84"/>
    <w:rsid w:val="00734179"/>
    <w:rsid w:val="0074108E"/>
    <w:rsid w:val="00751952"/>
    <w:rsid w:val="00757331"/>
    <w:rsid w:val="00765230"/>
    <w:rsid w:val="00766AC2"/>
    <w:rsid w:val="007704C4"/>
    <w:rsid w:val="007869EF"/>
    <w:rsid w:val="007903C9"/>
    <w:rsid w:val="00791E81"/>
    <w:rsid w:val="00792747"/>
    <w:rsid w:val="0079295B"/>
    <w:rsid w:val="007930A9"/>
    <w:rsid w:val="007930CE"/>
    <w:rsid w:val="00796D8E"/>
    <w:rsid w:val="007A22BF"/>
    <w:rsid w:val="007A4F37"/>
    <w:rsid w:val="007B6058"/>
    <w:rsid w:val="007C1759"/>
    <w:rsid w:val="007C45DD"/>
    <w:rsid w:val="007D0869"/>
    <w:rsid w:val="007D139F"/>
    <w:rsid w:val="007D45D0"/>
    <w:rsid w:val="007D657A"/>
    <w:rsid w:val="007E00DB"/>
    <w:rsid w:val="007E2174"/>
    <w:rsid w:val="007E25F2"/>
    <w:rsid w:val="007E7C4C"/>
    <w:rsid w:val="007F26CB"/>
    <w:rsid w:val="007F4085"/>
    <w:rsid w:val="007F6FDE"/>
    <w:rsid w:val="0080204E"/>
    <w:rsid w:val="00812C8D"/>
    <w:rsid w:val="0081413B"/>
    <w:rsid w:val="008148B8"/>
    <w:rsid w:val="008169C7"/>
    <w:rsid w:val="00816B5C"/>
    <w:rsid w:val="0081778D"/>
    <w:rsid w:val="00821961"/>
    <w:rsid w:val="00833B69"/>
    <w:rsid w:val="00834C48"/>
    <w:rsid w:val="008439CB"/>
    <w:rsid w:val="008456E4"/>
    <w:rsid w:val="00852497"/>
    <w:rsid w:val="008525EB"/>
    <w:rsid w:val="00861E10"/>
    <w:rsid w:val="00875E83"/>
    <w:rsid w:val="00877A9B"/>
    <w:rsid w:val="00880E5A"/>
    <w:rsid w:val="00883A9F"/>
    <w:rsid w:val="008954E5"/>
    <w:rsid w:val="00896580"/>
    <w:rsid w:val="008A05F5"/>
    <w:rsid w:val="008A0FE3"/>
    <w:rsid w:val="008A5EA0"/>
    <w:rsid w:val="008A6293"/>
    <w:rsid w:val="008A6CD1"/>
    <w:rsid w:val="008B3884"/>
    <w:rsid w:val="008B45D8"/>
    <w:rsid w:val="008B5FEA"/>
    <w:rsid w:val="008B62DD"/>
    <w:rsid w:val="008C1779"/>
    <w:rsid w:val="008C64BF"/>
    <w:rsid w:val="008C724C"/>
    <w:rsid w:val="008D144B"/>
    <w:rsid w:val="008D3261"/>
    <w:rsid w:val="008D4793"/>
    <w:rsid w:val="008D5579"/>
    <w:rsid w:val="008E16D0"/>
    <w:rsid w:val="008E174B"/>
    <w:rsid w:val="008E1F55"/>
    <w:rsid w:val="008E5C56"/>
    <w:rsid w:val="008F3E7D"/>
    <w:rsid w:val="008F695B"/>
    <w:rsid w:val="00900C99"/>
    <w:rsid w:val="00902BD2"/>
    <w:rsid w:val="00905D4F"/>
    <w:rsid w:val="009141A0"/>
    <w:rsid w:val="00920F5D"/>
    <w:rsid w:val="0092236C"/>
    <w:rsid w:val="009237A1"/>
    <w:rsid w:val="0092471C"/>
    <w:rsid w:val="00926BE8"/>
    <w:rsid w:val="0093356A"/>
    <w:rsid w:val="00933EE3"/>
    <w:rsid w:val="00934BB9"/>
    <w:rsid w:val="009350D8"/>
    <w:rsid w:val="0094157E"/>
    <w:rsid w:val="009415B0"/>
    <w:rsid w:val="00942B64"/>
    <w:rsid w:val="00945EF2"/>
    <w:rsid w:val="00946660"/>
    <w:rsid w:val="00947C23"/>
    <w:rsid w:val="00953E5D"/>
    <w:rsid w:val="00955222"/>
    <w:rsid w:val="00955F1D"/>
    <w:rsid w:val="0096183A"/>
    <w:rsid w:val="009643A0"/>
    <w:rsid w:val="00965FE5"/>
    <w:rsid w:val="009660B9"/>
    <w:rsid w:val="00967EDD"/>
    <w:rsid w:val="009700EB"/>
    <w:rsid w:val="00973B63"/>
    <w:rsid w:val="00974E7D"/>
    <w:rsid w:val="00975CE3"/>
    <w:rsid w:val="00977489"/>
    <w:rsid w:val="0098384B"/>
    <w:rsid w:val="0099059C"/>
    <w:rsid w:val="00992F5A"/>
    <w:rsid w:val="009932F8"/>
    <w:rsid w:val="00994829"/>
    <w:rsid w:val="009956AC"/>
    <w:rsid w:val="009A4FA9"/>
    <w:rsid w:val="009B14F4"/>
    <w:rsid w:val="009B40B8"/>
    <w:rsid w:val="009B7B7E"/>
    <w:rsid w:val="009C5F79"/>
    <w:rsid w:val="009C5FCF"/>
    <w:rsid w:val="009D13C6"/>
    <w:rsid w:val="009D2AED"/>
    <w:rsid w:val="009D457F"/>
    <w:rsid w:val="009E00AB"/>
    <w:rsid w:val="009E1C89"/>
    <w:rsid w:val="009E35B2"/>
    <w:rsid w:val="009E4030"/>
    <w:rsid w:val="009E4EC5"/>
    <w:rsid w:val="009E62AA"/>
    <w:rsid w:val="009E6C1A"/>
    <w:rsid w:val="009F0727"/>
    <w:rsid w:val="009F1744"/>
    <w:rsid w:val="009F270B"/>
    <w:rsid w:val="009F46BC"/>
    <w:rsid w:val="009F68A6"/>
    <w:rsid w:val="00A0259C"/>
    <w:rsid w:val="00A06BB8"/>
    <w:rsid w:val="00A11300"/>
    <w:rsid w:val="00A1154D"/>
    <w:rsid w:val="00A12B9E"/>
    <w:rsid w:val="00A14250"/>
    <w:rsid w:val="00A148F4"/>
    <w:rsid w:val="00A228C0"/>
    <w:rsid w:val="00A254EB"/>
    <w:rsid w:val="00A270DF"/>
    <w:rsid w:val="00A27A34"/>
    <w:rsid w:val="00A352FC"/>
    <w:rsid w:val="00A35F51"/>
    <w:rsid w:val="00A42154"/>
    <w:rsid w:val="00A51AEF"/>
    <w:rsid w:val="00A520CD"/>
    <w:rsid w:val="00A5571C"/>
    <w:rsid w:val="00A57346"/>
    <w:rsid w:val="00A64E54"/>
    <w:rsid w:val="00A6679E"/>
    <w:rsid w:val="00A73934"/>
    <w:rsid w:val="00A801C9"/>
    <w:rsid w:val="00A85D44"/>
    <w:rsid w:val="00A864C8"/>
    <w:rsid w:val="00A91669"/>
    <w:rsid w:val="00A92A86"/>
    <w:rsid w:val="00A94F08"/>
    <w:rsid w:val="00AA0E7C"/>
    <w:rsid w:val="00AA43EF"/>
    <w:rsid w:val="00AA5C12"/>
    <w:rsid w:val="00AB2463"/>
    <w:rsid w:val="00AB65D5"/>
    <w:rsid w:val="00AB7A30"/>
    <w:rsid w:val="00AB7B03"/>
    <w:rsid w:val="00AC2ACD"/>
    <w:rsid w:val="00AC45D2"/>
    <w:rsid w:val="00AD7241"/>
    <w:rsid w:val="00AD7ED0"/>
    <w:rsid w:val="00AE1913"/>
    <w:rsid w:val="00AE1F0B"/>
    <w:rsid w:val="00AE3536"/>
    <w:rsid w:val="00AE510E"/>
    <w:rsid w:val="00AE5B69"/>
    <w:rsid w:val="00AF051A"/>
    <w:rsid w:val="00AF6796"/>
    <w:rsid w:val="00AF69EB"/>
    <w:rsid w:val="00B067D9"/>
    <w:rsid w:val="00B06B01"/>
    <w:rsid w:val="00B10246"/>
    <w:rsid w:val="00B1770D"/>
    <w:rsid w:val="00B17EDA"/>
    <w:rsid w:val="00B20F48"/>
    <w:rsid w:val="00B27BA8"/>
    <w:rsid w:val="00B319C9"/>
    <w:rsid w:val="00B369AB"/>
    <w:rsid w:val="00B36CE1"/>
    <w:rsid w:val="00B36F92"/>
    <w:rsid w:val="00B374B5"/>
    <w:rsid w:val="00B43C29"/>
    <w:rsid w:val="00B446BC"/>
    <w:rsid w:val="00B44759"/>
    <w:rsid w:val="00B45426"/>
    <w:rsid w:val="00B551F8"/>
    <w:rsid w:val="00B60E0B"/>
    <w:rsid w:val="00B61BAF"/>
    <w:rsid w:val="00B61D19"/>
    <w:rsid w:val="00B6292F"/>
    <w:rsid w:val="00B651A8"/>
    <w:rsid w:val="00B717E5"/>
    <w:rsid w:val="00B746B6"/>
    <w:rsid w:val="00B774D4"/>
    <w:rsid w:val="00B77978"/>
    <w:rsid w:val="00B779F6"/>
    <w:rsid w:val="00B826BC"/>
    <w:rsid w:val="00B843A5"/>
    <w:rsid w:val="00B845CD"/>
    <w:rsid w:val="00B92F18"/>
    <w:rsid w:val="00B9601E"/>
    <w:rsid w:val="00B97FAA"/>
    <w:rsid w:val="00B97FE6"/>
    <w:rsid w:val="00BB13F7"/>
    <w:rsid w:val="00BB58FC"/>
    <w:rsid w:val="00BB736E"/>
    <w:rsid w:val="00BB7F4B"/>
    <w:rsid w:val="00BC7DF1"/>
    <w:rsid w:val="00BD1305"/>
    <w:rsid w:val="00BD1EDF"/>
    <w:rsid w:val="00BD3371"/>
    <w:rsid w:val="00BD3CDD"/>
    <w:rsid w:val="00BD495E"/>
    <w:rsid w:val="00BE524E"/>
    <w:rsid w:val="00BE79BE"/>
    <w:rsid w:val="00BE7B26"/>
    <w:rsid w:val="00BF24CC"/>
    <w:rsid w:val="00BF7B8F"/>
    <w:rsid w:val="00C02F28"/>
    <w:rsid w:val="00C04C90"/>
    <w:rsid w:val="00C12976"/>
    <w:rsid w:val="00C15452"/>
    <w:rsid w:val="00C24619"/>
    <w:rsid w:val="00C249A2"/>
    <w:rsid w:val="00C30C53"/>
    <w:rsid w:val="00C313D5"/>
    <w:rsid w:val="00C31679"/>
    <w:rsid w:val="00C3297B"/>
    <w:rsid w:val="00C40D81"/>
    <w:rsid w:val="00C41739"/>
    <w:rsid w:val="00C53B2D"/>
    <w:rsid w:val="00C548D7"/>
    <w:rsid w:val="00C62BF5"/>
    <w:rsid w:val="00C62EF0"/>
    <w:rsid w:val="00C62F6D"/>
    <w:rsid w:val="00C65AA4"/>
    <w:rsid w:val="00C72565"/>
    <w:rsid w:val="00C774BF"/>
    <w:rsid w:val="00C817CE"/>
    <w:rsid w:val="00C824B0"/>
    <w:rsid w:val="00C9043F"/>
    <w:rsid w:val="00C94603"/>
    <w:rsid w:val="00C95D00"/>
    <w:rsid w:val="00CA4BB8"/>
    <w:rsid w:val="00CA6D76"/>
    <w:rsid w:val="00CB113E"/>
    <w:rsid w:val="00CC0CA6"/>
    <w:rsid w:val="00CC1B5E"/>
    <w:rsid w:val="00CC69DB"/>
    <w:rsid w:val="00CC7A93"/>
    <w:rsid w:val="00CD1B68"/>
    <w:rsid w:val="00CE5CE9"/>
    <w:rsid w:val="00CE6B4C"/>
    <w:rsid w:val="00CE79A1"/>
    <w:rsid w:val="00CE7B80"/>
    <w:rsid w:val="00CF35A3"/>
    <w:rsid w:val="00CF4C54"/>
    <w:rsid w:val="00CF5A38"/>
    <w:rsid w:val="00CF743F"/>
    <w:rsid w:val="00D01D57"/>
    <w:rsid w:val="00D02FFF"/>
    <w:rsid w:val="00D11673"/>
    <w:rsid w:val="00D12392"/>
    <w:rsid w:val="00D166A3"/>
    <w:rsid w:val="00D316FF"/>
    <w:rsid w:val="00D33B5D"/>
    <w:rsid w:val="00D359E9"/>
    <w:rsid w:val="00D371A9"/>
    <w:rsid w:val="00D45FF4"/>
    <w:rsid w:val="00D47B8E"/>
    <w:rsid w:val="00D50EEE"/>
    <w:rsid w:val="00D577CB"/>
    <w:rsid w:val="00D72F1E"/>
    <w:rsid w:val="00D73CBA"/>
    <w:rsid w:val="00D75DCB"/>
    <w:rsid w:val="00D80F72"/>
    <w:rsid w:val="00D83294"/>
    <w:rsid w:val="00D8354C"/>
    <w:rsid w:val="00D851FA"/>
    <w:rsid w:val="00D92CFC"/>
    <w:rsid w:val="00D9438C"/>
    <w:rsid w:val="00D95612"/>
    <w:rsid w:val="00D9700E"/>
    <w:rsid w:val="00DA06D9"/>
    <w:rsid w:val="00DA1A62"/>
    <w:rsid w:val="00DA6CED"/>
    <w:rsid w:val="00DB1B7B"/>
    <w:rsid w:val="00DB23CA"/>
    <w:rsid w:val="00DC2FAE"/>
    <w:rsid w:val="00DC4641"/>
    <w:rsid w:val="00DC5344"/>
    <w:rsid w:val="00DD0A79"/>
    <w:rsid w:val="00DD2E30"/>
    <w:rsid w:val="00DF0E9B"/>
    <w:rsid w:val="00DF26C8"/>
    <w:rsid w:val="00E051F8"/>
    <w:rsid w:val="00E14D82"/>
    <w:rsid w:val="00E173C1"/>
    <w:rsid w:val="00E235BB"/>
    <w:rsid w:val="00E23EFA"/>
    <w:rsid w:val="00E2482E"/>
    <w:rsid w:val="00E2631A"/>
    <w:rsid w:val="00E2771B"/>
    <w:rsid w:val="00E3089A"/>
    <w:rsid w:val="00E36718"/>
    <w:rsid w:val="00E41A1E"/>
    <w:rsid w:val="00E44E74"/>
    <w:rsid w:val="00E46A98"/>
    <w:rsid w:val="00E50381"/>
    <w:rsid w:val="00E5220A"/>
    <w:rsid w:val="00E563A4"/>
    <w:rsid w:val="00E60474"/>
    <w:rsid w:val="00E6066B"/>
    <w:rsid w:val="00E71CA3"/>
    <w:rsid w:val="00E7284A"/>
    <w:rsid w:val="00E73FFC"/>
    <w:rsid w:val="00E7647C"/>
    <w:rsid w:val="00E80B24"/>
    <w:rsid w:val="00E80B34"/>
    <w:rsid w:val="00E83F78"/>
    <w:rsid w:val="00E9119C"/>
    <w:rsid w:val="00E977A8"/>
    <w:rsid w:val="00E978AF"/>
    <w:rsid w:val="00E97FF3"/>
    <w:rsid w:val="00EA23FC"/>
    <w:rsid w:val="00EA3574"/>
    <w:rsid w:val="00EA3A7E"/>
    <w:rsid w:val="00EA4B14"/>
    <w:rsid w:val="00EB1AAC"/>
    <w:rsid w:val="00EB2B37"/>
    <w:rsid w:val="00EB430D"/>
    <w:rsid w:val="00EB74F8"/>
    <w:rsid w:val="00EC7C2A"/>
    <w:rsid w:val="00ED06F3"/>
    <w:rsid w:val="00ED0A79"/>
    <w:rsid w:val="00ED3AF5"/>
    <w:rsid w:val="00EE011A"/>
    <w:rsid w:val="00EE63EC"/>
    <w:rsid w:val="00EE67F3"/>
    <w:rsid w:val="00EF00FA"/>
    <w:rsid w:val="00EF08E2"/>
    <w:rsid w:val="00EF20C7"/>
    <w:rsid w:val="00EF2DAF"/>
    <w:rsid w:val="00EF590F"/>
    <w:rsid w:val="00F01D59"/>
    <w:rsid w:val="00F05EE6"/>
    <w:rsid w:val="00F138A6"/>
    <w:rsid w:val="00F16032"/>
    <w:rsid w:val="00F20969"/>
    <w:rsid w:val="00F25E8A"/>
    <w:rsid w:val="00F2682A"/>
    <w:rsid w:val="00F268EF"/>
    <w:rsid w:val="00F27ECD"/>
    <w:rsid w:val="00F30709"/>
    <w:rsid w:val="00F31C32"/>
    <w:rsid w:val="00F43C4C"/>
    <w:rsid w:val="00F50889"/>
    <w:rsid w:val="00F54127"/>
    <w:rsid w:val="00F565F2"/>
    <w:rsid w:val="00F56F0F"/>
    <w:rsid w:val="00F5796A"/>
    <w:rsid w:val="00F606A6"/>
    <w:rsid w:val="00F62D56"/>
    <w:rsid w:val="00F71260"/>
    <w:rsid w:val="00F72400"/>
    <w:rsid w:val="00F72C73"/>
    <w:rsid w:val="00F77B06"/>
    <w:rsid w:val="00F82CE4"/>
    <w:rsid w:val="00F8462D"/>
    <w:rsid w:val="00F84B4A"/>
    <w:rsid w:val="00F91991"/>
    <w:rsid w:val="00F92274"/>
    <w:rsid w:val="00F93A40"/>
    <w:rsid w:val="00F9513C"/>
    <w:rsid w:val="00FA0F76"/>
    <w:rsid w:val="00FA6D82"/>
    <w:rsid w:val="00FB023E"/>
    <w:rsid w:val="00FB2318"/>
    <w:rsid w:val="00FB2884"/>
    <w:rsid w:val="00FB54CF"/>
    <w:rsid w:val="00FC088E"/>
    <w:rsid w:val="00FC5B74"/>
    <w:rsid w:val="00FD75F0"/>
    <w:rsid w:val="00FD7B21"/>
    <w:rsid w:val="00FE177A"/>
    <w:rsid w:val="00FE3529"/>
    <w:rsid w:val="00FE54C9"/>
    <w:rsid w:val="00FE5E56"/>
    <w:rsid w:val="00FF5EC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6229"/>
  <w15:chartTrackingRefBased/>
  <w15:docId w15:val="{0FC9919A-186D-4663-A232-1A3900C9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4"/>
        <w:szCs w:val="22"/>
        <w:lang w:val="ru-RU" w:eastAsia="en-US" w:bidi="ar-SA"/>
        <w14:ligatures w14:val="standardContextual"/>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D520A"/>
    <w:pPr>
      <w:keepNext/>
      <w:spacing w:before="240" w:after="60" w:line="240" w:lineRule="auto"/>
      <w:jc w:val="left"/>
      <w:outlineLvl w:val="0"/>
    </w:pPr>
    <w:rPr>
      <w:rFonts w:eastAsia="Times New Roman" w:cs="Times New Roman"/>
      <w:b/>
      <w:kern w:val="28"/>
      <w:sz w:val="28"/>
      <w:szCs w:val="20"/>
      <w:lang w:val="en-GB"/>
      <w14:ligatures w14:val="none"/>
    </w:rPr>
  </w:style>
  <w:style w:type="paragraph" w:styleId="Heading2">
    <w:name w:val="heading 2"/>
    <w:basedOn w:val="Normal"/>
    <w:next w:val="Normal"/>
    <w:link w:val="Heading2Char"/>
    <w:qFormat/>
    <w:rsid w:val="006D520A"/>
    <w:pPr>
      <w:keepNext/>
      <w:spacing w:before="240" w:after="60" w:line="240" w:lineRule="auto"/>
      <w:jc w:val="left"/>
      <w:outlineLvl w:val="1"/>
    </w:pPr>
    <w:rPr>
      <w:rFonts w:eastAsia="Times New Roman" w:cs="Times New Roman"/>
      <w:b/>
      <w:i/>
      <w:szCs w:val="20"/>
      <w:lang w:val="en-GB"/>
      <w14:ligatures w14:val="none"/>
    </w:rPr>
  </w:style>
  <w:style w:type="paragraph" w:styleId="Heading3">
    <w:name w:val="heading 3"/>
    <w:basedOn w:val="Normal"/>
    <w:next w:val="Normal"/>
    <w:link w:val="Heading3Char"/>
    <w:qFormat/>
    <w:rsid w:val="006D520A"/>
    <w:pPr>
      <w:keepNext/>
      <w:spacing w:before="240" w:after="60" w:line="240" w:lineRule="auto"/>
      <w:jc w:val="left"/>
      <w:outlineLvl w:val="2"/>
    </w:pPr>
    <w:rPr>
      <w:rFonts w:ascii="Times New Roman" w:eastAsia="Times New Roman" w:hAnsi="Times New Roman" w:cs="Times New Roman"/>
      <w:b/>
      <w:szCs w:val="20"/>
      <w:lang w:val="en-GB"/>
      <w14:ligatures w14:val="none"/>
    </w:rPr>
  </w:style>
  <w:style w:type="paragraph" w:styleId="Heading4">
    <w:name w:val="heading 4"/>
    <w:basedOn w:val="Normal"/>
    <w:next w:val="Normal"/>
    <w:link w:val="Heading4Char"/>
    <w:semiHidden/>
    <w:unhideWhenUsed/>
    <w:qFormat/>
    <w:rsid w:val="002E5199"/>
    <w:pPr>
      <w:keepNext/>
      <w:pBdr>
        <w:bottom w:val="double" w:sz="6" w:space="1" w:color="auto"/>
      </w:pBdr>
      <w:spacing w:before="0" w:after="0" w:line="240" w:lineRule="auto"/>
      <w:outlineLvl w:val="3"/>
      <w:pPrChange w:id="0" w:author="uzivatel" w:date="2026-09-22T12:14:00Z">
        <w:pPr>
          <w:keepNext/>
          <w:spacing w:before="240" w:after="60"/>
          <w:outlineLvl w:val="3"/>
        </w:pPr>
      </w:pPrChange>
    </w:pPr>
    <w:rPr>
      <w:rFonts w:ascii="Times New Roman" w:eastAsia="Times New Roman" w:hAnsi="Times New Roman" w:cs="Times New Roman"/>
      <w:b/>
      <w:sz w:val="32"/>
      <w:szCs w:val="20"/>
      <w:lang w:val="cs-CZ" w:eastAsia="cs-CZ"/>
      <w14:ligatures w14:val="none"/>
      <w:rPrChange w:id="0" w:author="uzivatel" w:date="2026-09-22T12:14:00Z">
        <w:rPr>
          <w:b/>
          <w:i/>
          <w:sz w:val="24"/>
          <w:lang w:val="en-GB" w:eastAsia="en-US" w:bidi="ar-SA"/>
        </w:rPr>
      </w:rPrChange>
    </w:rPr>
  </w:style>
  <w:style w:type="paragraph" w:styleId="Heading5">
    <w:name w:val="heading 5"/>
    <w:basedOn w:val="Normal"/>
    <w:next w:val="Normal"/>
    <w:link w:val="Heading5Char"/>
    <w:qFormat/>
    <w:rsid w:val="006D520A"/>
    <w:pPr>
      <w:spacing w:before="240" w:after="60" w:line="240" w:lineRule="auto"/>
      <w:jc w:val="left"/>
      <w:outlineLvl w:val="4"/>
    </w:pPr>
    <w:rPr>
      <w:rFonts w:eastAsia="Times New Roman" w:cs="Times New Roman"/>
      <w:sz w:val="22"/>
      <w:szCs w:val="20"/>
      <w:lang w:val="en-GB"/>
      <w14:ligatures w14:val="none"/>
    </w:rPr>
  </w:style>
  <w:style w:type="paragraph" w:styleId="Heading6">
    <w:name w:val="heading 6"/>
    <w:basedOn w:val="Normal"/>
    <w:next w:val="Normal"/>
    <w:link w:val="Heading6Char"/>
    <w:qFormat/>
    <w:rsid w:val="006D520A"/>
    <w:pPr>
      <w:spacing w:before="240" w:after="60" w:line="240" w:lineRule="auto"/>
      <w:jc w:val="left"/>
      <w:outlineLvl w:val="5"/>
    </w:pPr>
    <w:rPr>
      <w:rFonts w:eastAsia="Times New Roman" w:cs="Times New Roman"/>
      <w:i/>
      <w:sz w:val="22"/>
      <w:szCs w:val="20"/>
      <w:lang w:val="en-GB"/>
      <w14:ligatures w14:val="none"/>
    </w:rPr>
  </w:style>
  <w:style w:type="paragraph" w:styleId="Heading7">
    <w:name w:val="heading 7"/>
    <w:basedOn w:val="Normal"/>
    <w:next w:val="Normal"/>
    <w:link w:val="Heading7Char"/>
    <w:qFormat/>
    <w:rsid w:val="006D520A"/>
    <w:pPr>
      <w:spacing w:before="240" w:after="60" w:line="240" w:lineRule="auto"/>
      <w:jc w:val="left"/>
      <w:outlineLvl w:val="6"/>
    </w:pPr>
    <w:rPr>
      <w:rFonts w:eastAsia="Times New Roman" w:cs="Times New Roman"/>
      <w:sz w:val="20"/>
      <w:szCs w:val="20"/>
      <w:lang w:val="en-GB"/>
      <w14:ligatures w14:val="none"/>
    </w:rPr>
  </w:style>
  <w:style w:type="paragraph" w:styleId="Heading8">
    <w:name w:val="heading 8"/>
    <w:basedOn w:val="Normal"/>
    <w:next w:val="Normal"/>
    <w:link w:val="Heading8Char"/>
    <w:qFormat/>
    <w:rsid w:val="006D520A"/>
    <w:pPr>
      <w:spacing w:before="240" w:after="60" w:line="240" w:lineRule="auto"/>
      <w:jc w:val="left"/>
      <w:outlineLvl w:val="7"/>
    </w:pPr>
    <w:rPr>
      <w:rFonts w:eastAsia="Times New Roman" w:cs="Times New Roman"/>
      <w:i/>
      <w:sz w:val="20"/>
      <w:szCs w:val="20"/>
      <w:lang w:val="en-GB"/>
      <w14:ligatures w14:val="none"/>
    </w:rPr>
  </w:style>
  <w:style w:type="paragraph" w:styleId="Heading9">
    <w:name w:val="heading 9"/>
    <w:basedOn w:val="Normal"/>
    <w:next w:val="Normal"/>
    <w:link w:val="Heading9Char"/>
    <w:qFormat/>
    <w:rsid w:val="006D520A"/>
    <w:pPr>
      <w:spacing w:before="240" w:after="60" w:line="240" w:lineRule="auto"/>
      <w:jc w:val="left"/>
      <w:outlineLvl w:val="8"/>
    </w:pPr>
    <w:rPr>
      <w:rFonts w:eastAsia="Times New Roman" w:cs="Times New Roman"/>
      <w:i/>
      <w:sz w:val="18"/>
      <w:szCs w:val="2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99C"/>
    <w:pPr>
      <w:ind w:left="720"/>
      <w:contextualSpacing/>
    </w:pPr>
  </w:style>
  <w:style w:type="table" w:styleId="TableGrid">
    <w:name w:val="Table Grid"/>
    <w:basedOn w:val="TableNormal"/>
    <w:uiPriority w:val="59"/>
    <w:rsid w:val="00DA1A6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520A"/>
    <w:pPr>
      <w:tabs>
        <w:tab w:val="center" w:pos="4677"/>
        <w:tab w:val="right" w:pos="9355"/>
      </w:tabs>
      <w:spacing w:before="0" w:after="0" w:line="240" w:lineRule="auto"/>
    </w:pPr>
  </w:style>
  <w:style w:type="character" w:customStyle="1" w:styleId="HeaderChar">
    <w:name w:val="Header Char"/>
    <w:basedOn w:val="DefaultParagraphFont"/>
    <w:link w:val="Header"/>
    <w:uiPriority w:val="99"/>
    <w:rsid w:val="00C774BF"/>
  </w:style>
  <w:style w:type="paragraph" w:styleId="Footer">
    <w:name w:val="footer"/>
    <w:basedOn w:val="Normal"/>
    <w:link w:val="FooterChar"/>
    <w:unhideWhenUsed/>
    <w:rsid w:val="006D520A"/>
    <w:pPr>
      <w:tabs>
        <w:tab w:val="center" w:pos="4677"/>
        <w:tab w:val="right" w:pos="9355"/>
      </w:tabs>
      <w:spacing w:before="0" w:after="0" w:line="240" w:lineRule="auto"/>
    </w:pPr>
  </w:style>
  <w:style w:type="character" w:customStyle="1" w:styleId="FooterChar">
    <w:name w:val="Footer Char"/>
    <w:basedOn w:val="DefaultParagraphFont"/>
    <w:link w:val="Footer"/>
    <w:rsid w:val="00C774BF"/>
  </w:style>
  <w:style w:type="character" w:customStyle="1" w:styleId="Heading1Char">
    <w:name w:val="Heading 1 Char"/>
    <w:basedOn w:val="DefaultParagraphFont"/>
    <w:link w:val="Heading1"/>
    <w:rsid w:val="006D520A"/>
    <w:rPr>
      <w:rFonts w:eastAsia="Times New Roman" w:cs="Times New Roman"/>
      <w:b/>
      <w:kern w:val="28"/>
      <w:sz w:val="28"/>
      <w:szCs w:val="20"/>
      <w:lang w:val="en-GB"/>
      <w14:ligatures w14:val="none"/>
    </w:rPr>
  </w:style>
  <w:style w:type="character" w:customStyle="1" w:styleId="Heading2Char">
    <w:name w:val="Heading 2 Char"/>
    <w:basedOn w:val="DefaultParagraphFont"/>
    <w:link w:val="Heading2"/>
    <w:rsid w:val="006D520A"/>
    <w:rPr>
      <w:rFonts w:eastAsia="Times New Roman" w:cs="Times New Roman"/>
      <w:b/>
      <w:i/>
      <w:szCs w:val="20"/>
      <w:lang w:val="en-GB"/>
      <w14:ligatures w14:val="none"/>
    </w:rPr>
  </w:style>
  <w:style w:type="character" w:customStyle="1" w:styleId="Heading3Char">
    <w:name w:val="Heading 3 Char"/>
    <w:basedOn w:val="DefaultParagraphFont"/>
    <w:link w:val="Heading3"/>
    <w:rsid w:val="006D520A"/>
    <w:rPr>
      <w:rFonts w:ascii="Times New Roman" w:eastAsia="Times New Roman" w:hAnsi="Times New Roman" w:cs="Times New Roman"/>
      <w:b/>
      <w:szCs w:val="20"/>
      <w:lang w:val="en-GB"/>
      <w14:ligatures w14:val="none"/>
    </w:rPr>
  </w:style>
  <w:style w:type="character" w:customStyle="1" w:styleId="Heading4Char">
    <w:name w:val="Heading 4 Char"/>
    <w:basedOn w:val="DefaultParagraphFont"/>
    <w:link w:val="Heading4"/>
    <w:rsid w:val="006D520A"/>
    <w:rPr>
      <w:rFonts w:ascii="Times New Roman" w:eastAsia="Times New Roman" w:hAnsi="Times New Roman" w:cs="Times New Roman"/>
      <w:b/>
      <w:sz w:val="32"/>
      <w:szCs w:val="20"/>
      <w:lang w:val="cs-CZ" w:eastAsia="cs-CZ"/>
      <w14:ligatures w14:val="none"/>
    </w:rPr>
  </w:style>
  <w:style w:type="character" w:customStyle="1" w:styleId="Heading5Char">
    <w:name w:val="Heading 5 Char"/>
    <w:basedOn w:val="DefaultParagraphFont"/>
    <w:link w:val="Heading5"/>
    <w:rsid w:val="006D520A"/>
    <w:rPr>
      <w:rFonts w:eastAsia="Times New Roman" w:cs="Times New Roman"/>
      <w:sz w:val="22"/>
      <w:szCs w:val="20"/>
      <w:lang w:val="en-GB"/>
      <w14:ligatures w14:val="none"/>
    </w:rPr>
  </w:style>
  <w:style w:type="character" w:customStyle="1" w:styleId="Heading6Char">
    <w:name w:val="Heading 6 Char"/>
    <w:basedOn w:val="DefaultParagraphFont"/>
    <w:link w:val="Heading6"/>
    <w:rsid w:val="006D520A"/>
    <w:rPr>
      <w:rFonts w:eastAsia="Times New Roman" w:cs="Times New Roman"/>
      <w:i/>
      <w:sz w:val="22"/>
      <w:szCs w:val="20"/>
      <w:lang w:val="en-GB"/>
      <w14:ligatures w14:val="none"/>
    </w:rPr>
  </w:style>
  <w:style w:type="character" w:customStyle="1" w:styleId="Heading7Char">
    <w:name w:val="Heading 7 Char"/>
    <w:basedOn w:val="DefaultParagraphFont"/>
    <w:link w:val="Heading7"/>
    <w:rsid w:val="006D520A"/>
    <w:rPr>
      <w:rFonts w:eastAsia="Times New Roman" w:cs="Times New Roman"/>
      <w:sz w:val="20"/>
      <w:szCs w:val="20"/>
      <w:lang w:val="en-GB"/>
      <w14:ligatures w14:val="none"/>
    </w:rPr>
  </w:style>
  <w:style w:type="character" w:customStyle="1" w:styleId="Heading8Char">
    <w:name w:val="Heading 8 Char"/>
    <w:basedOn w:val="DefaultParagraphFont"/>
    <w:link w:val="Heading8"/>
    <w:rsid w:val="006D520A"/>
    <w:rPr>
      <w:rFonts w:eastAsia="Times New Roman" w:cs="Times New Roman"/>
      <w:i/>
      <w:sz w:val="20"/>
      <w:szCs w:val="20"/>
      <w:lang w:val="en-GB"/>
      <w14:ligatures w14:val="none"/>
    </w:rPr>
  </w:style>
  <w:style w:type="character" w:customStyle="1" w:styleId="Heading9Char">
    <w:name w:val="Heading 9 Char"/>
    <w:basedOn w:val="DefaultParagraphFont"/>
    <w:link w:val="Heading9"/>
    <w:rsid w:val="006D520A"/>
    <w:rPr>
      <w:rFonts w:eastAsia="Times New Roman" w:cs="Times New Roman"/>
      <w:i/>
      <w:sz w:val="18"/>
      <w:szCs w:val="20"/>
      <w:lang w:val="en-GB"/>
      <w14:ligatures w14:val="none"/>
    </w:rPr>
  </w:style>
  <w:style w:type="paragraph" w:styleId="CommentText">
    <w:name w:val="annotation text"/>
    <w:basedOn w:val="Normal"/>
    <w:link w:val="CommentTextChar"/>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CommentTextChar">
    <w:name w:val="Comment Text Char"/>
    <w:basedOn w:val="DefaultParagraphFont"/>
    <w:link w:val="CommentText"/>
    <w:semiHidden/>
    <w:rsid w:val="006D520A"/>
    <w:rPr>
      <w:rFonts w:ascii="Times New Roman" w:eastAsia="Times New Roman" w:hAnsi="Times New Roman" w:cs="Times New Roman"/>
      <w:sz w:val="20"/>
      <w:szCs w:val="20"/>
      <w:lang w:val="en-GB"/>
      <w14:ligatures w14:val="none"/>
    </w:rPr>
  </w:style>
  <w:style w:type="paragraph" w:styleId="BodyText">
    <w:name w:val="Body Text"/>
    <w:basedOn w:val="Normal"/>
    <w:link w:val="BodyTextChar"/>
    <w:rsid w:val="006D520A"/>
    <w:pPr>
      <w:spacing w:before="0" w:line="240" w:lineRule="auto"/>
      <w:jc w:val="left"/>
    </w:pPr>
    <w:rPr>
      <w:rFonts w:ascii="Times New Roman" w:eastAsia="Times New Roman" w:hAnsi="Times New Roman" w:cs="Times New Roman"/>
      <w:sz w:val="20"/>
      <w:szCs w:val="20"/>
      <w:lang w:val="en-GB"/>
      <w14:ligatures w14:val="none"/>
    </w:rPr>
  </w:style>
  <w:style w:type="character" w:customStyle="1" w:styleId="BodyTextChar">
    <w:name w:val="Body Text Char"/>
    <w:basedOn w:val="DefaultParagraphFont"/>
    <w:link w:val="BodyText"/>
    <w:rsid w:val="006D520A"/>
    <w:rPr>
      <w:rFonts w:ascii="Times New Roman" w:eastAsia="Times New Roman" w:hAnsi="Times New Roman" w:cs="Times New Roman"/>
      <w:sz w:val="20"/>
      <w:szCs w:val="20"/>
      <w:lang w:val="en-GB"/>
      <w14:ligatures w14:val="none"/>
    </w:rPr>
  </w:style>
  <w:style w:type="paragraph" w:styleId="MessageHeader">
    <w:name w:val="Message Header"/>
    <w:basedOn w:val="Normal"/>
    <w:link w:val="MessageHeaderChar"/>
    <w:rsid w:val="006D520A"/>
    <w:pPr>
      <w:spacing w:before="0" w:after="0" w:line="240" w:lineRule="auto"/>
      <w:ind w:left="1134" w:hanging="1134"/>
      <w:jc w:val="left"/>
    </w:pPr>
    <w:rPr>
      <w:rFonts w:eastAsia="Times New Roman" w:cs="Times New Roman"/>
      <w:szCs w:val="20"/>
      <w:lang w:val="en-GB"/>
      <w14:ligatures w14:val="none"/>
    </w:rPr>
  </w:style>
  <w:style w:type="character" w:customStyle="1" w:styleId="MessageHeaderChar">
    <w:name w:val="Message Header Char"/>
    <w:basedOn w:val="DefaultParagraphFont"/>
    <w:link w:val="MessageHeader"/>
    <w:rsid w:val="006D520A"/>
    <w:rPr>
      <w:rFonts w:eastAsia="Times New Roman" w:cs="Times New Roman"/>
      <w:szCs w:val="20"/>
      <w:lang w:val="en-GB"/>
      <w14:ligatures w14:val="none"/>
    </w:rPr>
  </w:style>
  <w:style w:type="character" w:styleId="PageNumber">
    <w:name w:val="page number"/>
    <w:basedOn w:val="DefaultParagraphFont"/>
    <w:rsid w:val="006D520A"/>
  </w:style>
  <w:style w:type="paragraph" w:styleId="Subtitle">
    <w:name w:val="Subtitle"/>
    <w:basedOn w:val="Normal"/>
    <w:link w:val="SubtitleChar"/>
    <w:qFormat/>
    <w:rsid w:val="006D520A"/>
    <w:pPr>
      <w:spacing w:before="0" w:after="60" w:line="240" w:lineRule="auto"/>
      <w:jc w:val="center"/>
    </w:pPr>
    <w:rPr>
      <w:rFonts w:eastAsia="Times New Roman" w:cs="Times New Roman"/>
      <w:i/>
      <w:szCs w:val="20"/>
      <w:lang w:val="en-GB"/>
      <w14:ligatures w14:val="none"/>
    </w:rPr>
  </w:style>
  <w:style w:type="character" w:customStyle="1" w:styleId="SubtitleChar">
    <w:name w:val="Subtitle Char"/>
    <w:basedOn w:val="DefaultParagraphFont"/>
    <w:link w:val="Subtitle"/>
    <w:rsid w:val="006D520A"/>
    <w:rPr>
      <w:rFonts w:eastAsia="Times New Roman" w:cs="Times New Roman"/>
      <w:i/>
      <w:szCs w:val="20"/>
      <w:lang w:val="en-GB"/>
      <w14:ligatures w14:val="none"/>
    </w:rPr>
  </w:style>
  <w:style w:type="paragraph" w:customStyle="1" w:styleId="a">
    <w:name w:val="Название"/>
    <w:basedOn w:val="Normal"/>
    <w:qFormat/>
    <w:rsid w:val="006D520A"/>
    <w:pPr>
      <w:spacing w:before="240" w:after="60" w:line="240" w:lineRule="auto"/>
      <w:jc w:val="center"/>
    </w:pPr>
    <w:rPr>
      <w:rFonts w:eastAsia="Times New Roman" w:cs="Times New Roman"/>
      <w:b/>
      <w:kern w:val="28"/>
      <w:sz w:val="32"/>
      <w:szCs w:val="20"/>
      <w:lang w:val="en-GB"/>
      <w14:ligatures w14:val="none"/>
    </w:rPr>
  </w:style>
  <w:style w:type="paragraph" w:styleId="TOAHeading">
    <w:name w:val="toa heading"/>
    <w:basedOn w:val="Normal"/>
    <w:next w:val="Normal"/>
    <w:semiHidden/>
    <w:rsid w:val="006D520A"/>
    <w:pPr>
      <w:spacing w:after="0" w:line="240" w:lineRule="auto"/>
      <w:jc w:val="left"/>
    </w:pPr>
    <w:rPr>
      <w:rFonts w:eastAsia="Times New Roman" w:cs="Times New Roman"/>
      <w:b/>
      <w:szCs w:val="20"/>
      <w:lang w:val="en-GB"/>
      <w14:ligatures w14:val="none"/>
    </w:rPr>
  </w:style>
  <w:style w:type="paragraph" w:styleId="TOC9">
    <w:name w:val="toc 9"/>
    <w:basedOn w:val="Normal"/>
    <w:next w:val="Normal"/>
    <w:semiHidden/>
    <w:rsid w:val="006D520A"/>
    <w:pPr>
      <w:tabs>
        <w:tab w:val="right" w:leader="dot" w:pos="8640"/>
      </w:tabs>
      <w:spacing w:before="0" w:after="0" w:line="240" w:lineRule="auto"/>
      <w:ind w:left="1600"/>
      <w:jc w:val="left"/>
    </w:pPr>
    <w:rPr>
      <w:rFonts w:ascii="Times New Roman" w:eastAsia="Times New Roman" w:hAnsi="Times New Roman" w:cs="Times New Roman"/>
      <w:sz w:val="20"/>
      <w:szCs w:val="20"/>
      <w:lang w:val="en-GB"/>
      <w14:ligatures w14:val="none"/>
    </w:rPr>
  </w:style>
  <w:style w:type="paragraph" w:styleId="BodyText2">
    <w:name w:val="Body Text 2"/>
    <w:basedOn w:val="Normal"/>
    <w:link w:val="BodyText2Char"/>
    <w:rsid w:val="006D520A"/>
    <w:pPr>
      <w:spacing w:before="0" w:after="0" w:line="240" w:lineRule="auto"/>
    </w:pPr>
    <w:rPr>
      <w:rFonts w:ascii="AGOpus" w:eastAsia="Times New Roman" w:hAnsi="AGOpus" w:cs="Times New Roman"/>
      <w:sz w:val="12"/>
      <w:szCs w:val="20"/>
      <w14:ligatures w14:val="none"/>
    </w:rPr>
  </w:style>
  <w:style w:type="character" w:customStyle="1" w:styleId="BodyText2Char">
    <w:name w:val="Body Text 2 Char"/>
    <w:basedOn w:val="DefaultParagraphFont"/>
    <w:link w:val="BodyText2"/>
    <w:rsid w:val="006D520A"/>
    <w:rPr>
      <w:rFonts w:ascii="AGOpus" w:eastAsia="Times New Roman" w:hAnsi="AGOpus" w:cs="Times New Roman"/>
      <w:sz w:val="12"/>
      <w:szCs w:val="20"/>
      <w14:ligatures w14:val="none"/>
    </w:rPr>
  </w:style>
  <w:style w:type="paragraph" w:styleId="BodyTextIndent">
    <w:name w:val="Body Text Indent"/>
    <w:basedOn w:val="Normal"/>
    <w:link w:val="BodyTextIndentChar"/>
    <w:rsid w:val="006D520A"/>
    <w:pPr>
      <w:spacing w:before="0" w:after="0" w:line="240" w:lineRule="auto"/>
      <w:ind w:left="317" w:hanging="317"/>
      <w:jc w:val="left"/>
    </w:pPr>
    <w:rPr>
      <w:rFonts w:ascii="Times New Roman" w:eastAsia="Times New Roman" w:hAnsi="Times New Roman" w:cs="Times New Roman"/>
      <w:bCs/>
      <w:sz w:val="20"/>
      <w:szCs w:val="20"/>
      <w:lang w:val="en-US"/>
      <w14:ligatures w14:val="none"/>
    </w:rPr>
  </w:style>
  <w:style w:type="character" w:customStyle="1" w:styleId="BodyTextIndentChar">
    <w:name w:val="Body Text Indent Char"/>
    <w:basedOn w:val="DefaultParagraphFont"/>
    <w:link w:val="BodyTextIndent"/>
    <w:rsid w:val="006D520A"/>
    <w:rPr>
      <w:rFonts w:ascii="Times New Roman" w:eastAsia="Times New Roman" w:hAnsi="Times New Roman" w:cs="Times New Roman"/>
      <w:bCs/>
      <w:sz w:val="20"/>
      <w:szCs w:val="20"/>
      <w:lang w:val="en-US"/>
      <w14:ligatures w14:val="none"/>
    </w:rPr>
  </w:style>
  <w:style w:type="paragraph" w:styleId="BodyText3">
    <w:name w:val="Body Text 3"/>
    <w:basedOn w:val="Normal"/>
    <w:link w:val="BodyText3Char"/>
    <w:rsid w:val="006D520A"/>
    <w:pPr>
      <w:spacing w:before="0" w:after="0" w:line="240" w:lineRule="auto"/>
      <w:jc w:val="left"/>
    </w:pPr>
    <w:rPr>
      <w:rFonts w:ascii="Times New Roman" w:eastAsia="Times New Roman" w:hAnsi="Times New Roman" w:cs="Times New Roman"/>
      <w:color w:val="3366FF"/>
      <w:sz w:val="20"/>
      <w:szCs w:val="20"/>
      <w:lang w:val="en-GB"/>
      <w14:ligatures w14:val="none"/>
    </w:rPr>
  </w:style>
  <w:style w:type="character" w:customStyle="1" w:styleId="BodyText3Char">
    <w:name w:val="Body Text 3 Char"/>
    <w:basedOn w:val="DefaultParagraphFont"/>
    <w:link w:val="BodyText3"/>
    <w:rsid w:val="006D520A"/>
    <w:rPr>
      <w:rFonts w:ascii="Times New Roman" w:eastAsia="Times New Roman" w:hAnsi="Times New Roman" w:cs="Times New Roman"/>
      <w:color w:val="3366FF"/>
      <w:sz w:val="20"/>
      <w:szCs w:val="20"/>
      <w:lang w:val="en-GB"/>
      <w14:ligatures w14:val="none"/>
    </w:rPr>
  </w:style>
  <w:style w:type="paragraph" w:styleId="BodyTextIndent2">
    <w:name w:val="Body Text Indent 2"/>
    <w:basedOn w:val="Normal"/>
    <w:link w:val="BodyTextIndent2Char"/>
    <w:rsid w:val="006D520A"/>
    <w:pPr>
      <w:autoSpaceDE w:val="0"/>
      <w:autoSpaceDN w:val="0"/>
      <w:adjustRightInd w:val="0"/>
      <w:spacing w:before="0" w:after="0" w:line="240" w:lineRule="auto"/>
      <w:ind w:left="317" w:hanging="317"/>
    </w:pPr>
    <w:rPr>
      <w:rFonts w:ascii="Times New Roman" w:eastAsia="Times New Roman" w:hAnsi="Times New Roman" w:cs="Times New Roman"/>
      <w:sz w:val="20"/>
      <w:szCs w:val="24"/>
      <w:lang w:val="en-US"/>
      <w14:ligatures w14:val="none"/>
    </w:rPr>
  </w:style>
  <w:style w:type="character" w:customStyle="1" w:styleId="BodyTextIndent2Char">
    <w:name w:val="Body Text Indent 2 Char"/>
    <w:basedOn w:val="DefaultParagraphFont"/>
    <w:link w:val="BodyTextIndent2"/>
    <w:rsid w:val="006D520A"/>
    <w:rPr>
      <w:rFonts w:ascii="Times New Roman" w:eastAsia="Times New Roman" w:hAnsi="Times New Roman" w:cs="Times New Roman"/>
      <w:sz w:val="20"/>
      <w:szCs w:val="24"/>
      <w:lang w:val="en-US"/>
      <w14:ligatures w14:val="none"/>
    </w:rPr>
  </w:style>
  <w:style w:type="paragraph" w:styleId="BodyTextIndent3">
    <w:name w:val="Body Text Indent 3"/>
    <w:basedOn w:val="Normal"/>
    <w:link w:val="BodyTextIndent3Char"/>
    <w:rsid w:val="006D520A"/>
    <w:pPr>
      <w:spacing w:before="0" w:after="0" w:line="240" w:lineRule="auto"/>
      <w:ind w:left="284"/>
    </w:pPr>
    <w:rPr>
      <w:rFonts w:ascii="Times New Roman" w:eastAsia="Times New Roman" w:hAnsi="Times New Roman" w:cs="Times New Roman"/>
      <w:sz w:val="20"/>
      <w:szCs w:val="20"/>
      <w14:ligatures w14:val="none"/>
    </w:rPr>
  </w:style>
  <w:style w:type="character" w:customStyle="1" w:styleId="BodyTextIndent3Char">
    <w:name w:val="Body Text Indent 3 Char"/>
    <w:basedOn w:val="DefaultParagraphFont"/>
    <w:link w:val="BodyTextIndent3"/>
    <w:rsid w:val="006D520A"/>
    <w:rPr>
      <w:rFonts w:ascii="Times New Roman" w:eastAsia="Times New Roman" w:hAnsi="Times New Roman" w:cs="Times New Roman"/>
      <w:sz w:val="20"/>
      <w:szCs w:val="20"/>
      <w14:ligatures w14:val="none"/>
    </w:rPr>
  </w:style>
  <w:style w:type="paragraph" w:styleId="PlainText">
    <w:name w:val="Plain Text"/>
    <w:basedOn w:val="Normal"/>
    <w:link w:val="PlainTextChar"/>
    <w:rsid w:val="006D520A"/>
    <w:pPr>
      <w:spacing w:before="0" w:after="0" w:line="240" w:lineRule="auto"/>
      <w:jc w:val="left"/>
    </w:pPr>
    <w:rPr>
      <w:rFonts w:ascii="Courier New" w:eastAsia="Times New Roman" w:hAnsi="Courier New" w:cs="Times New Roman"/>
      <w:sz w:val="20"/>
      <w:szCs w:val="20"/>
      <w14:ligatures w14:val="none"/>
    </w:rPr>
  </w:style>
  <w:style w:type="character" w:customStyle="1" w:styleId="PlainTextChar">
    <w:name w:val="Plain Text Char"/>
    <w:basedOn w:val="DefaultParagraphFont"/>
    <w:link w:val="PlainText"/>
    <w:rsid w:val="006D520A"/>
    <w:rPr>
      <w:rFonts w:ascii="Courier New" w:eastAsia="Times New Roman" w:hAnsi="Courier New" w:cs="Times New Roman"/>
      <w:sz w:val="20"/>
      <w:szCs w:val="20"/>
      <w14:ligatures w14:val="none"/>
    </w:rPr>
  </w:style>
  <w:style w:type="paragraph" w:customStyle="1" w:styleId="1">
    <w:name w:val="Текст выноски1"/>
    <w:basedOn w:val="Normal"/>
    <w:semiHidden/>
    <w:rsid w:val="006D520A"/>
    <w:pPr>
      <w:spacing w:before="0" w:after="0" w:line="240" w:lineRule="auto"/>
      <w:jc w:val="left"/>
    </w:pPr>
    <w:rPr>
      <w:rFonts w:ascii="Tahoma" w:eastAsia="Times New Roman" w:hAnsi="Tahoma" w:cs="Tahoma"/>
      <w:sz w:val="16"/>
      <w:szCs w:val="16"/>
      <w:lang w:val="en-GB"/>
      <w14:ligatures w14:val="none"/>
    </w:rPr>
  </w:style>
  <w:style w:type="character" w:styleId="CommentReference">
    <w:name w:val="annotation reference"/>
    <w:semiHidden/>
    <w:rsid w:val="006D520A"/>
    <w:rPr>
      <w:sz w:val="16"/>
      <w:szCs w:val="16"/>
    </w:rPr>
  </w:style>
  <w:style w:type="paragraph" w:customStyle="1" w:styleId="10">
    <w:name w:val="Тема примечания1"/>
    <w:basedOn w:val="CommentText"/>
    <w:next w:val="CommentText"/>
    <w:semiHidden/>
    <w:rsid w:val="006D520A"/>
    <w:rPr>
      <w:b/>
      <w:bCs/>
    </w:rPr>
  </w:style>
  <w:style w:type="paragraph" w:styleId="BalloonText">
    <w:name w:val="Balloon Text"/>
    <w:basedOn w:val="Normal"/>
    <w:link w:val="BalloonTextChar"/>
    <w:semiHidden/>
    <w:rsid w:val="006D520A"/>
    <w:pPr>
      <w:spacing w:before="0" w:after="0" w:line="240" w:lineRule="auto"/>
      <w:jc w:val="left"/>
    </w:pPr>
    <w:rPr>
      <w:rFonts w:ascii="Tahoma" w:eastAsia="Times New Roman" w:hAnsi="Tahoma" w:cs="Tahoma"/>
      <w:sz w:val="16"/>
      <w:szCs w:val="16"/>
      <w:lang w:val="en-GB"/>
      <w14:ligatures w14:val="none"/>
    </w:rPr>
  </w:style>
  <w:style w:type="character" w:customStyle="1" w:styleId="BalloonTextChar">
    <w:name w:val="Balloon Text Char"/>
    <w:basedOn w:val="DefaultParagraphFont"/>
    <w:link w:val="BalloonText"/>
    <w:semiHidden/>
    <w:rsid w:val="006D520A"/>
    <w:rPr>
      <w:rFonts w:ascii="Tahoma" w:eastAsia="Times New Roman" w:hAnsi="Tahoma" w:cs="Tahoma"/>
      <w:sz w:val="16"/>
      <w:szCs w:val="16"/>
      <w:lang w:val="en-GB"/>
      <w14:ligatures w14:val="none"/>
    </w:rPr>
  </w:style>
  <w:style w:type="character" w:customStyle="1" w:styleId="etivikova">
    <w:name w:val="etivikova"/>
    <w:semiHidden/>
    <w:rsid w:val="006D520A"/>
    <w:rPr>
      <w:color w:val="000000"/>
    </w:rPr>
  </w:style>
  <w:style w:type="paragraph" w:customStyle="1" w:styleId="m1">
    <w:name w:val="m1"/>
    <w:basedOn w:val="Normal"/>
    <w:rsid w:val="006D520A"/>
    <w:pPr>
      <w:spacing w:before="240" w:after="0" w:line="240" w:lineRule="auto"/>
      <w:ind w:firstLine="720"/>
    </w:pPr>
    <w:rPr>
      <w:rFonts w:ascii="Century Schoolbook" w:eastAsia="Times New Roman" w:hAnsi="Century Schoolbook" w:cs="Times New Roman"/>
      <w:szCs w:val="20"/>
      <w:lang w:val="en-US"/>
      <w14:ligatures w14:val="none"/>
    </w:rPr>
  </w:style>
  <w:style w:type="paragraph" w:styleId="CommentSubject">
    <w:name w:val="annotation subject"/>
    <w:basedOn w:val="CommentText"/>
    <w:next w:val="CommentText"/>
    <w:link w:val="CommentSubjectChar"/>
    <w:rsid w:val="006D520A"/>
    <w:rPr>
      <w:b/>
      <w:bCs/>
    </w:rPr>
  </w:style>
  <w:style w:type="character" w:customStyle="1" w:styleId="CommentSubjectChar">
    <w:name w:val="Comment Subject Char"/>
    <w:basedOn w:val="CommentTextChar"/>
    <w:link w:val="CommentSubject"/>
    <w:rsid w:val="006D520A"/>
    <w:rPr>
      <w:rFonts w:ascii="Times New Roman" w:eastAsia="Times New Roman" w:hAnsi="Times New Roman" w:cs="Times New Roman"/>
      <w:b/>
      <w:bCs/>
      <w:sz w:val="20"/>
      <w:szCs w:val="20"/>
      <w:lang w:val="en-GB"/>
      <w14:ligatures w14:val="none"/>
    </w:rPr>
  </w:style>
  <w:style w:type="paragraph" w:styleId="FootnoteText">
    <w:name w:val="footnote text"/>
    <w:basedOn w:val="Normal"/>
    <w:link w:val="FootnoteTextChar"/>
    <w:uiPriority w:val="99"/>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FootnoteTextChar">
    <w:name w:val="Footnote Text Char"/>
    <w:basedOn w:val="DefaultParagraphFont"/>
    <w:link w:val="FootnoteText"/>
    <w:uiPriority w:val="99"/>
    <w:rsid w:val="006D520A"/>
    <w:rPr>
      <w:rFonts w:ascii="Times New Roman" w:eastAsia="Times New Roman" w:hAnsi="Times New Roman" w:cs="Times New Roman"/>
      <w:sz w:val="20"/>
      <w:szCs w:val="20"/>
      <w:lang w:val="en-GB"/>
      <w14:ligatures w14:val="none"/>
    </w:rPr>
  </w:style>
  <w:style w:type="character" w:styleId="FootnoteReference">
    <w:name w:val="footnote reference"/>
    <w:basedOn w:val="DefaultParagraphFont"/>
    <w:rsid w:val="006D520A"/>
    <w:rPr>
      <w:vertAlign w:val="superscript"/>
    </w:rPr>
  </w:style>
  <w:style w:type="paragraph" w:customStyle="1" w:styleId="11">
    <w:name w:val="Обычный1"/>
    <w:rsid w:val="006D520A"/>
    <w:pPr>
      <w:autoSpaceDE w:val="0"/>
      <w:autoSpaceDN w:val="0"/>
      <w:spacing w:before="0" w:after="0" w:line="240" w:lineRule="auto"/>
      <w:jc w:val="left"/>
    </w:pPr>
    <w:rPr>
      <w:rFonts w:ascii="Times New Roman" w:eastAsia="Times New Roman" w:hAnsi="Times New Roman" w:cs="Times New Roman"/>
      <w:sz w:val="20"/>
      <w:szCs w:val="20"/>
      <w:lang w:val="en-GB"/>
      <w14:ligatures w14:val="none"/>
    </w:rPr>
  </w:style>
  <w:style w:type="paragraph" w:styleId="EndnoteText">
    <w:name w:val="endnote text"/>
    <w:basedOn w:val="Normal"/>
    <w:link w:val="EndnoteTextChar"/>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EndnoteTextChar">
    <w:name w:val="Endnote Text Char"/>
    <w:basedOn w:val="DefaultParagraphFont"/>
    <w:link w:val="EndnoteText"/>
    <w:rsid w:val="006D520A"/>
    <w:rPr>
      <w:rFonts w:ascii="Times New Roman" w:eastAsia="Times New Roman" w:hAnsi="Times New Roman" w:cs="Times New Roman"/>
      <w:sz w:val="20"/>
      <w:szCs w:val="20"/>
      <w:lang w:val="en-GB"/>
      <w14:ligatures w14:val="none"/>
    </w:rPr>
  </w:style>
  <w:style w:type="character" w:styleId="EndnoteReference">
    <w:name w:val="endnote reference"/>
    <w:basedOn w:val="DefaultParagraphFont"/>
    <w:rsid w:val="006D520A"/>
    <w:rPr>
      <w:vertAlign w:val="superscript"/>
    </w:rPr>
  </w:style>
  <w:style w:type="paragraph" w:styleId="Revision">
    <w:name w:val="Revision"/>
    <w:hidden/>
    <w:uiPriority w:val="99"/>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paragraph" w:customStyle="1" w:styleId="Default">
    <w:name w:val="Default"/>
    <w:rsid w:val="009700EB"/>
    <w:pPr>
      <w:autoSpaceDE w:val="0"/>
      <w:autoSpaceDN w:val="0"/>
      <w:adjustRightInd w:val="0"/>
      <w:spacing w:before="0" w:after="0" w:line="240" w:lineRule="auto"/>
      <w:jc w:val="left"/>
      <w:pPrChange w:id="1" w:author="uzivatel" w:date="2026-09-22T12:14:00Z">
        <w:pPr>
          <w:autoSpaceDE w:val="0"/>
          <w:autoSpaceDN w:val="0"/>
          <w:adjustRightInd w:val="0"/>
        </w:pPr>
      </w:pPrChange>
    </w:pPr>
    <w:rPr>
      <w:rFonts w:ascii="Calibri" w:hAnsi="Calibri" w:cs="Calibri"/>
      <w:color w:val="000000"/>
      <w:szCs w:val="24"/>
      <w:lang w:val="cs-CZ"/>
      <w14:ligatures w14:val="none"/>
      <w:rPrChange w:id="1" w:author="uzivatel" w:date="2026-09-22T12:14:00Z">
        <w:rPr>
          <w:rFonts w:ascii="Calibri" w:eastAsiaTheme="minorHAnsi" w:hAnsi="Calibri" w:cs="Calibri"/>
          <w:color w:val="000000"/>
          <w:sz w:val="24"/>
          <w:szCs w:val="24"/>
          <w:lang w:val="cs-CZ" w:eastAsia="en-US" w:bidi="ar-SA"/>
        </w:rPr>
      </w:rPrChange>
    </w:rPr>
  </w:style>
  <w:style w:type="character" w:styleId="Hyperlink">
    <w:name w:val="Hyperlink"/>
    <w:basedOn w:val="DefaultParagraphFont"/>
    <w:uiPriority w:val="99"/>
    <w:semiHidden/>
    <w:unhideWhenUsed/>
    <w:rsid w:val="009A4FA9"/>
    <w:rPr>
      <w:color w:val="03375F"/>
      <w:u w:val="single"/>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528735">
      <w:bodyDiv w:val="1"/>
      <w:marLeft w:val="0"/>
      <w:marRight w:val="0"/>
      <w:marTop w:val="0"/>
      <w:marBottom w:val="0"/>
      <w:divBdr>
        <w:top w:val="none" w:sz="0" w:space="0" w:color="auto"/>
        <w:left w:val="none" w:sz="0" w:space="0" w:color="auto"/>
        <w:bottom w:val="none" w:sz="0" w:space="0" w:color="auto"/>
        <w:right w:val="none" w:sz="0" w:space="0" w:color="auto"/>
      </w:divBdr>
    </w:div>
    <w:div w:id="599147367">
      <w:bodyDiv w:val="1"/>
      <w:marLeft w:val="0"/>
      <w:marRight w:val="0"/>
      <w:marTop w:val="0"/>
      <w:marBottom w:val="0"/>
      <w:divBdr>
        <w:top w:val="none" w:sz="0" w:space="0" w:color="auto"/>
        <w:left w:val="none" w:sz="0" w:space="0" w:color="auto"/>
        <w:bottom w:val="none" w:sz="0" w:space="0" w:color="auto"/>
        <w:right w:val="none" w:sz="0" w:space="0" w:color="auto"/>
      </w:divBdr>
    </w:div>
    <w:div w:id="670832644">
      <w:bodyDiv w:val="1"/>
      <w:marLeft w:val="0"/>
      <w:marRight w:val="0"/>
      <w:marTop w:val="0"/>
      <w:marBottom w:val="0"/>
      <w:divBdr>
        <w:top w:val="none" w:sz="0" w:space="0" w:color="auto"/>
        <w:left w:val="none" w:sz="0" w:space="0" w:color="auto"/>
        <w:bottom w:val="none" w:sz="0" w:space="0" w:color="auto"/>
        <w:right w:val="none" w:sz="0" w:space="0" w:color="auto"/>
      </w:divBdr>
    </w:div>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884297170">
      <w:bodyDiv w:val="1"/>
      <w:marLeft w:val="0"/>
      <w:marRight w:val="0"/>
      <w:marTop w:val="0"/>
      <w:marBottom w:val="0"/>
      <w:divBdr>
        <w:top w:val="none" w:sz="0" w:space="0" w:color="auto"/>
        <w:left w:val="none" w:sz="0" w:space="0" w:color="auto"/>
        <w:bottom w:val="none" w:sz="0" w:space="0" w:color="auto"/>
        <w:right w:val="none" w:sz="0" w:space="0" w:color="auto"/>
      </w:divBdr>
    </w:div>
    <w:div w:id="1008481809">
      <w:bodyDiv w:val="1"/>
      <w:marLeft w:val="0"/>
      <w:marRight w:val="0"/>
      <w:marTop w:val="0"/>
      <w:marBottom w:val="0"/>
      <w:divBdr>
        <w:top w:val="none" w:sz="0" w:space="0" w:color="auto"/>
        <w:left w:val="none" w:sz="0" w:space="0" w:color="auto"/>
        <w:bottom w:val="none" w:sz="0" w:space="0" w:color="auto"/>
        <w:right w:val="none" w:sz="0" w:space="0" w:color="auto"/>
      </w:divBdr>
    </w:div>
    <w:div w:id="1015768483">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 w:id="1198471623">
      <w:bodyDiv w:val="1"/>
      <w:marLeft w:val="0"/>
      <w:marRight w:val="0"/>
      <w:marTop w:val="0"/>
      <w:marBottom w:val="0"/>
      <w:divBdr>
        <w:top w:val="none" w:sz="0" w:space="0" w:color="auto"/>
        <w:left w:val="none" w:sz="0" w:space="0" w:color="auto"/>
        <w:bottom w:val="none" w:sz="0" w:space="0" w:color="auto"/>
        <w:right w:val="none" w:sz="0" w:space="0" w:color="auto"/>
      </w:divBdr>
    </w:div>
    <w:div w:id="1301231473">
      <w:bodyDiv w:val="1"/>
      <w:marLeft w:val="0"/>
      <w:marRight w:val="0"/>
      <w:marTop w:val="0"/>
      <w:marBottom w:val="0"/>
      <w:divBdr>
        <w:top w:val="none" w:sz="0" w:space="0" w:color="auto"/>
        <w:left w:val="none" w:sz="0" w:space="0" w:color="auto"/>
        <w:bottom w:val="none" w:sz="0" w:space="0" w:color="auto"/>
        <w:right w:val="none" w:sz="0" w:space="0" w:color="auto"/>
      </w:divBdr>
    </w:div>
    <w:div w:id="1448770622">
      <w:bodyDiv w:val="1"/>
      <w:marLeft w:val="0"/>
      <w:marRight w:val="0"/>
      <w:marTop w:val="0"/>
      <w:marBottom w:val="0"/>
      <w:divBdr>
        <w:top w:val="none" w:sz="0" w:space="0" w:color="auto"/>
        <w:left w:val="none" w:sz="0" w:space="0" w:color="auto"/>
        <w:bottom w:val="none" w:sz="0" w:space="0" w:color="auto"/>
        <w:right w:val="none" w:sz="0" w:space="0" w:color="auto"/>
      </w:divBdr>
    </w:div>
    <w:div w:id="1617443937">
      <w:bodyDiv w:val="1"/>
      <w:marLeft w:val="0"/>
      <w:marRight w:val="0"/>
      <w:marTop w:val="0"/>
      <w:marBottom w:val="0"/>
      <w:divBdr>
        <w:top w:val="none" w:sz="0" w:space="0" w:color="auto"/>
        <w:left w:val="none" w:sz="0" w:space="0" w:color="auto"/>
        <w:bottom w:val="none" w:sz="0" w:space="0" w:color="auto"/>
        <w:right w:val="none" w:sz="0" w:space="0" w:color="auto"/>
      </w:divBdr>
    </w:div>
    <w:div w:id="1675565829">
      <w:bodyDiv w:val="1"/>
      <w:marLeft w:val="0"/>
      <w:marRight w:val="0"/>
      <w:marTop w:val="0"/>
      <w:marBottom w:val="0"/>
      <w:divBdr>
        <w:top w:val="none" w:sz="0" w:space="0" w:color="auto"/>
        <w:left w:val="none" w:sz="0" w:space="0" w:color="auto"/>
        <w:bottom w:val="none" w:sz="0" w:space="0" w:color="auto"/>
        <w:right w:val="none" w:sz="0" w:space="0" w:color="auto"/>
      </w:divBdr>
    </w:div>
    <w:div w:id="182099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4544F-8858-43BA-BA0C-DE56C3185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2872</Words>
  <Characters>16371</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Венгерский</dc:creator>
  <cp:keywords/>
  <dc:description/>
  <cp:lastModifiedBy>Arthur Souza Rodrigues</cp:lastModifiedBy>
  <cp:revision>1</cp:revision>
  <dcterms:created xsi:type="dcterms:W3CDTF">2024-11-25T15:43:00Z</dcterms:created>
  <dcterms:modified xsi:type="dcterms:W3CDTF">2026-09-22T16:14:00Z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1">
    <vt:lpwstr>{"CreationContext":{"DomainName":"int.gazprombank.ru","MachineName":"W-MSK00-VDIZYLL","TimeStamp":"\/Date(1692115159303)\/","UserName":"expd5","UserSid":{"Sddl":"S-1-5-21-3989785535-4168274036-2173320020-10680"}},"Guid":"7c365f62-9898-4799-a982-f8670785ec</vt:lpwstr>
  </property>
  <property fmtid="{D5CDD505-2E9C-101B-9397-08002B2CF9AE}" pid="3" name="Dm2">
    <vt:lpwstr>de","Hash":[218,57,163,238,94,107,75,13,50,85,191,239,149,96,24,144,175,216,7,9],"LastModificationContext":{"DomainName":"int.gazprombank.ru","MachineName":"W-MSK00-VDIZYLL","TimeStamp":"\/Date(1692115159303)\/","UserName":"expd5","UserSid":{"Sddl":"S-1-5</vt:lpwstr>
  </property>
  <property fmtid="{D5CDD505-2E9C-101B-9397-08002B2CF9AE}" pid="4" name="Dm3">
    <vt:lpwstr>-21-3989785535-4168274036-2173320020-10680"}},"LastModificationPath":"\\\\int.gazprombank.ru\\dfsgpb\\Homefolders\\MSK\\13\\expd5\\Desktop\\КИИ\\NDA по КИИ\\2Правка_прил.1_Раскр_Д.docx","Marker":{"Color":{"knownColor":0,"name":null,"state":0,"value":0},"E</vt:lpwstr>
  </property>
  <property fmtid="{D5CDD505-2E9C-101B-9397-08002B2CF9AE}" pid="5" name="Dm4">
    <vt:lpwstr>nabled":true,"Guid":"eee80589-c3bd-47f9-b8b9-cb5f98354da1","Icon":null,"IsShowWindowNotification":false,"Level":0,"Name":"Открытая информация","Options":[{"Application":0,"Options":{"Barcode":null,"Classifier":[],"Encryption":null,"Picture":null,"Steganog</vt:lpwstr>
  </property>
  <property fmtid="{D5CDD505-2E9C-101B-9397-08002B2CF9AE}" pid="6" name="Dm5">
    <vt:lpwstr>raphyRules":null,"Text":{"Style":{"FontColor":null,"FontMask":0,"FontName":null,"FontSize":null},"Text":"Открытая информация"}},"Position":0},{"Application":1,"Options":{"Barcode":null,"Classifier":[],"Encryption":null,"Picture":null,"SteganographyRules":</vt:lpwstr>
  </property>
  <property fmtid="{D5CDD505-2E9C-101B-9397-08002B2CF9AE}" pid="7" name="Dm6">
    <vt:lpwstr>null,"Text":{"Style":{"FontColor":null,"FontMask":0,"FontName":null,"FontSize":null},"Text":"Открытая информация"}},"Position":0},{"Application":2,"Options":{"Barcode":null,"Classifier":[],"Encryption":null,"Picture":null,"SteganographyRules":null,"Text":</vt:lpwstr>
  </property>
  <property fmtid="{D5CDD505-2E9C-101B-9397-08002B2CF9AE}" pid="8" name="Dm7">
    <vt:lpwstr>{"Style":{"FontColor":null,"FontMask":0,"FontName":null,"FontSize":null},"Text":"Открытая информация"}},"Position":0},{"Application":3,"Options":{"Barcode":null,"Classifier":[],"Encryption":null,"Picture":null,"SteganographyRules":null,"Text":{"Style":{"F</vt:lpwstr>
  </property>
  <property fmtid="{D5CDD505-2E9C-101B-9397-08002B2CF9AE}" pid="9" name="Dm8">
    <vt:lpwstr>ontColor":null,"FontMask":0,"FontName":null,"FontSize":null},"Text":"Открытая информация"}},"Position":0}],"Permission":15},"ParentGuid":"f5259dd1-3ee2-4233-a7a0-982d7f6608f4"}</vt:lpwstr>
  </property>
  <property fmtid="{D5CDD505-2E9C-101B-9397-08002B2CF9AE}" pid="10" name="Dm9">
    <vt:lpwstr/>
  </property>
</Properties>
</file>