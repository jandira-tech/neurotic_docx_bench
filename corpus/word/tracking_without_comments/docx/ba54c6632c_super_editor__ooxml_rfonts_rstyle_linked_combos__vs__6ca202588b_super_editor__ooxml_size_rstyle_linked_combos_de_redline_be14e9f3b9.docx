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81D8" w14:textId="77777777" w:rsidR="003C422F" w:rsidRDefault="007D313D">
      <w:r>
        <w:t>OOXML w:</w:t>
      </w:r>
      <w:ins w:id="0" w:author="Comparison" w:date="2026-08-03T22:21:00Z" w16du:dateUtc="2026-08-04T02:21:00Z">
        <w:r>
          <w:t>sz</w:t>
        </w:r>
      </w:ins>
      <w:del w:id="1" w:author="Comparison" w:date="2026-08-03T22:21:00Z" w16du:dateUtc="2026-08-04T02:21:00Z">
        <w:r>
          <w:delText>rFonts</w:delText>
        </w:r>
      </w:del>
      <w:r>
        <w:t xml:space="preserve"> tester </w:t>
      </w:r>
      <w:ins w:id="2" w:author="Comparison" w:date="2026-08-03T22:21:00Z" w16du:dateUtc="2026-08-04T02:21:00Z">
        <w:r>
          <w:t>– demonstrates font size via half-points (&lt;w:sz w:val='...'&gt;),</w:t>
        </w:r>
      </w:ins>
      <w:del w:id="3" w:author="Comparison" w:date="2026-08-03T22:21:00Z" w16du:dateUtc="2026-08-04T02:21:00Z">
        <w:r>
          <w:delText>— inline attributes (ascii/hAnsi/eastAsia/cs, theme*, hint),</w:delText>
        </w:r>
      </w:del>
      <w:r>
        <w:t xml:space="preserve"> rStyle-only </w:t>
      </w:r>
      <w:ins w:id="4" w:author="Comparison" w:date="2026-08-03T22:21:00Z" w16du:dateUtc="2026-08-04T02:21:00Z">
        <w:r>
          <w:t>sizes</w:t>
        </w:r>
      </w:ins>
      <w:del w:id="5" w:author="Comparison" w:date="2026-08-03T22:21:00Z" w16du:dateUtc="2026-08-04T02:21:00Z">
        <w:r>
          <w:delText>character styles</w:delText>
        </w:r>
      </w:del>
      <w:r>
        <w:t xml:space="preserve">, inline overrides, and </w:t>
      </w:r>
      <w:del w:id="6" w:author="Comparison" w:date="2026-08-03T22:21:00Z" w16du:dateUtc="2026-08-04T02:21:00Z">
        <w:r>
          <w:delText xml:space="preserve">a </w:delText>
        </w:r>
      </w:del>
      <w:r>
        <w:t xml:space="preserve">linked </w:t>
      </w:r>
      <w:ins w:id="7" w:author="Comparison" w:date="2026-08-03T22:21:00Z" w16du:dateUtc="2026-08-04T02:21:00Z">
        <w:r>
          <w:t>styles</w:t>
        </w:r>
      </w:ins>
      <w:del w:id="8" w:author="Comparison" w:date="2026-08-03T22:21:00Z" w16du:dateUtc="2026-08-04T02:21:00Z">
        <w:r>
          <w:delText>paragraph/character pair. Includes Latin, Japanese, and Arabic samples</w:delText>
        </w:r>
      </w:del>
      <w:r>
        <w:t>.</w:t>
      </w:r>
    </w:p>
    <w:p w14:paraId="76E60DF6" w14:textId="77777777" w:rsidR="003C422F" w:rsidRDefault="007D313D">
      <w:r>
        <w:t>A) Direct &lt;w:</w:t>
      </w:r>
      <w:ins w:id="9" w:author="Comparison" w:date="2026-08-03T22:21:00Z" w16du:dateUtc="2026-08-04T02:21:00Z">
        <w:r>
          <w:t>sz&gt; sizes (pt shown; XML uses half-points):</w:t>
        </w:r>
      </w:ins>
      <w:del w:id="10" w:author="Comparison" w:date="2026-08-03T22:21:00Z" w16du:dateUtc="2026-08-04T02:21:00Z">
        <w:r>
          <w:delText>rFonts&gt; on runs:</w:delText>
        </w:r>
      </w:del>
    </w:p>
    <w:p w14:paraId="54FF45FA" w14:textId="77777777" w:rsidR="00CA7A04" w:rsidRDefault="007D313D">
      <w:pPr>
        <w:rPr>
          <w:ins w:id="11" w:author="Comparison" w:date="2026-08-03T22:21:00Z" w16du:dateUtc="2026-08-04T02:21:00Z"/>
        </w:rPr>
      </w:pPr>
      <w:ins w:id="12" w:author="Comparison" w:date="2026-08-03T22:21:00Z" w16du:dateUtc="2026-08-04T02:21:00Z">
        <w:r>
          <w:t xml:space="preserve">  - w:sz 8pt (w:val='16'): </w:t>
        </w:r>
        <w:r>
          <w:rPr>
            <w:sz w:val="16"/>
          </w:rPr>
          <w:t>Sample size text</w:t>
        </w:r>
      </w:ins>
    </w:p>
    <w:p w14:paraId="602C7703" w14:textId="77777777" w:rsidR="00CA7A04" w:rsidRDefault="007D313D">
      <w:pPr>
        <w:rPr>
          <w:ins w:id="13" w:author="Comparison" w:date="2026-08-03T22:21:00Z" w16du:dateUtc="2026-08-04T02:21:00Z"/>
        </w:rPr>
      </w:pPr>
      <w:ins w:id="14" w:author="Comparison" w:date="2026-08-03T22:21:00Z" w16du:dateUtc="2026-08-04T02:21:00Z">
        <w:r>
          <w:t xml:space="preserve">  - w:sz 10pt (w:val='20'): </w:t>
        </w:r>
        <w:r>
          <w:rPr>
            <w:sz w:val="20"/>
          </w:rPr>
          <w:t>Sample size text</w:t>
        </w:r>
      </w:ins>
    </w:p>
    <w:p w14:paraId="24DE9D36" w14:textId="77777777" w:rsidR="00CA7A04" w:rsidRDefault="007D313D">
      <w:pPr>
        <w:rPr>
          <w:ins w:id="15" w:author="Comparison" w:date="2026-08-03T22:21:00Z" w16du:dateUtc="2026-08-04T02:21:00Z"/>
        </w:rPr>
      </w:pPr>
      <w:ins w:id="16" w:author="Comparison" w:date="2026-08-03T22:21:00Z" w16du:dateUtc="2026-08-04T02:21:00Z">
        <w:r>
          <w:t xml:space="preserve">  - w:sz 11pt (w:val='22'): </w:t>
        </w:r>
        <w:r>
          <w:t>Sample size text</w:t>
        </w:r>
      </w:ins>
    </w:p>
    <w:p w14:paraId="0B41E268" w14:textId="77777777" w:rsidR="00CA7A04" w:rsidRDefault="007D313D">
      <w:pPr>
        <w:rPr>
          <w:ins w:id="17" w:author="Comparison" w:date="2026-08-03T22:21:00Z" w16du:dateUtc="2026-08-04T02:21:00Z"/>
        </w:rPr>
      </w:pPr>
      <w:ins w:id="18" w:author="Comparison" w:date="2026-08-03T22:21:00Z" w16du:dateUtc="2026-08-04T02:21:00Z">
        <w:r>
          <w:t xml:space="preserve">  - w:sz 12pt (w:val='24'): </w:t>
        </w:r>
        <w:r>
          <w:rPr>
            <w:sz w:val="24"/>
          </w:rPr>
          <w:t>Sample size text</w:t>
        </w:r>
      </w:ins>
    </w:p>
    <w:p w14:paraId="799775B0" w14:textId="77777777" w:rsidR="00CA7A04" w:rsidRDefault="007D313D">
      <w:pPr>
        <w:rPr>
          <w:ins w:id="19" w:author="Comparison" w:date="2026-08-03T22:21:00Z" w16du:dateUtc="2026-08-04T02:21:00Z"/>
        </w:rPr>
      </w:pPr>
      <w:ins w:id="20" w:author="Comparison" w:date="2026-08-03T22:21:00Z" w16du:dateUtc="2026-08-04T02:21:00Z">
        <w:r>
          <w:t xml:space="preserve">  - w:sz 14pt (w:val='28'): </w:t>
        </w:r>
        <w:r>
          <w:rPr>
            <w:sz w:val="28"/>
          </w:rPr>
          <w:t>Sample size text</w:t>
        </w:r>
      </w:ins>
    </w:p>
    <w:p w14:paraId="428ACCD6" w14:textId="77777777" w:rsidR="00CA7A04" w:rsidRDefault="007D313D">
      <w:pPr>
        <w:rPr>
          <w:ins w:id="21" w:author="Comparison" w:date="2026-08-03T22:21:00Z" w16du:dateUtc="2026-08-04T02:21:00Z"/>
        </w:rPr>
      </w:pPr>
      <w:ins w:id="22" w:author="Comparison" w:date="2026-08-03T22:21:00Z" w16du:dateUtc="2026-08-04T02:21:00Z">
        <w:r>
          <w:t xml:space="preserve">  - w:sz 18pt (w:val='36'): </w:t>
        </w:r>
        <w:r>
          <w:rPr>
            <w:sz w:val="36"/>
          </w:rPr>
          <w:t>Sample size text</w:t>
        </w:r>
      </w:ins>
    </w:p>
    <w:p w14:paraId="61E0F6CC" w14:textId="77777777" w:rsidR="00CA7A04" w:rsidRDefault="007D313D">
      <w:pPr>
        <w:rPr>
          <w:ins w:id="23" w:author="Comparison" w:date="2026-08-03T22:21:00Z" w16du:dateUtc="2026-08-04T02:21:00Z"/>
        </w:rPr>
      </w:pPr>
      <w:ins w:id="24" w:author="Comparison" w:date="2026-08-03T22:21:00Z" w16du:dateUtc="2026-08-04T02:21:00Z">
        <w:r>
          <w:t xml:space="preserve">  - w:sz 24pt (w:val='48'): </w:t>
        </w:r>
        <w:r>
          <w:rPr>
            <w:sz w:val="48"/>
          </w:rPr>
          <w:t>Sample size text</w:t>
        </w:r>
      </w:ins>
    </w:p>
    <w:p w14:paraId="0E68CDC6" w14:textId="77777777" w:rsidR="00CA7A04" w:rsidRDefault="007D313D">
      <w:pPr>
        <w:rPr>
          <w:ins w:id="25" w:author="Comparison" w:date="2026-08-03T22:21:00Z" w16du:dateUtc="2026-08-04T02:21:00Z"/>
        </w:rPr>
      </w:pPr>
      <w:ins w:id="26" w:author="Comparison" w:date="2026-08-03T22:21:00Z" w16du:dateUtc="2026-08-04T02:21:00Z">
        <w:r>
          <w:t xml:space="preserve">  - w:sz 36pt (w:val='72'): </w:t>
        </w:r>
        <w:r>
          <w:rPr>
            <w:sz w:val="72"/>
          </w:rPr>
          <w:t>Sample size text</w:t>
        </w:r>
      </w:ins>
    </w:p>
    <w:p w14:paraId="65AADA5A" w14:textId="77777777" w:rsidR="00CA7A04" w:rsidRDefault="00CA7A04">
      <w:pPr>
        <w:rPr>
          <w:ins w:id="27" w:author="Comparison" w:date="2026-08-03T22:21:00Z" w16du:dateUtc="2026-08-04T02:21:00Z"/>
        </w:rPr>
      </w:pPr>
    </w:p>
    <w:p w14:paraId="72B2960B" w14:textId="77777777" w:rsidR="003C422F" w:rsidRDefault="007D313D">
      <w:pPr>
        <w:rPr>
          <w:del w:id="28" w:author="Comparison" w:date="2026-08-03T22:21:00Z" w16du:dateUtc="2026-08-04T02:21:00Z"/>
        </w:rPr>
      </w:pPr>
      <w:del w:id="29" w:author="Comparison" w:date="2026-08-03T22:21:00Z" w16du:dateUtc="2026-08-04T02:21:00Z">
        <w:r>
          <w:delText xml:space="preserve">  - ascii/hAnsi='Times New Roman' (Latin): </w:delText>
        </w:r>
        <w:r>
          <w:rPr>
            <w:rFonts w:ascii="Times New Roman" w:hAnsi="Times New Roman"/>
          </w:rPr>
          <w:delText>The quick brown fox 123</w:delText>
        </w:r>
      </w:del>
    </w:p>
    <w:p w14:paraId="4833119E" w14:textId="77777777" w:rsidR="003C422F" w:rsidRDefault="007D313D">
      <w:pPr>
        <w:rPr>
          <w:del w:id="30" w:author="Comparison" w:date="2026-08-03T22:21:00Z" w16du:dateUtc="2026-08-04T02:21:00Z"/>
        </w:rPr>
      </w:pPr>
      <w:del w:id="31" w:author="Comparison" w:date="2026-08-03T22:21:00Z" w16du:dateUtc="2026-08-04T02:21:00Z">
        <w:r>
          <w:delText xml:space="preserve">  - ascii/hAnsi='Arial' (Latin): </w:delText>
        </w:r>
        <w:r>
          <w:rPr>
            <w:rFonts w:ascii="Arial" w:hAnsi="Arial"/>
          </w:rPr>
          <w:delText>The quick brown fox 123</w:delText>
        </w:r>
      </w:del>
    </w:p>
    <w:p w14:paraId="6A37AA58" w14:textId="77777777" w:rsidR="003C422F" w:rsidRDefault="007D313D">
      <w:pPr>
        <w:rPr>
          <w:del w:id="32" w:author="Comparison" w:date="2026-08-03T22:21:00Z" w16du:dateUtc="2026-08-04T02:21:00Z"/>
        </w:rPr>
      </w:pPr>
      <w:del w:id="33" w:author="Comparison" w:date="2026-08-03T22:21:00Z" w16du:dateUtc="2026-08-04T02:21:00Z">
        <w:r>
          <w:delText xml:space="preserve">  - eastAsia='MS Mincho' (Japanese):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</w:del>
    </w:p>
    <w:p w14:paraId="748EEAE6" w14:textId="77777777" w:rsidR="003C422F" w:rsidRDefault="007D313D">
      <w:pPr>
        <w:rPr>
          <w:del w:id="34" w:author="Comparison" w:date="2026-08-03T22:21:00Z" w16du:dateUtc="2026-08-04T02:21:00Z"/>
        </w:rPr>
      </w:pPr>
      <w:del w:id="35" w:author="Comparison" w:date="2026-08-03T22:21:00Z" w16du:dateUtc="2026-08-04T02:21:00Z">
        <w:r>
          <w:delText xml:space="preserve">  - eastAsiaTheme='majorEastAsia' (Japanese, theme): </w:delText>
        </w:r>
        <w:r>
          <w:rPr>
            <w:rFonts w:eastAsiaTheme="majorEastAsia"/>
          </w:rPr>
          <w:delText>日本語のサンプル</w:delText>
        </w:r>
        <w:r>
          <w:rPr>
            <w:rFonts w:eastAsiaTheme="majorEastAsia"/>
          </w:rPr>
          <w:delText xml:space="preserve"> </w:delText>
        </w:r>
        <w:r>
          <w:rPr>
            <w:rFonts w:eastAsiaTheme="majorEastAsia"/>
          </w:rPr>
          <w:delText>テキスト</w:delText>
        </w:r>
      </w:del>
    </w:p>
    <w:p w14:paraId="29D68034" w14:textId="77777777" w:rsidR="003C422F" w:rsidRDefault="007D313D">
      <w:pPr>
        <w:rPr>
          <w:del w:id="36" w:author="Comparison" w:date="2026-08-03T22:21:00Z" w16du:dateUtc="2026-08-04T02:21:00Z"/>
        </w:rPr>
      </w:pPr>
      <w:del w:id="37" w:author="Comparison" w:date="2026-08-03T22:21:00Z" w16du:dateUtc="2026-08-04T02:21:00Z">
        <w:r>
          <w:delText xml:space="preserve">  - cs='Times New Roman' (Arabic):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25010E1A" w14:textId="77777777" w:rsidR="003C422F" w:rsidRDefault="007D313D">
      <w:pPr>
        <w:rPr>
          <w:del w:id="38" w:author="Comparison" w:date="2026-08-03T22:21:00Z" w16du:dateUtc="2026-08-04T02:21:00Z"/>
        </w:rPr>
      </w:pPr>
      <w:del w:id="39" w:author="Comparison" w:date="2026-08-03T22:21:00Z" w16du:dateUtc="2026-08-04T02:21:00Z">
        <w:r>
          <w:delText xml:space="preserve">  - ascii='Calibri' + cs='Times New Roman' + hint='cs' (Latin text, CS hint): </w:delText>
        </w:r>
        <w:r>
          <w:rPr>
            <w:rFonts w:ascii="Calibri" w:cs="Times New Roman" w:hint="cs"/>
          </w:rPr>
          <w:delText>The quick brown fox 123</w:delText>
        </w:r>
      </w:del>
    </w:p>
    <w:p w14:paraId="3486D2AA" w14:textId="77777777" w:rsidR="003C422F" w:rsidRDefault="007D313D">
      <w:pPr>
        <w:rPr>
          <w:del w:id="40" w:author="Comparison" w:date="2026-08-03T22:21:00Z" w16du:dateUtc="2026-08-04T02:21:00Z"/>
        </w:rPr>
      </w:pPr>
      <w:del w:id="41" w:author="Comparison" w:date="2026-08-03T22:21:00Z" w16du:dateUtc="2026-08-04T02:21:00Z">
        <w:r>
          <w:delText xml:space="preserve">  - asciiTheme='majorAscii', hAnsiTheme='minorHAnsi' (Latin theme): </w:delText>
        </w:r>
        <w:r>
          <w:rPr>
            <w:rFonts w:asciiTheme="majorHAnsi"/>
          </w:rPr>
          <w:delText>The quick brown fox 123</w:delText>
        </w:r>
      </w:del>
    </w:p>
    <w:p w14:paraId="334C87B8" w14:textId="77777777" w:rsidR="003C422F" w:rsidRDefault="007D313D">
      <w:pPr>
        <w:rPr>
          <w:del w:id="42" w:author="Comparison" w:date="2026-08-03T22:21:00Z" w16du:dateUtc="2026-08-04T02:21:00Z"/>
        </w:rPr>
      </w:pPr>
      <w:del w:id="43" w:author="Comparison" w:date="2026-08-03T22:21:00Z" w16du:dateUtc="2026-08-04T02:21:00Z">
        <w:r>
          <w:delText xml:space="preserve">  - csTheme='majorBidi' (Arabic theme): </w:delText>
        </w:r>
        <w:r>
          <w:delText>العربية</w:delText>
        </w:r>
        <w:r>
          <w:delText xml:space="preserve"> </w:delText>
        </w:r>
        <w:r>
          <w:delText>تجربة</w:delText>
        </w:r>
        <w:r>
          <w:delText xml:space="preserve"> </w:delText>
        </w:r>
        <w:r>
          <w:delText>نصية</w:delText>
        </w:r>
      </w:del>
    </w:p>
    <w:p w14:paraId="19FF6E05" w14:textId="77777777" w:rsidR="003C422F" w:rsidRDefault="007D313D">
      <w:pPr>
        <w:rPr>
          <w:del w:id="44" w:author="Comparison" w:date="2026-08-03T22:21:00Z" w16du:dateUtc="2026-08-04T02:21:00Z"/>
        </w:rPr>
      </w:pPr>
      <w:del w:id="45" w:author="Comparison" w:date="2026-08-03T22:21:00Z" w16du:dateUtc="2026-08-04T02:21:00Z">
        <w:r>
          <w:delText xml:space="preserve">  - Mixed scripts with explicit rFonts per run: </w:delText>
        </w:r>
        <w:r>
          <w:rPr>
            <w:rFonts w:ascii="Georgia" w:hAnsi="Georgia"/>
          </w:rPr>
          <w:delText xml:space="preserve">The quick brown fox 123 | </w:delText>
        </w:r>
        <w:r>
          <w:rPr>
            <w:rFonts w:eastAsia="MS Mincho"/>
          </w:rPr>
          <w:delText>日本語のサンプル</w:delText>
        </w:r>
        <w:r>
          <w:rPr>
            <w:rFonts w:eastAsia="MS Mincho"/>
          </w:rPr>
          <w:delText xml:space="preserve"> </w:delText>
        </w:r>
        <w:r>
          <w:rPr>
            <w:rFonts w:eastAsia="MS Mincho"/>
          </w:rPr>
          <w:delText>テキスト</w:delText>
        </w:r>
        <w:r>
          <w:rPr>
            <w:rFonts w:eastAsia="MS Mincho"/>
          </w:rPr>
          <w:delText xml:space="preserve"> | </w:delText>
        </w:r>
        <w:r>
          <w:rPr>
            <w:rFonts w:cs="Times New Roman"/>
          </w:rPr>
          <w:delText>العربية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تجربة</w:delText>
        </w:r>
        <w:r>
          <w:rPr>
            <w:rFonts w:cs="Times New Roman"/>
          </w:rPr>
          <w:delText xml:space="preserve"> </w:delText>
        </w:r>
        <w:r>
          <w:rPr>
            <w:rFonts w:cs="Times New Roman"/>
          </w:rPr>
          <w:delText>نصية</w:delText>
        </w:r>
      </w:del>
    </w:p>
    <w:p w14:paraId="772C76ED" w14:textId="77777777" w:rsidR="003C422F" w:rsidRDefault="003C422F">
      <w:pPr>
        <w:rPr>
          <w:del w:id="46" w:author="Comparison" w:date="2026-08-03T22:21:00Z" w16du:dateUtc="2026-08-04T02:21:00Z"/>
        </w:rPr>
      </w:pPr>
    </w:p>
    <w:p w14:paraId="7FDB5C61" w14:textId="77777777" w:rsidR="003C422F" w:rsidRDefault="007D313D">
      <w:r>
        <w:t xml:space="preserve">B) rStyle-only </w:t>
      </w:r>
      <w:ins w:id="47" w:author="Comparison" w:date="2026-08-03T22:21:00Z" w16du:dateUtc="2026-08-04T02:21:00Z">
        <w:r>
          <w:t>sizes (no inline</w:t>
        </w:r>
      </w:ins>
      <w:del w:id="48" w:author="Comparison" w:date="2026-08-03T22:21:00Z" w16du:dateUtc="2026-08-04T02:21:00Z">
        <w:r>
          <w:delText>(character styles set</w:delText>
        </w:r>
      </w:del>
      <w:r>
        <w:t xml:space="preserve"> &lt;w:</w:t>
      </w:r>
      <w:ins w:id="49" w:author="Comparison" w:date="2026-08-03T22:21:00Z" w16du:dateUtc="2026-08-04T02:21:00Z">
        <w:r>
          <w:t>sz</w:t>
        </w:r>
      </w:ins>
      <w:del w:id="50" w:author="Comparison" w:date="2026-08-03T22:21:00Z" w16du:dateUtc="2026-08-04T02:21:00Z">
        <w:r>
          <w:delText>rFonts</w:delText>
        </w:r>
      </w:del>
      <w:r>
        <w:t>&gt;):</w:t>
      </w:r>
    </w:p>
    <w:p w14:paraId="1D73DFDD" w14:textId="77777777" w:rsidR="003C422F" w:rsidRDefault="007D313D">
      <w:r>
        <w:t xml:space="preserve">  - rStyle='SD_</w:t>
      </w:r>
      <w:ins w:id="51" w:author="Comparison" w:date="2026-08-03T22:21:00Z" w16du:dateUtc="2026-08-04T02:21:00Z">
        <w:r>
          <w:t xml:space="preserve">Sz12ptChar' =&gt; 12pt: </w:t>
        </w:r>
        <w:r>
          <w:rPr>
            <w:rStyle w:val="SDSz12ptChar"/>
          </w:rPr>
          <w:t>Styled 12pt text</w:t>
        </w:r>
      </w:ins>
      <w:del w:id="52" w:author="Comparison" w:date="2026-08-03T22:21:00Z" w16du:dateUtc="2026-08-04T02:21:00Z">
        <w:r>
          <w:delText xml:space="preserve">RFonts_Ascii_Arial' (Latin): </w:delText>
        </w:r>
        <w:r>
          <w:rPr>
            <w:rStyle w:val="SDRFontsAsciiArial"/>
          </w:rPr>
          <w:delText>The quick brown fox 123</w:delText>
        </w:r>
      </w:del>
    </w:p>
    <w:p w14:paraId="015FE70C" w14:textId="77777777" w:rsidR="003C422F" w:rsidRDefault="007D313D">
      <w:r>
        <w:t xml:space="preserve">  - rStyle='SD_</w:t>
      </w:r>
      <w:ins w:id="53" w:author="Comparison" w:date="2026-08-03T22:21:00Z" w16du:dateUtc="2026-08-04T02:21:00Z">
        <w:r>
          <w:t xml:space="preserve">Sz24ptChar' =&gt; 24pt: </w:t>
        </w:r>
        <w:r>
          <w:rPr>
            <w:rStyle w:val="SDSz24ptChar"/>
          </w:rPr>
          <w:t>Styled 24pt text</w:t>
        </w:r>
      </w:ins>
      <w:del w:id="54" w:author="Comparison" w:date="2026-08-03T22:21:00Z" w16du:dateUtc="2026-08-04T02:21:00Z">
        <w:r>
          <w:delText xml:space="preserve">RFonts_EastAsia_Mincho' (Japanese): </w:delText>
        </w:r>
        <w:r>
          <w:rPr>
            <w:rStyle w:val="SDRFontsEastAsiaMincho"/>
          </w:rPr>
          <w:delText>日本語のサンプル</w:delText>
        </w:r>
        <w:r>
          <w:rPr>
            <w:rStyle w:val="SDRFontsEastAsiaMincho"/>
          </w:rPr>
          <w:delText xml:space="preserve"> </w:delText>
        </w:r>
        <w:r>
          <w:rPr>
            <w:rStyle w:val="SDRFontsEastAsiaMincho"/>
          </w:rPr>
          <w:delText>テキスト</w:delText>
        </w:r>
      </w:del>
    </w:p>
    <w:p w14:paraId="572F6EF5" w14:textId="77777777" w:rsidR="003C422F" w:rsidRDefault="007D313D">
      <w:r>
        <w:t xml:space="preserve">  - rStyle='SD_</w:t>
      </w:r>
      <w:ins w:id="55" w:author="Comparison" w:date="2026-08-03T22:21:00Z" w16du:dateUtc="2026-08-04T02:21:00Z">
        <w:r>
          <w:t xml:space="preserve">Sz18ptChar' =&gt; 18pt: </w:t>
        </w:r>
        <w:r>
          <w:rPr>
            <w:rStyle w:val="SDSz18ptChar"/>
          </w:rPr>
          <w:t>Styled 18pt text</w:t>
        </w:r>
      </w:ins>
      <w:del w:id="56" w:author="Comparison" w:date="2026-08-03T22:21:00Z" w16du:dateUtc="2026-08-04T02:21:00Z">
        <w:r>
          <w:delText xml:space="preserve">RFonts_CS_TNR' (Arabic): </w:delText>
        </w:r>
        <w:r>
          <w:rPr>
            <w:rStyle w:val="SDRFontsCSTNR"/>
          </w:rPr>
          <w:delText>العربية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تجربة</w:delText>
        </w:r>
        <w:r>
          <w:rPr>
            <w:rStyle w:val="SDRFontsCSTNR"/>
          </w:rPr>
          <w:delText xml:space="preserve"> </w:delText>
        </w:r>
        <w:r>
          <w:rPr>
            <w:rStyle w:val="SDRFontsCSTNR"/>
          </w:rPr>
          <w:delText>نصية</w:delText>
        </w:r>
      </w:del>
    </w:p>
    <w:p w14:paraId="51C07E4D" w14:textId="77777777" w:rsidR="003C422F" w:rsidRDefault="007D313D">
      <w:pPr>
        <w:rPr>
          <w:del w:id="57" w:author="Comparison" w:date="2026-08-03T22:21:00Z" w16du:dateUtc="2026-08-04T02:21:00Z"/>
        </w:rPr>
      </w:pPr>
      <w:del w:id="58" w:author="Comparison" w:date="2026-08-03T22:21:00Z" w16du:dateUtc="2026-08-04T02:21:00Z">
        <w:r>
          <w:delText xml:space="preserve">  - rStyle='SD_RFonts_Theme_MajorAscii' (Latin theme): </w:delText>
        </w:r>
        <w:r>
          <w:rPr>
            <w:rStyle w:val="SDRFontsThemeMajorAscii"/>
          </w:rPr>
          <w:delText>The quick brown fox 123</w:delText>
        </w:r>
      </w:del>
    </w:p>
    <w:p w14:paraId="60BA3859" w14:textId="77777777" w:rsidR="003C422F" w:rsidRDefault="003C422F"/>
    <w:p w14:paraId="63108925" w14:textId="77777777" w:rsidR="003C422F" w:rsidRDefault="007D313D">
      <w:r>
        <w:t>C) rStyle + inline &lt;w:</w:t>
      </w:r>
      <w:ins w:id="59" w:author="Comparison" w:date="2026-08-03T22:21:00Z" w16du:dateUtc="2026-08-04T02:21:00Z">
        <w:r>
          <w:t>sz</w:t>
        </w:r>
      </w:ins>
      <w:del w:id="60" w:author="Comparison" w:date="2026-08-03T22:21:00Z" w16du:dateUtc="2026-08-04T02:21:00Z">
        <w:r>
          <w:delText>rFonts</w:delText>
        </w:r>
      </w:del>
      <w:r>
        <w:t>&gt; (inline overrides style):</w:t>
      </w:r>
    </w:p>
    <w:p w14:paraId="655395F0" w14:textId="77777777" w:rsidR="00CA7A04" w:rsidRDefault="007D313D">
      <w:pPr>
        <w:rPr>
          <w:ins w:id="61" w:author="Comparison" w:date="2026-08-03T22:21:00Z" w16du:dateUtc="2026-08-04T02:21:00Z"/>
        </w:rPr>
      </w:pPr>
      <w:ins w:id="62" w:author="Comparison" w:date="2026-08-03T22:21:00Z" w16du:dateUtc="2026-08-04T02:21:00Z">
        <w:r>
          <w:t xml:space="preserve">  - rStyle='SD_Sz24ptChar' + inline 12pt =&gt; expect 12pt: </w:t>
        </w:r>
        <w:r>
          <w:rPr>
            <w:rStyle w:val="SDSz24ptChar"/>
            <w:sz w:val="24"/>
          </w:rPr>
          <w:t>24pt style overridden to 12pt</w:t>
        </w:r>
      </w:ins>
    </w:p>
    <w:p w14:paraId="0C6A2FFA" w14:textId="77777777" w:rsidR="003C422F" w:rsidRDefault="007D313D">
      <w:pPr>
        <w:rPr>
          <w:del w:id="63" w:author="Comparison" w:date="2026-08-03T22:21:00Z" w16du:dateUtc="2026-08-04T02:21:00Z"/>
        </w:rPr>
      </w:pPr>
      <w:r>
        <w:lastRenderedPageBreak/>
        <w:t xml:space="preserve">  - rStyle='SD_</w:t>
      </w:r>
      <w:ins w:id="64" w:author="Comparison" w:date="2026-08-03T22:21:00Z" w16du:dateUtc="2026-08-04T02:21:00Z">
        <w:r>
          <w:t>Sz12ptChar'</w:t>
        </w:r>
      </w:ins>
      <w:del w:id="65" w:author="Comparison" w:date="2026-08-03T22:21:00Z" w16du:dateUtc="2026-08-04T02:21:00Z">
        <w:r>
          <w:delText xml:space="preserve">RFonts_Ascii_Arial' + inline ascii/hAnsi='Times New Roman' (Latin): </w:delText>
        </w:r>
        <w:r>
          <w:rPr>
            <w:rStyle w:val="SDRFontsAsciiArial"/>
            <w:rFonts w:ascii="Times New Roman" w:hAnsi="Times New Roman"/>
          </w:rPr>
          <w:delText>The quick brown fox 123</w:delText>
        </w:r>
      </w:del>
    </w:p>
    <w:p w14:paraId="60BF53FF" w14:textId="77777777" w:rsidR="003C422F" w:rsidRDefault="007D313D">
      <w:del w:id="66" w:author="Comparison" w:date="2026-08-03T22:21:00Z" w16du:dateUtc="2026-08-04T02:21:00Z">
        <w:r>
          <w:delText xml:space="preserve">  - rStyle='SD_RFonts_EastAsia_Mincho'</w:delText>
        </w:r>
      </w:del>
      <w:r>
        <w:t xml:space="preserve"> + inline </w:t>
      </w:r>
      <w:ins w:id="67" w:author="Comparison" w:date="2026-08-03T22:21:00Z" w16du:dateUtc="2026-08-04T02:21:00Z">
        <w:r>
          <w:t xml:space="preserve">36pt =&gt; expect 36pt: </w:t>
        </w:r>
        <w:r>
          <w:rPr>
            <w:rStyle w:val="SDSz12ptChar"/>
            <w:sz w:val="72"/>
          </w:rPr>
          <w:t>12pt style overridden to 36pt</w:t>
        </w:r>
      </w:ins>
      <w:del w:id="68" w:author="Comparison" w:date="2026-08-03T22:21:00Z" w16du:dateUtc="2026-08-04T02:21:00Z">
        <w:r>
          <w:delText xml:space="preserve">eastAsiaTheme='majorEastAsia' (Japanese): </w:delText>
        </w:r>
        <w:r>
          <w:rPr>
            <w:rStyle w:val="SDRFontsEastAsiaMincho"/>
            <w:rFonts w:eastAsiaTheme="majorEastAsia"/>
          </w:rPr>
          <w:delText>日本語のサンプル</w:delText>
        </w:r>
        <w:r>
          <w:rPr>
            <w:rStyle w:val="SDRFontsEastAsiaMincho"/>
            <w:rFonts w:eastAsiaTheme="majorEastAsia"/>
          </w:rPr>
          <w:delText xml:space="preserve"> </w:delText>
        </w:r>
        <w:r>
          <w:rPr>
            <w:rStyle w:val="SDRFontsEastAsiaMincho"/>
            <w:rFonts w:eastAsiaTheme="majorEastAsia"/>
          </w:rPr>
          <w:delText>テキスト</w:delText>
        </w:r>
      </w:del>
    </w:p>
    <w:p w14:paraId="27065719" w14:textId="77777777" w:rsidR="003C422F" w:rsidRDefault="007D313D">
      <w:pPr>
        <w:rPr>
          <w:del w:id="69" w:author="Comparison" w:date="2026-08-03T22:21:00Z" w16du:dateUtc="2026-08-04T02:21:00Z"/>
        </w:rPr>
      </w:pPr>
      <w:del w:id="70" w:author="Comparison" w:date="2026-08-03T22:21:00Z" w16du:dateUtc="2026-08-04T02:21:00Z">
        <w:r>
          <w:delText xml:space="preserve">  - rStyle='SD_RFonts_CS_TNR' + inline cs='Arial' (Arabic): </w:delText>
        </w:r>
        <w:r>
          <w:rPr>
            <w:rStyle w:val="SDRFontsCSTNR"/>
            <w:rFonts w:cs="Arial"/>
          </w:rPr>
          <w:delText>العربية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تجربة</w:delText>
        </w:r>
        <w:r>
          <w:rPr>
            <w:rStyle w:val="SDRFontsCSTNR"/>
            <w:rFonts w:cs="Arial"/>
          </w:rPr>
          <w:delText xml:space="preserve"> </w:delText>
        </w:r>
        <w:r>
          <w:rPr>
            <w:rStyle w:val="SDRFontsCSTNR"/>
            <w:rFonts w:cs="Arial"/>
          </w:rPr>
          <w:delText>نصية</w:delText>
        </w:r>
      </w:del>
    </w:p>
    <w:p w14:paraId="39481E6B" w14:textId="77777777" w:rsidR="003C422F" w:rsidRDefault="007D313D">
      <w:pPr>
        <w:rPr>
          <w:del w:id="71" w:author="Comparison" w:date="2026-08-03T22:21:00Z" w16du:dateUtc="2026-08-04T02:21:00Z"/>
        </w:rPr>
      </w:pPr>
      <w:del w:id="72" w:author="Comparison" w:date="2026-08-03T22:21:00Z" w16du:dateUtc="2026-08-04T02:21:00Z">
        <w:r>
          <w:delText xml:space="preserve">  - rStyle='SD_RFonts_Theme_MajorAscii' + inline ascii/hAnsi='Courier New' (Latin): </w:delText>
        </w:r>
        <w:r>
          <w:rPr>
            <w:rStyle w:val="SDRFontsThemeMajorAscii"/>
            <w:rFonts w:ascii="Courier New" w:hAnsi="Courier New"/>
          </w:rPr>
          <w:delText>The quick brown fox 123</w:delText>
        </w:r>
      </w:del>
    </w:p>
    <w:p w14:paraId="1EC3BB86" w14:textId="77777777" w:rsidR="003C422F" w:rsidRDefault="003C422F"/>
    <w:p w14:paraId="55FDD68D" w14:textId="77777777" w:rsidR="003C422F" w:rsidRDefault="007D313D">
      <w:r>
        <w:t xml:space="preserve">D) Linked style pair (paragraph+character) with </w:t>
      </w:r>
      <w:ins w:id="73" w:author="Comparison" w:date="2026-08-03T22:21:00Z" w16du:dateUtc="2026-08-04T02:21:00Z">
        <w:r>
          <w:t>sizes:</w:t>
        </w:r>
      </w:ins>
      <w:del w:id="74" w:author="Comparison" w:date="2026-08-03T22:21:00Z" w16du:dateUtc="2026-08-04T02:21:00Z">
        <w:r>
          <w:delText>&lt;w:rFonts&gt;:</w:delText>
        </w:r>
      </w:del>
    </w:p>
    <w:p w14:paraId="088614A2" w14:textId="77777777" w:rsidR="00CA7A04" w:rsidRDefault="007D313D">
      <w:pPr>
        <w:rPr>
          <w:ins w:id="75" w:author="Comparison" w:date="2026-08-03T22:21:00Z" w16du:dateUtc="2026-08-04T02:21:00Z"/>
        </w:rPr>
      </w:pPr>
      <w:ins w:id="76" w:author="Comparison" w:date="2026-08-03T22:21:00Z" w16du:dateUtc="2026-08-04T02:21:00Z">
        <w:r>
          <w:t xml:space="preserve">  - rStyle='SD_LinkedSizeHeadingChar' =&gt; 18pt: </w:t>
        </w:r>
        <w:r>
          <w:rPr>
            <w:rStyle w:val="SDLinkedSizeHeadingChar"/>
          </w:rPr>
          <w:t>Linked Char size</w:t>
        </w:r>
      </w:ins>
    </w:p>
    <w:p w14:paraId="061CB505" w14:textId="77777777" w:rsidR="003C422F" w:rsidRDefault="007D313D">
      <w:pPr>
        <w:rPr>
          <w:del w:id="77" w:author="Comparison" w:date="2026-08-03T22:21:00Z" w16du:dateUtc="2026-08-04T02:21:00Z"/>
        </w:rPr>
      </w:pPr>
      <w:del w:id="78" w:author="Comparison" w:date="2026-08-03T22:21:00Z" w16du:dateUtc="2026-08-04T02:21:00Z">
        <w:r>
          <w:delText xml:space="preserve">  - rStyle='SD_LinkedRFontsHeadingChar' across scripts: </w:delText>
        </w:r>
        <w:r>
          <w:rPr>
            <w:rStyle w:val="SDLinkedRFontsHeadingChar"/>
          </w:rPr>
          <w:delText xml:space="preserve">The quick brown fox 123 | </w:delText>
        </w:r>
        <w:r>
          <w:rPr>
            <w:rStyle w:val="SDLinkedRFontsHeadingChar"/>
          </w:rPr>
          <w:delText>日本語のサンプル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テキスト</w:delText>
        </w:r>
        <w:r>
          <w:rPr>
            <w:rStyle w:val="SDLinkedRFontsHeadingChar"/>
          </w:rPr>
          <w:delText xml:space="preserve"> | </w:delText>
        </w:r>
        <w:r>
          <w:rPr>
            <w:rStyle w:val="SDLinkedRFontsHeadingChar"/>
          </w:rPr>
          <w:delText>العربية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تجربة</w:delText>
        </w:r>
        <w:r>
          <w:rPr>
            <w:rStyle w:val="SDLinkedRFontsHeadingChar"/>
          </w:rPr>
          <w:delText xml:space="preserve"> </w:delText>
        </w:r>
        <w:r>
          <w:rPr>
            <w:rStyle w:val="SDLinkedRFontsHeadingChar"/>
          </w:rPr>
          <w:delText>نصية</w:delText>
        </w:r>
      </w:del>
    </w:p>
    <w:p w14:paraId="16593379" w14:textId="77777777" w:rsidR="003C422F" w:rsidRDefault="007D313D">
      <w:pPr>
        <w:pStyle w:val="SDLinkedSizeHeading"/>
        <w:pPrChange w:id="79" w:author="Comparison" w:date="2026-08-03T22:21:00Z" w16du:dateUtc="2026-08-04T02:21:00Z">
          <w:pPr>
            <w:pStyle w:val="SDLinkedRFontsHeading"/>
          </w:pPr>
        </w:pPrChange>
      </w:pPr>
      <w:r>
        <w:t xml:space="preserve">  - pStyle='SD_</w:t>
      </w:r>
      <w:ins w:id="80" w:author="Comparison" w:date="2026-08-03T22:21:00Z" w16du:dateUtc="2026-08-04T02:21:00Z">
        <w:r>
          <w:t>LinkedSizeHeading' (24pt)</w:t>
        </w:r>
      </w:ins>
      <w:del w:id="81" w:author="Comparison" w:date="2026-08-03T22:21:00Z" w16du:dateUtc="2026-08-04T02:21:00Z">
        <w:r>
          <w:delText>LinkedRFontsHeading'</w:delText>
        </w:r>
      </w:del>
      <w:r>
        <w:t xml:space="preserve"> + inline </w:t>
      </w:r>
      <w:ins w:id="82" w:author="Comparison" w:date="2026-08-03T22:21:00Z" w16du:dateUtc="2026-08-04T02:21:00Z">
        <w:r>
          <w:t>36pt</w:t>
        </w:r>
      </w:ins>
      <w:del w:id="83" w:author="Comparison" w:date="2026-08-03T22:21:00Z" w16du:dateUtc="2026-08-04T02:21:00Z">
        <w:r>
          <w:delText>ascii='Courier New'</w:delText>
        </w:r>
      </w:del>
      <w:r>
        <w:t xml:space="preserve"> on</w:t>
      </w:r>
      <w:ins w:id="84" w:author="Comparison" w:date="2026-08-03T22:21:00Z" w16du:dateUtc="2026-08-04T02:21:00Z">
        <w:r>
          <w:t xml:space="preserve"> a run: </w:t>
        </w:r>
        <w:r>
          <w:rPr>
            <w:sz w:val="72"/>
          </w:rPr>
          <w:t>This</w:t>
        </w:r>
      </w:ins>
      <w:r>
        <w:rPr>
          <w:sz w:val="72"/>
          <w:rPrChange w:id="85" w:author="Comparison" w:date="2026-08-03T22:21:00Z" w16du:dateUtc="2026-08-04T02:21:00Z">
            <w:rPr/>
          </w:rPrChange>
        </w:rPr>
        <w:t xml:space="preserve"> part</w:t>
      </w:r>
      <w:ins w:id="86" w:author="Comparison" w:date="2026-08-03T22:21:00Z" w16du:dateUtc="2026-08-04T02:21:00Z">
        <w:r>
          <w:rPr>
            <w:sz w:val="72"/>
          </w:rPr>
          <w:t xml:space="preserve"> should be 36pt overriding paragraph size</w:t>
        </w:r>
      </w:ins>
      <w:del w:id="87" w:author="Comparison" w:date="2026-08-03T22:21:00Z" w16du:dateUtc="2026-08-04T02:21:00Z">
        <w:r>
          <w:delText xml:space="preserve">: </w:delText>
        </w:r>
        <w:r>
          <w:rPr>
            <w:rFonts w:ascii="Courier New" w:hAnsi="Courier New"/>
          </w:rPr>
          <w:delText>The quick brown fox 123 (inline Courier New)</w:delText>
        </w:r>
      </w:del>
    </w:p>
    <w:p w14:paraId="77185456" w14:textId="77777777" w:rsidR="003C422F" w:rsidRDefault="003C422F"/>
    <w:p w14:paraId="7B686DF6" w14:textId="77777777" w:rsidR="003C422F" w:rsidRDefault="007D313D">
      <w:del w:id="88" w:author="Comparison" w:date="2026-08-03T22:21:00Z" w16du:dateUtc="2026-08-04T02:21:00Z">
        <w:r>
          <w:delText xml:space="preserve">E) </w:delText>
        </w:r>
      </w:del>
      <w:r>
        <w:t xml:space="preserve">Table </w:t>
      </w:r>
      <w:ins w:id="89" w:author="Comparison" w:date="2026-08-03T22:21:00Z" w16du:dateUtc="2026-08-04T02:21:00Z">
        <w:r>
          <w:t>examples (size mixes</w:t>
        </w:r>
      </w:ins>
      <w:del w:id="90" w:author="Comparison" w:date="2026-08-03T22:21:00Z" w16du:dateUtc="2026-08-04T02:21:00Z">
        <w:r>
          <w:delText>samples (Latin / Japanese / Arabic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C422F" w14:paraId="09F0726B" w14:textId="77777777">
        <w:tc>
          <w:tcPr>
            <w:tcW w:w="4680" w:type="dxa"/>
          </w:tcPr>
          <w:p w14:paraId="704F66D5" w14:textId="77777777" w:rsidR="003C422F" w:rsidRDefault="007D313D">
            <w:r>
              <w:t>rStyle=</w:t>
            </w:r>
            <w:ins w:id="91" w:author="Comparison" w:date="2026-08-03T22:21:00Z" w16du:dateUtc="2026-08-04T02:21:00Z">
              <w:r>
                <w:t>Sz18</w:t>
              </w:r>
            </w:ins>
            <w:del w:id="92" w:author="Comparison" w:date="2026-08-03T22:21:00Z" w16du:dateUtc="2026-08-04T02:21:00Z">
              <w:r>
                <w:delText>Ascii_Arial (Latin)</w:delText>
              </w:r>
            </w:del>
          </w:p>
        </w:tc>
        <w:tc>
          <w:tcPr>
            <w:tcW w:w="4680" w:type="dxa"/>
          </w:tcPr>
          <w:p w14:paraId="3128EBF2" w14:textId="77777777" w:rsidR="003C422F" w:rsidRDefault="007D313D">
            <w:ins w:id="93" w:author="Comparison" w:date="2026-08-03T22:21:00Z" w16du:dateUtc="2026-08-04T02:21:00Z">
              <w:r>
                <w:rPr>
                  <w:rStyle w:val="SDSz18ptChar"/>
                </w:rPr>
                <w:t>18pt</w:t>
              </w:r>
            </w:ins>
            <w:del w:id="94" w:author="Comparison" w:date="2026-08-03T22:21:00Z" w16du:dateUtc="2026-08-04T02:21:00Z">
              <w:r>
                <w:rPr>
                  <w:rStyle w:val="SDRFontsAsciiArial"/>
                </w:rPr>
                <w:delText>The quick brown fox 123</w:delText>
              </w:r>
            </w:del>
          </w:p>
        </w:tc>
      </w:tr>
      <w:tr w:rsidR="003C422F" w14:paraId="01463764" w14:textId="77777777">
        <w:tc>
          <w:tcPr>
            <w:tcW w:w="4680" w:type="dxa"/>
          </w:tcPr>
          <w:p w14:paraId="68621BA1" w14:textId="77777777" w:rsidR="003C422F" w:rsidRDefault="007D313D">
            <w:r>
              <w:t>rStyle=</w:t>
            </w:r>
            <w:ins w:id="95" w:author="Comparison" w:date="2026-08-03T22:21:00Z" w16du:dateUtc="2026-08-04T02:21:00Z">
              <w:r>
                <w:t>Sz12</w:t>
              </w:r>
            </w:ins>
            <w:del w:id="96" w:author="Comparison" w:date="2026-08-03T22:21:00Z" w16du:dateUtc="2026-08-04T02:21:00Z">
              <w:r>
                <w:delText>EastAsia_Mincho</w:delText>
              </w:r>
            </w:del>
            <w:r>
              <w:t xml:space="preserve"> + inline </w:t>
            </w:r>
            <w:ins w:id="97" w:author="Comparison" w:date="2026-08-03T22:21:00Z" w16du:dateUtc="2026-08-04T02:21:00Z">
              <w:r>
                <w:t>36pt</w:t>
              </w:r>
            </w:ins>
            <w:del w:id="98" w:author="Comparison" w:date="2026-08-03T22:21:00Z" w16du:dateUtc="2026-08-04T02:21:00Z">
              <w:r>
                <w:delText>eastAsiaTheme=majorEastAsia</w:delText>
              </w:r>
            </w:del>
          </w:p>
        </w:tc>
        <w:tc>
          <w:tcPr>
            <w:tcW w:w="4680" w:type="dxa"/>
          </w:tcPr>
          <w:p w14:paraId="16CAE880" w14:textId="77777777" w:rsidR="003C422F" w:rsidRDefault="007D313D">
            <w:ins w:id="99" w:author="Comparison" w:date="2026-08-03T22:21:00Z" w16du:dateUtc="2026-08-04T02:21:00Z">
              <w:r>
                <w:rPr>
                  <w:rStyle w:val="SDSz12ptChar"/>
                  <w:sz w:val="72"/>
                </w:rPr>
                <w:t>36pt</w:t>
              </w:r>
            </w:ins>
            <w:del w:id="100" w:author="Comparison" w:date="2026-08-03T22:21:00Z" w16du:dateUtc="2026-08-04T02:21:00Z">
              <w:r>
                <w:rPr>
                  <w:rStyle w:val="SDRFontsEastAsiaMincho"/>
                  <w:rFonts w:eastAsiaTheme="majorEastAsia"/>
                </w:rPr>
                <w:delText>日本語のサンプル</w:delText>
              </w:r>
              <w:r>
                <w:rPr>
                  <w:rStyle w:val="SDRFontsEastAsiaMincho"/>
                  <w:rFonts w:eastAsiaTheme="majorEastAsia"/>
                </w:rPr>
                <w:delText xml:space="preserve"> </w:delText>
              </w:r>
              <w:r>
                <w:rPr>
                  <w:rStyle w:val="SDRFontsEastAsiaMincho"/>
                  <w:rFonts w:eastAsiaTheme="majorEastAsia"/>
                </w:rPr>
                <w:delText>テキスト</w:delText>
              </w:r>
            </w:del>
          </w:p>
        </w:tc>
      </w:tr>
      <w:tr w:rsidR="003C422F" w14:paraId="4CC17D51" w14:textId="77777777">
        <w:trPr>
          <w:del w:id="101" w:author="Comparison" w:date="2026-08-03T22:21:00Z" w16du:dateUtc="2026-08-04T02:21:00Z"/>
        </w:trPr>
        <w:tc>
          <w:tcPr>
            <w:tcW w:w="4680" w:type="dxa"/>
          </w:tcPr>
          <w:p w14:paraId="7DC7B657" w14:textId="77777777" w:rsidR="003C422F" w:rsidRDefault="007D313D">
            <w:pPr>
              <w:rPr>
                <w:del w:id="102" w:author="Comparison" w:date="2026-08-03T22:21:00Z" w16du:dateUtc="2026-08-04T02:21:00Z"/>
              </w:rPr>
            </w:pPr>
            <w:del w:id="103" w:author="Comparison" w:date="2026-08-03T22:21:00Z" w16du:dateUtc="2026-08-04T02:21:00Z">
              <w:r>
                <w:delText>rStyle=CS_TNR + inline cs='Arial'</w:delText>
              </w:r>
            </w:del>
          </w:p>
        </w:tc>
        <w:tc>
          <w:tcPr>
            <w:tcW w:w="4680" w:type="dxa"/>
          </w:tcPr>
          <w:p w14:paraId="71AB1E97" w14:textId="77777777" w:rsidR="003C422F" w:rsidRDefault="007D313D">
            <w:pPr>
              <w:rPr>
                <w:del w:id="104" w:author="Comparison" w:date="2026-08-03T22:21:00Z" w16du:dateUtc="2026-08-04T02:21:00Z"/>
              </w:rPr>
            </w:pPr>
            <w:del w:id="105" w:author="Comparison" w:date="2026-08-03T22:21:00Z" w16du:dateUtc="2026-08-04T02:21:00Z">
              <w:r>
                <w:rPr>
                  <w:rStyle w:val="SDRFontsCSTNR"/>
                  <w:rFonts w:cs="Arial"/>
                </w:rPr>
                <w:delText>العربية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تجربة</w:delText>
              </w:r>
              <w:r>
                <w:rPr>
                  <w:rStyle w:val="SDRFontsCSTNR"/>
                  <w:rFonts w:cs="Arial"/>
                </w:rPr>
                <w:delText xml:space="preserve"> </w:delText>
              </w:r>
              <w:r>
                <w:rPr>
                  <w:rStyle w:val="SDRFontsCSTNR"/>
                  <w:rFonts w:cs="Arial"/>
                </w:rPr>
                <w:delText>نصية</w:delText>
              </w:r>
            </w:del>
          </w:p>
        </w:tc>
      </w:tr>
    </w:tbl>
    <w:p w14:paraId="35F16D02" w14:textId="77777777" w:rsidR="00EF4E5A" w:rsidRDefault="00EF4E5A"/>
    <w:sectPr w:rsidR="00EF4E5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665899">
    <w:abstractNumId w:val="8"/>
  </w:num>
  <w:num w:numId="2" w16cid:durableId="496192507">
    <w:abstractNumId w:val="6"/>
  </w:num>
  <w:num w:numId="3" w16cid:durableId="94912574">
    <w:abstractNumId w:val="5"/>
  </w:num>
  <w:num w:numId="4" w16cid:durableId="1109621123">
    <w:abstractNumId w:val="4"/>
  </w:num>
  <w:num w:numId="5" w16cid:durableId="1227227182">
    <w:abstractNumId w:val="7"/>
  </w:num>
  <w:num w:numId="6" w16cid:durableId="1091776746">
    <w:abstractNumId w:val="3"/>
  </w:num>
  <w:num w:numId="7" w16cid:durableId="1051272206">
    <w:abstractNumId w:val="2"/>
  </w:num>
  <w:num w:numId="8" w16cid:durableId="161747849">
    <w:abstractNumId w:val="1"/>
  </w:num>
  <w:num w:numId="9" w16cid:durableId="20329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9639D"/>
    <w:rsid w:val="00326F90"/>
    <w:rsid w:val="003C422F"/>
    <w:rsid w:val="004D23F8"/>
    <w:rsid w:val="00752FC3"/>
    <w:rsid w:val="007D313D"/>
    <w:rsid w:val="00AA1D8D"/>
    <w:rsid w:val="00B47730"/>
    <w:rsid w:val="00CA7A04"/>
    <w:rsid w:val="00CB0664"/>
    <w:rsid w:val="00EF4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RFontsAsciiArial">
    <w:name w:val="SD_RFonts_Ascii_Arial"/>
    <w:rPr>
      <w:rFonts w:ascii="Arial" w:hAnsi="Arial"/>
    </w:rPr>
  </w:style>
  <w:style w:type="character" w:customStyle="1" w:styleId="SDRFontsEastAsiaMincho">
    <w:name w:val="SD_RFonts_EastAsia_Mincho"/>
    <w:rPr>
      <w:rFonts w:eastAsia="MS Mincho"/>
    </w:rPr>
  </w:style>
  <w:style w:type="character" w:customStyle="1" w:styleId="SDRFontsCSTNR">
    <w:name w:val="SD_RFonts_CS_TNR"/>
    <w:rPr>
      <w:rFonts w:cs="Times New Roman"/>
    </w:rPr>
  </w:style>
  <w:style w:type="character" w:customStyle="1" w:styleId="SDRFontsThemeMajorAscii">
    <w:name w:val="SD_RFonts_Theme_MajorAscii"/>
    <w:rPr>
      <w:rFonts w:asciiTheme="majorHAnsi"/>
    </w:rPr>
  </w:style>
  <w:style w:type="paragraph" w:customStyle="1" w:styleId="SDLinkedRFontsHeading">
    <w:name w:val="SD_LinkedRFontsHeading"/>
    <w:link w:val="SDLinkedRFontsHeadingChar"/>
    <w:rPr>
      <w:rFonts w:ascii="Georgia" w:eastAsiaTheme="majorEastAsia" w:hAnsi="Georgia" w:cs="Times New Roman"/>
    </w:rPr>
  </w:style>
  <w:style w:type="character" w:customStyle="1" w:styleId="SDLinkedRFontsHeadingChar">
    <w:name w:val="SD_LinkedRFontsHeadingChar"/>
    <w:link w:val="SDLinkedRFontsHeading"/>
    <w:rPr>
      <w:rFonts w:ascii="Calibri" w:eastAsia="MS Mincho" w:hAnsi="Calibri" w:cs="Arial"/>
    </w:rPr>
  </w:style>
  <w:style w:type="character" w:customStyle="1" w:styleId="SDSz12ptChar">
    <w:name w:val="SD_Sz12ptChar"/>
    <w:rsid w:val="00EF4E5A"/>
    <w:rPr>
      <w:sz w:val="24"/>
    </w:rPr>
  </w:style>
  <w:style w:type="character" w:customStyle="1" w:styleId="SDSz24ptChar">
    <w:name w:val="SD_Sz24ptChar"/>
    <w:rsid w:val="00EF4E5A"/>
    <w:rPr>
      <w:sz w:val="48"/>
    </w:rPr>
  </w:style>
  <w:style w:type="character" w:customStyle="1" w:styleId="SDSz18ptChar">
    <w:name w:val="SD_Sz18ptChar"/>
    <w:rsid w:val="00EF4E5A"/>
    <w:rPr>
      <w:sz w:val="36"/>
    </w:rPr>
  </w:style>
  <w:style w:type="paragraph" w:customStyle="1" w:styleId="SDLinkedSizeHeading">
    <w:name w:val="SD_LinkedSizeHeading"/>
    <w:link w:val="SDLinkedSizeHeadingChar"/>
    <w:rsid w:val="00EF4E5A"/>
    <w:rPr>
      <w:sz w:val="48"/>
    </w:rPr>
  </w:style>
  <w:style w:type="character" w:customStyle="1" w:styleId="SDLinkedSizeHeadingChar">
    <w:name w:val="SD_LinkedSizeHeadingChar"/>
    <w:link w:val="SDLinkedSizeHeading"/>
    <w:rsid w:val="00EF4E5A"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