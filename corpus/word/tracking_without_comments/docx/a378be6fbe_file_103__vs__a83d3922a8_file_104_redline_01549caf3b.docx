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WithEffects.xml" ContentType="application/vnd.openxmlformats-officedocument.wordprocessingml.stylesWithEffec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98373E" w14:textId="77777777" w:rsidR="003E0B25" w:rsidRDefault="003E0B25" w:rsidP="006C2917">
      <w:pPr>
        <w:spacing w:before="156" w:after="156"/>
        <w:ind w:left="105" w:right="105" w:firstLine="420"/>
        <w:pPrChange w:id="2" w:author="Arthur Souza Rodrigues" w:date="2026-09-26T14:52:00Z" w16du:dateUtc="2026-09-26T18:52:00Z">
          <w:pPr/>
        </w:pPrChange>
      </w:pPr>
      <w:r>
        <w:t>file_</w:t>
      </w:r>
      <w:ins w:id="3" w:author="Arthur Souza Rodrigues" w:date="2026-09-26T14:52:00Z" w16du:dateUtc="2026-09-26T18:52:00Z">
        <w:r w:rsidR="004D7215">
          <w:t>104</w:t>
        </w:r>
      </w:ins>
      <w:del w:id="4" w:author="Arthur Souza Rodrigues" w:date="2026-09-26T14:52:00Z" w16du:dateUtc="2026-09-26T18:52:00Z">
        <w:r>
          <w:delText>103</w:delText>
        </w:r>
      </w:del>
      <w:r>
        <w:t>.docx</w:t>
      </w:r>
    </w:p>
    <w:p w14:paraId="0E60A276" w14:textId="425D6FD6" w:rsidR="0069459B" w:rsidRDefault="00886CA3">
      <w:pPr>
        <w:spacing w:before="156" w:after="156"/>
        <w:ind w:left="105" w:right="105" w:firstLine="420"/>
        <w:rPr>
          <w:del w:id="5" w:author="Arthur Souza Rodrigues" w:date="2026-09-26T14:52:00Z" w16du:dateUtc="2026-09-26T18:52:00Z"/>
        </w:rPr>
      </w:pPr>
      <w:ins w:id="6" w:author="Arthur Souza Rodrigues" w:date="2026-09-26T14:52:00Z" w16du:dateUtc="2026-09-26T18:52:00Z">
        <w:r>
          <w:rPr>
            <w:noProof/>
          </w:rPr>
          <w:pict w14:anchorId="0A95F370"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" style="position:absolute;left:0;text-align:left;margin-left:0;margin-top:0;width:186.35pt;height:110.6pt;z-index:251659264;visibility:visible;mso-wrap-style:square;mso-wrap-edited:f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v-text-anchor:top">
              <v:textbox>
                <w:txbxContent>
                  <w:p w14:paraId="472EBE98" w14:textId="77777777" w:rsidR="0059557F" w:rsidRDefault="0059557F" w:rsidP="00124289">
                    <w:pPr>
                      <w:spacing w:before="156" w:after="156"/>
                      <w:ind w:left="105" w:right="105" w:firstLine="420"/>
                      <w:rPr>
                        <w:ins w:id="7" w:author="Arthur Souza Rodrigues" w:date="2026-09-26T14:52:00Z" w16du:dateUtc="2026-09-26T18:52:00Z"/>
                      </w:rPr>
                    </w:pPr>
                    <w:ins w:id="8" w:author="Arthur Souza Rodrigues" w:date="2026-09-26T14:52:00Z" w16du:dateUtc="2026-09-26T18:52:00Z">
                      <w:r>
                        <w:rPr>
                          <w:rFonts w:hint="eastAsia"/>
                        </w:rPr>
                        <w:t>hello</w:t>
                      </w:r>
                    </w:ins>
                  </w:p>
                </w:txbxContent>
              </v:textbox>
            </v:shape>
          </w:pict>
        </w:r>
      </w:ins>
      <w:del w:id="9" w:author="Arthur Souza Rodrigues" w:date="2026-09-26T14:52:00Z" w16du:dateUtc="2026-09-26T18:52:00Z">
        <w:r>
          <w:delText>Meeting Agenda</w:delText>
        </w:r>
      </w:del>
    </w:p>
    <w:p w14:paraId="2C453287" w14:textId="77777777" w:rsidR="0069459B" w:rsidRDefault="0069459B">
      <w:pPr>
        <w:spacing w:before="156" w:after="156"/>
        <w:ind w:left="105" w:right="105" w:firstLine="420"/>
        <w:rPr>
          <w:del w:id="10" w:author="Arthur Souza Rodrigues" w:date="2026-09-26T14:52:00Z" w16du:dateUtc="2026-09-26T18:52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9459B" w14:paraId="32D3C534" w14:textId="77777777">
        <w:trPr>
          <w:trHeight w:val="360"/>
          <w:del w:id="11" w:author="Arthur Souza Rodrigues" w:date="2026-09-26T14:52:00Z" w16du:dateUtc="2026-09-26T18:52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03E94" w14:textId="77777777" w:rsidR="0069459B" w:rsidRDefault="00886CA3">
            <w:pPr>
              <w:spacing w:before="156" w:after="156"/>
              <w:ind w:left="105" w:right="105" w:firstLine="420"/>
              <w:rPr>
                <w:del w:id="12" w:author="Arthur Souza Rodrigues" w:date="2026-09-26T14:52:00Z" w16du:dateUtc="2026-09-26T18:52:00Z"/>
              </w:rPr>
            </w:pPr>
            <w:del w:id="13" w:author="Arthur Souza Rodrigues" w:date="2026-09-26T14:52:00Z" w16du:dateUtc="2026-09-26T18:52:00Z">
              <w:r>
                <w:delText>Time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DB64B" w14:textId="77777777" w:rsidR="0069459B" w:rsidRDefault="00886CA3">
            <w:pPr>
              <w:spacing w:before="156" w:after="156"/>
              <w:ind w:left="105" w:right="105" w:firstLine="420"/>
              <w:rPr>
                <w:del w:id="14" w:author="Arthur Souza Rodrigues" w:date="2026-09-26T14:52:00Z" w16du:dateUtc="2026-09-26T18:52:00Z"/>
              </w:rPr>
            </w:pPr>
            <w:del w:id="15" w:author="Arthur Souza Rodrigues" w:date="2026-09-26T14:52:00Z" w16du:dateUtc="2026-09-26T18:52:00Z">
              <w:r>
                <w:delText>Topic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71EC1" w14:textId="77777777" w:rsidR="0069459B" w:rsidRDefault="00886CA3">
            <w:pPr>
              <w:spacing w:before="156" w:after="156"/>
              <w:ind w:left="105" w:right="105" w:firstLine="420"/>
              <w:rPr>
                <w:del w:id="16" w:author="Arthur Souza Rodrigues" w:date="2026-09-26T14:52:00Z" w16du:dateUtc="2026-09-26T18:52:00Z"/>
              </w:rPr>
            </w:pPr>
            <w:del w:id="17" w:author="Arthur Souza Rodrigues" w:date="2026-09-26T14:52:00Z" w16du:dateUtc="2026-09-26T18:52:00Z">
              <w:r>
                <w:delText>Presenter</w:delText>
              </w:r>
            </w:del>
          </w:p>
        </w:tc>
      </w:tr>
      <w:tr w:rsidR="0069459B" w14:paraId="5B8E6BB7" w14:textId="77777777">
        <w:trPr>
          <w:trHeight w:val="360"/>
          <w:del w:id="18" w:author="Arthur Souza Rodrigues" w:date="2026-09-26T14:52:00Z" w16du:dateUtc="2026-09-26T18:52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135BC" w14:textId="77777777" w:rsidR="0069459B" w:rsidRDefault="00886CA3">
            <w:pPr>
              <w:spacing w:before="156" w:after="156"/>
              <w:ind w:left="105" w:right="105" w:firstLine="420"/>
              <w:rPr>
                <w:del w:id="19" w:author="Arthur Souza Rodrigues" w:date="2026-09-26T14:52:00Z" w16du:dateUtc="2026-09-26T18:52:00Z"/>
              </w:rPr>
            </w:pPr>
            <w:del w:id="20" w:author="Arthur Souza Rodrigues" w:date="2026-09-26T14:52:00Z" w16du:dateUtc="2026-09-26T18:52:00Z">
              <w:r>
                <w:delText>9:00 AM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7189B" w14:textId="77777777" w:rsidR="0069459B" w:rsidRDefault="00886CA3">
            <w:pPr>
              <w:spacing w:before="156" w:after="156"/>
              <w:ind w:left="105" w:right="105" w:firstLine="420"/>
              <w:rPr>
                <w:del w:id="21" w:author="Arthur Souza Rodrigues" w:date="2026-09-26T14:52:00Z" w16du:dateUtc="2026-09-26T18:52:00Z"/>
              </w:rPr>
            </w:pPr>
            <w:del w:id="22" w:author="Arthur Souza Rodrigues" w:date="2026-09-26T14:52:00Z" w16du:dateUtc="2026-09-26T18:52:00Z">
              <w:r>
                <w:delText>Q1 Review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7CBB3" w14:textId="77777777" w:rsidR="0069459B" w:rsidRDefault="00886CA3">
            <w:pPr>
              <w:spacing w:before="156" w:after="156"/>
              <w:ind w:left="105" w:right="105" w:firstLine="420"/>
              <w:rPr>
                <w:del w:id="23" w:author="Arthur Souza Rodrigues" w:date="2026-09-26T14:52:00Z" w16du:dateUtc="2026-09-26T18:52:00Z"/>
              </w:rPr>
            </w:pPr>
            <w:del w:id="24" w:author="Arthur Souza Rodrigues" w:date="2026-09-26T14:52:00Z" w16du:dateUtc="2026-09-26T18:52:00Z">
              <w:r>
                <w:delText>CEO</w:delText>
              </w:r>
            </w:del>
          </w:p>
        </w:tc>
      </w:tr>
      <w:tr w:rsidR="0069459B" w14:paraId="5A7F1934" w14:textId="77777777">
        <w:trPr>
          <w:trHeight w:val="360"/>
          <w:del w:id="25" w:author="Arthur Souza Rodrigues" w:date="2026-09-26T14:52:00Z" w16du:dateUtc="2026-09-26T18:52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73595" w14:textId="77777777" w:rsidR="0069459B" w:rsidRDefault="00886CA3">
            <w:pPr>
              <w:spacing w:before="156" w:after="156"/>
              <w:ind w:left="105" w:right="105" w:firstLine="420"/>
              <w:rPr>
                <w:del w:id="26" w:author="Arthur Souza Rodrigues" w:date="2026-09-26T14:52:00Z" w16du:dateUtc="2026-09-26T18:52:00Z"/>
              </w:rPr>
            </w:pPr>
            <w:del w:id="27" w:author="Arthur Souza Rodrigues" w:date="2026-09-26T14:52:00Z" w16du:dateUtc="2026-09-26T18:52:00Z">
              <w:r>
                <w:delText>10:00 AM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F5065" w14:textId="77777777" w:rsidR="0069459B" w:rsidRDefault="00886CA3">
            <w:pPr>
              <w:spacing w:before="156" w:after="156"/>
              <w:ind w:left="105" w:right="105" w:firstLine="420"/>
              <w:rPr>
                <w:del w:id="28" w:author="Arthur Souza Rodrigues" w:date="2026-09-26T14:52:00Z" w16du:dateUtc="2026-09-26T18:52:00Z"/>
              </w:rPr>
            </w:pPr>
            <w:del w:id="29" w:author="Arthur Souza Rodrigues" w:date="2026-09-26T14:52:00Z" w16du:dateUtc="2026-09-26T18:52:00Z">
              <w:r>
                <w:delText>Product Roadmap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C2689" w14:textId="77777777" w:rsidR="0069459B" w:rsidRDefault="00886CA3">
            <w:pPr>
              <w:spacing w:before="156" w:after="156"/>
              <w:ind w:left="105" w:right="105" w:firstLine="420"/>
              <w:rPr>
                <w:del w:id="30" w:author="Arthur Souza Rodrigues" w:date="2026-09-26T14:52:00Z" w16du:dateUtc="2026-09-26T18:52:00Z"/>
              </w:rPr>
            </w:pPr>
            <w:del w:id="31" w:author="Arthur Souza Rodrigues" w:date="2026-09-26T14:52:00Z" w16du:dateUtc="2026-09-26T18:52:00Z">
              <w:r>
                <w:delText>CTO</w:delText>
              </w:r>
            </w:del>
          </w:p>
        </w:tc>
      </w:tr>
      <w:tr w:rsidR="0069459B" w14:paraId="51F665BA" w14:textId="77777777">
        <w:trPr>
          <w:trHeight w:val="360"/>
          <w:del w:id="32" w:author="Arthur Souza Rodrigues" w:date="2026-09-26T14:52:00Z" w16du:dateUtc="2026-09-26T18:52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6CC03" w14:textId="77777777" w:rsidR="0069459B" w:rsidRDefault="00886CA3">
            <w:pPr>
              <w:spacing w:before="156" w:after="156"/>
              <w:ind w:left="105" w:right="105" w:firstLine="420"/>
              <w:rPr>
                <w:del w:id="33" w:author="Arthur Souza Rodrigues" w:date="2026-09-26T14:52:00Z" w16du:dateUtc="2026-09-26T18:52:00Z"/>
              </w:rPr>
            </w:pPr>
            <w:del w:id="34" w:author="Arthur Souza Rodrigues" w:date="2026-09-26T14:52:00Z" w16du:dateUtc="2026-09-26T18:52:00Z">
              <w:r>
                <w:delText>11:00 AM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D6D0E" w14:textId="77777777" w:rsidR="0069459B" w:rsidRDefault="00886CA3">
            <w:pPr>
              <w:spacing w:before="156" w:after="156"/>
              <w:ind w:left="105" w:right="105" w:firstLine="420"/>
              <w:rPr>
                <w:del w:id="35" w:author="Arthur Souza Rodrigues" w:date="2026-09-26T14:52:00Z" w16du:dateUtc="2026-09-26T18:52:00Z"/>
              </w:rPr>
            </w:pPr>
            <w:del w:id="36" w:author="Arthur Souza Rodrigues" w:date="2026-09-26T14:52:00Z" w16du:dateUtc="2026-09-26T18:52:00Z">
              <w:r>
                <w:delText>Budget Plan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D5D05" w14:textId="77777777" w:rsidR="0069459B" w:rsidRDefault="00886CA3">
            <w:pPr>
              <w:spacing w:before="156" w:after="156"/>
              <w:ind w:left="105" w:right="105" w:firstLine="420"/>
              <w:rPr>
                <w:del w:id="37" w:author="Arthur Souza Rodrigues" w:date="2026-09-26T14:52:00Z" w16du:dateUtc="2026-09-26T18:52:00Z"/>
              </w:rPr>
            </w:pPr>
            <w:del w:id="38" w:author="Arthur Souza Rodrigues" w:date="2026-09-26T14:52:00Z" w16du:dateUtc="2026-09-26T18:52:00Z">
              <w:r>
                <w:delText>CFO</w:delText>
              </w:r>
            </w:del>
          </w:p>
        </w:tc>
      </w:tr>
    </w:tbl>
    <w:p w14:paraId="74A97366" w14:textId="77777777" w:rsidR="0069459B" w:rsidRDefault="0069459B" w:rsidP="006C2917">
      <w:pPr>
        <w:spacing w:before="156" w:after="156"/>
        <w:ind w:left="105" w:right="105" w:firstLine="420"/>
        <w:pPrChange w:id="39" w:author="Arthur Souza Rodrigues" w:date="2026-09-26T14:52:00Z" w16du:dateUtc="2026-09-26T18:52:00Z">
          <w:pPr/>
        </w:pPrChange>
      </w:pPr>
    </w:p>
    <w:sectPr w:rsidR="0069459B" w:rsidSect="003A3977">
      <w:pgSz w:w="11906" w:h="16838"/>
      <w:pgMar w:top="1440" w:right="1800" w:bottom="1440" w:left="1800" w:header="851" w:footer="992" w:gutter="0"/>
      <w:cols w:space="425"/>
      <w:docGrid w:type="lines" w:linePitch="312"/>
      <w:sectPrChange w:id="40" w:author="Arthur Souza Rodrigues" w:date="2026-09-26T14:52:00Z" w16du:dateUtc="2026-09-26T18:52:00Z">
        <w:sectPr w:rsidR="0069459B" w:rsidSect="003A3977">
          <w:pgSz w:w="12240" w:h="15840"/>
          <w:pgMar w:top="1440" w:right="1440" w:bottom="1440" w:left="1440" w:header="720" w:footer="720" w:gutter="0"/>
          <w:cols w:space="720"/>
          <w:docGrid w:type="default"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459B"/>
    <w:rsid w:val="00124289"/>
    <w:rsid w:val="001D39D9"/>
    <w:rsid w:val="002F5B90"/>
    <w:rsid w:val="0036097C"/>
    <w:rsid w:val="0036480B"/>
    <w:rsid w:val="003672CB"/>
    <w:rsid w:val="003A3977"/>
    <w:rsid w:val="003E0B25"/>
    <w:rsid w:val="00412598"/>
    <w:rsid w:val="004D7215"/>
    <w:rsid w:val="00541AF2"/>
    <w:rsid w:val="0059557F"/>
    <w:rsid w:val="0069459B"/>
    <w:rsid w:val="006C2917"/>
    <w:rsid w:val="00816399"/>
    <w:rsid w:val="00886CA3"/>
    <w:rsid w:val="00983A24"/>
    <w:rsid w:val="009C4A24"/>
    <w:rsid w:val="00B70FE0"/>
    <w:rsid w:val="00BC74AD"/>
    <w:rsid w:val="00CC7534"/>
    <w:rsid w:val="00CD06DA"/>
    <w:rsid w:val="00CE08C7"/>
    <w:rsid w:val="00D53FE7"/>
    <w:rsid w:val="00E57E1F"/>
    <w:rsid w:val="00FA1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D7961B2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977"/>
    <w:pPr>
      <w:widowControl w:val="0"/>
      <w:spacing w:beforeLines="50" w:afterLines="50" w:after="0" w:line="240" w:lineRule="auto"/>
      <w:ind w:leftChars="50" w:left="50" w:rightChars="50" w:right="50" w:firstLineChars="200" w:firstLine="200"/>
      <w:jc w:val="both"/>
      <w:pPrChange w:id="0" w:author="Arthur Souza Rodrigues" w:date="2026-09-26T14:52:00Z">
        <w:pPr>
          <w:spacing w:after="200" w:line="276" w:lineRule="auto"/>
        </w:pPr>
      </w:pPrChange>
    </w:pPr>
    <w:rPr>
      <w:rFonts w:asciiTheme="minorHAnsi" w:eastAsiaTheme="minorEastAsia" w:hAnsiTheme="minorHAnsi" w:cstheme="minorBidi"/>
      <w:kern w:val="2"/>
      <w:sz w:val="21"/>
      <w:szCs w:val="22"/>
      <w:lang w:eastAsia="zh-CN"/>
      <w:rPrChange w:id="0" w:author="Arthur Souza Rodrigues" w:date="2026-09-26T14:52:00Z">
        <w:rPr>
          <w:rFonts w:ascii="Calibri" w:hAnsi="Calibri"/>
          <w:sz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24289"/>
    <w:pPr>
      <w:pPrChange w:id="1" w:author="Arthur Souza Rodrigues" w:date="2026-09-26T14:52:00Z">
        <w:pPr>
          <w:widowControl w:val="0"/>
          <w:spacing w:beforeLines="50" w:afterLines="50"/>
          <w:ind w:leftChars="50" w:left="50" w:rightChars="50" w:right="50" w:firstLineChars="200" w:firstLine="200"/>
          <w:jc w:val="both"/>
        </w:pPr>
      </w:pPrChange>
    </w:pPr>
    <w:rPr>
      <w:sz w:val="16"/>
      <w:szCs w:val="16"/>
      <w:rPrChange w:id="1" w:author="Arthur Souza Rodrigues" w:date="2026-09-26T14:52:00Z">
        <w:rPr>
          <w:rFonts w:asciiTheme="minorHAnsi" w:eastAsiaTheme="minorEastAsia" w:hAnsiTheme="minorHAnsi" w:cstheme="minorBidi"/>
          <w:kern w:val="2"/>
          <w:sz w:val="16"/>
          <w:szCs w:val="16"/>
          <w:lang w:val="en-US" w:eastAsia="zh-CN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06DA"/>
    <w:rPr>
      <w:rFonts w:asciiTheme="minorHAnsi" w:eastAsiaTheme="minorEastAsia" w:hAnsiTheme="minorHAnsi" w:cstheme="minorBidi"/>
      <w:kern w:val="2"/>
      <w:sz w:val="16"/>
      <w:szCs w:val="16"/>
      <w:lang w:eastAsia="zh-CN"/>
    </w:rPr>
  </w:style>
</w:styles>
</file>

<file path=word/stylesWithEffects.xml><?xml version="1.0" encoding="utf-8"?>
<w:styles xmlns:wpc="http://schemas.microsoft.com/office/word/2008/6/28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08/9/1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08/9/12/wordml" xmlns:wpg="http://schemas.microsoft.com/office/word/2008/6/28/wordprocessingGroup" xmlns:wpi="http://schemas.microsoft.com/office/word/2008/6/28/wordprocessingInk" xmlns:wne="http://schemas.microsoft.com/office/word/2006/wordml" xmlns:wps="http://schemas.microsoft.com/office/word/2008/6/28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beforeLines="50" w:afterLines="50"/>
        <w:ind w:leftChars="50" w:left="50" w:rightChars="50" w:right="50" w:firstLineChars="200" w:firstLine="20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3977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24289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289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06/relationships/stylesWitht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outSpaceData xmlns="http://schemas.microsoft.com/office/2009/outspace/metadata">
  <relatedDates xmlns="http://schemas.microsoft.com/office/2009/outspace/metadata">
    <relatedDate xmlns="http://schemas.microsoft.com/office/2009/outspace/metadata">
      <type xmlns="http://schemas.microsoft.com/office/2009/outspace/metadata">3</type>
      <displayName xmlns="http://schemas.microsoft.com/office/2009/outspace/metadata">Last Modified</displayName>
      <dateTime xmlns="http://schemas.microsoft.com/office/2009/outspace/metadata"/>
      <isPinned xmlns="http://schemas.microsoft.com/office/2009/outspace/metadata">true</isPinned>
    </relatedDate>
    <relatedDate xmlns="http://schemas.microsoft.com/office/2009/outspace/metadata">
      <type xmlns="http://schemas.microsoft.com/office/2009/outspace/metadata">2</type>
      <displayName xmlns="http://schemas.microsoft.com/office/2009/outspace/metadata">Created</displayName>
      <dateTime xmlns="http://schemas.microsoft.com/office/2009/outspace/metadata">2009-04-01T10:11:00Z</dateTime>
      <isPinned xmlns="http://schemas.microsoft.com/office/2009/outspace/metadata">true</isPinned>
    </relatedDate>
    <relatedDate xmlns="http://schemas.microsoft.com/office/2009/outspace/metadata">
      <type xmlns="http://schemas.microsoft.com/office/2009/outspace/metadata">4</type>
      <displayName xmlns="http://schemas.microsoft.com/office/2009/outspace/metadata">Last Printed</displayName>
      <dateTime xmlns="http://schemas.microsoft.com/office/2009/outspace/metadata"/>
      <isPinned xmlns="http://schemas.microsoft.com/office/2009/outspace/metadata">true</isPinned>
    </relatedDate>
  </relatedDates>
  <relatedDocuments xmlns="http://schemas.microsoft.com/office/2009/outspace/metadata"/>
  <relatedPeople xmlns="http://schemas.microsoft.com/office/2009/outspace/metadata">
    <relatedPeopleItem xmlns="http://schemas.microsoft.com/office/2009/outspace/metadata">
      <category xmlns="http://schemas.microsoft.com/office/2009/outspace/metadata">Author</category>
      <people xmlns="http://schemas.microsoft.com/office/2009/outspace/metadata">
        <relatedPerson xmlns="http://schemas.microsoft.com/office/2009/outspace/metadata">
          <displayName xmlns="http://schemas.microsoft.com/office/2009/outspace/metadata">haiyangg</displayName>
          <accountName xmlns="http://schemas.microsoft.com/office/2009/outspace/metadata">haiyangg</accountName>
        </relatedPerson>
      </people>
      <source xmlns="http://schemas.microsoft.com/office/2009/outspace/metadata">0</source>
      <isPinned xmlns="http://schemas.microsoft.com/office/2009/outspace/metadata">true</isPinned>
    </relatedPeopleItem>
    <relatedPeopleItem xmlns="http://schemas.microsoft.com/office/2009/outspace/metadata">
      <category xmlns="http://schemas.microsoft.com/office/2009/outspace/metadata">Last modified by</category>
      <people xmlns="http://schemas.microsoft.com/office/2009/outspace/metadata"/>
      <source xmlns="http://schemas.microsoft.com/office/2009/outspace/metadata">0</source>
      <isPinned xmlns="http://schemas.microsoft.com/office/2009/outspace/metadata">true</isPinned>
    </relatedPeopleItem>
    <relatedPeopleItem xmlns="http://schemas.microsoft.com/office/2009/outspace/metadata">
      <category xmlns="http://schemas.microsoft.com/office/2009/outspace/metadata">Manager</category>
      <people xmlns="http://schemas.microsoft.com/office/2009/outspace/metadata"/>
      <source xmlns="http://schemas.microsoft.com/office/2009/outspace/metadata">0</source>
      <isPinned xmlns="http://schemas.microsoft.com/office/2009/outspace/metadata">false</isPinned>
    </relatedPeopleItem>
  </relatedPeople>
  <propertyMetadataList xmlns="http://schemas.microsoft.com/office/2009/outspace/metadata">
    <propertyMetadata>
      <type>0</type>
      <propertyId>2228224</propertyId>
      <propertyName/>
      <isPinned>true</isPinned>
    </propertyMetadata>
    <propertyMetadata>
      <type>0</type>
      <propertyId>589824</propertyId>
      <propertyName/>
      <isPinned>true</isPinned>
    </propertyMetadata>
    <propertyMetadata>
      <type>0</type>
      <propertyId>589825</propertyId>
      <propertyName/>
      <isPinned>true</isPinned>
    </propertyMetadata>
    <propertyMetadata>
      <type>0</type>
      <propertyId>786432</propertyId>
      <propertyName/>
      <isPinned>true</isPinned>
    </propertyMetadata>
    <propertyMetadata>
      <type>0</type>
      <propertyId>14</propertyId>
      <propertyName/>
      <isPinned>true</isPinned>
    </propertyMetadata>
    <propertyMetadata>
      <type>0</type>
      <propertyId>8</propertyId>
      <propertyName/>
      <isPinned>true</isPinned>
    </propertyMetadata>
    <propertyMetadata>
      <type>0</type>
      <propertyId>6</propertyId>
      <propertyName/>
      <isPinned>true</isPinned>
    </propertyMetadata>
    <propertyMetadata>
      <type>0</type>
      <propertyId>1179654</propertyId>
      <propertyName/>
      <isPinned>false</isPinned>
    </propertyMetadata>
    <propertyMetadata>
      <type>0</type>
      <propertyId>655365</propertyId>
      <propertyName/>
      <isPinned>false</isPinned>
    </propertyMetadata>
    <propertyMetadata>
      <type>0</type>
      <propertyId>1</propertyId>
      <propertyName/>
      <isPinned>false</isPinned>
    </propertyMetadata>
    <propertyMetadata>
      <type>0</type>
      <propertyId>0</propertyId>
      <propertyName/>
      <isPinned>false</isPinned>
    </propertyMetadata>
    <propertyMetadata>
      <type>0</type>
      <propertyId>13</propertyId>
      <propertyName/>
      <isPinned>false</isPinned>
    </propertyMetadata>
    <propertyMetadata>
      <type>0</type>
      <propertyId>1179653</propertyId>
      <propertyName/>
      <isPinned>false</isPinned>
    </propertyMetadata>
    <propertyMetadata>
      <type>0</type>
      <propertyId>22</propertyId>
      <propertyName/>
      <isPinned>false</isPinned>
    </propertyMetadata>
  </propertyMetadataList>
</outSpaceData>
</file>

<file path=customXml/itemProps1.xml><?xml version="1.0" encoding="utf-8"?>
<ds:datastoreItem xmlns:ds="http://schemas.openxmlformats.org/officeDocument/2006/customXml" ds:itemID="{A3FF9F3A-DCFF-413E-B66C-29181961331A}">
  <ds:schemaRefs>
    <ds:schemaRef ds:uri="http://schemas.microsoft.com/office/2009/outspace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2026-05-14T20:29:00Z</dcterms:created>
  <dcterms:modified xsi:type="dcterms:W3CDTF">2026-09-26T18:52:00Z</dcterms:modified>
</cp:coreProperties>
</file>