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7:00Z" w16du:dateUtc="2026-09-22T16:17:00Z"/>
          <w:rFonts w:ascii="Californian FB" w:hAnsi="Californian FB"/>
        </w:rPr>
      </w:pPr>
      <w:ins w:id="3" w:author="NAZ, Mamoona (OLDHAM MEDICAL SERVICES)" w:date="2026-09-22T12:17:00Z" w16du:dateUtc="2026-09-22T16:17: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7:00Z" w16du:dateUtc="2026-09-22T16:17:00Z"/>
          <w:rFonts w:ascii="Californian FB" w:hAnsi="Californian FB"/>
          <w:b/>
          <w:bCs/>
        </w:rPr>
      </w:pPr>
    </w:p>
    <w:p w14:paraId="43260A16" w14:textId="77777777" w:rsidR="006F1C2D" w:rsidRDefault="006F1C2D" w:rsidP="006F1C2D">
      <w:pPr>
        <w:jc w:val="center"/>
        <w:rPr>
          <w:ins w:id="5" w:author="NAZ, Mamoona (OLDHAM MEDICAL SERVICES)" w:date="2026-09-22T12:17:00Z" w16du:dateUtc="2026-09-22T16:17:00Z"/>
          <w:rFonts w:cstheme="minorHAnsi"/>
          <w:b/>
          <w:bCs/>
          <w:sz w:val="28"/>
          <w:szCs w:val="28"/>
          <w:u w:val="single"/>
        </w:rPr>
      </w:pPr>
      <w:ins w:id="6" w:author="NAZ, Mamoona (OLDHAM MEDICAL SERVICES)" w:date="2026-09-22T12:17:00Z" w16du:dateUtc="2026-09-22T16:17: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7:00Z" w16du:dateUtc="2026-09-22T16:17:00Z"/>
          <w:rFonts w:cstheme="minorHAnsi"/>
          <w:b/>
          <w:bCs/>
          <w:sz w:val="28"/>
          <w:szCs w:val="28"/>
          <w:u w:val="single"/>
        </w:rPr>
      </w:pPr>
      <w:ins w:id="8" w:author="NAZ, Mamoona (OLDHAM MEDICAL SERVICES)" w:date="2026-09-22T12:17:00Z" w16du:dateUtc="2026-09-22T16:17: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7:00Z" w16du:dateUtc="2026-09-22T16:17:00Z"/>
          <w:rFonts w:cstheme="minorHAnsi"/>
          <w:b/>
          <w:bCs/>
          <w:sz w:val="28"/>
          <w:szCs w:val="28"/>
          <w:u w:val="single"/>
        </w:rPr>
      </w:pPr>
    </w:p>
    <w:p w14:paraId="1E230469" w14:textId="77777777" w:rsidR="006F1C2D" w:rsidRDefault="006F1C2D" w:rsidP="006F1C2D">
      <w:pPr>
        <w:rPr>
          <w:ins w:id="10" w:author="NAZ, Mamoona (OLDHAM MEDICAL SERVICES)" w:date="2026-09-22T12:17:00Z" w16du:dateUtc="2026-09-22T16:17:00Z"/>
          <w:rFonts w:cstheme="minorHAnsi"/>
          <w:b/>
          <w:bCs/>
        </w:rPr>
      </w:pPr>
      <w:ins w:id="11" w:author="NAZ, Mamoona (OLDHAM MEDICAL SERVICES)" w:date="2026-09-22T12:17:00Z" w16du:dateUtc="2026-09-22T16:17:00Z">
        <w:r w:rsidRPr="00FA0E32">
          <w:rPr>
            <w:rFonts w:cstheme="minorHAnsi"/>
            <w:b/>
            <w:bCs/>
          </w:rPr>
          <w:t>Attendees:</w:t>
        </w:r>
      </w:ins>
    </w:p>
    <w:p w14:paraId="406CF681" w14:textId="77777777" w:rsidR="006F1C2D" w:rsidRDefault="006F1C2D" w:rsidP="006F1C2D">
      <w:pPr>
        <w:rPr>
          <w:ins w:id="12" w:author="NAZ, Mamoona (OLDHAM MEDICAL SERVICES)" w:date="2026-09-22T12:17:00Z" w16du:dateUtc="2026-09-22T16:17:00Z"/>
          <w:rFonts w:cstheme="minorHAnsi"/>
        </w:rPr>
      </w:pPr>
      <w:ins w:id="13" w:author="NAZ, Mamoona (OLDHAM MEDICAL SERVICES)" w:date="2026-09-22T12:17:00Z" w16du:dateUtc="2026-09-22T16:17: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7:00Z" w16du:dateUtc="2026-09-22T16:17:00Z"/>
          <w:rFonts w:cstheme="minorHAnsi"/>
        </w:rPr>
      </w:pPr>
      <w:ins w:id="15" w:author="NAZ, Mamoona (OLDHAM MEDICAL SERVICES)" w:date="2026-09-22T12:17:00Z" w16du:dateUtc="2026-09-22T16:17:00Z">
        <w:r>
          <w:rPr>
            <w:rFonts w:cstheme="minorHAnsi"/>
          </w:rPr>
          <w:t xml:space="preserve">SA – Practice Manager </w:t>
        </w:r>
      </w:ins>
    </w:p>
    <w:p w14:paraId="4B50E429" w14:textId="77777777" w:rsidR="006F1C2D" w:rsidRDefault="006F1C2D" w:rsidP="006F1C2D">
      <w:pPr>
        <w:rPr>
          <w:ins w:id="16" w:author="NAZ, Mamoona (OLDHAM MEDICAL SERVICES)" w:date="2026-09-22T12:17:00Z" w16du:dateUtc="2026-09-22T16:17:00Z"/>
          <w:rFonts w:cstheme="minorHAnsi"/>
        </w:rPr>
      </w:pPr>
    </w:p>
    <w:p w14:paraId="5F6386BB" w14:textId="77777777" w:rsidR="0008331C" w:rsidRDefault="006F1C2D" w:rsidP="0008331C">
      <w:pPr>
        <w:rPr>
          <w:ins w:id="17" w:author="NAZ, Mamoona (OLDHAM MEDICAL SERVICES)" w:date="2026-09-22T12:17:00Z" w16du:dateUtc="2026-09-22T16:17:00Z"/>
        </w:rPr>
      </w:pPr>
      <w:ins w:id="18" w:author="NAZ, Mamoona (OLDHAM MEDICAL SERVICES)" w:date="2026-09-22T12:17:00Z" w16du:dateUtc="2026-09-22T16:17: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7:00Z" w16du:dateUtc="2026-09-22T16:17:00Z"/>
        </w:rPr>
      </w:pPr>
      <w:ins w:id="20" w:author="NAZ, Mamoona (OLDHAM MEDICAL SERVICES)" w:date="2026-09-22T12:17:00Z" w16du:dateUtc="2026-09-22T16:17: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7:00Z" w16du:dateUtc="2026-09-22T16:17:00Z"/>
          <w:rFonts w:cstheme="minorHAnsi"/>
        </w:rPr>
      </w:pPr>
    </w:p>
    <w:p w14:paraId="2302B3A6" w14:textId="77777777" w:rsidR="006F1C2D" w:rsidRPr="00FA0E32" w:rsidRDefault="006F1C2D" w:rsidP="006F1C2D">
      <w:pPr>
        <w:rPr>
          <w:ins w:id="22" w:author="NAZ, Mamoona (OLDHAM MEDICAL SERVICES)" w:date="2026-09-22T12:17:00Z" w16du:dateUtc="2026-09-22T16:17:00Z"/>
          <w:rFonts w:cstheme="minorHAnsi"/>
        </w:rPr>
      </w:pPr>
    </w:p>
    <w:p w14:paraId="794DD8CD" w14:textId="77777777" w:rsidR="006F1C2D" w:rsidRDefault="006F1C2D" w:rsidP="006F1C2D">
      <w:pPr>
        <w:rPr>
          <w:ins w:id="23" w:author="NAZ, Mamoona (OLDHAM MEDICAL SERVICES)" w:date="2026-09-22T12:17:00Z" w16du:dateUtc="2026-09-22T16:17:00Z"/>
          <w:rFonts w:cstheme="minorHAnsi"/>
          <w:b/>
          <w:bCs/>
        </w:rPr>
      </w:pPr>
      <w:ins w:id="24" w:author="NAZ, Mamoona (OLDHAM MEDICAL SERVICES)" w:date="2026-09-22T12:17:00Z" w16du:dateUtc="2026-09-22T16:17:00Z">
        <w:r w:rsidRPr="00FA0E32">
          <w:rPr>
            <w:rFonts w:cstheme="minorHAnsi"/>
            <w:b/>
            <w:bCs/>
          </w:rPr>
          <w:t>Apologies:</w:t>
        </w:r>
      </w:ins>
    </w:p>
    <w:p w14:paraId="50FA62A7" w14:textId="77777777" w:rsidR="00677B90" w:rsidRDefault="00677B90" w:rsidP="006F1C2D">
      <w:pPr>
        <w:rPr>
          <w:ins w:id="25" w:author="NAZ, Mamoona (OLDHAM MEDICAL SERVICES)" w:date="2026-09-22T12:17:00Z" w16du:dateUtc="2026-09-22T16:17:00Z"/>
          <w:rFonts w:cstheme="minorHAnsi"/>
          <w:b/>
          <w:bCs/>
        </w:rPr>
      </w:pPr>
    </w:p>
    <w:p w14:paraId="27E4F2EE" w14:textId="6226EC7C" w:rsidR="00677B90" w:rsidRPr="00677B90" w:rsidRDefault="00677B90" w:rsidP="006F1C2D">
      <w:pPr>
        <w:rPr>
          <w:ins w:id="26" w:author="NAZ, Mamoona (OLDHAM MEDICAL SERVICES)" w:date="2026-09-22T12:17:00Z" w16du:dateUtc="2026-09-22T16:17:00Z"/>
          <w:rFonts w:cstheme="minorHAnsi"/>
        </w:rPr>
      </w:pPr>
      <w:ins w:id="27" w:author="NAZ, Mamoona (OLDHAM MEDICAL SERVICES)" w:date="2026-09-22T12:17:00Z" w16du:dateUtc="2026-09-22T16:17:00Z">
        <w:r>
          <w:rPr>
            <w:rFonts w:cstheme="minorHAnsi"/>
          </w:rPr>
          <w:t>CC, AK, LU, MAS, DR</w:t>
        </w:r>
      </w:ins>
    </w:p>
    <w:p w14:paraId="1282E9CD" w14:textId="77777777" w:rsidR="00A8494F" w:rsidRDefault="00A8494F">
      <w:pPr>
        <w:rPr>
          <w:ins w:id="28" w:author="NAZ, Mamoona (OLDHAM MEDICAL SERVICES)" w:date="2026-09-22T12:17:00Z" w16du:dateUtc="2026-09-22T16:17:00Z"/>
        </w:rPr>
      </w:pPr>
    </w:p>
    <w:p w14:paraId="09A61C5A" w14:textId="77777777" w:rsidR="006F1C2D" w:rsidRDefault="006F1C2D">
      <w:pPr>
        <w:rPr>
          <w:ins w:id="29" w:author="NAZ, Mamoona (OLDHAM MEDICAL SERVICES)" w:date="2026-09-22T12:17:00Z" w16du:dateUtc="2026-09-22T16:17:00Z"/>
        </w:rPr>
      </w:pPr>
    </w:p>
    <w:p w14:paraId="71B1EB70" w14:textId="6B3B9867" w:rsidR="006F1C2D" w:rsidRDefault="00FD25EC" w:rsidP="006F1C2D">
      <w:pPr>
        <w:pStyle w:val="ListParagraph"/>
        <w:numPr>
          <w:ilvl w:val="0"/>
          <w:numId w:val="10"/>
        </w:numPr>
        <w:rPr>
          <w:ins w:id="30" w:author="NAZ, Mamoona (OLDHAM MEDICAL SERVICES)" w:date="2026-09-22T12:17:00Z" w16du:dateUtc="2026-09-22T16:17:00Z"/>
        </w:rPr>
      </w:pPr>
      <w:ins w:id="31" w:author="NAZ, Mamoona (OLDHAM MEDICAL SERVICES)" w:date="2026-09-22T12:17:00Z" w16du:dateUtc="2026-09-22T16:17:00Z">
        <w:r>
          <w:t>Review of last minutes of meeting – everyone agreed no changes were needed.</w:t>
        </w:r>
      </w:ins>
    </w:p>
    <w:p w14:paraId="2F83712F" w14:textId="53312079" w:rsidR="00FF174A" w:rsidRDefault="00FF174A" w:rsidP="00FF174A">
      <w:pPr>
        <w:pStyle w:val="ListParagraph"/>
        <w:numPr>
          <w:ilvl w:val="0"/>
          <w:numId w:val="10"/>
        </w:numPr>
        <w:rPr>
          <w:ins w:id="32" w:author="NAZ, Mamoona (OLDHAM MEDICAL SERVICES)" w:date="2026-09-22T12:17:00Z" w16du:dateUtc="2026-09-22T16:17:00Z"/>
        </w:rPr>
      </w:pPr>
      <w:ins w:id="33" w:author="NAZ, Mamoona (OLDHAM MEDICAL SERVICES)" w:date="2026-09-22T12:17:00Z" w16du:dateUtc="2026-09-22T16:17:00Z">
        <w:r>
          <w:t>Meeting started at 13:</w:t>
        </w:r>
        <w:r w:rsidR="00677B90">
          <w:t>13</w:t>
        </w:r>
      </w:ins>
    </w:p>
    <w:p w14:paraId="04EF1223" w14:textId="0C5D5E3B" w:rsidR="00677B90" w:rsidRDefault="00677B90" w:rsidP="00FF174A">
      <w:pPr>
        <w:pStyle w:val="ListParagraph"/>
        <w:numPr>
          <w:ilvl w:val="0"/>
          <w:numId w:val="10"/>
        </w:numPr>
        <w:rPr>
          <w:ins w:id="34" w:author="NAZ, Mamoona (OLDHAM MEDICAL SERVICES)" w:date="2026-09-22T12:17:00Z" w16du:dateUtc="2026-09-22T16:17:00Z"/>
        </w:rPr>
      </w:pPr>
      <w:ins w:id="35" w:author="NAZ, Mamoona (OLDHAM MEDICAL SERVICES)" w:date="2026-09-22T12:17:00Z" w16du:dateUtc="2026-09-22T16:17: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0"/>
        </w:numPr>
        <w:rPr>
          <w:ins w:id="36" w:author="NAZ, Mamoona (OLDHAM MEDICAL SERVICES)" w:date="2026-09-22T12:17:00Z" w16du:dateUtc="2026-09-22T16:17:00Z"/>
        </w:rPr>
      </w:pPr>
      <w:ins w:id="37" w:author="NAZ, Mamoona (OLDHAM MEDICAL SERVICES)" w:date="2026-09-22T12:17:00Z" w16du:dateUtc="2026-09-22T16:17: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0"/>
        </w:numPr>
        <w:rPr>
          <w:ins w:id="38" w:author="NAZ, Mamoona (OLDHAM MEDICAL SERVICES)" w:date="2026-09-22T12:17:00Z" w16du:dateUtc="2026-09-22T16:17:00Z"/>
        </w:rPr>
      </w:pPr>
      <w:ins w:id="39" w:author="NAZ, Mamoona (OLDHAM MEDICAL SERVICES)" w:date="2026-09-22T12:17:00Z" w16du:dateUtc="2026-09-22T16:17: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0"/>
        </w:numPr>
        <w:rPr>
          <w:ins w:id="40" w:author="NAZ, Mamoona (OLDHAM MEDICAL SERVICES)" w:date="2026-09-22T12:17:00Z" w16du:dateUtc="2026-09-22T16:17:00Z"/>
        </w:rPr>
      </w:pPr>
      <w:ins w:id="41" w:author="NAZ, Mamoona (OLDHAM MEDICAL SERVICES)" w:date="2026-09-22T12:17:00Z" w16du:dateUtc="2026-09-22T16:17: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0"/>
        </w:numPr>
        <w:rPr>
          <w:ins w:id="42" w:author="NAZ, Mamoona (OLDHAM MEDICAL SERVICES)" w:date="2026-09-22T12:17:00Z" w16du:dateUtc="2026-09-22T16:17:00Z"/>
        </w:rPr>
      </w:pPr>
      <w:ins w:id="43" w:author="NAZ, Mamoona (OLDHAM MEDICAL SERVICES)" w:date="2026-09-22T12:17:00Z" w16du:dateUtc="2026-09-22T16:17: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0"/>
        </w:numPr>
        <w:rPr>
          <w:ins w:id="44" w:author="NAZ, Mamoona (OLDHAM MEDICAL SERVICES)" w:date="2026-09-22T12:17:00Z" w16du:dateUtc="2026-09-22T16:17:00Z"/>
        </w:rPr>
      </w:pPr>
      <w:ins w:id="45" w:author="NAZ, Mamoona (OLDHAM MEDICAL SERVICES)" w:date="2026-09-22T12:17:00Z" w16du:dateUtc="2026-09-22T16:17: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0"/>
        </w:numPr>
        <w:rPr>
          <w:ins w:id="46" w:author="NAZ, Mamoona (OLDHAM MEDICAL SERVICES)" w:date="2026-09-22T12:17:00Z" w16du:dateUtc="2026-09-22T16:17:00Z"/>
        </w:rPr>
      </w:pPr>
      <w:ins w:id="47" w:author="NAZ, Mamoona (OLDHAM MEDICAL SERVICES)" w:date="2026-09-22T12:17:00Z" w16du:dateUtc="2026-09-22T16:17: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0"/>
        </w:numPr>
        <w:rPr>
          <w:ins w:id="48" w:author="NAZ, Mamoona (OLDHAM MEDICAL SERVICES)" w:date="2026-09-22T12:17:00Z" w16du:dateUtc="2026-09-22T16:17:00Z"/>
        </w:rPr>
      </w:pPr>
      <w:ins w:id="49" w:author="NAZ, Mamoona (OLDHAM MEDICAL SERVICES)" w:date="2026-09-22T12:17:00Z" w16du:dateUtc="2026-09-22T16:17: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0"/>
        </w:numPr>
        <w:rPr>
          <w:ins w:id="50" w:author="NAZ, Mamoona (OLDHAM MEDICAL SERVICES)" w:date="2026-09-22T12:17:00Z" w16du:dateUtc="2026-09-22T16:17:00Z"/>
        </w:rPr>
      </w:pPr>
      <w:ins w:id="51" w:author="NAZ, Mamoona (OLDHAM MEDICAL SERVICES)" w:date="2026-09-22T12:17:00Z" w16du:dateUtc="2026-09-22T16:17: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0"/>
        </w:numPr>
        <w:rPr>
          <w:ins w:id="52" w:author="NAZ, Mamoona (OLDHAM MEDICAL SERVICES)" w:date="2026-09-22T12:17:00Z" w16du:dateUtc="2026-09-22T16:17:00Z"/>
        </w:rPr>
      </w:pPr>
      <w:ins w:id="53" w:author="NAZ, Mamoona (OLDHAM MEDICAL SERVICES)" w:date="2026-09-22T12:17:00Z" w16du:dateUtc="2026-09-22T16:17: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0"/>
        </w:numPr>
        <w:rPr>
          <w:ins w:id="54" w:author="NAZ, Mamoona (OLDHAM MEDICAL SERVICES)" w:date="2026-09-22T12:17:00Z" w16du:dateUtc="2026-09-22T16:17:00Z"/>
        </w:rPr>
      </w:pPr>
      <w:ins w:id="55" w:author="NAZ, Mamoona (OLDHAM MEDICAL SERVICES)" w:date="2026-09-22T12:17:00Z" w16du:dateUtc="2026-09-22T16:17:00Z">
        <w:r>
          <w:t xml:space="preserve">Also decided to display notices before they get sent out. </w:t>
        </w:r>
      </w:ins>
    </w:p>
    <w:p w14:paraId="0AD56979" w14:textId="7FA4E76F" w:rsidR="00677B90" w:rsidRDefault="00677B90" w:rsidP="00FF174A">
      <w:pPr>
        <w:pStyle w:val="ListParagraph"/>
        <w:numPr>
          <w:ilvl w:val="0"/>
          <w:numId w:val="10"/>
        </w:numPr>
        <w:rPr>
          <w:ins w:id="56" w:author="NAZ, Mamoona (OLDHAM MEDICAL SERVICES)" w:date="2026-09-22T12:17:00Z" w16du:dateUtc="2026-09-22T16:17:00Z"/>
        </w:rPr>
      </w:pPr>
      <w:ins w:id="57" w:author="NAZ, Mamoona (OLDHAM MEDICAL SERVICES)" w:date="2026-09-22T12:17:00Z" w16du:dateUtc="2026-09-22T16:17: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0"/>
        </w:numPr>
        <w:rPr>
          <w:ins w:id="58" w:author="NAZ, Mamoona (OLDHAM MEDICAL SERVICES)" w:date="2026-09-22T12:17:00Z" w16du:dateUtc="2026-09-22T16:17:00Z"/>
        </w:rPr>
      </w:pPr>
      <w:ins w:id="59" w:author="NAZ, Mamoona (OLDHAM MEDICAL SERVICES)" w:date="2026-09-22T12:17:00Z" w16du:dateUtc="2026-09-22T16:17: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0"/>
        </w:numPr>
        <w:rPr>
          <w:ins w:id="60" w:author="NAZ, Mamoona (OLDHAM MEDICAL SERVICES)" w:date="2026-09-22T12:17:00Z" w16du:dateUtc="2026-09-22T16:17:00Z"/>
        </w:rPr>
      </w:pPr>
      <w:ins w:id="61" w:author="NAZ, Mamoona (OLDHAM MEDICAL SERVICES)" w:date="2026-09-22T12:17:00Z" w16du:dateUtc="2026-09-22T16:17:00Z">
        <w:r>
          <w:t xml:space="preserve">The Practice has not yet received a confirmation date of delivery for flu jabs. </w:t>
        </w:r>
      </w:ins>
    </w:p>
    <w:p w14:paraId="0CEABE06" w14:textId="159751B6" w:rsidR="00677B90" w:rsidRDefault="00677B90" w:rsidP="00FF174A">
      <w:pPr>
        <w:pStyle w:val="ListParagraph"/>
        <w:numPr>
          <w:ilvl w:val="0"/>
          <w:numId w:val="10"/>
        </w:numPr>
        <w:rPr>
          <w:ins w:id="62" w:author="NAZ, Mamoona (OLDHAM MEDICAL SERVICES)" w:date="2026-09-22T12:17:00Z" w16du:dateUtc="2026-09-22T16:17:00Z"/>
        </w:rPr>
      </w:pPr>
      <w:ins w:id="63" w:author="NAZ, Mamoona (OLDHAM MEDICAL SERVICES)" w:date="2026-09-22T12:17:00Z" w16du:dateUtc="2026-09-22T16:17:00Z">
        <w:r>
          <w:t xml:space="preserve">Updates around the PCN clinics were shared. </w:t>
        </w:r>
      </w:ins>
    </w:p>
    <w:p w14:paraId="02B8F5B2" w14:textId="001EA95A" w:rsidR="00677B90" w:rsidRDefault="00677B90" w:rsidP="00FF174A">
      <w:pPr>
        <w:pStyle w:val="ListParagraph"/>
        <w:numPr>
          <w:ilvl w:val="0"/>
          <w:numId w:val="10"/>
        </w:numPr>
        <w:rPr>
          <w:ins w:id="64" w:author="NAZ, Mamoona (OLDHAM MEDICAL SERVICES)" w:date="2026-09-22T12:17:00Z" w16du:dateUtc="2026-09-22T16:17:00Z"/>
        </w:rPr>
      </w:pPr>
      <w:ins w:id="65" w:author="NAZ, Mamoona (OLDHAM MEDICAL SERVICES)" w:date="2026-09-22T12:17:00Z" w16du:dateUtc="2026-09-22T16:17: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7:00Z" w16du:dateUtc="2026-09-22T16:17:00Z"/>
          <w:b/>
          <w:bCs/>
        </w:rPr>
      </w:pPr>
      <w:ins w:id="67" w:author="NAZ, Mamoona (OLDHAM MEDICAL SERVICES)" w:date="2026-09-22T12:17:00Z" w16du:dateUtc="2026-09-22T16:17: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7:00Z" w16du:dateUtc="2026-09-22T16:17:00Z"/>
          <w:b/>
          <w:bCs/>
        </w:rPr>
      </w:pPr>
    </w:p>
    <w:p w14:paraId="4687A18D" w14:textId="77777777" w:rsidR="00A53FFA" w:rsidRDefault="006F1C2D">
      <w:pPr>
        <w:rPr>
          <w:del w:id="69" w:author="NAZ, Mamoona (OLDHAM MEDICAL SERVICES)" w:date="2026-09-22T12:17:00Z" w16du:dateUtc="2026-09-22T16:17:00Z"/>
        </w:rPr>
      </w:pPr>
      <w:ins w:id="70" w:author="NAZ, Mamoona (OLDHAM MEDICAL SERVICES)" w:date="2026-09-22T12:17:00Z" w16du:dateUtc="2026-09-22T16:17: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17:00Z" w16du:dateUtc="2026-09-22T16:17:00Z">
        <w:r w:rsidR="00102150">
          <w:rPr>
            <w:noProof/>
          </w:rPr>
          <w:delText>$LOGO$</w:delText>
        </w:r>
      </w:del>
    </w:p>
    <w:p w14:paraId="5C4D67E0" w14:textId="77777777" w:rsidR="0043659F" w:rsidRDefault="0043659F" w:rsidP="0043659F">
      <w:pPr>
        <w:rPr>
          <w:del w:id="72" w:author="NAZ, Mamoona (OLDHAM MEDICAL SERVICES)" w:date="2026-09-22T12:17:00Z" w16du:dateUtc="2026-09-22T16:17:00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23"/>
        <w:gridCol w:w="3503"/>
      </w:tblGrid>
      <w:tr w:rsidR="0043659F" w:rsidRPr="00A26E38" w14:paraId="4276EDCD" w14:textId="77777777" w:rsidTr="00485254">
        <w:trPr>
          <w:del w:id="73" w:author="NAZ, Mamoona (OLDHAM MEDICAL SERVICES)" w:date="2026-09-22T12:17:00Z" w16du:dateUtc="2026-09-22T16:17:00Z"/>
        </w:trPr>
        <w:tc>
          <w:tcPr>
            <w:tcW w:w="5670" w:type="dxa"/>
          </w:tcPr>
          <w:p w14:paraId="2096EB6C" w14:textId="77777777" w:rsidR="0043659F" w:rsidRDefault="0043659F" w:rsidP="00FD397A">
            <w:pPr>
              <w:rPr>
                <w:del w:id="74" w:author="NAZ, Mamoona (OLDHAM MEDICAL SERVICES)" w:date="2026-09-22T12:17:00Z" w16du:dateUtc="2026-09-22T16:17:00Z"/>
                <w:lang w:val="en-US"/>
              </w:rPr>
            </w:pPr>
            <w:del w:id="75" w:author="NAZ, Mamoona (OLDHAM MEDICAL SERVICES)" w:date="2026-09-22T12:17:00Z" w16du:dateUtc="2026-09-22T16:17:00Z">
              <w:r>
                <w:rPr>
                  <w:lang w:val="en-US"/>
                </w:rPr>
                <w:delText>$</w:delText>
              </w:r>
              <w:r w:rsidRPr="00E11311">
                <w:rPr>
                  <w:lang w:val="en-US"/>
                </w:rPr>
                <w:delText>DEPARTMENT_INFO</w:delText>
              </w:r>
              <w:r>
                <w:rPr>
                  <w:lang w:val="en-US"/>
                </w:rPr>
                <w:delText>$</w:delText>
              </w:r>
            </w:del>
          </w:p>
          <w:p w14:paraId="58D2490D" w14:textId="77777777" w:rsidR="0043659F" w:rsidRPr="00E11311" w:rsidRDefault="0043659F" w:rsidP="00FD397A">
            <w:pPr>
              <w:rPr>
                <w:del w:id="76" w:author="NAZ, Mamoona (OLDHAM MEDICAL SERVICES)" w:date="2026-09-22T12:17:00Z" w16du:dateUtc="2026-09-22T16:17:00Z"/>
                <w:lang w:val="en-US"/>
              </w:rPr>
            </w:pPr>
          </w:p>
          <w:p w14:paraId="1649681E" w14:textId="77777777" w:rsidR="0043659F" w:rsidRPr="00E11311" w:rsidRDefault="0043659F" w:rsidP="00FD397A">
            <w:pPr>
              <w:rPr>
                <w:del w:id="77" w:author="NAZ, Mamoona (OLDHAM MEDICAL SERVICES)" w:date="2026-09-22T12:17:00Z" w16du:dateUtc="2026-09-22T16:17:00Z"/>
                <w:lang w:val="en-US"/>
              </w:rPr>
            </w:pPr>
            <w:del w:id="78" w:author="NAZ, Mamoona (OLDHAM MEDICAL SERVICES)" w:date="2026-09-22T12:17:00Z" w16du:dateUtc="2026-09-22T16:17:00Z">
              <w:r>
                <w:rPr>
                  <w:lang w:val="en-US"/>
                </w:rPr>
                <w:delText>$</w:delText>
              </w:r>
              <w:r w:rsidRPr="00E11311">
                <w:rPr>
                  <w:lang w:val="en-US"/>
                </w:rPr>
                <w:delText>RESPONSIBLE_PERSON_CONTACT_DATA</w:delText>
              </w:r>
              <w:r>
                <w:rPr>
                  <w:lang w:val="en-US"/>
                </w:rPr>
                <w:delText>$</w:delText>
              </w:r>
            </w:del>
          </w:p>
          <w:p w14:paraId="192C0C0F" w14:textId="77777777" w:rsidR="0043659F" w:rsidRPr="00E11311" w:rsidRDefault="0043659F" w:rsidP="00FD397A">
            <w:pPr>
              <w:rPr>
                <w:del w:id="79" w:author="NAZ, Mamoona (OLDHAM MEDICAL SERVICES)" w:date="2026-09-22T12:17:00Z" w16du:dateUtc="2026-09-22T16:17:00Z"/>
                <w:lang w:val="en-US"/>
              </w:rPr>
            </w:pPr>
          </w:p>
        </w:tc>
        <w:tc>
          <w:tcPr>
            <w:tcW w:w="3392" w:type="dxa"/>
          </w:tcPr>
          <w:p w14:paraId="49D76807" w14:textId="77777777" w:rsidR="0043659F" w:rsidRPr="00102150" w:rsidRDefault="0043659F" w:rsidP="00FD397A">
            <w:pPr>
              <w:rPr>
                <w:del w:id="80" w:author="NAZ, Mamoona (OLDHAM MEDICAL SERVICES)" w:date="2026-09-22T12:17:00Z" w16du:dateUtc="2026-09-22T16:17:00Z"/>
                <w:lang w:val="fr-FR"/>
              </w:rPr>
            </w:pPr>
            <w:del w:id="81" w:author="NAZ, Mamoona (OLDHAM MEDICAL SERVICES)" w:date="2026-09-22T12:17:00Z" w16du:dateUtc="2026-09-22T16:17:00Z">
              <w:r w:rsidRPr="00102150">
                <w:rPr>
                  <w:lang w:val="fr-FR"/>
                </w:rPr>
                <w:delText>$CLIENT_INFO$</w:delText>
              </w:r>
            </w:del>
          </w:p>
          <w:p w14:paraId="67BEA071" w14:textId="77777777" w:rsidR="0043659F" w:rsidRPr="00102150" w:rsidRDefault="0043659F" w:rsidP="00FD397A">
            <w:pPr>
              <w:rPr>
                <w:del w:id="82" w:author="NAZ, Mamoona (OLDHAM MEDICAL SERVICES)" w:date="2026-09-22T12:17:00Z" w16du:dateUtc="2026-09-22T16:17:00Z"/>
                <w:lang w:val="fr-FR"/>
              </w:rPr>
            </w:pPr>
          </w:p>
          <w:p w14:paraId="171E0F55" w14:textId="77777777" w:rsidR="0043659F" w:rsidRPr="00102150" w:rsidRDefault="0043659F" w:rsidP="00FD397A">
            <w:pPr>
              <w:rPr>
                <w:del w:id="83" w:author="NAZ, Mamoona (OLDHAM MEDICAL SERVICES)" w:date="2026-09-22T12:17:00Z" w16du:dateUtc="2026-09-22T16:17:00Z"/>
                <w:lang w:val="fr-FR"/>
              </w:rPr>
            </w:pPr>
            <w:del w:id="84" w:author="NAZ, Mamoona (OLDHAM MEDICAL SERVICES)" w:date="2026-09-22T12:17:00Z" w16du:dateUtc="2026-09-22T16:17:00Z">
              <w:r w:rsidRPr="00102150">
                <w:rPr>
                  <w:lang w:val="fr-FR"/>
                </w:rPr>
                <w:delText>$CLIENT_CONTACT_PERSON_INFO$</w:delText>
              </w:r>
            </w:del>
          </w:p>
          <w:p w14:paraId="773EE227" w14:textId="77777777" w:rsidR="0043659F" w:rsidRPr="00102150" w:rsidRDefault="0043659F" w:rsidP="00FD397A">
            <w:pPr>
              <w:rPr>
                <w:del w:id="85" w:author="NAZ, Mamoona (OLDHAM MEDICAL SERVICES)" w:date="2026-09-22T12:17:00Z" w16du:dateUtc="2026-09-22T16:17:00Z"/>
                <w:lang w:val="fr-FR"/>
              </w:rPr>
            </w:pPr>
          </w:p>
        </w:tc>
      </w:tr>
    </w:tbl>
    <w:p w14:paraId="678DA038" w14:textId="77777777" w:rsidR="0043659F" w:rsidRPr="00102150" w:rsidRDefault="0043659F" w:rsidP="0043659F">
      <w:pPr>
        <w:rPr>
          <w:del w:id="86" w:author="NAZ, Mamoona (OLDHAM MEDICAL SERVICES)" w:date="2026-09-22T12:17:00Z" w16du:dateUtc="2026-09-22T16:17:00Z"/>
          <w:lang w:val="fr-FR"/>
        </w:rPr>
      </w:pPr>
    </w:p>
    <w:p w14:paraId="3F4880E0" w14:textId="77777777" w:rsidR="0043659F" w:rsidRPr="00B34A41" w:rsidRDefault="0043659F" w:rsidP="0043659F">
      <w:pPr>
        <w:rPr>
          <w:del w:id="87" w:author="NAZ, Mamoona (OLDHAM MEDICAL SERVICES)" w:date="2026-09-22T12:17:00Z" w16du:dateUtc="2026-09-22T16:17:00Z"/>
          <w:b/>
          <w:sz w:val="28"/>
          <w:szCs w:val="28"/>
          <w:lang w:val="en-US"/>
        </w:rPr>
      </w:pPr>
      <w:del w:id="88" w:author="NAZ, Mamoona (OLDHAM MEDICAL SERVICES)" w:date="2026-09-22T12:17:00Z" w16du:dateUtc="2026-09-22T16:17:00Z">
        <w:r w:rsidRPr="00B34A41">
          <w:rPr>
            <w:b/>
            <w:sz w:val="28"/>
            <w:szCs w:val="28"/>
            <w:lang w:val="en-US"/>
          </w:rPr>
          <w:delText>$SALE_TITLE_DETAILED$</w:delText>
        </w:r>
      </w:del>
    </w:p>
    <w:p w14:paraId="5B84E6DE" w14:textId="77777777" w:rsidR="00166B44" w:rsidRPr="00D3153B" w:rsidRDefault="0043659F">
      <w:pPr>
        <w:rPr>
          <w:del w:id="89" w:author="NAZ, Mamoona (OLDHAM MEDICAL SERVICES)" w:date="2026-09-22T12:17:00Z" w16du:dateUtc="2026-09-22T16:17:00Z"/>
          <w:lang w:val="en-US"/>
        </w:rPr>
      </w:pPr>
      <w:del w:id="90" w:author="NAZ, Mamoona (OLDHAM MEDICAL SERVICES)" w:date="2026-09-22T12:17:00Z" w16du:dateUtc="2026-09-22T16:17:00Z">
        <w:r>
          <w:rPr>
            <w:lang w:val="en-US"/>
          </w:rPr>
          <w:delText>$</w:delText>
        </w:r>
        <w:r w:rsidRPr="00E11311">
          <w:rPr>
            <w:lang w:val="en-US"/>
          </w:rPr>
          <w:delText>QUOTATION_TEXT</w:delText>
        </w:r>
        <w:r>
          <w:rPr>
            <w:lang w:val="en-US"/>
          </w:rPr>
          <w:delText>$</w:delText>
        </w:r>
      </w:del>
    </w:p>
    <w:p w14:paraId="1499B628" w14:textId="77777777" w:rsidR="0043659F" w:rsidRPr="00102150" w:rsidRDefault="0043659F" w:rsidP="0043659F">
      <w:pPr>
        <w:rPr>
          <w:del w:id="91" w:author="NAZ, Mamoona (OLDHAM MEDICAL SERVICES)" w:date="2026-09-22T12:17:00Z" w16du:dateUtc="2026-09-22T16:17:00Z"/>
          <w:lang w:val="en-US"/>
        </w:rPr>
      </w:pPr>
    </w:p>
    <w:tbl>
      <w:tblPr>
        <w:tblStyle w:val="TableGrid1"/>
        <w:tblpPr w:leftFromText="141" w:rightFromText="141" w:vertAnchor="text" w:horzAnchor="margin" w:tblpYSpec="bottom"/>
        <w:tblW w:w="2947"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6"/>
        <w:gridCol w:w="2714"/>
      </w:tblGrid>
      <w:tr w:rsidR="00503712" w14:paraId="7C6AAC32" w14:textId="77777777" w:rsidTr="00503712">
        <w:trPr>
          <w:trHeight w:val="284"/>
          <w:del w:id="92" w:author="NAZ, Mamoona (OLDHAM MEDICAL SERVICES)" w:date="2026-09-22T12:17:00Z" w16du:dateUtc="2026-09-22T16:17:00Z"/>
        </w:trPr>
        <w:tc>
          <w:tcPr>
            <w:tcW w:w="3007" w:type="dxa"/>
            <w:hideMark/>
          </w:tcPr>
          <w:p w14:paraId="67EDD866" w14:textId="77777777" w:rsidR="00503712" w:rsidRDefault="00503712" w:rsidP="00503712">
            <w:pPr>
              <w:rPr>
                <w:del w:id="93" w:author="NAZ, Mamoona (OLDHAM MEDICAL SERVICES)" w:date="2026-09-22T12:17:00Z" w16du:dateUtc="2026-09-22T16:17:00Z"/>
                <w:sz w:val="20"/>
                <w:szCs w:val="20"/>
                <w:lang w:val="en-US"/>
              </w:rPr>
            </w:pPr>
            <w:del w:id="94" w:author="NAZ, Mamoona (OLDHAM MEDICAL SERVICES)" w:date="2026-09-22T12:17:00Z" w16du:dateUtc="2026-09-22T16:17:00Z">
              <w:r>
                <w:rPr>
                  <w:sz w:val="20"/>
                  <w:szCs w:val="20"/>
                  <w:lang w:val="en-US"/>
                </w:rPr>
                <w:delText>$TEXT_QUOTATION_NR$</w:delText>
              </w:r>
            </w:del>
          </w:p>
        </w:tc>
        <w:tc>
          <w:tcPr>
            <w:tcW w:w="3008" w:type="dxa"/>
            <w:hideMark/>
          </w:tcPr>
          <w:p w14:paraId="2A939FEA" w14:textId="77777777" w:rsidR="00503712" w:rsidRDefault="00503712" w:rsidP="00503712">
            <w:pPr>
              <w:rPr>
                <w:del w:id="95" w:author="NAZ, Mamoona (OLDHAM MEDICAL SERVICES)" w:date="2026-09-22T12:17:00Z" w16du:dateUtc="2026-09-22T16:17:00Z"/>
                <w:sz w:val="20"/>
                <w:szCs w:val="20"/>
                <w:lang w:val="en-US"/>
              </w:rPr>
            </w:pPr>
            <w:del w:id="96" w:author="NAZ, Mamoona (OLDHAM MEDICAL SERVICES)" w:date="2026-09-22T12:17:00Z" w16du:dateUtc="2026-09-22T16:17:00Z">
              <w:r>
                <w:rPr>
                  <w:sz w:val="20"/>
                  <w:szCs w:val="20"/>
                  <w:lang w:val="en-US"/>
                </w:rPr>
                <w:delText>$TEXT_QUOTATION_DATE$</w:delText>
              </w:r>
            </w:del>
          </w:p>
        </w:tc>
      </w:tr>
      <w:tr w:rsidR="00503712" w14:paraId="0D2C09BE" w14:textId="77777777" w:rsidTr="00503712">
        <w:trPr>
          <w:del w:id="97" w:author="NAZ, Mamoona (OLDHAM MEDICAL SERVICES)" w:date="2026-09-22T12:17:00Z" w16du:dateUtc="2026-09-22T16:17:00Z"/>
        </w:trPr>
        <w:tc>
          <w:tcPr>
            <w:tcW w:w="3007" w:type="dxa"/>
            <w:hideMark/>
          </w:tcPr>
          <w:p w14:paraId="235CF25A" w14:textId="77777777" w:rsidR="00503712" w:rsidRDefault="00503712" w:rsidP="00503712">
            <w:pPr>
              <w:rPr>
                <w:del w:id="98" w:author="NAZ, Mamoona (OLDHAM MEDICAL SERVICES)" w:date="2026-09-22T12:17:00Z" w16du:dateUtc="2026-09-22T16:17:00Z"/>
                <w:sz w:val="20"/>
                <w:szCs w:val="20"/>
                <w:lang w:val="en-US"/>
              </w:rPr>
            </w:pPr>
            <w:del w:id="99" w:author="NAZ, Mamoona (OLDHAM MEDICAL SERVICES)" w:date="2026-09-22T12:17:00Z" w16du:dateUtc="2026-09-22T16:17:00Z">
              <w:r>
                <w:rPr>
                  <w:sz w:val="20"/>
                  <w:szCs w:val="20"/>
                  <w:lang w:val="en-US"/>
                </w:rPr>
                <w:delText>$QUOTATION_NR$</w:delText>
              </w:r>
            </w:del>
          </w:p>
        </w:tc>
        <w:tc>
          <w:tcPr>
            <w:tcW w:w="3008" w:type="dxa"/>
            <w:hideMark/>
          </w:tcPr>
          <w:p w14:paraId="3FCA27A9" w14:textId="77777777" w:rsidR="00503712" w:rsidRDefault="00503712">
            <w:pPr>
              <w:rPr>
                <w:del w:id="100" w:author="NAZ, Mamoona (OLDHAM MEDICAL SERVICES)" w:date="2026-09-22T12:17:00Z" w16du:dateUtc="2026-09-22T16:17:00Z"/>
                <w:sz w:val="20"/>
                <w:szCs w:val="20"/>
                <w:lang w:val="en-US"/>
              </w:rPr>
            </w:pPr>
            <w:del w:id="101" w:author="NAZ, Mamoona (OLDHAM MEDICAL SERVICES)" w:date="2026-09-22T12:17:00Z" w16du:dateUtc="2026-09-22T16:17:00Z">
              <w:r>
                <w:rPr>
                  <w:sz w:val="20"/>
                  <w:szCs w:val="20"/>
                  <w:lang w:val="en-US"/>
                </w:rPr>
                <w:delText>$DATE$</w:delText>
              </w:r>
            </w:del>
          </w:p>
          <w:p w14:paraId="49604461" w14:textId="77777777" w:rsidR="00503712" w:rsidRDefault="00503712">
            <w:pPr>
              <w:rPr>
                <w:del w:id="102" w:author="NAZ, Mamoona (OLDHAM MEDICAL SERVICES)" w:date="2026-09-22T12:17:00Z" w16du:dateUtc="2026-09-22T16:17:00Z"/>
                <w:sz w:val="20"/>
                <w:szCs w:val="20"/>
                <w:lang w:val="en-US"/>
              </w:rPr>
            </w:pPr>
          </w:p>
        </w:tc>
      </w:tr>
    </w:tbl>
    <w:p w14:paraId="6D7E82F4" w14:textId="77777777" w:rsidR="00A53FFA" w:rsidRDefault="00A53FFA">
      <w:pPr>
        <w:spacing w:line="0" w:lineRule="auto"/>
        <w:rPr>
          <w:del w:id="103" w:author="NAZ, Mamoona (OLDHAM MEDICAL SERVICES)" w:date="2026-09-22T12:17:00Z" w16du:dateUtc="2026-09-22T16:17:00Z"/>
        </w:rPr>
      </w:pPr>
    </w:p>
    <w:tbl>
      <w:tblPr>
        <w:tblStyle w:val="ListTable1Light"/>
        <w:tblW w:w="5000" w:type="pct"/>
        <w:tblInd w:w="0" w:type="dxa"/>
        <w:tblBorders>
          <w:bottom w:val="single" w:sz="4" w:space="0" w:color="auto"/>
        </w:tblBorders>
        <w:tblLayout w:type="fixed"/>
        <w:tblCellMar>
          <w:top w:w="91" w:type="dxa"/>
          <w:bottom w:w="91" w:type="dxa"/>
        </w:tblCellMar>
        <w:tblLook w:val="04A0" w:firstRow="1" w:lastRow="0" w:firstColumn="1" w:lastColumn="0" w:noHBand="0" w:noVBand="1"/>
      </w:tblPr>
      <w:tblGrid>
        <w:gridCol w:w="4013"/>
        <w:gridCol w:w="1253"/>
        <w:gridCol w:w="1632"/>
        <w:gridCol w:w="2128"/>
      </w:tblGrid>
      <w:tr w:rsidR="00297B9F" w14:paraId="24243DE9" w14:textId="77777777" w:rsidTr="008D7156">
        <w:trPr>
          <w:cnfStyle w:val="100000000000" w:firstRow="1" w:lastRow="0" w:firstColumn="0" w:lastColumn="0" w:oddVBand="0" w:evenVBand="0" w:oddHBand="0" w:evenHBand="0" w:firstRowFirstColumn="0" w:firstRowLastColumn="0" w:lastRowFirstColumn="0" w:lastRowLastColumn="0"/>
          <w:cantSplit/>
          <w:trHeight w:val="114"/>
          <w:tblHeader/>
          <w:del w:id="104" w:author="NAZ, Mamoona (OLDHAM MEDICAL SERVICES)" w:date="2026-09-22T12:17:00Z" w16du:dateUtc="2026-09-22T16:17:00Z"/>
        </w:trPr>
        <w:tc>
          <w:tcPr>
            <w:cnfStyle w:val="001000000000" w:firstRow="0" w:lastRow="0" w:firstColumn="1" w:lastColumn="0" w:oddVBand="0" w:evenVBand="0" w:oddHBand="0" w:evenHBand="0" w:firstRowFirstColumn="0" w:firstRowLastColumn="0" w:lastRowFirstColumn="0" w:lastRowLastColumn="0"/>
            <w:tcW w:w="2223" w:type="pct"/>
            <w:shd w:val="clear" w:color="auto" w:fill="404040" w:themeFill="text1" w:themeFillTint="BF"/>
            <w:hideMark/>
          </w:tcPr>
          <w:p w14:paraId="2972CF0A" w14:textId="77777777" w:rsidR="00297B9F" w:rsidRDefault="00297B9F">
            <w:pPr>
              <w:rPr>
                <w:del w:id="105" w:author="NAZ, Mamoona (OLDHAM MEDICAL SERVICES)" w:date="2026-09-22T12:17:00Z" w16du:dateUtc="2026-09-22T16:17:00Z"/>
                <w:b w:val="0"/>
                <w:color w:val="FFFFFF" w:themeColor="background1"/>
                <w:sz w:val="20"/>
                <w:szCs w:val="20"/>
                <w:lang w:val="nl-BE"/>
              </w:rPr>
            </w:pPr>
            <w:del w:id="106" w:author="NAZ, Mamoona (OLDHAM MEDICAL SERVICES)" w:date="2026-09-22T12:17:00Z" w16du:dateUtc="2026-09-22T16:17:00Z">
              <w:r>
                <w:rPr>
                  <w:b w:val="0"/>
                  <w:color w:val="FFFFFF" w:themeColor="background1"/>
                  <w:sz w:val="20"/>
                  <w:szCs w:val="20"/>
                  <w:lang w:val="nl-BE"/>
                </w:rPr>
                <w:delText>$DESCRIPTION_HEADER$</w:delText>
              </w:r>
            </w:del>
          </w:p>
        </w:tc>
        <w:tc>
          <w:tcPr>
            <w:tcW w:w="694" w:type="pct"/>
            <w:shd w:val="clear" w:color="auto" w:fill="404040" w:themeFill="text1" w:themeFillTint="BF"/>
            <w:hideMark/>
          </w:tcPr>
          <w:p w14:paraId="347D8AF9" w14:textId="77777777" w:rsidR="00297B9F" w:rsidRDefault="00297B9F" w:rsidP="00BD3276">
            <w:pPr>
              <w:cnfStyle w:val="100000000000" w:firstRow="1" w:lastRow="0" w:firstColumn="0" w:lastColumn="0" w:oddVBand="0" w:evenVBand="0" w:oddHBand="0" w:evenHBand="0" w:firstRowFirstColumn="0" w:firstRowLastColumn="0" w:lastRowFirstColumn="0" w:lastRowLastColumn="0"/>
              <w:rPr>
                <w:del w:id="107" w:author="NAZ, Mamoona (OLDHAM MEDICAL SERVICES)" w:date="2026-09-22T12:17:00Z" w16du:dateUtc="2026-09-22T16:17:00Z"/>
                <w:b w:val="0"/>
                <w:color w:val="FFFFFF" w:themeColor="background1"/>
                <w:sz w:val="20"/>
                <w:szCs w:val="20"/>
                <w:lang w:val="nl-BE"/>
              </w:rPr>
            </w:pPr>
            <w:del w:id="108" w:author="NAZ, Mamoona (OLDHAM MEDICAL SERVICES)" w:date="2026-09-22T12:17:00Z" w16du:dateUtc="2026-09-22T16:17:00Z">
              <w:r>
                <w:rPr>
                  <w:b w:val="0"/>
                  <w:color w:val="FFFFFF" w:themeColor="background1"/>
                  <w:sz w:val="20"/>
                  <w:szCs w:val="20"/>
                  <w:lang w:val="nl-BE"/>
                </w:rPr>
                <w:delText>$AMOUNT_HEADER$</w:delText>
              </w:r>
            </w:del>
          </w:p>
        </w:tc>
        <w:tc>
          <w:tcPr>
            <w:tcW w:w="904" w:type="pct"/>
            <w:shd w:val="clear" w:color="auto" w:fill="404040" w:themeFill="text1" w:themeFillTint="BF"/>
            <w:hideMark/>
          </w:tcPr>
          <w:p w14:paraId="4F495237" w14:textId="77777777" w:rsidR="00297B9F" w:rsidRDefault="00297B9F">
            <w:pPr>
              <w:cnfStyle w:val="100000000000" w:firstRow="1" w:lastRow="0" w:firstColumn="0" w:lastColumn="0" w:oddVBand="0" w:evenVBand="0" w:oddHBand="0" w:evenHBand="0" w:firstRowFirstColumn="0" w:firstRowLastColumn="0" w:lastRowFirstColumn="0" w:lastRowLastColumn="0"/>
              <w:rPr>
                <w:del w:id="109" w:author="NAZ, Mamoona (OLDHAM MEDICAL SERVICES)" w:date="2026-09-22T12:17:00Z" w16du:dateUtc="2026-09-22T16:17:00Z"/>
                <w:b w:val="0"/>
                <w:color w:val="FFFFFF" w:themeColor="background1"/>
                <w:sz w:val="20"/>
                <w:szCs w:val="20"/>
                <w:lang w:val="nl-BE"/>
              </w:rPr>
            </w:pPr>
            <w:del w:id="110" w:author="NAZ, Mamoona (OLDHAM MEDICAL SERVICES)" w:date="2026-09-22T12:17:00Z" w16du:dateUtc="2026-09-22T16:17:00Z">
              <w:r>
                <w:rPr>
                  <w:b w:val="0"/>
                  <w:color w:val="FFFFFF" w:themeColor="background1"/>
                  <w:sz w:val="20"/>
                  <w:szCs w:val="20"/>
                  <w:lang w:val="nl-BE"/>
                </w:rPr>
                <w:delText>$PRICE_PER_UNIT_HEADER$</w:delText>
              </w:r>
            </w:del>
          </w:p>
        </w:tc>
        <w:tc>
          <w:tcPr>
            <w:tcW w:w="1179" w:type="pct"/>
            <w:shd w:val="clear" w:color="auto" w:fill="404040" w:themeFill="text1" w:themeFillTint="BF"/>
            <w:hideMark/>
          </w:tcPr>
          <w:p w14:paraId="4AE3E710" w14:textId="77777777" w:rsidR="00297B9F" w:rsidRDefault="00297B9F">
            <w:pPr>
              <w:jc w:val="right"/>
              <w:cnfStyle w:val="100000000000" w:firstRow="1" w:lastRow="0" w:firstColumn="0" w:lastColumn="0" w:oddVBand="0" w:evenVBand="0" w:oddHBand="0" w:evenHBand="0" w:firstRowFirstColumn="0" w:firstRowLastColumn="0" w:lastRowFirstColumn="0" w:lastRowLastColumn="0"/>
              <w:rPr>
                <w:del w:id="111" w:author="NAZ, Mamoona (OLDHAM MEDICAL SERVICES)" w:date="2026-09-22T12:17:00Z" w16du:dateUtc="2026-09-22T16:17:00Z"/>
                <w:b w:val="0"/>
                <w:color w:val="FFFFFF" w:themeColor="background1"/>
                <w:sz w:val="20"/>
                <w:szCs w:val="20"/>
                <w:lang w:val="nl-BE"/>
              </w:rPr>
            </w:pPr>
            <w:del w:id="112" w:author="NAZ, Mamoona (OLDHAM MEDICAL SERVICES)" w:date="2026-09-22T12:17:00Z" w16du:dateUtc="2026-09-22T16:17:00Z">
              <w:r>
                <w:rPr>
                  <w:b w:val="0"/>
                  <w:color w:val="FFFFFF" w:themeColor="background1"/>
                  <w:sz w:val="20"/>
                  <w:szCs w:val="20"/>
                  <w:lang w:val="nl-BE"/>
                </w:rPr>
                <w:delText>$LINE_TOTAL_HEADER$</w:delText>
              </w:r>
            </w:del>
          </w:p>
        </w:tc>
      </w:tr>
      <w:tr w:rsidR="00297B9F" w14:paraId="629ACA3F" w14:textId="77777777" w:rsidTr="008D7156">
        <w:trPr>
          <w:cnfStyle w:val="000000100000" w:firstRow="0" w:lastRow="0" w:firstColumn="0" w:lastColumn="0" w:oddVBand="0" w:evenVBand="0" w:oddHBand="1" w:evenHBand="0" w:firstRowFirstColumn="0" w:firstRowLastColumn="0" w:lastRowFirstColumn="0" w:lastRowLastColumn="0"/>
          <w:cantSplit/>
          <w:trHeight w:val="128"/>
          <w:del w:id="113" w:author="NAZ, Mamoona (OLDHAM MEDICAL SERVICES)" w:date="2026-09-22T12:17:00Z" w16du:dateUtc="2026-09-22T16:17:00Z"/>
        </w:trPr>
        <w:tc>
          <w:tcPr>
            <w:cnfStyle w:val="001000000000" w:firstRow="0" w:lastRow="0" w:firstColumn="1" w:lastColumn="0" w:oddVBand="0" w:evenVBand="0" w:oddHBand="0" w:evenHBand="0" w:firstRowFirstColumn="0" w:firstRowLastColumn="0" w:lastRowFirstColumn="0" w:lastRowLastColumn="0"/>
            <w:tcW w:w="2223" w:type="pct"/>
            <w:hideMark/>
          </w:tcPr>
          <w:p w14:paraId="1D67D91B" w14:textId="10681176" w:rsidR="00297B9F" w:rsidRDefault="00297B9F">
            <w:pPr>
              <w:rPr>
                <w:del w:id="114" w:author="NAZ, Mamoona (OLDHAM MEDICAL SERVICES)" w:date="2026-09-22T12:17:00Z" w16du:dateUtc="2026-09-22T16:17:00Z"/>
                <w:b w:val="0"/>
                <w:color w:val="262626" w:themeColor="text1" w:themeTint="D9"/>
                <w:sz w:val="18"/>
                <w:szCs w:val="18"/>
                <w:lang w:val="nl-BE"/>
              </w:rPr>
            </w:pPr>
            <w:del w:id="115" w:author="NAZ, Mamoona (OLDHAM MEDICAL SERVICES)" w:date="2026-09-22T12:17:00Z" w16du:dateUtc="2026-09-22T16:17:00Z">
              <w:r>
                <w:rPr>
                  <w:b w:val="0"/>
                  <w:color w:val="262626" w:themeColor="text1" w:themeTint="D9"/>
                  <w:sz w:val="18"/>
                  <w:szCs w:val="18"/>
                  <w:lang w:val="nl-BE"/>
                </w:rPr>
                <w:delText>$DESCRIPTION$</w:delText>
              </w:r>
              <w:r w:rsidR="00102150">
                <w:rPr>
                  <w:b w:val="0"/>
                  <w:color w:val="262626" w:themeColor="text1" w:themeTint="D9"/>
                  <w:sz w:val="18"/>
                  <w:szCs w:val="18"/>
                  <w:lang w:val="nl-BE"/>
                </w:rPr>
                <w:delText xml:space="preserve"> </w:delText>
              </w:r>
            </w:del>
          </w:p>
          <w:p w14:paraId="3400A2E5" w14:textId="77777777" w:rsidR="00297B9F" w:rsidRDefault="00297B9F">
            <w:pPr>
              <w:rPr>
                <w:del w:id="116" w:author="NAZ, Mamoona (OLDHAM MEDICAL SERVICES)" w:date="2026-09-22T12:17:00Z" w16du:dateUtc="2026-09-22T16:17:00Z"/>
                <w:b w:val="0"/>
                <w:color w:val="262626" w:themeColor="text1" w:themeTint="D9"/>
                <w:sz w:val="16"/>
                <w:szCs w:val="16"/>
                <w:lang w:val="nl-BE"/>
              </w:rPr>
            </w:pPr>
            <w:del w:id="117" w:author="NAZ, Mamoona (OLDHAM MEDICAL SERVICES)" w:date="2026-09-22T12:17:00Z" w16du:dateUtc="2026-09-22T16:17:00Z">
              <w:r>
                <w:rPr>
                  <w:b w:val="0"/>
                  <w:color w:val="262626" w:themeColor="text1" w:themeTint="D9"/>
                  <w:sz w:val="16"/>
                  <w:szCs w:val="16"/>
                  <w:lang w:val="nl-BE"/>
                </w:rPr>
                <w:delText>$LONG_DESCRIPTION$</w:delText>
              </w:r>
            </w:del>
          </w:p>
        </w:tc>
        <w:tc>
          <w:tcPr>
            <w:tcW w:w="694" w:type="pct"/>
            <w:hideMark/>
          </w:tcPr>
          <w:p w14:paraId="17760CFA" w14:textId="77777777" w:rsidR="00297B9F" w:rsidRDefault="00297B9F" w:rsidP="00A26E38">
            <w:pPr>
              <w:cnfStyle w:val="000000100000" w:firstRow="0" w:lastRow="0" w:firstColumn="0" w:lastColumn="0" w:oddVBand="0" w:evenVBand="0" w:oddHBand="1" w:evenHBand="0" w:firstRowFirstColumn="0" w:firstRowLastColumn="0" w:lastRowFirstColumn="0" w:lastRowLastColumn="0"/>
              <w:rPr>
                <w:del w:id="118" w:author="NAZ, Mamoona (OLDHAM MEDICAL SERVICES)" w:date="2026-09-22T12:17:00Z" w16du:dateUtc="2026-09-22T16:17:00Z"/>
                <w:color w:val="262626" w:themeColor="text1" w:themeTint="D9"/>
                <w:sz w:val="18"/>
                <w:szCs w:val="18"/>
                <w:lang w:val="nl-BE"/>
              </w:rPr>
            </w:pPr>
            <w:del w:id="119" w:author="NAZ, Mamoona (OLDHAM MEDICAL SERVICES)" w:date="2026-09-22T12:17:00Z" w16du:dateUtc="2026-09-22T16:17:00Z">
              <w:r>
                <w:rPr>
                  <w:color w:val="262626" w:themeColor="text1" w:themeTint="D9"/>
                  <w:sz w:val="18"/>
                  <w:szCs w:val="18"/>
                  <w:lang w:val="nl-BE"/>
                </w:rPr>
                <w:delText>$AMOUNT$</w:delText>
              </w:r>
            </w:del>
          </w:p>
        </w:tc>
        <w:tc>
          <w:tcPr>
            <w:tcW w:w="904" w:type="pct"/>
            <w:hideMark/>
          </w:tcPr>
          <w:p w14:paraId="26DC87DF" w14:textId="77777777" w:rsidR="00297B9F" w:rsidRDefault="00297B9F" w:rsidP="00BD3276">
            <w:pPr>
              <w:cnfStyle w:val="000000100000" w:firstRow="0" w:lastRow="0" w:firstColumn="0" w:lastColumn="0" w:oddVBand="0" w:evenVBand="0" w:oddHBand="1" w:evenHBand="0" w:firstRowFirstColumn="0" w:firstRowLastColumn="0" w:lastRowFirstColumn="0" w:lastRowLastColumn="0"/>
              <w:rPr>
                <w:del w:id="120" w:author="NAZ, Mamoona (OLDHAM MEDICAL SERVICES)" w:date="2026-09-22T12:17:00Z" w16du:dateUtc="2026-09-22T16:17:00Z"/>
                <w:color w:val="262626" w:themeColor="text1" w:themeTint="D9"/>
                <w:sz w:val="18"/>
                <w:szCs w:val="18"/>
                <w:lang w:val="nl-BE"/>
              </w:rPr>
            </w:pPr>
            <w:del w:id="121" w:author="NAZ, Mamoona (OLDHAM MEDICAL SERVICES)" w:date="2026-09-22T12:17:00Z" w16du:dateUtc="2026-09-22T16:17:00Z">
              <w:r>
                <w:rPr>
                  <w:color w:val="262626" w:themeColor="text1" w:themeTint="D9"/>
                  <w:sz w:val="18"/>
                  <w:szCs w:val="18"/>
                  <w:lang w:val="nl-BE"/>
                </w:rPr>
                <w:delText>$PRICE_PER_UNIT$</w:delText>
              </w:r>
            </w:del>
          </w:p>
        </w:tc>
        <w:tc>
          <w:tcPr>
            <w:tcW w:w="1179" w:type="pct"/>
            <w:hideMark/>
          </w:tcPr>
          <w:p w14:paraId="75554090" w14:textId="77777777" w:rsidR="00297B9F" w:rsidRDefault="00297B9F">
            <w:pPr>
              <w:jc w:val="right"/>
              <w:cnfStyle w:val="000000100000" w:firstRow="0" w:lastRow="0" w:firstColumn="0" w:lastColumn="0" w:oddVBand="0" w:evenVBand="0" w:oddHBand="1" w:evenHBand="0" w:firstRowFirstColumn="0" w:firstRowLastColumn="0" w:lastRowFirstColumn="0" w:lastRowLastColumn="0"/>
              <w:rPr>
                <w:del w:id="122" w:author="NAZ, Mamoona (OLDHAM MEDICAL SERVICES)" w:date="2026-09-22T12:17:00Z" w16du:dateUtc="2026-09-22T16:17:00Z"/>
                <w:color w:val="262626" w:themeColor="text1" w:themeTint="D9"/>
                <w:sz w:val="18"/>
                <w:szCs w:val="18"/>
                <w:lang w:val="nl-BE"/>
              </w:rPr>
            </w:pPr>
            <w:del w:id="123" w:author="NAZ, Mamoona (OLDHAM MEDICAL SERVICES)" w:date="2026-09-22T12:17:00Z" w16du:dateUtc="2026-09-22T16:17:00Z">
              <w:r>
                <w:rPr>
                  <w:color w:val="262626" w:themeColor="text1" w:themeTint="D9"/>
                  <w:sz w:val="18"/>
                  <w:szCs w:val="18"/>
                  <w:lang w:val="nl-BE"/>
                </w:rPr>
                <w:delText>$LINE_TOTAL$</w:delText>
              </w:r>
            </w:del>
          </w:p>
        </w:tc>
      </w:tr>
    </w:tbl>
    <w:p w14:paraId="674DCF7E" w14:textId="77777777" w:rsidR="00A53FFA" w:rsidRDefault="00A53FFA">
      <w:pPr>
        <w:spacing w:line="0" w:lineRule="auto"/>
        <w:rPr>
          <w:del w:id="124" w:author="NAZ, Mamoona (OLDHAM MEDICAL SERVICES)" w:date="2026-09-22T12:17:00Z" w16du:dateUtc="2026-09-22T16:17:00Z"/>
        </w:rPr>
      </w:pPr>
    </w:p>
    <w:tbl>
      <w:tblPr>
        <w:tblStyle w:val="TableGrid"/>
        <w:tblW w:w="5000" w:type="pct"/>
        <w:tblInd w:w="-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9"/>
        <w:gridCol w:w="1644"/>
        <w:gridCol w:w="2133"/>
      </w:tblGrid>
      <w:tr w:rsidR="00DA7625" w14:paraId="1F0383C4" w14:textId="77777777" w:rsidTr="00102150">
        <w:trPr>
          <w:trHeight w:val="323"/>
          <w:del w:id="125" w:author="NAZ, Mamoona (OLDHAM MEDICAL SERVICES)" w:date="2026-09-22T12:17:00Z" w16du:dateUtc="2026-09-22T16:17:00Z"/>
        </w:trPr>
        <w:tc>
          <w:tcPr>
            <w:tcW w:w="5959" w:type="dxa"/>
            <w:tcBorders>
              <w:top w:val="single" w:sz="4" w:space="0" w:color="auto"/>
              <w:left w:val="nil"/>
              <w:bottom w:val="single" w:sz="4" w:space="0" w:color="auto"/>
              <w:right w:val="nil"/>
            </w:tcBorders>
            <w:shd w:val="clear" w:color="auto" w:fill="F0F0F0"/>
          </w:tcPr>
          <w:p w14:paraId="2F1DF13C" w14:textId="77777777" w:rsidR="00DA7625" w:rsidRPr="000761E4" w:rsidRDefault="00DA7625">
            <w:pPr>
              <w:rPr>
                <w:del w:id="126" w:author="NAZ, Mamoona (OLDHAM MEDICAL SERVICES)" w:date="2026-09-22T12:17:00Z" w16du:dateUtc="2026-09-22T16:17:00Z"/>
                <w:color w:val="262626" w:themeColor="text1" w:themeTint="D9"/>
                <w:sz w:val="18"/>
                <w:szCs w:val="18"/>
              </w:rPr>
            </w:pPr>
          </w:p>
        </w:tc>
        <w:tc>
          <w:tcPr>
            <w:tcW w:w="1843" w:type="dxa"/>
            <w:tcBorders>
              <w:top w:val="single" w:sz="4" w:space="0" w:color="auto"/>
              <w:left w:val="nil"/>
              <w:bottom w:val="single" w:sz="4" w:space="0" w:color="auto"/>
              <w:right w:val="nil"/>
            </w:tcBorders>
            <w:shd w:val="clear" w:color="auto" w:fill="F0F0F0"/>
            <w:vAlign w:val="center"/>
            <w:hideMark/>
          </w:tcPr>
          <w:p w14:paraId="2ABC6A2F" w14:textId="77777777" w:rsidR="00DA7625" w:rsidRPr="000761E4" w:rsidRDefault="00DA7625">
            <w:pPr>
              <w:rPr>
                <w:del w:id="127" w:author="NAZ, Mamoona (OLDHAM MEDICAL SERVICES)" w:date="2026-09-22T12:17:00Z" w16du:dateUtc="2026-09-22T16:17:00Z"/>
                <w:b/>
                <w:color w:val="262626" w:themeColor="text1" w:themeTint="D9"/>
                <w:sz w:val="18"/>
                <w:szCs w:val="18"/>
              </w:rPr>
            </w:pPr>
            <w:del w:id="128" w:author="NAZ, Mamoona (OLDHAM MEDICAL SERVICES)" w:date="2026-09-22T12:17:00Z" w16du:dateUtc="2026-09-22T16:17:00Z">
              <w:r w:rsidRPr="000761E4">
                <w:rPr>
                  <w:b/>
                  <w:color w:val="262626" w:themeColor="text1" w:themeTint="D9"/>
                  <w:sz w:val="18"/>
                  <w:szCs w:val="18"/>
                </w:rPr>
                <w:delText>$</w:delText>
              </w:r>
              <w:r w:rsidR="000761E4" w:rsidRPr="000761E4">
                <w:rPr>
                  <w:b/>
                  <w:color w:val="262626" w:themeColor="text1" w:themeTint="D9"/>
                  <w:sz w:val="18"/>
                  <w:szCs w:val="18"/>
                </w:rPr>
                <w:delText>TEXT_TOTAL_EXCL_VAT</w:delText>
              </w:r>
              <w:r w:rsidRPr="000761E4">
                <w:rPr>
                  <w:b/>
                  <w:color w:val="262626" w:themeColor="text1" w:themeTint="D9"/>
                  <w:sz w:val="18"/>
                  <w:szCs w:val="18"/>
                </w:rPr>
                <w:delText>$</w:delText>
              </w:r>
            </w:del>
          </w:p>
        </w:tc>
        <w:tc>
          <w:tcPr>
            <w:tcW w:w="2402" w:type="dxa"/>
            <w:tcBorders>
              <w:top w:val="single" w:sz="4" w:space="0" w:color="auto"/>
              <w:left w:val="nil"/>
              <w:bottom w:val="single" w:sz="4" w:space="0" w:color="auto"/>
              <w:right w:val="nil"/>
            </w:tcBorders>
            <w:shd w:val="clear" w:color="auto" w:fill="F0F0F0"/>
            <w:vAlign w:val="center"/>
            <w:hideMark/>
          </w:tcPr>
          <w:p w14:paraId="19424952" w14:textId="77777777" w:rsidR="00DA7625" w:rsidRPr="000761E4" w:rsidRDefault="00DA7625">
            <w:pPr>
              <w:jc w:val="right"/>
              <w:rPr>
                <w:del w:id="129" w:author="NAZ, Mamoona (OLDHAM MEDICAL SERVICES)" w:date="2026-09-22T12:17:00Z" w16du:dateUtc="2026-09-22T16:17:00Z"/>
                <w:b/>
                <w:color w:val="262626" w:themeColor="text1" w:themeTint="D9"/>
                <w:sz w:val="18"/>
                <w:szCs w:val="18"/>
              </w:rPr>
            </w:pPr>
            <w:del w:id="130" w:author="NAZ, Mamoona (OLDHAM MEDICAL SERVICES)" w:date="2026-09-22T12:17:00Z" w16du:dateUtc="2026-09-22T16:17:00Z">
              <w:r w:rsidRPr="000761E4">
                <w:rPr>
                  <w:b/>
                  <w:color w:val="262626" w:themeColor="text1" w:themeTint="D9"/>
                  <w:sz w:val="18"/>
                  <w:szCs w:val="18"/>
                </w:rPr>
                <w:delText>$TOTAL_</w:delText>
              </w:r>
              <w:r w:rsidR="00F275E5" w:rsidRPr="000761E4">
                <w:rPr>
                  <w:b/>
                  <w:color w:val="262626" w:themeColor="text1" w:themeTint="D9"/>
                  <w:sz w:val="18"/>
                  <w:szCs w:val="18"/>
                </w:rPr>
                <w:delText>EXCL</w:delText>
              </w:r>
              <w:r w:rsidRPr="000761E4">
                <w:rPr>
                  <w:b/>
                  <w:color w:val="262626" w:themeColor="text1" w:themeTint="D9"/>
                  <w:sz w:val="18"/>
                  <w:szCs w:val="18"/>
                </w:rPr>
                <w:delText>_VAT$</w:delText>
              </w:r>
            </w:del>
          </w:p>
        </w:tc>
      </w:tr>
    </w:tbl>
    <w:p w14:paraId="64E2B9C9" w14:textId="77777777" w:rsidR="00DA7625" w:rsidRPr="0043659F" w:rsidRDefault="00DA7625" w:rsidP="0043659F">
      <w:pPr>
        <w:rPr>
          <w:del w:id="131" w:author="NAZ, Mamoona (OLDHAM MEDICAL SERVICES)" w:date="2026-09-22T12:17:00Z" w16du:dateUtc="2026-09-22T16:17:00Z"/>
        </w:rPr>
      </w:pPr>
    </w:p>
    <w:p w14:paraId="68FE4E13" w14:textId="77777777" w:rsidR="00E11311" w:rsidRPr="006F1C2D" w:rsidRDefault="0043659F" w:rsidP="0043659F">
      <w:pPr>
        <w:rPr>
          <w:b/>
          <w:rPrChange w:id="132" w:author="NAZ, Mamoona (OLDHAM MEDICAL SERVICES)" w:date="2026-09-22T12:17:00Z" w16du:dateUtc="2026-09-22T16:17:00Z">
            <w:rPr>
              <w:lang w:val="en-US"/>
            </w:rPr>
          </w:rPrChange>
        </w:rPr>
      </w:pPr>
      <w:del w:id="133" w:author="NAZ, Mamoona (OLDHAM MEDICAL SERVICES)" w:date="2026-09-22T12:17:00Z" w16du:dateUtc="2026-09-22T16:17:00Z">
        <w:r w:rsidRPr="00421EE9">
          <w:rPr>
            <w:lang w:val="en-US"/>
          </w:rPr>
          <w:delText>$DOCUMENT_SIGNATURE_AREA$</w:delText>
        </w:r>
      </w:del>
    </w:p>
    <w:sectPr w:rsidR="00E11311" w:rsidRPr="006F1C2D">
      <w:pgSz w:w="11906" w:h="16838"/>
      <w:pgMar w:top="1440" w:right="1440" w:bottom="1440" w:left="1440" w:header="708" w:footer="708" w:gutter="0"/>
      <w:cols w:space="708"/>
      <w:docGrid w:linePitch="360"/>
      <w:sectPrChange w:id="134" w:author="NAZ, Mamoona (OLDHAM MEDICAL SERVICES)" w:date="2026-09-22T12:17:00Z" w16du:dateUtc="2026-09-22T16:17:00Z">
        <w:sectPr w:rsidR="00E11311" w:rsidRPr="006F1C2D">
          <w:pgMar w:top="1418" w:right="851" w:bottom="851" w:left="851"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7573D8"/>
    <w:multiLevelType w:val="hybridMultilevel"/>
    <w:tmpl w:val="D9F64FB6"/>
    <w:lvl w:ilvl="0" w:tplc="76813921">
      <w:start w:val="1"/>
      <w:numFmt w:val="decimal"/>
      <w:lvlText w:val="%1."/>
      <w:lvlJc w:val="left"/>
      <w:pPr>
        <w:ind w:left="720" w:hanging="360"/>
      </w:pPr>
    </w:lvl>
    <w:lvl w:ilvl="1" w:tplc="76813921" w:tentative="1">
      <w:start w:val="1"/>
      <w:numFmt w:val="lowerLetter"/>
      <w:lvlText w:val="%2."/>
      <w:lvlJc w:val="left"/>
      <w:pPr>
        <w:ind w:left="1440" w:hanging="360"/>
      </w:pPr>
    </w:lvl>
    <w:lvl w:ilvl="2" w:tplc="76813921" w:tentative="1">
      <w:start w:val="1"/>
      <w:numFmt w:val="lowerRoman"/>
      <w:lvlText w:val="%3."/>
      <w:lvlJc w:val="right"/>
      <w:pPr>
        <w:ind w:left="2160" w:hanging="180"/>
      </w:pPr>
    </w:lvl>
    <w:lvl w:ilvl="3" w:tplc="76813921" w:tentative="1">
      <w:start w:val="1"/>
      <w:numFmt w:val="decimal"/>
      <w:lvlText w:val="%4."/>
      <w:lvlJc w:val="left"/>
      <w:pPr>
        <w:ind w:left="2880" w:hanging="360"/>
      </w:pPr>
    </w:lvl>
    <w:lvl w:ilvl="4" w:tplc="76813921" w:tentative="1">
      <w:start w:val="1"/>
      <w:numFmt w:val="lowerLetter"/>
      <w:lvlText w:val="%5."/>
      <w:lvlJc w:val="left"/>
      <w:pPr>
        <w:ind w:left="3600" w:hanging="360"/>
      </w:pPr>
    </w:lvl>
    <w:lvl w:ilvl="5" w:tplc="76813921" w:tentative="1">
      <w:start w:val="1"/>
      <w:numFmt w:val="lowerRoman"/>
      <w:lvlText w:val="%6."/>
      <w:lvlJc w:val="right"/>
      <w:pPr>
        <w:ind w:left="4320" w:hanging="180"/>
      </w:pPr>
    </w:lvl>
    <w:lvl w:ilvl="6" w:tplc="76813921" w:tentative="1">
      <w:start w:val="1"/>
      <w:numFmt w:val="decimal"/>
      <w:lvlText w:val="%7."/>
      <w:lvlJc w:val="left"/>
      <w:pPr>
        <w:ind w:left="5040" w:hanging="360"/>
      </w:pPr>
    </w:lvl>
    <w:lvl w:ilvl="7" w:tplc="76813921" w:tentative="1">
      <w:start w:val="1"/>
      <w:numFmt w:val="lowerLetter"/>
      <w:lvlText w:val="%8."/>
      <w:lvlJc w:val="left"/>
      <w:pPr>
        <w:ind w:left="5760" w:hanging="360"/>
      </w:pPr>
    </w:lvl>
    <w:lvl w:ilvl="8" w:tplc="76813921" w:tentative="1">
      <w:start w:val="1"/>
      <w:numFmt w:val="lowerRoman"/>
      <w:lvlText w:val="%9."/>
      <w:lvlJc w:val="right"/>
      <w:pPr>
        <w:ind w:left="6480" w:hanging="180"/>
      </w:pPr>
    </w:lvl>
  </w:abstractNum>
  <w:abstractNum w:abstractNumId="2" w15:restartNumberingAfterBreak="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15:restartNumberingAfterBreak="0">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9B057E0"/>
    <w:multiLevelType w:val="hybridMultilevel"/>
    <w:tmpl w:val="C504E746"/>
    <w:lvl w:ilvl="0" w:tplc="98276655">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67301359">
    <w:abstractNumId w:val="6"/>
  </w:num>
  <w:num w:numId="2" w16cid:durableId="421730415">
    <w:abstractNumId w:val="8"/>
  </w:num>
  <w:num w:numId="3" w16cid:durableId="561256906">
    <w:abstractNumId w:val="9"/>
  </w:num>
  <w:num w:numId="4" w16cid:durableId="851605817">
    <w:abstractNumId w:val="7"/>
  </w:num>
  <w:num w:numId="5" w16cid:durableId="2037415403">
    <w:abstractNumId w:val="3"/>
  </w:num>
  <w:num w:numId="6" w16cid:durableId="516817338">
    <w:abstractNumId w:val="2"/>
  </w:num>
  <w:num w:numId="7" w16cid:durableId="2093163757">
    <w:abstractNumId w:val="5"/>
  </w:num>
  <w:num w:numId="8" w16cid:durableId="1171606825">
    <w:abstractNumId w:val="4"/>
  </w:num>
  <w:num w:numId="9" w16cid:durableId="1499031647">
    <w:abstractNumId w:val="1"/>
  </w:num>
  <w:num w:numId="10"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311"/>
    <w:rsid w:val="00000006"/>
    <w:rsid w:val="000761E4"/>
    <w:rsid w:val="0008331C"/>
    <w:rsid w:val="000B7B5B"/>
    <w:rsid w:val="00102150"/>
    <w:rsid w:val="00133404"/>
    <w:rsid w:val="00166B44"/>
    <w:rsid w:val="001E3833"/>
    <w:rsid w:val="00254AB7"/>
    <w:rsid w:val="00297B9F"/>
    <w:rsid w:val="002B2CB2"/>
    <w:rsid w:val="002B5CB8"/>
    <w:rsid w:val="003828BA"/>
    <w:rsid w:val="00421EE9"/>
    <w:rsid w:val="0043659F"/>
    <w:rsid w:val="00485254"/>
    <w:rsid w:val="00503712"/>
    <w:rsid w:val="005207D7"/>
    <w:rsid w:val="00594E9C"/>
    <w:rsid w:val="005A72CB"/>
    <w:rsid w:val="005D39E8"/>
    <w:rsid w:val="00621E05"/>
    <w:rsid w:val="00643ADD"/>
    <w:rsid w:val="00677B90"/>
    <w:rsid w:val="006C2039"/>
    <w:rsid w:val="006F1C2D"/>
    <w:rsid w:val="00796251"/>
    <w:rsid w:val="007B3339"/>
    <w:rsid w:val="00827729"/>
    <w:rsid w:val="00875E83"/>
    <w:rsid w:val="008D7156"/>
    <w:rsid w:val="0090051E"/>
    <w:rsid w:val="00922AB7"/>
    <w:rsid w:val="009337CB"/>
    <w:rsid w:val="00975CC2"/>
    <w:rsid w:val="009B3A54"/>
    <w:rsid w:val="00A020F2"/>
    <w:rsid w:val="00A26E38"/>
    <w:rsid w:val="00A53FFA"/>
    <w:rsid w:val="00A8494F"/>
    <w:rsid w:val="00A87E91"/>
    <w:rsid w:val="00A93D2D"/>
    <w:rsid w:val="00BC05AD"/>
    <w:rsid w:val="00BD3276"/>
    <w:rsid w:val="00C3076A"/>
    <w:rsid w:val="00CF40EE"/>
    <w:rsid w:val="00D3153B"/>
    <w:rsid w:val="00D35F9E"/>
    <w:rsid w:val="00DA7625"/>
    <w:rsid w:val="00DE3980"/>
    <w:rsid w:val="00DF5EA0"/>
    <w:rsid w:val="00E00355"/>
    <w:rsid w:val="00E11311"/>
    <w:rsid w:val="00E53683"/>
    <w:rsid w:val="00EB76BC"/>
    <w:rsid w:val="00ED277D"/>
    <w:rsid w:val="00F23855"/>
    <w:rsid w:val="00F26689"/>
    <w:rsid w:val="00F275E5"/>
    <w:rsid w:val="00F41C3B"/>
    <w:rsid w:val="00F60B2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D798"/>
  <w15:chartTrackingRefBased/>
  <w15:docId w15:val="{04780F46-4B34-4AD2-A55F-C806105A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7:00Z">
        <w:pPr>
          <w:spacing w:after="160" w:line="259" w:lineRule="auto"/>
        </w:pPr>
      </w:pPrChange>
    </w:pPr>
    <w:rPr>
      <w:rFonts w:cs="Times New Roman"/>
      <w:sz w:val="24"/>
      <w:szCs w:val="24"/>
      <w:lang w:val="en-GB"/>
      <w:rPrChange w:id="0" w:author="NAZ, Mamoona (OLDHAM MEDICAL SERVICES)" w:date="2026-09-22T12:17:00Z">
        <w:rPr>
          <w:rFonts w:asciiTheme="minorHAnsi" w:eastAsiaTheme="minorHAnsi" w:hAnsiTheme="minorHAnsi" w:cstheme="minorBidi"/>
          <w:sz w:val="22"/>
          <w:szCs w:val="22"/>
          <w:lang w:val="nl-BE"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1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DE3980"/>
    <w:pPr>
      <w:spacing w:after="0" w:line="240" w:lineRule="auto"/>
    </w:pPr>
    <w:rPr>
      <w:lang w:val="es-ES"/>
    </w:rPr>
    <w:tblPr>
      <w:tblStyleRowBandSize w:val="1"/>
      <w:tblStyleColBandSize w:val="1"/>
      <w:tblInd w:w="0" w:type="nil"/>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0F0F0"/>
      </w:tcPr>
    </w:tblStylePr>
  </w:style>
  <w:style w:type="table" w:customStyle="1" w:styleId="TableGrid1">
    <w:name w:val="Table Grid1"/>
    <w:basedOn w:val="TableNormal"/>
    <w:next w:val="TableGrid"/>
    <w:uiPriority w:val="39"/>
    <w:rsid w:val="00503712"/>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5B9BD5" w:themeColor="accent1"/>
      <w:spacing w:val="15"/>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5B9BD5" w:themeColor="accent1"/>
      <w:spacing w:val="15"/>
      <w:sz w:val="24"/>
      <w:szCs w:val="24"/>
    </w:rPr>
  </w:style>
  <w:style w:type="table" w:customStyle="1"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paragraph" w:styleId="BalloonText">
    <w:name w:val="Balloon Text"/>
    <w:basedOn w:val="Normal"/>
    <w:link w:val="BalloonTextChar"/>
    <w:uiPriority w:val="99"/>
    <w:semiHidden/>
    <w:unhideWhenUsed/>
    <w:rsid w:val="001021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2150"/>
    <w:rPr>
      <w:rFonts w:ascii="Segoe UI" w:hAnsi="Segoe UI" w:cs="Segoe UI"/>
      <w:sz w:val="18"/>
      <w:szCs w:val="18"/>
    </w:rPr>
  </w:style>
  <w:style w:type="paragraph" w:styleId="ListParagraph">
    <w:name w:val="List Paragraph"/>
    <w:basedOn w:val="Normal"/>
    <w:uiPriority w:val="34"/>
    <w:qFormat/>
    <w:rsid w:val="006F1C2D"/>
    <w:pPr>
      <w:ind w:left="720"/>
      <w:contextualSpacing/>
      <w:pPrChange w:id="1" w:author="NAZ, Mamoona (OLDHAM MEDICAL SERVICES)" w:date="2026-09-22T12:17:00Z">
        <w:pPr>
          <w:ind w:left="720"/>
          <w:contextualSpacing/>
        </w:pPr>
      </w:pPrChange>
    </w:pPr>
    <w:rPr>
      <w:rPrChange w:id="1" w:author="NAZ, Mamoona (OLDHAM MEDICAL SERVICES)" w:date="2026-09-22T12:17: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557482">
      <w:bodyDiv w:val="1"/>
      <w:marLeft w:val="0"/>
      <w:marRight w:val="0"/>
      <w:marTop w:val="0"/>
      <w:marBottom w:val="0"/>
      <w:divBdr>
        <w:top w:val="none" w:sz="0" w:space="0" w:color="auto"/>
        <w:left w:val="none" w:sz="0" w:space="0" w:color="auto"/>
        <w:bottom w:val="none" w:sz="0" w:space="0" w:color="auto"/>
        <w:right w:val="none" w:sz="0" w:space="0" w:color="auto"/>
      </w:divBdr>
    </w:div>
    <w:div w:id="744259523">
      <w:bodyDiv w:val="1"/>
      <w:marLeft w:val="0"/>
      <w:marRight w:val="0"/>
      <w:marTop w:val="0"/>
      <w:marBottom w:val="0"/>
      <w:divBdr>
        <w:top w:val="none" w:sz="0" w:space="0" w:color="auto"/>
        <w:left w:val="none" w:sz="0" w:space="0" w:color="auto"/>
        <w:bottom w:val="none" w:sz="0" w:space="0" w:color="auto"/>
        <w:right w:val="none" w:sz="0" w:space="0" w:color="auto"/>
      </w:divBdr>
    </w:div>
    <w:div w:id="137292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2885</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Arthur Souza Rodrigues</cp:lastModifiedBy>
  <cp:revision>1</cp:revision>
  <dcterms:created xsi:type="dcterms:W3CDTF">2019-03-18T08:32:00Z</dcterms:created>
  <dcterms:modified xsi:type="dcterms:W3CDTF">2026-09-22T16:17:00Z</dcterms:modified>
</cp:coreProperties>
</file>