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E6D60" w14:textId="771BB489" w:rsidR="003C58BC" w:rsidRDefault="005866F1" w:rsidP="005866F1">
      <w:pPr>
        <w:pStyle w:val="ListParagraph"/>
        <w:numPr>
          <w:ilvl w:val="0"/>
          <w:numId w:val="1"/>
        </w:numPr>
        <w:rPr>
          <w:ins w:id="8" w:author="Nick Bernal" w:date="2026-09-26T15:15:00Z" w16du:dateUtc="2026-09-26T19:15:00Z"/>
        </w:rPr>
      </w:pPr>
      <w:ins w:id="9" w:author="Nick Bernal" w:date="2026-09-26T15:15:00Z" w16du:dateUtc="2026-09-26T19:15:00Z">
        <w:r>
          <w:t>One</w:t>
        </w:r>
        <w:r>
          <w:br/>
          <w:t>test</w:t>
        </w:r>
        <w:r>
          <w:br/>
        </w:r>
        <w:r>
          <w:br/>
          <w:t>after space</w:t>
        </w:r>
      </w:ins>
    </w:p>
    <w:p w14:paraId="738FE36F" w14:textId="77777777" w:rsidR="005866F1" w:rsidRDefault="005866F1" w:rsidP="005866F1">
      <w:pPr>
        <w:rPr>
          <w:ins w:id="10" w:author="Nick Bernal" w:date="2026-09-26T15:15:00Z" w16du:dateUtc="2026-09-26T19:15:00Z"/>
        </w:rPr>
      </w:pPr>
    </w:p>
    <w:p w14:paraId="5AB15E4D" w14:textId="196AD406" w:rsidR="005866F1" w:rsidRDefault="005866F1" w:rsidP="005866F1">
      <w:pPr>
        <w:pStyle w:val="ListParagraph"/>
        <w:numPr>
          <w:ilvl w:val="0"/>
          <w:numId w:val="1"/>
        </w:numPr>
        <w:rPr>
          <w:ins w:id="11" w:author="Nick Bernal" w:date="2026-09-26T15:15:00Z" w16du:dateUtc="2026-09-26T19:15:00Z"/>
        </w:rPr>
      </w:pPr>
      <w:ins w:id="12" w:author="Nick Bernal" w:date="2026-09-26T15:15:00Z" w16du:dateUtc="2026-09-26T19:15:00Z">
        <w:r>
          <w:t>TWO</w:t>
        </w:r>
      </w:ins>
    </w:p>
    <w:p w14:paraId="3D6F7979" w14:textId="668548CE" w:rsidR="000D0750" w:rsidRDefault="000D0750" w:rsidP="000D0750">
      <w:pPr>
        <w:tabs>
          <w:tab w:val="right" w:leader="dot" w:pos="4306"/>
        </w:tabs>
        <w:spacing w:line="276" w:lineRule="auto"/>
        <w:rPr>
          <w:del w:id="13" w:author="Nick Bernal" w:date="2026-09-26T15:15:00Z" w16du:dateUtc="2026-09-26T19:15:00Z"/>
        </w:rPr>
      </w:pPr>
      <w:del w:id="14" w:author="Nick Bernal" w:date="2026-09-26T15:15:00Z" w16du:dateUtc="2026-09-26T19:15:00Z">
        <w:r>
          <w:delText>Page</w:delText>
        </w:r>
        <w:r>
          <w:tab/>
          <w:delText>1</w:delText>
        </w:r>
      </w:del>
    </w:p>
    <w:p w14:paraId="37EE0B4A" w14:textId="6F184F49" w:rsidR="000D0750" w:rsidRDefault="000D0750" w:rsidP="000D0750">
      <w:pPr>
        <w:tabs>
          <w:tab w:val="right" w:leader="dot" w:pos="4306"/>
        </w:tabs>
        <w:spacing w:line="276" w:lineRule="auto"/>
        <w:rPr>
          <w:del w:id="15" w:author="Nick Bernal" w:date="2026-09-26T15:15:00Z" w16du:dateUtc="2026-09-26T19:15:00Z"/>
        </w:rPr>
      </w:pPr>
      <w:del w:id="16" w:author="Nick Bernal" w:date="2026-09-26T15:15:00Z" w16du:dateUtc="2026-09-26T19:15:00Z">
        <w:r>
          <w:delText>Page</w:delText>
        </w:r>
        <w:r>
          <w:tab/>
          <w:delText>2</w:delText>
        </w:r>
        <w:r>
          <w:br/>
          <w:delText>Page</w:delText>
        </w:r>
        <w:r>
          <w:tab/>
          <w:delText>5</w:delText>
        </w:r>
        <w:r>
          <w:tab/>
        </w:r>
      </w:del>
    </w:p>
    <w:p w14:paraId="0E44655B" w14:textId="2246E1E0" w:rsidR="000D0750" w:rsidRDefault="000D0750" w:rsidP="000D0750">
      <w:pPr>
        <w:tabs>
          <w:tab w:val="right" w:leader="dot" w:pos="4306"/>
        </w:tabs>
        <w:spacing w:line="276" w:lineRule="auto"/>
        <w:rPr>
          <w:del w:id="17" w:author="Nick Bernal" w:date="2026-09-26T15:15:00Z" w16du:dateUtc="2026-09-26T19:15:00Z"/>
        </w:rPr>
      </w:pPr>
      <w:del w:id="18" w:author="Nick Bernal" w:date="2026-09-26T15:15:00Z" w16du:dateUtc="2026-09-26T19:15:00Z">
        <w:r>
          <w:delText>Page</w:delText>
        </w:r>
        <w:r>
          <w:tab/>
          <w:delText>3</w:delText>
        </w:r>
      </w:del>
    </w:p>
    <w:p w14:paraId="2D382002" w14:textId="79D44BF4" w:rsidR="000D0750" w:rsidRDefault="000D0750" w:rsidP="000D0750">
      <w:pPr>
        <w:tabs>
          <w:tab w:val="right" w:leader="dot" w:pos="4306"/>
        </w:tabs>
        <w:spacing w:line="276" w:lineRule="auto"/>
        <w:rPr>
          <w:del w:id="19" w:author="Nick Bernal" w:date="2026-09-26T15:15:00Z" w16du:dateUtc="2026-09-26T19:15:00Z"/>
        </w:rPr>
      </w:pPr>
      <w:del w:id="20" w:author="Nick Bernal" w:date="2026-09-26T15:15:00Z" w16du:dateUtc="2026-09-26T19:15:00Z">
        <w:r>
          <w:delText>Page</w:delText>
        </w:r>
        <w:r>
          <w:tab/>
          <w:delText>4</w:delText>
        </w:r>
      </w:del>
    </w:p>
    <w:p w14:paraId="6BC6124E" w14:textId="1C067E35" w:rsidR="000D0750" w:rsidRDefault="000D0750" w:rsidP="000D0750">
      <w:pPr>
        <w:tabs>
          <w:tab w:val="right" w:leader="dot" w:pos="4306"/>
        </w:tabs>
        <w:spacing w:line="276" w:lineRule="auto"/>
        <w:rPr>
          <w:del w:id="21" w:author="Nick Bernal" w:date="2026-09-26T15:15:00Z" w16du:dateUtc="2026-09-26T19:15:00Z"/>
        </w:rPr>
        <w:sectPr w:rsidR="000D0750" w:rsidSect="000D0750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del w:id="22" w:author="Nick Bernal" w:date="2026-09-26T15:15:00Z" w16du:dateUtc="2026-09-26T19:15:00Z">
        <w:r>
          <w:delText>Page</w:delText>
        </w:r>
        <w:r>
          <w:tab/>
          <w:delText>6</w:delText>
        </w:r>
        <w:r>
          <w:br/>
        </w:r>
      </w:del>
    </w:p>
    <w:p w14:paraId="2AC89342" w14:textId="77777777" w:rsidR="000D0750" w:rsidRDefault="000D0750" w:rsidP="005866F1">
      <w:pPr>
        <w:pPrChange w:id="23" w:author="Nick Bernal" w:date="2026-09-26T15:15:00Z" w16du:dateUtc="2026-09-26T19:15:00Z">
          <w:pPr>
            <w:tabs>
              <w:tab w:val="right" w:leader="dot" w:pos="4306"/>
            </w:tabs>
            <w:spacing w:line="276" w:lineRule="auto"/>
          </w:pPr>
        </w:pPrChange>
      </w:pPr>
    </w:p>
    <w:sectPr w:rsidR="000D0750">
      <w:type w:val="nextPage"/>
      <w:pgSz w:w="12240" w:h="15840"/>
      <w:pgMar w:top="1440" w:right="1440" w:bottom="1440" w:left="1440" w:header="720" w:footer="720" w:gutter="0"/>
      <w:cols w:num="1" w:space="720"/>
      <w:docGrid w:linePitch="360"/>
      <w:sectPrChange w:id="24" w:author="Nick Bernal" w:date="2026-09-26T15:15:00Z" w16du:dateUtc="2026-09-26T19:15:00Z">
        <w:sectPr w:rsidR="000D0750">
          <w:type w:val="continuous"/>
          <w:pgMar w:top="1440" w:right="1440" w:bottom="1440" w:left="1440" w:header="720" w:footer="720" w:gutter="0"/>
          <w:cols w:num="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40976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0"/>
    <w:rsid w:val="000A2BB0"/>
    <w:rsid w:val="000A6EDE"/>
    <w:rsid w:val="000D0750"/>
    <w:rsid w:val="00124CEA"/>
    <w:rsid w:val="001B0BB6"/>
    <w:rsid w:val="002E1CBC"/>
    <w:rsid w:val="003361CB"/>
    <w:rsid w:val="00360F1B"/>
    <w:rsid w:val="00394854"/>
    <w:rsid w:val="003C1D14"/>
    <w:rsid w:val="003C38F9"/>
    <w:rsid w:val="003C58BC"/>
    <w:rsid w:val="005866F1"/>
    <w:rsid w:val="00744FED"/>
    <w:rsid w:val="00931F1A"/>
    <w:rsid w:val="00AF4127"/>
    <w:rsid w:val="00C61D86"/>
    <w:rsid w:val="00DD3505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966"/>
  <w15:chartTrackingRefBased/>
  <w15:docId w15:val="{3D44B5C2-8414-AC44-8221-4E75273E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Nick Bernal" w:date="2026-09-26T15:15:00Z">
        <w:pPr>
          <w:spacing w:after="160" w:line="278" w:lineRule="auto"/>
        </w:pPr>
      </w:pPrChange>
    </w:pPr>
    <w:rPr>
      <w:rFonts w:ascii="Arial" w:hAnsi="Arial"/>
      <w:rPrChange w:id="0" w:author="Nick Bernal" w:date="2026-09-26T15:15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D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F1"/>
    <w:pPr>
      <w:keepNext/>
      <w:keepLines/>
      <w:spacing w:before="40"/>
      <w:outlineLvl w:val="5"/>
      <w:pPrChange w:id="1" w:author="Nick Bernal" w:date="2026-09-26T15:15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1" w:author="Nick Bernal" w:date="2026-09-26T15:1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/>
      <w:outlineLvl w:val="6"/>
      <w:pPrChange w:id="2" w:author="Nick Bernal" w:date="2026-09-26T15:15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2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outlineLvl w:val="7"/>
      <w:pPrChange w:id="3" w:author="Nick Bernal" w:date="2026-09-26T15:15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3" w:author="Nick Bernal" w:date="2026-09-26T15:1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outlineLvl w:val="8"/>
      <w:pPrChange w:id="4" w:author="Nick Bernal" w:date="2026-09-26T15:15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4" w:author="Nick Bernal" w:date="2026-09-26T15:1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F1"/>
    <w:pPr>
      <w:spacing w:after="80"/>
      <w:contextualSpacing/>
      <w:pPrChange w:id="5" w:author="Nick Bernal" w:date="2026-09-26T15:1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5" w:author="Nick Bernal" w:date="2026-09-26T15:1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D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F1"/>
    <w:pPr>
      <w:numPr>
        <w:ilvl w:val="1"/>
      </w:numPr>
      <w:spacing w:after="160"/>
      <w:pPrChange w:id="6" w:author="Nick Bernal" w:date="2026-09-26T15:15:00Z">
        <w:pPr>
          <w:numPr>
            <w:ilvl w:val="1"/>
          </w:numPr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6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D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/>
      <w:jc w:val="center"/>
      <w:pPrChange w:id="7" w:author="Nick Bernal" w:date="2026-09-26T15:15:00Z">
        <w:pPr>
          <w:spacing w:before="160"/>
          <w:jc w:val="center"/>
        </w:pPr>
      </w:pPrChange>
    </w:pPr>
    <w:rPr>
      <w:i/>
      <w:iCs/>
      <w:color w:val="404040" w:themeColor="text1" w:themeTint="BF"/>
      <w:rPrChange w:id="7" w:author="Nick Bernal" w:date="2026-09-26T15:15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D0750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5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2026-01-12T19:34:00Z</dcterms:created>
  <dcterms:modified xsi:type="dcterms:W3CDTF">2026-09-26T19:15:00Z</dcterms:modified>
</cp:coreProperties>
</file>