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8D3D3E" w14:textId="77777777" w:rsidR="00892061" w:rsidRDefault="006E45CB">
      <w:pPr>
        <w:rPr>
          <w:ins w:id="0" w:author="Author" w:date="2026-06-29T11:09:00Z" w16du:dateUtc="2026-06-29T15:09:00Z"/>
        </w:rPr>
      </w:pPr>
      <w:ins w:id="1" w:author="Author" w:date="2026-06-29T11:09:00Z" w16du:dateUtc="2026-06-29T15:09:00Z">
        <w:r>
          <w:t>Inventory List</w:t>
        </w:r>
      </w:ins>
    </w:p>
    <w:p w14:paraId="78735F32" w14:textId="77777777" w:rsidR="00892061" w:rsidRDefault="00892061">
      <w:pPr>
        <w:rPr>
          <w:ins w:id="2" w:author="Author" w:date="2026-06-29T11:09:00Z" w16du:dateUtc="2026-06-29T15:09:00Z"/>
        </w:rPr>
      </w:pPr>
    </w:p>
    <w:p w14:paraId="7D17E723" w14:textId="77777777" w:rsidR="00892061" w:rsidRDefault="00892061">
      <w:pPr>
        <w:rPr>
          <w:ins w:id="3" w:author="Author" w:date="2026-06-29T11:09:00Z" w16du:dateUtc="2026-06-29T15:0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92061" w14:paraId="75E68562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3229" w14:textId="77777777" w:rsidR="00892061" w:rsidRDefault="006E45CB">
            <w:pPr>
              <w:rPr>
                <w:ins w:id="5" w:author="Author" w:date="2026-06-29T11:09:00Z" w16du:dateUtc="2026-06-29T15:09:00Z"/>
              </w:rPr>
            </w:pPr>
            <w:ins w:id="6" w:author="Author" w:date="2026-06-29T11:09:00Z" w16du:dateUtc="2026-06-29T15:09:00Z">
              <w:r>
                <w:t>Item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1FE4" w14:textId="77777777" w:rsidR="00892061" w:rsidRDefault="006E45CB">
            <w:pPr>
              <w:rPr>
                <w:ins w:id="7" w:author="Author" w:date="2026-06-29T11:09:00Z" w16du:dateUtc="2026-06-29T15:09:00Z"/>
              </w:rPr>
            </w:pPr>
            <w:ins w:id="8" w:author="Author" w:date="2026-06-29T11:09:00Z" w16du:dateUtc="2026-06-29T15:09:00Z">
              <w:r>
                <w:t>Stock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4553A" w14:textId="77777777" w:rsidR="00892061" w:rsidRDefault="006E45CB">
            <w:pPr>
              <w:rPr>
                <w:ins w:id="9" w:author="Author" w:date="2026-06-29T11:09:00Z" w16du:dateUtc="2026-06-29T15:09:00Z"/>
              </w:rPr>
            </w:pPr>
            <w:ins w:id="10" w:author="Author" w:date="2026-06-29T11:09:00Z" w16du:dateUtc="2026-06-29T15:09:00Z">
              <w:r>
                <w:t>Price</w:t>
              </w:r>
            </w:ins>
          </w:p>
        </w:tc>
      </w:tr>
      <w:tr w:rsidR="00892061" w14:paraId="1FADEA7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7EF6C" w14:textId="77777777" w:rsidR="00892061" w:rsidRDefault="006E45CB">
            <w:pPr>
              <w:rPr>
                <w:ins w:id="12" w:author="Author" w:date="2026-06-29T11:09:00Z" w16du:dateUtc="2026-06-29T15:09:00Z"/>
              </w:rPr>
            </w:pPr>
            <w:del w:id="13" w:author="Online User" w:date="2026-05-14T20:35:00Z">
              <w:r>
                <w:delText>Laptop Pro 15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CE97" w14:textId="77777777" w:rsidR="00892061" w:rsidRDefault="006E45CB">
            <w:pPr>
              <w:rPr>
                <w:ins w:id="14" w:author="Author" w:date="2026-06-29T11:09:00Z" w16du:dateUtc="2026-06-29T15:09:00Z"/>
              </w:rPr>
            </w:pPr>
            <w:ins w:id="15" w:author="Author" w:date="2026-06-29T11:09:00Z" w16du:dateUtc="2026-06-29T15:09:00Z">
              <w:r>
                <w:t>10 units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A2DDA" w14:textId="77777777" w:rsidR="00892061" w:rsidRDefault="006E45CB">
            <w:pPr>
              <w:rPr>
                <w:ins w:id="16" w:author="Author" w:date="2026-06-29T11:09:00Z" w16du:dateUtc="2026-06-29T15:09:00Z"/>
              </w:rPr>
            </w:pPr>
            <w:ins w:id="17" w:author="Author" w:date="2026-06-29T11:09:00Z" w16du:dateUtc="2026-06-29T15:09:00Z">
              <w:r>
                <w:t>$1,200</w:t>
              </w:r>
            </w:ins>
          </w:p>
        </w:tc>
      </w:tr>
      <w:tr w:rsidR="00892061" w14:paraId="5B8ABA2B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Author" w:date="2026-06-29T11:09:00Z" w16du:dateUtc="2026-06-29T1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FB79" w14:textId="77777777" w:rsidR="00892061" w:rsidRDefault="006E45CB">
            <w:pPr>
              <w:rPr>
                <w:ins w:id="19" w:author="Author" w:date="2026-06-29T11:09:00Z" w16du:dateUtc="2026-06-29T15:09:00Z"/>
              </w:rPr>
            </w:pPr>
            <w:ins w:id="20" w:author="Author" w:date="2026-06-29T11:09:00Z" w16du:dateUtc="2026-06-29T15:09:00Z">
              <w:r>
                <w:t>Wireless Mouse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30CA" w14:textId="77777777" w:rsidR="00892061" w:rsidRDefault="006E45CB">
            <w:pPr>
              <w:rPr>
                <w:ins w:id="21" w:author="Author" w:date="2026-06-29T11:09:00Z" w16du:dateUtc="2026-06-29T15:09:00Z"/>
              </w:rPr>
            </w:pPr>
            <w:del w:id="22" w:author="Online User" w:date="2026-05-14T20:35:00Z">
              <w:r>
                <w:delText>50 units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9B82" w14:textId="77777777" w:rsidR="00892061" w:rsidRDefault="006E45CB">
            <w:pPr>
              <w:rPr>
                <w:ins w:id="23" w:author="Author" w:date="2026-06-29T11:09:00Z" w16du:dateUtc="2026-06-29T15:09:00Z"/>
              </w:rPr>
            </w:pPr>
            <w:ins w:id="24" w:author="Author" w:date="2026-06-29T11:09:00Z" w16du:dateUtc="2026-06-29T15:09:00Z">
              <w:r>
                <w:t>$25</w:t>
              </w:r>
            </w:ins>
          </w:p>
        </w:tc>
      </w:tr>
    </w:tbl>
    <w:p w14:paraId="0AE96E96" w14:textId="77777777" w:rsidR="00025A61" w:rsidRDefault="006E45CB">
      <w:pPr>
        <w:rPr>
          <w:del w:id="25" w:author="Author" w:date="2026-06-29T11:09:00Z" w16du:dateUtc="2026-06-29T15:09:00Z"/>
        </w:rPr>
      </w:pPr>
      <w:del w:id="26" w:author="Author" w:date="2026-06-29T11:09:00Z" w16du:dateUtc="2026-06-29T15:09:00Z">
        <w:r>
          <w:delText>Insert Link Demo</w:delText>
        </w:r>
      </w:del>
    </w:p>
    <w:p w14:paraId="38442F48" w14:textId="77777777" w:rsidR="00025A61" w:rsidRDefault="006E45CB">
      <w:pPr>
        <w:rPr>
          <w:del w:id="27" w:author="Author" w:date="2026-06-29T11:09:00Z" w16du:dateUtc="2026-06-29T15:09:00Z"/>
        </w:rPr>
      </w:pPr>
      <w:del w:id="28" w:author="Author" w:date="2026-06-29T11:09:00Z" w16du:dateUtc="2026-06-29T15:09:00Z">
        <w:r>
          <w:delText>This document demonstrates inserting hyperlinks.</w:delText>
        </w:r>
      </w:del>
    </w:p>
    <w:p w14:paraId="2AD6BF3D" w14:textId="77777777" w:rsidR="00025A61" w:rsidRDefault="006E45CB">
      <w:del w:id="29" w:author="Author" w:date="2026-06-29T11:09:00Z" w16du:dateUtc="2026-06-29T15:09:00Z">
        <w:r>
          <w:fldChar w:fldCharType="begin"/>
        </w:r>
        <w:r>
          <w:delInstrText>HYPERLINK "https://example.com" \h</w:delInstrText>
        </w:r>
        <w:r>
          <w:fldChar w:fldCharType="separate"/>
        </w:r>
        <w:r>
          <w:delText>Click here to visit example.com</w:delText>
        </w:r>
        <w:r>
          <w:fldChar w:fldCharType="end"/>
        </w:r>
      </w:del>
    </w:p>
    <w:sectPr w:rsidR="00025A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A61"/>
    <w:rsid w:val="00025A61"/>
    <w:rsid w:val="00325BC5"/>
    <w:rsid w:val="006E45CB"/>
    <w:rsid w:val="00892061"/>
    <w:rsid w:val="0091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81889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2026-06-29T15:09:00Z</dcterms:modified>
</cp:coreProperties>
</file>