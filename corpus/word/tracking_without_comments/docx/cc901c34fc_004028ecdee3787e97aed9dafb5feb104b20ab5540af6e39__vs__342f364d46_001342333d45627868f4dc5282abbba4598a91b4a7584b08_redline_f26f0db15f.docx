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87ACD" w14:textId="77777777" w:rsidR="00687B50" w:rsidRPr="00854C26" w:rsidRDefault="00854C26" w:rsidP="0061350B">
      <w:pPr>
        <w:spacing w:before="360" w:after="240" w:line="240" w:lineRule="auto"/>
        <w:jc w:val="center"/>
        <w:rPr>
          <w:ins w:id="0" w:author="Pribil-Kövesdy Döníz" w:date="2026-09-22T12:28:00Z" w16du:dateUtc="2026-09-22T16:28:00Z"/>
          <w:rFonts w:cstheme="minorHAnsi"/>
          <w:b/>
          <w:smallCaps/>
          <w:sz w:val="32"/>
          <w:szCs w:val="32"/>
        </w:rPr>
      </w:pPr>
      <w:ins w:id="1" w:author="Pribil-Kövesdy Döníz" w:date="2026-09-22T12:28:00Z" w16du:dateUtc="2026-09-22T16:28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EBBE74F" w14:textId="77777777" w:rsidR="00854C26" w:rsidRPr="00854C26" w:rsidRDefault="00854C26" w:rsidP="0061350B">
      <w:pPr>
        <w:spacing w:before="360" w:after="300" w:line="240" w:lineRule="auto"/>
        <w:rPr>
          <w:ins w:id="2" w:author="Pribil-Kövesdy Döníz" w:date="2026-09-22T12:28:00Z" w16du:dateUtc="2026-09-22T16:28:00Z"/>
          <w:sz w:val="28"/>
          <w:szCs w:val="28"/>
        </w:rPr>
      </w:pPr>
      <w:ins w:id="3" w:author="Pribil-Kövesdy Döníz" w:date="2026-09-22T12:28:00Z" w16du:dateUtc="2026-09-22T16:28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7C13B958" w14:textId="77777777" w:rsidTr="00AD06DF">
        <w:trPr>
          <w:ins w:id="4" w:author="Pribil-Kövesdy Döníz" w:date="2026-09-22T12:28:00Z" w16du:dateUtc="2026-09-22T16:28:00Z"/>
        </w:trPr>
        <w:tc>
          <w:tcPr>
            <w:tcW w:w="2802" w:type="dxa"/>
          </w:tcPr>
          <w:p w14:paraId="79A59D8F" w14:textId="77777777" w:rsidR="00854C26" w:rsidRDefault="00854C26" w:rsidP="00391C9E">
            <w:pPr>
              <w:rPr>
                <w:ins w:id="5" w:author="Pribil-Kövesdy Döníz" w:date="2026-09-22T12:28:00Z" w16du:dateUtc="2026-09-22T16:28:00Z"/>
              </w:rPr>
            </w:pPr>
            <w:ins w:id="6" w:author="Pribil-Kövesdy Döníz" w:date="2026-09-22T12:28:00Z" w16du:dateUtc="2026-09-22T16:28:00Z">
              <w:r>
                <w:t>Név</w:t>
              </w:r>
            </w:ins>
          </w:p>
        </w:tc>
        <w:tc>
          <w:tcPr>
            <w:tcW w:w="11340" w:type="dxa"/>
          </w:tcPr>
          <w:p w14:paraId="619A6B50" w14:textId="77777777" w:rsidR="00854C26" w:rsidRDefault="00854C26" w:rsidP="00391C9E">
            <w:pPr>
              <w:rPr>
                <w:ins w:id="7" w:author="Pribil-Kövesdy Döníz" w:date="2026-09-22T12:28:00Z" w16du:dateUtc="2026-09-22T16:28:00Z"/>
              </w:rPr>
            </w:pPr>
          </w:p>
        </w:tc>
      </w:tr>
      <w:tr w:rsidR="00854C26" w14:paraId="01C7AA71" w14:textId="77777777" w:rsidTr="00AD06DF">
        <w:trPr>
          <w:ins w:id="8" w:author="Pribil-Kövesdy Döníz" w:date="2026-09-22T12:28:00Z" w16du:dateUtc="2026-09-22T16:28:00Z"/>
        </w:trPr>
        <w:tc>
          <w:tcPr>
            <w:tcW w:w="2802" w:type="dxa"/>
          </w:tcPr>
          <w:p w14:paraId="1BBA6AA5" w14:textId="77777777" w:rsidR="00854C26" w:rsidRDefault="00F520F7" w:rsidP="00F520F7">
            <w:pPr>
              <w:rPr>
                <w:ins w:id="9" w:author="Pribil-Kövesdy Döníz" w:date="2026-09-22T12:28:00Z" w16du:dateUtc="2026-09-22T16:28:00Z"/>
              </w:rPr>
            </w:pPr>
            <w:ins w:id="10" w:author="Pribil-Kövesdy Döníz" w:date="2026-09-22T12:28:00Z" w16du:dateUtc="2026-09-22T16:28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5999F137" w14:textId="77777777" w:rsidR="00854C26" w:rsidRDefault="00854C26" w:rsidP="00391C9E">
            <w:pPr>
              <w:rPr>
                <w:ins w:id="11" w:author="Pribil-Kövesdy Döníz" w:date="2026-09-22T12:28:00Z" w16du:dateUtc="2026-09-22T16:28:00Z"/>
              </w:rPr>
            </w:pPr>
          </w:p>
        </w:tc>
      </w:tr>
    </w:tbl>
    <w:p w14:paraId="63E27442" w14:textId="77777777" w:rsidR="00854C26" w:rsidRPr="00854C26" w:rsidRDefault="00854C26" w:rsidP="0061350B">
      <w:pPr>
        <w:spacing w:before="360" w:line="240" w:lineRule="auto"/>
        <w:rPr>
          <w:ins w:id="12" w:author="Pribil-Kövesdy Döníz" w:date="2026-09-22T12:28:00Z" w16du:dateUtc="2026-09-22T16:28:00Z"/>
          <w:sz w:val="28"/>
          <w:szCs w:val="28"/>
        </w:rPr>
      </w:pPr>
      <w:ins w:id="13" w:author="Pribil-Kövesdy Döníz" w:date="2026-09-22T12:28:00Z" w16du:dateUtc="2026-09-22T16:2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41EE3317" w14:textId="77777777" w:rsidTr="0061350B">
        <w:trPr>
          <w:trHeight w:val="1168"/>
          <w:ins w:id="14" w:author="Pribil-Kövesdy Döníz" w:date="2026-09-22T12:28:00Z" w16du:dateUtc="2026-09-22T16:28:00Z"/>
        </w:trPr>
        <w:tc>
          <w:tcPr>
            <w:tcW w:w="2802" w:type="dxa"/>
          </w:tcPr>
          <w:p w14:paraId="01930590" w14:textId="77777777" w:rsidR="00854C26" w:rsidRDefault="00A236F9" w:rsidP="00391C9E">
            <w:pPr>
              <w:rPr>
                <w:ins w:id="15" w:author="Pribil-Kövesdy Döníz" w:date="2026-09-22T12:28:00Z" w16du:dateUtc="2026-09-22T16:28:00Z"/>
              </w:rPr>
            </w:pPr>
            <w:ins w:id="16" w:author="Pribil-Kövesdy Döníz" w:date="2026-09-22T12:28:00Z" w16du:dateUtc="2026-09-22T16:28:00Z">
              <w:r>
                <w:t>Mobilitás típusa</w:t>
              </w:r>
            </w:ins>
          </w:p>
          <w:p w14:paraId="004919EB" w14:textId="77777777" w:rsidR="00A236F9" w:rsidRDefault="00A236F9" w:rsidP="00391C9E">
            <w:pPr>
              <w:rPr>
                <w:ins w:id="17" w:author="Pribil-Kövesdy Döníz" w:date="2026-09-22T12:28:00Z" w16du:dateUtc="2026-09-22T16:28:00Z"/>
              </w:rPr>
            </w:pPr>
            <w:ins w:id="18" w:author="Pribil-Kövesdy Döníz" w:date="2026-09-22T12:28:00Z" w16du:dateUtc="2026-09-22T16:2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0F73ED1F" w14:textId="77777777" w:rsidR="00854C26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19" w:author="Pribil-Kövesdy Döníz" w:date="2026-09-22T12:28:00Z" w16du:dateUtc="2026-09-22T16:28:00Z"/>
              </w:rPr>
            </w:pPr>
            <w:ins w:id="20" w:author="Pribil-Kövesdy Döníz" w:date="2026-09-22T12:28:00Z" w16du:dateUtc="2026-09-22T16:28:00Z">
              <w:r>
                <w:t>szakmai továbbképzés</w:t>
              </w:r>
            </w:ins>
          </w:p>
          <w:p w14:paraId="6D5C6555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21" w:author="Pribil-Kövesdy Döníz" w:date="2026-09-22T12:28:00Z" w16du:dateUtc="2026-09-22T16:28:00Z"/>
              </w:rPr>
            </w:pPr>
            <w:ins w:id="22" w:author="Pribil-Kövesdy Döníz" w:date="2026-09-22T12:28:00Z" w16du:dateUtc="2026-09-22T16:28:00Z">
              <w:r>
                <w:t>nyelvtanfolyam</w:t>
              </w:r>
            </w:ins>
          </w:p>
          <w:p w14:paraId="0CA8629F" w14:textId="77777777" w:rsidR="00A236F9" w:rsidRDefault="00F520F7" w:rsidP="00391C9E">
            <w:pPr>
              <w:pStyle w:val="ListParagraph"/>
              <w:numPr>
                <w:ilvl w:val="0"/>
                <w:numId w:val="5"/>
              </w:numPr>
              <w:rPr>
                <w:ins w:id="23" w:author="Pribil-Kövesdy Döníz" w:date="2026-09-22T12:28:00Z" w16du:dateUtc="2026-09-22T16:28:00Z"/>
              </w:rPr>
            </w:pPr>
            <w:ins w:id="24" w:author="Pribil-Kövesdy Döníz" w:date="2026-09-22T12:28:00Z" w16du:dateUtc="2026-09-22T16:28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2DC2117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25" w:author="Pribil-Kövesdy Döníz" w:date="2026-09-22T12:28:00Z" w16du:dateUtc="2026-09-22T16:28:00Z"/>
              </w:rPr>
            </w:pPr>
            <w:ins w:id="26" w:author="Pribil-Kövesdy Döníz" w:date="2026-09-22T12:28:00Z" w16du:dateUtc="2026-09-22T16:28:00Z">
              <w:r>
                <w:t>oktatási tevékenység</w:t>
              </w:r>
            </w:ins>
          </w:p>
        </w:tc>
      </w:tr>
      <w:tr w:rsidR="00A236F9" w14:paraId="1F3900AB" w14:textId="77777777" w:rsidTr="00AD06DF">
        <w:trPr>
          <w:ins w:id="27" w:author="Pribil-Kövesdy Döníz" w:date="2026-09-22T12:28:00Z" w16du:dateUtc="2026-09-22T16:28:00Z"/>
        </w:trPr>
        <w:tc>
          <w:tcPr>
            <w:tcW w:w="2802" w:type="dxa"/>
          </w:tcPr>
          <w:p w14:paraId="6A2ADAFC" w14:textId="77777777" w:rsidR="00A236F9" w:rsidRDefault="00A236F9" w:rsidP="00391C9E">
            <w:pPr>
              <w:rPr>
                <w:ins w:id="28" w:author="Pribil-Kövesdy Döníz" w:date="2026-09-22T12:28:00Z" w16du:dateUtc="2026-09-22T16:28:00Z"/>
              </w:rPr>
            </w:pPr>
            <w:ins w:id="29" w:author="Pribil-Kövesdy Döníz" w:date="2026-09-22T12:28:00Z" w16du:dateUtc="2026-09-22T16:28:00Z">
              <w:r>
                <w:t>Továbbképzés címe</w:t>
              </w:r>
            </w:ins>
          </w:p>
          <w:p w14:paraId="091FE964" w14:textId="77777777" w:rsidR="00A236F9" w:rsidRDefault="00A236F9" w:rsidP="00391C9E">
            <w:pPr>
              <w:rPr>
                <w:ins w:id="30" w:author="Pribil-Kövesdy Döníz" w:date="2026-09-22T12:28:00Z" w16du:dateUtc="2026-09-22T16:28:00Z"/>
              </w:rPr>
            </w:pPr>
            <w:ins w:id="31" w:author="Pribil-Kövesdy Döníz" w:date="2026-09-22T12:28:00Z" w16du:dateUtc="2026-09-22T16:28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8494DC3" w14:textId="77777777" w:rsidR="00A236F9" w:rsidRDefault="00A236F9" w:rsidP="00391C9E">
            <w:pPr>
              <w:rPr>
                <w:ins w:id="32" w:author="Pribil-Kövesdy Döníz" w:date="2026-09-22T12:28:00Z" w16du:dateUtc="2026-09-22T16:28:00Z"/>
              </w:rPr>
            </w:pPr>
          </w:p>
        </w:tc>
      </w:tr>
      <w:tr w:rsidR="00A236F9" w14:paraId="67025831" w14:textId="77777777" w:rsidTr="0061350B">
        <w:trPr>
          <w:trHeight w:val="428"/>
          <w:ins w:id="33" w:author="Pribil-Kövesdy Döníz" w:date="2026-09-22T12:28:00Z" w16du:dateUtc="2026-09-22T16:28:00Z"/>
        </w:trPr>
        <w:tc>
          <w:tcPr>
            <w:tcW w:w="2802" w:type="dxa"/>
          </w:tcPr>
          <w:p w14:paraId="68DB56E4" w14:textId="77777777" w:rsidR="00A236F9" w:rsidRDefault="00A236F9" w:rsidP="00391C9E">
            <w:pPr>
              <w:rPr>
                <w:ins w:id="34" w:author="Pribil-Kövesdy Döníz" w:date="2026-09-22T12:28:00Z" w16du:dateUtc="2026-09-22T16:28:00Z"/>
              </w:rPr>
            </w:pPr>
            <w:ins w:id="35" w:author="Pribil-Kövesdy Döníz" w:date="2026-09-22T12:28:00Z" w16du:dateUtc="2026-09-22T16:28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1A16090" w14:textId="77777777" w:rsidR="005E7FFD" w:rsidRDefault="005E7FFD" w:rsidP="00391C9E">
            <w:pPr>
              <w:rPr>
                <w:ins w:id="36" w:author="Pribil-Kövesdy Döníz" w:date="2026-09-22T12:28:00Z" w16du:dateUtc="2026-09-22T16:28:00Z"/>
              </w:rPr>
            </w:pPr>
          </w:p>
        </w:tc>
      </w:tr>
      <w:tr w:rsidR="005E7FFD" w14:paraId="56EBF892" w14:textId="77777777" w:rsidTr="0061350B">
        <w:trPr>
          <w:trHeight w:val="703"/>
          <w:ins w:id="37" w:author="Pribil-Kövesdy Döníz" w:date="2026-09-22T12:28:00Z" w16du:dateUtc="2026-09-22T16:28:00Z"/>
        </w:trPr>
        <w:tc>
          <w:tcPr>
            <w:tcW w:w="2802" w:type="dxa"/>
          </w:tcPr>
          <w:p w14:paraId="5FFE2E82" w14:textId="77777777" w:rsidR="005E7FFD" w:rsidRDefault="005E7FFD" w:rsidP="00391C9E">
            <w:pPr>
              <w:rPr>
                <w:ins w:id="38" w:author="Pribil-Kövesdy Döníz" w:date="2026-09-22T12:28:00Z" w16du:dateUtc="2026-09-22T16:28:00Z"/>
              </w:rPr>
            </w:pPr>
            <w:ins w:id="39" w:author="Pribil-Kövesdy Döníz" w:date="2026-09-22T12:28:00Z" w16du:dateUtc="2026-09-22T16:28:00Z">
              <w:r>
                <w:t>Fogadó intézmény típusa</w:t>
              </w:r>
            </w:ins>
          </w:p>
          <w:p w14:paraId="354B21D8" w14:textId="77777777" w:rsidR="005E7FFD" w:rsidRDefault="005E7FFD" w:rsidP="00391C9E">
            <w:pPr>
              <w:rPr>
                <w:ins w:id="40" w:author="Pribil-Kövesdy Döníz" w:date="2026-09-22T12:28:00Z" w16du:dateUtc="2026-09-22T16:28:00Z"/>
              </w:rPr>
            </w:pPr>
            <w:ins w:id="41" w:author="Pribil-Kövesdy Döníz" w:date="2026-09-22T12:28:00Z" w16du:dateUtc="2026-09-22T16:2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E5E3589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rPr>
                <w:ins w:id="42" w:author="Pribil-Kövesdy Döníz" w:date="2026-09-22T12:28:00Z" w16du:dateUtc="2026-09-22T16:28:00Z"/>
              </w:rPr>
            </w:pPr>
            <w:ins w:id="43" w:author="Pribil-Kövesdy Döníz" w:date="2026-09-22T12:28:00Z" w16du:dateUtc="2026-09-22T16:28:00Z">
              <w:r>
                <w:t>oktatási intézmény</w:t>
              </w:r>
            </w:ins>
          </w:p>
          <w:p w14:paraId="1F3888FC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rPr>
                <w:ins w:id="44" w:author="Pribil-Kövesdy Döníz" w:date="2026-09-22T12:28:00Z" w16du:dateUtc="2026-09-22T16:28:00Z"/>
              </w:rPr>
            </w:pPr>
            <w:ins w:id="45" w:author="Pribil-Kövesdy Döníz" w:date="2026-09-22T12:28:00Z" w16du:dateUtc="2026-09-22T16:28:00Z">
              <w:r>
                <w:t>továbbképző intézmény</w:t>
              </w:r>
            </w:ins>
          </w:p>
        </w:tc>
      </w:tr>
      <w:tr w:rsidR="00A236F9" w14:paraId="4D9E1BDC" w14:textId="77777777" w:rsidTr="00AD06DF">
        <w:trPr>
          <w:ins w:id="46" w:author="Pribil-Kövesdy Döníz" w:date="2026-09-22T12:28:00Z" w16du:dateUtc="2026-09-22T16:28:00Z"/>
        </w:trPr>
        <w:tc>
          <w:tcPr>
            <w:tcW w:w="2802" w:type="dxa"/>
          </w:tcPr>
          <w:p w14:paraId="35ABEEC1" w14:textId="77777777" w:rsidR="00A236F9" w:rsidRDefault="00A236F9" w:rsidP="00391C9E">
            <w:pPr>
              <w:rPr>
                <w:ins w:id="47" w:author="Pribil-Kövesdy Döníz" w:date="2026-09-22T12:28:00Z" w16du:dateUtc="2026-09-22T16:28:00Z"/>
              </w:rPr>
            </w:pPr>
            <w:ins w:id="48" w:author="Pribil-Kövesdy Döníz" w:date="2026-09-22T12:28:00Z" w16du:dateUtc="2026-09-22T16:28:00Z">
              <w:r>
                <w:t>Fogadó ország</w:t>
              </w:r>
            </w:ins>
          </w:p>
        </w:tc>
        <w:tc>
          <w:tcPr>
            <w:tcW w:w="11340" w:type="dxa"/>
          </w:tcPr>
          <w:p w14:paraId="1FF3234E" w14:textId="77777777" w:rsidR="00A236F9" w:rsidRDefault="00A236F9" w:rsidP="00391C9E">
            <w:pPr>
              <w:rPr>
                <w:ins w:id="49" w:author="Pribil-Kövesdy Döníz" w:date="2026-09-22T12:28:00Z" w16du:dateUtc="2026-09-22T16:28:00Z"/>
              </w:rPr>
            </w:pPr>
          </w:p>
        </w:tc>
      </w:tr>
      <w:tr w:rsidR="00A236F9" w14:paraId="66D2A480" w14:textId="77777777" w:rsidTr="00AD06DF">
        <w:trPr>
          <w:ins w:id="50" w:author="Pribil-Kövesdy Döníz" w:date="2026-09-22T12:28:00Z" w16du:dateUtc="2026-09-22T16:28:00Z"/>
        </w:trPr>
        <w:tc>
          <w:tcPr>
            <w:tcW w:w="2802" w:type="dxa"/>
          </w:tcPr>
          <w:p w14:paraId="459FAD6C" w14:textId="77777777" w:rsidR="00A236F9" w:rsidRDefault="00A236F9" w:rsidP="00391C9E">
            <w:pPr>
              <w:rPr>
                <w:ins w:id="51" w:author="Pribil-Kövesdy Döníz" w:date="2026-09-22T12:28:00Z" w16du:dateUtc="2026-09-22T16:28:00Z"/>
              </w:rPr>
            </w:pPr>
            <w:ins w:id="52" w:author="Pribil-Kövesdy Döníz" w:date="2026-09-22T12:28:00Z" w16du:dateUtc="2026-09-22T16:28:00Z">
              <w:r>
                <w:t>Munkanyelv</w:t>
              </w:r>
            </w:ins>
          </w:p>
        </w:tc>
        <w:tc>
          <w:tcPr>
            <w:tcW w:w="11340" w:type="dxa"/>
          </w:tcPr>
          <w:p w14:paraId="19CCF4A9" w14:textId="77777777" w:rsidR="00A236F9" w:rsidRDefault="00A236F9" w:rsidP="00391C9E">
            <w:pPr>
              <w:rPr>
                <w:ins w:id="53" w:author="Pribil-Kövesdy Döníz" w:date="2026-09-22T12:28:00Z" w16du:dateUtc="2026-09-22T16:28:00Z"/>
              </w:rPr>
            </w:pPr>
          </w:p>
        </w:tc>
      </w:tr>
      <w:tr w:rsidR="00A236F9" w14:paraId="550A0564" w14:textId="77777777" w:rsidTr="00AD06DF">
        <w:trPr>
          <w:ins w:id="54" w:author="Pribil-Kövesdy Döníz" w:date="2026-09-22T12:28:00Z" w16du:dateUtc="2026-09-22T16:28:00Z"/>
        </w:trPr>
        <w:tc>
          <w:tcPr>
            <w:tcW w:w="2802" w:type="dxa"/>
          </w:tcPr>
          <w:p w14:paraId="39FDA9AD" w14:textId="77777777" w:rsidR="00A236F9" w:rsidRDefault="00A236F9" w:rsidP="00391C9E">
            <w:pPr>
              <w:rPr>
                <w:ins w:id="55" w:author="Pribil-Kövesdy Döníz" w:date="2026-09-22T12:28:00Z" w16du:dateUtc="2026-09-22T16:28:00Z"/>
              </w:rPr>
            </w:pPr>
            <w:ins w:id="56" w:author="Pribil-Kövesdy Döníz" w:date="2026-09-22T12:28:00Z" w16du:dateUtc="2026-09-22T16:28:00Z">
              <w:r>
                <w:t>Mobilitás időtartama</w:t>
              </w:r>
            </w:ins>
          </w:p>
          <w:p w14:paraId="53633042" w14:textId="77777777" w:rsidR="00A236F9" w:rsidRDefault="00A236F9" w:rsidP="00AD06DF">
            <w:pPr>
              <w:rPr>
                <w:ins w:id="57" w:author="Pribil-Kövesdy Döníz" w:date="2026-09-22T12:28:00Z" w16du:dateUtc="2026-09-22T16:28:00Z"/>
              </w:rPr>
            </w:pPr>
            <w:ins w:id="58" w:author="Pribil-Kövesdy Döníz" w:date="2026-09-22T12:28:00Z" w16du:dateUtc="2026-09-22T16:28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F3F28B9" w14:textId="77777777" w:rsidR="00A236F9" w:rsidRDefault="00A236F9" w:rsidP="0061350B">
            <w:pPr>
              <w:ind w:firstLine="882"/>
              <w:rPr>
                <w:ins w:id="59" w:author="Pribil-Kövesdy Döníz" w:date="2026-09-22T12:28:00Z" w16du:dateUtc="2026-09-22T16:28:00Z"/>
              </w:rPr>
            </w:pPr>
            <w:ins w:id="60" w:author="Pribil-Kövesdy Döníz" w:date="2026-09-22T12:28:00Z" w16du:dateUtc="2026-09-22T16:28:00Z">
              <w:r>
                <w:t>nap</w:t>
              </w:r>
            </w:ins>
          </w:p>
        </w:tc>
      </w:tr>
    </w:tbl>
    <w:p w14:paraId="7C7DB267" w14:textId="77777777" w:rsidR="0061350B" w:rsidRDefault="0061350B">
      <w:pPr>
        <w:rPr>
          <w:ins w:id="61" w:author="Pribil-Kövesdy Döníz" w:date="2026-09-22T12:28:00Z" w16du:dateUtc="2026-09-22T16:28:00Z"/>
          <w:sz w:val="28"/>
          <w:szCs w:val="28"/>
          <w:highlight w:val="lightGray"/>
        </w:rPr>
      </w:pPr>
      <w:ins w:id="62" w:author="Pribil-Kövesdy Döníz" w:date="2026-09-22T12:28:00Z" w16du:dateUtc="2026-09-22T16:28:00Z">
        <w:r>
          <w:rPr>
            <w:sz w:val="28"/>
            <w:szCs w:val="28"/>
            <w:highlight w:val="lightGray"/>
          </w:rPr>
          <w:br w:type="page"/>
        </w:r>
      </w:ins>
    </w:p>
    <w:p w14:paraId="7D321AE4" w14:textId="77777777" w:rsidR="007A6560" w:rsidRPr="007C10F6" w:rsidRDefault="007C10F6" w:rsidP="007C10F6">
      <w:pPr>
        <w:spacing w:line="240" w:lineRule="auto"/>
        <w:rPr>
          <w:ins w:id="63" w:author="Pribil-Kövesdy Döníz" w:date="2026-09-22T12:28:00Z" w16du:dateUtc="2026-09-22T16:28:00Z"/>
          <w:sz w:val="28"/>
          <w:szCs w:val="28"/>
        </w:rPr>
      </w:pPr>
      <w:ins w:id="64" w:author="Pribil-Kövesdy Döníz" w:date="2026-09-22T12:28:00Z" w16du:dateUtc="2026-09-22T16:28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1FE5170D" w14:textId="77777777" w:rsidTr="007A6560">
        <w:trPr>
          <w:ins w:id="65" w:author="Pribil-Kövesdy Döníz" w:date="2026-09-22T12:28:00Z" w16du:dateUtc="2026-09-22T16:28:00Z"/>
        </w:trPr>
        <w:tc>
          <w:tcPr>
            <w:tcW w:w="4714" w:type="dxa"/>
          </w:tcPr>
          <w:p w14:paraId="063E983D" w14:textId="77777777" w:rsidR="007A6560" w:rsidRPr="004B3A33" w:rsidRDefault="007A6560" w:rsidP="007A6560">
            <w:pPr>
              <w:rPr>
                <w:ins w:id="66" w:author="Pribil-Kövesdy Döníz" w:date="2026-09-22T12:28:00Z" w16du:dateUtc="2026-09-22T16:28:00Z"/>
                <w:b/>
                <w:bCs/>
              </w:rPr>
            </w:pPr>
            <w:ins w:id="67" w:author="Pribil-Kövesdy Döníz" w:date="2026-09-22T12:28:00Z" w16du:dateUtc="2026-09-22T16:28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2A6315EE" w14:textId="77777777" w:rsidR="007A6560" w:rsidRPr="00AD06DF" w:rsidRDefault="007A6560" w:rsidP="007A6560">
            <w:pPr>
              <w:rPr>
                <w:ins w:id="68" w:author="Pribil-Kövesdy Döníz" w:date="2026-09-22T12:28:00Z" w16du:dateUtc="2026-09-22T16:28:00Z"/>
              </w:rPr>
            </w:pPr>
            <w:ins w:id="69" w:author="Pribil-Kövesdy Döníz" w:date="2026-09-22T12:28:00Z" w16du:dateUtc="2026-09-22T16:28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364D2706" w14:textId="77777777" w:rsidR="007A6560" w:rsidRPr="004B3A33" w:rsidRDefault="007A6560" w:rsidP="007A6560">
            <w:pPr>
              <w:rPr>
                <w:ins w:id="70" w:author="Pribil-Kövesdy Döníz" w:date="2026-09-22T12:28:00Z" w16du:dateUtc="2026-09-22T16:28:00Z"/>
                <w:b/>
                <w:bCs/>
              </w:rPr>
            </w:pPr>
            <w:ins w:id="71" w:author="Pribil-Kövesdy Döníz" w:date="2026-09-22T12:28:00Z" w16du:dateUtc="2026-09-22T16:28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8DEE9AB" w14:textId="77777777" w:rsidR="007A6560" w:rsidRPr="00AD06DF" w:rsidRDefault="007A6560" w:rsidP="004B3A33">
            <w:pPr>
              <w:rPr>
                <w:ins w:id="72" w:author="Pribil-Kövesdy Döníz" w:date="2026-09-22T12:28:00Z" w16du:dateUtc="2026-09-22T16:28:00Z"/>
              </w:rPr>
            </w:pPr>
            <w:ins w:id="73" w:author="Pribil-Kövesdy Döníz" w:date="2026-09-22T12:28:00Z" w16du:dateUtc="2026-09-22T16:28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2AB732D1" w14:textId="77777777" w:rsidR="004B3A33" w:rsidRDefault="007A6560" w:rsidP="007A6560">
            <w:pPr>
              <w:rPr>
                <w:ins w:id="74" w:author="Pribil-Kövesdy Döníz" w:date="2026-09-22T12:28:00Z" w16du:dateUtc="2026-09-22T16:28:00Z"/>
              </w:rPr>
            </w:pPr>
            <w:ins w:id="75" w:author="Pribil-Kövesdy Döníz" w:date="2026-09-22T12:28:00Z" w16du:dateUtc="2026-09-22T16:28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12552C4" w14:textId="77777777" w:rsidR="007A6560" w:rsidRPr="00AD06DF" w:rsidRDefault="004B3A33" w:rsidP="007A6560">
            <w:pPr>
              <w:rPr>
                <w:ins w:id="76" w:author="Pribil-Kövesdy Döníz" w:date="2026-09-22T12:28:00Z" w16du:dateUtc="2026-09-22T16:28:00Z"/>
              </w:rPr>
            </w:pPr>
            <w:ins w:id="77" w:author="Pribil-Kövesdy Döníz" w:date="2026-09-22T12:28:00Z" w16du:dateUtc="2026-09-22T16:28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725D747" w14:textId="77777777" w:rsidTr="007C10F6">
        <w:trPr>
          <w:trHeight w:val="2994"/>
          <w:ins w:id="78" w:author="Pribil-Kövesdy Döníz" w:date="2026-09-22T12:28:00Z" w16du:dateUtc="2026-09-22T16:28:00Z"/>
        </w:trPr>
        <w:tc>
          <w:tcPr>
            <w:tcW w:w="4714" w:type="dxa"/>
          </w:tcPr>
          <w:p w14:paraId="32B20C24" w14:textId="77777777" w:rsidR="007A6560" w:rsidRDefault="007A6560" w:rsidP="00391C9E">
            <w:pPr>
              <w:rPr>
                <w:ins w:id="79" w:author="Pribil-Kövesdy Döníz" w:date="2026-09-22T12:28:00Z" w16du:dateUtc="2026-09-22T16:28:00Z"/>
              </w:rPr>
            </w:pPr>
          </w:p>
        </w:tc>
        <w:tc>
          <w:tcPr>
            <w:tcW w:w="4715" w:type="dxa"/>
          </w:tcPr>
          <w:p w14:paraId="73888051" w14:textId="77777777" w:rsidR="007A6560" w:rsidRDefault="007A6560" w:rsidP="00391C9E">
            <w:pPr>
              <w:rPr>
                <w:ins w:id="80" w:author="Pribil-Kövesdy Döníz" w:date="2026-09-22T12:28:00Z" w16du:dateUtc="2026-09-22T16:28:00Z"/>
              </w:rPr>
            </w:pPr>
          </w:p>
        </w:tc>
        <w:tc>
          <w:tcPr>
            <w:tcW w:w="4715" w:type="dxa"/>
          </w:tcPr>
          <w:p w14:paraId="56AF88F4" w14:textId="77777777" w:rsidR="007A6560" w:rsidRDefault="007A6560" w:rsidP="00391C9E">
            <w:pPr>
              <w:rPr>
                <w:ins w:id="81" w:author="Pribil-Kövesdy Döníz" w:date="2026-09-22T12:28:00Z" w16du:dateUtc="2026-09-22T16:28:00Z"/>
              </w:rPr>
            </w:pPr>
          </w:p>
        </w:tc>
      </w:tr>
    </w:tbl>
    <w:p w14:paraId="71C08213" w14:textId="77777777" w:rsidR="00686BE4" w:rsidRPr="00AD06DF" w:rsidRDefault="004B3A33" w:rsidP="00391C9E">
      <w:pPr>
        <w:spacing w:line="240" w:lineRule="auto"/>
        <w:rPr>
          <w:ins w:id="82" w:author="Pribil-Kövesdy Döníz" w:date="2026-09-22T12:28:00Z" w16du:dateUtc="2026-09-22T16:28:00Z"/>
        </w:rPr>
      </w:pPr>
      <w:ins w:id="83" w:author="Pribil-Kövesdy Döníz" w:date="2026-09-22T12:28:00Z" w16du:dateUtc="2026-09-22T16:28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014B1774" w14:textId="77777777" w:rsidR="005E7FFD" w:rsidRDefault="005E7FFD" w:rsidP="00391C9E">
      <w:pPr>
        <w:spacing w:line="240" w:lineRule="auto"/>
        <w:rPr>
          <w:ins w:id="84" w:author="Pribil-Kövesdy Döníz" w:date="2026-09-22T12:28:00Z" w16du:dateUtc="2026-09-22T16:28:00Z"/>
        </w:rPr>
      </w:pPr>
      <w:ins w:id="85" w:author="Pribil-Kövesdy Döníz" w:date="2026-09-22T12:28:00Z" w16du:dateUtc="2026-09-22T16:2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0AFD599B" w14:textId="77777777" w:rsidTr="0061350B">
        <w:trPr>
          <w:trHeight w:val="2835"/>
          <w:ins w:id="86" w:author="Pribil-Kövesdy Döníz" w:date="2026-09-22T12:28:00Z" w16du:dateUtc="2026-09-22T16:28:00Z"/>
        </w:trPr>
        <w:tc>
          <w:tcPr>
            <w:tcW w:w="14142" w:type="dxa"/>
          </w:tcPr>
          <w:p w14:paraId="38CF7D0E" w14:textId="77777777" w:rsidR="005E7FFD" w:rsidRDefault="005E7FFD" w:rsidP="0061350B">
            <w:pPr>
              <w:rPr>
                <w:ins w:id="87" w:author="Pribil-Kövesdy Döníz" w:date="2026-09-22T12:28:00Z" w16du:dateUtc="2026-09-22T16:28:00Z"/>
              </w:rPr>
            </w:pPr>
          </w:p>
        </w:tc>
      </w:tr>
    </w:tbl>
    <w:p w14:paraId="3463543E" w14:textId="77777777" w:rsidR="00391C9E" w:rsidRDefault="00646D28" w:rsidP="00391C9E">
      <w:pPr>
        <w:spacing w:before="120" w:after="0" w:line="240" w:lineRule="auto"/>
        <w:rPr>
          <w:ins w:id="88" w:author="Pribil-Kövesdy Döníz" w:date="2026-09-22T12:28:00Z" w16du:dateUtc="2026-09-22T16:28:00Z"/>
          <w:sz w:val="28"/>
          <w:szCs w:val="28"/>
          <w:highlight w:val="lightGray"/>
        </w:rPr>
      </w:pPr>
      <w:ins w:id="89" w:author="Pribil-Kövesdy Döníz" w:date="2026-09-22T12:28:00Z" w16du:dateUtc="2026-09-22T16:28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1A3AC8F" w14:textId="77777777" w:rsidR="00391C9E" w:rsidRDefault="00391C9E" w:rsidP="00391C9E">
      <w:pPr>
        <w:spacing w:before="120" w:after="0" w:line="240" w:lineRule="auto"/>
        <w:rPr>
          <w:ins w:id="90" w:author="Pribil-Kövesdy Döníz" w:date="2026-09-22T12:28:00Z" w16du:dateUtc="2026-09-22T16:28:00Z"/>
        </w:rPr>
      </w:pPr>
      <w:ins w:id="91" w:author="Pribil-Kövesdy Döníz" w:date="2026-09-22T12:28:00Z" w16du:dateUtc="2026-09-22T16:28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606A90C5" w14:textId="77777777" w:rsidTr="003C2C83">
        <w:trPr>
          <w:trHeight w:val="1701"/>
          <w:ins w:id="92" w:author="Pribil-Kövesdy Döníz" w:date="2026-09-22T12:28:00Z" w16du:dateUtc="2026-09-22T16:28:00Z"/>
        </w:trPr>
        <w:tc>
          <w:tcPr>
            <w:tcW w:w="14142" w:type="dxa"/>
          </w:tcPr>
          <w:p w14:paraId="5F1FC237" w14:textId="77777777" w:rsidR="00391C9E" w:rsidRDefault="00391C9E" w:rsidP="0061350B">
            <w:pPr>
              <w:spacing w:before="120"/>
              <w:rPr>
                <w:ins w:id="93" w:author="Pribil-Kövesdy Döníz" w:date="2026-09-22T12:28:00Z" w16du:dateUtc="2026-09-22T16:28:00Z"/>
              </w:rPr>
            </w:pPr>
          </w:p>
        </w:tc>
      </w:tr>
    </w:tbl>
    <w:p w14:paraId="7340B8C5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4" w:author="Pribil-Kövesdy Döníz" w:date="2026-09-22T12:28:00Z" w16du:dateUtc="2026-09-22T16:28:00Z"/>
          <w:sz w:val="28"/>
          <w:szCs w:val="28"/>
        </w:rPr>
      </w:pPr>
      <w:ins w:id="95" w:author="Pribil-Kövesdy Döníz" w:date="2026-09-22T12:28:00Z" w16du:dateUtc="2026-09-22T16:28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CF10AED" w14:textId="77777777" w:rsidR="000A1987" w:rsidRDefault="003C2C83" w:rsidP="009B6940">
      <w:pPr>
        <w:spacing w:after="0" w:line="276" w:lineRule="auto"/>
        <w:rPr>
          <w:del w:id="96" w:author="Pribil-Kövesdy Döníz" w:date="2026-09-22T12:28:00Z" w16du:dateUtc="2026-09-22T16:28:00Z"/>
          <w:rFonts w:ascii="Times New Roman" w:hAnsi="Times New Roman" w:cs="Times New Roman"/>
          <w:b/>
          <w:sz w:val="24"/>
        </w:rPr>
      </w:pPr>
      <w:ins w:id="97" w:author="Pribil-Kövesdy Döníz" w:date="2026-09-22T12:28:00Z" w16du:dateUtc="2026-09-22T16:28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98" w:author="Pribil-Kövesdy Döníz" w:date="2026-09-22T12:28:00Z" w16du:dateUtc="2026-09-22T16:28:00Z">
        <w:r w:rsidR="000A1987" w:rsidRPr="000A1987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</w:delText>
        </w:r>
        <w:r w:rsidR="000A1987">
          <w:rPr>
            <w:rFonts w:ascii="Times New Roman" w:hAnsi="Times New Roman" w:cs="Times New Roman"/>
            <w:b/>
            <w:sz w:val="24"/>
          </w:rPr>
          <w:delText>,</w:delText>
        </w:r>
        <w:r w:rsidR="000A1987" w:rsidRPr="000A1987">
          <w:rPr>
            <w:rFonts w:ascii="Times New Roman" w:hAnsi="Times New Roman" w:cs="Times New Roman"/>
            <w:b/>
            <w:sz w:val="24"/>
          </w:rPr>
          <w:delText xml:space="preserve"> </w:delText>
        </w:r>
        <w:r w:rsidR="000A1987">
          <w:rPr>
            <w:rFonts w:ascii="Times New Roman" w:hAnsi="Times New Roman" w:cs="Times New Roman"/>
            <w:b/>
            <w:sz w:val="24"/>
          </w:rPr>
          <w:delText>п</w:delText>
        </w:r>
        <w:r w:rsidR="000A1987" w:rsidRPr="000A1987">
          <w:rPr>
            <w:rFonts w:ascii="Times New Roman" w:hAnsi="Times New Roman" w:cs="Times New Roman"/>
            <w:b/>
            <w:sz w:val="24"/>
          </w:rPr>
          <w:delText>освященная 105-летию Московского НИИ психиатрии «Наследие и будущее психиатрии и наркологии»</w:delText>
        </w:r>
      </w:del>
    </w:p>
    <w:p w14:paraId="663CE9AE" w14:textId="77777777" w:rsidR="009B6940" w:rsidRPr="000A1987" w:rsidRDefault="009B6940" w:rsidP="009B6940">
      <w:pPr>
        <w:spacing w:after="0" w:line="276" w:lineRule="auto"/>
        <w:rPr>
          <w:del w:id="99" w:author="Pribil-Kövesdy Döníz" w:date="2026-09-22T12:28:00Z" w16du:dateUtc="2026-09-22T16:28:00Z"/>
          <w:rFonts w:ascii="Times New Roman" w:hAnsi="Times New Roman" w:cs="Times New Roman"/>
          <w:b/>
          <w:sz w:val="24"/>
        </w:rPr>
      </w:pPr>
    </w:p>
    <w:p w14:paraId="49DDB245" w14:textId="77777777" w:rsidR="000A1987" w:rsidRDefault="00F26628" w:rsidP="009B6940">
      <w:pPr>
        <w:spacing w:line="276" w:lineRule="auto"/>
        <w:jc w:val="both"/>
        <w:rPr>
          <w:del w:id="100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01" w:author="Pribil-Kövesdy Döníz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>4 апреля 2025 года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="009B6940">
          <w:rPr>
            <w:rFonts w:ascii="Times New Roman" w:hAnsi="Times New Roman" w:cs="Times New Roman"/>
            <w:sz w:val="24"/>
          </w:rPr>
          <w:delText xml:space="preserve">в Москве </w:delText>
        </w:r>
        <w:r>
          <w:rPr>
            <w:rFonts w:ascii="Times New Roman" w:hAnsi="Times New Roman" w:cs="Times New Roman"/>
            <w:sz w:val="24"/>
          </w:rPr>
          <w:delText xml:space="preserve">состоится </w:delText>
        </w:r>
        <w:r w:rsidRPr="00C946F8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 «Наследие и будущее психиатрии и наркологии»</w:delText>
        </w:r>
        <w:r>
          <w:rPr>
            <w:rFonts w:ascii="Times New Roman" w:hAnsi="Times New Roman" w:cs="Times New Roman"/>
            <w:sz w:val="24"/>
          </w:rPr>
          <w:delText xml:space="preserve">. Проведение мероприятия приурочено к юбилейной дате – 105-летию </w:delText>
        </w:r>
        <w:r w:rsidR="000A1987">
          <w:rPr>
            <w:rFonts w:ascii="Times New Roman" w:hAnsi="Times New Roman" w:cs="Times New Roman"/>
            <w:sz w:val="24"/>
          </w:rPr>
          <w:delText>Московского НИИ психиатрии</w:delText>
        </w:r>
        <w:r>
          <w:rPr>
            <w:rFonts w:ascii="Times New Roman" w:hAnsi="Times New Roman" w:cs="Times New Roman"/>
            <w:sz w:val="24"/>
          </w:rPr>
          <w:delText>, ведущего научно-исследовательского и лечебно-диагн</w:delText>
        </w:r>
        <w:r w:rsidR="009B6940">
          <w:rPr>
            <w:rFonts w:ascii="Times New Roman" w:hAnsi="Times New Roman" w:cs="Times New Roman"/>
            <w:sz w:val="24"/>
          </w:rPr>
          <w:delText>остического учреждения страны</w:delText>
        </w:r>
        <w:r w:rsidR="000A1987" w:rsidRPr="000A1987">
          <w:rPr>
            <w:rFonts w:ascii="Times New Roman" w:hAnsi="Times New Roman" w:cs="Times New Roman"/>
            <w:sz w:val="24"/>
          </w:rPr>
          <w:delText>.</w:delText>
        </w:r>
      </w:del>
    </w:p>
    <w:p w14:paraId="590CD6C8" w14:textId="77777777" w:rsidR="00592BCC" w:rsidRDefault="00592BCC" w:rsidP="00592BCC">
      <w:pPr>
        <w:spacing w:line="276" w:lineRule="auto"/>
        <w:jc w:val="both"/>
        <w:rPr>
          <w:del w:id="102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03" w:author="Pribil-Kövesdy Döníz" w:date="2026-09-22T12:28:00Z" w16du:dateUtc="2026-09-22T16:28:00Z">
        <w:r>
          <w:rPr>
            <w:rFonts w:ascii="Times New Roman" w:hAnsi="Times New Roman" w:cs="Times New Roman"/>
            <w:sz w:val="24"/>
          </w:rPr>
          <w:delText>Конференция включена в план Министерства здравоохранения Российской</w:delText>
        </w:r>
        <w:r>
          <w:rPr>
            <w:rFonts w:ascii="Times New Roman" w:hAnsi="Times New Roman" w:cs="Times New Roman"/>
            <w:sz w:val="24"/>
          </w:rPr>
          <w:tab/>
          <w:delText xml:space="preserve"> Федерации (приказ</w:delText>
        </w:r>
        <w:r w:rsidRPr="00592BCC">
          <w:rPr>
            <w:rFonts w:ascii="Times New Roman" w:hAnsi="Times New Roman" w:cs="Times New Roman"/>
            <w:sz w:val="24"/>
          </w:rPr>
          <w:delTex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delText>
        </w:r>
        <w:r>
          <w:rPr>
            <w:rFonts w:ascii="Times New Roman" w:hAnsi="Times New Roman" w:cs="Times New Roman"/>
            <w:sz w:val="24"/>
          </w:rPr>
          <w:delText xml:space="preserve">). </w:delText>
        </w:r>
      </w:del>
    </w:p>
    <w:p w14:paraId="5C98AF11" w14:textId="77777777" w:rsidR="003B608A" w:rsidRDefault="000A1987" w:rsidP="00592BCC">
      <w:pPr>
        <w:spacing w:line="276" w:lineRule="auto"/>
        <w:jc w:val="both"/>
        <w:rPr>
          <w:del w:id="104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05" w:author="Pribil-Kövesdy Döníz" w:date="2026-09-22T12:28:00Z" w16du:dateUtc="2026-09-22T16:28:00Z">
        <w:r>
          <w:rPr>
            <w:rFonts w:ascii="Times New Roman" w:hAnsi="Times New Roman" w:cs="Times New Roman"/>
            <w:sz w:val="24"/>
          </w:rPr>
          <w:delText>Организатор</w:delText>
        </w:r>
        <w:r w:rsidR="00F26628">
          <w:rPr>
            <w:rFonts w:ascii="Times New Roman" w:hAnsi="Times New Roman" w:cs="Times New Roman"/>
            <w:sz w:val="24"/>
          </w:rPr>
          <w:delText>ами конференции выступают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0A1987">
          <w:rPr>
            <w:rFonts w:ascii="Times New Roman" w:hAnsi="Times New Roman" w:cs="Times New Roman"/>
            <w:sz w:val="24"/>
          </w:rPr>
          <w:delText>Министерство здравоохранения Российской Федерации</w:delText>
        </w:r>
        <w:r>
          <w:rPr>
            <w:rFonts w:ascii="Times New Roman" w:hAnsi="Times New Roman" w:cs="Times New Roman"/>
            <w:sz w:val="24"/>
          </w:rPr>
          <w:delText xml:space="preserve"> и </w:delText>
        </w:r>
        <w:r w:rsidRPr="000A1987">
          <w:rPr>
            <w:rFonts w:ascii="Times New Roman" w:hAnsi="Times New Roman" w:cs="Times New Roman"/>
            <w:sz w:val="24"/>
          </w:rPr>
          <w:delText>ФГБУ «НМИЦ психиатрии и наркологии им. В.П. Сербского» Минздрава России</w:delText>
        </w:r>
        <w:r>
          <w:rPr>
            <w:rFonts w:ascii="Times New Roman" w:hAnsi="Times New Roman" w:cs="Times New Roman"/>
            <w:sz w:val="24"/>
          </w:rPr>
          <w:delText xml:space="preserve"> при поддержке Российского общества</w:delText>
        </w:r>
        <w:r w:rsidRPr="000A1987">
          <w:rPr>
            <w:rFonts w:ascii="Times New Roman" w:hAnsi="Times New Roman" w:cs="Times New Roman"/>
            <w:sz w:val="24"/>
          </w:rPr>
          <w:delText xml:space="preserve"> психиатров</w:delText>
        </w:r>
        <w:r w:rsidR="003B608A">
          <w:rPr>
            <w:rFonts w:ascii="Times New Roman" w:hAnsi="Times New Roman" w:cs="Times New Roman"/>
            <w:sz w:val="24"/>
          </w:rPr>
          <w:delText>.</w:delText>
        </w:r>
      </w:del>
    </w:p>
    <w:p w14:paraId="6880F50B" w14:textId="77777777" w:rsidR="009B6940" w:rsidRDefault="00F26628" w:rsidP="009B6940">
      <w:pPr>
        <w:spacing w:after="0" w:line="276" w:lineRule="auto"/>
        <w:rPr>
          <w:del w:id="106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07" w:author="Pribil-Kövesdy Döníz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 xml:space="preserve">Место проведения: </w:delText>
        </w:r>
        <w:r>
          <w:rPr>
            <w:rFonts w:ascii="Times New Roman" w:hAnsi="Times New Roman" w:cs="Times New Roman"/>
            <w:sz w:val="24"/>
          </w:rPr>
          <w:delText>г</w:delText>
        </w:r>
        <w:r w:rsidRPr="00F26628">
          <w:rPr>
            <w:rFonts w:ascii="Times New Roman" w:hAnsi="Times New Roman" w:cs="Times New Roman"/>
            <w:sz w:val="24"/>
          </w:rPr>
          <w:delText>остиница «Золотое кольцо»</w:delText>
        </w:r>
        <w:r>
          <w:rPr>
            <w:rFonts w:ascii="Times New Roman" w:hAnsi="Times New Roman" w:cs="Times New Roman"/>
            <w:sz w:val="24"/>
          </w:rPr>
          <w:delText xml:space="preserve">, </w:delText>
        </w:r>
        <w:r w:rsidR="000A1987" w:rsidRPr="000A1987">
          <w:rPr>
            <w:rFonts w:ascii="Times New Roman" w:hAnsi="Times New Roman" w:cs="Times New Roman"/>
            <w:sz w:val="24"/>
          </w:rPr>
          <w:delText>Москва, Смоленская ул., 5.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364586FB" w14:textId="77777777" w:rsidR="009B6940" w:rsidRDefault="00F26628" w:rsidP="009B6940">
      <w:pPr>
        <w:spacing w:line="276" w:lineRule="auto"/>
        <w:rPr>
          <w:del w:id="108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09" w:author="Pribil-Kövesdy Döníz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Помимо очной площадки, </w:delText>
        </w:r>
        <w:r w:rsidR="00DE0E33">
          <w:rPr>
            <w:rFonts w:ascii="Times New Roman" w:hAnsi="Times New Roman" w:cs="Times New Roman"/>
            <w:sz w:val="24"/>
          </w:rPr>
          <w:delText>запланирована онлайн-трансляция мероприятия.</w:delText>
        </w:r>
      </w:del>
    </w:p>
    <w:p w14:paraId="245818D0" w14:textId="77777777" w:rsidR="003D3B03" w:rsidRDefault="00C946F8" w:rsidP="003D3B03">
      <w:pPr>
        <w:spacing w:line="276" w:lineRule="auto"/>
        <w:rPr>
          <w:del w:id="110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11" w:author="Pribil-Kövesdy Döníz" w:date="2026-09-22T12:28:00Z" w16du:dateUtc="2026-09-22T16:28:00Z">
        <w:r>
          <w:rPr>
            <w:rFonts w:ascii="Times New Roman" w:hAnsi="Times New Roman" w:cs="Times New Roman"/>
            <w:sz w:val="24"/>
          </w:rPr>
          <w:delText>Темы н</w:delText>
        </w:r>
        <w:r w:rsidR="009B6940">
          <w:rPr>
            <w:rFonts w:ascii="Times New Roman" w:hAnsi="Times New Roman" w:cs="Times New Roman"/>
            <w:sz w:val="24"/>
          </w:rPr>
          <w:delText>аучной программы</w:delText>
        </w:r>
        <w:r w:rsidR="003B608A">
          <w:rPr>
            <w:rFonts w:ascii="Times New Roman" w:hAnsi="Times New Roman" w:cs="Times New Roman"/>
            <w:sz w:val="24"/>
          </w:rPr>
          <w:delText>: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62BC9DE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12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13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Научное наследие Московского НИИ психиатрии </w:delText>
        </w:r>
      </w:del>
    </w:p>
    <w:p w14:paraId="7903A067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14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15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Московский НИИ психиатрии в годы Великой отечественной войны</w:delText>
        </w:r>
      </w:del>
    </w:p>
    <w:p w14:paraId="1B2D93AB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16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17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Цифровые технологии в сфере охраны психического здоровья</w:delText>
        </w:r>
      </w:del>
    </w:p>
    <w:p w14:paraId="3E86D18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18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19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Роль нейронаук в диагностике и лечении психических расстройств</w:delText>
        </w:r>
      </w:del>
    </w:p>
    <w:p w14:paraId="5520E9A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20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21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Интеграция психиатрии и общесоматической медицины</w:delText>
        </w:r>
      </w:del>
    </w:p>
    <w:p w14:paraId="6AB1968B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22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23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проблемы аддиктологии</w:delText>
        </w:r>
      </w:del>
    </w:p>
    <w:p w14:paraId="39E946A3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24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25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Медицинские аспекты стресса в </w:delText>
        </w:r>
        <w:r w:rsidRPr="009B6940">
          <w:rPr>
            <w:rFonts w:ascii="Times New Roman" w:hAnsi="Times New Roman" w:cs="Times New Roman"/>
            <w:sz w:val="24"/>
            <w:szCs w:val="24"/>
            <w:lang w:val="en-US"/>
          </w:rPr>
          <w:delText>XXI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веке.</w:delText>
        </w:r>
      </w:del>
    </w:p>
    <w:p w14:paraId="4547A385" w14:textId="77777777" w:rsid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26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27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Актуальные клинические и социальные </w:delText>
        </w:r>
        <w:r>
          <w:rPr>
            <w:rFonts w:ascii="Times New Roman" w:hAnsi="Times New Roman" w:cs="Times New Roman"/>
            <w:sz w:val="24"/>
            <w:szCs w:val="24"/>
          </w:rPr>
          <w:delText>тенденции детской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психиатрии</w:delText>
        </w:r>
      </w:del>
    </w:p>
    <w:p w14:paraId="68590A05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28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29" w:author="Pribil-Kövesdy Döníz" w:date="2026-09-22T12:28:00Z" w16du:dateUtc="2026-09-22T16:28:00Z">
        <w:r>
          <w:rPr>
            <w:rFonts w:ascii="Times New Roman" w:hAnsi="Times New Roman" w:cs="Times New Roman"/>
            <w:sz w:val="24"/>
            <w:szCs w:val="24"/>
          </w:rPr>
          <w:delText>История и современность в области геронтопсихиатрии</w:delText>
        </w:r>
      </w:del>
    </w:p>
    <w:p w14:paraId="3AE2407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130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31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подходы в психотерапии.</w:delText>
        </w:r>
      </w:del>
    </w:p>
    <w:p w14:paraId="14CF656E" w14:textId="77777777" w:rsidR="009B6940" w:rsidRDefault="009B6940" w:rsidP="009B6940">
      <w:pPr>
        <w:spacing w:after="0"/>
        <w:jc w:val="both"/>
        <w:rPr>
          <w:del w:id="132" w:author="Pribil-Kövesdy Döníz" w:date="2026-09-22T12:28:00Z" w16du:dateUtc="2026-09-22T16:28:00Z"/>
          <w:rFonts w:ascii="Times New Roman" w:hAnsi="Times New Roman" w:cs="Times New Roman"/>
          <w:sz w:val="28"/>
          <w:szCs w:val="28"/>
        </w:rPr>
      </w:pPr>
    </w:p>
    <w:p w14:paraId="7372E4C8" w14:textId="77777777" w:rsidR="00C24966" w:rsidRPr="003B608A" w:rsidRDefault="00C24966" w:rsidP="00C24966">
      <w:pPr>
        <w:spacing w:line="276" w:lineRule="auto"/>
        <w:ind w:firstLine="708"/>
        <w:rPr>
          <w:del w:id="133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34" w:author="Pribil-Kövesdy Döníz" w:date="2026-09-22T12:28:00Z" w16du:dateUtc="2026-09-22T16:28:00Z">
        <w:r w:rsidRPr="003B608A">
          <w:rPr>
            <w:rFonts w:ascii="Times New Roman" w:hAnsi="Times New Roman" w:cs="Times New Roman"/>
            <w:sz w:val="24"/>
          </w:rPr>
          <w:delText>В рамках конференции состоится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3B608A">
          <w:rPr>
            <w:rFonts w:ascii="Times New Roman" w:hAnsi="Times New Roman" w:cs="Times New Roman"/>
            <w:b/>
            <w:sz w:val="24"/>
          </w:rPr>
          <w:delText xml:space="preserve">заседание профильной комиссии Минздрава России </w:delText>
        </w:r>
        <w:r w:rsidRPr="003B608A">
          <w:rPr>
            <w:rFonts w:ascii="Times New Roman" w:hAnsi="Times New Roman" w:cs="Times New Roman"/>
            <w:sz w:val="24"/>
          </w:rPr>
          <w:delText xml:space="preserve">по специальности </w:delText>
        </w:r>
        <w:r w:rsidRPr="003B608A">
          <w:rPr>
            <w:rFonts w:ascii="Times New Roman" w:hAnsi="Times New Roman" w:cs="Times New Roman"/>
            <w:b/>
            <w:sz w:val="24"/>
          </w:rPr>
          <w:delText>«психиатрия»</w:delText>
        </w:r>
        <w:r w:rsidRPr="003B608A">
          <w:rPr>
            <w:rFonts w:ascii="Times New Roman" w:hAnsi="Times New Roman" w:cs="Times New Roman"/>
            <w:sz w:val="24"/>
          </w:rPr>
          <w:delText>.</w:delText>
        </w:r>
      </w:del>
    </w:p>
    <w:p w14:paraId="19BFB2DC" w14:textId="77777777" w:rsidR="009B6940" w:rsidRPr="009B6940" w:rsidRDefault="009B6940" w:rsidP="009B6940">
      <w:pPr>
        <w:spacing w:after="0"/>
        <w:ind w:firstLine="708"/>
        <w:jc w:val="both"/>
        <w:rPr>
          <w:del w:id="135" w:author="Pribil-Kövesdy Döníz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36" w:author="Pribil-Kövesdy Döníz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Кроме пленарного и секционных заседаний будут организованы мастер-классы и лекции ведущих специалистов в области психиатрии.</w:delText>
        </w:r>
      </w:del>
    </w:p>
    <w:p w14:paraId="6A3D7278" w14:textId="77777777" w:rsidR="003B608A" w:rsidRDefault="003B608A" w:rsidP="003B608A">
      <w:pPr>
        <w:spacing w:line="276" w:lineRule="auto"/>
        <w:rPr>
          <w:del w:id="137" w:author="Pribil-Kövesdy Döníz" w:date="2026-09-22T12:28:00Z" w16du:dateUtc="2026-09-22T16:28:00Z"/>
          <w:rFonts w:ascii="Times New Roman" w:hAnsi="Times New Roman" w:cs="Times New Roman"/>
          <w:sz w:val="24"/>
        </w:rPr>
      </w:pPr>
    </w:p>
    <w:p w14:paraId="525D498C" w14:textId="77777777" w:rsidR="000A1987" w:rsidRPr="000A1987" w:rsidRDefault="000A1987" w:rsidP="000A1987">
      <w:pPr>
        <w:spacing w:line="276" w:lineRule="auto"/>
        <w:rPr>
          <w:del w:id="138" w:author="Pribil-Kövesdy Döníz" w:date="2026-09-22T12:28:00Z" w16du:dateUtc="2026-09-22T16:28:00Z"/>
          <w:rFonts w:ascii="Times New Roman" w:hAnsi="Times New Roman" w:cs="Times New Roman"/>
          <w:sz w:val="24"/>
        </w:rPr>
      </w:pPr>
      <w:del w:id="139" w:author="Pribil-Kövesdy Döníz" w:date="2026-09-22T12:28:00Z" w16du:dateUtc="2026-09-22T16:28:00Z">
        <w:r w:rsidRPr="000A1987">
          <w:rPr>
            <w:rFonts w:ascii="Times New Roman" w:hAnsi="Times New Roman" w:cs="Times New Roman"/>
            <w:sz w:val="24"/>
          </w:rPr>
          <w:delText>Уч</w:delText>
        </w:r>
        <w:r w:rsidR="00C946F8">
          <w:rPr>
            <w:rFonts w:ascii="Times New Roman" w:hAnsi="Times New Roman" w:cs="Times New Roman"/>
            <w:sz w:val="24"/>
          </w:rPr>
          <w:delText>астие в конференции бесплатное</w:delText>
        </w:r>
        <w:r>
          <w:rPr>
            <w:rFonts w:ascii="Times New Roman" w:hAnsi="Times New Roman" w:cs="Times New Roman"/>
            <w:sz w:val="24"/>
          </w:rPr>
          <w:delText>.</w:delText>
        </w:r>
        <w:r w:rsidR="00C946F8">
          <w:rPr>
            <w:rFonts w:ascii="Times New Roman" w:hAnsi="Times New Roman" w:cs="Times New Roman"/>
            <w:sz w:val="24"/>
          </w:rPr>
          <w:delText xml:space="preserve"> Зарегистрироваться можно на сайте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>
          <w:fldChar w:fldCharType="begin"/>
        </w:r>
        <w:r>
          <w:delInstrText>HYPERLINK "https://serbsky-conf.ru/mniip"</w:delInstrText>
        </w:r>
        <w:r>
          <w:fldChar w:fldCharType="separate"/>
        </w:r>
        <w:r w:rsidRPr="0090107D">
          <w:rPr>
            <w:rStyle w:val="Hyperlink"/>
            <w:rFonts w:ascii="Times New Roman" w:hAnsi="Times New Roman" w:cs="Times New Roman"/>
            <w:sz w:val="24"/>
          </w:rPr>
          <w:delText>https://serbsky-conf.ru/mniip</w:delText>
        </w:r>
        <w:r>
          <w:fldChar w:fldCharType="end"/>
        </w:r>
        <w:r w:rsidR="00C946F8">
          <w:rPr>
            <w:rFonts w:ascii="Times New Roman" w:hAnsi="Times New Roman" w:cs="Times New Roman"/>
            <w:sz w:val="24"/>
          </w:rPr>
          <w:delText>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5FDB6589" w14:textId="77777777" w:rsidR="000A1987" w:rsidRPr="003C2C83" w:rsidRDefault="00C946F8" w:rsidP="003C2C83">
      <w:pPr>
        <w:tabs>
          <w:tab w:val="left" w:pos="11340"/>
        </w:tabs>
        <w:spacing w:after="0" w:line="240" w:lineRule="auto"/>
        <w:rPr>
          <w:sz w:val="28"/>
          <w:rPrChange w:id="140" w:author="Pribil-Kövesdy Döníz" w:date="2026-09-22T12:28:00Z" w16du:dateUtc="2026-09-22T16:28:00Z">
            <w:rPr>
              <w:rFonts w:ascii="Times New Roman" w:hAnsi="Times New Roman" w:cs="Times New Roman"/>
              <w:sz w:val="24"/>
            </w:rPr>
          </w:rPrChange>
        </w:rPr>
        <w:pPrChange w:id="141" w:author="Pribil-Kövesdy Döníz" w:date="2026-09-22T12:28:00Z" w16du:dateUtc="2026-09-22T16:28:00Z">
          <w:pPr>
            <w:spacing w:line="276" w:lineRule="auto"/>
          </w:pPr>
        </w:pPrChange>
      </w:pPr>
      <w:del w:id="142" w:author="Pribil-Kövesdy Döníz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Документация мероприятия подана на аккредитацию </w:delText>
        </w:r>
        <w:r w:rsidR="000A1987" w:rsidRPr="000A1987">
          <w:rPr>
            <w:rFonts w:ascii="Times New Roman" w:hAnsi="Times New Roman" w:cs="Times New Roman"/>
            <w:sz w:val="24"/>
          </w:rPr>
          <w:delText>баллами НМО</w:delText>
        </w:r>
        <w:r>
          <w:rPr>
            <w:rFonts w:ascii="Times New Roman" w:hAnsi="Times New Roman" w:cs="Times New Roman"/>
            <w:sz w:val="24"/>
          </w:rPr>
          <w:delText>.</w:delText>
        </w:r>
      </w:del>
    </w:p>
    <w:sectPr w:rsidR="000A1987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46" w:author="Pribil-Kövesdy Döníz" w:date="2026-09-22T12:28:00Z" w16du:dateUtc="2026-09-22T16:28:00Z">
        <w:sectPr w:rsidR="000A1987" w:rsidRPr="003C2C83" w:rsidSect="00AD06DF">
          <w:pgSz w:w="11906" w:h="16838" w:orient="portrait"/>
          <w:pgMar w:top="1134" w:right="850" w:bottom="1134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928780" w14:textId="77777777" w:rsidR="00687B50" w:rsidRDefault="00687B50" w:rsidP="00586726">
      <w:pPr>
        <w:spacing w:after="0" w:line="240" w:lineRule="auto"/>
      </w:pPr>
      <w:r>
        <w:separator/>
      </w:r>
    </w:p>
  </w:endnote>
  <w:endnote w:type="continuationSeparator" w:id="0">
    <w:p w14:paraId="2BE0A218" w14:textId="77777777" w:rsidR="00687B50" w:rsidRDefault="00687B50" w:rsidP="0058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94CAC5" w14:textId="77777777" w:rsidR="00586726" w:rsidRDefault="00586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A9D711" w14:textId="77777777" w:rsidR="00687B50" w:rsidRDefault="00687B50" w:rsidP="00586726">
      <w:pPr>
        <w:spacing w:after="0" w:line="240" w:lineRule="auto"/>
      </w:pPr>
      <w:r>
        <w:separator/>
      </w:r>
    </w:p>
  </w:footnote>
  <w:footnote w:type="continuationSeparator" w:id="0">
    <w:p w14:paraId="3DB3AC98" w14:textId="77777777" w:rsidR="00687B50" w:rsidRDefault="00687B50" w:rsidP="0058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498E25" w14:textId="77777777" w:rsidR="0058672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43" w:author="Pribil-Kövesdy Döníz" w:date="2026-09-22T12:28:00Z" w16du:dateUtc="2026-09-22T16:28:00Z">
          <w:rPr/>
        </w:rPrChange>
      </w:rPr>
      <w:pPrChange w:id="144" w:author="Pribil-Kövesdy Döníz" w:date="2026-09-22T12:28:00Z" w16du:dateUtc="2026-09-22T16:28:00Z">
        <w:pPr>
          <w:pStyle w:val="Header"/>
        </w:pPr>
      </w:pPrChange>
    </w:pPr>
    <w:ins w:id="145" w:author="Pribil-Kövesdy Döníz" w:date="2026-09-22T12:28:00Z" w16du:dateUtc="2026-09-22T16:28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524013">
    <w:abstractNumId w:val="3"/>
  </w:num>
  <w:num w:numId="2" w16cid:durableId="868029492">
    <w:abstractNumId w:val="0"/>
  </w:num>
  <w:num w:numId="3" w16cid:durableId="1997420429">
    <w:abstractNumId w:val="2"/>
  </w:num>
  <w:num w:numId="4" w16cid:durableId="1596402419">
    <w:abstractNumId w:val="4"/>
  </w:num>
  <w:num w:numId="5" w16cid:durableId="1911961742">
    <w:abstractNumId w:val="5"/>
  </w:num>
  <w:num w:numId="6" w16cid:durableId="1142307740">
    <w:abstractNumId w:val="6"/>
  </w:num>
  <w:num w:numId="7" w16cid:durableId="3683845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A1987"/>
    <w:rsid w:val="00211E8A"/>
    <w:rsid w:val="002E38FF"/>
    <w:rsid w:val="00391C9E"/>
    <w:rsid w:val="003B608A"/>
    <w:rsid w:val="003C2C83"/>
    <w:rsid w:val="003D3B03"/>
    <w:rsid w:val="00440F44"/>
    <w:rsid w:val="004B3A33"/>
    <w:rsid w:val="005457DA"/>
    <w:rsid w:val="00586726"/>
    <w:rsid w:val="00592BCC"/>
    <w:rsid w:val="00593623"/>
    <w:rsid w:val="00594AAE"/>
    <w:rsid w:val="005E7FFD"/>
    <w:rsid w:val="0061350B"/>
    <w:rsid w:val="00646D28"/>
    <w:rsid w:val="0067146E"/>
    <w:rsid w:val="00686BE4"/>
    <w:rsid w:val="00687B50"/>
    <w:rsid w:val="0074549C"/>
    <w:rsid w:val="00745992"/>
    <w:rsid w:val="00772D51"/>
    <w:rsid w:val="007A6560"/>
    <w:rsid w:val="007C10F6"/>
    <w:rsid w:val="00854C26"/>
    <w:rsid w:val="00866058"/>
    <w:rsid w:val="00874246"/>
    <w:rsid w:val="00875E83"/>
    <w:rsid w:val="008A5CF9"/>
    <w:rsid w:val="008B7245"/>
    <w:rsid w:val="009B6940"/>
    <w:rsid w:val="009B7CF8"/>
    <w:rsid w:val="00A1440D"/>
    <w:rsid w:val="00A236F9"/>
    <w:rsid w:val="00AD06DF"/>
    <w:rsid w:val="00AE31EA"/>
    <w:rsid w:val="00B965C8"/>
    <w:rsid w:val="00C24966"/>
    <w:rsid w:val="00C946F8"/>
    <w:rsid w:val="00D12036"/>
    <w:rsid w:val="00D32F72"/>
    <w:rsid w:val="00DE0E33"/>
    <w:rsid w:val="00EA75CD"/>
    <w:rsid w:val="00F26628"/>
    <w:rsid w:val="00F34D56"/>
    <w:rsid w:val="00F520F7"/>
    <w:rsid w:val="00F6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98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608A"/>
    <w:pPr>
      <w:ind w:left="720"/>
      <w:contextualSpacing/>
    </w:pPr>
  </w:style>
  <w:style w:type="table" w:styleId="TableGrid">
    <w:name w:val="Table Grid"/>
    <w:basedOn w:val="TableNormal"/>
    <w:uiPriority w:val="59"/>
    <w:rsid w:val="00586726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726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726"/>
    <w:rPr>
      <w:rFonts w:ascii="Tahoma" w:hAnsi="Tahoma" w:cs="Tahoma"/>
      <w:sz w:val="16"/>
      <w:szCs w:val="16"/>
      <w:lang w:val="hu-HU"/>
    </w:rPr>
  </w:style>
  <w:style w:type="paragraph" w:styleId="Header">
    <w:name w:val="header"/>
    <w:basedOn w:val="Normal"/>
    <w:link w:val="HeaderChar"/>
    <w:uiPriority w:val="99"/>
    <w:unhideWhenUsed/>
    <w:rsid w:val="00586726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586726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586726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586726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1</cp:revision>
  <dcterms:created xsi:type="dcterms:W3CDTF">2025-02-13T13:48:00Z</dcterms:created>
  <dcterms:modified xsi:type="dcterms:W3CDTF">2026-09-22T16:28:00Z</dcterms:modified>
</cp:coreProperties>
</file>