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D1F11" w14:textId="77777777" w:rsidR="00532987" w:rsidRDefault="00E558CC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del w:id="0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delText xml:space="preserve">Centered </w:delText>
        </w:r>
      </w:del>
      <w:r>
        <w:rPr>
          <w:rFonts w:ascii="Arial" w:hAnsi="Arial" w:cs="Arial"/>
          <w:b/>
          <w:bCs/>
          <w:sz w:val="52"/>
          <w:szCs w:val="52"/>
        </w:rPr>
        <w:t>Demo</w:t>
      </w:r>
    </w:p>
    <w:p w14:paraId="148D8979" w14:textId="77777777" w:rsidR="00532987" w:rsidRDefault="00E558CC">
      <w:pPr>
        <w:spacing w:line="240" w:lineRule="auto"/>
      </w:pPr>
      <w:ins w:id="1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Demonstrating</w:t>
        </w:r>
      </w:ins>
      <w:del w:id="2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delText>This document shows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ins w:id="3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 xml:space="preserve">paragraph </w:t>
        </w:r>
      </w:ins>
      <w:r>
        <w:rPr>
          <w:rFonts w:ascii="Arial" w:hAnsi="Arial" w:cs="Arial"/>
          <w:b/>
          <w:bCs/>
          <w:sz w:val="52"/>
          <w:szCs w:val="52"/>
        </w:rPr>
        <w:t>style</w:t>
      </w:r>
      <w:del w:id="4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p w14:paraId="14DFA693" w14:textId="77777777" w:rsidR="00532987" w:rsidRDefault="00E558CC">
      <w:pPr>
        <w:spacing w:line="240" w:lineRule="auto"/>
      </w:pPr>
      <w:ins w:id="5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Document Title</w:t>
        </w:r>
      </w:ins>
      <w:del w:id="6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5329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987"/>
    <w:rsid w:val="00532987"/>
    <w:rsid w:val="006D64C4"/>
    <w:rsid w:val="008E0D5A"/>
    <w:rsid w:val="00B37A4C"/>
    <w:rsid w:val="00D4531F"/>
    <w:rsid w:val="00E5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C561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2026-07-05T05:11:00Z</dcterms:modified>
</cp:coreProperties>
</file>