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13CC58" w14:textId="722F13FB" w:rsidR="0045456F" w:rsidRPr="00B01964" w:rsidRDefault="009E5972">
      <w:pPr>
        <w:pStyle w:val="Title"/>
        <w:rPr>
          <w:ins w:id="101" w:author="Hiserman, Sonja Christine" w:date="2026-09-25T20:07:00Z" w16du:dateUtc="2026-09-26T00:07:00Z"/>
          <w:rFonts w:ascii="Times New Roman" w:hAnsi="Times New Roman" w:cs="Times New Roman"/>
          <w:color w:val="auto"/>
        </w:rPr>
      </w:pPr>
      <w:ins w:id="102" w:author="Hiserman, Sonja Christine" w:date="2026-09-25T20:07:00Z" w16du:dateUtc="2026-09-26T00:07:00Z">
        <w:r w:rsidRPr="00B01964">
          <w:rPr>
            <w:rFonts w:ascii="Times New Roman" w:hAnsi="Times New Roman" w:cs="Times New Roman"/>
            <w:color w:val="auto"/>
          </w:rPr>
          <w:t>Sonja Hiserman</w:t>
        </w:r>
      </w:ins>
    </w:p>
    <w:p w14:paraId="029319D3" w14:textId="05DEB343" w:rsidR="0045456F" w:rsidRPr="00B01964" w:rsidRDefault="009E5972">
      <w:pPr>
        <w:pStyle w:val="ContactInfo"/>
        <w:rPr>
          <w:ins w:id="103" w:author="Hiserman, Sonja Christine" w:date="2026-09-25T20:07:00Z" w16du:dateUtc="2026-09-26T00:07:00Z"/>
          <w:rStyle w:val="Hyperlink"/>
          <w:rFonts w:ascii="Times New Roman" w:hAnsi="Times New Roman" w:cs="Times New Roman"/>
          <w:color w:val="auto"/>
        </w:rPr>
      </w:pPr>
      <w:ins w:id="104" w:author="Hiserman, Sonja Christine" w:date="2026-09-25T20:07:00Z" w16du:dateUtc="2026-09-26T00:07:00Z">
        <w:r w:rsidRPr="00B01964">
          <w:rPr>
            <w:rFonts w:ascii="Times New Roman" w:hAnsi="Times New Roman" w:cs="Times New Roman"/>
            <w:color w:val="auto"/>
          </w:rPr>
          <w:t xml:space="preserve">707 Fogelman Road Muncy, PA 17756 | </w:t>
        </w:r>
        <w:r w:rsidR="00CA463A">
          <w:rPr>
            <w:rFonts w:ascii="Times New Roman" w:hAnsi="Times New Roman" w:cs="Times New Roman"/>
            <w:color w:val="auto"/>
          </w:rPr>
          <w:t>(</w:t>
        </w:r>
        <w:r w:rsidRPr="00B01964">
          <w:rPr>
            <w:rFonts w:ascii="Times New Roman" w:hAnsi="Times New Roman" w:cs="Times New Roman"/>
            <w:color w:val="auto"/>
          </w:rPr>
          <w:t>272</w:t>
        </w:r>
        <w:r w:rsidR="00CA463A">
          <w:rPr>
            <w:rFonts w:ascii="Times New Roman" w:hAnsi="Times New Roman" w:cs="Times New Roman"/>
            <w:color w:val="auto"/>
          </w:rPr>
          <w:t xml:space="preserve">) </w:t>
        </w:r>
        <w:r w:rsidRPr="00B01964">
          <w:rPr>
            <w:rFonts w:ascii="Times New Roman" w:hAnsi="Times New Roman" w:cs="Times New Roman"/>
            <w:color w:val="auto"/>
          </w:rPr>
          <w:t xml:space="preserve">215-2168 | </w:t>
        </w:r>
        <w:r>
          <w:fldChar w:fldCharType="begin"/>
        </w:r>
        <w:r>
          <w:instrText>HYPERLINK "mailto:hisermansonja@gmail.com" \h</w:instrText>
        </w:r>
        <w:r>
          <w:fldChar w:fldCharType="separate"/>
        </w:r>
        <w:r w:rsidRPr="00B01964">
          <w:rPr>
            <w:rStyle w:val="Hyperlink"/>
            <w:rFonts w:ascii="Times New Roman" w:hAnsi="Times New Roman" w:cs="Times New Roman"/>
            <w:color w:val="auto"/>
          </w:rPr>
          <w:t>hisermansonja@gmail.com</w:t>
        </w:r>
        <w:r>
          <w:fldChar w:fldCharType="end"/>
        </w:r>
      </w:ins>
    </w:p>
    <w:p w14:paraId="1C74EA41" w14:textId="2B62D8DC" w:rsidR="004440E5" w:rsidRPr="00B01964" w:rsidRDefault="004440E5" w:rsidP="004440E5">
      <w:pPr>
        <w:pStyle w:val="ContactInfo"/>
        <w:rPr>
          <w:ins w:id="105" w:author="Hiserman, Sonja Christine" w:date="2026-09-25T20:07:00Z" w16du:dateUtc="2026-09-26T00:07:00Z"/>
          <w:rFonts w:ascii="Times New Roman" w:hAnsi="Times New Roman" w:cs="Times New Roman"/>
          <w:color w:val="auto"/>
          <w:sz w:val="34"/>
          <w:szCs w:val="34"/>
        </w:rPr>
      </w:pPr>
      <w:ins w:id="106" w:author="Hiserman, Sonja Christine" w:date="2026-09-25T20:07:00Z" w16du:dateUtc="2026-09-26T00:07:00Z">
        <w:r w:rsidRPr="00B01964">
          <w:rPr>
            <w:rStyle w:val="Hyperlink"/>
            <w:rFonts w:ascii="Times New Roman" w:hAnsi="Times New Roman" w:cs="Times New Roman"/>
            <w:color w:val="auto"/>
            <w:u w:val="none"/>
          </w:rPr>
          <w:t>Recent graduate with excellent organizational, technical and problem-solving skills. Motivated and looking to develop new skills and build upon existing ones.</w:t>
        </w:r>
      </w:ins>
    </w:p>
    <w:p w14:paraId="2681A735" w14:textId="77777777" w:rsidR="0045456F" w:rsidRPr="00B01964" w:rsidRDefault="009E5972">
      <w:pPr>
        <w:pStyle w:val="Heading1"/>
        <w:rPr>
          <w:ins w:id="107" w:author="Hiserman, Sonja Christine" w:date="2026-09-25T20:07:00Z" w16du:dateUtc="2026-09-26T00:07:00Z"/>
          <w:rFonts w:ascii="Times New Roman" w:hAnsi="Times New Roman" w:cs="Times New Roman"/>
          <w:color w:val="auto"/>
        </w:rPr>
      </w:pPr>
      <w:ins w:id="108" w:author="Hiserman, Sonja Christine" w:date="2026-09-25T20:07:00Z" w16du:dateUtc="2026-09-26T00:07:00Z">
        <w:r w:rsidRPr="00B01964">
          <w:rPr>
            <w:rFonts w:ascii="Times New Roman" w:hAnsi="Times New Roman" w:cs="Times New Roman"/>
            <w:color w:val="auto"/>
          </w:rPr>
          <w:t>Education</w:t>
        </w:r>
      </w:ins>
    </w:p>
    <w:p w14:paraId="56F852F3" w14:textId="59E4B8B9" w:rsidR="0045456F" w:rsidRPr="00B01964" w:rsidRDefault="009E5972" w:rsidP="00E81434">
      <w:pPr>
        <w:pStyle w:val="ListBullet"/>
        <w:rPr>
          <w:ins w:id="109" w:author="Hiserman, Sonja Christine" w:date="2026-09-25T20:07:00Z" w16du:dateUtc="2026-09-26T00:07:00Z"/>
          <w:rFonts w:ascii="Times New Roman" w:hAnsi="Times New Roman" w:cs="Times New Roman"/>
          <w:color w:val="auto"/>
        </w:rPr>
      </w:pPr>
      <w:ins w:id="110" w:author="Hiserman, Sonja Christine" w:date="2026-09-25T20:07:00Z" w16du:dateUtc="2026-09-26T00:07:00Z">
        <w:r w:rsidRPr="00B01964">
          <w:rPr>
            <w:rFonts w:ascii="Times New Roman" w:hAnsi="Times New Roman" w:cs="Times New Roman"/>
            <w:color w:val="auto"/>
          </w:rPr>
          <w:t xml:space="preserve">Liberty University </w:t>
        </w:r>
        <w:r w:rsidR="004440E5" w:rsidRPr="00B01964">
          <w:rPr>
            <w:rFonts w:ascii="Times New Roman" w:hAnsi="Times New Roman" w:cs="Times New Roman"/>
            <w:color w:val="auto"/>
          </w:rPr>
          <w:t>|</w:t>
        </w:r>
        <w:r w:rsidRPr="00B01964">
          <w:rPr>
            <w:rFonts w:ascii="Times New Roman" w:hAnsi="Times New Roman" w:cs="Times New Roman"/>
            <w:color w:val="auto"/>
          </w:rPr>
          <w:t xml:space="preserve"> Lynchburg, Virginia</w:t>
        </w:r>
      </w:ins>
    </w:p>
    <w:p w14:paraId="0F93250C" w14:textId="1C6A9041" w:rsidR="0045456F" w:rsidRPr="00B01964" w:rsidRDefault="009E5972" w:rsidP="004440E5">
      <w:pPr>
        <w:pStyle w:val="ListBullet"/>
        <w:ind w:left="720"/>
        <w:rPr>
          <w:ins w:id="111" w:author="Hiserman, Sonja Christine" w:date="2026-09-25T20:07:00Z" w16du:dateUtc="2026-09-26T00:07:00Z"/>
          <w:rFonts w:ascii="Times New Roman" w:hAnsi="Times New Roman" w:cs="Times New Roman"/>
          <w:color w:val="auto"/>
        </w:rPr>
      </w:pPr>
      <w:ins w:id="112" w:author="Hiserman, Sonja Christine" w:date="2026-09-25T20:07:00Z" w16du:dateUtc="2026-09-26T00:07:00Z">
        <w:r w:rsidRPr="00B01964">
          <w:rPr>
            <w:rFonts w:ascii="Times New Roman" w:hAnsi="Times New Roman" w:cs="Times New Roman"/>
            <w:color w:val="auto"/>
          </w:rPr>
          <w:t xml:space="preserve">B.S. </w:t>
        </w:r>
        <w:r w:rsidR="004440E5" w:rsidRPr="00B01964">
          <w:rPr>
            <w:rFonts w:ascii="Times New Roman" w:hAnsi="Times New Roman" w:cs="Times New Roman"/>
            <w:color w:val="auto"/>
          </w:rPr>
          <w:t xml:space="preserve">in History </w:t>
        </w:r>
        <w:r w:rsidRPr="00B01964">
          <w:rPr>
            <w:rFonts w:ascii="Times New Roman" w:hAnsi="Times New Roman" w:cs="Times New Roman"/>
            <w:color w:val="auto"/>
          </w:rPr>
          <w:t xml:space="preserve">| </w:t>
        </w:r>
        <w:r w:rsidR="0085559C" w:rsidRPr="00B01964">
          <w:rPr>
            <w:rFonts w:ascii="Times New Roman" w:hAnsi="Times New Roman" w:cs="Times New Roman"/>
            <w:color w:val="auto"/>
          </w:rPr>
          <w:t>May</w:t>
        </w:r>
        <w:r w:rsidRPr="00B01964">
          <w:rPr>
            <w:rFonts w:ascii="Times New Roman" w:hAnsi="Times New Roman" w:cs="Times New Roman"/>
            <w:color w:val="auto"/>
          </w:rPr>
          <w:t xml:space="preserve"> 2024</w:t>
        </w:r>
      </w:ins>
    </w:p>
    <w:p w14:paraId="10435AFA" w14:textId="19251359" w:rsidR="0045456F" w:rsidRPr="00B01964" w:rsidRDefault="009E5972" w:rsidP="004440E5">
      <w:pPr>
        <w:pStyle w:val="ListBullet"/>
        <w:ind w:left="720"/>
        <w:rPr>
          <w:ins w:id="113" w:author="Hiserman, Sonja Christine" w:date="2026-09-25T20:07:00Z" w16du:dateUtc="2026-09-26T00:07:00Z"/>
          <w:rFonts w:ascii="Times New Roman" w:hAnsi="Times New Roman" w:cs="Times New Roman"/>
          <w:color w:val="auto"/>
        </w:rPr>
      </w:pPr>
      <w:ins w:id="114" w:author="Hiserman, Sonja Christine" w:date="2026-09-25T20:07:00Z" w16du:dateUtc="2026-09-26T00:07:00Z">
        <w:r w:rsidRPr="00B01964">
          <w:rPr>
            <w:rFonts w:ascii="Times New Roman" w:hAnsi="Times New Roman" w:cs="Times New Roman"/>
            <w:color w:val="auto"/>
          </w:rPr>
          <w:t>Member</w:t>
        </w:r>
      </w:ins>
      <w:del w:id="115" w:author="Hiserman, Sonja Christine" w:date="2026-09-25T20:07:00Z" w16du:dateUtc="2026-09-26T00:07:00Z">
        <w:r w:rsidR="004A55E6">
          <w:delText>Here is a list</w:delText>
        </w:r>
      </w:del>
      <w:r w:rsidR="004A55E6" w:rsidRPr="00B01964">
        <w:rPr>
          <w:rFonts w:ascii="Times New Roman" w:hAnsi="Times New Roman"/>
          <w:color w:val="auto"/>
          <w:rPrChange w:id="116" w:author="Hiserman, Sonja Christine" w:date="2026-09-25T20:07:00Z" w16du:dateUtc="2026-09-26T00:07:00Z">
            <w:rPr/>
          </w:rPrChange>
        </w:rPr>
        <w:t xml:space="preserve"> of </w:t>
      </w:r>
      <w:ins w:id="117" w:author="Hiserman, Sonja Christine" w:date="2026-09-25T20:07:00Z" w16du:dateUtc="2026-09-26T00:07:00Z">
        <w:r w:rsidRPr="00B01964">
          <w:rPr>
            <w:rFonts w:ascii="Times New Roman" w:hAnsi="Times New Roman" w:cs="Times New Roman"/>
            <w:color w:val="auto"/>
          </w:rPr>
          <w:t>Tau Sigma – Transfer Student National Honor Society</w:t>
        </w:r>
      </w:ins>
    </w:p>
    <w:p w14:paraId="7D4F0028" w14:textId="77777777" w:rsidR="004440E5" w:rsidRPr="00B01964" w:rsidRDefault="004440E5" w:rsidP="004440E5">
      <w:pPr>
        <w:pStyle w:val="ListBullet"/>
        <w:numPr>
          <w:ilvl w:val="0"/>
          <w:numId w:val="0"/>
        </w:numPr>
        <w:ind w:left="360" w:hanging="360"/>
        <w:rPr>
          <w:ins w:id="118" w:author="Hiserman, Sonja Christine" w:date="2026-09-25T20:07:00Z" w16du:dateUtc="2026-09-26T00:07:00Z"/>
          <w:rFonts w:ascii="Times New Roman" w:hAnsi="Times New Roman" w:cs="Times New Roman"/>
          <w:color w:val="auto"/>
        </w:rPr>
      </w:pPr>
    </w:p>
    <w:p w14:paraId="371A3170" w14:textId="20A69D2B" w:rsidR="004440E5" w:rsidRPr="00B01964" w:rsidRDefault="004440E5" w:rsidP="004440E5">
      <w:pPr>
        <w:pStyle w:val="ListBullet"/>
        <w:rPr>
          <w:ins w:id="119" w:author="Hiserman, Sonja Christine" w:date="2026-09-25T20:07:00Z" w16du:dateUtc="2026-09-26T00:07:00Z"/>
          <w:rFonts w:ascii="Times New Roman" w:hAnsi="Times New Roman" w:cs="Times New Roman"/>
          <w:color w:val="auto"/>
        </w:rPr>
      </w:pPr>
      <w:ins w:id="120" w:author="Hiserman, Sonja Christine" w:date="2026-09-25T20:07:00Z" w16du:dateUtc="2026-09-26T00:07:00Z">
        <w:r w:rsidRPr="00B01964">
          <w:rPr>
            <w:rFonts w:ascii="Times New Roman" w:hAnsi="Times New Roman" w:cs="Times New Roman"/>
            <w:color w:val="auto"/>
          </w:rPr>
          <w:t>Franciscan University of Steubenville | Steubenville, Ohio</w:t>
        </w:r>
      </w:ins>
    </w:p>
    <w:p w14:paraId="3A071AA2" w14:textId="7D2E1881" w:rsidR="004440E5" w:rsidRPr="00B01964" w:rsidRDefault="004440E5" w:rsidP="004440E5">
      <w:pPr>
        <w:pStyle w:val="ListBullet"/>
        <w:ind w:left="720"/>
        <w:rPr>
          <w:ins w:id="121" w:author="Hiserman, Sonja Christine" w:date="2026-09-25T20:07:00Z" w16du:dateUtc="2026-09-26T00:07:00Z"/>
          <w:rFonts w:ascii="Times New Roman" w:hAnsi="Times New Roman" w:cs="Times New Roman"/>
          <w:color w:val="auto"/>
        </w:rPr>
      </w:pPr>
      <w:ins w:id="122" w:author="Hiserman, Sonja Christine" w:date="2026-09-25T20:07:00Z" w16du:dateUtc="2026-09-26T00:07:00Z">
        <w:r w:rsidRPr="00B01964">
          <w:rPr>
            <w:rFonts w:ascii="Times New Roman" w:hAnsi="Times New Roman" w:cs="Times New Roman"/>
            <w:color w:val="auto"/>
          </w:rPr>
          <w:t>08/2020 – 05/2021</w:t>
        </w:r>
      </w:ins>
    </w:p>
    <w:p w14:paraId="0305D03D" w14:textId="77777777" w:rsidR="0045456F" w:rsidRPr="00B01964" w:rsidRDefault="009E5972">
      <w:pPr>
        <w:pStyle w:val="Heading1"/>
        <w:rPr>
          <w:ins w:id="123" w:author="Hiserman, Sonja Christine" w:date="2026-09-25T20:07:00Z" w16du:dateUtc="2026-09-26T00:07:00Z"/>
          <w:rFonts w:ascii="Times New Roman" w:hAnsi="Times New Roman" w:cs="Times New Roman"/>
          <w:color w:val="auto"/>
        </w:rPr>
      </w:pPr>
      <w:ins w:id="124" w:author="Hiserman, Sonja Christine" w:date="2026-09-25T20:07:00Z" w16du:dateUtc="2026-09-26T00:07:00Z">
        <w:r w:rsidRPr="00B01964">
          <w:rPr>
            <w:rFonts w:ascii="Times New Roman" w:hAnsi="Times New Roman" w:cs="Times New Roman"/>
            <w:color w:val="auto"/>
          </w:rPr>
          <w:t>Experience</w:t>
        </w:r>
      </w:ins>
    </w:p>
    <w:p w14:paraId="1112561B" w14:textId="6C34BFA9" w:rsidR="0045456F" w:rsidRPr="00B01964" w:rsidRDefault="004440E5">
      <w:pPr>
        <w:pStyle w:val="Heading2"/>
        <w:rPr>
          <w:ins w:id="125" w:author="Hiserman, Sonja Christine" w:date="2026-09-25T20:07:00Z" w16du:dateUtc="2026-09-26T00:07:00Z"/>
          <w:rFonts w:ascii="Times New Roman" w:hAnsi="Times New Roman" w:cs="Times New Roman"/>
          <w:color w:val="auto"/>
          <w:sz w:val="21"/>
          <w:szCs w:val="24"/>
        </w:rPr>
      </w:pPr>
      <w:ins w:id="126" w:author="Hiserman, Sonja Christine" w:date="2026-09-25T20:07:00Z" w16du:dateUtc="2026-09-26T00:07:00Z">
        <w:r w:rsidRPr="00B01964">
          <w:rPr>
            <w:rFonts w:ascii="Times New Roman" w:hAnsi="Times New Roman" w:cs="Times New Roman"/>
            <w:color w:val="auto"/>
            <w:sz w:val="21"/>
            <w:szCs w:val="24"/>
          </w:rPr>
          <w:t>August</w:t>
        </w:r>
        <w:r w:rsidR="0085559C" w:rsidRPr="00B01964">
          <w:rPr>
            <w:rFonts w:ascii="Times New Roman" w:hAnsi="Times New Roman" w:cs="Times New Roman"/>
            <w:color w:val="auto"/>
            <w:sz w:val="21"/>
            <w:szCs w:val="24"/>
          </w:rPr>
          <w:t>, 202</w:t>
        </w:r>
        <w:r w:rsidRPr="00B01964">
          <w:rPr>
            <w:rFonts w:ascii="Times New Roman" w:hAnsi="Times New Roman" w:cs="Times New Roman"/>
            <w:color w:val="auto"/>
            <w:sz w:val="21"/>
            <w:szCs w:val="24"/>
          </w:rPr>
          <w:t>2</w:t>
        </w:r>
        <w:r w:rsidR="009E5972" w:rsidRPr="00B01964">
          <w:rPr>
            <w:rFonts w:ascii="Times New Roman" w:hAnsi="Times New Roman" w:cs="Times New Roman"/>
            <w:color w:val="auto"/>
            <w:sz w:val="21"/>
            <w:szCs w:val="24"/>
          </w:rPr>
          <w:t xml:space="preserve"> </w:t>
        </w:r>
        <w:r w:rsidR="00B430FC" w:rsidRPr="00B01964">
          <w:rPr>
            <w:rFonts w:ascii="Times New Roman" w:hAnsi="Times New Roman" w:cs="Times New Roman"/>
            <w:color w:val="auto"/>
            <w:sz w:val="21"/>
            <w:szCs w:val="24"/>
          </w:rPr>
          <w:t>–</w:t>
        </w:r>
        <w:r w:rsidR="009E5972" w:rsidRPr="00B01964">
          <w:rPr>
            <w:rFonts w:ascii="Times New Roman" w:hAnsi="Times New Roman" w:cs="Times New Roman"/>
            <w:color w:val="auto"/>
            <w:sz w:val="21"/>
            <w:szCs w:val="24"/>
          </w:rPr>
          <w:t xml:space="preserve"> </w:t>
        </w:r>
        <w:r w:rsidR="0085559C" w:rsidRPr="00B01964">
          <w:rPr>
            <w:rFonts w:ascii="Times New Roman" w:hAnsi="Times New Roman" w:cs="Times New Roman"/>
            <w:color w:val="auto"/>
            <w:sz w:val="21"/>
            <w:szCs w:val="24"/>
          </w:rPr>
          <w:t>May, 2024</w:t>
        </w:r>
      </w:ins>
    </w:p>
    <w:p w14:paraId="077E0828" w14:textId="6ECC8624" w:rsidR="0045456F" w:rsidRPr="00B01964" w:rsidRDefault="0085559C">
      <w:pPr>
        <w:pStyle w:val="Heading3"/>
        <w:rPr>
          <w:ins w:id="127" w:author="Hiserman, Sonja Christine" w:date="2026-09-25T20:07:00Z" w16du:dateUtc="2026-09-26T00:07:00Z"/>
          <w:rFonts w:ascii="Times New Roman" w:hAnsi="Times New Roman" w:cs="Times New Roman"/>
          <w:b/>
          <w:bCs/>
          <w:color w:val="auto"/>
        </w:rPr>
      </w:pPr>
      <w:ins w:id="128" w:author="Hiserman, Sonja Christine" w:date="2026-09-25T20:07:00Z" w16du:dateUtc="2026-09-26T00:07:00Z">
        <w:r w:rsidRPr="00B01964">
          <w:rPr>
            <w:rFonts w:ascii="Times New Roman" w:hAnsi="Times New Roman" w:cs="Times New Roman"/>
            <w:b/>
            <w:bCs/>
            <w:color w:val="auto"/>
          </w:rPr>
          <w:t>Team Leader</w:t>
        </w:r>
        <w:r w:rsidR="009E5972" w:rsidRPr="00B01964">
          <w:rPr>
            <w:rFonts w:ascii="Times New Roman" w:hAnsi="Times New Roman" w:cs="Times New Roman"/>
            <w:b/>
            <w:bCs/>
            <w:color w:val="auto"/>
          </w:rPr>
          <w:t xml:space="preserve"> | Dunkin’ | Muncy, PA</w:t>
        </w:r>
      </w:ins>
    </w:p>
    <w:p w14:paraId="51A48766" w14:textId="2BE8E665" w:rsidR="004440E5" w:rsidRPr="00B01964" w:rsidRDefault="004440E5" w:rsidP="004440E5">
      <w:pPr>
        <w:pStyle w:val="Heading2"/>
        <w:rPr>
          <w:ins w:id="129" w:author="Hiserman, Sonja Christine" w:date="2026-09-25T20:07:00Z" w16du:dateUtc="2026-09-26T00:07:00Z"/>
          <w:rFonts w:ascii="Times New Roman" w:hAnsi="Times New Roman" w:cs="Times New Roman"/>
          <w:color w:val="auto"/>
        </w:rPr>
      </w:pPr>
      <w:ins w:id="130" w:author="Hiserman, Sonja Christine" w:date="2026-09-25T20:07:00Z" w16du:dateUtc="2026-09-26T00:07:00Z">
        <w:r w:rsidRPr="00B01964">
          <w:rPr>
            <w:rFonts w:ascii="Times New Roman" w:hAnsi="Times New Roman" w:cs="Times New Roman"/>
            <w:color w:val="auto"/>
          </w:rPr>
          <w:t>Continued Crew Member duties while taking on Team Leader responsibilities.</w:t>
        </w:r>
        <w:r w:rsidR="0085559C" w:rsidRPr="00B01964">
          <w:rPr>
            <w:rFonts w:ascii="Times New Roman" w:hAnsi="Times New Roman" w:cs="Times New Roman"/>
            <w:color w:val="auto"/>
          </w:rPr>
          <w:t xml:space="preserve"> </w:t>
        </w:r>
        <w:r w:rsidRPr="00B01964">
          <w:rPr>
            <w:rFonts w:ascii="Times New Roman" w:hAnsi="Times New Roman" w:cs="Times New Roman"/>
            <w:color w:val="auto"/>
          </w:rPr>
          <w:t>Established clear expectations</w:t>
        </w:r>
      </w:ins>
      <w:del w:id="131" w:author="Hiserman, Sonja Christine" w:date="2026-09-25T20:07:00Z" w16du:dateUtc="2026-09-26T00:07:00Z">
        <w:r w:rsidR="004A55E6">
          <w:delText>contacts</w:delText>
        </w:r>
      </w:del>
      <w:r w:rsidR="004A55E6" w:rsidRPr="00B01964">
        <w:rPr>
          <w:rFonts w:ascii="Times New Roman" w:hAnsi="Times New Roman"/>
          <w:color w:val="auto"/>
          <w:rPrChange w:id="132" w:author="Hiserman, Sonja Christine" w:date="2026-09-25T20:07:00Z" w16du:dateUtc="2026-09-26T00:07:00Z">
            <w:rPr/>
          </w:rPrChange>
        </w:rPr>
        <w:t xml:space="preserve"> for </w:t>
      </w:r>
      <w:ins w:id="133" w:author="Hiserman, Sonja Christine" w:date="2026-09-25T20:07:00Z" w16du:dateUtc="2026-09-26T00:07:00Z">
        <w:r w:rsidRPr="00B01964">
          <w:rPr>
            <w:rFonts w:ascii="Times New Roman" w:hAnsi="Times New Roman" w:cs="Times New Roman"/>
            <w:color w:val="auto"/>
          </w:rPr>
          <w:t>employees, providing guidance when needed. Resolved customer complaints in an effective manner while maintaining a high level of customer service. Fostered positive employee relationships through communication, training, and delegation of duties. Regular performance reviews with manager and other team leaders to ensure shift success and collaboration.</w:t>
        </w:r>
      </w:ins>
    </w:p>
    <w:p w14:paraId="2D74D113" w14:textId="77777777" w:rsidR="0085559C" w:rsidRPr="00B01964" w:rsidRDefault="0085559C" w:rsidP="0085559C">
      <w:pPr>
        <w:rPr>
          <w:ins w:id="134" w:author="Hiserman, Sonja Christine" w:date="2026-09-25T20:07:00Z" w16du:dateUtc="2026-09-26T00:07:00Z"/>
          <w:rFonts w:ascii="Times New Roman" w:hAnsi="Times New Roman" w:cs="Times New Roman"/>
        </w:rPr>
      </w:pPr>
    </w:p>
    <w:p w14:paraId="1F8DD5D8" w14:textId="0C85957A" w:rsidR="0085559C" w:rsidRPr="00B01964" w:rsidRDefault="0085559C" w:rsidP="0085559C">
      <w:pPr>
        <w:pStyle w:val="Heading2"/>
        <w:rPr>
          <w:ins w:id="135" w:author="Hiserman, Sonja Christine" w:date="2026-09-25T20:07:00Z" w16du:dateUtc="2026-09-26T00:07:00Z"/>
          <w:rFonts w:ascii="Times New Roman" w:hAnsi="Times New Roman" w:cs="Times New Roman"/>
          <w:color w:val="auto"/>
          <w:sz w:val="21"/>
          <w:szCs w:val="24"/>
        </w:rPr>
      </w:pPr>
      <w:ins w:id="136" w:author="Hiserman, Sonja Christine" w:date="2026-09-25T20:07:00Z" w16du:dateUtc="2026-09-26T00:07:00Z">
        <w:r w:rsidRPr="00B01964">
          <w:rPr>
            <w:rFonts w:ascii="Times New Roman" w:hAnsi="Times New Roman" w:cs="Times New Roman"/>
            <w:color w:val="auto"/>
            <w:sz w:val="21"/>
            <w:szCs w:val="24"/>
          </w:rPr>
          <w:t>April, 2022 – August, 2022</w:t>
        </w:r>
      </w:ins>
    </w:p>
    <w:p w14:paraId="01BF908C" w14:textId="0A0610F0" w:rsidR="0085559C" w:rsidRPr="00B01964" w:rsidRDefault="0085559C" w:rsidP="0085559C">
      <w:pPr>
        <w:pStyle w:val="Heading3"/>
        <w:rPr>
          <w:ins w:id="137" w:author="Hiserman, Sonja Christine" w:date="2026-09-25T20:07:00Z" w16du:dateUtc="2026-09-26T00:07:00Z"/>
          <w:rFonts w:ascii="Times New Roman" w:hAnsi="Times New Roman" w:cs="Times New Roman"/>
          <w:b/>
          <w:bCs/>
          <w:color w:val="auto"/>
        </w:rPr>
      </w:pPr>
      <w:ins w:id="138" w:author="Hiserman, Sonja Christine" w:date="2026-09-25T20:07:00Z" w16du:dateUtc="2026-09-26T00:07:00Z">
        <w:r w:rsidRPr="00B01964">
          <w:rPr>
            <w:rFonts w:ascii="Times New Roman" w:hAnsi="Times New Roman" w:cs="Times New Roman"/>
            <w:b/>
            <w:bCs/>
            <w:color w:val="auto"/>
          </w:rPr>
          <w:t>Floor Staff | Regal Entertainment Group | Muncy, PA</w:t>
        </w:r>
      </w:ins>
    </w:p>
    <w:p w14:paraId="7A65A029" w14:textId="4AF77009" w:rsidR="004440E5" w:rsidRPr="00B01964" w:rsidRDefault="004440E5" w:rsidP="004440E5">
      <w:pPr>
        <w:pStyle w:val="Heading2"/>
        <w:rPr>
          <w:ins w:id="139" w:author="Hiserman, Sonja Christine" w:date="2026-09-25T20:07:00Z" w16du:dateUtc="2026-09-26T00:07:00Z"/>
          <w:rFonts w:ascii="Times New Roman" w:eastAsiaTheme="minorHAnsi" w:hAnsi="Times New Roman" w:cs="Times New Roman"/>
          <w:color w:val="auto"/>
          <w:szCs w:val="22"/>
        </w:rPr>
      </w:pPr>
      <w:ins w:id="140" w:author="Hiserman, Sonja Christine" w:date="2026-09-25T20:07:00Z" w16du:dateUtc="2026-09-26T00:07:00Z">
        <w:r w:rsidRPr="00B01964">
          <w:rPr>
            <w:rFonts w:ascii="Times New Roman" w:eastAsiaTheme="minorHAnsi" w:hAnsi="Times New Roman" w:cs="Times New Roman"/>
            <w:color w:val="auto"/>
            <w:szCs w:val="22"/>
          </w:rPr>
          <w:t>Informed customers of current promotions, discounts and special offers. Maintained an organized and clean work environment. Processed payments using cash registers or point-of-sale systems. Resolved customer complaints in a professional manner.</w:t>
        </w:r>
      </w:ins>
    </w:p>
    <w:p w14:paraId="265208DF" w14:textId="77777777" w:rsidR="004440E5" w:rsidRPr="00B01964" w:rsidRDefault="004440E5" w:rsidP="004440E5">
      <w:pPr>
        <w:rPr>
          <w:ins w:id="141" w:author="Hiserman, Sonja Christine" w:date="2026-09-25T20:07:00Z" w16du:dateUtc="2026-09-26T00:07:00Z"/>
          <w:rFonts w:ascii="Times New Roman" w:hAnsi="Times New Roman" w:cs="Times New Roman"/>
        </w:rPr>
      </w:pPr>
    </w:p>
    <w:p w14:paraId="174E79B6" w14:textId="656BFA13" w:rsidR="004440E5" w:rsidRPr="00B01964" w:rsidRDefault="004440E5" w:rsidP="004440E5">
      <w:pPr>
        <w:pStyle w:val="Heading2"/>
        <w:rPr>
          <w:ins w:id="142" w:author="Hiserman, Sonja Christine" w:date="2026-09-25T20:07:00Z" w16du:dateUtc="2026-09-26T00:07:00Z"/>
          <w:rFonts w:ascii="Times New Roman" w:hAnsi="Times New Roman" w:cs="Times New Roman"/>
          <w:color w:val="auto"/>
          <w:sz w:val="21"/>
          <w:szCs w:val="24"/>
        </w:rPr>
      </w:pPr>
      <w:ins w:id="143" w:author="Hiserman, Sonja Christine" w:date="2026-09-25T20:07:00Z" w16du:dateUtc="2026-09-26T00:07:00Z">
        <w:r w:rsidRPr="00B01964">
          <w:rPr>
            <w:rFonts w:ascii="Times New Roman" w:hAnsi="Times New Roman" w:cs="Times New Roman"/>
            <w:color w:val="auto"/>
            <w:sz w:val="21"/>
            <w:szCs w:val="24"/>
          </w:rPr>
          <w:lastRenderedPageBreak/>
          <w:t>January, 2020 – April, 2022</w:t>
        </w:r>
      </w:ins>
    </w:p>
    <w:p w14:paraId="389FEC6C" w14:textId="7A1B4879" w:rsidR="004440E5" w:rsidRPr="00B01964" w:rsidRDefault="004440E5" w:rsidP="004440E5">
      <w:pPr>
        <w:pStyle w:val="Heading3"/>
        <w:rPr>
          <w:ins w:id="144" w:author="Hiserman, Sonja Christine" w:date="2026-09-25T20:07:00Z" w16du:dateUtc="2026-09-26T00:07:00Z"/>
          <w:rFonts w:ascii="Times New Roman" w:hAnsi="Times New Roman" w:cs="Times New Roman"/>
          <w:b/>
          <w:bCs/>
          <w:color w:val="auto"/>
        </w:rPr>
      </w:pPr>
      <w:ins w:id="145" w:author="Hiserman, Sonja Christine" w:date="2026-09-25T20:07:00Z" w16du:dateUtc="2026-09-26T00:07:00Z">
        <w:r w:rsidRPr="00B01964">
          <w:rPr>
            <w:rFonts w:ascii="Times New Roman" w:hAnsi="Times New Roman" w:cs="Times New Roman"/>
            <w:b/>
            <w:bCs/>
            <w:color w:val="auto"/>
          </w:rPr>
          <w:t>Crew Member | Dunkin’ | Muncy, PA</w:t>
        </w:r>
      </w:ins>
    </w:p>
    <w:p w14:paraId="1A1273DC" w14:textId="77777777" w:rsidR="004F52AA" w:rsidRPr="00B01964" w:rsidRDefault="004440E5">
      <w:pPr>
        <w:rPr>
          <w:rFonts w:ascii="Times New Roman" w:hAnsi="Times New Roman"/>
          <w:rPrChange w:id="146" w:author="Hiserman, Sonja Christine" w:date="2026-09-25T20:07:00Z" w16du:dateUtc="2026-09-26T00:07:00Z">
            <w:rPr/>
          </w:rPrChange>
        </w:rPr>
      </w:pPr>
      <w:ins w:id="147" w:author="Hiserman, Sonja Christine" w:date="2026-09-25T20:07:00Z" w16du:dateUtc="2026-09-26T00:07:00Z">
        <w:r w:rsidRPr="00B01964">
          <w:rPr>
            <w:rFonts w:ascii="Times New Roman" w:hAnsi="Times New Roman" w:cs="Times New Roman"/>
          </w:rPr>
          <w:t xml:space="preserve">Performed cashier duties such as taking orders, collecting payments and providing change. Restocked kitchen supplies including food products and utensils. Cleaned restaurant area by sweeping floors, wiping tables and emptying trash receptacles. Assisted in </w:t>
        </w:r>
      </w:ins>
      <w:r w:rsidR="004A55E6" w:rsidRPr="00B01964">
        <w:rPr>
          <w:rFonts w:ascii="Times New Roman" w:hAnsi="Times New Roman"/>
          <w:rPrChange w:id="148" w:author="Hiserman, Sonja Christine" w:date="2026-09-25T20:07:00Z" w16du:dateUtc="2026-09-26T00:07:00Z">
            <w:rPr/>
          </w:rPrChange>
        </w:rPr>
        <w:t xml:space="preserve">the </w:t>
      </w:r>
      <w:ins w:id="149" w:author="Hiserman, Sonja Christine" w:date="2026-09-25T20:07:00Z" w16du:dateUtc="2026-09-26T00:07:00Z">
        <w:r w:rsidRPr="00B01964">
          <w:rPr>
            <w:rFonts w:ascii="Times New Roman" w:hAnsi="Times New Roman" w:cs="Times New Roman"/>
          </w:rPr>
          <w:t>preparation of food and beverage items such as sandwiches, coffee, and donut finishing.</w:t>
        </w:r>
      </w:ins>
      <w:del w:id="150" w:author="Hiserman, Sonja Christine" w:date="2026-09-25T20:07:00Z" w16du:dateUtc="2026-09-26T00:07:00Z">
        <w:r w:rsidR="004A55E6">
          <w:delText>upcoming road trip:</w:delText>
        </w:r>
      </w:del>
    </w:p>
    <w:p w14:paraId="50F36C67" w14:textId="77777777" w:rsidR="004A55E6" w:rsidRPr="00B01964" w:rsidRDefault="004A55E6">
      <w:pPr>
        <w:rPr>
          <w:rFonts w:ascii="Times New Roman" w:hAnsi="Times New Roman"/>
          <w:rPrChange w:id="151" w:author="Hiserman, Sonja Christine" w:date="2026-09-25T20:07:00Z" w16du:dateUtc="2026-09-26T00:07:00Z">
            <w:rPr/>
          </w:rPrChange>
        </w:rPr>
      </w:pPr>
    </w:p>
    <w:p w14:paraId="77A40622" w14:textId="68586F97" w:rsidR="0085559C" w:rsidRPr="00B01964" w:rsidRDefault="0085559C" w:rsidP="0085559C">
      <w:pPr>
        <w:pStyle w:val="Heading2"/>
        <w:rPr>
          <w:ins w:id="152" w:author="Hiserman, Sonja Christine" w:date="2026-09-25T20:07:00Z" w16du:dateUtc="2026-09-26T00:07:00Z"/>
          <w:rFonts w:ascii="Times New Roman" w:hAnsi="Times New Roman" w:cs="Times New Roman"/>
          <w:color w:val="auto"/>
          <w:sz w:val="21"/>
          <w:szCs w:val="24"/>
        </w:rPr>
      </w:pPr>
      <w:ins w:id="153" w:author="Hiserman, Sonja Christine" w:date="2026-09-25T20:07:00Z" w16du:dateUtc="2026-09-26T00:07:00Z">
        <w:r w:rsidRPr="00B01964">
          <w:rPr>
            <w:rFonts w:ascii="Times New Roman" w:hAnsi="Times New Roman" w:cs="Times New Roman"/>
            <w:color w:val="auto"/>
            <w:sz w:val="21"/>
            <w:szCs w:val="24"/>
          </w:rPr>
          <w:t>November, 2021 – March, 2022</w:t>
        </w:r>
      </w:ins>
    </w:p>
    <w:p w14:paraId="6A8C4D98" w14:textId="77777777" w:rsidR="0085559C" w:rsidRPr="00B01964" w:rsidRDefault="0085559C" w:rsidP="0085559C">
      <w:pPr>
        <w:pStyle w:val="Heading3"/>
        <w:rPr>
          <w:ins w:id="154" w:author="Hiserman, Sonja Christine" w:date="2026-09-25T20:07:00Z" w16du:dateUtc="2026-09-26T00:07:00Z"/>
          <w:rFonts w:ascii="Times New Roman" w:hAnsi="Times New Roman" w:cs="Times New Roman"/>
          <w:b/>
          <w:bCs/>
          <w:color w:val="auto"/>
        </w:rPr>
      </w:pPr>
      <w:ins w:id="155" w:author="Hiserman, Sonja Christine" w:date="2026-09-25T20:07:00Z" w16du:dateUtc="2026-09-26T00:07:00Z">
        <w:r w:rsidRPr="00B01964">
          <w:rPr>
            <w:rFonts w:ascii="Times New Roman" w:hAnsi="Times New Roman" w:cs="Times New Roman"/>
            <w:b/>
            <w:bCs/>
            <w:color w:val="auto"/>
          </w:rPr>
          <w:t>Social Media Assistant | Look Alive Marketing, LLC | Remote</w:t>
        </w:r>
      </w:ins>
    </w:p>
    <w:p w14:paraId="74E2AB3A" w14:textId="35BA198C" w:rsidR="666B674F" w:rsidRPr="00B01964" w:rsidRDefault="004440E5" w:rsidP="004440E5">
      <w:pPr>
        <w:rPr>
          <w:ins w:id="156" w:author="Hiserman, Sonja Christine" w:date="2026-09-25T20:07:00Z" w16du:dateUtc="2026-09-26T00:07:00Z"/>
          <w:rFonts w:ascii="Times New Roman" w:hAnsi="Times New Roman" w:cs="Times New Roman"/>
        </w:rPr>
      </w:pPr>
      <w:ins w:id="157" w:author="Hiserman, Sonja Christine" w:date="2026-09-25T20:07:00Z" w16du:dateUtc="2026-09-26T00:07:00Z">
        <w:r w:rsidRPr="00B01964">
          <w:rPr>
            <w:rFonts w:ascii="Times New Roman" w:hAnsi="Times New Roman" w:cs="Times New Roman"/>
          </w:rPr>
          <w:t>Analyzed data and metrics from various social media platforms to determine effectiveness of current strategies. Kept Social Media Manager updated on current social media trends and new strategies or algorithm changes. Created Instagram posts and captions for a client.</w:t>
        </w:r>
      </w:ins>
    </w:p>
    <w:p w14:paraId="0FD861F0" w14:textId="77777777" w:rsidR="004440E5" w:rsidRPr="00B01964" w:rsidRDefault="004440E5" w:rsidP="004440E5">
      <w:pPr>
        <w:rPr>
          <w:ins w:id="158" w:author="Hiserman, Sonja Christine" w:date="2026-09-25T20:07:00Z" w16du:dateUtc="2026-09-26T00:07:00Z"/>
          <w:rFonts w:ascii="Times New Roman" w:hAnsi="Times New Roman" w:cs="Times New Roman"/>
        </w:rPr>
      </w:pPr>
    </w:p>
    <w:p w14:paraId="7C2AEA53" w14:textId="7F1BA4D3" w:rsidR="00957A69" w:rsidRPr="00B01964" w:rsidRDefault="00957A69" w:rsidP="00957A69">
      <w:pPr>
        <w:pStyle w:val="Heading2"/>
        <w:rPr>
          <w:ins w:id="159" w:author="Hiserman, Sonja Christine" w:date="2026-09-25T20:07:00Z" w16du:dateUtc="2026-09-26T00:07:00Z"/>
          <w:rFonts w:ascii="Times New Roman" w:hAnsi="Times New Roman" w:cs="Times New Roman"/>
          <w:color w:val="auto"/>
          <w:sz w:val="21"/>
          <w:szCs w:val="24"/>
        </w:rPr>
      </w:pPr>
      <w:ins w:id="160" w:author="Hiserman, Sonja Christine" w:date="2026-09-25T20:07:00Z" w16du:dateUtc="2026-09-26T00:07:00Z">
        <w:r w:rsidRPr="00B01964">
          <w:rPr>
            <w:rFonts w:ascii="Times New Roman" w:hAnsi="Times New Roman" w:cs="Times New Roman"/>
            <w:color w:val="auto"/>
            <w:sz w:val="21"/>
            <w:szCs w:val="24"/>
          </w:rPr>
          <w:t>January, 2021 – May, 2021</w:t>
        </w:r>
      </w:ins>
    </w:p>
    <w:p w14:paraId="156C682B" w14:textId="6B9C3327" w:rsidR="00957A69" w:rsidRPr="00B01964" w:rsidRDefault="00957A69" w:rsidP="00957A69">
      <w:pPr>
        <w:pStyle w:val="Heading3"/>
        <w:rPr>
          <w:ins w:id="161" w:author="Hiserman, Sonja Christine" w:date="2026-09-25T20:07:00Z" w16du:dateUtc="2026-09-26T00:07:00Z"/>
          <w:rFonts w:ascii="Times New Roman" w:hAnsi="Times New Roman" w:cs="Times New Roman"/>
          <w:b/>
          <w:bCs/>
          <w:color w:val="auto"/>
        </w:rPr>
      </w:pPr>
      <w:ins w:id="162" w:author="Hiserman, Sonja Christine" w:date="2026-09-25T20:07:00Z" w16du:dateUtc="2026-09-26T00:07:00Z">
        <w:r w:rsidRPr="00B01964">
          <w:rPr>
            <w:rFonts w:ascii="Times New Roman" w:hAnsi="Times New Roman" w:cs="Times New Roman"/>
            <w:b/>
            <w:bCs/>
            <w:color w:val="auto"/>
          </w:rPr>
          <w:t>Student Custodial Worker | Franciscan University of Steubenville | Steubenville, OH</w:t>
        </w:r>
      </w:ins>
    </w:p>
    <w:p w14:paraId="4BB2DCBD" w14:textId="66255BF8" w:rsidR="0091682E" w:rsidRPr="00B01964" w:rsidRDefault="004440E5" w:rsidP="004440E5">
      <w:pPr>
        <w:rPr>
          <w:ins w:id="163" w:author="Hiserman, Sonja Christine" w:date="2026-09-25T20:07:00Z" w16du:dateUtc="2026-09-26T00:07:00Z"/>
          <w:rFonts w:ascii="Times New Roman" w:hAnsi="Times New Roman" w:cs="Times New Roman"/>
        </w:rPr>
      </w:pPr>
      <w:ins w:id="164" w:author="Hiserman, Sonja Christine" w:date="2026-09-25T20:07:00Z" w16du:dateUtc="2026-09-26T00:07:00Z">
        <w:r w:rsidRPr="00B01964">
          <w:rPr>
            <w:rFonts w:ascii="Times New Roman" w:hAnsi="Times New Roman" w:cs="Times New Roman"/>
          </w:rPr>
          <w:t>Swept, dusted, cleaned windows, and sanitized high-touch surfaces in classrooms, restrooms, offices, hallways and other areas.</w:t>
        </w:r>
      </w:ins>
    </w:p>
    <w:p w14:paraId="219C9E7D" w14:textId="77777777" w:rsidR="005655CD" w:rsidRDefault="005655CD" w:rsidP="004440E5">
      <w:pPr>
        <w:rPr>
          <w:ins w:id="165" w:author="Hiserman, Sonja Christine" w:date="2026-09-25T20:07:00Z" w16du:dateUtc="2026-09-26T00:07:00Z"/>
          <w:rFonts w:ascii="Times New Roman" w:hAnsi="Times New Roman" w:cs="Times New Roman"/>
        </w:rPr>
      </w:pPr>
    </w:p>
    <w:p w14:paraId="4EAE4B24" w14:textId="2E37A6B3" w:rsidR="005655CD" w:rsidRPr="00B01964" w:rsidRDefault="005655CD" w:rsidP="005655CD">
      <w:pPr>
        <w:rPr>
          <w:ins w:id="166" w:author="Hiserman, Sonja Christine" w:date="2026-09-25T20:07:00Z" w16du:dateUtc="2026-09-26T00:07:00Z"/>
          <w:rFonts w:ascii="Times New Roman" w:hAnsi="Times New Roman" w:cs="Times New Roman"/>
          <w:sz w:val="34"/>
          <w:szCs w:val="34"/>
        </w:rPr>
      </w:pPr>
      <w:ins w:id="167" w:author="Hiserman, Sonja Christine" w:date="2026-09-25T20:07:00Z" w16du:dateUtc="2026-09-26T00:07:00Z">
        <w:r>
          <w:rPr>
            <w:rFonts w:ascii="Times New Roman" w:hAnsi="Times New Roman" w:cs="Times New Roman"/>
            <w:sz w:val="34"/>
            <w:szCs w:val="34"/>
          </w:rPr>
          <w:t>Interests</w:t>
        </w:r>
        <w:r w:rsidR="00966DA3">
          <w:rPr>
            <w:rFonts w:ascii="Times New Roman" w:hAnsi="Times New Roman" w:cs="Times New Roman"/>
            <w:sz w:val="34"/>
            <w:szCs w:val="34"/>
          </w:rPr>
          <w:t xml:space="preserve"> and Skills</w:t>
        </w:r>
      </w:ins>
    </w:p>
    <w:p w14:paraId="40F2A831" w14:textId="57701E0C" w:rsidR="005655CD" w:rsidRDefault="00727056" w:rsidP="004440E5">
      <w:pPr>
        <w:rPr>
          <w:ins w:id="168" w:author="Hiserman, Sonja Christine" w:date="2026-09-25T20:07:00Z" w16du:dateUtc="2026-09-26T00:07:00Z"/>
          <w:rFonts w:ascii="Times New Roman" w:hAnsi="Times New Roman" w:cs="Times New Roman"/>
        </w:rPr>
      </w:pPr>
      <w:ins w:id="169" w:author="Hiserman, Sonja Christine" w:date="2026-09-25T20:07:00Z" w16du:dateUtc="2026-09-26T00:07:00Z">
        <w:r>
          <w:rPr>
            <w:rFonts w:ascii="Times New Roman" w:hAnsi="Times New Roman" w:cs="Times New Roman"/>
          </w:rPr>
          <w:t>Creating and running the Social Sips podcast, f</w:t>
        </w:r>
        <w:r w:rsidR="005655CD">
          <w:rPr>
            <w:rFonts w:ascii="Times New Roman" w:hAnsi="Times New Roman" w:cs="Times New Roman"/>
          </w:rPr>
          <w:t xml:space="preserve">ourteen years of dance lessons, twelve years of piano lessons, </w:t>
        </w:r>
        <w:r w:rsidR="00966DA3">
          <w:rPr>
            <w:rFonts w:ascii="Times New Roman" w:hAnsi="Times New Roman" w:cs="Times New Roman"/>
          </w:rPr>
          <w:t xml:space="preserve">photography, and </w:t>
        </w:r>
        <w:r w:rsidR="005655CD">
          <w:rPr>
            <w:rFonts w:ascii="Times New Roman" w:hAnsi="Times New Roman" w:cs="Times New Roman"/>
          </w:rPr>
          <w:t>previous experience in community theater.</w:t>
        </w:r>
      </w:ins>
    </w:p>
    <w:p w14:paraId="31EF5017" w14:textId="77777777" w:rsidR="00356724" w:rsidRPr="00B01964" w:rsidRDefault="00356724" w:rsidP="004440E5">
      <w:pPr>
        <w:rPr>
          <w:ins w:id="170" w:author="Hiserman, Sonja Christine" w:date="2026-09-25T20:07:00Z" w16du:dateUtc="2026-09-26T00:07:00Z"/>
          <w:rFonts w:ascii="Times New Roman" w:hAnsi="Times New Roman" w:cs="Times New Roman"/>
        </w:rPr>
      </w:pPr>
    </w:p>
    <w:p w14:paraId="06A7DE78" w14:textId="60335000" w:rsidR="004440E5" w:rsidRPr="00B01964" w:rsidRDefault="004440E5" w:rsidP="004440E5">
      <w:pPr>
        <w:rPr>
          <w:ins w:id="171" w:author="Hiserman, Sonja Christine" w:date="2026-09-25T20:07:00Z" w16du:dateUtc="2026-09-26T00:07:00Z"/>
          <w:rFonts w:ascii="Times New Roman" w:hAnsi="Times New Roman" w:cs="Times New Roman"/>
          <w:sz w:val="34"/>
          <w:szCs w:val="34"/>
        </w:rPr>
      </w:pPr>
      <w:ins w:id="172" w:author="Hiserman, Sonja Christine" w:date="2026-09-25T20:07:00Z" w16du:dateUtc="2026-09-26T00:07:00Z">
        <w:r w:rsidRPr="00B01964">
          <w:rPr>
            <w:rFonts w:ascii="Times New Roman" w:hAnsi="Times New Roman" w:cs="Times New Roman"/>
            <w:sz w:val="34"/>
            <w:szCs w:val="34"/>
          </w:rPr>
          <w:t>References</w:t>
        </w:r>
      </w:ins>
    </w:p>
    <w:p w14:paraId="50E54134" w14:textId="77777777" w:rsidR="004263BD" w:rsidRPr="004A55E6" w:rsidRDefault="004440E5" w:rsidP="004A55E6">
      <w:pPr>
        <w:jc w:val="center"/>
        <w:rPr>
          <w:ins w:id="173" w:author="Hiserman, Sonja Christine" w:date="2026-09-25T20:07:00Z" w16du:dateUtc="2026-09-26T00:07:00Z"/>
          <w:rFonts w:ascii="Calibri" w:eastAsia="Times New Roman" w:hAnsi="Calibri" w:cs="Times New Roman"/>
          <w:color w:val="000000"/>
        </w:rPr>
      </w:pPr>
      <w:ins w:id="174" w:author="Hiserman, Sonja Christine" w:date="2026-09-25T20:07:00Z" w16du:dateUtc="2026-09-26T00:07:00Z">
        <w:r w:rsidRPr="00B01964">
          <w:rPr>
            <w:rFonts w:ascii="Times New Roman" w:hAnsi="Times New Roman" w:cs="Times New Roman"/>
            <w:sz w:val="24"/>
            <w:szCs w:val="24"/>
          </w:rPr>
          <w:t>References available upon request</w:t>
        </w:r>
      </w:ins>
    </w:p>
    <w:tbl>
      <w:tblPr>
        <w:tblW w:w="8025" w:type="dxa"/>
        <w:tblInd w:w="93" w:type="dxa"/>
        <w:tblLook w:val="0620" w:firstRow="1" w:lastRow="0" w:firstColumn="0" w:lastColumn="0" w:noHBand="1" w:noVBand="1"/>
      </w:tblPr>
      <w:tblGrid>
        <w:gridCol w:w="440"/>
        <w:gridCol w:w="2005"/>
        <w:gridCol w:w="1530"/>
        <w:gridCol w:w="1620"/>
        <w:gridCol w:w="1530"/>
        <w:gridCol w:w="900"/>
      </w:tblGrid>
      <w:tr w:rsidR="004263BD" w:rsidRPr="004A55E6" w14:paraId="70C0FC5B" w14:textId="77777777" w:rsidTr="00415B38">
        <w:trPr>
          <w:trHeight w:val="300"/>
          <w:del w:id="175" w:author="Hiserman, Sonja Christine" w:date="2026-09-25T20:07:00Z" w16du:dateUtc="2026-09-26T00:07:00Z"/>
        </w:trPr>
        <w:tc>
          <w:tcPr>
            <w:tcW w:w="440" w:type="dxa"/>
            <w:noWrap/>
            <w:vAlign w:val="bottom"/>
            <w:hideMark/>
          </w:tcPr>
          <w:p w14:paraId="25928F13" w14:textId="02D56DE3" w:rsidR="004263BD" w:rsidRPr="004A55E6" w:rsidRDefault="004263BD" w:rsidP="004A55E6">
            <w:pPr>
              <w:jc w:val="center"/>
              <w:rPr>
                <w:del w:id="176" w:author="Hiserman, Sonja Christine" w:date="2026-09-25T20:07:00Z" w16du:dateUtc="2026-09-26T00:07:00Z"/>
                <w:rFonts w:ascii="Calibri" w:eastAsia="Times New Roman" w:hAnsi="Calibri" w:cs="Times New Roman"/>
                <w:color w:val="000000"/>
              </w:rPr>
            </w:pPr>
            <w:del w:id="177" w:author="Hiserman, Sonja Christine" w:date="2026-09-25T20:07:00Z" w16du:dateUtc="2026-09-26T00:07:00Z">
              <w:r w:rsidRPr="004A55E6">
                <w:rPr>
                  <w:rFonts w:ascii="Calibri" w:eastAsia="Times New Roman" w:hAnsi="Calibri" w:cs="Times New Roman"/>
                  <w:color w:val="000000"/>
                </w:rPr>
                <w:delText>ID</w:delText>
              </w:r>
            </w:del>
          </w:p>
        </w:tc>
        <w:tc>
          <w:tcPr>
            <w:tcW w:w="2005" w:type="dxa"/>
            <w:noWrap/>
            <w:vAlign w:val="bottom"/>
            <w:hideMark/>
          </w:tcPr>
          <w:p w14:paraId="028795B6" w14:textId="77777777" w:rsidR="004263BD" w:rsidRPr="004A55E6" w:rsidRDefault="004263BD" w:rsidP="004A55E6">
            <w:pPr>
              <w:jc w:val="center"/>
              <w:rPr>
                <w:del w:id="178" w:author="Hiserman, Sonja Christine" w:date="2026-09-25T20:07:00Z" w16du:dateUtc="2026-09-26T00:07:00Z"/>
                <w:rFonts w:ascii="Calibri" w:eastAsia="Times New Roman" w:hAnsi="Calibri" w:cs="Times New Roman"/>
                <w:color w:val="000000"/>
              </w:rPr>
            </w:pPr>
            <w:del w:id="179" w:author="Hiserman, Sonja Christine" w:date="2026-09-25T20:07:00Z" w16du:dateUtc="2026-09-26T00:07:00Z">
              <w:r w:rsidRPr="004A55E6">
                <w:rPr>
                  <w:rFonts w:ascii="Calibri" w:eastAsia="Times New Roman" w:hAnsi="Calibri" w:cs="Times New Roman"/>
                  <w:color w:val="000000"/>
                </w:rPr>
                <w:delText>L</w:delText>
              </w:r>
              <w:r>
                <w:rPr>
                  <w:rFonts w:ascii="Calibri" w:eastAsia="Times New Roman" w:hAnsi="Calibri" w:cs="Times New Roman"/>
                  <w:color w:val="000000"/>
                </w:rPr>
                <w:delText>ast</w:delText>
              </w:r>
              <w:r w:rsidRPr="004A55E6">
                <w:rPr>
                  <w:rFonts w:ascii="Calibri" w:eastAsia="Times New Roman" w:hAnsi="Calibri" w:cs="Times New Roman"/>
                  <w:color w:val="000000"/>
                </w:rPr>
                <w:delText>Name</w:delText>
              </w:r>
            </w:del>
          </w:p>
        </w:tc>
        <w:tc>
          <w:tcPr>
            <w:tcW w:w="1530" w:type="dxa"/>
            <w:noWrap/>
            <w:vAlign w:val="bottom"/>
            <w:hideMark/>
          </w:tcPr>
          <w:p w14:paraId="2687175F" w14:textId="77777777" w:rsidR="004263BD" w:rsidRPr="004A55E6" w:rsidRDefault="004263BD" w:rsidP="004A55E6">
            <w:pPr>
              <w:jc w:val="center"/>
              <w:rPr>
                <w:del w:id="180" w:author="Hiserman, Sonja Christine" w:date="2026-09-25T20:07:00Z" w16du:dateUtc="2026-09-26T00:07:00Z"/>
                <w:rFonts w:ascii="Calibri" w:eastAsia="Times New Roman" w:hAnsi="Calibri" w:cs="Times New Roman"/>
                <w:color w:val="000000"/>
              </w:rPr>
            </w:pPr>
            <w:del w:id="181" w:author="Hiserman, Sonja Christine" w:date="2026-09-25T20:07:00Z" w16du:dateUtc="2026-09-26T00:07:00Z">
              <w:r>
                <w:rPr>
                  <w:rFonts w:ascii="Calibri" w:eastAsia="Times New Roman" w:hAnsi="Calibri" w:cs="Times New Roman"/>
                  <w:color w:val="000000"/>
                </w:rPr>
                <w:delText>First</w:delText>
              </w:r>
              <w:r w:rsidRPr="004A55E6">
                <w:rPr>
                  <w:rFonts w:ascii="Calibri" w:eastAsia="Times New Roman" w:hAnsi="Calibri" w:cs="Times New Roman"/>
                  <w:color w:val="000000"/>
                </w:rPr>
                <w:delText>Name</w:delText>
              </w:r>
            </w:del>
          </w:p>
        </w:tc>
        <w:tc>
          <w:tcPr>
            <w:tcW w:w="1620" w:type="dxa"/>
            <w:noWrap/>
            <w:vAlign w:val="bottom"/>
            <w:hideMark/>
          </w:tcPr>
          <w:p w14:paraId="27987075" w14:textId="77777777" w:rsidR="004263BD" w:rsidRPr="004A55E6" w:rsidRDefault="004263BD" w:rsidP="004A55E6">
            <w:pPr>
              <w:jc w:val="center"/>
              <w:rPr>
                <w:del w:id="182" w:author="Hiserman, Sonja Christine" w:date="2026-09-25T20:07:00Z" w16du:dateUtc="2026-09-26T00:07:00Z"/>
                <w:rFonts w:ascii="Calibri" w:eastAsia="Times New Roman" w:hAnsi="Calibri" w:cs="Times New Roman"/>
                <w:color w:val="000000"/>
              </w:rPr>
            </w:pPr>
            <w:del w:id="183" w:author="Hiserman, Sonja Christine" w:date="2026-09-25T20:07:00Z" w16du:dateUtc="2026-09-26T00:07:00Z">
              <w:r w:rsidRPr="004A55E6">
                <w:rPr>
                  <w:rFonts w:ascii="Calibri" w:eastAsia="Times New Roman" w:hAnsi="Calibri" w:cs="Times New Roman"/>
                  <w:color w:val="000000"/>
                </w:rPr>
                <w:delText>Address</w:delText>
              </w:r>
            </w:del>
          </w:p>
        </w:tc>
        <w:tc>
          <w:tcPr>
            <w:tcW w:w="1530" w:type="dxa"/>
            <w:noWrap/>
            <w:vAlign w:val="bottom"/>
            <w:hideMark/>
          </w:tcPr>
          <w:p w14:paraId="1E1EF3ED" w14:textId="77777777" w:rsidR="004263BD" w:rsidRPr="004A55E6" w:rsidRDefault="004263BD" w:rsidP="004A55E6">
            <w:pPr>
              <w:jc w:val="center"/>
              <w:rPr>
                <w:del w:id="184" w:author="Hiserman, Sonja Christine" w:date="2026-09-25T20:07:00Z" w16du:dateUtc="2026-09-26T00:07:00Z"/>
                <w:rFonts w:ascii="Calibri" w:eastAsia="Times New Roman" w:hAnsi="Calibri" w:cs="Times New Roman"/>
                <w:color w:val="000000"/>
              </w:rPr>
            </w:pPr>
            <w:del w:id="185" w:author="Hiserman, Sonja Christine" w:date="2026-09-25T20:07:00Z" w16du:dateUtc="2026-09-26T00:07:00Z">
              <w:r w:rsidRPr="004A55E6">
                <w:rPr>
                  <w:rFonts w:ascii="Calibri" w:eastAsia="Times New Roman" w:hAnsi="Calibri" w:cs="Times New Roman"/>
                  <w:color w:val="000000"/>
                </w:rPr>
                <w:delText>City</w:delText>
              </w:r>
            </w:del>
          </w:p>
        </w:tc>
        <w:tc>
          <w:tcPr>
            <w:tcW w:w="900" w:type="dxa"/>
            <w:noWrap/>
            <w:vAlign w:val="bottom"/>
            <w:hideMark/>
          </w:tcPr>
          <w:p w14:paraId="24808026" w14:textId="77777777" w:rsidR="004263BD" w:rsidRPr="004A55E6" w:rsidRDefault="004263BD" w:rsidP="004A55E6">
            <w:pPr>
              <w:jc w:val="center"/>
              <w:rPr>
                <w:del w:id="186" w:author="Hiserman, Sonja Christine" w:date="2026-09-25T20:07:00Z" w16du:dateUtc="2026-09-26T00:07:00Z"/>
                <w:rFonts w:ascii="Calibri" w:eastAsia="Times New Roman" w:hAnsi="Calibri" w:cs="Times New Roman"/>
                <w:color w:val="000000"/>
              </w:rPr>
            </w:pPr>
            <w:del w:id="187" w:author="Hiserman, Sonja Christine" w:date="2026-09-25T20:07:00Z" w16du:dateUtc="2026-09-26T00:07:00Z">
              <w:r w:rsidRPr="004A55E6">
                <w:rPr>
                  <w:rFonts w:ascii="Calibri" w:eastAsia="Times New Roman" w:hAnsi="Calibri" w:cs="Times New Roman"/>
                  <w:color w:val="000000"/>
                </w:rPr>
                <w:delText>State</w:delText>
              </w:r>
            </w:del>
          </w:p>
        </w:tc>
      </w:tr>
      <w:tr w:rsidR="004263BD" w:rsidRPr="004A55E6" w14:paraId="1B6040A1" w14:textId="77777777" w:rsidTr="00415B38">
        <w:trPr>
          <w:trHeight w:val="300"/>
          <w:del w:id="188" w:author="Hiserman, Sonja Christine" w:date="2026-09-25T20:07:00Z" w16du:dateUtc="2026-09-26T00:07:00Z"/>
        </w:trPr>
        <w:tc>
          <w:tcPr>
            <w:tcW w:w="440" w:type="dxa"/>
            <w:noWrap/>
            <w:vAlign w:val="bottom"/>
            <w:hideMark/>
          </w:tcPr>
          <w:p w14:paraId="369E24FF" w14:textId="77777777" w:rsidR="004263BD" w:rsidRPr="004A55E6" w:rsidRDefault="004263BD" w:rsidP="004A55E6">
            <w:pPr>
              <w:jc w:val="right"/>
              <w:rPr>
                <w:del w:id="189" w:author="Hiserman, Sonja Christine" w:date="2026-09-25T20:07:00Z" w16du:dateUtc="2026-09-26T00:07:00Z"/>
                <w:rFonts w:ascii="Calibri" w:eastAsia="Times New Roman" w:hAnsi="Calibri" w:cs="Times New Roman"/>
                <w:color w:val="000000"/>
              </w:rPr>
            </w:pPr>
            <w:del w:id="190" w:author="Hiserman, Sonja Christine" w:date="2026-09-25T20:07:00Z" w16du:dateUtc="2026-09-26T00:07:00Z">
              <w:r w:rsidRPr="004A55E6">
                <w:rPr>
                  <w:rFonts w:ascii="Calibri" w:eastAsia="Times New Roman" w:hAnsi="Calibri" w:cs="Times New Roman"/>
                  <w:color w:val="000000"/>
                </w:rPr>
                <w:delText>1</w:delText>
              </w:r>
            </w:del>
          </w:p>
        </w:tc>
        <w:tc>
          <w:tcPr>
            <w:tcW w:w="2005" w:type="dxa"/>
            <w:noWrap/>
            <w:vAlign w:val="bottom"/>
            <w:hideMark/>
          </w:tcPr>
          <w:p w14:paraId="6BFE20BA" w14:textId="77777777" w:rsidR="004263BD" w:rsidRPr="004A55E6" w:rsidRDefault="004263BD" w:rsidP="004A55E6">
            <w:pPr>
              <w:rPr>
                <w:del w:id="191" w:author="Hiserman, Sonja Christine" w:date="2026-09-25T20:07:00Z" w16du:dateUtc="2026-09-26T00:07:00Z"/>
                <w:rFonts w:ascii="Calibri" w:eastAsia="Times New Roman" w:hAnsi="Calibri" w:cs="Times New Roman"/>
                <w:color w:val="000000"/>
              </w:rPr>
            </w:pPr>
            <w:del w:id="192" w:author="Hiserman, Sonja Christine" w:date="2026-09-25T20:07:00Z" w16du:dateUtc="2026-09-26T00:07:00Z">
              <w:r w:rsidRPr="004A55E6">
                <w:rPr>
                  <w:rFonts w:ascii="Calibri" w:eastAsia="Times New Roman" w:hAnsi="Calibri" w:cs="Times New Roman"/>
                  <w:color w:val="000000"/>
                </w:rPr>
                <w:delText>Bedecs</w:delText>
              </w:r>
            </w:del>
          </w:p>
        </w:tc>
        <w:tc>
          <w:tcPr>
            <w:tcW w:w="1530" w:type="dxa"/>
            <w:noWrap/>
            <w:vAlign w:val="bottom"/>
            <w:hideMark/>
          </w:tcPr>
          <w:p w14:paraId="0F3A7476" w14:textId="77777777" w:rsidR="004263BD" w:rsidRPr="004A55E6" w:rsidRDefault="004263BD" w:rsidP="004A55E6">
            <w:pPr>
              <w:rPr>
                <w:del w:id="193" w:author="Hiserman, Sonja Christine" w:date="2026-09-25T20:07:00Z" w16du:dateUtc="2026-09-26T00:07:00Z"/>
                <w:rFonts w:ascii="Calibri" w:eastAsia="Times New Roman" w:hAnsi="Calibri" w:cs="Times New Roman"/>
                <w:color w:val="000000"/>
              </w:rPr>
            </w:pPr>
            <w:del w:id="194" w:author="Hiserman, Sonja Christine" w:date="2026-09-25T20:07:00Z" w16du:dateUtc="2026-09-26T00:07:00Z">
              <w:r w:rsidRPr="004A55E6">
                <w:rPr>
                  <w:rFonts w:ascii="Calibri" w:eastAsia="Times New Roman" w:hAnsi="Calibri" w:cs="Times New Roman"/>
                  <w:color w:val="000000"/>
                </w:rPr>
                <w:delText>Anna</w:delText>
              </w:r>
            </w:del>
          </w:p>
        </w:tc>
        <w:tc>
          <w:tcPr>
            <w:tcW w:w="1620" w:type="dxa"/>
            <w:noWrap/>
            <w:vAlign w:val="bottom"/>
            <w:hideMark/>
          </w:tcPr>
          <w:p w14:paraId="50929421" w14:textId="77777777" w:rsidR="004263BD" w:rsidRPr="004A55E6" w:rsidRDefault="004263BD" w:rsidP="004A55E6">
            <w:pPr>
              <w:rPr>
                <w:del w:id="195" w:author="Hiserman, Sonja Christine" w:date="2026-09-25T20:07:00Z" w16du:dateUtc="2026-09-26T00:07:00Z"/>
                <w:rFonts w:ascii="Calibri" w:eastAsia="Times New Roman" w:hAnsi="Calibri" w:cs="Times New Roman"/>
                <w:color w:val="000000"/>
              </w:rPr>
            </w:pPr>
            <w:del w:id="196" w:author="Hiserman, Sonja Christine" w:date="2026-09-25T20:07:00Z" w16du:dateUtc="2026-09-26T00:07:00Z">
              <w:r w:rsidRPr="004A55E6">
                <w:rPr>
                  <w:rFonts w:ascii="Calibri" w:eastAsia="Times New Roman" w:hAnsi="Calibri" w:cs="Times New Roman"/>
                  <w:color w:val="000000"/>
                </w:rPr>
                <w:delText>123 1st Street</w:delText>
              </w:r>
            </w:del>
          </w:p>
        </w:tc>
        <w:tc>
          <w:tcPr>
            <w:tcW w:w="1530" w:type="dxa"/>
            <w:noWrap/>
            <w:vAlign w:val="bottom"/>
            <w:hideMark/>
          </w:tcPr>
          <w:p w14:paraId="224997D9" w14:textId="77777777" w:rsidR="004263BD" w:rsidRPr="004A55E6" w:rsidRDefault="004263BD" w:rsidP="004A55E6">
            <w:pPr>
              <w:rPr>
                <w:del w:id="197" w:author="Hiserman, Sonja Christine" w:date="2026-09-25T20:07:00Z" w16du:dateUtc="2026-09-26T00:07:00Z"/>
                <w:rFonts w:ascii="Calibri" w:eastAsia="Times New Roman" w:hAnsi="Calibri" w:cs="Times New Roman"/>
                <w:color w:val="000000"/>
              </w:rPr>
            </w:pPr>
            <w:del w:id="198" w:author="Hiserman, Sonja Christine" w:date="2026-09-25T20:07:00Z" w16du:dateUtc="2026-09-26T00:07:00Z">
              <w:r w:rsidRPr="004A55E6">
                <w:rPr>
                  <w:rFonts w:ascii="Calibri" w:eastAsia="Times New Roman" w:hAnsi="Calibri" w:cs="Times New Roman"/>
                  <w:color w:val="000000"/>
                </w:rPr>
                <w:delText>Seattle</w:delText>
              </w:r>
            </w:del>
          </w:p>
        </w:tc>
        <w:tc>
          <w:tcPr>
            <w:tcW w:w="900" w:type="dxa"/>
            <w:noWrap/>
            <w:vAlign w:val="bottom"/>
            <w:hideMark/>
          </w:tcPr>
          <w:p w14:paraId="7C531BD9" w14:textId="77777777" w:rsidR="004263BD" w:rsidRPr="004A55E6" w:rsidRDefault="004263BD" w:rsidP="004A55E6">
            <w:pPr>
              <w:rPr>
                <w:del w:id="199" w:author="Hiserman, Sonja Christine" w:date="2026-09-25T20:07:00Z" w16du:dateUtc="2026-09-26T00:07:00Z"/>
                <w:rFonts w:ascii="Calibri" w:eastAsia="Times New Roman" w:hAnsi="Calibri" w:cs="Times New Roman"/>
                <w:color w:val="000000"/>
              </w:rPr>
            </w:pPr>
            <w:del w:id="200" w:author="Hiserman, Sonja Christine" w:date="2026-09-25T20:07:00Z" w16du:dateUtc="2026-09-26T00:07:00Z">
              <w:r w:rsidRPr="004A55E6">
                <w:rPr>
                  <w:rFonts w:ascii="Calibri" w:eastAsia="Times New Roman" w:hAnsi="Calibri" w:cs="Times New Roman"/>
                  <w:color w:val="000000"/>
                </w:rPr>
                <w:delText>WA</w:delText>
              </w:r>
            </w:del>
          </w:p>
        </w:tc>
      </w:tr>
      <w:tr w:rsidR="004263BD" w:rsidRPr="004A55E6" w14:paraId="5769E60F" w14:textId="77777777" w:rsidTr="00415B38">
        <w:trPr>
          <w:trHeight w:val="300"/>
          <w:del w:id="201" w:author="Hiserman, Sonja Christine" w:date="2026-09-25T20:07:00Z" w16du:dateUtc="2026-09-26T00:07:00Z"/>
        </w:trPr>
        <w:tc>
          <w:tcPr>
            <w:tcW w:w="440" w:type="dxa"/>
            <w:noWrap/>
            <w:vAlign w:val="bottom"/>
            <w:hideMark/>
          </w:tcPr>
          <w:p w14:paraId="569C3070" w14:textId="77777777" w:rsidR="004263BD" w:rsidRPr="004A55E6" w:rsidRDefault="004263BD" w:rsidP="004A55E6">
            <w:pPr>
              <w:jc w:val="right"/>
              <w:rPr>
                <w:del w:id="202" w:author="Hiserman, Sonja Christine" w:date="2026-09-25T20:07:00Z" w16du:dateUtc="2026-09-26T00:07:00Z"/>
                <w:rFonts w:ascii="Calibri" w:eastAsia="Times New Roman" w:hAnsi="Calibri" w:cs="Times New Roman"/>
                <w:color w:val="000000"/>
              </w:rPr>
            </w:pPr>
            <w:del w:id="203" w:author="Hiserman, Sonja Christine" w:date="2026-09-25T20:07:00Z" w16du:dateUtc="2026-09-26T00:07:00Z">
              <w:r w:rsidRPr="004A55E6">
                <w:rPr>
                  <w:rFonts w:ascii="Calibri" w:eastAsia="Times New Roman" w:hAnsi="Calibri" w:cs="Times New Roman"/>
                  <w:color w:val="000000"/>
                </w:rPr>
                <w:delText>2</w:delText>
              </w:r>
            </w:del>
          </w:p>
        </w:tc>
        <w:tc>
          <w:tcPr>
            <w:tcW w:w="2005" w:type="dxa"/>
            <w:noWrap/>
            <w:vAlign w:val="bottom"/>
            <w:hideMark/>
          </w:tcPr>
          <w:p w14:paraId="40FB0B42" w14:textId="77777777" w:rsidR="004263BD" w:rsidRPr="004A55E6" w:rsidRDefault="004263BD" w:rsidP="004A55E6">
            <w:pPr>
              <w:rPr>
                <w:del w:id="204" w:author="Hiserman, Sonja Christine" w:date="2026-09-25T20:07:00Z" w16du:dateUtc="2026-09-26T00:07:00Z"/>
                <w:rFonts w:ascii="Calibri" w:eastAsia="Times New Roman" w:hAnsi="Calibri" w:cs="Times New Roman"/>
                <w:color w:val="000000"/>
              </w:rPr>
            </w:pPr>
            <w:del w:id="205" w:author="Hiserman, Sonja Christine" w:date="2026-09-25T20:07:00Z" w16du:dateUtc="2026-09-26T00:07:00Z">
              <w:r w:rsidRPr="004A55E6">
                <w:rPr>
                  <w:rFonts w:ascii="Calibri" w:eastAsia="Times New Roman" w:hAnsi="Calibri" w:cs="Times New Roman"/>
                  <w:color w:val="000000"/>
                </w:rPr>
                <w:delText>Gratacos Solsona</w:delText>
              </w:r>
            </w:del>
          </w:p>
        </w:tc>
        <w:tc>
          <w:tcPr>
            <w:tcW w:w="1530" w:type="dxa"/>
            <w:noWrap/>
            <w:vAlign w:val="bottom"/>
            <w:hideMark/>
          </w:tcPr>
          <w:p w14:paraId="79EBC342" w14:textId="77777777" w:rsidR="004263BD" w:rsidRPr="004A55E6" w:rsidRDefault="004263BD" w:rsidP="004A55E6">
            <w:pPr>
              <w:rPr>
                <w:del w:id="206" w:author="Hiserman, Sonja Christine" w:date="2026-09-25T20:07:00Z" w16du:dateUtc="2026-09-26T00:07:00Z"/>
                <w:rFonts w:ascii="Calibri" w:eastAsia="Times New Roman" w:hAnsi="Calibri" w:cs="Times New Roman"/>
                <w:color w:val="000000"/>
              </w:rPr>
            </w:pPr>
            <w:del w:id="207" w:author="Hiserman, Sonja Christine" w:date="2026-09-25T20:07:00Z" w16du:dateUtc="2026-09-26T00:07:00Z">
              <w:r w:rsidRPr="004A55E6">
                <w:rPr>
                  <w:rFonts w:ascii="Calibri" w:eastAsia="Times New Roman" w:hAnsi="Calibri" w:cs="Times New Roman"/>
                  <w:color w:val="000000"/>
                </w:rPr>
                <w:delText>Antonio</w:delText>
              </w:r>
            </w:del>
          </w:p>
        </w:tc>
        <w:tc>
          <w:tcPr>
            <w:tcW w:w="1620" w:type="dxa"/>
            <w:noWrap/>
            <w:vAlign w:val="bottom"/>
            <w:hideMark/>
          </w:tcPr>
          <w:p w14:paraId="64AEA479" w14:textId="77777777" w:rsidR="004263BD" w:rsidRPr="004A55E6" w:rsidRDefault="004263BD" w:rsidP="004A55E6">
            <w:pPr>
              <w:rPr>
                <w:del w:id="208" w:author="Hiserman, Sonja Christine" w:date="2026-09-25T20:07:00Z" w16du:dateUtc="2026-09-26T00:07:00Z"/>
                <w:rFonts w:ascii="Calibri" w:eastAsia="Times New Roman" w:hAnsi="Calibri" w:cs="Times New Roman"/>
                <w:color w:val="000000"/>
              </w:rPr>
            </w:pPr>
            <w:del w:id="209" w:author="Hiserman, Sonja Christine" w:date="2026-09-25T20:07:00Z" w16du:dateUtc="2026-09-26T00:07:00Z">
              <w:r w:rsidRPr="004A55E6">
                <w:rPr>
                  <w:rFonts w:ascii="Calibri" w:eastAsia="Times New Roman" w:hAnsi="Calibri" w:cs="Times New Roman"/>
                  <w:color w:val="000000"/>
                </w:rPr>
                <w:delText>123 2nd Street</w:delText>
              </w:r>
            </w:del>
          </w:p>
        </w:tc>
        <w:tc>
          <w:tcPr>
            <w:tcW w:w="1530" w:type="dxa"/>
            <w:noWrap/>
            <w:vAlign w:val="bottom"/>
            <w:hideMark/>
          </w:tcPr>
          <w:p w14:paraId="1AE8AC92" w14:textId="77777777" w:rsidR="004263BD" w:rsidRPr="004A55E6" w:rsidRDefault="004263BD" w:rsidP="004A55E6">
            <w:pPr>
              <w:rPr>
                <w:del w:id="210" w:author="Hiserman, Sonja Christine" w:date="2026-09-25T20:07:00Z" w16du:dateUtc="2026-09-26T00:07:00Z"/>
                <w:rFonts w:ascii="Calibri" w:eastAsia="Times New Roman" w:hAnsi="Calibri" w:cs="Times New Roman"/>
                <w:color w:val="000000"/>
              </w:rPr>
            </w:pPr>
            <w:del w:id="211" w:author="Hiserman, Sonja Christine" w:date="2026-09-25T20:07:00Z" w16du:dateUtc="2026-09-26T00:07:00Z">
              <w:r w:rsidRPr="004A55E6">
                <w:rPr>
                  <w:rFonts w:ascii="Calibri" w:eastAsia="Times New Roman" w:hAnsi="Calibri" w:cs="Times New Roman"/>
                  <w:color w:val="000000"/>
                </w:rPr>
                <w:delText>Boston</w:delText>
              </w:r>
            </w:del>
          </w:p>
        </w:tc>
        <w:tc>
          <w:tcPr>
            <w:tcW w:w="900" w:type="dxa"/>
            <w:noWrap/>
            <w:vAlign w:val="bottom"/>
            <w:hideMark/>
          </w:tcPr>
          <w:p w14:paraId="6B31251E" w14:textId="77777777" w:rsidR="004263BD" w:rsidRPr="004A55E6" w:rsidRDefault="004263BD" w:rsidP="004A55E6">
            <w:pPr>
              <w:rPr>
                <w:del w:id="212" w:author="Hiserman, Sonja Christine" w:date="2026-09-25T20:07:00Z" w16du:dateUtc="2026-09-26T00:07:00Z"/>
                <w:rFonts w:ascii="Calibri" w:eastAsia="Times New Roman" w:hAnsi="Calibri" w:cs="Times New Roman"/>
                <w:color w:val="000000"/>
              </w:rPr>
            </w:pPr>
            <w:del w:id="213" w:author="Hiserman, Sonja Christine" w:date="2026-09-25T20:07:00Z" w16du:dateUtc="2026-09-26T00:07:00Z">
              <w:r w:rsidRPr="004A55E6">
                <w:rPr>
                  <w:rFonts w:ascii="Calibri" w:eastAsia="Times New Roman" w:hAnsi="Calibri" w:cs="Times New Roman"/>
                  <w:color w:val="000000"/>
                </w:rPr>
                <w:delText>MA</w:delText>
              </w:r>
            </w:del>
          </w:p>
        </w:tc>
      </w:tr>
      <w:tr w:rsidR="004263BD" w:rsidRPr="004A55E6" w14:paraId="1E992200" w14:textId="77777777" w:rsidTr="00415B38">
        <w:trPr>
          <w:trHeight w:val="300"/>
          <w:del w:id="214" w:author="Hiserman, Sonja Christine" w:date="2026-09-25T20:07:00Z" w16du:dateUtc="2026-09-26T00:07:00Z"/>
        </w:trPr>
        <w:tc>
          <w:tcPr>
            <w:tcW w:w="440" w:type="dxa"/>
            <w:noWrap/>
            <w:vAlign w:val="bottom"/>
            <w:hideMark/>
          </w:tcPr>
          <w:p w14:paraId="14ABB886" w14:textId="77777777" w:rsidR="004263BD" w:rsidRPr="004A55E6" w:rsidRDefault="004263BD" w:rsidP="004A55E6">
            <w:pPr>
              <w:jc w:val="right"/>
              <w:rPr>
                <w:del w:id="215" w:author="Hiserman, Sonja Christine" w:date="2026-09-25T20:07:00Z" w16du:dateUtc="2026-09-26T00:07:00Z"/>
                <w:rFonts w:ascii="Calibri" w:eastAsia="Times New Roman" w:hAnsi="Calibri" w:cs="Times New Roman"/>
                <w:color w:val="000000"/>
              </w:rPr>
            </w:pPr>
            <w:del w:id="216" w:author="Hiserman, Sonja Christine" w:date="2026-09-25T20:07:00Z" w16du:dateUtc="2026-09-26T00:07:00Z">
              <w:r w:rsidRPr="004A55E6">
                <w:rPr>
                  <w:rFonts w:ascii="Calibri" w:eastAsia="Times New Roman" w:hAnsi="Calibri" w:cs="Times New Roman"/>
                  <w:color w:val="000000"/>
                </w:rPr>
                <w:delText>3</w:delText>
              </w:r>
            </w:del>
          </w:p>
        </w:tc>
        <w:tc>
          <w:tcPr>
            <w:tcW w:w="2005" w:type="dxa"/>
            <w:noWrap/>
            <w:vAlign w:val="bottom"/>
            <w:hideMark/>
          </w:tcPr>
          <w:p w14:paraId="1AD2B5D0" w14:textId="77777777" w:rsidR="004263BD" w:rsidRPr="004A55E6" w:rsidRDefault="004263BD" w:rsidP="004A55E6">
            <w:pPr>
              <w:rPr>
                <w:del w:id="217" w:author="Hiserman, Sonja Christine" w:date="2026-09-25T20:07:00Z" w16du:dateUtc="2026-09-26T00:07:00Z"/>
                <w:rFonts w:ascii="Calibri" w:eastAsia="Times New Roman" w:hAnsi="Calibri" w:cs="Times New Roman"/>
                <w:color w:val="000000"/>
              </w:rPr>
            </w:pPr>
            <w:del w:id="218" w:author="Hiserman, Sonja Christine" w:date="2026-09-25T20:07:00Z" w16du:dateUtc="2026-09-26T00:07:00Z">
              <w:r w:rsidRPr="004A55E6">
                <w:rPr>
                  <w:rFonts w:ascii="Calibri" w:eastAsia="Times New Roman" w:hAnsi="Calibri" w:cs="Times New Roman"/>
                  <w:color w:val="000000"/>
                </w:rPr>
                <w:delText>Axen</w:delText>
              </w:r>
            </w:del>
          </w:p>
        </w:tc>
        <w:tc>
          <w:tcPr>
            <w:tcW w:w="1530" w:type="dxa"/>
            <w:noWrap/>
            <w:vAlign w:val="bottom"/>
            <w:hideMark/>
          </w:tcPr>
          <w:p w14:paraId="2095AAD5" w14:textId="77777777" w:rsidR="004263BD" w:rsidRPr="004A55E6" w:rsidRDefault="004263BD" w:rsidP="004A55E6">
            <w:pPr>
              <w:rPr>
                <w:del w:id="219" w:author="Hiserman, Sonja Christine" w:date="2026-09-25T20:07:00Z" w16du:dateUtc="2026-09-26T00:07:00Z"/>
                <w:rFonts w:ascii="Calibri" w:eastAsia="Times New Roman" w:hAnsi="Calibri" w:cs="Times New Roman"/>
                <w:color w:val="000000"/>
              </w:rPr>
            </w:pPr>
            <w:del w:id="220" w:author="Hiserman, Sonja Christine" w:date="2026-09-25T20:07:00Z" w16du:dateUtc="2026-09-26T00:07:00Z">
              <w:r w:rsidRPr="004A55E6">
                <w:rPr>
                  <w:rFonts w:ascii="Calibri" w:eastAsia="Times New Roman" w:hAnsi="Calibri" w:cs="Times New Roman"/>
                  <w:color w:val="000000"/>
                </w:rPr>
                <w:delText>Thomas</w:delText>
              </w:r>
            </w:del>
          </w:p>
        </w:tc>
        <w:tc>
          <w:tcPr>
            <w:tcW w:w="1620" w:type="dxa"/>
            <w:noWrap/>
            <w:vAlign w:val="bottom"/>
            <w:hideMark/>
          </w:tcPr>
          <w:p w14:paraId="28C75EAF" w14:textId="77777777" w:rsidR="004263BD" w:rsidRPr="004A55E6" w:rsidRDefault="004263BD" w:rsidP="004A55E6">
            <w:pPr>
              <w:rPr>
                <w:del w:id="221" w:author="Hiserman, Sonja Christine" w:date="2026-09-25T20:07:00Z" w16du:dateUtc="2026-09-26T00:07:00Z"/>
                <w:rFonts w:ascii="Calibri" w:eastAsia="Times New Roman" w:hAnsi="Calibri" w:cs="Times New Roman"/>
                <w:color w:val="000000"/>
              </w:rPr>
            </w:pPr>
            <w:del w:id="222" w:author="Hiserman, Sonja Christine" w:date="2026-09-25T20:07:00Z" w16du:dateUtc="2026-09-26T00:07:00Z">
              <w:r w:rsidRPr="004A55E6">
                <w:rPr>
                  <w:rFonts w:ascii="Calibri" w:eastAsia="Times New Roman" w:hAnsi="Calibri" w:cs="Times New Roman"/>
                  <w:color w:val="000000"/>
                </w:rPr>
                <w:delText>123 3rd Street</w:delText>
              </w:r>
            </w:del>
          </w:p>
        </w:tc>
        <w:tc>
          <w:tcPr>
            <w:tcW w:w="1530" w:type="dxa"/>
            <w:noWrap/>
            <w:vAlign w:val="bottom"/>
            <w:hideMark/>
          </w:tcPr>
          <w:p w14:paraId="038826FC" w14:textId="77777777" w:rsidR="004263BD" w:rsidRPr="004A55E6" w:rsidRDefault="004263BD" w:rsidP="004A55E6">
            <w:pPr>
              <w:rPr>
                <w:del w:id="223" w:author="Hiserman, Sonja Christine" w:date="2026-09-25T20:07:00Z" w16du:dateUtc="2026-09-26T00:07:00Z"/>
                <w:rFonts w:ascii="Calibri" w:eastAsia="Times New Roman" w:hAnsi="Calibri" w:cs="Times New Roman"/>
                <w:color w:val="000000"/>
              </w:rPr>
            </w:pPr>
            <w:del w:id="224" w:author="Hiserman, Sonja Christine" w:date="2026-09-25T20:07:00Z" w16du:dateUtc="2026-09-26T00:07:00Z">
              <w:r w:rsidRPr="004A55E6">
                <w:rPr>
                  <w:rFonts w:ascii="Calibri" w:eastAsia="Times New Roman" w:hAnsi="Calibri" w:cs="Times New Roman"/>
                  <w:color w:val="000000"/>
                </w:rPr>
                <w:delText>Los Angelas</w:delText>
              </w:r>
            </w:del>
          </w:p>
        </w:tc>
        <w:tc>
          <w:tcPr>
            <w:tcW w:w="900" w:type="dxa"/>
            <w:noWrap/>
            <w:vAlign w:val="bottom"/>
            <w:hideMark/>
          </w:tcPr>
          <w:p w14:paraId="194C48FF" w14:textId="77777777" w:rsidR="004263BD" w:rsidRPr="004A55E6" w:rsidRDefault="004263BD" w:rsidP="004A55E6">
            <w:pPr>
              <w:rPr>
                <w:del w:id="225" w:author="Hiserman, Sonja Christine" w:date="2026-09-25T20:07:00Z" w16du:dateUtc="2026-09-26T00:07:00Z"/>
                <w:rFonts w:ascii="Calibri" w:eastAsia="Times New Roman" w:hAnsi="Calibri" w:cs="Times New Roman"/>
                <w:color w:val="000000"/>
              </w:rPr>
            </w:pPr>
            <w:del w:id="226" w:author="Hiserman, Sonja Christine" w:date="2026-09-25T20:07:00Z" w16du:dateUtc="2026-09-26T00:07:00Z">
              <w:r w:rsidRPr="004A55E6">
                <w:rPr>
                  <w:rFonts w:ascii="Calibri" w:eastAsia="Times New Roman" w:hAnsi="Calibri" w:cs="Times New Roman"/>
                  <w:color w:val="000000"/>
                </w:rPr>
                <w:delText>CA</w:delText>
              </w:r>
            </w:del>
          </w:p>
        </w:tc>
      </w:tr>
      <w:tr w:rsidR="004263BD" w:rsidRPr="004A55E6" w14:paraId="7C31A7D9" w14:textId="77777777" w:rsidTr="00415B38">
        <w:trPr>
          <w:trHeight w:val="300"/>
          <w:del w:id="227" w:author="Hiserman, Sonja Christine" w:date="2026-09-25T20:07:00Z" w16du:dateUtc="2026-09-26T00:07:00Z"/>
        </w:trPr>
        <w:tc>
          <w:tcPr>
            <w:tcW w:w="440" w:type="dxa"/>
            <w:noWrap/>
            <w:vAlign w:val="bottom"/>
            <w:hideMark/>
          </w:tcPr>
          <w:p w14:paraId="73BA18C9" w14:textId="77777777" w:rsidR="004263BD" w:rsidRPr="004A55E6" w:rsidRDefault="004263BD" w:rsidP="004A55E6">
            <w:pPr>
              <w:jc w:val="right"/>
              <w:rPr>
                <w:del w:id="228" w:author="Hiserman, Sonja Christine" w:date="2026-09-25T20:07:00Z" w16du:dateUtc="2026-09-26T00:07:00Z"/>
                <w:rFonts w:ascii="Calibri" w:eastAsia="Times New Roman" w:hAnsi="Calibri" w:cs="Times New Roman"/>
                <w:color w:val="000000"/>
              </w:rPr>
            </w:pPr>
            <w:del w:id="229" w:author="Hiserman, Sonja Christine" w:date="2026-09-25T20:07:00Z" w16du:dateUtc="2026-09-26T00:07:00Z">
              <w:r w:rsidRPr="004A55E6">
                <w:rPr>
                  <w:rFonts w:ascii="Calibri" w:eastAsia="Times New Roman" w:hAnsi="Calibri" w:cs="Times New Roman"/>
                  <w:color w:val="000000"/>
                </w:rPr>
                <w:delText>4</w:delText>
              </w:r>
            </w:del>
          </w:p>
        </w:tc>
        <w:tc>
          <w:tcPr>
            <w:tcW w:w="2005" w:type="dxa"/>
            <w:noWrap/>
            <w:vAlign w:val="bottom"/>
            <w:hideMark/>
          </w:tcPr>
          <w:p w14:paraId="4555DF77" w14:textId="77777777" w:rsidR="004263BD" w:rsidRPr="004A55E6" w:rsidRDefault="004263BD" w:rsidP="004A55E6">
            <w:pPr>
              <w:rPr>
                <w:del w:id="230" w:author="Hiserman, Sonja Christine" w:date="2026-09-25T20:07:00Z" w16du:dateUtc="2026-09-26T00:07:00Z"/>
                <w:rFonts w:ascii="Calibri" w:eastAsia="Times New Roman" w:hAnsi="Calibri" w:cs="Times New Roman"/>
                <w:color w:val="000000"/>
              </w:rPr>
            </w:pPr>
            <w:del w:id="231" w:author="Hiserman, Sonja Christine" w:date="2026-09-25T20:07:00Z" w16du:dateUtc="2026-09-26T00:07:00Z">
              <w:r w:rsidRPr="004A55E6">
                <w:rPr>
                  <w:rFonts w:ascii="Calibri" w:eastAsia="Times New Roman" w:hAnsi="Calibri" w:cs="Times New Roman"/>
                  <w:color w:val="000000"/>
                </w:rPr>
                <w:delText>Lee</w:delText>
              </w:r>
            </w:del>
          </w:p>
        </w:tc>
        <w:tc>
          <w:tcPr>
            <w:tcW w:w="1530" w:type="dxa"/>
            <w:noWrap/>
            <w:vAlign w:val="bottom"/>
            <w:hideMark/>
          </w:tcPr>
          <w:p w14:paraId="0A6AA93B" w14:textId="77777777" w:rsidR="004263BD" w:rsidRPr="004A55E6" w:rsidRDefault="004263BD" w:rsidP="004A55E6">
            <w:pPr>
              <w:rPr>
                <w:del w:id="232" w:author="Hiserman, Sonja Christine" w:date="2026-09-25T20:07:00Z" w16du:dateUtc="2026-09-26T00:07:00Z"/>
                <w:rFonts w:ascii="Calibri" w:eastAsia="Times New Roman" w:hAnsi="Calibri" w:cs="Times New Roman"/>
                <w:color w:val="000000"/>
              </w:rPr>
            </w:pPr>
            <w:del w:id="233" w:author="Hiserman, Sonja Christine" w:date="2026-09-25T20:07:00Z" w16du:dateUtc="2026-09-26T00:07:00Z">
              <w:r w:rsidRPr="004A55E6">
                <w:rPr>
                  <w:rFonts w:ascii="Calibri" w:eastAsia="Times New Roman" w:hAnsi="Calibri" w:cs="Times New Roman"/>
                  <w:color w:val="000000"/>
                </w:rPr>
                <w:delText>Christina</w:delText>
              </w:r>
            </w:del>
          </w:p>
        </w:tc>
        <w:tc>
          <w:tcPr>
            <w:tcW w:w="1620" w:type="dxa"/>
            <w:noWrap/>
            <w:vAlign w:val="bottom"/>
            <w:hideMark/>
          </w:tcPr>
          <w:p w14:paraId="38EAFD79" w14:textId="77777777" w:rsidR="004263BD" w:rsidRPr="004A55E6" w:rsidRDefault="004263BD" w:rsidP="004A55E6">
            <w:pPr>
              <w:rPr>
                <w:del w:id="234" w:author="Hiserman, Sonja Christine" w:date="2026-09-25T20:07:00Z" w16du:dateUtc="2026-09-26T00:07:00Z"/>
                <w:rFonts w:ascii="Calibri" w:eastAsia="Times New Roman" w:hAnsi="Calibri" w:cs="Times New Roman"/>
                <w:color w:val="000000"/>
              </w:rPr>
            </w:pPr>
            <w:del w:id="235" w:author="Hiserman, Sonja Christine" w:date="2026-09-25T20:07:00Z" w16du:dateUtc="2026-09-26T00:07:00Z">
              <w:r w:rsidRPr="004A55E6">
                <w:rPr>
                  <w:rFonts w:ascii="Calibri" w:eastAsia="Times New Roman" w:hAnsi="Calibri" w:cs="Times New Roman"/>
                  <w:color w:val="000000"/>
                </w:rPr>
                <w:delText>123 4th Street</w:delText>
              </w:r>
            </w:del>
          </w:p>
        </w:tc>
        <w:tc>
          <w:tcPr>
            <w:tcW w:w="1530" w:type="dxa"/>
            <w:noWrap/>
            <w:vAlign w:val="bottom"/>
            <w:hideMark/>
          </w:tcPr>
          <w:p w14:paraId="2A0AD7E9" w14:textId="77777777" w:rsidR="004263BD" w:rsidRPr="004A55E6" w:rsidRDefault="004263BD" w:rsidP="004A55E6">
            <w:pPr>
              <w:rPr>
                <w:del w:id="236" w:author="Hiserman, Sonja Christine" w:date="2026-09-25T20:07:00Z" w16du:dateUtc="2026-09-26T00:07:00Z"/>
                <w:rFonts w:ascii="Calibri" w:eastAsia="Times New Roman" w:hAnsi="Calibri" w:cs="Times New Roman"/>
                <w:color w:val="000000"/>
              </w:rPr>
            </w:pPr>
            <w:del w:id="237" w:author="Hiserman, Sonja Christine" w:date="2026-09-25T20:07:00Z" w16du:dateUtc="2026-09-26T00:07:00Z">
              <w:r w:rsidRPr="004A55E6">
                <w:rPr>
                  <w:rFonts w:ascii="Calibri" w:eastAsia="Times New Roman" w:hAnsi="Calibri" w:cs="Times New Roman"/>
                  <w:color w:val="000000"/>
                </w:rPr>
                <w:delText>New York</w:delText>
              </w:r>
            </w:del>
          </w:p>
        </w:tc>
        <w:tc>
          <w:tcPr>
            <w:tcW w:w="900" w:type="dxa"/>
            <w:noWrap/>
            <w:vAlign w:val="bottom"/>
            <w:hideMark/>
          </w:tcPr>
          <w:p w14:paraId="7D09CE06" w14:textId="77777777" w:rsidR="004263BD" w:rsidRPr="004A55E6" w:rsidRDefault="004263BD" w:rsidP="004A55E6">
            <w:pPr>
              <w:rPr>
                <w:del w:id="238" w:author="Hiserman, Sonja Christine" w:date="2026-09-25T20:07:00Z" w16du:dateUtc="2026-09-26T00:07:00Z"/>
                <w:rFonts w:ascii="Calibri" w:eastAsia="Times New Roman" w:hAnsi="Calibri" w:cs="Times New Roman"/>
                <w:color w:val="000000"/>
              </w:rPr>
            </w:pPr>
            <w:del w:id="239" w:author="Hiserman, Sonja Christine" w:date="2026-09-25T20:07:00Z" w16du:dateUtc="2026-09-26T00:07:00Z">
              <w:r w:rsidRPr="004A55E6">
                <w:rPr>
                  <w:rFonts w:ascii="Calibri" w:eastAsia="Times New Roman" w:hAnsi="Calibri" w:cs="Times New Roman"/>
                  <w:color w:val="000000"/>
                </w:rPr>
                <w:delText>NY</w:delText>
              </w:r>
            </w:del>
          </w:p>
        </w:tc>
      </w:tr>
      <w:tr w:rsidR="004263BD" w:rsidRPr="004A55E6" w14:paraId="1AF016D9" w14:textId="77777777" w:rsidTr="00415B38">
        <w:trPr>
          <w:trHeight w:val="300"/>
          <w:del w:id="240" w:author="Hiserman, Sonja Christine" w:date="2026-09-25T20:07:00Z" w16du:dateUtc="2026-09-26T00:07:00Z"/>
        </w:trPr>
        <w:tc>
          <w:tcPr>
            <w:tcW w:w="440" w:type="dxa"/>
            <w:noWrap/>
            <w:vAlign w:val="bottom"/>
            <w:hideMark/>
          </w:tcPr>
          <w:p w14:paraId="180130C9" w14:textId="77777777" w:rsidR="004263BD" w:rsidRPr="004A55E6" w:rsidRDefault="004263BD" w:rsidP="004A55E6">
            <w:pPr>
              <w:jc w:val="right"/>
              <w:rPr>
                <w:del w:id="241" w:author="Hiserman, Sonja Christine" w:date="2026-09-25T20:07:00Z" w16du:dateUtc="2026-09-26T00:07:00Z"/>
                <w:rFonts w:ascii="Calibri" w:eastAsia="Times New Roman" w:hAnsi="Calibri" w:cs="Times New Roman"/>
                <w:color w:val="000000"/>
              </w:rPr>
            </w:pPr>
            <w:del w:id="242" w:author="Hiserman, Sonja Christine" w:date="2026-09-25T20:07:00Z" w16du:dateUtc="2026-09-26T00:07:00Z">
              <w:r w:rsidRPr="004A55E6">
                <w:rPr>
                  <w:rFonts w:ascii="Calibri" w:eastAsia="Times New Roman" w:hAnsi="Calibri" w:cs="Times New Roman"/>
                  <w:color w:val="000000"/>
                </w:rPr>
                <w:delText>5</w:delText>
              </w:r>
            </w:del>
          </w:p>
        </w:tc>
        <w:tc>
          <w:tcPr>
            <w:tcW w:w="2005" w:type="dxa"/>
            <w:noWrap/>
            <w:vAlign w:val="bottom"/>
            <w:hideMark/>
          </w:tcPr>
          <w:p w14:paraId="00B959BA" w14:textId="77777777" w:rsidR="004263BD" w:rsidRPr="004A55E6" w:rsidRDefault="004263BD" w:rsidP="004A55E6">
            <w:pPr>
              <w:rPr>
                <w:del w:id="243" w:author="Hiserman, Sonja Christine" w:date="2026-09-25T20:07:00Z" w16du:dateUtc="2026-09-26T00:07:00Z"/>
                <w:rFonts w:ascii="Calibri" w:eastAsia="Times New Roman" w:hAnsi="Calibri" w:cs="Times New Roman"/>
                <w:color w:val="000000"/>
              </w:rPr>
            </w:pPr>
            <w:del w:id="244" w:author="Hiserman, Sonja Christine" w:date="2026-09-25T20:07:00Z" w16du:dateUtc="2026-09-26T00:07:00Z">
              <w:r w:rsidRPr="004A55E6">
                <w:rPr>
                  <w:rFonts w:ascii="Calibri" w:eastAsia="Times New Roman" w:hAnsi="Calibri" w:cs="Times New Roman"/>
                  <w:color w:val="000000"/>
                </w:rPr>
                <w:delText>O’Donnell</w:delText>
              </w:r>
            </w:del>
          </w:p>
        </w:tc>
        <w:tc>
          <w:tcPr>
            <w:tcW w:w="1530" w:type="dxa"/>
            <w:noWrap/>
            <w:vAlign w:val="bottom"/>
            <w:hideMark/>
          </w:tcPr>
          <w:p w14:paraId="61B3EBB7" w14:textId="77777777" w:rsidR="004263BD" w:rsidRPr="004A55E6" w:rsidRDefault="004263BD" w:rsidP="004A55E6">
            <w:pPr>
              <w:rPr>
                <w:del w:id="245" w:author="Hiserman, Sonja Christine" w:date="2026-09-25T20:07:00Z" w16du:dateUtc="2026-09-26T00:07:00Z"/>
                <w:rFonts w:ascii="Calibri" w:eastAsia="Times New Roman" w:hAnsi="Calibri" w:cs="Times New Roman"/>
                <w:color w:val="000000"/>
              </w:rPr>
            </w:pPr>
            <w:del w:id="246" w:author="Hiserman, Sonja Christine" w:date="2026-09-25T20:07:00Z" w16du:dateUtc="2026-09-26T00:07:00Z">
              <w:r w:rsidRPr="004A55E6">
                <w:rPr>
                  <w:rFonts w:ascii="Calibri" w:eastAsia="Times New Roman" w:hAnsi="Calibri" w:cs="Times New Roman"/>
                  <w:color w:val="000000"/>
                </w:rPr>
                <w:delText>Martin</w:delText>
              </w:r>
            </w:del>
          </w:p>
        </w:tc>
        <w:tc>
          <w:tcPr>
            <w:tcW w:w="1620" w:type="dxa"/>
            <w:noWrap/>
            <w:vAlign w:val="bottom"/>
            <w:hideMark/>
          </w:tcPr>
          <w:p w14:paraId="4E66BFB2" w14:textId="77777777" w:rsidR="004263BD" w:rsidRPr="004A55E6" w:rsidRDefault="004263BD" w:rsidP="004A55E6">
            <w:pPr>
              <w:rPr>
                <w:del w:id="247" w:author="Hiserman, Sonja Christine" w:date="2026-09-25T20:07:00Z" w16du:dateUtc="2026-09-26T00:07:00Z"/>
                <w:rFonts w:ascii="Calibri" w:eastAsia="Times New Roman" w:hAnsi="Calibri" w:cs="Times New Roman"/>
                <w:color w:val="000000"/>
              </w:rPr>
            </w:pPr>
            <w:del w:id="248" w:author="Hiserman, Sonja Christine" w:date="2026-09-25T20:07:00Z" w16du:dateUtc="2026-09-26T00:07:00Z">
              <w:r w:rsidRPr="004A55E6">
                <w:rPr>
                  <w:rFonts w:ascii="Calibri" w:eastAsia="Times New Roman" w:hAnsi="Calibri" w:cs="Times New Roman"/>
                  <w:color w:val="000000"/>
                </w:rPr>
                <w:delText>123 5th Street</w:delText>
              </w:r>
            </w:del>
          </w:p>
        </w:tc>
        <w:tc>
          <w:tcPr>
            <w:tcW w:w="1530" w:type="dxa"/>
            <w:noWrap/>
            <w:vAlign w:val="bottom"/>
            <w:hideMark/>
          </w:tcPr>
          <w:p w14:paraId="56D4EA67" w14:textId="77777777" w:rsidR="004263BD" w:rsidRPr="004A55E6" w:rsidRDefault="004263BD" w:rsidP="004A55E6">
            <w:pPr>
              <w:rPr>
                <w:del w:id="249" w:author="Hiserman, Sonja Christine" w:date="2026-09-25T20:07:00Z" w16du:dateUtc="2026-09-26T00:07:00Z"/>
                <w:rFonts w:ascii="Calibri" w:eastAsia="Times New Roman" w:hAnsi="Calibri" w:cs="Times New Roman"/>
                <w:color w:val="000000"/>
              </w:rPr>
            </w:pPr>
            <w:del w:id="250" w:author="Hiserman, Sonja Christine" w:date="2026-09-25T20:07:00Z" w16du:dateUtc="2026-09-26T00:07:00Z">
              <w:r w:rsidRPr="004A55E6">
                <w:rPr>
                  <w:rFonts w:ascii="Calibri" w:eastAsia="Times New Roman" w:hAnsi="Calibri" w:cs="Times New Roman"/>
                  <w:color w:val="000000"/>
                </w:rPr>
                <w:delText>Minneapolis</w:delText>
              </w:r>
            </w:del>
          </w:p>
        </w:tc>
        <w:tc>
          <w:tcPr>
            <w:tcW w:w="900" w:type="dxa"/>
            <w:noWrap/>
            <w:vAlign w:val="bottom"/>
            <w:hideMark/>
          </w:tcPr>
          <w:p w14:paraId="413149FC" w14:textId="77777777" w:rsidR="004263BD" w:rsidRPr="004A55E6" w:rsidRDefault="004263BD" w:rsidP="004A55E6">
            <w:pPr>
              <w:rPr>
                <w:del w:id="251" w:author="Hiserman, Sonja Christine" w:date="2026-09-25T20:07:00Z" w16du:dateUtc="2026-09-26T00:07:00Z"/>
                <w:rFonts w:ascii="Calibri" w:eastAsia="Times New Roman" w:hAnsi="Calibri" w:cs="Times New Roman"/>
                <w:color w:val="000000"/>
              </w:rPr>
            </w:pPr>
            <w:del w:id="252" w:author="Hiserman, Sonja Christine" w:date="2026-09-25T20:07:00Z" w16du:dateUtc="2026-09-26T00:07:00Z">
              <w:r w:rsidRPr="004A55E6">
                <w:rPr>
                  <w:rFonts w:ascii="Calibri" w:eastAsia="Times New Roman" w:hAnsi="Calibri" w:cs="Times New Roman"/>
                  <w:color w:val="000000"/>
                </w:rPr>
                <w:delText>MN</w:delText>
              </w:r>
            </w:del>
          </w:p>
        </w:tc>
      </w:tr>
      <w:tr w:rsidR="004263BD" w:rsidRPr="004A55E6" w14:paraId="7D97F042" w14:textId="77777777" w:rsidTr="00415B38">
        <w:trPr>
          <w:trHeight w:val="300"/>
          <w:del w:id="253" w:author="Hiserman, Sonja Christine" w:date="2026-09-25T20:07:00Z" w16du:dateUtc="2026-09-26T00:07:00Z"/>
        </w:trPr>
        <w:tc>
          <w:tcPr>
            <w:tcW w:w="440" w:type="dxa"/>
            <w:noWrap/>
            <w:vAlign w:val="bottom"/>
            <w:hideMark/>
          </w:tcPr>
          <w:p w14:paraId="07A9558E" w14:textId="77777777" w:rsidR="004263BD" w:rsidRPr="004A55E6" w:rsidRDefault="004263BD" w:rsidP="004A55E6">
            <w:pPr>
              <w:jc w:val="right"/>
              <w:rPr>
                <w:del w:id="254" w:author="Hiserman, Sonja Christine" w:date="2026-09-25T20:07:00Z" w16du:dateUtc="2026-09-26T00:07:00Z"/>
                <w:rFonts w:ascii="Calibri" w:eastAsia="Times New Roman" w:hAnsi="Calibri" w:cs="Times New Roman"/>
                <w:color w:val="000000"/>
              </w:rPr>
            </w:pPr>
            <w:del w:id="255" w:author="Hiserman, Sonja Christine" w:date="2026-09-25T20:07:00Z" w16du:dateUtc="2026-09-26T00:07:00Z">
              <w:r w:rsidRPr="004A55E6">
                <w:rPr>
                  <w:rFonts w:ascii="Calibri" w:eastAsia="Times New Roman" w:hAnsi="Calibri" w:cs="Times New Roman"/>
                  <w:color w:val="000000"/>
                </w:rPr>
                <w:delText>6</w:delText>
              </w:r>
            </w:del>
          </w:p>
        </w:tc>
        <w:tc>
          <w:tcPr>
            <w:tcW w:w="2005" w:type="dxa"/>
            <w:noWrap/>
            <w:vAlign w:val="bottom"/>
            <w:hideMark/>
          </w:tcPr>
          <w:p w14:paraId="0643F072" w14:textId="77777777" w:rsidR="004263BD" w:rsidRPr="004A55E6" w:rsidRDefault="004263BD" w:rsidP="004A55E6">
            <w:pPr>
              <w:rPr>
                <w:del w:id="256" w:author="Hiserman, Sonja Christine" w:date="2026-09-25T20:07:00Z" w16du:dateUtc="2026-09-26T00:07:00Z"/>
                <w:rFonts w:ascii="Calibri" w:eastAsia="Times New Roman" w:hAnsi="Calibri" w:cs="Times New Roman"/>
                <w:color w:val="000000"/>
              </w:rPr>
            </w:pPr>
            <w:del w:id="257" w:author="Hiserman, Sonja Christine" w:date="2026-09-25T20:07:00Z" w16du:dateUtc="2026-09-26T00:07:00Z">
              <w:r w:rsidRPr="004A55E6">
                <w:rPr>
                  <w:rFonts w:ascii="Calibri" w:eastAsia="Times New Roman" w:hAnsi="Calibri" w:cs="Times New Roman"/>
                  <w:color w:val="000000"/>
                </w:rPr>
                <w:delText>Pérez-Olaeta</w:delText>
              </w:r>
            </w:del>
          </w:p>
        </w:tc>
        <w:tc>
          <w:tcPr>
            <w:tcW w:w="1530" w:type="dxa"/>
            <w:noWrap/>
            <w:vAlign w:val="bottom"/>
            <w:hideMark/>
          </w:tcPr>
          <w:p w14:paraId="776C004E" w14:textId="77777777" w:rsidR="004263BD" w:rsidRPr="004A55E6" w:rsidRDefault="004263BD" w:rsidP="004A55E6">
            <w:pPr>
              <w:rPr>
                <w:del w:id="258" w:author="Hiserman, Sonja Christine" w:date="2026-09-25T20:07:00Z" w16du:dateUtc="2026-09-26T00:07:00Z"/>
                <w:rFonts w:ascii="Calibri" w:eastAsia="Times New Roman" w:hAnsi="Calibri" w:cs="Times New Roman"/>
                <w:color w:val="000000"/>
              </w:rPr>
            </w:pPr>
            <w:del w:id="259" w:author="Hiserman, Sonja Christine" w:date="2026-09-25T20:07:00Z" w16du:dateUtc="2026-09-26T00:07:00Z">
              <w:r w:rsidRPr="004A55E6">
                <w:rPr>
                  <w:rFonts w:ascii="Calibri" w:eastAsia="Times New Roman" w:hAnsi="Calibri" w:cs="Times New Roman"/>
                  <w:color w:val="000000"/>
                </w:rPr>
                <w:delText>Francisco</w:delText>
              </w:r>
            </w:del>
          </w:p>
        </w:tc>
        <w:tc>
          <w:tcPr>
            <w:tcW w:w="1620" w:type="dxa"/>
            <w:noWrap/>
            <w:vAlign w:val="bottom"/>
            <w:hideMark/>
          </w:tcPr>
          <w:p w14:paraId="0554A7B3" w14:textId="77777777" w:rsidR="004263BD" w:rsidRPr="004A55E6" w:rsidRDefault="004263BD" w:rsidP="004A55E6">
            <w:pPr>
              <w:rPr>
                <w:del w:id="260" w:author="Hiserman, Sonja Christine" w:date="2026-09-25T20:07:00Z" w16du:dateUtc="2026-09-26T00:07:00Z"/>
                <w:rFonts w:ascii="Calibri" w:eastAsia="Times New Roman" w:hAnsi="Calibri" w:cs="Times New Roman"/>
                <w:color w:val="000000"/>
              </w:rPr>
            </w:pPr>
            <w:del w:id="261" w:author="Hiserman, Sonja Christine" w:date="2026-09-25T20:07:00Z" w16du:dateUtc="2026-09-26T00:07:00Z">
              <w:r w:rsidRPr="004A55E6">
                <w:rPr>
                  <w:rFonts w:ascii="Calibri" w:eastAsia="Times New Roman" w:hAnsi="Calibri" w:cs="Times New Roman"/>
                  <w:color w:val="000000"/>
                </w:rPr>
                <w:delText>123 6th Street</w:delText>
              </w:r>
            </w:del>
          </w:p>
        </w:tc>
        <w:tc>
          <w:tcPr>
            <w:tcW w:w="1530" w:type="dxa"/>
            <w:noWrap/>
            <w:vAlign w:val="bottom"/>
            <w:hideMark/>
          </w:tcPr>
          <w:p w14:paraId="1BB23F24" w14:textId="77777777" w:rsidR="004263BD" w:rsidRPr="004A55E6" w:rsidRDefault="004263BD" w:rsidP="004A55E6">
            <w:pPr>
              <w:rPr>
                <w:del w:id="262" w:author="Hiserman, Sonja Christine" w:date="2026-09-25T20:07:00Z" w16du:dateUtc="2026-09-26T00:07:00Z"/>
                <w:rFonts w:ascii="Calibri" w:eastAsia="Times New Roman" w:hAnsi="Calibri" w:cs="Times New Roman"/>
                <w:color w:val="000000"/>
              </w:rPr>
            </w:pPr>
            <w:del w:id="263" w:author="Hiserman, Sonja Christine" w:date="2026-09-25T20:07:00Z" w16du:dateUtc="2026-09-26T00:07:00Z">
              <w:r w:rsidRPr="004A55E6">
                <w:rPr>
                  <w:rFonts w:ascii="Calibri" w:eastAsia="Times New Roman" w:hAnsi="Calibri" w:cs="Times New Roman"/>
                  <w:color w:val="000000"/>
                </w:rPr>
                <w:delText>Milwaukee</w:delText>
              </w:r>
            </w:del>
          </w:p>
        </w:tc>
        <w:tc>
          <w:tcPr>
            <w:tcW w:w="900" w:type="dxa"/>
            <w:noWrap/>
            <w:vAlign w:val="bottom"/>
            <w:hideMark/>
          </w:tcPr>
          <w:p w14:paraId="202D1C00" w14:textId="77777777" w:rsidR="004263BD" w:rsidRPr="004A55E6" w:rsidRDefault="004263BD" w:rsidP="004A55E6">
            <w:pPr>
              <w:rPr>
                <w:del w:id="264" w:author="Hiserman, Sonja Christine" w:date="2026-09-25T20:07:00Z" w16du:dateUtc="2026-09-26T00:07:00Z"/>
                <w:rFonts w:ascii="Calibri" w:eastAsia="Times New Roman" w:hAnsi="Calibri" w:cs="Times New Roman"/>
                <w:color w:val="000000"/>
              </w:rPr>
            </w:pPr>
            <w:del w:id="265" w:author="Hiserman, Sonja Christine" w:date="2026-09-25T20:07:00Z" w16du:dateUtc="2026-09-26T00:07:00Z">
              <w:r w:rsidRPr="004A55E6">
                <w:rPr>
                  <w:rFonts w:ascii="Calibri" w:eastAsia="Times New Roman" w:hAnsi="Calibri" w:cs="Times New Roman"/>
                  <w:color w:val="000000"/>
                </w:rPr>
                <w:delText>WI</w:delText>
              </w:r>
            </w:del>
          </w:p>
        </w:tc>
      </w:tr>
      <w:tr w:rsidR="004263BD" w:rsidRPr="004A55E6" w14:paraId="7A137730" w14:textId="77777777" w:rsidTr="00415B38">
        <w:trPr>
          <w:trHeight w:val="300"/>
          <w:del w:id="266" w:author="Hiserman, Sonja Christine" w:date="2026-09-25T20:07:00Z" w16du:dateUtc="2026-09-26T00:07:00Z"/>
        </w:trPr>
        <w:tc>
          <w:tcPr>
            <w:tcW w:w="440" w:type="dxa"/>
            <w:noWrap/>
            <w:vAlign w:val="bottom"/>
            <w:hideMark/>
          </w:tcPr>
          <w:p w14:paraId="48E90006" w14:textId="77777777" w:rsidR="004263BD" w:rsidRPr="004A55E6" w:rsidRDefault="004263BD" w:rsidP="004A55E6">
            <w:pPr>
              <w:jc w:val="right"/>
              <w:rPr>
                <w:del w:id="267" w:author="Hiserman, Sonja Christine" w:date="2026-09-25T20:07:00Z" w16du:dateUtc="2026-09-26T00:07:00Z"/>
                <w:rFonts w:ascii="Calibri" w:eastAsia="Times New Roman" w:hAnsi="Calibri" w:cs="Times New Roman"/>
                <w:color w:val="000000"/>
              </w:rPr>
            </w:pPr>
            <w:del w:id="268" w:author="Hiserman, Sonja Christine" w:date="2026-09-25T20:07:00Z" w16du:dateUtc="2026-09-26T00:07:00Z">
              <w:r w:rsidRPr="004A55E6">
                <w:rPr>
                  <w:rFonts w:ascii="Calibri" w:eastAsia="Times New Roman" w:hAnsi="Calibri" w:cs="Times New Roman"/>
                  <w:color w:val="000000"/>
                </w:rPr>
                <w:delText>7</w:delText>
              </w:r>
            </w:del>
          </w:p>
        </w:tc>
        <w:tc>
          <w:tcPr>
            <w:tcW w:w="2005" w:type="dxa"/>
            <w:noWrap/>
            <w:vAlign w:val="bottom"/>
            <w:hideMark/>
          </w:tcPr>
          <w:p w14:paraId="2DB2BD2C" w14:textId="77777777" w:rsidR="004263BD" w:rsidRPr="004A55E6" w:rsidRDefault="004263BD" w:rsidP="004A55E6">
            <w:pPr>
              <w:rPr>
                <w:del w:id="269" w:author="Hiserman, Sonja Christine" w:date="2026-09-25T20:07:00Z" w16du:dateUtc="2026-09-26T00:07:00Z"/>
                <w:rFonts w:ascii="Calibri" w:eastAsia="Times New Roman" w:hAnsi="Calibri" w:cs="Times New Roman"/>
                <w:color w:val="000000"/>
              </w:rPr>
            </w:pPr>
            <w:del w:id="270" w:author="Hiserman, Sonja Christine" w:date="2026-09-25T20:07:00Z" w16du:dateUtc="2026-09-26T00:07:00Z">
              <w:r w:rsidRPr="004A55E6">
                <w:rPr>
                  <w:rFonts w:ascii="Calibri" w:eastAsia="Times New Roman" w:hAnsi="Calibri" w:cs="Times New Roman"/>
                  <w:color w:val="000000"/>
                </w:rPr>
                <w:delText>Xie</w:delText>
              </w:r>
            </w:del>
          </w:p>
        </w:tc>
        <w:tc>
          <w:tcPr>
            <w:tcW w:w="1530" w:type="dxa"/>
            <w:noWrap/>
            <w:vAlign w:val="bottom"/>
            <w:hideMark/>
          </w:tcPr>
          <w:p w14:paraId="3D101667" w14:textId="77777777" w:rsidR="004263BD" w:rsidRPr="004A55E6" w:rsidRDefault="004263BD" w:rsidP="004A55E6">
            <w:pPr>
              <w:rPr>
                <w:del w:id="271" w:author="Hiserman, Sonja Christine" w:date="2026-09-25T20:07:00Z" w16du:dateUtc="2026-09-26T00:07:00Z"/>
                <w:rFonts w:ascii="Calibri" w:eastAsia="Times New Roman" w:hAnsi="Calibri" w:cs="Times New Roman"/>
                <w:color w:val="000000"/>
              </w:rPr>
            </w:pPr>
            <w:del w:id="272" w:author="Hiserman, Sonja Christine" w:date="2026-09-25T20:07:00Z" w16du:dateUtc="2026-09-26T00:07:00Z">
              <w:r w:rsidRPr="004A55E6">
                <w:rPr>
                  <w:rFonts w:ascii="Calibri" w:eastAsia="Times New Roman" w:hAnsi="Calibri" w:cs="Times New Roman"/>
                  <w:color w:val="000000"/>
                </w:rPr>
                <w:delText>Ming-Yang</w:delText>
              </w:r>
            </w:del>
          </w:p>
        </w:tc>
        <w:tc>
          <w:tcPr>
            <w:tcW w:w="1620" w:type="dxa"/>
            <w:noWrap/>
            <w:vAlign w:val="bottom"/>
            <w:hideMark/>
          </w:tcPr>
          <w:p w14:paraId="2D3849F5" w14:textId="77777777" w:rsidR="004263BD" w:rsidRPr="004A55E6" w:rsidRDefault="004263BD" w:rsidP="004A55E6">
            <w:pPr>
              <w:rPr>
                <w:del w:id="273" w:author="Hiserman, Sonja Christine" w:date="2026-09-25T20:07:00Z" w16du:dateUtc="2026-09-26T00:07:00Z"/>
                <w:rFonts w:ascii="Calibri" w:eastAsia="Times New Roman" w:hAnsi="Calibri" w:cs="Times New Roman"/>
                <w:color w:val="000000"/>
              </w:rPr>
            </w:pPr>
            <w:del w:id="274" w:author="Hiserman, Sonja Christine" w:date="2026-09-25T20:07:00Z" w16du:dateUtc="2026-09-26T00:07:00Z">
              <w:r w:rsidRPr="004A55E6">
                <w:rPr>
                  <w:rFonts w:ascii="Calibri" w:eastAsia="Times New Roman" w:hAnsi="Calibri" w:cs="Times New Roman"/>
                  <w:color w:val="000000"/>
                </w:rPr>
                <w:delText>123 7th Street</w:delText>
              </w:r>
            </w:del>
          </w:p>
        </w:tc>
        <w:tc>
          <w:tcPr>
            <w:tcW w:w="1530" w:type="dxa"/>
            <w:noWrap/>
            <w:vAlign w:val="bottom"/>
            <w:hideMark/>
          </w:tcPr>
          <w:p w14:paraId="6379FBFE" w14:textId="77777777" w:rsidR="004263BD" w:rsidRPr="004A55E6" w:rsidRDefault="004263BD" w:rsidP="004A55E6">
            <w:pPr>
              <w:rPr>
                <w:del w:id="275" w:author="Hiserman, Sonja Christine" w:date="2026-09-25T20:07:00Z" w16du:dateUtc="2026-09-26T00:07:00Z"/>
                <w:rFonts w:ascii="Calibri" w:eastAsia="Times New Roman" w:hAnsi="Calibri" w:cs="Times New Roman"/>
                <w:color w:val="000000"/>
              </w:rPr>
            </w:pPr>
            <w:del w:id="276" w:author="Hiserman, Sonja Christine" w:date="2026-09-25T20:07:00Z" w16du:dateUtc="2026-09-26T00:07:00Z">
              <w:r w:rsidRPr="004A55E6">
                <w:rPr>
                  <w:rFonts w:ascii="Calibri" w:eastAsia="Times New Roman" w:hAnsi="Calibri" w:cs="Times New Roman"/>
                  <w:color w:val="000000"/>
                </w:rPr>
                <w:delText>Boise</w:delText>
              </w:r>
            </w:del>
          </w:p>
        </w:tc>
        <w:tc>
          <w:tcPr>
            <w:tcW w:w="900" w:type="dxa"/>
            <w:noWrap/>
            <w:vAlign w:val="bottom"/>
            <w:hideMark/>
          </w:tcPr>
          <w:p w14:paraId="59C51DC2" w14:textId="77777777" w:rsidR="004263BD" w:rsidRPr="004A55E6" w:rsidRDefault="004263BD" w:rsidP="004A55E6">
            <w:pPr>
              <w:rPr>
                <w:del w:id="277" w:author="Hiserman, Sonja Christine" w:date="2026-09-25T20:07:00Z" w16du:dateUtc="2026-09-26T00:07:00Z"/>
                <w:rFonts w:ascii="Calibri" w:eastAsia="Times New Roman" w:hAnsi="Calibri" w:cs="Times New Roman"/>
                <w:color w:val="000000"/>
              </w:rPr>
            </w:pPr>
            <w:del w:id="278" w:author="Hiserman, Sonja Christine" w:date="2026-09-25T20:07:00Z" w16du:dateUtc="2026-09-26T00:07:00Z">
              <w:r w:rsidRPr="004A55E6">
                <w:rPr>
                  <w:rFonts w:ascii="Calibri" w:eastAsia="Times New Roman" w:hAnsi="Calibri" w:cs="Times New Roman"/>
                  <w:color w:val="000000"/>
                </w:rPr>
                <w:delText>ID</w:delText>
              </w:r>
            </w:del>
          </w:p>
        </w:tc>
      </w:tr>
      <w:tr w:rsidR="004263BD" w:rsidRPr="004A55E6" w14:paraId="1D2AF209" w14:textId="77777777" w:rsidTr="00415B38">
        <w:trPr>
          <w:trHeight w:val="300"/>
          <w:del w:id="279" w:author="Hiserman, Sonja Christine" w:date="2026-09-25T20:07:00Z" w16du:dateUtc="2026-09-26T00:07:00Z"/>
        </w:trPr>
        <w:tc>
          <w:tcPr>
            <w:tcW w:w="440" w:type="dxa"/>
            <w:noWrap/>
            <w:vAlign w:val="bottom"/>
            <w:hideMark/>
          </w:tcPr>
          <w:p w14:paraId="57D052DD" w14:textId="77777777" w:rsidR="004263BD" w:rsidRPr="004A55E6" w:rsidRDefault="004263BD" w:rsidP="004A55E6">
            <w:pPr>
              <w:jc w:val="right"/>
              <w:rPr>
                <w:del w:id="280" w:author="Hiserman, Sonja Christine" w:date="2026-09-25T20:07:00Z" w16du:dateUtc="2026-09-26T00:07:00Z"/>
                <w:rFonts w:ascii="Calibri" w:eastAsia="Times New Roman" w:hAnsi="Calibri" w:cs="Times New Roman"/>
                <w:color w:val="000000"/>
              </w:rPr>
            </w:pPr>
            <w:del w:id="281" w:author="Hiserman, Sonja Christine" w:date="2026-09-25T20:07:00Z" w16du:dateUtc="2026-09-26T00:07:00Z">
              <w:r w:rsidRPr="004A55E6">
                <w:rPr>
                  <w:rFonts w:ascii="Calibri" w:eastAsia="Times New Roman" w:hAnsi="Calibri" w:cs="Times New Roman"/>
                  <w:color w:val="000000"/>
                </w:rPr>
                <w:delText>8</w:delText>
              </w:r>
            </w:del>
          </w:p>
        </w:tc>
        <w:tc>
          <w:tcPr>
            <w:tcW w:w="2005" w:type="dxa"/>
            <w:noWrap/>
            <w:vAlign w:val="bottom"/>
            <w:hideMark/>
          </w:tcPr>
          <w:p w14:paraId="6E07CDCF" w14:textId="77777777" w:rsidR="004263BD" w:rsidRPr="004A55E6" w:rsidRDefault="004263BD" w:rsidP="004A55E6">
            <w:pPr>
              <w:rPr>
                <w:del w:id="282" w:author="Hiserman, Sonja Christine" w:date="2026-09-25T20:07:00Z" w16du:dateUtc="2026-09-26T00:07:00Z"/>
                <w:rFonts w:ascii="Calibri" w:eastAsia="Times New Roman" w:hAnsi="Calibri" w:cs="Times New Roman"/>
                <w:color w:val="000000"/>
              </w:rPr>
            </w:pPr>
            <w:del w:id="283" w:author="Hiserman, Sonja Christine" w:date="2026-09-25T20:07:00Z" w16du:dateUtc="2026-09-26T00:07:00Z">
              <w:r w:rsidRPr="004A55E6">
                <w:rPr>
                  <w:rFonts w:ascii="Calibri" w:eastAsia="Times New Roman" w:hAnsi="Calibri" w:cs="Times New Roman"/>
                  <w:color w:val="000000"/>
                </w:rPr>
                <w:delText>Andersen</w:delText>
              </w:r>
            </w:del>
          </w:p>
        </w:tc>
        <w:tc>
          <w:tcPr>
            <w:tcW w:w="1530" w:type="dxa"/>
            <w:noWrap/>
            <w:vAlign w:val="bottom"/>
            <w:hideMark/>
          </w:tcPr>
          <w:p w14:paraId="3C6F831F" w14:textId="77777777" w:rsidR="004263BD" w:rsidRPr="004A55E6" w:rsidRDefault="004263BD" w:rsidP="004A55E6">
            <w:pPr>
              <w:rPr>
                <w:del w:id="284" w:author="Hiserman, Sonja Christine" w:date="2026-09-25T20:07:00Z" w16du:dateUtc="2026-09-26T00:07:00Z"/>
                <w:rFonts w:ascii="Calibri" w:eastAsia="Times New Roman" w:hAnsi="Calibri" w:cs="Times New Roman"/>
                <w:color w:val="000000"/>
              </w:rPr>
            </w:pPr>
            <w:del w:id="285" w:author="Hiserman, Sonja Christine" w:date="2026-09-25T20:07:00Z" w16du:dateUtc="2026-09-26T00:07:00Z">
              <w:r w:rsidRPr="004A55E6">
                <w:rPr>
                  <w:rFonts w:ascii="Calibri" w:eastAsia="Times New Roman" w:hAnsi="Calibri" w:cs="Times New Roman"/>
                  <w:color w:val="000000"/>
                </w:rPr>
                <w:delText>Elizabeth</w:delText>
              </w:r>
            </w:del>
          </w:p>
        </w:tc>
        <w:tc>
          <w:tcPr>
            <w:tcW w:w="1620" w:type="dxa"/>
            <w:noWrap/>
            <w:vAlign w:val="bottom"/>
            <w:hideMark/>
          </w:tcPr>
          <w:p w14:paraId="1D061EF2" w14:textId="77777777" w:rsidR="004263BD" w:rsidRPr="004A55E6" w:rsidRDefault="004263BD" w:rsidP="004A55E6">
            <w:pPr>
              <w:rPr>
                <w:del w:id="286" w:author="Hiserman, Sonja Christine" w:date="2026-09-25T20:07:00Z" w16du:dateUtc="2026-09-26T00:07:00Z"/>
                <w:rFonts w:ascii="Calibri" w:eastAsia="Times New Roman" w:hAnsi="Calibri" w:cs="Times New Roman"/>
                <w:color w:val="000000"/>
              </w:rPr>
            </w:pPr>
            <w:del w:id="287" w:author="Hiserman, Sonja Christine" w:date="2026-09-25T20:07:00Z" w16du:dateUtc="2026-09-26T00:07:00Z">
              <w:r w:rsidRPr="004A55E6">
                <w:rPr>
                  <w:rFonts w:ascii="Calibri" w:eastAsia="Times New Roman" w:hAnsi="Calibri" w:cs="Times New Roman"/>
                  <w:color w:val="000000"/>
                </w:rPr>
                <w:delText>123 8th Street</w:delText>
              </w:r>
            </w:del>
          </w:p>
        </w:tc>
        <w:tc>
          <w:tcPr>
            <w:tcW w:w="1530" w:type="dxa"/>
            <w:noWrap/>
            <w:vAlign w:val="bottom"/>
            <w:hideMark/>
          </w:tcPr>
          <w:p w14:paraId="0EDDE5DC" w14:textId="77777777" w:rsidR="004263BD" w:rsidRPr="004A55E6" w:rsidRDefault="004263BD" w:rsidP="004A55E6">
            <w:pPr>
              <w:rPr>
                <w:del w:id="288" w:author="Hiserman, Sonja Christine" w:date="2026-09-25T20:07:00Z" w16du:dateUtc="2026-09-26T00:07:00Z"/>
                <w:rFonts w:ascii="Calibri" w:eastAsia="Times New Roman" w:hAnsi="Calibri" w:cs="Times New Roman"/>
                <w:color w:val="000000"/>
              </w:rPr>
            </w:pPr>
            <w:del w:id="289" w:author="Hiserman, Sonja Christine" w:date="2026-09-25T20:07:00Z" w16du:dateUtc="2026-09-26T00:07:00Z">
              <w:r w:rsidRPr="004A55E6">
                <w:rPr>
                  <w:rFonts w:ascii="Calibri" w:eastAsia="Times New Roman" w:hAnsi="Calibri" w:cs="Times New Roman"/>
                  <w:color w:val="000000"/>
                </w:rPr>
                <w:delText>Portland</w:delText>
              </w:r>
            </w:del>
          </w:p>
        </w:tc>
        <w:tc>
          <w:tcPr>
            <w:tcW w:w="900" w:type="dxa"/>
            <w:noWrap/>
            <w:vAlign w:val="bottom"/>
            <w:hideMark/>
          </w:tcPr>
          <w:p w14:paraId="71C7E862" w14:textId="77777777" w:rsidR="004263BD" w:rsidRPr="004A55E6" w:rsidRDefault="004263BD" w:rsidP="004A55E6">
            <w:pPr>
              <w:rPr>
                <w:del w:id="290" w:author="Hiserman, Sonja Christine" w:date="2026-09-25T20:07:00Z" w16du:dateUtc="2026-09-26T00:07:00Z"/>
                <w:rFonts w:ascii="Calibri" w:eastAsia="Times New Roman" w:hAnsi="Calibri" w:cs="Times New Roman"/>
                <w:color w:val="000000"/>
              </w:rPr>
            </w:pPr>
            <w:del w:id="291" w:author="Hiserman, Sonja Christine" w:date="2026-09-25T20:07:00Z" w16du:dateUtc="2026-09-26T00:07:00Z">
              <w:r w:rsidRPr="004A55E6">
                <w:rPr>
                  <w:rFonts w:ascii="Calibri" w:eastAsia="Times New Roman" w:hAnsi="Calibri" w:cs="Times New Roman"/>
                  <w:color w:val="000000"/>
                </w:rPr>
                <w:delText>OR</w:delText>
              </w:r>
            </w:del>
          </w:p>
        </w:tc>
      </w:tr>
      <w:tr w:rsidR="004263BD" w:rsidRPr="004A55E6" w14:paraId="523AF018" w14:textId="77777777" w:rsidTr="00415B38">
        <w:trPr>
          <w:trHeight w:val="300"/>
          <w:del w:id="292" w:author="Hiserman, Sonja Christine" w:date="2026-09-25T20:07:00Z" w16du:dateUtc="2026-09-26T00:07:00Z"/>
        </w:trPr>
        <w:tc>
          <w:tcPr>
            <w:tcW w:w="440" w:type="dxa"/>
            <w:noWrap/>
            <w:vAlign w:val="bottom"/>
            <w:hideMark/>
          </w:tcPr>
          <w:p w14:paraId="13941578" w14:textId="77777777" w:rsidR="004263BD" w:rsidRPr="004A55E6" w:rsidRDefault="004263BD" w:rsidP="004A55E6">
            <w:pPr>
              <w:jc w:val="right"/>
              <w:rPr>
                <w:del w:id="293" w:author="Hiserman, Sonja Christine" w:date="2026-09-25T20:07:00Z" w16du:dateUtc="2026-09-26T00:07:00Z"/>
                <w:rFonts w:ascii="Calibri" w:eastAsia="Times New Roman" w:hAnsi="Calibri" w:cs="Times New Roman"/>
                <w:color w:val="000000"/>
              </w:rPr>
            </w:pPr>
            <w:del w:id="294" w:author="Hiserman, Sonja Christine" w:date="2026-09-25T20:07:00Z" w16du:dateUtc="2026-09-26T00:07:00Z">
              <w:r w:rsidRPr="004A55E6">
                <w:rPr>
                  <w:rFonts w:ascii="Calibri" w:eastAsia="Times New Roman" w:hAnsi="Calibri" w:cs="Times New Roman"/>
                  <w:color w:val="000000"/>
                </w:rPr>
                <w:delText>9</w:delText>
              </w:r>
            </w:del>
          </w:p>
        </w:tc>
        <w:tc>
          <w:tcPr>
            <w:tcW w:w="2005" w:type="dxa"/>
            <w:noWrap/>
            <w:vAlign w:val="bottom"/>
            <w:hideMark/>
          </w:tcPr>
          <w:p w14:paraId="33085A09" w14:textId="77777777" w:rsidR="004263BD" w:rsidRPr="004A55E6" w:rsidRDefault="004263BD" w:rsidP="004A55E6">
            <w:pPr>
              <w:rPr>
                <w:del w:id="295" w:author="Hiserman, Sonja Christine" w:date="2026-09-25T20:07:00Z" w16du:dateUtc="2026-09-26T00:07:00Z"/>
                <w:rFonts w:ascii="Calibri" w:eastAsia="Times New Roman" w:hAnsi="Calibri" w:cs="Times New Roman"/>
                <w:color w:val="000000"/>
              </w:rPr>
            </w:pPr>
            <w:del w:id="296" w:author="Hiserman, Sonja Christine" w:date="2026-09-25T20:07:00Z" w16du:dateUtc="2026-09-26T00:07:00Z">
              <w:r w:rsidRPr="004A55E6">
                <w:rPr>
                  <w:rFonts w:ascii="Calibri" w:eastAsia="Times New Roman" w:hAnsi="Calibri" w:cs="Times New Roman"/>
                  <w:color w:val="000000"/>
                </w:rPr>
                <w:delText>Mortensen</w:delText>
              </w:r>
            </w:del>
          </w:p>
        </w:tc>
        <w:tc>
          <w:tcPr>
            <w:tcW w:w="1530" w:type="dxa"/>
            <w:noWrap/>
            <w:vAlign w:val="bottom"/>
            <w:hideMark/>
          </w:tcPr>
          <w:p w14:paraId="6272E302" w14:textId="77777777" w:rsidR="004263BD" w:rsidRPr="004A55E6" w:rsidRDefault="004263BD" w:rsidP="004A55E6">
            <w:pPr>
              <w:rPr>
                <w:del w:id="297" w:author="Hiserman, Sonja Christine" w:date="2026-09-25T20:07:00Z" w16du:dateUtc="2026-09-26T00:07:00Z"/>
                <w:rFonts w:ascii="Calibri" w:eastAsia="Times New Roman" w:hAnsi="Calibri" w:cs="Times New Roman"/>
                <w:color w:val="000000"/>
              </w:rPr>
            </w:pPr>
            <w:del w:id="298" w:author="Hiserman, Sonja Christine" w:date="2026-09-25T20:07:00Z" w16du:dateUtc="2026-09-26T00:07:00Z">
              <w:r w:rsidRPr="004A55E6">
                <w:rPr>
                  <w:rFonts w:ascii="Calibri" w:eastAsia="Times New Roman" w:hAnsi="Calibri" w:cs="Times New Roman"/>
                  <w:color w:val="000000"/>
                </w:rPr>
                <w:delText>Sven</w:delText>
              </w:r>
            </w:del>
          </w:p>
        </w:tc>
        <w:tc>
          <w:tcPr>
            <w:tcW w:w="1620" w:type="dxa"/>
            <w:noWrap/>
            <w:vAlign w:val="bottom"/>
            <w:hideMark/>
          </w:tcPr>
          <w:p w14:paraId="6C7BB876" w14:textId="77777777" w:rsidR="004263BD" w:rsidRPr="004A55E6" w:rsidRDefault="004263BD" w:rsidP="004A55E6">
            <w:pPr>
              <w:rPr>
                <w:del w:id="299" w:author="Hiserman, Sonja Christine" w:date="2026-09-25T20:07:00Z" w16du:dateUtc="2026-09-26T00:07:00Z"/>
                <w:rFonts w:ascii="Calibri" w:eastAsia="Times New Roman" w:hAnsi="Calibri" w:cs="Times New Roman"/>
                <w:color w:val="000000"/>
              </w:rPr>
            </w:pPr>
            <w:del w:id="300" w:author="Hiserman, Sonja Christine" w:date="2026-09-25T20:07:00Z" w16du:dateUtc="2026-09-26T00:07:00Z">
              <w:r w:rsidRPr="004A55E6">
                <w:rPr>
                  <w:rFonts w:ascii="Calibri" w:eastAsia="Times New Roman" w:hAnsi="Calibri" w:cs="Times New Roman"/>
                  <w:color w:val="000000"/>
                </w:rPr>
                <w:delText>123 9th Street</w:delText>
              </w:r>
            </w:del>
          </w:p>
        </w:tc>
        <w:tc>
          <w:tcPr>
            <w:tcW w:w="1530" w:type="dxa"/>
            <w:noWrap/>
            <w:vAlign w:val="bottom"/>
            <w:hideMark/>
          </w:tcPr>
          <w:p w14:paraId="616086EB" w14:textId="77777777" w:rsidR="004263BD" w:rsidRPr="004A55E6" w:rsidRDefault="004263BD" w:rsidP="004A55E6">
            <w:pPr>
              <w:rPr>
                <w:del w:id="301" w:author="Hiserman, Sonja Christine" w:date="2026-09-25T20:07:00Z" w16du:dateUtc="2026-09-26T00:07:00Z"/>
                <w:rFonts w:ascii="Calibri" w:eastAsia="Times New Roman" w:hAnsi="Calibri" w:cs="Times New Roman"/>
                <w:color w:val="000000"/>
              </w:rPr>
            </w:pPr>
            <w:del w:id="302" w:author="Hiserman, Sonja Christine" w:date="2026-09-25T20:07:00Z" w16du:dateUtc="2026-09-26T00:07:00Z">
              <w:r w:rsidRPr="004A55E6">
                <w:rPr>
                  <w:rFonts w:ascii="Calibri" w:eastAsia="Times New Roman" w:hAnsi="Calibri" w:cs="Times New Roman"/>
                  <w:color w:val="000000"/>
                </w:rPr>
                <w:delText>Salt Lake City</w:delText>
              </w:r>
            </w:del>
          </w:p>
        </w:tc>
        <w:tc>
          <w:tcPr>
            <w:tcW w:w="900" w:type="dxa"/>
            <w:noWrap/>
            <w:vAlign w:val="bottom"/>
            <w:hideMark/>
          </w:tcPr>
          <w:p w14:paraId="4F24CF8B" w14:textId="77777777" w:rsidR="004263BD" w:rsidRPr="004A55E6" w:rsidRDefault="004263BD" w:rsidP="004A55E6">
            <w:pPr>
              <w:rPr>
                <w:del w:id="303" w:author="Hiserman, Sonja Christine" w:date="2026-09-25T20:07:00Z" w16du:dateUtc="2026-09-26T00:07:00Z"/>
                <w:rFonts w:ascii="Calibri" w:eastAsia="Times New Roman" w:hAnsi="Calibri" w:cs="Times New Roman"/>
                <w:color w:val="000000"/>
              </w:rPr>
            </w:pPr>
            <w:del w:id="304" w:author="Hiserman, Sonja Christine" w:date="2026-09-25T20:07:00Z" w16du:dateUtc="2026-09-26T00:07:00Z">
              <w:r w:rsidRPr="004A55E6">
                <w:rPr>
                  <w:rFonts w:ascii="Calibri" w:eastAsia="Times New Roman" w:hAnsi="Calibri" w:cs="Times New Roman"/>
                  <w:color w:val="000000"/>
                </w:rPr>
                <w:delText>UT</w:delText>
              </w:r>
            </w:del>
          </w:p>
        </w:tc>
      </w:tr>
      <w:tr w:rsidR="004263BD" w:rsidRPr="004A55E6" w14:paraId="78612541" w14:textId="77777777" w:rsidTr="00415B38">
        <w:trPr>
          <w:trHeight w:val="300"/>
          <w:del w:id="305" w:author="Hiserman, Sonja Christine" w:date="2026-09-25T20:07:00Z" w16du:dateUtc="2026-09-26T00:07:00Z"/>
        </w:trPr>
        <w:tc>
          <w:tcPr>
            <w:tcW w:w="440" w:type="dxa"/>
            <w:noWrap/>
            <w:vAlign w:val="bottom"/>
            <w:hideMark/>
          </w:tcPr>
          <w:p w14:paraId="3A19B870" w14:textId="77777777" w:rsidR="004263BD" w:rsidRPr="004A55E6" w:rsidRDefault="004263BD" w:rsidP="004A55E6">
            <w:pPr>
              <w:jc w:val="right"/>
              <w:rPr>
                <w:del w:id="306" w:author="Hiserman, Sonja Christine" w:date="2026-09-25T20:07:00Z" w16du:dateUtc="2026-09-26T00:07:00Z"/>
                <w:rFonts w:ascii="Calibri" w:eastAsia="Times New Roman" w:hAnsi="Calibri" w:cs="Times New Roman"/>
                <w:color w:val="000000"/>
              </w:rPr>
            </w:pPr>
            <w:del w:id="307" w:author="Hiserman, Sonja Christine" w:date="2026-09-25T20:07:00Z" w16du:dateUtc="2026-09-26T00:07:00Z">
              <w:r w:rsidRPr="004A55E6">
                <w:rPr>
                  <w:rFonts w:ascii="Calibri" w:eastAsia="Times New Roman" w:hAnsi="Calibri" w:cs="Times New Roman"/>
                  <w:color w:val="000000"/>
                </w:rPr>
                <w:delText>10</w:delText>
              </w:r>
            </w:del>
          </w:p>
        </w:tc>
        <w:tc>
          <w:tcPr>
            <w:tcW w:w="2005" w:type="dxa"/>
            <w:noWrap/>
            <w:vAlign w:val="bottom"/>
            <w:hideMark/>
          </w:tcPr>
          <w:p w14:paraId="07C573DD" w14:textId="77777777" w:rsidR="004263BD" w:rsidRPr="004A55E6" w:rsidRDefault="004263BD" w:rsidP="004A55E6">
            <w:pPr>
              <w:rPr>
                <w:del w:id="308" w:author="Hiserman, Sonja Christine" w:date="2026-09-25T20:07:00Z" w16du:dateUtc="2026-09-26T00:07:00Z"/>
                <w:rFonts w:ascii="Calibri" w:eastAsia="Times New Roman" w:hAnsi="Calibri" w:cs="Times New Roman"/>
                <w:color w:val="000000"/>
              </w:rPr>
            </w:pPr>
            <w:del w:id="309" w:author="Hiserman, Sonja Christine" w:date="2026-09-25T20:07:00Z" w16du:dateUtc="2026-09-26T00:07:00Z">
              <w:r w:rsidRPr="004A55E6">
                <w:rPr>
                  <w:rFonts w:ascii="Calibri" w:eastAsia="Times New Roman" w:hAnsi="Calibri" w:cs="Times New Roman"/>
                  <w:color w:val="000000"/>
                </w:rPr>
                <w:delText>Wacker</w:delText>
              </w:r>
            </w:del>
          </w:p>
        </w:tc>
        <w:tc>
          <w:tcPr>
            <w:tcW w:w="1530" w:type="dxa"/>
            <w:noWrap/>
            <w:vAlign w:val="bottom"/>
            <w:hideMark/>
          </w:tcPr>
          <w:p w14:paraId="3CFA8A3A" w14:textId="77777777" w:rsidR="004263BD" w:rsidRPr="004A55E6" w:rsidRDefault="004263BD" w:rsidP="004A55E6">
            <w:pPr>
              <w:rPr>
                <w:del w:id="310" w:author="Hiserman, Sonja Christine" w:date="2026-09-25T20:07:00Z" w16du:dateUtc="2026-09-26T00:07:00Z"/>
                <w:rFonts w:ascii="Calibri" w:eastAsia="Times New Roman" w:hAnsi="Calibri" w:cs="Times New Roman"/>
                <w:color w:val="000000"/>
              </w:rPr>
            </w:pPr>
            <w:del w:id="311" w:author="Hiserman, Sonja Christine" w:date="2026-09-25T20:07:00Z" w16du:dateUtc="2026-09-26T00:07:00Z">
              <w:r w:rsidRPr="004A55E6">
                <w:rPr>
                  <w:rFonts w:ascii="Calibri" w:eastAsia="Times New Roman" w:hAnsi="Calibri" w:cs="Times New Roman"/>
                  <w:color w:val="000000"/>
                </w:rPr>
                <w:delText>Roland</w:delText>
              </w:r>
            </w:del>
          </w:p>
        </w:tc>
        <w:tc>
          <w:tcPr>
            <w:tcW w:w="1620" w:type="dxa"/>
            <w:noWrap/>
            <w:vAlign w:val="bottom"/>
            <w:hideMark/>
          </w:tcPr>
          <w:p w14:paraId="72959B99" w14:textId="77777777" w:rsidR="004263BD" w:rsidRPr="004A55E6" w:rsidRDefault="004263BD" w:rsidP="004A55E6">
            <w:pPr>
              <w:rPr>
                <w:del w:id="312" w:author="Hiserman, Sonja Christine" w:date="2026-09-25T20:07:00Z" w16du:dateUtc="2026-09-26T00:07:00Z"/>
                <w:rFonts w:ascii="Calibri" w:eastAsia="Times New Roman" w:hAnsi="Calibri" w:cs="Times New Roman"/>
                <w:color w:val="000000"/>
              </w:rPr>
            </w:pPr>
            <w:del w:id="313" w:author="Hiserman, Sonja Christine" w:date="2026-09-25T20:07:00Z" w16du:dateUtc="2026-09-26T00:07:00Z">
              <w:r w:rsidRPr="004A55E6">
                <w:rPr>
                  <w:rFonts w:ascii="Calibri" w:eastAsia="Times New Roman" w:hAnsi="Calibri" w:cs="Times New Roman"/>
                  <w:color w:val="000000"/>
                </w:rPr>
                <w:delText>123 10th Street</w:delText>
              </w:r>
            </w:del>
          </w:p>
        </w:tc>
        <w:tc>
          <w:tcPr>
            <w:tcW w:w="1530" w:type="dxa"/>
            <w:noWrap/>
            <w:vAlign w:val="bottom"/>
            <w:hideMark/>
          </w:tcPr>
          <w:p w14:paraId="707F3630" w14:textId="77777777" w:rsidR="004263BD" w:rsidRPr="004A55E6" w:rsidRDefault="004263BD" w:rsidP="004A55E6">
            <w:pPr>
              <w:rPr>
                <w:del w:id="314" w:author="Hiserman, Sonja Christine" w:date="2026-09-25T20:07:00Z" w16du:dateUtc="2026-09-26T00:07:00Z"/>
                <w:rFonts w:ascii="Calibri" w:eastAsia="Times New Roman" w:hAnsi="Calibri" w:cs="Times New Roman"/>
                <w:color w:val="000000"/>
              </w:rPr>
            </w:pPr>
            <w:del w:id="315" w:author="Hiserman, Sonja Christine" w:date="2026-09-25T20:07:00Z" w16du:dateUtc="2026-09-26T00:07:00Z">
              <w:r w:rsidRPr="004A55E6">
                <w:rPr>
                  <w:rFonts w:ascii="Calibri" w:eastAsia="Times New Roman" w:hAnsi="Calibri" w:cs="Times New Roman"/>
                  <w:color w:val="000000"/>
                </w:rPr>
                <w:delText>Chicago</w:delText>
              </w:r>
            </w:del>
          </w:p>
        </w:tc>
        <w:tc>
          <w:tcPr>
            <w:tcW w:w="900" w:type="dxa"/>
            <w:noWrap/>
            <w:vAlign w:val="bottom"/>
            <w:hideMark/>
          </w:tcPr>
          <w:p w14:paraId="5B4EC825" w14:textId="77777777" w:rsidR="004263BD" w:rsidRPr="004A55E6" w:rsidRDefault="004263BD" w:rsidP="004A55E6">
            <w:pPr>
              <w:rPr>
                <w:del w:id="316" w:author="Hiserman, Sonja Christine" w:date="2026-09-25T20:07:00Z" w16du:dateUtc="2026-09-26T00:07:00Z"/>
                <w:rFonts w:ascii="Calibri" w:eastAsia="Times New Roman" w:hAnsi="Calibri" w:cs="Times New Roman"/>
                <w:color w:val="000000"/>
              </w:rPr>
            </w:pPr>
            <w:del w:id="317" w:author="Hiserman, Sonja Christine" w:date="2026-09-25T20:07:00Z" w16du:dateUtc="2026-09-26T00:07:00Z">
              <w:r w:rsidRPr="004A55E6">
                <w:rPr>
                  <w:rFonts w:ascii="Calibri" w:eastAsia="Times New Roman" w:hAnsi="Calibri" w:cs="Times New Roman"/>
                  <w:color w:val="000000"/>
                </w:rPr>
                <w:delText>IL</w:delText>
              </w:r>
            </w:del>
          </w:p>
        </w:tc>
      </w:tr>
      <w:tr w:rsidR="004263BD" w:rsidRPr="004A55E6" w14:paraId="1ADE0D99" w14:textId="77777777" w:rsidTr="00415B38">
        <w:trPr>
          <w:trHeight w:val="300"/>
          <w:del w:id="318" w:author="Hiserman, Sonja Christine" w:date="2026-09-25T20:07:00Z" w16du:dateUtc="2026-09-26T00:07:00Z"/>
        </w:trPr>
        <w:tc>
          <w:tcPr>
            <w:tcW w:w="440" w:type="dxa"/>
            <w:noWrap/>
            <w:vAlign w:val="bottom"/>
            <w:hideMark/>
          </w:tcPr>
          <w:p w14:paraId="41DF2B72" w14:textId="77777777" w:rsidR="004263BD" w:rsidRPr="004A55E6" w:rsidRDefault="004263BD" w:rsidP="004A55E6">
            <w:pPr>
              <w:jc w:val="right"/>
              <w:rPr>
                <w:del w:id="319" w:author="Hiserman, Sonja Christine" w:date="2026-09-25T20:07:00Z" w16du:dateUtc="2026-09-26T00:07:00Z"/>
                <w:rFonts w:ascii="Calibri" w:eastAsia="Times New Roman" w:hAnsi="Calibri" w:cs="Times New Roman"/>
                <w:color w:val="000000"/>
              </w:rPr>
            </w:pPr>
            <w:del w:id="320" w:author="Hiserman, Sonja Christine" w:date="2026-09-25T20:07:00Z" w16du:dateUtc="2026-09-26T00:07:00Z">
              <w:r w:rsidRPr="004A55E6">
                <w:rPr>
                  <w:rFonts w:ascii="Calibri" w:eastAsia="Times New Roman" w:hAnsi="Calibri" w:cs="Times New Roman"/>
                  <w:color w:val="000000"/>
                </w:rPr>
                <w:delText>11</w:delText>
              </w:r>
            </w:del>
          </w:p>
        </w:tc>
        <w:tc>
          <w:tcPr>
            <w:tcW w:w="2005" w:type="dxa"/>
            <w:noWrap/>
            <w:vAlign w:val="bottom"/>
            <w:hideMark/>
          </w:tcPr>
          <w:p w14:paraId="29927F6B" w14:textId="77777777" w:rsidR="004263BD" w:rsidRPr="004A55E6" w:rsidRDefault="004263BD" w:rsidP="004A55E6">
            <w:pPr>
              <w:rPr>
                <w:del w:id="321" w:author="Hiserman, Sonja Christine" w:date="2026-09-25T20:07:00Z" w16du:dateUtc="2026-09-26T00:07:00Z"/>
                <w:rFonts w:ascii="Calibri" w:eastAsia="Times New Roman" w:hAnsi="Calibri" w:cs="Times New Roman"/>
                <w:color w:val="000000"/>
              </w:rPr>
            </w:pPr>
            <w:del w:id="322" w:author="Hiserman, Sonja Christine" w:date="2026-09-25T20:07:00Z" w16du:dateUtc="2026-09-26T00:07:00Z">
              <w:r w:rsidRPr="004A55E6">
                <w:rPr>
                  <w:rFonts w:ascii="Calibri" w:eastAsia="Times New Roman" w:hAnsi="Calibri" w:cs="Times New Roman"/>
                  <w:color w:val="000000"/>
                </w:rPr>
                <w:delText>Krschne</w:delText>
              </w:r>
            </w:del>
          </w:p>
        </w:tc>
        <w:tc>
          <w:tcPr>
            <w:tcW w:w="1530" w:type="dxa"/>
            <w:noWrap/>
            <w:vAlign w:val="bottom"/>
            <w:hideMark/>
          </w:tcPr>
          <w:p w14:paraId="742EFEE4" w14:textId="77777777" w:rsidR="004263BD" w:rsidRPr="004A55E6" w:rsidRDefault="004263BD" w:rsidP="004A55E6">
            <w:pPr>
              <w:rPr>
                <w:del w:id="323" w:author="Hiserman, Sonja Christine" w:date="2026-09-25T20:07:00Z" w16du:dateUtc="2026-09-26T00:07:00Z"/>
                <w:rFonts w:ascii="Calibri" w:eastAsia="Times New Roman" w:hAnsi="Calibri" w:cs="Times New Roman"/>
                <w:color w:val="000000"/>
              </w:rPr>
            </w:pPr>
            <w:del w:id="324" w:author="Hiserman, Sonja Christine" w:date="2026-09-25T20:07:00Z" w16du:dateUtc="2026-09-26T00:07:00Z">
              <w:r w:rsidRPr="004A55E6">
                <w:rPr>
                  <w:rFonts w:ascii="Calibri" w:eastAsia="Times New Roman" w:hAnsi="Calibri" w:cs="Times New Roman"/>
                  <w:color w:val="000000"/>
                </w:rPr>
                <w:delText>Peter</w:delText>
              </w:r>
            </w:del>
          </w:p>
        </w:tc>
        <w:tc>
          <w:tcPr>
            <w:tcW w:w="1620" w:type="dxa"/>
            <w:noWrap/>
            <w:vAlign w:val="bottom"/>
            <w:hideMark/>
          </w:tcPr>
          <w:p w14:paraId="49F5548F" w14:textId="77777777" w:rsidR="004263BD" w:rsidRPr="004A55E6" w:rsidRDefault="004263BD" w:rsidP="004A55E6">
            <w:pPr>
              <w:rPr>
                <w:del w:id="325" w:author="Hiserman, Sonja Christine" w:date="2026-09-25T20:07:00Z" w16du:dateUtc="2026-09-26T00:07:00Z"/>
                <w:rFonts w:ascii="Calibri" w:eastAsia="Times New Roman" w:hAnsi="Calibri" w:cs="Times New Roman"/>
                <w:color w:val="000000"/>
              </w:rPr>
            </w:pPr>
            <w:del w:id="326" w:author="Hiserman, Sonja Christine" w:date="2026-09-25T20:07:00Z" w16du:dateUtc="2026-09-26T00:07:00Z">
              <w:r w:rsidRPr="004A55E6">
                <w:rPr>
                  <w:rFonts w:ascii="Calibri" w:eastAsia="Times New Roman" w:hAnsi="Calibri" w:cs="Times New Roman"/>
                  <w:color w:val="000000"/>
                </w:rPr>
                <w:delText>123 11th Street</w:delText>
              </w:r>
            </w:del>
          </w:p>
        </w:tc>
        <w:tc>
          <w:tcPr>
            <w:tcW w:w="1530" w:type="dxa"/>
            <w:noWrap/>
            <w:vAlign w:val="bottom"/>
            <w:hideMark/>
          </w:tcPr>
          <w:p w14:paraId="63B9C2CC" w14:textId="77777777" w:rsidR="004263BD" w:rsidRPr="004A55E6" w:rsidRDefault="004263BD" w:rsidP="004A55E6">
            <w:pPr>
              <w:rPr>
                <w:del w:id="327" w:author="Hiserman, Sonja Christine" w:date="2026-09-25T20:07:00Z" w16du:dateUtc="2026-09-26T00:07:00Z"/>
                <w:rFonts w:ascii="Calibri" w:eastAsia="Times New Roman" w:hAnsi="Calibri" w:cs="Times New Roman"/>
                <w:color w:val="000000"/>
              </w:rPr>
            </w:pPr>
            <w:del w:id="328" w:author="Hiserman, Sonja Christine" w:date="2026-09-25T20:07:00Z" w16du:dateUtc="2026-09-26T00:07:00Z">
              <w:r w:rsidRPr="004A55E6">
                <w:rPr>
                  <w:rFonts w:ascii="Calibri" w:eastAsia="Times New Roman" w:hAnsi="Calibri" w:cs="Times New Roman"/>
                  <w:color w:val="000000"/>
                </w:rPr>
                <w:delText>Miami</w:delText>
              </w:r>
            </w:del>
          </w:p>
        </w:tc>
        <w:tc>
          <w:tcPr>
            <w:tcW w:w="900" w:type="dxa"/>
            <w:noWrap/>
            <w:vAlign w:val="bottom"/>
            <w:hideMark/>
          </w:tcPr>
          <w:p w14:paraId="6872E592" w14:textId="77777777" w:rsidR="004263BD" w:rsidRPr="004A55E6" w:rsidRDefault="004263BD" w:rsidP="004A55E6">
            <w:pPr>
              <w:rPr>
                <w:del w:id="329" w:author="Hiserman, Sonja Christine" w:date="2026-09-25T20:07:00Z" w16du:dateUtc="2026-09-26T00:07:00Z"/>
                <w:rFonts w:ascii="Calibri" w:eastAsia="Times New Roman" w:hAnsi="Calibri" w:cs="Times New Roman"/>
                <w:color w:val="000000"/>
              </w:rPr>
            </w:pPr>
            <w:del w:id="330" w:author="Hiserman, Sonja Christine" w:date="2026-09-25T20:07:00Z" w16du:dateUtc="2026-09-26T00:07:00Z">
              <w:r w:rsidRPr="004A55E6">
                <w:rPr>
                  <w:rFonts w:ascii="Calibri" w:eastAsia="Times New Roman" w:hAnsi="Calibri" w:cs="Times New Roman"/>
                  <w:color w:val="000000"/>
                </w:rPr>
                <w:delText>FL</w:delText>
              </w:r>
            </w:del>
          </w:p>
        </w:tc>
      </w:tr>
      <w:tr w:rsidR="004263BD" w:rsidRPr="004A55E6" w14:paraId="63435726" w14:textId="77777777" w:rsidTr="00415B38">
        <w:trPr>
          <w:trHeight w:val="300"/>
          <w:del w:id="331" w:author="Hiserman, Sonja Christine" w:date="2026-09-25T20:07:00Z" w16du:dateUtc="2026-09-26T00:07:00Z"/>
        </w:trPr>
        <w:tc>
          <w:tcPr>
            <w:tcW w:w="440" w:type="dxa"/>
            <w:noWrap/>
            <w:vAlign w:val="bottom"/>
            <w:hideMark/>
          </w:tcPr>
          <w:p w14:paraId="53BC6E36" w14:textId="77777777" w:rsidR="004263BD" w:rsidRPr="004A55E6" w:rsidRDefault="004263BD" w:rsidP="004A55E6">
            <w:pPr>
              <w:jc w:val="right"/>
              <w:rPr>
                <w:del w:id="332" w:author="Hiserman, Sonja Christine" w:date="2026-09-25T20:07:00Z" w16du:dateUtc="2026-09-26T00:07:00Z"/>
                <w:rFonts w:ascii="Calibri" w:eastAsia="Times New Roman" w:hAnsi="Calibri" w:cs="Times New Roman"/>
                <w:color w:val="000000"/>
              </w:rPr>
            </w:pPr>
            <w:del w:id="333" w:author="Hiserman, Sonja Christine" w:date="2026-09-25T20:07:00Z" w16du:dateUtc="2026-09-26T00:07:00Z">
              <w:r w:rsidRPr="004A55E6">
                <w:rPr>
                  <w:rFonts w:ascii="Calibri" w:eastAsia="Times New Roman" w:hAnsi="Calibri" w:cs="Times New Roman"/>
                  <w:color w:val="000000"/>
                </w:rPr>
                <w:delText>12</w:delText>
              </w:r>
            </w:del>
          </w:p>
        </w:tc>
        <w:tc>
          <w:tcPr>
            <w:tcW w:w="2005" w:type="dxa"/>
            <w:noWrap/>
            <w:vAlign w:val="bottom"/>
            <w:hideMark/>
          </w:tcPr>
          <w:p w14:paraId="7EDD0054" w14:textId="77777777" w:rsidR="004263BD" w:rsidRPr="004A55E6" w:rsidRDefault="004263BD" w:rsidP="004A55E6">
            <w:pPr>
              <w:rPr>
                <w:del w:id="334" w:author="Hiserman, Sonja Christine" w:date="2026-09-25T20:07:00Z" w16du:dateUtc="2026-09-26T00:07:00Z"/>
                <w:rFonts w:ascii="Calibri" w:eastAsia="Times New Roman" w:hAnsi="Calibri" w:cs="Times New Roman"/>
                <w:color w:val="000000"/>
              </w:rPr>
            </w:pPr>
            <w:del w:id="335" w:author="Hiserman, Sonja Christine" w:date="2026-09-25T20:07:00Z" w16du:dateUtc="2026-09-26T00:07:00Z">
              <w:r w:rsidRPr="004A55E6">
                <w:rPr>
                  <w:rFonts w:ascii="Calibri" w:eastAsia="Times New Roman" w:hAnsi="Calibri" w:cs="Times New Roman"/>
                  <w:color w:val="000000"/>
                </w:rPr>
                <w:delText>Edwards</w:delText>
              </w:r>
            </w:del>
          </w:p>
        </w:tc>
        <w:tc>
          <w:tcPr>
            <w:tcW w:w="1530" w:type="dxa"/>
            <w:noWrap/>
            <w:vAlign w:val="bottom"/>
            <w:hideMark/>
          </w:tcPr>
          <w:p w14:paraId="7F629A3C" w14:textId="77777777" w:rsidR="004263BD" w:rsidRPr="004A55E6" w:rsidRDefault="004263BD" w:rsidP="004A55E6">
            <w:pPr>
              <w:rPr>
                <w:del w:id="336" w:author="Hiserman, Sonja Christine" w:date="2026-09-25T20:07:00Z" w16du:dateUtc="2026-09-26T00:07:00Z"/>
                <w:rFonts w:ascii="Calibri" w:eastAsia="Times New Roman" w:hAnsi="Calibri" w:cs="Times New Roman"/>
                <w:color w:val="000000"/>
              </w:rPr>
            </w:pPr>
            <w:del w:id="337" w:author="Hiserman, Sonja Christine" w:date="2026-09-25T20:07:00Z" w16du:dateUtc="2026-09-26T00:07:00Z">
              <w:r w:rsidRPr="004A55E6">
                <w:rPr>
                  <w:rFonts w:ascii="Calibri" w:eastAsia="Times New Roman" w:hAnsi="Calibri" w:cs="Times New Roman"/>
                  <w:color w:val="000000"/>
                </w:rPr>
                <w:delText>John</w:delText>
              </w:r>
            </w:del>
          </w:p>
        </w:tc>
        <w:tc>
          <w:tcPr>
            <w:tcW w:w="1620" w:type="dxa"/>
            <w:noWrap/>
            <w:vAlign w:val="bottom"/>
            <w:hideMark/>
          </w:tcPr>
          <w:p w14:paraId="04C3FC71" w14:textId="77777777" w:rsidR="004263BD" w:rsidRPr="004A55E6" w:rsidRDefault="004263BD" w:rsidP="004A55E6">
            <w:pPr>
              <w:rPr>
                <w:del w:id="338" w:author="Hiserman, Sonja Christine" w:date="2026-09-25T20:07:00Z" w16du:dateUtc="2026-09-26T00:07:00Z"/>
                <w:rFonts w:ascii="Calibri" w:eastAsia="Times New Roman" w:hAnsi="Calibri" w:cs="Times New Roman"/>
                <w:color w:val="000000"/>
              </w:rPr>
            </w:pPr>
            <w:del w:id="339" w:author="Hiserman, Sonja Christine" w:date="2026-09-25T20:07:00Z" w16du:dateUtc="2026-09-26T00:07:00Z">
              <w:r w:rsidRPr="004A55E6">
                <w:rPr>
                  <w:rFonts w:ascii="Calibri" w:eastAsia="Times New Roman" w:hAnsi="Calibri" w:cs="Times New Roman"/>
                  <w:color w:val="000000"/>
                </w:rPr>
                <w:delText>123 12th Street</w:delText>
              </w:r>
            </w:del>
          </w:p>
        </w:tc>
        <w:tc>
          <w:tcPr>
            <w:tcW w:w="1530" w:type="dxa"/>
            <w:noWrap/>
            <w:vAlign w:val="bottom"/>
            <w:hideMark/>
          </w:tcPr>
          <w:p w14:paraId="6DB82C47" w14:textId="77777777" w:rsidR="004263BD" w:rsidRPr="004A55E6" w:rsidRDefault="004263BD" w:rsidP="004A55E6">
            <w:pPr>
              <w:rPr>
                <w:del w:id="340" w:author="Hiserman, Sonja Christine" w:date="2026-09-25T20:07:00Z" w16du:dateUtc="2026-09-26T00:07:00Z"/>
                <w:rFonts w:ascii="Calibri" w:eastAsia="Times New Roman" w:hAnsi="Calibri" w:cs="Times New Roman"/>
                <w:color w:val="000000"/>
              </w:rPr>
            </w:pPr>
            <w:del w:id="341" w:author="Hiserman, Sonja Christine" w:date="2026-09-25T20:07:00Z" w16du:dateUtc="2026-09-26T00:07:00Z">
              <w:r w:rsidRPr="004A55E6">
                <w:rPr>
                  <w:rFonts w:ascii="Calibri" w:eastAsia="Times New Roman" w:hAnsi="Calibri" w:cs="Times New Roman"/>
                  <w:color w:val="000000"/>
                </w:rPr>
                <w:delText>Las Vegas</w:delText>
              </w:r>
            </w:del>
          </w:p>
        </w:tc>
        <w:tc>
          <w:tcPr>
            <w:tcW w:w="900" w:type="dxa"/>
            <w:noWrap/>
            <w:vAlign w:val="bottom"/>
            <w:hideMark/>
          </w:tcPr>
          <w:p w14:paraId="4D878698" w14:textId="77777777" w:rsidR="004263BD" w:rsidRPr="004A55E6" w:rsidRDefault="004263BD" w:rsidP="004A55E6">
            <w:pPr>
              <w:rPr>
                <w:del w:id="342" w:author="Hiserman, Sonja Christine" w:date="2026-09-25T20:07:00Z" w16du:dateUtc="2026-09-26T00:07:00Z"/>
                <w:rFonts w:ascii="Calibri" w:eastAsia="Times New Roman" w:hAnsi="Calibri" w:cs="Times New Roman"/>
                <w:color w:val="000000"/>
              </w:rPr>
            </w:pPr>
            <w:del w:id="343" w:author="Hiserman, Sonja Christine" w:date="2026-09-25T20:07:00Z" w16du:dateUtc="2026-09-26T00:07:00Z">
              <w:r w:rsidRPr="004A55E6">
                <w:rPr>
                  <w:rFonts w:ascii="Calibri" w:eastAsia="Times New Roman" w:hAnsi="Calibri" w:cs="Times New Roman"/>
                  <w:color w:val="000000"/>
                </w:rPr>
                <w:delText>NV</w:delText>
              </w:r>
            </w:del>
          </w:p>
        </w:tc>
      </w:tr>
      <w:tr w:rsidR="004263BD" w:rsidRPr="004A55E6" w14:paraId="5CF83E54" w14:textId="77777777" w:rsidTr="00415B38">
        <w:trPr>
          <w:trHeight w:val="300"/>
          <w:del w:id="344" w:author="Hiserman, Sonja Christine" w:date="2026-09-25T20:07:00Z" w16du:dateUtc="2026-09-26T00:07:00Z"/>
        </w:trPr>
        <w:tc>
          <w:tcPr>
            <w:tcW w:w="440" w:type="dxa"/>
            <w:noWrap/>
            <w:vAlign w:val="bottom"/>
            <w:hideMark/>
          </w:tcPr>
          <w:p w14:paraId="29733628" w14:textId="77777777" w:rsidR="004263BD" w:rsidRPr="004A55E6" w:rsidRDefault="004263BD" w:rsidP="004A55E6">
            <w:pPr>
              <w:jc w:val="right"/>
              <w:rPr>
                <w:del w:id="345" w:author="Hiserman, Sonja Christine" w:date="2026-09-25T20:07:00Z" w16du:dateUtc="2026-09-26T00:07:00Z"/>
                <w:rFonts w:ascii="Calibri" w:eastAsia="Times New Roman" w:hAnsi="Calibri" w:cs="Times New Roman"/>
                <w:color w:val="000000"/>
              </w:rPr>
            </w:pPr>
            <w:del w:id="346" w:author="Hiserman, Sonja Christine" w:date="2026-09-25T20:07:00Z" w16du:dateUtc="2026-09-26T00:07:00Z">
              <w:r w:rsidRPr="004A55E6">
                <w:rPr>
                  <w:rFonts w:ascii="Calibri" w:eastAsia="Times New Roman" w:hAnsi="Calibri" w:cs="Times New Roman"/>
                  <w:color w:val="000000"/>
                </w:rPr>
                <w:delText>13</w:delText>
              </w:r>
            </w:del>
          </w:p>
        </w:tc>
        <w:tc>
          <w:tcPr>
            <w:tcW w:w="2005" w:type="dxa"/>
            <w:noWrap/>
            <w:vAlign w:val="bottom"/>
            <w:hideMark/>
          </w:tcPr>
          <w:p w14:paraId="43F15ED8" w14:textId="77777777" w:rsidR="004263BD" w:rsidRPr="004A55E6" w:rsidRDefault="004263BD" w:rsidP="004A55E6">
            <w:pPr>
              <w:rPr>
                <w:del w:id="347" w:author="Hiserman, Sonja Christine" w:date="2026-09-25T20:07:00Z" w16du:dateUtc="2026-09-26T00:07:00Z"/>
                <w:rFonts w:ascii="Calibri" w:eastAsia="Times New Roman" w:hAnsi="Calibri" w:cs="Times New Roman"/>
                <w:color w:val="000000"/>
              </w:rPr>
            </w:pPr>
            <w:del w:id="348" w:author="Hiserman, Sonja Christine" w:date="2026-09-25T20:07:00Z" w16du:dateUtc="2026-09-26T00:07:00Z">
              <w:r w:rsidRPr="004A55E6">
                <w:rPr>
                  <w:rFonts w:ascii="Calibri" w:eastAsia="Times New Roman" w:hAnsi="Calibri" w:cs="Times New Roman"/>
                  <w:color w:val="000000"/>
                </w:rPr>
                <w:delText>Ludick</w:delText>
              </w:r>
            </w:del>
          </w:p>
        </w:tc>
        <w:tc>
          <w:tcPr>
            <w:tcW w:w="1530" w:type="dxa"/>
            <w:noWrap/>
            <w:vAlign w:val="bottom"/>
            <w:hideMark/>
          </w:tcPr>
          <w:p w14:paraId="1DD054CB" w14:textId="77777777" w:rsidR="004263BD" w:rsidRPr="004A55E6" w:rsidRDefault="004263BD" w:rsidP="004A55E6">
            <w:pPr>
              <w:rPr>
                <w:del w:id="349" w:author="Hiserman, Sonja Christine" w:date="2026-09-25T20:07:00Z" w16du:dateUtc="2026-09-26T00:07:00Z"/>
                <w:rFonts w:ascii="Calibri" w:eastAsia="Times New Roman" w:hAnsi="Calibri" w:cs="Times New Roman"/>
                <w:color w:val="000000"/>
              </w:rPr>
            </w:pPr>
            <w:del w:id="350" w:author="Hiserman, Sonja Christine" w:date="2026-09-25T20:07:00Z" w16du:dateUtc="2026-09-26T00:07:00Z">
              <w:r w:rsidRPr="004A55E6">
                <w:rPr>
                  <w:rFonts w:ascii="Calibri" w:eastAsia="Times New Roman" w:hAnsi="Calibri" w:cs="Times New Roman"/>
                  <w:color w:val="000000"/>
                </w:rPr>
                <w:delText>Andre</w:delText>
              </w:r>
            </w:del>
          </w:p>
        </w:tc>
        <w:tc>
          <w:tcPr>
            <w:tcW w:w="1620" w:type="dxa"/>
            <w:noWrap/>
            <w:vAlign w:val="bottom"/>
            <w:hideMark/>
          </w:tcPr>
          <w:p w14:paraId="5C51BECB" w14:textId="77777777" w:rsidR="004263BD" w:rsidRPr="004A55E6" w:rsidRDefault="004263BD" w:rsidP="004A55E6">
            <w:pPr>
              <w:rPr>
                <w:del w:id="351" w:author="Hiserman, Sonja Christine" w:date="2026-09-25T20:07:00Z" w16du:dateUtc="2026-09-26T00:07:00Z"/>
                <w:rFonts w:ascii="Calibri" w:eastAsia="Times New Roman" w:hAnsi="Calibri" w:cs="Times New Roman"/>
                <w:color w:val="000000"/>
              </w:rPr>
            </w:pPr>
            <w:del w:id="352" w:author="Hiserman, Sonja Christine" w:date="2026-09-25T20:07:00Z" w16du:dateUtc="2026-09-26T00:07:00Z">
              <w:r w:rsidRPr="004A55E6">
                <w:rPr>
                  <w:rFonts w:ascii="Calibri" w:eastAsia="Times New Roman" w:hAnsi="Calibri" w:cs="Times New Roman"/>
                  <w:color w:val="000000"/>
                </w:rPr>
                <w:delText>456 13th Street</w:delText>
              </w:r>
            </w:del>
          </w:p>
        </w:tc>
        <w:tc>
          <w:tcPr>
            <w:tcW w:w="1530" w:type="dxa"/>
            <w:noWrap/>
            <w:vAlign w:val="bottom"/>
            <w:hideMark/>
          </w:tcPr>
          <w:p w14:paraId="471163C9" w14:textId="77777777" w:rsidR="004263BD" w:rsidRPr="004A55E6" w:rsidRDefault="004263BD" w:rsidP="004A55E6">
            <w:pPr>
              <w:rPr>
                <w:del w:id="353" w:author="Hiserman, Sonja Christine" w:date="2026-09-25T20:07:00Z" w16du:dateUtc="2026-09-26T00:07:00Z"/>
                <w:rFonts w:ascii="Calibri" w:eastAsia="Times New Roman" w:hAnsi="Calibri" w:cs="Times New Roman"/>
                <w:color w:val="000000"/>
              </w:rPr>
            </w:pPr>
            <w:del w:id="354" w:author="Hiserman, Sonja Christine" w:date="2026-09-25T20:07:00Z" w16du:dateUtc="2026-09-26T00:07:00Z">
              <w:r w:rsidRPr="004A55E6">
                <w:rPr>
                  <w:rFonts w:ascii="Calibri" w:eastAsia="Times New Roman" w:hAnsi="Calibri" w:cs="Times New Roman"/>
                  <w:color w:val="000000"/>
                </w:rPr>
                <w:delText>Memphis</w:delText>
              </w:r>
            </w:del>
          </w:p>
        </w:tc>
        <w:tc>
          <w:tcPr>
            <w:tcW w:w="900" w:type="dxa"/>
            <w:noWrap/>
            <w:vAlign w:val="bottom"/>
            <w:hideMark/>
          </w:tcPr>
          <w:p w14:paraId="012E0165" w14:textId="77777777" w:rsidR="004263BD" w:rsidRPr="004A55E6" w:rsidRDefault="004263BD" w:rsidP="004A55E6">
            <w:pPr>
              <w:rPr>
                <w:del w:id="355" w:author="Hiserman, Sonja Christine" w:date="2026-09-25T20:07:00Z" w16du:dateUtc="2026-09-26T00:07:00Z"/>
                <w:rFonts w:ascii="Calibri" w:eastAsia="Times New Roman" w:hAnsi="Calibri" w:cs="Times New Roman"/>
                <w:color w:val="000000"/>
              </w:rPr>
            </w:pPr>
            <w:del w:id="356" w:author="Hiserman, Sonja Christine" w:date="2026-09-25T20:07:00Z" w16du:dateUtc="2026-09-26T00:07:00Z">
              <w:r w:rsidRPr="004A55E6">
                <w:rPr>
                  <w:rFonts w:ascii="Calibri" w:eastAsia="Times New Roman" w:hAnsi="Calibri" w:cs="Times New Roman"/>
                  <w:color w:val="000000"/>
                </w:rPr>
                <w:delText>TN</w:delText>
              </w:r>
            </w:del>
          </w:p>
        </w:tc>
      </w:tr>
      <w:tr w:rsidR="004263BD" w:rsidRPr="004A55E6" w14:paraId="7FD44729" w14:textId="77777777" w:rsidTr="00415B38">
        <w:trPr>
          <w:trHeight w:val="300"/>
          <w:del w:id="357" w:author="Hiserman, Sonja Christine" w:date="2026-09-25T20:07:00Z" w16du:dateUtc="2026-09-26T00:07:00Z"/>
        </w:trPr>
        <w:tc>
          <w:tcPr>
            <w:tcW w:w="440" w:type="dxa"/>
            <w:noWrap/>
            <w:vAlign w:val="bottom"/>
            <w:hideMark/>
          </w:tcPr>
          <w:p w14:paraId="3A7C1706" w14:textId="77777777" w:rsidR="004263BD" w:rsidRPr="004A55E6" w:rsidRDefault="004263BD" w:rsidP="004A55E6">
            <w:pPr>
              <w:jc w:val="right"/>
              <w:rPr>
                <w:del w:id="358" w:author="Hiserman, Sonja Christine" w:date="2026-09-25T20:07:00Z" w16du:dateUtc="2026-09-26T00:07:00Z"/>
                <w:rFonts w:ascii="Calibri" w:eastAsia="Times New Roman" w:hAnsi="Calibri" w:cs="Times New Roman"/>
                <w:color w:val="000000"/>
              </w:rPr>
            </w:pPr>
            <w:del w:id="359" w:author="Hiserman, Sonja Christine" w:date="2026-09-25T20:07:00Z" w16du:dateUtc="2026-09-26T00:07:00Z">
              <w:r w:rsidRPr="004A55E6">
                <w:rPr>
                  <w:rFonts w:ascii="Calibri" w:eastAsia="Times New Roman" w:hAnsi="Calibri" w:cs="Times New Roman"/>
                  <w:color w:val="000000"/>
                </w:rPr>
                <w:delText>14</w:delText>
              </w:r>
            </w:del>
          </w:p>
        </w:tc>
        <w:tc>
          <w:tcPr>
            <w:tcW w:w="2005" w:type="dxa"/>
            <w:noWrap/>
            <w:vAlign w:val="bottom"/>
            <w:hideMark/>
          </w:tcPr>
          <w:p w14:paraId="458C25CF" w14:textId="77777777" w:rsidR="004263BD" w:rsidRPr="004A55E6" w:rsidRDefault="004263BD" w:rsidP="004A55E6">
            <w:pPr>
              <w:rPr>
                <w:del w:id="360" w:author="Hiserman, Sonja Christine" w:date="2026-09-25T20:07:00Z" w16du:dateUtc="2026-09-26T00:07:00Z"/>
                <w:rFonts w:ascii="Calibri" w:eastAsia="Times New Roman" w:hAnsi="Calibri" w:cs="Times New Roman"/>
                <w:color w:val="000000"/>
              </w:rPr>
            </w:pPr>
            <w:del w:id="361" w:author="Hiserman, Sonja Christine" w:date="2026-09-25T20:07:00Z" w16du:dateUtc="2026-09-26T00:07:00Z">
              <w:r w:rsidRPr="004A55E6">
                <w:rPr>
                  <w:rFonts w:ascii="Calibri" w:eastAsia="Times New Roman" w:hAnsi="Calibri" w:cs="Times New Roman"/>
                  <w:color w:val="000000"/>
                </w:rPr>
                <w:delText>Grilo</w:delText>
              </w:r>
            </w:del>
          </w:p>
        </w:tc>
        <w:tc>
          <w:tcPr>
            <w:tcW w:w="1530" w:type="dxa"/>
            <w:noWrap/>
            <w:vAlign w:val="bottom"/>
            <w:hideMark/>
          </w:tcPr>
          <w:p w14:paraId="2C934DDE" w14:textId="77777777" w:rsidR="004263BD" w:rsidRPr="004A55E6" w:rsidRDefault="004263BD" w:rsidP="004A55E6">
            <w:pPr>
              <w:rPr>
                <w:del w:id="362" w:author="Hiserman, Sonja Christine" w:date="2026-09-25T20:07:00Z" w16du:dateUtc="2026-09-26T00:07:00Z"/>
                <w:rFonts w:ascii="Calibri" w:eastAsia="Times New Roman" w:hAnsi="Calibri" w:cs="Times New Roman"/>
                <w:color w:val="000000"/>
              </w:rPr>
            </w:pPr>
            <w:del w:id="363" w:author="Hiserman, Sonja Christine" w:date="2026-09-25T20:07:00Z" w16du:dateUtc="2026-09-26T00:07:00Z">
              <w:r w:rsidRPr="004A55E6">
                <w:rPr>
                  <w:rFonts w:ascii="Calibri" w:eastAsia="Times New Roman" w:hAnsi="Calibri" w:cs="Times New Roman"/>
                  <w:color w:val="000000"/>
                </w:rPr>
                <w:delText>Carlos</w:delText>
              </w:r>
            </w:del>
          </w:p>
        </w:tc>
        <w:tc>
          <w:tcPr>
            <w:tcW w:w="1620" w:type="dxa"/>
            <w:noWrap/>
            <w:vAlign w:val="bottom"/>
            <w:hideMark/>
          </w:tcPr>
          <w:p w14:paraId="2A1F050F" w14:textId="77777777" w:rsidR="004263BD" w:rsidRPr="004A55E6" w:rsidRDefault="004263BD" w:rsidP="004A55E6">
            <w:pPr>
              <w:rPr>
                <w:del w:id="364" w:author="Hiserman, Sonja Christine" w:date="2026-09-25T20:07:00Z" w16du:dateUtc="2026-09-26T00:07:00Z"/>
                <w:rFonts w:ascii="Calibri" w:eastAsia="Times New Roman" w:hAnsi="Calibri" w:cs="Times New Roman"/>
                <w:color w:val="000000"/>
              </w:rPr>
            </w:pPr>
            <w:del w:id="365" w:author="Hiserman, Sonja Christine" w:date="2026-09-25T20:07:00Z" w16du:dateUtc="2026-09-26T00:07:00Z">
              <w:r w:rsidRPr="004A55E6">
                <w:rPr>
                  <w:rFonts w:ascii="Calibri" w:eastAsia="Times New Roman" w:hAnsi="Calibri" w:cs="Times New Roman"/>
                  <w:color w:val="000000"/>
                </w:rPr>
                <w:delText>456 14th Street</w:delText>
              </w:r>
            </w:del>
          </w:p>
        </w:tc>
        <w:tc>
          <w:tcPr>
            <w:tcW w:w="1530" w:type="dxa"/>
            <w:noWrap/>
            <w:vAlign w:val="bottom"/>
            <w:hideMark/>
          </w:tcPr>
          <w:p w14:paraId="0311C7E6" w14:textId="77777777" w:rsidR="004263BD" w:rsidRPr="004A55E6" w:rsidRDefault="004263BD" w:rsidP="004A55E6">
            <w:pPr>
              <w:rPr>
                <w:del w:id="366" w:author="Hiserman, Sonja Christine" w:date="2026-09-25T20:07:00Z" w16du:dateUtc="2026-09-26T00:07:00Z"/>
                <w:rFonts w:ascii="Calibri" w:eastAsia="Times New Roman" w:hAnsi="Calibri" w:cs="Times New Roman"/>
                <w:color w:val="000000"/>
              </w:rPr>
            </w:pPr>
            <w:del w:id="367" w:author="Hiserman, Sonja Christine" w:date="2026-09-25T20:07:00Z" w16du:dateUtc="2026-09-26T00:07:00Z">
              <w:r w:rsidRPr="004A55E6">
                <w:rPr>
                  <w:rFonts w:ascii="Calibri" w:eastAsia="Times New Roman" w:hAnsi="Calibri" w:cs="Times New Roman"/>
                  <w:color w:val="000000"/>
                </w:rPr>
                <w:delText>Denver</w:delText>
              </w:r>
            </w:del>
          </w:p>
        </w:tc>
        <w:tc>
          <w:tcPr>
            <w:tcW w:w="900" w:type="dxa"/>
            <w:noWrap/>
            <w:vAlign w:val="bottom"/>
            <w:hideMark/>
          </w:tcPr>
          <w:p w14:paraId="5C2E85EA" w14:textId="77777777" w:rsidR="004263BD" w:rsidRPr="004A55E6" w:rsidRDefault="004263BD" w:rsidP="004A55E6">
            <w:pPr>
              <w:rPr>
                <w:del w:id="368" w:author="Hiserman, Sonja Christine" w:date="2026-09-25T20:07:00Z" w16du:dateUtc="2026-09-26T00:07:00Z"/>
                <w:rFonts w:ascii="Calibri" w:eastAsia="Times New Roman" w:hAnsi="Calibri" w:cs="Times New Roman"/>
                <w:color w:val="000000"/>
              </w:rPr>
            </w:pPr>
            <w:del w:id="369" w:author="Hiserman, Sonja Christine" w:date="2026-09-25T20:07:00Z" w16du:dateUtc="2026-09-26T00:07:00Z">
              <w:r w:rsidRPr="004A55E6">
                <w:rPr>
                  <w:rFonts w:ascii="Calibri" w:eastAsia="Times New Roman" w:hAnsi="Calibri" w:cs="Times New Roman"/>
                  <w:color w:val="000000"/>
                </w:rPr>
                <w:delText>CO</w:delText>
              </w:r>
            </w:del>
          </w:p>
        </w:tc>
      </w:tr>
      <w:tr w:rsidR="004263BD" w:rsidRPr="004A55E6" w14:paraId="62727C16" w14:textId="77777777" w:rsidTr="00415B38">
        <w:trPr>
          <w:trHeight w:val="300"/>
          <w:del w:id="370" w:author="Hiserman, Sonja Christine" w:date="2026-09-25T20:07:00Z" w16du:dateUtc="2026-09-26T00:07:00Z"/>
        </w:trPr>
        <w:tc>
          <w:tcPr>
            <w:tcW w:w="440" w:type="dxa"/>
            <w:noWrap/>
            <w:vAlign w:val="bottom"/>
            <w:hideMark/>
          </w:tcPr>
          <w:p w14:paraId="0DBAE8FB" w14:textId="77777777" w:rsidR="004263BD" w:rsidRPr="004A55E6" w:rsidRDefault="004263BD" w:rsidP="004A55E6">
            <w:pPr>
              <w:jc w:val="right"/>
              <w:rPr>
                <w:del w:id="371" w:author="Hiserman, Sonja Christine" w:date="2026-09-25T20:07:00Z" w16du:dateUtc="2026-09-26T00:07:00Z"/>
                <w:rFonts w:ascii="Calibri" w:eastAsia="Times New Roman" w:hAnsi="Calibri" w:cs="Times New Roman"/>
                <w:color w:val="000000"/>
              </w:rPr>
            </w:pPr>
            <w:del w:id="372" w:author="Hiserman, Sonja Christine" w:date="2026-09-25T20:07:00Z" w16du:dateUtc="2026-09-26T00:07:00Z">
              <w:r w:rsidRPr="004A55E6">
                <w:rPr>
                  <w:rFonts w:ascii="Calibri" w:eastAsia="Times New Roman" w:hAnsi="Calibri" w:cs="Times New Roman"/>
                  <w:color w:val="000000"/>
                </w:rPr>
                <w:delText>15</w:delText>
              </w:r>
            </w:del>
          </w:p>
        </w:tc>
        <w:tc>
          <w:tcPr>
            <w:tcW w:w="2005" w:type="dxa"/>
            <w:noWrap/>
            <w:vAlign w:val="bottom"/>
            <w:hideMark/>
          </w:tcPr>
          <w:p w14:paraId="5688AD0A" w14:textId="77777777" w:rsidR="004263BD" w:rsidRPr="004A55E6" w:rsidRDefault="004263BD" w:rsidP="004A55E6">
            <w:pPr>
              <w:rPr>
                <w:del w:id="373" w:author="Hiserman, Sonja Christine" w:date="2026-09-25T20:07:00Z" w16du:dateUtc="2026-09-26T00:07:00Z"/>
                <w:rFonts w:ascii="Calibri" w:eastAsia="Times New Roman" w:hAnsi="Calibri" w:cs="Times New Roman"/>
                <w:color w:val="000000"/>
              </w:rPr>
            </w:pPr>
            <w:del w:id="374" w:author="Hiserman, Sonja Christine" w:date="2026-09-25T20:07:00Z" w16du:dateUtc="2026-09-26T00:07:00Z">
              <w:r w:rsidRPr="004A55E6">
                <w:rPr>
                  <w:rFonts w:ascii="Calibri" w:eastAsia="Times New Roman" w:hAnsi="Calibri" w:cs="Times New Roman"/>
                  <w:color w:val="000000"/>
                </w:rPr>
                <w:delText>Kupkova</w:delText>
              </w:r>
            </w:del>
          </w:p>
        </w:tc>
        <w:tc>
          <w:tcPr>
            <w:tcW w:w="1530" w:type="dxa"/>
            <w:noWrap/>
            <w:vAlign w:val="bottom"/>
            <w:hideMark/>
          </w:tcPr>
          <w:p w14:paraId="546339E4" w14:textId="77777777" w:rsidR="004263BD" w:rsidRPr="004A55E6" w:rsidRDefault="004263BD" w:rsidP="004A55E6">
            <w:pPr>
              <w:rPr>
                <w:del w:id="375" w:author="Hiserman, Sonja Christine" w:date="2026-09-25T20:07:00Z" w16du:dateUtc="2026-09-26T00:07:00Z"/>
                <w:rFonts w:ascii="Calibri" w:eastAsia="Times New Roman" w:hAnsi="Calibri" w:cs="Times New Roman"/>
                <w:color w:val="000000"/>
              </w:rPr>
            </w:pPr>
            <w:del w:id="376" w:author="Hiserman, Sonja Christine" w:date="2026-09-25T20:07:00Z" w16du:dateUtc="2026-09-26T00:07:00Z">
              <w:r w:rsidRPr="004A55E6">
                <w:rPr>
                  <w:rFonts w:ascii="Calibri" w:eastAsia="Times New Roman" w:hAnsi="Calibri" w:cs="Times New Roman"/>
                  <w:color w:val="000000"/>
                </w:rPr>
                <w:delText>Helena</w:delText>
              </w:r>
            </w:del>
          </w:p>
        </w:tc>
        <w:tc>
          <w:tcPr>
            <w:tcW w:w="1620" w:type="dxa"/>
            <w:noWrap/>
            <w:vAlign w:val="bottom"/>
            <w:hideMark/>
          </w:tcPr>
          <w:p w14:paraId="7DB0B0D2" w14:textId="77777777" w:rsidR="004263BD" w:rsidRPr="004A55E6" w:rsidRDefault="004263BD" w:rsidP="004A55E6">
            <w:pPr>
              <w:rPr>
                <w:del w:id="377" w:author="Hiserman, Sonja Christine" w:date="2026-09-25T20:07:00Z" w16du:dateUtc="2026-09-26T00:07:00Z"/>
                <w:rFonts w:ascii="Calibri" w:eastAsia="Times New Roman" w:hAnsi="Calibri" w:cs="Times New Roman"/>
                <w:color w:val="000000"/>
              </w:rPr>
            </w:pPr>
            <w:del w:id="378" w:author="Hiserman, Sonja Christine" w:date="2026-09-25T20:07:00Z" w16du:dateUtc="2026-09-26T00:07:00Z">
              <w:r w:rsidRPr="004A55E6">
                <w:rPr>
                  <w:rFonts w:ascii="Calibri" w:eastAsia="Times New Roman" w:hAnsi="Calibri" w:cs="Times New Roman"/>
                  <w:color w:val="000000"/>
                </w:rPr>
                <w:delText>456 15th Street</w:delText>
              </w:r>
            </w:del>
          </w:p>
        </w:tc>
        <w:tc>
          <w:tcPr>
            <w:tcW w:w="1530" w:type="dxa"/>
            <w:noWrap/>
            <w:vAlign w:val="bottom"/>
            <w:hideMark/>
          </w:tcPr>
          <w:p w14:paraId="7E7C760D" w14:textId="77777777" w:rsidR="004263BD" w:rsidRPr="004A55E6" w:rsidRDefault="004263BD" w:rsidP="004A55E6">
            <w:pPr>
              <w:rPr>
                <w:del w:id="379" w:author="Hiserman, Sonja Christine" w:date="2026-09-25T20:07:00Z" w16du:dateUtc="2026-09-26T00:07:00Z"/>
                <w:rFonts w:ascii="Calibri" w:eastAsia="Times New Roman" w:hAnsi="Calibri" w:cs="Times New Roman"/>
                <w:color w:val="000000"/>
              </w:rPr>
            </w:pPr>
            <w:del w:id="380" w:author="Hiserman, Sonja Christine" w:date="2026-09-25T20:07:00Z" w16du:dateUtc="2026-09-26T00:07:00Z">
              <w:r w:rsidRPr="004A55E6">
                <w:rPr>
                  <w:rFonts w:ascii="Calibri" w:eastAsia="Times New Roman" w:hAnsi="Calibri" w:cs="Times New Roman"/>
                  <w:color w:val="000000"/>
                </w:rPr>
                <w:delText>Honolulu</w:delText>
              </w:r>
            </w:del>
          </w:p>
        </w:tc>
        <w:tc>
          <w:tcPr>
            <w:tcW w:w="900" w:type="dxa"/>
            <w:noWrap/>
            <w:vAlign w:val="bottom"/>
            <w:hideMark/>
          </w:tcPr>
          <w:p w14:paraId="07C9C40B" w14:textId="77777777" w:rsidR="004263BD" w:rsidRPr="004A55E6" w:rsidRDefault="004263BD" w:rsidP="004A55E6">
            <w:pPr>
              <w:rPr>
                <w:del w:id="381" w:author="Hiserman, Sonja Christine" w:date="2026-09-25T20:07:00Z" w16du:dateUtc="2026-09-26T00:07:00Z"/>
                <w:rFonts w:ascii="Calibri" w:eastAsia="Times New Roman" w:hAnsi="Calibri" w:cs="Times New Roman"/>
                <w:color w:val="000000"/>
              </w:rPr>
            </w:pPr>
            <w:del w:id="382" w:author="Hiserman, Sonja Christine" w:date="2026-09-25T20:07:00Z" w16du:dateUtc="2026-09-26T00:07:00Z">
              <w:r w:rsidRPr="004A55E6">
                <w:rPr>
                  <w:rFonts w:ascii="Calibri" w:eastAsia="Times New Roman" w:hAnsi="Calibri" w:cs="Times New Roman"/>
                  <w:color w:val="000000"/>
                </w:rPr>
                <w:delText>HI</w:delText>
              </w:r>
            </w:del>
          </w:p>
        </w:tc>
      </w:tr>
      <w:tr w:rsidR="004263BD" w:rsidRPr="004A55E6" w14:paraId="5E49692C" w14:textId="77777777" w:rsidTr="00415B38">
        <w:trPr>
          <w:trHeight w:val="300"/>
          <w:del w:id="383" w:author="Hiserman, Sonja Christine" w:date="2026-09-25T20:07:00Z" w16du:dateUtc="2026-09-26T00:07:00Z"/>
        </w:trPr>
        <w:tc>
          <w:tcPr>
            <w:tcW w:w="440" w:type="dxa"/>
            <w:noWrap/>
            <w:vAlign w:val="bottom"/>
            <w:hideMark/>
          </w:tcPr>
          <w:p w14:paraId="5D0F4AA2" w14:textId="77777777" w:rsidR="004263BD" w:rsidRPr="004A55E6" w:rsidRDefault="004263BD" w:rsidP="004A55E6">
            <w:pPr>
              <w:jc w:val="right"/>
              <w:rPr>
                <w:del w:id="384" w:author="Hiserman, Sonja Christine" w:date="2026-09-25T20:07:00Z" w16du:dateUtc="2026-09-26T00:07:00Z"/>
                <w:rFonts w:ascii="Calibri" w:eastAsia="Times New Roman" w:hAnsi="Calibri" w:cs="Times New Roman"/>
                <w:color w:val="000000"/>
              </w:rPr>
            </w:pPr>
            <w:del w:id="385" w:author="Hiserman, Sonja Christine" w:date="2026-09-25T20:07:00Z" w16du:dateUtc="2026-09-26T00:07:00Z">
              <w:r w:rsidRPr="004A55E6">
                <w:rPr>
                  <w:rFonts w:ascii="Calibri" w:eastAsia="Times New Roman" w:hAnsi="Calibri" w:cs="Times New Roman"/>
                  <w:color w:val="000000"/>
                </w:rPr>
                <w:delText>16</w:delText>
              </w:r>
            </w:del>
          </w:p>
        </w:tc>
        <w:tc>
          <w:tcPr>
            <w:tcW w:w="2005" w:type="dxa"/>
            <w:noWrap/>
            <w:vAlign w:val="bottom"/>
            <w:hideMark/>
          </w:tcPr>
          <w:p w14:paraId="2EAEFF3F" w14:textId="77777777" w:rsidR="004263BD" w:rsidRPr="004A55E6" w:rsidRDefault="004263BD" w:rsidP="004A55E6">
            <w:pPr>
              <w:rPr>
                <w:del w:id="386" w:author="Hiserman, Sonja Christine" w:date="2026-09-25T20:07:00Z" w16du:dateUtc="2026-09-26T00:07:00Z"/>
                <w:rFonts w:ascii="Calibri" w:eastAsia="Times New Roman" w:hAnsi="Calibri" w:cs="Times New Roman"/>
                <w:color w:val="000000"/>
              </w:rPr>
            </w:pPr>
            <w:del w:id="387" w:author="Hiserman, Sonja Christine" w:date="2026-09-25T20:07:00Z" w16du:dateUtc="2026-09-26T00:07:00Z">
              <w:r w:rsidRPr="004A55E6">
                <w:rPr>
                  <w:rFonts w:ascii="Calibri" w:eastAsia="Times New Roman" w:hAnsi="Calibri" w:cs="Times New Roman"/>
                  <w:color w:val="000000"/>
                </w:rPr>
                <w:delText>Goldschmidt</w:delText>
              </w:r>
            </w:del>
          </w:p>
        </w:tc>
        <w:tc>
          <w:tcPr>
            <w:tcW w:w="1530" w:type="dxa"/>
            <w:noWrap/>
            <w:vAlign w:val="bottom"/>
            <w:hideMark/>
          </w:tcPr>
          <w:p w14:paraId="0A82D7ED" w14:textId="77777777" w:rsidR="004263BD" w:rsidRPr="004A55E6" w:rsidRDefault="004263BD" w:rsidP="004A55E6">
            <w:pPr>
              <w:rPr>
                <w:del w:id="388" w:author="Hiserman, Sonja Christine" w:date="2026-09-25T20:07:00Z" w16du:dateUtc="2026-09-26T00:07:00Z"/>
                <w:rFonts w:ascii="Calibri" w:eastAsia="Times New Roman" w:hAnsi="Calibri" w:cs="Times New Roman"/>
                <w:color w:val="000000"/>
              </w:rPr>
            </w:pPr>
            <w:del w:id="389" w:author="Hiserman, Sonja Christine" w:date="2026-09-25T20:07:00Z" w16du:dateUtc="2026-09-26T00:07:00Z">
              <w:r w:rsidRPr="004A55E6">
                <w:rPr>
                  <w:rFonts w:ascii="Calibri" w:eastAsia="Times New Roman" w:hAnsi="Calibri" w:cs="Times New Roman"/>
                  <w:color w:val="000000"/>
                </w:rPr>
                <w:delText>Daniel</w:delText>
              </w:r>
            </w:del>
          </w:p>
        </w:tc>
        <w:tc>
          <w:tcPr>
            <w:tcW w:w="1620" w:type="dxa"/>
            <w:noWrap/>
            <w:vAlign w:val="bottom"/>
            <w:hideMark/>
          </w:tcPr>
          <w:p w14:paraId="58A24FE0" w14:textId="77777777" w:rsidR="004263BD" w:rsidRPr="004A55E6" w:rsidRDefault="004263BD" w:rsidP="004A55E6">
            <w:pPr>
              <w:rPr>
                <w:del w:id="390" w:author="Hiserman, Sonja Christine" w:date="2026-09-25T20:07:00Z" w16du:dateUtc="2026-09-26T00:07:00Z"/>
                <w:rFonts w:ascii="Calibri" w:eastAsia="Times New Roman" w:hAnsi="Calibri" w:cs="Times New Roman"/>
                <w:color w:val="000000"/>
              </w:rPr>
            </w:pPr>
            <w:del w:id="391" w:author="Hiserman, Sonja Christine" w:date="2026-09-25T20:07:00Z" w16du:dateUtc="2026-09-26T00:07:00Z">
              <w:r w:rsidRPr="004A55E6">
                <w:rPr>
                  <w:rFonts w:ascii="Calibri" w:eastAsia="Times New Roman" w:hAnsi="Calibri" w:cs="Times New Roman"/>
                  <w:color w:val="000000"/>
                </w:rPr>
                <w:delText>456 16th Street</w:delText>
              </w:r>
            </w:del>
          </w:p>
        </w:tc>
        <w:tc>
          <w:tcPr>
            <w:tcW w:w="1530" w:type="dxa"/>
            <w:noWrap/>
            <w:vAlign w:val="bottom"/>
            <w:hideMark/>
          </w:tcPr>
          <w:p w14:paraId="65DF27BA" w14:textId="77777777" w:rsidR="004263BD" w:rsidRPr="004A55E6" w:rsidRDefault="004263BD" w:rsidP="004A55E6">
            <w:pPr>
              <w:rPr>
                <w:del w:id="392" w:author="Hiserman, Sonja Christine" w:date="2026-09-25T20:07:00Z" w16du:dateUtc="2026-09-26T00:07:00Z"/>
                <w:rFonts w:ascii="Calibri" w:eastAsia="Times New Roman" w:hAnsi="Calibri" w:cs="Times New Roman"/>
                <w:color w:val="000000"/>
              </w:rPr>
            </w:pPr>
            <w:del w:id="393" w:author="Hiserman, Sonja Christine" w:date="2026-09-25T20:07:00Z" w16du:dateUtc="2026-09-26T00:07:00Z">
              <w:r w:rsidRPr="004A55E6">
                <w:rPr>
                  <w:rFonts w:ascii="Calibri" w:eastAsia="Times New Roman" w:hAnsi="Calibri" w:cs="Times New Roman"/>
                  <w:color w:val="000000"/>
                </w:rPr>
                <w:delText>San Francisco</w:delText>
              </w:r>
            </w:del>
          </w:p>
        </w:tc>
        <w:tc>
          <w:tcPr>
            <w:tcW w:w="900" w:type="dxa"/>
            <w:noWrap/>
            <w:vAlign w:val="bottom"/>
            <w:hideMark/>
          </w:tcPr>
          <w:p w14:paraId="3D04053A" w14:textId="77777777" w:rsidR="004263BD" w:rsidRPr="004A55E6" w:rsidRDefault="004263BD" w:rsidP="004A55E6">
            <w:pPr>
              <w:rPr>
                <w:del w:id="394" w:author="Hiserman, Sonja Christine" w:date="2026-09-25T20:07:00Z" w16du:dateUtc="2026-09-26T00:07:00Z"/>
                <w:rFonts w:ascii="Calibri" w:eastAsia="Times New Roman" w:hAnsi="Calibri" w:cs="Times New Roman"/>
                <w:color w:val="000000"/>
              </w:rPr>
            </w:pPr>
            <w:del w:id="395" w:author="Hiserman, Sonja Christine" w:date="2026-09-25T20:07:00Z" w16du:dateUtc="2026-09-26T00:07:00Z">
              <w:r w:rsidRPr="004A55E6">
                <w:rPr>
                  <w:rFonts w:ascii="Calibri" w:eastAsia="Times New Roman" w:hAnsi="Calibri" w:cs="Times New Roman"/>
                  <w:color w:val="000000"/>
                </w:rPr>
                <w:delText>CA</w:delText>
              </w:r>
            </w:del>
          </w:p>
        </w:tc>
      </w:tr>
      <w:tr w:rsidR="004263BD" w:rsidRPr="004A55E6" w14:paraId="64AB0DC7" w14:textId="77777777" w:rsidTr="00415B38">
        <w:trPr>
          <w:trHeight w:val="300"/>
          <w:del w:id="396" w:author="Hiserman, Sonja Christine" w:date="2026-09-25T20:07:00Z" w16du:dateUtc="2026-09-26T00:07:00Z"/>
        </w:trPr>
        <w:tc>
          <w:tcPr>
            <w:tcW w:w="440" w:type="dxa"/>
            <w:noWrap/>
            <w:vAlign w:val="bottom"/>
            <w:hideMark/>
          </w:tcPr>
          <w:p w14:paraId="4154946D" w14:textId="77777777" w:rsidR="004263BD" w:rsidRPr="004A55E6" w:rsidRDefault="004263BD" w:rsidP="004A55E6">
            <w:pPr>
              <w:jc w:val="right"/>
              <w:rPr>
                <w:del w:id="397" w:author="Hiserman, Sonja Christine" w:date="2026-09-25T20:07:00Z" w16du:dateUtc="2026-09-26T00:07:00Z"/>
                <w:rFonts w:ascii="Calibri" w:eastAsia="Times New Roman" w:hAnsi="Calibri" w:cs="Times New Roman"/>
                <w:color w:val="000000"/>
              </w:rPr>
            </w:pPr>
            <w:del w:id="398" w:author="Hiserman, Sonja Christine" w:date="2026-09-25T20:07:00Z" w16du:dateUtc="2026-09-26T00:07:00Z">
              <w:r w:rsidRPr="004A55E6">
                <w:rPr>
                  <w:rFonts w:ascii="Calibri" w:eastAsia="Times New Roman" w:hAnsi="Calibri" w:cs="Times New Roman"/>
                  <w:color w:val="000000"/>
                </w:rPr>
                <w:delText>17</w:delText>
              </w:r>
            </w:del>
          </w:p>
        </w:tc>
        <w:tc>
          <w:tcPr>
            <w:tcW w:w="2005" w:type="dxa"/>
            <w:noWrap/>
            <w:vAlign w:val="bottom"/>
            <w:hideMark/>
          </w:tcPr>
          <w:p w14:paraId="64CEF276" w14:textId="77777777" w:rsidR="004263BD" w:rsidRPr="004A55E6" w:rsidRDefault="004263BD" w:rsidP="004A55E6">
            <w:pPr>
              <w:rPr>
                <w:del w:id="399" w:author="Hiserman, Sonja Christine" w:date="2026-09-25T20:07:00Z" w16du:dateUtc="2026-09-26T00:07:00Z"/>
                <w:rFonts w:ascii="Calibri" w:eastAsia="Times New Roman" w:hAnsi="Calibri" w:cs="Times New Roman"/>
                <w:color w:val="000000"/>
              </w:rPr>
            </w:pPr>
            <w:del w:id="400" w:author="Hiserman, Sonja Christine" w:date="2026-09-25T20:07:00Z" w16du:dateUtc="2026-09-26T00:07:00Z">
              <w:r w:rsidRPr="004A55E6">
                <w:rPr>
                  <w:rFonts w:ascii="Calibri" w:eastAsia="Times New Roman" w:hAnsi="Calibri" w:cs="Times New Roman"/>
                  <w:color w:val="000000"/>
                </w:rPr>
                <w:delText>Bagel</w:delText>
              </w:r>
            </w:del>
          </w:p>
        </w:tc>
        <w:tc>
          <w:tcPr>
            <w:tcW w:w="1530" w:type="dxa"/>
            <w:noWrap/>
            <w:vAlign w:val="bottom"/>
            <w:hideMark/>
          </w:tcPr>
          <w:p w14:paraId="7238830A" w14:textId="77777777" w:rsidR="004263BD" w:rsidRPr="004A55E6" w:rsidRDefault="004263BD" w:rsidP="004A55E6">
            <w:pPr>
              <w:rPr>
                <w:del w:id="401" w:author="Hiserman, Sonja Christine" w:date="2026-09-25T20:07:00Z" w16du:dateUtc="2026-09-26T00:07:00Z"/>
                <w:rFonts w:ascii="Calibri" w:eastAsia="Times New Roman" w:hAnsi="Calibri" w:cs="Times New Roman"/>
                <w:color w:val="000000"/>
              </w:rPr>
            </w:pPr>
            <w:del w:id="402" w:author="Hiserman, Sonja Christine" w:date="2026-09-25T20:07:00Z" w16du:dateUtc="2026-09-26T00:07:00Z">
              <w:r w:rsidRPr="004A55E6">
                <w:rPr>
                  <w:rFonts w:ascii="Calibri" w:eastAsia="Times New Roman" w:hAnsi="Calibri" w:cs="Times New Roman"/>
                  <w:color w:val="000000"/>
                </w:rPr>
                <w:delText>Jean Philippe</w:delText>
              </w:r>
            </w:del>
          </w:p>
        </w:tc>
        <w:tc>
          <w:tcPr>
            <w:tcW w:w="1620" w:type="dxa"/>
            <w:noWrap/>
            <w:vAlign w:val="bottom"/>
            <w:hideMark/>
          </w:tcPr>
          <w:p w14:paraId="7D07FF3B" w14:textId="77777777" w:rsidR="004263BD" w:rsidRPr="004A55E6" w:rsidRDefault="004263BD" w:rsidP="004A55E6">
            <w:pPr>
              <w:rPr>
                <w:del w:id="403" w:author="Hiserman, Sonja Christine" w:date="2026-09-25T20:07:00Z" w16du:dateUtc="2026-09-26T00:07:00Z"/>
                <w:rFonts w:ascii="Calibri" w:eastAsia="Times New Roman" w:hAnsi="Calibri" w:cs="Times New Roman"/>
                <w:color w:val="000000"/>
              </w:rPr>
            </w:pPr>
            <w:del w:id="404" w:author="Hiserman, Sonja Christine" w:date="2026-09-25T20:07:00Z" w16du:dateUtc="2026-09-26T00:07:00Z">
              <w:r w:rsidRPr="004A55E6">
                <w:rPr>
                  <w:rFonts w:ascii="Calibri" w:eastAsia="Times New Roman" w:hAnsi="Calibri" w:cs="Times New Roman"/>
                  <w:color w:val="000000"/>
                </w:rPr>
                <w:delText>456 17th Street</w:delText>
              </w:r>
            </w:del>
          </w:p>
        </w:tc>
        <w:tc>
          <w:tcPr>
            <w:tcW w:w="1530" w:type="dxa"/>
            <w:noWrap/>
            <w:vAlign w:val="bottom"/>
            <w:hideMark/>
          </w:tcPr>
          <w:p w14:paraId="36D76A27" w14:textId="77777777" w:rsidR="004263BD" w:rsidRPr="004A55E6" w:rsidRDefault="004263BD" w:rsidP="004A55E6">
            <w:pPr>
              <w:rPr>
                <w:del w:id="405" w:author="Hiserman, Sonja Christine" w:date="2026-09-25T20:07:00Z" w16du:dateUtc="2026-09-26T00:07:00Z"/>
                <w:rFonts w:ascii="Calibri" w:eastAsia="Times New Roman" w:hAnsi="Calibri" w:cs="Times New Roman"/>
                <w:color w:val="000000"/>
              </w:rPr>
            </w:pPr>
            <w:del w:id="406" w:author="Hiserman, Sonja Christine" w:date="2026-09-25T20:07:00Z" w16du:dateUtc="2026-09-26T00:07:00Z">
              <w:r w:rsidRPr="004A55E6">
                <w:rPr>
                  <w:rFonts w:ascii="Calibri" w:eastAsia="Times New Roman" w:hAnsi="Calibri" w:cs="Times New Roman"/>
                  <w:color w:val="000000"/>
                </w:rPr>
                <w:delText>Seattle</w:delText>
              </w:r>
            </w:del>
          </w:p>
        </w:tc>
        <w:tc>
          <w:tcPr>
            <w:tcW w:w="900" w:type="dxa"/>
            <w:noWrap/>
            <w:vAlign w:val="bottom"/>
            <w:hideMark/>
          </w:tcPr>
          <w:p w14:paraId="01102D6B" w14:textId="77777777" w:rsidR="004263BD" w:rsidRPr="004A55E6" w:rsidRDefault="004263BD" w:rsidP="004A55E6">
            <w:pPr>
              <w:rPr>
                <w:del w:id="407" w:author="Hiserman, Sonja Christine" w:date="2026-09-25T20:07:00Z" w16du:dateUtc="2026-09-26T00:07:00Z"/>
                <w:rFonts w:ascii="Calibri" w:eastAsia="Times New Roman" w:hAnsi="Calibri" w:cs="Times New Roman"/>
                <w:color w:val="000000"/>
              </w:rPr>
            </w:pPr>
            <w:del w:id="408" w:author="Hiserman, Sonja Christine" w:date="2026-09-25T20:07:00Z" w16du:dateUtc="2026-09-26T00:07:00Z">
              <w:r w:rsidRPr="004A55E6">
                <w:rPr>
                  <w:rFonts w:ascii="Calibri" w:eastAsia="Times New Roman" w:hAnsi="Calibri" w:cs="Times New Roman"/>
                  <w:color w:val="000000"/>
                </w:rPr>
                <w:delText>WA</w:delText>
              </w:r>
            </w:del>
          </w:p>
        </w:tc>
      </w:tr>
      <w:tr w:rsidR="004263BD" w:rsidRPr="004A55E6" w14:paraId="6B44920C" w14:textId="77777777" w:rsidTr="00415B38">
        <w:trPr>
          <w:trHeight w:val="300"/>
          <w:del w:id="409" w:author="Hiserman, Sonja Christine" w:date="2026-09-25T20:07:00Z" w16du:dateUtc="2026-09-26T00:07:00Z"/>
        </w:trPr>
        <w:tc>
          <w:tcPr>
            <w:tcW w:w="440" w:type="dxa"/>
            <w:noWrap/>
            <w:vAlign w:val="bottom"/>
            <w:hideMark/>
          </w:tcPr>
          <w:p w14:paraId="113C7612" w14:textId="77777777" w:rsidR="004263BD" w:rsidRPr="004A55E6" w:rsidRDefault="004263BD" w:rsidP="004A55E6">
            <w:pPr>
              <w:jc w:val="right"/>
              <w:rPr>
                <w:del w:id="410" w:author="Hiserman, Sonja Christine" w:date="2026-09-25T20:07:00Z" w16du:dateUtc="2026-09-26T00:07:00Z"/>
                <w:rFonts w:ascii="Calibri" w:eastAsia="Times New Roman" w:hAnsi="Calibri" w:cs="Times New Roman"/>
                <w:color w:val="000000"/>
              </w:rPr>
            </w:pPr>
            <w:del w:id="411" w:author="Hiserman, Sonja Christine" w:date="2026-09-25T20:07:00Z" w16du:dateUtc="2026-09-26T00:07:00Z">
              <w:r w:rsidRPr="004A55E6">
                <w:rPr>
                  <w:rFonts w:ascii="Calibri" w:eastAsia="Times New Roman" w:hAnsi="Calibri" w:cs="Times New Roman"/>
                  <w:color w:val="000000"/>
                </w:rPr>
                <w:delText>18</w:delText>
              </w:r>
            </w:del>
          </w:p>
        </w:tc>
        <w:tc>
          <w:tcPr>
            <w:tcW w:w="2005" w:type="dxa"/>
            <w:noWrap/>
            <w:vAlign w:val="bottom"/>
            <w:hideMark/>
          </w:tcPr>
          <w:p w14:paraId="578A4942" w14:textId="77777777" w:rsidR="004263BD" w:rsidRPr="004A55E6" w:rsidRDefault="004263BD" w:rsidP="004A55E6">
            <w:pPr>
              <w:rPr>
                <w:del w:id="412" w:author="Hiserman, Sonja Christine" w:date="2026-09-25T20:07:00Z" w16du:dateUtc="2026-09-26T00:07:00Z"/>
                <w:rFonts w:ascii="Calibri" w:eastAsia="Times New Roman" w:hAnsi="Calibri" w:cs="Times New Roman"/>
                <w:color w:val="000000"/>
              </w:rPr>
            </w:pPr>
            <w:del w:id="413" w:author="Hiserman, Sonja Christine" w:date="2026-09-25T20:07:00Z" w16du:dateUtc="2026-09-26T00:07:00Z">
              <w:r w:rsidRPr="004A55E6">
                <w:rPr>
                  <w:rFonts w:ascii="Calibri" w:eastAsia="Times New Roman" w:hAnsi="Calibri" w:cs="Times New Roman"/>
                  <w:color w:val="000000"/>
                </w:rPr>
                <w:delText>Autier Miconi</w:delText>
              </w:r>
            </w:del>
          </w:p>
        </w:tc>
        <w:tc>
          <w:tcPr>
            <w:tcW w:w="1530" w:type="dxa"/>
            <w:noWrap/>
            <w:vAlign w:val="bottom"/>
            <w:hideMark/>
          </w:tcPr>
          <w:p w14:paraId="6F295612" w14:textId="77777777" w:rsidR="004263BD" w:rsidRPr="004A55E6" w:rsidRDefault="004263BD" w:rsidP="004A55E6">
            <w:pPr>
              <w:rPr>
                <w:del w:id="414" w:author="Hiserman, Sonja Christine" w:date="2026-09-25T20:07:00Z" w16du:dateUtc="2026-09-26T00:07:00Z"/>
                <w:rFonts w:ascii="Calibri" w:eastAsia="Times New Roman" w:hAnsi="Calibri" w:cs="Times New Roman"/>
                <w:color w:val="000000"/>
              </w:rPr>
            </w:pPr>
            <w:del w:id="415" w:author="Hiserman, Sonja Christine" w:date="2026-09-25T20:07:00Z" w16du:dateUtc="2026-09-26T00:07:00Z">
              <w:r w:rsidRPr="004A55E6">
                <w:rPr>
                  <w:rFonts w:ascii="Calibri" w:eastAsia="Times New Roman" w:hAnsi="Calibri" w:cs="Times New Roman"/>
                  <w:color w:val="000000"/>
                </w:rPr>
                <w:delText>Catherine</w:delText>
              </w:r>
            </w:del>
          </w:p>
        </w:tc>
        <w:tc>
          <w:tcPr>
            <w:tcW w:w="1620" w:type="dxa"/>
            <w:noWrap/>
            <w:vAlign w:val="bottom"/>
            <w:hideMark/>
          </w:tcPr>
          <w:p w14:paraId="1FD7DC5D" w14:textId="77777777" w:rsidR="004263BD" w:rsidRPr="004A55E6" w:rsidRDefault="004263BD" w:rsidP="004A55E6">
            <w:pPr>
              <w:rPr>
                <w:del w:id="416" w:author="Hiserman, Sonja Christine" w:date="2026-09-25T20:07:00Z" w16du:dateUtc="2026-09-26T00:07:00Z"/>
                <w:rFonts w:ascii="Calibri" w:eastAsia="Times New Roman" w:hAnsi="Calibri" w:cs="Times New Roman"/>
                <w:color w:val="000000"/>
              </w:rPr>
            </w:pPr>
            <w:del w:id="417" w:author="Hiserman, Sonja Christine" w:date="2026-09-25T20:07:00Z" w16du:dateUtc="2026-09-26T00:07:00Z">
              <w:r w:rsidRPr="004A55E6">
                <w:rPr>
                  <w:rFonts w:ascii="Calibri" w:eastAsia="Times New Roman" w:hAnsi="Calibri" w:cs="Times New Roman"/>
                  <w:color w:val="000000"/>
                </w:rPr>
                <w:delText>456 18th Street</w:delText>
              </w:r>
            </w:del>
          </w:p>
        </w:tc>
        <w:tc>
          <w:tcPr>
            <w:tcW w:w="1530" w:type="dxa"/>
            <w:noWrap/>
            <w:vAlign w:val="bottom"/>
            <w:hideMark/>
          </w:tcPr>
          <w:p w14:paraId="372D9DF3" w14:textId="77777777" w:rsidR="004263BD" w:rsidRPr="004A55E6" w:rsidRDefault="004263BD" w:rsidP="004A55E6">
            <w:pPr>
              <w:rPr>
                <w:del w:id="418" w:author="Hiserman, Sonja Christine" w:date="2026-09-25T20:07:00Z" w16du:dateUtc="2026-09-26T00:07:00Z"/>
                <w:rFonts w:ascii="Calibri" w:eastAsia="Times New Roman" w:hAnsi="Calibri" w:cs="Times New Roman"/>
                <w:color w:val="000000"/>
              </w:rPr>
            </w:pPr>
            <w:del w:id="419" w:author="Hiserman, Sonja Christine" w:date="2026-09-25T20:07:00Z" w16du:dateUtc="2026-09-26T00:07:00Z">
              <w:r w:rsidRPr="004A55E6">
                <w:rPr>
                  <w:rFonts w:ascii="Calibri" w:eastAsia="Times New Roman" w:hAnsi="Calibri" w:cs="Times New Roman"/>
                  <w:color w:val="000000"/>
                </w:rPr>
                <w:delText>Boston</w:delText>
              </w:r>
            </w:del>
          </w:p>
        </w:tc>
        <w:tc>
          <w:tcPr>
            <w:tcW w:w="900" w:type="dxa"/>
            <w:noWrap/>
            <w:vAlign w:val="bottom"/>
            <w:hideMark/>
          </w:tcPr>
          <w:p w14:paraId="6C1135A9" w14:textId="77777777" w:rsidR="004263BD" w:rsidRPr="004A55E6" w:rsidRDefault="004263BD" w:rsidP="004A55E6">
            <w:pPr>
              <w:rPr>
                <w:del w:id="420" w:author="Hiserman, Sonja Christine" w:date="2026-09-25T20:07:00Z" w16du:dateUtc="2026-09-26T00:07:00Z"/>
                <w:rFonts w:ascii="Calibri" w:eastAsia="Times New Roman" w:hAnsi="Calibri" w:cs="Times New Roman"/>
                <w:color w:val="000000"/>
              </w:rPr>
            </w:pPr>
            <w:del w:id="421" w:author="Hiserman, Sonja Christine" w:date="2026-09-25T20:07:00Z" w16du:dateUtc="2026-09-26T00:07:00Z">
              <w:r w:rsidRPr="004A55E6">
                <w:rPr>
                  <w:rFonts w:ascii="Calibri" w:eastAsia="Times New Roman" w:hAnsi="Calibri" w:cs="Times New Roman"/>
                  <w:color w:val="000000"/>
                </w:rPr>
                <w:delText>MA</w:delText>
              </w:r>
            </w:del>
          </w:p>
        </w:tc>
      </w:tr>
      <w:tr w:rsidR="004263BD" w:rsidRPr="004A55E6" w14:paraId="6951A0A1" w14:textId="77777777" w:rsidTr="00415B38">
        <w:trPr>
          <w:trHeight w:val="300"/>
          <w:del w:id="422" w:author="Hiserman, Sonja Christine" w:date="2026-09-25T20:07:00Z" w16du:dateUtc="2026-09-26T00:07:00Z"/>
        </w:trPr>
        <w:tc>
          <w:tcPr>
            <w:tcW w:w="440" w:type="dxa"/>
            <w:noWrap/>
            <w:vAlign w:val="bottom"/>
            <w:hideMark/>
          </w:tcPr>
          <w:p w14:paraId="40A3C7BA" w14:textId="77777777" w:rsidR="004263BD" w:rsidRPr="004A55E6" w:rsidRDefault="004263BD" w:rsidP="004A55E6">
            <w:pPr>
              <w:jc w:val="right"/>
              <w:rPr>
                <w:del w:id="423" w:author="Hiserman, Sonja Christine" w:date="2026-09-25T20:07:00Z" w16du:dateUtc="2026-09-26T00:07:00Z"/>
                <w:rFonts w:ascii="Calibri" w:eastAsia="Times New Roman" w:hAnsi="Calibri" w:cs="Times New Roman"/>
                <w:color w:val="000000"/>
              </w:rPr>
            </w:pPr>
            <w:del w:id="424" w:author="Hiserman, Sonja Christine" w:date="2026-09-25T20:07:00Z" w16du:dateUtc="2026-09-26T00:07:00Z">
              <w:r w:rsidRPr="004A55E6">
                <w:rPr>
                  <w:rFonts w:ascii="Calibri" w:eastAsia="Times New Roman" w:hAnsi="Calibri" w:cs="Times New Roman"/>
                  <w:color w:val="000000"/>
                </w:rPr>
                <w:delText>19</w:delText>
              </w:r>
            </w:del>
          </w:p>
        </w:tc>
        <w:tc>
          <w:tcPr>
            <w:tcW w:w="2005" w:type="dxa"/>
            <w:noWrap/>
            <w:vAlign w:val="bottom"/>
            <w:hideMark/>
          </w:tcPr>
          <w:p w14:paraId="6631FDAA" w14:textId="77777777" w:rsidR="004263BD" w:rsidRPr="004A55E6" w:rsidRDefault="004263BD" w:rsidP="004A55E6">
            <w:pPr>
              <w:rPr>
                <w:del w:id="425" w:author="Hiserman, Sonja Christine" w:date="2026-09-25T20:07:00Z" w16du:dateUtc="2026-09-26T00:07:00Z"/>
                <w:rFonts w:ascii="Calibri" w:eastAsia="Times New Roman" w:hAnsi="Calibri" w:cs="Times New Roman"/>
                <w:color w:val="000000"/>
              </w:rPr>
            </w:pPr>
            <w:del w:id="426" w:author="Hiserman, Sonja Christine" w:date="2026-09-25T20:07:00Z" w16du:dateUtc="2026-09-26T00:07:00Z">
              <w:r w:rsidRPr="004A55E6">
                <w:rPr>
                  <w:rFonts w:ascii="Calibri" w:eastAsia="Times New Roman" w:hAnsi="Calibri" w:cs="Times New Roman"/>
                  <w:color w:val="000000"/>
                </w:rPr>
                <w:delText>Eggerer</w:delText>
              </w:r>
            </w:del>
          </w:p>
        </w:tc>
        <w:tc>
          <w:tcPr>
            <w:tcW w:w="1530" w:type="dxa"/>
            <w:noWrap/>
            <w:vAlign w:val="bottom"/>
            <w:hideMark/>
          </w:tcPr>
          <w:p w14:paraId="26DD4D75" w14:textId="77777777" w:rsidR="004263BD" w:rsidRPr="004A55E6" w:rsidRDefault="004263BD" w:rsidP="004A55E6">
            <w:pPr>
              <w:rPr>
                <w:del w:id="427" w:author="Hiserman, Sonja Christine" w:date="2026-09-25T20:07:00Z" w16du:dateUtc="2026-09-26T00:07:00Z"/>
                <w:rFonts w:ascii="Calibri" w:eastAsia="Times New Roman" w:hAnsi="Calibri" w:cs="Times New Roman"/>
                <w:color w:val="000000"/>
              </w:rPr>
            </w:pPr>
            <w:del w:id="428" w:author="Hiserman, Sonja Christine" w:date="2026-09-25T20:07:00Z" w16du:dateUtc="2026-09-26T00:07:00Z">
              <w:r w:rsidRPr="004A55E6">
                <w:rPr>
                  <w:rFonts w:ascii="Calibri" w:eastAsia="Times New Roman" w:hAnsi="Calibri" w:cs="Times New Roman"/>
                  <w:color w:val="000000"/>
                </w:rPr>
                <w:delText>Alexander</w:delText>
              </w:r>
            </w:del>
          </w:p>
        </w:tc>
        <w:tc>
          <w:tcPr>
            <w:tcW w:w="1620" w:type="dxa"/>
            <w:noWrap/>
            <w:vAlign w:val="bottom"/>
            <w:hideMark/>
          </w:tcPr>
          <w:p w14:paraId="12F14E29" w14:textId="77777777" w:rsidR="004263BD" w:rsidRPr="004A55E6" w:rsidRDefault="004263BD" w:rsidP="004A55E6">
            <w:pPr>
              <w:rPr>
                <w:del w:id="429" w:author="Hiserman, Sonja Christine" w:date="2026-09-25T20:07:00Z" w16du:dateUtc="2026-09-26T00:07:00Z"/>
                <w:rFonts w:ascii="Calibri" w:eastAsia="Times New Roman" w:hAnsi="Calibri" w:cs="Times New Roman"/>
                <w:color w:val="000000"/>
              </w:rPr>
            </w:pPr>
            <w:del w:id="430" w:author="Hiserman, Sonja Christine" w:date="2026-09-25T20:07:00Z" w16du:dateUtc="2026-09-26T00:07:00Z">
              <w:r w:rsidRPr="004A55E6">
                <w:rPr>
                  <w:rFonts w:ascii="Calibri" w:eastAsia="Times New Roman" w:hAnsi="Calibri" w:cs="Times New Roman"/>
                  <w:color w:val="000000"/>
                </w:rPr>
                <w:delText>789 19th Street</w:delText>
              </w:r>
            </w:del>
          </w:p>
        </w:tc>
        <w:tc>
          <w:tcPr>
            <w:tcW w:w="1530" w:type="dxa"/>
            <w:noWrap/>
            <w:vAlign w:val="bottom"/>
            <w:hideMark/>
          </w:tcPr>
          <w:p w14:paraId="4E502767" w14:textId="77777777" w:rsidR="004263BD" w:rsidRPr="004A55E6" w:rsidRDefault="004263BD" w:rsidP="004A55E6">
            <w:pPr>
              <w:rPr>
                <w:del w:id="431" w:author="Hiserman, Sonja Christine" w:date="2026-09-25T20:07:00Z" w16du:dateUtc="2026-09-26T00:07:00Z"/>
                <w:rFonts w:ascii="Calibri" w:eastAsia="Times New Roman" w:hAnsi="Calibri" w:cs="Times New Roman"/>
                <w:color w:val="000000"/>
              </w:rPr>
            </w:pPr>
            <w:del w:id="432" w:author="Hiserman, Sonja Christine" w:date="2026-09-25T20:07:00Z" w16du:dateUtc="2026-09-26T00:07:00Z">
              <w:r w:rsidRPr="004A55E6">
                <w:rPr>
                  <w:rFonts w:ascii="Calibri" w:eastAsia="Times New Roman" w:hAnsi="Calibri" w:cs="Times New Roman"/>
                  <w:color w:val="000000"/>
                </w:rPr>
                <w:delText>Los Angelas</w:delText>
              </w:r>
            </w:del>
          </w:p>
        </w:tc>
        <w:tc>
          <w:tcPr>
            <w:tcW w:w="900" w:type="dxa"/>
            <w:noWrap/>
            <w:vAlign w:val="bottom"/>
            <w:hideMark/>
          </w:tcPr>
          <w:p w14:paraId="74047035" w14:textId="77777777" w:rsidR="004263BD" w:rsidRPr="004A55E6" w:rsidRDefault="004263BD" w:rsidP="004A55E6">
            <w:pPr>
              <w:rPr>
                <w:del w:id="433" w:author="Hiserman, Sonja Christine" w:date="2026-09-25T20:07:00Z" w16du:dateUtc="2026-09-26T00:07:00Z"/>
                <w:rFonts w:ascii="Calibri" w:eastAsia="Times New Roman" w:hAnsi="Calibri" w:cs="Times New Roman"/>
                <w:color w:val="000000"/>
              </w:rPr>
            </w:pPr>
            <w:del w:id="434" w:author="Hiserman, Sonja Christine" w:date="2026-09-25T20:07:00Z" w16du:dateUtc="2026-09-26T00:07:00Z">
              <w:r w:rsidRPr="004A55E6">
                <w:rPr>
                  <w:rFonts w:ascii="Calibri" w:eastAsia="Times New Roman" w:hAnsi="Calibri" w:cs="Times New Roman"/>
                  <w:color w:val="000000"/>
                </w:rPr>
                <w:delText>CA</w:delText>
              </w:r>
            </w:del>
          </w:p>
        </w:tc>
      </w:tr>
      <w:tr w:rsidR="004263BD" w:rsidRPr="004A55E6" w14:paraId="6C4918D9" w14:textId="77777777" w:rsidTr="00415B38">
        <w:trPr>
          <w:trHeight w:val="300"/>
          <w:del w:id="435" w:author="Hiserman, Sonja Christine" w:date="2026-09-25T20:07:00Z" w16du:dateUtc="2026-09-26T00:07:00Z"/>
        </w:trPr>
        <w:tc>
          <w:tcPr>
            <w:tcW w:w="440" w:type="dxa"/>
            <w:noWrap/>
            <w:vAlign w:val="bottom"/>
            <w:hideMark/>
          </w:tcPr>
          <w:p w14:paraId="7B8C3898" w14:textId="77777777" w:rsidR="004263BD" w:rsidRPr="004A55E6" w:rsidRDefault="004263BD" w:rsidP="004A55E6">
            <w:pPr>
              <w:jc w:val="right"/>
              <w:rPr>
                <w:del w:id="436" w:author="Hiserman, Sonja Christine" w:date="2026-09-25T20:07:00Z" w16du:dateUtc="2026-09-26T00:07:00Z"/>
                <w:rFonts w:ascii="Calibri" w:eastAsia="Times New Roman" w:hAnsi="Calibri" w:cs="Times New Roman"/>
                <w:color w:val="000000"/>
              </w:rPr>
            </w:pPr>
            <w:del w:id="437" w:author="Hiserman, Sonja Christine" w:date="2026-09-25T20:07:00Z" w16du:dateUtc="2026-09-26T00:07:00Z">
              <w:r w:rsidRPr="004A55E6">
                <w:rPr>
                  <w:rFonts w:ascii="Calibri" w:eastAsia="Times New Roman" w:hAnsi="Calibri" w:cs="Times New Roman"/>
                  <w:color w:val="000000"/>
                </w:rPr>
                <w:delText>20</w:delText>
              </w:r>
            </w:del>
          </w:p>
        </w:tc>
        <w:tc>
          <w:tcPr>
            <w:tcW w:w="2005" w:type="dxa"/>
            <w:noWrap/>
            <w:vAlign w:val="bottom"/>
            <w:hideMark/>
          </w:tcPr>
          <w:p w14:paraId="4D6425F0" w14:textId="77777777" w:rsidR="004263BD" w:rsidRPr="004A55E6" w:rsidRDefault="004263BD" w:rsidP="004A55E6">
            <w:pPr>
              <w:rPr>
                <w:del w:id="438" w:author="Hiserman, Sonja Christine" w:date="2026-09-25T20:07:00Z" w16du:dateUtc="2026-09-26T00:07:00Z"/>
                <w:rFonts w:ascii="Calibri" w:eastAsia="Times New Roman" w:hAnsi="Calibri" w:cs="Times New Roman"/>
                <w:color w:val="000000"/>
              </w:rPr>
            </w:pPr>
            <w:del w:id="439" w:author="Hiserman, Sonja Christine" w:date="2026-09-25T20:07:00Z" w16du:dateUtc="2026-09-26T00:07:00Z">
              <w:r w:rsidRPr="004A55E6">
                <w:rPr>
                  <w:rFonts w:ascii="Calibri" w:eastAsia="Times New Roman" w:hAnsi="Calibri" w:cs="Times New Roman"/>
                  <w:color w:val="000000"/>
                </w:rPr>
                <w:delText>Li</w:delText>
              </w:r>
            </w:del>
          </w:p>
        </w:tc>
        <w:tc>
          <w:tcPr>
            <w:tcW w:w="1530" w:type="dxa"/>
            <w:noWrap/>
            <w:vAlign w:val="bottom"/>
            <w:hideMark/>
          </w:tcPr>
          <w:p w14:paraId="161058A8" w14:textId="77777777" w:rsidR="004263BD" w:rsidRPr="004A55E6" w:rsidRDefault="004263BD" w:rsidP="004A55E6">
            <w:pPr>
              <w:rPr>
                <w:del w:id="440" w:author="Hiserman, Sonja Christine" w:date="2026-09-25T20:07:00Z" w16du:dateUtc="2026-09-26T00:07:00Z"/>
                <w:rFonts w:ascii="Calibri" w:eastAsia="Times New Roman" w:hAnsi="Calibri" w:cs="Times New Roman"/>
                <w:color w:val="000000"/>
              </w:rPr>
            </w:pPr>
            <w:del w:id="441" w:author="Hiserman, Sonja Christine" w:date="2026-09-25T20:07:00Z" w16du:dateUtc="2026-09-26T00:07:00Z">
              <w:r w:rsidRPr="004A55E6">
                <w:rPr>
                  <w:rFonts w:ascii="Calibri" w:eastAsia="Times New Roman" w:hAnsi="Calibri" w:cs="Times New Roman"/>
                  <w:color w:val="000000"/>
                </w:rPr>
                <w:delText>George</w:delText>
              </w:r>
            </w:del>
          </w:p>
        </w:tc>
        <w:tc>
          <w:tcPr>
            <w:tcW w:w="1620" w:type="dxa"/>
            <w:noWrap/>
            <w:vAlign w:val="bottom"/>
            <w:hideMark/>
          </w:tcPr>
          <w:p w14:paraId="0C25F129" w14:textId="77777777" w:rsidR="004263BD" w:rsidRPr="004A55E6" w:rsidRDefault="004263BD" w:rsidP="004A55E6">
            <w:pPr>
              <w:rPr>
                <w:del w:id="442" w:author="Hiserman, Sonja Christine" w:date="2026-09-25T20:07:00Z" w16du:dateUtc="2026-09-26T00:07:00Z"/>
                <w:rFonts w:ascii="Calibri" w:eastAsia="Times New Roman" w:hAnsi="Calibri" w:cs="Times New Roman"/>
                <w:color w:val="000000"/>
              </w:rPr>
            </w:pPr>
            <w:del w:id="443" w:author="Hiserman, Sonja Christine" w:date="2026-09-25T20:07:00Z" w16du:dateUtc="2026-09-26T00:07:00Z">
              <w:r w:rsidRPr="004A55E6">
                <w:rPr>
                  <w:rFonts w:ascii="Calibri" w:eastAsia="Times New Roman" w:hAnsi="Calibri" w:cs="Times New Roman"/>
                  <w:color w:val="000000"/>
                </w:rPr>
                <w:delText>789 20th Street</w:delText>
              </w:r>
            </w:del>
          </w:p>
        </w:tc>
        <w:tc>
          <w:tcPr>
            <w:tcW w:w="1530" w:type="dxa"/>
            <w:noWrap/>
            <w:vAlign w:val="bottom"/>
            <w:hideMark/>
          </w:tcPr>
          <w:p w14:paraId="26A17A5A" w14:textId="77777777" w:rsidR="004263BD" w:rsidRPr="004A55E6" w:rsidRDefault="004263BD" w:rsidP="004A55E6">
            <w:pPr>
              <w:rPr>
                <w:del w:id="444" w:author="Hiserman, Sonja Christine" w:date="2026-09-25T20:07:00Z" w16du:dateUtc="2026-09-26T00:07:00Z"/>
                <w:rFonts w:ascii="Calibri" w:eastAsia="Times New Roman" w:hAnsi="Calibri" w:cs="Times New Roman"/>
                <w:color w:val="000000"/>
              </w:rPr>
            </w:pPr>
            <w:del w:id="445" w:author="Hiserman, Sonja Christine" w:date="2026-09-25T20:07:00Z" w16du:dateUtc="2026-09-26T00:07:00Z">
              <w:r w:rsidRPr="004A55E6">
                <w:rPr>
                  <w:rFonts w:ascii="Calibri" w:eastAsia="Times New Roman" w:hAnsi="Calibri" w:cs="Times New Roman"/>
                  <w:color w:val="000000"/>
                </w:rPr>
                <w:delText>New York</w:delText>
              </w:r>
            </w:del>
          </w:p>
        </w:tc>
        <w:tc>
          <w:tcPr>
            <w:tcW w:w="900" w:type="dxa"/>
            <w:noWrap/>
            <w:vAlign w:val="bottom"/>
            <w:hideMark/>
          </w:tcPr>
          <w:p w14:paraId="1BDF9AFA" w14:textId="77777777" w:rsidR="004263BD" w:rsidRPr="004A55E6" w:rsidRDefault="004263BD" w:rsidP="004A55E6">
            <w:pPr>
              <w:rPr>
                <w:del w:id="446" w:author="Hiserman, Sonja Christine" w:date="2026-09-25T20:07:00Z" w16du:dateUtc="2026-09-26T00:07:00Z"/>
                <w:rFonts w:ascii="Calibri" w:eastAsia="Times New Roman" w:hAnsi="Calibri" w:cs="Times New Roman"/>
                <w:color w:val="000000"/>
              </w:rPr>
            </w:pPr>
            <w:del w:id="447" w:author="Hiserman, Sonja Christine" w:date="2026-09-25T20:07:00Z" w16du:dateUtc="2026-09-26T00:07:00Z">
              <w:r w:rsidRPr="004A55E6">
                <w:rPr>
                  <w:rFonts w:ascii="Calibri" w:eastAsia="Times New Roman" w:hAnsi="Calibri" w:cs="Times New Roman"/>
                  <w:color w:val="000000"/>
                </w:rPr>
                <w:delText>NY</w:delText>
              </w:r>
            </w:del>
          </w:p>
        </w:tc>
      </w:tr>
      <w:tr w:rsidR="004263BD" w:rsidRPr="004A55E6" w14:paraId="20D9E12E" w14:textId="77777777" w:rsidTr="00415B38">
        <w:trPr>
          <w:trHeight w:val="300"/>
          <w:del w:id="448" w:author="Hiserman, Sonja Christine" w:date="2026-09-25T20:07:00Z" w16du:dateUtc="2026-09-26T00:07:00Z"/>
        </w:trPr>
        <w:tc>
          <w:tcPr>
            <w:tcW w:w="440" w:type="dxa"/>
            <w:noWrap/>
            <w:vAlign w:val="bottom"/>
            <w:hideMark/>
          </w:tcPr>
          <w:p w14:paraId="4B4B273B" w14:textId="77777777" w:rsidR="004263BD" w:rsidRPr="004A55E6" w:rsidRDefault="004263BD" w:rsidP="004A55E6">
            <w:pPr>
              <w:jc w:val="right"/>
              <w:rPr>
                <w:del w:id="449" w:author="Hiserman, Sonja Christine" w:date="2026-09-25T20:07:00Z" w16du:dateUtc="2026-09-26T00:07:00Z"/>
                <w:rFonts w:ascii="Calibri" w:eastAsia="Times New Roman" w:hAnsi="Calibri" w:cs="Times New Roman"/>
                <w:color w:val="000000"/>
              </w:rPr>
            </w:pPr>
            <w:del w:id="450" w:author="Hiserman, Sonja Christine" w:date="2026-09-25T20:07:00Z" w16du:dateUtc="2026-09-26T00:07:00Z">
              <w:r w:rsidRPr="004A55E6">
                <w:rPr>
                  <w:rFonts w:ascii="Calibri" w:eastAsia="Times New Roman" w:hAnsi="Calibri" w:cs="Times New Roman"/>
                  <w:color w:val="000000"/>
                </w:rPr>
                <w:delText>21</w:delText>
              </w:r>
            </w:del>
          </w:p>
        </w:tc>
        <w:tc>
          <w:tcPr>
            <w:tcW w:w="2005" w:type="dxa"/>
            <w:noWrap/>
            <w:vAlign w:val="bottom"/>
            <w:hideMark/>
          </w:tcPr>
          <w:p w14:paraId="1D2CD994" w14:textId="77777777" w:rsidR="004263BD" w:rsidRPr="004A55E6" w:rsidRDefault="004263BD" w:rsidP="004A55E6">
            <w:pPr>
              <w:rPr>
                <w:del w:id="451" w:author="Hiserman, Sonja Christine" w:date="2026-09-25T20:07:00Z" w16du:dateUtc="2026-09-26T00:07:00Z"/>
                <w:rFonts w:ascii="Calibri" w:eastAsia="Times New Roman" w:hAnsi="Calibri" w:cs="Times New Roman"/>
                <w:color w:val="000000"/>
              </w:rPr>
            </w:pPr>
            <w:del w:id="452" w:author="Hiserman, Sonja Christine" w:date="2026-09-25T20:07:00Z" w16du:dateUtc="2026-09-26T00:07:00Z">
              <w:r w:rsidRPr="004A55E6">
                <w:rPr>
                  <w:rFonts w:ascii="Calibri" w:eastAsia="Times New Roman" w:hAnsi="Calibri" w:cs="Times New Roman"/>
                  <w:color w:val="000000"/>
                </w:rPr>
                <w:delText>Tham</w:delText>
              </w:r>
            </w:del>
          </w:p>
        </w:tc>
        <w:tc>
          <w:tcPr>
            <w:tcW w:w="1530" w:type="dxa"/>
            <w:noWrap/>
            <w:vAlign w:val="bottom"/>
            <w:hideMark/>
          </w:tcPr>
          <w:p w14:paraId="5CA3BFC1" w14:textId="77777777" w:rsidR="004263BD" w:rsidRPr="004A55E6" w:rsidRDefault="004263BD" w:rsidP="004A55E6">
            <w:pPr>
              <w:rPr>
                <w:del w:id="453" w:author="Hiserman, Sonja Christine" w:date="2026-09-25T20:07:00Z" w16du:dateUtc="2026-09-26T00:07:00Z"/>
                <w:rFonts w:ascii="Calibri" w:eastAsia="Times New Roman" w:hAnsi="Calibri" w:cs="Times New Roman"/>
                <w:color w:val="000000"/>
              </w:rPr>
            </w:pPr>
            <w:del w:id="454" w:author="Hiserman, Sonja Christine" w:date="2026-09-25T20:07:00Z" w16du:dateUtc="2026-09-26T00:07:00Z">
              <w:r w:rsidRPr="004A55E6">
                <w:rPr>
                  <w:rFonts w:ascii="Calibri" w:eastAsia="Times New Roman" w:hAnsi="Calibri" w:cs="Times New Roman"/>
                  <w:color w:val="000000"/>
                </w:rPr>
                <w:delText>Bernard</w:delText>
              </w:r>
            </w:del>
          </w:p>
        </w:tc>
        <w:tc>
          <w:tcPr>
            <w:tcW w:w="1620" w:type="dxa"/>
            <w:noWrap/>
            <w:vAlign w:val="bottom"/>
            <w:hideMark/>
          </w:tcPr>
          <w:p w14:paraId="110049C6" w14:textId="77777777" w:rsidR="004263BD" w:rsidRPr="004A55E6" w:rsidRDefault="004263BD" w:rsidP="004A55E6">
            <w:pPr>
              <w:rPr>
                <w:del w:id="455" w:author="Hiserman, Sonja Christine" w:date="2026-09-25T20:07:00Z" w16du:dateUtc="2026-09-26T00:07:00Z"/>
                <w:rFonts w:ascii="Calibri" w:eastAsia="Times New Roman" w:hAnsi="Calibri" w:cs="Times New Roman"/>
                <w:color w:val="000000"/>
              </w:rPr>
            </w:pPr>
            <w:del w:id="456" w:author="Hiserman, Sonja Christine" w:date="2026-09-25T20:07:00Z" w16du:dateUtc="2026-09-26T00:07:00Z">
              <w:r w:rsidRPr="004A55E6">
                <w:rPr>
                  <w:rFonts w:ascii="Calibri" w:eastAsia="Times New Roman" w:hAnsi="Calibri" w:cs="Times New Roman"/>
                  <w:color w:val="000000"/>
                </w:rPr>
                <w:delText>789 21th Street</w:delText>
              </w:r>
            </w:del>
          </w:p>
        </w:tc>
        <w:tc>
          <w:tcPr>
            <w:tcW w:w="1530" w:type="dxa"/>
            <w:noWrap/>
            <w:vAlign w:val="bottom"/>
            <w:hideMark/>
          </w:tcPr>
          <w:p w14:paraId="531AF1AB" w14:textId="77777777" w:rsidR="004263BD" w:rsidRPr="004A55E6" w:rsidRDefault="004263BD" w:rsidP="004A55E6">
            <w:pPr>
              <w:rPr>
                <w:del w:id="457" w:author="Hiserman, Sonja Christine" w:date="2026-09-25T20:07:00Z" w16du:dateUtc="2026-09-26T00:07:00Z"/>
                <w:rFonts w:ascii="Calibri" w:eastAsia="Times New Roman" w:hAnsi="Calibri" w:cs="Times New Roman"/>
                <w:color w:val="000000"/>
              </w:rPr>
            </w:pPr>
            <w:del w:id="458" w:author="Hiserman, Sonja Christine" w:date="2026-09-25T20:07:00Z" w16du:dateUtc="2026-09-26T00:07:00Z">
              <w:r w:rsidRPr="004A55E6">
                <w:rPr>
                  <w:rFonts w:ascii="Calibri" w:eastAsia="Times New Roman" w:hAnsi="Calibri" w:cs="Times New Roman"/>
                  <w:color w:val="000000"/>
                </w:rPr>
                <w:delText>Minneapolis</w:delText>
              </w:r>
            </w:del>
          </w:p>
        </w:tc>
        <w:tc>
          <w:tcPr>
            <w:tcW w:w="900" w:type="dxa"/>
            <w:noWrap/>
            <w:vAlign w:val="bottom"/>
            <w:hideMark/>
          </w:tcPr>
          <w:p w14:paraId="4BB60490" w14:textId="77777777" w:rsidR="004263BD" w:rsidRPr="004A55E6" w:rsidRDefault="004263BD" w:rsidP="004A55E6">
            <w:pPr>
              <w:rPr>
                <w:del w:id="459" w:author="Hiserman, Sonja Christine" w:date="2026-09-25T20:07:00Z" w16du:dateUtc="2026-09-26T00:07:00Z"/>
                <w:rFonts w:ascii="Calibri" w:eastAsia="Times New Roman" w:hAnsi="Calibri" w:cs="Times New Roman"/>
                <w:color w:val="000000"/>
              </w:rPr>
            </w:pPr>
            <w:del w:id="460" w:author="Hiserman, Sonja Christine" w:date="2026-09-25T20:07:00Z" w16du:dateUtc="2026-09-26T00:07:00Z">
              <w:r w:rsidRPr="004A55E6">
                <w:rPr>
                  <w:rFonts w:ascii="Calibri" w:eastAsia="Times New Roman" w:hAnsi="Calibri" w:cs="Times New Roman"/>
                  <w:color w:val="000000"/>
                </w:rPr>
                <w:delText>MN</w:delText>
              </w:r>
            </w:del>
          </w:p>
        </w:tc>
      </w:tr>
      <w:tr w:rsidR="004263BD" w:rsidRPr="004A55E6" w14:paraId="4B4DFB9B" w14:textId="77777777" w:rsidTr="00415B38">
        <w:trPr>
          <w:trHeight w:val="300"/>
          <w:del w:id="461" w:author="Hiserman, Sonja Christine" w:date="2026-09-25T20:07:00Z" w16du:dateUtc="2026-09-26T00:07:00Z"/>
        </w:trPr>
        <w:tc>
          <w:tcPr>
            <w:tcW w:w="440" w:type="dxa"/>
            <w:noWrap/>
            <w:vAlign w:val="bottom"/>
            <w:hideMark/>
          </w:tcPr>
          <w:p w14:paraId="61A06585" w14:textId="77777777" w:rsidR="004263BD" w:rsidRPr="004A55E6" w:rsidRDefault="004263BD" w:rsidP="004A55E6">
            <w:pPr>
              <w:jc w:val="right"/>
              <w:rPr>
                <w:del w:id="462" w:author="Hiserman, Sonja Christine" w:date="2026-09-25T20:07:00Z" w16du:dateUtc="2026-09-26T00:07:00Z"/>
                <w:rFonts w:ascii="Calibri" w:eastAsia="Times New Roman" w:hAnsi="Calibri" w:cs="Times New Roman"/>
                <w:color w:val="000000"/>
              </w:rPr>
            </w:pPr>
            <w:del w:id="463" w:author="Hiserman, Sonja Christine" w:date="2026-09-25T20:07:00Z" w16du:dateUtc="2026-09-26T00:07:00Z">
              <w:r w:rsidRPr="004A55E6">
                <w:rPr>
                  <w:rFonts w:ascii="Calibri" w:eastAsia="Times New Roman" w:hAnsi="Calibri" w:cs="Times New Roman"/>
                  <w:color w:val="000000"/>
                </w:rPr>
                <w:delText>22</w:delText>
              </w:r>
            </w:del>
          </w:p>
        </w:tc>
        <w:tc>
          <w:tcPr>
            <w:tcW w:w="2005" w:type="dxa"/>
            <w:noWrap/>
            <w:vAlign w:val="bottom"/>
            <w:hideMark/>
          </w:tcPr>
          <w:p w14:paraId="616387EA" w14:textId="77777777" w:rsidR="004263BD" w:rsidRPr="004A55E6" w:rsidRDefault="004263BD" w:rsidP="004A55E6">
            <w:pPr>
              <w:rPr>
                <w:del w:id="464" w:author="Hiserman, Sonja Christine" w:date="2026-09-25T20:07:00Z" w16du:dateUtc="2026-09-26T00:07:00Z"/>
                <w:rFonts w:ascii="Calibri" w:eastAsia="Times New Roman" w:hAnsi="Calibri" w:cs="Times New Roman"/>
                <w:color w:val="000000"/>
              </w:rPr>
            </w:pPr>
            <w:del w:id="465" w:author="Hiserman, Sonja Christine" w:date="2026-09-25T20:07:00Z" w16du:dateUtc="2026-09-26T00:07:00Z">
              <w:r w:rsidRPr="004A55E6">
                <w:rPr>
                  <w:rFonts w:ascii="Calibri" w:eastAsia="Times New Roman" w:hAnsi="Calibri" w:cs="Times New Roman"/>
                  <w:color w:val="000000"/>
                </w:rPr>
                <w:delText>Ramos</w:delText>
              </w:r>
            </w:del>
          </w:p>
        </w:tc>
        <w:tc>
          <w:tcPr>
            <w:tcW w:w="1530" w:type="dxa"/>
            <w:noWrap/>
            <w:vAlign w:val="bottom"/>
            <w:hideMark/>
          </w:tcPr>
          <w:p w14:paraId="42620BBA" w14:textId="77777777" w:rsidR="004263BD" w:rsidRPr="004A55E6" w:rsidRDefault="004263BD" w:rsidP="004A55E6">
            <w:pPr>
              <w:rPr>
                <w:del w:id="466" w:author="Hiserman, Sonja Christine" w:date="2026-09-25T20:07:00Z" w16du:dateUtc="2026-09-26T00:07:00Z"/>
                <w:rFonts w:ascii="Calibri" w:eastAsia="Times New Roman" w:hAnsi="Calibri" w:cs="Times New Roman"/>
                <w:color w:val="000000"/>
              </w:rPr>
            </w:pPr>
            <w:del w:id="467" w:author="Hiserman, Sonja Christine" w:date="2026-09-25T20:07:00Z" w16du:dateUtc="2026-09-26T00:07:00Z">
              <w:r w:rsidRPr="004A55E6">
                <w:rPr>
                  <w:rFonts w:ascii="Calibri" w:eastAsia="Times New Roman" w:hAnsi="Calibri" w:cs="Times New Roman"/>
                  <w:color w:val="000000"/>
                </w:rPr>
                <w:delText>Luciana</w:delText>
              </w:r>
            </w:del>
          </w:p>
        </w:tc>
        <w:tc>
          <w:tcPr>
            <w:tcW w:w="1620" w:type="dxa"/>
            <w:noWrap/>
            <w:vAlign w:val="bottom"/>
            <w:hideMark/>
          </w:tcPr>
          <w:p w14:paraId="4668B1BE" w14:textId="77777777" w:rsidR="004263BD" w:rsidRPr="004A55E6" w:rsidRDefault="004263BD" w:rsidP="004A55E6">
            <w:pPr>
              <w:rPr>
                <w:del w:id="468" w:author="Hiserman, Sonja Christine" w:date="2026-09-25T20:07:00Z" w16du:dateUtc="2026-09-26T00:07:00Z"/>
                <w:rFonts w:ascii="Calibri" w:eastAsia="Times New Roman" w:hAnsi="Calibri" w:cs="Times New Roman"/>
                <w:color w:val="000000"/>
              </w:rPr>
            </w:pPr>
            <w:del w:id="469" w:author="Hiserman, Sonja Christine" w:date="2026-09-25T20:07:00Z" w16du:dateUtc="2026-09-26T00:07:00Z">
              <w:r w:rsidRPr="004A55E6">
                <w:rPr>
                  <w:rFonts w:ascii="Calibri" w:eastAsia="Times New Roman" w:hAnsi="Calibri" w:cs="Times New Roman"/>
                  <w:color w:val="000000"/>
                </w:rPr>
                <w:delText>789 22th Street</w:delText>
              </w:r>
            </w:del>
          </w:p>
        </w:tc>
        <w:tc>
          <w:tcPr>
            <w:tcW w:w="1530" w:type="dxa"/>
            <w:noWrap/>
            <w:vAlign w:val="bottom"/>
            <w:hideMark/>
          </w:tcPr>
          <w:p w14:paraId="39779154" w14:textId="77777777" w:rsidR="004263BD" w:rsidRPr="004A55E6" w:rsidRDefault="004263BD" w:rsidP="004A55E6">
            <w:pPr>
              <w:rPr>
                <w:del w:id="470" w:author="Hiserman, Sonja Christine" w:date="2026-09-25T20:07:00Z" w16du:dateUtc="2026-09-26T00:07:00Z"/>
                <w:rFonts w:ascii="Calibri" w:eastAsia="Times New Roman" w:hAnsi="Calibri" w:cs="Times New Roman"/>
                <w:color w:val="000000"/>
              </w:rPr>
            </w:pPr>
            <w:del w:id="471" w:author="Hiserman, Sonja Christine" w:date="2026-09-25T20:07:00Z" w16du:dateUtc="2026-09-26T00:07:00Z">
              <w:r w:rsidRPr="004A55E6">
                <w:rPr>
                  <w:rFonts w:ascii="Calibri" w:eastAsia="Times New Roman" w:hAnsi="Calibri" w:cs="Times New Roman"/>
                  <w:color w:val="000000"/>
                </w:rPr>
                <w:delText>Milwaukee</w:delText>
              </w:r>
            </w:del>
          </w:p>
        </w:tc>
        <w:tc>
          <w:tcPr>
            <w:tcW w:w="900" w:type="dxa"/>
            <w:noWrap/>
            <w:vAlign w:val="bottom"/>
            <w:hideMark/>
          </w:tcPr>
          <w:p w14:paraId="3B0F0C0C" w14:textId="77777777" w:rsidR="004263BD" w:rsidRPr="004A55E6" w:rsidRDefault="004263BD" w:rsidP="004A55E6">
            <w:pPr>
              <w:rPr>
                <w:del w:id="472" w:author="Hiserman, Sonja Christine" w:date="2026-09-25T20:07:00Z" w16du:dateUtc="2026-09-26T00:07:00Z"/>
                <w:rFonts w:ascii="Calibri" w:eastAsia="Times New Roman" w:hAnsi="Calibri" w:cs="Times New Roman"/>
                <w:color w:val="000000"/>
              </w:rPr>
            </w:pPr>
            <w:del w:id="473" w:author="Hiserman, Sonja Christine" w:date="2026-09-25T20:07:00Z" w16du:dateUtc="2026-09-26T00:07:00Z">
              <w:r w:rsidRPr="004A55E6">
                <w:rPr>
                  <w:rFonts w:ascii="Calibri" w:eastAsia="Times New Roman" w:hAnsi="Calibri" w:cs="Times New Roman"/>
                  <w:color w:val="000000"/>
                </w:rPr>
                <w:delText>WI</w:delText>
              </w:r>
            </w:del>
          </w:p>
        </w:tc>
      </w:tr>
      <w:tr w:rsidR="004263BD" w:rsidRPr="004A55E6" w14:paraId="1120A76F" w14:textId="77777777" w:rsidTr="00415B38">
        <w:trPr>
          <w:trHeight w:val="300"/>
          <w:del w:id="474" w:author="Hiserman, Sonja Christine" w:date="2026-09-25T20:07:00Z" w16du:dateUtc="2026-09-26T00:07:00Z"/>
        </w:trPr>
        <w:tc>
          <w:tcPr>
            <w:tcW w:w="440" w:type="dxa"/>
            <w:noWrap/>
            <w:vAlign w:val="bottom"/>
            <w:hideMark/>
          </w:tcPr>
          <w:p w14:paraId="09BA3B95" w14:textId="77777777" w:rsidR="004263BD" w:rsidRPr="004A55E6" w:rsidRDefault="004263BD" w:rsidP="004A55E6">
            <w:pPr>
              <w:jc w:val="right"/>
              <w:rPr>
                <w:del w:id="475" w:author="Hiserman, Sonja Christine" w:date="2026-09-25T20:07:00Z" w16du:dateUtc="2026-09-26T00:07:00Z"/>
                <w:rFonts w:ascii="Calibri" w:eastAsia="Times New Roman" w:hAnsi="Calibri" w:cs="Times New Roman"/>
                <w:color w:val="000000"/>
              </w:rPr>
            </w:pPr>
            <w:del w:id="476" w:author="Hiserman, Sonja Christine" w:date="2026-09-25T20:07:00Z" w16du:dateUtc="2026-09-26T00:07:00Z">
              <w:r w:rsidRPr="004A55E6">
                <w:rPr>
                  <w:rFonts w:ascii="Calibri" w:eastAsia="Times New Roman" w:hAnsi="Calibri" w:cs="Times New Roman"/>
                  <w:color w:val="000000"/>
                </w:rPr>
                <w:delText>23</w:delText>
              </w:r>
            </w:del>
          </w:p>
        </w:tc>
        <w:tc>
          <w:tcPr>
            <w:tcW w:w="2005" w:type="dxa"/>
            <w:noWrap/>
            <w:vAlign w:val="bottom"/>
            <w:hideMark/>
          </w:tcPr>
          <w:p w14:paraId="488C878A" w14:textId="77777777" w:rsidR="004263BD" w:rsidRPr="004A55E6" w:rsidRDefault="004263BD" w:rsidP="004A55E6">
            <w:pPr>
              <w:rPr>
                <w:del w:id="477" w:author="Hiserman, Sonja Christine" w:date="2026-09-25T20:07:00Z" w16du:dateUtc="2026-09-26T00:07:00Z"/>
                <w:rFonts w:ascii="Calibri" w:eastAsia="Times New Roman" w:hAnsi="Calibri" w:cs="Times New Roman"/>
                <w:color w:val="000000"/>
              </w:rPr>
            </w:pPr>
            <w:del w:id="478" w:author="Hiserman, Sonja Christine" w:date="2026-09-25T20:07:00Z" w16du:dateUtc="2026-09-26T00:07:00Z">
              <w:r w:rsidRPr="004A55E6">
                <w:rPr>
                  <w:rFonts w:ascii="Calibri" w:eastAsia="Times New Roman" w:hAnsi="Calibri" w:cs="Times New Roman"/>
                  <w:color w:val="000000"/>
                </w:rPr>
                <w:delText>Entin</w:delText>
              </w:r>
            </w:del>
          </w:p>
        </w:tc>
        <w:tc>
          <w:tcPr>
            <w:tcW w:w="1530" w:type="dxa"/>
            <w:noWrap/>
            <w:vAlign w:val="bottom"/>
            <w:hideMark/>
          </w:tcPr>
          <w:p w14:paraId="52388CC1" w14:textId="77777777" w:rsidR="004263BD" w:rsidRPr="004A55E6" w:rsidRDefault="004263BD" w:rsidP="004A55E6">
            <w:pPr>
              <w:rPr>
                <w:del w:id="479" w:author="Hiserman, Sonja Christine" w:date="2026-09-25T20:07:00Z" w16du:dateUtc="2026-09-26T00:07:00Z"/>
                <w:rFonts w:ascii="Calibri" w:eastAsia="Times New Roman" w:hAnsi="Calibri" w:cs="Times New Roman"/>
                <w:color w:val="000000"/>
              </w:rPr>
            </w:pPr>
            <w:del w:id="480" w:author="Hiserman, Sonja Christine" w:date="2026-09-25T20:07:00Z" w16du:dateUtc="2026-09-26T00:07:00Z">
              <w:r w:rsidRPr="004A55E6">
                <w:rPr>
                  <w:rFonts w:ascii="Calibri" w:eastAsia="Times New Roman" w:hAnsi="Calibri" w:cs="Times New Roman"/>
                  <w:color w:val="000000"/>
                </w:rPr>
                <w:delText>Michael</w:delText>
              </w:r>
            </w:del>
          </w:p>
        </w:tc>
        <w:tc>
          <w:tcPr>
            <w:tcW w:w="1620" w:type="dxa"/>
            <w:noWrap/>
            <w:vAlign w:val="bottom"/>
            <w:hideMark/>
          </w:tcPr>
          <w:p w14:paraId="5E7C96DD" w14:textId="77777777" w:rsidR="004263BD" w:rsidRPr="004A55E6" w:rsidRDefault="004263BD" w:rsidP="004A55E6">
            <w:pPr>
              <w:rPr>
                <w:del w:id="481" w:author="Hiserman, Sonja Christine" w:date="2026-09-25T20:07:00Z" w16du:dateUtc="2026-09-26T00:07:00Z"/>
                <w:rFonts w:ascii="Calibri" w:eastAsia="Times New Roman" w:hAnsi="Calibri" w:cs="Times New Roman"/>
                <w:color w:val="000000"/>
              </w:rPr>
            </w:pPr>
            <w:del w:id="482" w:author="Hiserman, Sonja Christine" w:date="2026-09-25T20:07:00Z" w16du:dateUtc="2026-09-26T00:07:00Z">
              <w:r w:rsidRPr="004A55E6">
                <w:rPr>
                  <w:rFonts w:ascii="Calibri" w:eastAsia="Times New Roman" w:hAnsi="Calibri" w:cs="Times New Roman"/>
                  <w:color w:val="000000"/>
                </w:rPr>
                <w:delText>789 23th Street</w:delText>
              </w:r>
            </w:del>
          </w:p>
        </w:tc>
        <w:tc>
          <w:tcPr>
            <w:tcW w:w="1530" w:type="dxa"/>
            <w:noWrap/>
            <w:vAlign w:val="bottom"/>
            <w:hideMark/>
          </w:tcPr>
          <w:p w14:paraId="6CB47273" w14:textId="77777777" w:rsidR="004263BD" w:rsidRPr="004A55E6" w:rsidRDefault="004263BD" w:rsidP="004A55E6">
            <w:pPr>
              <w:rPr>
                <w:del w:id="483" w:author="Hiserman, Sonja Christine" w:date="2026-09-25T20:07:00Z" w16du:dateUtc="2026-09-26T00:07:00Z"/>
                <w:rFonts w:ascii="Calibri" w:eastAsia="Times New Roman" w:hAnsi="Calibri" w:cs="Times New Roman"/>
                <w:color w:val="000000"/>
              </w:rPr>
            </w:pPr>
            <w:del w:id="484" w:author="Hiserman, Sonja Christine" w:date="2026-09-25T20:07:00Z" w16du:dateUtc="2026-09-26T00:07:00Z">
              <w:r w:rsidRPr="004A55E6">
                <w:rPr>
                  <w:rFonts w:ascii="Calibri" w:eastAsia="Times New Roman" w:hAnsi="Calibri" w:cs="Times New Roman"/>
                  <w:color w:val="000000"/>
                </w:rPr>
                <w:delText>Portland</w:delText>
              </w:r>
            </w:del>
          </w:p>
        </w:tc>
        <w:tc>
          <w:tcPr>
            <w:tcW w:w="900" w:type="dxa"/>
            <w:noWrap/>
            <w:vAlign w:val="bottom"/>
            <w:hideMark/>
          </w:tcPr>
          <w:p w14:paraId="6197A1A2" w14:textId="77777777" w:rsidR="004263BD" w:rsidRPr="004A55E6" w:rsidRDefault="004263BD" w:rsidP="004A55E6">
            <w:pPr>
              <w:rPr>
                <w:del w:id="485" w:author="Hiserman, Sonja Christine" w:date="2026-09-25T20:07:00Z" w16du:dateUtc="2026-09-26T00:07:00Z"/>
                <w:rFonts w:ascii="Calibri" w:eastAsia="Times New Roman" w:hAnsi="Calibri" w:cs="Times New Roman"/>
                <w:color w:val="000000"/>
              </w:rPr>
            </w:pPr>
            <w:del w:id="486" w:author="Hiserman, Sonja Christine" w:date="2026-09-25T20:07:00Z" w16du:dateUtc="2026-09-26T00:07:00Z">
              <w:r w:rsidRPr="004A55E6">
                <w:rPr>
                  <w:rFonts w:ascii="Calibri" w:eastAsia="Times New Roman" w:hAnsi="Calibri" w:cs="Times New Roman"/>
                  <w:color w:val="000000"/>
                </w:rPr>
                <w:delText>OR</w:delText>
              </w:r>
            </w:del>
          </w:p>
        </w:tc>
      </w:tr>
      <w:tr w:rsidR="004263BD" w:rsidRPr="004A55E6" w14:paraId="21BC8BEE" w14:textId="77777777" w:rsidTr="00415B38">
        <w:trPr>
          <w:trHeight w:val="300"/>
          <w:del w:id="487" w:author="Hiserman, Sonja Christine" w:date="2026-09-25T20:07:00Z" w16du:dateUtc="2026-09-26T00:07:00Z"/>
        </w:trPr>
        <w:tc>
          <w:tcPr>
            <w:tcW w:w="440" w:type="dxa"/>
            <w:noWrap/>
            <w:vAlign w:val="bottom"/>
            <w:hideMark/>
          </w:tcPr>
          <w:p w14:paraId="2CC41029" w14:textId="77777777" w:rsidR="004263BD" w:rsidRPr="004A55E6" w:rsidRDefault="004263BD" w:rsidP="004A55E6">
            <w:pPr>
              <w:jc w:val="right"/>
              <w:rPr>
                <w:del w:id="488" w:author="Hiserman, Sonja Christine" w:date="2026-09-25T20:07:00Z" w16du:dateUtc="2026-09-26T00:07:00Z"/>
                <w:rFonts w:ascii="Calibri" w:eastAsia="Times New Roman" w:hAnsi="Calibri" w:cs="Times New Roman"/>
                <w:color w:val="000000"/>
              </w:rPr>
            </w:pPr>
            <w:del w:id="489" w:author="Hiserman, Sonja Christine" w:date="2026-09-25T20:07:00Z" w16du:dateUtc="2026-09-26T00:07:00Z">
              <w:r w:rsidRPr="004A55E6">
                <w:rPr>
                  <w:rFonts w:ascii="Calibri" w:eastAsia="Times New Roman" w:hAnsi="Calibri" w:cs="Times New Roman"/>
                  <w:color w:val="000000"/>
                </w:rPr>
                <w:delText>24</w:delText>
              </w:r>
            </w:del>
          </w:p>
        </w:tc>
        <w:tc>
          <w:tcPr>
            <w:tcW w:w="2005" w:type="dxa"/>
            <w:noWrap/>
            <w:vAlign w:val="bottom"/>
            <w:hideMark/>
          </w:tcPr>
          <w:p w14:paraId="78ACCFA1" w14:textId="77777777" w:rsidR="004263BD" w:rsidRPr="004A55E6" w:rsidRDefault="004263BD" w:rsidP="004A55E6">
            <w:pPr>
              <w:rPr>
                <w:del w:id="490" w:author="Hiserman, Sonja Christine" w:date="2026-09-25T20:07:00Z" w16du:dateUtc="2026-09-26T00:07:00Z"/>
                <w:rFonts w:ascii="Calibri" w:eastAsia="Times New Roman" w:hAnsi="Calibri" w:cs="Times New Roman"/>
                <w:color w:val="000000"/>
              </w:rPr>
            </w:pPr>
            <w:del w:id="491" w:author="Hiserman, Sonja Christine" w:date="2026-09-25T20:07:00Z" w16du:dateUtc="2026-09-26T00:07:00Z">
              <w:r w:rsidRPr="004A55E6">
                <w:rPr>
                  <w:rFonts w:ascii="Calibri" w:eastAsia="Times New Roman" w:hAnsi="Calibri" w:cs="Times New Roman"/>
                  <w:color w:val="000000"/>
                </w:rPr>
                <w:delText>Hasselberg</w:delText>
              </w:r>
            </w:del>
          </w:p>
        </w:tc>
        <w:tc>
          <w:tcPr>
            <w:tcW w:w="1530" w:type="dxa"/>
            <w:noWrap/>
            <w:vAlign w:val="bottom"/>
            <w:hideMark/>
          </w:tcPr>
          <w:p w14:paraId="18A6526B" w14:textId="77777777" w:rsidR="004263BD" w:rsidRPr="004A55E6" w:rsidRDefault="004263BD" w:rsidP="004A55E6">
            <w:pPr>
              <w:rPr>
                <w:del w:id="492" w:author="Hiserman, Sonja Christine" w:date="2026-09-25T20:07:00Z" w16du:dateUtc="2026-09-26T00:07:00Z"/>
                <w:rFonts w:ascii="Calibri" w:eastAsia="Times New Roman" w:hAnsi="Calibri" w:cs="Times New Roman"/>
                <w:color w:val="000000"/>
              </w:rPr>
            </w:pPr>
            <w:del w:id="493" w:author="Hiserman, Sonja Christine" w:date="2026-09-25T20:07:00Z" w16du:dateUtc="2026-09-26T00:07:00Z">
              <w:r w:rsidRPr="004A55E6">
                <w:rPr>
                  <w:rFonts w:ascii="Calibri" w:eastAsia="Times New Roman" w:hAnsi="Calibri" w:cs="Times New Roman"/>
                  <w:color w:val="000000"/>
                </w:rPr>
                <w:delText>Jonas</w:delText>
              </w:r>
            </w:del>
          </w:p>
        </w:tc>
        <w:tc>
          <w:tcPr>
            <w:tcW w:w="1620" w:type="dxa"/>
            <w:noWrap/>
            <w:vAlign w:val="bottom"/>
            <w:hideMark/>
          </w:tcPr>
          <w:p w14:paraId="3FB4A12C" w14:textId="77777777" w:rsidR="004263BD" w:rsidRPr="004A55E6" w:rsidRDefault="004263BD" w:rsidP="004A55E6">
            <w:pPr>
              <w:rPr>
                <w:del w:id="494" w:author="Hiserman, Sonja Christine" w:date="2026-09-25T20:07:00Z" w16du:dateUtc="2026-09-26T00:07:00Z"/>
                <w:rFonts w:ascii="Calibri" w:eastAsia="Times New Roman" w:hAnsi="Calibri" w:cs="Times New Roman"/>
                <w:color w:val="000000"/>
              </w:rPr>
            </w:pPr>
            <w:del w:id="495" w:author="Hiserman, Sonja Christine" w:date="2026-09-25T20:07:00Z" w16du:dateUtc="2026-09-26T00:07:00Z">
              <w:r w:rsidRPr="004A55E6">
                <w:rPr>
                  <w:rFonts w:ascii="Calibri" w:eastAsia="Times New Roman" w:hAnsi="Calibri" w:cs="Times New Roman"/>
                  <w:color w:val="000000"/>
                </w:rPr>
                <w:delText>789 24th Street</w:delText>
              </w:r>
            </w:del>
          </w:p>
        </w:tc>
        <w:tc>
          <w:tcPr>
            <w:tcW w:w="1530" w:type="dxa"/>
            <w:noWrap/>
            <w:vAlign w:val="bottom"/>
            <w:hideMark/>
          </w:tcPr>
          <w:p w14:paraId="0F97E7B5" w14:textId="77777777" w:rsidR="004263BD" w:rsidRPr="004A55E6" w:rsidRDefault="004263BD" w:rsidP="004A55E6">
            <w:pPr>
              <w:rPr>
                <w:del w:id="496" w:author="Hiserman, Sonja Christine" w:date="2026-09-25T20:07:00Z" w16du:dateUtc="2026-09-26T00:07:00Z"/>
                <w:rFonts w:ascii="Calibri" w:eastAsia="Times New Roman" w:hAnsi="Calibri" w:cs="Times New Roman"/>
                <w:color w:val="000000"/>
              </w:rPr>
            </w:pPr>
            <w:del w:id="497" w:author="Hiserman, Sonja Christine" w:date="2026-09-25T20:07:00Z" w16du:dateUtc="2026-09-26T00:07:00Z">
              <w:r w:rsidRPr="004A55E6">
                <w:rPr>
                  <w:rFonts w:ascii="Calibri" w:eastAsia="Times New Roman" w:hAnsi="Calibri" w:cs="Times New Roman"/>
                  <w:color w:val="000000"/>
                </w:rPr>
                <w:delText>Salt Lake City</w:delText>
              </w:r>
            </w:del>
          </w:p>
        </w:tc>
        <w:tc>
          <w:tcPr>
            <w:tcW w:w="900" w:type="dxa"/>
            <w:noWrap/>
            <w:vAlign w:val="bottom"/>
            <w:hideMark/>
          </w:tcPr>
          <w:p w14:paraId="51A0D29C" w14:textId="77777777" w:rsidR="004263BD" w:rsidRPr="004A55E6" w:rsidRDefault="004263BD" w:rsidP="004A55E6">
            <w:pPr>
              <w:rPr>
                <w:del w:id="498" w:author="Hiserman, Sonja Christine" w:date="2026-09-25T20:07:00Z" w16du:dateUtc="2026-09-26T00:07:00Z"/>
                <w:rFonts w:ascii="Calibri" w:eastAsia="Times New Roman" w:hAnsi="Calibri" w:cs="Times New Roman"/>
                <w:color w:val="000000"/>
              </w:rPr>
            </w:pPr>
            <w:del w:id="499" w:author="Hiserman, Sonja Christine" w:date="2026-09-25T20:07:00Z" w16du:dateUtc="2026-09-26T00:07:00Z">
              <w:r w:rsidRPr="004A55E6">
                <w:rPr>
                  <w:rFonts w:ascii="Calibri" w:eastAsia="Times New Roman" w:hAnsi="Calibri" w:cs="Times New Roman"/>
                  <w:color w:val="000000"/>
                </w:rPr>
                <w:delText>UT</w:delText>
              </w:r>
            </w:del>
          </w:p>
        </w:tc>
      </w:tr>
      <w:tr w:rsidR="004263BD" w:rsidRPr="004A55E6" w14:paraId="0EDB588B" w14:textId="77777777" w:rsidTr="00415B38">
        <w:trPr>
          <w:trHeight w:val="300"/>
          <w:del w:id="500" w:author="Hiserman, Sonja Christine" w:date="2026-09-25T20:07:00Z" w16du:dateUtc="2026-09-26T00:07:00Z"/>
        </w:trPr>
        <w:tc>
          <w:tcPr>
            <w:tcW w:w="440" w:type="dxa"/>
            <w:noWrap/>
            <w:vAlign w:val="bottom"/>
            <w:hideMark/>
          </w:tcPr>
          <w:p w14:paraId="5950FA75" w14:textId="77777777" w:rsidR="004263BD" w:rsidRPr="004A55E6" w:rsidRDefault="004263BD" w:rsidP="004A55E6">
            <w:pPr>
              <w:jc w:val="right"/>
              <w:rPr>
                <w:del w:id="501" w:author="Hiserman, Sonja Christine" w:date="2026-09-25T20:07:00Z" w16du:dateUtc="2026-09-26T00:07:00Z"/>
                <w:rFonts w:ascii="Calibri" w:eastAsia="Times New Roman" w:hAnsi="Calibri" w:cs="Times New Roman"/>
                <w:color w:val="000000"/>
              </w:rPr>
            </w:pPr>
            <w:del w:id="502" w:author="Hiserman, Sonja Christine" w:date="2026-09-25T20:07:00Z" w16du:dateUtc="2026-09-26T00:07:00Z">
              <w:r w:rsidRPr="004A55E6">
                <w:rPr>
                  <w:rFonts w:ascii="Calibri" w:eastAsia="Times New Roman" w:hAnsi="Calibri" w:cs="Times New Roman"/>
                  <w:color w:val="000000"/>
                </w:rPr>
                <w:delText>25</w:delText>
              </w:r>
            </w:del>
          </w:p>
        </w:tc>
        <w:tc>
          <w:tcPr>
            <w:tcW w:w="2005" w:type="dxa"/>
            <w:noWrap/>
            <w:vAlign w:val="bottom"/>
            <w:hideMark/>
          </w:tcPr>
          <w:p w14:paraId="12A541E8" w14:textId="77777777" w:rsidR="004263BD" w:rsidRPr="004A55E6" w:rsidRDefault="004263BD" w:rsidP="004A55E6">
            <w:pPr>
              <w:rPr>
                <w:del w:id="503" w:author="Hiserman, Sonja Christine" w:date="2026-09-25T20:07:00Z" w16du:dateUtc="2026-09-26T00:07:00Z"/>
                <w:rFonts w:ascii="Calibri" w:eastAsia="Times New Roman" w:hAnsi="Calibri" w:cs="Times New Roman"/>
                <w:color w:val="000000"/>
              </w:rPr>
            </w:pPr>
            <w:del w:id="504" w:author="Hiserman, Sonja Christine" w:date="2026-09-25T20:07:00Z" w16du:dateUtc="2026-09-26T00:07:00Z">
              <w:r w:rsidRPr="004A55E6">
                <w:rPr>
                  <w:rFonts w:ascii="Calibri" w:eastAsia="Times New Roman" w:hAnsi="Calibri" w:cs="Times New Roman"/>
                  <w:color w:val="000000"/>
                </w:rPr>
                <w:delText>Rodman</w:delText>
              </w:r>
            </w:del>
          </w:p>
        </w:tc>
        <w:tc>
          <w:tcPr>
            <w:tcW w:w="1530" w:type="dxa"/>
            <w:noWrap/>
            <w:vAlign w:val="bottom"/>
            <w:hideMark/>
          </w:tcPr>
          <w:p w14:paraId="68DE2E3B" w14:textId="77777777" w:rsidR="004263BD" w:rsidRPr="004A55E6" w:rsidRDefault="004263BD" w:rsidP="004A55E6">
            <w:pPr>
              <w:rPr>
                <w:del w:id="505" w:author="Hiserman, Sonja Christine" w:date="2026-09-25T20:07:00Z" w16du:dateUtc="2026-09-26T00:07:00Z"/>
                <w:rFonts w:ascii="Calibri" w:eastAsia="Times New Roman" w:hAnsi="Calibri" w:cs="Times New Roman"/>
                <w:color w:val="000000"/>
              </w:rPr>
            </w:pPr>
            <w:del w:id="506" w:author="Hiserman, Sonja Christine" w:date="2026-09-25T20:07:00Z" w16du:dateUtc="2026-09-26T00:07:00Z">
              <w:r w:rsidRPr="004A55E6">
                <w:rPr>
                  <w:rFonts w:ascii="Calibri" w:eastAsia="Times New Roman" w:hAnsi="Calibri" w:cs="Times New Roman"/>
                  <w:color w:val="000000"/>
                </w:rPr>
                <w:delText>John</w:delText>
              </w:r>
            </w:del>
          </w:p>
        </w:tc>
        <w:tc>
          <w:tcPr>
            <w:tcW w:w="1620" w:type="dxa"/>
            <w:noWrap/>
            <w:vAlign w:val="bottom"/>
            <w:hideMark/>
          </w:tcPr>
          <w:p w14:paraId="2EA07C2E" w14:textId="77777777" w:rsidR="004263BD" w:rsidRPr="004A55E6" w:rsidRDefault="004263BD" w:rsidP="004A55E6">
            <w:pPr>
              <w:rPr>
                <w:del w:id="507" w:author="Hiserman, Sonja Christine" w:date="2026-09-25T20:07:00Z" w16du:dateUtc="2026-09-26T00:07:00Z"/>
                <w:rFonts w:ascii="Calibri" w:eastAsia="Times New Roman" w:hAnsi="Calibri" w:cs="Times New Roman"/>
                <w:color w:val="000000"/>
              </w:rPr>
            </w:pPr>
            <w:del w:id="508" w:author="Hiserman, Sonja Christine" w:date="2026-09-25T20:07:00Z" w16du:dateUtc="2026-09-26T00:07:00Z">
              <w:r w:rsidRPr="004A55E6">
                <w:rPr>
                  <w:rFonts w:ascii="Calibri" w:eastAsia="Times New Roman" w:hAnsi="Calibri" w:cs="Times New Roman"/>
                  <w:color w:val="000000"/>
                </w:rPr>
                <w:delText>789 25th Street</w:delText>
              </w:r>
            </w:del>
          </w:p>
        </w:tc>
        <w:tc>
          <w:tcPr>
            <w:tcW w:w="1530" w:type="dxa"/>
            <w:noWrap/>
            <w:vAlign w:val="bottom"/>
            <w:hideMark/>
          </w:tcPr>
          <w:p w14:paraId="5DC8B605" w14:textId="77777777" w:rsidR="004263BD" w:rsidRPr="004A55E6" w:rsidRDefault="004263BD" w:rsidP="004A55E6">
            <w:pPr>
              <w:rPr>
                <w:del w:id="509" w:author="Hiserman, Sonja Christine" w:date="2026-09-25T20:07:00Z" w16du:dateUtc="2026-09-26T00:07:00Z"/>
                <w:rFonts w:ascii="Calibri" w:eastAsia="Times New Roman" w:hAnsi="Calibri" w:cs="Times New Roman"/>
                <w:color w:val="000000"/>
              </w:rPr>
            </w:pPr>
            <w:del w:id="510" w:author="Hiserman, Sonja Christine" w:date="2026-09-25T20:07:00Z" w16du:dateUtc="2026-09-26T00:07:00Z">
              <w:r w:rsidRPr="004A55E6">
                <w:rPr>
                  <w:rFonts w:ascii="Calibri" w:eastAsia="Times New Roman" w:hAnsi="Calibri" w:cs="Times New Roman"/>
                  <w:color w:val="000000"/>
                </w:rPr>
                <w:delText>Chicago</w:delText>
              </w:r>
            </w:del>
          </w:p>
        </w:tc>
        <w:tc>
          <w:tcPr>
            <w:tcW w:w="900" w:type="dxa"/>
            <w:noWrap/>
            <w:vAlign w:val="bottom"/>
            <w:hideMark/>
          </w:tcPr>
          <w:p w14:paraId="77FBB854" w14:textId="77777777" w:rsidR="004263BD" w:rsidRPr="004A55E6" w:rsidRDefault="004263BD" w:rsidP="004A55E6">
            <w:pPr>
              <w:rPr>
                <w:del w:id="511" w:author="Hiserman, Sonja Christine" w:date="2026-09-25T20:07:00Z" w16du:dateUtc="2026-09-26T00:07:00Z"/>
                <w:rFonts w:ascii="Calibri" w:eastAsia="Times New Roman" w:hAnsi="Calibri" w:cs="Times New Roman"/>
                <w:color w:val="000000"/>
              </w:rPr>
            </w:pPr>
            <w:del w:id="512" w:author="Hiserman, Sonja Christine" w:date="2026-09-25T20:07:00Z" w16du:dateUtc="2026-09-26T00:07:00Z">
              <w:r w:rsidRPr="004A55E6">
                <w:rPr>
                  <w:rFonts w:ascii="Calibri" w:eastAsia="Times New Roman" w:hAnsi="Calibri" w:cs="Times New Roman"/>
                  <w:color w:val="000000"/>
                </w:rPr>
                <w:delText>IL</w:delText>
              </w:r>
            </w:del>
          </w:p>
        </w:tc>
      </w:tr>
      <w:tr w:rsidR="004263BD" w:rsidRPr="004A55E6" w14:paraId="4E0FD96A" w14:textId="77777777" w:rsidTr="00415B38">
        <w:trPr>
          <w:trHeight w:val="300"/>
          <w:del w:id="513" w:author="Hiserman, Sonja Christine" w:date="2026-09-25T20:07:00Z" w16du:dateUtc="2026-09-26T00:07:00Z"/>
        </w:trPr>
        <w:tc>
          <w:tcPr>
            <w:tcW w:w="440" w:type="dxa"/>
            <w:noWrap/>
            <w:vAlign w:val="bottom"/>
            <w:hideMark/>
          </w:tcPr>
          <w:p w14:paraId="0FE080E0" w14:textId="77777777" w:rsidR="004263BD" w:rsidRPr="004A55E6" w:rsidRDefault="004263BD" w:rsidP="004A55E6">
            <w:pPr>
              <w:jc w:val="right"/>
              <w:rPr>
                <w:del w:id="514" w:author="Hiserman, Sonja Christine" w:date="2026-09-25T20:07:00Z" w16du:dateUtc="2026-09-26T00:07:00Z"/>
                <w:rFonts w:ascii="Calibri" w:eastAsia="Times New Roman" w:hAnsi="Calibri" w:cs="Times New Roman"/>
                <w:color w:val="000000"/>
              </w:rPr>
            </w:pPr>
            <w:del w:id="515" w:author="Hiserman, Sonja Christine" w:date="2026-09-25T20:07:00Z" w16du:dateUtc="2026-09-26T00:07:00Z">
              <w:r w:rsidRPr="004A55E6">
                <w:rPr>
                  <w:rFonts w:ascii="Calibri" w:eastAsia="Times New Roman" w:hAnsi="Calibri" w:cs="Times New Roman"/>
                  <w:color w:val="000000"/>
                </w:rPr>
                <w:delText>26</w:delText>
              </w:r>
            </w:del>
          </w:p>
        </w:tc>
        <w:tc>
          <w:tcPr>
            <w:tcW w:w="2005" w:type="dxa"/>
            <w:noWrap/>
            <w:vAlign w:val="bottom"/>
            <w:hideMark/>
          </w:tcPr>
          <w:p w14:paraId="32BCC394" w14:textId="77777777" w:rsidR="004263BD" w:rsidRPr="004A55E6" w:rsidRDefault="004263BD" w:rsidP="004A55E6">
            <w:pPr>
              <w:rPr>
                <w:del w:id="516" w:author="Hiserman, Sonja Christine" w:date="2026-09-25T20:07:00Z" w16du:dateUtc="2026-09-26T00:07:00Z"/>
                <w:rFonts w:ascii="Calibri" w:eastAsia="Times New Roman" w:hAnsi="Calibri" w:cs="Times New Roman"/>
                <w:color w:val="000000"/>
              </w:rPr>
            </w:pPr>
            <w:del w:id="517" w:author="Hiserman, Sonja Christine" w:date="2026-09-25T20:07:00Z" w16du:dateUtc="2026-09-26T00:07:00Z">
              <w:r w:rsidRPr="004A55E6">
                <w:rPr>
                  <w:rFonts w:ascii="Calibri" w:eastAsia="Times New Roman" w:hAnsi="Calibri" w:cs="Times New Roman"/>
                  <w:color w:val="000000"/>
                </w:rPr>
                <w:delText>Liu</w:delText>
              </w:r>
            </w:del>
          </w:p>
        </w:tc>
        <w:tc>
          <w:tcPr>
            <w:tcW w:w="1530" w:type="dxa"/>
            <w:noWrap/>
            <w:vAlign w:val="bottom"/>
            <w:hideMark/>
          </w:tcPr>
          <w:p w14:paraId="0EA7D312" w14:textId="77777777" w:rsidR="004263BD" w:rsidRPr="004A55E6" w:rsidRDefault="004263BD" w:rsidP="004A55E6">
            <w:pPr>
              <w:rPr>
                <w:del w:id="518" w:author="Hiserman, Sonja Christine" w:date="2026-09-25T20:07:00Z" w16du:dateUtc="2026-09-26T00:07:00Z"/>
                <w:rFonts w:ascii="Calibri" w:eastAsia="Times New Roman" w:hAnsi="Calibri" w:cs="Times New Roman"/>
                <w:color w:val="000000"/>
              </w:rPr>
            </w:pPr>
            <w:del w:id="519" w:author="Hiserman, Sonja Christine" w:date="2026-09-25T20:07:00Z" w16du:dateUtc="2026-09-26T00:07:00Z">
              <w:r w:rsidRPr="004A55E6">
                <w:rPr>
                  <w:rFonts w:ascii="Calibri" w:eastAsia="Times New Roman" w:hAnsi="Calibri" w:cs="Times New Roman"/>
                  <w:color w:val="000000"/>
                </w:rPr>
                <w:delText>Run</w:delText>
              </w:r>
            </w:del>
          </w:p>
        </w:tc>
        <w:tc>
          <w:tcPr>
            <w:tcW w:w="1620" w:type="dxa"/>
            <w:noWrap/>
            <w:vAlign w:val="bottom"/>
            <w:hideMark/>
          </w:tcPr>
          <w:p w14:paraId="575905E5" w14:textId="77777777" w:rsidR="004263BD" w:rsidRPr="004A55E6" w:rsidRDefault="004263BD" w:rsidP="004A55E6">
            <w:pPr>
              <w:rPr>
                <w:del w:id="520" w:author="Hiserman, Sonja Christine" w:date="2026-09-25T20:07:00Z" w16du:dateUtc="2026-09-26T00:07:00Z"/>
                <w:rFonts w:ascii="Calibri" w:eastAsia="Times New Roman" w:hAnsi="Calibri" w:cs="Times New Roman"/>
                <w:color w:val="000000"/>
              </w:rPr>
            </w:pPr>
            <w:del w:id="521" w:author="Hiserman, Sonja Christine" w:date="2026-09-25T20:07:00Z" w16du:dateUtc="2026-09-26T00:07:00Z">
              <w:r w:rsidRPr="004A55E6">
                <w:rPr>
                  <w:rFonts w:ascii="Calibri" w:eastAsia="Times New Roman" w:hAnsi="Calibri" w:cs="Times New Roman"/>
                  <w:color w:val="000000"/>
                </w:rPr>
                <w:delText>789 26th Street</w:delText>
              </w:r>
            </w:del>
          </w:p>
        </w:tc>
        <w:tc>
          <w:tcPr>
            <w:tcW w:w="1530" w:type="dxa"/>
            <w:noWrap/>
            <w:vAlign w:val="bottom"/>
            <w:hideMark/>
          </w:tcPr>
          <w:p w14:paraId="0D44106A" w14:textId="77777777" w:rsidR="004263BD" w:rsidRPr="004A55E6" w:rsidRDefault="004263BD" w:rsidP="004A55E6">
            <w:pPr>
              <w:rPr>
                <w:del w:id="522" w:author="Hiserman, Sonja Christine" w:date="2026-09-25T20:07:00Z" w16du:dateUtc="2026-09-26T00:07:00Z"/>
                <w:rFonts w:ascii="Calibri" w:eastAsia="Times New Roman" w:hAnsi="Calibri" w:cs="Times New Roman"/>
                <w:color w:val="000000"/>
              </w:rPr>
            </w:pPr>
            <w:del w:id="523" w:author="Hiserman, Sonja Christine" w:date="2026-09-25T20:07:00Z" w16du:dateUtc="2026-09-26T00:07:00Z">
              <w:r w:rsidRPr="004A55E6">
                <w:rPr>
                  <w:rFonts w:ascii="Calibri" w:eastAsia="Times New Roman" w:hAnsi="Calibri" w:cs="Times New Roman"/>
                  <w:color w:val="000000"/>
                </w:rPr>
                <w:delText>Miami</w:delText>
              </w:r>
            </w:del>
          </w:p>
        </w:tc>
        <w:tc>
          <w:tcPr>
            <w:tcW w:w="900" w:type="dxa"/>
            <w:noWrap/>
            <w:vAlign w:val="bottom"/>
            <w:hideMark/>
          </w:tcPr>
          <w:p w14:paraId="07366D68" w14:textId="77777777" w:rsidR="004263BD" w:rsidRPr="004A55E6" w:rsidRDefault="004263BD" w:rsidP="004A55E6">
            <w:pPr>
              <w:rPr>
                <w:del w:id="524" w:author="Hiserman, Sonja Christine" w:date="2026-09-25T20:07:00Z" w16du:dateUtc="2026-09-26T00:07:00Z"/>
                <w:rFonts w:ascii="Calibri" w:eastAsia="Times New Roman" w:hAnsi="Calibri" w:cs="Times New Roman"/>
                <w:color w:val="000000"/>
              </w:rPr>
            </w:pPr>
            <w:del w:id="525" w:author="Hiserman, Sonja Christine" w:date="2026-09-25T20:07:00Z" w16du:dateUtc="2026-09-26T00:07:00Z">
              <w:r w:rsidRPr="004A55E6">
                <w:rPr>
                  <w:rFonts w:ascii="Calibri" w:eastAsia="Times New Roman" w:hAnsi="Calibri" w:cs="Times New Roman"/>
                  <w:color w:val="000000"/>
                </w:rPr>
                <w:delText>FL</w:delText>
              </w:r>
            </w:del>
          </w:p>
        </w:tc>
      </w:tr>
      <w:tr w:rsidR="004263BD" w:rsidRPr="004A55E6" w14:paraId="41D665F8" w14:textId="77777777" w:rsidTr="00415B38">
        <w:trPr>
          <w:trHeight w:val="300"/>
          <w:del w:id="526" w:author="Hiserman, Sonja Christine" w:date="2026-09-25T20:07:00Z" w16du:dateUtc="2026-09-26T00:07:00Z"/>
        </w:trPr>
        <w:tc>
          <w:tcPr>
            <w:tcW w:w="440" w:type="dxa"/>
            <w:noWrap/>
            <w:vAlign w:val="bottom"/>
            <w:hideMark/>
          </w:tcPr>
          <w:p w14:paraId="51149EE8" w14:textId="77777777" w:rsidR="004263BD" w:rsidRPr="004A55E6" w:rsidRDefault="004263BD" w:rsidP="004A55E6">
            <w:pPr>
              <w:jc w:val="right"/>
              <w:rPr>
                <w:del w:id="527" w:author="Hiserman, Sonja Christine" w:date="2026-09-25T20:07:00Z" w16du:dateUtc="2026-09-26T00:07:00Z"/>
                <w:rFonts w:ascii="Calibri" w:eastAsia="Times New Roman" w:hAnsi="Calibri" w:cs="Times New Roman"/>
                <w:color w:val="000000"/>
              </w:rPr>
            </w:pPr>
            <w:del w:id="528" w:author="Hiserman, Sonja Christine" w:date="2026-09-25T20:07:00Z" w16du:dateUtc="2026-09-26T00:07:00Z">
              <w:r w:rsidRPr="004A55E6">
                <w:rPr>
                  <w:rFonts w:ascii="Calibri" w:eastAsia="Times New Roman" w:hAnsi="Calibri" w:cs="Times New Roman"/>
                  <w:color w:val="000000"/>
                </w:rPr>
                <w:delText>27</w:delText>
              </w:r>
            </w:del>
          </w:p>
        </w:tc>
        <w:tc>
          <w:tcPr>
            <w:tcW w:w="2005" w:type="dxa"/>
            <w:noWrap/>
            <w:vAlign w:val="bottom"/>
            <w:hideMark/>
          </w:tcPr>
          <w:p w14:paraId="1F211D99" w14:textId="77777777" w:rsidR="004263BD" w:rsidRPr="004A55E6" w:rsidRDefault="004263BD" w:rsidP="004A55E6">
            <w:pPr>
              <w:rPr>
                <w:del w:id="529" w:author="Hiserman, Sonja Christine" w:date="2026-09-25T20:07:00Z" w16du:dateUtc="2026-09-26T00:07:00Z"/>
                <w:rFonts w:ascii="Calibri" w:eastAsia="Times New Roman" w:hAnsi="Calibri" w:cs="Times New Roman"/>
                <w:color w:val="000000"/>
              </w:rPr>
            </w:pPr>
            <w:del w:id="530" w:author="Hiserman, Sonja Christine" w:date="2026-09-25T20:07:00Z" w16du:dateUtc="2026-09-26T00:07:00Z">
              <w:r w:rsidRPr="004A55E6">
                <w:rPr>
                  <w:rFonts w:ascii="Calibri" w:eastAsia="Times New Roman" w:hAnsi="Calibri" w:cs="Times New Roman"/>
                  <w:color w:val="000000"/>
                </w:rPr>
                <w:delText>Toh</w:delText>
              </w:r>
            </w:del>
          </w:p>
        </w:tc>
        <w:tc>
          <w:tcPr>
            <w:tcW w:w="1530" w:type="dxa"/>
            <w:noWrap/>
            <w:vAlign w:val="bottom"/>
            <w:hideMark/>
          </w:tcPr>
          <w:p w14:paraId="54793EF6" w14:textId="77777777" w:rsidR="004263BD" w:rsidRPr="004A55E6" w:rsidRDefault="004263BD" w:rsidP="004A55E6">
            <w:pPr>
              <w:rPr>
                <w:del w:id="531" w:author="Hiserman, Sonja Christine" w:date="2026-09-25T20:07:00Z" w16du:dateUtc="2026-09-26T00:07:00Z"/>
                <w:rFonts w:ascii="Calibri" w:eastAsia="Times New Roman" w:hAnsi="Calibri" w:cs="Times New Roman"/>
                <w:color w:val="000000"/>
              </w:rPr>
            </w:pPr>
            <w:del w:id="532" w:author="Hiserman, Sonja Christine" w:date="2026-09-25T20:07:00Z" w16du:dateUtc="2026-09-26T00:07:00Z">
              <w:r w:rsidRPr="004A55E6">
                <w:rPr>
                  <w:rFonts w:ascii="Calibri" w:eastAsia="Times New Roman" w:hAnsi="Calibri" w:cs="Times New Roman"/>
                  <w:color w:val="000000"/>
                </w:rPr>
                <w:delText>Karen</w:delText>
              </w:r>
            </w:del>
          </w:p>
        </w:tc>
        <w:tc>
          <w:tcPr>
            <w:tcW w:w="1620" w:type="dxa"/>
            <w:noWrap/>
            <w:vAlign w:val="bottom"/>
            <w:hideMark/>
          </w:tcPr>
          <w:p w14:paraId="4A714F0A" w14:textId="77777777" w:rsidR="004263BD" w:rsidRPr="004A55E6" w:rsidRDefault="004263BD" w:rsidP="004A55E6">
            <w:pPr>
              <w:rPr>
                <w:del w:id="533" w:author="Hiserman, Sonja Christine" w:date="2026-09-25T20:07:00Z" w16du:dateUtc="2026-09-26T00:07:00Z"/>
                <w:rFonts w:ascii="Calibri" w:eastAsia="Times New Roman" w:hAnsi="Calibri" w:cs="Times New Roman"/>
                <w:color w:val="000000"/>
              </w:rPr>
            </w:pPr>
            <w:del w:id="534" w:author="Hiserman, Sonja Christine" w:date="2026-09-25T20:07:00Z" w16du:dateUtc="2026-09-26T00:07:00Z">
              <w:r w:rsidRPr="004A55E6">
                <w:rPr>
                  <w:rFonts w:ascii="Calibri" w:eastAsia="Times New Roman" w:hAnsi="Calibri" w:cs="Times New Roman"/>
                  <w:color w:val="000000"/>
                </w:rPr>
                <w:delText>789 27th Street</w:delText>
              </w:r>
            </w:del>
          </w:p>
        </w:tc>
        <w:tc>
          <w:tcPr>
            <w:tcW w:w="1530" w:type="dxa"/>
            <w:noWrap/>
            <w:vAlign w:val="bottom"/>
            <w:hideMark/>
          </w:tcPr>
          <w:p w14:paraId="77F20D25" w14:textId="77777777" w:rsidR="004263BD" w:rsidRPr="004A55E6" w:rsidRDefault="004263BD" w:rsidP="004A55E6">
            <w:pPr>
              <w:rPr>
                <w:del w:id="535" w:author="Hiserman, Sonja Christine" w:date="2026-09-25T20:07:00Z" w16du:dateUtc="2026-09-26T00:07:00Z"/>
                <w:rFonts w:ascii="Calibri" w:eastAsia="Times New Roman" w:hAnsi="Calibri" w:cs="Times New Roman"/>
                <w:color w:val="000000"/>
              </w:rPr>
            </w:pPr>
            <w:del w:id="536" w:author="Hiserman, Sonja Christine" w:date="2026-09-25T20:07:00Z" w16du:dateUtc="2026-09-26T00:07:00Z">
              <w:r w:rsidRPr="004A55E6">
                <w:rPr>
                  <w:rFonts w:ascii="Calibri" w:eastAsia="Times New Roman" w:hAnsi="Calibri" w:cs="Times New Roman"/>
                  <w:color w:val="000000"/>
                </w:rPr>
                <w:delText>Las Vegas</w:delText>
              </w:r>
            </w:del>
          </w:p>
        </w:tc>
        <w:tc>
          <w:tcPr>
            <w:tcW w:w="900" w:type="dxa"/>
            <w:noWrap/>
            <w:vAlign w:val="bottom"/>
            <w:hideMark/>
          </w:tcPr>
          <w:p w14:paraId="1BEF2E78" w14:textId="77777777" w:rsidR="004263BD" w:rsidRPr="004A55E6" w:rsidRDefault="004263BD" w:rsidP="004A55E6">
            <w:pPr>
              <w:rPr>
                <w:del w:id="537" w:author="Hiserman, Sonja Christine" w:date="2026-09-25T20:07:00Z" w16du:dateUtc="2026-09-26T00:07:00Z"/>
                <w:rFonts w:ascii="Calibri" w:eastAsia="Times New Roman" w:hAnsi="Calibri" w:cs="Times New Roman"/>
                <w:color w:val="000000"/>
              </w:rPr>
            </w:pPr>
            <w:del w:id="538" w:author="Hiserman, Sonja Christine" w:date="2026-09-25T20:07:00Z" w16du:dateUtc="2026-09-26T00:07:00Z">
              <w:r w:rsidRPr="004A55E6">
                <w:rPr>
                  <w:rFonts w:ascii="Calibri" w:eastAsia="Times New Roman" w:hAnsi="Calibri" w:cs="Times New Roman"/>
                  <w:color w:val="000000"/>
                </w:rPr>
                <w:delText>NV</w:delText>
              </w:r>
            </w:del>
          </w:p>
        </w:tc>
      </w:tr>
      <w:tr w:rsidR="004263BD" w:rsidRPr="004A55E6" w14:paraId="47B98ADA" w14:textId="77777777" w:rsidTr="00415B38">
        <w:trPr>
          <w:trHeight w:val="300"/>
          <w:del w:id="539" w:author="Hiserman, Sonja Christine" w:date="2026-09-25T20:07:00Z" w16du:dateUtc="2026-09-26T00:07:00Z"/>
        </w:trPr>
        <w:tc>
          <w:tcPr>
            <w:tcW w:w="440" w:type="dxa"/>
            <w:noWrap/>
            <w:vAlign w:val="bottom"/>
            <w:hideMark/>
          </w:tcPr>
          <w:p w14:paraId="5912B3A8" w14:textId="77777777" w:rsidR="004263BD" w:rsidRPr="004A55E6" w:rsidRDefault="004263BD" w:rsidP="004A55E6">
            <w:pPr>
              <w:jc w:val="right"/>
              <w:rPr>
                <w:del w:id="540" w:author="Hiserman, Sonja Christine" w:date="2026-09-25T20:07:00Z" w16du:dateUtc="2026-09-26T00:07:00Z"/>
                <w:rFonts w:ascii="Calibri" w:eastAsia="Times New Roman" w:hAnsi="Calibri" w:cs="Times New Roman"/>
                <w:color w:val="000000"/>
              </w:rPr>
            </w:pPr>
            <w:del w:id="541" w:author="Hiserman, Sonja Christine" w:date="2026-09-25T20:07:00Z" w16du:dateUtc="2026-09-26T00:07:00Z">
              <w:r w:rsidRPr="004A55E6">
                <w:rPr>
                  <w:rFonts w:ascii="Calibri" w:eastAsia="Times New Roman" w:hAnsi="Calibri" w:cs="Times New Roman"/>
                  <w:color w:val="000000"/>
                </w:rPr>
                <w:delText>28</w:delText>
              </w:r>
            </w:del>
          </w:p>
        </w:tc>
        <w:tc>
          <w:tcPr>
            <w:tcW w:w="2005" w:type="dxa"/>
            <w:noWrap/>
            <w:vAlign w:val="bottom"/>
            <w:hideMark/>
          </w:tcPr>
          <w:p w14:paraId="3D8328B2" w14:textId="77777777" w:rsidR="004263BD" w:rsidRPr="004A55E6" w:rsidRDefault="004263BD" w:rsidP="004A55E6">
            <w:pPr>
              <w:rPr>
                <w:del w:id="542" w:author="Hiserman, Sonja Christine" w:date="2026-09-25T20:07:00Z" w16du:dateUtc="2026-09-26T00:07:00Z"/>
                <w:rFonts w:ascii="Calibri" w:eastAsia="Times New Roman" w:hAnsi="Calibri" w:cs="Times New Roman"/>
                <w:color w:val="000000"/>
              </w:rPr>
            </w:pPr>
            <w:del w:id="543" w:author="Hiserman, Sonja Christine" w:date="2026-09-25T20:07:00Z" w16du:dateUtc="2026-09-26T00:07:00Z">
              <w:r w:rsidRPr="004A55E6">
                <w:rPr>
                  <w:rFonts w:ascii="Calibri" w:eastAsia="Times New Roman" w:hAnsi="Calibri" w:cs="Times New Roman"/>
                  <w:color w:val="000000"/>
                </w:rPr>
                <w:delText>Raghav</w:delText>
              </w:r>
            </w:del>
          </w:p>
        </w:tc>
        <w:tc>
          <w:tcPr>
            <w:tcW w:w="1530" w:type="dxa"/>
            <w:noWrap/>
            <w:vAlign w:val="bottom"/>
            <w:hideMark/>
          </w:tcPr>
          <w:p w14:paraId="6BBD0762" w14:textId="77777777" w:rsidR="004263BD" w:rsidRPr="004A55E6" w:rsidRDefault="004263BD" w:rsidP="004A55E6">
            <w:pPr>
              <w:rPr>
                <w:del w:id="544" w:author="Hiserman, Sonja Christine" w:date="2026-09-25T20:07:00Z" w16du:dateUtc="2026-09-26T00:07:00Z"/>
                <w:rFonts w:ascii="Calibri" w:eastAsia="Times New Roman" w:hAnsi="Calibri" w:cs="Times New Roman"/>
                <w:color w:val="000000"/>
              </w:rPr>
            </w:pPr>
            <w:del w:id="545" w:author="Hiserman, Sonja Christine" w:date="2026-09-25T20:07:00Z" w16du:dateUtc="2026-09-26T00:07:00Z">
              <w:r w:rsidRPr="004A55E6">
                <w:rPr>
                  <w:rFonts w:ascii="Calibri" w:eastAsia="Times New Roman" w:hAnsi="Calibri" w:cs="Times New Roman"/>
                  <w:color w:val="000000"/>
                </w:rPr>
                <w:delText>Amritansh</w:delText>
              </w:r>
            </w:del>
          </w:p>
        </w:tc>
        <w:tc>
          <w:tcPr>
            <w:tcW w:w="1620" w:type="dxa"/>
            <w:noWrap/>
            <w:vAlign w:val="bottom"/>
            <w:hideMark/>
          </w:tcPr>
          <w:p w14:paraId="4DD128D2" w14:textId="77777777" w:rsidR="004263BD" w:rsidRPr="004A55E6" w:rsidRDefault="004263BD" w:rsidP="004A55E6">
            <w:pPr>
              <w:rPr>
                <w:del w:id="546" w:author="Hiserman, Sonja Christine" w:date="2026-09-25T20:07:00Z" w16du:dateUtc="2026-09-26T00:07:00Z"/>
                <w:rFonts w:ascii="Calibri" w:eastAsia="Times New Roman" w:hAnsi="Calibri" w:cs="Times New Roman"/>
                <w:color w:val="000000"/>
              </w:rPr>
            </w:pPr>
            <w:del w:id="547" w:author="Hiserman, Sonja Christine" w:date="2026-09-25T20:07:00Z" w16du:dateUtc="2026-09-26T00:07:00Z">
              <w:r w:rsidRPr="004A55E6">
                <w:rPr>
                  <w:rFonts w:ascii="Calibri" w:eastAsia="Times New Roman" w:hAnsi="Calibri" w:cs="Times New Roman"/>
                  <w:color w:val="000000"/>
                </w:rPr>
                <w:delText>789 28th Street</w:delText>
              </w:r>
            </w:del>
          </w:p>
        </w:tc>
        <w:tc>
          <w:tcPr>
            <w:tcW w:w="1530" w:type="dxa"/>
            <w:noWrap/>
            <w:vAlign w:val="bottom"/>
            <w:hideMark/>
          </w:tcPr>
          <w:p w14:paraId="6C17E19E" w14:textId="77777777" w:rsidR="004263BD" w:rsidRPr="004A55E6" w:rsidRDefault="004263BD" w:rsidP="004A55E6">
            <w:pPr>
              <w:rPr>
                <w:del w:id="548" w:author="Hiserman, Sonja Christine" w:date="2026-09-25T20:07:00Z" w16du:dateUtc="2026-09-26T00:07:00Z"/>
                <w:rFonts w:ascii="Calibri" w:eastAsia="Times New Roman" w:hAnsi="Calibri" w:cs="Times New Roman"/>
                <w:color w:val="000000"/>
              </w:rPr>
            </w:pPr>
            <w:del w:id="549" w:author="Hiserman, Sonja Christine" w:date="2026-09-25T20:07:00Z" w16du:dateUtc="2026-09-26T00:07:00Z">
              <w:r w:rsidRPr="004A55E6">
                <w:rPr>
                  <w:rFonts w:ascii="Calibri" w:eastAsia="Times New Roman" w:hAnsi="Calibri" w:cs="Times New Roman"/>
                  <w:color w:val="000000"/>
                </w:rPr>
                <w:delText>Memphis</w:delText>
              </w:r>
            </w:del>
          </w:p>
        </w:tc>
        <w:tc>
          <w:tcPr>
            <w:tcW w:w="900" w:type="dxa"/>
            <w:noWrap/>
            <w:vAlign w:val="bottom"/>
            <w:hideMark/>
          </w:tcPr>
          <w:p w14:paraId="6B3768BA" w14:textId="77777777" w:rsidR="004263BD" w:rsidRPr="004A55E6" w:rsidRDefault="004263BD" w:rsidP="004A55E6">
            <w:pPr>
              <w:rPr>
                <w:del w:id="550" w:author="Hiserman, Sonja Christine" w:date="2026-09-25T20:07:00Z" w16du:dateUtc="2026-09-26T00:07:00Z"/>
                <w:rFonts w:ascii="Calibri" w:eastAsia="Times New Roman" w:hAnsi="Calibri" w:cs="Times New Roman"/>
                <w:color w:val="000000"/>
              </w:rPr>
            </w:pPr>
            <w:del w:id="551" w:author="Hiserman, Sonja Christine" w:date="2026-09-25T20:07:00Z" w16du:dateUtc="2026-09-26T00:07:00Z">
              <w:r w:rsidRPr="004A55E6">
                <w:rPr>
                  <w:rFonts w:ascii="Calibri" w:eastAsia="Times New Roman" w:hAnsi="Calibri" w:cs="Times New Roman"/>
                  <w:color w:val="000000"/>
                </w:rPr>
                <w:delText>TN</w:delText>
              </w:r>
            </w:del>
          </w:p>
        </w:tc>
      </w:tr>
      <w:tr w:rsidR="004263BD" w:rsidRPr="004A55E6" w14:paraId="70AF5EAF" w14:textId="77777777" w:rsidTr="00415B38">
        <w:trPr>
          <w:trHeight w:val="300"/>
          <w:del w:id="552" w:author="Hiserman, Sonja Christine" w:date="2026-09-25T20:07:00Z" w16du:dateUtc="2026-09-26T00:07:00Z"/>
        </w:trPr>
        <w:tc>
          <w:tcPr>
            <w:tcW w:w="440" w:type="dxa"/>
            <w:noWrap/>
            <w:vAlign w:val="bottom"/>
            <w:hideMark/>
          </w:tcPr>
          <w:p w14:paraId="34109A99" w14:textId="77777777" w:rsidR="004263BD" w:rsidRPr="004A55E6" w:rsidRDefault="004263BD" w:rsidP="004A55E6">
            <w:pPr>
              <w:jc w:val="right"/>
              <w:rPr>
                <w:del w:id="553" w:author="Hiserman, Sonja Christine" w:date="2026-09-25T20:07:00Z" w16du:dateUtc="2026-09-26T00:07:00Z"/>
                <w:rFonts w:ascii="Calibri" w:eastAsia="Times New Roman" w:hAnsi="Calibri" w:cs="Times New Roman"/>
                <w:color w:val="000000"/>
              </w:rPr>
            </w:pPr>
            <w:del w:id="554" w:author="Hiserman, Sonja Christine" w:date="2026-09-25T20:07:00Z" w16du:dateUtc="2026-09-26T00:07:00Z">
              <w:r w:rsidRPr="004A55E6">
                <w:rPr>
                  <w:rFonts w:ascii="Calibri" w:eastAsia="Times New Roman" w:hAnsi="Calibri" w:cs="Times New Roman"/>
                  <w:color w:val="000000"/>
                </w:rPr>
                <w:delText>29</w:delText>
              </w:r>
            </w:del>
          </w:p>
        </w:tc>
        <w:tc>
          <w:tcPr>
            <w:tcW w:w="2005" w:type="dxa"/>
            <w:noWrap/>
            <w:vAlign w:val="bottom"/>
            <w:hideMark/>
          </w:tcPr>
          <w:p w14:paraId="7C07AB68" w14:textId="77777777" w:rsidR="004263BD" w:rsidRPr="004A55E6" w:rsidRDefault="004263BD" w:rsidP="004A55E6">
            <w:pPr>
              <w:rPr>
                <w:del w:id="555" w:author="Hiserman, Sonja Christine" w:date="2026-09-25T20:07:00Z" w16du:dateUtc="2026-09-26T00:07:00Z"/>
                <w:rFonts w:ascii="Calibri" w:eastAsia="Times New Roman" w:hAnsi="Calibri" w:cs="Times New Roman"/>
                <w:color w:val="000000"/>
              </w:rPr>
            </w:pPr>
            <w:del w:id="556" w:author="Hiserman, Sonja Christine" w:date="2026-09-25T20:07:00Z" w16du:dateUtc="2026-09-26T00:07:00Z">
              <w:r w:rsidRPr="004A55E6">
                <w:rPr>
                  <w:rFonts w:ascii="Calibri" w:eastAsia="Times New Roman" w:hAnsi="Calibri" w:cs="Times New Roman"/>
                  <w:color w:val="000000"/>
                </w:rPr>
                <w:delText>Lee</w:delText>
              </w:r>
            </w:del>
          </w:p>
        </w:tc>
        <w:tc>
          <w:tcPr>
            <w:tcW w:w="1530" w:type="dxa"/>
            <w:noWrap/>
            <w:vAlign w:val="bottom"/>
            <w:hideMark/>
          </w:tcPr>
          <w:p w14:paraId="4D47AE17" w14:textId="77777777" w:rsidR="004263BD" w:rsidRPr="004A55E6" w:rsidRDefault="004263BD" w:rsidP="004A55E6">
            <w:pPr>
              <w:rPr>
                <w:del w:id="557" w:author="Hiserman, Sonja Christine" w:date="2026-09-25T20:07:00Z" w16du:dateUtc="2026-09-26T00:07:00Z"/>
                <w:rFonts w:ascii="Calibri" w:eastAsia="Times New Roman" w:hAnsi="Calibri" w:cs="Times New Roman"/>
                <w:color w:val="000000"/>
              </w:rPr>
            </w:pPr>
            <w:del w:id="558" w:author="Hiserman, Sonja Christine" w:date="2026-09-25T20:07:00Z" w16du:dateUtc="2026-09-26T00:07:00Z">
              <w:r w:rsidRPr="004A55E6">
                <w:rPr>
                  <w:rFonts w:ascii="Calibri" w:eastAsia="Times New Roman" w:hAnsi="Calibri" w:cs="Times New Roman"/>
                  <w:color w:val="000000"/>
                </w:rPr>
                <w:delText>Soo Jung</w:delText>
              </w:r>
            </w:del>
          </w:p>
        </w:tc>
        <w:tc>
          <w:tcPr>
            <w:tcW w:w="1620" w:type="dxa"/>
            <w:noWrap/>
            <w:vAlign w:val="bottom"/>
            <w:hideMark/>
          </w:tcPr>
          <w:p w14:paraId="51EE8531" w14:textId="77777777" w:rsidR="004263BD" w:rsidRPr="004A55E6" w:rsidRDefault="004263BD" w:rsidP="004A55E6">
            <w:pPr>
              <w:rPr>
                <w:del w:id="559" w:author="Hiserman, Sonja Christine" w:date="2026-09-25T20:07:00Z" w16du:dateUtc="2026-09-26T00:07:00Z"/>
                <w:rFonts w:ascii="Calibri" w:eastAsia="Times New Roman" w:hAnsi="Calibri" w:cs="Times New Roman"/>
                <w:color w:val="000000"/>
              </w:rPr>
            </w:pPr>
            <w:del w:id="560" w:author="Hiserman, Sonja Christine" w:date="2026-09-25T20:07:00Z" w16du:dateUtc="2026-09-26T00:07:00Z">
              <w:r w:rsidRPr="004A55E6">
                <w:rPr>
                  <w:rFonts w:ascii="Calibri" w:eastAsia="Times New Roman" w:hAnsi="Calibri" w:cs="Times New Roman"/>
                  <w:color w:val="000000"/>
                </w:rPr>
                <w:delText>789 29th Street</w:delText>
              </w:r>
            </w:del>
          </w:p>
        </w:tc>
        <w:tc>
          <w:tcPr>
            <w:tcW w:w="1530" w:type="dxa"/>
            <w:noWrap/>
            <w:vAlign w:val="bottom"/>
            <w:hideMark/>
          </w:tcPr>
          <w:p w14:paraId="467884AA" w14:textId="77777777" w:rsidR="004263BD" w:rsidRPr="004A55E6" w:rsidRDefault="004263BD" w:rsidP="004A55E6">
            <w:pPr>
              <w:rPr>
                <w:del w:id="561" w:author="Hiserman, Sonja Christine" w:date="2026-09-25T20:07:00Z" w16du:dateUtc="2026-09-26T00:07:00Z"/>
                <w:rFonts w:ascii="Calibri" w:eastAsia="Times New Roman" w:hAnsi="Calibri" w:cs="Times New Roman"/>
                <w:color w:val="000000"/>
              </w:rPr>
            </w:pPr>
            <w:del w:id="562" w:author="Hiserman, Sonja Christine" w:date="2026-09-25T20:07:00Z" w16du:dateUtc="2026-09-26T00:07:00Z">
              <w:r w:rsidRPr="004A55E6">
                <w:rPr>
                  <w:rFonts w:ascii="Calibri" w:eastAsia="Times New Roman" w:hAnsi="Calibri" w:cs="Times New Roman"/>
                  <w:color w:val="000000"/>
                </w:rPr>
                <w:delText>Denver</w:delText>
              </w:r>
            </w:del>
          </w:p>
        </w:tc>
        <w:tc>
          <w:tcPr>
            <w:tcW w:w="900" w:type="dxa"/>
            <w:noWrap/>
            <w:vAlign w:val="bottom"/>
            <w:hideMark/>
          </w:tcPr>
          <w:p w14:paraId="18863BC3" w14:textId="77777777" w:rsidR="004263BD" w:rsidRPr="004A55E6" w:rsidRDefault="004263BD" w:rsidP="004A55E6">
            <w:pPr>
              <w:rPr>
                <w:del w:id="563" w:author="Hiserman, Sonja Christine" w:date="2026-09-25T20:07:00Z" w16du:dateUtc="2026-09-26T00:07:00Z"/>
                <w:rFonts w:ascii="Calibri" w:eastAsia="Times New Roman" w:hAnsi="Calibri" w:cs="Times New Roman"/>
                <w:color w:val="000000"/>
              </w:rPr>
            </w:pPr>
            <w:del w:id="564" w:author="Hiserman, Sonja Christine" w:date="2026-09-25T20:07:00Z" w16du:dateUtc="2026-09-26T00:07:00Z">
              <w:r w:rsidRPr="004A55E6">
                <w:rPr>
                  <w:rFonts w:ascii="Calibri" w:eastAsia="Times New Roman" w:hAnsi="Calibri" w:cs="Times New Roman"/>
                  <w:color w:val="000000"/>
                </w:rPr>
                <w:delText>CO</w:delText>
              </w:r>
            </w:del>
          </w:p>
        </w:tc>
      </w:tr>
    </w:tbl>
    <w:p w14:paraId="12D05E48" w14:textId="77777777" w:rsidR="004A55E6" w:rsidRPr="00B01964" w:rsidRDefault="004A55E6">
      <w:pPr>
        <w:rPr>
          <w:rFonts w:ascii="Times New Roman" w:hAnsi="Times New Roman"/>
          <w:sz w:val="24"/>
          <w:rPrChange w:id="565" w:author="Hiserman, Sonja Christine" w:date="2026-09-25T20:07:00Z" w16du:dateUtc="2026-09-26T00:07:00Z">
            <w:rPr/>
          </w:rPrChange>
        </w:rPr>
      </w:pPr>
    </w:p>
    <w:sectPr w:rsidR="004A55E6" w:rsidRPr="00B01964" w:rsidSect="0070695A">
      <w:headerReference w:type="default" r:id="rId10"/>
      <w:footerReference w:type="default" r:id="rId11"/>
      <w:pgSz w:w="12240" w:h="15840" w:code="1"/>
      <w:pgMar w:top="1368" w:right="1368" w:bottom="1440" w:left="1368" w:header="720" w:footer="965" w:gutter="0"/>
      <w:cols w:space="720"/>
      <w:titlePg/>
      <w:docGrid w:linePitch="360"/>
      <w:sectPrChange w:id="571" w:author="Hiserman, Sonja Christine" w:date="2026-09-25T20:07:00Z" w16du:dateUtc="2026-09-26T00:07:00Z">
        <w:sectPr w:rsidR="004A55E6" w:rsidRPr="00B01964" w:rsidSect="0070695A">
          <w:pgSz w:code="0"/>
          <w:pgMar w:top="1440" w:right="1440" w:bottom="1440" w:left="1440" w:header="720" w:footer="720" w:gutter="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6A9C4B" w14:textId="77777777" w:rsidR="00D00D99" w:rsidRDefault="00D00D99">
      <w:pPr>
        <w:pPrChange w:id="99" w:author="Hiserman, Sonja Christine" w:date="2026-09-25T20:07:00Z" w16du:dateUtc="2026-09-26T00:07:00Z">
          <w:pPr/>
        </w:pPrChange>
      </w:pPr>
      <w:r>
        <w:separator/>
      </w:r>
    </w:p>
  </w:endnote>
  <w:endnote w:type="continuationSeparator" w:id="0">
    <w:p w14:paraId="0EA00845" w14:textId="77777777" w:rsidR="00D00D99" w:rsidRDefault="00D00D99">
      <w:pPr>
        <w:pPrChange w:id="100" w:author="Hiserman, Sonja Christine" w:date="2026-09-25T20:07:00Z" w16du:dateUtc="2026-09-26T00:07: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Footer layout table"/>
    </w:tblPr>
    <w:tblGrid>
      <w:gridCol w:w="3168"/>
      <w:gridCol w:w="3168"/>
      <w:gridCol w:w="3168"/>
    </w:tblGrid>
    <w:tr w:rsidR="0045456F" w14:paraId="51042939" w14:textId="77777777" w:rsidTr="0091682E">
      <w:trPr>
        <w:ins w:id="566" w:author="Hiserman, Sonja Christine" w:date="2026-09-25T20:07:00Z" w16du:dateUtc="2026-09-26T00:07:00Z"/>
      </w:trPr>
      <w:tc>
        <w:tcPr>
          <w:tcW w:w="3164" w:type="dxa"/>
        </w:tcPr>
        <w:p w14:paraId="3429CAD2" w14:textId="66C604B5" w:rsidR="0045456F" w:rsidRDefault="009E5972">
          <w:pPr>
            <w:pStyle w:val="Footer"/>
            <w:rPr>
              <w:ins w:id="567" w:author="Hiserman, Sonja Christine" w:date="2026-09-25T20:07:00Z" w16du:dateUtc="2026-09-26T00:07:00Z"/>
            </w:rPr>
          </w:pPr>
          <w:ins w:id="568" w:author="Hiserman, Sonja Christine" w:date="2026-09-25T20:07:00Z" w16du:dateUtc="2026-09-26T00:07:00Z">
            <w:r>
              <w:fldChar w:fldCharType="begin"/>
            </w:r>
            <w:r>
              <w:instrText xml:space="preserve"> PAGE   \* MERGEFORMAT </w:instrText>
            </w:r>
            <w:r>
              <w:fldChar w:fldCharType="separate"/>
            </w:r>
            <w:r w:rsidR="00957A69">
              <w:rPr>
                <w:noProof/>
              </w:rPr>
              <w:t>2</w:t>
            </w:r>
            <w:r>
              <w:rPr>
                <w:noProof/>
              </w:rPr>
              <w:fldChar w:fldCharType="end"/>
            </w:r>
          </w:ins>
        </w:p>
      </w:tc>
      <w:tc>
        <w:tcPr>
          <w:tcW w:w="3165" w:type="dxa"/>
        </w:tcPr>
        <w:p w14:paraId="4256B8A0" w14:textId="77777777" w:rsidR="0045456F" w:rsidRDefault="0045456F">
          <w:pPr>
            <w:pStyle w:val="Footer"/>
            <w:jc w:val="center"/>
            <w:rPr>
              <w:ins w:id="569" w:author="Hiserman, Sonja Christine" w:date="2026-09-25T20:07:00Z" w16du:dateUtc="2026-09-26T00:07:00Z"/>
            </w:rPr>
          </w:pPr>
        </w:p>
      </w:tc>
      <w:tc>
        <w:tcPr>
          <w:tcW w:w="3165" w:type="dxa"/>
        </w:tcPr>
        <w:p w14:paraId="13F59FE7" w14:textId="77777777" w:rsidR="0045456F" w:rsidRDefault="0045456F">
          <w:pPr>
            <w:pStyle w:val="Footer"/>
            <w:jc w:val="right"/>
            <w:rPr>
              <w:ins w:id="570" w:author="Hiserman, Sonja Christine" w:date="2026-09-25T20:07:00Z" w16du:dateUtc="2026-09-26T00:07:00Z"/>
            </w:rPr>
          </w:pPr>
        </w:p>
      </w:tc>
    </w:tr>
  </w:tbl>
  <w:p w14:paraId="778E0425" w14:textId="77777777" w:rsidR="00C02B3F" w:rsidRDefault="00C02B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2D8F28" w14:textId="77777777" w:rsidR="00D00D99" w:rsidRDefault="00D00D99">
      <w:pPr>
        <w:pPrChange w:id="97" w:author="Hiserman, Sonja Christine" w:date="2026-09-25T20:07:00Z" w16du:dateUtc="2026-09-26T00:07:00Z">
          <w:pPr/>
        </w:pPrChange>
      </w:pPr>
      <w:r>
        <w:separator/>
      </w:r>
    </w:p>
  </w:footnote>
  <w:footnote w:type="continuationSeparator" w:id="0">
    <w:p w14:paraId="161F18E2" w14:textId="77777777" w:rsidR="00D00D99" w:rsidRDefault="00D00D99">
      <w:pPr>
        <w:pPrChange w:id="98" w:author="Hiserman, Sonja Christine" w:date="2026-09-25T20:07:00Z" w16du:dateUtc="2026-09-26T00:07: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10303" w14:textId="77777777" w:rsidR="00C02B3F" w:rsidRDefault="00C02B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76D07F5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BBCFCB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16A022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BD242A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41EEEE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2BA398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2A59A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A4E03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3F00E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ACE9CB2"/>
    <w:lvl w:ilvl="0">
      <w:start w:val="1"/>
      <w:numFmt w:val="bullet"/>
      <w:pStyle w:val="ListBullet"/>
      <w:lvlText w:val=""/>
      <w:lvlJc w:val="left"/>
      <w:pPr>
        <w:ind w:left="360" w:hanging="360"/>
      </w:pPr>
      <w:rPr>
        <w:rFonts w:ascii="Symbol" w:hAnsi="Symbol" w:hint="default"/>
        <w:color w:val="244061" w:themeColor="accent1" w:themeShade="80"/>
      </w:rPr>
    </w:lvl>
  </w:abstractNum>
  <w:abstractNum w:abstractNumId="10" w15:restartNumberingAfterBreak="0">
    <w:nsid w:val="17861F35"/>
    <w:multiLevelType w:val="multilevel"/>
    <w:tmpl w:val="0409001D"/>
    <w:styleLink w:val="1ai"/>
    <w:lvl w:ilvl="0">
      <w:start w:val="1"/>
      <w:numFmt w:val="decimal"/>
      <w:lvlText w:val="%1)"/>
      <w:lvlJc w:val="left"/>
      <w:pPr>
        <w:ind w:left="360" w:hanging="360"/>
      </w:pPr>
      <w:rPr>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EA67B33"/>
    <w:multiLevelType w:val="multilevel"/>
    <w:tmpl w:val="0409001F"/>
    <w:styleLink w:val="111111"/>
    <w:lvl w:ilvl="0">
      <w:start w:val="1"/>
      <w:numFmt w:val="decimal"/>
      <w:lvlText w:val="%1."/>
      <w:lvlJc w:val="left"/>
      <w:pPr>
        <w:ind w:left="360" w:hanging="360"/>
      </w:pPr>
      <w:rPr>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2EA6FF5"/>
    <w:multiLevelType w:val="multilevel"/>
    <w:tmpl w:val="9C7A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E1749"/>
    <w:multiLevelType w:val="multilevel"/>
    <w:tmpl w:val="04090023"/>
    <w:styleLink w:val="ArticleSection"/>
    <w:lvl w:ilvl="0">
      <w:start w:val="1"/>
      <w:numFmt w:val="upperRoman"/>
      <w:lvlText w:val="Article %1."/>
      <w:lvlJc w:val="left"/>
      <w:pPr>
        <w:ind w:left="0" w:firstLine="0"/>
      </w:pPr>
      <w:rPr>
        <w:sz w:val="22"/>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087913759">
    <w:abstractNumId w:val="12"/>
  </w:num>
  <w:num w:numId="2" w16cid:durableId="1349674038">
    <w:abstractNumId w:val="9"/>
  </w:num>
  <w:num w:numId="3" w16cid:durableId="1936741547">
    <w:abstractNumId w:val="7"/>
  </w:num>
  <w:num w:numId="4" w16cid:durableId="500125482">
    <w:abstractNumId w:val="6"/>
  </w:num>
  <w:num w:numId="5" w16cid:durableId="379324331">
    <w:abstractNumId w:val="5"/>
  </w:num>
  <w:num w:numId="6" w16cid:durableId="944190284">
    <w:abstractNumId w:val="4"/>
  </w:num>
  <w:num w:numId="7" w16cid:durableId="849835382">
    <w:abstractNumId w:val="11"/>
  </w:num>
  <w:num w:numId="8" w16cid:durableId="169489579">
    <w:abstractNumId w:val="10"/>
  </w:num>
  <w:num w:numId="9" w16cid:durableId="856965881">
    <w:abstractNumId w:val="13"/>
  </w:num>
  <w:num w:numId="10" w16cid:durableId="1378163270">
    <w:abstractNumId w:val="8"/>
  </w:num>
  <w:num w:numId="11" w16cid:durableId="1618953141">
    <w:abstractNumId w:val="3"/>
  </w:num>
  <w:num w:numId="12" w16cid:durableId="1518546468">
    <w:abstractNumId w:val="2"/>
  </w:num>
  <w:num w:numId="13" w16cid:durableId="298608357">
    <w:abstractNumId w:val="1"/>
  </w:num>
  <w:num w:numId="14" w16cid:durableId="130908085">
    <w:abstractNumId w:val="0"/>
  </w:num>
  <w:num w:numId="15" w16cid:durableId="654920266">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55E6"/>
    <w:rsid w:val="00013C80"/>
    <w:rsid w:val="000A6103"/>
    <w:rsid w:val="002C21C1"/>
    <w:rsid w:val="002E3C44"/>
    <w:rsid w:val="00302F25"/>
    <w:rsid w:val="00322739"/>
    <w:rsid w:val="00338CAC"/>
    <w:rsid w:val="00356724"/>
    <w:rsid w:val="00391F5A"/>
    <w:rsid w:val="00394EC2"/>
    <w:rsid w:val="003F2AD3"/>
    <w:rsid w:val="0041249D"/>
    <w:rsid w:val="00415B38"/>
    <w:rsid w:val="004263BD"/>
    <w:rsid w:val="00437C08"/>
    <w:rsid w:val="004440E5"/>
    <w:rsid w:val="0045456F"/>
    <w:rsid w:val="004A55E6"/>
    <w:rsid w:val="004F52AA"/>
    <w:rsid w:val="00535124"/>
    <w:rsid w:val="005655CD"/>
    <w:rsid w:val="005C7948"/>
    <w:rsid w:val="005E33BB"/>
    <w:rsid w:val="00602579"/>
    <w:rsid w:val="006C0CE1"/>
    <w:rsid w:val="00705F64"/>
    <w:rsid w:val="0070695A"/>
    <w:rsid w:val="00727056"/>
    <w:rsid w:val="00785D6B"/>
    <w:rsid w:val="00794C0A"/>
    <w:rsid w:val="007F1791"/>
    <w:rsid w:val="0085559C"/>
    <w:rsid w:val="008675A0"/>
    <w:rsid w:val="0089332C"/>
    <w:rsid w:val="0091682E"/>
    <w:rsid w:val="00930976"/>
    <w:rsid w:val="00941FA7"/>
    <w:rsid w:val="00957A69"/>
    <w:rsid w:val="00966DA3"/>
    <w:rsid w:val="009C2645"/>
    <w:rsid w:val="009E5972"/>
    <w:rsid w:val="009F42CF"/>
    <w:rsid w:val="00AB7844"/>
    <w:rsid w:val="00AC7044"/>
    <w:rsid w:val="00B01964"/>
    <w:rsid w:val="00B430FC"/>
    <w:rsid w:val="00B82366"/>
    <w:rsid w:val="00C02B3F"/>
    <w:rsid w:val="00C2442D"/>
    <w:rsid w:val="00CA463A"/>
    <w:rsid w:val="00CC024C"/>
    <w:rsid w:val="00CC641A"/>
    <w:rsid w:val="00CE454D"/>
    <w:rsid w:val="00D00D99"/>
    <w:rsid w:val="00D437F0"/>
    <w:rsid w:val="00DC1841"/>
    <w:rsid w:val="00E141C5"/>
    <w:rsid w:val="00E81434"/>
    <w:rsid w:val="00F15090"/>
    <w:rsid w:val="00F217B5"/>
    <w:rsid w:val="00F229E1"/>
    <w:rsid w:val="00F83185"/>
    <w:rsid w:val="0BA0DEF5"/>
    <w:rsid w:val="0FC9A85C"/>
    <w:rsid w:val="1547C13B"/>
    <w:rsid w:val="1BB702BF"/>
    <w:rsid w:val="1F857618"/>
    <w:rsid w:val="1F9E9E75"/>
    <w:rsid w:val="2395AE9A"/>
    <w:rsid w:val="23CA022A"/>
    <w:rsid w:val="2881192A"/>
    <w:rsid w:val="30B76229"/>
    <w:rsid w:val="36E24436"/>
    <w:rsid w:val="4A37F648"/>
    <w:rsid w:val="50AA6992"/>
    <w:rsid w:val="53E20A54"/>
    <w:rsid w:val="5A514BD8"/>
    <w:rsid w:val="5B3C53DA"/>
    <w:rsid w:val="666B674F"/>
    <w:rsid w:val="6E12CB3D"/>
    <w:rsid w:val="70157B5B"/>
    <w:rsid w:val="71093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2AA"/>
  </w:style>
  <w:style w:type="paragraph" w:styleId="Heading1">
    <w:name w:val="heading 1"/>
    <w:basedOn w:val="Normal"/>
    <w:next w:val="Normal"/>
    <w:link w:val="Heading1Char"/>
    <w:uiPriority w:val="3"/>
    <w:qFormat/>
    <w:rsid w:val="00391F5A"/>
    <w:pPr>
      <w:keepNext/>
      <w:keepLines/>
      <w:spacing w:before="320" w:after="200"/>
      <w:outlineLvl w:val="0"/>
      <w:pPrChange w:id="0" w:author="Hiserman, Sonja Christine" w:date="2026-09-25T20:07:00Z">
        <w:pPr>
          <w:keepNext/>
          <w:keepLines/>
          <w:spacing w:before="240"/>
          <w:outlineLvl w:val="0"/>
        </w:pPr>
      </w:pPrChange>
    </w:pPr>
    <w:rPr>
      <w:rFonts w:asciiTheme="majorHAnsi" w:eastAsiaTheme="majorEastAsia" w:hAnsiTheme="majorHAnsi" w:cstheme="majorBidi"/>
      <w:color w:val="1F497D" w:themeColor="text2"/>
      <w:sz w:val="34"/>
      <w:szCs w:val="32"/>
      <w:rPrChange w:id="0" w:author="Hiserman, Sonja Christine" w:date="2026-09-25T20:07:00Z">
        <w:rPr>
          <w:rFonts w:asciiTheme="majorHAnsi" w:eastAsiaTheme="majorEastAsia" w:hAnsiTheme="majorHAnsi" w:cstheme="majorBidi"/>
          <w:color w:val="365F91" w:themeColor="accent1" w:themeShade="BF"/>
          <w:sz w:val="32"/>
          <w:szCs w:val="32"/>
          <w:lang w:val="en-US" w:eastAsia="en-US" w:bidi="ar-SA"/>
        </w:rPr>
      </w:rPrChange>
    </w:rPr>
  </w:style>
  <w:style w:type="paragraph" w:styleId="Heading2">
    <w:name w:val="heading 2"/>
    <w:basedOn w:val="Normal"/>
    <w:next w:val="Normal"/>
    <w:link w:val="Heading2Char"/>
    <w:uiPriority w:val="3"/>
    <w:unhideWhenUsed/>
    <w:qFormat/>
    <w:rsid w:val="00E81434"/>
    <w:pPr>
      <w:keepNext/>
      <w:keepLines/>
      <w:spacing w:before="80" w:line="312" w:lineRule="auto"/>
      <w:outlineLvl w:val="1"/>
      <w:pPrChange w:id="1" w:author="Hiserman, Sonja Christine" w:date="2026-09-25T20:07:00Z">
        <w:pPr>
          <w:keepNext/>
          <w:keepLines/>
          <w:spacing w:before="40"/>
          <w:outlineLvl w:val="1"/>
        </w:pPr>
      </w:pPrChange>
    </w:pPr>
    <w:rPr>
      <w:rFonts w:asciiTheme="majorHAnsi" w:eastAsiaTheme="majorEastAsia" w:hAnsiTheme="majorHAnsi" w:cstheme="majorBidi"/>
      <w:color w:val="244061" w:themeColor="accent1" w:themeShade="80"/>
      <w:szCs w:val="26"/>
      <w:rPrChange w:id="1" w:author="Hiserman, Sonja Christine" w:date="2026-09-25T20:07:00Z">
        <w:rPr>
          <w:rFonts w:asciiTheme="majorHAnsi" w:eastAsiaTheme="majorEastAsia" w:hAnsiTheme="majorHAnsi" w:cstheme="majorBidi"/>
          <w:color w:val="365F91" w:themeColor="accent1" w:themeShade="BF"/>
          <w:sz w:val="26"/>
          <w:szCs w:val="26"/>
          <w:lang w:val="en-US" w:eastAsia="en-US" w:bidi="ar-SA"/>
        </w:rPr>
      </w:rPrChange>
    </w:rPr>
  </w:style>
  <w:style w:type="paragraph" w:styleId="Heading3">
    <w:name w:val="heading 3"/>
    <w:basedOn w:val="Normal"/>
    <w:next w:val="Normal"/>
    <w:link w:val="Heading3Char"/>
    <w:uiPriority w:val="3"/>
    <w:unhideWhenUsed/>
    <w:qFormat/>
    <w:rsid w:val="00391F5A"/>
    <w:pPr>
      <w:keepNext/>
      <w:keepLines/>
      <w:spacing w:after="200" w:line="312" w:lineRule="auto"/>
      <w:outlineLvl w:val="2"/>
      <w:pPrChange w:id="2" w:author="Hiserman, Sonja Christine" w:date="2026-09-25T20:07:00Z">
        <w:pPr>
          <w:keepNext/>
          <w:keepLines/>
          <w:spacing w:before="40"/>
          <w:outlineLvl w:val="2"/>
        </w:pPr>
      </w:pPrChange>
    </w:pPr>
    <w:rPr>
      <w:rFonts w:asciiTheme="majorHAnsi" w:eastAsiaTheme="majorEastAsia" w:hAnsiTheme="majorHAnsi" w:cstheme="majorBidi"/>
      <w:color w:val="1F497D" w:themeColor="text2"/>
      <w:sz w:val="24"/>
      <w:szCs w:val="24"/>
      <w:rPrChange w:id="2" w:author="Hiserman, Sonja Christine" w:date="2026-09-25T20:07:00Z">
        <w:rPr>
          <w:rFonts w:asciiTheme="majorHAnsi" w:eastAsiaTheme="majorEastAsia" w:hAnsiTheme="majorHAnsi" w:cstheme="majorBidi"/>
          <w:color w:val="243F60" w:themeColor="accent1" w:themeShade="7F"/>
          <w:sz w:val="24"/>
          <w:szCs w:val="24"/>
          <w:lang w:val="en-US" w:eastAsia="en-US" w:bidi="ar-SA"/>
        </w:rPr>
      </w:rPrChange>
    </w:rPr>
  </w:style>
  <w:style w:type="paragraph" w:styleId="Heading4">
    <w:name w:val="heading 4"/>
    <w:basedOn w:val="Normal"/>
    <w:next w:val="Normal"/>
    <w:link w:val="Heading4Char"/>
    <w:uiPriority w:val="3"/>
    <w:semiHidden/>
    <w:unhideWhenUsed/>
    <w:qFormat/>
    <w:rsid w:val="00391F5A"/>
    <w:pPr>
      <w:keepNext/>
      <w:keepLines/>
      <w:spacing w:before="40" w:line="312" w:lineRule="auto"/>
      <w:outlineLvl w:val="3"/>
      <w:pPrChange w:id="3" w:author="Hiserman, Sonja Christine" w:date="2026-09-25T20:07:00Z">
        <w:pPr>
          <w:keepNext/>
          <w:keepLines/>
          <w:spacing w:before="40"/>
          <w:outlineLvl w:val="3"/>
        </w:pPr>
      </w:pPrChange>
    </w:pPr>
    <w:rPr>
      <w:rFonts w:asciiTheme="majorHAnsi" w:eastAsiaTheme="majorEastAsia" w:hAnsiTheme="majorHAnsi" w:cstheme="majorBidi"/>
      <w:i/>
      <w:iCs/>
      <w:color w:val="1F497D" w:themeColor="text2"/>
      <w:rPrChange w:id="3" w:author="Hiserman, Sonja Christine" w:date="2026-09-25T20:07:00Z">
        <w:rPr>
          <w:rFonts w:asciiTheme="majorHAnsi" w:eastAsiaTheme="majorEastAsia" w:hAnsiTheme="majorHAnsi" w:cstheme="majorBidi"/>
          <w:i/>
          <w:iCs/>
          <w:color w:val="365F91" w:themeColor="accent1" w:themeShade="BF"/>
          <w:sz w:val="22"/>
          <w:szCs w:val="22"/>
          <w:lang w:val="en-US" w:eastAsia="en-US" w:bidi="ar-SA"/>
        </w:rPr>
      </w:rPrChange>
    </w:rPr>
  </w:style>
  <w:style w:type="paragraph" w:styleId="Heading5">
    <w:name w:val="heading 5"/>
    <w:basedOn w:val="Normal"/>
    <w:next w:val="Normal"/>
    <w:link w:val="Heading5Char"/>
    <w:uiPriority w:val="3"/>
    <w:semiHidden/>
    <w:unhideWhenUsed/>
    <w:qFormat/>
    <w:rsid w:val="00391F5A"/>
    <w:pPr>
      <w:keepNext/>
      <w:keepLines/>
      <w:spacing w:before="40" w:line="312" w:lineRule="auto"/>
      <w:outlineLvl w:val="4"/>
      <w:pPrChange w:id="4" w:author="Hiserman, Sonja Christine" w:date="2026-09-25T20:07:00Z">
        <w:pPr>
          <w:keepNext/>
          <w:keepLines/>
          <w:spacing w:before="40"/>
          <w:outlineLvl w:val="4"/>
        </w:pPr>
      </w:pPrChange>
    </w:pPr>
    <w:rPr>
      <w:rFonts w:asciiTheme="majorHAnsi" w:eastAsiaTheme="majorEastAsia" w:hAnsiTheme="majorHAnsi" w:cstheme="majorBidi"/>
      <w:color w:val="4F81BD" w:themeColor="accent1"/>
      <w:rPrChange w:id="4" w:author="Hiserman, Sonja Christine" w:date="2026-09-25T20:07:00Z">
        <w:rPr>
          <w:rFonts w:asciiTheme="majorHAnsi" w:eastAsiaTheme="majorEastAsia" w:hAnsiTheme="majorHAnsi" w:cstheme="majorBidi"/>
          <w:color w:val="365F91" w:themeColor="accent1" w:themeShade="BF"/>
          <w:sz w:val="22"/>
          <w:szCs w:val="22"/>
          <w:lang w:val="en-US" w:eastAsia="en-US" w:bidi="ar-SA"/>
        </w:rPr>
      </w:rPrChange>
    </w:rPr>
  </w:style>
  <w:style w:type="paragraph" w:styleId="Heading6">
    <w:name w:val="heading 6"/>
    <w:basedOn w:val="Normal"/>
    <w:next w:val="Normal"/>
    <w:link w:val="Heading6Char"/>
    <w:uiPriority w:val="3"/>
    <w:semiHidden/>
    <w:unhideWhenUsed/>
    <w:qFormat/>
    <w:rsid w:val="00391F5A"/>
    <w:pPr>
      <w:keepNext/>
      <w:keepLines/>
      <w:spacing w:before="40" w:line="312" w:lineRule="auto"/>
      <w:outlineLvl w:val="5"/>
      <w:pPrChange w:id="5" w:author="Hiserman, Sonja Christine" w:date="2026-09-25T20:07:00Z">
        <w:pPr>
          <w:keepNext/>
          <w:keepLines/>
          <w:spacing w:before="40"/>
          <w:outlineLvl w:val="5"/>
        </w:pPr>
      </w:pPrChange>
    </w:pPr>
    <w:rPr>
      <w:rFonts w:asciiTheme="majorHAnsi" w:eastAsiaTheme="majorEastAsia" w:hAnsiTheme="majorHAnsi" w:cstheme="majorBidi"/>
      <w:color w:val="4F81BD" w:themeColor="accent1"/>
      <w:rPrChange w:id="5" w:author="Hiserman, Sonja Christine" w:date="2026-09-25T20:07: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7">
    <w:name w:val="heading 7"/>
    <w:basedOn w:val="Normal"/>
    <w:next w:val="Normal"/>
    <w:link w:val="Heading7Char"/>
    <w:uiPriority w:val="3"/>
    <w:semiHidden/>
    <w:unhideWhenUsed/>
    <w:qFormat/>
    <w:rsid w:val="00391F5A"/>
    <w:pPr>
      <w:keepNext/>
      <w:keepLines/>
      <w:spacing w:before="40" w:line="312" w:lineRule="auto"/>
      <w:outlineLvl w:val="6"/>
      <w:pPrChange w:id="6" w:author="Hiserman, Sonja Christine" w:date="2026-09-25T20:07:00Z">
        <w:pPr>
          <w:keepNext/>
          <w:keepLines/>
          <w:spacing w:before="40"/>
          <w:outlineLvl w:val="6"/>
        </w:pPr>
      </w:pPrChange>
    </w:pPr>
    <w:rPr>
      <w:rFonts w:asciiTheme="majorHAnsi" w:eastAsiaTheme="majorEastAsia" w:hAnsiTheme="majorHAnsi" w:cstheme="majorBidi"/>
      <w:i/>
      <w:iCs/>
      <w:color w:val="4F81BD" w:themeColor="accent1"/>
      <w:rPrChange w:id="6" w:author="Hiserman, Sonja Christine" w:date="2026-09-25T20:07: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8">
    <w:name w:val="heading 8"/>
    <w:basedOn w:val="Normal"/>
    <w:next w:val="Normal"/>
    <w:link w:val="Heading8Char"/>
    <w:uiPriority w:val="3"/>
    <w:semiHidden/>
    <w:unhideWhenUsed/>
    <w:qFormat/>
    <w:rsid w:val="00391F5A"/>
    <w:pPr>
      <w:keepNext/>
      <w:keepLines/>
      <w:spacing w:before="40" w:line="312" w:lineRule="auto"/>
      <w:outlineLvl w:val="7"/>
      <w:pPrChange w:id="7" w:author="Hiserman, Sonja Christine" w:date="2026-09-25T20:07:00Z">
        <w:pPr>
          <w:keepNext/>
          <w:keepLines/>
          <w:spacing w:before="40"/>
          <w:outlineLvl w:val="7"/>
        </w:pPr>
      </w:pPrChange>
    </w:pPr>
    <w:rPr>
      <w:rFonts w:asciiTheme="majorHAnsi" w:eastAsiaTheme="majorEastAsia" w:hAnsiTheme="majorHAnsi" w:cstheme="majorBidi"/>
      <w:color w:val="1F497D" w:themeColor="text2"/>
      <w:szCs w:val="21"/>
      <w:rPrChange w:id="7" w:author="Hiserman, Sonja Christine" w:date="2026-09-25T20:07:00Z">
        <w:rPr>
          <w:rFonts w:asciiTheme="majorHAnsi" w:eastAsiaTheme="majorEastAsia" w:hAnsiTheme="majorHAnsi" w:cstheme="majorBidi"/>
          <w:color w:val="272727" w:themeColor="text1" w:themeTint="D8"/>
          <w:sz w:val="21"/>
          <w:szCs w:val="21"/>
          <w:lang w:val="en-US" w:eastAsia="en-US" w:bidi="ar-SA"/>
        </w:rPr>
      </w:rPrChange>
    </w:rPr>
  </w:style>
  <w:style w:type="paragraph" w:styleId="Heading9">
    <w:name w:val="heading 9"/>
    <w:basedOn w:val="Normal"/>
    <w:next w:val="Normal"/>
    <w:link w:val="Heading9Char"/>
    <w:uiPriority w:val="3"/>
    <w:semiHidden/>
    <w:unhideWhenUsed/>
    <w:qFormat/>
    <w:rsid w:val="00391F5A"/>
    <w:pPr>
      <w:keepNext/>
      <w:keepLines/>
      <w:spacing w:before="40" w:line="312" w:lineRule="auto"/>
      <w:outlineLvl w:val="8"/>
      <w:pPrChange w:id="8" w:author="Hiserman, Sonja Christine" w:date="2026-09-25T20:07:00Z">
        <w:pPr>
          <w:keepNext/>
          <w:keepLines/>
          <w:spacing w:before="40"/>
          <w:outlineLvl w:val="8"/>
        </w:pPr>
      </w:pPrChange>
    </w:pPr>
    <w:rPr>
      <w:rFonts w:asciiTheme="majorHAnsi" w:eastAsiaTheme="majorEastAsia" w:hAnsiTheme="majorHAnsi" w:cstheme="majorBidi"/>
      <w:i/>
      <w:iCs/>
      <w:color w:val="1F497D" w:themeColor="text2"/>
      <w:szCs w:val="21"/>
      <w:rPrChange w:id="8" w:author="Hiserman, Sonja Christine" w:date="2026-09-25T20:07:00Z">
        <w:rPr>
          <w:rFonts w:asciiTheme="majorHAnsi" w:eastAsiaTheme="majorEastAsia" w:hAnsiTheme="majorHAnsi" w:cstheme="majorBidi"/>
          <w:i/>
          <w:iCs/>
          <w:color w:val="272727" w:themeColor="text1" w:themeTint="D8"/>
          <w:sz w:val="21"/>
          <w:szCs w:val="21"/>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C02B3F"/>
    <w:rPr>
      <w:rFonts w:asciiTheme="majorHAnsi" w:eastAsiaTheme="majorEastAsia" w:hAnsiTheme="majorHAnsi" w:cstheme="majorBidi"/>
      <w:color w:val="1F497D" w:themeColor="text2"/>
      <w:sz w:val="34"/>
      <w:szCs w:val="32"/>
    </w:rPr>
  </w:style>
  <w:style w:type="character" w:customStyle="1" w:styleId="Heading2Char">
    <w:name w:val="Heading 2 Char"/>
    <w:basedOn w:val="DefaultParagraphFont"/>
    <w:link w:val="Heading2"/>
    <w:uiPriority w:val="3"/>
    <w:rsid w:val="00C02B3F"/>
    <w:rPr>
      <w:rFonts w:asciiTheme="majorHAnsi" w:eastAsiaTheme="majorEastAsia" w:hAnsiTheme="majorHAnsi" w:cstheme="majorBidi"/>
      <w:color w:val="244061" w:themeColor="accent1" w:themeShade="80"/>
      <w:szCs w:val="26"/>
    </w:rPr>
  </w:style>
  <w:style w:type="character" w:customStyle="1" w:styleId="Heading3Char">
    <w:name w:val="Heading 3 Char"/>
    <w:basedOn w:val="DefaultParagraphFont"/>
    <w:link w:val="Heading3"/>
    <w:uiPriority w:val="3"/>
    <w:rsid w:val="00C02B3F"/>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3"/>
    <w:semiHidden/>
    <w:rsid w:val="00C02B3F"/>
    <w:rPr>
      <w:rFonts w:asciiTheme="majorHAnsi" w:eastAsiaTheme="majorEastAsia" w:hAnsiTheme="majorHAnsi" w:cstheme="majorBidi"/>
      <w:i/>
      <w:iCs/>
      <w:color w:val="1F497D" w:themeColor="text2"/>
    </w:rPr>
  </w:style>
  <w:style w:type="character" w:customStyle="1" w:styleId="Heading5Char">
    <w:name w:val="Heading 5 Char"/>
    <w:basedOn w:val="DefaultParagraphFont"/>
    <w:link w:val="Heading5"/>
    <w:uiPriority w:val="3"/>
    <w:semiHidden/>
    <w:rsid w:val="00C02B3F"/>
    <w:rPr>
      <w:rFonts w:asciiTheme="majorHAnsi" w:eastAsiaTheme="majorEastAsia" w:hAnsiTheme="majorHAnsi" w:cstheme="majorBidi"/>
      <w:color w:val="4F81BD" w:themeColor="accent1"/>
    </w:rPr>
  </w:style>
  <w:style w:type="character" w:customStyle="1" w:styleId="Heading6Char">
    <w:name w:val="Heading 6 Char"/>
    <w:basedOn w:val="DefaultParagraphFont"/>
    <w:link w:val="Heading6"/>
    <w:uiPriority w:val="3"/>
    <w:semiHidden/>
    <w:rsid w:val="00C02B3F"/>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3"/>
    <w:semiHidden/>
    <w:rsid w:val="00C02B3F"/>
    <w:rPr>
      <w:rFonts w:asciiTheme="majorHAnsi" w:eastAsiaTheme="majorEastAsia" w:hAnsiTheme="majorHAnsi" w:cstheme="majorBidi"/>
      <w:i/>
      <w:iCs/>
      <w:color w:val="4F81BD" w:themeColor="accent1"/>
    </w:rPr>
  </w:style>
  <w:style w:type="character" w:customStyle="1" w:styleId="Heading8Char">
    <w:name w:val="Heading 8 Char"/>
    <w:basedOn w:val="DefaultParagraphFont"/>
    <w:link w:val="Heading8"/>
    <w:uiPriority w:val="3"/>
    <w:semiHidden/>
    <w:rsid w:val="00C02B3F"/>
    <w:rPr>
      <w:rFonts w:asciiTheme="majorHAnsi" w:eastAsiaTheme="majorEastAsia" w:hAnsiTheme="majorHAnsi" w:cstheme="majorBidi"/>
      <w:color w:val="1F497D" w:themeColor="text2"/>
      <w:szCs w:val="21"/>
    </w:rPr>
  </w:style>
  <w:style w:type="character" w:customStyle="1" w:styleId="Heading9Char">
    <w:name w:val="Heading 9 Char"/>
    <w:basedOn w:val="DefaultParagraphFont"/>
    <w:link w:val="Heading9"/>
    <w:uiPriority w:val="3"/>
    <w:semiHidden/>
    <w:rsid w:val="00C02B3F"/>
    <w:rPr>
      <w:rFonts w:asciiTheme="majorHAnsi" w:eastAsiaTheme="majorEastAsia" w:hAnsiTheme="majorHAnsi" w:cstheme="majorBidi"/>
      <w:i/>
      <w:iCs/>
      <w:color w:val="1F497D" w:themeColor="text2"/>
      <w:szCs w:val="21"/>
    </w:rPr>
  </w:style>
  <w:style w:type="paragraph" w:styleId="Title">
    <w:name w:val="Title"/>
    <w:basedOn w:val="Normal"/>
    <w:link w:val="TitleChar"/>
    <w:qFormat/>
    <w:pPr>
      <w:contextualSpacing/>
      <w:pPrChange w:id="9" w:author="Hiserman, Sonja Christine" w:date="2026-09-25T20:07:00Z">
        <w:pPr>
          <w:contextualSpacing/>
        </w:pPr>
      </w:pPrChange>
    </w:pPr>
    <w:rPr>
      <w:rFonts w:asciiTheme="majorHAnsi" w:eastAsiaTheme="majorEastAsia" w:hAnsiTheme="majorHAnsi" w:cstheme="majorBidi"/>
      <w:b/>
      <w:color w:val="1F497D" w:themeColor="text2"/>
      <w:sz w:val="68"/>
      <w:szCs w:val="56"/>
      <w:rPrChange w:id="9" w:author="Hiserman, Sonja Christine" w:date="2026-09-25T20:07:00Z">
        <w:rPr>
          <w:rFonts w:asciiTheme="majorHAnsi" w:eastAsiaTheme="majorEastAsia" w:hAnsiTheme="majorHAnsi" w:cstheme="majorBidi"/>
          <w:b/>
          <w:color w:val="1F497D" w:themeColor="text2"/>
          <w:sz w:val="68"/>
          <w:szCs w:val="56"/>
          <w:lang w:val="en-US" w:eastAsia="en-US" w:bidi="ar-SA"/>
        </w:rPr>
      </w:rPrChange>
    </w:rPr>
  </w:style>
  <w:style w:type="character" w:customStyle="1" w:styleId="TitleChar">
    <w:name w:val="Title Char"/>
    <w:basedOn w:val="DefaultParagraphFont"/>
    <w:link w:val="Title"/>
    <w:rsid w:val="00C02B3F"/>
    <w:rPr>
      <w:rFonts w:asciiTheme="majorHAnsi" w:eastAsiaTheme="majorEastAsia" w:hAnsiTheme="majorHAnsi" w:cstheme="majorBidi"/>
      <w:b/>
      <w:color w:val="1F497D" w:themeColor="text2"/>
      <w:sz w:val="68"/>
      <w:szCs w:val="56"/>
    </w:rPr>
  </w:style>
  <w:style w:type="paragraph" w:customStyle="1" w:styleId="ContactInfo">
    <w:name w:val="Contact Info"/>
    <w:basedOn w:val="Normal"/>
    <w:uiPriority w:val="1"/>
    <w:qFormat/>
    <w:rsid w:val="00E81434"/>
    <w:pPr>
      <w:spacing w:before="160" w:after="680"/>
      <w:pPrChange w:id="10" w:author="Hiserman, Sonja Christine" w:date="2026-09-25T20:07:00Z">
        <w:pPr>
          <w:spacing w:before="160" w:after="680"/>
        </w:pPr>
      </w:pPrChange>
    </w:pPr>
    <w:rPr>
      <w:rFonts w:asciiTheme="majorHAnsi" w:hAnsiTheme="majorHAnsi"/>
      <w:color w:val="244061" w:themeColor="accent1" w:themeShade="80"/>
      <w:rPrChange w:id="10" w:author="Hiserman, Sonja Christine" w:date="2026-09-25T20:07:00Z">
        <w:rPr>
          <w:rFonts w:asciiTheme="majorHAnsi" w:eastAsiaTheme="minorHAnsi" w:hAnsiTheme="majorHAnsi" w:cstheme="minorBidi"/>
          <w:color w:val="244061" w:themeColor="accent1" w:themeShade="80"/>
          <w:sz w:val="22"/>
          <w:szCs w:val="22"/>
          <w:lang w:val="en-US" w:eastAsia="en-US" w:bidi="ar-SA"/>
        </w:rPr>
      </w:rPrChange>
    </w:rPr>
  </w:style>
  <w:style w:type="paragraph" w:styleId="Header">
    <w:name w:val="header"/>
    <w:basedOn w:val="Normal"/>
    <w:link w:val="HeaderChar"/>
    <w:uiPriority w:val="99"/>
    <w:unhideWhenUsed/>
    <w:pPr>
      <w:pPrChange w:id="11" w:author="Hiserman, Sonja Christine" w:date="2026-09-25T20:07:00Z">
        <w:pPr/>
      </w:pPrChange>
    </w:pPr>
    <w:rPr>
      <w:color w:val="595959" w:themeColor="text1" w:themeTint="A6"/>
      <w:rPrChange w:id="11"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HeaderChar">
    <w:name w:val="Header Char"/>
    <w:basedOn w:val="DefaultParagraphFont"/>
    <w:link w:val="Header"/>
    <w:uiPriority w:val="99"/>
    <w:rsid w:val="00C02B3F"/>
    <w:rPr>
      <w:color w:val="595959" w:themeColor="text1" w:themeTint="A6"/>
    </w:rPr>
  </w:style>
  <w:style w:type="paragraph" w:styleId="ListBullet">
    <w:name w:val="List Bullet"/>
    <w:basedOn w:val="Normal"/>
    <w:uiPriority w:val="4"/>
    <w:unhideWhenUsed/>
    <w:qFormat/>
    <w:pPr>
      <w:numPr>
        <w:numId w:val="2"/>
      </w:numPr>
      <w:spacing w:after="160" w:line="312" w:lineRule="auto"/>
      <w:contextualSpacing/>
      <w:pPrChange w:id="12" w:author="Hiserman, Sonja Christine" w:date="2026-09-25T20:07:00Z">
        <w:pPr>
          <w:numPr>
            <w:numId w:val="2"/>
          </w:numPr>
          <w:spacing w:after="160" w:line="312" w:lineRule="auto"/>
          <w:ind w:left="360" w:hanging="360"/>
          <w:contextualSpacing/>
        </w:pPr>
      </w:pPrChange>
    </w:pPr>
    <w:rPr>
      <w:color w:val="595959" w:themeColor="text1" w:themeTint="A6"/>
      <w:rPrChange w:id="12"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Footer">
    <w:name w:val="footer"/>
    <w:basedOn w:val="Normal"/>
    <w:link w:val="FooterChar"/>
    <w:uiPriority w:val="99"/>
    <w:unhideWhenUsed/>
    <w:rsid w:val="00E81434"/>
    <w:pPr>
      <w:pPrChange w:id="13" w:author="Hiserman, Sonja Christine" w:date="2026-09-25T20:07:00Z">
        <w:pPr/>
      </w:pPrChange>
    </w:pPr>
    <w:rPr>
      <w:color w:val="244061" w:themeColor="accent1" w:themeShade="80"/>
      <w:rPrChange w:id="13" w:author="Hiserman, Sonja Christine" w:date="2026-09-25T20:07:00Z">
        <w:rPr>
          <w:rFonts w:asciiTheme="minorHAnsi" w:eastAsiaTheme="minorHAnsi" w:hAnsiTheme="minorHAnsi" w:cstheme="minorBidi"/>
          <w:color w:val="244061" w:themeColor="accent1" w:themeShade="80"/>
          <w:sz w:val="22"/>
          <w:szCs w:val="22"/>
          <w:lang w:val="en-US" w:eastAsia="en-US" w:bidi="ar-SA"/>
        </w:rPr>
      </w:rPrChange>
    </w:rPr>
  </w:style>
  <w:style w:type="character" w:customStyle="1" w:styleId="FooterChar">
    <w:name w:val="Footer Char"/>
    <w:basedOn w:val="DefaultParagraphFont"/>
    <w:link w:val="Footer"/>
    <w:uiPriority w:val="99"/>
    <w:rsid w:val="00C02B3F"/>
    <w:rPr>
      <w:color w:val="244061" w:themeColor="accent1" w:themeShade="80"/>
    </w:rPr>
  </w:style>
  <w:style w:type="table" w:styleId="TableGrid">
    <w:name w:val="Table Grid"/>
    <w:basedOn w:val="TableNormal"/>
    <w:uiPriority w:val="39"/>
    <w:rsid w:val="00C02B3F"/>
    <w:rPr>
      <w:color w:val="595959" w:themeColor="text1" w:themeTint="A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pPrChange w:id="14" w:author="Hiserman, Sonja Christine" w:date="2026-09-25T20:07:00Z">
        <w:pPr/>
      </w:pPrChange>
    </w:pPr>
    <w:rPr>
      <w:rFonts w:ascii="Segoe UI" w:hAnsi="Segoe UI" w:cs="Segoe UI"/>
      <w:color w:val="595959" w:themeColor="text1" w:themeTint="A6"/>
      <w:szCs w:val="18"/>
      <w:rPrChange w:id="14" w:author="Hiserman, Sonja Christine" w:date="2026-09-25T20:07:00Z">
        <w:rPr>
          <w:rFonts w:ascii="Segoe UI" w:eastAsiaTheme="minorHAnsi" w:hAnsi="Segoe UI" w:cs="Segoe UI"/>
          <w:color w:val="595959" w:themeColor="text1" w:themeTint="A6"/>
          <w:sz w:val="22"/>
          <w:szCs w:val="18"/>
          <w:lang w:val="en-US" w:eastAsia="en-US" w:bidi="ar-SA"/>
        </w:rPr>
      </w:rPrChange>
    </w:rPr>
  </w:style>
  <w:style w:type="character" w:customStyle="1" w:styleId="BalloonTextChar">
    <w:name w:val="Balloon Text Char"/>
    <w:basedOn w:val="DefaultParagraphFont"/>
    <w:link w:val="BalloonText"/>
    <w:uiPriority w:val="99"/>
    <w:semiHidden/>
    <w:rsid w:val="00C02B3F"/>
    <w:rPr>
      <w:rFonts w:ascii="Segoe UI" w:hAnsi="Segoe UI" w:cs="Segoe UI"/>
      <w:color w:val="595959" w:themeColor="text1" w:themeTint="A6"/>
      <w:szCs w:val="18"/>
    </w:rPr>
  </w:style>
  <w:style w:type="paragraph" w:styleId="BlockText">
    <w:name w:val="Block Text"/>
    <w:basedOn w:val="Normal"/>
    <w:uiPriority w:val="4"/>
    <w:unhideWhenUsed/>
    <w:qFormat/>
    <w:rsid w:val="00E81434"/>
    <w:pPr>
      <w:spacing w:after="160" w:line="312" w:lineRule="auto"/>
      <w:pPrChange w:id="15" w:author="Hiserman, Sonja Christine" w:date="2026-09-25T20:07:00Z">
        <w:pPr>
          <w:spacing w:after="160" w:line="312" w:lineRule="auto"/>
        </w:pPr>
      </w:pPrChange>
    </w:pPr>
    <w:rPr>
      <w:rFonts w:eastAsiaTheme="minorEastAsia"/>
      <w:iCs/>
      <w:color w:val="595959" w:themeColor="text1" w:themeTint="A6"/>
      <w:sz w:val="30"/>
      <w:rPrChange w:id="15" w:author="Hiserman, Sonja Christine" w:date="2026-09-25T20:07:00Z">
        <w:rPr>
          <w:rFonts w:asciiTheme="minorHAnsi" w:eastAsiaTheme="minorEastAsia" w:hAnsiTheme="minorHAnsi" w:cstheme="minorBidi"/>
          <w:iCs/>
          <w:color w:val="595959" w:themeColor="text1" w:themeTint="A6"/>
          <w:sz w:val="30"/>
          <w:szCs w:val="22"/>
          <w:lang w:val="en-US" w:eastAsia="en-US" w:bidi="ar-SA"/>
        </w:rPr>
      </w:rPrChange>
    </w:rPr>
  </w:style>
  <w:style w:type="numbering" w:styleId="111111">
    <w:name w:val="Outline List 2"/>
    <w:basedOn w:val="NoList"/>
    <w:uiPriority w:val="99"/>
    <w:semiHidden/>
    <w:unhideWhenUsed/>
    <w:rsid w:val="00C02B3F"/>
    <w:pPr>
      <w:numPr>
        <w:numId w:val="7"/>
      </w:numPr>
    </w:pPr>
  </w:style>
  <w:style w:type="numbering" w:styleId="1ai">
    <w:name w:val="Outline List 1"/>
    <w:basedOn w:val="NoList"/>
    <w:uiPriority w:val="99"/>
    <w:semiHidden/>
    <w:unhideWhenUsed/>
    <w:rsid w:val="00C02B3F"/>
    <w:pPr>
      <w:numPr>
        <w:numId w:val="8"/>
      </w:numPr>
    </w:pPr>
  </w:style>
  <w:style w:type="numbering" w:styleId="ArticleSection">
    <w:name w:val="Outline List 3"/>
    <w:basedOn w:val="NoList"/>
    <w:uiPriority w:val="99"/>
    <w:semiHidden/>
    <w:unhideWhenUsed/>
    <w:rsid w:val="00C02B3F"/>
    <w:pPr>
      <w:numPr>
        <w:numId w:val="9"/>
      </w:numPr>
    </w:pPr>
  </w:style>
  <w:style w:type="paragraph" w:styleId="Bibliography">
    <w:name w:val="Bibliography"/>
    <w:basedOn w:val="Normal"/>
    <w:next w:val="Normal"/>
    <w:uiPriority w:val="37"/>
    <w:semiHidden/>
    <w:unhideWhenUsed/>
    <w:rsid w:val="00391F5A"/>
    <w:pPr>
      <w:spacing w:after="160" w:line="312" w:lineRule="auto"/>
      <w:pPrChange w:id="16" w:author="Hiserman, Sonja Christine" w:date="2026-09-25T20:07:00Z">
        <w:pPr>
          <w:spacing w:after="160" w:line="312" w:lineRule="auto"/>
        </w:pPr>
      </w:pPrChange>
    </w:pPr>
    <w:rPr>
      <w:color w:val="595959" w:themeColor="text1" w:themeTint="A6"/>
      <w:rPrChange w:id="16"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BodyText">
    <w:name w:val="Body Text"/>
    <w:basedOn w:val="Normal"/>
    <w:link w:val="BodyTextChar"/>
    <w:uiPriority w:val="99"/>
    <w:semiHidden/>
    <w:unhideWhenUsed/>
    <w:rsid w:val="00391F5A"/>
    <w:pPr>
      <w:spacing w:after="120" w:line="312" w:lineRule="auto"/>
      <w:pPrChange w:id="17" w:author="Hiserman, Sonja Christine" w:date="2026-09-25T20:07:00Z">
        <w:pPr>
          <w:spacing w:after="120" w:line="312" w:lineRule="auto"/>
        </w:pPr>
      </w:pPrChange>
    </w:pPr>
    <w:rPr>
      <w:color w:val="595959" w:themeColor="text1" w:themeTint="A6"/>
      <w:rPrChange w:id="17"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BodyTextChar">
    <w:name w:val="Body Text Char"/>
    <w:basedOn w:val="DefaultParagraphFont"/>
    <w:link w:val="BodyText"/>
    <w:uiPriority w:val="99"/>
    <w:semiHidden/>
    <w:rsid w:val="00C02B3F"/>
    <w:rPr>
      <w:color w:val="595959" w:themeColor="text1" w:themeTint="A6"/>
    </w:rPr>
  </w:style>
  <w:style w:type="paragraph" w:styleId="BodyText2">
    <w:name w:val="Body Text 2"/>
    <w:basedOn w:val="Normal"/>
    <w:link w:val="BodyText2Char"/>
    <w:uiPriority w:val="99"/>
    <w:semiHidden/>
    <w:unhideWhenUsed/>
    <w:rsid w:val="00391F5A"/>
    <w:pPr>
      <w:spacing w:after="120" w:line="480" w:lineRule="auto"/>
      <w:pPrChange w:id="18" w:author="Hiserman, Sonja Christine" w:date="2026-09-25T20:07:00Z">
        <w:pPr>
          <w:spacing w:after="120" w:line="480" w:lineRule="auto"/>
        </w:pPr>
      </w:pPrChange>
    </w:pPr>
    <w:rPr>
      <w:color w:val="595959" w:themeColor="text1" w:themeTint="A6"/>
      <w:rPrChange w:id="18"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BodyText2Char">
    <w:name w:val="Body Text 2 Char"/>
    <w:basedOn w:val="DefaultParagraphFont"/>
    <w:link w:val="BodyText2"/>
    <w:uiPriority w:val="99"/>
    <w:semiHidden/>
    <w:rsid w:val="00C02B3F"/>
    <w:rPr>
      <w:color w:val="595959" w:themeColor="text1" w:themeTint="A6"/>
    </w:rPr>
  </w:style>
  <w:style w:type="paragraph" w:styleId="BodyText3">
    <w:name w:val="Body Text 3"/>
    <w:basedOn w:val="Normal"/>
    <w:link w:val="BodyText3Char"/>
    <w:uiPriority w:val="99"/>
    <w:semiHidden/>
    <w:unhideWhenUsed/>
    <w:rsid w:val="00391F5A"/>
    <w:pPr>
      <w:spacing w:after="120" w:line="312" w:lineRule="auto"/>
      <w:pPrChange w:id="19" w:author="Hiserman, Sonja Christine" w:date="2026-09-25T20:07:00Z">
        <w:pPr>
          <w:spacing w:after="120" w:line="312" w:lineRule="auto"/>
        </w:pPr>
      </w:pPrChange>
    </w:pPr>
    <w:rPr>
      <w:color w:val="595959" w:themeColor="text1" w:themeTint="A6"/>
      <w:szCs w:val="16"/>
      <w:rPrChange w:id="19" w:author="Hiserman, Sonja Christine" w:date="2026-09-25T20:07:00Z">
        <w:rPr>
          <w:rFonts w:asciiTheme="minorHAnsi" w:eastAsiaTheme="minorHAnsi" w:hAnsiTheme="minorHAnsi" w:cstheme="minorBidi"/>
          <w:color w:val="595959" w:themeColor="text1" w:themeTint="A6"/>
          <w:sz w:val="22"/>
          <w:szCs w:val="16"/>
          <w:lang w:val="en-US" w:eastAsia="en-US" w:bidi="ar-SA"/>
        </w:rPr>
      </w:rPrChange>
    </w:rPr>
  </w:style>
  <w:style w:type="character" w:customStyle="1" w:styleId="BodyText3Char">
    <w:name w:val="Body Text 3 Char"/>
    <w:basedOn w:val="DefaultParagraphFont"/>
    <w:link w:val="BodyText3"/>
    <w:uiPriority w:val="99"/>
    <w:semiHidden/>
    <w:rsid w:val="00C02B3F"/>
    <w:rPr>
      <w:color w:val="595959" w:themeColor="text1" w:themeTint="A6"/>
      <w:szCs w:val="16"/>
    </w:rPr>
  </w:style>
  <w:style w:type="paragraph" w:styleId="BodyTextFirstIndent">
    <w:name w:val="Body Text First Indent"/>
    <w:basedOn w:val="BodyText"/>
    <w:link w:val="BodyTextFirstIndentChar"/>
    <w:uiPriority w:val="99"/>
    <w:semiHidden/>
    <w:unhideWhenUsed/>
    <w:rsid w:val="00C02B3F"/>
    <w:pPr>
      <w:spacing w:after="160"/>
      <w:ind w:firstLine="360"/>
    </w:pPr>
  </w:style>
  <w:style w:type="character" w:customStyle="1" w:styleId="BodyTextFirstIndentChar">
    <w:name w:val="Body Text First Indent Char"/>
    <w:basedOn w:val="BodyTextChar"/>
    <w:link w:val="BodyTextFirstIndent"/>
    <w:uiPriority w:val="99"/>
    <w:semiHidden/>
    <w:rsid w:val="00C02B3F"/>
    <w:rPr>
      <w:color w:val="595959" w:themeColor="text1" w:themeTint="A6"/>
    </w:rPr>
  </w:style>
  <w:style w:type="paragraph" w:styleId="BodyTextIndent">
    <w:name w:val="Body Text Indent"/>
    <w:basedOn w:val="Normal"/>
    <w:link w:val="BodyTextIndentChar"/>
    <w:uiPriority w:val="99"/>
    <w:semiHidden/>
    <w:unhideWhenUsed/>
    <w:rsid w:val="00391F5A"/>
    <w:pPr>
      <w:spacing w:after="120" w:line="312" w:lineRule="auto"/>
      <w:ind w:left="360"/>
      <w:pPrChange w:id="20" w:author="Hiserman, Sonja Christine" w:date="2026-09-25T20:07:00Z">
        <w:pPr>
          <w:spacing w:after="120" w:line="312" w:lineRule="auto"/>
          <w:ind w:left="360"/>
        </w:pPr>
      </w:pPrChange>
    </w:pPr>
    <w:rPr>
      <w:color w:val="595959" w:themeColor="text1" w:themeTint="A6"/>
      <w:rPrChange w:id="20"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BodyTextIndentChar">
    <w:name w:val="Body Text Indent Char"/>
    <w:basedOn w:val="DefaultParagraphFont"/>
    <w:link w:val="BodyTextIndent"/>
    <w:uiPriority w:val="99"/>
    <w:semiHidden/>
    <w:rsid w:val="00C02B3F"/>
    <w:rPr>
      <w:color w:val="595959" w:themeColor="text1" w:themeTint="A6"/>
    </w:rPr>
  </w:style>
  <w:style w:type="paragraph" w:styleId="BodyTextFirstIndent2">
    <w:name w:val="Body Text First Indent 2"/>
    <w:basedOn w:val="BodyTextIndent"/>
    <w:link w:val="BodyTextFirstIndent2Char"/>
    <w:uiPriority w:val="99"/>
    <w:semiHidden/>
    <w:unhideWhenUsed/>
    <w:rsid w:val="00C02B3F"/>
    <w:pPr>
      <w:spacing w:after="160"/>
      <w:ind w:firstLine="360"/>
    </w:pPr>
  </w:style>
  <w:style w:type="character" w:customStyle="1" w:styleId="BodyTextFirstIndent2Char">
    <w:name w:val="Body Text First Indent 2 Char"/>
    <w:basedOn w:val="BodyTextIndentChar"/>
    <w:link w:val="BodyTextFirstIndent2"/>
    <w:uiPriority w:val="99"/>
    <w:semiHidden/>
    <w:rsid w:val="00C02B3F"/>
    <w:rPr>
      <w:color w:val="595959" w:themeColor="text1" w:themeTint="A6"/>
    </w:rPr>
  </w:style>
  <w:style w:type="paragraph" w:styleId="BodyTextIndent2">
    <w:name w:val="Body Text Indent 2"/>
    <w:basedOn w:val="Normal"/>
    <w:link w:val="BodyTextIndent2Char"/>
    <w:uiPriority w:val="99"/>
    <w:semiHidden/>
    <w:unhideWhenUsed/>
    <w:rsid w:val="00391F5A"/>
    <w:pPr>
      <w:spacing w:after="120" w:line="480" w:lineRule="auto"/>
      <w:ind w:left="360"/>
      <w:pPrChange w:id="21" w:author="Hiserman, Sonja Christine" w:date="2026-09-25T20:07:00Z">
        <w:pPr>
          <w:spacing w:after="120" w:line="480" w:lineRule="auto"/>
          <w:ind w:left="360"/>
        </w:pPr>
      </w:pPrChange>
    </w:pPr>
    <w:rPr>
      <w:color w:val="595959" w:themeColor="text1" w:themeTint="A6"/>
      <w:rPrChange w:id="21"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BodyTextIndent2Char">
    <w:name w:val="Body Text Indent 2 Char"/>
    <w:basedOn w:val="DefaultParagraphFont"/>
    <w:link w:val="BodyTextIndent2"/>
    <w:uiPriority w:val="99"/>
    <w:semiHidden/>
    <w:rsid w:val="00C02B3F"/>
    <w:rPr>
      <w:color w:val="595959" w:themeColor="text1" w:themeTint="A6"/>
    </w:rPr>
  </w:style>
  <w:style w:type="paragraph" w:styleId="BodyTextIndent3">
    <w:name w:val="Body Text Indent 3"/>
    <w:basedOn w:val="Normal"/>
    <w:link w:val="BodyTextIndent3Char"/>
    <w:uiPriority w:val="99"/>
    <w:semiHidden/>
    <w:unhideWhenUsed/>
    <w:rsid w:val="00391F5A"/>
    <w:pPr>
      <w:spacing w:after="120" w:line="312" w:lineRule="auto"/>
      <w:ind w:left="360"/>
      <w:pPrChange w:id="22" w:author="Hiserman, Sonja Christine" w:date="2026-09-25T20:07:00Z">
        <w:pPr>
          <w:spacing w:after="120" w:line="312" w:lineRule="auto"/>
          <w:ind w:left="360"/>
        </w:pPr>
      </w:pPrChange>
    </w:pPr>
    <w:rPr>
      <w:color w:val="595959" w:themeColor="text1" w:themeTint="A6"/>
      <w:szCs w:val="16"/>
      <w:rPrChange w:id="22" w:author="Hiserman, Sonja Christine" w:date="2026-09-25T20:07:00Z">
        <w:rPr>
          <w:rFonts w:asciiTheme="minorHAnsi" w:eastAsiaTheme="minorHAnsi" w:hAnsiTheme="minorHAnsi" w:cstheme="minorBidi"/>
          <w:color w:val="595959" w:themeColor="text1" w:themeTint="A6"/>
          <w:sz w:val="22"/>
          <w:szCs w:val="16"/>
          <w:lang w:val="en-US" w:eastAsia="en-US" w:bidi="ar-SA"/>
        </w:rPr>
      </w:rPrChange>
    </w:rPr>
  </w:style>
  <w:style w:type="character" w:customStyle="1" w:styleId="BodyTextIndent3Char">
    <w:name w:val="Body Text Indent 3 Char"/>
    <w:basedOn w:val="DefaultParagraphFont"/>
    <w:link w:val="BodyTextIndent3"/>
    <w:uiPriority w:val="99"/>
    <w:semiHidden/>
    <w:rsid w:val="00C02B3F"/>
    <w:rPr>
      <w:color w:val="595959" w:themeColor="text1" w:themeTint="A6"/>
      <w:szCs w:val="16"/>
    </w:rPr>
  </w:style>
  <w:style w:type="character" w:styleId="BookTitle">
    <w:name w:val="Book Title"/>
    <w:basedOn w:val="DefaultParagraphFont"/>
    <w:uiPriority w:val="33"/>
    <w:semiHidden/>
    <w:unhideWhenUsed/>
    <w:qFormat/>
    <w:rsid w:val="00391F5A"/>
    <w:rPr>
      <w:b/>
      <w:bCs/>
      <w:i/>
      <w:iCs/>
      <w:spacing w:val="5"/>
      <w:rPrChange w:id="23" w:author="Hiserman, Sonja Christine" w:date="2026-09-25T20:07:00Z">
        <w:rPr>
          <w:b/>
          <w:bCs/>
          <w:i/>
          <w:iCs/>
          <w:spacing w:val="5"/>
        </w:rPr>
      </w:rPrChange>
    </w:rPr>
  </w:style>
  <w:style w:type="paragraph" w:styleId="Caption">
    <w:name w:val="caption"/>
    <w:basedOn w:val="Normal"/>
    <w:next w:val="Normal"/>
    <w:uiPriority w:val="35"/>
    <w:semiHidden/>
    <w:unhideWhenUsed/>
    <w:qFormat/>
    <w:rsid w:val="00391F5A"/>
    <w:pPr>
      <w:spacing w:after="200"/>
      <w:pPrChange w:id="24" w:author="Hiserman, Sonja Christine" w:date="2026-09-25T20:07:00Z">
        <w:pPr>
          <w:spacing w:after="200"/>
        </w:pPr>
      </w:pPrChange>
    </w:pPr>
    <w:rPr>
      <w:i/>
      <w:iCs/>
      <w:color w:val="1F497D" w:themeColor="text2"/>
      <w:szCs w:val="18"/>
      <w:rPrChange w:id="24" w:author="Hiserman, Sonja Christine" w:date="2026-09-25T20:07:00Z">
        <w:rPr>
          <w:rFonts w:asciiTheme="minorHAnsi" w:eastAsiaTheme="minorHAnsi" w:hAnsiTheme="minorHAnsi" w:cstheme="minorBidi"/>
          <w:i/>
          <w:iCs/>
          <w:color w:val="1F497D" w:themeColor="text2"/>
          <w:sz w:val="22"/>
          <w:szCs w:val="18"/>
          <w:lang w:val="en-US" w:eastAsia="en-US" w:bidi="ar-SA"/>
        </w:rPr>
      </w:rPrChange>
    </w:rPr>
  </w:style>
  <w:style w:type="paragraph" w:styleId="Closing">
    <w:name w:val="Closing"/>
    <w:basedOn w:val="Normal"/>
    <w:link w:val="ClosingChar"/>
    <w:uiPriority w:val="99"/>
    <w:semiHidden/>
    <w:unhideWhenUsed/>
    <w:rsid w:val="00391F5A"/>
    <w:pPr>
      <w:ind w:left="4320"/>
      <w:pPrChange w:id="25" w:author="Hiserman, Sonja Christine" w:date="2026-09-25T20:07:00Z">
        <w:pPr>
          <w:ind w:left="4320"/>
        </w:pPr>
      </w:pPrChange>
    </w:pPr>
    <w:rPr>
      <w:color w:val="595959" w:themeColor="text1" w:themeTint="A6"/>
      <w:rPrChange w:id="25"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ClosingChar">
    <w:name w:val="Closing Char"/>
    <w:basedOn w:val="DefaultParagraphFont"/>
    <w:link w:val="Closing"/>
    <w:uiPriority w:val="99"/>
    <w:semiHidden/>
    <w:rsid w:val="00C02B3F"/>
    <w:rPr>
      <w:color w:val="595959" w:themeColor="text1" w:themeTint="A6"/>
    </w:rPr>
  </w:style>
  <w:style w:type="table" w:styleId="ColorfulGrid">
    <w:name w:val="Colorful Grid"/>
    <w:basedOn w:val="TableNormal"/>
    <w:uiPriority w:val="73"/>
    <w:semiHidden/>
    <w:unhideWhenUsed/>
    <w:rsid w:val="00C02B3F"/>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02B3F"/>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C02B3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C02B3F"/>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C02B3F"/>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C02B3F"/>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C02B3F"/>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C02B3F"/>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02B3F"/>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C02B3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C02B3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C02B3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C02B3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C02B3F"/>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C02B3F"/>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02B3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02B3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02B3F"/>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C02B3F"/>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02B3F"/>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C02B3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C02B3F"/>
    <w:rPr>
      <w:sz w:val="22"/>
      <w:szCs w:val="16"/>
    </w:rPr>
  </w:style>
  <w:style w:type="paragraph" w:styleId="CommentText">
    <w:name w:val="annotation text"/>
    <w:basedOn w:val="Normal"/>
    <w:link w:val="CommentTextChar"/>
    <w:uiPriority w:val="99"/>
    <w:semiHidden/>
    <w:unhideWhenUsed/>
    <w:rsid w:val="00391F5A"/>
    <w:pPr>
      <w:spacing w:after="160"/>
      <w:pPrChange w:id="26" w:author="Hiserman, Sonja Christine" w:date="2026-09-25T20:07:00Z">
        <w:pPr>
          <w:spacing w:after="160"/>
        </w:pPr>
      </w:pPrChange>
    </w:pPr>
    <w:rPr>
      <w:color w:val="595959" w:themeColor="text1" w:themeTint="A6"/>
      <w:szCs w:val="20"/>
      <w:rPrChange w:id="26" w:author="Hiserman, Sonja Christine" w:date="2026-09-25T20:07:00Z">
        <w:rPr>
          <w:rFonts w:asciiTheme="minorHAnsi" w:eastAsiaTheme="minorHAnsi" w:hAnsiTheme="minorHAnsi" w:cstheme="minorBidi"/>
          <w:color w:val="595959" w:themeColor="text1" w:themeTint="A6"/>
          <w:sz w:val="22"/>
          <w:lang w:val="en-US" w:eastAsia="en-US" w:bidi="ar-SA"/>
        </w:rPr>
      </w:rPrChange>
    </w:rPr>
  </w:style>
  <w:style w:type="character" w:customStyle="1" w:styleId="CommentTextChar">
    <w:name w:val="Comment Text Char"/>
    <w:basedOn w:val="DefaultParagraphFont"/>
    <w:link w:val="CommentText"/>
    <w:uiPriority w:val="99"/>
    <w:semiHidden/>
    <w:rsid w:val="00C02B3F"/>
    <w:rPr>
      <w:color w:val="595959" w:themeColor="text1" w:themeTint="A6"/>
      <w:szCs w:val="20"/>
    </w:rPr>
  </w:style>
  <w:style w:type="paragraph" w:styleId="CommentSubject">
    <w:name w:val="annotation subject"/>
    <w:basedOn w:val="CommentText"/>
    <w:next w:val="CommentText"/>
    <w:link w:val="CommentSubjectChar"/>
    <w:uiPriority w:val="99"/>
    <w:semiHidden/>
    <w:unhideWhenUsed/>
    <w:rsid w:val="00C02B3F"/>
    <w:rPr>
      <w:b/>
      <w:bCs/>
    </w:rPr>
  </w:style>
  <w:style w:type="character" w:customStyle="1" w:styleId="CommentSubjectChar">
    <w:name w:val="Comment Subject Char"/>
    <w:basedOn w:val="CommentTextChar"/>
    <w:link w:val="CommentSubject"/>
    <w:uiPriority w:val="99"/>
    <w:semiHidden/>
    <w:rsid w:val="00C02B3F"/>
    <w:rPr>
      <w:b/>
      <w:bCs/>
      <w:color w:val="595959" w:themeColor="text1" w:themeTint="A6"/>
      <w:szCs w:val="20"/>
    </w:rPr>
  </w:style>
  <w:style w:type="table" w:styleId="DarkList">
    <w:name w:val="Dark List"/>
    <w:basedOn w:val="TableNormal"/>
    <w:uiPriority w:val="70"/>
    <w:semiHidden/>
    <w:unhideWhenUsed/>
    <w:rsid w:val="00C02B3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02B3F"/>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C02B3F"/>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C02B3F"/>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C02B3F"/>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C02B3F"/>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C02B3F"/>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391F5A"/>
    <w:pPr>
      <w:spacing w:after="160" w:line="312" w:lineRule="auto"/>
      <w:pPrChange w:id="27" w:author="Hiserman, Sonja Christine" w:date="2026-09-25T20:07:00Z">
        <w:pPr>
          <w:spacing w:after="160" w:line="312" w:lineRule="auto"/>
        </w:pPr>
      </w:pPrChange>
    </w:pPr>
    <w:rPr>
      <w:color w:val="595959" w:themeColor="text1" w:themeTint="A6"/>
      <w:rPrChange w:id="27"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DateChar">
    <w:name w:val="Date Char"/>
    <w:basedOn w:val="DefaultParagraphFont"/>
    <w:link w:val="Date"/>
    <w:uiPriority w:val="99"/>
    <w:semiHidden/>
    <w:rsid w:val="00C02B3F"/>
    <w:rPr>
      <w:color w:val="595959" w:themeColor="text1" w:themeTint="A6"/>
    </w:rPr>
  </w:style>
  <w:style w:type="paragraph" w:styleId="DocumentMap">
    <w:name w:val="Document Map"/>
    <w:basedOn w:val="Normal"/>
    <w:link w:val="DocumentMapChar"/>
    <w:uiPriority w:val="99"/>
    <w:semiHidden/>
    <w:unhideWhenUsed/>
    <w:rsid w:val="00391F5A"/>
    <w:pPr>
      <w:pPrChange w:id="28" w:author="Hiserman, Sonja Christine" w:date="2026-09-25T20:07:00Z">
        <w:pPr/>
      </w:pPrChange>
    </w:pPr>
    <w:rPr>
      <w:rFonts w:ascii="Segoe UI" w:hAnsi="Segoe UI" w:cs="Segoe UI"/>
      <w:color w:val="595959" w:themeColor="text1" w:themeTint="A6"/>
      <w:szCs w:val="16"/>
      <w:rPrChange w:id="28" w:author="Hiserman, Sonja Christine" w:date="2026-09-25T20:07:00Z">
        <w:rPr>
          <w:rFonts w:ascii="Segoe UI" w:eastAsiaTheme="minorHAnsi" w:hAnsi="Segoe UI" w:cs="Segoe UI"/>
          <w:color w:val="595959" w:themeColor="text1" w:themeTint="A6"/>
          <w:sz w:val="22"/>
          <w:szCs w:val="16"/>
          <w:lang w:val="en-US" w:eastAsia="en-US" w:bidi="ar-SA"/>
        </w:rPr>
      </w:rPrChange>
    </w:rPr>
  </w:style>
  <w:style w:type="character" w:customStyle="1" w:styleId="DocumentMapChar">
    <w:name w:val="Document Map Char"/>
    <w:basedOn w:val="DefaultParagraphFont"/>
    <w:link w:val="DocumentMap"/>
    <w:uiPriority w:val="99"/>
    <w:semiHidden/>
    <w:rsid w:val="00C02B3F"/>
    <w:rPr>
      <w:rFonts w:ascii="Segoe UI" w:hAnsi="Segoe UI" w:cs="Segoe UI"/>
      <w:color w:val="595959" w:themeColor="text1" w:themeTint="A6"/>
      <w:szCs w:val="16"/>
    </w:rPr>
  </w:style>
  <w:style w:type="paragraph" w:styleId="E-mailSignature">
    <w:name w:val="E-mail Signature"/>
    <w:basedOn w:val="Normal"/>
    <w:link w:val="E-mailSignatureChar"/>
    <w:uiPriority w:val="99"/>
    <w:semiHidden/>
    <w:unhideWhenUsed/>
    <w:rsid w:val="00391F5A"/>
    <w:pPr>
      <w:pPrChange w:id="29" w:author="Hiserman, Sonja Christine" w:date="2026-09-25T20:07:00Z">
        <w:pPr/>
      </w:pPrChange>
    </w:pPr>
    <w:rPr>
      <w:color w:val="595959" w:themeColor="text1" w:themeTint="A6"/>
      <w:rPrChange w:id="29"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E-mailSignatureChar">
    <w:name w:val="E-mail Signature Char"/>
    <w:basedOn w:val="DefaultParagraphFont"/>
    <w:link w:val="E-mailSignature"/>
    <w:uiPriority w:val="99"/>
    <w:semiHidden/>
    <w:rsid w:val="00C02B3F"/>
    <w:rPr>
      <w:color w:val="595959" w:themeColor="text1" w:themeTint="A6"/>
    </w:rPr>
  </w:style>
  <w:style w:type="character" w:styleId="Emphasis">
    <w:name w:val="Emphasis"/>
    <w:basedOn w:val="DefaultParagraphFont"/>
    <w:uiPriority w:val="20"/>
    <w:semiHidden/>
    <w:unhideWhenUsed/>
    <w:qFormat/>
    <w:rsid w:val="00391F5A"/>
    <w:rPr>
      <w:i/>
      <w:iCs/>
      <w:rPrChange w:id="30" w:author="Hiserman, Sonja Christine" w:date="2026-09-25T20:07:00Z">
        <w:rPr>
          <w:i/>
          <w:iCs/>
        </w:rPr>
      </w:rPrChange>
    </w:rPr>
  </w:style>
  <w:style w:type="character" w:styleId="EndnoteReference">
    <w:name w:val="endnote reference"/>
    <w:basedOn w:val="DefaultParagraphFont"/>
    <w:uiPriority w:val="99"/>
    <w:semiHidden/>
    <w:unhideWhenUsed/>
    <w:rsid w:val="00C02B3F"/>
    <w:rPr>
      <w:vertAlign w:val="superscript"/>
    </w:rPr>
  </w:style>
  <w:style w:type="paragraph" w:styleId="EndnoteText">
    <w:name w:val="endnote text"/>
    <w:basedOn w:val="Normal"/>
    <w:link w:val="EndnoteTextChar"/>
    <w:uiPriority w:val="99"/>
    <w:semiHidden/>
    <w:unhideWhenUsed/>
    <w:rsid w:val="00391F5A"/>
    <w:pPr>
      <w:pPrChange w:id="31" w:author="Hiserman, Sonja Christine" w:date="2026-09-25T20:07:00Z">
        <w:pPr/>
      </w:pPrChange>
    </w:pPr>
    <w:rPr>
      <w:color w:val="595959" w:themeColor="text1" w:themeTint="A6"/>
      <w:szCs w:val="20"/>
      <w:rPrChange w:id="31" w:author="Hiserman, Sonja Christine" w:date="2026-09-25T20:07:00Z">
        <w:rPr>
          <w:rFonts w:asciiTheme="minorHAnsi" w:eastAsiaTheme="minorHAnsi" w:hAnsiTheme="minorHAnsi" w:cstheme="minorBidi"/>
          <w:color w:val="595959" w:themeColor="text1" w:themeTint="A6"/>
          <w:sz w:val="22"/>
          <w:lang w:val="en-US" w:eastAsia="en-US" w:bidi="ar-SA"/>
        </w:rPr>
      </w:rPrChange>
    </w:rPr>
  </w:style>
  <w:style w:type="character" w:customStyle="1" w:styleId="EndnoteTextChar">
    <w:name w:val="Endnote Text Char"/>
    <w:basedOn w:val="DefaultParagraphFont"/>
    <w:link w:val="EndnoteText"/>
    <w:uiPriority w:val="99"/>
    <w:semiHidden/>
    <w:rsid w:val="00C02B3F"/>
    <w:rPr>
      <w:color w:val="595959" w:themeColor="text1" w:themeTint="A6"/>
      <w:szCs w:val="20"/>
    </w:rPr>
  </w:style>
  <w:style w:type="paragraph" w:styleId="EnvelopeAddress">
    <w:name w:val="envelope address"/>
    <w:basedOn w:val="Normal"/>
    <w:uiPriority w:val="99"/>
    <w:semiHidden/>
    <w:unhideWhenUsed/>
    <w:rsid w:val="00391F5A"/>
    <w:pPr>
      <w:framePr w:w="7920" w:h="1980" w:hRule="exact" w:hSpace="180" w:wrap="auto" w:hAnchor="page" w:xAlign="center" w:yAlign="bottom"/>
      <w:ind w:left="2880"/>
      <w:pPrChange w:id="32" w:author="Hiserman, Sonja Christine" w:date="2026-09-25T20:07:00Z">
        <w:pPr>
          <w:framePr w:w="7920" w:h="1980" w:hRule="exact" w:hSpace="180" w:wrap="auto" w:hAnchor="page" w:xAlign="center" w:yAlign="bottom"/>
          <w:ind w:left="2880"/>
        </w:pPr>
      </w:pPrChange>
    </w:pPr>
    <w:rPr>
      <w:rFonts w:asciiTheme="majorHAnsi" w:eastAsiaTheme="majorEastAsia" w:hAnsiTheme="majorHAnsi" w:cstheme="majorBidi"/>
      <w:color w:val="595959" w:themeColor="text1" w:themeTint="A6"/>
      <w:sz w:val="24"/>
      <w:szCs w:val="24"/>
      <w:rPrChange w:id="32" w:author="Hiserman, Sonja Christine" w:date="2026-09-25T20:07:00Z">
        <w:rPr>
          <w:rFonts w:asciiTheme="majorHAnsi" w:eastAsiaTheme="majorEastAsia" w:hAnsiTheme="majorHAnsi" w:cstheme="majorBidi"/>
          <w:color w:val="595959" w:themeColor="text1" w:themeTint="A6"/>
          <w:sz w:val="24"/>
          <w:szCs w:val="24"/>
          <w:lang w:val="en-US" w:eastAsia="en-US" w:bidi="ar-SA"/>
        </w:rPr>
      </w:rPrChange>
    </w:rPr>
  </w:style>
  <w:style w:type="paragraph" w:styleId="EnvelopeReturn">
    <w:name w:val="envelope return"/>
    <w:basedOn w:val="Normal"/>
    <w:uiPriority w:val="99"/>
    <w:semiHidden/>
    <w:unhideWhenUsed/>
    <w:rsid w:val="00391F5A"/>
    <w:pPr>
      <w:pPrChange w:id="33" w:author="Hiserman, Sonja Christine" w:date="2026-09-25T20:07:00Z">
        <w:pPr/>
      </w:pPrChange>
    </w:pPr>
    <w:rPr>
      <w:rFonts w:asciiTheme="majorHAnsi" w:eastAsiaTheme="majorEastAsia" w:hAnsiTheme="majorHAnsi" w:cstheme="majorBidi"/>
      <w:color w:val="595959" w:themeColor="text1" w:themeTint="A6"/>
      <w:szCs w:val="20"/>
      <w:rPrChange w:id="33" w:author="Hiserman, Sonja Christine" w:date="2026-09-25T20:07:00Z">
        <w:rPr>
          <w:rFonts w:asciiTheme="majorHAnsi" w:eastAsiaTheme="majorEastAsia" w:hAnsiTheme="majorHAnsi" w:cstheme="majorBidi"/>
          <w:color w:val="595959" w:themeColor="text1" w:themeTint="A6"/>
          <w:sz w:val="22"/>
          <w:lang w:val="en-US" w:eastAsia="en-US" w:bidi="ar-SA"/>
        </w:rPr>
      </w:rPrChange>
    </w:rPr>
  </w:style>
  <w:style w:type="character" w:styleId="FollowedHyperlink">
    <w:name w:val="FollowedHyperlink"/>
    <w:basedOn w:val="DefaultParagraphFont"/>
    <w:uiPriority w:val="99"/>
    <w:semiHidden/>
    <w:unhideWhenUsed/>
    <w:rsid w:val="00C02B3F"/>
    <w:rPr>
      <w:color w:val="800080" w:themeColor="followedHyperlink"/>
      <w:u w:val="single"/>
    </w:rPr>
  </w:style>
  <w:style w:type="character" w:styleId="FootnoteReference">
    <w:name w:val="footnote reference"/>
    <w:basedOn w:val="DefaultParagraphFont"/>
    <w:uiPriority w:val="99"/>
    <w:semiHidden/>
    <w:unhideWhenUsed/>
    <w:rsid w:val="00C02B3F"/>
    <w:rPr>
      <w:vertAlign w:val="superscript"/>
    </w:rPr>
  </w:style>
  <w:style w:type="paragraph" w:styleId="FootnoteText">
    <w:name w:val="footnote text"/>
    <w:basedOn w:val="Normal"/>
    <w:link w:val="FootnoteTextChar"/>
    <w:uiPriority w:val="99"/>
    <w:semiHidden/>
    <w:unhideWhenUsed/>
    <w:rsid w:val="00391F5A"/>
    <w:pPr>
      <w:pPrChange w:id="34" w:author="Hiserman, Sonja Christine" w:date="2026-09-25T20:07:00Z">
        <w:pPr/>
      </w:pPrChange>
    </w:pPr>
    <w:rPr>
      <w:color w:val="595959" w:themeColor="text1" w:themeTint="A6"/>
      <w:szCs w:val="20"/>
      <w:rPrChange w:id="34" w:author="Hiserman, Sonja Christine" w:date="2026-09-25T20:07:00Z">
        <w:rPr>
          <w:rFonts w:asciiTheme="minorHAnsi" w:eastAsiaTheme="minorHAnsi" w:hAnsiTheme="minorHAnsi" w:cstheme="minorBidi"/>
          <w:color w:val="595959" w:themeColor="text1" w:themeTint="A6"/>
          <w:sz w:val="22"/>
          <w:lang w:val="en-US" w:eastAsia="en-US" w:bidi="ar-SA"/>
        </w:rPr>
      </w:rPrChange>
    </w:rPr>
  </w:style>
  <w:style w:type="character" w:customStyle="1" w:styleId="FootnoteTextChar">
    <w:name w:val="Footnote Text Char"/>
    <w:basedOn w:val="DefaultParagraphFont"/>
    <w:link w:val="FootnoteText"/>
    <w:uiPriority w:val="99"/>
    <w:semiHidden/>
    <w:rsid w:val="00C02B3F"/>
    <w:rPr>
      <w:color w:val="595959" w:themeColor="text1" w:themeTint="A6"/>
      <w:szCs w:val="20"/>
    </w:rPr>
  </w:style>
  <w:style w:type="table" w:styleId="GridTable1Light">
    <w:name w:val="Grid Table 1 Light"/>
    <w:basedOn w:val="TableNormal"/>
    <w:uiPriority w:val="46"/>
    <w:rsid w:val="00C02B3F"/>
    <w:rPr>
      <w:color w:val="595959" w:themeColor="text1" w:themeTint="A6"/>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02B3F"/>
    <w:rPr>
      <w:color w:val="595959" w:themeColor="text1" w:themeTint="A6"/>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02B3F"/>
    <w:rPr>
      <w:color w:val="595959" w:themeColor="text1" w:themeTint="A6"/>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02B3F"/>
    <w:rPr>
      <w:color w:val="595959" w:themeColor="text1" w:themeTint="A6"/>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02B3F"/>
    <w:rPr>
      <w:color w:val="595959" w:themeColor="text1" w:themeTint="A6"/>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02B3F"/>
    <w:rPr>
      <w:color w:val="595959" w:themeColor="text1" w:themeTint="A6"/>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02B3F"/>
    <w:rPr>
      <w:color w:val="595959" w:themeColor="text1" w:themeTint="A6"/>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02B3F"/>
    <w:rPr>
      <w:color w:val="595959" w:themeColor="text1" w:themeTint="A6"/>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02B3F"/>
    <w:rPr>
      <w:color w:val="595959" w:themeColor="text1" w:themeTint="A6"/>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C02B3F"/>
    <w:rPr>
      <w:color w:val="595959" w:themeColor="text1" w:themeTint="A6"/>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C02B3F"/>
    <w:rPr>
      <w:color w:val="595959" w:themeColor="text1" w:themeTint="A6"/>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C02B3F"/>
    <w:rPr>
      <w:color w:val="595959" w:themeColor="text1" w:themeTint="A6"/>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C02B3F"/>
    <w:rPr>
      <w:color w:val="595959" w:themeColor="text1" w:themeTint="A6"/>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C02B3F"/>
    <w:rPr>
      <w:color w:val="595959" w:themeColor="text1" w:themeTint="A6"/>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C02B3F"/>
    <w:rPr>
      <w:color w:val="595959" w:themeColor="text1" w:themeTint="A6"/>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02B3F"/>
    <w:rPr>
      <w:color w:val="595959" w:themeColor="text1" w:themeTint="A6"/>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C02B3F"/>
    <w:rPr>
      <w:color w:val="595959" w:themeColor="text1" w:themeTint="A6"/>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C02B3F"/>
    <w:rPr>
      <w:color w:val="595959" w:themeColor="text1" w:themeTint="A6"/>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C02B3F"/>
    <w:rPr>
      <w:color w:val="595959" w:themeColor="text1" w:themeTint="A6"/>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C02B3F"/>
    <w:rPr>
      <w:color w:val="595959" w:themeColor="text1" w:themeTint="A6"/>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C02B3F"/>
    <w:rPr>
      <w:color w:val="595959" w:themeColor="text1" w:themeTint="A6"/>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C02B3F"/>
    <w:rPr>
      <w:color w:val="595959" w:themeColor="text1" w:themeTint="A6"/>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02B3F"/>
    <w:rPr>
      <w:color w:val="595959" w:themeColor="text1" w:themeTint="A6"/>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C02B3F"/>
    <w:rPr>
      <w:color w:val="595959" w:themeColor="text1" w:themeTint="A6"/>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C02B3F"/>
    <w:rPr>
      <w:color w:val="595959" w:themeColor="text1" w:themeTint="A6"/>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C02B3F"/>
    <w:rPr>
      <w:color w:val="595959" w:themeColor="text1" w:themeTint="A6"/>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C02B3F"/>
    <w:rPr>
      <w:color w:val="595959" w:themeColor="text1" w:themeTint="A6"/>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C02B3F"/>
    <w:rPr>
      <w:color w:val="595959" w:themeColor="text1" w:themeTint="A6"/>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C02B3F"/>
    <w:rPr>
      <w:color w:val="595959" w:themeColor="text1" w:themeTint="A6"/>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02B3F"/>
    <w:rPr>
      <w:color w:val="595959" w:themeColor="text1" w:themeTint="A6"/>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C02B3F"/>
    <w:rPr>
      <w:color w:val="595959" w:themeColor="text1" w:themeTint="A6"/>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C02B3F"/>
    <w:rPr>
      <w:color w:val="595959" w:themeColor="text1" w:themeTint="A6"/>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C02B3F"/>
    <w:rPr>
      <w:color w:val="595959" w:themeColor="text1" w:themeTint="A6"/>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C02B3F"/>
    <w:rPr>
      <w:color w:val="595959" w:themeColor="text1" w:themeTint="A6"/>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C02B3F"/>
    <w:rPr>
      <w:color w:val="595959" w:themeColor="text1" w:themeTint="A6"/>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C02B3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02B3F"/>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C02B3F"/>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C02B3F"/>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C02B3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C02B3F"/>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C02B3F"/>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C02B3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02B3F"/>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C02B3F"/>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C02B3F"/>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C02B3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C02B3F"/>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C02B3F"/>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uiPriority w:val="99"/>
    <w:semiHidden/>
    <w:unhideWhenUsed/>
    <w:rsid w:val="00C02B3F"/>
  </w:style>
  <w:style w:type="paragraph" w:styleId="HTMLAddress">
    <w:name w:val="HTML Address"/>
    <w:basedOn w:val="Normal"/>
    <w:link w:val="HTMLAddressChar"/>
    <w:uiPriority w:val="99"/>
    <w:semiHidden/>
    <w:unhideWhenUsed/>
    <w:rsid w:val="00391F5A"/>
    <w:pPr>
      <w:pPrChange w:id="35" w:author="Hiserman, Sonja Christine" w:date="2026-09-25T20:07:00Z">
        <w:pPr/>
      </w:pPrChange>
    </w:pPr>
    <w:rPr>
      <w:i/>
      <w:iCs/>
      <w:color w:val="595959" w:themeColor="text1" w:themeTint="A6"/>
      <w:rPrChange w:id="35" w:author="Hiserman, Sonja Christine" w:date="2026-09-25T20:07:00Z">
        <w:rPr>
          <w:rFonts w:asciiTheme="minorHAnsi" w:eastAsiaTheme="minorHAnsi" w:hAnsiTheme="minorHAnsi" w:cstheme="minorBidi"/>
          <w:i/>
          <w:iCs/>
          <w:color w:val="595959" w:themeColor="text1" w:themeTint="A6"/>
          <w:sz w:val="22"/>
          <w:szCs w:val="22"/>
          <w:lang w:val="en-US" w:eastAsia="en-US" w:bidi="ar-SA"/>
        </w:rPr>
      </w:rPrChange>
    </w:rPr>
  </w:style>
  <w:style w:type="character" w:customStyle="1" w:styleId="HTMLAddressChar">
    <w:name w:val="HTML Address Char"/>
    <w:basedOn w:val="DefaultParagraphFont"/>
    <w:link w:val="HTMLAddress"/>
    <w:uiPriority w:val="99"/>
    <w:semiHidden/>
    <w:rsid w:val="00C02B3F"/>
    <w:rPr>
      <w:i/>
      <w:iCs/>
      <w:color w:val="595959" w:themeColor="text1" w:themeTint="A6"/>
    </w:rPr>
  </w:style>
  <w:style w:type="character" w:styleId="HTMLCite">
    <w:name w:val="HTML Cite"/>
    <w:basedOn w:val="DefaultParagraphFont"/>
    <w:uiPriority w:val="99"/>
    <w:semiHidden/>
    <w:unhideWhenUsed/>
    <w:rsid w:val="00C02B3F"/>
    <w:rPr>
      <w:i/>
      <w:iCs/>
    </w:rPr>
  </w:style>
  <w:style w:type="character" w:styleId="HTMLCode">
    <w:name w:val="HTML Code"/>
    <w:basedOn w:val="DefaultParagraphFont"/>
    <w:uiPriority w:val="99"/>
    <w:semiHidden/>
    <w:unhideWhenUsed/>
    <w:rsid w:val="00C02B3F"/>
    <w:rPr>
      <w:rFonts w:ascii="Consolas" w:hAnsi="Consolas"/>
      <w:sz w:val="22"/>
      <w:szCs w:val="20"/>
    </w:rPr>
  </w:style>
  <w:style w:type="character" w:styleId="HTMLDefinition">
    <w:name w:val="HTML Definition"/>
    <w:basedOn w:val="DefaultParagraphFont"/>
    <w:uiPriority w:val="99"/>
    <w:semiHidden/>
    <w:unhideWhenUsed/>
    <w:rsid w:val="00C02B3F"/>
    <w:rPr>
      <w:i/>
      <w:iCs/>
    </w:rPr>
  </w:style>
  <w:style w:type="character" w:styleId="HTMLKeyboard">
    <w:name w:val="HTML Keyboard"/>
    <w:basedOn w:val="DefaultParagraphFont"/>
    <w:uiPriority w:val="99"/>
    <w:semiHidden/>
    <w:unhideWhenUsed/>
    <w:rsid w:val="00C02B3F"/>
    <w:rPr>
      <w:rFonts w:ascii="Consolas" w:hAnsi="Consolas"/>
      <w:sz w:val="22"/>
      <w:szCs w:val="20"/>
    </w:rPr>
  </w:style>
  <w:style w:type="paragraph" w:styleId="HTMLPreformatted">
    <w:name w:val="HTML Preformatted"/>
    <w:basedOn w:val="Normal"/>
    <w:link w:val="HTMLPreformattedChar"/>
    <w:uiPriority w:val="99"/>
    <w:semiHidden/>
    <w:unhideWhenUsed/>
    <w:rsid w:val="00391F5A"/>
    <w:pPr>
      <w:pPrChange w:id="36" w:author="Hiserman, Sonja Christine" w:date="2026-09-25T20:07:00Z">
        <w:pPr/>
      </w:pPrChange>
    </w:pPr>
    <w:rPr>
      <w:rFonts w:ascii="Consolas" w:hAnsi="Consolas"/>
      <w:color w:val="595959" w:themeColor="text1" w:themeTint="A6"/>
      <w:szCs w:val="20"/>
      <w:rPrChange w:id="36" w:author="Hiserman, Sonja Christine" w:date="2026-09-25T20:07:00Z">
        <w:rPr>
          <w:rFonts w:ascii="Consolas" w:eastAsiaTheme="minorHAnsi" w:hAnsi="Consolas" w:cstheme="minorBidi"/>
          <w:color w:val="595959" w:themeColor="text1" w:themeTint="A6"/>
          <w:sz w:val="22"/>
          <w:lang w:val="en-US" w:eastAsia="en-US" w:bidi="ar-SA"/>
        </w:rPr>
      </w:rPrChange>
    </w:rPr>
  </w:style>
  <w:style w:type="character" w:customStyle="1" w:styleId="HTMLPreformattedChar">
    <w:name w:val="HTML Preformatted Char"/>
    <w:basedOn w:val="DefaultParagraphFont"/>
    <w:link w:val="HTMLPreformatted"/>
    <w:uiPriority w:val="99"/>
    <w:semiHidden/>
    <w:rsid w:val="00C02B3F"/>
    <w:rPr>
      <w:rFonts w:ascii="Consolas" w:hAnsi="Consolas"/>
      <w:color w:val="595959" w:themeColor="text1" w:themeTint="A6"/>
      <w:szCs w:val="20"/>
    </w:rPr>
  </w:style>
  <w:style w:type="character" w:styleId="HTMLSample">
    <w:name w:val="HTML Sample"/>
    <w:basedOn w:val="DefaultParagraphFont"/>
    <w:uiPriority w:val="99"/>
    <w:semiHidden/>
    <w:unhideWhenUsed/>
    <w:rsid w:val="00C02B3F"/>
    <w:rPr>
      <w:rFonts w:ascii="Consolas" w:hAnsi="Consolas"/>
      <w:sz w:val="24"/>
      <w:szCs w:val="24"/>
    </w:rPr>
  </w:style>
  <w:style w:type="character" w:styleId="HTMLTypewriter">
    <w:name w:val="HTML Typewriter"/>
    <w:basedOn w:val="DefaultParagraphFont"/>
    <w:uiPriority w:val="99"/>
    <w:semiHidden/>
    <w:unhideWhenUsed/>
    <w:rsid w:val="00C02B3F"/>
    <w:rPr>
      <w:rFonts w:ascii="Consolas" w:hAnsi="Consolas"/>
      <w:sz w:val="22"/>
      <w:szCs w:val="20"/>
    </w:rPr>
  </w:style>
  <w:style w:type="character" w:styleId="HTMLVariable">
    <w:name w:val="HTML Variable"/>
    <w:basedOn w:val="DefaultParagraphFont"/>
    <w:uiPriority w:val="99"/>
    <w:semiHidden/>
    <w:unhideWhenUsed/>
    <w:rsid w:val="00C02B3F"/>
    <w:rPr>
      <w:i/>
      <w:iCs/>
    </w:rPr>
  </w:style>
  <w:style w:type="character" w:styleId="Hyperlink">
    <w:name w:val="Hyperlink"/>
    <w:basedOn w:val="DefaultParagraphFont"/>
    <w:uiPriority w:val="99"/>
    <w:semiHidden/>
    <w:unhideWhenUsed/>
    <w:rsid w:val="00C02B3F"/>
    <w:rPr>
      <w:color w:val="0000FF" w:themeColor="hyperlink"/>
      <w:u w:val="single"/>
    </w:rPr>
  </w:style>
  <w:style w:type="paragraph" w:styleId="Index1">
    <w:name w:val="index 1"/>
    <w:basedOn w:val="Normal"/>
    <w:next w:val="Normal"/>
    <w:autoRedefine/>
    <w:uiPriority w:val="99"/>
    <w:semiHidden/>
    <w:unhideWhenUsed/>
    <w:rsid w:val="00391F5A"/>
    <w:pPr>
      <w:ind w:left="220" w:hanging="220"/>
      <w:pPrChange w:id="37" w:author="Hiserman, Sonja Christine" w:date="2026-09-25T20:07:00Z">
        <w:pPr>
          <w:ind w:left="220" w:hanging="220"/>
        </w:pPr>
      </w:pPrChange>
    </w:pPr>
    <w:rPr>
      <w:color w:val="595959" w:themeColor="text1" w:themeTint="A6"/>
      <w:rPrChange w:id="37"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Index2">
    <w:name w:val="index 2"/>
    <w:basedOn w:val="Normal"/>
    <w:next w:val="Normal"/>
    <w:autoRedefine/>
    <w:uiPriority w:val="99"/>
    <w:semiHidden/>
    <w:unhideWhenUsed/>
    <w:rsid w:val="00391F5A"/>
    <w:pPr>
      <w:ind w:left="440" w:hanging="220"/>
      <w:pPrChange w:id="38" w:author="Hiserman, Sonja Christine" w:date="2026-09-25T20:07:00Z">
        <w:pPr>
          <w:ind w:left="440" w:hanging="220"/>
        </w:pPr>
      </w:pPrChange>
    </w:pPr>
    <w:rPr>
      <w:color w:val="595959" w:themeColor="text1" w:themeTint="A6"/>
      <w:rPrChange w:id="38"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Index3">
    <w:name w:val="index 3"/>
    <w:basedOn w:val="Normal"/>
    <w:next w:val="Normal"/>
    <w:autoRedefine/>
    <w:uiPriority w:val="99"/>
    <w:semiHidden/>
    <w:unhideWhenUsed/>
    <w:rsid w:val="00391F5A"/>
    <w:pPr>
      <w:ind w:left="660" w:hanging="220"/>
      <w:pPrChange w:id="39" w:author="Hiserman, Sonja Christine" w:date="2026-09-25T20:07:00Z">
        <w:pPr>
          <w:ind w:left="660" w:hanging="220"/>
        </w:pPr>
      </w:pPrChange>
    </w:pPr>
    <w:rPr>
      <w:color w:val="595959" w:themeColor="text1" w:themeTint="A6"/>
      <w:rPrChange w:id="39"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Index4">
    <w:name w:val="index 4"/>
    <w:basedOn w:val="Normal"/>
    <w:next w:val="Normal"/>
    <w:autoRedefine/>
    <w:uiPriority w:val="99"/>
    <w:semiHidden/>
    <w:unhideWhenUsed/>
    <w:rsid w:val="00391F5A"/>
    <w:pPr>
      <w:ind w:left="880" w:hanging="220"/>
      <w:pPrChange w:id="40" w:author="Hiserman, Sonja Christine" w:date="2026-09-25T20:07:00Z">
        <w:pPr>
          <w:ind w:left="880" w:hanging="220"/>
        </w:pPr>
      </w:pPrChange>
    </w:pPr>
    <w:rPr>
      <w:color w:val="595959" w:themeColor="text1" w:themeTint="A6"/>
      <w:rPrChange w:id="40"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Index5">
    <w:name w:val="index 5"/>
    <w:basedOn w:val="Normal"/>
    <w:next w:val="Normal"/>
    <w:autoRedefine/>
    <w:uiPriority w:val="99"/>
    <w:semiHidden/>
    <w:unhideWhenUsed/>
    <w:rsid w:val="00391F5A"/>
    <w:pPr>
      <w:ind w:left="1100" w:hanging="220"/>
      <w:pPrChange w:id="41" w:author="Hiserman, Sonja Christine" w:date="2026-09-25T20:07:00Z">
        <w:pPr>
          <w:ind w:left="1100" w:hanging="220"/>
        </w:pPr>
      </w:pPrChange>
    </w:pPr>
    <w:rPr>
      <w:color w:val="595959" w:themeColor="text1" w:themeTint="A6"/>
      <w:rPrChange w:id="41"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Index6">
    <w:name w:val="index 6"/>
    <w:basedOn w:val="Normal"/>
    <w:next w:val="Normal"/>
    <w:autoRedefine/>
    <w:uiPriority w:val="99"/>
    <w:semiHidden/>
    <w:unhideWhenUsed/>
    <w:rsid w:val="00391F5A"/>
    <w:pPr>
      <w:ind w:left="1320" w:hanging="220"/>
      <w:pPrChange w:id="42" w:author="Hiserman, Sonja Christine" w:date="2026-09-25T20:07:00Z">
        <w:pPr>
          <w:ind w:left="1320" w:hanging="220"/>
        </w:pPr>
      </w:pPrChange>
    </w:pPr>
    <w:rPr>
      <w:color w:val="595959" w:themeColor="text1" w:themeTint="A6"/>
      <w:rPrChange w:id="42"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Index7">
    <w:name w:val="index 7"/>
    <w:basedOn w:val="Normal"/>
    <w:next w:val="Normal"/>
    <w:autoRedefine/>
    <w:uiPriority w:val="99"/>
    <w:semiHidden/>
    <w:unhideWhenUsed/>
    <w:rsid w:val="00391F5A"/>
    <w:pPr>
      <w:ind w:left="1540" w:hanging="220"/>
      <w:pPrChange w:id="43" w:author="Hiserman, Sonja Christine" w:date="2026-09-25T20:07:00Z">
        <w:pPr>
          <w:ind w:left="1540" w:hanging="220"/>
        </w:pPr>
      </w:pPrChange>
    </w:pPr>
    <w:rPr>
      <w:color w:val="595959" w:themeColor="text1" w:themeTint="A6"/>
      <w:rPrChange w:id="43"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Index8">
    <w:name w:val="index 8"/>
    <w:basedOn w:val="Normal"/>
    <w:next w:val="Normal"/>
    <w:autoRedefine/>
    <w:uiPriority w:val="99"/>
    <w:semiHidden/>
    <w:unhideWhenUsed/>
    <w:rsid w:val="00391F5A"/>
    <w:pPr>
      <w:ind w:left="1760" w:hanging="220"/>
      <w:pPrChange w:id="44" w:author="Hiserman, Sonja Christine" w:date="2026-09-25T20:07:00Z">
        <w:pPr>
          <w:ind w:left="1760" w:hanging="220"/>
        </w:pPr>
      </w:pPrChange>
    </w:pPr>
    <w:rPr>
      <w:color w:val="595959" w:themeColor="text1" w:themeTint="A6"/>
      <w:rPrChange w:id="44"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Index9">
    <w:name w:val="index 9"/>
    <w:basedOn w:val="Normal"/>
    <w:next w:val="Normal"/>
    <w:autoRedefine/>
    <w:uiPriority w:val="99"/>
    <w:semiHidden/>
    <w:unhideWhenUsed/>
    <w:rsid w:val="00391F5A"/>
    <w:pPr>
      <w:ind w:left="1980" w:hanging="220"/>
      <w:pPrChange w:id="45" w:author="Hiserman, Sonja Christine" w:date="2026-09-25T20:07:00Z">
        <w:pPr>
          <w:ind w:left="1980" w:hanging="220"/>
        </w:pPr>
      </w:pPrChange>
    </w:pPr>
    <w:rPr>
      <w:color w:val="595959" w:themeColor="text1" w:themeTint="A6"/>
      <w:rPrChange w:id="45"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IndexHeading">
    <w:name w:val="index heading"/>
    <w:basedOn w:val="Normal"/>
    <w:next w:val="Index1"/>
    <w:uiPriority w:val="99"/>
    <w:semiHidden/>
    <w:unhideWhenUsed/>
    <w:rsid w:val="00391F5A"/>
    <w:pPr>
      <w:spacing w:after="160" w:line="312" w:lineRule="auto"/>
      <w:pPrChange w:id="46" w:author="Hiserman, Sonja Christine" w:date="2026-09-25T20:07:00Z">
        <w:pPr>
          <w:spacing w:after="160" w:line="312" w:lineRule="auto"/>
        </w:pPr>
      </w:pPrChange>
    </w:pPr>
    <w:rPr>
      <w:rFonts w:asciiTheme="majorHAnsi" w:eastAsiaTheme="majorEastAsia" w:hAnsiTheme="majorHAnsi" w:cstheme="majorBidi"/>
      <w:b/>
      <w:bCs/>
      <w:color w:val="595959" w:themeColor="text1" w:themeTint="A6"/>
      <w:rPrChange w:id="46" w:author="Hiserman, Sonja Christine" w:date="2026-09-25T20:07:00Z">
        <w:rPr>
          <w:rFonts w:asciiTheme="majorHAnsi" w:eastAsiaTheme="majorEastAsia" w:hAnsiTheme="majorHAnsi" w:cstheme="majorBidi"/>
          <w:b/>
          <w:bCs/>
          <w:color w:val="595959" w:themeColor="text1" w:themeTint="A6"/>
          <w:sz w:val="22"/>
          <w:szCs w:val="22"/>
          <w:lang w:val="en-US" w:eastAsia="en-US" w:bidi="ar-SA"/>
        </w:rPr>
      </w:rPrChange>
    </w:rPr>
  </w:style>
  <w:style w:type="character" w:styleId="IntenseEmphasis">
    <w:name w:val="Intense Emphasis"/>
    <w:basedOn w:val="DefaultParagraphFont"/>
    <w:uiPriority w:val="21"/>
    <w:semiHidden/>
    <w:unhideWhenUsed/>
    <w:qFormat/>
    <w:rsid w:val="00391F5A"/>
    <w:rPr>
      <w:i/>
      <w:iCs/>
      <w:color w:val="4F81BD" w:themeColor="accent1"/>
      <w:rPrChange w:id="47" w:author="Hiserman, Sonja Christine" w:date="2026-09-25T20:07:00Z">
        <w:rPr>
          <w:i/>
          <w:iCs/>
          <w:color w:val="4F81BD" w:themeColor="accent1"/>
        </w:rPr>
      </w:rPrChange>
    </w:rPr>
  </w:style>
  <w:style w:type="paragraph" w:styleId="IntenseQuote">
    <w:name w:val="Intense Quote"/>
    <w:basedOn w:val="Normal"/>
    <w:next w:val="Normal"/>
    <w:link w:val="IntenseQuoteChar"/>
    <w:uiPriority w:val="30"/>
    <w:semiHidden/>
    <w:unhideWhenUsed/>
    <w:qFormat/>
    <w:rsid w:val="00391F5A"/>
    <w:pPr>
      <w:pBdr>
        <w:top w:val="single" w:sz="4" w:space="10" w:color="4F81BD" w:themeColor="accent1"/>
        <w:bottom w:val="single" w:sz="4" w:space="10" w:color="4F81BD" w:themeColor="accent1"/>
      </w:pBdr>
      <w:spacing w:before="360" w:after="360" w:line="312" w:lineRule="auto"/>
      <w:ind w:left="864" w:right="864"/>
      <w:jc w:val="center"/>
      <w:pPrChange w:id="48" w:author="Hiserman, Sonja Christine" w:date="2026-09-25T20:07:00Z">
        <w:pPr>
          <w:pBdr>
            <w:top w:val="single" w:sz="4" w:space="10" w:color="4F81BD" w:themeColor="accent1"/>
            <w:bottom w:val="single" w:sz="4" w:space="10" w:color="4F81BD" w:themeColor="accent1"/>
          </w:pBdr>
          <w:spacing w:before="360" w:after="360" w:line="312" w:lineRule="auto"/>
          <w:ind w:left="864" w:right="864"/>
          <w:jc w:val="center"/>
        </w:pPr>
      </w:pPrChange>
    </w:pPr>
    <w:rPr>
      <w:i/>
      <w:iCs/>
      <w:color w:val="4F81BD" w:themeColor="accent1"/>
      <w:rPrChange w:id="48" w:author="Hiserman, Sonja Christine" w:date="2026-09-25T20:07:00Z">
        <w:rPr>
          <w:rFonts w:asciiTheme="minorHAnsi" w:eastAsiaTheme="minorHAnsi" w:hAnsiTheme="minorHAnsi" w:cstheme="minorBidi"/>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C02B3F"/>
    <w:rPr>
      <w:i/>
      <w:iCs/>
      <w:color w:val="4F81BD" w:themeColor="accent1"/>
    </w:rPr>
  </w:style>
  <w:style w:type="character" w:styleId="IntenseReference">
    <w:name w:val="Intense Reference"/>
    <w:basedOn w:val="DefaultParagraphFont"/>
    <w:uiPriority w:val="32"/>
    <w:semiHidden/>
    <w:unhideWhenUsed/>
    <w:qFormat/>
    <w:rsid w:val="00391F5A"/>
    <w:rPr>
      <w:b/>
      <w:bCs/>
      <w:smallCaps/>
      <w:color w:val="4F81BD" w:themeColor="accent1"/>
      <w:spacing w:val="5"/>
      <w:rPrChange w:id="49" w:author="Hiserman, Sonja Christine" w:date="2026-09-25T20:07:00Z">
        <w:rPr>
          <w:b/>
          <w:bCs/>
          <w:smallCaps/>
          <w:color w:val="4F81BD" w:themeColor="accent1"/>
          <w:spacing w:val="5"/>
        </w:rPr>
      </w:rPrChange>
    </w:rPr>
  </w:style>
  <w:style w:type="table" w:styleId="LightGrid">
    <w:name w:val="Light Grid"/>
    <w:basedOn w:val="TableNormal"/>
    <w:uiPriority w:val="62"/>
    <w:semiHidden/>
    <w:unhideWhenUsed/>
    <w:rsid w:val="00C02B3F"/>
    <w:rPr>
      <w:color w:val="595959" w:themeColor="text1" w:themeTint="A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02B3F"/>
    <w:rPr>
      <w:color w:val="595959" w:themeColor="text1" w:themeTint="A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C02B3F"/>
    <w:rPr>
      <w:color w:val="595959" w:themeColor="text1" w:themeTint="A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C02B3F"/>
    <w:rPr>
      <w:color w:val="595959" w:themeColor="text1" w:themeTint="A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C02B3F"/>
    <w:rPr>
      <w:color w:val="595959" w:themeColor="text1" w:themeTint="A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C02B3F"/>
    <w:rPr>
      <w:color w:val="595959" w:themeColor="text1" w:themeTint="A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C02B3F"/>
    <w:rPr>
      <w:color w:val="595959" w:themeColor="text1" w:themeTint="A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C02B3F"/>
    <w:rPr>
      <w:color w:val="595959" w:themeColor="text1" w:themeTint="A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02B3F"/>
    <w:rPr>
      <w:color w:val="595959" w:themeColor="text1" w:themeTint="A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C02B3F"/>
    <w:rPr>
      <w:color w:val="595959" w:themeColor="text1" w:themeTint="A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C02B3F"/>
    <w:rPr>
      <w:color w:val="595959" w:themeColor="text1" w:themeTint="A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C02B3F"/>
    <w:rPr>
      <w:color w:val="595959" w:themeColor="text1" w:themeTint="A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C02B3F"/>
    <w:rPr>
      <w:color w:val="595959" w:themeColor="text1" w:themeTint="A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C02B3F"/>
    <w:rPr>
      <w:color w:val="595959" w:themeColor="text1" w:themeTint="A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C02B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02B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C02B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C02B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C02B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C02B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C02B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C02B3F"/>
  </w:style>
  <w:style w:type="paragraph" w:styleId="List">
    <w:name w:val="List"/>
    <w:basedOn w:val="Normal"/>
    <w:uiPriority w:val="99"/>
    <w:semiHidden/>
    <w:unhideWhenUsed/>
    <w:rsid w:val="00391F5A"/>
    <w:pPr>
      <w:spacing w:after="160" w:line="312" w:lineRule="auto"/>
      <w:ind w:left="360" w:hanging="360"/>
      <w:contextualSpacing/>
      <w:pPrChange w:id="50" w:author="Hiserman, Sonja Christine" w:date="2026-09-25T20:07:00Z">
        <w:pPr>
          <w:spacing w:after="160" w:line="312" w:lineRule="auto"/>
          <w:ind w:left="360" w:hanging="360"/>
          <w:contextualSpacing/>
        </w:pPr>
      </w:pPrChange>
    </w:pPr>
    <w:rPr>
      <w:color w:val="595959" w:themeColor="text1" w:themeTint="A6"/>
      <w:rPrChange w:id="50"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2">
    <w:name w:val="List 2"/>
    <w:basedOn w:val="Normal"/>
    <w:uiPriority w:val="99"/>
    <w:semiHidden/>
    <w:unhideWhenUsed/>
    <w:rsid w:val="00391F5A"/>
    <w:pPr>
      <w:spacing w:after="160" w:line="312" w:lineRule="auto"/>
      <w:ind w:left="720" w:hanging="360"/>
      <w:contextualSpacing/>
      <w:pPrChange w:id="51" w:author="Hiserman, Sonja Christine" w:date="2026-09-25T20:07:00Z">
        <w:pPr>
          <w:spacing w:after="160" w:line="312" w:lineRule="auto"/>
          <w:ind w:left="720" w:hanging="360"/>
          <w:contextualSpacing/>
        </w:pPr>
      </w:pPrChange>
    </w:pPr>
    <w:rPr>
      <w:color w:val="595959" w:themeColor="text1" w:themeTint="A6"/>
      <w:rPrChange w:id="51"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3">
    <w:name w:val="List 3"/>
    <w:basedOn w:val="Normal"/>
    <w:uiPriority w:val="99"/>
    <w:semiHidden/>
    <w:unhideWhenUsed/>
    <w:rsid w:val="00391F5A"/>
    <w:pPr>
      <w:spacing w:after="160" w:line="312" w:lineRule="auto"/>
      <w:ind w:left="1080" w:hanging="360"/>
      <w:contextualSpacing/>
      <w:pPrChange w:id="52" w:author="Hiserman, Sonja Christine" w:date="2026-09-25T20:07:00Z">
        <w:pPr>
          <w:spacing w:after="160" w:line="312" w:lineRule="auto"/>
          <w:ind w:left="1080" w:hanging="360"/>
          <w:contextualSpacing/>
        </w:pPr>
      </w:pPrChange>
    </w:pPr>
    <w:rPr>
      <w:color w:val="595959" w:themeColor="text1" w:themeTint="A6"/>
      <w:rPrChange w:id="52"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4">
    <w:name w:val="List 4"/>
    <w:basedOn w:val="Normal"/>
    <w:uiPriority w:val="99"/>
    <w:semiHidden/>
    <w:unhideWhenUsed/>
    <w:rsid w:val="00391F5A"/>
    <w:pPr>
      <w:spacing w:after="160" w:line="312" w:lineRule="auto"/>
      <w:ind w:left="1440" w:hanging="360"/>
      <w:contextualSpacing/>
      <w:pPrChange w:id="53" w:author="Hiserman, Sonja Christine" w:date="2026-09-25T20:07:00Z">
        <w:pPr>
          <w:spacing w:after="160" w:line="312" w:lineRule="auto"/>
          <w:ind w:left="1440" w:hanging="360"/>
          <w:contextualSpacing/>
        </w:pPr>
      </w:pPrChange>
    </w:pPr>
    <w:rPr>
      <w:color w:val="595959" w:themeColor="text1" w:themeTint="A6"/>
      <w:rPrChange w:id="53"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5">
    <w:name w:val="List 5"/>
    <w:basedOn w:val="Normal"/>
    <w:uiPriority w:val="99"/>
    <w:semiHidden/>
    <w:unhideWhenUsed/>
    <w:rsid w:val="00391F5A"/>
    <w:pPr>
      <w:spacing w:after="160" w:line="312" w:lineRule="auto"/>
      <w:ind w:left="1800" w:hanging="360"/>
      <w:contextualSpacing/>
      <w:pPrChange w:id="54" w:author="Hiserman, Sonja Christine" w:date="2026-09-25T20:07:00Z">
        <w:pPr>
          <w:spacing w:after="160" w:line="312" w:lineRule="auto"/>
          <w:ind w:left="1800" w:hanging="360"/>
          <w:contextualSpacing/>
        </w:pPr>
      </w:pPrChange>
    </w:pPr>
    <w:rPr>
      <w:color w:val="595959" w:themeColor="text1" w:themeTint="A6"/>
      <w:rPrChange w:id="54"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Bullet2">
    <w:name w:val="List Bullet 2"/>
    <w:basedOn w:val="Normal"/>
    <w:uiPriority w:val="99"/>
    <w:semiHidden/>
    <w:unhideWhenUsed/>
    <w:rsid w:val="00391F5A"/>
    <w:pPr>
      <w:numPr>
        <w:numId w:val="3"/>
      </w:numPr>
      <w:spacing w:after="160" w:line="312" w:lineRule="auto"/>
      <w:contextualSpacing/>
      <w:pPrChange w:id="55" w:author="Hiserman, Sonja Christine" w:date="2026-09-25T20:07:00Z">
        <w:pPr>
          <w:numPr>
            <w:numId w:val="3"/>
          </w:numPr>
          <w:tabs>
            <w:tab w:val="num" w:pos="720"/>
          </w:tabs>
          <w:spacing w:after="160" w:line="312" w:lineRule="auto"/>
          <w:ind w:left="720" w:hanging="360"/>
          <w:contextualSpacing/>
        </w:pPr>
      </w:pPrChange>
    </w:pPr>
    <w:rPr>
      <w:color w:val="595959" w:themeColor="text1" w:themeTint="A6"/>
      <w:rPrChange w:id="55"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Bullet3">
    <w:name w:val="List Bullet 3"/>
    <w:basedOn w:val="Normal"/>
    <w:uiPriority w:val="99"/>
    <w:semiHidden/>
    <w:unhideWhenUsed/>
    <w:rsid w:val="00391F5A"/>
    <w:pPr>
      <w:numPr>
        <w:numId w:val="4"/>
      </w:numPr>
      <w:spacing w:after="160" w:line="312" w:lineRule="auto"/>
      <w:contextualSpacing/>
      <w:pPrChange w:id="56" w:author="Hiserman, Sonja Christine" w:date="2026-09-25T20:07:00Z">
        <w:pPr>
          <w:numPr>
            <w:numId w:val="4"/>
          </w:numPr>
          <w:tabs>
            <w:tab w:val="num" w:pos="1080"/>
          </w:tabs>
          <w:spacing w:after="160" w:line="312" w:lineRule="auto"/>
          <w:ind w:left="1080" w:hanging="360"/>
          <w:contextualSpacing/>
        </w:pPr>
      </w:pPrChange>
    </w:pPr>
    <w:rPr>
      <w:color w:val="595959" w:themeColor="text1" w:themeTint="A6"/>
      <w:rPrChange w:id="56"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Bullet4">
    <w:name w:val="List Bullet 4"/>
    <w:basedOn w:val="Normal"/>
    <w:uiPriority w:val="99"/>
    <w:semiHidden/>
    <w:unhideWhenUsed/>
    <w:rsid w:val="00391F5A"/>
    <w:pPr>
      <w:numPr>
        <w:numId w:val="5"/>
      </w:numPr>
      <w:spacing w:after="160" w:line="312" w:lineRule="auto"/>
      <w:contextualSpacing/>
      <w:pPrChange w:id="57" w:author="Hiserman, Sonja Christine" w:date="2026-09-25T20:07:00Z">
        <w:pPr>
          <w:numPr>
            <w:numId w:val="5"/>
          </w:numPr>
          <w:tabs>
            <w:tab w:val="num" w:pos="1440"/>
          </w:tabs>
          <w:spacing w:after="160" w:line="312" w:lineRule="auto"/>
          <w:ind w:left="1440" w:hanging="360"/>
          <w:contextualSpacing/>
        </w:pPr>
      </w:pPrChange>
    </w:pPr>
    <w:rPr>
      <w:color w:val="595959" w:themeColor="text1" w:themeTint="A6"/>
      <w:rPrChange w:id="57"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Bullet5">
    <w:name w:val="List Bullet 5"/>
    <w:basedOn w:val="Normal"/>
    <w:uiPriority w:val="99"/>
    <w:semiHidden/>
    <w:unhideWhenUsed/>
    <w:rsid w:val="00391F5A"/>
    <w:pPr>
      <w:numPr>
        <w:numId w:val="6"/>
      </w:numPr>
      <w:spacing w:after="160" w:line="312" w:lineRule="auto"/>
      <w:contextualSpacing/>
      <w:pPrChange w:id="58" w:author="Hiserman, Sonja Christine" w:date="2026-09-25T20:07:00Z">
        <w:pPr>
          <w:numPr>
            <w:numId w:val="6"/>
          </w:numPr>
          <w:tabs>
            <w:tab w:val="num" w:pos="1800"/>
          </w:tabs>
          <w:spacing w:after="160" w:line="312" w:lineRule="auto"/>
          <w:ind w:left="1800" w:hanging="360"/>
          <w:contextualSpacing/>
        </w:pPr>
      </w:pPrChange>
    </w:pPr>
    <w:rPr>
      <w:color w:val="595959" w:themeColor="text1" w:themeTint="A6"/>
      <w:rPrChange w:id="58"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Continue">
    <w:name w:val="List Continue"/>
    <w:basedOn w:val="Normal"/>
    <w:uiPriority w:val="99"/>
    <w:semiHidden/>
    <w:unhideWhenUsed/>
    <w:rsid w:val="00391F5A"/>
    <w:pPr>
      <w:spacing w:after="120" w:line="312" w:lineRule="auto"/>
      <w:ind w:left="360"/>
      <w:contextualSpacing/>
      <w:pPrChange w:id="59" w:author="Hiserman, Sonja Christine" w:date="2026-09-25T20:07:00Z">
        <w:pPr>
          <w:spacing w:after="120" w:line="312" w:lineRule="auto"/>
          <w:ind w:left="360"/>
          <w:contextualSpacing/>
        </w:pPr>
      </w:pPrChange>
    </w:pPr>
    <w:rPr>
      <w:color w:val="595959" w:themeColor="text1" w:themeTint="A6"/>
      <w:rPrChange w:id="59"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Continue2">
    <w:name w:val="List Continue 2"/>
    <w:basedOn w:val="Normal"/>
    <w:uiPriority w:val="99"/>
    <w:semiHidden/>
    <w:unhideWhenUsed/>
    <w:rsid w:val="00391F5A"/>
    <w:pPr>
      <w:spacing w:after="120" w:line="312" w:lineRule="auto"/>
      <w:ind w:left="720"/>
      <w:contextualSpacing/>
      <w:pPrChange w:id="60" w:author="Hiserman, Sonja Christine" w:date="2026-09-25T20:07:00Z">
        <w:pPr>
          <w:spacing w:after="120" w:line="312" w:lineRule="auto"/>
          <w:ind w:left="720"/>
          <w:contextualSpacing/>
        </w:pPr>
      </w:pPrChange>
    </w:pPr>
    <w:rPr>
      <w:color w:val="595959" w:themeColor="text1" w:themeTint="A6"/>
      <w:rPrChange w:id="60"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Continue3">
    <w:name w:val="List Continue 3"/>
    <w:basedOn w:val="Normal"/>
    <w:uiPriority w:val="99"/>
    <w:semiHidden/>
    <w:unhideWhenUsed/>
    <w:rsid w:val="00391F5A"/>
    <w:pPr>
      <w:spacing w:after="120" w:line="312" w:lineRule="auto"/>
      <w:ind w:left="1080"/>
      <w:contextualSpacing/>
      <w:pPrChange w:id="61" w:author="Hiserman, Sonja Christine" w:date="2026-09-25T20:07:00Z">
        <w:pPr>
          <w:spacing w:after="120" w:line="312" w:lineRule="auto"/>
          <w:ind w:left="1080"/>
          <w:contextualSpacing/>
        </w:pPr>
      </w:pPrChange>
    </w:pPr>
    <w:rPr>
      <w:color w:val="595959" w:themeColor="text1" w:themeTint="A6"/>
      <w:rPrChange w:id="61"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Continue4">
    <w:name w:val="List Continue 4"/>
    <w:basedOn w:val="Normal"/>
    <w:uiPriority w:val="99"/>
    <w:semiHidden/>
    <w:unhideWhenUsed/>
    <w:rsid w:val="00391F5A"/>
    <w:pPr>
      <w:spacing w:after="120" w:line="312" w:lineRule="auto"/>
      <w:ind w:left="1440"/>
      <w:contextualSpacing/>
      <w:pPrChange w:id="62" w:author="Hiserman, Sonja Christine" w:date="2026-09-25T20:07:00Z">
        <w:pPr>
          <w:spacing w:after="120" w:line="312" w:lineRule="auto"/>
          <w:ind w:left="1440"/>
          <w:contextualSpacing/>
        </w:pPr>
      </w:pPrChange>
    </w:pPr>
    <w:rPr>
      <w:color w:val="595959" w:themeColor="text1" w:themeTint="A6"/>
      <w:rPrChange w:id="62"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Continue5">
    <w:name w:val="List Continue 5"/>
    <w:basedOn w:val="Normal"/>
    <w:uiPriority w:val="99"/>
    <w:semiHidden/>
    <w:unhideWhenUsed/>
    <w:rsid w:val="00391F5A"/>
    <w:pPr>
      <w:spacing w:after="120" w:line="312" w:lineRule="auto"/>
      <w:ind w:left="1800"/>
      <w:contextualSpacing/>
      <w:pPrChange w:id="63" w:author="Hiserman, Sonja Christine" w:date="2026-09-25T20:07:00Z">
        <w:pPr>
          <w:spacing w:after="120" w:line="312" w:lineRule="auto"/>
          <w:ind w:left="1800"/>
          <w:contextualSpacing/>
        </w:pPr>
      </w:pPrChange>
    </w:pPr>
    <w:rPr>
      <w:color w:val="595959" w:themeColor="text1" w:themeTint="A6"/>
      <w:rPrChange w:id="63"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Number">
    <w:name w:val="List Number"/>
    <w:basedOn w:val="Normal"/>
    <w:uiPriority w:val="4"/>
    <w:qFormat/>
    <w:rsid w:val="00391F5A"/>
    <w:pPr>
      <w:numPr>
        <w:numId w:val="10"/>
      </w:numPr>
      <w:spacing w:after="160" w:line="312" w:lineRule="auto"/>
      <w:contextualSpacing/>
      <w:pPrChange w:id="64" w:author="Hiserman, Sonja Christine" w:date="2026-09-25T20:07:00Z">
        <w:pPr>
          <w:numPr>
            <w:numId w:val="10"/>
          </w:numPr>
          <w:tabs>
            <w:tab w:val="num" w:pos="360"/>
          </w:tabs>
          <w:spacing w:after="160" w:line="312" w:lineRule="auto"/>
          <w:ind w:left="360" w:hanging="360"/>
          <w:contextualSpacing/>
        </w:pPr>
      </w:pPrChange>
    </w:pPr>
    <w:rPr>
      <w:color w:val="595959" w:themeColor="text1" w:themeTint="A6"/>
      <w:rPrChange w:id="64"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Number2">
    <w:name w:val="List Number 2"/>
    <w:basedOn w:val="Normal"/>
    <w:uiPriority w:val="99"/>
    <w:semiHidden/>
    <w:unhideWhenUsed/>
    <w:rsid w:val="00391F5A"/>
    <w:pPr>
      <w:numPr>
        <w:numId w:val="11"/>
      </w:numPr>
      <w:spacing w:after="160" w:line="312" w:lineRule="auto"/>
      <w:contextualSpacing/>
      <w:pPrChange w:id="65" w:author="Hiserman, Sonja Christine" w:date="2026-09-25T20:07:00Z">
        <w:pPr>
          <w:numPr>
            <w:numId w:val="11"/>
          </w:numPr>
          <w:tabs>
            <w:tab w:val="num" w:pos="720"/>
          </w:tabs>
          <w:spacing w:after="160" w:line="312" w:lineRule="auto"/>
          <w:ind w:left="720" w:hanging="360"/>
          <w:contextualSpacing/>
        </w:pPr>
      </w:pPrChange>
    </w:pPr>
    <w:rPr>
      <w:color w:val="595959" w:themeColor="text1" w:themeTint="A6"/>
      <w:rPrChange w:id="65"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Number3">
    <w:name w:val="List Number 3"/>
    <w:basedOn w:val="Normal"/>
    <w:uiPriority w:val="99"/>
    <w:semiHidden/>
    <w:unhideWhenUsed/>
    <w:rsid w:val="00391F5A"/>
    <w:pPr>
      <w:numPr>
        <w:numId w:val="12"/>
      </w:numPr>
      <w:spacing w:after="160" w:line="312" w:lineRule="auto"/>
      <w:contextualSpacing/>
      <w:pPrChange w:id="66" w:author="Hiserman, Sonja Christine" w:date="2026-09-25T20:07:00Z">
        <w:pPr>
          <w:numPr>
            <w:numId w:val="12"/>
          </w:numPr>
          <w:tabs>
            <w:tab w:val="num" w:pos="1080"/>
          </w:tabs>
          <w:spacing w:after="160" w:line="312" w:lineRule="auto"/>
          <w:ind w:left="1080" w:hanging="360"/>
          <w:contextualSpacing/>
        </w:pPr>
      </w:pPrChange>
    </w:pPr>
    <w:rPr>
      <w:color w:val="595959" w:themeColor="text1" w:themeTint="A6"/>
      <w:rPrChange w:id="66"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Number4">
    <w:name w:val="List Number 4"/>
    <w:basedOn w:val="Normal"/>
    <w:uiPriority w:val="99"/>
    <w:semiHidden/>
    <w:unhideWhenUsed/>
    <w:rsid w:val="00391F5A"/>
    <w:pPr>
      <w:numPr>
        <w:numId w:val="13"/>
      </w:numPr>
      <w:spacing w:after="160" w:line="312" w:lineRule="auto"/>
      <w:contextualSpacing/>
      <w:pPrChange w:id="67" w:author="Hiserman, Sonja Christine" w:date="2026-09-25T20:07:00Z">
        <w:pPr>
          <w:numPr>
            <w:numId w:val="13"/>
          </w:numPr>
          <w:tabs>
            <w:tab w:val="num" w:pos="1440"/>
          </w:tabs>
          <w:spacing w:after="160" w:line="312" w:lineRule="auto"/>
          <w:ind w:left="1440" w:hanging="360"/>
          <w:contextualSpacing/>
        </w:pPr>
      </w:pPrChange>
    </w:pPr>
    <w:rPr>
      <w:color w:val="595959" w:themeColor="text1" w:themeTint="A6"/>
      <w:rPrChange w:id="67"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Number5">
    <w:name w:val="List Number 5"/>
    <w:basedOn w:val="Normal"/>
    <w:uiPriority w:val="99"/>
    <w:semiHidden/>
    <w:unhideWhenUsed/>
    <w:rsid w:val="00391F5A"/>
    <w:pPr>
      <w:numPr>
        <w:numId w:val="14"/>
      </w:numPr>
      <w:spacing w:after="160" w:line="312" w:lineRule="auto"/>
      <w:contextualSpacing/>
      <w:pPrChange w:id="68" w:author="Hiserman, Sonja Christine" w:date="2026-09-25T20:07:00Z">
        <w:pPr>
          <w:numPr>
            <w:numId w:val="14"/>
          </w:numPr>
          <w:tabs>
            <w:tab w:val="num" w:pos="1800"/>
          </w:tabs>
          <w:spacing w:after="160" w:line="312" w:lineRule="auto"/>
          <w:ind w:left="1800" w:hanging="360"/>
          <w:contextualSpacing/>
        </w:pPr>
      </w:pPrChange>
    </w:pPr>
    <w:rPr>
      <w:color w:val="595959" w:themeColor="text1" w:themeTint="A6"/>
      <w:rPrChange w:id="68"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ListParagraph">
    <w:name w:val="List Paragraph"/>
    <w:basedOn w:val="Normal"/>
    <w:uiPriority w:val="34"/>
    <w:semiHidden/>
    <w:unhideWhenUsed/>
    <w:qFormat/>
    <w:rsid w:val="00391F5A"/>
    <w:pPr>
      <w:spacing w:after="160" w:line="312" w:lineRule="auto"/>
      <w:ind w:left="720"/>
      <w:contextualSpacing/>
      <w:pPrChange w:id="69" w:author="Hiserman, Sonja Christine" w:date="2026-09-25T20:07:00Z">
        <w:pPr>
          <w:spacing w:after="160" w:line="312" w:lineRule="auto"/>
          <w:ind w:left="720"/>
          <w:contextualSpacing/>
        </w:pPr>
      </w:pPrChange>
    </w:pPr>
    <w:rPr>
      <w:color w:val="595959" w:themeColor="text1" w:themeTint="A6"/>
      <w:rPrChange w:id="69"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table" w:styleId="ListTable1Light">
    <w:name w:val="List Table 1 Light"/>
    <w:basedOn w:val="TableNormal"/>
    <w:uiPriority w:val="46"/>
    <w:rsid w:val="00C02B3F"/>
    <w:rPr>
      <w:color w:val="595959" w:themeColor="text1" w:themeTint="A6"/>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02B3F"/>
    <w:rPr>
      <w:color w:val="595959" w:themeColor="text1" w:themeTint="A6"/>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C02B3F"/>
    <w:rPr>
      <w:color w:val="595959" w:themeColor="text1" w:themeTint="A6"/>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C02B3F"/>
    <w:rPr>
      <w:color w:val="595959" w:themeColor="text1" w:themeTint="A6"/>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C02B3F"/>
    <w:rPr>
      <w:color w:val="595959" w:themeColor="text1" w:themeTint="A6"/>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C02B3F"/>
    <w:rPr>
      <w:color w:val="595959" w:themeColor="text1" w:themeTint="A6"/>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C02B3F"/>
    <w:rPr>
      <w:color w:val="595959" w:themeColor="text1" w:themeTint="A6"/>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C02B3F"/>
    <w:rPr>
      <w:color w:val="595959" w:themeColor="text1" w:themeTint="A6"/>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02B3F"/>
    <w:rPr>
      <w:color w:val="595959" w:themeColor="text1" w:themeTint="A6"/>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C02B3F"/>
    <w:rPr>
      <w:color w:val="595959" w:themeColor="text1" w:themeTint="A6"/>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C02B3F"/>
    <w:rPr>
      <w:color w:val="595959" w:themeColor="text1" w:themeTint="A6"/>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C02B3F"/>
    <w:rPr>
      <w:color w:val="595959" w:themeColor="text1" w:themeTint="A6"/>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C02B3F"/>
    <w:rPr>
      <w:color w:val="595959" w:themeColor="text1" w:themeTint="A6"/>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C02B3F"/>
    <w:rPr>
      <w:color w:val="595959" w:themeColor="text1" w:themeTint="A6"/>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C02B3F"/>
    <w:rPr>
      <w:color w:val="595959" w:themeColor="text1" w:themeTint="A6"/>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02B3F"/>
    <w:rPr>
      <w:color w:val="595959" w:themeColor="text1" w:themeTint="A6"/>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C02B3F"/>
    <w:rPr>
      <w:color w:val="595959" w:themeColor="text1" w:themeTint="A6"/>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C02B3F"/>
    <w:rPr>
      <w:color w:val="595959" w:themeColor="text1" w:themeTint="A6"/>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C02B3F"/>
    <w:rPr>
      <w:color w:val="595959" w:themeColor="text1" w:themeTint="A6"/>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C02B3F"/>
    <w:rPr>
      <w:color w:val="595959" w:themeColor="text1" w:themeTint="A6"/>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C02B3F"/>
    <w:rPr>
      <w:color w:val="595959" w:themeColor="text1" w:themeTint="A6"/>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C02B3F"/>
    <w:rPr>
      <w:color w:val="595959" w:themeColor="text1" w:themeTint="A6"/>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02B3F"/>
    <w:rPr>
      <w:color w:val="595959" w:themeColor="text1" w:themeTint="A6"/>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C02B3F"/>
    <w:rPr>
      <w:color w:val="595959" w:themeColor="text1" w:themeTint="A6"/>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C02B3F"/>
    <w:rPr>
      <w:color w:val="595959" w:themeColor="text1" w:themeTint="A6"/>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C02B3F"/>
    <w:rPr>
      <w:color w:val="595959" w:themeColor="text1" w:themeTint="A6"/>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C02B3F"/>
    <w:rPr>
      <w:color w:val="595959" w:themeColor="text1" w:themeTint="A6"/>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C02B3F"/>
    <w:rPr>
      <w:color w:val="595959" w:themeColor="text1" w:themeTint="A6"/>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C02B3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02B3F"/>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02B3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02B3F"/>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02B3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02B3F"/>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02B3F"/>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02B3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02B3F"/>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C02B3F"/>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C02B3F"/>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C02B3F"/>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C02B3F"/>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C02B3F"/>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C02B3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02B3F"/>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02B3F"/>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02B3F"/>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02B3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02B3F"/>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02B3F"/>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391F5A"/>
    <w:pPr>
      <w:tabs>
        <w:tab w:val="left" w:pos="480"/>
        <w:tab w:val="left" w:pos="960"/>
        <w:tab w:val="left" w:pos="1440"/>
        <w:tab w:val="left" w:pos="1920"/>
        <w:tab w:val="left" w:pos="2400"/>
        <w:tab w:val="left" w:pos="2880"/>
        <w:tab w:val="left" w:pos="3360"/>
        <w:tab w:val="left" w:pos="3840"/>
        <w:tab w:val="left" w:pos="4320"/>
      </w:tabs>
      <w:spacing w:line="312" w:lineRule="auto"/>
      <w:pPrChange w:id="70" w:author="Hiserman, Sonja Christine" w:date="2026-09-25T20:07:00Z">
        <w:pPr>
          <w:tabs>
            <w:tab w:val="left" w:pos="480"/>
            <w:tab w:val="left" w:pos="960"/>
            <w:tab w:val="left" w:pos="1440"/>
            <w:tab w:val="left" w:pos="1920"/>
            <w:tab w:val="left" w:pos="2400"/>
            <w:tab w:val="left" w:pos="2880"/>
            <w:tab w:val="left" w:pos="3360"/>
            <w:tab w:val="left" w:pos="3840"/>
            <w:tab w:val="left" w:pos="4320"/>
          </w:tabs>
          <w:spacing w:line="312" w:lineRule="auto"/>
        </w:pPr>
      </w:pPrChange>
    </w:pPr>
    <w:rPr>
      <w:rFonts w:ascii="Consolas" w:hAnsi="Consolas"/>
      <w:color w:val="595959" w:themeColor="text1" w:themeTint="A6"/>
      <w:szCs w:val="20"/>
      <w:rPrChange w:id="70" w:author="Hiserman, Sonja Christine" w:date="2026-09-25T20:07:00Z">
        <w:rPr>
          <w:rFonts w:ascii="Consolas" w:eastAsiaTheme="minorHAnsi" w:hAnsi="Consolas" w:cstheme="minorBidi"/>
          <w:color w:val="595959" w:themeColor="text1" w:themeTint="A6"/>
          <w:sz w:val="22"/>
          <w:lang w:val="en-US" w:eastAsia="en-US" w:bidi="ar-SA"/>
        </w:rPr>
      </w:rPrChange>
    </w:rPr>
  </w:style>
  <w:style w:type="character" w:customStyle="1" w:styleId="MacroTextChar">
    <w:name w:val="Macro Text Char"/>
    <w:basedOn w:val="DefaultParagraphFont"/>
    <w:link w:val="MacroText"/>
    <w:uiPriority w:val="99"/>
    <w:semiHidden/>
    <w:rsid w:val="00C02B3F"/>
    <w:rPr>
      <w:rFonts w:ascii="Consolas" w:hAnsi="Consolas"/>
      <w:color w:val="595959" w:themeColor="text1" w:themeTint="A6"/>
      <w:szCs w:val="20"/>
    </w:rPr>
  </w:style>
  <w:style w:type="table" w:styleId="MediumGrid1">
    <w:name w:val="Medium Grid 1"/>
    <w:basedOn w:val="TableNormal"/>
    <w:uiPriority w:val="67"/>
    <w:semiHidden/>
    <w:unhideWhenUsed/>
    <w:rsid w:val="00C02B3F"/>
    <w:rPr>
      <w:color w:val="595959" w:themeColor="text1" w:themeTint="A6"/>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02B3F"/>
    <w:rPr>
      <w:color w:val="595959" w:themeColor="text1" w:themeTint="A6"/>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C02B3F"/>
    <w:rPr>
      <w:color w:val="595959" w:themeColor="text1" w:themeTint="A6"/>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C02B3F"/>
    <w:rPr>
      <w:color w:val="595959" w:themeColor="text1" w:themeTint="A6"/>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C02B3F"/>
    <w:rPr>
      <w:color w:val="595959" w:themeColor="text1" w:themeTint="A6"/>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C02B3F"/>
    <w:rPr>
      <w:color w:val="595959" w:themeColor="text1" w:themeTint="A6"/>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C02B3F"/>
    <w:rPr>
      <w:color w:val="595959" w:themeColor="text1" w:themeTint="A6"/>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02B3F"/>
    <w:rPr>
      <w:color w:val="595959" w:themeColor="text1" w:themeTint="A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02B3F"/>
    <w:rPr>
      <w:color w:val="595959" w:themeColor="text1" w:themeTint="A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C02B3F"/>
    <w:rPr>
      <w:color w:val="595959" w:themeColor="text1" w:themeTint="A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C02B3F"/>
    <w:rPr>
      <w:color w:val="595959" w:themeColor="text1" w:themeTint="A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C02B3F"/>
    <w:rPr>
      <w:color w:val="595959" w:themeColor="text1" w:themeTint="A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C02B3F"/>
    <w:rPr>
      <w:color w:val="595959" w:themeColor="text1" w:themeTint="A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C02B3F"/>
    <w:rPr>
      <w:color w:val="595959" w:themeColor="text1" w:themeTint="A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C02B3F"/>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02B3F"/>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C02B3F"/>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C02B3F"/>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C02B3F"/>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C02B3F"/>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C02B3F"/>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02B3F"/>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02B3F"/>
    <w:rPr>
      <w:color w:val="595959" w:themeColor="text1" w:themeTint="A6"/>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02B3F"/>
    <w:rPr>
      <w:color w:val="595959" w:themeColor="text1" w:themeTint="A6"/>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02B3F"/>
    <w:rPr>
      <w:color w:val="595959" w:themeColor="text1" w:themeTint="A6"/>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02B3F"/>
    <w:rPr>
      <w:color w:val="595959" w:themeColor="text1" w:themeTint="A6"/>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02B3F"/>
    <w:rPr>
      <w:color w:val="595959" w:themeColor="text1" w:themeTint="A6"/>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02B3F"/>
    <w:rPr>
      <w:color w:val="595959" w:themeColor="text1" w:themeTint="A6"/>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02B3F"/>
    <w:rPr>
      <w:color w:val="595959" w:themeColor="text1" w:themeTint="A6"/>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02B3F"/>
    <w:rPr>
      <w:color w:val="595959" w:themeColor="text1" w:themeTint="A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C02B3F"/>
    <w:rPr>
      <w:color w:val="595959" w:themeColor="text1" w:themeTint="A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02B3F"/>
    <w:rPr>
      <w:color w:val="595959" w:themeColor="text1" w:themeTint="A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02B3F"/>
    <w:rPr>
      <w:color w:val="595959" w:themeColor="text1" w:themeTint="A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02B3F"/>
    <w:rPr>
      <w:color w:val="595959" w:themeColor="text1" w:themeTint="A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02B3F"/>
    <w:rPr>
      <w:color w:val="595959" w:themeColor="text1" w:themeTint="A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02B3F"/>
    <w:rPr>
      <w:color w:val="595959" w:themeColor="text1" w:themeTint="A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391F5A"/>
    <w:pPr>
      <w:pBdr>
        <w:top w:val="single" w:sz="6" w:space="1" w:color="auto"/>
        <w:left w:val="single" w:sz="6" w:space="1" w:color="auto"/>
        <w:bottom w:val="single" w:sz="6" w:space="1" w:color="auto"/>
        <w:right w:val="single" w:sz="6" w:space="1" w:color="auto"/>
      </w:pBdr>
      <w:shd w:val="pct20" w:color="auto" w:fill="auto"/>
      <w:ind w:left="1080" w:hanging="1080"/>
      <w:pPrChange w:id="71" w:author="Hiserman, Sonja Christine" w:date="2026-09-25T20:07:00Z">
        <w:pPr>
          <w:pBdr>
            <w:top w:val="single" w:sz="6" w:space="1" w:color="auto"/>
            <w:left w:val="single" w:sz="6" w:space="1" w:color="auto"/>
            <w:bottom w:val="single" w:sz="6" w:space="1" w:color="auto"/>
            <w:right w:val="single" w:sz="6" w:space="1" w:color="auto"/>
          </w:pBdr>
          <w:shd w:val="pct20" w:color="auto" w:fill="auto"/>
          <w:ind w:left="1080" w:hanging="1080"/>
        </w:pPr>
      </w:pPrChange>
    </w:pPr>
    <w:rPr>
      <w:rFonts w:asciiTheme="majorHAnsi" w:eastAsiaTheme="majorEastAsia" w:hAnsiTheme="majorHAnsi" w:cstheme="majorBidi"/>
      <w:color w:val="595959" w:themeColor="text1" w:themeTint="A6"/>
      <w:sz w:val="24"/>
      <w:szCs w:val="24"/>
      <w:rPrChange w:id="71" w:author="Hiserman, Sonja Christine" w:date="2026-09-25T20:07:00Z">
        <w:rPr>
          <w:rFonts w:asciiTheme="majorHAnsi" w:eastAsiaTheme="majorEastAsia" w:hAnsiTheme="majorHAnsi" w:cstheme="majorBidi"/>
          <w:color w:val="595959" w:themeColor="text1" w:themeTint="A6"/>
          <w:sz w:val="24"/>
          <w:szCs w:val="24"/>
          <w:lang w:val="en-US" w:eastAsia="en-US" w:bidi="ar-SA"/>
        </w:rPr>
      </w:rPrChange>
    </w:rPr>
  </w:style>
  <w:style w:type="character" w:customStyle="1" w:styleId="MessageHeaderChar">
    <w:name w:val="Message Header Char"/>
    <w:basedOn w:val="DefaultParagraphFont"/>
    <w:link w:val="MessageHeader"/>
    <w:uiPriority w:val="99"/>
    <w:semiHidden/>
    <w:rsid w:val="00C02B3F"/>
    <w:rPr>
      <w:rFonts w:asciiTheme="majorHAnsi" w:eastAsiaTheme="majorEastAsia" w:hAnsiTheme="majorHAnsi" w:cstheme="majorBidi"/>
      <w:color w:val="595959" w:themeColor="text1" w:themeTint="A6"/>
      <w:sz w:val="24"/>
      <w:szCs w:val="24"/>
      <w:shd w:val="pct20" w:color="auto" w:fill="auto"/>
    </w:rPr>
  </w:style>
  <w:style w:type="paragraph" w:styleId="NoSpacing">
    <w:name w:val="No Spacing"/>
    <w:uiPriority w:val="1"/>
    <w:semiHidden/>
    <w:unhideWhenUsed/>
    <w:qFormat/>
    <w:rsid w:val="00391F5A"/>
    <w:pPr>
      <w:pPrChange w:id="72" w:author="Hiserman, Sonja Christine" w:date="2026-09-25T20:07:00Z">
        <w:pPr/>
      </w:pPrChange>
    </w:pPr>
    <w:rPr>
      <w:color w:val="595959" w:themeColor="text1" w:themeTint="A6"/>
      <w:rPrChange w:id="72"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NormalWeb">
    <w:name w:val="Normal (Web)"/>
    <w:basedOn w:val="Normal"/>
    <w:uiPriority w:val="99"/>
    <w:semiHidden/>
    <w:unhideWhenUsed/>
    <w:rsid w:val="00391F5A"/>
    <w:pPr>
      <w:spacing w:after="160" w:line="312" w:lineRule="auto"/>
      <w:pPrChange w:id="73" w:author="Hiserman, Sonja Christine" w:date="2026-09-25T20:07:00Z">
        <w:pPr>
          <w:spacing w:after="160" w:line="312" w:lineRule="auto"/>
        </w:pPr>
      </w:pPrChange>
    </w:pPr>
    <w:rPr>
      <w:rFonts w:ascii="Times New Roman" w:hAnsi="Times New Roman" w:cs="Times New Roman"/>
      <w:color w:val="595959" w:themeColor="text1" w:themeTint="A6"/>
      <w:sz w:val="24"/>
      <w:szCs w:val="24"/>
      <w:rPrChange w:id="73" w:author="Hiserman, Sonja Christine" w:date="2026-09-25T20:07:00Z">
        <w:rPr>
          <w:rFonts w:eastAsiaTheme="minorHAnsi"/>
          <w:color w:val="595959" w:themeColor="text1" w:themeTint="A6"/>
          <w:sz w:val="24"/>
          <w:szCs w:val="24"/>
          <w:lang w:val="en-US" w:eastAsia="en-US" w:bidi="ar-SA"/>
        </w:rPr>
      </w:rPrChange>
    </w:rPr>
  </w:style>
  <w:style w:type="paragraph" w:styleId="NormalIndent">
    <w:name w:val="Normal Indent"/>
    <w:basedOn w:val="Normal"/>
    <w:uiPriority w:val="99"/>
    <w:semiHidden/>
    <w:unhideWhenUsed/>
    <w:rsid w:val="00391F5A"/>
    <w:pPr>
      <w:spacing w:after="160" w:line="312" w:lineRule="auto"/>
      <w:ind w:left="720"/>
      <w:pPrChange w:id="74" w:author="Hiserman, Sonja Christine" w:date="2026-09-25T20:07:00Z">
        <w:pPr>
          <w:spacing w:after="160" w:line="312" w:lineRule="auto"/>
          <w:ind w:left="720"/>
        </w:pPr>
      </w:pPrChange>
    </w:pPr>
    <w:rPr>
      <w:color w:val="595959" w:themeColor="text1" w:themeTint="A6"/>
      <w:rPrChange w:id="74"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NoteHeading">
    <w:name w:val="Note Heading"/>
    <w:basedOn w:val="Normal"/>
    <w:next w:val="Normal"/>
    <w:link w:val="NoteHeadingChar"/>
    <w:uiPriority w:val="99"/>
    <w:semiHidden/>
    <w:unhideWhenUsed/>
    <w:rsid w:val="00391F5A"/>
    <w:pPr>
      <w:pPrChange w:id="75" w:author="Hiserman, Sonja Christine" w:date="2026-09-25T20:07:00Z">
        <w:pPr/>
      </w:pPrChange>
    </w:pPr>
    <w:rPr>
      <w:color w:val="595959" w:themeColor="text1" w:themeTint="A6"/>
      <w:rPrChange w:id="75"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NoteHeadingChar">
    <w:name w:val="Note Heading Char"/>
    <w:basedOn w:val="DefaultParagraphFont"/>
    <w:link w:val="NoteHeading"/>
    <w:uiPriority w:val="99"/>
    <w:semiHidden/>
    <w:rsid w:val="00C02B3F"/>
    <w:rPr>
      <w:color w:val="595959" w:themeColor="text1" w:themeTint="A6"/>
    </w:rPr>
  </w:style>
  <w:style w:type="character" w:styleId="PageNumber">
    <w:name w:val="page number"/>
    <w:basedOn w:val="DefaultParagraphFont"/>
    <w:uiPriority w:val="99"/>
    <w:semiHidden/>
    <w:unhideWhenUsed/>
    <w:rsid w:val="00C02B3F"/>
  </w:style>
  <w:style w:type="character" w:styleId="PlaceholderText">
    <w:name w:val="Placeholder Text"/>
    <w:basedOn w:val="DefaultParagraphFont"/>
    <w:uiPriority w:val="99"/>
    <w:semiHidden/>
    <w:rsid w:val="00C02B3F"/>
    <w:rPr>
      <w:color w:val="808080"/>
    </w:rPr>
  </w:style>
  <w:style w:type="table" w:styleId="PlainTable1">
    <w:name w:val="Plain Table 1"/>
    <w:basedOn w:val="TableNormal"/>
    <w:uiPriority w:val="41"/>
    <w:rsid w:val="00C02B3F"/>
    <w:rPr>
      <w:color w:val="595959" w:themeColor="text1" w:themeTint="A6"/>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02B3F"/>
    <w:rPr>
      <w:color w:val="595959" w:themeColor="text1" w:themeTint="A6"/>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02B3F"/>
    <w:rPr>
      <w:color w:val="595959" w:themeColor="text1" w:themeTint="A6"/>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02B3F"/>
    <w:rPr>
      <w:color w:val="595959" w:themeColor="text1" w:themeTint="A6"/>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02B3F"/>
    <w:rPr>
      <w:color w:val="595959" w:themeColor="text1" w:themeTint="A6"/>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391F5A"/>
    <w:pPr>
      <w:pPrChange w:id="76" w:author="Hiserman, Sonja Christine" w:date="2026-09-25T20:07:00Z">
        <w:pPr/>
      </w:pPrChange>
    </w:pPr>
    <w:rPr>
      <w:rFonts w:ascii="Consolas" w:hAnsi="Consolas"/>
      <w:color w:val="595959" w:themeColor="text1" w:themeTint="A6"/>
      <w:szCs w:val="21"/>
      <w:rPrChange w:id="76" w:author="Hiserman, Sonja Christine" w:date="2026-09-25T20:07:00Z">
        <w:rPr>
          <w:rFonts w:ascii="Consolas" w:eastAsiaTheme="minorHAnsi" w:hAnsi="Consolas" w:cstheme="minorBidi"/>
          <w:color w:val="595959" w:themeColor="text1" w:themeTint="A6"/>
          <w:sz w:val="22"/>
          <w:szCs w:val="21"/>
          <w:lang w:val="en-US" w:eastAsia="en-US" w:bidi="ar-SA"/>
        </w:rPr>
      </w:rPrChange>
    </w:rPr>
  </w:style>
  <w:style w:type="character" w:customStyle="1" w:styleId="PlainTextChar">
    <w:name w:val="Plain Text Char"/>
    <w:basedOn w:val="DefaultParagraphFont"/>
    <w:link w:val="PlainText"/>
    <w:uiPriority w:val="99"/>
    <w:semiHidden/>
    <w:rsid w:val="00C02B3F"/>
    <w:rPr>
      <w:rFonts w:ascii="Consolas" w:hAnsi="Consolas"/>
      <w:color w:val="595959" w:themeColor="text1" w:themeTint="A6"/>
      <w:szCs w:val="21"/>
    </w:rPr>
  </w:style>
  <w:style w:type="paragraph" w:styleId="Quote">
    <w:name w:val="Quote"/>
    <w:basedOn w:val="Normal"/>
    <w:next w:val="Normal"/>
    <w:link w:val="QuoteChar"/>
    <w:uiPriority w:val="29"/>
    <w:semiHidden/>
    <w:unhideWhenUsed/>
    <w:qFormat/>
    <w:rsid w:val="00391F5A"/>
    <w:pPr>
      <w:spacing w:before="200" w:after="160" w:line="312" w:lineRule="auto"/>
      <w:ind w:left="864" w:right="864"/>
      <w:jc w:val="center"/>
      <w:pPrChange w:id="77" w:author="Hiserman, Sonja Christine" w:date="2026-09-25T20:07:00Z">
        <w:pPr>
          <w:spacing w:before="200" w:after="160" w:line="312" w:lineRule="auto"/>
          <w:ind w:left="864" w:right="864"/>
          <w:jc w:val="center"/>
        </w:pPr>
      </w:pPrChange>
    </w:pPr>
    <w:rPr>
      <w:i/>
      <w:iCs/>
      <w:color w:val="404040" w:themeColor="text1" w:themeTint="BF"/>
      <w:rPrChange w:id="77" w:author="Hiserman, Sonja Christine" w:date="2026-09-25T20:07:00Z">
        <w:rPr>
          <w:rFonts w:asciiTheme="minorHAnsi" w:eastAsiaTheme="minorHAnsi" w:hAnsiTheme="minorHAnsi" w:cstheme="minorBidi"/>
          <w:i/>
          <w:iCs/>
          <w:color w:val="404040" w:themeColor="text1" w:themeTint="BF"/>
          <w:sz w:val="22"/>
          <w:szCs w:val="22"/>
          <w:lang w:val="en-US" w:eastAsia="en-US" w:bidi="ar-SA"/>
        </w:rPr>
      </w:rPrChange>
    </w:rPr>
  </w:style>
  <w:style w:type="character" w:customStyle="1" w:styleId="QuoteChar">
    <w:name w:val="Quote Char"/>
    <w:basedOn w:val="DefaultParagraphFont"/>
    <w:link w:val="Quote"/>
    <w:uiPriority w:val="29"/>
    <w:rsid w:val="00C02B3F"/>
    <w:rPr>
      <w:i/>
      <w:iCs/>
      <w:color w:val="404040" w:themeColor="text1" w:themeTint="BF"/>
    </w:rPr>
  </w:style>
  <w:style w:type="paragraph" w:styleId="Salutation">
    <w:name w:val="Salutation"/>
    <w:basedOn w:val="Normal"/>
    <w:next w:val="Normal"/>
    <w:link w:val="SalutationChar"/>
    <w:uiPriority w:val="99"/>
    <w:semiHidden/>
    <w:unhideWhenUsed/>
    <w:rsid w:val="00391F5A"/>
    <w:pPr>
      <w:spacing w:after="160" w:line="312" w:lineRule="auto"/>
      <w:pPrChange w:id="78" w:author="Hiserman, Sonja Christine" w:date="2026-09-25T20:07:00Z">
        <w:pPr>
          <w:spacing w:after="160" w:line="312" w:lineRule="auto"/>
        </w:pPr>
      </w:pPrChange>
    </w:pPr>
    <w:rPr>
      <w:color w:val="595959" w:themeColor="text1" w:themeTint="A6"/>
      <w:rPrChange w:id="78"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SalutationChar">
    <w:name w:val="Salutation Char"/>
    <w:basedOn w:val="DefaultParagraphFont"/>
    <w:link w:val="Salutation"/>
    <w:uiPriority w:val="99"/>
    <w:semiHidden/>
    <w:rsid w:val="00C02B3F"/>
    <w:rPr>
      <w:color w:val="595959" w:themeColor="text1" w:themeTint="A6"/>
    </w:rPr>
  </w:style>
  <w:style w:type="paragraph" w:styleId="Signature">
    <w:name w:val="Signature"/>
    <w:basedOn w:val="Normal"/>
    <w:link w:val="SignatureChar"/>
    <w:uiPriority w:val="99"/>
    <w:semiHidden/>
    <w:unhideWhenUsed/>
    <w:rsid w:val="00391F5A"/>
    <w:pPr>
      <w:ind w:left="4320"/>
      <w:pPrChange w:id="79" w:author="Hiserman, Sonja Christine" w:date="2026-09-25T20:07:00Z">
        <w:pPr>
          <w:ind w:left="4320"/>
        </w:pPr>
      </w:pPrChange>
    </w:pPr>
    <w:rPr>
      <w:color w:val="595959" w:themeColor="text1" w:themeTint="A6"/>
      <w:rPrChange w:id="79"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character" w:customStyle="1" w:styleId="SignatureChar">
    <w:name w:val="Signature Char"/>
    <w:basedOn w:val="DefaultParagraphFont"/>
    <w:link w:val="Signature"/>
    <w:uiPriority w:val="99"/>
    <w:semiHidden/>
    <w:rsid w:val="00C02B3F"/>
    <w:rPr>
      <w:color w:val="595959" w:themeColor="text1" w:themeTint="A6"/>
    </w:rPr>
  </w:style>
  <w:style w:type="character" w:styleId="Strong">
    <w:name w:val="Strong"/>
    <w:basedOn w:val="DefaultParagraphFont"/>
    <w:uiPriority w:val="22"/>
    <w:semiHidden/>
    <w:unhideWhenUsed/>
    <w:qFormat/>
    <w:rsid w:val="00391F5A"/>
    <w:rPr>
      <w:b/>
      <w:bCs/>
      <w:rPrChange w:id="80" w:author="Hiserman, Sonja Christine" w:date="2026-09-25T20:07:00Z">
        <w:rPr>
          <w:b/>
          <w:bCs/>
        </w:rPr>
      </w:rPrChange>
    </w:rPr>
  </w:style>
  <w:style w:type="paragraph" w:styleId="Subtitle">
    <w:name w:val="Subtitle"/>
    <w:basedOn w:val="Normal"/>
    <w:next w:val="Normal"/>
    <w:link w:val="SubtitleChar"/>
    <w:uiPriority w:val="11"/>
    <w:semiHidden/>
    <w:unhideWhenUsed/>
    <w:qFormat/>
    <w:rsid w:val="00391F5A"/>
    <w:pPr>
      <w:numPr>
        <w:ilvl w:val="1"/>
      </w:numPr>
      <w:spacing w:after="160" w:line="312" w:lineRule="auto"/>
      <w:pPrChange w:id="81" w:author="Hiserman, Sonja Christine" w:date="2026-09-25T20:07:00Z">
        <w:pPr>
          <w:numPr>
            <w:ilvl w:val="1"/>
          </w:numPr>
          <w:spacing w:after="160" w:line="312" w:lineRule="auto"/>
        </w:pPr>
      </w:pPrChange>
    </w:pPr>
    <w:rPr>
      <w:rFonts w:eastAsiaTheme="minorEastAsia"/>
      <w:color w:val="5A5A5A" w:themeColor="text1" w:themeTint="A5"/>
      <w:spacing w:val="15"/>
      <w:rPrChange w:id="81" w:author="Hiserman, Sonja Christine" w:date="2026-09-25T20:07:00Z">
        <w:rPr>
          <w:rFonts w:asciiTheme="minorHAnsi" w:eastAsiaTheme="minorEastAsia" w:hAnsiTheme="minorHAnsi" w:cstheme="minorBidi"/>
          <w:color w:val="5A5A5A" w:themeColor="text1" w:themeTint="A5"/>
          <w:spacing w:val="15"/>
          <w:sz w:val="22"/>
          <w:szCs w:val="22"/>
          <w:lang w:val="en-US" w:eastAsia="en-US" w:bidi="ar-SA"/>
        </w:rPr>
      </w:rPrChange>
    </w:rPr>
  </w:style>
  <w:style w:type="character" w:customStyle="1" w:styleId="SubtitleChar">
    <w:name w:val="Subtitle Char"/>
    <w:basedOn w:val="DefaultParagraphFont"/>
    <w:link w:val="Subtitle"/>
    <w:uiPriority w:val="11"/>
    <w:rsid w:val="00C02B3F"/>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391F5A"/>
    <w:rPr>
      <w:i/>
      <w:iCs/>
      <w:color w:val="404040" w:themeColor="text1" w:themeTint="BF"/>
      <w:rPrChange w:id="82" w:author="Hiserman, Sonja Christine" w:date="2026-09-25T20:07:00Z">
        <w:rPr>
          <w:i/>
          <w:iCs/>
          <w:color w:val="404040" w:themeColor="text1" w:themeTint="BF"/>
        </w:rPr>
      </w:rPrChange>
    </w:rPr>
  </w:style>
  <w:style w:type="character" w:styleId="SubtleReference">
    <w:name w:val="Subtle Reference"/>
    <w:basedOn w:val="DefaultParagraphFont"/>
    <w:uiPriority w:val="31"/>
    <w:semiHidden/>
    <w:unhideWhenUsed/>
    <w:qFormat/>
    <w:rsid w:val="00391F5A"/>
    <w:rPr>
      <w:smallCaps/>
      <w:color w:val="5A5A5A" w:themeColor="text1" w:themeTint="A5"/>
      <w:rPrChange w:id="83" w:author="Hiserman, Sonja Christine" w:date="2026-09-25T20:07:00Z">
        <w:rPr>
          <w:smallCaps/>
          <w:color w:val="5A5A5A" w:themeColor="text1" w:themeTint="A5"/>
        </w:rPr>
      </w:rPrChange>
    </w:rPr>
  </w:style>
  <w:style w:type="table" w:styleId="Table3Deffects1">
    <w:name w:val="Table 3D effects 1"/>
    <w:basedOn w:val="TableNormal"/>
    <w:uiPriority w:val="99"/>
    <w:semiHidden/>
    <w:unhideWhenUsed/>
    <w:rsid w:val="00C02B3F"/>
    <w:pPr>
      <w:spacing w:after="160" w:line="312"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02B3F"/>
    <w:pPr>
      <w:spacing w:after="160" w:line="312"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02B3F"/>
    <w:pPr>
      <w:spacing w:after="160" w:line="312"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02B3F"/>
    <w:pPr>
      <w:spacing w:after="160" w:line="312"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02B3F"/>
    <w:pPr>
      <w:spacing w:after="160" w:line="312"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02B3F"/>
    <w:pPr>
      <w:spacing w:after="160" w:line="312"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02B3F"/>
    <w:pPr>
      <w:spacing w:after="160" w:line="312"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02B3F"/>
    <w:pPr>
      <w:spacing w:after="160" w:line="312"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02B3F"/>
    <w:pPr>
      <w:spacing w:after="160" w:line="312"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02B3F"/>
    <w:pPr>
      <w:spacing w:after="160" w:line="312"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02B3F"/>
    <w:pPr>
      <w:spacing w:after="160" w:line="312"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02B3F"/>
    <w:pPr>
      <w:spacing w:after="160" w:line="312"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02B3F"/>
    <w:pPr>
      <w:spacing w:after="160" w:line="312"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02B3F"/>
    <w:pPr>
      <w:spacing w:after="160" w:line="312"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02B3F"/>
    <w:pPr>
      <w:spacing w:after="160" w:line="312"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02B3F"/>
    <w:pPr>
      <w:spacing w:after="160" w:line="312" w:lineRule="auto"/>
    </w:pPr>
    <w:rPr>
      <w:color w:val="595959" w:themeColor="text1" w:themeTint="A6"/>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02B3F"/>
    <w:pPr>
      <w:spacing w:after="160" w:line="312"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02B3F"/>
    <w:pPr>
      <w:spacing w:after="160" w:line="312"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02B3F"/>
    <w:pPr>
      <w:spacing w:after="160" w:line="312"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02B3F"/>
    <w:pPr>
      <w:spacing w:after="160" w:line="312"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02B3F"/>
    <w:pPr>
      <w:spacing w:after="160" w:line="312"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02B3F"/>
    <w:pPr>
      <w:spacing w:after="160" w:line="312"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02B3F"/>
    <w:pPr>
      <w:spacing w:after="160" w:line="312"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02B3F"/>
    <w:pPr>
      <w:spacing w:after="160" w:line="312"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02B3F"/>
    <w:pPr>
      <w:spacing w:after="160" w:line="312"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02B3F"/>
    <w:rPr>
      <w:color w:val="595959" w:themeColor="text1" w:themeTint="A6"/>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02B3F"/>
    <w:pPr>
      <w:spacing w:after="160" w:line="312" w:lineRule="auto"/>
    </w:pPr>
    <w:rPr>
      <w:color w:val="595959" w:themeColor="text1" w:themeTint="A6"/>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02B3F"/>
    <w:pPr>
      <w:spacing w:after="160" w:line="312" w:lineRule="auto"/>
    </w:pPr>
    <w:rPr>
      <w:color w:val="595959" w:themeColor="text1" w:themeTint="A6"/>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02B3F"/>
    <w:pPr>
      <w:spacing w:after="160" w:line="312"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02B3F"/>
    <w:pPr>
      <w:spacing w:after="160" w:line="312"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02B3F"/>
    <w:pPr>
      <w:spacing w:after="160" w:line="312"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02B3F"/>
    <w:pPr>
      <w:spacing w:after="160" w:line="312"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02B3F"/>
    <w:pPr>
      <w:spacing w:after="160" w:line="312" w:lineRule="auto"/>
    </w:pPr>
    <w:rPr>
      <w:color w:val="595959" w:themeColor="text1" w:themeTint="A6"/>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02B3F"/>
    <w:pPr>
      <w:spacing w:after="160" w:line="312" w:lineRule="auto"/>
    </w:pPr>
    <w:rPr>
      <w:color w:val="595959" w:themeColor="text1" w:themeTint="A6"/>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91F5A"/>
    <w:pPr>
      <w:spacing w:line="312" w:lineRule="auto"/>
      <w:ind w:left="220" w:hanging="220"/>
      <w:pPrChange w:id="84" w:author="Hiserman, Sonja Christine" w:date="2026-09-25T20:07:00Z">
        <w:pPr>
          <w:spacing w:line="312" w:lineRule="auto"/>
          <w:ind w:left="220" w:hanging="220"/>
        </w:pPr>
      </w:pPrChange>
    </w:pPr>
    <w:rPr>
      <w:color w:val="595959" w:themeColor="text1" w:themeTint="A6"/>
      <w:rPrChange w:id="84"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TableofFigures">
    <w:name w:val="table of figures"/>
    <w:basedOn w:val="Normal"/>
    <w:next w:val="Normal"/>
    <w:uiPriority w:val="99"/>
    <w:semiHidden/>
    <w:unhideWhenUsed/>
    <w:rsid w:val="00391F5A"/>
    <w:pPr>
      <w:spacing w:line="312" w:lineRule="auto"/>
      <w:pPrChange w:id="85" w:author="Hiserman, Sonja Christine" w:date="2026-09-25T20:07:00Z">
        <w:pPr>
          <w:spacing w:line="312" w:lineRule="auto"/>
        </w:pPr>
      </w:pPrChange>
    </w:pPr>
    <w:rPr>
      <w:color w:val="595959" w:themeColor="text1" w:themeTint="A6"/>
      <w:rPrChange w:id="85"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table" w:styleId="TableProfessional">
    <w:name w:val="Table Professional"/>
    <w:basedOn w:val="TableNormal"/>
    <w:uiPriority w:val="99"/>
    <w:semiHidden/>
    <w:unhideWhenUsed/>
    <w:rsid w:val="00C02B3F"/>
    <w:pPr>
      <w:spacing w:after="160" w:line="312"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02B3F"/>
    <w:pPr>
      <w:spacing w:after="160" w:line="312"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02B3F"/>
    <w:pPr>
      <w:spacing w:after="160" w:line="312" w:lineRule="auto"/>
    </w:pPr>
    <w:rPr>
      <w:color w:val="595959" w:themeColor="text1" w:themeTint="A6"/>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02B3F"/>
    <w:pPr>
      <w:spacing w:after="160" w:line="312"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02B3F"/>
    <w:pPr>
      <w:spacing w:after="160" w:line="312" w:lineRule="auto"/>
    </w:pPr>
    <w:rPr>
      <w:color w:val="595959" w:themeColor="text1" w:themeTint="A6"/>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02B3F"/>
    <w:pPr>
      <w:spacing w:after="160" w:line="312" w:lineRule="auto"/>
    </w:pPr>
    <w:rPr>
      <w:color w:val="595959" w:themeColor="text1" w:themeTint="A6"/>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02B3F"/>
    <w:pPr>
      <w:spacing w:after="160" w:line="312" w:lineRule="auto"/>
    </w:pPr>
    <w:rPr>
      <w:color w:val="595959" w:themeColor="text1" w:themeTint="A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02B3F"/>
    <w:pPr>
      <w:spacing w:after="160" w:line="312"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02B3F"/>
    <w:pPr>
      <w:spacing w:after="160" w:line="312"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02B3F"/>
    <w:pPr>
      <w:spacing w:after="160" w:line="312"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91F5A"/>
    <w:pPr>
      <w:spacing w:before="120" w:after="160" w:line="312" w:lineRule="auto"/>
      <w:pPrChange w:id="86" w:author="Hiserman, Sonja Christine" w:date="2026-09-25T20:07:00Z">
        <w:pPr>
          <w:spacing w:before="120" w:after="160" w:line="312" w:lineRule="auto"/>
        </w:pPr>
      </w:pPrChange>
    </w:pPr>
    <w:rPr>
      <w:rFonts w:asciiTheme="majorHAnsi" w:eastAsiaTheme="majorEastAsia" w:hAnsiTheme="majorHAnsi" w:cstheme="majorBidi"/>
      <w:b/>
      <w:bCs/>
      <w:color w:val="595959" w:themeColor="text1" w:themeTint="A6"/>
      <w:sz w:val="24"/>
      <w:szCs w:val="24"/>
      <w:rPrChange w:id="86" w:author="Hiserman, Sonja Christine" w:date="2026-09-25T20:07:00Z">
        <w:rPr>
          <w:rFonts w:asciiTheme="majorHAnsi" w:eastAsiaTheme="majorEastAsia" w:hAnsiTheme="majorHAnsi" w:cstheme="majorBidi"/>
          <w:b/>
          <w:bCs/>
          <w:color w:val="595959" w:themeColor="text1" w:themeTint="A6"/>
          <w:sz w:val="24"/>
          <w:szCs w:val="24"/>
          <w:lang w:val="en-US" w:eastAsia="en-US" w:bidi="ar-SA"/>
        </w:rPr>
      </w:rPrChange>
    </w:rPr>
  </w:style>
  <w:style w:type="paragraph" w:styleId="TOC1">
    <w:name w:val="toc 1"/>
    <w:basedOn w:val="Normal"/>
    <w:next w:val="Normal"/>
    <w:autoRedefine/>
    <w:uiPriority w:val="39"/>
    <w:semiHidden/>
    <w:unhideWhenUsed/>
    <w:rsid w:val="00391F5A"/>
    <w:pPr>
      <w:spacing w:after="100" w:line="312" w:lineRule="auto"/>
      <w:pPrChange w:id="87" w:author="Hiserman, Sonja Christine" w:date="2026-09-25T20:07:00Z">
        <w:pPr>
          <w:spacing w:after="100" w:line="312" w:lineRule="auto"/>
        </w:pPr>
      </w:pPrChange>
    </w:pPr>
    <w:rPr>
      <w:color w:val="595959" w:themeColor="text1" w:themeTint="A6"/>
      <w:rPrChange w:id="87"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TOC2">
    <w:name w:val="toc 2"/>
    <w:basedOn w:val="Normal"/>
    <w:next w:val="Normal"/>
    <w:autoRedefine/>
    <w:uiPriority w:val="39"/>
    <w:semiHidden/>
    <w:unhideWhenUsed/>
    <w:rsid w:val="00391F5A"/>
    <w:pPr>
      <w:spacing w:after="100" w:line="312" w:lineRule="auto"/>
      <w:ind w:left="220"/>
      <w:pPrChange w:id="88" w:author="Hiserman, Sonja Christine" w:date="2026-09-25T20:07:00Z">
        <w:pPr>
          <w:spacing w:after="100" w:line="312" w:lineRule="auto"/>
          <w:ind w:left="220"/>
        </w:pPr>
      </w:pPrChange>
    </w:pPr>
    <w:rPr>
      <w:color w:val="595959" w:themeColor="text1" w:themeTint="A6"/>
      <w:rPrChange w:id="88"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TOC3">
    <w:name w:val="toc 3"/>
    <w:basedOn w:val="Normal"/>
    <w:next w:val="Normal"/>
    <w:autoRedefine/>
    <w:uiPriority w:val="39"/>
    <w:semiHidden/>
    <w:unhideWhenUsed/>
    <w:rsid w:val="00391F5A"/>
    <w:pPr>
      <w:spacing w:after="100" w:line="312" w:lineRule="auto"/>
      <w:ind w:left="440"/>
      <w:pPrChange w:id="89" w:author="Hiserman, Sonja Christine" w:date="2026-09-25T20:07:00Z">
        <w:pPr>
          <w:spacing w:after="100" w:line="312" w:lineRule="auto"/>
          <w:ind w:left="440"/>
        </w:pPr>
      </w:pPrChange>
    </w:pPr>
    <w:rPr>
      <w:color w:val="595959" w:themeColor="text1" w:themeTint="A6"/>
      <w:rPrChange w:id="89"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TOC4">
    <w:name w:val="toc 4"/>
    <w:basedOn w:val="Normal"/>
    <w:next w:val="Normal"/>
    <w:autoRedefine/>
    <w:uiPriority w:val="39"/>
    <w:semiHidden/>
    <w:unhideWhenUsed/>
    <w:rsid w:val="00391F5A"/>
    <w:pPr>
      <w:spacing w:after="100" w:line="312" w:lineRule="auto"/>
      <w:ind w:left="660"/>
      <w:pPrChange w:id="90" w:author="Hiserman, Sonja Christine" w:date="2026-09-25T20:07:00Z">
        <w:pPr>
          <w:spacing w:after="100" w:line="312" w:lineRule="auto"/>
          <w:ind w:left="660"/>
        </w:pPr>
      </w:pPrChange>
    </w:pPr>
    <w:rPr>
      <w:color w:val="595959" w:themeColor="text1" w:themeTint="A6"/>
      <w:rPrChange w:id="90"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TOC5">
    <w:name w:val="toc 5"/>
    <w:basedOn w:val="Normal"/>
    <w:next w:val="Normal"/>
    <w:autoRedefine/>
    <w:uiPriority w:val="39"/>
    <w:semiHidden/>
    <w:unhideWhenUsed/>
    <w:rsid w:val="00391F5A"/>
    <w:pPr>
      <w:spacing w:after="100" w:line="312" w:lineRule="auto"/>
      <w:ind w:left="880"/>
      <w:pPrChange w:id="91" w:author="Hiserman, Sonja Christine" w:date="2026-09-25T20:07:00Z">
        <w:pPr>
          <w:spacing w:after="100" w:line="312" w:lineRule="auto"/>
          <w:ind w:left="880"/>
        </w:pPr>
      </w:pPrChange>
    </w:pPr>
    <w:rPr>
      <w:color w:val="595959" w:themeColor="text1" w:themeTint="A6"/>
      <w:rPrChange w:id="91"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TOC6">
    <w:name w:val="toc 6"/>
    <w:basedOn w:val="Normal"/>
    <w:next w:val="Normal"/>
    <w:autoRedefine/>
    <w:uiPriority w:val="39"/>
    <w:semiHidden/>
    <w:unhideWhenUsed/>
    <w:rsid w:val="00391F5A"/>
    <w:pPr>
      <w:spacing w:after="100" w:line="312" w:lineRule="auto"/>
      <w:ind w:left="1100"/>
      <w:pPrChange w:id="92" w:author="Hiserman, Sonja Christine" w:date="2026-09-25T20:07:00Z">
        <w:pPr>
          <w:spacing w:after="100" w:line="312" w:lineRule="auto"/>
          <w:ind w:left="1100"/>
        </w:pPr>
      </w:pPrChange>
    </w:pPr>
    <w:rPr>
      <w:color w:val="595959" w:themeColor="text1" w:themeTint="A6"/>
      <w:rPrChange w:id="92"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TOC7">
    <w:name w:val="toc 7"/>
    <w:basedOn w:val="Normal"/>
    <w:next w:val="Normal"/>
    <w:autoRedefine/>
    <w:uiPriority w:val="39"/>
    <w:semiHidden/>
    <w:unhideWhenUsed/>
    <w:rsid w:val="00391F5A"/>
    <w:pPr>
      <w:spacing w:after="100" w:line="312" w:lineRule="auto"/>
      <w:ind w:left="1320"/>
      <w:pPrChange w:id="93" w:author="Hiserman, Sonja Christine" w:date="2026-09-25T20:07:00Z">
        <w:pPr>
          <w:spacing w:after="100" w:line="312" w:lineRule="auto"/>
          <w:ind w:left="1320"/>
        </w:pPr>
      </w:pPrChange>
    </w:pPr>
    <w:rPr>
      <w:color w:val="595959" w:themeColor="text1" w:themeTint="A6"/>
      <w:rPrChange w:id="93"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TOC8">
    <w:name w:val="toc 8"/>
    <w:basedOn w:val="Normal"/>
    <w:next w:val="Normal"/>
    <w:autoRedefine/>
    <w:uiPriority w:val="39"/>
    <w:semiHidden/>
    <w:unhideWhenUsed/>
    <w:rsid w:val="00391F5A"/>
    <w:pPr>
      <w:spacing w:after="100" w:line="312" w:lineRule="auto"/>
      <w:ind w:left="1540"/>
      <w:pPrChange w:id="94" w:author="Hiserman, Sonja Christine" w:date="2026-09-25T20:07:00Z">
        <w:pPr>
          <w:spacing w:after="100" w:line="312" w:lineRule="auto"/>
          <w:ind w:left="1540"/>
        </w:pPr>
      </w:pPrChange>
    </w:pPr>
    <w:rPr>
      <w:color w:val="595959" w:themeColor="text1" w:themeTint="A6"/>
      <w:rPrChange w:id="94"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TOC9">
    <w:name w:val="toc 9"/>
    <w:basedOn w:val="Normal"/>
    <w:next w:val="Normal"/>
    <w:autoRedefine/>
    <w:uiPriority w:val="39"/>
    <w:semiHidden/>
    <w:unhideWhenUsed/>
    <w:rsid w:val="00391F5A"/>
    <w:pPr>
      <w:spacing w:after="100" w:line="312" w:lineRule="auto"/>
      <w:ind w:left="1760"/>
      <w:pPrChange w:id="95" w:author="Hiserman, Sonja Christine" w:date="2026-09-25T20:07:00Z">
        <w:pPr>
          <w:spacing w:after="100" w:line="312" w:lineRule="auto"/>
          <w:ind w:left="1760"/>
        </w:pPr>
      </w:pPrChange>
    </w:pPr>
    <w:rPr>
      <w:color w:val="595959" w:themeColor="text1" w:themeTint="A6"/>
      <w:rPrChange w:id="95" w:author="Hiserman, Sonja Christine" w:date="2026-09-25T20:07:00Z">
        <w:rPr>
          <w:rFonts w:asciiTheme="minorHAnsi" w:eastAsiaTheme="minorHAnsi" w:hAnsiTheme="minorHAnsi" w:cstheme="minorBidi"/>
          <w:color w:val="595959" w:themeColor="text1" w:themeTint="A6"/>
          <w:sz w:val="22"/>
          <w:szCs w:val="22"/>
          <w:lang w:val="en-US" w:eastAsia="en-US" w:bidi="ar-SA"/>
        </w:rPr>
      </w:rPrChange>
    </w:rPr>
  </w:style>
  <w:style w:type="paragraph" w:styleId="TOCHeading">
    <w:name w:val="TOC Heading"/>
    <w:basedOn w:val="Heading1"/>
    <w:next w:val="Normal"/>
    <w:uiPriority w:val="39"/>
    <w:semiHidden/>
    <w:unhideWhenUsed/>
    <w:qFormat/>
    <w:rsid w:val="00391F5A"/>
    <w:pPr>
      <w:spacing w:before="240" w:after="0" w:line="312" w:lineRule="auto"/>
      <w:outlineLvl w:val="9"/>
      <w:pPrChange w:id="96" w:author="Hiserman, Sonja Christine" w:date="2026-09-25T20:07:00Z">
        <w:pPr>
          <w:keepNext/>
          <w:keepLines/>
          <w:spacing w:before="320" w:after="200" w:line="312" w:lineRule="auto"/>
        </w:pPr>
      </w:pPrChange>
    </w:pPr>
    <w:rPr>
      <w:color w:val="365F91" w:themeColor="accent1" w:themeShade="BF"/>
      <w:sz w:val="32"/>
      <w:rPrChange w:id="96" w:author="Hiserman, Sonja Christine" w:date="2026-09-25T20:07:00Z">
        <w:rPr>
          <w:rFonts w:asciiTheme="majorHAnsi" w:eastAsiaTheme="majorEastAsia" w:hAnsiTheme="majorHAnsi" w:cstheme="majorBidi"/>
          <w:color w:val="1F497D" w:themeColor="text2"/>
          <w:sz w:val="34"/>
          <w:szCs w:val="3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4255680">
      <w:bodyDiv w:val="1"/>
      <w:marLeft w:val="0"/>
      <w:marRight w:val="0"/>
      <w:marTop w:val="0"/>
      <w:marBottom w:val="0"/>
      <w:divBdr>
        <w:top w:val="none" w:sz="0" w:space="0" w:color="auto"/>
        <w:left w:val="none" w:sz="0" w:space="0" w:color="auto"/>
        <w:bottom w:val="none" w:sz="0" w:space="0" w:color="auto"/>
        <w:right w:val="none" w:sz="0" w:space="0" w:color="auto"/>
      </w:divBdr>
    </w:div>
    <w:div w:id="574164764">
      <w:bodyDiv w:val="1"/>
      <w:marLeft w:val="0"/>
      <w:marRight w:val="0"/>
      <w:marTop w:val="0"/>
      <w:marBottom w:val="0"/>
      <w:divBdr>
        <w:top w:val="none" w:sz="0" w:space="0" w:color="auto"/>
        <w:left w:val="none" w:sz="0" w:space="0" w:color="auto"/>
        <w:bottom w:val="none" w:sz="0" w:space="0" w:color="auto"/>
        <w:right w:val="none" w:sz="0" w:space="0" w:color="auto"/>
      </w:divBdr>
    </w:div>
    <w:div w:id="1014958286">
      <w:bodyDiv w:val="1"/>
      <w:marLeft w:val="0"/>
      <w:marRight w:val="0"/>
      <w:marTop w:val="0"/>
      <w:marBottom w:val="0"/>
      <w:divBdr>
        <w:top w:val="none" w:sz="0" w:space="0" w:color="auto"/>
        <w:left w:val="none" w:sz="0" w:space="0" w:color="auto"/>
        <w:bottom w:val="none" w:sz="0" w:space="0" w:color="auto"/>
        <w:right w:val="none" w:sz="0" w:space="0" w:color="auto"/>
      </w:divBdr>
    </w:div>
    <w:div w:id="1113207593">
      <w:bodyDiv w:val="1"/>
      <w:marLeft w:val="0"/>
      <w:marRight w:val="0"/>
      <w:marTop w:val="0"/>
      <w:marBottom w:val="0"/>
      <w:divBdr>
        <w:top w:val="none" w:sz="0" w:space="0" w:color="auto"/>
        <w:left w:val="none" w:sz="0" w:space="0" w:color="auto"/>
        <w:bottom w:val="none" w:sz="0" w:space="0" w:color="auto"/>
        <w:right w:val="none" w:sz="0" w:space="0" w:color="auto"/>
      </w:divBdr>
    </w:div>
    <w:div w:id="1492873477">
      <w:bodyDiv w:val="1"/>
      <w:marLeft w:val="0"/>
      <w:marRight w:val="0"/>
      <w:marTop w:val="0"/>
      <w:marBottom w:val="0"/>
      <w:divBdr>
        <w:top w:val="none" w:sz="0" w:space="0" w:color="auto"/>
        <w:left w:val="none" w:sz="0" w:space="0" w:color="auto"/>
        <w:bottom w:val="none" w:sz="0" w:space="0" w:color="auto"/>
        <w:right w:val="none" w:sz="0" w:space="0" w:color="auto"/>
      </w:divBdr>
    </w:div>
    <w:div w:id="1730418325">
      <w:bodyDiv w:val="1"/>
      <w:marLeft w:val="0"/>
      <w:marRight w:val="0"/>
      <w:marTop w:val="0"/>
      <w:marBottom w:val="0"/>
      <w:divBdr>
        <w:top w:val="none" w:sz="0" w:space="0" w:color="auto"/>
        <w:left w:val="none" w:sz="0" w:space="0" w:color="auto"/>
        <w:bottom w:val="none" w:sz="0" w:space="0" w:color="auto"/>
        <w:right w:val="none" w:sz="0" w:space="0" w:color="auto"/>
      </w:divBdr>
      <w:divsChild>
        <w:div w:id="1333416001">
          <w:marLeft w:val="0"/>
          <w:marRight w:val="0"/>
          <w:marTop w:val="0"/>
          <w:marBottom w:val="0"/>
          <w:divBdr>
            <w:top w:val="none" w:sz="0" w:space="0" w:color="auto"/>
            <w:left w:val="none" w:sz="0" w:space="0" w:color="auto"/>
            <w:bottom w:val="none" w:sz="0" w:space="0" w:color="auto"/>
            <w:right w:val="none" w:sz="0" w:space="0" w:color="auto"/>
          </w:divBdr>
        </w:div>
      </w:divsChild>
    </w:div>
    <w:div w:id="2086340438">
      <w:bodyDiv w:val="1"/>
      <w:marLeft w:val="0"/>
      <w:marRight w:val="0"/>
      <w:marTop w:val="0"/>
      <w:marBottom w:val="0"/>
      <w:divBdr>
        <w:top w:val="none" w:sz="0" w:space="0" w:color="auto"/>
        <w:left w:val="none" w:sz="0" w:space="0" w:color="auto"/>
        <w:bottom w:val="none" w:sz="0" w:space="0" w:color="auto"/>
        <w:right w:val="none" w:sz="0" w:space="0" w:color="auto"/>
      </w:divBdr>
      <w:divsChild>
        <w:div w:id="1019543835">
          <w:marLeft w:val="0"/>
          <w:marRight w:val="0"/>
          <w:marTop w:val="0"/>
          <w:marBottom w:val="0"/>
          <w:divBdr>
            <w:top w:val="none" w:sz="0" w:space="0" w:color="auto"/>
            <w:left w:val="none" w:sz="0" w:space="0" w:color="auto"/>
            <w:bottom w:val="none" w:sz="0" w:space="0" w:color="auto"/>
            <w:right w:val="none" w:sz="0" w:space="0" w:color="auto"/>
          </w:divBdr>
        </w:div>
        <w:div w:id="1370497905">
          <w:marLeft w:val="0"/>
          <w:marRight w:val="0"/>
          <w:marTop w:val="0"/>
          <w:marBottom w:val="0"/>
          <w:divBdr>
            <w:top w:val="none" w:sz="0" w:space="0" w:color="auto"/>
            <w:left w:val="none" w:sz="0" w:space="0" w:color="auto"/>
            <w:bottom w:val="none" w:sz="0" w:space="0" w:color="auto"/>
            <w:right w:val="none" w:sz="0" w:space="0" w:color="auto"/>
          </w:divBdr>
        </w:div>
        <w:div w:id="1458142090">
          <w:marLeft w:val="0"/>
          <w:marRight w:val="0"/>
          <w:marTop w:val="0"/>
          <w:marBottom w:val="0"/>
          <w:divBdr>
            <w:top w:val="none" w:sz="0" w:space="0" w:color="auto"/>
            <w:left w:val="none" w:sz="0" w:space="0" w:color="auto"/>
            <w:bottom w:val="none" w:sz="0" w:space="0" w:color="auto"/>
            <w:right w:val="none" w:sz="0" w:space="0" w:color="auto"/>
          </w:divBdr>
        </w:div>
        <w:div w:id="1774546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1F6D253F53654C9A5E5290612B4E57" ma:contentTypeVersion="1" ma:contentTypeDescription="Create a new document." ma:contentTypeScope="" ma:versionID="91c06473d2973df173ef77822d61d5e3">
  <xsd:schema xmlns:xsd="http://www.w3.org/2001/XMLSchema" xmlns:xs="http://www.w3.org/2001/XMLSchema" xmlns:p="http://schemas.microsoft.com/office/2006/metadata/properties" xmlns:ns2="b4863681-c067-4c62-bc75-95bf3ac03d16" targetNamespace="http://schemas.microsoft.com/office/2006/metadata/properties" ma:root="true" ma:fieldsID="fe259fdeaf5e453e8119804d725ad7a2" ns2:_="">
    <xsd:import namespace="b4863681-c067-4c62-bc75-95bf3ac03d16"/>
    <xsd:element name="properties">
      <xsd:complexType>
        <xsd:sequence>
          <xsd:element name="documentManagement">
            <xsd:complexType>
              <xsd:all>
                <xsd:element ref="ns2: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863681-c067-4c62-bc75-95bf3ac03d16" elementFormDefault="qualified">
    <xsd:import namespace="http://schemas.microsoft.com/office/2006/documentManagement/types"/>
    <xsd:import namespace="http://schemas.microsoft.com/office/infopath/2007/PartnerControls"/>
    <xsd:element name="Stage" ma:index="8" nillable="true" ma:displayName="Stage" ma:format="Dropdown" ma:internalName="Stage">
      <xsd:simpleType>
        <xsd:union memberTypes="dms:Text">
          <xsd:simpleType>
            <xsd:restriction base="dms:Choice">
              <xsd:enumeration value="Content Creation"/>
              <xsd:enumeration value="TR1"/>
              <xsd:enumeration value="CE1"/>
              <xsd:enumeration value="AU Doc Review"/>
              <xsd:enumeration value="CE2/Doc Prep"/>
              <xsd:enumeration value="Layout1"/>
              <xsd:enumeration value="AU INDD/PDF Review"/>
              <xsd:enumeration value="Proof1"/>
              <xsd:enumeration value="Indexing"/>
              <xsd:enumeration value="Layout2"/>
              <xsd:enumeration value="Proof2"/>
              <xsd:enumeration value="Page Turning"/>
              <xsd:enumeration value="Final"/>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Stage xmlns="b4863681-c067-4c62-bc75-95bf3ac03d16">Technical Update</Stag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2190FB-3701-4271-8F52-58F608D227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863681-c067-4c62-bc75-95bf3ac03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50983C-3B48-4DA9-8E58-05911B11BAF3}">
  <ds:schemaRefs>
    <ds:schemaRef ds:uri="http://schemas.microsoft.com/office/2006/metadata/properties"/>
    <ds:schemaRef ds:uri="b4863681-c067-4c62-bc75-95bf3ac03d16"/>
  </ds:schemaRefs>
</ds:datastoreItem>
</file>

<file path=customXml/itemProps3.xml><?xml version="1.0" encoding="utf-8"?>
<ds:datastoreItem xmlns:ds="http://schemas.openxmlformats.org/officeDocument/2006/customXml" ds:itemID="{DAA9B568-5165-4A75-A9DA-F39AE68A21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Arthur Souza Rodrigues</cp:lastModifiedBy>
  <cp:revision>1</cp:revision>
  <dcterms:created xsi:type="dcterms:W3CDTF">2007-12-16T19:06:00Z</dcterms:created>
  <dcterms:modified xsi:type="dcterms:W3CDTF">2026-09-26T00:07:00Z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0x010100161F6D253F53654C9A5E5290612B4E57</vt:lpwstr>
  </property>
  <property fmtid="{D5CDD505-2E9C-101B-9397-08002B2CF9AE}" pid="3" name="Used in Chapter">
    <vt:lpwstr>true</vt:lpwstr>
  </property>
</Properties>
</file>