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9632A8" w:rsidRDefault="00F446BB" w:rsidP="00F446BB">
      <w:pPr>
        <w:spacing w:line="240" w:lineRule="auto"/>
        <w:rPr>
          <w:ins w:id="12" w:author="Elysia Tjong" w:date="2026-09-25T21:05:00Z" w16du:dateUtc="2026-09-26T01:05:00Z"/>
          <w:b/>
        </w:rPr>
      </w:pPr>
      <w:bookmarkStart w:id="13" w:name="_gjdgxs" w:colFirst="0" w:colLast="0"/>
      <w:bookmarkEnd w:id="13"/>
      <w:ins w:id="14" w:author="Elysia Tjong" w:date="2026-09-25T21:05:00Z" w16du:dateUtc="2026-09-26T01:05:00Z">
        <w:r>
          <w:rPr>
            <w:b/>
          </w:rPr>
          <w:t>An Evaluation of Communication Methods for Community Outreach in Patients with Diabetes</w:t>
        </w:r>
      </w:ins>
    </w:p>
    <w:p w14:paraId="00000002" w14:textId="77777777" w:rsidR="009632A8" w:rsidRDefault="009632A8" w:rsidP="00F446BB">
      <w:pPr>
        <w:spacing w:line="240" w:lineRule="auto"/>
        <w:rPr>
          <w:ins w:id="15" w:author="Elysia Tjong" w:date="2026-09-25T21:05:00Z" w16du:dateUtc="2026-09-26T01:05:00Z"/>
          <w:b/>
          <w:i/>
        </w:rPr>
      </w:pPr>
    </w:p>
    <w:p w14:paraId="00000003" w14:textId="77777777" w:rsidR="009632A8" w:rsidRDefault="00F446BB" w:rsidP="00F446BB">
      <w:pPr>
        <w:spacing w:line="240" w:lineRule="auto"/>
        <w:rPr>
          <w:ins w:id="16" w:author="Elysia Tjong" w:date="2026-09-25T21:05:00Z" w16du:dateUtc="2026-09-26T01:05:00Z"/>
          <w:b/>
          <w:i/>
        </w:rPr>
      </w:pPr>
      <w:ins w:id="17" w:author="Elysia Tjong" w:date="2026-09-25T21:05:00Z" w16du:dateUtc="2026-09-26T01:05:00Z">
        <w:r>
          <w:rPr>
            <w:b/>
            <w:i/>
          </w:rPr>
          <w:t>Elysia Tjong, Aaron Salazar, Jesse Chang, Shafquat Saif, Melanie De Shadarevian, Claire Scheffer, Brittany Morello, Parambir Bhatti, Andy Barringer, Arsineh Artounian Savarani, Jesus Naranjo, Salil Kalarn, Chris Dixon, DO, Ray Wagner, MD, Kate Whelihan, MPH, CPH, Joy H. Lewis, DO, PhD</w:t>
        </w:r>
      </w:ins>
    </w:p>
    <w:p w14:paraId="00000004" w14:textId="77777777" w:rsidR="009632A8" w:rsidRDefault="009632A8" w:rsidP="00F446BB">
      <w:pPr>
        <w:spacing w:line="240" w:lineRule="auto"/>
        <w:rPr>
          <w:ins w:id="18" w:author="Elysia Tjong" w:date="2026-09-25T21:05:00Z" w16du:dateUtc="2026-09-26T01:05:00Z"/>
        </w:rPr>
      </w:pPr>
    </w:p>
    <w:p w14:paraId="00000005" w14:textId="46D5464D" w:rsidR="009632A8" w:rsidRDefault="00F446BB" w:rsidP="00F446BB">
      <w:pPr>
        <w:spacing w:line="240" w:lineRule="auto"/>
        <w:rPr>
          <w:ins w:id="19" w:author="Elysia Tjong" w:date="2026-09-25T21:05:00Z" w16du:dateUtc="2026-09-26T01:05:00Z"/>
          <w:b/>
          <w:i/>
        </w:rPr>
      </w:pPr>
      <w:ins w:id="20" w:author="Elysia Tjong" w:date="2026-09-25T21:05:00Z" w16du:dateUtc="2026-09-26T01:05:00Z">
        <w:r>
          <w:rPr>
            <w:b/>
            <w:i/>
          </w:rPr>
          <w:t>Research Objectives</w:t>
        </w:r>
      </w:ins>
    </w:p>
    <w:p w14:paraId="00000006" w14:textId="77777777" w:rsidR="009632A8" w:rsidRDefault="009632A8" w:rsidP="00F446BB">
      <w:pPr>
        <w:spacing w:line="240" w:lineRule="auto"/>
        <w:rPr>
          <w:ins w:id="21" w:author="Elysia Tjong" w:date="2026-09-25T21:05:00Z" w16du:dateUtc="2026-09-26T01:05:00Z"/>
          <w:b/>
          <w:i/>
        </w:rPr>
      </w:pPr>
    </w:p>
    <w:p w14:paraId="00000007" w14:textId="77777777" w:rsidR="009632A8" w:rsidRDefault="00F446BB" w:rsidP="00F446BB">
      <w:pPr>
        <w:spacing w:line="240" w:lineRule="auto"/>
        <w:rPr>
          <w:ins w:id="22" w:author="Elysia Tjong" w:date="2026-09-25T21:05:00Z" w16du:dateUtc="2026-09-26T01:05:00Z"/>
          <w:color w:val="000000"/>
        </w:rPr>
      </w:pPr>
      <w:ins w:id="23" w:author="Elysia Tjong" w:date="2026-09-25T21:05:00Z" w16du:dateUtc="2026-09-26T01:05:00Z">
        <w:r>
          <w:rPr>
            <w:color w:val="000000"/>
          </w:rPr>
          <w:t>To prevent health complications, patients with type 2 diabetes mellitus should be regularly seen by their medical provider and routinely checked for hemoglobin A1</w:t>
        </w:r>
        <w:r>
          <w:t>c</w:t>
        </w:r>
        <w:r>
          <w:rPr>
            <w:color w:val="000000"/>
          </w:rPr>
          <w:t xml:space="preserve"> levels. However, many patients do not return for routine visits. The objectiv</w:t>
        </w:r>
        <w:r>
          <w:t>e</w:t>
        </w:r>
        <w:r>
          <w:rPr>
            <w:color w:val="000000"/>
          </w:rPr>
          <w:t xml:space="preserve"> was to evaluate the efficacy of two communication modalities in schedul</w:t>
        </w:r>
        <w:r>
          <w:t>ing patient</w:t>
        </w:r>
        <w:r>
          <w:rPr>
            <w:color w:val="000000"/>
          </w:rPr>
          <w:t xml:space="preserve"> appointments.</w:t>
        </w:r>
      </w:ins>
    </w:p>
    <w:p w14:paraId="00000008" w14:textId="77777777" w:rsidR="009632A8" w:rsidRDefault="009632A8" w:rsidP="00F446BB">
      <w:pPr>
        <w:spacing w:line="240" w:lineRule="auto"/>
        <w:rPr>
          <w:ins w:id="24" w:author="Elysia Tjong" w:date="2026-09-25T21:05:00Z" w16du:dateUtc="2026-09-26T01:05:00Z"/>
          <w:b/>
          <w:i/>
        </w:rPr>
      </w:pPr>
    </w:p>
    <w:p w14:paraId="00000009" w14:textId="7EF6DDDF" w:rsidR="009632A8" w:rsidRDefault="00F446BB" w:rsidP="00F446BB">
      <w:pPr>
        <w:spacing w:line="240" w:lineRule="auto"/>
        <w:rPr>
          <w:ins w:id="25" w:author="Elysia Tjong" w:date="2026-09-25T21:05:00Z" w16du:dateUtc="2026-09-26T01:05:00Z"/>
          <w:b/>
          <w:i/>
        </w:rPr>
      </w:pPr>
      <w:ins w:id="26" w:author="Elysia Tjong" w:date="2026-09-25T21:05:00Z" w16du:dateUtc="2026-09-26T01:05:00Z">
        <w:r>
          <w:rPr>
            <w:b/>
            <w:i/>
          </w:rPr>
          <w:t xml:space="preserve">Study Design/Methods </w:t>
        </w:r>
      </w:ins>
    </w:p>
    <w:p w14:paraId="0000000A" w14:textId="77777777" w:rsidR="009632A8" w:rsidRDefault="009632A8" w:rsidP="00F446BB">
      <w:pPr>
        <w:spacing w:line="240" w:lineRule="auto"/>
        <w:rPr>
          <w:ins w:id="27" w:author="Elysia Tjong" w:date="2026-09-25T21:05:00Z" w16du:dateUtc="2026-09-26T01:05:00Z"/>
          <w:b/>
          <w:i/>
        </w:rPr>
      </w:pPr>
    </w:p>
    <w:p w14:paraId="0000000B" w14:textId="570694D6" w:rsidR="009632A8" w:rsidRDefault="00F446BB" w:rsidP="00F446BB">
      <w:pPr>
        <w:spacing w:line="240" w:lineRule="auto"/>
        <w:rPr>
          <w:ins w:id="28" w:author="Elysia Tjong" w:date="2026-09-25T21:05:00Z" w16du:dateUtc="2026-09-26T01:05:00Z"/>
        </w:rPr>
      </w:pPr>
      <w:ins w:id="29" w:author="Elysia Tjong" w:date="2026-09-25T21:05:00Z" w16du:dateUtc="2026-09-26T01:05:00Z">
        <w:r>
          <w:t xml:space="preserve">Patients with a hemoglobin A1c &gt; 9.0 not seen in clinic in &gt;6 months were randomly assigned to a control or experimental group. All participants received an initial text message offering help with scheduling an appointment. The control group was contacted via a second text message and the experimental group was contacted via phone call. Additionally, the experimental group was asked to identify perceived healthcare barriers. In addition to the reported barriers, data included patients who scheduled and kept appointments in each group when data was available. Chi-squared test (p-value of &lt;0.001) was </w:t>
        </w:r>
        <w:r w:rsidR="00DA18B6">
          <w:t>performed.</w:t>
        </w:r>
        <w:r>
          <w:t xml:space="preserve"> </w:t>
        </w:r>
      </w:ins>
    </w:p>
    <w:p w14:paraId="0000000C" w14:textId="77777777" w:rsidR="009632A8" w:rsidRDefault="009632A8" w:rsidP="00F446BB">
      <w:pPr>
        <w:spacing w:line="240" w:lineRule="auto"/>
        <w:rPr>
          <w:ins w:id="30" w:author="Elysia Tjong" w:date="2026-09-25T21:05:00Z" w16du:dateUtc="2026-09-26T01:05:00Z"/>
        </w:rPr>
      </w:pPr>
    </w:p>
    <w:p w14:paraId="0000000D" w14:textId="32FE71A9" w:rsidR="009632A8" w:rsidRDefault="00F446BB" w:rsidP="00F446BB">
      <w:pPr>
        <w:spacing w:line="240" w:lineRule="auto"/>
        <w:rPr>
          <w:ins w:id="31" w:author="Elysia Tjong" w:date="2026-09-25T21:05:00Z" w16du:dateUtc="2026-09-26T01:05:00Z"/>
          <w:b/>
          <w:i/>
        </w:rPr>
      </w:pPr>
      <w:ins w:id="32" w:author="Elysia Tjong" w:date="2026-09-25T21:05:00Z" w16du:dateUtc="2026-09-26T01:05:00Z">
        <w:r>
          <w:rPr>
            <w:b/>
            <w:i/>
          </w:rPr>
          <w:t xml:space="preserve">Principal Findings and Quantitative Results </w:t>
        </w:r>
      </w:ins>
    </w:p>
    <w:p w14:paraId="19BDBFA7" w14:textId="1F6E2863" w:rsidR="006C32F1" w:rsidRDefault="006C32F1" w:rsidP="00F446BB">
      <w:pPr>
        <w:spacing w:line="240" w:lineRule="auto"/>
        <w:rPr>
          <w:ins w:id="33" w:author="Elysia Tjong" w:date="2026-09-25T21:05:00Z" w16du:dateUtc="2026-09-26T01:05:00Z"/>
        </w:rPr>
      </w:pPr>
    </w:p>
    <w:p w14:paraId="601012B6" w14:textId="59DD6F47" w:rsidR="006C32F1" w:rsidRDefault="006C32F1" w:rsidP="00F446BB">
      <w:pPr>
        <w:spacing w:line="240" w:lineRule="auto"/>
        <w:rPr>
          <w:ins w:id="34" w:author="Elysia Tjong" w:date="2026-09-25T21:05:00Z" w16du:dateUtc="2026-09-26T01:05:00Z"/>
        </w:rPr>
      </w:pPr>
      <w:ins w:id="35" w:author="Elysia Tjong" w:date="2026-09-25T21:05:00Z" w16du:dateUtc="2026-09-26T01:05:00Z">
        <w:r>
          <w:rPr>
            <w:color w:val="000000"/>
          </w:rPr>
          <w:t>The total number of patients with an HbA1c greater than 9.0% was 416. A total of 156 were contacted with 34 (21.8%) participating. Twenty-five (16.0%) were lost to follow-up. Sixteen patients (47.1%) responded to voice and 18 (52.9%) to text. A chi-squared test with a value of 49.67 (p-value of &lt;0.001) determined our findings significant. Ten (6.4%) were scheduled for follow-up. A larger proportion of patients received an appointment via voice (6 of 16, 37.5%) than text (4 of 18, 22.2%) with a chi-squared value of 118.56 (p-value of &lt;0.0001).</w:t>
        </w:r>
      </w:ins>
    </w:p>
    <w:p w14:paraId="00000010" w14:textId="77777777" w:rsidR="009632A8" w:rsidRDefault="009632A8" w:rsidP="00F446BB">
      <w:pPr>
        <w:spacing w:line="240" w:lineRule="auto"/>
        <w:rPr>
          <w:ins w:id="36" w:author="Elysia Tjong" w:date="2026-09-25T21:05:00Z" w16du:dateUtc="2026-09-26T01:05:00Z"/>
        </w:rPr>
      </w:pPr>
    </w:p>
    <w:p w14:paraId="00000011" w14:textId="51AE25CF" w:rsidR="009632A8" w:rsidRDefault="00F446BB" w:rsidP="00F446BB">
      <w:pPr>
        <w:spacing w:line="240" w:lineRule="auto"/>
        <w:rPr>
          <w:ins w:id="37" w:author="Elysia Tjong" w:date="2026-09-25T21:05:00Z" w16du:dateUtc="2026-09-26T01:05:00Z"/>
          <w:b/>
          <w:i/>
        </w:rPr>
      </w:pPr>
      <w:ins w:id="38" w:author="Elysia Tjong" w:date="2026-09-25T21:05:00Z" w16du:dateUtc="2026-09-26T01:05:00Z">
        <w:r>
          <w:rPr>
            <w:b/>
            <w:i/>
          </w:rPr>
          <w:t xml:space="preserve">Conclusions/Impact on Health Centers </w:t>
        </w:r>
      </w:ins>
    </w:p>
    <w:p w14:paraId="00000012" w14:textId="77777777" w:rsidR="009632A8" w:rsidRDefault="009632A8" w:rsidP="00F446BB">
      <w:pPr>
        <w:spacing w:line="240" w:lineRule="auto"/>
        <w:rPr>
          <w:ins w:id="39" w:author="Elysia Tjong" w:date="2026-09-25T21:05:00Z" w16du:dateUtc="2026-09-26T01:05:00Z"/>
          <w:b/>
          <w:i/>
        </w:rPr>
      </w:pPr>
    </w:p>
    <w:p w14:paraId="152CCE65" w14:textId="77777777" w:rsidR="00D40EDD" w:rsidRDefault="00F446BB">
      <w:pPr>
        <w:pStyle w:val="Heading1"/>
        <w:rPr>
          <w:del w:id="40" w:author="Elysia Tjong" w:date="2026-09-25T21:05:00Z" w16du:dateUtc="2026-09-26T01:05:00Z"/>
        </w:rPr>
      </w:pPr>
      <w:ins w:id="41" w:author="Elysia Tjong" w:date="2026-09-25T21:05:00Z" w16du:dateUtc="2026-09-26T01:05:00Z">
        <w:r>
          <w:t>The study demonstrated that combined use of text messaging and phone calls could lead to higher rates of scheduled appointments. Future studies could address whether appointments made with this method of contact are kept. One factor that limited scheduled appointments was that 16% of patients indicated they were no longer being seen at El Rio. This suggests the need for an additional feature to be placed in NextGen where staff can indicate that patients are no longer being followed. Results of our research will be presented at El Rio Research Fair in May 2019.</w:t>
        </w:r>
        <w:r>
          <w:rPr>
            <w:color w:val="000000"/>
          </w:rPr>
          <w:t xml:space="preserve"> </w:t>
        </w:r>
      </w:ins>
      <w:bookmarkStart w:id="42" w:name="_Toc1"/>
      <w:del w:id="43" w:author="Elysia Tjong" w:date="2026-09-25T21:05:00Z" w16du:dateUtc="2026-09-26T01:05:00Z">
        <w:r w:rsidR="00B71444">
          <w:delText>Article information:</w:delText>
        </w:r>
        <w:bookmarkEnd w:id="42"/>
      </w:del>
    </w:p>
    <w:p w14:paraId="72F6C231" w14:textId="77777777" w:rsidR="00D40EDD" w:rsidRDefault="00B71444">
      <w:pPr>
        <w:rPr>
          <w:del w:id="44" w:author="Elysia Tjong" w:date="2026-09-25T21:05:00Z" w16du:dateUtc="2026-09-26T01:05:00Z"/>
        </w:rPr>
      </w:pPr>
      <w:del w:id="45" w:author="Elysia Tjong" w:date="2026-09-25T21:05:00Z" w16du:dateUtc="2026-09-26T01:05:00Z">
        <w:r>
          <w:delText>Treatment of industrial oily wastewater by advanced technologies: a review | SpringerLink</w:delText>
        </w:r>
        <w:r>
          <w:br/>
        </w:r>
        <w:r>
          <w:fldChar w:fldCharType="begin"/>
        </w:r>
        <w:r>
          <w:delInstrText>HYPERLINK "https://link.springer.com/article/10.1007/s13201-021-01430-4"</w:delInstrText>
        </w:r>
        <w:r>
          <w:fldChar w:fldCharType="separate"/>
        </w:r>
        <w:r>
          <w:rPr>
            <w:color w:val="2980B9"/>
            <w:u w:val="single"/>
          </w:rPr>
          <w:delText>https://link.springer.com/article/10.1007/s13201-021-01430-4</w:delText>
        </w:r>
        <w:r>
          <w:fldChar w:fldCharType="end"/>
        </w:r>
      </w:del>
    </w:p>
    <w:p w14:paraId="7F84D944" w14:textId="77777777" w:rsidR="00D40EDD" w:rsidRDefault="00B71444">
      <w:pPr>
        <w:pStyle w:val="Heading1"/>
        <w:rPr>
          <w:del w:id="46" w:author="Elysia Tjong" w:date="2026-09-25T21:05:00Z" w16du:dateUtc="2026-09-26T01:05:00Z"/>
        </w:rPr>
      </w:pPr>
      <w:bookmarkStart w:id="47" w:name="_Toc2"/>
      <w:del w:id="48" w:author="Elysia Tjong" w:date="2026-09-25T21:05:00Z" w16du:dateUtc="2026-09-26T01:05:00Z">
        <w:r>
          <w:delText>Article summary:</w:delText>
        </w:r>
        <w:bookmarkEnd w:id="47"/>
      </w:del>
    </w:p>
    <w:p w14:paraId="2690157E" w14:textId="77777777" w:rsidR="00D40EDD" w:rsidRDefault="00B71444">
      <w:pPr>
        <w:jc w:val="both"/>
        <w:rPr>
          <w:del w:id="49" w:author="Elysia Tjong" w:date="2026-09-25T21:05:00Z" w16du:dateUtc="2026-09-26T01:05:00Z"/>
        </w:rPr>
      </w:pPr>
      <w:del w:id="50" w:author="Elysia Tjong" w:date="2026-09-25T21:05:00Z" w16du:dateUtc="2026-09-26T01:05:00Z">
        <w:r>
          <w:delText>1. Oily wastewater is a hazardous form of wastewater that contains fats, oils, greases, and other organic and inorganic substances.</w:delText>
        </w:r>
      </w:del>
    </w:p>
    <w:p w14:paraId="00954C22" w14:textId="77777777" w:rsidR="00D40EDD" w:rsidRDefault="00B71444">
      <w:pPr>
        <w:jc w:val="both"/>
        <w:rPr>
          <w:del w:id="51" w:author="Elysia Tjong" w:date="2026-09-25T21:05:00Z" w16du:dateUtc="2026-09-26T01:05:00Z"/>
        </w:rPr>
      </w:pPr>
      <w:del w:id="52" w:author="Elysia Tjong" w:date="2026-09-25T21:05:00Z" w16du:dateUtc="2026-09-26T01:05:00Z">
        <w:r>
          <w:delText>2. Conventional treatment methods are inadequate for treating oily wastewater due to their low efficiency and high operational costs.</w:delText>
        </w:r>
      </w:del>
    </w:p>
    <w:p w14:paraId="7A966128" w14:textId="77777777" w:rsidR="00D40EDD" w:rsidRDefault="00B71444">
      <w:pPr>
        <w:jc w:val="both"/>
        <w:rPr>
          <w:del w:id="53" w:author="Elysia Tjong" w:date="2026-09-25T21:05:00Z" w16du:dateUtc="2026-09-26T01:05:00Z"/>
        </w:rPr>
      </w:pPr>
      <w:del w:id="54" w:author="Elysia Tjong" w:date="2026-09-25T21:05:00Z" w16du:dateUtc="2026-09-26T01:05:00Z">
        <w:r>
          <w:delText>3. This review provides insights into advanced technologies for the safe and efficient treatment of industrial oily wastewater.</w:delText>
        </w:r>
      </w:del>
    </w:p>
    <w:p w14:paraId="761A2D32" w14:textId="77777777" w:rsidR="00D40EDD" w:rsidRDefault="00B71444">
      <w:pPr>
        <w:pStyle w:val="Heading1"/>
        <w:rPr>
          <w:del w:id="55" w:author="Elysia Tjong" w:date="2026-09-25T21:05:00Z" w16du:dateUtc="2026-09-26T01:05:00Z"/>
        </w:rPr>
      </w:pPr>
      <w:bookmarkStart w:id="56" w:name="_Toc3"/>
      <w:del w:id="57" w:author="Elysia Tjong" w:date="2026-09-25T21:05:00Z" w16du:dateUtc="2026-09-26T01:05:00Z">
        <w:r>
          <w:delText>Article rating:</w:delText>
        </w:r>
        <w:bookmarkEnd w:id="56"/>
      </w:del>
    </w:p>
    <w:p w14:paraId="6544D185" w14:textId="77777777" w:rsidR="00D40EDD" w:rsidRDefault="00B71444">
      <w:pPr>
        <w:jc w:val="both"/>
        <w:rPr>
          <w:del w:id="58" w:author="Elysia Tjong" w:date="2026-09-25T21:05:00Z" w16du:dateUtc="2026-09-26T01:05:00Z"/>
        </w:rPr>
      </w:pPr>
      <w:del w:id="59" w:author="Elysia Tjong" w:date="2026-09-25T21:05:00Z" w16du:dateUtc="2026-09-26T01:05:00Z">
        <w:r>
          <w:delText>May be slightly imbalanced: The article presents the information in a generally reliable way, but there are minor points of consideration that could be explored further or claims that are not fully backed by appropriate evidence. Some perspectives may also be omitted, and you are encouraged to use the research topics section to explore the topic further.</w:delText>
        </w:r>
      </w:del>
    </w:p>
    <w:p w14:paraId="1C26CCFC" w14:textId="77777777" w:rsidR="00D40EDD" w:rsidRDefault="00B71444">
      <w:pPr>
        <w:pStyle w:val="Heading1"/>
        <w:rPr>
          <w:del w:id="60" w:author="Elysia Tjong" w:date="2026-09-25T21:05:00Z" w16du:dateUtc="2026-09-26T01:05:00Z"/>
        </w:rPr>
      </w:pPr>
      <w:bookmarkStart w:id="61" w:name="_Toc4"/>
      <w:del w:id="62" w:author="Elysia Tjong" w:date="2026-09-25T21:05:00Z" w16du:dateUtc="2026-09-26T01:05:00Z">
        <w:r>
          <w:delText>Article analysis:</w:delText>
        </w:r>
        <w:bookmarkEnd w:id="61"/>
      </w:del>
    </w:p>
    <w:p w14:paraId="1792A815" w14:textId="77777777" w:rsidR="00D40EDD" w:rsidRDefault="00B71444">
      <w:pPr>
        <w:jc w:val="both"/>
        <w:rPr>
          <w:del w:id="63" w:author="Elysia Tjong" w:date="2026-09-25T21:05:00Z" w16du:dateUtc="2026-09-26T01:05:00Z"/>
        </w:rPr>
      </w:pPr>
      <w:del w:id="64" w:author="Elysia Tjong" w:date="2026-09-25T21:05:00Z" w16du:dateUtc="2026-09-26T01:05:00Z">
        <w:r>
          <w:delText>The article is generally reliable and trustworthy as it provides an overview of the current state-of-the-art technologies for treating industrial oily wastewater. The article is well-researched with references to relevant studies in the field, which adds to its credibility. Furthermore, the article does not appear to be biased or one-sided as it presents both sides of the argument equally. It also does not contain any promotional content or partiality towards any particular technology or method of treatment</w:delText>
        </w:r>
        <w:r>
          <w:delText xml:space="preserve">. </w:delText>
        </w:r>
      </w:del>
    </w:p>
    <w:p w14:paraId="7046DA82" w14:textId="77777777" w:rsidR="00D40EDD" w:rsidRDefault="00B71444">
      <w:pPr>
        <w:jc w:val="both"/>
        <w:rPr>
          <w:del w:id="65" w:author="Elysia Tjong" w:date="2026-09-25T21:05:00Z" w16du:dateUtc="2026-09-26T01:05:00Z"/>
        </w:rPr>
      </w:pPr>
      <w:del w:id="66" w:author="Elysia Tjong" w:date="2026-09-25T21:05:00Z" w16du:dateUtc="2026-09-26T01:05:00Z">
        <w:r>
          <w:delText>However, there are some points that could be improved upon in terms of trustworthiness and reliability. For example, the article does not provide any evidence for some of the claims made about certain technologies being more effective than others in treating oily wastewater. Additionally, there is no discussion on possible risks associated with using certain technologies for treating oily wastewater or how these risks can be mitigated. Finally, there is no exploration of counterarguments or alternative pers</w:delText>
        </w:r>
        <w:r>
          <w:delText>pectives on the topic which could have added further depth to the article's discussion on advanced technologies for treating industrial oily wastewater.</w:delText>
        </w:r>
      </w:del>
    </w:p>
    <w:p w14:paraId="6939A5DC" w14:textId="77777777" w:rsidR="00D40EDD" w:rsidRDefault="00B71444">
      <w:pPr>
        <w:pStyle w:val="Heading1"/>
        <w:rPr>
          <w:del w:id="67" w:author="Elysia Tjong" w:date="2026-09-25T21:05:00Z" w16du:dateUtc="2026-09-26T01:05:00Z"/>
        </w:rPr>
      </w:pPr>
      <w:bookmarkStart w:id="68" w:name="_Toc5"/>
      <w:del w:id="69" w:author="Elysia Tjong" w:date="2026-09-25T21:05:00Z" w16du:dateUtc="2026-09-26T01:05:00Z">
        <w:r>
          <w:delText>Topics for further research:</w:delText>
        </w:r>
        <w:bookmarkEnd w:id="68"/>
      </w:del>
    </w:p>
    <w:p w14:paraId="639CD3B1" w14:textId="77777777" w:rsidR="00D40EDD" w:rsidRDefault="00B71444">
      <w:pPr>
        <w:numPr>
          <w:ilvl w:val="0"/>
          <w:numId w:val="1"/>
        </w:numPr>
        <w:spacing w:after="0"/>
        <w:rPr>
          <w:del w:id="70" w:author="Elysia Tjong" w:date="2026-09-25T21:05:00Z" w16du:dateUtc="2026-09-26T01:05:00Z"/>
        </w:rPr>
      </w:pPr>
      <w:del w:id="71" w:author="Elysia Tjong" w:date="2026-09-25T21:05:00Z" w16du:dateUtc="2026-09-26T01:05:00Z">
        <w:r>
          <w:delText>Risk assessment of industrial oily wastewater treatment technologies</w:delText>
        </w:r>
      </w:del>
    </w:p>
    <w:p w14:paraId="1272274A" w14:textId="77777777" w:rsidR="00D40EDD" w:rsidRDefault="00B71444">
      <w:pPr>
        <w:numPr>
          <w:ilvl w:val="0"/>
          <w:numId w:val="1"/>
        </w:numPr>
        <w:spacing w:after="0"/>
        <w:rPr>
          <w:del w:id="72" w:author="Elysia Tjong" w:date="2026-09-25T21:05:00Z" w16du:dateUtc="2026-09-26T01:05:00Z"/>
        </w:rPr>
      </w:pPr>
      <w:del w:id="73" w:author="Elysia Tjong" w:date="2026-09-25T21:05:00Z" w16du:dateUtc="2026-09-26T01:05:00Z">
        <w:r>
          <w:delText>Alternative perspectives on industrial oily wastewater treatment</w:delText>
        </w:r>
      </w:del>
    </w:p>
    <w:p w14:paraId="4059EA45" w14:textId="77777777" w:rsidR="00D40EDD" w:rsidRDefault="00B71444">
      <w:pPr>
        <w:numPr>
          <w:ilvl w:val="0"/>
          <w:numId w:val="1"/>
        </w:numPr>
        <w:spacing w:after="0"/>
        <w:rPr>
          <w:del w:id="74" w:author="Elysia Tjong" w:date="2026-09-25T21:05:00Z" w16du:dateUtc="2026-09-26T01:05:00Z"/>
        </w:rPr>
      </w:pPr>
      <w:del w:id="75" w:author="Elysia Tjong" w:date="2026-09-25T21:05:00Z" w16du:dateUtc="2026-09-26T01:05:00Z">
        <w:r>
          <w:delText>Cost-effectiveness of industrial oily wastewater treatment technologies</w:delText>
        </w:r>
      </w:del>
    </w:p>
    <w:p w14:paraId="547D2F3C" w14:textId="77777777" w:rsidR="00D40EDD" w:rsidRDefault="00B71444">
      <w:pPr>
        <w:numPr>
          <w:ilvl w:val="0"/>
          <w:numId w:val="1"/>
        </w:numPr>
        <w:spacing w:after="0"/>
        <w:rPr>
          <w:del w:id="76" w:author="Elysia Tjong" w:date="2026-09-25T21:05:00Z" w16du:dateUtc="2026-09-26T01:05:00Z"/>
        </w:rPr>
      </w:pPr>
      <w:del w:id="77" w:author="Elysia Tjong" w:date="2026-09-25T21:05:00Z" w16du:dateUtc="2026-09-26T01:05:00Z">
        <w:r>
          <w:delText>Environmental impacts of industrial oily wastewater treatment</w:delText>
        </w:r>
      </w:del>
    </w:p>
    <w:p w14:paraId="6189E64A" w14:textId="77777777" w:rsidR="00D40EDD" w:rsidRDefault="00B71444">
      <w:pPr>
        <w:numPr>
          <w:ilvl w:val="0"/>
          <w:numId w:val="1"/>
        </w:numPr>
        <w:spacing w:after="0"/>
        <w:rPr>
          <w:del w:id="78" w:author="Elysia Tjong" w:date="2026-09-25T21:05:00Z" w16du:dateUtc="2026-09-26T01:05:00Z"/>
        </w:rPr>
      </w:pPr>
      <w:del w:id="79" w:author="Elysia Tjong" w:date="2026-09-25T21:05:00Z" w16du:dateUtc="2026-09-26T01:05:00Z">
        <w:r>
          <w:delText>Regulatory requirements for industrial oily wastewater treatment</w:delText>
        </w:r>
      </w:del>
    </w:p>
    <w:p w14:paraId="02548864" w14:textId="77777777" w:rsidR="00D40EDD" w:rsidRDefault="00B71444">
      <w:pPr>
        <w:numPr>
          <w:ilvl w:val="0"/>
          <w:numId w:val="1"/>
        </w:numPr>
        <w:rPr>
          <w:del w:id="80" w:author="Elysia Tjong" w:date="2026-09-25T21:05:00Z" w16du:dateUtc="2026-09-26T01:05:00Z"/>
        </w:rPr>
      </w:pPr>
      <w:del w:id="81" w:author="Elysia Tjong" w:date="2026-09-25T21:05:00Z" w16du:dateUtc="2026-09-26T01:05:00Z">
        <w:r>
          <w:delText>Comparative analysis of industrial oily wastewater treatment technologies</w:delText>
        </w:r>
      </w:del>
    </w:p>
    <w:p w14:paraId="00012033" w14:textId="77777777" w:rsidR="00D40EDD" w:rsidRDefault="00B71444">
      <w:pPr>
        <w:pStyle w:val="Heading1"/>
        <w:rPr>
          <w:del w:id="82" w:author="Elysia Tjong" w:date="2026-09-25T21:05:00Z" w16du:dateUtc="2026-09-26T01:05:00Z"/>
        </w:rPr>
      </w:pPr>
      <w:bookmarkStart w:id="83" w:name="_Toc6"/>
      <w:del w:id="84" w:author="Elysia Tjong" w:date="2026-09-25T21:05:00Z" w16du:dateUtc="2026-09-26T01:05:00Z">
        <w:r>
          <w:delText>Report location:</w:delText>
        </w:r>
        <w:bookmarkEnd w:id="83"/>
      </w:del>
    </w:p>
    <w:p w14:paraId="463CFD07" w14:textId="77777777" w:rsidR="00D40EDD" w:rsidRDefault="00B71444" w:rsidP="005C2010">
      <w:pPr>
        <w:widowControl w:val="0"/>
        <w:spacing w:line="240" w:lineRule="auto"/>
        <w:pPrChange w:id="85" w:author="Elysia Tjong" w:date="2026-09-25T21:05:00Z" w16du:dateUtc="2026-09-26T01:05:00Z">
          <w:pPr/>
        </w:pPrChange>
      </w:pPr>
      <w:del w:id="86" w:author="Elysia Tjong" w:date="2026-09-25T21:05:00Z" w16du:dateUtc="2026-09-26T01:05:00Z">
        <w:r>
          <w:fldChar w:fldCharType="begin"/>
        </w:r>
        <w:r>
          <w:delInstrText>HYPERLINK "https://www.fullpicture.app/item/4cef8885fe60ac7fd9b70a1b3293a680"</w:delInstrText>
        </w:r>
        <w:r>
          <w:fldChar w:fldCharType="separate"/>
        </w:r>
        <w:r>
          <w:rPr>
            <w:color w:val="2980B9"/>
            <w:u w:val="single"/>
          </w:rPr>
          <w:delText>https://www.fullpicture.app/item/4cef8885fe60ac7fd9b70a1b3293a680</w:delText>
        </w:r>
        <w:r>
          <w:fldChar w:fldCharType="end"/>
        </w:r>
      </w:del>
    </w:p>
    <w:sectPr w:rsidR="00D40EDD">
      <w:headerReference w:type="default" r:id="rId7"/>
      <w:footerReference w:type="default" r:id="rId8"/>
      <w:pgSz w:w="12240" w:h="15840"/>
      <w:pgMar w:top="1440" w:right="1440" w:bottom="1440" w:left="1440" w:header="0" w:footer="720" w:gutter="0"/>
      <w:pgNumType w:start="1"/>
      <w:cols w:space="720"/>
      <w:sectPrChange w:id="90" w:author="Elysia Tjong" w:date="2026-09-25T21:05:00Z" w16du:dateUtc="2026-09-26T01:05:00Z">
        <w:sectPr w:rsidR="00D40EDD">
          <w:pgSz w:w="11905" w:h="16837"/>
          <w:pgMar w:top="1440" w:right="1440" w:bottom="1440" w:left="1440" w:header="720" w:footer="720" w:gutter="0"/>
          <w:pgNumType w:start="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615BA9" w14:textId="77777777" w:rsidR="00B71444" w:rsidRDefault="00B71444" w:rsidP="00CA25C6">
      <w:pPr>
        <w:spacing w:line="240" w:lineRule="auto"/>
        <w:pPrChange w:id="10" w:author="Elysia Tjong" w:date="2026-09-25T21:05:00Z" w16du:dateUtc="2026-09-26T01:05:00Z">
          <w:pPr>
            <w:spacing w:after="0" w:line="240" w:lineRule="auto"/>
          </w:pPr>
        </w:pPrChange>
      </w:pPr>
      <w:r>
        <w:separator/>
      </w:r>
    </w:p>
  </w:endnote>
  <w:endnote w:type="continuationSeparator" w:id="0">
    <w:p w14:paraId="42D4E2EA" w14:textId="77777777" w:rsidR="00B71444" w:rsidRDefault="00B71444" w:rsidP="00CA25C6">
      <w:pPr>
        <w:spacing w:line="240" w:lineRule="auto"/>
        <w:pPrChange w:id="11" w:author="Elysia Tjong" w:date="2026-09-25T21:05:00Z" w16du:dateUtc="2026-09-26T01:05: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97CC68" w14:textId="77777777" w:rsidR="00D40EDD" w:rsidRDefault="00B71444">
    <w:pPr>
      <w:pStyle w:val="Heading5Char"/>
      <w:pPrChange w:id="88" w:author="Elysia Tjong" w:date="2026-09-25T21:05:00Z" w16du:dateUtc="2026-09-26T01:05:00Z">
        <w:pPr>
          <w:pBdr>
            <w:top w:val="single" w:sz="4" w:space="0" w:color="auto"/>
          </w:pBdr>
        </w:pPr>
      </w:pPrChange>
    </w:pPr>
    <w:del w:id="89" w:author="Elysia Tjong" w:date="2026-09-25T21:05:00Z" w16du:dateUtc="2026-09-26T01:05:00Z">
      <w:r>
        <w:delText xml:space="preserve">Report created by </w:delText>
      </w:r>
      <w:r>
        <w:fldChar w:fldCharType="begin"/>
      </w:r>
      <w:r>
        <w:delInstrText>HYPERLINK "https://www.fullpicture.app/"</w:delInstrText>
      </w:r>
      <w:r>
        <w:fldChar w:fldCharType="separate"/>
      </w:r>
      <w:r>
        <w:rPr>
          <w:color w:val="2980B9"/>
          <w:u w:val="single"/>
        </w:rPr>
        <w:delText>FullPicture.app</w:delText>
      </w:r>
      <w:r>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3E8A0F" w14:textId="77777777" w:rsidR="00B71444" w:rsidRDefault="00B71444" w:rsidP="00CA25C6">
      <w:pPr>
        <w:spacing w:line="240" w:lineRule="auto"/>
        <w:pPrChange w:id="8" w:author="Elysia Tjong" w:date="2026-09-25T21:05:00Z" w16du:dateUtc="2026-09-26T01:05:00Z">
          <w:pPr>
            <w:spacing w:after="0" w:line="240" w:lineRule="auto"/>
          </w:pPr>
        </w:pPrChange>
      </w:pPr>
      <w:r>
        <w:separator/>
      </w:r>
    </w:p>
  </w:footnote>
  <w:footnote w:type="continuationSeparator" w:id="0">
    <w:p w14:paraId="524425B9" w14:textId="77777777" w:rsidR="00B71444" w:rsidRDefault="00B71444" w:rsidP="00CA25C6">
      <w:pPr>
        <w:spacing w:line="240" w:lineRule="auto"/>
        <w:pPrChange w:id="9" w:author="Elysia Tjong" w:date="2026-09-25T21:05:00Z" w16du:dateUtc="2026-09-26T01:05: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8A3311" w14:textId="77777777" w:rsidR="005C153C" w:rsidRDefault="005C153C">
    <w:pPr>
      <w:pStyle w:val="Heading3Char"/>
      <w:pPrChange w:id="87" w:author="Elysia Tjong" w:date="2026-09-25T21:05:00Z" w16du:dateUtc="2026-09-26T01:05: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C3C622D"/>
    <w:multiLevelType w:val="hybridMultilevel"/>
    <w:tmpl w:val="CC6E520C"/>
    <w:lvl w:ilvl="0" w:tplc="2C9A8808">
      <w:start w:val="1"/>
      <w:numFmt w:val="bullet"/>
      <w:lvlText w:val=""/>
      <w:lvlJc w:val="left"/>
      <w:pPr>
        <w:tabs>
          <w:tab w:val="num" w:pos="720"/>
        </w:tabs>
        <w:ind w:left="720" w:hanging="360"/>
      </w:pPr>
      <w:rPr>
        <w:rFonts w:ascii="Symbol" w:hAnsi="Symbol" w:cs="Symbol" w:hint="default"/>
      </w:rPr>
    </w:lvl>
    <w:lvl w:ilvl="1" w:tplc="4664BA92">
      <w:start w:val="1"/>
      <w:numFmt w:val="bullet"/>
      <w:lvlText w:val="o"/>
      <w:lvlJc w:val="left"/>
      <w:pPr>
        <w:tabs>
          <w:tab w:val="num" w:pos="1440"/>
        </w:tabs>
        <w:ind w:left="1440" w:hanging="360"/>
      </w:pPr>
      <w:rPr>
        <w:rFonts w:ascii="Courier New" w:hAnsi="Courier New" w:cs="Courier New" w:hint="default"/>
      </w:rPr>
    </w:lvl>
    <w:lvl w:ilvl="2" w:tplc="04D481E8">
      <w:start w:val="1"/>
      <w:numFmt w:val="bullet"/>
      <w:lvlText w:val=""/>
      <w:lvlJc w:val="left"/>
      <w:pPr>
        <w:tabs>
          <w:tab w:val="num" w:pos="2160"/>
        </w:tabs>
        <w:ind w:left="2160" w:hanging="360"/>
      </w:pPr>
      <w:rPr>
        <w:rFonts w:ascii="Wingdings" w:hAnsi="Wingdings" w:cs="Wingdings" w:hint="default"/>
      </w:rPr>
    </w:lvl>
    <w:lvl w:ilvl="3" w:tplc="1D20BC9A">
      <w:start w:val="1"/>
      <w:numFmt w:val="bullet"/>
      <w:lvlText w:val=""/>
      <w:lvlJc w:val="left"/>
      <w:pPr>
        <w:tabs>
          <w:tab w:val="num" w:pos="2880"/>
        </w:tabs>
        <w:ind w:left="2880" w:hanging="360"/>
      </w:pPr>
      <w:rPr>
        <w:rFonts w:ascii="Symbol" w:hAnsi="Symbol" w:cs="Symbol" w:hint="default"/>
      </w:rPr>
    </w:lvl>
    <w:lvl w:ilvl="4" w:tplc="FF2E3066">
      <w:start w:val="1"/>
      <w:numFmt w:val="bullet"/>
      <w:lvlText w:val="o"/>
      <w:lvlJc w:val="left"/>
      <w:pPr>
        <w:tabs>
          <w:tab w:val="num" w:pos="3600"/>
        </w:tabs>
        <w:ind w:left="3600" w:hanging="360"/>
      </w:pPr>
      <w:rPr>
        <w:rFonts w:ascii="Courier New" w:hAnsi="Courier New" w:cs="Courier New" w:hint="default"/>
      </w:rPr>
    </w:lvl>
    <w:lvl w:ilvl="5" w:tplc="375C25EA">
      <w:start w:val="1"/>
      <w:numFmt w:val="bullet"/>
      <w:lvlText w:val=""/>
      <w:lvlJc w:val="left"/>
      <w:pPr>
        <w:tabs>
          <w:tab w:val="num" w:pos="4320"/>
        </w:tabs>
        <w:ind w:left="4320" w:hanging="360"/>
      </w:pPr>
      <w:rPr>
        <w:rFonts w:ascii="Wingdings" w:hAnsi="Wingdings" w:cs="Wingdings" w:hint="default"/>
      </w:rPr>
    </w:lvl>
    <w:lvl w:ilvl="6" w:tplc="CA5EF338">
      <w:start w:val="1"/>
      <w:numFmt w:val="bullet"/>
      <w:lvlText w:val=""/>
      <w:lvlJc w:val="left"/>
      <w:pPr>
        <w:tabs>
          <w:tab w:val="num" w:pos="5040"/>
        </w:tabs>
        <w:ind w:left="5040" w:hanging="360"/>
      </w:pPr>
      <w:rPr>
        <w:rFonts w:ascii="Symbol" w:hAnsi="Symbol" w:cs="Symbol" w:hint="default"/>
      </w:rPr>
    </w:lvl>
    <w:lvl w:ilvl="7" w:tplc="4DA2ACFC">
      <w:start w:val="1"/>
      <w:numFmt w:val="bullet"/>
      <w:lvlText w:val="o"/>
      <w:lvlJc w:val="left"/>
      <w:pPr>
        <w:tabs>
          <w:tab w:val="num" w:pos="5760"/>
        </w:tabs>
        <w:ind w:left="5760" w:hanging="360"/>
      </w:pPr>
      <w:rPr>
        <w:rFonts w:ascii="Courier New" w:hAnsi="Courier New" w:cs="Courier New" w:hint="default"/>
      </w:rPr>
    </w:lvl>
    <w:lvl w:ilvl="8" w:tplc="EBF0EF50">
      <w:start w:val="1"/>
      <w:numFmt w:val="bullet"/>
      <w:lvlText w:val=""/>
      <w:lvlJc w:val="left"/>
      <w:pPr>
        <w:tabs>
          <w:tab w:val="num" w:pos="6480"/>
        </w:tabs>
        <w:ind w:left="6480" w:hanging="360"/>
      </w:pPr>
      <w:rPr>
        <w:rFonts w:ascii="Wingdings" w:hAnsi="Wingdings" w:cs="Wingdings" w:hint="default"/>
      </w:rPr>
    </w:lvl>
  </w:abstractNum>
  <w:num w:numId="1" w16cid:durableId="11872547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0EDD"/>
    <w:rsid w:val="003932CE"/>
    <w:rsid w:val="005C153C"/>
    <w:rsid w:val="005C2010"/>
    <w:rsid w:val="005D6167"/>
    <w:rsid w:val="006C32F1"/>
    <w:rsid w:val="0085583F"/>
    <w:rsid w:val="009632A8"/>
    <w:rsid w:val="00AD51D9"/>
    <w:rsid w:val="00B71444"/>
    <w:rsid w:val="00CA25C6"/>
    <w:rsid w:val="00D40EDD"/>
    <w:rsid w:val="00DA18B6"/>
    <w:rsid w:val="00F446BB"/>
    <w:rsid w:val="00FD7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CCFDAB"/>
  <w15:docId w15:val="{AEA5B737-1F11-544E-B200-FC0F64308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76" w:lineRule="auto"/>
      <w:outlineLvl w:val="0"/>
      <w:pPrChange w:id="0" w:author="Elysia Tjong" w:date="2026-09-25T21:05:00Z">
        <w:pPr>
          <w:spacing w:after="160" w:line="278" w:lineRule="auto"/>
          <w:outlineLvl w:val="0"/>
        </w:pPr>
      </w:pPrChange>
    </w:pPr>
    <w:rPr>
      <w:rFonts w:ascii="Arial" w:eastAsia="Arial" w:hAnsi="Arial" w:cs="Arial"/>
      <w:b/>
      <w:sz w:val="48"/>
      <w:szCs w:val="48"/>
      <w:lang w:val="en"/>
      <w:rPrChange w:id="0" w:author="Elysia Tjong" w:date="2026-09-25T21:05:00Z">
        <w:rPr>
          <w:rFonts w:ascii="Calibri" w:eastAsia="Calibri" w:hAnsi="Calibri" w:cs="Calibri"/>
          <w:b/>
          <w:bCs/>
          <w:sz w:val="26"/>
          <w:szCs w:val="26"/>
          <w:lang w:val="en-US" w:eastAsia="en-US" w:bidi="ar-SA"/>
        </w:rPr>
      </w:rPrChange>
    </w:rPr>
  </w:style>
  <w:style w:type="paragraph" w:styleId="Heading2">
    <w:name w:val="heading 2"/>
    <w:basedOn w:val="Normal"/>
    <w:next w:val="Normal"/>
    <w:link w:val="Heading2Char"/>
    <w:uiPriority w:val="9"/>
    <w:semiHidden/>
    <w:unhideWhenUsed/>
    <w:qFormat/>
    <w:pPr>
      <w:keepNext/>
      <w:keepLines/>
      <w:spacing w:before="360" w:after="80" w:line="276" w:lineRule="auto"/>
      <w:outlineLvl w:val="1"/>
      <w:pPrChange w:id="1" w:author="Elysia Tjong" w:date="2026-09-25T21:05:00Z">
        <w:pPr>
          <w:keepNext/>
          <w:keepLines/>
          <w:spacing w:before="360" w:after="80" w:line="276" w:lineRule="auto"/>
          <w:outlineLvl w:val="1"/>
        </w:pPr>
      </w:pPrChange>
    </w:pPr>
    <w:rPr>
      <w:rFonts w:ascii="Arial" w:eastAsia="Arial" w:hAnsi="Arial" w:cs="Arial"/>
      <w:b/>
      <w:sz w:val="36"/>
      <w:szCs w:val="36"/>
      <w:lang w:val="en"/>
      <w:rPrChange w:id="1" w:author="Elysia Tjong" w:date="2026-09-25T21:05:00Z">
        <w:rPr>
          <w:rFonts w:ascii="Arial" w:eastAsia="Arial" w:hAnsi="Arial" w:cs="Arial"/>
          <w:b/>
          <w:sz w:val="36"/>
          <w:szCs w:val="36"/>
          <w:lang w:val="en" w:eastAsia="en-US" w:bidi="ar-SA"/>
        </w:rPr>
      </w:rPrChange>
    </w:rPr>
  </w:style>
  <w:style w:type="paragraph" w:styleId="Heading3">
    <w:name w:val="heading 3"/>
    <w:basedOn w:val="Normal"/>
    <w:next w:val="Normal"/>
    <w:link w:val="Heading3Char"/>
    <w:uiPriority w:val="9"/>
    <w:semiHidden/>
    <w:unhideWhenUsed/>
    <w:qFormat/>
    <w:pPr>
      <w:keepNext/>
      <w:keepLines/>
      <w:spacing w:before="280" w:after="80" w:line="276" w:lineRule="auto"/>
      <w:outlineLvl w:val="2"/>
      <w:pPrChange w:id="2" w:author="Elysia Tjong" w:date="2026-09-25T21:05:00Z">
        <w:pPr>
          <w:keepNext/>
          <w:keepLines/>
          <w:spacing w:before="280" w:after="80" w:line="276" w:lineRule="auto"/>
          <w:outlineLvl w:val="2"/>
        </w:pPr>
      </w:pPrChange>
    </w:pPr>
    <w:rPr>
      <w:rFonts w:ascii="Arial" w:eastAsia="Arial" w:hAnsi="Arial" w:cs="Arial"/>
      <w:b/>
      <w:sz w:val="28"/>
      <w:szCs w:val="28"/>
      <w:lang w:val="en"/>
      <w:rPrChange w:id="2" w:author="Elysia Tjong" w:date="2026-09-25T21:05:00Z">
        <w:rPr>
          <w:rFonts w:ascii="Arial" w:eastAsia="Arial" w:hAnsi="Arial" w:cs="Arial"/>
          <w:b/>
          <w:sz w:val="28"/>
          <w:szCs w:val="28"/>
          <w:lang w:val="en" w:eastAsia="en-US" w:bidi="ar-SA"/>
        </w:rPr>
      </w:rPrChange>
    </w:rPr>
  </w:style>
  <w:style w:type="paragraph" w:styleId="Heading4">
    <w:name w:val="heading 4"/>
    <w:basedOn w:val="Normal"/>
    <w:next w:val="Normal"/>
    <w:link w:val="Heading4Char"/>
    <w:uiPriority w:val="9"/>
    <w:semiHidden/>
    <w:unhideWhenUsed/>
    <w:qFormat/>
    <w:pPr>
      <w:keepNext/>
      <w:keepLines/>
      <w:spacing w:before="240" w:after="40" w:line="276" w:lineRule="auto"/>
      <w:outlineLvl w:val="3"/>
      <w:pPrChange w:id="3" w:author="Elysia Tjong" w:date="2026-09-25T21:05:00Z">
        <w:pPr>
          <w:keepNext/>
          <w:keepLines/>
          <w:spacing w:before="240" w:after="40" w:line="276" w:lineRule="auto"/>
          <w:outlineLvl w:val="3"/>
        </w:pPr>
      </w:pPrChange>
    </w:pPr>
    <w:rPr>
      <w:rFonts w:ascii="Arial" w:eastAsia="Arial" w:hAnsi="Arial" w:cs="Arial"/>
      <w:b/>
      <w:lang w:val="en"/>
      <w:rPrChange w:id="3" w:author="Elysia Tjong" w:date="2026-09-25T21:05:00Z">
        <w:rPr>
          <w:rFonts w:ascii="Arial" w:eastAsia="Arial" w:hAnsi="Arial" w:cs="Arial"/>
          <w:b/>
          <w:sz w:val="24"/>
          <w:szCs w:val="24"/>
          <w:lang w:val="en" w:eastAsia="en-US" w:bidi="ar-SA"/>
        </w:rPr>
      </w:rPrChange>
    </w:rPr>
  </w:style>
  <w:style w:type="paragraph" w:styleId="Heading5">
    <w:name w:val="heading 5"/>
    <w:basedOn w:val="Normal"/>
    <w:next w:val="Normal"/>
    <w:link w:val="Heading5Char"/>
    <w:uiPriority w:val="9"/>
    <w:semiHidden/>
    <w:unhideWhenUsed/>
    <w:qFormat/>
    <w:pPr>
      <w:keepNext/>
      <w:keepLines/>
      <w:spacing w:before="220" w:after="40" w:line="276" w:lineRule="auto"/>
      <w:outlineLvl w:val="4"/>
      <w:pPrChange w:id="4" w:author="Elysia Tjong" w:date="2026-09-25T21:05:00Z">
        <w:pPr>
          <w:keepNext/>
          <w:keepLines/>
          <w:spacing w:before="220" w:after="40" w:line="276" w:lineRule="auto"/>
          <w:outlineLvl w:val="4"/>
        </w:pPr>
      </w:pPrChange>
    </w:pPr>
    <w:rPr>
      <w:rFonts w:ascii="Arial" w:eastAsia="Arial" w:hAnsi="Arial" w:cs="Arial"/>
      <w:b/>
      <w:sz w:val="22"/>
      <w:szCs w:val="22"/>
      <w:lang w:val="en"/>
      <w:rPrChange w:id="4" w:author="Elysia Tjong" w:date="2026-09-25T21:05:00Z">
        <w:rPr>
          <w:rFonts w:ascii="Arial" w:eastAsia="Arial" w:hAnsi="Arial" w:cs="Arial"/>
          <w:b/>
          <w:sz w:val="22"/>
          <w:szCs w:val="22"/>
          <w:lang w:val="en" w:eastAsia="en-US" w:bidi="ar-SA"/>
        </w:rPr>
      </w:rPrChange>
    </w:rPr>
  </w:style>
  <w:style w:type="paragraph" w:styleId="Heading6">
    <w:name w:val="heading 6"/>
    <w:basedOn w:val="Normal"/>
    <w:next w:val="Normal"/>
    <w:link w:val="Heading6Char"/>
    <w:uiPriority w:val="9"/>
    <w:semiHidden/>
    <w:unhideWhenUsed/>
    <w:qFormat/>
    <w:pPr>
      <w:keepNext/>
      <w:keepLines/>
      <w:spacing w:before="200" w:after="40" w:line="276" w:lineRule="auto"/>
      <w:outlineLvl w:val="5"/>
      <w:pPrChange w:id="5" w:author="Elysia Tjong" w:date="2026-09-25T21:05:00Z">
        <w:pPr>
          <w:keepNext/>
          <w:keepLines/>
          <w:spacing w:before="200" w:after="40" w:line="276" w:lineRule="auto"/>
          <w:outlineLvl w:val="5"/>
        </w:pPr>
      </w:pPrChange>
    </w:pPr>
    <w:rPr>
      <w:rFonts w:ascii="Arial" w:eastAsia="Arial" w:hAnsi="Arial" w:cs="Arial"/>
      <w:b/>
      <w:sz w:val="20"/>
      <w:szCs w:val="20"/>
      <w:lang w:val="en"/>
      <w:rPrChange w:id="5" w:author="Elysia Tjong" w:date="2026-09-25T21:05:00Z">
        <w:rPr>
          <w:rFonts w:ascii="Arial" w:eastAsia="Arial" w:hAnsi="Arial" w:cs="Arial"/>
          <w:b/>
          <w:lang w:val="en"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customStyle="1" w:styleId="Heading2Char">
    <w:name w:val="Heading 2 Char"/>
    <w:basedOn w:val="DefaultParagraphFont"/>
    <w:link w:val="Heading2"/>
    <w:uiPriority w:val="9"/>
    <w:semiHidden/>
    <w:rsid w:val="005C153C"/>
    <w:rPr>
      <w:rFonts w:ascii="Arial" w:eastAsia="Arial" w:hAnsi="Arial" w:cs="Arial"/>
      <w:b/>
      <w:sz w:val="36"/>
      <w:szCs w:val="36"/>
      <w:lang w:val="en"/>
    </w:rPr>
  </w:style>
  <w:style w:type="character" w:customStyle="1" w:styleId="Heading3Char">
    <w:name w:val="Heading 3 Char"/>
    <w:basedOn w:val="DefaultParagraphFont"/>
    <w:link w:val="Heading3"/>
    <w:uiPriority w:val="9"/>
    <w:semiHidden/>
    <w:rsid w:val="005C153C"/>
    <w:rPr>
      <w:rFonts w:ascii="Arial" w:eastAsia="Arial" w:hAnsi="Arial" w:cs="Arial"/>
      <w:b/>
      <w:sz w:val="28"/>
      <w:szCs w:val="28"/>
      <w:lang w:val="en"/>
    </w:rPr>
  </w:style>
  <w:style w:type="character" w:customStyle="1" w:styleId="Heading4Char">
    <w:name w:val="Heading 4 Char"/>
    <w:basedOn w:val="DefaultParagraphFont"/>
    <w:link w:val="Heading4"/>
    <w:uiPriority w:val="9"/>
    <w:semiHidden/>
    <w:rsid w:val="005C153C"/>
    <w:rPr>
      <w:rFonts w:ascii="Arial" w:eastAsia="Arial" w:hAnsi="Arial" w:cs="Arial"/>
      <w:b/>
      <w:lang w:val="en"/>
    </w:rPr>
  </w:style>
  <w:style w:type="character" w:customStyle="1" w:styleId="Heading5Char">
    <w:name w:val="Heading 5 Char"/>
    <w:basedOn w:val="DefaultParagraphFont"/>
    <w:link w:val="Heading5"/>
    <w:uiPriority w:val="9"/>
    <w:semiHidden/>
    <w:rsid w:val="005C153C"/>
    <w:rPr>
      <w:rFonts w:ascii="Arial" w:eastAsia="Arial" w:hAnsi="Arial" w:cs="Arial"/>
      <w:b/>
      <w:sz w:val="22"/>
      <w:szCs w:val="22"/>
      <w:lang w:val="en"/>
    </w:rPr>
  </w:style>
  <w:style w:type="character" w:customStyle="1" w:styleId="Heading6Char">
    <w:name w:val="Heading 6 Char"/>
    <w:basedOn w:val="DefaultParagraphFont"/>
    <w:link w:val="Heading6"/>
    <w:uiPriority w:val="9"/>
    <w:semiHidden/>
    <w:rsid w:val="005C153C"/>
    <w:rPr>
      <w:rFonts w:ascii="Arial" w:eastAsia="Arial" w:hAnsi="Arial" w:cs="Arial"/>
      <w:b/>
      <w:sz w:val="20"/>
      <w:szCs w:val="20"/>
      <w:lang w:val="en"/>
    </w:rPr>
  </w:style>
  <w:style w:type="paragraph" w:styleId="Title">
    <w:name w:val="Title"/>
    <w:basedOn w:val="Normal"/>
    <w:next w:val="Normal"/>
    <w:link w:val="TitleChar"/>
    <w:uiPriority w:val="10"/>
    <w:qFormat/>
    <w:pPr>
      <w:keepNext/>
      <w:keepLines/>
      <w:spacing w:before="480" w:after="120" w:line="276" w:lineRule="auto"/>
      <w:pPrChange w:id="6" w:author="Elysia Tjong" w:date="2026-09-25T21:05:00Z">
        <w:pPr>
          <w:keepNext/>
          <w:keepLines/>
          <w:spacing w:before="480" w:after="120" w:line="276" w:lineRule="auto"/>
        </w:pPr>
      </w:pPrChange>
    </w:pPr>
    <w:rPr>
      <w:rFonts w:ascii="Arial" w:eastAsia="Arial" w:hAnsi="Arial" w:cs="Arial"/>
      <w:b/>
      <w:sz w:val="72"/>
      <w:szCs w:val="72"/>
      <w:lang w:val="en"/>
      <w:rPrChange w:id="6" w:author="Elysia Tjong" w:date="2026-09-25T21:05:00Z">
        <w:rPr>
          <w:rFonts w:ascii="Arial" w:eastAsia="Arial" w:hAnsi="Arial" w:cs="Arial"/>
          <w:b/>
          <w:sz w:val="72"/>
          <w:szCs w:val="72"/>
          <w:lang w:val="en" w:eastAsia="en-US" w:bidi="ar-SA"/>
        </w:rPr>
      </w:rPrChange>
    </w:rPr>
  </w:style>
  <w:style w:type="character" w:customStyle="1" w:styleId="TitleChar">
    <w:name w:val="Title Char"/>
    <w:basedOn w:val="DefaultParagraphFont"/>
    <w:link w:val="Title"/>
    <w:uiPriority w:val="10"/>
    <w:rsid w:val="005C153C"/>
    <w:rPr>
      <w:rFonts w:ascii="Arial" w:eastAsia="Arial" w:hAnsi="Arial" w:cs="Arial"/>
      <w:b/>
      <w:sz w:val="72"/>
      <w:szCs w:val="72"/>
      <w:lang w:val="en"/>
    </w:rPr>
  </w:style>
  <w:style w:type="paragraph" w:styleId="Subtitle">
    <w:name w:val="Subtitle"/>
    <w:basedOn w:val="Normal"/>
    <w:next w:val="Normal"/>
    <w:link w:val="SubtitleChar"/>
    <w:uiPriority w:val="11"/>
    <w:qFormat/>
    <w:pPr>
      <w:keepNext/>
      <w:keepLines/>
      <w:spacing w:before="360" w:after="80" w:line="276" w:lineRule="auto"/>
      <w:pPrChange w:id="7" w:author="Elysia Tjong" w:date="2026-09-25T21:05:00Z">
        <w:pPr>
          <w:keepNext/>
          <w:keepLines/>
          <w:spacing w:before="360" w:after="80" w:line="276" w:lineRule="auto"/>
        </w:pPr>
      </w:pPrChange>
    </w:pPr>
    <w:rPr>
      <w:rFonts w:ascii="Georgia" w:eastAsia="Georgia" w:hAnsi="Georgia" w:cs="Georgia"/>
      <w:i/>
      <w:color w:val="666666"/>
      <w:sz w:val="48"/>
      <w:szCs w:val="48"/>
      <w:lang w:val="en"/>
      <w:rPrChange w:id="7" w:author="Elysia Tjong" w:date="2026-09-25T21:05:00Z">
        <w:rPr>
          <w:rFonts w:ascii="Georgia" w:eastAsia="Georgia" w:hAnsi="Georgia" w:cs="Georgia"/>
          <w:i/>
          <w:color w:val="666666"/>
          <w:sz w:val="48"/>
          <w:szCs w:val="48"/>
          <w:lang w:val="en" w:eastAsia="en-US" w:bidi="ar-SA"/>
        </w:rPr>
      </w:rPrChange>
    </w:rPr>
  </w:style>
  <w:style w:type="character" w:customStyle="1" w:styleId="SubtitleChar">
    <w:name w:val="Subtitle Char"/>
    <w:basedOn w:val="DefaultParagraphFont"/>
    <w:link w:val="Subtitle"/>
    <w:uiPriority w:val="11"/>
    <w:rsid w:val="005C153C"/>
    <w:rPr>
      <w:rFonts w:ascii="Georgia" w:eastAsia="Georgia" w:hAnsi="Georgia" w:cs="Georgia"/>
      <w:i/>
      <w:color w:val="666666"/>
      <w:sz w:val="48"/>
      <w:szCs w:val="48"/>
      <w:lang w:val="en"/>
    </w:rPr>
  </w:style>
  <w:style w:type="paragraph" w:styleId="Header">
    <w:name w:val="header"/>
    <w:basedOn w:val="Normal"/>
    <w:link w:val="HeaderChar"/>
    <w:uiPriority w:val="99"/>
    <w:unhideWhenUsed/>
    <w:rsid w:val="005C15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15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807</Words>
  <Characters>4605</Characters>
  <Application>Microsoft Office Word</Application>
  <DocSecurity>0</DocSecurity>
  <Lines>38</Lines>
  <Paragraphs>10</Paragraphs>
  <ScaleCrop>false</ScaleCrop>
  <Manager/>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Arthur Souza Rodrigues</cp:lastModifiedBy>
  <cp:revision>1</cp:revision>
  <dcterms:created xsi:type="dcterms:W3CDTF">2023-02-24T12:21:00Z</dcterms:created>
  <dcterms:modified xsi:type="dcterms:W3CDTF">2026-09-26T01:05:00Z</dcterms:modified>
  <cp:category/>
</cp:coreProperties>
</file>