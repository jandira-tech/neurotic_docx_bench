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C4FE8B" w14:textId="77777777" w:rsidR="006408ED" w:rsidRPr="00BA4350" w:rsidRDefault="006408ED" w:rsidP="00D96D7F">
      <w:pPr>
        <w:widowControl w:val="0"/>
        <w:tabs>
          <w:tab w:val="left" w:pos="720"/>
        </w:tabs>
        <w:autoSpaceDE w:val="0"/>
        <w:autoSpaceDN w:val="0"/>
        <w:adjustRightInd w:val="0"/>
        <w:ind w:left="1440" w:hanging="1440"/>
        <w:jc w:val="center"/>
        <w:rPr>
          <w:ins w:id="12" w:author="Comparison" w:date="2026-09-25T21:09:00Z" w16du:dateUtc="2026-09-26T01:09:00Z"/>
          <w:rFonts w:ascii="Garamond" w:hAnsi="Garamond"/>
          <w:bCs/>
        </w:rPr>
      </w:pPr>
      <w:ins w:id="13" w:author="Comparison" w:date="2026-09-25T21:09:00Z" w16du:dateUtc="2026-09-26T01:09:00Z">
        <w:r w:rsidRPr="00BA4350">
          <w:rPr>
            <w:rFonts w:ascii="Garamond" w:hAnsi="Garamond"/>
            <w:bCs/>
          </w:rPr>
          <w:t>Minutes</w:t>
        </w:r>
      </w:ins>
    </w:p>
    <w:p w14:paraId="4F661D8C" w14:textId="77777777" w:rsidR="00B13BEA" w:rsidRPr="00B13BEA" w:rsidRDefault="00B13BEA" w:rsidP="00B13BEA">
      <w:pPr>
        <w:widowControl w:val="0"/>
        <w:tabs>
          <w:tab w:val="left" w:pos="720"/>
        </w:tabs>
        <w:autoSpaceDE w:val="0"/>
        <w:autoSpaceDN w:val="0"/>
        <w:adjustRightInd w:val="0"/>
        <w:ind w:left="1440" w:hanging="1440"/>
        <w:jc w:val="center"/>
        <w:rPr>
          <w:ins w:id="14" w:author="Comparison" w:date="2026-09-25T21:09:00Z" w16du:dateUtc="2026-09-26T01:09:00Z"/>
          <w:rFonts w:ascii="Garamond" w:hAnsi="Garamond"/>
          <w:bCs/>
        </w:rPr>
      </w:pPr>
      <w:ins w:id="15" w:author="Comparison" w:date="2026-09-25T21:09:00Z" w16du:dateUtc="2026-09-26T01:09:00Z">
        <w:r w:rsidRPr="00B13BEA">
          <w:rPr>
            <w:rFonts w:ascii="Garamond" w:hAnsi="Garamond"/>
            <w:bCs/>
          </w:rPr>
          <w:t>Texas Bond Review Board</w:t>
        </w:r>
      </w:ins>
    </w:p>
    <w:p w14:paraId="2C078E63" w14:textId="62D18866" w:rsidR="004E67EB" w:rsidRDefault="00B13BEA">
      <w:pPr>
        <w:rPr>
          <w:del w:id="16" w:author="Comparison" w:date="2026-09-25T21:09:00Z" w16du:dateUtc="2026-09-26T01:09:00Z"/>
        </w:rPr>
      </w:pPr>
      <w:ins w:id="17" w:author="Comparison" w:date="2026-09-25T21:09:00Z" w16du:dateUtc="2026-09-26T01:09:00Z">
        <w:r w:rsidRPr="00B13BEA">
          <w:rPr>
            <w:rFonts w:ascii="Garamond" w:hAnsi="Garamond"/>
            <w:bCs/>
          </w:rPr>
          <w:t xml:space="preserve">Called Board </w:t>
        </w:r>
      </w:ins>
      <w:del w:id="18" w:author="Comparison" w:date="2026-09-25T21:09:00Z" w16du:dateUtc="2026-09-26T01:09:00Z">
        <w:r w:rsidR="261AB77C">
          <w:delText xml:space="preserve">Springside SCC </w:delText>
        </w:r>
      </w:del>
    </w:p>
    <w:p w14:paraId="694CFB25" w14:textId="0188613D" w:rsidR="261AB77C" w:rsidRDefault="261AB77C" w:rsidP="261AB77C">
      <w:pPr>
        <w:rPr>
          <w:del w:id="19" w:author="Comparison" w:date="2026-09-25T21:09:00Z" w16du:dateUtc="2026-09-26T01:09:00Z"/>
        </w:rPr>
      </w:pPr>
      <w:del w:id="20" w:author="Comparison" w:date="2026-09-25T21:09:00Z" w16du:dateUtc="2026-09-26T01:09:00Z">
        <w:r>
          <w:delText>November 18, 2019</w:delText>
        </w:r>
      </w:del>
    </w:p>
    <w:p w14:paraId="6B19A52D" w14:textId="70066535" w:rsidR="261AB77C" w:rsidRDefault="2876FABC" w:rsidP="2876FABC">
      <w:pPr>
        <w:rPr>
          <w:del w:id="21" w:author="Comparison" w:date="2026-09-25T21:09:00Z" w16du:dateUtc="2026-09-26T01:09:00Z"/>
          <w:rFonts w:ascii="Calibri" w:eastAsia="Calibri" w:hAnsi="Calibri" w:cs="Calibri"/>
        </w:rPr>
      </w:pPr>
      <w:del w:id="22" w:author="Comparison" w:date="2026-09-25T21:09:00Z" w16du:dateUtc="2026-09-26T01:09:00Z">
        <w:r w:rsidRPr="2876FABC">
          <w:rPr>
            <w:rFonts w:ascii="Calibri" w:eastAsia="Calibri" w:hAnsi="Calibri" w:cs="Calibri"/>
          </w:rPr>
          <w:delText xml:space="preserve">Present: Penny Castle, Michelle Eckhart, Rochelle Berrns, Mandie Foster, Tracy Stoyard, Lila Parsons, Michelle Bell, Brenda Penner, Dean Turchinetz, Tammy Milbrandt, Vicky Breitkreuz </w:delText>
        </w:r>
      </w:del>
    </w:p>
    <w:p w14:paraId="1B8851DD" w14:textId="77777777" w:rsidR="00B13BEA" w:rsidRPr="00B13BEA" w:rsidRDefault="2876FABC" w:rsidP="00B13BEA">
      <w:pPr>
        <w:widowControl w:val="0"/>
        <w:tabs>
          <w:tab w:val="left" w:pos="720"/>
        </w:tabs>
        <w:autoSpaceDE w:val="0"/>
        <w:autoSpaceDN w:val="0"/>
        <w:adjustRightInd w:val="0"/>
        <w:ind w:left="1440" w:hanging="1440"/>
        <w:jc w:val="center"/>
        <w:rPr>
          <w:ins w:id="23" w:author="Comparison" w:date="2026-09-25T21:09:00Z" w16du:dateUtc="2026-09-26T01:09:00Z"/>
          <w:rFonts w:ascii="Garamond" w:eastAsiaTheme="minorHAnsi" w:hAnsi="Garamond" w:cstheme="minorBidi"/>
          <w:bCs/>
          <w:sz w:val="22"/>
          <w:szCs w:val="22"/>
        </w:rPr>
      </w:pPr>
      <w:r w:rsidRPr="00B13BEA">
        <w:rPr>
          <w:rFonts w:ascii="Garamond" w:eastAsia="Calibri" w:hAnsi="Garamond"/>
          <w:rPrChange w:id="24" w:author="Comparison" w:date="2026-09-25T21:09:00Z" w16du:dateUtc="2026-09-26T01:09:00Z">
            <w:rPr>
              <w:rFonts w:ascii="Calibri" w:eastAsia="Calibri" w:hAnsi="Calibri" w:cs="Calibri"/>
            </w:rPr>
          </w:rPrChange>
        </w:rPr>
        <w:t>Meeting</w:t>
      </w:r>
    </w:p>
    <w:p w14:paraId="57B94222" w14:textId="77777777" w:rsidR="00B13BEA" w:rsidRPr="00B13BEA" w:rsidRDefault="00850908" w:rsidP="00B13BEA">
      <w:pPr>
        <w:widowControl w:val="0"/>
        <w:tabs>
          <w:tab w:val="left" w:pos="720"/>
        </w:tabs>
        <w:autoSpaceDE w:val="0"/>
        <w:autoSpaceDN w:val="0"/>
        <w:adjustRightInd w:val="0"/>
        <w:ind w:left="1440" w:hanging="1440"/>
        <w:jc w:val="center"/>
        <w:rPr>
          <w:ins w:id="25" w:author="Comparison" w:date="2026-09-25T21:09:00Z" w16du:dateUtc="2026-09-26T01:09:00Z"/>
          <w:rFonts w:ascii="Garamond" w:hAnsi="Garamond"/>
          <w:bCs/>
        </w:rPr>
      </w:pPr>
      <w:ins w:id="26" w:author="Comparison" w:date="2026-09-25T21:09:00Z" w16du:dateUtc="2026-09-26T01:09:00Z">
        <w:r>
          <w:rPr>
            <w:rFonts w:ascii="Garamond" w:hAnsi="Garamond"/>
            <w:bCs/>
          </w:rPr>
          <w:t>Thursday</w:t>
        </w:r>
        <w:r w:rsidR="000534B1">
          <w:rPr>
            <w:rFonts w:ascii="Garamond" w:hAnsi="Garamond"/>
            <w:bCs/>
          </w:rPr>
          <w:t>,</w:t>
        </w:r>
        <w:r>
          <w:rPr>
            <w:rFonts w:ascii="Garamond" w:hAnsi="Garamond"/>
            <w:bCs/>
          </w:rPr>
          <w:t xml:space="preserve"> September 4</w:t>
        </w:r>
        <w:r w:rsidR="001B5A43">
          <w:rPr>
            <w:rFonts w:ascii="Garamond" w:hAnsi="Garamond"/>
            <w:bCs/>
          </w:rPr>
          <w:t>, 2014</w:t>
        </w:r>
        <w:r w:rsidR="009422F7">
          <w:rPr>
            <w:rFonts w:ascii="Garamond" w:hAnsi="Garamond"/>
            <w:bCs/>
          </w:rPr>
          <w:t xml:space="preserve">, </w:t>
        </w:r>
        <w:r>
          <w:rPr>
            <w:rFonts w:ascii="Garamond" w:hAnsi="Garamond"/>
            <w:bCs/>
          </w:rPr>
          <w:t>10 a.m</w:t>
        </w:r>
        <w:r w:rsidR="00B13BEA" w:rsidRPr="00B13BEA">
          <w:rPr>
            <w:rFonts w:ascii="Garamond" w:hAnsi="Garamond"/>
            <w:bCs/>
          </w:rPr>
          <w:t xml:space="preserve">. </w:t>
        </w:r>
      </w:ins>
    </w:p>
    <w:p w14:paraId="792AEAB0" w14:textId="77777777" w:rsidR="009422F7" w:rsidRPr="008F4114" w:rsidRDefault="009422F7" w:rsidP="009422F7">
      <w:pPr>
        <w:widowControl w:val="0"/>
        <w:tabs>
          <w:tab w:val="left" w:pos="720"/>
          <w:tab w:val="left" w:pos="1170"/>
        </w:tabs>
        <w:autoSpaceDE w:val="0"/>
        <w:autoSpaceDN w:val="0"/>
        <w:adjustRightInd w:val="0"/>
        <w:ind w:left="1440" w:hanging="1440"/>
        <w:jc w:val="center"/>
        <w:rPr>
          <w:ins w:id="27" w:author="Comparison" w:date="2026-09-25T21:09:00Z" w16du:dateUtc="2026-09-26T01:09:00Z"/>
          <w:rFonts w:ascii="Garamond" w:hAnsi="Garamond"/>
        </w:rPr>
      </w:pPr>
      <w:ins w:id="28" w:author="Comparison" w:date="2026-09-25T21:09:00Z" w16du:dateUtc="2026-09-26T01:09:00Z">
        <w:r w:rsidRPr="008F4114">
          <w:rPr>
            <w:rFonts w:ascii="Garamond" w:hAnsi="Garamond"/>
          </w:rPr>
          <w:t>Capitol Extension, Room E</w:t>
        </w:r>
        <w:r w:rsidR="00653C39">
          <w:rPr>
            <w:rFonts w:ascii="Garamond" w:hAnsi="Garamond"/>
          </w:rPr>
          <w:t>2</w:t>
        </w:r>
        <w:r w:rsidRPr="008F4114">
          <w:rPr>
            <w:rFonts w:ascii="Garamond" w:hAnsi="Garamond"/>
          </w:rPr>
          <w:t>.026</w:t>
        </w:r>
      </w:ins>
    </w:p>
    <w:p w14:paraId="7E7A680E" w14:textId="77777777" w:rsidR="009422F7" w:rsidRPr="008F4114" w:rsidRDefault="009422F7" w:rsidP="009422F7">
      <w:pPr>
        <w:widowControl w:val="0"/>
        <w:tabs>
          <w:tab w:val="left" w:pos="720"/>
          <w:tab w:val="left" w:pos="1170"/>
        </w:tabs>
        <w:autoSpaceDE w:val="0"/>
        <w:autoSpaceDN w:val="0"/>
        <w:adjustRightInd w:val="0"/>
        <w:ind w:left="1440" w:hanging="1440"/>
        <w:jc w:val="center"/>
        <w:rPr>
          <w:ins w:id="29" w:author="Comparison" w:date="2026-09-25T21:09:00Z" w16du:dateUtc="2026-09-26T01:09:00Z"/>
          <w:rFonts w:ascii="Garamond" w:hAnsi="Garamond"/>
        </w:rPr>
      </w:pPr>
      <w:ins w:id="30" w:author="Comparison" w:date="2026-09-25T21:09:00Z" w16du:dateUtc="2026-09-26T01:09:00Z">
        <w:r w:rsidRPr="008F4114">
          <w:rPr>
            <w:rFonts w:ascii="Garamond" w:hAnsi="Garamond"/>
          </w:rPr>
          <w:t>1400 N. Congress Ave.</w:t>
        </w:r>
      </w:ins>
    </w:p>
    <w:p w14:paraId="38F6E689" w14:textId="77777777" w:rsidR="009422F7" w:rsidRPr="008F4114" w:rsidRDefault="009422F7" w:rsidP="009422F7">
      <w:pPr>
        <w:widowControl w:val="0"/>
        <w:tabs>
          <w:tab w:val="left" w:pos="720"/>
          <w:tab w:val="left" w:pos="1170"/>
        </w:tabs>
        <w:autoSpaceDE w:val="0"/>
        <w:autoSpaceDN w:val="0"/>
        <w:adjustRightInd w:val="0"/>
        <w:ind w:left="1440" w:hanging="1440"/>
        <w:jc w:val="center"/>
        <w:rPr>
          <w:ins w:id="31" w:author="Comparison" w:date="2026-09-25T21:09:00Z" w16du:dateUtc="2026-09-26T01:09:00Z"/>
          <w:rFonts w:ascii="Garamond" w:hAnsi="Garamond"/>
        </w:rPr>
      </w:pPr>
      <w:ins w:id="32" w:author="Comparison" w:date="2026-09-25T21:09:00Z" w16du:dateUtc="2026-09-26T01:09:00Z">
        <w:r w:rsidRPr="008F4114">
          <w:rPr>
            <w:rFonts w:ascii="Garamond" w:hAnsi="Garamond"/>
          </w:rPr>
          <w:t>Austin, TX 78701</w:t>
        </w:r>
      </w:ins>
    </w:p>
    <w:p w14:paraId="72F6DC93" w14:textId="77777777" w:rsidR="000B620A" w:rsidRPr="009A19E5" w:rsidRDefault="000B620A">
      <w:pPr>
        <w:widowControl w:val="0"/>
        <w:tabs>
          <w:tab w:val="left" w:pos="1170"/>
        </w:tabs>
        <w:autoSpaceDE w:val="0"/>
        <w:autoSpaceDN w:val="0"/>
        <w:adjustRightInd w:val="0"/>
        <w:ind w:left="360"/>
        <w:rPr>
          <w:ins w:id="33" w:author="Comparison" w:date="2026-09-25T21:09:00Z" w16du:dateUtc="2026-09-26T01:09:00Z"/>
          <w:rFonts w:ascii="Garamond" w:hAnsi="Garamond"/>
        </w:rPr>
      </w:pPr>
    </w:p>
    <w:p w14:paraId="0378E632" w14:textId="77777777" w:rsidR="006408ED" w:rsidRPr="006408ED" w:rsidRDefault="006408ED" w:rsidP="008F6426">
      <w:pPr>
        <w:widowControl w:val="0"/>
        <w:tabs>
          <w:tab w:val="left" w:pos="1170"/>
        </w:tabs>
        <w:autoSpaceDE w:val="0"/>
        <w:autoSpaceDN w:val="0"/>
        <w:adjustRightInd w:val="0"/>
        <w:ind w:left="360"/>
        <w:jc w:val="both"/>
        <w:rPr>
          <w:ins w:id="34" w:author="Comparison" w:date="2026-09-25T21:09:00Z" w16du:dateUtc="2026-09-26T01:09:00Z"/>
          <w:rFonts w:ascii="Garamond" w:hAnsi="Garamond"/>
        </w:rPr>
      </w:pPr>
      <w:ins w:id="35" w:author="Comparison" w:date="2026-09-25T21:09:00Z" w16du:dateUtc="2026-09-26T01:09:00Z">
        <w:r w:rsidRPr="006408ED">
          <w:rPr>
            <w:rFonts w:ascii="Garamond" w:hAnsi="Garamond"/>
          </w:rPr>
          <w:t xml:space="preserve">The Texas Bond Review Board (BRB) convened in a </w:t>
        </w:r>
      </w:ins>
      <w:del w:id="36" w:author="Comparison" w:date="2026-09-25T21:09:00Z" w16du:dateUtc="2026-09-26T01:09:00Z">
        <w:r w:rsidR="2876FABC" w:rsidRPr="2876FABC">
          <w:rPr>
            <w:rFonts w:ascii="Calibri" w:eastAsia="Calibri" w:hAnsi="Calibri" w:cs="Calibri"/>
          </w:rPr>
          <w:delText xml:space="preserve"> </w:delText>
        </w:r>
      </w:del>
      <w:r w:rsidR="2876FABC">
        <w:rPr>
          <w:rFonts w:ascii="Garamond" w:eastAsia="Calibri" w:hAnsi="Garamond"/>
          <w:rPrChange w:id="37" w:author="Comparison" w:date="2026-09-25T21:09:00Z" w16du:dateUtc="2026-09-26T01:09:00Z">
            <w:rPr>
              <w:rFonts w:ascii="Calibri" w:eastAsia="Calibri" w:hAnsi="Calibri" w:cs="Calibri"/>
            </w:rPr>
          </w:rPrChange>
        </w:rPr>
        <w:t xml:space="preserve">called </w:t>
      </w:r>
      <w:ins w:id="38" w:author="Comparison" w:date="2026-09-25T21:09:00Z" w16du:dateUtc="2026-09-26T01:09:00Z">
        <w:r w:rsidR="00215ECF">
          <w:rPr>
            <w:rFonts w:ascii="Garamond" w:hAnsi="Garamond"/>
          </w:rPr>
          <w:t xml:space="preserve">meeting, </w:t>
        </w:r>
        <w:r w:rsidR="005D1499">
          <w:rPr>
            <w:rFonts w:ascii="Garamond" w:hAnsi="Garamond"/>
          </w:rPr>
          <w:t>Thursday, September 4</w:t>
        </w:r>
        <w:r w:rsidR="001B5A43">
          <w:rPr>
            <w:rFonts w:ascii="Garamond" w:hAnsi="Garamond"/>
            <w:bCs/>
          </w:rPr>
          <w:t>, 2014</w:t>
        </w:r>
        <w:r w:rsidR="00B47039">
          <w:rPr>
            <w:rFonts w:ascii="Garamond" w:hAnsi="Garamond"/>
            <w:bCs/>
          </w:rPr>
          <w:t xml:space="preserve"> in</w:t>
        </w:r>
        <w:r w:rsidRPr="006408ED">
          <w:rPr>
            <w:rFonts w:ascii="Garamond" w:hAnsi="Garamond"/>
          </w:rPr>
          <w:t xml:space="preserve"> the </w:t>
        </w:r>
        <w:r w:rsidR="00215ECF">
          <w:rPr>
            <w:rFonts w:ascii="Garamond" w:hAnsi="Garamond"/>
          </w:rPr>
          <w:t>Capitol Extension, Room E</w:t>
        </w:r>
        <w:r w:rsidR="00653C39">
          <w:rPr>
            <w:rFonts w:ascii="Garamond" w:hAnsi="Garamond"/>
          </w:rPr>
          <w:t>2</w:t>
        </w:r>
        <w:r w:rsidR="00215ECF">
          <w:rPr>
            <w:rFonts w:ascii="Garamond" w:hAnsi="Garamond"/>
          </w:rPr>
          <w:t>.026</w:t>
        </w:r>
        <w:r w:rsidR="00B13BEA">
          <w:rPr>
            <w:rFonts w:ascii="Garamond" w:hAnsi="Garamond"/>
          </w:rPr>
          <w:t xml:space="preserve"> </w:t>
        </w:r>
        <w:r w:rsidRPr="006408ED">
          <w:rPr>
            <w:rFonts w:ascii="Garamond" w:hAnsi="Garamond"/>
          </w:rPr>
          <w:t xml:space="preserve">in Austin, Texas. Alternates present were Ed Robertson, Chair and Alternate for </w:t>
        </w:r>
        <w:r w:rsidR="001E0108">
          <w:rPr>
            <w:rFonts w:ascii="Garamond" w:hAnsi="Garamond"/>
          </w:rPr>
          <w:t xml:space="preserve">Governor Rick Perry; </w:t>
        </w:r>
        <w:r w:rsidR="001B5A43">
          <w:rPr>
            <w:rFonts w:ascii="Garamond" w:hAnsi="Garamond"/>
          </w:rPr>
          <w:t>Hasan Mack</w:t>
        </w:r>
        <w:r w:rsidRPr="006408ED">
          <w:rPr>
            <w:rFonts w:ascii="Garamond" w:hAnsi="Garamond"/>
          </w:rPr>
          <w:t>, Alternate for Lieutenant Governor D</w:t>
        </w:r>
        <w:r w:rsidR="006C57D6">
          <w:rPr>
            <w:rFonts w:ascii="Garamond" w:hAnsi="Garamond"/>
          </w:rPr>
          <w:t xml:space="preserve">avid Dewhurst; </w:t>
        </w:r>
        <w:r w:rsidR="001E0108">
          <w:rPr>
            <w:rFonts w:ascii="Garamond" w:hAnsi="Garamond"/>
          </w:rPr>
          <w:t>Serena Kuvet</w:t>
        </w:r>
        <w:r w:rsidRPr="006408ED">
          <w:rPr>
            <w:rFonts w:ascii="Garamond" w:hAnsi="Garamond"/>
          </w:rPr>
          <w:t>, Alternate for Comptroller Susan Combs</w:t>
        </w:r>
        <w:r w:rsidR="001E0108">
          <w:rPr>
            <w:rFonts w:ascii="Garamond" w:hAnsi="Garamond"/>
          </w:rPr>
          <w:t xml:space="preserve"> and </w:t>
        </w:r>
        <w:r w:rsidR="001E0108">
          <w:rPr>
            <w:rFonts w:ascii="Garamond" w:hAnsi="Garamond"/>
            <w:bCs/>
          </w:rPr>
          <w:t>Andrew Blifford, Alternate for Speaker Joe Straus</w:t>
        </w:r>
        <w:r w:rsidR="001E0108" w:rsidRPr="006408ED">
          <w:rPr>
            <w:rFonts w:ascii="Garamond" w:hAnsi="Garamond"/>
          </w:rPr>
          <w:t>.</w:t>
        </w:r>
        <w:r w:rsidRPr="006408ED">
          <w:rPr>
            <w:rFonts w:ascii="Garamond" w:hAnsi="Garamond"/>
          </w:rPr>
          <w:t xml:space="preserve"> Also in</w:t>
        </w:r>
        <w:r w:rsidR="00872CD4">
          <w:rPr>
            <w:rFonts w:ascii="Garamond" w:hAnsi="Garamond"/>
          </w:rPr>
          <w:t xml:space="preserve"> attendance were </w:t>
        </w:r>
        <w:r w:rsidR="002A0464">
          <w:rPr>
            <w:rFonts w:ascii="Garamond" w:hAnsi="Garamond"/>
          </w:rPr>
          <w:t>Stephanie Leibe</w:t>
        </w:r>
        <w:r w:rsidRPr="006408ED">
          <w:rPr>
            <w:rFonts w:ascii="Garamond" w:hAnsi="Garamond"/>
          </w:rPr>
          <w:t xml:space="preserve"> with the Office of the Attorney General, Bond Finance Office staff members and others.</w:t>
        </w:r>
      </w:ins>
    </w:p>
    <w:p w14:paraId="5023CA21" w14:textId="77777777" w:rsidR="00916C1C" w:rsidRPr="009A19E5" w:rsidRDefault="00916C1C" w:rsidP="008F6426">
      <w:pPr>
        <w:widowControl w:val="0"/>
        <w:tabs>
          <w:tab w:val="left" w:pos="1170"/>
        </w:tabs>
        <w:autoSpaceDE w:val="0"/>
        <w:autoSpaceDN w:val="0"/>
        <w:adjustRightInd w:val="0"/>
        <w:ind w:left="360"/>
        <w:jc w:val="both"/>
        <w:rPr>
          <w:ins w:id="39" w:author="Comparison" w:date="2026-09-25T21:09:00Z" w16du:dateUtc="2026-09-26T01:09:00Z"/>
          <w:rFonts w:ascii="Garamond" w:hAnsi="Garamond"/>
        </w:rPr>
      </w:pPr>
    </w:p>
    <w:p w14:paraId="080E3626" w14:textId="77777777" w:rsidR="00A904BC" w:rsidRPr="009A19E5" w:rsidRDefault="005F2938" w:rsidP="00246F84">
      <w:pPr>
        <w:widowControl w:val="0"/>
        <w:numPr>
          <w:ilvl w:val="0"/>
          <w:numId w:val="31"/>
        </w:numPr>
        <w:autoSpaceDE w:val="0"/>
        <w:autoSpaceDN w:val="0"/>
        <w:adjustRightInd w:val="0"/>
        <w:jc w:val="both"/>
        <w:rPr>
          <w:ins w:id="40" w:author="Comparison" w:date="2026-09-25T21:09:00Z" w16du:dateUtc="2026-09-26T01:09:00Z"/>
          <w:rFonts w:ascii="Garamond" w:hAnsi="Garamond"/>
          <w:b/>
          <w:bCs/>
        </w:rPr>
      </w:pPr>
      <w:ins w:id="41" w:author="Comparison" w:date="2026-09-25T21:09:00Z" w16du:dateUtc="2026-09-26T01:09:00Z">
        <w:r w:rsidRPr="009A19E5">
          <w:rPr>
            <w:rFonts w:ascii="Garamond" w:hAnsi="Garamond"/>
            <w:b/>
            <w:bCs/>
          </w:rPr>
          <w:t>Call to Order</w:t>
        </w:r>
      </w:ins>
    </w:p>
    <w:p w14:paraId="24400156" w14:textId="77777777" w:rsidR="006408ED" w:rsidRDefault="006408ED" w:rsidP="006408ED">
      <w:pPr>
        <w:pStyle w:val="ListParagraph"/>
        <w:jc w:val="both"/>
        <w:rPr>
          <w:ins w:id="42" w:author="Comparison" w:date="2026-09-25T21:09:00Z" w16du:dateUtc="2026-09-26T01:09:00Z"/>
          <w:rFonts w:ascii="Garamond" w:hAnsi="Garamond"/>
          <w:bCs/>
        </w:rPr>
      </w:pPr>
    </w:p>
    <w:p w14:paraId="467FF631" w14:textId="77777777" w:rsidR="006408ED" w:rsidRPr="006408ED" w:rsidRDefault="006408ED" w:rsidP="006408ED">
      <w:pPr>
        <w:pStyle w:val="ListParagraph"/>
        <w:jc w:val="both"/>
        <w:rPr>
          <w:ins w:id="43" w:author="Comparison" w:date="2026-09-25T21:09:00Z" w16du:dateUtc="2026-09-26T01:09:00Z"/>
          <w:rFonts w:ascii="Garamond" w:hAnsi="Garamond"/>
          <w:bCs/>
        </w:rPr>
      </w:pPr>
      <w:ins w:id="44" w:author="Comparison" w:date="2026-09-25T21:09:00Z" w16du:dateUtc="2026-09-26T01:09:00Z">
        <w:r w:rsidRPr="006408ED">
          <w:rPr>
            <w:rFonts w:ascii="Garamond" w:hAnsi="Garamond"/>
            <w:bCs/>
          </w:rPr>
          <w:t>Ed Robertson, as Chair, c</w:t>
        </w:r>
        <w:r w:rsidR="00215ECF">
          <w:rPr>
            <w:rFonts w:ascii="Garamond" w:hAnsi="Garamond"/>
            <w:bCs/>
          </w:rPr>
          <w:t xml:space="preserve">alled the meeting to </w:t>
        </w:r>
      </w:ins>
      <w:del w:id="45" w:author="Comparison" w:date="2026-09-25T21:09:00Z" w16du:dateUtc="2026-09-26T01:09:00Z">
        <w:r w:rsidR="2876FABC" w:rsidRPr="2876FABC">
          <w:rPr>
            <w:rFonts w:ascii="Calibri" w:eastAsia="Calibri" w:hAnsi="Calibri" w:cs="Calibri"/>
          </w:rPr>
          <w:delText xml:space="preserve">to </w:delText>
        </w:r>
      </w:del>
      <w:r w:rsidR="2876FABC">
        <w:rPr>
          <w:rFonts w:ascii="Garamond" w:eastAsia="Calibri" w:hAnsi="Garamond"/>
          <w:rPrChange w:id="46" w:author="Comparison" w:date="2026-09-25T21:09:00Z" w16du:dateUtc="2026-09-26T01:09:00Z">
            <w:rPr>
              <w:rFonts w:ascii="Calibri" w:eastAsia="Calibri" w:hAnsi="Calibri" w:cs="Calibri"/>
            </w:rPr>
          </w:rPrChange>
        </w:rPr>
        <w:t xml:space="preserve">order at </w:t>
      </w:r>
      <w:ins w:id="47" w:author="Comparison" w:date="2026-09-25T21:09:00Z" w16du:dateUtc="2026-09-26T01:09:00Z">
        <w:r w:rsidR="005D1499">
          <w:rPr>
            <w:rFonts w:ascii="Garamond" w:hAnsi="Garamond"/>
            <w:bCs/>
          </w:rPr>
          <w:t>10:05a.m</w:t>
        </w:r>
        <w:r w:rsidRPr="004F6119">
          <w:rPr>
            <w:rFonts w:ascii="Garamond" w:hAnsi="Garamond"/>
            <w:bCs/>
          </w:rPr>
          <w:t>.</w:t>
        </w:r>
        <w:r w:rsidRPr="006408ED">
          <w:rPr>
            <w:rFonts w:ascii="Garamond" w:hAnsi="Garamond"/>
            <w:bCs/>
          </w:rPr>
          <w:t xml:space="preserve"> A quorum was present.</w:t>
        </w:r>
      </w:ins>
    </w:p>
    <w:p w14:paraId="36148740" w14:textId="77777777" w:rsidR="00B31C5A" w:rsidRDefault="00B31C5A" w:rsidP="00B47039">
      <w:pPr>
        <w:ind w:left="720"/>
        <w:jc w:val="both"/>
        <w:rPr>
          <w:ins w:id="48" w:author="Comparison" w:date="2026-09-25T21:09:00Z" w16du:dateUtc="2026-09-26T01:09:00Z"/>
          <w:rFonts w:ascii="Garamond" w:hAnsi="Garamond"/>
          <w:caps/>
        </w:rPr>
      </w:pPr>
    </w:p>
    <w:p w14:paraId="4C9566BC" w14:textId="77777777" w:rsidR="00B31C5A" w:rsidRPr="009A19E5" w:rsidRDefault="00B31C5A" w:rsidP="00B31C5A">
      <w:pPr>
        <w:widowControl w:val="0"/>
        <w:numPr>
          <w:ilvl w:val="0"/>
          <w:numId w:val="35"/>
        </w:numPr>
        <w:autoSpaceDE w:val="0"/>
        <w:autoSpaceDN w:val="0"/>
        <w:adjustRightInd w:val="0"/>
        <w:ind w:left="720"/>
        <w:jc w:val="both"/>
        <w:rPr>
          <w:ins w:id="49" w:author="Comparison" w:date="2026-09-25T21:09:00Z" w16du:dateUtc="2026-09-26T01:09:00Z"/>
          <w:rFonts w:ascii="Garamond" w:hAnsi="Garamond"/>
          <w:b/>
        </w:rPr>
      </w:pPr>
      <w:ins w:id="50" w:author="Comparison" w:date="2026-09-25T21:09:00Z" w16du:dateUtc="2026-09-26T01:09:00Z">
        <w:r w:rsidRPr="009A19E5">
          <w:rPr>
            <w:rFonts w:ascii="Garamond" w:hAnsi="Garamond"/>
            <w:b/>
            <w:bCs/>
          </w:rPr>
          <w:t>Public Comment</w:t>
        </w:r>
      </w:ins>
    </w:p>
    <w:p w14:paraId="1A9314E3" w14:textId="77777777" w:rsidR="00B31C5A" w:rsidRPr="009A19E5" w:rsidRDefault="00B31C5A" w:rsidP="00B31C5A">
      <w:pPr>
        <w:pStyle w:val="ListParagraph"/>
        <w:jc w:val="both"/>
        <w:rPr>
          <w:ins w:id="51" w:author="Comparison" w:date="2026-09-25T21:09:00Z" w16du:dateUtc="2026-09-26T01:09:00Z"/>
          <w:rFonts w:ascii="Garamond" w:hAnsi="Garamond"/>
          <w:b/>
        </w:rPr>
      </w:pPr>
    </w:p>
    <w:p w14:paraId="17951319" w14:textId="77777777" w:rsidR="00B31C5A" w:rsidRDefault="00B31C5A" w:rsidP="00B31C5A">
      <w:pPr>
        <w:ind w:left="720"/>
        <w:jc w:val="both"/>
        <w:rPr>
          <w:ins w:id="52" w:author="Comparison" w:date="2026-09-25T21:09:00Z" w16du:dateUtc="2026-09-26T01:09:00Z"/>
          <w:rFonts w:ascii="Garamond" w:hAnsi="Garamond"/>
        </w:rPr>
      </w:pPr>
      <w:ins w:id="53" w:author="Comparison" w:date="2026-09-25T21:09:00Z" w16du:dateUtc="2026-09-26T01:09:00Z">
        <w:r w:rsidRPr="006408ED">
          <w:rPr>
            <w:rFonts w:ascii="Garamond" w:hAnsi="Garamond"/>
          </w:rPr>
          <w:t>There were no public comments.</w:t>
        </w:r>
      </w:ins>
    </w:p>
    <w:p w14:paraId="4D0A5643" w14:textId="77777777" w:rsidR="00B47039" w:rsidRDefault="00B47039" w:rsidP="00B47039">
      <w:pPr>
        <w:widowControl w:val="0"/>
        <w:autoSpaceDE w:val="0"/>
        <w:autoSpaceDN w:val="0"/>
        <w:adjustRightInd w:val="0"/>
        <w:ind w:left="540"/>
        <w:jc w:val="both"/>
        <w:rPr>
          <w:ins w:id="54" w:author="Comparison" w:date="2026-09-25T21:09:00Z" w16du:dateUtc="2026-09-26T01:09:00Z"/>
          <w:rFonts w:ascii="Garamond" w:hAnsi="Garamond"/>
          <w:b/>
        </w:rPr>
      </w:pPr>
    </w:p>
    <w:p w14:paraId="209C1A50" w14:textId="77777777" w:rsidR="001B5A43" w:rsidRPr="00DD077C" w:rsidRDefault="001B5A43" w:rsidP="001B5A43">
      <w:pPr>
        <w:widowControl w:val="0"/>
        <w:numPr>
          <w:ilvl w:val="0"/>
          <w:numId w:val="50"/>
        </w:numPr>
        <w:tabs>
          <w:tab w:val="clear" w:pos="540"/>
          <w:tab w:val="num" w:pos="720"/>
        </w:tabs>
        <w:autoSpaceDE w:val="0"/>
        <w:autoSpaceDN w:val="0"/>
        <w:adjustRightInd w:val="0"/>
        <w:ind w:left="720" w:hanging="360"/>
        <w:jc w:val="both"/>
        <w:rPr>
          <w:ins w:id="55" w:author="Comparison" w:date="2026-09-25T21:09:00Z" w16du:dateUtc="2026-09-26T01:09:00Z"/>
          <w:rFonts w:ascii="Garamond" w:hAnsi="Garamond"/>
          <w:b/>
        </w:rPr>
      </w:pPr>
      <w:ins w:id="56" w:author="Comparison" w:date="2026-09-25T21:09:00Z" w16du:dateUtc="2026-09-26T01:09:00Z">
        <w:r w:rsidRPr="00DD077C">
          <w:rPr>
            <w:rFonts w:ascii="Garamond" w:hAnsi="Garamond"/>
            <w:b/>
          </w:rPr>
          <w:t xml:space="preserve">Texas Public Finance Authority </w:t>
        </w:r>
        <w:r w:rsidR="005D1499">
          <w:rPr>
            <w:rFonts w:ascii="Garamond" w:hAnsi="Garamond"/>
            <w:b/>
          </w:rPr>
          <w:t>State of Texas General Obligation Commercial Paper Notes Series 2008 (Texas Juvenile Justice Department)</w:t>
        </w:r>
      </w:ins>
    </w:p>
    <w:p w14:paraId="1FAA3DF7" w14:textId="77777777" w:rsidR="00215ECF" w:rsidRDefault="00215ECF" w:rsidP="00215ECF">
      <w:pPr>
        <w:rPr>
          <w:ins w:id="57" w:author="Comparison" w:date="2026-09-25T21:09:00Z" w16du:dateUtc="2026-09-26T01:09:00Z"/>
          <w:rFonts w:ascii="Garamond" w:hAnsi="Garamond"/>
          <w:b/>
        </w:rPr>
      </w:pPr>
    </w:p>
    <w:p w14:paraId="6117EA78" w14:textId="77777777" w:rsidR="00850908" w:rsidRPr="00653C39" w:rsidRDefault="007D7166" w:rsidP="00653C39">
      <w:pPr>
        <w:pStyle w:val="ListParagraph"/>
        <w:jc w:val="both"/>
        <w:rPr>
          <w:ins w:id="58" w:author="Comparison" w:date="2026-09-25T21:09:00Z" w16du:dateUtc="2026-09-26T01:09:00Z"/>
          <w:rFonts w:ascii="Garamond" w:hAnsi="Garamond"/>
        </w:rPr>
      </w:pPr>
      <w:ins w:id="59" w:author="Comparison" w:date="2026-09-25T21:09:00Z" w16du:dateUtc="2026-09-26T01:09:00Z">
        <w:r w:rsidRPr="007D7166">
          <w:rPr>
            <w:rFonts w:ascii="Garamond" w:hAnsi="Garamond"/>
            <w:u w:val="single"/>
          </w:rPr>
          <w:t>Represent</w:t>
        </w:r>
        <w:r w:rsidR="00653C39" w:rsidRPr="00653C39">
          <w:rPr>
            <w:rFonts w:ascii="Garamond" w:hAnsi="Garamond"/>
            <w:u w:val="single"/>
          </w:rPr>
          <w:t xml:space="preserve">atives present were </w:t>
        </w:r>
        <w:r w:rsidRPr="007D7166">
          <w:rPr>
            <w:rFonts w:ascii="Garamond" w:hAnsi="Garamond"/>
          </w:rPr>
          <w:t>Lee Deviney, Executive Director, TPFA; John Hernandez, Deputy Executive Director, TPFA; John Barton, Senior Financial Analyst, TPFA; Art Hinojosa, Manager of Architecture and Engineering, TJJD; and Mike Waggoner, Account Manager for Construction, TJJD.</w:t>
        </w:r>
      </w:ins>
    </w:p>
    <w:p w14:paraId="6D8AF135" w14:textId="77777777" w:rsidR="00215ECF" w:rsidRDefault="00215ECF" w:rsidP="001B5A43">
      <w:pPr>
        <w:pStyle w:val="ListParagraph"/>
        <w:jc w:val="both"/>
        <w:rPr>
          <w:ins w:id="60" w:author="Comparison" w:date="2026-09-25T21:09:00Z" w16du:dateUtc="2026-09-26T01:09:00Z"/>
          <w:rFonts w:ascii="Garamond" w:hAnsi="Garamond"/>
          <w:b/>
        </w:rPr>
      </w:pPr>
    </w:p>
    <w:p w14:paraId="06546283" w14:textId="77777777" w:rsidR="00F86C23" w:rsidRPr="00372A79" w:rsidRDefault="00215ECF" w:rsidP="00F86C23">
      <w:pPr>
        <w:autoSpaceDE w:val="0"/>
        <w:autoSpaceDN w:val="0"/>
        <w:ind w:left="720"/>
        <w:jc w:val="both"/>
        <w:rPr>
          <w:ins w:id="61" w:author="Comparison" w:date="2026-09-25T21:09:00Z" w16du:dateUtc="2026-09-26T01:09:00Z"/>
          <w:rFonts w:ascii="Garamond" w:hAnsi="Garamond"/>
          <w:b/>
        </w:rPr>
      </w:pPr>
      <w:ins w:id="62" w:author="Comparison" w:date="2026-09-25T21:09:00Z" w16du:dateUtc="2026-09-26T01:09:00Z">
        <w:r w:rsidRPr="00DF10BF">
          <w:rPr>
            <w:rFonts w:ascii="Garamond" w:hAnsi="Garamond" w:cs="Arial"/>
            <w:bCs/>
            <w:caps/>
          </w:rPr>
          <w:t xml:space="preserve">UPON MOTION BY </w:t>
        </w:r>
        <w:r w:rsidR="005D1499">
          <w:rPr>
            <w:rFonts w:ascii="Garamond" w:hAnsi="Garamond" w:cs="Arial"/>
            <w:bCs/>
            <w:caps/>
          </w:rPr>
          <w:t>Hasan Mack</w:t>
        </w:r>
        <w:r w:rsidRPr="00DF10BF">
          <w:rPr>
            <w:rFonts w:ascii="Garamond" w:hAnsi="Garamond" w:cs="Arial"/>
            <w:bCs/>
            <w:caps/>
          </w:rPr>
          <w:t xml:space="preserve"> AND SECOND BY </w:t>
        </w:r>
        <w:r w:rsidR="001B5A43">
          <w:rPr>
            <w:rFonts w:ascii="Garamond" w:hAnsi="Garamond" w:cs="Arial"/>
            <w:bCs/>
            <w:caps/>
          </w:rPr>
          <w:t>serena kuvet</w:t>
        </w:r>
        <w:r w:rsidRPr="00DF10BF">
          <w:rPr>
            <w:rFonts w:ascii="Garamond" w:hAnsi="Garamond" w:cs="Arial"/>
            <w:bCs/>
            <w:caps/>
          </w:rPr>
          <w:t xml:space="preserve"> </w:t>
        </w:r>
        <w:r w:rsidR="001B5A43">
          <w:rPr>
            <w:rFonts w:ascii="Garamond" w:hAnsi="Garamond" w:cs="Arial"/>
            <w:bCs/>
            <w:caps/>
          </w:rPr>
          <w:t xml:space="preserve">the </w:t>
        </w:r>
        <w:r w:rsidRPr="00DF10BF">
          <w:rPr>
            <w:rFonts w:ascii="Garamond" w:hAnsi="Garamond" w:cs="Arial"/>
            <w:bCs/>
            <w:caps/>
          </w:rPr>
          <w:t xml:space="preserve">BOND REVIEW BOARD APPROVED </w:t>
        </w:r>
        <w:r w:rsidR="00DF10BF" w:rsidRPr="00DF10BF">
          <w:rPr>
            <w:rFonts w:ascii="Garamond" w:hAnsi="Garamond"/>
            <w:caps/>
          </w:rPr>
          <w:t xml:space="preserve">the </w:t>
        </w:r>
        <w:r w:rsidR="00F86C23" w:rsidRPr="00F86C23">
          <w:rPr>
            <w:rFonts w:ascii="Garamond" w:hAnsi="Garamond"/>
            <w:caps/>
          </w:rPr>
          <w:t>Texas Public Finance Authority</w:t>
        </w:r>
        <w:r w:rsidR="00E3441D">
          <w:rPr>
            <w:rFonts w:ascii="Garamond" w:hAnsi="Garamond"/>
            <w:caps/>
          </w:rPr>
          <w:t xml:space="preserve"> </w:t>
        </w:r>
        <w:r w:rsidR="005D1499">
          <w:rPr>
            <w:rFonts w:ascii="Garamond" w:hAnsi="Garamond"/>
            <w:caps/>
          </w:rPr>
          <w:t xml:space="preserve">State of Texas General Obligation Commercial Paper Notes Series 2008 for </w:t>
        </w:r>
        <w:r w:rsidR="00653C39">
          <w:rPr>
            <w:rFonts w:ascii="Garamond" w:hAnsi="Garamond"/>
            <w:caps/>
          </w:rPr>
          <w:t xml:space="preserve">the </w:t>
        </w:r>
        <w:r w:rsidR="005D1499">
          <w:rPr>
            <w:rFonts w:ascii="Garamond" w:hAnsi="Garamond"/>
            <w:caps/>
          </w:rPr>
          <w:t>Texas Juvenile Justice Department in the amount of $5,500,000 plus the costs of issuance and related administrative costs, if any as outlined in the application dated August 25, 2014.</w:t>
        </w:r>
      </w:ins>
    </w:p>
    <w:p w14:paraId="6E53F069" w14:textId="77777777" w:rsidR="000474DC" w:rsidRPr="000474DC" w:rsidRDefault="000474DC" w:rsidP="00DF10BF">
      <w:pPr>
        <w:ind w:left="720"/>
        <w:jc w:val="both"/>
        <w:rPr>
          <w:ins w:id="63" w:author="Comparison" w:date="2026-09-25T21:09:00Z" w16du:dateUtc="2026-09-26T01:09:00Z"/>
          <w:rFonts w:ascii="Garamond" w:hAnsi="Garamond"/>
          <w:caps/>
        </w:rPr>
      </w:pPr>
    </w:p>
    <w:p w14:paraId="253AEE86" w14:textId="77777777" w:rsidR="005D1499" w:rsidRDefault="005D1499" w:rsidP="001B5A43">
      <w:pPr>
        <w:numPr>
          <w:ilvl w:val="0"/>
          <w:numId w:val="51"/>
        </w:numPr>
        <w:tabs>
          <w:tab w:val="clear" w:pos="540"/>
          <w:tab w:val="num" w:pos="720"/>
        </w:tabs>
        <w:ind w:left="720" w:hanging="360"/>
        <w:jc w:val="both"/>
        <w:rPr>
          <w:ins w:id="64" w:author="Comparison" w:date="2026-09-25T21:09:00Z" w16du:dateUtc="2026-09-26T01:09:00Z"/>
          <w:rFonts w:ascii="Garamond" w:hAnsi="Garamond"/>
          <w:b/>
        </w:rPr>
      </w:pPr>
      <w:ins w:id="65" w:author="Comparison" w:date="2026-09-25T21:09:00Z" w16du:dateUtc="2026-09-26T01:09:00Z">
        <w:r>
          <w:rPr>
            <w:rFonts w:ascii="Garamond" w:hAnsi="Garamond"/>
            <w:b/>
          </w:rPr>
          <w:t xml:space="preserve">Texas Public Finance Authority Texas </w:t>
        </w:r>
        <w:r w:rsidR="001C35DA">
          <w:rPr>
            <w:rFonts w:ascii="Garamond" w:hAnsi="Garamond"/>
            <w:b/>
          </w:rPr>
          <w:t>W</w:t>
        </w:r>
        <w:r>
          <w:rPr>
            <w:rFonts w:ascii="Garamond" w:hAnsi="Garamond"/>
            <w:b/>
          </w:rPr>
          <w:t>indstorm Insurance Association Premium Revenue Taxable Bonds, Ser</w:t>
        </w:r>
        <w:r w:rsidR="00E218C5">
          <w:rPr>
            <w:rFonts w:ascii="Garamond" w:hAnsi="Garamond"/>
            <w:b/>
          </w:rPr>
          <w:t>ies</w:t>
        </w:r>
        <w:r>
          <w:rPr>
            <w:rFonts w:ascii="Garamond" w:hAnsi="Garamond"/>
            <w:b/>
          </w:rPr>
          <w:t xml:space="preserve"> 2014</w:t>
        </w:r>
      </w:ins>
    </w:p>
    <w:p w14:paraId="60DD4040" w14:textId="77777777" w:rsidR="00302A0A" w:rsidRDefault="00302A0A">
      <w:pPr>
        <w:ind w:left="720"/>
        <w:jc w:val="both"/>
        <w:rPr>
          <w:ins w:id="66" w:author="Comparison" w:date="2026-09-25T21:09:00Z" w16du:dateUtc="2026-09-26T01:09:00Z"/>
          <w:rFonts w:ascii="Garamond" w:hAnsi="Garamond"/>
          <w:b/>
        </w:rPr>
      </w:pPr>
    </w:p>
    <w:p w14:paraId="22F6D296" w14:textId="77777777" w:rsidR="00302A0A" w:rsidRDefault="007D7166">
      <w:pPr>
        <w:ind w:left="720"/>
        <w:jc w:val="both"/>
        <w:rPr>
          <w:ins w:id="67" w:author="Comparison" w:date="2026-09-25T21:09:00Z" w16du:dateUtc="2026-09-26T01:09:00Z"/>
          <w:rFonts w:ascii="Garamond" w:hAnsi="Garamond"/>
        </w:rPr>
      </w:pPr>
      <w:ins w:id="68" w:author="Comparison" w:date="2026-09-25T21:09:00Z" w16du:dateUtc="2026-09-26T01:09:00Z">
        <w:r w:rsidRPr="007D7166">
          <w:rPr>
            <w:rFonts w:ascii="Garamond" w:hAnsi="Garamond"/>
            <w:u w:val="single"/>
          </w:rPr>
          <w:lastRenderedPageBreak/>
          <w:t>Represent</w:t>
        </w:r>
        <w:r w:rsidR="00653C39">
          <w:rPr>
            <w:rFonts w:ascii="Garamond" w:hAnsi="Garamond"/>
            <w:u w:val="single"/>
          </w:rPr>
          <w:t>atives present were</w:t>
        </w:r>
        <w:r w:rsidR="00653C39">
          <w:rPr>
            <w:rFonts w:ascii="Garamond" w:hAnsi="Garamond"/>
          </w:rPr>
          <w:t xml:space="preserve"> </w:t>
        </w:r>
        <w:r w:rsidR="005D1499">
          <w:rPr>
            <w:rFonts w:ascii="Garamond" w:hAnsi="Garamond"/>
          </w:rPr>
          <w:t>Lee Deviney, Executive Director</w:t>
        </w:r>
        <w:r w:rsidR="00653C39">
          <w:rPr>
            <w:rFonts w:ascii="Garamond" w:hAnsi="Garamond"/>
          </w:rPr>
          <w:t xml:space="preserve">, TPFA; </w:t>
        </w:r>
        <w:r w:rsidR="005D1499">
          <w:rPr>
            <w:rFonts w:ascii="Garamond" w:hAnsi="Garamond"/>
          </w:rPr>
          <w:t>John Hernandez, Deputy Executive Director</w:t>
        </w:r>
        <w:r w:rsidR="00653C39">
          <w:rPr>
            <w:rFonts w:ascii="Garamond" w:hAnsi="Garamond"/>
          </w:rPr>
          <w:t xml:space="preserve">, TPFA; </w:t>
        </w:r>
        <w:r w:rsidR="00850908">
          <w:rPr>
            <w:rFonts w:ascii="Garamond" w:hAnsi="Garamond"/>
          </w:rPr>
          <w:t>John Barton, Senior Financial Analyst</w:t>
        </w:r>
        <w:r w:rsidR="00653C39">
          <w:rPr>
            <w:rFonts w:ascii="Garamond" w:hAnsi="Garamond"/>
          </w:rPr>
          <w:t>, TPFA</w:t>
        </w:r>
        <w:r w:rsidR="00653C39" w:rsidRPr="00D719E8">
          <w:rPr>
            <w:rFonts w:ascii="Garamond" w:hAnsi="Garamond"/>
          </w:rPr>
          <w:t>;</w:t>
        </w:r>
        <w:r w:rsidR="00D719E8" w:rsidRPr="00D719E8">
          <w:rPr>
            <w:rFonts w:ascii="Garamond" w:hAnsi="Garamond"/>
          </w:rPr>
          <w:t xml:space="preserve"> </w:t>
        </w:r>
        <w:r w:rsidR="00850908">
          <w:rPr>
            <w:rFonts w:ascii="Garamond" w:hAnsi="Garamond"/>
          </w:rPr>
          <w:t>Pete Gise, Chief Financial Officer</w:t>
        </w:r>
        <w:r w:rsidR="00653C39">
          <w:rPr>
            <w:rFonts w:ascii="Garamond" w:hAnsi="Garamond"/>
          </w:rPr>
          <w:t xml:space="preserve">, TWIA; and </w:t>
        </w:r>
        <w:r w:rsidR="00850908">
          <w:rPr>
            <w:rFonts w:ascii="Garamond" w:hAnsi="Garamond"/>
          </w:rPr>
          <w:t>David Durden, Vice President – Legal</w:t>
        </w:r>
        <w:r w:rsidR="00653C39">
          <w:rPr>
            <w:rFonts w:ascii="Garamond" w:hAnsi="Garamond"/>
          </w:rPr>
          <w:t xml:space="preserve">, TWIA. </w:t>
        </w:r>
      </w:ins>
    </w:p>
    <w:p w14:paraId="71F97737" w14:textId="77777777" w:rsidR="00302A0A" w:rsidRDefault="00302A0A">
      <w:pPr>
        <w:ind w:left="360"/>
        <w:jc w:val="both"/>
        <w:rPr>
          <w:ins w:id="69" w:author="Comparison" w:date="2026-09-25T21:09:00Z" w16du:dateUtc="2026-09-26T01:09:00Z"/>
          <w:rFonts w:ascii="Garamond" w:hAnsi="Garamond"/>
        </w:rPr>
      </w:pPr>
    </w:p>
    <w:p w14:paraId="50DA9AA1" w14:textId="01A15E91" w:rsidR="261AB77C" w:rsidRDefault="00850908">
      <w:pPr>
        <w:ind w:left="720"/>
        <w:jc w:val="both"/>
        <w:rPr>
          <w:rFonts w:ascii="Garamond" w:eastAsia="Calibri" w:hAnsi="Garamond"/>
          <w:rPrChange w:id="70" w:author="Comparison" w:date="2026-09-25T21:09:00Z" w16du:dateUtc="2026-09-26T01:09:00Z">
            <w:rPr>
              <w:rFonts w:ascii="Calibri" w:eastAsia="Calibri" w:hAnsi="Calibri" w:cs="Calibri"/>
            </w:rPr>
          </w:rPrChange>
        </w:rPr>
        <w:pPrChange w:id="71" w:author="Comparison" w:date="2026-09-25T21:09:00Z" w16du:dateUtc="2026-09-26T01:09:00Z">
          <w:pPr/>
        </w:pPrChange>
      </w:pPr>
      <w:ins w:id="72" w:author="Comparison" w:date="2026-09-25T21:09:00Z" w16du:dateUtc="2026-09-26T01:09:00Z">
        <w:r>
          <w:rPr>
            <w:rFonts w:ascii="Garamond" w:hAnsi="Garamond"/>
          </w:rPr>
          <w:t>UPON MOTION BY SERENA KUVET AND SECOND BY HASAN MACK THE                                                           BOND REVIEW BOARD</w:t>
        </w:r>
        <w:r w:rsidR="007D7166" w:rsidRPr="007D7166">
          <w:rPr>
            <w:rFonts w:ascii="Garamond" w:hAnsi="Garamond"/>
          </w:rPr>
          <w:t xml:space="preserve"> </w:t>
        </w:r>
        <w:r>
          <w:rPr>
            <w:rFonts w:ascii="Garamond" w:hAnsi="Garamond"/>
          </w:rPr>
          <w:t xml:space="preserve">APRROVED THE TEXAS PUBLIC FINANCE AUTHORITY TEXAS WINDSTORM INSURANCE </w:t>
        </w:r>
        <w:r w:rsidR="003821E0">
          <w:rPr>
            <w:rFonts w:ascii="Garamond" w:hAnsi="Garamond"/>
          </w:rPr>
          <w:t>ASSOCIATION</w:t>
        </w:r>
        <w:r>
          <w:rPr>
            <w:rFonts w:ascii="Garamond" w:hAnsi="Garamond"/>
          </w:rPr>
          <w:t xml:space="preserve"> PREMIUM REVENUE TAXABLE BONDS , SERIES 2014 IN A MAXIMUM PAR AND TOTAL PROCEEDS AMOUNT OF $500,000,000, AS OUTLINED IN THE APPLICATION DATED AUGUST </w:t>
        </w:r>
      </w:ins>
      <w:r w:rsidR="2876FABC">
        <w:rPr>
          <w:rFonts w:ascii="Garamond" w:eastAsia="Calibri" w:hAnsi="Garamond"/>
          <w:rPrChange w:id="73" w:author="Comparison" w:date="2026-09-25T21:09:00Z" w16du:dateUtc="2026-09-26T01:09:00Z">
            <w:rPr>
              <w:rFonts w:ascii="Calibri" w:eastAsia="Calibri" w:hAnsi="Calibri" w:cs="Calibri"/>
            </w:rPr>
          </w:rPrChange>
        </w:rPr>
        <w:t>7</w:t>
      </w:r>
      <w:ins w:id="74" w:author="Comparison" w:date="2026-09-25T21:09:00Z" w16du:dateUtc="2026-09-26T01:09:00Z">
        <w:r>
          <w:rPr>
            <w:rFonts w:ascii="Garamond" w:hAnsi="Garamond"/>
          </w:rPr>
          <w:t>, 2014 AND SUPPLEMENTS THROUGH AUGUST 28, 2014 WITH THE CAVEAT THAT THE TEXAS WINDSTORM INSURANCE ASSOCIATION WILL PROVIDE THE BOARD QUARTERLY REPORTS DETAILING THE EXPENDITURE OF BOND PROCEEDS UNTIL THE BONDS ARE WHOLLY REDEEMED OR DEFEASED.</w:t>
        </w:r>
      </w:ins>
      <w:del w:id="75" w:author="Comparison" w:date="2026-09-25T21:09:00Z" w16du:dateUtc="2026-09-26T01:09:00Z">
        <w:r w:rsidR="2876FABC" w:rsidRPr="2876FABC">
          <w:rPr>
            <w:rFonts w:ascii="Calibri" w:eastAsia="Calibri" w:hAnsi="Calibri" w:cs="Calibri"/>
          </w:rPr>
          <w:delText>:55pm by Rochelle</w:delText>
        </w:r>
      </w:del>
    </w:p>
    <w:p w14:paraId="0B8DB3B1" w14:textId="77777777" w:rsidR="00302A0A" w:rsidRDefault="00302A0A">
      <w:pPr>
        <w:jc w:val="both"/>
        <w:rPr>
          <w:ins w:id="76" w:author="Comparison" w:date="2026-09-25T21:09:00Z" w16du:dateUtc="2026-09-26T01:09:00Z"/>
          <w:rFonts w:ascii="Garamond" w:hAnsi="Garamond"/>
        </w:rPr>
      </w:pPr>
    </w:p>
    <w:p w14:paraId="5633316A" w14:textId="77777777" w:rsidR="00302A0A" w:rsidRDefault="00302A0A">
      <w:pPr>
        <w:ind w:left="360"/>
        <w:jc w:val="both"/>
        <w:rPr>
          <w:ins w:id="77" w:author="Comparison" w:date="2026-09-25T21:09:00Z" w16du:dateUtc="2026-09-26T01:09:00Z"/>
          <w:rFonts w:ascii="Garamond" w:hAnsi="Garamond"/>
        </w:rPr>
      </w:pPr>
    </w:p>
    <w:p w14:paraId="04FB9E7B" w14:textId="77777777" w:rsidR="001B5A43" w:rsidRPr="00CF4CE2" w:rsidRDefault="001B5A43" w:rsidP="001B5A43">
      <w:pPr>
        <w:numPr>
          <w:ilvl w:val="0"/>
          <w:numId w:val="51"/>
        </w:numPr>
        <w:tabs>
          <w:tab w:val="clear" w:pos="540"/>
          <w:tab w:val="num" w:pos="720"/>
        </w:tabs>
        <w:ind w:left="720" w:hanging="360"/>
        <w:jc w:val="both"/>
        <w:rPr>
          <w:ins w:id="78" w:author="Comparison" w:date="2026-09-25T21:09:00Z" w16du:dateUtc="2026-09-26T01:09:00Z"/>
          <w:rFonts w:ascii="Garamond" w:hAnsi="Garamond"/>
          <w:b/>
        </w:rPr>
      </w:pPr>
      <w:ins w:id="79" w:author="Comparison" w:date="2026-09-25T21:09:00Z" w16du:dateUtc="2026-09-26T01:09:00Z">
        <w:r w:rsidRPr="00CF4CE2">
          <w:rPr>
            <w:rFonts w:ascii="Garamond" w:hAnsi="Garamond"/>
            <w:b/>
          </w:rPr>
          <w:t>Date for Next Board Meeting</w:t>
        </w:r>
      </w:ins>
    </w:p>
    <w:p w14:paraId="43FB8889" w14:textId="77777777" w:rsidR="001B5A43" w:rsidRDefault="001B5A43" w:rsidP="001B5A43">
      <w:pPr>
        <w:pStyle w:val="ListParagraph"/>
        <w:jc w:val="both"/>
        <w:rPr>
          <w:ins w:id="80" w:author="Comparison" w:date="2026-09-25T21:09:00Z" w16du:dateUtc="2026-09-26T01:09:00Z"/>
          <w:rFonts w:ascii="Garamond" w:hAnsi="Garamond"/>
          <w:b/>
        </w:rPr>
      </w:pPr>
    </w:p>
    <w:p w14:paraId="23B1BDEC" w14:textId="77777777" w:rsidR="00653C39" w:rsidRDefault="001B5A43">
      <w:pPr>
        <w:pStyle w:val="ListParagraph"/>
        <w:jc w:val="both"/>
        <w:rPr>
          <w:ins w:id="81" w:author="Comparison" w:date="2026-09-25T21:09:00Z" w16du:dateUtc="2026-09-26T01:09:00Z"/>
        </w:rPr>
      </w:pPr>
      <w:ins w:id="82" w:author="Comparison" w:date="2026-09-25T21:09:00Z" w16du:dateUtc="2026-09-26T01:09:00Z">
        <w:r w:rsidRPr="00EF700E">
          <w:rPr>
            <w:rFonts w:ascii="Garamond" w:hAnsi="Garamond"/>
          </w:rPr>
          <w:t xml:space="preserve">The regular </w:t>
        </w:r>
        <w:r>
          <w:rPr>
            <w:rFonts w:ascii="Garamond" w:hAnsi="Garamond"/>
          </w:rPr>
          <w:t xml:space="preserve">Planning Session is scheduled for </w:t>
        </w:r>
        <w:r w:rsidR="00850908">
          <w:rPr>
            <w:rFonts w:ascii="Garamond" w:hAnsi="Garamond"/>
          </w:rPr>
          <w:t>2 pm</w:t>
        </w:r>
        <w:r w:rsidR="00D719E8">
          <w:rPr>
            <w:rFonts w:ascii="Garamond" w:hAnsi="Garamond"/>
          </w:rPr>
          <w:t>,</w:t>
        </w:r>
        <w:r w:rsidRPr="00EF700E">
          <w:rPr>
            <w:rFonts w:ascii="Garamond" w:hAnsi="Garamond"/>
          </w:rPr>
          <w:t xml:space="preserve"> </w:t>
        </w:r>
        <w:r w:rsidR="00850908">
          <w:rPr>
            <w:rFonts w:ascii="Garamond" w:hAnsi="Garamond"/>
          </w:rPr>
          <w:t>Monday, September 8</w:t>
        </w:r>
        <w:r w:rsidRPr="00EF700E">
          <w:rPr>
            <w:rFonts w:ascii="Garamond" w:hAnsi="Garamond"/>
          </w:rPr>
          <w:t>, 2014</w:t>
        </w:r>
        <w:r w:rsidR="007265CA">
          <w:rPr>
            <w:rFonts w:ascii="Garamond" w:hAnsi="Garamond"/>
          </w:rPr>
          <w:t>,</w:t>
        </w:r>
        <w:r w:rsidRPr="00EF700E">
          <w:rPr>
            <w:rFonts w:ascii="Garamond" w:hAnsi="Garamond"/>
          </w:rPr>
          <w:t xml:space="preserve"> </w:t>
        </w:r>
        <w:r>
          <w:rPr>
            <w:rFonts w:ascii="Garamond" w:hAnsi="Garamond"/>
          </w:rPr>
          <w:t>and the Board Meeting is scheduled for 10</w:t>
        </w:r>
        <w:r w:rsidR="003821E0">
          <w:rPr>
            <w:rFonts w:ascii="Garamond" w:hAnsi="Garamond"/>
          </w:rPr>
          <w:t xml:space="preserve">:00 </w:t>
        </w:r>
        <w:r>
          <w:rPr>
            <w:rFonts w:ascii="Garamond" w:hAnsi="Garamond"/>
          </w:rPr>
          <w:t>a</w:t>
        </w:r>
        <w:r w:rsidR="003821E0">
          <w:rPr>
            <w:rFonts w:ascii="Garamond" w:hAnsi="Garamond"/>
          </w:rPr>
          <w:t>.</w:t>
        </w:r>
        <w:r>
          <w:rPr>
            <w:rFonts w:ascii="Garamond" w:hAnsi="Garamond"/>
          </w:rPr>
          <w:t>m</w:t>
        </w:r>
        <w:r w:rsidR="003821E0">
          <w:rPr>
            <w:rFonts w:ascii="Garamond" w:hAnsi="Garamond"/>
          </w:rPr>
          <w:t>.</w:t>
        </w:r>
        <w:r>
          <w:rPr>
            <w:rFonts w:ascii="Garamond" w:hAnsi="Garamond"/>
          </w:rPr>
          <w:t xml:space="preserve"> Thursday</w:t>
        </w:r>
        <w:r w:rsidR="005B268F">
          <w:rPr>
            <w:rFonts w:ascii="Garamond" w:hAnsi="Garamond"/>
          </w:rPr>
          <w:t>,</w:t>
        </w:r>
        <w:r>
          <w:rPr>
            <w:rFonts w:ascii="Garamond" w:hAnsi="Garamond"/>
          </w:rPr>
          <w:t xml:space="preserve"> </w:t>
        </w:r>
        <w:r w:rsidR="00850908">
          <w:rPr>
            <w:rFonts w:ascii="Garamond" w:hAnsi="Garamond"/>
          </w:rPr>
          <w:t>September 18,</w:t>
        </w:r>
        <w:r w:rsidR="003821E0">
          <w:rPr>
            <w:rFonts w:ascii="Garamond" w:hAnsi="Garamond"/>
          </w:rPr>
          <w:t xml:space="preserve"> </w:t>
        </w:r>
        <w:r>
          <w:rPr>
            <w:rFonts w:ascii="Garamond" w:hAnsi="Garamond"/>
          </w:rPr>
          <w:t xml:space="preserve">2014 </w:t>
        </w:r>
        <w:r w:rsidRPr="00EF700E">
          <w:rPr>
            <w:rFonts w:ascii="Garamond" w:hAnsi="Garamond"/>
          </w:rPr>
          <w:t xml:space="preserve">in the Capitol Extension Room E2.026. </w:t>
        </w:r>
      </w:ins>
    </w:p>
    <w:p w14:paraId="74CFCB84" w14:textId="77777777" w:rsidR="001B5A43" w:rsidRPr="00CF4CE2" w:rsidRDefault="001B5A43" w:rsidP="001B5A43">
      <w:pPr>
        <w:pStyle w:val="ListParagraph"/>
        <w:jc w:val="both"/>
        <w:rPr>
          <w:ins w:id="83" w:author="Comparison" w:date="2026-09-25T21:09:00Z" w16du:dateUtc="2026-09-26T01:09:00Z"/>
          <w:rFonts w:ascii="Garamond" w:hAnsi="Garamond"/>
          <w:b/>
        </w:rPr>
      </w:pPr>
    </w:p>
    <w:p w14:paraId="092E2090" w14:textId="5EBDD262" w:rsidR="261AB77C" w:rsidRPr="00CF4CE2" w:rsidRDefault="2FAD80E0" w:rsidP="001B5A43">
      <w:pPr>
        <w:numPr>
          <w:ilvl w:val="0"/>
          <w:numId w:val="51"/>
        </w:numPr>
        <w:tabs>
          <w:tab w:val="clear" w:pos="540"/>
          <w:tab w:val="num" w:pos="630"/>
        </w:tabs>
        <w:ind w:left="720" w:hanging="360"/>
        <w:jc w:val="both"/>
        <w:rPr>
          <w:rFonts w:ascii="Garamond" w:eastAsia="Calibri" w:hAnsi="Garamond"/>
          <w:b/>
          <w:rPrChange w:id="84" w:author="Comparison" w:date="2026-09-25T21:09:00Z" w16du:dateUtc="2026-09-26T01:09:00Z">
            <w:rPr>
              <w:rFonts w:ascii="Calibri" w:eastAsia="Calibri" w:hAnsi="Calibri" w:cs="Calibri"/>
            </w:rPr>
          </w:rPrChange>
        </w:rPr>
        <w:pPrChange w:id="85" w:author="Comparison" w:date="2026-09-25T21:09:00Z" w16du:dateUtc="2026-09-26T01:09:00Z">
          <w:pPr/>
        </w:pPrChange>
      </w:pPr>
      <w:del w:id="86" w:author="Comparison" w:date="2026-09-25T21:09:00Z" w16du:dateUtc="2026-09-26T01:09:00Z">
        <w:r w:rsidRPr="2FAD80E0">
          <w:rPr>
            <w:rFonts w:ascii="Calibri" w:eastAsia="Calibri" w:hAnsi="Calibri" w:cs="Calibri"/>
          </w:rPr>
          <w:delText xml:space="preserve">Principle’s </w:delText>
        </w:r>
      </w:del>
      <w:r w:rsidRPr="00CF4CE2">
        <w:rPr>
          <w:rFonts w:ascii="Garamond" w:eastAsia="Calibri" w:hAnsi="Garamond"/>
          <w:b/>
          <w:rPrChange w:id="87" w:author="Comparison" w:date="2026-09-25T21:09:00Z" w16du:dateUtc="2026-09-26T01:09:00Z">
            <w:rPr>
              <w:rFonts w:ascii="Calibri" w:eastAsia="Calibri" w:hAnsi="Calibri" w:cs="Calibri"/>
            </w:rPr>
          </w:rPrChange>
        </w:rPr>
        <w:t>Report</w:t>
      </w:r>
      <w:ins w:id="88" w:author="Comparison" w:date="2026-09-25T21:09:00Z" w16du:dateUtc="2026-09-26T01:09:00Z">
        <w:r w:rsidR="001B5A43" w:rsidRPr="00CF4CE2">
          <w:rPr>
            <w:rFonts w:ascii="Garamond" w:hAnsi="Garamond"/>
            <w:b/>
          </w:rPr>
          <w:t xml:space="preserve"> from the Executive Director</w:t>
        </w:r>
      </w:ins>
    </w:p>
    <w:p w14:paraId="673B2C17" w14:textId="77777777" w:rsidR="001B5A43" w:rsidRPr="00CF4CE2" w:rsidRDefault="001B5A43" w:rsidP="001B5A43">
      <w:pPr>
        <w:rPr>
          <w:ins w:id="89" w:author="Comparison" w:date="2026-09-25T21:09:00Z" w16du:dateUtc="2026-09-26T01:09:00Z"/>
          <w:rFonts w:ascii="Garamond" w:hAnsi="Garamond"/>
          <w:b/>
        </w:rPr>
      </w:pPr>
    </w:p>
    <w:p w14:paraId="64174D5D" w14:textId="77777777" w:rsidR="00302A0A" w:rsidRDefault="007D7166">
      <w:pPr>
        <w:pStyle w:val="ListParagraph"/>
        <w:numPr>
          <w:ilvl w:val="0"/>
          <w:numId w:val="55"/>
        </w:numPr>
        <w:rPr>
          <w:ins w:id="90" w:author="Comparison" w:date="2026-09-25T21:09:00Z" w16du:dateUtc="2026-09-26T01:09:00Z"/>
          <w:rFonts w:ascii="Garamond" w:hAnsi="Garamond"/>
        </w:rPr>
      </w:pPr>
      <w:ins w:id="91" w:author="Comparison" w:date="2026-09-25T21:09:00Z" w16du:dateUtc="2026-09-26T01:09:00Z">
        <w:r w:rsidRPr="007D7166">
          <w:rPr>
            <w:rFonts w:ascii="Garamond" w:hAnsi="Garamond"/>
          </w:rPr>
          <w:t>Justin Groll</w:t>
        </w:r>
        <w:r w:rsidR="003821E0">
          <w:rPr>
            <w:rFonts w:ascii="Garamond" w:hAnsi="Garamond"/>
          </w:rPr>
          <w:t>, Project Manager on IT Database Project</w:t>
        </w:r>
        <w:r w:rsidR="00653C39">
          <w:rPr>
            <w:rFonts w:ascii="Garamond" w:hAnsi="Garamond"/>
          </w:rPr>
          <w:t xml:space="preserve"> gave a brief overview of the project timeline for performance testing of the new database. </w:t>
        </w:r>
      </w:ins>
    </w:p>
    <w:p w14:paraId="6CFFCEE9" w14:textId="77777777" w:rsidR="00302A0A" w:rsidRDefault="008F25B6">
      <w:pPr>
        <w:pStyle w:val="ListParagraph"/>
        <w:numPr>
          <w:ilvl w:val="0"/>
          <w:numId w:val="55"/>
        </w:numPr>
        <w:rPr>
          <w:ins w:id="92" w:author="Comparison" w:date="2026-09-25T21:09:00Z" w16du:dateUtc="2026-09-26T01:09:00Z"/>
          <w:rFonts w:ascii="Garamond" w:hAnsi="Garamond"/>
        </w:rPr>
      </w:pPr>
      <w:ins w:id="93" w:author="Comparison" w:date="2026-09-25T21:09:00Z" w16du:dateUtc="2026-09-26T01:09:00Z">
        <w:r>
          <w:rPr>
            <w:rFonts w:ascii="Garamond" w:hAnsi="Garamond"/>
          </w:rPr>
          <w:t>Staff submitted the 2016-2017 Capital Expenditure Plan to the board and to the LBB September 3, 2014.</w:t>
        </w:r>
      </w:ins>
    </w:p>
    <w:p w14:paraId="2CB1B097" w14:textId="77777777" w:rsidR="00302A0A" w:rsidRDefault="008F25B6">
      <w:pPr>
        <w:pStyle w:val="ListParagraph"/>
        <w:numPr>
          <w:ilvl w:val="0"/>
          <w:numId w:val="55"/>
        </w:numPr>
        <w:rPr>
          <w:ins w:id="94" w:author="Comparison" w:date="2026-09-25T21:09:00Z" w16du:dateUtc="2026-09-26T01:09:00Z"/>
          <w:rFonts w:ascii="Garamond" w:hAnsi="Garamond"/>
        </w:rPr>
      </w:pPr>
      <w:ins w:id="95" w:author="Comparison" w:date="2026-09-25T21:09:00Z" w16du:dateUtc="2026-09-26T01:09:00Z">
        <w:r>
          <w:rPr>
            <w:rFonts w:ascii="Garamond" w:hAnsi="Garamond"/>
          </w:rPr>
          <w:t>The Texas Tribune has used BRB data to create a new section of their website called The Local Debt Explorer, which contains the local debt searchable by zip code for cities, counties and school districts.</w:t>
        </w:r>
      </w:ins>
    </w:p>
    <w:p w14:paraId="37D05292" w14:textId="77777777" w:rsidR="00302A0A" w:rsidRDefault="008F25B6">
      <w:pPr>
        <w:pStyle w:val="ListParagraph"/>
        <w:numPr>
          <w:ilvl w:val="0"/>
          <w:numId w:val="55"/>
        </w:numPr>
        <w:rPr>
          <w:ins w:id="96" w:author="Comparison" w:date="2026-09-25T21:09:00Z" w16du:dateUtc="2026-09-26T01:09:00Z"/>
          <w:rFonts w:ascii="Garamond" w:hAnsi="Garamond"/>
        </w:rPr>
      </w:pPr>
      <w:ins w:id="97" w:author="Comparison" w:date="2026-09-25T21:09:00Z" w16du:dateUtc="2026-09-26T01:09:00Z">
        <w:r>
          <w:rPr>
            <w:rFonts w:ascii="Garamond" w:hAnsi="Garamond"/>
          </w:rPr>
          <w:t>Rob Latsha, Senior Financial Analyst</w:t>
        </w:r>
        <w:r w:rsidR="00653C39">
          <w:rPr>
            <w:rFonts w:ascii="Garamond" w:hAnsi="Garamond"/>
          </w:rPr>
          <w:t xml:space="preserve"> gave a brief overview of the applications received since the August 15, 2014 </w:t>
        </w:r>
        <w:r>
          <w:rPr>
            <w:rFonts w:ascii="Garamond" w:hAnsi="Garamond"/>
          </w:rPr>
          <w:t>P</w:t>
        </w:r>
        <w:r w:rsidR="00653C39">
          <w:rPr>
            <w:rFonts w:ascii="Garamond" w:hAnsi="Garamond"/>
          </w:rPr>
          <w:t xml:space="preserve">rivate Activity Bond Program sub ceiling collapse date. </w:t>
        </w:r>
      </w:ins>
    </w:p>
    <w:p w14:paraId="4DFC69FA" w14:textId="77777777" w:rsidR="00302A0A" w:rsidRDefault="008F25B6">
      <w:pPr>
        <w:pStyle w:val="ListParagraph"/>
        <w:numPr>
          <w:ilvl w:val="0"/>
          <w:numId w:val="55"/>
        </w:numPr>
        <w:rPr>
          <w:ins w:id="98" w:author="Comparison" w:date="2026-09-25T21:09:00Z" w16du:dateUtc="2026-09-26T01:09:00Z"/>
          <w:rFonts w:ascii="Garamond" w:hAnsi="Garamond"/>
        </w:rPr>
      </w:pPr>
      <w:ins w:id="99" w:author="Comparison" w:date="2026-09-25T21:09:00Z" w16du:dateUtc="2026-09-26T01:09:00Z">
        <w:r>
          <w:rPr>
            <w:rFonts w:ascii="Garamond" w:hAnsi="Garamond"/>
          </w:rPr>
          <w:t xml:space="preserve">Staff has sent out the annual issuer letter requiring all issuers to reply with their reports for fiscal year </w:t>
        </w:r>
        <w:r w:rsidR="00653C39">
          <w:rPr>
            <w:rFonts w:ascii="Garamond" w:hAnsi="Garamond"/>
          </w:rPr>
          <w:t>2014</w:t>
        </w:r>
        <w:r w:rsidR="00214620">
          <w:rPr>
            <w:rFonts w:ascii="Garamond" w:hAnsi="Garamond"/>
          </w:rPr>
          <w:t xml:space="preserve"> by</w:t>
        </w:r>
        <w:r w:rsidR="00653C39">
          <w:rPr>
            <w:rFonts w:ascii="Garamond" w:hAnsi="Garamond"/>
          </w:rPr>
          <w:t xml:space="preserve"> September 15, 2014</w:t>
        </w:r>
        <w:r>
          <w:rPr>
            <w:rFonts w:ascii="Garamond" w:hAnsi="Garamond"/>
          </w:rPr>
          <w:t xml:space="preserve">. </w:t>
        </w:r>
      </w:ins>
    </w:p>
    <w:p w14:paraId="677A8BD6" w14:textId="77777777" w:rsidR="00302A0A" w:rsidRDefault="00214620">
      <w:pPr>
        <w:pStyle w:val="ListParagraph"/>
        <w:numPr>
          <w:ilvl w:val="0"/>
          <w:numId w:val="55"/>
        </w:numPr>
        <w:rPr>
          <w:ins w:id="100" w:author="Comparison" w:date="2026-09-25T21:09:00Z" w16du:dateUtc="2026-09-26T01:09:00Z"/>
          <w:rFonts w:ascii="Garamond" w:hAnsi="Garamond"/>
        </w:rPr>
      </w:pPr>
      <w:ins w:id="101" w:author="Comparison" w:date="2026-09-25T21:09:00Z" w16du:dateUtc="2026-09-26T01:09:00Z">
        <w:r>
          <w:rPr>
            <w:rFonts w:ascii="Garamond" w:hAnsi="Garamond"/>
          </w:rPr>
          <w:t>BRB staff is</w:t>
        </w:r>
        <w:r w:rsidR="008F25B6">
          <w:rPr>
            <w:rFonts w:ascii="Garamond" w:hAnsi="Garamond"/>
          </w:rPr>
          <w:t xml:space="preserve"> </w:t>
        </w:r>
        <w:r>
          <w:rPr>
            <w:rFonts w:ascii="Garamond" w:hAnsi="Garamond"/>
          </w:rPr>
          <w:t xml:space="preserve">expecting </w:t>
        </w:r>
        <w:r w:rsidR="008F25B6">
          <w:rPr>
            <w:rFonts w:ascii="Garamond" w:hAnsi="Garamond"/>
          </w:rPr>
          <w:t>three charter school transactions</w:t>
        </w:r>
        <w:r>
          <w:rPr>
            <w:rFonts w:ascii="Garamond" w:hAnsi="Garamond"/>
          </w:rPr>
          <w:t xml:space="preserve"> submitted by TPFA</w:t>
        </w:r>
        <w:r w:rsidR="008F25B6">
          <w:rPr>
            <w:rFonts w:ascii="Garamond" w:hAnsi="Garamond"/>
          </w:rPr>
          <w:t xml:space="preserve"> on the exempt track by the end of this week. </w:t>
        </w:r>
      </w:ins>
    </w:p>
    <w:p w14:paraId="63537FC9" w14:textId="77777777" w:rsidR="00302A0A" w:rsidRDefault="008F25B6">
      <w:pPr>
        <w:pStyle w:val="ListParagraph"/>
        <w:numPr>
          <w:ilvl w:val="0"/>
          <w:numId w:val="55"/>
        </w:numPr>
        <w:rPr>
          <w:ins w:id="102" w:author="Comparison" w:date="2026-09-25T21:09:00Z" w16du:dateUtc="2026-09-26T01:09:00Z"/>
          <w:rFonts w:ascii="Garamond" w:hAnsi="Garamond"/>
        </w:rPr>
      </w:pPr>
      <w:ins w:id="103" w:author="Comparison" w:date="2026-09-25T21:09:00Z" w16du:dateUtc="2026-09-26T01:09:00Z">
        <w:r>
          <w:rPr>
            <w:rFonts w:ascii="Garamond" w:hAnsi="Garamond"/>
          </w:rPr>
          <w:t xml:space="preserve">Staff is also working on a </w:t>
        </w:r>
        <w:r w:rsidR="00D52629">
          <w:rPr>
            <w:rFonts w:ascii="Garamond" w:hAnsi="Garamond"/>
          </w:rPr>
          <w:t>$</w:t>
        </w:r>
        <w:r>
          <w:rPr>
            <w:rFonts w:ascii="Garamond" w:hAnsi="Garamond"/>
          </w:rPr>
          <w:t xml:space="preserve">1.7 billion </w:t>
        </w:r>
        <w:r w:rsidR="00214620">
          <w:rPr>
            <w:rFonts w:ascii="Garamond" w:hAnsi="Garamond"/>
          </w:rPr>
          <w:t xml:space="preserve">Texas Transportation Commission </w:t>
        </w:r>
        <w:r>
          <w:rPr>
            <w:rFonts w:ascii="Garamond" w:hAnsi="Garamond"/>
          </w:rPr>
          <w:t xml:space="preserve">HIGO transaction and expects </w:t>
        </w:r>
        <w:r w:rsidR="00D52629">
          <w:rPr>
            <w:rFonts w:ascii="Garamond" w:hAnsi="Garamond"/>
          </w:rPr>
          <w:t>to receive an NOI</w:t>
        </w:r>
        <w:r w:rsidR="00214620">
          <w:rPr>
            <w:rFonts w:ascii="Garamond" w:hAnsi="Garamond"/>
          </w:rPr>
          <w:t xml:space="preserve"> by the end of the week</w:t>
        </w:r>
        <w:r w:rsidR="00D52629">
          <w:rPr>
            <w:rFonts w:ascii="Garamond" w:hAnsi="Garamond"/>
          </w:rPr>
          <w:t xml:space="preserve"> for approximately $285 million for Texas Transportation Commission Second</w:t>
        </w:r>
        <w:r w:rsidR="008412E0">
          <w:rPr>
            <w:rFonts w:ascii="Garamond" w:hAnsi="Garamond"/>
          </w:rPr>
          <w:t>-T</w:t>
        </w:r>
        <w:r w:rsidR="00D719E8">
          <w:rPr>
            <w:rFonts w:ascii="Garamond" w:hAnsi="Garamond"/>
          </w:rPr>
          <w:t>ier</w:t>
        </w:r>
        <w:r w:rsidR="00D52629">
          <w:rPr>
            <w:rFonts w:ascii="Garamond" w:hAnsi="Garamond"/>
          </w:rPr>
          <w:t xml:space="preserve"> Total Revenue Note Transaction. </w:t>
        </w:r>
      </w:ins>
    </w:p>
    <w:p w14:paraId="155A2334" w14:textId="77777777" w:rsidR="00302A0A" w:rsidRDefault="00302A0A">
      <w:pPr>
        <w:pStyle w:val="ListParagraph"/>
        <w:rPr>
          <w:ins w:id="104" w:author="Comparison" w:date="2026-09-25T21:09:00Z" w16du:dateUtc="2026-09-26T01:09:00Z"/>
          <w:rFonts w:ascii="Garamond" w:hAnsi="Garamond"/>
        </w:rPr>
      </w:pPr>
    </w:p>
    <w:p w14:paraId="3E054BEC" w14:textId="77777777" w:rsidR="00302A0A" w:rsidRDefault="00302A0A">
      <w:pPr>
        <w:pStyle w:val="ListParagraph"/>
        <w:rPr>
          <w:ins w:id="105" w:author="Comparison" w:date="2026-09-25T21:09:00Z" w16du:dateUtc="2026-09-26T01:09:00Z"/>
          <w:b/>
          <w:highlight w:val="yellow"/>
        </w:rPr>
      </w:pPr>
    </w:p>
    <w:p w14:paraId="6C3E61E4" w14:textId="77777777" w:rsidR="001B5A43" w:rsidRPr="00CF4CE2" w:rsidRDefault="001B5A43" w:rsidP="001B5A43">
      <w:pPr>
        <w:numPr>
          <w:ilvl w:val="0"/>
          <w:numId w:val="51"/>
        </w:numPr>
        <w:tabs>
          <w:tab w:val="clear" w:pos="540"/>
          <w:tab w:val="num" w:pos="630"/>
        </w:tabs>
        <w:ind w:left="630" w:hanging="270"/>
        <w:jc w:val="both"/>
        <w:rPr>
          <w:ins w:id="106" w:author="Comparison" w:date="2026-09-25T21:09:00Z" w16du:dateUtc="2026-09-26T01:09:00Z"/>
          <w:rFonts w:ascii="Garamond" w:hAnsi="Garamond"/>
          <w:b/>
        </w:rPr>
      </w:pPr>
      <w:ins w:id="107" w:author="Comparison" w:date="2026-09-25T21:09:00Z" w16du:dateUtc="2026-09-26T01:09:00Z">
        <w:r w:rsidRPr="00CF4CE2">
          <w:rPr>
            <w:rFonts w:ascii="Garamond" w:hAnsi="Garamond"/>
            <w:b/>
          </w:rPr>
          <w:t>Adjourn</w:t>
        </w:r>
      </w:ins>
    </w:p>
    <w:p w14:paraId="303E5AC5" w14:textId="77777777" w:rsidR="001B5A43" w:rsidRPr="006F2DDE" w:rsidRDefault="001B5A43" w:rsidP="001B5A43">
      <w:pPr>
        <w:pStyle w:val="ListParagraph"/>
        <w:rPr>
          <w:ins w:id="108" w:author="Comparison" w:date="2026-09-25T21:09:00Z" w16du:dateUtc="2026-09-26T01:09:00Z"/>
          <w:rFonts w:ascii="Garamond" w:hAnsi="Garamond"/>
        </w:rPr>
      </w:pPr>
    </w:p>
    <w:p w14:paraId="3D3464BD" w14:textId="62B43855" w:rsidR="2FAD80E0" w:rsidRDefault="00215ECF" w:rsidP="2FAD80E0">
      <w:pPr>
        <w:rPr>
          <w:del w:id="109" w:author="Comparison" w:date="2026-09-25T21:09:00Z" w16du:dateUtc="2026-09-26T01:09:00Z"/>
          <w:rFonts w:ascii="Calibri" w:eastAsia="Calibri" w:hAnsi="Calibri" w:cs="Calibri"/>
        </w:rPr>
      </w:pPr>
      <w:ins w:id="110" w:author="Comparison" w:date="2026-09-25T21:09:00Z" w16du:dateUtc="2026-09-26T01:09:00Z">
        <w:r w:rsidRPr="00DF10BF">
          <w:rPr>
            <w:rFonts w:ascii="Garamond" w:hAnsi="Garamond"/>
          </w:rPr>
          <w:t xml:space="preserve">There being no further business, the meeting adjourned at </w:t>
        </w:r>
        <w:r w:rsidR="00850908">
          <w:rPr>
            <w:rFonts w:ascii="Garamond" w:hAnsi="Garamond"/>
          </w:rPr>
          <w:t>10:21a.m</w:t>
        </w:r>
        <w:r w:rsidRPr="00DF10BF">
          <w:rPr>
            <w:rFonts w:ascii="Garamond" w:hAnsi="Garamond"/>
          </w:rPr>
          <w:t>.</w:t>
        </w:r>
      </w:ins>
      <w:del w:id="111" w:author="Comparison" w:date="2026-09-25T21:09:00Z" w16du:dateUtc="2026-09-26T01:09:00Z">
        <w:r w:rsidR="2FAD80E0" w:rsidRPr="2FAD80E0">
          <w:rPr>
            <w:rFonts w:ascii="Calibri" w:eastAsia="Calibri" w:hAnsi="Calibri" w:cs="Calibri"/>
          </w:rPr>
          <w:delText>School Update</w:delText>
        </w:r>
      </w:del>
    </w:p>
    <w:p w14:paraId="3048C5C4" w14:textId="20715A8B" w:rsidR="2FAD80E0" w:rsidRDefault="654AA5E7" w:rsidP="654AA5E7">
      <w:pPr>
        <w:pStyle w:val="ListParagraph"/>
        <w:numPr>
          <w:ilvl w:val="0"/>
          <w:numId w:val="5"/>
        </w:numPr>
        <w:rPr>
          <w:del w:id="112" w:author="Comparison" w:date="2026-09-25T21:09:00Z" w16du:dateUtc="2026-09-26T01:09:00Z"/>
        </w:rPr>
      </w:pPr>
      <w:del w:id="113" w:author="Comparison" w:date="2026-09-25T21:09:00Z" w16du:dateUtc="2026-09-26T01:09:00Z">
        <w:r w:rsidRPr="654AA5E7">
          <w:rPr>
            <w:rFonts w:ascii="Calibri" w:eastAsia="Calibri" w:hAnsi="Calibri" w:cs="Calibri"/>
          </w:rPr>
          <w:delText>Remembrance Day Services and Cities Volleyball were held and were great successes.</w:delText>
        </w:r>
      </w:del>
    </w:p>
    <w:p w14:paraId="73BA4F46" w14:textId="45685ED3" w:rsidR="2FAD80E0" w:rsidRDefault="2FAD80E0" w:rsidP="2FAD80E0">
      <w:pPr>
        <w:pStyle w:val="ListParagraph"/>
        <w:numPr>
          <w:ilvl w:val="0"/>
          <w:numId w:val="5"/>
        </w:numPr>
        <w:rPr>
          <w:del w:id="114" w:author="Comparison" w:date="2026-09-25T21:09:00Z" w16du:dateUtc="2026-09-26T01:09:00Z"/>
        </w:rPr>
      </w:pPr>
      <w:del w:id="115" w:author="Comparison" w:date="2026-09-25T21:09:00Z" w16du:dateUtc="2026-09-26T01:09:00Z">
        <w:r w:rsidRPr="2FAD80E0">
          <w:rPr>
            <w:rFonts w:ascii="Calibri" w:eastAsia="Calibri" w:hAnsi="Calibri" w:cs="Calibri"/>
          </w:rPr>
          <w:delText xml:space="preserve">Lions Swimming Program Funding – typically they fund $1500, between fee increases and the large number of students (45 kids) est. Cost this year is $3000. </w:delText>
        </w:r>
      </w:del>
    </w:p>
    <w:p w14:paraId="24D76BCD" w14:textId="61224094" w:rsidR="2FAD80E0" w:rsidRDefault="2FAD80E0" w:rsidP="2FAD80E0">
      <w:pPr>
        <w:pStyle w:val="ListParagraph"/>
        <w:numPr>
          <w:ilvl w:val="0"/>
          <w:numId w:val="5"/>
        </w:numPr>
        <w:rPr>
          <w:del w:id="116" w:author="Comparison" w:date="2026-09-25T21:09:00Z" w16du:dateUtc="2026-09-26T01:09:00Z"/>
        </w:rPr>
      </w:pPr>
      <w:del w:id="117" w:author="Comparison" w:date="2026-09-25T21:09:00Z" w16du:dateUtc="2026-09-26T01:09:00Z">
        <w:r w:rsidRPr="2FAD80E0">
          <w:rPr>
            <w:rFonts w:ascii="Calibri" w:eastAsia="Calibri" w:hAnsi="Calibri" w:cs="Calibri"/>
          </w:rPr>
          <w:delText>Chromebooks Update – November deal is in effect and the order is being processed. Which will be revealed at the Christmas Lunch with a big bow.</w:delText>
        </w:r>
      </w:del>
    </w:p>
    <w:p w14:paraId="37469F70" w14:textId="5854BC37" w:rsidR="2FAD80E0" w:rsidRDefault="2FAD80E0" w:rsidP="2FAD80E0">
      <w:pPr>
        <w:pStyle w:val="ListParagraph"/>
        <w:numPr>
          <w:ilvl w:val="0"/>
          <w:numId w:val="5"/>
        </w:numPr>
        <w:rPr>
          <w:del w:id="118" w:author="Comparison" w:date="2026-09-25T21:09:00Z" w16du:dateUtc="2026-09-26T01:09:00Z"/>
        </w:rPr>
      </w:pPr>
      <w:del w:id="119" w:author="Comparison" w:date="2026-09-25T21:09:00Z" w16du:dateUtc="2026-09-26T01:09:00Z">
        <w:r w:rsidRPr="2FAD80E0">
          <w:rPr>
            <w:rFonts w:ascii="Calibri" w:eastAsia="Calibri" w:hAnsi="Calibri" w:cs="Calibri"/>
          </w:rPr>
          <w:delText xml:space="preserve">Fundraising offer – Cindy Minchuk sells party lite and would be willing to do a fundraiser with the school. </w:delText>
        </w:r>
      </w:del>
    </w:p>
    <w:p w14:paraId="1608C1FD" w14:textId="4B006CEF" w:rsidR="2FAD80E0" w:rsidRDefault="654AA5E7" w:rsidP="654AA5E7">
      <w:pPr>
        <w:pStyle w:val="ListParagraph"/>
        <w:numPr>
          <w:ilvl w:val="0"/>
          <w:numId w:val="5"/>
        </w:numPr>
        <w:rPr>
          <w:del w:id="120" w:author="Comparison" w:date="2026-09-25T21:09:00Z" w16du:dateUtc="2026-09-26T01:09:00Z"/>
        </w:rPr>
      </w:pPr>
      <w:del w:id="121" w:author="Comparison" w:date="2026-09-25T21:09:00Z" w16du:dateUtc="2026-09-26T01:09:00Z">
        <w:r w:rsidRPr="654AA5E7">
          <w:rPr>
            <w:rFonts w:ascii="Calibri" w:eastAsia="Calibri" w:hAnsi="Calibri" w:cs="Calibri"/>
          </w:rPr>
          <w:delText xml:space="preserve">Approval for Floor Hockey – Amanda Goltz is supervising Co-ed Floor Hockey, Ms. Castle is in the building and available to assist if need be. </w:delText>
        </w:r>
      </w:del>
    </w:p>
    <w:p w14:paraId="3A66FB41" w14:textId="472551BF" w:rsidR="2FAD80E0" w:rsidRDefault="2FAD80E0" w:rsidP="2FAD80E0">
      <w:pPr>
        <w:pStyle w:val="ListParagraph"/>
        <w:numPr>
          <w:ilvl w:val="0"/>
          <w:numId w:val="5"/>
        </w:numPr>
        <w:rPr>
          <w:del w:id="122" w:author="Comparison" w:date="2026-09-25T21:09:00Z" w16du:dateUtc="2026-09-26T01:09:00Z"/>
        </w:rPr>
      </w:pPr>
      <w:del w:id="123" w:author="Comparison" w:date="2026-09-25T21:09:00Z" w16du:dateUtc="2026-09-26T01:09:00Z">
        <w:r w:rsidRPr="2FAD80E0">
          <w:rPr>
            <w:rFonts w:ascii="Calibri" w:eastAsia="Calibri" w:hAnsi="Calibri" w:cs="Calibri"/>
          </w:rPr>
          <w:delText>Staff Recognition – Dean is celebrating 10 yrs with the GSSD/ 15 yrs overal teaching. Dean has offered to donate the proceeds to be put towards the charge cart. The SCC would like a plaque or something to acknowledge the generous donation he is making.</w:delText>
        </w:r>
      </w:del>
    </w:p>
    <w:p w14:paraId="78B22938" w14:textId="0006F49B" w:rsidR="2FAD80E0" w:rsidRDefault="2FAD80E0" w:rsidP="2FAD80E0">
      <w:pPr>
        <w:pStyle w:val="ListParagraph"/>
        <w:numPr>
          <w:ilvl w:val="0"/>
          <w:numId w:val="5"/>
        </w:numPr>
        <w:rPr>
          <w:del w:id="124" w:author="Comparison" w:date="2026-09-25T21:09:00Z" w16du:dateUtc="2026-09-26T01:09:00Z"/>
        </w:rPr>
      </w:pPr>
      <w:del w:id="125" w:author="Comparison" w:date="2026-09-25T21:09:00Z" w16du:dateUtc="2026-09-26T01:09:00Z">
        <w:r w:rsidRPr="2FAD80E0">
          <w:rPr>
            <w:rFonts w:ascii="Calibri" w:eastAsia="Calibri" w:hAnsi="Calibri" w:cs="Calibri"/>
          </w:rPr>
          <w:delText>Ms. Friesen issued a kindness challenge and encouraged the kids to perform random acts of kindness.</w:delText>
        </w:r>
      </w:del>
    </w:p>
    <w:p w14:paraId="64D3E9EF" w14:textId="1E84ECD2" w:rsidR="2FAD80E0" w:rsidRDefault="654AA5E7" w:rsidP="654AA5E7">
      <w:pPr>
        <w:pStyle w:val="ListParagraph"/>
        <w:numPr>
          <w:ilvl w:val="0"/>
          <w:numId w:val="5"/>
        </w:numPr>
        <w:rPr>
          <w:del w:id="126" w:author="Comparison" w:date="2026-09-25T21:09:00Z" w16du:dateUtc="2026-09-26T01:09:00Z"/>
        </w:rPr>
      </w:pPr>
      <w:del w:id="127" w:author="Comparison" w:date="2026-09-25T21:09:00Z" w16du:dateUtc="2026-09-26T01:09:00Z">
        <w:r w:rsidRPr="654AA5E7">
          <w:rPr>
            <w:rFonts w:ascii="Calibri" w:eastAsia="Calibri" w:hAnsi="Calibri" w:cs="Calibri"/>
          </w:rPr>
          <w:delText>In Focus, the School division newsletter, will feature the Springside 100 yrs and in the future, the donation of the Chromebooks and charge cart purchased by the SCC.</w:delText>
        </w:r>
      </w:del>
    </w:p>
    <w:p w14:paraId="50565256" w14:textId="4F7434C2" w:rsidR="2FAD80E0" w:rsidRDefault="2FAD80E0" w:rsidP="2FAD80E0">
      <w:pPr>
        <w:pStyle w:val="ListParagraph"/>
        <w:numPr>
          <w:ilvl w:val="0"/>
          <w:numId w:val="5"/>
        </w:numPr>
        <w:rPr>
          <w:del w:id="128" w:author="Comparison" w:date="2026-09-25T21:09:00Z" w16du:dateUtc="2026-09-26T01:09:00Z"/>
        </w:rPr>
      </w:pPr>
      <w:del w:id="129" w:author="Comparison" w:date="2026-09-25T21:09:00Z" w16du:dateUtc="2026-09-26T01:09:00Z">
        <w:r w:rsidRPr="2FAD80E0">
          <w:rPr>
            <w:rFonts w:ascii="Calibri" w:eastAsia="Calibri" w:hAnsi="Calibri" w:cs="Calibri"/>
          </w:rPr>
          <w:delText>Penny will be sending out a family engagement survey in December.</w:delText>
        </w:r>
      </w:del>
    </w:p>
    <w:p w14:paraId="10281A07" w14:textId="2AE918B7" w:rsidR="2FAD80E0" w:rsidRDefault="2FAD80E0" w:rsidP="2FAD80E0">
      <w:pPr>
        <w:ind w:left="360"/>
        <w:rPr>
          <w:del w:id="130" w:author="Comparison" w:date="2026-09-25T21:09:00Z" w16du:dateUtc="2026-09-26T01:09:00Z"/>
          <w:rFonts w:ascii="Calibri" w:eastAsia="Calibri" w:hAnsi="Calibri" w:cs="Calibri"/>
        </w:rPr>
      </w:pPr>
      <w:del w:id="131" w:author="Comparison" w:date="2026-09-25T21:09:00Z" w16du:dateUtc="2026-09-26T01:09:00Z">
        <w:r w:rsidRPr="2FAD80E0">
          <w:rPr>
            <w:rFonts w:ascii="Calibri" w:eastAsia="Calibri" w:hAnsi="Calibri" w:cs="Calibri"/>
          </w:rPr>
          <w:delText>Important Dates</w:delText>
        </w:r>
      </w:del>
    </w:p>
    <w:p w14:paraId="26DA70CA" w14:textId="32476DAC" w:rsidR="2FAD80E0" w:rsidRDefault="2FAD80E0" w:rsidP="2FAD80E0">
      <w:pPr>
        <w:pStyle w:val="ListParagraph"/>
        <w:numPr>
          <w:ilvl w:val="0"/>
          <w:numId w:val="3"/>
        </w:numPr>
        <w:rPr>
          <w:del w:id="132" w:author="Comparison" w:date="2026-09-25T21:09:00Z" w16du:dateUtc="2026-09-26T01:09:00Z"/>
        </w:rPr>
      </w:pPr>
      <w:del w:id="133" w:author="Comparison" w:date="2026-09-25T21:09:00Z" w16du:dateUtc="2026-09-26T01:09:00Z">
        <w:r w:rsidRPr="2FAD80E0">
          <w:rPr>
            <w:rFonts w:ascii="Calibri" w:eastAsia="Calibri" w:hAnsi="Calibri" w:cs="Calibri"/>
          </w:rPr>
          <w:delText>November 22 – Report cards, SCC Hot Lunch</w:delText>
        </w:r>
      </w:del>
    </w:p>
    <w:p w14:paraId="539A15E8" w14:textId="57E42943" w:rsidR="2FAD80E0" w:rsidRDefault="2FAD80E0" w:rsidP="2FAD80E0">
      <w:pPr>
        <w:pStyle w:val="ListParagraph"/>
        <w:numPr>
          <w:ilvl w:val="0"/>
          <w:numId w:val="3"/>
        </w:numPr>
        <w:rPr>
          <w:del w:id="134" w:author="Comparison" w:date="2026-09-25T21:09:00Z" w16du:dateUtc="2026-09-26T01:09:00Z"/>
        </w:rPr>
      </w:pPr>
      <w:del w:id="135" w:author="Comparison" w:date="2026-09-25T21:09:00Z" w16du:dateUtc="2026-09-26T01:09:00Z">
        <w:r w:rsidRPr="2FAD80E0">
          <w:rPr>
            <w:rFonts w:ascii="Calibri" w:eastAsia="Calibri" w:hAnsi="Calibri" w:cs="Calibri"/>
          </w:rPr>
          <w:delText>November 27 &amp; 28</w:delText>
        </w:r>
        <w:r w:rsidRPr="2FAD80E0">
          <w:rPr>
            <w:rFonts w:ascii="Calibri" w:eastAsia="Calibri" w:hAnsi="Calibri" w:cs="Calibri"/>
            <w:vertAlign w:val="superscript"/>
          </w:rPr>
          <w:delText>th</w:delText>
        </w:r>
        <w:r w:rsidRPr="2FAD80E0">
          <w:rPr>
            <w:rFonts w:ascii="Calibri" w:eastAsia="Calibri" w:hAnsi="Calibri" w:cs="Calibri"/>
          </w:rPr>
          <w:delText xml:space="preserve"> - Student Led Conferences</w:delText>
        </w:r>
      </w:del>
    </w:p>
    <w:p w14:paraId="060F1319" w14:textId="716B6EC7" w:rsidR="2FAD80E0" w:rsidRDefault="2FAD80E0" w:rsidP="2FAD80E0">
      <w:pPr>
        <w:pStyle w:val="ListParagraph"/>
        <w:numPr>
          <w:ilvl w:val="0"/>
          <w:numId w:val="3"/>
        </w:numPr>
        <w:rPr>
          <w:del w:id="136" w:author="Comparison" w:date="2026-09-25T21:09:00Z" w16du:dateUtc="2026-09-26T01:09:00Z"/>
        </w:rPr>
      </w:pPr>
      <w:del w:id="137" w:author="Comparison" w:date="2026-09-25T21:09:00Z" w16du:dateUtc="2026-09-26T01:09:00Z">
        <w:r w:rsidRPr="2FAD80E0">
          <w:rPr>
            <w:rFonts w:ascii="Calibri" w:eastAsia="Calibri" w:hAnsi="Calibri" w:cs="Calibri"/>
          </w:rPr>
          <w:delText>November 28 – Star Assembly</w:delText>
        </w:r>
      </w:del>
    </w:p>
    <w:p w14:paraId="3FE3F23E" w14:textId="2231B57D" w:rsidR="2FAD80E0" w:rsidRDefault="2FAD80E0" w:rsidP="2FAD80E0">
      <w:pPr>
        <w:ind w:left="360"/>
        <w:rPr>
          <w:del w:id="138" w:author="Comparison" w:date="2026-09-25T21:09:00Z" w16du:dateUtc="2026-09-26T01:09:00Z"/>
          <w:rFonts w:ascii="Calibri" w:eastAsia="Calibri" w:hAnsi="Calibri" w:cs="Calibri"/>
        </w:rPr>
      </w:pPr>
      <w:del w:id="139" w:author="Comparison" w:date="2026-09-25T21:09:00Z" w16du:dateUtc="2026-09-26T01:09:00Z">
        <w:r w:rsidRPr="2FAD80E0">
          <w:rPr>
            <w:rFonts w:ascii="Calibri" w:eastAsia="Calibri" w:hAnsi="Calibri" w:cs="Calibri"/>
          </w:rPr>
          <w:delText>Motion to Adopt the Principle’s Report made by Penny Seconded by Mandie</w:delText>
        </w:r>
      </w:del>
    </w:p>
    <w:p w14:paraId="7C954720" w14:textId="23306D26" w:rsidR="2FAD80E0" w:rsidRDefault="2FAD80E0" w:rsidP="2FAD80E0">
      <w:pPr>
        <w:ind w:left="360"/>
        <w:rPr>
          <w:del w:id="140" w:author="Comparison" w:date="2026-09-25T21:09:00Z" w16du:dateUtc="2026-09-26T01:09:00Z"/>
          <w:rFonts w:ascii="Calibri" w:eastAsia="Calibri" w:hAnsi="Calibri" w:cs="Calibri"/>
        </w:rPr>
      </w:pPr>
      <w:del w:id="141" w:author="Comparison" w:date="2026-09-25T21:09:00Z" w16du:dateUtc="2026-09-26T01:09:00Z">
        <w:r w:rsidRPr="2FAD80E0">
          <w:rPr>
            <w:rFonts w:ascii="Calibri" w:eastAsia="Calibri" w:hAnsi="Calibri" w:cs="Calibri"/>
          </w:rPr>
          <w:delText>Secretary Mins</w:delText>
        </w:r>
      </w:del>
    </w:p>
    <w:p w14:paraId="1D05E38D" w14:textId="367432F0" w:rsidR="2FAD80E0" w:rsidRDefault="2FAD80E0" w:rsidP="2FAD80E0">
      <w:pPr>
        <w:ind w:left="360"/>
        <w:rPr>
          <w:del w:id="142" w:author="Comparison" w:date="2026-09-25T21:09:00Z" w16du:dateUtc="2026-09-26T01:09:00Z"/>
          <w:rFonts w:ascii="Calibri" w:eastAsia="Calibri" w:hAnsi="Calibri" w:cs="Calibri"/>
        </w:rPr>
      </w:pPr>
      <w:del w:id="143" w:author="Comparison" w:date="2026-09-25T21:09:00Z" w16du:dateUtc="2026-09-26T01:09:00Z">
        <w:r w:rsidRPr="2FAD80E0">
          <w:rPr>
            <w:rFonts w:ascii="Calibri" w:eastAsia="Calibri" w:hAnsi="Calibri" w:cs="Calibri"/>
          </w:rPr>
          <w:delText>Motion to Adopt the Secretary Mins made by Tammy Seconded by Tracy</w:delText>
        </w:r>
      </w:del>
    </w:p>
    <w:p w14:paraId="1619BBAC" w14:textId="4D0BE1F2" w:rsidR="2FAD80E0" w:rsidRDefault="2FAD80E0" w:rsidP="2FAD80E0">
      <w:pPr>
        <w:ind w:left="360"/>
        <w:rPr>
          <w:del w:id="144" w:author="Comparison" w:date="2026-09-25T21:09:00Z" w16du:dateUtc="2026-09-26T01:09:00Z"/>
          <w:rFonts w:ascii="Calibri" w:eastAsia="Calibri" w:hAnsi="Calibri" w:cs="Calibri"/>
        </w:rPr>
      </w:pPr>
      <w:del w:id="145" w:author="Comparison" w:date="2026-09-25T21:09:00Z" w16du:dateUtc="2026-09-26T01:09:00Z">
        <w:r w:rsidRPr="2FAD80E0">
          <w:rPr>
            <w:rFonts w:ascii="Calibri" w:eastAsia="Calibri" w:hAnsi="Calibri" w:cs="Calibri"/>
          </w:rPr>
          <w:delText>Treasurer’s Report</w:delText>
        </w:r>
      </w:del>
    </w:p>
    <w:p w14:paraId="2D06E7DF" w14:textId="62C7A0C9" w:rsidR="2FAD80E0" w:rsidRDefault="654AA5E7" w:rsidP="654AA5E7">
      <w:pPr>
        <w:ind w:left="360"/>
        <w:rPr>
          <w:del w:id="146" w:author="Comparison" w:date="2026-09-25T21:09:00Z" w16du:dateUtc="2026-09-26T01:09:00Z"/>
          <w:rFonts w:ascii="Calibri" w:eastAsia="Calibri" w:hAnsi="Calibri" w:cs="Calibri"/>
        </w:rPr>
      </w:pPr>
      <w:del w:id="147" w:author="Comparison" w:date="2026-09-25T21:09:00Z" w16du:dateUtc="2026-09-26T01:09:00Z">
        <w:r w:rsidRPr="654AA5E7">
          <w:rPr>
            <w:rFonts w:ascii="Calibri" w:eastAsia="Calibri" w:hAnsi="Calibri" w:cs="Calibri"/>
          </w:rPr>
          <w:delText xml:space="preserve">Opening Balance as of Sept 1, 2019 was $13,778.67. The Balance stands currently at $13,501.78 as of October 31, 2019. We are waiting on the Bill from the Chromebooks and the Charge cart which the SCC Purchased with the remainder of the 2018 budget and a portion of the current 2019 budget. Mom’s Pantry Fundraiser should net the SCC approximately $1500. Orders should be delivered in the first few weeks of December. </w:delText>
        </w:r>
      </w:del>
    </w:p>
    <w:p w14:paraId="00DF93C9" w14:textId="103B60D0" w:rsidR="2FAD80E0" w:rsidRDefault="2FAD80E0" w:rsidP="2FAD80E0">
      <w:pPr>
        <w:ind w:left="360" w:firstLine="720"/>
        <w:rPr>
          <w:del w:id="148" w:author="Comparison" w:date="2026-09-25T21:09:00Z" w16du:dateUtc="2026-09-26T01:09:00Z"/>
          <w:rFonts w:ascii="Calibri" w:eastAsia="Calibri" w:hAnsi="Calibri" w:cs="Calibri"/>
        </w:rPr>
      </w:pPr>
      <w:del w:id="149" w:author="Comparison" w:date="2026-09-25T21:09:00Z" w16du:dateUtc="2026-09-26T01:09:00Z">
        <w:r w:rsidRPr="2FAD80E0">
          <w:rPr>
            <w:rFonts w:ascii="Calibri" w:eastAsia="Calibri" w:hAnsi="Calibri" w:cs="Calibri"/>
          </w:rPr>
          <w:delText>Tracy Stoyard makes a motion to give Rochelle Berrns, the new Chair, signing authority on behalf of the Springside SCC. Seconded by Tammy Milbrandt (carried by all)</w:delText>
        </w:r>
      </w:del>
    </w:p>
    <w:p w14:paraId="5489F804" w14:textId="6983AD82" w:rsidR="2FAD80E0" w:rsidRDefault="2FAD80E0" w:rsidP="2FAD80E0">
      <w:pPr>
        <w:ind w:left="360" w:firstLine="720"/>
        <w:rPr>
          <w:del w:id="150" w:author="Comparison" w:date="2026-09-25T21:09:00Z" w16du:dateUtc="2026-09-26T01:09:00Z"/>
          <w:rFonts w:ascii="Calibri" w:eastAsia="Calibri" w:hAnsi="Calibri" w:cs="Calibri"/>
        </w:rPr>
      </w:pPr>
      <w:del w:id="151" w:author="Comparison" w:date="2026-09-25T21:09:00Z" w16du:dateUtc="2026-09-26T01:09:00Z">
        <w:r w:rsidRPr="2FAD80E0">
          <w:rPr>
            <w:rFonts w:ascii="Calibri" w:eastAsia="Calibri" w:hAnsi="Calibri" w:cs="Calibri"/>
          </w:rPr>
          <w:delText>Motion to Adopt the Treasurer’s Report made by Mandie Seconded by Tracy</w:delText>
        </w:r>
      </w:del>
    </w:p>
    <w:p w14:paraId="55BA5708" w14:textId="64EE0D45" w:rsidR="2FAD80E0" w:rsidRDefault="2FAD80E0" w:rsidP="2FAD80E0">
      <w:pPr>
        <w:ind w:left="360"/>
        <w:rPr>
          <w:del w:id="152" w:author="Comparison" w:date="2026-09-25T21:09:00Z" w16du:dateUtc="2026-09-26T01:09:00Z"/>
          <w:rFonts w:ascii="Calibri" w:eastAsia="Calibri" w:hAnsi="Calibri" w:cs="Calibri"/>
        </w:rPr>
      </w:pPr>
      <w:del w:id="153" w:author="Comparison" w:date="2026-09-25T21:09:00Z" w16du:dateUtc="2026-09-26T01:09:00Z">
        <w:r w:rsidRPr="2FAD80E0">
          <w:rPr>
            <w:rFonts w:ascii="Calibri" w:eastAsia="Calibri" w:hAnsi="Calibri" w:cs="Calibri"/>
          </w:rPr>
          <w:delText>Old Business</w:delText>
        </w:r>
      </w:del>
    </w:p>
    <w:p w14:paraId="305620D1" w14:textId="28B5F780" w:rsidR="2FAD80E0" w:rsidRDefault="2FAD80E0" w:rsidP="2FAD80E0">
      <w:pPr>
        <w:ind w:left="360"/>
        <w:rPr>
          <w:del w:id="154" w:author="Comparison" w:date="2026-09-25T21:09:00Z" w16du:dateUtc="2026-09-26T01:09:00Z"/>
          <w:rFonts w:ascii="Calibri" w:eastAsia="Calibri" w:hAnsi="Calibri" w:cs="Calibri"/>
        </w:rPr>
      </w:pPr>
      <w:del w:id="155" w:author="Comparison" w:date="2026-09-25T21:09:00Z" w16du:dateUtc="2026-09-26T01:09:00Z">
        <w:r w:rsidRPr="2FAD80E0">
          <w:rPr>
            <w:rFonts w:ascii="Calibri" w:eastAsia="Calibri" w:hAnsi="Calibri" w:cs="Calibri"/>
          </w:rPr>
          <w:delText>Hot Lunch Committee</w:delText>
        </w:r>
      </w:del>
    </w:p>
    <w:p w14:paraId="3ACC9926" w14:textId="036A5421" w:rsidR="2FAD80E0" w:rsidRDefault="654AA5E7" w:rsidP="654AA5E7">
      <w:pPr>
        <w:ind w:left="360" w:firstLine="720"/>
        <w:rPr>
          <w:del w:id="156" w:author="Comparison" w:date="2026-09-25T21:09:00Z" w16du:dateUtc="2026-09-26T01:09:00Z"/>
          <w:rFonts w:ascii="Calibri" w:eastAsia="Calibri" w:hAnsi="Calibri" w:cs="Calibri"/>
        </w:rPr>
      </w:pPr>
      <w:del w:id="157" w:author="Comparison" w:date="2026-09-25T21:09:00Z" w16du:dateUtc="2026-09-26T01:09:00Z">
        <w:r w:rsidRPr="654AA5E7">
          <w:rPr>
            <w:rFonts w:ascii="Calibri" w:eastAsia="Calibri" w:hAnsi="Calibri" w:cs="Calibri"/>
          </w:rPr>
          <w:delText>A New committee has formed with the help of Brenda Penner, Tracy Stoyard and Jen Kriger, will offer one homemade Hot lunch a month.  For the month of December, they will offer Cookies and milk.</w:delText>
        </w:r>
      </w:del>
    </w:p>
    <w:p w14:paraId="7BFE2B10" w14:textId="7F6574BB" w:rsidR="2FAD80E0" w:rsidRDefault="2876FABC" w:rsidP="2876FABC">
      <w:pPr>
        <w:ind w:left="360"/>
        <w:rPr>
          <w:del w:id="158" w:author="Comparison" w:date="2026-09-25T21:09:00Z" w16du:dateUtc="2026-09-26T01:09:00Z"/>
          <w:rFonts w:ascii="Calibri" w:eastAsia="Calibri" w:hAnsi="Calibri" w:cs="Calibri"/>
        </w:rPr>
      </w:pPr>
      <w:del w:id="159" w:author="Comparison" w:date="2026-09-25T21:09:00Z" w16du:dateUtc="2026-09-26T01:09:00Z">
        <w:r w:rsidRPr="2876FABC">
          <w:rPr>
            <w:rFonts w:ascii="Calibri" w:eastAsia="Calibri" w:hAnsi="Calibri" w:cs="Calibri"/>
          </w:rPr>
          <w:delText>New Business</w:delText>
        </w:r>
      </w:del>
    </w:p>
    <w:p w14:paraId="65A016E1" w14:textId="31262A9F" w:rsidR="2876FABC" w:rsidRDefault="654AA5E7" w:rsidP="654AA5E7">
      <w:pPr>
        <w:pStyle w:val="ListParagraph"/>
        <w:numPr>
          <w:ilvl w:val="0"/>
          <w:numId w:val="2"/>
        </w:numPr>
        <w:rPr>
          <w:del w:id="160" w:author="Comparison" w:date="2026-09-25T21:09:00Z" w16du:dateUtc="2026-09-26T01:09:00Z"/>
        </w:rPr>
      </w:pPr>
      <w:del w:id="161" w:author="Comparison" w:date="2026-09-25T21:09:00Z" w16du:dateUtc="2026-09-26T01:09:00Z">
        <w:r w:rsidRPr="654AA5E7">
          <w:rPr>
            <w:rFonts w:ascii="Calibri" w:eastAsia="Calibri" w:hAnsi="Calibri" w:cs="Calibri"/>
          </w:rPr>
          <w:delText>Trade Show Raffle raised about 175$. Jackie Friesen donated the table fees of approximately $450. Penny to ask Ms. Wilkins to make a Thank you Card.</w:delText>
        </w:r>
      </w:del>
    </w:p>
    <w:p w14:paraId="68042700" w14:textId="2CDC5F91" w:rsidR="2876FABC" w:rsidRDefault="2876FABC" w:rsidP="2876FABC">
      <w:pPr>
        <w:pStyle w:val="ListParagraph"/>
        <w:numPr>
          <w:ilvl w:val="0"/>
          <w:numId w:val="2"/>
        </w:numPr>
        <w:rPr>
          <w:del w:id="162" w:author="Comparison" w:date="2026-09-25T21:09:00Z" w16du:dateUtc="2026-09-26T01:09:00Z"/>
        </w:rPr>
      </w:pPr>
      <w:del w:id="163" w:author="Comparison" w:date="2026-09-25T21:09:00Z" w16du:dateUtc="2026-09-26T01:09:00Z">
        <w:r w:rsidRPr="2876FABC">
          <w:rPr>
            <w:rFonts w:ascii="Calibri" w:eastAsia="Calibri" w:hAnsi="Calibri" w:cs="Calibri"/>
          </w:rPr>
          <w:delText>Christmas Concert is on December 18</w:delText>
        </w:r>
        <w:r w:rsidRPr="2876FABC">
          <w:rPr>
            <w:rFonts w:ascii="Calibri" w:eastAsia="Calibri" w:hAnsi="Calibri" w:cs="Calibri"/>
            <w:vertAlign w:val="superscript"/>
          </w:rPr>
          <w:delText>th</w:delText>
        </w:r>
        <w:r w:rsidRPr="2876FABC">
          <w:rPr>
            <w:rFonts w:ascii="Calibri" w:eastAsia="Calibri" w:hAnsi="Calibri" w:cs="Calibri"/>
          </w:rPr>
          <w:delText xml:space="preserve"> and the SCC will be holding a raffle and a 50/50 at both the afternoon and evening performances. SCC members to ask community companies for donations for the Raffle.</w:delText>
        </w:r>
      </w:del>
    </w:p>
    <w:p w14:paraId="5D396624" w14:textId="11B798C2" w:rsidR="2876FABC" w:rsidRDefault="2876FABC" w:rsidP="2876FABC">
      <w:pPr>
        <w:ind w:left="360"/>
        <w:rPr>
          <w:del w:id="164" w:author="Comparison" w:date="2026-09-25T21:09:00Z" w16du:dateUtc="2026-09-26T01:09:00Z"/>
          <w:rFonts w:ascii="Calibri" w:eastAsia="Calibri" w:hAnsi="Calibri" w:cs="Calibri"/>
        </w:rPr>
      </w:pPr>
      <w:del w:id="165" w:author="Comparison" w:date="2026-09-25T21:09:00Z" w16du:dateUtc="2026-09-26T01:09:00Z">
        <w:r w:rsidRPr="2876FABC">
          <w:rPr>
            <w:rFonts w:ascii="Calibri" w:eastAsia="Calibri" w:hAnsi="Calibri" w:cs="Calibri"/>
          </w:rPr>
          <w:delText>Brenda- Debbie Banks (sunset gourmet), Jackie Friesen</w:delText>
        </w:r>
      </w:del>
    </w:p>
    <w:p w14:paraId="3DC2C2D3" w14:textId="18E0771C" w:rsidR="2876FABC" w:rsidRDefault="2876FABC" w:rsidP="2876FABC">
      <w:pPr>
        <w:ind w:left="360"/>
        <w:rPr>
          <w:del w:id="166" w:author="Comparison" w:date="2026-09-25T21:09:00Z" w16du:dateUtc="2026-09-26T01:09:00Z"/>
          <w:rFonts w:ascii="Calibri" w:eastAsia="Calibri" w:hAnsi="Calibri" w:cs="Calibri"/>
        </w:rPr>
      </w:pPr>
      <w:del w:id="167" w:author="Comparison" w:date="2026-09-25T21:09:00Z" w16du:dateUtc="2026-09-26T01:09:00Z">
        <w:r w:rsidRPr="2876FABC">
          <w:rPr>
            <w:rFonts w:ascii="Calibri" w:eastAsia="Calibri" w:hAnsi="Calibri" w:cs="Calibri"/>
          </w:rPr>
          <w:delText>Rochelle- Dale (Drake Meats), Jessie Banks, Pattison and Rocky Mountain Equipment</w:delText>
        </w:r>
      </w:del>
    </w:p>
    <w:p w14:paraId="67D39B93" w14:textId="0B7D4141" w:rsidR="2876FABC" w:rsidRDefault="2876FABC" w:rsidP="2876FABC">
      <w:pPr>
        <w:ind w:left="360"/>
        <w:rPr>
          <w:del w:id="168" w:author="Comparison" w:date="2026-09-25T21:09:00Z" w16du:dateUtc="2026-09-26T01:09:00Z"/>
          <w:rFonts w:ascii="Calibri" w:eastAsia="Calibri" w:hAnsi="Calibri" w:cs="Calibri"/>
        </w:rPr>
      </w:pPr>
      <w:del w:id="169" w:author="Comparison" w:date="2026-09-25T21:09:00Z" w16du:dateUtc="2026-09-26T01:09:00Z">
        <w:r w:rsidRPr="2876FABC">
          <w:rPr>
            <w:rFonts w:ascii="Calibri" w:eastAsia="Calibri" w:hAnsi="Calibri" w:cs="Calibri"/>
          </w:rPr>
          <w:delText>Michelle – Alan</w:delText>
        </w:r>
      </w:del>
    </w:p>
    <w:p w14:paraId="5FBECA03" w14:textId="25C71D3E" w:rsidR="2876FABC" w:rsidRDefault="2876FABC" w:rsidP="2876FABC">
      <w:pPr>
        <w:ind w:left="360"/>
        <w:rPr>
          <w:del w:id="170" w:author="Comparison" w:date="2026-09-25T21:09:00Z" w16du:dateUtc="2026-09-26T01:09:00Z"/>
          <w:rFonts w:ascii="Calibri" w:eastAsia="Calibri" w:hAnsi="Calibri" w:cs="Calibri"/>
        </w:rPr>
      </w:pPr>
      <w:del w:id="171" w:author="Comparison" w:date="2026-09-25T21:09:00Z" w16du:dateUtc="2026-09-26T01:09:00Z">
        <w:r w:rsidRPr="2876FABC">
          <w:rPr>
            <w:rFonts w:ascii="Calibri" w:eastAsia="Calibri" w:hAnsi="Calibri" w:cs="Calibri"/>
          </w:rPr>
          <w:delText>Tammy – Omars Welding, Laurie and Melvin (craft shack)</w:delText>
        </w:r>
      </w:del>
    </w:p>
    <w:p w14:paraId="24EAB7BC" w14:textId="39DE5D11" w:rsidR="2876FABC" w:rsidRDefault="2876FABC" w:rsidP="2876FABC">
      <w:pPr>
        <w:ind w:left="360"/>
        <w:rPr>
          <w:del w:id="172" w:author="Comparison" w:date="2026-09-25T21:09:00Z" w16du:dateUtc="2026-09-26T01:09:00Z"/>
          <w:rFonts w:ascii="Calibri" w:eastAsia="Calibri" w:hAnsi="Calibri" w:cs="Calibri"/>
        </w:rPr>
      </w:pPr>
      <w:del w:id="173" w:author="Comparison" w:date="2026-09-25T21:09:00Z" w16du:dateUtc="2026-09-26T01:09:00Z">
        <w:r w:rsidRPr="2876FABC">
          <w:rPr>
            <w:rFonts w:ascii="Calibri" w:eastAsia="Calibri" w:hAnsi="Calibri" w:cs="Calibri"/>
          </w:rPr>
          <w:delText>Mandy – Partylite, Jen Warner(Aerbonne), Sasha ( Howlands Honey)</w:delText>
        </w:r>
      </w:del>
    </w:p>
    <w:p w14:paraId="7FAF94B3" w14:textId="2C79CDEA" w:rsidR="2876FABC" w:rsidRDefault="2876FABC" w:rsidP="2876FABC">
      <w:pPr>
        <w:ind w:left="360"/>
        <w:rPr>
          <w:del w:id="174" w:author="Comparison" w:date="2026-09-25T21:09:00Z" w16du:dateUtc="2026-09-26T01:09:00Z"/>
          <w:rFonts w:ascii="Calibri" w:eastAsia="Calibri" w:hAnsi="Calibri" w:cs="Calibri"/>
        </w:rPr>
      </w:pPr>
      <w:del w:id="175" w:author="Comparison" w:date="2026-09-25T21:09:00Z" w16du:dateUtc="2026-09-26T01:09:00Z">
        <w:r w:rsidRPr="2876FABC">
          <w:rPr>
            <w:rFonts w:ascii="Calibri" w:eastAsia="Calibri" w:hAnsi="Calibri" w:cs="Calibri"/>
          </w:rPr>
          <w:delText>Tracy – Jana Martinuk</w:delText>
        </w:r>
      </w:del>
    </w:p>
    <w:p w14:paraId="73683A59" w14:textId="44864C61" w:rsidR="2876FABC" w:rsidRDefault="2876FABC" w:rsidP="2876FABC">
      <w:pPr>
        <w:ind w:left="360"/>
        <w:rPr>
          <w:del w:id="176" w:author="Comparison" w:date="2026-09-25T21:09:00Z" w16du:dateUtc="2026-09-26T01:09:00Z"/>
          <w:rFonts w:ascii="Calibri" w:eastAsia="Calibri" w:hAnsi="Calibri" w:cs="Calibri"/>
        </w:rPr>
      </w:pPr>
      <w:del w:id="177" w:author="Comparison" w:date="2026-09-25T21:09:00Z" w16du:dateUtc="2026-09-26T01:09:00Z">
        <w:r w:rsidRPr="2876FABC">
          <w:rPr>
            <w:rFonts w:ascii="Calibri" w:eastAsia="Calibri" w:hAnsi="Calibri" w:cs="Calibri"/>
          </w:rPr>
          <w:delText>Michelle Bell – Christmas decorations</w:delText>
        </w:r>
      </w:del>
    </w:p>
    <w:p w14:paraId="4704ADA2" w14:textId="06C0E8CD" w:rsidR="2876FABC" w:rsidRDefault="654AA5E7" w:rsidP="654AA5E7">
      <w:pPr>
        <w:ind w:left="360"/>
        <w:rPr>
          <w:del w:id="178" w:author="Comparison" w:date="2026-09-25T21:09:00Z" w16du:dateUtc="2026-09-26T01:09:00Z"/>
          <w:rFonts w:ascii="Calibri" w:eastAsia="Calibri" w:hAnsi="Calibri" w:cs="Calibri"/>
        </w:rPr>
      </w:pPr>
      <w:del w:id="179" w:author="Comparison" w:date="2026-09-25T21:09:00Z" w16du:dateUtc="2026-09-26T01:09:00Z">
        <w:r w:rsidRPr="654AA5E7">
          <w:rPr>
            <w:rFonts w:ascii="Calibri" w:eastAsia="Calibri" w:hAnsi="Calibri" w:cs="Calibri"/>
          </w:rPr>
          <w:delText>Volunteers for the afternoon performance are Lila, Brenda, and Mandy. Volunteers for the evening performance are Tracy, Rochelle, and Tammy.</w:delText>
        </w:r>
      </w:del>
    </w:p>
    <w:p w14:paraId="1AF46E63" w14:textId="0AD95443" w:rsidR="2876FABC" w:rsidRDefault="2876FABC" w:rsidP="2876FABC">
      <w:pPr>
        <w:pStyle w:val="ListParagraph"/>
        <w:numPr>
          <w:ilvl w:val="0"/>
          <w:numId w:val="1"/>
        </w:numPr>
        <w:rPr>
          <w:del w:id="180" w:author="Comparison" w:date="2026-09-25T21:09:00Z" w16du:dateUtc="2026-09-26T01:09:00Z"/>
        </w:rPr>
      </w:pPr>
      <w:del w:id="181" w:author="Comparison" w:date="2026-09-25T21:09:00Z" w16du:dateUtc="2026-09-26T01:09:00Z">
        <w:r w:rsidRPr="2876FABC">
          <w:rPr>
            <w:rFonts w:ascii="Calibri" w:eastAsia="Calibri" w:hAnsi="Calibri" w:cs="Calibri"/>
          </w:rPr>
          <w:delText>Bitz N Bites – Michelle Bell to send our current school newsletter.</w:delText>
        </w:r>
      </w:del>
    </w:p>
    <w:p w14:paraId="14484E5D" w14:textId="3CCB8550" w:rsidR="2876FABC" w:rsidRDefault="2876FABC" w:rsidP="2876FABC">
      <w:pPr>
        <w:pStyle w:val="ListParagraph"/>
        <w:numPr>
          <w:ilvl w:val="0"/>
          <w:numId w:val="1"/>
        </w:numPr>
        <w:rPr>
          <w:del w:id="182" w:author="Comparison" w:date="2026-09-25T21:09:00Z" w16du:dateUtc="2026-09-26T01:09:00Z"/>
        </w:rPr>
      </w:pPr>
      <w:del w:id="183" w:author="Comparison" w:date="2026-09-25T21:09:00Z" w16du:dateUtc="2026-09-26T01:09:00Z">
        <w:r w:rsidRPr="2876FABC">
          <w:rPr>
            <w:rFonts w:ascii="Calibri" w:eastAsia="Calibri" w:hAnsi="Calibri" w:cs="Calibri"/>
          </w:rPr>
          <w:delText>Staff Recognition – Dean is being recognized for teaching 10 plus years with the GSSD and 15 yrs overall. Acknowledgement will happen at the Christmas Concert. Penny to put together some photos so everyone can see Deans progression in teaching. Dean would like to donate any money the GSSD would spend on a gift and put it towards the purchase of the Chromebooks.</w:delText>
        </w:r>
      </w:del>
    </w:p>
    <w:p w14:paraId="650889BE" w14:textId="7E8DBE47" w:rsidR="2876FABC" w:rsidRDefault="654AA5E7" w:rsidP="654AA5E7">
      <w:pPr>
        <w:pStyle w:val="ListParagraph"/>
        <w:numPr>
          <w:ilvl w:val="0"/>
          <w:numId w:val="1"/>
        </w:numPr>
        <w:rPr>
          <w:del w:id="184" w:author="Comparison" w:date="2026-09-25T21:09:00Z" w16du:dateUtc="2026-09-26T01:09:00Z"/>
        </w:rPr>
      </w:pPr>
      <w:del w:id="185" w:author="Comparison" w:date="2026-09-25T21:09:00Z" w16du:dateUtc="2026-09-26T01:09:00Z">
        <w:r w:rsidRPr="654AA5E7">
          <w:rPr>
            <w:rFonts w:ascii="Calibri" w:eastAsia="Calibri" w:hAnsi="Calibri" w:cs="Calibri"/>
          </w:rPr>
          <w:delText>Christmas Lunch will be held on December 20</w:delText>
        </w:r>
        <w:r w:rsidRPr="654AA5E7">
          <w:rPr>
            <w:rFonts w:ascii="Calibri" w:eastAsia="Calibri" w:hAnsi="Calibri" w:cs="Calibri"/>
            <w:vertAlign w:val="superscript"/>
          </w:rPr>
          <w:delText>th</w:delText>
        </w:r>
        <w:r w:rsidRPr="654AA5E7">
          <w:rPr>
            <w:rFonts w:ascii="Calibri" w:eastAsia="Calibri" w:hAnsi="Calibri" w:cs="Calibri"/>
          </w:rPr>
          <w:delText>.  The SCC will purchase the Ham from Drake Meats. Menu will include Ham, Perogees, Mash Potatoes (gluten free/dairy free for allergies), mixed veggies, and dessert will be Rice Krispie Sqaures. Volunteers will include Michelle Bell, Michelle Eckhart, Vicky Briekreuz, Lila Parsons, Mandy Foster and Rochelle Berrns. Mandy has volunteered to organize and purchase the groceries.</w:delText>
        </w:r>
      </w:del>
    </w:p>
    <w:p w14:paraId="59AB4A4B" w14:textId="1641E2E5" w:rsidR="2876FABC" w:rsidRDefault="654AA5E7" w:rsidP="654AA5E7">
      <w:pPr>
        <w:pStyle w:val="ListParagraph"/>
        <w:numPr>
          <w:ilvl w:val="0"/>
          <w:numId w:val="1"/>
        </w:numPr>
        <w:rPr>
          <w:del w:id="186" w:author="Comparison" w:date="2026-09-25T21:09:00Z" w16du:dateUtc="2026-09-26T01:09:00Z"/>
        </w:rPr>
      </w:pPr>
      <w:del w:id="187" w:author="Comparison" w:date="2026-09-25T21:09:00Z" w16du:dateUtc="2026-09-26T01:09:00Z">
        <w:r w:rsidRPr="654AA5E7">
          <w:rPr>
            <w:rFonts w:ascii="Calibri" w:eastAsia="Calibri" w:hAnsi="Calibri" w:cs="Calibri"/>
          </w:rPr>
          <w:delText>Staff Appreciation is in February. Ideas that were discussed are stocking the Fridge for the staff, taking over the super vision for the week and providing a lunch for the teachers/staff.</w:delText>
        </w:r>
      </w:del>
    </w:p>
    <w:p w14:paraId="178EFB22" w14:textId="3DF74C60" w:rsidR="2876FABC" w:rsidRDefault="2876FABC" w:rsidP="2876FABC">
      <w:pPr>
        <w:pStyle w:val="ListParagraph"/>
        <w:numPr>
          <w:ilvl w:val="0"/>
          <w:numId w:val="1"/>
        </w:numPr>
        <w:rPr>
          <w:del w:id="188" w:author="Comparison" w:date="2026-09-25T21:09:00Z" w16du:dateUtc="2026-09-26T01:09:00Z"/>
        </w:rPr>
      </w:pPr>
      <w:del w:id="189" w:author="Comparison" w:date="2026-09-25T21:09:00Z" w16du:dateUtc="2026-09-26T01:09:00Z">
        <w:r w:rsidRPr="2876FABC">
          <w:rPr>
            <w:rFonts w:ascii="Calibri" w:eastAsia="Calibri" w:hAnsi="Calibri" w:cs="Calibri"/>
          </w:rPr>
          <w:delText>SCC Symposium will be held Jan. 9</w:delText>
        </w:r>
        <w:r w:rsidRPr="2876FABC">
          <w:rPr>
            <w:rFonts w:ascii="Calibri" w:eastAsia="Calibri" w:hAnsi="Calibri" w:cs="Calibri"/>
            <w:vertAlign w:val="superscript"/>
          </w:rPr>
          <w:delText>th</w:delText>
        </w:r>
        <w:r w:rsidRPr="2876FABC">
          <w:rPr>
            <w:rFonts w:ascii="Calibri" w:eastAsia="Calibri" w:hAnsi="Calibri" w:cs="Calibri"/>
          </w:rPr>
          <w:delText>. Supper is at 6pm meeting to follow.</w:delText>
        </w:r>
      </w:del>
    </w:p>
    <w:p w14:paraId="6115EBA2" w14:textId="43589A49" w:rsidR="2876FABC" w:rsidRDefault="2876FABC" w:rsidP="2876FABC">
      <w:pPr>
        <w:ind w:left="360" w:hanging="360"/>
        <w:rPr>
          <w:del w:id="190" w:author="Comparison" w:date="2026-09-25T21:09:00Z" w16du:dateUtc="2026-09-26T01:09:00Z"/>
          <w:rFonts w:ascii="Calibri" w:eastAsia="Calibri" w:hAnsi="Calibri" w:cs="Calibri"/>
        </w:rPr>
      </w:pPr>
    </w:p>
    <w:p w14:paraId="23513B3B" w14:textId="7B301B2E" w:rsidR="2876FABC" w:rsidRDefault="2876FABC" w:rsidP="2876FABC">
      <w:pPr>
        <w:ind w:left="360" w:hanging="360"/>
        <w:rPr>
          <w:del w:id="191" w:author="Comparison" w:date="2026-09-25T21:09:00Z" w16du:dateUtc="2026-09-26T01:09:00Z"/>
          <w:rFonts w:ascii="Calibri" w:eastAsia="Calibri" w:hAnsi="Calibri" w:cs="Calibri"/>
        </w:rPr>
      </w:pPr>
      <w:del w:id="192" w:author="Comparison" w:date="2026-09-25T21:09:00Z" w16du:dateUtc="2026-09-26T01:09:00Z">
        <w:r w:rsidRPr="2876FABC">
          <w:rPr>
            <w:rFonts w:ascii="Calibri" w:eastAsia="Calibri" w:hAnsi="Calibri" w:cs="Calibri"/>
          </w:rPr>
          <w:delText>Next Meeting is January 20, 2020.</w:delText>
        </w:r>
      </w:del>
    </w:p>
    <w:p w14:paraId="03E35520" w14:textId="790626F8" w:rsidR="2876FABC" w:rsidRPr="006408ED" w:rsidRDefault="2876FABC" w:rsidP="001B5A43">
      <w:pPr>
        <w:ind w:firstLine="630"/>
        <w:jc w:val="both"/>
        <w:rPr>
          <w:rFonts w:ascii="Garamond" w:eastAsia="Calibri" w:hAnsi="Garamond"/>
          <w:rPrChange w:id="193" w:author="Comparison" w:date="2026-09-25T21:09:00Z" w16du:dateUtc="2026-09-26T01:09:00Z">
            <w:rPr>
              <w:rFonts w:ascii="Calibri" w:eastAsia="Calibri" w:hAnsi="Calibri" w:cs="Calibri"/>
            </w:rPr>
          </w:rPrChange>
        </w:rPr>
        <w:pPrChange w:id="194" w:author="Comparison" w:date="2026-09-25T21:09:00Z" w16du:dateUtc="2026-09-26T01:09:00Z">
          <w:pPr>
            <w:ind w:left="360"/>
          </w:pPr>
        </w:pPrChange>
      </w:pPr>
    </w:p>
    <w:p w14:paraId="2AD9761B" w14:textId="5B2CDEAD" w:rsidR="2FAD80E0" w:rsidRDefault="2FAD80E0" w:rsidP="00215ECF">
      <w:pPr>
        <w:ind w:left="720"/>
        <w:jc w:val="both"/>
        <w:rPr>
          <w:rFonts w:ascii="Garamond" w:eastAsia="Calibri" w:hAnsi="Garamond"/>
          <w:b/>
          <w:rPrChange w:id="195" w:author="Comparison" w:date="2026-09-25T21:09:00Z" w16du:dateUtc="2026-09-26T01:09:00Z">
            <w:rPr>
              <w:rFonts w:ascii="Calibri" w:eastAsia="Calibri" w:hAnsi="Calibri" w:cs="Calibri"/>
            </w:rPr>
          </w:rPrChange>
        </w:rPr>
        <w:pPrChange w:id="196" w:author="Comparison" w:date="2026-09-25T21:09:00Z" w16du:dateUtc="2026-09-26T01:09:00Z">
          <w:pPr>
            <w:ind w:left="360" w:firstLine="720"/>
          </w:pPr>
        </w:pPrChange>
      </w:pPr>
    </w:p>
    <w:p w14:paraId="4D770CD0" w14:textId="400BE9F7" w:rsidR="2FAD80E0" w:rsidRDefault="2FAD80E0" w:rsidP="006408ED">
      <w:pPr>
        <w:ind w:left="720"/>
        <w:jc w:val="both"/>
        <w:rPr>
          <w:rFonts w:ascii="Garamond" w:eastAsia="Calibri" w:hAnsi="Garamond"/>
          <w:rPrChange w:id="197" w:author="Comparison" w:date="2026-09-25T21:09:00Z" w16du:dateUtc="2026-09-26T01:09:00Z">
            <w:rPr>
              <w:rFonts w:ascii="Calibri" w:eastAsia="Calibri" w:hAnsi="Calibri" w:cs="Calibri"/>
            </w:rPr>
          </w:rPrChange>
        </w:rPr>
        <w:pPrChange w:id="198" w:author="Comparison" w:date="2026-09-25T21:09:00Z" w16du:dateUtc="2026-09-26T01:09:00Z">
          <w:pPr>
            <w:ind w:left="360" w:firstLine="720"/>
          </w:pPr>
        </w:pPrChange>
      </w:pPr>
    </w:p>
    <w:p w14:paraId="5C9CC9AF" w14:textId="0B88E6C3" w:rsidR="2FAD80E0" w:rsidRPr="006408ED" w:rsidRDefault="2FAD80E0" w:rsidP="006408ED">
      <w:pPr>
        <w:ind w:left="720"/>
        <w:jc w:val="both"/>
        <w:rPr>
          <w:rFonts w:ascii="Garamond" w:eastAsia="Calibri" w:hAnsi="Garamond"/>
          <w:rPrChange w:id="199" w:author="Comparison" w:date="2026-09-25T21:09:00Z" w16du:dateUtc="2026-09-26T01:09:00Z">
            <w:rPr>
              <w:rFonts w:ascii="Calibri" w:eastAsia="Calibri" w:hAnsi="Calibri" w:cs="Calibri"/>
            </w:rPr>
          </w:rPrChange>
        </w:rPr>
        <w:pPrChange w:id="200" w:author="Comparison" w:date="2026-09-25T21:09:00Z" w16du:dateUtc="2026-09-26T01:09:00Z">
          <w:pPr>
            <w:ind w:left="360" w:firstLine="720"/>
          </w:pPr>
        </w:pPrChange>
      </w:pPr>
    </w:p>
    <w:p w14:paraId="39CE0FD8" w14:textId="4AB28281" w:rsidR="261AB77C" w:rsidRPr="009A19E5" w:rsidRDefault="261AB77C" w:rsidP="00DC2E76">
      <w:pPr>
        <w:ind w:left="720"/>
        <w:jc w:val="both"/>
        <w:rPr>
          <w:rFonts w:ascii="Garamond" w:eastAsia="Calibri" w:hAnsi="Garamond"/>
          <w:rPrChange w:id="201" w:author="Comparison" w:date="2026-09-25T21:09:00Z" w16du:dateUtc="2026-09-26T01:09:00Z">
            <w:rPr>
              <w:rFonts w:ascii="Calibri" w:eastAsia="Calibri" w:hAnsi="Calibri" w:cs="Calibri"/>
            </w:rPr>
          </w:rPrChange>
        </w:rPr>
        <w:pPrChange w:id="202" w:author="Comparison" w:date="2026-09-25T21:09:00Z" w16du:dateUtc="2026-09-26T01:09:00Z">
          <w:pPr/>
        </w:pPrChange>
      </w:pPr>
    </w:p>
    <w:p w14:paraId="5A4A3EB9" w14:textId="776F9373" w:rsidR="261AB77C" w:rsidRPr="00DC2E76" w:rsidRDefault="261AB77C" w:rsidP="006408ED">
      <w:pPr>
        <w:ind w:left="720"/>
        <w:jc w:val="both"/>
        <w:rPr>
          <w:rFonts w:ascii="Garamond" w:hAnsi="Garamond"/>
          <w:b/>
          <w:rPrChange w:id="203" w:author="Comparison" w:date="2026-09-25T21:09:00Z" w16du:dateUtc="2026-09-26T01:09:00Z">
            <w:rPr/>
          </w:rPrChange>
        </w:rPr>
        <w:pPrChange w:id="204" w:author="Comparison" w:date="2026-09-25T21:09:00Z" w16du:dateUtc="2026-09-26T01:09:00Z">
          <w:pPr/>
        </w:pPrChange>
      </w:pPr>
    </w:p>
    <w:sectPr w:rsidR="261AB77C" w:rsidRPr="00DC2E76" w:rsidSect="005D7A0A">
      <w:headerReference w:type="default" r:id="rId11"/>
      <w:footerReference w:type="default" r:id="rId12"/>
      <w:pgSz w:w="12240" w:h="15840"/>
      <w:pgMar w:top="1440" w:right="1440" w:bottom="1440" w:left="1440" w:header="720" w:footer="720" w:gutter="0"/>
      <w:cols w:space="720"/>
      <w:noEndnote/>
      <w:docGrid w:linePitch="326"/>
      <w:sectPrChange w:id="206" w:author="Comparison" w:date="2026-09-25T21:09:00Z" w16du:dateUtc="2026-09-26T01:09:00Z">
        <w:sectPr w:rsidR="261AB77C" w:rsidRPr="00DC2E76" w:rsidSect="005D7A0A">
          <w:pgMar w:top="1440" w:right="1440" w:bottom="1440" w:left="1440" w:header="720" w:footer="720" w:gutter="0"/>
          <w:noEndnote w:val="0"/>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F8388A" w14:textId="77777777" w:rsidR="00A0579B" w:rsidRDefault="00A0579B">
      <w:pPr>
        <w:pPrChange w:id="10" w:author="Comparison" w:date="2026-09-25T21:09:00Z" w16du:dateUtc="2026-09-26T01:09:00Z">
          <w:pPr>
            <w:spacing w:after="0" w:line="240" w:lineRule="auto"/>
          </w:pPr>
        </w:pPrChange>
      </w:pPr>
      <w:r>
        <w:separator/>
      </w:r>
    </w:p>
  </w:endnote>
  <w:endnote w:type="continuationSeparator" w:id="0">
    <w:p w14:paraId="685AE5F6" w14:textId="77777777" w:rsidR="00A0579B" w:rsidRDefault="00A0579B">
      <w:pPr>
        <w:pPrChange w:id="11" w:author="Comparison" w:date="2026-09-25T21:09:00Z" w16du:dateUtc="2026-09-26T01:09:00Z">
          <w:pPr>
            <w:spacing w:after="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Times">
    <w:altName w:val="Times New Roman"/>
    <w:panose1 w:val="020B0604020202020204"/>
    <w:charset w:val="00"/>
    <w:family w:val="roman"/>
    <w:pitch w:val="variable"/>
    <w:sig w:usb0="E0002AFF" w:usb1="C0007841" w:usb2="00000009" w:usb3="00000000" w:csb0="000001FF" w:csb1="00000000"/>
  </w:font>
  <w:font w:name="New York">
    <w:panose1 w:val="020B0604020202020204"/>
    <w:charset w:val="00"/>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529EAB" w14:textId="77777777" w:rsidR="00653C39" w:rsidRDefault="00653C39">
    <w:pPr>
      <w:pStyle w:val="Footer"/>
      <w:rPr>
        <w:ins w:id="205" w:author="Comparison" w:date="2026-09-25T21:09:00Z" w16du:dateUtc="2026-09-26T01:09:00Z"/>
      </w:rPr>
    </w:pPr>
  </w:p>
  <w:p w14:paraId="0BB2A5D9" w14:textId="77777777" w:rsidR="00AA202E" w:rsidRDefault="00AA20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B98BB5" w14:textId="77777777" w:rsidR="00A0579B" w:rsidRDefault="00A0579B">
      <w:pPr>
        <w:pPrChange w:id="8" w:author="Comparison" w:date="2026-09-25T21:09:00Z" w16du:dateUtc="2026-09-26T01:09:00Z">
          <w:pPr>
            <w:spacing w:after="0" w:line="240" w:lineRule="auto"/>
          </w:pPr>
        </w:pPrChange>
      </w:pPr>
      <w:r>
        <w:separator/>
      </w:r>
    </w:p>
  </w:footnote>
  <w:footnote w:type="continuationSeparator" w:id="0">
    <w:p w14:paraId="6E5FAE3F" w14:textId="77777777" w:rsidR="00A0579B" w:rsidRDefault="00A0579B">
      <w:pPr>
        <w:pPrChange w:id="9" w:author="Comparison" w:date="2026-09-25T21:09:00Z" w16du:dateUtc="2026-09-26T01:09:00Z">
          <w:pPr>
            <w:spacing w:after="0"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675FFC" w14:textId="77777777" w:rsidR="00AA202E" w:rsidRDefault="00AA20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7B4DDC"/>
    <w:multiLevelType w:val="hybridMultilevel"/>
    <w:tmpl w:val="9F343164"/>
    <w:lvl w:ilvl="0" w:tplc="E34EB656">
      <w:start w:val="8"/>
      <w:numFmt w:val="upperRoman"/>
      <w:lvlText w:val="%1."/>
      <w:lvlJc w:val="left"/>
      <w:pPr>
        <w:tabs>
          <w:tab w:val="num" w:pos="810"/>
        </w:tabs>
        <w:ind w:left="810" w:hanging="720"/>
      </w:pPr>
      <w:rPr>
        <w:rFonts w:hint="default"/>
      </w:rPr>
    </w:lvl>
    <w:lvl w:ilvl="1" w:tplc="04090019" w:tentative="1">
      <w:start w:val="1"/>
      <w:numFmt w:val="lowerLetter"/>
      <w:lvlText w:val="%2."/>
      <w:lvlJc w:val="left"/>
      <w:pPr>
        <w:tabs>
          <w:tab w:val="num" w:pos="1170"/>
        </w:tabs>
        <w:ind w:left="1170" w:hanging="360"/>
      </w:pPr>
    </w:lvl>
    <w:lvl w:ilvl="2" w:tplc="0409001B" w:tentative="1">
      <w:start w:val="1"/>
      <w:numFmt w:val="lowerRoman"/>
      <w:lvlText w:val="%3."/>
      <w:lvlJc w:val="right"/>
      <w:pPr>
        <w:tabs>
          <w:tab w:val="num" w:pos="1890"/>
        </w:tabs>
        <w:ind w:left="1890" w:hanging="180"/>
      </w:pPr>
    </w:lvl>
    <w:lvl w:ilvl="3" w:tplc="0409000F" w:tentative="1">
      <w:start w:val="1"/>
      <w:numFmt w:val="decimal"/>
      <w:lvlText w:val="%4."/>
      <w:lvlJc w:val="left"/>
      <w:pPr>
        <w:tabs>
          <w:tab w:val="num" w:pos="2610"/>
        </w:tabs>
        <w:ind w:left="2610" w:hanging="360"/>
      </w:pPr>
    </w:lvl>
    <w:lvl w:ilvl="4" w:tplc="04090019" w:tentative="1">
      <w:start w:val="1"/>
      <w:numFmt w:val="lowerLetter"/>
      <w:lvlText w:val="%5."/>
      <w:lvlJc w:val="left"/>
      <w:pPr>
        <w:tabs>
          <w:tab w:val="num" w:pos="3330"/>
        </w:tabs>
        <w:ind w:left="3330" w:hanging="360"/>
      </w:pPr>
    </w:lvl>
    <w:lvl w:ilvl="5" w:tplc="0409001B" w:tentative="1">
      <w:start w:val="1"/>
      <w:numFmt w:val="lowerRoman"/>
      <w:lvlText w:val="%6."/>
      <w:lvlJc w:val="right"/>
      <w:pPr>
        <w:tabs>
          <w:tab w:val="num" w:pos="4050"/>
        </w:tabs>
        <w:ind w:left="4050" w:hanging="180"/>
      </w:pPr>
    </w:lvl>
    <w:lvl w:ilvl="6" w:tplc="0409000F" w:tentative="1">
      <w:start w:val="1"/>
      <w:numFmt w:val="decimal"/>
      <w:lvlText w:val="%7."/>
      <w:lvlJc w:val="left"/>
      <w:pPr>
        <w:tabs>
          <w:tab w:val="num" w:pos="4770"/>
        </w:tabs>
        <w:ind w:left="4770" w:hanging="360"/>
      </w:pPr>
    </w:lvl>
    <w:lvl w:ilvl="7" w:tplc="04090019" w:tentative="1">
      <w:start w:val="1"/>
      <w:numFmt w:val="lowerLetter"/>
      <w:lvlText w:val="%8."/>
      <w:lvlJc w:val="left"/>
      <w:pPr>
        <w:tabs>
          <w:tab w:val="num" w:pos="5490"/>
        </w:tabs>
        <w:ind w:left="5490" w:hanging="360"/>
      </w:pPr>
    </w:lvl>
    <w:lvl w:ilvl="8" w:tplc="0409001B" w:tentative="1">
      <w:start w:val="1"/>
      <w:numFmt w:val="lowerRoman"/>
      <w:lvlText w:val="%9."/>
      <w:lvlJc w:val="right"/>
      <w:pPr>
        <w:tabs>
          <w:tab w:val="num" w:pos="6210"/>
        </w:tabs>
        <w:ind w:left="6210" w:hanging="180"/>
      </w:pPr>
    </w:lvl>
  </w:abstractNum>
  <w:abstractNum w:abstractNumId="1" w15:restartNumberingAfterBreak="0">
    <w:nsid w:val="033E02FC"/>
    <w:multiLevelType w:val="hybridMultilevel"/>
    <w:tmpl w:val="55B2E502"/>
    <w:lvl w:ilvl="0" w:tplc="902C7E7E">
      <w:start w:val="3"/>
      <w:numFmt w:val="upperRoman"/>
      <w:lvlText w:val="%1."/>
      <w:lvlJc w:val="right"/>
      <w:pPr>
        <w:tabs>
          <w:tab w:val="num" w:pos="540"/>
        </w:tabs>
        <w:ind w:left="54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E446B6"/>
    <w:multiLevelType w:val="hybridMultilevel"/>
    <w:tmpl w:val="F1746FEA"/>
    <w:lvl w:ilvl="0" w:tplc="FF48FB60">
      <w:start w:val="1"/>
      <w:numFmt w:val="decimal"/>
      <w:lvlText w:val="%1."/>
      <w:lvlJc w:val="left"/>
      <w:pPr>
        <w:ind w:left="720" w:hanging="360"/>
      </w:pPr>
    </w:lvl>
    <w:lvl w:ilvl="1" w:tplc="14046250">
      <w:start w:val="1"/>
      <w:numFmt w:val="lowerLetter"/>
      <w:lvlText w:val="%2."/>
      <w:lvlJc w:val="left"/>
      <w:pPr>
        <w:ind w:left="1440" w:hanging="360"/>
      </w:pPr>
    </w:lvl>
    <w:lvl w:ilvl="2" w:tplc="2B7222C2">
      <w:start w:val="1"/>
      <w:numFmt w:val="lowerRoman"/>
      <w:lvlText w:val="%3."/>
      <w:lvlJc w:val="right"/>
      <w:pPr>
        <w:ind w:left="2160" w:hanging="180"/>
      </w:pPr>
    </w:lvl>
    <w:lvl w:ilvl="3" w:tplc="D54A36AC">
      <w:start w:val="1"/>
      <w:numFmt w:val="decimal"/>
      <w:lvlText w:val="%4."/>
      <w:lvlJc w:val="left"/>
      <w:pPr>
        <w:ind w:left="2880" w:hanging="360"/>
      </w:pPr>
    </w:lvl>
    <w:lvl w:ilvl="4" w:tplc="BF34C5CE">
      <w:start w:val="1"/>
      <w:numFmt w:val="lowerLetter"/>
      <w:lvlText w:val="%5."/>
      <w:lvlJc w:val="left"/>
      <w:pPr>
        <w:ind w:left="3600" w:hanging="360"/>
      </w:pPr>
    </w:lvl>
    <w:lvl w:ilvl="5" w:tplc="E31C2DEE">
      <w:start w:val="1"/>
      <w:numFmt w:val="lowerRoman"/>
      <w:lvlText w:val="%6."/>
      <w:lvlJc w:val="right"/>
      <w:pPr>
        <w:ind w:left="4320" w:hanging="180"/>
      </w:pPr>
    </w:lvl>
    <w:lvl w:ilvl="6" w:tplc="93B4F77E">
      <w:start w:val="1"/>
      <w:numFmt w:val="decimal"/>
      <w:lvlText w:val="%7."/>
      <w:lvlJc w:val="left"/>
      <w:pPr>
        <w:ind w:left="5040" w:hanging="360"/>
      </w:pPr>
    </w:lvl>
    <w:lvl w:ilvl="7" w:tplc="3E080B5A">
      <w:start w:val="1"/>
      <w:numFmt w:val="lowerLetter"/>
      <w:lvlText w:val="%8."/>
      <w:lvlJc w:val="left"/>
      <w:pPr>
        <w:ind w:left="5760" w:hanging="360"/>
      </w:pPr>
    </w:lvl>
    <w:lvl w:ilvl="8" w:tplc="D62289D6">
      <w:start w:val="1"/>
      <w:numFmt w:val="lowerRoman"/>
      <w:lvlText w:val="%9."/>
      <w:lvlJc w:val="right"/>
      <w:pPr>
        <w:ind w:left="6480" w:hanging="180"/>
      </w:pPr>
    </w:lvl>
  </w:abstractNum>
  <w:abstractNum w:abstractNumId="3" w15:restartNumberingAfterBreak="0">
    <w:nsid w:val="07655F8A"/>
    <w:multiLevelType w:val="hybridMultilevel"/>
    <w:tmpl w:val="10608616"/>
    <w:lvl w:ilvl="0" w:tplc="AC441A86">
      <w:start w:val="3"/>
      <w:numFmt w:val="upperRoman"/>
      <w:lvlText w:val="%1."/>
      <w:lvlJc w:val="right"/>
      <w:pPr>
        <w:tabs>
          <w:tab w:val="num" w:pos="540"/>
        </w:tabs>
        <w:ind w:left="54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FA125A"/>
    <w:multiLevelType w:val="hybridMultilevel"/>
    <w:tmpl w:val="5EBCB388"/>
    <w:lvl w:ilvl="0" w:tplc="9C98132E">
      <w:start w:val="3"/>
      <w:numFmt w:val="upperRoman"/>
      <w:lvlText w:val="%1."/>
      <w:lvlJc w:val="right"/>
      <w:pPr>
        <w:tabs>
          <w:tab w:val="num" w:pos="540"/>
        </w:tabs>
        <w:ind w:left="54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A660D7"/>
    <w:multiLevelType w:val="hybridMultilevel"/>
    <w:tmpl w:val="A0D48802"/>
    <w:lvl w:ilvl="0" w:tplc="8228C876">
      <w:start w:val="3"/>
      <w:numFmt w:val="upperRoman"/>
      <w:lvlText w:val="%1."/>
      <w:lvlJc w:val="right"/>
      <w:pPr>
        <w:tabs>
          <w:tab w:val="num" w:pos="540"/>
        </w:tabs>
        <w:ind w:left="54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1619C7"/>
    <w:multiLevelType w:val="hybridMultilevel"/>
    <w:tmpl w:val="1A2EB278"/>
    <w:lvl w:ilvl="0" w:tplc="C71E83CE">
      <w:start w:val="3"/>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3E734E9"/>
    <w:multiLevelType w:val="hybridMultilevel"/>
    <w:tmpl w:val="35205D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40B2A54"/>
    <w:multiLevelType w:val="hybridMultilevel"/>
    <w:tmpl w:val="699E3B6A"/>
    <w:lvl w:ilvl="0" w:tplc="CF32446C">
      <w:start w:val="3"/>
      <w:numFmt w:val="upperRoman"/>
      <w:lvlText w:val="%1."/>
      <w:lvlJc w:val="left"/>
      <w:pPr>
        <w:tabs>
          <w:tab w:val="num" w:pos="1800"/>
        </w:tabs>
        <w:ind w:left="1800" w:hanging="72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9" w15:restartNumberingAfterBreak="0">
    <w:nsid w:val="176659D4"/>
    <w:multiLevelType w:val="hybridMultilevel"/>
    <w:tmpl w:val="A01AA43E"/>
    <w:lvl w:ilvl="0" w:tplc="87B6DAE6">
      <w:start w:val="6"/>
      <w:numFmt w:val="upperRoman"/>
      <w:lvlText w:val="%1."/>
      <w:lvlJc w:val="right"/>
      <w:pPr>
        <w:ind w:left="45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A67566"/>
    <w:multiLevelType w:val="multilevel"/>
    <w:tmpl w:val="691238D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19515F04"/>
    <w:multiLevelType w:val="hybridMultilevel"/>
    <w:tmpl w:val="D1FEB292"/>
    <w:lvl w:ilvl="0" w:tplc="7B18CA48">
      <w:start w:val="1"/>
      <w:numFmt w:val="upperLetter"/>
      <w:lvlText w:val="%1."/>
      <w:lvlJc w:val="left"/>
      <w:pPr>
        <w:tabs>
          <w:tab w:val="num" w:pos="870"/>
        </w:tabs>
        <w:ind w:left="870" w:hanging="360"/>
      </w:pPr>
      <w:rPr>
        <w:rFonts w:hint="default"/>
      </w:rPr>
    </w:lvl>
    <w:lvl w:ilvl="1" w:tplc="04090019" w:tentative="1">
      <w:start w:val="1"/>
      <w:numFmt w:val="lowerLetter"/>
      <w:lvlText w:val="%2."/>
      <w:lvlJc w:val="left"/>
      <w:pPr>
        <w:tabs>
          <w:tab w:val="num" w:pos="1590"/>
        </w:tabs>
        <w:ind w:left="1590" w:hanging="360"/>
      </w:pPr>
    </w:lvl>
    <w:lvl w:ilvl="2" w:tplc="0409001B" w:tentative="1">
      <w:start w:val="1"/>
      <w:numFmt w:val="lowerRoman"/>
      <w:lvlText w:val="%3."/>
      <w:lvlJc w:val="right"/>
      <w:pPr>
        <w:tabs>
          <w:tab w:val="num" w:pos="2310"/>
        </w:tabs>
        <w:ind w:left="2310" w:hanging="180"/>
      </w:pPr>
    </w:lvl>
    <w:lvl w:ilvl="3" w:tplc="0409000F" w:tentative="1">
      <w:start w:val="1"/>
      <w:numFmt w:val="decimal"/>
      <w:lvlText w:val="%4."/>
      <w:lvlJc w:val="left"/>
      <w:pPr>
        <w:tabs>
          <w:tab w:val="num" w:pos="3030"/>
        </w:tabs>
        <w:ind w:left="3030" w:hanging="360"/>
      </w:pPr>
    </w:lvl>
    <w:lvl w:ilvl="4" w:tplc="04090019" w:tentative="1">
      <w:start w:val="1"/>
      <w:numFmt w:val="lowerLetter"/>
      <w:lvlText w:val="%5."/>
      <w:lvlJc w:val="left"/>
      <w:pPr>
        <w:tabs>
          <w:tab w:val="num" w:pos="3750"/>
        </w:tabs>
        <w:ind w:left="3750" w:hanging="360"/>
      </w:pPr>
    </w:lvl>
    <w:lvl w:ilvl="5" w:tplc="0409001B" w:tentative="1">
      <w:start w:val="1"/>
      <w:numFmt w:val="lowerRoman"/>
      <w:lvlText w:val="%6."/>
      <w:lvlJc w:val="right"/>
      <w:pPr>
        <w:tabs>
          <w:tab w:val="num" w:pos="4470"/>
        </w:tabs>
        <w:ind w:left="4470" w:hanging="180"/>
      </w:pPr>
    </w:lvl>
    <w:lvl w:ilvl="6" w:tplc="0409000F" w:tentative="1">
      <w:start w:val="1"/>
      <w:numFmt w:val="decimal"/>
      <w:lvlText w:val="%7."/>
      <w:lvlJc w:val="left"/>
      <w:pPr>
        <w:tabs>
          <w:tab w:val="num" w:pos="5190"/>
        </w:tabs>
        <w:ind w:left="5190" w:hanging="360"/>
      </w:pPr>
    </w:lvl>
    <w:lvl w:ilvl="7" w:tplc="04090019" w:tentative="1">
      <w:start w:val="1"/>
      <w:numFmt w:val="lowerLetter"/>
      <w:lvlText w:val="%8."/>
      <w:lvlJc w:val="left"/>
      <w:pPr>
        <w:tabs>
          <w:tab w:val="num" w:pos="5910"/>
        </w:tabs>
        <w:ind w:left="5910" w:hanging="360"/>
      </w:pPr>
    </w:lvl>
    <w:lvl w:ilvl="8" w:tplc="0409001B" w:tentative="1">
      <w:start w:val="1"/>
      <w:numFmt w:val="lowerRoman"/>
      <w:lvlText w:val="%9."/>
      <w:lvlJc w:val="right"/>
      <w:pPr>
        <w:tabs>
          <w:tab w:val="num" w:pos="6630"/>
        </w:tabs>
        <w:ind w:left="6630" w:hanging="180"/>
      </w:pPr>
    </w:lvl>
  </w:abstractNum>
  <w:abstractNum w:abstractNumId="12" w15:restartNumberingAfterBreak="0">
    <w:nsid w:val="1C051F84"/>
    <w:multiLevelType w:val="hybridMultilevel"/>
    <w:tmpl w:val="70807EF6"/>
    <w:lvl w:ilvl="0" w:tplc="1A604A74">
      <w:start w:val="1"/>
      <w:numFmt w:val="decimal"/>
      <w:lvlText w:val="%1."/>
      <w:lvlJc w:val="left"/>
      <w:pPr>
        <w:ind w:left="720" w:hanging="360"/>
      </w:pPr>
    </w:lvl>
    <w:lvl w:ilvl="1" w:tplc="CFD6CF42">
      <w:start w:val="1"/>
      <w:numFmt w:val="lowerLetter"/>
      <w:lvlText w:val="%2."/>
      <w:lvlJc w:val="left"/>
      <w:pPr>
        <w:ind w:left="1440" w:hanging="360"/>
      </w:pPr>
    </w:lvl>
    <w:lvl w:ilvl="2" w:tplc="96A8509E">
      <w:start w:val="1"/>
      <w:numFmt w:val="lowerRoman"/>
      <w:lvlText w:val="%3."/>
      <w:lvlJc w:val="right"/>
      <w:pPr>
        <w:ind w:left="2160" w:hanging="180"/>
      </w:pPr>
    </w:lvl>
    <w:lvl w:ilvl="3" w:tplc="27BE2F3C">
      <w:start w:val="1"/>
      <w:numFmt w:val="decimal"/>
      <w:lvlText w:val="%4."/>
      <w:lvlJc w:val="left"/>
      <w:pPr>
        <w:ind w:left="2880" w:hanging="360"/>
      </w:pPr>
    </w:lvl>
    <w:lvl w:ilvl="4" w:tplc="7DF21D0E">
      <w:start w:val="1"/>
      <w:numFmt w:val="lowerLetter"/>
      <w:lvlText w:val="%5."/>
      <w:lvlJc w:val="left"/>
      <w:pPr>
        <w:ind w:left="3600" w:hanging="360"/>
      </w:pPr>
    </w:lvl>
    <w:lvl w:ilvl="5" w:tplc="FA426326">
      <w:start w:val="1"/>
      <w:numFmt w:val="lowerRoman"/>
      <w:lvlText w:val="%6."/>
      <w:lvlJc w:val="right"/>
      <w:pPr>
        <w:ind w:left="4320" w:hanging="180"/>
      </w:pPr>
    </w:lvl>
    <w:lvl w:ilvl="6" w:tplc="34BA2C82">
      <w:start w:val="1"/>
      <w:numFmt w:val="decimal"/>
      <w:lvlText w:val="%7."/>
      <w:lvlJc w:val="left"/>
      <w:pPr>
        <w:ind w:left="5040" w:hanging="360"/>
      </w:pPr>
    </w:lvl>
    <w:lvl w:ilvl="7" w:tplc="CCD4887A">
      <w:start w:val="1"/>
      <w:numFmt w:val="lowerLetter"/>
      <w:lvlText w:val="%8."/>
      <w:lvlJc w:val="left"/>
      <w:pPr>
        <w:ind w:left="5760" w:hanging="360"/>
      </w:pPr>
    </w:lvl>
    <w:lvl w:ilvl="8" w:tplc="146CE3B6">
      <w:start w:val="1"/>
      <w:numFmt w:val="lowerRoman"/>
      <w:lvlText w:val="%9."/>
      <w:lvlJc w:val="right"/>
      <w:pPr>
        <w:ind w:left="6480" w:hanging="180"/>
      </w:pPr>
    </w:lvl>
  </w:abstractNum>
  <w:abstractNum w:abstractNumId="13" w15:restartNumberingAfterBreak="0">
    <w:nsid w:val="1C121107"/>
    <w:multiLevelType w:val="hybridMultilevel"/>
    <w:tmpl w:val="065420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D1C6CCA"/>
    <w:multiLevelType w:val="hybridMultilevel"/>
    <w:tmpl w:val="A500724E"/>
    <w:lvl w:ilvl="0" w:tplc="54D6090A">
      <w:start w:val="15"/>
      <w:numFmt w:val="upperRoman"/>
      <w:lvlText w:val="%1."/>
      <w:lvlJc w:val="right"/>
      <w:pPr>
        <w:tabs>
          <w:tab w:val="num" w:pos="720"/>
        </w:tabs>
        <w:ind w:left="72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683903"/>
    <w:multiLevelType w:val="hybridMultilevel"/>
    <w:tmpl w:val="BD608820"/>
    <w:lvl w:ilvl="0" w:tplc="06287EAE">
      <w:start w:val="3"/>
      <w:numFmt w:val="upperRoman"/>
      <w:lvlText w:val="%1."/>
      <w:lvlJc w:val="right"/>
      <w:pPr>
        <w:tabs>
          <w:tab w:val="num" w:pos="540"/>
        </w:tabs>
        <w:ind w:left="54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40163C"/>
    <w:multiLevelType w:val="multilevel"/>
    <w:tmpl w:val="6EE4A91A"/>
    <w:lvl w:ilvl="0">
      <w:start w:val="2"/>
      <w:numFmt w:val="upperRoman"/>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238424BA"/>
    <w:multiLevelType w:val="hybridMultilevel"/>
    <w:tmpl w:val="3132DC1C"/>
    <w:lvl w:ilvl="0" w:tplc="04090013">
      <w:start w:val="1"/>
      <w:numFmt w:val="upperRoman"/>
      <w:lvlText w:val="%1."/>
      <w:lvlJc w:val="right"/>
      <w:pPr>
        <w:tabs>
          <w:tab w:val="num" w:pos="720"/>
        </w:tabs>
        <w:ind w:left="72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27021F6C"/>
    <w:multiLevelType w:val="hybridMultilevel"/>
    <w:tmpl w:val="70F61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F148EE"/>
    <w:multiLevelType w:val="hybridMultilevel"/>
    <w:tmpl w:val="A72CADF6"/>
    <w:lvl w:ilvl="0" w:tplc="04090013">
      <w:start w:val="1"/>
      <w:numFmt w:val="upperRoman"/>
      <w:lvlText w:val="%1."/>
      <w:lvlJc w:val="right"/>
      <w:pPr>
        <w:tabs>
          <w:tab w:val="num" w:pos="720"/>
        </w:tabs>
        <w:ind w:left="72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2BF20D85"/>
    <w:multiLevelType w:val="hybridMultilevel"/>
    <w:tmpl w:val="9E826D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50E1EB5"/>
    <w:multiLevelType w:val="hybridMultilevel"/>
    <w:tmpl w:val="72A4911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 w15:restartNumberingAfterBreak="0">
    <w:nsid w:val="37AC0585"/>
    <w:multiLevelType w:val="hybridMultilevel"/>
    <w:tmpl w:val="C87008BC"/>
    <w:lvl w:ilvl="0" w:tplc="63460A6C">
      <w:start w:val="1"/>
      <w:numFmt w:val="bullet"/>
      <w:lvlText w:val=""/>
      <w:lvlJc w:val="left"/>
      <w:pPr>
        <w:ind w:left="720" w:hanging="360"/>
      </w:pPr>
      <w:rPr>
        <w:rFonts w:ascii="Symbol" w:hAnsi="Symbol" w:hint="default"/>
      </w:rPr>
    </w:lvl>
    <w:lvl w:ilvl="1" w:tplc="2E9695A4">
      <w:start w:val="1"/>
      <w:numFmt w:val="bullet"/>
      <w:lvlText w:val="o"/>
      <w:lvlJc w:val="left"/>
      <w:pPr>
        <w:ind w:left="1440" w:hanging="360"/>
      </w:pPr>
      <w:rPr>
        <w:rFonts w:ascii="Courier New" w:hAnsi="Courier New" w:hint="default"/>
      </w:rPr>
    </w:lvl>
    <w:lvl w:ilvl="2" w:tplc="5FFA589C">
      <w:start w:val="1"/>
      <w:numFmt w:val="bullet"/>
      <w:lvlText w:val=""/>
      <w:lvlJc w:val="left"/>
      <w:pPr>
        <w:ind w:left="2160" w:hanging="360"/>
      </w:pPr>
      <w:rPr>
        <w:rFonts w:ascii="Wingdings" w:hAnsi="Wingdings" w:hint="default"/>
      </w:rPr>
    </w:lvl>
    <w:lvl w:ilvl="3" w:tplc="C6AEB3B4">
      <w:start w:val="1"/>
      <w:numFmt w:val="bullet"/>
      <w:lvlText w:val=""/>
      <w:lvlJc w:val="left"/>
      <w:pPr>
        <w:ind w:left="2880" w:hanging="360"/>
      </w:pPr>
      <w:rPr>
        <w:rFonts w:ascii="Symbol" w:hAnsi="Symbol" w:hint="default"/>
      </w:rPr>
    </w:lvl>
    <w:lvl w:ilvl="4" w:tplc="A70A9CD8">
      <w:start w:val="1"/>
      <w:numFmt w:val="bullet"/>
      <w:lvlText w:val="o"/>
      <w:lvlJc w:val="left"/>
      <w:pPr>
        <w:ind w:left="3600" w:hanging="360"/>
      </w:pPr>
      <w:rPr>
        <w:rFonts w:ascii="Courier New" w:hAnsi="Courier New" w:hint="default"/>
      </w:rPr>
    </w:lvl>
    <w:lvl w:ilvl="5" w:tplc="9C669D64">
      <w:start w:val="1"/>
      <w:numFmt w:val="bullet"/>
      <w:lvlText w:val=""/>
      <w:lvlJc w:val="left"/>
      <w:pPr>
        <w:ind w:left="4320" w:hanging="360"/>
      </w:pPr>
      <w:rPr>
        <w:rFonts w:ascii="Wingdings" w:hAnsi="Wingdings" w:hint="default"/>
      </w:rPr>
    </w:lvl>
    <w:lvl w:ilvl="6" w:tplc="8D72BF26">
      <w:start w:val="1"/>
      <w:numFmt w:val="bullet"/>
      <w:lvlText w:val=""/>
      <w:lvlJc w:val="left"/>
      <w:pPr>
        <w:ind w:left="5040" w:hanging="360"/>
      </w:pPr>
      <w:rPr>
        <w:rFonts w:ascii="Symbol" w:hAnsi="Symbol" w:hint="default"/>
      </w:rPr>
    </w:lvl>
    <w:lvl w:ilvl="7" w:tplc="917CAC54">
      <w:start w:val="1"/>
      <w:numFmt w:val="bullet"/>
      <w:lvlText w:val="o"/>
      <w:lvlJc w:val="left"/>
      <w:pPr>
        <w:ind w:left="5760" w:hanging="360"/>
      </w:pPr>
      <w:rPr>
        <w:rFonts w:ascii="Courier New" w:hAnsi="Courier New" w:hint="default"/>
      </w:rPr>
    </w:lvl>
    <w:lvl w:ilvl="8" w:tplc="C8E8E012">
      <w:start w:val="1"/>
      <w:numFmt w:val="bullet"/>
      <w:lvlText w:val=""/>
      <w:lvlJc w:val="left"/>
      <w:pPr>
        <w:ind w:left="6480" w:hanging="360"/>
      </w:pPr>
      <w:rPr>
        <w:rFonts w:ascii="Wingdings" w:hAnsi="Wingdings" w:hint="default"/>
      </w:rPr>
    </w:lvl>
  </w:abstractNum>
  <w:abstractNum w:abstractNumId="23" w15:restartNumberingAfterBreak="0">
    <w:nsid w:val="37B31D2F"/>
    <w:multiLevelType w:val="multilevel"/>
    <w:tmpl w:val="F5345448"/>
    <w:lvl w:ilvl="0">
      <w:start w:val="10"/>
      <w:numFmt w:val="upperRoman"/>
      <w:lvlText w:val="%1."/>
      <w:lvlJc w:val="left"/>
      <w:pPr>
        <w:tabs>
          <w:tab w:val="num" w:pos="720"/>
        </w:tabs>
        <w:ind w:left="720" w:hanging="720"/>
      </w:pPr>
      <w:rPr>
        <w:rFonts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15:restartNumberingAfterBreak="0">
    <w:nsid w:val="3BF97C0B"/>
    <w:multiLevelType w:val="hybridMultilevel"/>
    <w:tmpl w:val="E2EAE6FC"/>
    <w:lvl w:ilvl="0" w:tplc="67AEEB70">
      <w:start w:val="1"/>
      <w:numFmt w:val="upperLetter"/>
      <w:lvlText w:val="%1."/>
      <w:lvlJc w:val="left"/>
      <w:pPr>
        <w:tabs>
          <w:tab w:val="num" w:pos="1260"/>
        </w:tabs>
        <w:ind w:left="1260" w:hanging="360"/>
      </w:pPr>
      <w:rPr>
        <w:rFonts w:hint="default"/>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25" w15:restartNumberingAfterBreak="0">
    <w:nsid w:val="3C635FC6"/>
    <w:multiLevelType w:val="hybridMultilevel"/>
    <w:tmpl w:val="F3D6FC22"/>
    <w:lvl w:ilvl="0" w:tplc="00528608">
      <w:start w:val="6"/>
      <w:numFmt w:val="upperRoman"/>
      <w:lvlText w:val="%1."/>
      <w:lvlJc w:val="right"/>
      <w:pPr>
        <w:tabs>
          <w:tab w:val="num" w:pos="900"/>
        </w:tabs>
        <w:ind w:left="900" w:hanging="1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0996873"/>
    <w:multiLevelType w:val="hybridMultilevel"/>
    <w:tmpl w:val="88A6E39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2CF2F44"/>
    <w:multiLevelType w:val="hybridMultilevel"/>
    <w:tmpl w:val="F886AE54"/>
    <w:lvl w:ilvl="0" w:tplc="B4A6BC64">
      <w:start w:val="6"/>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44096005"/>
    <w:multiLevelType w:val="hybridMultilevel"/>
    <w:tmpl w:val="8D103124"/>
    <w:lvl w:ilvl="0" w:tplc="916A208E">
      <w:start w:val="1"/>
      <w:numFmt w:val="upperLetter"/>
      <w:lvlText w:val="%1."/>
      <w:lvlJc w:val="left"/>
      <w:pPr>
        <w:tabs>
          <w:tab w:val="num" w:pos="720"/>
        </w:tabs>
        <w:ind w:left="72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45465677"/>
    <w:multiLevelType w:val="hybridMultilevel"/>
    <w:tmpl w:val="F5345448"/>
    <w:lvl w:ilvl="0" w:tplc="DBA0141E">
      <w:start w:val="10"/>
      <w:numFmt w:val="upperRoman"/>
      <w:lvlText w:val="%1."/>
      <w:lvlJc w:val="left"/>
      <w:pPr>
        <w:tabs>
          <w:tab w:val="num" w:pos="720"/>
        </w:tabs>
        <w:ind w:left="72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 w15:restartNumberingAfterBreak="0">
    <w:nsid w:val="4B7A4B5F"/>
    <w:multiLevelType w:val="hybridMultilevel"/>
    <w:tmpl w:val="9C0AC7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E0D1CBC"/>
    <w:multiLevelType w:val="hybridMultilevel"/>
    <w:tmpl w:val="0B9844BE"/>
    <w:lvl w:ilvl="0" w:tplc="F58ED3CA">
      <w:start w:val="3"/>
      <w:numFmt w:val="upperRoman"/>
      <w:lvlText w:val="%1."/>
      <w:lvlJc w:val="right"/>
      <w:pPr>
        <w:tabs>
          <w:tab w:val="num" w:pos="540"/>
        </w:tabs>
        <w:ind w:left="54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C50F46"/>
    <w:multiLevelType w:val="hybridMultilevel"/>
    <w:tmpl w:val="4A1804F4"/>
    <w:lvl w:ilvl="0" w:tplc="E1007EDC">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125444D"/>
    <w:multiLevelType w:val="hybridMultilevel"/>
    <w:tmpl w:val="91A86B9C"/>
    <w:lvl w:ilvl="0" w:tplc="04090015">
      <w:start w:val="1"/>
      <w:numFmt w:val="upperLetter"/>
      <w:lvlText w:val="%1."/>
      <w:lvlJc w:val="left"/>
      <w:pPr>
        <w:tabs>
          <w:tab w:val="num" w:pos="810"/>
        </w:tabs>
        <w:ind w:left="810" w:hanging="360"/>
      </w:pPr>
      <w:rPr>
        <w:rFonts w:hint="default"/>
      </w:rPr>
    </w:lvl>
    <w:lvl w:ilvl="1" w:tplc="04090019" w:tentative="1">
      <w:start w:val="1"/>
      <w:numFmt w:val="lowerLetter"/>
      <w:lvlText w:val="%2."/>
      <w:lvlJc w:val="left"/>
      <w:pPr>
        <w:tabs>
          <w:tab w:val="num" w:pos="1530"/>
        </w:tabs>
        <w:ind w:left="1530" w:hanging="360"/>
      </w:pPr>
    </w:lvl>
    <w:lvl w:ilvl="2" w:tplc="0409001B" w:tentative="1">
      <w:start w:val="1"/>
      <w:numFmt w:val="lowerRoman"/>
      <w:lvlText w:val="%3."/>
      <w:lvlJc w:val="right"/>
      <w:pPr>
        <w:tabs>
          <w:tab w:val="num" w:pos="2250"/>
        </w:tabs>
        <w:ind w:left="2250" w:hanging="180"/>
      </w:pPr>
    </w:lvl>
    <w:lvl w:ilvl="3" w:tplc="0409000F" w:tentative="1">
      <w:start w:val="1"/>
      <w:numFmt w:val="decimal"/>
      <w:lvlText w:val="%4."/>
      <w:lvlJc w:val="left"/>
      <w:pPr>
        <w:tabs>
          <w:tab w:val="num" w:pos="2970"/>
        </w:tabs>
        <w:ind w:left="2970" w:hanging="360"/>
      </w:pPr>
    </w:lvl>
    <w:lvl w:ilvl="4" w:tplc="04090019" w:tentative="1">
      <w:start w:val="1"/>
      <w:numFmt w:val="lowerLetter"/>
      <w:lvlText w:val="%5."/>
      <w:lvlJc w:val="left"/>
      <w:pPr>
        <w:tabs>
          <w:tab w:val="num" w:pos="3690"/>
        </w:tabs>
        <w:ind w:left="3690" w:hanging="360"/>
      </w:pPr>
    </w:lvl>
    <w:lvl w:ilvl="5" w:tplc="0409001B" w:tentative="1">
      <w:start w:val="1"/>
      <w:numFmt w:val="lowerRoman"/>
      <w:lvlText w:val="%6."/>
      <w:lvlJc w:val="right"/>
      <w:pPr>
        <w:tabs>
          <w:tab w:val="num" w:pos="4410"/>
        </w:tabs>
        <w:ind w:left="4410" w:hanging="180"/>
      </w:pPr>
    </w:lvl>
    <w:lvl w:ilvl="6" w:tplc="0409000F" w:tentative="1">
      <w:start w:val="1"/>
      <w:numFmt w:val="decimal"/>
      <w:lvlText w:val="%7."/>
      <w:lvlJc w:val="left"/>
      <w:pPr>
        <w:tabs>
          <w:tab w:val="num" w:pos="5130"/>
        </w:tabs>
        <w:ind w:left="5130" w:hanging="360"/>
      </w:pPr>
    </w:lvl>
    <w:lvl w:ilvl="7" w:tplc="04090019" w:tentative="1">
      <w:start w:val="1"/>
      <w:numFmt w:val="lowerLetter"/>
      <w:lvlText w:val="%8."/>
      <w:lvlJc w:val="left"/>
      <w:pPr>
        <w:tabs>
          <w:tab w:val="num" w:pos="5850"/>
        </w:tabs>
        <w:ind w:left="5850" w:hanging="360"/>
      </w:pPr>
    </w:lvl>
    <w:lvl w:ilvl="8" w:tplc="0409001B" w:tentative="1">
      <w:start w:val="1"/>
      <w:numFmt w:val="lowerRoman"/>
      <w:lvlText w:val="%9."/>
      <w:lvlJc w:val="right"/>
      <w:pPr>
        <w:tabs>
          <w:tab w:val="num" w:pos="6570"/>
        </w:tabs>
        <w:ind w:left="6570" w:hanging="180"/>
      </w:pPr>
    </w:lvl>
  </w:abstractNum>
  <w:abstractNum w:abstractNumId="34" w15:restartNumberingAfterBreak="0">
    <w:nsid w:val="52AD7EDC"/>
    <w:multiLevelType w:val="hybridMultilevel"/>
    <w:tmpl w:val="29CA70A8"/>
    <w:lvl w:ilvl="0" w:tplc="41A83A20">
      <w:start w:val="1"/>
      <w:numFmt w:val="decimal"/>
      <w:lvlText w:val="%1."/>
      <w:lvlJc w:val="left"/>
      <w:pPr>
        <w:ind w:left="720" w:hanging="360"/>
      </w:pPr>
    </w:lvl>
    <w:lvl w:ilvl="1" w:tplc="4424AC0A">
      <w:start w:val="1"/>
      <w:numFmt w:val="lowerLetter"/>
      <w:lvlText w:val="%2."/>
      <w:lvlJc w:val="left"/>
      <w:pPr>
        <w:ind w:left="1440" w:hanging="360"/>
      </w:pPr>
    </w:lvl>
    <w:lvl w:ilvl="2" w:tplc="773A8B36">
      <w:start w:val="1"/>
      <w:numFmt w:val="lowerRoman"/>
      <w:lvlText w:val="%3."/>
      <w:lvlJc w:val="right"/>
      <w:pPr>
        <w:ind w:left="2160" w:hanging="180"/>
      </w:pPr>
    </w:lvl>
    <w:lvl w:ilvl="3" w:tplc="FE50FEA6">
      <w:start w:val="1"/>
      <w:numFmt w:val="decimal"/>
      <w:lvlText w:val="%4."/>
      <w:lvlJc w:val="left"/>
      <w:pPr>
        <w:ind w:left="2880" w:hanging="360"/>
      </w:pPr>
    </w:lvl>
    <w:lvl w:ilvl="4" w:tplc="EB9C453A">
      <w:start w:val="1"/>
      <w:numFmt w:val="lowerLetter"/>
      <w:lvlText w:val="%5."/>
      <w:lvlJc w:val="left"/>
      <w:pPr>
        <w:ind w:left="3600" w:hanging="360"/>
      </w:pPr>
    </w:lvl>
    <w:lvl w:ilvl="5" w:tplc="37F898FE">
      <w:start w:val="1"/>
      <w:numFmt w:val="lowerRoman"/>
      <w:lvlText w:val="%6."/>
      <w:lvlJc w:val="right"/>
      <w:pPr>
        <w:ind w:left="4320" w:hanging="180"/>
      </w:pPr>
    </w:lvl>
    <w:lvl w:ilvl="6" w:tplc="DDE05AA0">
      <w:start w:val="1"/>
      <w:numFmt w:val="decimal"/>
      <w:lvlText w:val="%7."/>
      <w:lvlJc w:val="left"/>
      <w:pPr>
        <w:ind w:left="5040" w:hanging="360"/>
      </w:pPr>
    </w:lvl>
    <w:lvl w:ilvl="7" w:tplc="1268A140">
      <w:start w:val="1"/>
      <w:numFmt w:val="lowerLetter"/>
      <w:lvlText w:val="%8."/>
      <w:lvlJc w:val="left"/>
      <w:pPr>
        <w:ind w:left="5760" w:hanging="360"/>
      </w:pPr>
    </w:lvl>
    <w:lvl w:ilvl="8" w:tplc="80608036">
      <w:start w:val="1"/>
      <w:numFmt w:val="lowerRoman"/>
      <w:lvlText w:val="%9."/>
      <w:lvlJc w:val="right"/>
      <w:pPr>
        <w:ind w:left="6480" w:hanging="180"/>
      </w:pPr>
    </w:lvl>
  </w:abstractNum>
  <w:abstractNum w:abstractNumId="35" w15:restartNumberingAfterBreak="0">
    <w:nsid w:val="546326E1"/>
    <w:multiLevelType w:val="hybridMultilevel"/>
    <w:tmpl w:val="A0A207EA"/>
    <w:lvl w:ilvl="0" w:tplc="81A03D94">
      <w:start w:val="4"/>
      <w:numFmt w:val="upperRoman"/>
      <w:lvlText w:val="%1."/>
      <w:lvlJc w:val="right"/>
      <w:pPr>
        <w:tabs>
          <w:tab w:val="num" w:pos="540"/>
        </w:tabs>
        <w:ind w:left="54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4AC01B7"/>
    <w:multiLevelType w:val="hybridMultilevel"/>
    <w:tmpl w:val="7B8C306E"/>
    <w:lvl w:ilvl="0" w:tplc="04090013">
      <w:start w:val="1"/>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5751F24"/>
    <w:multiLevelType w:val="hybridMultilevel"/>
    <w:tmpl w:val="AC5A859E"/>
    <w:lvl w:ilvl="0" w:tplc="744ADF98">
      <w:start w:val="1"/>
      <w:numFmt w:val="bullet"/>
      <w:lvlText w:val=""/>
      <w:lvlJc w:val="left"/>
      <w:pPr>
        <w:ind w:left="720" w:hanging="360"/>
      </w:pPr>
      <w:rPr>
        <w:rFonts w:ascii="Symbol" w:hAnsi="Symbol" w:hint="default"/>
      </w:rPr>
    </w:lvl>
    <w:lvl w:ilvl="1" w:tplc="600C2132">
      <w:start w:val="1"/>
      <w:numFmt w:val="bullet"/>
      <w:lvlText w:val="o"/>
      <w:lvlJc w:val="left"/>
      <w:pPr>
        <w:ind w:left="1440" w:hanging="360"/>
      </w:pPr>
      <w:rPr>
        <w:rFonts w:ascii="Courier New" w:hAnsi="Courier New" w:hint="default"/>
      </w:rPr>
    </w:lvl>
    <w:lvl w:ilvl="2" w:tplc="C11CD30E">
      <w:start w:val="1"/>
      <w:numFmt w:val="bullet"/>
      <w:lvlText w:val=""/>
      <w:lvlJc w:val="left"/>
      <w:pPr>
        <w:ind w:left="2160" w:hanging="360"/>
      </w:pPr>
      <w:rPr>
        <w:rFonts w:ascii="Wingdings" w:hAnsi="Wingdings" w:hint="default"/>
      </w:rPr>
    </w:lvl>
    <w:lvl w:ilvl="3" w:tplc="76448F64">
      <w:start w:val="1"/>
      <w:numFmt w:val="bullet"/>
      <w:lvlText w:val=""/>
      <w:lvlJc w:val="left"/>
      <w:pPr>
        <w:ind w:left="2880" w:hanging="360"/>
      </w:pPr>
      <w:rPr>
        <w:rFonts w:ascii="Symbol" w:hAnsi="Symbol" w:hint="default"/>
      </w:rPr>
    </w:lvl>
    <w:lvl w:ilvl="4" w:tplc="66149650">
      <w:start w:val="1"/>
      <w:numFmt w:val="bullet"/>
      <w:lvlText w:val="o"/>
      <w:lvlJc w:val="left"/>
      <w:pPr>
        <w:ind w:left="3600" w:hanging="360"/>
      </w:pPr>
      <w:rPr>
        <w:rFonts w:ascii="Courier New" w:hAnsi="Courier New" w:hint="default"/>
      </w:rPr>
    </w:lvl>
    <w:lvl w:ilvl="5" w:tplc="EB84B5E0">
      <w:start w:val="1"/>
      <w:numFmt w:val="bullet"/>
      <w:lvlText w:val=""/>
      <w:lvlJc w:val="left"/>
      <w:pPr>
        <w:ind w:left="4320" w:hanging="360"/>
      </w:pPr>
      <w:rPr>
        <w:rFonts w:ascii="Wingdings" w:hAnsi="Wingdings" w:hint="default"/>
      </w:rPr>
    </w:lvl>
    <w:lvl w:ilvl="6" w:tplc="FDE613C6">
      <w:start w:val="1"/>
      <w:numFmt w:val="bullet"/>
      <w:lvlText w:val=""/>
      <w:lvlJc w:val="left"/>
      <w:pPr>
        <w:ind w:left="5040" w:hanging="360"/>
      </w:pPr>
      <w:rPr>
        <w:rFonts w:ascii="Symbol" w:hAnsi="Symbol" w:hint="default"/>
      </w:rPr>
    </w:lvl>
    <w:lvl w:ilvl="7" w:tplc="CFD48F94">
      <w:start w:val="1"/>
      <w:numFmt w:val="bullet"/>
      <w:lvlText w:val="o"/>
      <w:lvlJc w:val="left"/>
      <w:pPr>
        <w:ind w:left="5760" w:hanging="360"/>
      </w:pPr>
      <w:rPr>
        <w:rFonts w:ascii="Courier New" w:hAnsi="Courier New" w:hint="default"/>
      </w:rPr>
    </w:lvl>
    <w:lvl w:ilvl="8" w:tplc="BAEEF49C">
      <w:start w:val="1"/>
      <w:numFmt w:val="bullet"/>
      <w:lvlText w:val=""/>
      <w:lvlJc w:val="left"/>
      <w:pPr>
        <w:ind w:left="6480" w:hanging="360"/>
      </w:pPr>
      <w:rPr>
        <w:rFonts w:ascii="Wingdings" w:hAnsi="Wingdings" w:hint="default"/>
      </w:rPr>
    </w:lvl>
  </w:abstractNum>
  <w:abstractNum w:abstractNumId="38" w15:restartNumberingAfterBreak="0">
    <w:nsid w:val="5AE13DF2"/>
    <w:multiLevelType w:val="hybridMultilevel"/>
    <w:tmpl w:val="54F6FAEC"/>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5D3B7D8A"/>
    <w:multiLevelType w:val="hybridMultilevel"/>
    <w:tmpl w:val="D0AA93EC"/>
    <w:lvl w:ilvl="0" w:tplc="93A0DC16">
      <w:start w:val="7"/>
      <w:numFmt w:val="upperRoman"/>
      <w:lvlText w:val="%1."/>
      <w:lvlJc w:val="right"/>
      <w:pPr>
        <w:ind w:left="45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D560222"/>
    <w:multiLevelType w:val="hybridMultilevel"/>
    <w:tmpl w:val="14EA95B4"/>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5D612283"/>
    <w:multiLevelType w:val="hybridMultilevel"/>
    <w:tmpl w:val="A72CADF6"/>
    <w:lvl w:ilvl="0" w:tplc="04090013">
      <w:start w:val="1"/>
      <w:numFmt w:val="upperRoman"/>
      <w:lvlText w:val="%1."/>
      <w:lvlJc w:val="right"/>
      <w:pPr>
        <w:tabs>
          <w:tab w:val="num" w:pos="720"/>
        </w:tabs>
        <w:ind w:left="72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60590127"/>
    <w:multiLevelType w:val="hybridMultilevel"/>
    <w:tmpl w:val="BB786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0950FB9"/>
    <w:multiLevelType w:val="hybridMultilevel"/>
    <w:tmpl w:val="51D0FF32"/>
    <w:lvl w:ilvl="0" w:tplc="5B647E1A">
      <w:start w:val="7"/>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651A5E0A"/>
    <w:multiLevelType w:val="hybridMultilevel"/>
    <w:tmpl w:val="CA908BD0"/>
    <w:lvl w:ilvl="0" w:tplc="CA6039C6">
      <w:start w:val="2"/>
      <w:numFmt w:val="upperRoman"/>
      <w:lvlText w:val="%1."/>
      <w:lvlJc w:val="right"/>
      <w:pPr>
        <w:ind w:left="45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5ED7BEB"/>
    <w:multiLevelType w:val="hybridMultilevel"/>
    <w:tmpl w:val="6EE4A91A"/>
    <w:lvl w:ilvl="0" w:tplc="0FB88718">
      <w:start w:val="2"/>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755935E8"/>
    <w:multiLevelType w:val="hybridMultilevel"/>
    <w:tmpl w:val="F83E1632"/>
    <w:lvl w:ilvl="0" w:tplc="AC1AF9E2">
      <w:start w:val="2"/>
      <w:numFmt w:val="upperRoman"/>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75D3684A"/>
    <w:multiLevelType w:val="hybridMultilevel"/>
    <w:tmpl w:val="4E6038C2"/>
    <w:lvl w:ilvl="0" w:tplc="2A1845E6">
      <w:start w:val="5"/>
      <w:numFmt w:val="upperRoman"/>
      <w:lvlText w:val="%1."/>
      <w:lvlJc w:val="righ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84A00EB"/>
    <w:multiLevelType w:val="hybridMultilevel"/>
    <w:tmpl w:val="ED6008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78CA2FDB"/>
    <w:multiLevelType w:val="hybridMultilevel"/>
    <w:tmpl w:val="5F5A5E60"/>
    <w:lvl w:ilvl="0" w:tplc="C93EF808">
      <w:start w:val="5"/>
      <w:numFmt w:val="upperRoman"/>
      <w:lvlText w:val="%1."/>
      <w:lvlJc w:val="right"/>
      <w:pPr>
        <w:ind w:left="45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C406787"/>
    <w:multiLevelType w:val="hybridMultilevel"/>
    <w:tmpl w:val="A10CB0EE"/>
    <w:lvl w:ilvl="0" w:tplc="D47AD958">
      <w:start w:val="2"/>
      <w:numFmt w:val="upp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51" w15:restartNumberingAfterBreak="0">
    <w:nsid w:val="7D807799"/>
    <w:multiLevelType w:val="hybridMultilevel"/>
    <w:tmpl w:val="C0B8E1C6"/>
    <w:lvl w:ilvl="0" w:tplc="9B42A6F8">
      <w:start w:val="4"/>
      <w:numFmt w:val="upperRoman"/>
      <w:lvlText w:val="%1."/>
      <w:lvlJc w:val="right"/>
      <w:pPr>
        <w:tabs>
          <w:tab w:val="num" w:pos="540"/>
        </w:tabs>
        <w:ind w:left="540" w:hanging="18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DBD0D7D"/>
    <w:multiLevelType w:val="hybridMultilevel"/>
    <w:tmpl w:val="39503EC2"/>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416703791">
    <w:abstractNumId w:val="22"/>
  </w:num>
  <w:num w:numId="2" w16cid:durableId="490289237">
    <w:abstractNumId w:val="37"/>
  </w:num>
  <w:num w:numId="3" w16cid:durableId="1975746339">
    <w:abstractNumId w:val="34"/>
  </w:num>
  <w:num w:numId="4" w16cid:durableId="1472601050">
    <w:abstractNumId w:val="2"/>
  </w:num>
  <w:num w:numId="5" w16cid:durableId="433719527">
    <w:abstractNumId w:val="12"/>
  </w:num>
  <w:num w:numId="6" w16cid:durableId="497237345">
    <w:abstractNumId w:val="52"/>
  </w:num>
  <w:num w:numId="7" w16cid:durableId="1210722658">
    <w:abstractNumId w:val="10"/>
  </w:num>
  <w:num w:numId="8" w16cid:durableId="498427659">
    <w:abstractNumId w:val="38"/>
  </w:num>
  <w:num w:numId="9" w16cid:durableId="1714770374">
    <w:abstractNumId w:val="40"/>
  </w:num>
  <w:num w:numId="10" w16cid:durableId="443622010">
    <w:abstractNumId w:val="26"/>
  </w:num>
  <w:num w:numId="11" w16cid:durableId="1551653662">
    <w:abstractNumId w:val="28"/>
  </w:num>
  <w:num w:numId="12" w16cid:durableId="688993621">
    <w:abstractNumId w:val="33"/>
  </w:num>
  <w:num w:numId="13" w16cid:durableId="1193377734">
    <w:abstractNumId w:val="11"/>
  </w:num>
  <w:num w:numId="14" w16cid:durableId="642735238">
    <w:abstractNumId w:val="50"/>
  </w:num>
  <w:num w:numId="15" w16cid:durableId="407727652">
    <w:abstractNumId w:val="24"/>
  </w:num>
  <w:num w:numId="16" w16cid:durableId="256865305">
    <w:abstractNumId w:val="6"/>
  </w:num>
  <w:num w:numId="17" w16cid:durableId="1048073136">
    <w:abstractNumId w:val="8"/>
  </w:num>
  <w:num w:numId="18" w16cid:durableId="957756855">
    <w:abstractNumId w:val="45"/>
  </w:num>
  <w:num w:numId="19" w16cid:durableId="636758440">
    <w:abstractNumId w:val="32"/>
  </w:num>
  <w:num w:numId="20" w16cid:durableId="2107991885">
    <w:abstractNumId w:val="43"/>
  </w:num>
  <w:num w:numId="21" w16cid:durableId="1654528181">
    <w:abstractNumId w:val="27"/>
  </w:num>
  <w:num w:numId="22" w16cid:durableId="536627454">
    <w:abstractNumId w:val="29"/>
  </w:num>
  <w:num w:numId="23" w16cid:durableId="1481992950">
    <w:abstractNumId w:val="0"/>
  </w:num>
  <w:num w:numId="24" w16cid:durableId="160119524">
    <w:abstractNumId w:val="23"/>
  </w:num>
  <w:num w:numId="25" w16cid:durableId="332533900">
    <w:abstractNumId w:val="16"/>
  </w:num>
  <w:num w:numId="26" w16cid:durableId="1288928611">
    <w:abstractNumId w:val="19"/>
  </w:num>
  <w:num w:numId="27" w16cid:durableId="1252618675">
    <w:abstractNumId w:val="46"/>
  </w:num>
  <w:num w:numId="28" w16cid:durableId="853112681">
    <w:abstractNumId w:val="17"/>
  </w:num>
  <w:num w:numId="29" w16cid:durableId="1024677235">
    <w:abstractNumId w:val="14"/>
  </w:num>
  <w:num w:numId="30" w16cid:durableId="1576434549">
    <w:abstractNumId w:val="41"/>
  </w:num>
  <w:num w:numId="31" w16cid:durableId="1949269038">
    <w:abstractNumId w:val="36"/>
  </w:num>
  <w:num w:numId="32" w16cid:durableId="969674645">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76204782">
    <w:abstractNumId w:val="21"/>
  </w:num>
  <w:num w:numId="34" w16cid:durableId="213741112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52407032">
    <w:abstractNumId w:val="44"/>
  </w:num>
  <w:num w:numId="36" w16cid:durableId="1180965898">
    <w:abstractNumId w:val="3"/>
  </w:num>
  <w:num w:numId="37" w16cid:durableId="1480341760">
    <w:abstractNumId w:val="13"/>
  </w:num>
  <w:num w:numId="38" w16cid:durableId="715468745">
    <w:abstractNumId w:val="5"/>
  </w:num>
  <w:num w:numId="39" w16cid:durableId="1886215874">
    <w:abstractNumId w:val="49"/>
  </w:num>
  <w:num w:numId="40" w16cid:durableId="1225719867">
    <w:abstractNumId w:val="25"/>
  </w:num>
  <w:num w:numId="41" w16cid:durableId="1606575101">
    <w:abstractNumId w:val="39"/>
  </w:num>
  <w:num w:numId="42" w16cid:durableId="466170766">
    <w:abstractNumId w:val="51"/>
  </w:num>
  <w:num w:numId="43" w16cid:durableId="968051722">
    <w:abstractNumId w:val="15"/>
  </w:num>
  <w:num w:numId="44" w16cid:durableId="192884526">
    <w:abstractNumId w:val="31"/>
  </w:num>
  <w:num w:numId="45" w16cid:durableId="1869641236">
    <w:abstractNumId w:val="42"/>
  </w:num>
  <w:num w:numId="46" w16cid:durableId="301083833">
    <w:abstractNumId w:val="47"/>
  </w:num>
  <w:num w:numId="47" w16cid:durableId="1902593948">
    <w:abstractNumId w:val="9"/>
  </w:num>
  <w:num w:numId="48" w16cid:durableId="1129977300">
    <w:abstractNumId w:val="48"/>
  </w:num>
  <w:num w:numId="49" w16cid:durableId="1838106422">
    <w:abstractNumId w:val="4"/>
  </w:num>
  <w:num w:numId="50" w16cid:durableId="500894473">
    <w:abstractNumId w:val="1"/>
  </w:num>
  <w:num w:numId="51" w16cid:durableId="2014721587">
    <w:abstractNumId w:val="35"/>
  </w:num>
  <w:num w:numId="52" w16cid:durableId="1535732040">
    <w:abstractNumId w:val="7"/>
  </w:num>
  <w:num w:numId="53" w16cid:durableId="227811148">
    <w:abstractNumId w:val="30"/>
  </w:num>
  <w:num w:numId="54" w16cid:durableId="354691561">
    <w:abstractNumId w:val="18"/>
  </w:num>
  <w:num w:numId="55" w16cid:durableId="1852378745">
    <w:abstractNumId w:val="20"/>
  </w:num>
  <w:numIdMacAtCleanup w:val="5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2A85658"/>
    <w:rsid w:val="00000346"/>
    <w:rsid w:val="0000284F"/>
    <w:rsid w:val="00003CE5"/>
    <w:rsid w:val="00004CC4"/>
    <w:rsid w:val="0001087F"/>
    <w:rsid w:val="00012232"/>
    <w:rsid w:val="000131C4"/>
    <w:rsid w:val="00020353"/>
    <w:rsid w:val="000214E3"/>
    <w:rsid w:val="0002637D"/>
    <w:rsid w:val="000274E3"/>
    <w:rsid w:val="0004011E"/>
    <w:rsid w:val="0004679F"/>
    <w:rsid w:val="000474DC"/>
    <w:rsid w:val="000478E2"/>
    <w:rsid w:val="000534B1"/>
    <w:rsid w:val="000546B6"/>
    <w:rsid w:val="0005476C"/>
    <w:rsid w:val="00054F19"/>
    <w:rsid w:val="00055965"/>
    <w:rsid w:val="000559FC"/>
    <w:rsid w:val="00057D6A"/>
    <w:rsid w:val="000640D7"/>
    <w:rsid w:val="00065786"/>
    <w:rsid w:val="00066B41"/>
    <w:rsid w:val="00067C5F"/>
    <w:rsid w:val="00077DB2"/>
    <w:rsid w:val="00081207"/>
    <w:rsid w:val="00081FDE"/>
    <w:rsid w:val="0008207F"/>
    <w:rsid w:val="000829F2"/>
    <w:rsid w:val="00087788"/>
    <w:rsid w:val="0009251D"/>
    <w:rsid w:val="00093266"/>
    <w:rsid w:val="00094A13"/>
    <w:rsid w:val="00096B48"/>
    <w:rsid w:val="00097FA5"/>
    <w:rsid w:val="000B0CD4"/>
    <w:rsid w:val="000B1CF1"/>
    <w:rsid w:val="000B23F6"/>
    <w:rsid w:val="000B30B9"/>
    <w:rsid w:val="000B620A"/>
    <w:rsid w:val="000C0FF6"/>
    <w:rsid w:val="000C75C9"/>
    <w:rsid w:val="000D0D18"/>
    <w:rsid w:val="000D2E95"/>
    <w:rsid w:val="000D357E"/>
    <w:rsid w:val="000D76AB"/>
    <w:rsid w:val="000E1466"/>
    <w:rsid w:val="000E4C2C"/>
    <w:rsid w:val="000E675B"/>
    <w:rsid w:val="000F37AD"/>
    <w:rsid w:val="000F62BB"/>
    <w:rsid w:val="00106425"/>
    <w:rsid w:val="0011495D"/>
    <w:rsid w:val="00144D9F"/>
    <w:rsid w:val="00147346"/>
    <w:rsid w:val="00152554"/>
    <w:rsid w:val="00163BF5"/>
    <w:rsid w:val="00166FA8"/>
    <w:rsid w:val="001702CE"/>
    <w:rsid w:val="0017102C"/>
    <w:rsid w:val="00171047"/>
    <w:rsid w:val="00175AE0"/>
    <w:rsid w:val="00184350"/>
    <w:rsid w:val="0019163F"/>
    <w:rsid w:val="00192863"/>
    <w:rsid w:val="001939CF"/>
    <w:rsid w:val="001977F6"/>
    <w:rsid w:val="001A063E"/>
    <w:rsid w:val="001A3522"/>
    <w:rsid w:val="001A3683"/>
    <w:rsid w:val="001A3BF8"/>
    <w:rsid w:val="001A6499"/>
    <w:rsid w:val="001B0A8F"/>
    <w:rsid w:val="001B1371"/>
    <w:rsid w:val="001B51F0"/>
    <w:rsid w:val="001B53F3"/>
    <w:rsid w:val="001B5A43"/>
    <w:rsid w:val="001C35DA"/>
    <w:rsid w:val="001C380D"/>
    <w:rsid w:val="001C3A0B"/>
    <w:rsid w:val="001C5BFD"/>
    <w:rsid w:val="001E0108"/>
    <w:rsid w:val="001E251E"/>
    <w:rsid w:val="001E3675"/>
    <w:rsid w:val="001E617B"/>
    <w:rsid w:val="001F4AC3"/>
    <w:rsid w:val="001F6BF1"/>
    <w:rsid w:val="0020468D"/>
    <w:rsid w:val="00206834"/>
    <w:rsid w:val="00206F7A"/>
    <w:rsid w:val="002137F6"/>
    <w:rsid w:val="00214620"/>
    <w:rsid w:val="00215157"/>
    <w:rsid w:val="00215ECF"/>
    <w:rsid w:val="00217F52"/>
    <w:rsid w:val="00220D80"/>
    <w:rsid w:val="0022148F"/>
    <w:rsid w:val="002245C5"/>
    <w:rsid w:val="002266AB"/>
    <w:rsid w:val="00227B6E"/>
    <w:rsid w:val="00244CAD"/>
    <w:rsid w:val="00246F84"/>
    <w:rsid w:val="00250E66"/>
    <w:rsid w:val="00263550"/>
    <w:rsid w:val="002648D0"/>
    <w:rsid w:val="00274E7A"/>
    <w:rsid w:val="0027598D"/>
    <w:rsid w:val="00277BE7"/>
    <w:rsid w:val="0028035A"/>
    <w:rsid w:val="0028192A"/>
    <w:rsid w:val="00282900"/>
    <w:rsid w:val="00283CB3"/>
    <w:rsid w:val="0029117E"/>
    <w:rsid w:val="00294D04"/>
    <w:rsid w:val="002A0464"/>
    <w:rsid w:val="002A1840"/>
    <w:rsid w:val="002A1DEE"/>
    <w:rsid w:val="002A380E"/>
    <w:rsid w:val="002B2D86"/>
    <w:rsid w:val="002B5548"/>
    <w:rsid w:val="002B60C5"/>
    <w:rsid w:val="002C32B5"/>
    <w:rsid w:val="002C5017"/>
    <w:rsid w:val="002C7363"/>
    <w:rsid w:val="002D2996"/>
    <w:rsid w:val="002D45D6"/>
    <w:rsid w:val="002D5A11"/>
    <w:rsid w:val="002D62A1"/>
    <w:rsid w:val="002D64C8"/>
    <w:rsid w:val="002D727B"/>
    <w:rsid w:val="002D7598"/>
    <w:rsid w:val="002E30FF"/>
    <w:rsid w:val="002E7201"/>
    <w:rsid w:val="00300725"/>
    <w:rsid w:val="00302A0A"/>
    <w:rsid w:val="00310DEC"/>
    <w:rsid w:val="0031300C"/>
    <w:rsid w:val="00315F05"/>
    <w:rsid w:val="00316543"/>
    <w:rsid w:val="0031774B"/>
    <w:rsid w:val="00321E9B"/>
    <w:rsid w:val="003244FE"/>
    <w:rsid w:val="0032490F"/>
    <w:rsid w:val="00325208"/>
    <w:rsid w:val="00327489"/>
    <w:rsid w:val="00334259"/>
    <w:rsid w:val="00335102"/>
    <w:rsid w:val="00343606"/>
    <w:rsid w:val="003450B7"/>
    <w:rsid w:val="00351AC9"/>
    <w:rsid w:val="00351FA1"/>
    <w:rsid w:val="00352649"/>
    <w:rsid w:val="00353839"/>
    <w:rsid w:val="0035411E"/>
    <w:rsid w:val="00355D92"/>
    <w:rsid w:val="00364332"/>
    <w:rsid w:val="0037051B"/>
    <w:rsid w:val="00374D91"/>
    <w:rsid w:val="00376F0A"/>
    <w:rsid w:val="00380F87"/>
    <w:rsid w:val="00381D33"/>
    <w:rsid w:val="003821E0"/>
    <w:rsid w:val="0038257D"/>
    <w:rsid w:val="00382CED"/>
    <w:rsid w:val="0038359C"/>
    <w:rsid w:val="0038624F"/>
    <w:rsid w:val="0038674F"/>
    <w:rsid w:val="00395DDC"/>
    <w:rsid w:val="00395E17"/>
    <w:rsid w:val="003A005E"/>
    <w:rsid w:val="003A322B"/>
    <w:rsid w:val="003A588F"/>
    <w:rsid w:val="003A5F50"/>
    <w:rsid w:val="003A6C3B"/>
    <w:rsid w:val="003A6E55"/>
    <w:rsid w:val="003A7682"/>
    <w:rsid w:val="003C60AF"/>
    <w:rsid w:val="003D14E5"/>
    <w:rsid w:val="003D2EBE"/>
    <w:rsid w:val="003D50F3"/>
    <w:rsid w:val="003E38CD"/>
    <w:rsid w:val="003E7D01"/>
    <w:rsid w:val="003F65AE"/>
    <w:rsid w:val="00401204"/>
    <w:rsid w:val="00403E16"/>
    <w:rsid w:val="0040458D"/>
    <w:rsid w:val="004143B2"/>
    <w:rsid w:val="00415A74"/>
    <w:rsid w:val="00420BBC"/>
    <w:rsid w:val="00423C52"/>
    <w:rsid w:val="004322DF"/>
    <w:rsid w:val="00433A74"/>
    <w:rsid w:val="00441A6D"/>
    <w:rsid w:val="0044329D"/>
    <w:rsid w:val="0044460F"/>
    <w:rsid w:val="00451326"/>
    <w:rsid w:val="0045576C"/>
    <w:rsid w:val="00464B25"/>
    <w:rsid w:val="004656FE"/>
    <w:rsid w:val="00471E24"/>
    <w:rsid w:val="0047290F"/>
    <w:rsid w:val="00472BBD"/>
    <w:rsid w:val="00474971"/>
    <w:rsid w:val="00483D5C"/>
    <w:rsid w:val="004854C6"/>
    <w:rsid w:val="004933BB"/>
    <w:rsid w:val="00497AFB"/>
    <w:rsid w:val="00497C04"/>
    <w:rsid w:val="00497D64"/>
    <w:rsid w:val="004A03F5"/>
    <w:rsid w:val="004B078D"/>
    <w:rsid w:val="004B0EEC"/>
    <w:rsid w:val="004B4C84"/>
    <w:rsid w:val="004C747A"/>
    <w:rsid w:val="004D0575"/>
    <w:rsid w:val="004D0E95"/>
    <w:rsid w:val="004E0950"/>
    <w:rsid w:val="004E1114"/>
    <w:rsid w:val="004E4D60"/>
    <w:rsid w:val="004E5D36"/>
    <w:rsid w:val="004E67EB"/>
    <w:rsid w:val="004E72B9"/>
    <w:rsid w:val="004F6119"/>
    <w:rsid w:val="004F6AF8"/>
    <w:rsid w:val="00501603"/>
    <w:rsid w:val="00502B94"/>
    <w:rsid w:val="00504E0C"/>
    <w:rsid w:val="0051412B"/>
    <w:rsid w:val="005151DA"/>
    <w:rsid w:val="00517FE4"/>
    <w:rsid w:val="005224A3"/>
    <w:rsid w:val="00523C04"/>
    <w:rsid w:val="00531253"/>
    <w:rsid w:val="0053278F"/>
    <w:rsid w:val="00535FAA"/>
    <w:rsid w:val="00537E8C"/>
    <w:rsid w:val="005427BD"/>
    <w:rsid w:val="0054345D"/>
    <w:rsid w:val="00544C50"/>
    <w:rsid w:val="00551578"/>
    <w:rsid w:val="00560D67"/>
    <w:rsid w:val="005621E8"/>
    <w:rsid w:val="00575C61"/>
    <w:rsid w:val="00580377"/>
    <w:rsid w:val="005829D2"/>
    <w:rsid w:val="00583DD2"/>
    <w:rsid w:val="005912CB"/>
    <w:rsid w:val="005924B3"/>
    <w:rsid w:val="00592C6A"/>
    <w:rsid w:val="0059379A"/>
    <w:rsid w:val="005A07CC"/>
    <w:rsid w:val="005A2471"/>
    <w:rsid w:val="005A4EE6"/>
    <w:rsid w:val="005B268F"/>
    <w:rsid w:val="005B635D"/>
    <w:rsid w:val="005B73E0"/>
    <w:rsid w:val="005C0BEB"/>
    <w:rsid w:val="005C30A2"/>
    <w:rsid w:val="005C319B"/>
    <w:rsid w:val="005D1499"/>
    <w:rsid w:val="005D7A0A"/>
    <w:rsid w:val="005E0203"/>
    <w:rsid w:val="005E49BB"/>
    <w:rsid w:val="005F2938"/>
    <w:rsid w:val="005F6C6D"/>
    <w:rsid w:val="0060110D"/>
    <w:rsid w:val="00603F46"/>
    <w:rsid w:val="006054A3"/>
    <w:rsid w:val="0060640F"/>
    <w:rsid w:val="006072B0"/>
    <w:rsid w:val="006107FA"/>
    <w:rsid w:val="00611A40"/>
    <w:rsid w:val="006129DE"/>
    <w:rsid w:val="00624BA1"/>
    <w:rsid w:val="00635A5B"/>
    <w:rsid w:val="006361B2"/>
    <w:rsid w:val="00637652"/>
    <w:rsid w:val="00637DBA"/>
    <w:rsid w:val="006408ED"/>
    <w:rsid w:val="006513E8"/>
    <w:rsid w:val="00651950"/>
    <w:rsid w:val="00653632"/>
    <w:rsid w:val="00653C39"/>
    <w:rsid w:val="00657CAB"/>
    <w:rsid w:val="00664F05"/>
    <w:rsid w:val="00666B89"/>
    <w:rsid w:val="006800FF"/>
    <w:rsid w:val="00681D42"/>
    <w:rsid w:val="006872C0"/>
    <w:rsid w:val="00695CF8"/>
    <w:rsid w:val="00697C87"/>
    <w:rsid w:val="006A04E7"/>
    <w:rsid w:val="006B510C"/>
    <w:rsid w:val="006C4B5A"/>
    <w:rsid w:val="006C57D6"/>
    <w:rsid w:val="006D283D"/>
    <w:rsid w:val="006D2A35"/>
    <w:rsid w:val="006D5D88"/>
    <w:rsid w:val="006E142E"/>
    <w:rsid w:val="006E29FE"/>
    <w:rsid w:val="006E6E60"/>
    <w:rsid w:val="006F0E64"/>
    <w:rsid w:val="006F2FA7"/>
    <w:rsid w:val="006F3C31"/>
    <w:rsid w:val="006F7A5B"/>
    <w:rsid w:val="00702A84"/>
    <w:rsid w:val="00714370"/>
    <w:rsid w:val="00715D4E"/>
    <w:rsid w:val="00715E09"/>
    <w:rsid w:val="0071624E"/>
    <w:rsid w:val="00722503"/>
    <w:rsid w:val="00724B7A"/>
    <w:rsid w:val="00724F5D"/>
    <w:rsid w:val="007258EE"/>
    <w:rsid w:val="00725CFD"/>
    <w:rsid w:val="007265CA"/>
    <w:rsid w:val="007342C1"/>
    <w:rsid w:val="00736805"/>
    <w:rsid w:val="00744344"/>
    <w:rsid w:val="00744BB0"/>
    <w:rsid w:val="00751765"/>
    <w:rsid w:val="00753673"/>
    <w:rsid w:val="00753EF5"/>
    <w:rsid w:val="00756EBC"/>
    <w:rsid w:val="0076111B"/>
    <w:rsid w:val="007623DA"/>
    <w:rsid w:val="00762963"/>
    <w:rsid w:val="007726CD"/>
    <w:rsid w:val="00784CC6"/>
    <w:rsid w:val="00793C64"/>
    <w:rsid w:val="00793D3F"/>
    <w:rsid w:val="00796348"/>
    <w:rsid w:val="007973DE"/>
    <w:rsid w:val="007A33A8"/>
    <w:rsid w:val="007A59AF"/>
    <w:rsid w:val="007B0E2C"/>
    <w:rsid w:val="007B22EA"/>
    <w:rsid w:val="007B52B9"/>
    <w:rsid w:val="007C2027"/>
    <w:rsid w:val="007D015A"/>
    <w:rsid w:val="007D04A6"/>
    <w:rsid w:val="007D42EF"/>
    <w:rsid w:val="007D44C0"/>
    <w:rsid w:val="007D714F"/>
    <w:rsid w:val="007D7166"/>
    <w:rsid w:val="007D7B2A"/>
    <w:rsid w:val="007E15A0"/>
    <w:rsid w:val="007E5C5E"/>
    <w:rsid w:val="007F38A2"/>
    <w:rsid w:val="00802C9B"/>
    <w:rsid w:val="00804867"/>
    <w:rsid w:val="00805B1C"/>
    <w:rsid w:val="0080619C"/>
    <w:rsid w:val="0081061F"/>
    <w:rsid w:val="0081123A"/>
    <w:rsid w:val="00811E65"/>
    <w:rsid w:val="0082176A"/>
    <w:rsid w:val="0082435C"/>
    <w:rsid w:val="00825CE5"/>
    <w:rsid w:val="00827511"/>
    <w:rsid w:val="00836E7B"/>
    <w:rsid w:val="00840EF3"/>
    <w:rsid w:val="008412E0"/>
    <w:rsid w:val="00844CE9"/>
    <w:rsid w:val="00850908"/>
    <w:rsid w:val="00863DC8"/>
    <w:rsid w:val="00867D31"/>
    <w:rsid w:val="008726F2"/>
    <w:rsid w:val="00872CD4"/>
    <w:rsid w:val="0087541E"/>
    <w:rsid w:val="008760B8"/>
    <w:rsid w:val="00877B95"/>
    <w:rsid w:val="00881CA9"/>
    <w:rsid w:val="0088431C"/>
    <w:rsid w:val="0088556F"/>
    <w:rsid w:val="00885578"/>
    <w:rsid w:val="0089011E"/>
    <w:rsid w:val="00892671"/>
    <w:rsid w:val="008A1F5E"/>
    <w:rsid w:val="008A21B9"/>
    <w:rsid w:val="008B2AB3"/>
    <w:rsid w:val="008B3442"/>
    <w:rsid w:val="008C0C05"/>
    <w:rsid w:val="008C1508"/>
    <w:rsid w:val="008D2E82"/>
    <w:rsid w:val="008D3DAC"/>
    <w:rsid w:val="008D75CC"/>
    <w:rsid w:val="008E3D5C"/>
    <w:rsid w:val="008E75FE"/>
    <w:rsid w:val="008F2002"/>
    <w:rsid w:val="008F25B6"/>
    <w:rsid w:val="008F48B7"/>
    <w:rsid w:val="008F6426"/>
    <w:rsid w:val="0090071E"/>
    <w:rsid w:val="00907620"/>
    <w:rsid w:val="00907A1A"/>
    <w:rsid w:val="00910BA2"/>
    <w:rsid w:val="00911E05"/>
    <w:rsid w:val="00913AD8"/>
    <w:rsid w:val="00914B3F"/>
    <w:rsid w:val="00916C1C"/>
    <w:rsid w:val="00916D3C"/>
    <w:rsid w:val="00921B8C"/>
    <w:rsid w:val="009223FB"/>
    <w:rsid w:val="00922654"/>
    <w:rsid w:val="0093060B"/>
    <w:rsid w:val="0093101D"/>
    <w:rsid w:val="009348D1"/>
    <w:rsid w:val="00936C66"/>
    <w:rsid w:val="009422F7"/>
    <w:rsid w:val="00951282"/>
    <w:rsid w:val="009535EA"/>
    <w:rsid w:val="0095454C"/>
    <w:rsid w:val="009644BD"/>
    <w:rsid w:val="009673D1"/>
    <w:rsid w:val="009738E7"/>
    <w:rsid w:val="009747B1"/>
    <w:rsid w:val="009751BD"/>
    <w:rsid w:val="00992A15"/>
    <w:rsid w:val="00995E2E"/>
    <w:rsid w:val="009A19E5"/>
    <w:rsid w:val="009A3B14"/>
    <w:rsid w:val="009A4C6C"/>
    <w:rsid w:val="009B06DF"/>
    <w:rsid w:val="009B68AD"/>
    <w:rsid w:val="009B6DBA"/>
    <w:rsid w:val="009B793A"/>
    <w:rsid w:val="009C6B7E"/>
    <w:rsid w:val="009D26C6"/>
    <w:rsid w:val="009D6723"/>
    <w:rsid w:val="009D6EAE"/>
    <w:rsid w:val="009F2F10"/>
    <w:rsid w:val="00A00730"/>
    <w:rsid w:val="00A024A6"/>
    <w:rsid w:val="00A03824"/>
    <w:rsid w:val="00A0579B"/>
    <w:rsid w:val="00A058B8"/>
    <w:rsid w:val="00A05EE7"/>
    <w:rsid w:val="00A068EF"/>
    <w:rsid w:val="00A114E8"/>
    <w:rsid w:val="00A1462C"/>
    <w:rsid w:val="00A17595"/>
    <w:rsid w:val="00A214E4"/>
    <w:rsid w:val="00A2236F"/>
    <w:rsid w:val="00A3054B"/>
    <w:rsid w:val="00A36769"/>
    <w:rsid w:val="00A36A14"/>
    <w:rsid w:val="00A46588"/>
    <w:rsid w:val="00A46AEB"/>
    <w:rsid w:val="00A46CFB"/>
    <w:rsid w:val="00A53447"/>
    <w:rsid w:val="00A537E4"/>
    <w:rsid w:val="00A764BB"/>
    <w:rsid w:val="00A765A5"/>
    <w:rsid w:val="00A80B89"/>
    <w:rsid w:val="00A80DC8"/>
    <w:rsid w:val="00A825AB"/>
    <w:rsid w:val="00A84676"/>
    <w:rsid w:val="00A85FB9"/>
    <w:rsid w:val="00A903E6"/>
    <w:rsid w:val="00A90498"/>
    <w:rsid w:val="00A904BC"/>
    <w:rsid w:val="00A911F3"/>
    <w:rsid w:val="00A91452"/>
    <w:rsid w:val="00A9437F"/>
    <w:rsid w:val="00A94D74"/>
    <w:rsid w:val="00AA0F2C"/>
    <w:rsid w:val="00AA202E"/>
    <w:rsid w:val="00AA2421"/>
    <w:rsid w:val="00AA2949"/>
    <w:rsid w:val="00AA59BB"/>
    <w:rsid w:val="00AA70E8"/>
    <w:rsid w:val="00AA7A50"/>
    <w:rsid w:val="00AB2FE7"/>
    <w:rsid w:val="00AB3C68"/>
    <w:rsid w:val="00AB3E99"/>
    <w:rsid w:val="00AE451F"/>
    <w:rsid w:val="00AF6399"/>
    <w:rsid w:val="00B02186"/>
    <w:rsid w:val="00B02DC7"/>
    <w:rsid w:val="00B03249"/>
    <w:rsid w:val="00B03FB4"/>
    <w:rsid w:val="00B05754"/>
    <w:rsid w:val="00B0677A"/>
    <w:rsid w:val="00B12017"/>
    <w:rsid w:val="00B13840"/>
    <w:rsid w:val="00B13BEA"/>
    <w:rsid w:val="00B26708"/>
    <w:rsid w:val="00B26B34"/>
    <w:rsid w:val="00B3198A"/>
    <w:rsid w:val="00B31C5A"/>
    <w:rsid w:val="00B46E0D"/>
    <w:rsid w:val="00B47039"/>
    <w:rsid w:val="00B47489"/>
    <w:rsid w:val="00B5568C"/>
    <w:rsid w:val="00B5691D"/>
    <w:rsid w:val="00B70366"/>
    <w:rsid w:val="00B73969"/>
    <w:rsid w:val="00B81B78"/>
    <w:rsid w:val="00B90A4B"/>
    <w:rsid w:val="00B9404A"/>
    <w:rsid w:val="00BA01E6"/>
    <w:rsid w:val="00BA28F1"/>
    <w:rsid w:val="00BA4350"/>
    <w:rsid w:val="00BA5CFB"/>
    <w:rsid w:val="00BA6069"/>
    <w:rsid w:val="00BB1E91"/>
    <w:rsid w:val="00BB3E6B"/>
    <w:rsid w:val="00BB7F18"/>
    <w:rsid w:val="00BC0648"/>
    <w:rsid w:val="00BC1539"/>
    <w:rsid w:val="00BD20C6"/>
    <w:rsid w:val="00BD32B9"/>
    <w:rsid w:val="00BD6E3F"/>
    <w:rsid w:val="00BD7033"/>
    <w:rsid w:val="00BE2AEA"/>
    <w:rsid w:val="00BE2FC6"/>
    <w:rsid w:val="00BE7E10"/>
    <w:rsid w:val="00BF2A44"/>
    <w:rsid w:val="00C008B7"/>
    <w:rsid w:val="00C01CAB"/>
    <w:rsid w:val="00C035E1"/>
    <w:rsid w:val="00C11024"/>
    <w:rsid w:val="00C16412"/>
    <w:rsid w:val="00C17AB7"/>
    <w:rsid w:val="00C21FD7"/>
    <w:rsid w:val="00C22809"/>
    <w:rsid w:val="00C25ADA"/>
    <w:rsid w:val="00C313DB"/>
    <w:rsid w:val="00C320A7"/>
    <w:rsid w:val="00C3267C"/>
    <w:rsid w:val="00C3674E"/>
    <w:rsid w:val="00C510A1"/>
    <w:rsid w:val="00C53BE2"/>
    <w:rsid w:val="00C53D1C"/>
    <w:rsid w:val="00C56A35"/>
    <w:rsid w:val="00C626A4"/>
    <w:rsid w:val="00C6420F"/>
    <w:rsid w:val="00C64C9D"/>
    <w:rsid w:val="00C74773"/>
    <w:rsid w:val="00C75BB4"/>
    <w:rsid w:val="00C760D2"/>
    <w:rsid w:val="00C761CA"/>
    <w:rsid w:val="00C820EC"/>
    <w:rsid w:val="00C853EB"/>
    <w:rsid w:val="00C87BBE"/>
    <w:rsid w:val="00C909FC"/>
    <w:rsid w:val="00C936CC"/>
    <w:rsid w:val="00C955E5"/>
    <w:rsid w:val="00CA0221"/>
    <w:rsid w:val="00CA7C9E"/>
    <w:rsid w:val="00CB1A95"/>
    <w:rsid w:val="00CB2032"/>
    <w:rsid w:val="00CB4A29"/>
    <w:rsid w:val="00CB5477"/>
    <w:rsid w:val="00CB599D"/>
    <w:rsid w:val="00CC741A"/>
    <w:rsid w:val="00CD3AC3"/>
    <w:rsid w:val="00CD702C"/>
    <w:rsid w:val="00CE26E6"/>
    <w:rsid w:val="00CE5D87"/>
    <w:rsid w:val="00CF1DC7"/>
    <w:rsid w:val="00CF3382"/>
    <w:rsid w:val="00CF3C30"/>
    <w:rsid w:val="00D051AF"/>
    <w:rsid w:val="00D0535D"/>
    <w:rsid w:val="00D076D8"/>
    <w:rsid w:val="00D1568A"/>
    <w:rsid w:val="00D16999"/>
    <w:rsid w:val="00D16B39"/>
    <w:rsid w:val="00D21B2E"/>
    <w:rsid w:val="00D22EEC"/>
    <w:rsid w:val="00D4116D"/>
    <w:rsid w:val="00D52629"/>
    <w:rsid w:val="00D535DB"/>
    <w:rsid w:val="00D544DE"/>
    <w:rsid w:val="00D64401"/>
    <w:rsid w:val="00D719E8"/>
    <w:rsid w:val="00D74B3B"/>
    <w:rsid w:val="00D80D70"/>
    <w:rsid w:val="00D82318"/>
    <w:rsid w:val="00D87D05"/>
    <w:rsid w:val="00D9359F"/>
    <w:rsid w:val="00D93ED7"/>
    <w:rsid w:val="00D93EFA"/>
    <w:rsid w:val="00D96354"/>
    <w:rsid w:val="00D96D7F"/>
    <w:rsid w:val="00DA2DE7"/>
    <w:rsid w:val="00DA3E19"/>
    <w:rsid w:val="00DB04F7"/>
    <w:rsid w:val="00DB6F16"/>
    <w:rsid w:val="00DC13FA"/>
    <w:rsid w:val="00DC2760"/>
    <w:rsid w:val="00DC28E6"/>
    <w:rsid w:val="00DC2E76"/>
    <w:rsid w:val="00DD1060"/>
    <w:rsid w:val="00DD6338"/>
    <w:rsid w:val="00DE174A"/>
    <w:rsid w:val="00DE1985"/>
    <w:rsid w:val="00DE216B"/>
    <w:rsid w:val="00DE33C0"/>
    <w:rsid w:val="00DE7F97"/>
    <w:rsid w:val="00DF093D"/>
    <w:rsid w:val="00DF10BF"/>
    <w:rsid w:val="00DF1947"/>
    <w:rsid w:val="00E00EAD"/>
    <w:rsid w:val="00E034D5"/>
    <w:rsid w:val="00E073AC"/>
    <w:rsid w:val="00E07A70"/>
    <w:rsid w:val="00E14FF0"/>
    <w:rsid w:val="00E16048"/>
    <w:rsid w:val="00E218C5"/>
    <w:rsid w:val="00E25ED7"/>
    <w:rsid w:val="00E2766D"/>
    <w:rsid w:val="00E3141C"/>
    <w:rsid w:val="00E3441D"/>
    <w:rsid w:val="00E35FEE"/>
    <w:rsid w:val="00E3790D"/>
    <w:rsid w:val="00E4528C"/>
    <w:rsid w:val="00E474D0"/>
    <w:rsid w:val="00E54AF3"/>
    <w:rsid w:val="00E56C8E"/>
    <w:rsid w:val="00E56E94"/>
    <w:rsid w:val="00E6106F"/>
    <w:rsid w:val="00E64337"/>
    <w:rsid w:val="00E6529F"/>
    <w:rsid w:val="00E67A4B"/>
    <w:rsid w:val="00E81129"/>
    <w:rsid w:val="00E8209F"/>
    <w:rsid w:val="00E854AC"/>
    <w:rsid w:val="00E8582D"/>
    <w:rsid w:val="00E97326"/>
    <w:rsid w:val="00EA399C"/>
    <w:rsid w:val="00EA71E1"/>
    <w:rsid w:val="00EA7608"/>
    <w:rsid w:val="00EB00DB"/>
    <w:rsid w:val="00EB0D98"/>
    <w:rsid w:val="00EB6ED1"/>
    <w:rsid w:val="00EB70BF"/>
    <w:rsid w:val="00EB75F7"/>
    <w:rsid w:val="00EC1705"/>
    <w:rsid w:val="00EC488F"/>
    <w:rsid w:val="00EC7666"/>
    <w:rsid w:val="00EE64C1"/>
    <w:rsid w:val="00EE727C"/>
    <w:rsid w:val="00EF21DF"/>
    <w:rsid w:val="00F03D02"/>
    <w:rsid w:val="00F05480"/>
    <w:rsid w:val="00F06CD1"/>
    <w:rsid w:val="00F10C01"/>
    <w:rsid w:val="00F160F5"/>
    <w:rsid w:val="00F20CB4"/>
    <w:rsid w:val="00F31A46"/>
    <w:rsid w:val="00F33DF5"/>
    <w:rsid w:val="00F33FFD"/>
    <w:rsid w:val="00F37A04"/>
    <w:rsid w:val="00F5193C"/>
    <w:rsid w:val="00F535AD"/>
    <w:rsid w:val="00F619A6"/>
    <w:rsid w:val="00F643BD"/>
    <w:rsid w:val="00F654C5"/>
    <w:rsid w:val="00F741D8"/>
    <w:rsid w:val="00F8149A"/>
    <w:rsid w:val="00F84FEE"/>
    <w:rsid w:val="00F86C23"/>
    <w:rsid w:val="00F86D0C"/>
    <w:rsid w:val="00F90E15"/>
    <w:rsid w:val="00F92837"/>
    <w:rsid w:val="00F92A45"/>
    <w:rsid w:val="00F92BE7"/>
    <w:rsid w:val="00F93B33"/>
    <w:rsid w:val="00F941CC"/>
    <w:rsid w:val="00F943A5"/>
    <w:rsid w:val="00F965BE"/>
    <w:rsid w:val="00FB1FA6"/>
    <w:rsid w:val="00FB2757"/>
    <w:rsid w:val="00FB5E19"/>
    <w:rsid w:val="00FC4AF5"/>
    <w:rsid w:val="00FC72D1"/>
    <w:rsid w:val="00FD2682"/>
    <w:rsid w:val="00FE0B6C"/>
    <w:rsid w:val="00FF1AF7"/>
    <w:rsid w:val="00FF6A7B"/>
    <w:rsid w:val="261AB77C"/>
    <w:rsid w:val="2876FABC"/>
    <w:rsid w:val="2FAD80E0"/>
    <w:rsid w:val="42A85658"/>
    <w:rsid w:val="654AA5E7"/>
    <w:rsid w:val="79EAD7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AD7E2"/>
  <w15:chartTrackingRefBased/>
  <w15:docId w15:val="{2F24259D-EE35-43B3-AE39-8B584C9F6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5157"/>
    <w:pPr>
      <w:spacing w:after="0" w:line="240" w:lineRule="auto"/>
      <w:pPrChange w:id="0" w:author="Comparison" w:date="2026-09-25T21:09:00Z">
        <w:pPr>
          <w:spacing w:after="160" w:line="259" w:lineRule="auto"/>
        </w:pPr>
      </w:pPrChange>
    </w:pPr>
    <w:rPr>
      <w:rFonts w:ascii="Times New Roman" w:eastAsia="Times New Roman" w:hAnsi="Times New Roman" w:cs="Times New Roman"/>
      <w:sz w:val="24"/>
      <w:szCs w:val="24"/>
      <w:rPrChange w:id="0" w:author="Comparison" w:date="2026-09-25T21:09:00Z">
        <w:rPr>
          <w:rFonts w:asciiTheme="minorHAnsi" w:eastAsiaTheme="minorHAnsi" w:hAnsiTheme="minorHAnsi" w:cstheme="minorBidi"/>
          <w:sz w:val="22"/>
          <w:szCs w:val="22"/>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42EF"/>
    <w:pPr>
      <w:ind w:left="720"/>
      <w:pPrChange w:id="1" w:author="Comparison" w:date="2026-09-25T21:09:00Z">
        <w:pPr>
          <w:ind w:left="720"/>
          <w:contextualSpacing/>
        </w:pPr>
      </w:pPrChange>
    </w:pPr>
    <w:rPr>
      <w:rPrChange w:id="1" w:author="Comparison" w:date="2026-09-25T21:09:00Z">
        <w:rPr>
          <w:sz w:val="24"/>
          <w:szCs w:val="24"/>
          <w:lang w:val="en-US" w:eastAsia="en-US" w:bidi="ar-SA"/>
        </w:rPr>
      </w:rPrChange>
    </w:rPr>
  </w:style>
  <w:style w:type="paragraph" w:styleId="BalloonText">
    <w:name w:val="Balloon Text"/>
    <w:basedOn w:val="Normal"/>
    <w:link w:val="BalloonTextChar"/>
    <w:semiHidden/>
    <w:rsid w:val="00227B6E"/>
    <w:pPr>
      <w:pPrChange w:id="2" w:author="Comparison" w:date="2026-09-25T21:09:00Z">
        <w:pPr/>
      </w:pPrChange>
    </w:pPr>
    <w:rPr>
      <w:rFonts w:ascii="Tahoma" w:hAnsi="Tahoma" w:cs="Tahoma"/>
      <w:sz w:val="16"/>
      <w:szCs w:val="16"/>
      <w:rPrChange w:id="2" w:author="Comparison" w:date="2026-09-25T21:09:00Z">
        <w:rPr>
          <w:rFonts w:ascii="Tahoma" w:hAnsi="Tahoma" w:cs="Tahoma"/>
          <w:sz w:val="16"/>
          <w:szCs w:val="16"/>
          <w:lang w:val="en-US" w:eastAsia="en-US" w:bidi="ar-SA"/>
        </w:rPr>
      </w:rPrChange>
    </w:rPr>
  </w:style>
  <w:style w:type="character" w:customStyle="1" w:styleId="BalloonTextChar">
    <w:name w:val="Balloon Text Char"/>
    <w:basedOn w:val="DefaultParagraphFont"/>
    <w:link w:val="BalloonText"/>
    <w:semiHidden/>
    <w:rsid w:val="00AA202E"/>
    <w:rPr>
      <w:rFonts w:ascii="Tahoma" w:eastAsia="Times New Roman" w:hAnsi="Tahoma" w:cs="Tahoma"/>
      <w:sz w:val="16"/>
      <w:szCs w:val="16"/>
    </w:rPr>
  </w:style>
  <w:style w:type="paragraph" w:styleId="Header">
    <w:name w:val="header"/>
    <w:basedOn w:val="Normal"/>
    <w:link w:val="HeaderChar"/>
    <w:uiPriority w:val="99"/>
    <w:rsid w:val="00695CF8"/>
    <w:pPr>
      <w:tabs>
        <w:tab w:val="center" w:pos="4320"/>
        <w:tab w:val="right" w:pos="8640"/>
      </w:tabs>
      <w:pPrChange w:id="3" w:author="Comparison" w:date="2026-09-25T21:09:00Z">
        <w:pPr>
          <w:tabs>
            <w:tab w:val="center" w:pos="4320"/>
            <w:tab w:val="right" w:pos="8640"/>
          </w:tabs>
        </w:pPr>
      </w:pPrChange>
    </w:pPr>
    <w:rPr>
      <w:rPrChange w:id="3" w:author="Comparison" w:date="2026-09-25T21:09:00Z">
        <w:rPr>
          <w:sz w:val="24"/>
          <w:szCs w:val="24"/>
          <w:lang w:val="en-US" w:eastAsia="en-US" w:bidi="ar-SA"/>
        </w:rPr>
      </w:rPrChange>
    </w:rPr>
  </w:style>
  <w:style w:type="character" w:customStyle="1" w:styleId="HeaderChar">
    <w:name w:val="Header Char"/>
    <w:basedOn w:val="DefaultParagraphFont"/>
    <w:link w:val="Header"/>
    <w:uiPriority w:val="99"/>
    <w:rsid w:val="00AA202E"/>
    <w:rPr>
      <w:rFonts w:ascii="Times New Roman" w:eastAsia="Times New Roman" w:hAnsi="Times New Roman" w:cs="Times New Roman"/>
      <w:sz w:val="24"/>
      <w:szCs w:val="24"/>
    </w:rPr>
  </w:style>
  <w:style w:type="paragraph" w:styleId="Footer">
    <w:name w:val="footer"/>
    <w:basedOn w:val="Normal"/>
    <w:link w:val="FooterChar"/>
    <w:uiPriority w:val="99"/>
    <w:rsid w:val="00695CF8"/>
    <w:pPr>
      <w:tabs>
        <w:tab w:val="center" w:pos="4320"/>
        <w:tab w:val="right" w:pos="8640"/>
      </w:tabs>
      <w:pPrChange w:id="4" w:author="Comparison" w:date="2026-09-25T21:09:00Z">
        <w:pPr>
          <w:tabs>
            <w:tab w:val="center" w:pos="4320"/>
            <w:tab w:val="right" w:pos="8640"/>
          </w:tabs>
        </w:pPr>
      </w:pPrChange>
    </w:pPr>
    <w:rPr>
      <w:rPrChange w:id="4" w:author="Comparison" w:date="2026-09-25T21:09:00Z">
        <w:rPr>
          <w:sz w:val="24"/>
          <w:szCs w:val="24"/>
          <w:lang w:val="en-US" w:eastAsia="en-US" w:bidi="ar-SA"/>
        </w:rPr>
      </w:rPrChange>
    </w:rPr>
  </w:style>
  <w:style w:type="character" w:customStyle="1" w:styleId="FooterChar">
    <w:name w:val="Footer Char"/>
    <w:basedOn w:val="DefaultParagraphFont"/>
    <w:link w:val="Footer"/>
    <w:uiPriority w:val="99"/>
    <w:rsid w:val="00AA202E"/>
    <w:rPr>
      <w:rFonts w:ascii="Times New Roman" w:eastAsia="Times New Roman" w:hAnsi="Times New Roman" w:cs="Times New Roman"/>
      <w:sz w:val="24"/>
      <w:szCs w:val="24"/>
    </w:rPr>
  </w:style>
  <w:style w:type="character" w:styleId="Emphasis">
    <w:name w:val="Emphasis"/>
    <w:basedOn w:val="DefaultParagraphFont"/>
    <w:uiPriority w:val="20"/>
    <w:qFormat/>
    <w:rsid w:val="00AA202E"/>
    <w:rPr>
      <w:i/>
      <w:iCs/>
    </w:rPr>
  </w:style>
  <w:style w:type="paragraph" w:styleId="PlainText">
    <w:name w:val="Plain Text"/>
    <w:basedOn w:val="Normal"/>
    <w:link w:val="PlainTextChar"/>
    <w:uiPriority w:val="99"/>
    <w:unhideWhenUsed/>
    <w:rsid w:val="00AA2949"/>
    <w:pPr>
      <w:pPrChange w:id="5" w:author="Comparison" w:date="2026-09-25T21:09:00Z">
        <w:pPr/>
      </w:pPrChange>
    </w:pPr>
    <w:rPr>
      <w:rFonts w:ascii="Consolas" w:hAnsi="Consolas"/>
      <w:sz w:val="21"/>
      <w:szCs w:val="21"/>
      <w:rPrChange w:id="5" w:author="Comparison" w:date="2026-09-25T21:09:00Z">
        <w:rPr>
          <w:rFonts w:ascii="Consolas" w:hAnsi="Consolas"/>
          <w:sz w:val="21"/>
          <w:szCs w:val="21"/>
          <w:lang w:val="en-US" w:eastAsia="en-US" w:bidi="ar-SA"/>
        </w:rPr>
      </w:rPrChange>
    </w:rPr>
  </w:style>
  <w:style w:type="character" w:customStyle="1" w:styleId="PlainTextChar">
    <w:name w:val="Plain Text Char"/>
    <w:basedOn w:val="DefaultParagraphFont"/>
    <w:link w:val="PlainText"/>
    <w:uiPriority w:val="99"/>
    <w:rsid w:val="00AA202E"/>
    <w:rPr>
      <w:rFonts w:ascii="Consolas" w:eastAsia="Times New Roman" w:hAnsi="Consolas" w:cs="Times New Roman"/>
      <w:sz w:val="21"/>
      <w:szCs w:val="21"/>
    </w:rPr>
  </w:style>
  <w:style w:type="paragraph" w:styleId="BodyTextIndent">
    <w:name w:val="Body Text Indent"/>
    <w:basedOn w:val="Normal"/>
    <w:link w:val="BodyTextIndentChar"/>
    <w:semiHidden/>
    <w:unhideWhenUsed/>
    <w:rsid w:val="006408ED"/>
    <w:pPr>
      <w:spacing w:line="360" w:lineRule="auto"/>
      <w:ind w:left="720"/>
      <w:pPrChange w:id="6" w:author="Comparison" w:date="2026-09-25T21:09:00Z">
        <w:pPr>
          <w:spacing w:line="360" w:lineRule="auto"/>
          <w:ind w:left="720"/>
        </w:pPr>
      </w:pPrChange>
    </w:pPr>
    <w:rPr>
      <w:rFonts w:ascii="Times" w:hAnsi="New York" w:cs="Times"/>
      <w:rPrChange w:id="6" w:author="Comparison" w:date="2026-09-25T21:09:00Z">
        <w:rPr>
          <w:rFonts w:ascii="Times" w:hAnsi="New York" w:cs="Times"/>
          <w:sz w:val="24"/>
          <w:szCs w:val="24"/>
          <w:lang w:val="en-US" w:eastAsia="en-US" w:bidi="ar-SA"/>
        </w:rPr>
      </w:rPrChange>
    </w:rPr>
  </w:style>
  <w:style w:type="character" w:customStyle="1" w:styleId="BodyTextIndentChar">
    <w:name w:val="Body Text Indent Char"/>
    <w:basedOn w:val="DefaultParagraphFont"/>
    <w:link w:val="BodyTextIndent"/>
    <w:semiHidden/>
    <w:rsid w:val="00AA202E"/>
    <w:rPr>
      <w:rFonts w:ascii="Times" w:eastAsia="Times New Roman" w:hAnsi="New York" w:cs="Times"/>
      <w:sz w:val="24"/>
      <w:szCs w:val="24"/>
    </w:rPr>
  </w:style>
  <w:style w:type="paragraph" w:styleId="Title">
    <w:name w:val="Title"/>
    <w:basedOn w:val="Normal"/>
    <w:link w:val="TitleChar"/>
    <w:qFormat/>
    <w:rsid w:val="00310DEC"/>
    <w:pPr>
      <w:jc w:val="center"/>
      <w:pPrChange w:id="7" w:author="Comparison" w:date="2026-09-25T21:09:00Z">
        <w:pPr>
          <w:jc w:val="center"/>
        </w:pPr>
      </w:pPrChange>
    </w:pPr>
    <w:rPr>
      <w:rFonts w:ascii="Times" w:eastAsia="Times" w:hAnsi="Times"/>
      <w:b/>
      <w:szCs w:val="20"/>
      <w:rPrChange w:id="7" w:author="Comparison" w:date="2026-09-25T21:09:00Z">
        <w:rPr>
          <w:rFonts w:ascii="Times" w:eastAsia="Times" w:hAnsi="Times"/>
          <w:b/>
          <w:sz w:val="24"/>
          <w:lang w:val="en-US" w:eastAsia="en-US" w:bidi="ar-SA"/>
        </w:rPr>
      </w:rPrChange>
    </w:rPr>
  </w:style>
  <w:style w:type="character" w:customStyle="1" w:styleId="TitleChar">
    <w:name w:val="Title Char"/>
    <w:basedOn w:val="DefaultParagraphFont"/>
    <w:link w:val="Title"/>
    <w:rsid w:val="00AA202E"/>
    <w:rPr>
      <w:rFonts w:ascii="Times" w:eastAsia="Times" w:hAnsi="Times" w:cs="Times New Roman"/>
      <w:b/>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4642784">
      <w:bodyDiv w:val="1"/>
      <w:marLeft w:val="0"/>
      <w:marRight w:val="0"/>
      <w:marTop w:val="0"/>
      <w:marBottom w:val="0"/>
      <w:divBdr>
        <w:top w:val="none" w:sz="0" w:space="0" w:color="auto"/>
        <w:left w:val="none" w:sz="0" w:space="0" w:color="auto"/>
        <w:bottom w:val="none" w:sz="0" w:space="0" w:color="auto"/>
        <w:right w:val="none" w:sz="0" w:space="0" w:color="auto"/>
      </w:divBdr>
    </w:div>
    <w:div w:id="120265233">
      <w:bodyDiv w:val="1"/>
      <w:marLeft w:val="0"/>
      <w:marRight w:val="0"/>
      <w:marTop w:val="0"/>
      <w:marBottom w:val="0"/>
      <w:divBdr>
        <w:top w:val="none" w:sz="0" w:space="0" w:color="auto"/>
        <w:left w:val="none" w:sz="0" w:space="0" w:color="auto"/>
        <w:bottom w:val="none" w:sz="0" w:space="0" w:color="auto"/>
        <w:right w:val="none" w:sz="0" w:space="0" w:color="auto"/>
      </w:divBdr>
    </w:div>
    <w:div w:id="152642346">
      <w:bodyDiv w:val="1"/>
      <w:marLeft w:val="0"/>
      <w:marRight w:val="0"/>
      <w:marTop w:val="0"/>
      <w:marBottom w:val="0"/>
      <w:divBdr>
        <w:top w:val="none" w:sz="0" w:space="0" w:color="auto"/>
        <w:left w:val="none" w:sz="0" w:space="0" w:color="auto"/>
        <w:bottom w:val="none" w:sz="0" w:space="0" w:color="auto"/>
        <w:right w:val="none" w:sz="0" w:space="0" w:color="auto"/>
      </w:divBdr>
    </w:div>
    <w:div w:id="178012323">
      <w:bodyDiv w:val="1"/>
      <w:marLeft w:val="0"/>
      <w:marRight w:val="0"/>
      <w:marTop w:val="0"/>
      <w:marBottom w:val="0"/>
      <w:divBdr>
        <w:top w:val="none" w:sz="0" w:space="0" w:color="auto"/>
        <w:left w:val="none" w:sz="0" w:space="0" w:color="auto"/>
        <w:bottom w:val="none" w:sz="0" w:space="0" w:color="auto"/>
        <w:right w:val="none" w:sz="0" w:space="0" w:color="auto"/>
      </w:divBdr>
    </w:div>
    <w:div w:id="189296054">
      <w:bodyDiv w:val="1"/>
      <w:marLeft w:val="0"/>
      <w:marRight w:val="0"/>
      <w:marTop w:val="0"/>
      <w:marBottom w:val="0"/>
      <w:divBdr>
        <w:top w:val="none" w:sz="0" w:space="0" w:color="auto"/>
        <w:left w:val="none" w:sz="0" w:space="0" w:color="auto"/>
        <w:bottom w:val="none" w:sz="0" w:space="0" w:color="auto"/>
        <w:right w:val="none" w:sz="0" w:space="0" w:color="auto"/>
      </w:divBdr>
    </w:div>
    <w:div w:id="264582164">
      <w:bodyDiv w:val="1"/>
      <w:marLeft w:val="0"/>
      <w:marRight w:val="0"/>
      <w:marTop w:val="0"/>
      <w:marBottom w:val="0"/>
      <w:divBdr>
        <w:top w:val="none" w:sz="0" w:space="0" w:color="auto"/>
        <w:left w:val="none" w:sz="0" w:space="0" w:color="auto"/>
        <w:bottom w:val="none" w:sz="0" w:space="0" w:color="auto"/>
        <w:right w:val="none" w:sz="0" w:space="0" w:color="auto"/>
      </w:divBdr>
    </w:div>
    <w:div w:id="265428593">
      <w:bodyDiv w:val="1"/>
      <w:marLeft w:val="0"/>
      <w:marRight w:val="0"/>
      <w:marTop w:val="0"/>
      <w:marBottom w:val="0"/>
      <w:divBdr>
        <w:top w:val="none" w:sz="0" w:space="0" w:color="auto"/>
        <w:left w:val="none" w:sz="0" w:space="0" w:color="auto"/>
        <w:bottom w:val="none" w:sz="0" w:space="0" w:color="auto"/>
        <w:right w:val="none" w:sz="0" w:space="0" w:color="auto"/>
      </w:divBdr>
    </w:div>
    <w:div w:id="294795314">
      <w:bodyDiv w:val="1"/>
      <w:marLeft w:val="0"/>
      <w:marRight w:val="0"/>
      <w:marTop w:val="0"/>
      <w:marBottom w:val="0"/>
      <w:divBdr>
        <w:top w:val="none" w:sz="0" w:space="0" w:color="auto"/>
        <w:left w:val="none" w:sz="0" w:space="0" w:color="auto"/>
        <w:bottom w:val="none" w:sz="0" w:space="0" w:color="auto"/>
        <w:right w:val="none" w:sz="0" w:space="0" w:color="auto"/>
      </w:divBdr>
    </w:div>
    <w:div w:id="316765259">
      <w:bodyDiv w:val="1"/>
      <w:marLeft w:val="0"/>
      <w:marRight w:val="0"/>
      <w:marTop w:val="0"/>
      <w:marBottom w:val="0"/>
      <w:divBdr>
        <w:top w:val="none" w:sz="0" w:space="0" w:color="auto"/>
        <w:left w:val="none" w:sz="0" w:space="0" w:color="auto"/>
        <w:bottom w:val="none" w:sz="0" w:space="0" w:color="auto"/>
        <w:right w:val="none" w:sz="0" w:space="0" w:color="auto"/>
      </w:divBdr>
    </w:div>
    <w:div w:id="486239555">
      <w:bodyDiv w:val="1"/>
      <w:marLeft w:val="0"/>
      <w:marRight w:val="0"/>
      <w:marTop w:val="0"/>
      <w:marBottom w:val="0"/>
      <w:divBdr>
        <w:top w:val="none" w:sz="0" w:space="0" w:color="auto"/>
        <w:left w:val="none" w:sz="0" w:space="0" w:color="auto"/>
        <w:bottom w:val="none" w:sz="0" w:space="0" w:color="auto"/>
        <w:right w:val="none" w:sz="0" w:space="0" w:color="auto"/>
      </w:divBdr>
    </w:div>
    <w:div w:id="506486137">
      <w:bodyDiv w:val="1"/>
      <w:marLeft w:val="0"/>
      <w:marRight w:val="0"/>
      <w:marTop w:val="0"/>
      <w:marBottom w:val="0"/>
      <w:divBdr>
        <w:top w:val="none" w:sz="0" w:space="0" w:color="auto"/>
        <w:left w:val="none" w:sz="0" w:space="0" w:color="auto"/>
        <w:bottom w:val="none" w:sz="0" w:space="0" w:color="auto"/>
        <w:right w:val="none" w:sz="0" w:space="0" w:color="auto"/>
      </w:divBdr>
    </w:div>
    <w:div w:id="753086186">
      <w:bodyDiv w:val="1"/>
      <w:marLeft w:val="0"/>
      <w:marRight w:val="0"/>
      <w:marTop w:val="0"/>
      <w:marBottom w:val="0"/>
      <w:divBdr>
        <w:top w:val="none" w:sz="0" w:space="0" w:color="auto"/>
        <w:left w:val="none" w:sz="0" w:space="0" w:color="auto"/>
        <w:bottom w:val="none" w:sz="0" w:space="0" w:color="auto"/>
        <w:right w:val="none" w:sz="0" w:space="0" w:color="auto"/>
      </w:divBdr>
    </w:div>
    <w:div w:id="763116626">
      <w:bodyDiv w:val="1"/>
      <w:marLeft w:val="0"/>
      <w:marRight w:val="0"/>
      <w:marTop w:val="0"/>
      <w:marBottom w:val="0"/>
      <w:divBdr>
        <w:top w:val="none" w:sz="0" w:space="0" w:color="auto"/>
        <w:left w:val="none" w:sz="0" w:space="0" w:color="auto"/>
        <w:bottom w:val="none" w:sz="0" w:space="0" w:color="auto"/>
        <w:right w:val="none" w:sz="0" w:space="0" w:color="auto"/>
      </w:divBdr>
    </w:div>
    <w:div w:id="1007361856">
      <w:bodyDiv w:val="1"/>
      <w:marLeft w:val="0"/>
      <w:marRight w:val="0"/>
      <w:marTop w:val="0"/>
      <w:marBottom w:val="0"/>
      <w:divBdr>
        <w:top w:val="none" w:sz="0" w:space="0" w:color="auto"/>
        <w:left w:val="none" w:sz="0" w:space="0" w:color="auto"/>
        <w:bottom w:val="none" w:sz="0" w:space="0" w:color="auto"/>
        <w:right w:val="none" w:sz="0" w:space="0" w:color="auto"/>
      </w:divBdr>
    </w:div>
    <w:div w:id="1189218705">
      <w:bodyDiv w:val="1"/>
      <w:marLeft w:val="0"/>
      <w:marRight w:val="0"/>
      <w:marTop w:val="0"/>
      <w:marBottom w:val="0"/>
      <w:divBdr>
        <w:top w:val="none" w:sz="0" w:space="0" w:color="auto"/>
        <w:left w:val="none" w:sz="0" w:space="0" w:color="auto"/>
        <w:bottom w:val="none" w:sz="0" w:space="0" w:color="auto"/>
        <w:right w:val="none" w:sz="0" w:space="0" w:color="auto"/>
      </w:divBdr>
    </w:div>
    <w:div w:id="1269852564">
      <w:bodyDiv w:val="1"/>
      <w:marLeft w:val="0"/>
      <w:marRight w:val="0"/>
      <w:marTop w:val="0"/>
      <w:marBottom w:val="0"/>
      <w:divBdr>
        <w:top w:val="none" w:sz="0" w:space="0" w:color="auto"/>
        <w:left w:val="none" w:sz="0" w:space="0" w:color="auto"/>
        <w:bottom w:val="none" w:sz="0" w:space="0" w:color="auto"/>
        <w:right w:val="none" w:sz="0" w:space="0" w:color="auto"/>
      </w:divBdr>
    </w:div>
    <w:div w:id="1308825620">
      <w:bodyDiv w:val="1"/>
      <w:marLeft w:val="0"/>
      <w:marRight w:val="0"/>
      <w:marTop w:val="0"/>
      <w:marBottom w:val="0"/>
      <w:divBdr>
        <w:top w:val="none" w:sz="0" w:space="0" w:color="auto"/>
        <w:left w:val="none" w:sz="0" w:space="0" w:color="auto"/>
        <w:bottom w:val="none" w:sz="0" w:space="0" w:color="auto"/>
        <w:right w:val="none" w:sz="0" w:space="0" w:color="auto"/>
      </w:divBdr>
    </w:div>
    <w:div w:id="1328902924">
      <w:bodyDiv w:val="1"/>
      <w:marLeft w:val="0"/>
      <w:marRight w:val="0"/>
      <w:marTop w:val="0"/>
      <w:marBottom w:val="0"/>
      <w:divBdr>
        <w:top w:val="none" w:sz="0" w:space="0" w:color="auto"/>
        <w:left w:val="none" w:sz="0" w:space="0" w:color="auto"/>
        <w:bottom w:val="none" w:sz="0" w:space="0" w:color="auto"/>
        <w:right w:val="none" w:sz="0" w:space="0" w:color="auto"/>
      </w:divBdr>
    </w:div>
    <w:div w:id="1344941321">
      <w:bodyDiv w:val="1"/>
      <w:marLeft w:val="0"/>
      <w:marRight w:val="0"/>
      <w:marTop w:val="0"/>
      <w:marBottom w:val="0"/>
      <w:divBdr>
        <w:top w:val="none" w:sz="0" w:space="0" w:color="auto"/>
        <w:left w:val="none" w:sz="0" w:space="0" w:color="auto"/>
        <w:bottom w:val="none" w:sz="0" w:space="0" w:color="auto"/>
        <w:right w:val="none" w:sz="0" w:space="0" w:color="auto"/>
      </w:divBdr>
    </w:div>
    <w:div w:id="1587179937">
      <w:bodyDiv w:val="1"/>
      <w:marLeft w:val="0"/>
      <w:marRight w:val="0"/>
      <w:marTop w:val="0"/>
      <w:marBottom w:val="0"/>
      <w:divBdr>
        <w:top w:val="none" w:sz="0" w:space="0" w:color="auto"/>
        <w:left w:val="none" w:sz="0" w:space="0" w:color="auto"/>
        <w:bottom w:val="none" w:sz="0" w:space="0" w:color="auto"/>
        <w:right w:val="none" w:sz="0" w:space="0" w:color="auto"/>
      </w:divBdr>
    </w:div>
    <w:div w:id="1714230976">
      <w:bodyDiv w:val="1"/>
      <w:marLeft w:val="0"/>
      <w:marRight w:val="0"/>
      <w:marTop w:val="0"/>
      <w:marBottom w:val="0"/>
      <w:divBdr>
        <w:top w:val="none" w:sz="0" w:space="0" w:color="auto"/>
        <w:left w:val="none" w:sz="0" w:space="0" w:color="auto"/>
        <w:bottom w:val="none" w:sz="0" w:space="0" w:color="auto"/>
        <w:right w:val="none" w:sz="0" w:space="0" w:color="auto"/>
      </w:divBdr>
    </w:div>
    <w:div w:id="1897667658">
      <w:bodyDiv w:val="1"/>
      <w:marLeft w:val="0"/>
      <w:marRight w:val="0"/>
      <w:marTop w:val="0"/>
      <w:marBottom w:val="0"/>
      <w:divBdr>
        <w:top w:val="none" w:sz="0" w:space="0" w:color="auto"/>
        <w:left w:val="none" w:sz="0" w:space="0" w:color="auto"/>
        <w:bottom w:val="none" w:sz="0" w:space="0" w:color="auto"/>
        <w:right w:val="none" w:sz="0" w:space="0" w:color="auto"/>
      </w:divBdr>
    </w:div>
    <w:div w:id="1958826117">
      <w:bodyDiv w:val="1"/>
      <w:marLeft w:val="0"/>
      <w:marRight w:val="0"/>
      <w:marTop w:val="0"/>
      <w:marBottom w:val="0"/>
      <w:divBdr>
        <w:top w:val="none" w:sz="0" w:space="0" w:color="auto"/>
        <w:left w:val="none" w:sz="0" w:space="0" w:color="auto"/>
        <w:bottom w:val="none" w:sz="0" w:space="0" w:color="auto"/>
        <w:right w:val="none" w:sz="0" w:space="0" w:color="auto"/>
      </w:divBdr>
    </w:div>
    <w:div w:id="1972129535">
      <w:bodyDiv w:val="1"/>
      <w:marLeft w:val="0"/>
      <w:marRight w:val="0"/>
      <w:marTop w:val="0"/>
      <w:marBottom w:val="0"/>
      <w:divBdr>
        <w:top w:val="none" w:sz="0" w:space="0" w:color="auto"/>
        <w:left w:val="none" w:sz="0" w:space="0" w:color="auto"/>
        <w:bottom w:val="none" w:sz="0" w:space="0" w:color="auto"/>
        <w:right w:val="none" w:sz="0" w:space="0" w:color="auto"/>
      </w:divBdr>
    </w:div>
    <w:div w:id="2090303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24BA8A3281CD4EBED7C4825A1AFCDE" ma:contentTypeVersion="0" ma:contentTypeDescription="Create a new document." ma:contentTypeScope="" ma:versionID="b3d08fa8834c58eddc4b603c422ce1e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D059F5-9193-4A04-97ED-47104859FA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3AA5BB7-E3E1-41FC-AF3B-70791FC7512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D1CF87A-0055-4ABD-A525-4A4BEC2AE1A1}">
  <ds:schemaRefs>
    <ds:schemaRef ds:uri="http://schemas.microsoft.com/sharepoint/v3/contenttype/forms"/>
  </ds:schemaRefs>
</ds:datastoreItem>
</file>

<file path=customXml/itemProps4.xml><?xml version="1.0" encoding="utf-8"?>
<ds:datastoreItem xmlns:ds="http://schemas.openxmlformats.org/officeDocument/2006/customXml" ds:itemID="{A8FBE15A-F310-194A-9617-F317FF62D2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1308</Words>
  <Characters>7458</Characters>
  <Application>Microsoft Office Word</Application>
  <DocSecurity>0</DocSecurity>
  <Lines>62</Lines>
  <Paragraphs>17</Paragraphs>
  <ScaleCrop>false</ScaleCrop>
  <Company/>
  <LinksUpToDate>false</LinksUpToDate>
  <CharactersWithSpaces>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lila parsons</dc:creator>
  <cp:keywords/>
  <dc:description/>
  <cp:lastModifiedBy>Arthur Souza Rodrigues</cp:lastModifiedBy>
  <cp:revision>1</cp:revision>
  <dcterms:created xsi:type="dcterms:W3CDTF">2019-12-12T20:17:00Z</dcterms:created>
  <dcterms:modified xsi:type="dcterms:W3CDTF">2026-09-26T01:09:00Z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0x0101004924BA8A3281CD4EBED7C4825A1AFCDE</vt:lpwstr>
  </property>
</Properties>
</file>