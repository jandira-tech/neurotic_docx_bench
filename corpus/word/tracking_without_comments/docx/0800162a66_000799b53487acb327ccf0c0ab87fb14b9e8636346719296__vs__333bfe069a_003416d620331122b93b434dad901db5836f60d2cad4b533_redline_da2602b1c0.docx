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E7CB3" w14:textId="77777777" w:rsidR="00BC32DD" w:rsidRPr="001A2552" w:rsidRDefault="00BC32DD" w:rsidP="00BC32DD">
      <w:pPr>
        <w:jc w:val="center"/>
        <w:rPr>
          <w:ins w:id="11" w:author="msi" w:date="2026-09-22T12:14:00Z" w16du:dateUtc="2026-09-22T16:14:00Z"/>
          <w:sz w:val="16"/>
          <w:szCs w:val="16"/>
        </w:rPr>
      </w:pPr>
      <w:ins w:id="12" w:author="msi" w:date="2026-09-22T12:14:00Z" w16du:dateUtc="2026-09-22T16:14: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2DD28B03" w14:textId="77777777" w:rsidR="00BC32DD" w:rsidRPr="001A2552" w:rsidRDefault="00BC32DD" w:rsidP="00BC32DD">
      <w:pPr>
        <w:jc w:val="center"/>
        <w:rPr>
          <w:ins w:id="13" w:author="msi" w:date="2026-09-22T12:14:00Z" w16du:dateUtc="2026-09-22T16:14:00Z"/>
          <w:b/>
          <w:sz w:val="16"/>
          <w:szCs w:val="16"/>
        </w:rPr>
      </w:pPr>
      <w:ins w:id="14" w:author="msi" w:date="2026-09-22T12:14:00Z" w16du:dateUtc="2026-09-22T16:14:00Z">
        <w:r w:rsidRPr="001A2552">
          <w:rPr>
            <w:b/>
            <w:sz w:val="16"/>
            <w:szCs w:val="16"/>
          </w:rPr>
          <w:t>Açık Ders Malzemeleri</w:t>
        </w:r>
      </w:ins>
    </w:p>
    <w:p w14:paraId="012BBD79" w14:textId="77777777" w:rsidR="00BC32DD" w:rsidRDefault="00BC32DD" w:rsidP="00BC32DD">
      <w:pPr>
        <w:pStyle w:val="Basliklar"/>
        <w:jc w:val="center"/>
        <w:rPr>
          <w:ins w:id="15" w:author="msi" w:date="2026-09-22T12:14:00Z" w16du:dateUtc="2026-09-22T16:14:00Z"/>
          <w:sz w:val="16"/>
          <w:szCs w:val="16"/>
        </w:rPr>
      </w:pPr>
    </w:p>
    <w:p w14:paraId="06107419" w14:textId="77777777" w:rsidR="00BC32DD" w:rsidRPr="001A2552" w:rsidRDefault="00BC32DD" w:rsidP="00BC32DD">
      <w:pPr>
        <w:pStyle w:val="Basliklar"/>
        <w:jc w:val="center"/>
        <w:rPr>
          <w:ins w:id="16" w:author="msi" w:date="2026-09-22T12:14:00Z" w16du:dateUtc="2026-09-22T16:14:00Z"/>
          <w:sz w:val="16"/>
          <w:szCs w:val="16"/>
        </w:rPr>
      </w:pPr>
      <w:ins w:id="17" w:author="msi" w:date="2026-09-22T12:14:00Z" w16du:dateUtc="2026-09-22T16:14:00Z">
        <w:r>
          <w:rPr>
            <w:sz w:val="16"/>
            <w:szCs w:val="16"/>
          </w:rPr>
          <w:t>Ders izlence Formu</w:t>
        </w:r>
      </w:ins>
    </w:p>
    <w:p w14:paraId="40428BD8" w14:textId="77777777" w:rsidR="00BC32DD" w:rsidRPr="001A2552" w:rsidRDefault="00BC32DD" w:rsidP="00BC32DD">
      <w:pPr>
        <w:rPr>
          <w:ins w:id="18" w:author="msi" w:date="2026-09-22T12:14:00Z" w16du:dateUtc="2026-09-22T16:14: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3090058D" w14:textId="77777777" w:rsidTr="00832AEF">
        <w:trPr>
          <w:jc w:val="center"/>
          <w:ins w:id="19" w:author="msi" w:date="2026-09-22T12:14:00Z" w16du:dateUtc="2026-09-22T16:14:00Z"/>
        </w:trPr>
        <w:tc>
          <w:tcPr>
            <w:tcW w:w="2745" w:type="dxa"/>
            <w:vAlign w:val="center"/>
          </w:tcPr>
          <w:p w14:paraId="53FBBB9E" w14:textId="77777777" w:rsidR="00BC32DD" w:rsidRPr="001A2552" w:rsidRDefault="00BC32DD" w:rsidP="00832AEF">
            <w:pPr>
              <w:pStyle w:val="DersBasliklar"/>
              <w:rPr>
                <w:ins w:id="20" w:author="msi" w:date="2026-09-22T12:14:00Z" w16du:dateUtc="2026-09-22T16:14:00Z"/>
                <w:szCs w:val="16"/>
              </w:rPr>
            </w:pPr>
            <w:ins w:id="21" w:author="msi" w:date="2026-09-22T12:14:00Z" w16du:dateUtc="2026-09-22T16:14:00Z">
              <w:r w:rsidRPr="001A2552">
                <w:rPr>
                  <w:szCs w:val="16"/>
                </w:rPr>
                <w:t>Dersin Kodu ve İsmi</w:t>
              </w:r>
            </w:ins>
          </w:p>
        </w:tc>
        <w:tc>
          <w:tcPr>
            <w:tcW w:w="6068" w:type="dxa"/>
          </w:tcPr>
          <w:p w14:paraId="7B596BF8" w14:textId="77777777" w:rsidR="00BC32DD" w:rsidRPr="00B00DF3" w:rsidRDefault="00CC0B85" w:rsidP="00F95BE5">
            <w:pPr>
              <w:pStyle w:val="DersBilgileri"/>
              <w:rPr>
                <w:ins w:id="22" w:author="msi" w:date="2026-09-22T12:14:00Z" w16du:dateUtc="2026-09-22T16:14:00Z"/>
                <w:bCs/>
                <w:szCs w:val="16"/>
              </w:rPr>
            </w:pPr>
            <w:ins w:id="23" w:author="msi" w:date="2026-09-22T12:14:00Z" w16du:dateUtc="2026-09-22T16:14:00Z">
              <w:r>
                <w:rPr>
                  <w:bCs/>
                  <w:szCs w:val="16"/>
                </w:rPr>
                <w:t>ASB307</w:t>
              </w:r>
              <w:r w:rsidR="00F911A6" w:rsidRPr="00B00DF3">
                <w:rPr>
                  <w:bCs/>
                  <w:szCs w:val="16"/>
                </w:rPr>
                <w:t xml:space="preserve"> İNSAN HAKLARI </w:t>
              </w:r>
              <w:r w:rsidR="00F95BE5">
                <w:rPr>
                  <w:bCs/>
                  <w:szCs w:val="16"/>
                </w:rPr>
                <w:t>DEMOKRASİ</w:t>
              </w:r>
            </w:ins>
          </w:p>
        </w:tc>
      </w:tr>
      <w:tr w:rsidR="00BC32DD" w:rsidRPr="001A2552" w14:paraId="534389D6" w14:textId="77777777" w:rsidTr="00832AEF">
        <w:trPr>
          <w:jc w:val="center"/>
          <w:ins w:id="24" w:author="msi" w:date="2026-09-22T12:14:00Z" w16du:dateUtc="2026-09-22T16:14:00Z"/>
        </w:trPr>
        <w:tc>
          <w:tcPr>
            <w:tcW w:w="2745" w:type="dxa"/>
            <w:vAlign w:val="center"/>
          </w:tcPr>
          <w:p w14:paraId="2031C0D3" w14:textId="77777777" w:rsidR="00BC32DD" w:rsidRPr="001A2552" w:rsidRDefault="00BC32DD" w:rsidP="00832AEF">
            <w:pPr>
              <w:pStyle w:val="DersBasliklar"/>
              <w:rPr>
                <w:ins w:id="25" w:author="msi" w:date="2026-09-22T12:14:00Z" w16du:dateUtc="2026-09-22T16:14:00Z"/>
                <w:szCs w:val="16"/>
              </w:rPr>
            </w:pPr>
            <w:ins w:id="26" w:author="msi" w:date="2026-09-22T12:14:00Z" w16du:dateUtc="2026-09-22T16:14:00Z">
              <w:r w:rsidRPr="001A2552">
                <w:rPr>
                  <w:szCs w:val="16"/>
                </w:rPr>
                <w:t>Dersin Sorumlusu</w:t>
              </w:r>
            </w:ins>
          </w:p>
        </w:tc>
        <w:tc>
          <w:tcPr>
            <w:tcW w:w="6068" w:type="dxa"/>
          </w:tcPr>
          <w:p w14:paraId="2FBF26E2" w14:textId="77777777" w:rsidR="00BC32DD" w:rsidRPr="00B00DF3" w:rsidRDefault="00F911A6" w:rsidP="00832AEF">
            <w:pPr>
              <w:pStyle w:val="DersBilgileri"/>
              <w:rPr>
                <w:ins w:id="27" w:author="msi" w:date="2026-09-22T12:14:00Z" w16du:dateUtc="2026-09-22T16:14:00Z"/>
                <w:szCs w:val="16"/>
              </w:rPr>
            </w:pPr>
            <w:ins w:id="28" w:author="msi" w:date="2026-09-22T12:14:00Z" w16du:dateUtc="2026-09-22T16:14:00Z">
              <w:r w:rsidRPr="00B00DF3">
                <w:rPr>
                  <w:szCs w:val="16"/>
                </w:rPr>
                <w:t>PROF. DR. YASEMİN KEPENEKCİ</w:t>
              </w:r>
            </w:ins>
          </w:p>
        </w:tc>
      </w:tr>
      <w:tr w:rsidR="00BC32DD" w:rsidRPr="001A2552" w14:paraId="14466BDB" w14:textId="77777777" w:rsidTr="00832AEF">
        <w:trPr>
          <w:jc w:val="center"/>
          <w:ins w:id="29" w:author="msi" w:date="2026-09-22T12:14:00Z" w16du:dateUtc="2026-09-22T16:14:00Z"/>
        </w:trPr>
        <w:tc>
          <w:tcPr>
            <w:tcW w:w="2745" w:type="dxa"/>
            <w:vAlign w:val="center"/>
          </w:tcPr>
          <w:p w14:paraId="610BB97F" w14:textId="77777777" w:rsidR="00BC32DD" w:rsidRPr="001A2552" w:rsidRDefault="00BC32DD" w:rsidP="00832AEF">
            <w:pPr>
              <w:pStyle w:val="DersBasliklar"/>
              <w:rPr>
                <w:ins w:id="30" w:author="msi" w:date="2026-09-22T12:14:00Z" w16du:dateUtc="2026-09-22T16:14:00Z"/>
                <w:szCs w:val="16"/>
              </w:rPr>
            </w:pPr>
            <w:ins w:id="31" w:author="msi" w:date="2026-09-22T12:14:00Z" w16du:dateUtc="2026-09-22T16:14:00Z">
              <w:r w:rsidRPr="001A2552">
                <w:rPr>
                  <w:szCs w:val="16"/>
                </w:rPr>
                <w:t>Dersin Düzeyi</w:t>
              </w:r>
            </w:ins>
          </w:p>
        </w:tc>
        <w:tc>
          <w:tcPr>
            <w:tcW w:w="6068" w:type="dxa"/>
          </w:tcPr>
          <w:p w14:paraId="19D8266A" w14:textId="77777777" w:rsidR="00BC32DD" w:rsidRPr="00B00DF3" w:rsidRDefault="00F911A6" w:rsidP="00832AEF">
            <w:pPr>
              <w:pStyle w:val="DersBilgileri"/>
              <w:rPr>
                <w:ins w:id="32" w:author="msi" w:date="2026-09-22T12:14:00Z" w16du:dateUtc="2026-09-22T16:14:00Z"/>
                <w:szCs w:val="16"/>
              </w:rPr>
            </w:pPr>
            <w:ins w:id="33" w:author="msi" w:date="2026-09-22T12:14:00Z" w16du:dateUtc="2026-09-22T16:14:00Z">
              <w:r w:rsidRPr="00B00DF3">
                <w:rPr>
                  <w:szCs w:val="16"/>
                </w:rPr>
                <w:t>LİSANS</w:t>
              </w:r>
            </w:ins>
          </w:p>
        </w:tc>
      </w:tr>
      <w:tr w:rsidR="00BC32DD" w:rsidRPr="001A2552" w14:paraId="4CAAF4D0" w14:textId="77777777" w:rsidTr="00832AEF">
        <w:trPr>
          <w:jc w:val="center"/>
          <w:ins w:id="34" w:author="msi" w:date="2026-09-22T12:14:00Z" w16du:dateUtc="2026-09-22T16:14:00Z"/>
        </w:trPr>
        <w:tc>
          <w:tcPr>
            <w:tcW w:w="2745" w:type="dxa"/>
            <w:vAlign w:val="center"/>
          </w:tcPr>
          <w:p w14:paraId="6CA45EA3" w14:textId="77777777" w:rsidR="00BC32DD" w:rsidRPr="001A2552" w:rsidRDefault="00BC32DD" w:rsidP="00832AEF">
            <w:pPr>
              <w:pStyle w:val="DersBasliklar"/>
              <w:rPr>
                <w:ins w:id="35" w:author="msi" w:date="2026-09-22T12:14:00Z" w16du:dateUtc="2026-09-22T16:14:00Z"/>
                <w:szCs w:val="16"/>
              </w:rPr>
            </w:pPr>
            <w:ins w:id="36" w:author="msi" w:date="2026-09-22T12:14:00Z" w16du:dateUtc="2026-09-22T16:14:00Z">
              <w:r w:rsidRPr="001A2552">
                <w:rPr>
                  <w:szCs w:val="16"/>
                </w:rPr>
                <w:t>Dersin Kredisi</w:t>
              </w:r>
            </w:ins>
          </w:p>
        </w:tc>
        <w:tc>
          <w:tcPr>
            <w:tcW w:w="6068" w:type="dxa"/>
          </w:tcPr>
          <w:p w14:paraId="78CF8840" w14:textId="77777777" w:rsidR="00BC32DD" w:rsidRPr="00B00DF3" w:rsidRDefault="00F911A6" w:rsidP="00832AEF">
            <w:pPr>
              <w:pStyle w:val="DersBilgileri"/>
              <w:rPr>
                <w:ins w:id="37" w:author="msi" w:date="2026-09-22T12:14:00Z" w16du:dateUtc="2026-09-22T16:14:00Z"/>
                <w:szCs w:val="16"/>
              </w:rPr>
            </w:pPr>
            <w:ins w:id="38" w:author="msi" w:date="2026-09-22T12:14:00Z" w16du:dateUtc="2026-09-22T16:14:00Z">
              <w:r w:rsidRPr="00B00DF3">
                <w:rPr>
                  <w:szCs w:val="16"/>
                </w:rPr>
                <w:t>8</w:t>
              </w:r>
            </w:ins>
          </w:p>
        </w:tc>
      </w:tr>
      <w:tr w:rsidR="00BC32DD" w:rsidRPr="001A2552" w14:paraId="03A4C5F8" w14:textId="77777777" w:rsidTr="00832AEF">
        <w:trPr>
          <w:jc w:val="center"/>
          <w:ins w:id="39" w:author="msi" w:date="2026-09-22T12:14:00Z" w16du:dateUtc="2026-09-22T16:14:00Z"/>
        </w:trPr>
        <w:tc>
          <w:tcPr>
            <w:tcW w:w="2745" w:type="dxa"/>
            <w:vAlign w:val="center"/>
          </w:tcPr>
          <w:p w14:paraId="557EA940" w14:textId="77777777" w:rsidR="00BC32DD" w:rsidRPr="001A2552" w:rsidRDefault="00BC32DD" w:rsidP="00832AEF">
            <w:pPr>
              <w:pStyle w:val="DersBasliklar"/>
              <w:rPr>
                <w:ins w:id="40" w:author="msi" w:date="2026-09-22T12:14:00Z" w16du:dateUtc="2026-09-22T16:14:00Z"/>
                <w:szCs w:val="16"/>
              </w:rPr>
            </w:pPr>
            <w:ins w:id="41" w:author="msi" w:date="2026-09-22T12:14:00Z" w16du:dateUtc="2026-09-22T16:14:00Z">
              <w:r w:rsidRPr="001A2552">
                <w:rPr>
                  <w:szCs w:val="16"/>
                </w:rPr>
                <w:t>Dersin Türü</w:t>
              </w:r>
            </w:ins>
          </w:p>
        </w:tc>
        <w:tc>
          <w:tcPr>
            <w:tcW w:w="6068" w:type="dxa"/>
          </w:tcPr>
          <w:p w14:paraId="772FE658" w14:textId="77777777" w:rsidR="00BC32DD" w:rsidRPr="00B00DF3" w:rsidRDefault="00F8234C" w:rsidP="00832AEF">
            <w:pPr>
              <w:pStyle w:val="DersBilgileri"/>
              <w:rPr>
                <w:ins w:id="42" w:author="msi" w:date="2026-09-22T12:14:00Z" w16du:dateUtc="2026-09-22T16:14:00Z"/>
                <w:szCs w:val="16"/>
              </w:rPr>
            </w:pPr>
            <w:ins w:id="43" w:author="msi" w:date="2026-09-22T12:14:00Z" w16du:dateUtc="2026-09-22T16:14:00Z">
              <w:r>
                <w:rPr>
                  <w:szCs w:val="16"/>
                </w:rPr>
                <w:t>SEÇMELİ</w:t>
              </w:r>
            </w:ins>
          </w:p>
        </w:tc>
      </w:tr>
      <w:tr w:rsidR="00BC32DD" w:rsidRPr="001A2552" w14:paraId="185335B7" w14:textId="77777777" w:rsidTr="00832AEF">
        <w:trPr>
          <w:jc w:val="center"/>
          <w:ins w:id="44" w:author="msi" w:date="2026-09-22T12:14:00Z" w16du:dateUtc="2026-09-22T16:14:00Z"/>
        </w:trPr>
        <w:tc>
          <w:tcPr>
            <w:tcW w:w="2745" w:type="dxa"/>
            <w:vAlign w:val="center"/>
          </w:tcPr>
          <w:p w14:paraId="634B6248" w14:textId="77777777" w:rsidR="00BC32DD" w:rsidRPr="001A2552" w:rsidRDefault="00BC32DD" w:rsidP="00832AEF">
            <w:pPr>
              <w:pStyle w:val="DersBasliklar"/>
              <w:rPr>
                <w:ins w:id="45" w:author="msi" w:date="2026-09-22T12:14:00Z" w16du:dateUtc="2026-09-22T16:14:00Z"/>
                <w:szCs w:val="16"/>
              </w:rPr>
            </w:pPr>
            <w:ins w:id="46" w:author="msi" w:date="2026-09-22T12:14:00Z" w16du:dateUtc="2026-09-22T16:14:00Z">
              <w:r w:rsidRPr="001A2552">
                <w:rPr>
                  <w:szCs w:val="16"/>
                </w:rPr>
                <w:t>Dersin İçeriği</w:t>
              </w:r>
            </w:ins>
          </w:p>
        </w:tc>
        <w:tc>
          <w:tcPr>
            <w:tcW w:w="6068" w:type="dxa"/>
          </w:tcPr>
          <w:p w14:paraId="5E063DEB" w14:textId="77777777" w:rsidR="00F911A6" w:rsidRPr="00B00DF3" w:rsidRDefault="00F911A6" w:rsidP="00F911A6">
            <w:pPr>
              <w:rPr>
                <w:ins w:id="47" w:author="msi" w:date="2026-09-22T12:14:00Z" w16du:dateUtc="2026-09-22T16:14:00Z"/>
                <w:sz w:val="16"/>
                <w:szCs w:val="16"/>
              </w:rPr>
            </w:pPr>
          </w:p>
          <w:p w14:paraId="30825170" w14:textId="77777777" w:rsidR="00F95BE5" w:rsidRPr="00F8234C" w:rsidRDefault="00F95BE5" w:rsidP="00F95BE5">
            <w:pPr>
              <w:numPr>
                <w:ilvl w:val="0"/>
                <w:numId w:val="10"/>
              </w:numPr>
              <w:autoSpaceDE w:val="0"/>
              <w:autoSpaceDN w:val="0"/>
              <w:adjustRightInd w:val="0"/>
              <w:jc w:val="left"/>
              <w:rPr>
                <w:ins w:id="48" w:author="msi" w:date="2026-09-22T12:14:00Z" w16du:dateUtc="2026-09-22T16:14:00Z"/>
                <w:sz w:val="16"/>
                <w:szCs w:val="16"/>
              </w:rPr>
            </w:pPr>
            <w:ins w:id="49" w:author="msi" w:date="2026-09-22T12:14:00Z" w16du:dateUtc="2026-09-22T16:14:00Z">
              <w:r w:rsidRPr="00F8234C">
                <w:rPr>
                  <w:sz w:val="16"/>
                  <w:szCs w:val="16"/>
                </w:rPr>
                <w:t xml:space="preserve">Temel hukuksal kavramlar bilgisi </w:t>
              </w:r>
            </w:ins>
          </w:p>
          <w:p w14:paraId="127B1333" w14:textId="77777777" w:rsidR="00F95BE5" w:rsidRPr="00F8234C" w:rsidRDefault="00F95BE5" w:rsidP="00F95BE5">
            <w:pPr>
              <w:numPr>
                <w:ilvl w:val="0"/>
                <w:numId w:val="10"/>
              </w:numPr>
              <w:autoSpaceDE w:val="0"/>
              <w:autoSpaceDN w:val="0"/>
              <w:adjustRightInd w:val="0"/>
              <w:jc w:val="left"/>
              <w:rPr>
                <w:ins w:id="50" w:author="msi" w:date="2026-09-22T12:14:00Z" w16du:dateUtc="2026-09-22T16:14:00Z"/>
                <w:sz w:val="16"/>
                <w:szCs w:val="16"/>
              </w:rPr>
            </w:pPr>
            <w:ins w:id="51" w:author="msi" w:date="2026-09-22T12:14:00Z" w16du:dateUtc="2026-09-22T16:14:00Z">
              <w:r w:rsidRPr="00F8234C">
                <w:rPr>
                  <w:sz w:val="16"/>
                  <w:szCs w:val="16"/>
                </w:rPr>
                <w:t xml:space="preserve">İnsan hakları ve demokrasi ile ilgili temel kavramlar bilgisi </w:t>
              </w:r>
            </w:ins>
          </w:p>
          <w:p w14:paraId="169C5961" w14:textId="77777777" w:rsidR="00F95BE5" w:rsidRPr="00F8234C" w:rsidRDefault="00B90493" w:rsidP="00F95BE5">
            <w:pPr>
              <w:numPr>
                <w:ilvl w:val="0"/>
                <w:numId w:val="10"/>
              </w:numPr>
              <w:autoSpaceDE w:val="0"/>
              <w:autoSpaceDN w:val="0"/>
              <w:adjustRightInd w:val="0"/>
              <w:jc w:val="left"/>
              <w:rPr>
                <w:ins w:id="52" w:author="msi" w:date="2026-09-22T12:14:00Z" w16du:dateUtc="2026-09-22T16:14:00Z"/>
                <w:sz w:val="16"/>
                <w:szCs w:val="16"/>
              </w:rPr>
            </w:pPr>
            <w:ins w:id="53" w:author="msi" w:date="2026-09-22T12:14:00Z" w16du:dateUtc="2026-09-22T16:14:00Z">
              <w:r w:rsidRPr="00F8234C">
                <w:rPr>
                  <w:sz w:val="16"/>
                  <w:szCs w:val="16"/>
                </w:rPr>
                <w:t>İnsan hakları ve demokrasinin</w:t>
              </w:r>
              <w:r w:rsidR="00F95BE5" w:rsidRPr="00F8234C">
                <w:rPr>
                  <w:sz w:val="16"/>
                  <w:szCs w:val="16"/>
                </w:rPr>
                <w:t xml:space="preserve"> Batı’daki tarihi gelişimi</w:t>
              </w:r>
            </w:ins>
          </w:p>
          <w:p w14:paraId="071DAD84" w14:textId="77777777" w:rsidR="00F95BE5" w:rsidRPr="00F8234C" w:rsidRDefault="00B90493" w:rsidP="00F95BE5">
            <w:pPr>
              <w:numPr>
                <w:ilvl w:val="0"/>
                <w:numId w:val="10"/>
              </w:numPr>
              <w:autoSpaceDE w:val="0"/>
              <w:autoSpaceDN w:val="0"/>
              <w:adjustRightInd w:val="0"/>
              <w:jc w:val="left"/>
              <w:rPr>
                <w:ins w:id="54" w:author="msi" w:date="2026-09-22T12:14:00Z" w16du:dateUtc="2026-09-22T16:14:00Z"/>
                <w:sz w:val="16"/>
                <w:szCs w:val="16"/>
              </w:rPr>
            </w:pPr>
            <w:ins w:id="55" w:author="msi" w:date="2026-09-22T12:14:00Z" w16du:dateUtc="2026-09-22T16:14:00Z">
              <w:r w:rsidRPr="00F8234C">
                <w:rPr>
                  <w:sz w:val="16"/>
                  <w:szCs w:val="16"/>
                </w:rPr>
                <w:t>İnsan hakları ve demokrasinin</w:t>
              </w:r>
              <w:r w:rsidR="00F95BE5" w:rsidRPr="00F8234C">
                <w:rPr>
                  <w:sz w:val="16"/>
                  <w:szCs w:val="16"/>
                </w:rPr>
                <w:t xml:space="preserve"> ülkemizdeki tarihi gelişimi </w:t>
              </w:r>
            </w:ins>
          </w:p>
          <w:p w14:paraId="18965B2D" w14:textId="77777777" w:rsidR="00F95BE5" w:rsidRPr="00F8234C" w:rsidRDefault="00B90493" w:rsidP="00F95BE5">
            <w:pPr>
              <w:numPr>
                <w:ilvl w:val="0"/>
                <w:numId w:val="10"/>
              </w:numPr>
              <w:autoSpaceDE w:val="0"/>
              <w:autoSpaceDN w:val="0"/>
              <w:adjustRightInd w:val="0"/>
              <w:jc w:val="left"/>
              <w:rPr>
                <w:ins w:id="56" w:author="msi" w:date="2026-09-22T12:14:00Z" w16du:dateUtc="2026-09-22T16:14:00Z"/>
                <w:sz w:val="16"/>
                <w:szCs w:val="16"/>
              </w:rPr>
            </w:pPr>
            <w:ins w:id="57" w:author="msi" w:date="2026-09-22T12:14:00Z" w16du:dateUtc="2026-09-22T16:14:00Z">
              <w:r w:rsidRPr="00F8234C">
                <w:rPr>
                  <w:sz w:val="16"/>
                  <w:szCs w:val="16"/>
                </w:rPr>
                <w:t>İnsan hakları ve demokrasinin</w:t>
              </w:r>
              <w:r w:rsidR="00F95BE5" w:rsidRPr="00F8234C">
                <w:rPr>
                  <w:sz w:val="16"/>
                  <w:szCs w:val="16"/>
                </w:rPr>
                <w:t xml:space="preserve"> uluslararası alana geçişi </w:t>
              </w:r>
            </w:ins>
          </w:p>
          <w:p w14:paraId="5B3485FE" w14:textId="77777777" w:rsidR="00F911A6" w:rsidRPr="00F8234C" w:rsidRDefault="00F911A6" w:rsidP="00F95BE5">
            <w:pPr>
              <w:numPr>
                <w:ilvl w:val="0"/>
                <w:numId w:val="10"/>
              </w:numPr>
              <w:autoSpaceDE w:val="0"/>
              <w:autoSpaceDN w:val="0"/>
              <w:adjustRightInd w:val="0"/>
              <w:rPr>
                <w:ins w:id="58" w:author="msi" w:date="2026-09-22T12:14:00Z" w16du:dateUtc="2026-09-22T16:14:00Z"/>
                <w:sz w:val="16"/>
                <w:szCs w:val="16"/>
              </w:rPr>
            </w:pPr>
            <w:ins w:id="59" w:author="msi" w:date="2026-09-22T12:14:00Z" w16du:dateUtc="2026-09-22T16:14: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09054768" w14:textId="77777777" w:rsidR="00B00DF3" w:rsidRPr="00F8234C" w:rsidRDefault="00B90493" w:rsidP="00F95BE5">
            <w:pPr>
              <w:numPr>
                <w:ilvl w:val="0"/>
                <w:numId w:val="10"/>
              </w:numPr>
              <w:tabs>
                <w:tab w:val="left" w:pos="9640"/>
              </w:tabs>
              <w:jc w:val="left"/>
              <w:rPr>
                <w:ins w:id="60" w:author="msi" w:date="2026-09-22T12:14:00Z" w16du:dateUtc="2026-09-22T16:14:00Z"/>
                <w:sz w:val="16"/>
                <w:szCs w:val="16"/>
              </w:rPr>
            </w:pPr>
            <w:ins w:id="61" w:author="msi" w:date="2026-09-22T12:14:00Z" w16du:dateUtc="2026-09-22T16:14:00Z">
              <w:r w:rsidRPr="00F8234C">
                <w:rPr>
                  <w:sz w:val="16"/>
                  <w:szCs w:val="16"/>
                </w:rPr>
                <w:t>İ</w:t>
              </w:r>
              <w:r w:rsidR="00F95BE5" w:rsidRPr="00F8234C">
                <w:rPr>
                  <w:sz w:val="16"/>
                  <w:szCs w:val="16"/>
                </w:rPr>
                <w:t>nsan hakları ve demokrasi eğitimi</w:t>
              </w:r>
              <w:r w:rsidRPr="00F8234C">
                <w:rPr>
                  <w:sz w:val="16"/>
                  <w:szCs w:val="16"/>
                </w:rPr>
                <w:t>nin etkililiği</w:t>
              </w:r>
            </w:ins>
          </w:p>
          <w:p w14:paraId="2A910400" w14:textId="77777777" w:rsidR="00BC32DD" w:rsidRPr="00B00DF3" w:rsidRDefault="00F911A6" w:rsidP="009D5F97">
            <w:pPr>
              <w:numPr>
                <w:ilvl w:val="0"/>
                <w:numId w:val="10"/>
              </w:numPr>
              <w:tabs>
                <w:tab w:val="left" w:pos="9640"/>
              </w:tabs>
              <w:jc w:val="left"/>
              <w:rPr>
                <w:ins w:id="62" w:author="msi" w:date="2026-09-22T12:14:00Z" w16du:dateUtc="2026-09-22T16:14:00Z"/>
                <w:szCs w:val="16"/>
              </w:rPr>
            </w:pPr>
            <w:ins w:id="63" w:author="msi" w:date="2026-09-22T12:14:00Z" w16du:dateUtc="2026-09-22T16:14: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56A9C22C" w14:textId="77777777" w:rsidTr="00832AEF">
        <w:trPr>
          <w:jc w:val="center"/>
          <w:ins w:id="64" w:author="msi" w:date="2026-09-22T12:14:00Z" w16du:dateUtc="2026-09-22T16:14:00Z"/>
        </w:trPr>
        <w:tc>
          <w:tcPr>
            <w:tcW w:w="2745" w:type="dxa"/>
            <w:vAlign w:val="center"/>
          </w:tcPr>
          <w:p w14:paraId="4B406C6B" w14:textId="77777777" w:rsidR="00BC32DD" w:rsidRPr="001A2552" w:rsidRDefault="00BC32DD" w:rsidP="00832AEF">
            <w:pPr>
              <w:pStyle w:val="DersBasliklar"/>
              <w:rPr>
                <w:ins w:id="65" w:author="msi" w:date="2026-09-22T12:14:00Z" w16du:dateUtc="2026-09-22T16:14:00Z"/>
                <w:szCs w:val="16"/>
              </w:rPr>
            </w:pPr>
            <w:ins w:id="66" w:author="msi" w:date="2026-09-22T12:14:00Z" w16du:dateUtc="2026-09-22T16:14:00Z">
              <w:r w:rsidRPr="001A2552">
                <w:rPr>
                  <w:szCs w:val="16"/>
                </w:rPr>
                <w:t>Dersin Amacı</w:t>
              </w:r>
            </w:ins>
          </w:p>
        </w:tc>
        <w:tc>
          <w:tcPr>
            <w:tcW w:w="6068" w:type="dxa"/>
          </w:tcPr>
          <w:p w14:paraId="018C34E5" w14:textId="77777777" w:rsidR="009D5F97" w:rsidRPr="009D5F97" w:rsidRDefault="009D5F97" w:rsidP="009D5F97">
            <w:pPr>
              <w:pStyle w:val="ListParagraph"/>
              <w:numPr>
                <w:ilvl w:val="0"/>
                <w:numId w:val="15"/>
              </w:numPr>
              <w:autoSpaceDE w:val="0"/>
              <w:autoSpaceDN w:val="0"/>
              <w:adjustRightInd w:val="0"/>
              <w:jc w:val="left"/>
              <w:rPr>
                <w:ins w:id="67" w:author="msi" w:date="2026-09-22T12:14:00Z" w16du:dateUtc="2026-09-22T16:14:00Z"/>
                <w:sz w:val="16"/>
                <w:szCs w:val="16"/>
              </w:rPr>
            </w:pPr>
            <w:ins w:id="68" w:author="msi" w:date="2026-09-22T12:14:00Z" w16du:dateUtc="2026-09-22T16:14: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7AD5D781" w14:textId="77777777" w:rsidR="00CC0B85" w:rsidRDefault="00CC0B85" w:rsidP="009D5F97">
            <w:pPr>
              <w:pStyle w:val="ListParagraph"/>
              <w:numPr>
                <w:ilvl w:val="0"/>
                <w:numId w:val="15"/>
              </w:numPr>
              <w:autoSpaceDE w:val="0"/>
              <w:autoSpaceDN w:val="0"/>
              <w:adjustRightInd w:val="0"/>
              <w:jc w:val="left"/>
              <w:rPr>
                <w:ins w:id="69" w:author="msi" w:date="2026-09-22T12:14:00Z" w16du:dateUtc="2026-09-22T16:14:00Z"/>
                <w:sz w:val="16"/>
                <w:szCs w:val="16"/>
              </w:rPr>
            </w:pPr>
            <w:ins w:id="70" w:author="msi" w:date="2026-09-22T12:14:00Z" w16du:dateUtc="2026-09-22T16:14:00Z">
              <w:r>
                <w:rPr>
                  <w:sz w:val="16"/>
                  <w:szCs w:val="16"/>
                </w:rPr>
                <w:t>İnsan hakları ve demokrasinin Batı’daki ve ülkemizdeki tarihsel gelişinin anlaşılması</w:t>
              </w:r>
            </w:ins>
          </w:p>
          <w:p w14:paraId="78B97768" w14:textId="77777777" w:rsidR="00CC0B85" w:rsidRDefault="00B90493" w:rsidP="009D5F97">
            <w:pPr>
              <w:pStyle w:val="ListParagraph"/>
              <w:numPr>
                <w:ilvl w:val="0"/>
                <w:numId w:val="15"/>
              </w:numPr>
              <w:autoSpaceDE w:val="0"/>
              <w:autoSpaceDN w:val="0"/>
              <w:adjustRightInd w:val="0"/>
              <w:jc w:val="left"/>
              <w:rPr>
                <w:ins w:id="71" w:author="msi" w:date="2026-09-22T12:14:00Z" w16du:dateUtc="2026-09-22T16:14:00Z"/>
                <w:sz w:val="16"/>
                <w:szCs w:val="16"/>
              </w:rPr>
            </w:pPr>
            <w:ins w:id="72" w:author="msi" w:date="2026-09-22T12:14:00Z" w16du:dateUtc="2026-09-22T16:14:00Z">
              <w:r>
                <w:rPr>
                  <w:sz w:val="16"/>
                  <w:szCs w:val="16"/>
                </w:rPr>
                <w:t>İnsan hakları ve demokrasinin</w:t>
              </w:r>
              <w:r w:rsidR="00CC0B85">
                <w:rPr>
                  <w:sz w:val="16"/>
                  <w:szCs w:val="16"/>
                </w:rPr>
                <w:t xml:space="preserve"> uluslararası alana geçişinin tartışılması</w:t>
              </w:r>
            </w:ins>
          </w:p>
          <w:p w14:paraId="7E26CCA2" w14:textId="77777777" w:rsidR="00F911A6" w:rsidRPr="009D5F97" w:rsidRDefault="00F911A6" w:rsidP="009D5F97">
            <w:pPr>
              <w:pStyle w:val="ListParagraph"/>
              <w:numPr>
                <w:ilvl w:val="0"/>
                <w:numId w:val="15"/>
              </w:numPr>
              <w:autoSpaceDE w:val="0"/>
              <w:autoSpaceDN w:val="0"/>
              <w:adjustRightInd w:val="0"/>
              <w:jc w:val="left"/>
              <w:rPr>
                <w:ins w:id="73" w:author="msi" w:date="2026-09-22T12:14:00Z" w16du:dateUtc="2026-09-22T16:14:00Z"/>
                <w:sz w:val="16"/>
                <w:szCs w:val="16"/>
              </w:rPr>
            </w:pPr>
            <w:ins w:id="74"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31856CCC" w14:textId="77777777" w:rsidR="00F911A6" w:rsidRPr="009D5F97" w:rsidRDefault="00F911A6" w:rsidP="009D5F97">
            <w:pPr>
              <w:pStyle w:val="ListParagraph"/>
              <w:numPr>
                <w:ilvl w:val="0"/>
                <w:numId w:val="15"/>
              </w:numPr>
              <w:autoSpaceDE w:val="0"/>
              <w:autoSpaceDN w:val="0"/>
              <w:adjustRightInd w:val="0"/>
              <w:jc w:val="left"/>
              <w:rPr>
                <w:ins w:id="75" w:author="msi" w:date="2026-09-22T12:14:00Z" w16du:dateUtc="2026-09-22T16:14:00Z"/>
                <w:sz w:val="16"/>
                <w:szCs w:val="16"/>
              </w:rPr>
            </w:pPr>
            <w:ins w:id="76"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66AB9105" w14:textId="77777777" w:rsidR="00F911A6" w:rsidRPr="009D5F97" w:rsidRDefault="00F911A6" w:rsidP="009D5F97">
            <w:pPr>
              <w:pStyle w:val="ListParagraph"/>
              <w:numPr>
                <w:ilvl w:val="0"/>
                <w:numId w:val="15"/>
              </w:numPr>
              <w:autoSpaceDE w:val="0"/>
              <w:autoSpaceDN w:val="0"/>
              <w:adjustRightInd w:val="0"/>
              <w:jc w:val="left"/>
              <w:rPr>
                <w:ins w:id="77" w:author="msi" w:date="2026-09-22T12:14:00Z" w16du:dateUtc="2026-09-22T16:14:00Z"/>
                <w:sz w:val="16"/>
                <w:szCs w:val="16"/>
              </w:rPr>
            </w:pPr>
            <w:ins w:id="78"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5EE74E85" w14:textId="77777777" w:rsidR="00F911A6" w:rsidRPr="009D5F97" w:rsidRDefault="00F911A6" w:rsidP="009D5F97">
            <w:pPr>
              <w:pStyle w:val="ListParagraph"/>
              <w:numPr>
                <w:ilvl w:val="0"/>
                <w:numId w:val="15"/>
              </w:numPr>
              <w:autoSpaceDE w:val="0"/>
              <w:autoSpaceDN w:val="0"/>
              <w:adjustRightInd w:val="0"/>
              <w:jc w:val="left"/>
              <w:rPr>
                <w:ins w:id="79" w:author="msi" w:date="2026-09-22T12:14:00Z" w16du:dateUtc="2026-09-22T16:14:00Z"/>
                <w:sz w:val="16"/>
                <w:szCs w:val="16"/>
              </w:rPr>
            </w:pPr>
            <w:ins w:id="80"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6ABC3F1F" w14:textId="77777777" w:rsidR="00F911A6" w:rsidRPr="009D5F97" w:rsidRDefault="00F911A6" w:rsidP="009D5F97">
            <w:pPr>
              <w:pStyle w:val="ListParagraph"/>
              <w:numPr>
                <w:ilvl w:val="0"/>
                <w:numId w:val="15"/>
              </w:numPr>
              <w:autoSpaceDE w:val="0"/>
              <w:autoSpaceDN w:val="0"/>
              <w:adjustRightInd w:val="0"/>
              <w:jc w:val="left"/>
              <w:rPr>
                <w:ins w:id="81" w:author="msi" w:date="2026-09-22T12:14:00Z" w16du:dateUtc="2026-09-22T16:14:00Z"/>
                <w:sz w:val="16"/>
                <w:szCs w:val="16"/>
              </w:rPr>
            </w:pPr>
            <w:ins w:id="82"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52CE7D4D" w14:textId="77777777" w:rsidR="00BC32DD" w:rsidRPr="00B00DF3" w:rsidRDefault="00BC32DD" w:rsidP="00832AEF">
            <w:pPr>
              <w:pStyle w:val="DersBilgileri"/>
              <w:rPr>
                <w:ins w:id="83" w:author="msi" w:date="2026-09-22T12:14:00Z" w16du:dateUtc="2026-09-22T16:14:00Z"/>
                <w:szCs w:val="16"/>
              </w:rPr>
            </w:pPr>
          </w:p>
        </w:tc>
      </w:tr>
      <w:tr w:rsidR="00BC32DD" w:rsidRPr="001A2552" w14:paraId="6A9C3EDE" w14:textId="77777777" w:rsidTr="00832AEF">
        <w:trPr>
          <w:jc w:val="center"/>
          <w:ins w:id="84" w:author="msi" w:date="2026-09-22T12:14:00Z" w16du:dateUtc="2026-09-22T16:14:00Z"/>
        </w:trPr>
        <w:tc>
          <w:tcPr>
            <w:tcW w:w="2745" w:type="dxa"/>
            <w:vAlign w:val="center"/>
          </w:tcPr>
          <w:p w14:paraId="498AEB99" w14:textId="77777777" w:rsidR="00BC32DD" w:rsidRPr="001A2552" w:rsidRDefault="00BC32DD" w:rsidP="00832AEF">
            <w:pPr>
              <w:pStyle w:val="DersBasliklar"/>
              <w:rPr>
                <w:ins w:id="85" w:author="msi" w:date="2026-09-22T12:14:00Z" w16du:dateUtc="2026-09-22T16:14:00Z"/>
                <w:szCs w:val="16"/>
              </w:rPr>
            </w:pPr>
            <w:ins w:id="86" w:author="msi" w:date="2026-09-22T12:14:00Z" w16du:dateUtc="2026-09-22T16:14:00Z">
              <w:r w:rsidRPr="001A2552">
                <w:rPr>
                  <w:szCs w:val="16"/>
                </w:rPr>
                <w:t>Dersin Süresi</w:t>
              </w:r>
            </w:ins>
          </w:p>
        </w:tc>
        <w:tc>
          <w:tcPr>
            <w:tcW w:w="6068" w:type="dxa"/>
          </w:tcPr>
          <w:p w14:paraId="717D2FB6" w14:textId="77777777" w:rsidR="00BC32DD" w:rsidRPr="00B00DF3" w:rsidRDefault="00F8234C" w:rsidP="00832AEF">
            <w:pPr>
              <w:pStyle w:val="DersBilgileri"/>
              <w:rPr>
                <w:ins w:id="87" w:author="msi" w:date="2026-09-22T12:14:00Z" w16du:dateUtc="2026-09-22T16:14:00Z"/>
                <w:szCs w:val="16"/>
              </w:rPr>
            </w:pPr>
            <w:ins w:id="88" w:author="msi" w:date="2026-09-22T12:14:00Z" w16du:dateUtc="2026-09-22T16:14:00Z">
              <w:r>
                <w:rPr>
                  <w:szCs w:val="16"/>
                </w:rPr>
                <w:t>2</w:t>
              </w:r>
              <w:r w:rsidR="00B00DF3" w:rsidRPr="00B00DF3">
                <w:rPr>
                  <w:szCs w:val="16"/>
                </w:rPr>
                <w:t xml:space="preserve"> SAAT/HAFTA</w:t>
              </w:r>
            </w:ins>
          </w:p>
        </w:tc>
      </w:tr>
      <w:tr w:rsidR="00BC32DD" w:rsidRPr="001A2552" w14:paraId="7B5E729F" w14:textId="77777777" w:rsidTr="00832AEF">
        <w:trPr>
          <w:jc w:val="center"/>
          <w:ins w:id="89" w:author="msi" w:date="2026-09-22T12:14:00Z" w16du:dateUtc="2026-09-22T16:14:00Z"/>
        </w:trPr>
        <w:tc>
          <w:tcPr>
            <w:tcW w:w="2745" w:type="dxa"/>
            <w:vAlign w:val="center"/>
          </w:tcPr>
          <w:p w14:paraId="0724BE1E" w14:textId="77777777" w:rsidR="00BC32DD" w:rsidRPr="001A2552" w:rsidRDefault="00BC32DD" w:rsidP="00832AEF">
            <w:pPr>
              <w:pStyle w:val="DersBasliklar"/>
              <w:rPr>
                <w:ins w:id="90" w:author="msi" w:date="2026-09-22T12:14:00Z" w16du:dateUtc="2026-09-22T16:14:00Z"/>
                <w:szCs w:val="16"/>
              </w:rPr>
            </w:pPr>
            <w:ins w:id="91" w:author="msi" w:date="2026-09-22T12:14:00Z" w16du:dateUtc="2026-09-22T16:14:00Z">
              <w:r w:rsidRPr="001A2552">
                <w:rPr>
                  <w:szCs w:val="16"/>
                </w:rPr>
                <w:t>Eğitim Dili</w:t>
              </w:r>
            </w:ins>
          </w:p>
        </w:tc>
        <w:tc>
          <w:tcPr>
            <w:tcW w:w="6068" w:type="dxa"/>
          </w:tcPr>
          <w:p w14:paraId="279E34DB" w14:textId="77777777" w:rsidR="00BC32DD" w:rsidRPr="00B00DF3" w:rsidRDefault="00B00DF3" w:rsidP="00832AEF">
            <w:pPr>
              <w:pStyle w:val="DersBilgileri"/>
              <w:rPr>
                <w:ins w:id="92" w:author="msi" w:date="2026-09-22T12:14:00Z" w16du:dateUtc="2026-09-22T16:14:00Z"/>
                <w:szCs w:val="16"/>
              </w:rPr>
            </w:pPr>
            <w:ins w:id="93" w:author="msi" w:date="2026-09-22T12:14:00Z" w16du:dateUtc="2026-09-22T16:14:00Z">
              <w:r w:rsidRPr="00B00DF3">
                <w:rPr>
                  <w:szCs w:val="16"/>
                </w:rPr>
                <w:t>TÜRKÇE</w:t>
              </w:r>
            </w:ins>
          </w:p>
        </w:tc>
      </w:tr>
      <w:tr w:rsidR="00BC32DD" w:rsidRPr="001A2552" w14:paraId="25A76ACF" w14:textId="77777777" w:rsidTr="00832AEF">
        <w:trPr>
          <w:jc w:val="center"/>
          <w:ins w:id="94" w:author="msi" w:date="2026-09-22T12:14:00Z" w16du:dateUtc="2026-09-22T16:14:00Z"/>
        </w:trPr>
        <w:tc>
          <w:tcPr>
            <w:tcW w:w="2745" w:type="dxa"/>
            <w:vAlign w:val="center"/>
          </w:tcPr>
          <w:p w14:paraId="71603F63" w14:textId="77777777" w:rsidR="00BC32DD" w:rsidRPr="001A2552" w:rsidRDefault="00BC32DD" w:rsidP="00832AEF">
            <w:pPr>
              <w:pStyle w:val="DersBasliklar"/>
              <w:rPr>
                <w:ins w:id="95" w:author="msi" w:date="2026-09-22T12:14:00Z" w16du:dateUtc="2026-09-22T16:14:00Z"/>
                <w:szCs w:val="16"/>
              </w:rPr>
            </w:pPr>
            <w:ins w:id="96" w:author="msi" w:date="2026-09-22T12:14:00Z" w16du:dateUtc="2026-09-22T16:14:00Z">
              <w:r w:rsidRPr="001A2552">
                <w:rPr>
                  <w:szCs w:val="16"/>
                </w:rPr>
                <w:t>Ön Koşul</w:t>
              </w:r>
            </w:ins>
          </w:p>
        </w:tc>
        <w:tc>
          <w:tcPr>
            <w:tcW w:w="6068" w:type="dxa"/>
          </w:tcPr>
          <w:p w14:paraId="146C9BF3" w14:textId="77777777" w:rsidR="00BC32DD" w:rsidRPr="00B00DF3" w:rsidRDefault="00BC32DD" w:rsidP="00832AEF">
            <w:pPr>
              <w:pStyle w:val="DersBilgileri"/>
              <w:rPr>
                <w:ins w:id="97" w:author="msi" w:date="2026-09-22T12:14:00Z" w16du:dateUtc="2026-09-22T16:14:00Z"/>
                <w:szCs w:val="16"/>
              </w:rPr>
            </w:pPr>
          </w:p>
        </w:tc>
      </w:tr>
      <w:tr w:rsidR="00BC32DD" w:rsidRPr="001A2552" w14:paraId="62CA10D3" w14:textId="77777777" w:rsidTr="00832AEF">
        <w:trPr>
          <w:jc w:val="center"/>
          <w:ins w:id="98" w:author="msi" w:date="2026-09-22T12:14:00Z" w16du:dateUtc="2026-09-22T16:14:00Z"/>
        </w:trPr>
        <w:tc>
          <w:tcPr>
            <w:tcW w:w="2745" w:type="dxa"/>
            <w:vAlign w:val="center"/>
          </w:tcPr>
          <w:p w14:paraId="22B93D26" w14:textId="77777777" w:rsidR="00BC32DD" w:rsidRPr="001A2552" w:rsidRDefault="00BC32DD" w:rsidP="00832AEF">
            <w:pPr>
              <w:pStyle w:val="DersBasliklar"/>
              <w:rPr>
                <w:ins w:id="99" w:author="msi" w:date="2026-09-22T12:14:00Z" w16du:dateUtc="2026-09-22T16:14:00Z"/>
                <w:szCs w:val="16"/>
              </w:rPr>
            </w:pPr>
            <w:ins w:id="100" w:author="msi" w:date="2026-09-22T12:14:00Z" w16du:dateUtc="2026-09-22T16:14:00Z">
              <w:r w:rsidRPr="001A2552">
                <w:rPr>
                  <w:szCs w:val="16"/>
                </w:rPr>
                <w:t>Önerilen Kaynaklar</w:t>
              </w:r>
            </w:ins>
          </w:p>
        </w:tc>
        <w:tc>
          <w:tcPr>
            <w:tcW w:w="6068" w:type="dxa"/>
          </w:tcPr>
          <w:p w14:paraId="376BAC41" w14:textId="77777777" w:rsidR="00B00DF3" w:rsidRPr="00B00DF3" w:rsidRDefault="00B00DF3" w:rsidP="00B00DF3">
            <w:pPr>
              <w:rPr>
                <w:ins w:id="101" w:author="msi" w:date="2026-09-22T12:14:00Z" w16du:dateUtc="2026-09-22T16:14:00Z"/>
                <w:sz w:val="16"/>
                <w:szCs w:val="16"/>
              </w:rPr>
            </w:pPr>
            <w:ins w:id="102" w:author="msi" w:date="2026-09-22T12:14:00Z" w16du:dateUtc="2026-09-22T16:14: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38BBFE19" w14:textId="77777777" w:rsidR="00B00DF3" w:rsidRPr="00B00DF3" w:rsidRDefault="00B00DF3" w:rsidP="00B00DF3">
            <w:pPr>
              <w:rPr>
                <w:ins w:id="103" w:author="msi" w:date="2026-09-22T12:14:00Z" w16du:dateUtc="2026-09-22T16:14:00Z"/>
                <w:sz w:val="16"/>
                <w:szCs w:val="16"/>
              </w:rPr>
            </w:pPr>
            <w:ins w:id="104" w:author="msi" w:date="2026-09-22T12:14:00Z" w16du:dateUtc="2026-09-22T16:14:00Z">
              <w:r w:rsidRPr="00B00DF3">
                <w:rPr>
                  <w:sz w:val="16"/>
                  <w:szCs w:val="16"/>
                </w:rPr>
                <w:t>-Karaman-Kepenekci, Y. (2014) Eğitimciler İçin İnsan Hakları ve Vatandaşlık (2. Baskı), Ankara: Siyasal Kitabevi, 296 s.</w:t>
              </w:r>
            </w:ins>
          </w:p>
          <w:p w14:paraId="1F0FDFAC" w14:textId="77777777" w:rsidR="00B00DF3" w:rsidRPr="00B00DF3" w:rsidRDefault="00B00DF3" w:rsidP="00B00DF3">
            <w:pPr>
              <w:rPr>
                <w:ins w:id="105" w:author="msi" w:date="2026-09-22T12:14:00Z" w16du:dateUtc="2026-09-22T16:14:00Z"/>
                <w:sz w:val="16"/>
                <w:szCs w:val="16"/>
              </w:rPr>
            </w:pPr>
            <w:ins w:id="106" w:author="msi" w:date="2026-09-22T12:14:00Z" w16du:dateUtc="2026-09-22T16:14:00Z">
              <w:r w:rsidRPr="00B00DF3">
                <w:rPr>
                  <w:sz w:val="16"/>
                  <w:szCs w:val="16"/>
                </w:rPr>
                <w:t>-Akyüz, E. (2015) Çocuk Hakları. Ankara: Pegem Yayınları.</w:t>
              </w:r>
            </w:ins>
          </w:p>
          <w:p w14:paraId="3F04941D" w14:textId="77777777" w:rsidR="00B00DF3" w:rsidRPr="00B00DF3" w:rsidRDefault="00B00DF3" w:rsidP="00B00DF3">
            <w:pPr>
              <w:pStyle w:val="BodyText2"/>
              <w:jc w:val="both"/>
              <w:rPr>
                <w:ins w:id="107" w:author="msi" w:date="2026-09-22T12:14:00Z" w16du:dateUtc="2026-09-22T16:14:00Z"/>
                <w:rFonts w:ascii="Verdana" w:hAnsi="Verdana"/>
                <w:sz w:val="16"/>
                <w:szCs w:val="16"/>
              </w:rPr>
            </w:pPr>
            <w:ins w:id="108" w:author="msi" w:date="2026-09-22T12:14:00Z" w16du:dateUtc="2026-09-22T16:14:00Z">
              <w:r w:rsidRPr="00B00DF3">
                <w:rPr>
                  <w:rFonts w:ascii="Verdana" w:hAnsi="Verdana"/>
                  <w:sz w:val="16"/>
                  <w:szCs w:val="16"/>
                </w:rPr>
                <w:t>-Gemalmaz, M.S. (2002) Ulusal Üstü İnsan Hakları Hukukunun Genel Teorisine Giriş. İstanbul: Beta Yayıncılık.</w:t>
              </w:r>
            </w:ins>
          </w:p>
          <w:p w14:paraId="2DB2F314" w14:textId="77777777" w:rsidR="00B00DF3" w:rsidRPr="00B00DF3" w:rsidRDefault="00B00DF3" w:rsidP="00B00DF3">
            <w:pPr>
              <w:rPr>
                <w:ins w:id="109" w:author="msi" w:date="2026-09-22T12:14:00Z" w16du:dateUtc="2026-09-22T16:14:00Z"/>
                <w:sz w:val="16"/>
                <w:szCs w:val="16"/>
              </w:rPr>
            </w:pPr>
            <w:ins w:id="110" w:author="msi" w:date="2026-09-22T12:14:00Z" w16du:dateUtc="2026-09-22T16:14:00Z">
              <w:r w:rsidRPr="00B00DF3">
                <w:rPr>
                  <w:sz w:val="16"/>
                  <w:szCs w:val="16"/>
                </w:rPr>
                <w:t xml:space="preserve">-Gözübüyük, Ş. (2013) Hukuka Giriş. Ankara: Turhan Kitapevi. </w:t>
              </w:r>
            </w:ins>
          </w:p>
          <w:p w14:paraId="4524183D" w14:textId="77777777" w:rsidR="00B00DF3" w:rsidRPr="00B00DF3" w:rsidRDefault="00B00DF3" w:rsidP="00B00DF3">
            <w:pPr>
              <w:rPr>
                <w:ins w:id="111" w:author="msi" w:date="2026-09-22T12:14:00Z" w16du:dateUtc="2026-09-22T16:14:00Z"/>
                <w:sz w:val="16"/>
                <w:szCs w:val="16"/>
              </w:rPr>
            </w:pPr>
            <w:ins w:id="112" w:author="msi" w:date="2026-09-22T12:14:00Z" w16du:dateUtc="2026-09-22T16:14:00Z">
              <w:r w:rsidRPr="00B00DF3">
                <w:rPr>
                  <w:sz w:val="16"/>
                  <w:szCs w:val="16"/>
                </w:rPr>
                <w:t>-Kapani, M. (1981) Kamu Hürriyetleri. Ankara: A.Ü. Hukuk Fakültesi Yayınları.</w:t>
              </w:r>
            </w:ins>
          </w:p>
          <w:p w14:paraId="14C2AB10" w14:textId="77777777" w:rsidR="00B00DF3" w:rsidRPr="00B00DF3" w:rsidRDefault="00B00DF3" w:rsidP="00B00DF3">
            <w:pPr>
              <w:rPr>
                <w:ins w:id="113" w:author="msi" w:date="2026-09-22T12:14:00Z" w16du:dateUtc="2026-09-22T16:14:00Z"/>
                <w:sz w:val="16"/>
                <w:szCs w:val="16"/>
              </w:rPr>
            </w:pPr>
            <w:ins w:id="114" w:author="msi" w:date="2026-09-22T12:14:00Z" w16du:dateUtc="2026-09-22T16:14:00Z">
              <w:r w:rsidRPr="00B00DF3">
                <w:rPr>
                  <w:sz w:val="16"/>
                  <w:szCs w:val="16"/>
                </w:rPr>
                <w:t>-Mumcu, A. (1994) İnsan Hakları ve Kamu Özgürlükleri. Ankara: Savaş Yayınları.</w:t>
              </w:r>
            </w:ins>
          </w:p>
          <w:p w14:paraId="0B29428F" w14:textId="77777777" w:rsidR="00B00DF3" w:rsidRPr="00B00DF3" w:rsidRDefault="00B00DF3" w:rsidP="00B00DF3">
            <w:pPr>
              <w:rPr>
                <w:ins w:id="115" w:author="msi" w:date="2026-09-22T12:14:00Z" w16du:dateUtc="2026-09-22T16:14:00Z"/>
                <w:sz w:val="16"/>
                <w:szCs w:val="16"/>
              </w:rPr>
            </w:pPr>
            <w:ins w:id="116" w:author="msi" w:date="2026-09-22T12:14:00Z" w16du:dateUtc="2026-09-22T16:14:00Z">
              <w:r w:rsidRPr="00B00DF3">
                <w:rPr>
                  <w:sz w:val="16"/>
                  <w:szCs w:val="16"/>
                </w:rPr>
                <w:lastRenderedPageBreak/>
                <w:t>-Reisoğlu, S. (2001) Uluslar arası Boyutlarıyla İnsan Hakları. İstanbul: Beta Yayıncılık.</w:t>
              </w:r>
            </w:ins>
          </w:p>
          <w:p w14:paraId="48EB0ED6" w14:textId="77777777" w:rsidR="00B00DF3" w:rsidRPr="00B00DF3" w:rsidRDefault="00B00DF3" w:rsidP="00B00DF3">
            <w:pPr>
              <w:rPr>
                <w:ins w:id="117" w:author="msi" w:date="2026-09-22T12:14:00Z" w16du:dateUtc="2026-09-22T16:14:00Z"/>
                <w:sz w:val="16"/>
                <w:szCs w:val="16"/>
              </w:rPr>
            </w:pPr>
            <w:ins w:id="118" w:author="msi" w:date="2026-09-22T12:14:00Z" w16du:dateUtc="2026-09-22T16:14:00Z">
              <w:r w:rsidRPr="00B00DF3">
                <w:rPr>
                  <w:sz w:val="16"/>
                  <w:szCs w:val="16"/>
                </w:rPr>
                <w:t>-İnsan hakları eğitimi konusunda yazılmış tüm diğer yerli ve yabancı kaynaklar</w:t>
              </w:r>
            </w:ins>
          </w:p>
          <w:p w14:paraId="7CA50BFE" w14:textId="77777777" w:rsidR="00BC32DD" w:rsidRPr="00B00DF3" w:rsidRDefault="00BC32DD" w:rsidP="00832AEF">
            <w:pPr>
              <w:pStyle w:val="Kaynakca"/>
              <w:rPr>
                <w:ins w:id="119" w:author="msi" w:date="2026-09-22T12:14:00Z" w16du:dateUtc="2026-09-22T16:14:00Z"/>
                <w:szCs w:val="16"/>
                <w:lang w:val="tr-TR"/>
              </w:rPr>
            </w:pPr>
          </w:p>
        </w:tc>
      </w:tr>
      <w:tr w:rsidR="00BC32DD" w:rsidRPr="001A2552" w14:paraId="4368E686" w14:textId="77777777" w:rsidTr="00832AEF">
        <w:trPr>
          <w:jc w:val="center"/>
          <w:ins w:id="120" w:author="msi" w:date="2026-09-22T12:14:00Z" w16du:dateUtc="2026-09-22T16:14:00Z"/>
        </w:trPr>
        <w:tc>
          <w:tcPr>
            <w:tcW w:w="2745" w:type="dxa"/>
            <w:vAlign w:val="center"/>
          </w:tcPr>
          <w:p w14:paraId="7CF44ABC" w14:textId="77777777" w:rsidR="00BC32DD" w:rsidRPr="001A2552" w:rsidRDefault="00BC32DD" w:rsidP="00832AEF">
            <w:pPr>
              <w:pStyle w:val="DersBasliklar"/>
              <w:rPr>
                <w:ins w:id="121" w:author="msi" w:date="2026-09-22T12:14:00Z" w16du:dateUtc="2026-09-22T16:14:00Z"/>
                <w:szCs w:val="16"/>
              </w:rPr>
            </w:pPr>
            <w:ins w:id="122" w:author="msi" w:date="2026-09-22T12:14:00Z" w16du:dateUtc="2026-09-22T16:14:00Z">
              <w:r>
                <w:rPr>
                  <w:szCs w:val="16"/>
                </w:rPr>
                <w:lastRenderedPageBreak/>
                <w:t xml:space="preserve">Dersin </w:t>
              </w:r>
              <w:r w:rsidRPr="001A2552">
                <w:rPr>
                  <w:szCs w:val="16"/>
                </w:rPr>
                <w:t>Kredisi</w:t>
              </w:r>
            </w:ins>
          </w:p>
        </w:tc>
        <w:tc>
          <w:tcPr>
            <w:tcW w:w="6068" w:type="dxa"/>
            <w:vAlign w:val="center"/>
          </w:tcPr>
          <w:p w14:paraId="42E41791" w14:textId="77777777" w:rsidR="00BC32DD" w:rsidRPr="001A2552" w:rsidRDefault="00B00DF3" w:rsidP="00832AEF">
            <w:pPr>
              <w:pStyle w:val="DersBilgileri"/>
              <w:rPr>
                <w:ins w:id="123" w:author="msi" w:date="2026-09-22T12:14:00Z" w16du:dateUtc="2026-09-22T16:14:00Z"/>
                <w:szCs w:val="16"/>
              </w:rPr>
            </w:pPr>
            <w:ins w:id="124" w:author="msi" w:date="2026-09-22T12:14:00Z" w16du:dateUtc="2026-09-22T16:14:00Z">
              <w:r>
                <w:rPr>
                  <w:szCs w:val="16"/>
                </w:rPr>
                <w:t>8</w:t>
              </w:r>
            </w:ins>
          </w:p>
        </w:tc>
      </w:tr>
      <w:tr w:rsidR="00BC32DD" w:rsidRPr="001A2552" w14:paraId="305F70D9" w14:textId="77777777" w:rsidTr="00832AEF">
        <w:trPr>
          <w:jc w:val="center"/>
          <w:ins w:id="125" w:author="msi" w:date="2026-09-22T12:14:00Z" w16du:dateUtc="2026-09-22T16:14:00Z"/>
        </w:trPr>
        <w:tc>
          <w:tcPr>
            <w:tcW w:w="2745" w:type="dxa"/>
            <w:vAlign w:val="center"/>
          </w:tcPr>
          <w:p w14:paraId="2A607C25" w14:textId="77777777" w:rsidR="00BC32DD" w:rsidRPr="001A2552" w:rsidRDefault="00BC32DD" w:rsidP="00832AEF">
            <w:pPr>
              <w:pStyle w:val="DersBasliklar"/>
              <w:rPr>
                <w:ins w:id="126" w:author="msi" w:date="2026-09-22T12:14:00Z" w16du:dateUtc="2026-09-22T16:14:00Z"/>
                <w:szCs w:val="16"/>
              </w:rPr>
            </w:pPr>
            <w:ins w:id="127" w:author="msi" w:date="2026-09-22T12:14:00Z" w16du:dateUtc="2026-09-22T16:14:00Z">
              <w:r w:rsidRPr="001A2552">
                <w:rPr>
                  <w:szCs w:val="16"/>
                </w:rPr>
                <w:t>Laboratuvar</w:t>
              </w:r>
            </w:ins>
          </w:p>
        </w:tc>
        <w:tc>
          <w:tcPr>
            <w:tcW w:w="6068" w:type="dxa"/>
            <w:vAlign w:val="center"/>
          </w:tcPr>
          <w:p w14:paraId="52876CA2" w14:textId="77777777" w:rsidR="00BC32DD" w:rsidRPr="001A2552" w:rsidRDefault="00BC32DD" w:rsidP="00832AEF">
            <w:pPr>
              <w:pStyle w:val="DersBilgileri"/>
              <w:rPr>
                <w:ins w:id="128" w:author="msi" w:date="2026-09-22T12:14:00Z" w16du:dateUtc="2026-09-22T16:14:00Z"/>
                <w:szCs w:val="16"/>
              </w:rPr>
            </w:pPr>
          </w:p>
        </w:tc>
      </w:tr>
      <w:tr w:rsidR="00BC32DD" w:rsidRPr="001A2552" w14:paraId="71879999" w14:textId="77777777" w:rsidTr="00832AEF">
        <w:trPr>
          <w:jc w:val="center"/>
          <w:ins w:id="129" w:author="msi" w:date="2026-09-22T12:14:00Z" w16du:dateUtc="2026-09-22T16:14:00Z"/>
        </w:trPr>
        <w:tc>
          <w:tcPr>
            <w:tcW w:w="2745" w:type="dxa"/>
            <w:vAlign w:val="center"/>
          </w:tcPr>
          <w:p w14:paraId="5879012F" w14:textId="77777777" w:rsidR="00BC32DD" w:rsidRPr="001A2552" w:rsidRDefault="00BC32DD" w:rsidP="00832AEF">
            <w:pPr>
              <w:pStyle w:val="DersBasliklar"/>
              <w:rPr>
                <w:ins w:id="130" w:author="msi" w:date="2026-09-22T12:14:00Z" w16du:dateUtc="2026-09-22T16:14:00Z"/>
                <w:szCs w:val="16"/>
              </w:rPr>
            </w:pPr>
            <w:ins w:id="131" w:author="msi" w:date="2026-09-22T12:14:00Z" w16du:dateUtc="2026-09-22T16:14:00Z">
              <w:r w:rsidRPr="001A2552">
                <w:rPr>
                  <w:szCs w:val="16"/>
                </w:rPr>
                <w:t>Diğer-1</w:t>
              </w:r>
            </w:ins>
          </w:p>
        </w:tc>
        <w:tc>
          <w:tcPr>
            <w:tcW w:w="6068" w:type="dxa"/>
            <w:vAlign w:val="center"/>
          </w:tcPr>
          <w:p w14:paraId="352F4570" w14:textId="77777777" w:rsidR="00BC32DD" w:rsidRPr="001A2552" w:rsidRDefault="00BC32DD" w:rsidP="00832AEF">
            <w:pPr>
              <w:pStyle w:val="DersBilgileri"/>
              <w:rPr>
                <w:ins w:id="132" w:author="msi" w:date="2026-09-22T12:14:00Z" w16du:dateUtc="2026-09-22T16:14:00Z"/>
                <w:szCs w:val="16"/>
              </w:rPr>
            </w:pPr>
          </w:p>
        </w:tc>
      </w:tr>
    </w:tbl>
    <w:p w14:paraId="7A1C8075" w14:textId="77777777" w:rsidR="00BC32DD" w:rsidRPr="001A2552" w:rsidRDefault="00BC32DD" w:rsidP="00BC32DD">
      <w:pPr>
        <w:rPr>
          <w:ins w:id="133" w:author="msi" w:date="2026-09-22T12:14:00Z" w16du:dateUtc="2026-09-22T16:14:00Z"/>
          <w:sz w:val="16"/>
          <w:szCs w:val="16"/>
        </w:rPr>
      </w:pPr>
    </w:p>
    <w:p w14:paraId="32790EB4" w14:textId="77777777" w:rsidR="00BC32DD" w:rsidRPr="001A2552" w:rsidRDefault="00BC32DD" w:rsidP="00BC32DD">
      <w:pPr>
        <w:rPr>
          <w:ins w:id="134" w:author="msi" w:date="2026-09-22T12:14:00Z" w16du:dateUtc="2026-09-22T16:14:00Z"/>
          <w:sz w:val="16"/>
          <w:szCs w:val="16"/>
        </w:rPr>
      </w:pPr>
    </w:p>
    <w:p w14:paraId="6935CF27" w14:textId="77777777" w:rsidR="00BC32DD" w:rsidRPr="001A2552" w:rsidRDefault="00BC32DD" w:rsidP="00BC32DD">
      <w:pPr>
        <w:rPr>
          <w:ins w:id="135" w:author="msi" w:date="2026-09-22T12:14:00Z" w16du:dateUtc="2026-09-22T16:14:00Z"/>
          <w:sz w:val="16"/>
          <w:szCs w:val="16"/>
        </w:rPr>
      </w:pPr>
    </w:p>
    <w:p w14:paraId="5058FB1C" w14:textId="77777777" w:rsidR="00BC32DD" w:rsidRDefault="00BC32DD" w:rsidP="00BC32DD">
      <w:pPr>
        <w:rPr>
          <w:ins w:id="136" w:author="msi" w:date="2026-09-22T12:14:00Z" w16du:dateUtc="2026-09-22T16:14:00Z"/>
        </w:rPr>
      </w:pPr>
    </w:p>
    <w:p w14:paraId="38B60F98" w14:textId="77777777" w:rsidR="00970867" w:rsidRPr="00814E42" w:rsidRDefault="00970867" w:rsidP="00970867">
      <w:pPr>
        <w:jc w:val="center"/>
        <w:rPr>
          <w:del w:id="137" w:author="msi" w:date="2026-09-22T12:14:00Z" w16du:dateUtc="2026-09-22T16:14:00Z"/>
          <w:rFonts w:ascii="Times New Roman" w:hAnsi="Times New Roman"/>
          <w:sz w:val="24"/>
          <w:lang w:val="lv-LV"/>
        </w:rPr>
      </w:pPr>
    </w:p>
    <w:p w14:paraId="334AD171" w14:textId="77777777" w:rsidR="00970867" w:rsidRPr="00814E42" w:rsidRDefault="00970867" w:rsidP="00970867">
      <w:pPr>
        <w:rPr>
          <w:del w:id="138" w:author="msi" w:date="2026-09-22T12:14:00Z" w16du:dateUtc="2026-09-22T16:14:00Z"/>
          <w:rFonts w:ascii="Times New Roman" w:hAnsi="Times New Roman"/>
          <w:sz w:val="24"/>
          <w:lang w:val="lv-LV"/>
        </w:rPr>
      </w:pPr>
    </w:p>
    <w:p w14:paraId="7167C699" w14:textId="0E3DF81F" w:rsidR="0037475B" w:rsidRDefault="00970867" w:rsidP="00970867">
      <w:pPr>
        <w:rPr>
          <w:del w:id="139" w:author="msi" w:date="2026-09-22T12:14:00Z" w16du:dateUtc="2026-09-22T16:14:00Z"/>
          <w:rFonts w:ascii="Times New Roman" w:hAnsi="Times New Roman"/>
          <w:sz w:val="24"/>
          <w:lang w:val="lv-LV"/>
        </w:rPr>
      </w:pPr>
      <w:del w:id="140" w:author="msi" w:date="2026-09-22T12:14:00Z" w16du:dateUtc="2026-09-22T16:14:00Z">
        <w:r w:rsidRPr="00814E42">
          <w:rPr>
            <w:rFonts w:ascii="Times New Roman" w:hAnsi="Times New Roman"/>
            <w:sz w:val="24"/>
            <w:lang w:val="lv-LV"/>
          </w:rPr>
          <w:delText xml:space="preserve">Rīgā, </w:delText>
        </w:r>
        <w:r w:rsidR="0037475B" w:rsidRPr="00814E42">
          <w:rPr>
            <w:rFonts w:ascii="Times New Roman" w:hAnsi="Times New Roman"/>
            <w:sz w:val="24"/>
            <w:lang w:val="lv-LV"/>
          </w:rPr>
          <w:delText>202</w:delText>
        </w:r>
        <w:r w:rsidR="008C374B">
          <w:rPr>
            <w:rFonts w:ascii="Times New Roman" w:hAnsi="Times New Roman"/>
            <w:sz w:val="24"/>
            <w:lang w:val="lv-LV"/>
          </w:rPr>
          <w:delText>2</w:delText>
        </w:r>
        <w:r w:rsidR="0037475B" w:rsidRPr="00814E42">
          <w:rPr>
            <w:rFonts w:ascii="Times New Roman" w:hAnsi="Times New Roman"/>
            <w:sz w:val="24"/>
            <w:lang w:val="lv-LV"/>
          </w:rPr>
          <w:delText>.gada</w:delText>
        </w:r>
        <w:r w:rsidR="005B02AA" w:rsidRPr="00814E42">
          <w:rPr>
            <w:rFonts w:ascii="Times New Roman" w:hAnsi="Times New Roman"/>
            <w:sz w:val="24"/>
            <w:lang w:val="lv-LV"/>
          </w:rPr>
          <w:delText xml:space="preserve"> </w:delText>
        </w:r>
        <w:r w:rsidR="00B17B05">
          <w:rPr>
            <w:rFonts w:ascii="Times New Roman" w:hAnsi="Times New Roman"/>
            <w:sz w:val="24"/>
            <w:lang w:val="lv-LV"/>
          </w:rPr>
          <w:delText>1</w:delText>
        </w:r>
        <w:r w:rsidR="005B02AA" w:rsidRPr="00814E42">
          <w:rPr>
            <w:rFonts w:ascii="Times New Roman" w:hAnsi="Times New Roman"/>
            <w:sz w:val="24"/>
            <w:lang w:val="lv-LV"/>
          </w:rPr>
          <w:delText>.</w:delText>
        </w:r>
        <w:r w:rsidR="00B17B05">
          <w:rPr>
            <w:rFonts w:ascii="Times New Roman" w:hAnsi="Times New Roman"/>
            <w:sz w:val="24"/>
            <w:lang w:val="lv-LV"/>
          </w:rPr>
          <w:delText>aprīlī</w:delText>
        </w:r>
      </w:del>
    </w:p>
    <w:p w14:paraId="5EFE1D08" w14:textId="77777777" w:rsidR="00814E42" w:rsidRPr="00814E42" w:rsidRDefault="00814E42" w:rsidP="00970867">
      <w:pPr>
        <w:rPr>
          <w:del w:id="141" w:author="msi" w:date="2026-09-22T12:14:00Z" w16du:dateUtc="2026-09-22T16:14:00Z"/>
          <w:rFonts w:ascii="Times New Roman" w:hAnsi="Times New Roman"/>
          <w:sz w:val="24"/>
          <w:lang w:val="lv-LV"/>
        </w:rPr>
      </w:pPr>
    </w:p>
    <w:p w14:paraId="080BBACF" w14:textId="2C9F1F4C" w:rsidR="0037475B" w:rsidRDefault="005E787A" w:rsidP="0006396F">
      <w:pPr>
        <w:jc w:val="right"/>
        <w:rPr>
          <w:del w:id="142" w:author="msi" w:date="2026-09-22T12:14:00Z" w16du:dateUtc="2026-09-22T16:14:00Z"/>
          <w:rFonts w:ascii="Times New Roman" w:hAnsi="Times New Roman"/>
          <w:sz w:val="24"/>
          <w:lang w:val="lv-LV"/>
        </w:rPr>
      </w:pPr>
      <w:del w:id="143" w:author="msi" w:date="2026-09-22T12:14:00Z" w16du:dateUtc="2026-09-22T16:14:00Z">
        <w:r>
          <w:rPr>
            <w:rFonts w:ascii="Times New Roman" w:hAnsi="Times New Roman"/>
            <w:sz w:val="24"/>
            <w:lang w:val="lv-LV"/>
          </w:rPr>
          <w:delText>Rīgas 93.</w:delText>
        </w:r>
        <w:r w:rsidR="002A38B6">
          <w:rPr>
            <w:rFonts w:ascii="Times New Roman" w:hAnsi="Times New Roman"/>
            <w:sz w:val="24"/>
            <w:lang w:val="lv-LV"/>
          </w:rPr>
          <w:delText>vidusskolas</w:delText>
        </w:r>
        <w:r w:rsidR="009D1EFE" w:rsidRPr="00814E42">
          <w:rPr>
            <w:rFonts w:ascii="Times New Roman" w:hAnsi="Times New Roman"/>
            <w:sz w:val="24"/>
            <w:lang w:val="lv-LV"/>
          </w:rPr>
          <w:delText xml:space="preserve"> </w:delText>
        </w:r>
        <w:r w:rsidR="0037475B" w:rsidRPr="00814E42">
          <w:rPr>
            <w:rFonts w:ascii="Times New Roman" w:hAnsi="Times New Roman"/>
            <w:sz w:val="24"/>
            <w:lang w:val="lv-LV"/>
          </w:rPr>
          <w:delText>vecākiem</w:delText>
        </w:r>
      </w:del>
    </w:p>
    <w:p w14:paraId="59A60A4C" w14:textId="77777777" w:rsidR="00814E42" w:rsidRPr="00814E42" w:rsidRDefault="00814E42" w:rsidP="0006396F">
      <w:pPr>
        <w:jc w:val="right"/>
        <w:rPr>
          <w:del w:id="144" w:author="msi" w:date="2026-09-22T12:14:00Z" w16du:dateUtc="2026-09-22T16:14:00Z"/>
          <w:rFonts w:ascii="Times New Roman" w:hAnsi="Times New Roman"/>
          <w:sz w:val="24"/>
          <w:lang w:val="lv-LV"/>
        </w:rPr>
      </w:pPr>
    </w:p>
    <w:p w14:paraId="13941C9E" w14:textId="335BBA96" w:rsidR="008814E1" w:rsidRPr="008814E1" w:rsidRDefault="00583209" w:rsidP="008814E1">
      <w:pPr>
        <w:spacing w:after="120"/>
        <w:rPr>
          <w:del w:id="145" w:author="msi" w:date="2026-09-22T12:14:00Z" w16du:dateUtc="2026-09-22T16:14:00Z"/>
          <w:rFonts w:ascii="Times New Roman" w:hAnsi="Times New Roman"/>
          <w:sz w:val="24"/>
          <w:lang w:val="lv-LV"/>
        </w:rPr>
      </w:pPr>
      <w:del w:id="146" w:author="msi" w:date="2026-09-22T12:14:00Z" w16du:dateUtc="2026-09-22T16:14:00Z">
        <w:r w:rsidRPr="00814E42">
          <w:rPr>
            <w:rFonts w:ascii="Times New Roman" w:hAnsi="Times New Roman"/>
            <w:sz w:val="24"/>
            <w:lang w:val="lv-LV"/>
          </w:rPr>
          <w:delText>Cienījamie</w:delText>
        </w:r>
        <w:r w:rsidR="005B02AA" w:rsidRPr="00814E42">
          <w:rPr>
            <w:rFonts w:ascii="Times New Roman" w:hAnsi="Times New Roman"/>
            <w:sz w:val="24"/>
            <w:lang w:val="lv-LV"/>
          </w:rPr>
          <w:delText xml:space="preserve"> </w:delText>
        </w:r>
        <w:r w:rsidR="00EF7C95" w:rsidRPr="00814E42">
          <w:rPr>
            <w:rFonts w:ascii="Times New Roman" w:hAnsi="Times New Roman"/>
            <w:sz w:val="24"/>
            <w:lang w:val="lv-LV"/>
          </w:rPr>
          <w:delText>vecāki</w:delText>
        </w:r>
        <w:r w:rsidR="004D0C22" w:rsidRPr="00814E42">
          <w:rPr>
            <w:rFonts w:ascii="Times New Roman" w:hAnsi="Times New Roman"/>
            <w:sz w:val="24"/>
            <w:lang w:val="lv-LV"/>
          </w:rPr>
          <w:delText>!</w:delText>
        </w:r>
      </w:del>
    </w:p>
    <w:p w14:paraId="1189C3E5" w14:textId="487F44E4" w:rsidR="004D0C22" w:rsidRPr="00814E42" w:rsidRDefault="008814E1" w:rsidP="008814E1">
      <w:pPr>
        <w:spacing w:after="120"/>
        <w:rPr>
          <w:del w:id="147" w:author="msi" w:date="2026-09-22T12:14:00Z" w16du:dateUtc="2026-09-22T16:14:00Z"/>
          <w:rFonts w:ascii="Times New Roman" w:hAnsi="Times New Roman"/>
          <w:sz w:val="24"/>
          <w:lang w:val="lv-LV"/>
        </w:rPr>
      </w:pPr>
      <w:del w:id="148" w:author="msi" w:date="2026-09-22T12:14:00Z" w16du:dateUtc="2026-09-22T16:14:00Z">
        <w:r w:rsidRPr="00814E42">
          <w:rPr>
            <w:rFonts w:ascii="Times New Roman" w:hAnsi="Times New Roman"/>
            <w:sz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sz w:val="24"/>
            <w:lang w:val="lv-LV"/>
          </w:rPr>
          <w:delText>!</w:delText>
        </w:r>
        <w:r w:rsidR="004D0C22" w:rsidRPr="00814E42">
          <w:rPr>
            <w:rFonts w:ascii="Times New Roman" w:hAnsi="Times New Roman"/>
            <w:sz w:val="24"/>
            <w:lang w:val="lv-LV"/>
          </w:rPr>
          <w:delText xml:space="preserve"> Esam pateicīgi tiem vecākiem, kuri piedalījās intervijās ar akreditācijas </w:delText>
        </w:r>
        <w:r w:rsidR="002C0620" w:rsidRPr="00814E42">
          <w:rPr>
            <w:rFonts w:ascii="Times New Roman" w:hAnsi="Times New Roman"/>
            <w:sz w:val="24"/>
            <w:lang w:val="lv-LV"/>
          </w:rPr>
          <w:delText xml:space="preserve">ekspertu </w:delText>
        </w:r>
        <w:r w:rsidR="004D0C22" w:rsidRPr="00814E42">
          <w:rPr>
            <w:rFonts w:ascii="Times New Roman" w:hAnsi="Times New Roman"/>
            <w:sz w:val="24"/>
            <w:lang w:val="lv-LV"/>
          </w:rPr>
          <w:delText xml:space="preserve">komisiju, kā arī visiem vecākiem, kuri </w:delText>
        </w:r>
        <w:r w:rsidR="00EF7C95" w:rsidRPr="00814E42">
          <w:rPr>
            <w:rFonts w:ascii="Times New Roman" w:hAnsi="Times New Roman"/>
            <w:sz w:val="24"/>
            <w:lang w:val="lv-LV"/>
          </w:rPr>
          <w:delText xml:space="preserve">atbalsta </w:delText>
        </w:r>
        <w:r w:rsidR="00C67620" w:rsidRPr="00814E42">
          <w:rPr>
            <w:rFonts w:ascii="Times New Roman" w:hAnsi="Times New Roman"/>
            <w:sz w:val="24"/>
            <w:lang w:val="lv-LV"/>
          </w:rPr>
          <w:delText>skolas ikdienas darbu</w:delText>
        </w:r>
        <w:r w:rsidR="004D0C22" w:rsidRPr="00814E42">
          <w:rPr>
            <w:rFonts w:ascii="Times New Roman" w:hAnsi="Times New Roman"/>
            <w:sz w:val="24"/>
            <w:lang w:val="lv-LV"/>
          </w:rPr>
          <w:delText xml:space="preserve">. Šobrīd, kad akreditācija ir noslēgusies, vēlamies </w:delText>
        </w:r>
        <w:r w:rsidR="00C67620" w:rsidRPr="00814E42">
          <w:rPr>
            <w:rFonts w:ascii="Times New Roman" w:hAnsi="Times New Roman"/>
            <w:sz w:val="24"/>
            <w:lang w:val="lv-LV"/>
          </w:rPr>
          <w:delText>j</w:delText>
        </w:r>
        <w:r w:rsidR="004D0C22" w:rsidRPr="00814E42">
          <w:rPr>
            <w:rFonts w:ascii="Times New Roman" w:hAnsi="Times New Roman"/>
            <w:sz w:val="24"/>
            <w:lang w:val="lv-LV"/>
          </w:rPr>
          <w:delText xml:space="preserve">ūs īsi informēt par tās rezultātiem. </w:delText>
        </w:r>
      </w:del>
    </w:p>
    <w:p w14:paraId="5B8C5EC3" w14:textId="77777777" w:rsidR="007220A7" w:rsidRPr="00814E42" w:rsidRDefault="007220A7" w:rsidP="00CE2E74">
      <w:pPr>
        <w:spacing w:after="120"/>
        <w:rPr>
          <w:del w:id="149" w:author="msi" w:date="2026-09-22T12:14:00Z" w16du:dateUtc="2026-09-22T16:14:00Z"/>
          <w:rFonts w:ascii="Times New Roman" w:hAnsi="Times New Roman"/>
          <w:sz w:val="24"/>
          <w:lang w:val="lv-LV"/>
        </w:rPr>
      </w:pPr>
      <w:del w:id="150" w:author="msi" w:date="2026-09-22T12:14:00Z" w16du:dateUtc="2026-09-22T16:14:00Z">
        <w:r w:rsidRPr="00814E42">
          <w:rPr>
            <w:rFonts w:ascii="Times New Roman" w:hAnsi="Times New Roman"/>
            <w:sz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rPr>
          <w:del w:id="151" w:author="msi" w:date="2026-09-22T12:14:00Z" w16du:dateUtc="2026-09-22T16:14:00Z"/>
          <w:rFonts w:ascii="Times New Roman" w:hAnsi="Times New Roman"/>
          <w:i/>
          <w:sz w:val="24"/>
          <w:lang w:val="lv-LV"/>
        </w:rPr>
      </w:pPr>
      <w:bookmarkStart w:id="152" w:name="_Hlk96012049"/>
      <w:del w:id="153" w:author="msi" w:date="2026-09-22T12:14:00Z" w16du:dateUtc="2026-09-22T16:14:00Z">
        <w:r>
          <w:rPr>
            <w:rFonts w:ascii="Times New Roman" w:hAnsi="Times New Roman"/>
            <w:sz w:val="24"/>
            <w:lang w:val="lv-LV"/>
          </w:rPr>
          <w:delText>Rīgas 93.</w:delText>
        </w:r>
        <w:bookmarkEnd w:id="152"/>
        <w:r w:rsidR="008C374B" w:rsidRPr="008C374B">
          <w:rPr>
            <w:rFonts w:ascii="Times New Roman" w:hAnsi="Times New Roman"/>
            <w:sz w:val="24"/>
            <w:lang w:val="lv-LV"/>
          </w:rPr>
          <w:delText>vidusskola</w:delText>
        </w:r>
        <w:r w:rsidR="008C374B">
          <w:rPr>
            <w:rFonts w:ascii="Times New Roman" w:hAnsi="Times New Roman"/>
            <w:sz w:val="24"/>
            <w:lang w:val="lv-LV"/>
          </w:rPr>
          <w:delText xml:space="preserve"> </w:delText>
        </w:r>
        <w:r w:rsidR="008814E1" w:rsidRPr="00814E42">
          <w:rPr>
            <w:rFonts w:ascii="Times New Roman" w:hAnsi="Times New Roman"/>
            <w:sz w:val="24"/>
            <w:lang w:val="lv-LV"/>
          </w:rPr>
          <w:delText xml:space="preserve">un tās </w:delText>
        </w:r>
        <w:r w:rsidR="007220A7" w:rsidRPr="00814E42">
          <w:rPr>
            <w:rFonts w:ascii="Times New Roman" w:hAnsi="Times New Roman"/>
            <w:sz w:val="24"/>
            <w:lang w:val="lv-LV"/>
          </w:rPr>
          <w:delText xml:space="preserve">īstenotās izglītības programmas </w:delText>
        </w:r>
        <w:r w:rsidRPr="005E787A">
          <w:rPr>
            <w:rFonts w:ascii="Times New Roman" w:hAnsi="Times New Roman"/>
            <w:i/>
            <w:sz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hAnsi="Times New Roman"/>
            <w:i/>
            <w:sz w:val="24"/>
            <w:lang w:val="lv-LV"/>
          </w:rPr>
          <w:delText xml:space="preserve"> </w:delText>
        </w:r>
        <w:r w:rsidR="007220A7" w:rsidRPr="00814E42">
          <w:rPr>
            <w:rFonts w:ascii="Times New Roman" w:hAnsi="Times New Roman"/>
            <w:sz w:val="24"/>
            <w:lang w:val="lv-LV"/>
          </w:rPr>
          <w:delText>ir akreditējamas uz 6 gadiem, apliecinot, ka šo programmu īstenošana atbilst optimālam kvalitātes līmenim.</w:delText>
        </w:r>
        <w:r w:rsidR="007A09BF" w:rsidRPr="00814E42">
          <w:rPr>
            <w:rFonts w:ascii="Times New Roman" w:hAnsi="Times New Roman"/>
            <w:sz w:val="24"/>
            <w:lang w:val="lv-LV"/>
          </w:rPr>
          <w:delText xml:space="preserve"> Savukārt izglītības iestādes vadītājas darbs tiek vērtēts pamatā ar kvalitātes līmeni “labi”, </w:delText>
        </w:r>
        <w:r w:rsidR="001A2E52" w:rsidRPr="001A2E52">
          <w:rPr>
            <w:rFonts w:ascii="Times New Roman" w:hAnsi="Times New Roman"/>
            <w:sz w:val="24"/>
            <w:lang w:val="lv-LV"/>
          </w:rPr>
          <w:delText>tādējādi atzīstot, ka direktor</w:delText>
        </w:r>
        <w:r w:rsidR="001A2E52">
          <w:rPr>
            <w:rFonts w:ascii="Times New Roman" w:hAnsi="Times New Roman"/>
            <w:sz w:val="24"/>
            <w:lang w:val="lv-LV"/>
          </w:rPr>
          <w:delText>e</w:delText>
        </w:r>
        <w:r w:rsidR="001A2E52" w:rsidRPr="001A2E52">
          <w:rPr>
            <w:rFonts w:ascii="Times New Roman" w:hAnsi="Times New Roman"/>
            <w:sz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sz w:val="24"/>
            <w:lang w:val="lv-LV"/>
          </w:rPr>
          <w:delText>pilsētā</w:delText>
        </w:r>
        <w:r w:rsidR="001A2E52" w:rsidRPr="001A2E52">
          <w:rPr>
            <w:rFonts w:ascii="Times New Roman" w:hAnsi="Times New Roman"/>
            <w:sz w:val="24"/>
            <w:lang w:val="lv-LV"/>
          </w:rPr>
          <w:delText xml:space="preserve"> un valstī izvirzītās izglītības attīstības prioritātes un mērķus.</w:delText>
        </w:r>
      </w:del>
    </w:p>
    <w:p w14:paraId="700C8A9B" w14:textId="6E3B649F" w:rsidR="00822581" w:rsidRPr="001E62AD" w:rsidRDefault="005E787A" w:rsidP="001E62AD">
      <w:pPr>
        <w:rPr>
          <w:del w:id="154" w:author="msi" w:date="2026-09-22T12:14:00Z" w16du:dateUtc="2026-09-22T16:14:00Z"/>
          <w:rFonts w:ascii="Times New Roman" w:hAnsi="Times New Roman"/>
          <w:color w:val="000000"/>
          <w:sz w:val="24"/>
          <w:lang w:val="lv" w:eastAsia="lv-LV"/>
        </w:rPr>
      </w:pPr>
      <w:del w:id="155" w:author="msi" w:date="2026-09-22T12:14:00Z" w16du:dateUtc="2026-09-22T16:14:00Z">
        <w:r>
          <w:rPr>
            <w:rFonts w:ascii="Times New Roman" w:hAnsi="Times New Roman"/>
            <w:sz w:val="24"/>
            <w:lang w:val="lv-LV"/>
          </w:rPr>
          <w:delText>Rīgas 93.</w:delText>
        </w:r>
        <w:r w:rsidR="008C374B">
          <w:rPr>
            <w:rFonts w:ascii="Times New Roman" w:hAnsi="Times New Roman"/>
            <w:sz w:val="24"/>
            <w:lang w:val="lv-LV"/>
          </w:rPr>
          <w:delText>vidusskolas</w:delText>
        </w:r>
        <w:r w:rsidR="008C374B" w:rsidRPr="008C374B">
          <w:rPr>
            <w:rFonts w:ascii="Times New Roman" w:hAnsi="Times New Roman"/>
            <w:sz w:val="24"/>
            <w:lang w:val="lv-LV"/>
          </w:rPr>
          <w:delText xml:space="preserve"> </w:delText>
        </w:r>
        <w:r w:rsidR="007220A7" w:rsidRPr="002A38B6">
          <w:rPr>
            <w:rFonts w:ascii="Times New Roman" w:hAnsi="Times New Roman"/>
            <w:sz w:val="24"/>
            <w:lang w:val="lv-LV"/>
          </w:rPr>
          <w:delText>stiprās puses ir</w:delText>
        </w:r>
        <w:r w:rsidR="002A38B6" w:rsidRPr="002A38B6">
          <w:rPr>
            <w:rFonts w:ascii="Times New Roman" w:hAnsi="Times New Roman"/>
            <w:color w:val="000000"/>
            <w:sz w:val="24"/>
            <w:lang w:val="lv" w:eastAsia="lv-LV"/>
          </w:rPr>
          <w:delText xml:space="preserve"> </w:delText>
        </w:r>
        <w:r>
          <w:rPr>
            <w:rFonts w:ascii="Times New Roman" w:hAnsi="Times New Roman"/>
            <w:color w:val="000000"/>
            <w:sz w:val="24"/>
            <w:lang w:val="lv" w:eastAsia="lv-LV"/>
          </w:rPr>
          <w:delText>atvērtība</w:delText>
        </w:r>
        <w:r w:rsidRPr="005E787A">
          <w:rPr>
            <w:rFonts w:ascii="Times New Roman" w:hAnsi="Times New Roman"/>
            <w:color w:val="000000"/>
            <w:sz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hAnsi="Times New Roman"/>
            <w:color w:val="000000"/>
            <w:sz w:val="24"/>
            <w:lang w:val="lv" w:eastAsia="lv-LV"/>
          </w:rPr>
          <w:delText xml:space="preserve"> Skolai ir izveidota c</w:delText>
        </w:r>
        <w:r w:rsidR="001E62AD" w:rsidRPr="001E62AD">
          <w:rPr>
            <w:rFonts w:ascii="Times New Roman" w:hAnsi="Times New Roman"/>
            <w:color w:val="000000"/>
            <w:sz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hAnsi="Times New Roman"/>
            <w:sz w:val="24"/>
            <w:lang w:val="lv-LV"/>
          </w:rPr>
          <w:delText xml:space="preserve"> </w:delText>
        </w:r>
      </w:del>
    </w:p>
    <w:p w14:paraId="0E120ED4" w14:textId="5251403F" w:rsidR="0037475B" w:rsidRPr="00814E42" w:rsidRDefault="0037475B" w:rsidP="00CE2E74">
      <w:pPr>
        <w:spacing w:after="120"/>
        <w:rPr>
          <w:del w:id="156" w:author="msi" w:date="2026-09-22T12:14:00Z" w16du:dateUtc="2026-09-22T16:14:00Z"/>
          <w:rFonts w:ascii="Times New Roman" w:hAnsi="Times New Roman"/>
          <w:sz w:val="24"/>
          <w:lang w:val="lv-LV"/>
        </w:rPr>
      </w:pPr>
      <w:del w:id="157" w:author="msi" w:date="2026-09-22T12:14:00Z" w16du:dateUtc="2026-09-22T16:14:00Z">
        <w:r w:rsidRPr="00814E42">
          <w:rPr>
            <w:rFonts w:ascii="Times New Roman" w:hAnsi="Times New Roman"/>
            <w:sz w:val="24"/>
            <w:lang w:val="lv-LV"/>
          </w:rPr>
          <w:delText xml:space="preserve">Akreditācijas </w:delText>
        </w:r>
        <w:r w:rsidR="003D040E" w:rsidRPr="00814E42">
          <w:rPr>
            <w:rFonts w:ascii="Times New Roman" w:hAnsi="Times New Roman"/>
            <w:sz w:val="24"/>
            <w:lang w:val="lv-LV"/>
          </w:rPr>
          <w:delText xml:space="preserve">ekspertu </w:delText>
        </w:r>
        <w:r w:rsidRPr="00814E42">
          <w:rPr>
            <w:rFonts w:ascii="Times New Roman" w:hAnsi="Times New Roman"/>
            <w:sz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rPr>
          <w:del w:id="158" w:author="msi" w:date="2026-09-22T12:14:00Z" w16du:dateUtc="2026-09-22T16:14:00Z"/>
          <w:rFonts w:ascii="Times New Roman" w:eastAsia="Arial" w:hAnsi="Times New Roman"/>
          <w:sz w:val="24"/>
          <w:lang w:val="lv" w:eastAsia="lv-LV"/>
        </w:rPr>
      </w:pPr>
      <w:del w:id="159" w:author="msi" w:date="2026-09-22T12:14:00Z" w16du:dateUtc="2026-09-22T16:14:00Z">
        <w:r w:rsidRPr="005E49DE">
          <w:rPr>
            <w:rFonts w:ascii="Times New Roman" w:eastAsia="Arial" w:hAnsi="Times New Roman"/>
            <w:sz w:val="24"/>
            <w:lang w:val="lv" w:eastAsia="lv-LV"/>
          </w:rPr>
          <w:delText xml:space="preserve">Attālinātas intervijas ar </w:delText>
        </w:r>
        <w:r w:rsidR="00CE2E74" w:rsidRPr="005E49DE">
          <w:rPr>
            <w:rFonts w:ascii="Times New Roman" w:eastAsia="Arial" w:hAnsi="Times New Roman"/>
            <w:sz w:val="24"/>
            <w:lang w:val="lv" w:eastAsia="lv-LV"/>
          </w:rPr>
          <w:delText>skolas direktor</w:delText>
        </w:r>
        <w:r w:rsidR="004B046E">
          <w:rPr>
            <w:rFonts w:ascii="Times New Roman" w:eastAsia="Arial" w:hAnsi="Times New Roman"/>
            <w:sz w:val="24"/>
            <w:lang w:val="lv" w:eastAsia="lv-LV"/>
          </w:rPr>
          <w:delText>i</w:delText>
        </w:r>
        <w:r w:rsidRPr="005E49DE">
          <w:rPr>
            <w:rFonts w:ascii="Times New Roman" w:eastAsia="Arial" w:hAnsi="Times New Roman"/>
            <w:sz w:val="24"/>
            <w:lang w:val="lv" w:eastAsia="lv-LV"/>
          </w:rPr>
          <w:delText xml:space="preserve">, </w:delText>
        </w:r>
        <w:r w:rsidR="00CE2E74" w:rsidRPr="005E49DE">
          <w:rPr>
            <w:rFonts w:ascii="Times New Roman" w:eastAsia="Arial" w:hAnsi="Times New Roman"/>
            <w:sz w:val="24"/>
            <w:lang w:val="lv" w:eastAsia="lv-LV"/>
          </w:rPr>
          <w:delText xml:space="preserve">direktora </w:delText>
        </w:r>
        <w:r w:rsidRPr="005E49DE">
          <w:rPr>
            <w:rFonts w:ascii="Times New Roman" w:eastAsia="Arial" w:hAnsi="Times New Roman"/>
            <w:sz w:val="24"/>
            <w:lang w:val="lv" w:eastAsia="lv-LV"/>
          </w:rPr>
          <w:delText xml:space="preserve">vietniekiem, pedagogiem, </w:delText>
        </w:r>
        <w:r w:rsidR="00CE2E74" w:rsidRPr="005E49DE">
          <w:rPr>
            <w:rFonts w:ascii="Times New Roman" w:eastAsia="Arial" w:hAnsi="Times New Roman"/>
            <w:sz w:val="24"/>
            <w:lang w:val="lv" w:eastAsia="lv-LV"/>
          </w:rPr>
          <w:delText>pašvaldības</w:delText>
        </w:r>
        <w:r w:rsidRPr="005E49DE">
          <w:rPr>
            <w:rFonts w:ascii="Times New Roman" w:eastAsia="Arial" w:hAnsi="Times New Roman"/>
            <w:sz w:val="24"/>
            <w:lang w:val="lv" w:eastAsia="lv-LV"/>
          </w:rPr>
          <w:delText xml:space="preserve"> pārstāvi, izglītības iestādes padomes un vecāku pārstāvjiem, atbalsta personālu un </w:delText>
        </w:r>
        <w:r w:rsidR="00CE2E74" w:rsidRPr="005E49DE">
          <w:rPr>
            <w:rFonts w:ascii="Times New Roman" w:eastAsia="Arial" w:hAnsi="Times New Roman"/>
            <w:sz w:val="24"/>
            <w:lang w:val="lv" w:eastAsia="lv-LV"/>
          </w:rPr>
          <w:delText>skolēnu</w:delText>
        </w:r>
        <w:r w:rsidRPr="005E49DE">
          <w:rPr>
            <w:rFonts w:ascii="Times New Roman" w:eastAsia="Arial" w:hAnsi="Times New Roman"/>
            <w:sz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rPr>
          <w:del w:id="160" w:author="msi" w:date="2026-09-22T12:14:00Z" w16du:dateUtc="2026-09-22T16:14:00Z"/>
          <w:rFonts w:ascii="Times New Roman" w:eastAsia="Arial" w:hAnsi="Times New Roman"/>
          <w:sz w:val="24"/>
          <w:lang w:val="lv" w:eastAsia="lv-LV"/>
        </w:rPr>
      </w:pPr>
      <w:del w:id="161" w:author="msi" w:date="2026-09-22T12:14:00Z" w16du:dateUtc="2026-09-22T16:14:00Z">
        <w:r>
          <w:rPr>
            <w:rFonts w:ascii="Times New Roman" w:eastAsia="Arial" w:hAnsi="Times New Roman"/>
            <w:sz w:val="24"/>
            <w:lang w:val="lv" w:eastAsia="lv-LV"/>
          </w:rPr>
          <w:delText>13</w:delText>
        </w:r>
        <w:r w:rsidR="0060371B">
          <w:rPr>
            <w:rFonts w:ascii="Times New Roman" w:eastAsia="Arial" w:hAnsi="Times New Roman"/>
            <w:sz w:val="24"/>
            <w:lang w:val="lv" w:eastAsia="lv-LV"/>
          </w:rPr>
          <w:delText xml:space="preserve"> </w:delText>
        </w:r>
        <w:r w:rsidR="00703706" w:rsidRPr="005E49DE">
          <w:rPr>
            <w:rFonts w:ascii="Times New Roman" w:eastAsia="Arial" w:hAnsi="Times New Roman"/>
            <w:sz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rPr>
          <w:del w:id="162" w:author="msi" w:date="2026-09-22T12:14:00Z" w16du:dateUtc="2026-09-22T16:14:00Z"/>
          <w:rFonts w:ascii="Times New Roman" w:eastAsia="Arial" w:hAnsi="Times New Roman"/>
          <w:sz w:val="24"/>
          <w:lang w:val="lv" w:eastAsia="lv-LV"/>
        </w:rPr>
      </w:pPr>
      <w:del w:id="163" w:author="msi" w:date="2026-09-22T12:14:00Z" w16du:dateUtc="2026-09-22T16:14:00Z">
        <w:r w:rsidRPr="005E49DE">
          <w:rPr>
            <w:rFonts w:ascii="Times New Roman" w:eastAsia="Arial" w:hAnsi="Times New Roman"/>
            <w:sz w:val="24"/>
            <w:lang w:val="lv" w:eastAsia="lv-LV"/>
          </w:rPr>
          <w:delText>Skolas</w:delText>
        </w:r>
        <w:r w:rsidR="00B912D4" w:rsidRPr="005E49DE">
          <w:rPr>
            <w:rFonts w:ascii="Times New Roman" w:eastAsia="Arial" w:hAnsi="Times New Roman"/>
            <w:sz w:val="24"/>
            <w:lang w:val="lv" w:eastAsia="lv-LV"/>
          </w:rPr>
          <w:delText xml:space="preserve"> (virtuāla) apskate kopā ar </w:delText>
        </w:r>
        <w:r w:rsidRPr="005E49DE">
          <w:rPr>
            <w:rFonts w:ascii="Times New Roman" w:eastAsia="Arial" w:hAnsi="Times New Roman"/>
            <w:sz w:val="24"/>
            <w:lang w:val="lv" w:eastAsia="lv-LV"/>
          </w:rPr>
          <w:delText>skolas direktor</w:delText>
        </w:r>
        <w:r w:rsidR="00780D7F">
          <w:rPr>
            <w:rFonts w:ascii="Times New Roman" w:eastAsia="Arial" w:hAnsi="Times New Roman"/>
            <w:sz w:val="24"/>
            <w:lang w:val="lv" w:eastAsia="lv-LV"/>
          </w:rPr>
          <w:delText>i</w:delText>
        </w:r>
        <w:r w:rsidR="00B912D4" w:rsidRPr="005E49DE">
          <w:rPr>
            <w:rFonts w:ascii="Times New Roman" w:eastAsia="Arial" w:hAnsi="Times New Roman"/>
            <w:sz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rPr>
          <w:del w:id="164" w:author="msi" w:date="2026-09-22T12:14:00Z" w16du:dateUtc="2026-09-22T16:14:00Z"/>
          <w:rFonts w:ascii="Times New Roman" w:eastAsia="Arial" w:hAnsi="Times New Roman"/>
          <w:sz w:val="24"/>
          <w:lang w:val="lv" w:eastAsia="lv-LV"/>
        </w:rPr>
      </w:pPr>
      <w:del w:id="165" w:author="msi" w:date="2026-09-22T12:14:00Z" w16du:dateUtc="2026-09-22T16:14:00Z">
        <w:r w:rsidRPr="005E49DE">
          <w:rPr>
            <w:rFonts w:ascii="Times New Roman" w:eastAsia="Arial" w:hAnsi="Times New Roman"/>
            <w:sz w:val="24"/>
            <w:lang w:val="lv" w:eastAsia="lv-LV"/>
          </w:rPr>
          <w:delText>Dokumentu izpēte (</w:delText>
        </w:r>
        <w:r w:rsidR="00CE2E74" w:rsidRPr="005E49DE">
          <w:rPr>
            <w:rFonts w:ascii="Times New Roman" w:eastAsia="Arial" w:hAnsi="Times New Roman"/>
            <w:sz w:val="24"/>
            <w:lang w:val="lv" w:eastAsia="lv-LV"/>
          </w:rPr>
          <w:delText>skolas</w:delText>
        </w:r>
        <w:r w:rsidRPr="005E49DE">
          <w:rPr>
            <w:rFonts w:ascii="Times New Roman" w:eastAsia="Arial" w:hAnsi="Times New Roman"/>
            <w:sz w:val="24"/>
            <w:lang w:val="lv" w:eastAsia="lv-LV"/>
          </w:rPr>
          <w:delText xml:space="preserve"> pašnovērtējuma ziņojums, attīstības plānošanas dokument</w:delText>
        </w:r>
        <w:r w:rsidR="00CE2E74" w:rsidRPr="005E49DE">
          <w:rPr>
            <w:rFonts w:ascii="Times New Roman" w:eastAsia="Arial" w:hAnsi="Times New Roman"/>
            <w:sz w:val="24"/>
            <w:lang w:val="lv" w:eastAsia="lv-LV"/>
          </w:rPr>
          <w:delText>i</w:delText>
        </w:r>
        <w:r w:rsidRPr="005E49DE">
          <w:rPr>
            <w:rFonts w:ascii="Times New Roman" w:eastAsia="Arial" w:hAnsi="Times New Roman"/>
            <w:sz w:val="24"/>
            <w:lang w:val="lv" w:eastAsia="lv-LV"/>
          </w:rPr>
          <w:delText xml:space="preserve">, </w:delText>
        </w:r>
        <w:r w:rsidR="00CE2E74" w:rsidRPr="005E49DE">
          <w:rPr>
            <w:rFonts w:ascii="Times New Roman" w:eastAsia="Arial" w:hAnsi="Times New Roman"/>
            <w:sz w:val="24"/>
            <w:lang w:val="lv" w:eastAsia="lv-LV"/>
          </w:rPr>
          <w:delText>skolēnu</w:delText>
        </w:r>
        <w:r w:rsidRPr="005E49DE">
          <w:rPr>
            <w:rFonts w:ascii="Times New Roman" w:eastAsia="Arial" w:hAnsi="Times New Roman"/>
            <w:sz w:val="24"/>
            <w:lang w:val="lv" w:eastAsia="lv-LV"/>
          </w:rPr>
          <w:delText xml:space="preserve"> mācību sasniegum</w:delText>
        </w:r>
        <w:r w:rsidR="005A171C" w:rsidRPr="005E49DE">
          <w:rPr>
            <w:rFonts w:ascii="Times New Roman" w:eastAsia="Arial" w:hAnsi="Times New Roman"/>
            <w:sz w:val="24"/>
            <w:lang w:val="lv" w:eastAsia="lv-LV"/>
          </w:rPr>
          <w:delText xml:space="preserve">i un to </w:delText>
        </w:r>
        <w:r w:rsidRPr="005E49DE">
          <w:rPr>
            <w:rFonts w:ascii="Times New Roman" w:eastAsia="Arial" w:hAnsi="Times New Roman"/>
            <w:sz w:val="24"/>
            <w:lang w:val="lv" w:eastAsia="lv-LV"/>
          </w:rPr>
          <w:delText xml:space="preserve">vērtēšanas kārtība, </w:delText>
        </w:r>
        <w:r w:rsidR="00CE2E74" w:rsidRPr="005E49DE">
          <w:rPr>
            <w:rFonts w:ascii="Times New Roman" w:eastAsia="Arial" w:hAnsi="Times New Roman"/>
            <w:sz w:val="24"/>
            <w:lang w:val="lv" w:eastAsia="lv-LV"/>
          </w:rPr>
          <w:delText xml:space="preserve">informācija </w:delText>
        </w:r>
        <w:r w:rsidRPr="005E49DE">
          <w:rPr>
            <w:rFonts w:ascii="Times New Roman" w:eastAsia="Arial" w:hAnsi="Times New Roman"/>
            <w:sz w:val="24"/>
            <w:lang w:val="lv" w:eastAsia="lv-LV"/>
          </w:rPr>
          <w:delText>skolvadības sistēm</w:delText>
        </w:r>
        <w:r w:rsidR="00CE2E74" w:rsidRPr="005E49DE">
          <w:rPr>
            <w:rFonts w:ascii="Times New Roman" w:eastAsia="Arial" w:hAnsi="Times New Roman"/>
            <w:sz w:val="24"/>
            <w:lang w:val="lv" w:eastAsia="lv-LV"/>
          </w:rPr>
          <w:delText>ā</w:delText>
        </w:r>
        <w:r w:rsidRPr="005E49DE">
          <w:rPr>
            <w:rFonts w:ascii="Times New Roman" w:eastAsia="Arial" w:hAnsi="Times New Roman"/>
            <w:sz w:val="24"/>
            <w:lang w:val="lv" w:eastAsia="lv-LV"/>
          </w:rPr>
          <w:delText xml:space="preserve"> E–klase, audzināšanas darba prioritātes, </w:delText>
        </w:r>
        <w:r w:rsidR="005A171C" w:rsidRPr="005E49DE">
          <w:rPr>
            <w:rFonts w:ascii="Times New Roman" w:eastAsia="Arial" w:hAnsi="Times New Roman"/>
            <w:sz w:val="24"/>
            <w:lang w:val="lv" w:eastAsia="lv-LV"/>
          </w:rPr>
          <w:delText>skolēnu kavējumi, pedagogu izglītības un profesionālās kvalifikācijas atbilstība</w:delText>
        </w:r>
        <w:r w:rsidRPr="005E49DE">
          <w:rPr>
            <w:rFonts w:ascii="Times New Roman" w:eastAsia="Arial" w:hAnsi="Times New Roman"/>
            <w:sz w:val="24"/>
            <w:lang w:val="lv" w:eastAsia="lv-LV"/>
          </w:rPr>
          <w:delText>).</w:delText>
        </w:r>
      </w:del>
    </w:p>
    <w:p w14:paraId="6082A9F8" w14:textId="0B15A8D2" w:rsidR="005E49DE" w:rsidRPr="005E49DE" w:rsidRDefault="005E49DE" w:rsidP="004B046E">
      <w:pPr>
        <w:numPr>
          <w:ilvl w:val="0"/>
          <w:numId w:val="3"/>
        </w:numPr>
        <w:ind w:left="714" w:hanging="357"/>
        <w:contextualSpacing/>
        <w:rPr>
          <w:del w:id="166" w:author="msi" w:date="2026-09-22T12:14:00Z" w16du:dateUtc="2026-09-22T16:14:00Z"/>
          <w:rFonts w:ascii="Times New Roman" w:eastAsia="Arial" w:hAnsi="Times New Roman"/>
          <w:sz w:val="24"/>
          <w:lang w:val="lv" w:eastAsia="lv-LV"/>
        </w:rPr>
      </w:pPr>
      <w:del w:id="167" w:author="msi" w:date="2026-09-22T12:14:00Z" w16du:dateUtc="2026-09-22T16:14:00Z">
        <w:r w:rsidRPr="005E49DE">
          <w:rPr>
            <w:rFonts w:ascii="Times New Roman" w:eastAsia="Arial" w:hAnsi="Times New Roman"/>
            <w:sz w:val="24"/>
            <w:lang w:val="lv" w:eastAsia="lv-LV"/>
          </w:rPr>
          <w:delText>Attālināto mācību izpēte.</w:delText>
        </w:r>
      </w:del>
    </w:p>
    <w:p w14:paraId="2666C3B6" w14:textId="77901E38" w:rsidR="00B912D4" w:rsidRDefault="005E49DE" w:rsidP="004B046E">
      <w:pPr>
        <w:pStyle w:val="ListParagraph"/>
        <w:numPr>
          <w:ilvl w:val="0"/>
          <w:numId w:val="3"/>
        </w:numPr>
        <w:ind w:left="714" w:hanging="357"/>
        <w:rPr>
          <w:del w:id="168" w:author="msi" w:date="2026-09-22T12:14:00Z" w16du:dateUtc="2026-09-22T16:14:00Z"/>
          <w:rFonts w:ascii="Times New Roman" w:eastAsia="Arial" w:hAnsi="Times New Roman"/>
          <w:sz w:val="24"/>
          <w:lang w:val="lv" w:eastAsia="lv-LV"/>
        </w:rPr>
      </w:pPr>
      <w:del w:id="169" w:author="msi" w:date="2026-09-22T12:14:00Z" w16du:dateUtc="2026-09-22T16:14:00Z">
        <w:r w:rsidRPr="005E49DE">
          <w:rPr>
            <w:rFonts w:ascii="Times New Roman" w:eastAsia="Arial" w:hAnsi="Times New Roman"/>
            <w:sz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ind w:left="714"/>
        <w:rPr>
          <w:del w:id="170" w:author="msi" w:date="2026-09-22T12:14:00Z" w16du:dateUtc="2026-09-22T16:14:00Z"/>
          <w:rFonts w:ascii="Times New Roman" w:eastAsia="Arial" w:hAnsi="Times New Roman"/>
          <w:sz w:val="24"/>
          <w:lang w:val="lv" w:eastAsia="lv-LV"/>
        </w:rPr>
      </w:pPr>
    </w:p>
    <w:p w14:paraId="4B3EFD59" w14:textId="3ECAF886" w:rsidR="005E787A" w:rsidRDefault="005E787A" w:rsidP="005E787A">
      <w:pPr>
        <w:rPr>
          <w:del w:id="171" w:author="msi" w:date="2026-09-22T12:14:00Z" w16du:dateUtc="2026-09-22T16:14:00Z"/>
          <w:rFonts w:ascii="Times New Roman" w:eastAsia="Arial" w:hAnsi="Times New Roman"/>
          <w:sz w:val="24"/>
          <w:lang w:val="lv" w:eastAsia="lv-LV"/>
        </w:rPr>
      </w:pPr>
    </w:p>
    <w:p w14:paraId="0BACFF8E" w14:textId="77777777" w:rsidR="005E787A" w:rsidRPr="005E787A" w:rsidRDefault="005E787A" w:rsidP="005E787A">
      <w:pPr>
        <w:rPr>
          <w:del w:id="172" w:author="msi" w:date="2026-09-22T12:14:00Z" w16du:dateUtc="2026-09-22T16:14:00Z"/>
          <w:rFonts w:ascii="Times New Roman" w:eastAsia="Arial" w:hAnsi="Times New Roman"/>
          <w:sz w:val="24"/>
          <w:lang w:val="lv" w:eastAsia="lv-LV"/>
        </w:rPr>
      </w:pPr>
    </w:p>
    <w:p w14:paraId="0C625DFE" w14:textId="1B9D8AC9" w:rsidR="0037475B" w:rsidRDefault="00B912D4" w:rsidP="005E49DE">
      <w:pPr>
        <w:numPr>
          <w:ilvl w:val="0"/>
          <w:numId w:val="3"/>
        </w:numPr>
        <w:ind w:left="714" w:hanging="357"/>
        <w:rPr>
          <w:del w:id="173" w:author="msi" w:date="2026-09-22T12:14:00Z" w16du:dateUtc="2026-09-22T16:14:00Z"/>
          <w:rFonts w:ascii="Times New Roman" w:eastAsia="Arial" w:hAnsi="Times New Roman"/>
          <w:sz w:val="24"/>
          <w:lang w:val="lv" w:eastAsia="lv-LV"/>
        </w:rPr>
      </w:pPr>
      <w:del w:id="174" w:author="msi" w:date="2026-09-22T12:14:00Z" w16du:dateUtc="2026-09-22T16:14:00Z">
        <w:r w:rsidRPr="005E49DE">
          <w:rPr>
            <w:rFonts w:ascii="Times New Roman" w:eastAsia="Arial" w:hAnsi="Times New Roman"/>
            <w:sz w:val="24"/>
            <w:lang w:val="lv" w:eastAsia="lv-LV"/>
          </w:rPr>
          <w:delText>Tīm</w:delText>
        </w:r>
        <w:r w:rsidR="00CE2E74" w:rsidRPr="005E49DE">
          <w:rPr>
            <w:rFonts w:ascii="Times New Roman" w:eastAsia="Arial" w:hAnsi="Times New Roman"/>
            <w:sz w:val="24"/>
            <w:lang w:val="lv" w:eastAsia="lv-LV"/>
          </w:rPr>
          <w:delText>ekļ</w:delText>
        </w:r>
        <w:r w:rsidRPr="005E49DE">
          <w:rPr>
            <w:rFonts w:ascii="Times New Roman" w:eastAsia="Arial" w:hAnsi="Times New Roman"/>
            <w:sz w:val="24"/>
            <w:lang w:val="lv" w:eastAsia="lv-LV"/>
          </w:rPr>
          <w:delText>vietnes</w:delText>
        </w:r>
        <w:r w:rsidR="00CE2E74" w:rsidRPr="005E49DE">
          <w:rPr>
            <w:rFonts w:ascii="Times New Roman" w:eastAsia="Arial" w:hAnsi="Times New Roman"/>
            <w:sz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hAnsi="Times New Roman"/>
            <w:color w:val="000000"/>
            <w:lang w:val="lv" w:eastAsia="lv-LV"/>
          </w:rPr>
          <w:delText xml:space="preserve"> </w:delText>
        </w:r>
        <w:r w:rsidRPr="005E49DE">
          <w:rPr>
            <w:rFonts w:ascii="Times New Roman" w:eastAsia="Arial" w:hAnsi="Times New Roman"/>
            <w:sz w:val="24"/>
            <w:lang w:val="lv" w:eastAsia="lv-LV"/>
          </w:rPr>
          <w:delText>informācijas izpēte.</w:delText>
        </w:r>
      </w:del>
    </w:p>
    <w:p w14:paraId="28ADD36B" w14:textId="77777777" w:rsidR="004B046E" w:rsidRDefault="004B046E" w:rsidP="008576CF">
      <w:pPr>
        <w:spacing w:after="120"/>
        <w:rPr>
          <w:del w:id="175" w:author="msi" w:date="2026-09-22T12:14:00Z" w16du:dateUtc="2026-09-22T16:14:00Z"/>
          <w:rFonts w:ascii="Times New Roman" w:eastAsia="Arial" w:hAnsi="Times New Roman"/>
          <w:sz w:val="24"/>
          <w:lang w:val="lv" w:eastAsia="lv-LV"/>
        </w:rPr>
      </w:pPr>
    </w:p>
    <w:p w14:paraId="53CB1DE1" w14:textId="55408EA9" w:rsidR="00952C7C" w:rsidRDefault="00CE2E74" w:rsidP="008576CF">
      <w:pPr>
        <w:spacing w:after="120"/>
        <w:rPr>
          <w:del w:id="176" w:author="msi" w:date="2026-09-22T12:14:00Z" w16du:dateUtc="2026-09-22T16:14:00Z"/>
          <w:rFonts w:ascii="Times New Roman" w:eastAsia="Arial" w:hAnsi="Times New Roman"/>
          <w:sz w:val="24"/>
          <w:lang w:val="lv" w:eastAsia="lv-LV"/>
        </w:rPr>
      </w:pPr>
      <w:del w:id="177" w:author="msi" w:date="2026-09-22T12:14:00Z" w16du:dateUtc="2026-09-22T16:14:00Z">
        <w:r w:rsidRPr="00246329">
          <w:rPr>
            <w:rFonts w:ascii="Times New Roman" w:eastAsia="Arial" w:hAnsi="Times New Roman"/>
            <w:sz w:val="24"/>
            <w:lang w:val="lv" w:eastAsia="lv-LV"/>
          </w:rPr>
          <w:delText xml:space="preserve">Kā svarīgākos turpmākajos gados skolai veicamos darbus akreditācijas ekspertu komisija ir noteikusi </w:delText>
        </w:r>
        <w:r w:rsidR="00952C7C">
          <w:rPr>
            <w:rFonts w:ascii="Times New Roman" w:eastAsia="Arial" w:hAnsi="Times New Roman"/>
            <w:sz w:val="24"/>
            <w:lang w:val="lv" w:eastAsia="lv-LV"/>
          </w:rPr>
          <w:delText>sekojošo:</w:delText>
        </w:r>
      </w:del>
    </w:p>
    <w:p w14:paraId="00DC783F" w14:textId="4BF257EB" w:rsidR="00B7647C" w:rsidRPr="00B7647C" w:rsidRDefault="00B7647C" w:rsidP="00B7647C">
      <w:pPr>
        <w:pStyle w:val="ListParagraph"/>
        <w:numPr>
          <w:ilvl w:val="0"/>
          <w:numId w:val="8"/>
        </w:numPr>
        <w:spacing w:after="120"/>
        <w:rPr>
          <w:del w:id="178" w:author="msi" w:date="2026-09-22T12:14:00Z" w16du:dateUtc="2026-09-22T16:14:00Z"/>
          <w:rFonts w:ascii="Times New Roman" w:hAnsi="Times New Roman"/>
          <w:sz w:val="24"/>
          <w:lang w:val="lv" w:eastAsia="lv-LV"/>
        </w:rPr>
      </w:pPr>
      <w:del w:id="179" w:author="msi" w:date="2026-09-22T12:14:00Z" w16du:dateUtc="2026-09-22T16:14:00Z">
        <w:r w:rsidRPr="00B7647C">
          <w:rPr>
            <w:rFonts w:ascii="Times New Roman" w:hAnsi="Times New Roman"/>
            <w:sz w:val="24"/>
            <w:lang w:val="lv"/>
          </w:rPr>
          <w:delText xml:space="preserve">pilnveidot mācīšanas un mācīšanās kvalitāti </w:delText>
        </w:r>
        <w:r>
          <w:rPr>
            <w:rFonts w:ascii="Times New Roman" w:hAnsi="Times New Roman"/>
            <w:sz w:val="24"/>
            <w:lang w:val="lv"/>
          </w:rPr>
          <w:delText>skolā</w:delText>
        </w:r>
        <w:r w:rsidRPr="00B7647C">
          <w:rPr>
            <w:rFonts w:ascii="Times New Roman" w:hAnsi="Times New Roman"/>
            <w:sz w:val="24"/>
            <w:lang w:val="lv"/>
          </w:rPr>
          <w:delText>:</w:delText>
        </w:r>
        <w:r>
          <w:rPr>
            <w:rFonts w:ascii="Times New Roman" w:hAnsi="Times New Roman"/>
            <w:sz w:val="24"/>
            <w:lang w:val="lv"/>
          </w:rPr>
          <w:delText xml:space="preserve"> (i) </w:delText>
        </w:r>
        <w:r w:rsidRPr="00B7647C">
          <w:rPr>
            <w:rFonts w:ascii="Times New Roman" w:hAnsi="Times New Roman"/>
            <w:sz w:val="24"/>
            <w:lang w:val="lv"/>
          </w:rPr>
          <w:delText>nodrošinot mācību un audzināšanas pakāpenisku pāreju no pedagogcentrēta uz izglītojamo centrētu un pašvadītu mācību procesu;</w:delText>
        </w:r>
        <w:r>
          <w:rPr>
            <w:rFonts w:ascii="Times New Roman" w:hAnsi="Times New Roman"/>
            <w:sz w:val="24"/>
            <w:lang w:val="lv"/>
          </w:rPr>
          <w:delText xml:space="preserve"> (ii) </w:delText>
        </w:r>
        <w:r w:rsidRPr="00B7647C">
          <w:rPr>
            <w:rFonts w:ascii="Times New Roman" w:hAnsi="Times New Roman"/>
            <w:sz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hAnsi="Times New Roman"/>
            <w:sz w:val="24"/>
            <w:lang w:val="lv"/>
          </w:rPr>
          <w:delText xml:space="preserve"> (iii) </w:delText>
        </w:r>
        <w:r w:rsidRPr="00B7647C">
          <w:rPr>
            <w:rFonts w:ascii="Times New Roman" w:hAnsi="Times New Roman"/>
            <w:sz w:val="24"/>
            <w:lang w:val="lv"/>
          </w:rPr>
          <w:delText>palielinot mācību procesa iekšējo individualizāciju un diferenciāciju;</w:delText>
        </w:r>
        <w:r>
          <w:rPr>
            <w:rFonts w:ascii="Times New Roman" w:hAnsi="Times New Roman"/>
            <w:sz w:val="24"/>
            <w:lang w:val="lv"/>
          </w:rPr>
          <w:delText xml:space="preserve"> (iv) </w:delText>
        </w:r>
        <w:r w:rsidRPr="00B7647C">
          <w:rPr>
            <w:rFonts w:ascii="Times New Roman" w:hAnsi="Times New Roman"/>
            <w:sz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hAnsi="Times New Roman"/>
            <w:sz w:val="24"/>
            <w:lang w:val="lv"/>
          </w:rPr>
          <w:delText>;</w:delText>
        </w:r>
      </w:del>
    </w:p>
    <w:p w14:paraId="4485C66E" w14:textId="3AACFB79" w:rsidR="00BA6158" w:rsidRDefault="00BA6158" w:rsidP="00780D7F">
      <w:pPr>
        <w:pStyle w:val="ListParagraph"/>
        <w:numPr>
          <w:ilvl w:val="0"/>
          <w:numId w:val="8"/>
        </w:numPr>
        <w:spacing w:after="120"/>
        <w:rPr>
          <w:del w:id="180" w:author="msi" w:date="2026-09-22T12:14:00Z" w16du:dateUtc="2026-09-22T16:14:00Z"/>
          <w:rFonts w:ascii="Times New Roman" w:hAnsi="Times New Roman"/>
          <w:sz w:val="24"/>
          <w:lang w:val="lv" w:eastAsia="lv-LV"/>
        </w:rPr>
      </w:pPr>
      <w:del w:id="181" w:author="msi" w:date="2026-09-22T12:14:00Z" w16du:dateUtc="2026-09-22T16:14:00Z">
        <w:r w:rsidRPr="00BA6158">
          <w:rPr>
            <w:rFonts w:ascii="Times New Roman" w:hAnsi="Times New Roman"/>
            <w:sz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hAnsi="Times New Roman"/>
            <w:i/>
            <w:sz w:val="24"/>
            <w:lang w:val="lv" w:eastAsia="lv-LV"/>
          </w:rPr>
          <w:delText>e-klase</w:delText>
        </w:r>
        <w:r w:rsidRPr="00BA6158">
          <w:rPr>
            <w:rFonts w:ascii="Times New Roman" w:hAnsi="Times New Roman"/>
            <w:sz w:val="24"/>
            <w:lang w:val="lv" w:eastAsia="lv-LV"/>
          </w:rPr>
          <w:delText>, aizvietojot prombūtnē esošus pedagogus</w:delText>
        </w:r>
        <w:r>
          <w:rPr>
            <w:rFonts w:ascii="Times New Roman" w:hAnsi="Times New Roman"/>
            <w:sz w:val="24"/>
            <w:lang w:val="lv" w:eastAsia="lv-LV"/>
          </w:rPr>
          <w:delText>;</w:delText>
        </w:r>
      </w:del>
    </w:p>
    <w:p w14:paraId="19382F85" w14:textId="0F70CD9C" w:rsidR="00BA6158" w:rsidRDefault="00BA6158" w:rsidP="00780D7F">
      <w:pPr>
        <w:pStyle w:val="ListParagraph"/>
        <w:numPr>
          <w:ilvl w:val="0"/>
          <w:numId w:val="8"/>
        </w:numPr>
        <w:spacing w:after="120"/>
        <w:rPr>
          <w:del w:id="182" w:author="msi" w:date="2026-09-22T12:14:00Z" w16du:dateUtc="2026-09-22T16:14:00Z"/>
          <w:rFonts w:ascii="Times New Roman" w:hAnsi="Times New Roman"/>
          <w:sz w:val="24"/>
          <w:lang w:val="lv" w:eastAsia="lv-LV"/>
        </w:rPr>
      </w:pPr>
      <w:del w:id="183" w:author="msi" w:date="2026-09-22T12:14:00Z" w16du:dateUtc="2026-09-22T16:14:00Z">
        <w:r w:rsidRPr="00BA6158">
          <w:rPr>
            <w:rFonts w:ascii="Times New Roman" w:hAnsi="Times New Roman"/>
            <w:sz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hAnsi="Times New Roman"/>
            <w:sz w:val="24"/>
            <w:lang w:val="lv" w:eastAsia="lv-LV"/>
          </w:rPr>
          <w:delText>;</w:delText>
        </w:r>
      </w:del>
    </w:p>
    <w:p w14:paraId="758C84C1" w14:textId="50B6F479" w:rsidR="00BA6158" w:rsidRPr="00BA6158" w:rsidRDefault="00BA6158" w:rsidP="00780D7F">
      <w:pPr>
        <w:pStyle w:val="ListParagraph"/>
        <w:numPr>
          <w:ilvl w:val="0"/>
          <w:numId w:val="8"/>
        </w:numPr>
        <w:spacing w:after="120"/>
        <w:rPr>
          <w:del w:id="184" w:author="msi" w:date="2026-09-22T12:14:00Z" w16du:dateUtc="2026-09-22T16:14:00Z"/>
          <w:rFonts w:ascii="Times New Roman" w:hAnsi="Times New Roman"/>
          <w:sz w:val="24"/>
          <w:lang w:val="lv" w:eastAsia="lv-LV"/>
        </w:rPr>
      </w:pPr>
      <w:del w:id="185" w:author="msi" w:date="2026-09-22T12:14:00Z" w16du:dateUtc="2026-09-22T16:14:00Z">
        <w:r w:rsidRPr="00BA6158">
          <w:rPr>
            <w:rFonts w:ascii="Times New Roman" w:hAnsi="Times New Roman"/>
            <w:iCs/>
            <w:sz w:val="24"/>
            <w:lang w:val="lv" w:eastAsia="lv-LV"/>
          </w:rPr>
          <w:delText>sadarbībā ar dibinātāju ir nodrošināt nepieciešamo infrastruktūras pieejamību cilvēkiem ar īpašām vajadzībām</w:delText>
        </w:r>
        <w:r>
          <w:rPr>
            <w:rFonts w:ascii="Times New Roman" w:hAnsi="Times New Roman"/>
            <w:iCs/>
            <w:sz w:val="24"/>
            <w:lang w:val="lv" w:eastAsia="lv-LV"/>
          </w:rPr>
          <w:delText>;</w:delText>
        </w:r>
      </w:del>
    </w:p>
    <w:p w14:paraId="15CDAA5D" w14:textId="3014BF77" w:rsidR="00BA6158" w:rsidRDefault="00BA6158" w:rsidP="00780D7F">
      <w:pPr>
        <w:pStyle w:val="ListParagraph"/>
        <w:numPr>
          <w:ilvl w:val="0"/>
          <w:numId w:val="8"/>
        </w:numPr>
        <w:spacing w:after="120"/>
        <w:rPr>
          <w:del w:id="186" w:author="msi" w:date="2026-09-22T12:14:00Z" w16du:dateUtc="2026-09-22T16:14:00Z"/>
          <w:rFonts w:ascii="Times New Roman" w:hAnsi="Times New Roman"/>
          <w:sz w:val="24"/>
          <w:lang w:val="lv" w:eastAsia="lv-LV"/>
        </w:rPr>
      </w:pPr>
      <w:del w:id="187" w:author="msi" w:date="2026-09-22T12:14:00Z" w16du:dateUtc="2026-09-22T16:14:00Z">
        <w:r w:rsidRPr="00BA6158">
          <w:rPr>
            <w:rFonts w:ascii="Times New Roman" w:hAnsi="Times New Roman"/>
            <w:sz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hAnsi="Times New Roman"/>
            <w:sz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rPr>
          <w:del w:id="188" w:author="msi" w:date="2026-09-22T12:14:00Z" w16du:dateUtc="2026-09-22T16:14:00Z"/>
          <w:rFonts w:ascii="Times New Roman" w:hAnsi="Times New Roman"/>
          <w:sz w:val="24"/>
          <w:lang w:val="lv-LV"/>
        </w:rPr>
      </w:pPr>
      <w:del w:id="189" w:author="msi" w:date="2026-09-22T12:14:00Z" w16du:dateUtc="2026-09-22T16:14:00Z">
        <w:r w:rsidRPr="00814E42">
          <w:rPr>
            <w:rFonts w:ascii="Times New Roman" w:hAnsi="Times New Roman"/>
            <w:sz w:val="24"/>
            <w:lang w:val="lv-LV"/>
          </w:rPr>
          <w:delText xml:space="preserve">Novēlu jums </w:delText>
        </w:r>
        <w:r w:rsidR="00292EC2" w:rsidRPr="00814E42">
          <w:rPr>
            <w:rFonts w:ascii="Times New Roman" w:hAnsi="Times New Roman"/>
            <w:sz w:val="24"/>
            <w:lang w:val="lv-LV"/>
          </w:rPr>
          <w:delText xml:space="preserve">sekmīgu </w:delText>
        </w:r>
        <w:r w:rsidRPr="00814E42">
          <w:rPr>
            <w:rFonts w:ascii="Times New Roman" w:hAnsi="Times New Roman"/>
            <w:sz w:val="24"/>
            <w:lang w:val="lv-LV"/>
          </w:rPr>
          <w:delText xml:space="preserve">turpmāko </w:delText>
        </w:r>
        <w:r w:rsidR="00292EC2" w:rsidRPr="00814E42">
          <w:rPr>
            <w:rFonts w:ascii="Times New Roman" w:hAnsi="Times New Roman"/>
            <w:sz w:val="24"/>
            <w:lang w:val="lv-LV"/>
          </w:rPr>
          <w:delText xml:space="preserve">sadarbību ar izglītības </w:delText>
        </w:r>
        <w:r w:rsidRPr="00814E42">
          <w:rPr>
            <w:rFonts w:ascii="Times New Roman" w:hAnsi="Times New Roman"/>
            <w:sz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rPr>
          <w:del w:id="190" w:author="msi" w:date="2026-09-22T12:14:00Z" w16du:dateUtc="2026-09-22T16:14:00Z"/>
          <w:rFonts w:ascii="Times New Roman" w:hAnsi="Times New Roman"/>
          <w:sz w:val="24"/>
          <w:lang w:val="lv-LV"/>
        </w:rPr>
      </w:pPr>
    </w:p>
    <w:p w14:paraId="504F9669" w14:textId="56670239" w:rsidR="0037475B" w:rsidRDefault="00412191">
      <w:pPr>
        <w:rPr>
          <w:rPrChange w:id="191" w:author="msi" w:date="2026-09-22T12:14:00Z" w16du:dateUtc="2026-09-22T16:14:00Z">
            <w:rPr>
              <w:rFonts w:ascii="Times New Roman" w:eastAsia="Times New Roman" w:hAnsi="Times New Roman" w:cs="Times New Roman"/>
              <w:color w:val="000000"/>
              <w:sz w:val="24"/>
              <w:szCs w:val="24"/>
              <w:lang w:val="lv-LV"/>
            </w:rPr>
          </w:rPrChange>
        </w:rPr>
        <w:pPrChange w:id="192" w:author="msi" w:date="2026-09-22T12:14:00Z" w16du:dateUtc="2026-09-22T16:14:00Z">
          <w:pPr>
            <w:pBdr>
              <w:top w:val="nil"/>
              <w:left w:val="nil"/>
              <w:bottom w:val="nil"/>
              <w:right w:val="nil"/>
              <w:between w:val="nil"/>
            </w:pBdr>
            <w:spacing w:after="0"/>
            <w:jc w:val="both"/>
          </w:pPr>
        </w:pPrChange>
      </w:pPr>
      <w:del w:id="193" w:author="msi" w:date="2026-09-22T12:14:00Z" w16du:dateUtc="2026-09-22T16:14:00Z">
        <w:r>
          <w:rPr>
            <w:rFonts w:ascii="Times New Roman" w:hAnsi="Times New Roman"/>
            <w:sz w:val="24"/>
            <w:lang w:val="lv-LV"/>
          </w:rPr>
          <w:delText>Akreditācijas e</w:delText>
        </w:r>
        <w:r w:rsidR="00583209" w:rsidRPr="00814E42">
          <w:rPr>
            <w:rFonts w:ascii="Times New Roman" w:hAnsi="Times New Roman"/>
            <w:sz w:val="24"/>
            <w:lang w:val="lv-LV"/>
          </w:rPr>
          <w:delText xml:space="preserve">kspertu </w:delText>
        </w:r>
        <w:r w:rsidR="00D66766" w:rsidRPr="00814E42">
          <w:rPr>
            <w:rFonts w:ascii="Times New Roman" w:hAnsi="Times New Roman"/>
            <w:sz w:val="24"/>
            <w:lang w:val="lv-LV"/>
          </w:rPr>
          <w:delText>komisijas vadītāja</w:delText>
        </w:r>
        <w:r>
          <w:rPr>
            <w:rFonts w:ascii="Times New Roman" w:hAnsi="Times New Roman"/>
            <w:sz w:val="24"/>
            <w:lang w:val="lv-LV"/>
          </w:rPr>
          <w:delText xml:space="preserve">                                               Inita Ozoliņa</w:delText>
        </w:r>
        <w:r w:rsidR="00D66766" w:rsidRPr="00814E42">
          <w:rPr>
            <w:rFonts w:ascii="Times New Roman" w:hAnsi="Times New Roman"/>
            <w:sz w:val="24"/>
            <w:lang w:val="lv-LV"/>
          </w:rPr>
          <w:tab/>
        </w:r>
        <w:r>
          <w:rPr>
            <w:rFonts w:ascii="Times New Roman" w:hAnsi="Times New Roman"/>
            <w:sz w:val="24"/>
            <w:lang w:val="lv-LV"/>
          </w:rPr>
          <w:delText xml:space="preserve"> </w:delText>
        </w:r>
        <w:r w:rsidR="00D66766" w:rsidRPr="00814E42">
          <w:rPr>
            <w:rFonts w:ascii="Times New Roman" w:hAnsi="Times New Roman"/>
            <w:sz w:val="24"/>
            <w:lang w:val="lv-LV"/>
          </w:rPr>
          <w:tab/>
        </w:r>
        <w:r w:rsidR="00D66766" w:rsidRPr="00814E42">
          <w:rPr>
            <w:rFonts w:ascii="Times New Roman" w:hAnsi="Times New Roman"/>
            <w:sz w:val="24"/>
            <w:lang w:val="lv-LV"/>
          </w:rPr>
          <w:tab/>
        </w:r>
        <w:r w:rsidR="00D66766" w:rsidRPr="00814E42">
          <w:rPr>
            <w:rFonts w:ascii="Times New Roman" w:hAnsi="Times New Roman"/>
            <w:sz w:val="24"/>
            <w:lang w:val="lv-LV"/>
          </w:rPr>
          <w:tab/>
        </w:r>
        <w:r w:rsidR="00D66766" w:rsidRPr="00814E42">
          <w:rPr>
            <w:rFonts w:ascii="Times New Roman" w:hAnsi="Times New Roman"/>
            <w:sz w:val="24"/>
            <w:lang w:val="lv-LV"/>
          </w:rPr>
          <w:tab/>
        </w:r>
        <w:r w:rsidR="00D66766" w:rsidRPr="00814E42">
          <w:rPr>
            <w:rFonts w:ascii="Times New Roman" w:hAnsi="Times New Roman"/>
            <w:sz w:val="24"/>
            <w:lang w:val="lv-LV"/>
          </w:rPr>
          <w:tab/>
        </w:r>
        <w:r w:rsidR="00D66766" w:rsidRPr="00814E42">
          <w:rPr>
            <w:rFonts w:ascii="Times New Roman" w:hAnsi="Times New Roman"/>
            <w:sz w:val="24"/>
            <w:lang w:val="lv-LV"/>
          </w:rPr>
          <w:tab/>
        </w:r>
      </w:del>
    </w:p>
    <w:sectPr w:rsidR="0037475B">
      <w:headerReference w:type="default" r:id="rId8"/>
      <w:footerReference w:type="default" r:id="rId9"/>
      <w:pgSz w:w="11906" w:h="16838" w:code="0"/>
      <w:pgMar w:top="1417" w:right="1417" w:bottom="1417" w:left="1417" w:header="708" w:footer="708" w:gutter="0"/>
      <w:cols w:space="708"/>
      <w:docGrid w:linePitch="360"/>
      <w:sectPrChange w:id="203" w:author="msi" w:date="2026-09-22T12:14:00Z" w16du:dateUtc="2026-09-22T16:14:00Z">
        <w:sectPr w:rsidR="0037475B">
          <w:pgSz w:w="12240" w:h="15840"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F3C1AE" w14:textId="77777777" w:rsidR="00F62EEB" w:rsidRDefault="00F62EEB" w:rsidP="001C3FB8">
      <w:pPr>
        <w:pPrChange w:id="9" w:author="msi" w:date="2026-09-22T12:14:00Z" w16du:dateUtc="2026-09-22T16:14:00Z">
          <w:pPr>
            <w:spacing w:after="0" w:line="240" w:lineRule="auto"/>
          </w:pPr>
        </w:pPrChange>
      </w:pPr>
      <w:r>
        <w:separator/>
      </w:r>
    </w:p>
  </w:endnote>
  <w:endnote w:type="continuationSeparator" w:id="0">
    <w:p w14:paraId="0E0BFAB0" w14:textId="77777777" w:rsidR="00F62EEB" w:rsidRDefault="00F62EEB" w:rsidP="001C3FB8">
      <w:pPr>
        <w:pPrChange w:id="10" w:author="msi" w:date="2026-09-22T12:14:00Z" w16du:dateUtc="2026-09-22T16:1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BalloonText"/>
      <w:rPr>
        <w:rPrChange w:id="200" w:author="msi" w:date="2026-09-22T12:14:00Z" w16du:dateUtc="2026-09-22T16:14:00Z">
          <w:rPr>
            <w:rFonts w:ascii="Arial" w:hAnsi="Arial" w:cs="Arial"/>
            <w:sz w:val="18"/>
            <w:szCs w:val="18"/>
            <w:lang w:val="lv-LV"/>
          </w:rPr>
        </w:rPrChange>
      </w:rPr>
      <w:pPrChange w:id="201" w:author="msi" w:date="2026-09-22T12:14:00Z" w16du:dateUtc="2026-09-22T16:14:00Z">
        <w:pPr>
          <w:pStyle w:val="Footer"/>
          <w:jc w:val="center"/>
        </w:pPr>
      </w:pPrChange>
    </w:pPr>
    <w:del w:id="202" w:author="msi" w:date="2026-09-22T12:14:00Z" w16du:dateUtc="2026-09-22T16:14: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0507B" w14:textId="77777777" w:rsidR="00F62EEB" w:rsidRDefault="00F62EEB" w:rsidP="001C3FB8">
      <w:pPr>
        <w:pPrChange w:id="7" w:author="msi" w:date="2026-09-22T12:14:00Z" w16du:dateUtc="2026-09-22T16:14:00Z">
          <w:pPr>
            <w:spacing w:after="0" w:line="240" w:lineRule="auto"/>
          </w:pPr>
        </w:pPrChange>
      </w:pPr>
      <w:r>
        <w:separator/>
      </w:r>
    </w:p>
  </w:footnote>
  <w:footnote w:type="continuationSeparator" w:id="0">
    <w:p w14:paraId="04114A11" w14:textId="77777777" w:rsidR="00F62EEB" w:rsidRDefault="00F62EEB" w:rsidP="001C3FB8">
      <w:pPr>
        <w:pPrChange w:id="8" w:author="msi" w:date="2026-09-22T12:14:00Z" w16du:dateUtc="2026-09-22T16:1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rPr>
        <w:del w:id="194" w:author="msi" w:date="2026-09-22T12:14:00Z" w16du:dateUtc="2026-09-22T16:14:00Z"/>
      </w:rPr>
    </w:pPr>
    <w:del w:id="195" w:author="msi" w:date="2026-09-22T12:14:00Z" w16du:dateUtc="2026-09-22T16:14: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196" w:author="msi" w:date="2026-09-22T12:14:00Z" w16du:dateUtc="2026-09-22T16:14:00Z"/>
      </w:rPr>
    </w:pPr>
    <w:del w:id="197" w:author="msi" w:date="2026-09-22T12:14:00Z" w16du:dateUtc="2026-09-22T16:14:00Z">
      <w:r w:rsidRPr="00970867">
        <w:rPr>
          <w:rFonts w:ascii="Times New Roman" w:hAnsi="Times New Roman"/>
          <w:b/>
          <w:sz w:val="36"/>
          <w:szCs w:val="36"/>
          <w:lang w:val="lv-LV"/>
        </w:rPr>
        <w:delText>komisijas informācija</w:delText>
      </w:r>
    </w:del>
  </w:p>
  <w:p w14:paraId="6C773EA8" w14:textId="77777777" w:rsidR="00583209" w:rsidRPr="00583209" w:rsidRDefault="00583209" w:rsidP="00583209">
    <w:pPr>
      <w:rPr>
        <w:del w:id="198" w:author="msi" w:date="2026-09-22T12:14:00Z" w16du:dateUtc="2026-09-22T16:14:00Z"/>
        <w:lang w:val="lv-LV"/>
      </w:rPr>
    </w:pPr>
  </w:p>
  <w:p w14:paraId="35AB9C4E" w14:textId="77777777" w:rsidR="00583209" w:rsidRDefault="00583209">
    <w:pPr>
      <w:pStyle w:val="CommentSubject"/>
      <w:pPrChange w:id="199" w:author="msi"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8"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237174844">
    <w:abstractNumId w:val="6"/>
  </w:num>
  <w:num w:numId="2" w16cid:durableId="1969162752">
    <w:abstractNumId w:val="8"/>
  </w:num>
  <w:num w:numId="3" w16cid:durableId="157573318">
    <w:abstractNumId w:val="13"/>
  </w:num>
  <w:num w:numId="4" w16cid:durableId="15810038">
    <w:abstractNumId w:val="10"/>
  </w:num>
  <w:num w:numId="5" w16cid:durableId="967512001">
    <w:abstractNumId w:val="9"/>
  </w:num>
  <w:num w:numId="6" w16cid:durableId="143203183">
    <w:abstractNumId w:val="4"/>
  </w:num>
  <w:num w:numId="7" w16cid:durableId="1799102353">
    <w:abstractNumId w:val="3"/>
  </w:num>
  <w:num w:numId="8" w16cid:durableId="78646043">
    <w:abstractNumId w:val="0"/>
  </w:num>
  <w:num w:numId="9" w16cid:durableId="1860001614">
    <w:abstractNumId w:val="1"/>
  </w:num>
  <w:num w:numId="10" w16cid:durableId="1249729561">
    <w:abstractNumId w:val="2"/>
  </w:num>
  <w:num w:numId="11" w16cid:durableId="1375497855">
    <w:abstractNumId w:val="5"/>
  </w:num>
  <w:num w:numId="12" w16cid:durableId="1769815063">
    <w:abstractNumId w:val="14"/>
  </w:num>
  <w:num w:numId="13" w16cid:durableId="335498350">
    <w:abstractNumId w:val="11"/>
  </w:num>
  <w:num w:numId="14" w16cid:durableId="1655991971">
    <w:abstractNumId w:val="12"/>
  </w:num>
  <w:num w:numId="15" w16cid:durableId="103673930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20A3C"/>
    <w:rsid w:val="00025896"/>
    <w:rsid w:val="00033C9D"/>
    <w:rsid w:val="00050127"/>
    <w:rsid w:val="000609DB"/>
    <w:rsid w:val="0006396F"/>
    <w:rsid w:val="00080774"/>
    <w:rsid w:val="000A48ED"/>
    <w:rsid w:val="00103BC6"/>
    <w:rsid w:val="00110FAA"/>
    <w:rsid w:val="00111EE4"/>
    <w:rsid w:val="001A12F4"/>
    <w:rsid w:val="001A2E52"/>
    <w:rsid w:val="001C3FB8"/>
    <w:rsid w:val="001E2E4C"/>
    <w:rsid w:val="001E46CC"/>
    <w:rsid w:val="001E62AD"/>
    <w:rsid w:val="0022327D"/>
    <w:rsid w:val="00234346"/>
    <w:rsid w:val="00246329"/>
    <w:rsid w:val="002914C2"/>
    <w:rsid w:val="00292EC2"/>
    <w:rsid w:val="002A38B6"/>
    <w:rsid w:val="002C0620"/>
    <w:rsid w:val="00325453"/>
    <w:rsid w:val="00334276"/>
    <w:rsid w:val="0034171E"/>
    <w:rsid w:val="00360063"/>
    <w:rsid w:val="0037475B"/>
    <w:rsid w:val="00375782"/>
    <w:rsid w:val="00375F25"/>
    <w:rsid w:val="00391BE2"/>
    <w:rsid w:val="003B5D2C"/>
    <w:rsid w:val="003C35F2"/>
    <w:rsid w:val="003C53E2"/>
    <w:rsid w:val="003D040E"/>
    <w:rsid w:val="003D7825"/>
    <w:rsid w:val="00412191"/>
    <w:rsid w:val="00422A6E"/>
    <w:rsid w:val="00435127"/>
    <w:rsid w:val="004834FD"/>
    <w:rsid w:val="004A08F3"/>
    <w:rsid w:val="004B046E"/>
    <w:rsid w:val="004B4DCD"/>
    <w:rsid w:val="004D0C22"/>
    <w:rsid w:val="005025CD"/>
    <w:rsid w:val="00504D1F"/>
    <w:rsid w:val="00542EDD"/>
    <w:rsid w:val="00554CC8"/>
    <w:rsid w:val="00583209"/>
    <w:rsid w:val="005A171C"/>
    <w:rsid w:val="005A30F5"/>
    <w:rsid w:val="005B02AA"/>
    <w:rsid w:val="005C4054"/>
    <w:rsid w:val="005E49DE"/>
    <w:rsid w:val="005E6702"/>
    <w:rsid w:val="005E787A"/>
    <w:rsid w:val="0060371B"/>
    <w:rsid w:val="00605D71"/>
    <w:rsid w:val="00655772"/>
    <w:rsid w:val="0069464C"/>
    <w:rsid w:val="00696B99"/>
    <w:rsid w:val="006C7A22"/>
    <w:rsid w:val="006D1D2C"/>
    <w:rsid w:val="00703706"/>
    <w:rsid w:val="00716C66"/>
    <w:rsid w:val="00720C04"/>
    <w:rsid w:val="007220A7"/>
    <w:rsid w:val="00723FDE"/>
    <w:rsid w:val="00743F7E"/>
    <w:rsid w:val="007479D7"/>
    <w:rsid w:val="00780D7F"/>
    <w:rsid w:val="007A09BF"/>
    <w:rsid w:val="007B5BC0"/>
    <w:rsid w:val="00814E42"/>
    <w:rsid w:val="00821A06"/>
    <w:rsid w:val="00822581"/>
    <w:rsid w:val="008250ED"/>
    <w:rsid w:val="00832BE3"/>
    <w:rsid w:val="008576CF"/>
    <w:rsid w:val="00875E83"/>
    <w:rsid w:val="008814E1"/>
    <w:rsid w:val="008C374B"/>
    <w:rsid w:val="00915B03"/>
    <w:rsid w:val="00952C7C"/>
    <w:rsid w:val="00966F64"/>
    <w:rsid w:val="00970867"/>
    <w:rsid w:val="009828F8"/>
    <w:rsid w:val="00990862"/>
    <w:rsid w:val="009973A8"/>
    <w:rsid w:val="009B0147"/>
    <w:rsid w:val="009D1EFE"/>
    <w:rsid w:val="009D5F97"/>
    <w:rsid w:val="00A53A17"/>
    <w:rsid w:val="00AE1E9D"/>
    <w:rsid w:val="00AF086B"/>
    <w:rsid w:val="00AF4405"/>
    <w:rsid w:val="00B00DF3"/>
    <w:rsid w:val="00B17B05"/>
    <w:rsid w:val="00B26CF3"/>
    <w:rsid w:val="00B36EA1"/>
    <w:rsid w:val="00B62C25"/>
    <w:rsid w:val="00B7647C"/>
    <w:rsid w:val="00B85AEA"/>
    <w:rsid w:val="00B90493"/>
    <w:rsid w:val="00B90F9A"/>
    <w:rsid w:val="00B912D4"/>
    <w:rsid w:val="00B95474"/>
    <w:rsid w:val="00BA0835"/>
    <w:rsid w:val="00BA6158"/>
    <w:rsid w:val="00BC32DD"/>
    <w:rsid w:val="00BF6360"/>
    <w:rsid w:val="00C309DE"/>
    <w:rsid w:val="00C62D9A"/>
    <w:rsid w:val="00C67620"/>
    <w:rsid w:val="00C7559B"/>
    <w:rsid w:val="00C83DB3"/>
    <w:rsid w:val="00CC0B85"/>
    <w:rsid w:val="00CE2E74"/>
    <w:rsid w:val="00D229E5"/>
    <w:rsid w:val="00D66766"/>
    <w:rsid w:val="00D66A77"/>
    <w:rsid w:val="00D714EE"/>
    <w:rsid w:val="00DC741D"/>
    <w:rsid w:val="00E00BFC"/>
    <w:rsid w:val="00E06EB6"/>
    <w:rsid w:val="00E502CE"/>
    <w:rsid w:val="00E74891"/>
    <w:rsid w:val="00E80D77"/>
    <w:rsid w:val="00EE51FF"/>
    <w:rsid w:val="00EF7C95"/>
    <w:rsid w:val="00F06F6B"/>
    <w:rsid w:val="00F428E1"/>
    <w:rsid w:val="00F43F7B"/>
    <w:rsid w:val="00F62EEB"/>
    <w:rsid w:val="00F8234C"/>
    <w:rsid w:val="00F911A6"/>
    <w:rsid w:val="00F95BE5"/>
    <w:rsid w:val="00FB1D3E"/>
    <w:rsid w:val="00FD1080"/>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after="0" w:line="240" w:lineRule="auto"/>
      <w:jc w:val="both"/>
      <w:pPrChange w:id="0" w:author="msi" w:date="2026-09-22T12:14:00Z">
        <w:pPr>
          <w:spacing w:after="160" w:line="259" w:lineRule="auto"/>
        </w:pPr>
      </w:pPrChange>
    </w:pPr>
    <w:rPr>
      <w:rFonts w:ascii="Verdana" w:eastAsia="Times New Roman" w:hAnsi="Verdana" w:cs="Times New Roman"/>
      <w:sz w:val="20"/>
      <w:szCs w:val="24"/>
      <w:lang w:val="tr-TR" w:eastAsia="tr-TR"/>
      <w:rPrChange w:id="0" w:author="msi" w:date="2026-09-22T12:14:00Z">
        <w:rPr>
          <w:rFonts w:asciiTheme="minorHAnsi" w:eastAsiaTheme="minorHAnsi" w:hAnsiTheme="minorHAnsi" w:cstheme="minorBidi"/>
          <w:sz w:val="22"/>
          <w:szCs w:val="22"/>
          <w:lang w:val="en-US" w:eastAsia="en-US"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14:00Z">
        <w:pPr>
          <w:keepNext/>
          <w:spacing w:before="120" w:after="120" w:line="360" w:lineRule="auto"/>
          <w:jc w:val="both"/>
          <w:outlineLvl w:val="6"/>
        </w:pPr>
      </w:pPrChange>
    </w:pPr>
    <w:rPr>
      <w:rFonts w:ascii="Times New Roman" w:hAnsi="Times New Roman"/>
      <w:sz w:val="24"/>
      <w:szCs w:val="20"/>
      <w:rPrChange w:id="1" w:author="msi" w:date="2026-09-22T12:14:00Z">
        <w:rPr>
          <w:sz w:val="24"/>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C22"/>
    <w:pPr>
      <w:ind w:left="720"/>
      <w:contextualSpacing/>
    </w:pPr>
  </w:style>
  <w:style w:type="paragraph" w:styleId="Header">
    <w:name w:val="header"/>
    <w:basedOn w:val="Normal"/>
    <w:link w:val="HeaderChar"/>
    <w:uiPriority w:val="99"/>
    <w:unhideWhenUsed/>
    <w:rsid w:val="00325453"/>
    <w:pPr>
      <w:tabs>
        <w:tab w:val="center" w:pos="4320"/>
        <w:tab w:val="right" w:pos="8640"/>
      </w:tabs>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rPr>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jc w:val="center"/>
    </w:pPr>
    <w:rPr>
      <w:rFonts w:ascii="Times New Roman" w:hAnsi="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character" w:customStyle="1" w:styleId="Heading7Char">
    <w:name w:val="Heading 7 Char"/>
    <w:basedOn w:val="DefaultParagraphFont"/>
    <w:link w:val="Heading7"/>
    <w:rsid w:val="007479D7"/>
    <w:rPr>
      <w:rFonts w:ascii="Times New Roman" w:eastAsia="Times New Roman" w:hAnsi="Times New Roman" w:cs="Times New Roman"/>
      <w:sz w:val="24"/>
      <w:szCs w:val="20"/>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2:14:00Z">
        <w:pPr>
          <w:tabs>
            <w:tab w:val="left" w:pos="3060"/>
          </w:tabs>
          <w:spacing w:before="80" w:after="80"/>
          <w:ind w:left="144"/>
          <w:jc w:val="both"/>
        </w:pPr>
      </w:pPrChange>
    </w:pPr>
    <w:rPr>
      <w:b/>
      <w:bCs/>
      <w:i/>
      <w:sz w:val="16"/>
      <w:rPrChange w:id="2" w:author="msi" w:date="2026-09-22T12:14: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14:00Z">
        <w:pPr>
          <w:spacing w:before="80" w:after="80"/>
          <w:ind w:left="144" w:right="144"/>
          <w:jc w:val="both"/>
        </w:pPr>
      </w:pPrChange>
    </w:pPr>
    <w:rPr>
      <w:sz w:val="16"/>
      <w:rPrChange w:id="3" w:author="msi" w:date="2026-09-22T12:14: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14:00Z">
        <w:pPr>
          <w:keepNext/>
          <w:spacing w:before="240" w:after="120"/>
          <w:jc w:val="both"/>
        </w:pPr>
      </w:pPrChange>
    </w:pPr>
    <w:rPr>
      <w:b/>
      <w:rPrChange w:id="4" w:author="msi" w:date="2026-09-22T12:14: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14:00Z">
        <w:pPr>
          <w:keepLines/>
          <w:spacing w:before="20" w:after="20"/>
          <w:ind w:left="432" w:hanging="288"/>
          <w:jc w:val="both"/>
        </w:pPr>
      </w:pPrChange>
    </w:pPr>
    <w:rPr>
      <w:sz w:val="16"/>
      <w:szCs w:val="20"/>
      <w:lang w:val="en-US"/>
      <w:rPrChange w:id="5" w:author="msi" w:date="2026-09-22T12:14:00Z">
        <w:rPr>
          <w:rFonts w:ascii="Verdana" w:hAnsi="Verdana"/>
          <w:sz w:val="16"/>
          <w:lang w:val="tr-TR" w:eastAsia="tr-TR" w:bidi="ar-SA"/>
        </w:rPr>
      </w:rPrChange>
    </w:rPr>
  </w:style>
  <w:style w:type="paragraph" w:styleId="BodyText2">
    <w:name w:val="Body Text 2"/>
    <w:basedOn w:val="Normal"/>
    <w:link w:val="BodyText2Char"/>
    <w:semiHidden/>
    <w:rsid w:val="00B00DF3"/>
    <w:pPr>
      <w:jc w:val="left"/>
      <w:pPrChange w:id="6" w:author="msi" w:date="2026-09-22T12:14:00Z">
        <w:pPr>
          <w:jc w:val="both"/>
        </w:pPr>
      </w:pPrChange>
    </w:pPr>
    <w:rPr>
      <w:rFonts w:ascii="Times New Roman" w:hAnsi="Times New Roman"/>
      <w:sz w:val="22"/>
      <w:szCs w:val="20"/>
      <w:rPrChange w:id="6" w:author="msi" w:date="2026-09-22T12:14:00Z">
        <w:rPr>
          <w:lang w:val="tr-TR" w:eastAsia="tr-TR" w:bidi="ar-SA"/>
        </w:rPr>
      </w:rPrChange>
    </w:rPr>
  </w:style>
  <w:style w:type="character" w:customStyle="1" w:styleId="BodyText2Char">
    <w:name w:val="Body Text 2 Char"/>
    <w:basedOn w:val="DefaultParagraphFont"/>
    <w:link w:val="BodyText2"/>
    <w:semiHidden/>
    <w:rsid w:val="007479D7"/>
    <w:rPr>
      <w:rFonts w:ascii="Times New Roman" w:eastAsia="Times New Roman" w:hAnsi="Times New Roman" w:cs="Times New Roman"/>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1091</Words>
  <Characters>6225</Characters>
  <Application>Microsoft Office Word</Application>
  <DocSecurity>0</DocSecurity>
  <Lines>51</Lines>
  <Paragraphs>14</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2026-09-22T16:14:00Z</dcterms:modified>
</cp:coreProperties>
</file>