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0000001" w14:textId="77777777" w:rsidR="002B27EA" w:rsidRDefault="00B71F21">
      <w:pPr>
        <w:rPr>
          <w:del w:id="4" w:author="Comparison" w:date="2026-09-22T12:12:00Z" w16du:dateUtc="2026-09-22T16:12:00Z"/>
          <w:b/>
        </w:rPr>
      </w:pPr>
      <w:ins w:id="5" w:author="Comparison" w:date="2026-09-22T12:12:00Z" w16du:dateUtc="2026-09-22T16:12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lastRenderedPageBreak/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6" w:author="Comparison" w:date="2026-09-22T12:12:00Z" w16du:dateUtc="2026-09-22T16:12:00Z">
        <w:r w:rsidR="00181B2D">
          <w:rPr>
            <w:b/>
          </w:rPr>
          <w:delText xml:space="preserve">Interview – Spaziergang Delémont 29.3 (9.45-10.30h) </w:delText>
        </w:r>
      </w:del>
    </w:p>
    <w:p w14:paraId="00000002" w14:textId="77777777" w:rsidR="002B27EA" w:rsidRDefault="002B27EA">
      <w:pPr>
        <w:rPr>
          <w:del w:id="7" w:author="Comparison" w:date="2026-09-22T12:12:00Z" w16du:dateUtc="2026-09-22T16:12:00Z"/>
        </w:rPr>
      </w:pPr>
    </w:p>
    <w:p w14:paraId="00000003" w14:textId="77777777" w:rsidR="002B27EA" w:rsidRDefault="00181B2D">
      <w:pPr>
        <w:rPr>
          <w:del w:id="8" w:author="Comparison" w:date="2026-09-22T12:12:00Z" w16du:dateUtc="2026-09-22T16:12:00Z"/>
        </w:rPr>
      </w:pPr>
      <w:del w:id="9" w:author="Comparison" w:date="2026-09-22T12:12:00Z" w16du:dateUtc="2026-09-22T16:12:00Z">
        <w:r>
          <w:delText xml:space="preserve">Machen Sie mit ihrer Gruppe einen Spaziergang in die Altstadt von Delémont mit dem Ziel, ein kurzes Interview (ca. 5 Minuten) zu führen. Suchen Sie eine Person, die in der Altstadt arbeitet (zum Beispiel in einer Bäckerei, Lebensmittelladen, Café, Restaurant, Markt; im Prinzip sind sie frei, die Interviewpartner auszuwählen) </w:delText>
        </w:r>
      </w:del>
    </w:p>
    <w:p w14:paraId="00000004" w14:textId="77777777" w:rsidR="002B27EA" w:rsidRDefault="002B27EA">
      <w:pPr>
        <w:rPr>
          <w:del w:id="10" w:author="Comparison" w:date="2026-09-22T12:12:00Z" w16du:dateUtc="2026-09-22T16:12:00Z"/>
        </w:rPr>
      </w:pPr>
    </w:p>
    <w:p w14:paraId="00000005" w14:textId="77777777" w:rsidR="002B27EA" w:rsidRDefault="00181B2D">
      <w:pPr>
        <w:rPr>
          <w:del w:id="11" w:author="Comparison" w:date="2026-09-22T12:12:00Z" w16du:dateUtc="2026-09-22T16:12:00Z"/>
        </w:rPr>
      </w:pPr>
      <w:del w:id="12" w:author="Comparison" w:date="2026-09-22T12:12:00Z" w16du:dateUtc="2026-09-22T16:12:00Z">
        <w:r>
          <w:delText xml:space="preserve">Stellen Sie hauptsächlich Fragen (ca. 5 Fragen), die ihre Maturthemen betreffen (Umwelt, Ernährung, Neue Medien, Wohnsituation, Reisen/Tourismus, Bildung, Beruf ) </w:delText>
        </w:r>
      </w:del>
    </w:p>
    <w:p w14:paraId="00000006" w14:textId="77777777" w:rsidR="002B27EA" w:rsidRDefault="002B27EA">
      <w:pPr>
        <w:rPr>
          <w:del w:id="13" w:author="Comparison" w:date="2026-09-22T12:12:00Z" w16du:dateUtc="2026-09-22T16:12:00Z"/>
        </w:rPr>
      </w:pPr>
    </w:p>
    <w:p w14:paraId="00000007" w14:textId="3360C2D7" w:rsidR="002B27EA" w:rsidRDefault="00181B2D">
      <w:pPr>
        <w:rPr>
          <w:del w:id="14" w:author="Comparison" w:date="2026-09-22T12:12:00Z" w16du:dateUtc="2026-09-22T16:12:00Z"/>
        </w:rPr>
      </w:pPr>
      <w:del w:id="15" w:author="Comparison" w:date="2026-09-22T12:12:00Z" w16du:dateUtc="2026-09-22T16:12:00Z">
        <w:r>
          <w:delText xml:space="preserve">Stellen Sie ebenfalls (ca. 2-3) Fragen zum Thema Fremdsprachenkenntnisse </w:delText>
        </w:r>
      </w:del>
    </w:p>
    <w:p w14:paraId="00000008" w14:textId="77777777" w:rsidR="002B27EA" w:rsidRDefault="00181B2D">
      <w:pPr>
        <w:rPr>
          <w:del w:id="16" w:author="Comparison" w:date="2026-09-22T12:12:00Z" w16du:dateUtc="2026-09-22T16:12:00Z"/>
        </w:rPr>
      </w:pPr>
      <w:del w:id="17" w:author="Comparison" w:date="2026-09-22T12:12:00Z" w16du:dateUtc="2026-09-22T16:12:00Z">
        <w:r>
          <w:delText xml:space="preserve">Dokumentieren Sie die Antworten, die Sie bekommen (Die Schülerinnen aus Delémont werden diese nachher aufbereiten) </w:delText>
        </w:r>
      </w:del>
    </w:p>
    <w:p w14:paraId="00000009" w14:textId="77777777" w:rsidR="002B27EA" w:rsidRDefault="002B27EA">
      <w:pPr>
        <w:rPr>
          <w:del w:id="18" w:author="Comparison" w:date="2026-09-22T12:12:00Z" w16du:dateUtc="2026-09-22T16:12:00Z"/>
        </w:rPr>
      </w:pPr>
    </w:p>
    <w:p w14:paraId="0000000A" w14:textId="77777777" w:rsidR="002B27EA" w:rsidRDefault="00181B2D">
      <w:pPr>
        <w:rPr>
          <w:del w:id="19" w:author="Comparison" w:date="2026-09-22T12:12:00Z" w16du:dateUtc="2026-09-22T16:12:00Z"/>
        </w:rPr>
      </w:pPr>
      <w:del w:id="20" w:author="Comparison" w:date="2026-09-22T12:12:00Z" w16du:dateUtc="2026-09-22T16:12:00Z">
        <w:r>
          <w:delText xml:space="preserve">Wählen Sie gemeinsam aus, wen Sie Interviewen. </w:delText>
        </w:r>
      </w:del>
    </w:p>
    <w:p w14:paraId="0000000B" w14:textId="77777777" w:rsidR="002B27EA" w:rsidRDefault="00181B2D">
      <w:pPr>
        <w:rPr>
          <w:del w:id="21" w:author="Comparison" w:date="2026-09-22T12:12:00Z" w16du:dateUtc="2026-09-22T16:12:00Z"/>
        </w:rPr>
      </w:pPr>
      <w:del w:id="22" w:author="Comparison" w:date="2026-09-22T12:12:00Z" w16du:dateUtc="2026-09-22T16:12:00Z">
        <w:r>
          <w:delText>Fragen Sie freundlich, ob die Person 5 Minuten Zeit hat. Stellen Sie sich und Ihre Aufgabe kurz vor.</w:delText>
        </w:r>
      </w:del>
    </w:p>
    <w:p w14:paraId="0000000C" w14:textId="77777777" w:rsidR="002B27EA" w:rsidRDefault="00181B2D">
      <w:pPr>
        <w:rPr>
          <w:del w:id="23" w:author="Comparison" w:date="2026-09-22T12:12:00Z" w16du:dateUtc="2026-09-22T16:12:00Z"/>
        </w:rPr>
      </w:pPr>
      <w:del w:id="24" w:author="Comparison" w:date="2026-09-22T12:12:00Z" w16du:dateUtc="2026-09-22T16:12:00Z">
        <w:r>
          <w:delText xml:space="preserve">Ziel ist, dass die Deutschsprachigen in der Gruppe das Interview auf Französisch führen. Die frankophonen Gruppenmitglieder helfen bei Verständnisproblemen und dokumentieren die Antworten. </w:delText>
        </w:r>
      </w:del>
    </w:p>
    <w:p w14:paraId="0000000D" w14:textId="77777777" w:rsidR="002B27EA" w:rsidRDefault="002B27EA">
      <w:pPr>
        <w:rPr>
          <w:del w:id="25" w:author="Comparison" w:date="2026-09-22T12:12:00Z" w16du:dateUtc="2026-09-22T16:12:00Z"/>
        </w:rPr>
      </w:pPr>
    </w:p>
    <w:p w14:paraId="0000000E" w14:textId="77777777" w:rsidR="002B27EA" w:rsidRDefault="002B27EA">
      <w:pPr>
        <w:rPr>
          <w:del w:id="26" w:author="Comparison" w:date="2026-09-22T12:12:00Z" w16du:dateUtc="2026-09-22T16:12:00Z"/>
        </w:rPr>
      </w:pPr>
    </w:p>
    <w:p w14:paraId="0000000F" w14:textId="77777777" w:rsidR="002B27EA" w:rsidRDefault="00181B2D">
      <w:pPr>
        <w:rPr>
          <w:del w:id="27" w:author="Comparison" w:date="2026-09-22T12:12:00Z" w16du:dateUtc="2026-09-22T16:12:00Z"/>
          <w:b/>
        </w:rPr>
      </w:pPr>
      <w:del w:id="28" w:author="Comparison" w:date="2026-09-22T12:12:00Z" w16du:dateUtc="2026-09-22T16:12:00Z">
        <w:r>
          <w:rPr>
            <w:b/>
          </w:rPr>
          <w:delText xml:space="preserve">Ernährung: Hier finden Sie hier mögliche Fragen (eigene Fragen erwünscht!) </w:delText>
        </w:r>
      </w:del>
    </w:p>
    <w:p w14:paraId="00000010" w14:textId="77777777" w:rsidR="002B27EA" w:rsidRDefault="002B27EA">
      <w:pPr>
        <w:rPr>
          <w:del w:id="29" w:author="Comparison" w:date="2026-09-22T12:12:00Z" w16du:dateUtc="2026-09-22T16:12:00Z"/>
        </w:rPr>
      </w:pPr>
    </w:p>
    <w:p w14:paraId="00000011" w14:textId="6B065760" w:rsidR="002B27EA" w:rsidRDefault="00181B2D">
      <w:pPr>
        <w:rPr>
          <w:del w:id="30" w:author="Comparison" w:date="2026-09-22T12:12:00Z" w16du:dateUtc="2026-09-22T16:12:00Z"/>
        </w:rPr>
      </w:pPr>
      <w:del w:id="31" w:author="Comparison" w:date="2026-09-22T12:12:00Z" w16du:dateUtc="2026-09-22T16:12:00Z">
        <w:r>
          <w:delText xml:space="preserve">Was ist ihre Spezialität? </w:delText>
        </w:r>
      </w:del>
    </w:p>
    <w:p w14:paraId="00000012" w14:textId="24267439" w:rsidR="002B27EA" w:rsidRDefault="00181B2D">
      <w:pPr>
        <w:rPr>
          <w:del w:id="32" w:author="Comparison" w:date="2026-09-22T12:12:00Z" w16du:dateUtc="2026-09-22T16:12:00Z"/>
        </w:rPr>
      </w:pPr>
      <w:del w:id="33" w:author="Comparison" w:date="2026-09-22T12:12:00Z" w16du:dateUtc="2026-09-22T16:12:00Z">
        <w:r>
          <w:delText>Haben Sie biologische Lebensmittel in Ihrem Angebot? (Ja?</w:delText>
        </w:r>
        <w:r w:rsidR="00E33844">
          <w:delText xml:space="preserve"> </w:delText>
        </w:r>
        <w:r>
          <w:delText>Nein?</w:delText>
        </w:r>
        <w:r w:rsidR="00E33844">
          <w:delText xml:space="preserve"> </w:delText>
        </w:r>
        <w:r>
          <w:delText xml:space="preserve">Warum?) </w:delText>
        </w:r>
      </w:del>
    </w:p>
    <w:p w14:paraId="00000013" w14:textId="77777777" w:rsidR="002B27EA" w:rsidRDefault="00181B2D">
      <w:pPr>
        <w:rPr>
          <w:del w:id="34" w:author="Comparison" w:date="2026-09-22T12:12:00Z" w16du:dateUtc="2026-09-22T16:12:00Z"/>
        </w:rPr>
      </w:pPr>
      <w:del w:id="35" w:author="Comparison" w:date="2026-09-22T12:12:00Z" w16du:dateUtc="2026-09-22T16:12:00Z">
        <w:r>
          <w:delText xml:space="preserve">Welche regionalen Produkte haben Sie im Angebot? </w:delText>
        </w:r>
      </w:del>
    </w:p>
    <w:p w14:paraId="00000014" w14:textId="77777777" w:rsidR="002B27EA" w:rsidRDefault="00181B2D">
      <w:pPr>
        <w:rPr>
          <w:del w:id="36" w:author="Comparison" w:date="2026-09-22T12:12:00Z" w16du:dateUtc="2026-09-22T16:12:00Z"/>
        </w:rPr>
      </w:pPr>
      <w:del w:id="37" w:author="Comparison" w:date="2026-09-22T12:12:00Z" w16du:dateUtc="2026-09-22T16:12:00Z">
        <w:r>
          <w:delText xml:space="preserve">Führen Sie vegetarische/vegane Angebote? (Ja? Nein? Warum?) </w:delText>
        </w:r>
      </w:del>
    </w:p>
    <w:p w14:paraId="00000015" w14:textId="77777777" w:rsidR="002B27EA" w:rsidRDefault="00181B2D">
      <w:pPr>
        <w:rPr>
          <w:del w:id="38" w:author="Comparison" w:date="2026-09-22T12:12:00Z" w16du:dateUtc="2026-09-22T16:12:00Z"/>
        </w:rPr>
      </w:pPr>
      <w:del w:id="39" w:author="Comparison" w:date="2026-09-22T12:12:00Z" w16du:dateUtc="2026-09-22T16:12:00Z">
        <w:r>
          <w:delText xml:space="preserve">Verhalten sich die Kunden anders seit der Pandemie? </w:delText>
        </w:r>
      </w:del>
    </w:p>
    <w:p w14:paraId="00000016" w14:textId="77777777" w:rsidR="002B27EA" w:rsidRDefault="00181B2D">
      <w:pPr>
        <w:rPr>
          <w:del w:id="40" w:author="Comparison" w:date="2026-09-22T12:12:00Z" w16du:dateUtc="2026-09-22T16:12:00Z"/>
        </w:rPr>
      </w:pPr>
      <w:del w:id="41" w:author="Comparison" w:date="2026-09-22T12:12:00Z" w16du:dateUtc="2026-09-22T16:12:00Z">
        <w:r>
          <w:delText xml:space="preserve">Haben Sie eine Homepage mit Informationen für Ihre Kunden? </w:delText>
        </w:r>
      </w:del>
    </w:p>
    <w:p w14:paraId="00000017" w14:textId="77777777" w:rsidR="002B27EA" w:rsidRDefault="00181B2D">
      <w:pPr>
        <w:rPr>
          <w:del w:id="42" w:author="Comparison" w:date="2026-09-22T12:12:00Z" w16du:dateUtc="2026-09-22T16:12:00Z"/>
        </w:rPr>
      </w:pPr>
      <w:del w:id="43" w:author="Comparison" w:date="2026-09-22T12:12:00Z" w16du:dateUtc="2026-09-22T16:12:00Z">
        <w:r>
          <w:delText xml:space="preserve">Haben Sie einen Online-Shop? (Ja? Nein? Warum?) </w:delText>
        </w:r>
      </w:del>
    </w:p>
    <w:p w14:paraId="00000018" w14:textId="77777777" w:rsidR="002B27EA" w:rsidRDefault="00181B2D">
      <w:pPr>
        <w:rPr>
          <w:del w:id="44" w:author="Comparison" w:date="2026-09-22T12:12:00Z" w16du:dateUtc="2026-09-22T16:12:00Z"/>
        </w:rPr>
      </w:pPr>
      <w:del w:id="45" w:author="Comparison" w:date="2026-09-22T12:12:00Z" w16du:dateUtc="2026-09-22T16:12:00Z">
        <w:r>
          <w:delText xml:space="preserve">Ernähren sich die Leute heute (un)gesünder als vor 10 Jahren? </w:delText>
        </w:r>
      </w:del>
    </w:p>
    <w:p w14:paraId="00000019" w14:textId="3F156A93" w:rsidR="002B27EA" w:rsidRDefault="00181B2D">
      <w:pPr>
        <w:rPr>
          <w:del w:id="46" w:author="Comparison" w:date="2026-09-22T12:12:00Z" w16du:dateUtc="2026-09-22T16:12:00Z"/>
        </w:rPr>
      </w:pPr>
      <w:del w:id="47" w:author="Comparison" w:date="2026-09-22T12:12:00Z" w16du:dateUtc="2026-09-22T16:12:00Z">
        <w:r>
          <w:delText xml:space="preserve">Spüren Sie eine </w:delText>
        </w:r>
        <w:r w:rsidR="00E33844">
          <w:delText>K</w:delText>
        </w:r>
        <w:r>
          <w:delText>onkurrenz durch Online-</w:delText>
        </w:r>
        <w:r w:rsidR="00E33844">
          <w:delText>S</w:delText>
        </w:r>
        <w:r>
          <w:delText>hops?</w:delText>
        </w:r>
      </w:del>
    </w:p>
    <w:p w14:paraId="0000001A" w14:textId="77777777" w:rsidR="002B27EA" w:rsidRDefault="002B27EA">
      <w:pPr>
        <w:rPr>
          <w:del w:id="48" w:author="Comparison" w:date="2026-09-22T12:12:00Z" w16du:dateUtc="2026-09-22T16:12:00Z"/>
        </w:rPr>
      </w:pPr>
    </w:p>
    <w:p w14:paraId="0000001B" w14:textId="77777777" w:rsidR="002B27EA" w:rsidRDefault="00181B2D">
      <w:pPr>
        <w:rPr>
          <w:del w:id="49" w:author="Comparison" w:date="2026-09-22T12:12:00Z" w16du:dateUtc="2026-09-22T16:12:00Z"/>
        </w:rPr>
      </w:pPr>
      <w:del w:id="50" w:author="Comparison" w:date="2026-09-22T12:12:00Z" w16du:dateUtc="2026-09-22T16:12:00Z">
        <w:r>
          <w:rPr>
            <w:b/>
          </w:rPr>
          <w:delText>Fremdsprachenkenntnisse</w:delText>
        </w:r>
        <w:r>
          <w:delText xml:space="preserve">: </w:delText>
        </w:r>
      </w:del>
    </w:p>
    <w:p w14:paraId="0000001C" w14:textId="77777777" w:rsidR="002B27EA" w:rsidRDefault="00181B2D">
      <w:pPr>
        <w:rPr>
          <w:del w:id="51" w:author="Comparison" w:date="2026-09-22T12:12:00Z" w16du:dateUtc="2026-09-22T16:12:00Z"/>
        </w:rPr>
      </w:pPr>
      <w:del w:id="52" w:author="Comparison" w:date="2026-09-22T12:12:00Z" w16du:dateUtc="2026-09-22T16:12:00Z">
        <w:r>
          <w:delText xml:space="preserve">Finden Sie Fremdsprachenkenntnisse wichtig? </w:delText>
        </w:r>
      </w:del>
    </w:p>
    <w:p w14:paraId="0000001D" w14:textId="77777777" w:rsidR="002B27EA" w:rsidRDefault="00181B2D">
      <w:pPr>
        <w:rPr>
          <w:del w:id="53" w:author="Comparison" w:date="2026-09-22T12:12:00Z" w16du:dateUtc="2026-09-22T16:12:00Z"/>
        </w:rPr>
      </w:pPr>
      <w:del w:id="54" w:author="Comparison" w:date="2026-09-22T12:12:00Z" w16du:dateUtc="2026-09-22T16:12:00Z">
        <w:r>
          <w:delText xml:space="preserve">Verfügen Sie über Fremdsprachenkenntnisse? </w:delText>
        </w:r>
      </w:del>
    </w:p>
    <w:p w14:paraId="0000001E" w14:textId="77777777" w:rsidR="002B27EA" w:rsidRDefault="00181B2D">
      <w:pPr>
        <w:rPr>
          <w:del w:id="55" w:author="Comparison" w:date="2026-09-22T12:12:00Z" w16du:dateUtc="2026-09-22T16:12:00Z"/>
        </w:rPr>
      </w:pPr>
      <w:del w:id="56" w:author="Comparison" w:date="2026-09-22T12:12:00Z" w16du:dateUtc="2026-09-22T16:12:00Z">
        <w:r>
          <w:delText xml:space="preserve">Würden Sie gerne eine Fremdsprache beherrschen? Welche? </w:delText>
        </w:r>
      </w:del>
    </w:p>
    <w:p w14:paraId="0000001F" w14:textId="77777777" w:rsidR="002B27EA" w:rsidRDefault="00181B2D">
      <w:pPr>
        <w:rPr>
          <w:del w:id="57" w:author="Comparison" w:date="2026-09-22T12:12:00Z" w16du:dateUtc="2026-09-22T16:12:00Z"/>
        </w:rPr>
      </w:pPr>
      <w:del w:id="58" w:author="Comparison" w:date="2026-09-22T12:12:00Z" w16du:dateUtc="2026-09-22T16:12:00Z">
        <w:r>
          <w:delText xml:space="preserve">Können Sie sich an eine Situation erinnern, in der Fremdsprachen eine Rolle spielten? </w:delText>
        </w:r>
      </w:del>
    </w:p>
    <w:p w14:paraId="00000020" w14:textId="77777777" w:rsidR="002B27EA" w:rsidRDefault="00181B2D">
      <w:pPr>
        <w:rPr>
          <w:del w:id="59" w:author="Comparison" w:date="2026-09-22T12:12:00Z" w16du:dateUtc="2026-09-22T16:12:00Z"/>
        </w:rPr>
      </w:pPr>
      <w:del w:id="60" w:author="Comparison" w:date="2026-09-22T12:12:00Z" w16du:dateUtc="2026-09-22T16:12:00Z">
        <w:r>
          <w:delText xml:space="preserve">Wie lernt man am einfachsten eine Fremdsprache? Haben Sie Tipps? </w:delText>
        </w:r>
      </w:del>
    </w:p>
    <w:p w14:paraId="00000021" w14:textId="77777777" w:rsidR="002B27EA" w:rsidRDefault="002B27EA">
      <w:pPr>
        <w:rPr>
          <w:del w:id="61" w:author="Comparison" w:date="2026-09-22T12:12:00Z" w16du:dateUtc="2026-09-22T16:12:00Z"/>
        </w:rPr>
      </w:pPr>
    </w:p>
    <w:p w14:paraId="00000022" w14:textId="77777777" w:rsidR="002B27EA" w:rsidRDefault="002B27EA">
      <w:pPr>
        <w:rPr>
          <w:del w:id="62" w:author="Comparison" w:date="2026-09-22T12:12:00Z" w16du:dateUtc="2026-09-22T16:12:00Z"/>
        </w:rPr>
      </w:pPr>
    </w:p>
    <w:p w14:paraId="00000023" w14:textId="77777777" w:rsidR="002B27EA" w:rsidRDefault="002B27EA">
      <w:pPr>
        <w:rPr>
          <w:del w:id="63" w:author="Comparison" w:date="2026-09-22T12:12:00Z" w16du:dateUtc="2026-09-22T16:12:00Z"/>
        </w:rPr>
      </w:pPr>
    </w:p>
    <w:p w14:paraId="00000024" w14:textId="77777777" w:rsidR="002B27EA" w:rsidRDefault="002B27EA">
      <w:pPr>
        <w:rPr>
          <w:del w:id="64" w:author="Comparison" w:date="2026-09-22T12:12:00Z" w16du:dateUtc="2026-09-22T16:12:00Z"/>
        </w:rPr>
      </w:pPr>
    </w:p>
    <w:p w14:paraId="00000025" w14:textId="77777777" w:rsidR="002B27EA" w:rsidRDefault="002B27EA">
      <w:pPr>
        <w:rPr>
          <w:del w:id="65" w:author="Comparison" w:date="2026-09-22T12:12:00Z" w16du:dateUtc="2026-09-22T16:12:00Z"/>
        </w:rPr>
      </w:pPr>
    </w:p>
    <w:p w14:paraId="00000026" w14:textId="77777777" w:rsidR="002B27EA" w:rsidRDefault="002B27EA"/>
    <w:sectPr w:rsidR="002B27EA">
      <w:headerReference w:type="default" r:id="rId6"/>
      <w:footerReference w:type="default" r:id="rId7"/>
      <w:pgSz w:w="11905" w:h="16837"/>
      <w:pgMar w:top="1440" w:right="1440" w:bottom="1440" w:left="1440" w:header="720" w:footer="720" w:gutter="0"/>
      <w:pgNumType w:start="1"/>
      <w:cols w:space="720"/>
      <w:sectPrChange w:id="76" w:author="Comparison" w:date="2026-09-22T12:12:00Z" w16du:dateUtc="2026-09-22T16:12:00Z">
        <w:sectPr w:rsidR="002B27EA">
          <w:pgSz w:w="11909" w:h="16834"/>
          <w:pgMar w:top="1440" w:right="1440" w:bottom="1440" w:left="1440" w:header="720" w:footer="720" w:gutter="0"/>
          <w:pgNumType w:start="1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753FDD" w14:textId="77777777" w:rsidR="00B71F21" w:rsidRDefault="00B71F21">
      <w:pPr>
        <w:spacing w:line="240" w:lineRule="auto"/>
        <w:pPrChange w:id="2" w:author="Comparison" w:date="2026-09-22T12:12:00Z" w16du:dateUtc="2026-09-22T16:12:00Z">
          <w:pPr>
            <w:spacing w:line="240" w:lineRule="auto"/>
          </w:pPr>
        </w:pPrChange>
      </w:pPr>
      <w:r>
        <w:separator/>
      </w:r>
    </w:p>
  </w:endnote>
  <w:endnote w:type="continuationSeparator" w:id="0">
    <w:p w14:paraId="76FD9716" w14:textId="77777777" w:rsidR="00B71F21" w:rsidRDefault="00B71F21">
      <w:pPr>
        <w:spacing w:line="240" w:lineRule="auto"/>
        <w:pPrChange w:id="3" w:author="Comparison" w:date="2026-09-22T12:12:00Z" w16du:dateUtc="2026-09-22T16:12:00Z">
          <w:pPr>
            <w:spacing w:line="240" w:lineRule="auto"/>
          </w:pPr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4B4922" w14:textId="77777777" w:rsidR="002C0FCC" w:rsidRDefault="002C0FCC">
    <w:pPr>
      <w:pStyle w:val="Title"/>
      <w:pPrChange w:id="75" w:author="Comparison" w:date="2026-09-22T12:12:00Z" w16du:dateUtc="2026-09-22T16:12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2BDB77C" w14:textId="77777777" w:rsidR="00B71F21" w:rsidRDefault="00B71F21">
      <w:pPr>
        <w:spacing w:line="240" w:lineRule="auto"/>
        <w:pPrChange w:id="0" w:author="Comparison" w:date="2026-09-22T12:12:00Z" w16du:dateUtc="2026-09-22T16:12:00Z">
          <w:pPr>
            <w:spacing w:line="240" w:lineRule="auto"/>
          </w:pPr>
        </w:pPrChange>
      </w:pPr>
      <w:r>
        <w:separator/>
      </w:r>
    </w:p>
  </w:footnote>
  <w:footnote w:type="continuationSeparator" w:id="0">
    <w:p w14:paraId="52B51BEA" w14:textId="77777777" w:rsidR="00B71F21" w:rsidRDefault="00B71F21">
      <w:pPr>
        <w:spacing w:line="240" w:lineRule="auto"/>
        <w:pPrChange w:id="1" w:author="Comparison" w:date="2026-09-22T12:12:00Z" w16du:dateUtc="2026-09-22T16:12:00Z">
          <w:pPr>
            <w:spacing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EA1E94" w14:paraId="3F7D261F" w14:textId="77777777">
      <w:tblPrEx>
        <w:tblCellMar>
          <w:top w:w="0" w:type="dxa"/>
          <w:bottom w:w="0" w:type="dxa"/>
        </w:tblCellMar>
      </w:tblPrEx>
      <w:trPr>
        <w:ins w:id="66" w:author="Comparison" w:date="2026-09-22T12:12:00Z" w16du:dateUtc="2026-09-22T16:12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143428A1" w14:textId="77777777" w:rsidR="00EA1E94" w:rsidRDefault="00B71F21">
          <w:pPr>
            <w:rPr>
              <w:ins w:id="67" w:author="Comparison" w:date="2026-09-22T12:12:00Z" w16du:dateUtc="2026-09-22T16:12:00Z"/>
            </w:rPr>
          </w:pPr>
          <w:ins w:id="68" w:author="Comparison" w:date="2026-09-22T12:12:00Z" w16du:dateUtc="2026-09-22T16:12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0075B11" w14:textId="5D28C09C" w:rsidR="00EA1E94" w:rsidRDefault="00B71F21">
          <w:pPr>
            <w:jc w:val="center"/>
            <w:rPr>
              <w:ins w:id="69" w:author="Comparison" w:date="2026-09-22T12:12:00Z" w16du:dateUtc="2026-09-22T16:12:00Z"/>
            </w:rPr>
          </w:pPr>
          <w:ins w:id="70" w:author="Comparison" w:date="2026-09-22T12:12:00Z" w16du:dateUtc="2026-09-22T16:12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2C0FCC">
            <w:rPr>
              <w:noProof/>
              <w:color w:val="000000"/>
            </w:rPr>
            <w:t>1</w:t>
          </w:r>
          <w:ins w:id="71" w:author="Comparison" w:date="2026-09-22T12:12:00Z" w16du:dateUtc="2026-09-22T16:12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253D65F5" w14:textId="77777777" w:rsidR="00EA1E94" w:rsidRDefault="00B71F21">
          <w:pPr>
            <w:jc w:val="right"/>
            <w:rPr>
              <w:ins w:id="72" w:author="Comparison" w:date="2026-09-22T12:12:00Z" w16du:dateUtc="2026-09-22T16:12:00Z"/>
            </w:rPr>
          </w:pPr>
          <w:ins w:id="73" w:author="Comparison" w:date="2026-09-22T12:12:00Z" w16du:dateUtc="2026-09-22T16:12:00Z">
            <w:r>
              <w:rPr>
                <w:color w:val="000000"/>
              </w:rPr>
              <w:t>07.12.2025</w:t>
            </w:r>
          </w:ins>
        </w:p>
      </w:tc>
    </w:tr>
  </w:tbl>
  <w:p w14:paraId="59E00319" w14:textId="77777777" w:rsidR="002C0FCC" w:rsidRDefault="002C0FCC">
    <w:pPr>
      <w:pStyle w:val="Header"/>
      <w:rPr>
        <w:del w:id="74" w:author="Comparison" w:date="2026-09-22T12:12:00Z" w16du:dateUtc="2026-09-22T16:12:00Z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7EA"/>
    <w:rsid w:val="00181B2D"/>
    <w:rsid w:val="002B27EA"/>
    <w:rsid w:val="002C0FCC"/>
    <w:rsid w:val="00543D39"/>
    <w:rsid w:val="00875E83"/>
    <w:rsid w:val="009A11FA"/>
    <w:rsid w:val="00B71F21"/>
    <w:rsid w:val="00E33844"/>
    <w:rsid w:val="00EA1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7330"/>
  <w15:docId w15:val="{A3C12FC6-5BAA-45C9-97FA-85499340B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de-C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FootnoteReference">
    <w:name w:val="footnote reference"/>
    <w:semiHidden/>
    <w:unhideWhenUsed/>
    <w:rsid w:val="002C0FCC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2C0FC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FCC"/>
  </w:style>
  <w:style w:type="paragraph" w:styleId="Footer">
    <w:name w:val="footer"/>
    <w:basedOn w:val="Normal"/>
    <w:link w:val="FooterChar"/>
    <w:uiPriority w:val="99"/>
    <w:unhideWhenUsed/>
    <w:rsid w:val="002C0FC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Movetia</Company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Daniela Baumann</dc:creator>
  <cp:lastModifiedBy>Arthur Souza Rodrigues</cp:lastModifiedBy>
  <cp:revision>1</cp:revision>
  <dcterms:created xsi:type="dcterms:W3CDTF">2023-08-21T11:51:00Z</dcterms:created>
  <dcterms:modified xsi:type="dcterms:W3CDTF">2026-09-22T16:12:00Z</dcterms:modified>
</cp:coreProperties>
</file>