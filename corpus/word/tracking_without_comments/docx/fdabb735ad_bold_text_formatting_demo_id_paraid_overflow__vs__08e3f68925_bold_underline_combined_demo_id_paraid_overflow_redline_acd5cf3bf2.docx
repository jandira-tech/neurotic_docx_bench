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410F87" w14:textId="77777777" w:rsidR="002F46F5" w:rsidRDefault="00C933E8">
      <w:r>
        <w:rPr>
          <w:b/>
          <w:u w:val="single"/>
          <w:rPrChange w:id="0" w:author="Comparison" w:date="2026-09-26T14:39:00Z" w16du:dateUtc="2026-09-26T18:39:00Z">
            <w:rPr>
              <w:b/>
              <w:bCs/>
            </w:rPr>
          </w:rPrChange>
        </w:rPr>
        <w:t xml:space="preserve">Bold </w:t>
      </w:r>
      <w:ins w:id="1" w:author="Comparison" w:date="2026-09-26T14:39:00Z" w16du:dateUtc="2026-09-26T18:39:00Z">
        <w:r>
          <w:rPr>
            <w:b/>
            <w:bCs/>
            <w:u w:val="single"/>
          </w:rPr>
          <w:t>Underline Combined</w:t>
        </w:r>
      </w:ins>
      <w:del w:id="2" w:author="Comparison" w:date="2026-09-26T14:39:00Z" w16du:dateUtc="2026-09-26T18:39:00Z">
        <w:r>
          <w:rPr>
            <w:b/>
            <w:bCs/>
          </w:rPr>
          <w:delText>Text Formatting</w:delText>
        </w:r>
      </w:del>
      <w:r>
        <w:rPr>
          <w:b/>
          <w:u w:val="single"/>
          <w:rPrChange w:id="3" w:author="Comparison" w:date="2026-09-26T14:39:00Z" w16du:dateUtc="2026-09-26T18:39:00Z">
            <w:rPr>
              <w:b/>
              <w:bCs/>
            </w:rPr>
          </w:rPrChange>
        </w:rPr>
        <w:t xml:space="preserve"> Demo</w:t>
      </w:r>
    </w:p>
    <w:p w14:paraId="41FD7467" w14:textId="77777777" w:rsidR="002F46F5" w:rsidRDefault="00C933E8">
      <w:r>
        <w:rPr>
          <w:b/>
          <w:u w:val="single"/>
          <w:rPrChange w:id="4" w:author="Comparison" w:date="2026-09-26T14:39:00Z" w16du:dateUtc="2026-09-26T18:39:00Z">
            <w:rPr>
              <w:b/>
              <w:bCs/>
            </w:rPr>
          </w:rPrChange>
        </w:rPr>
        <w:t xml:space="preserve">This document </w:t>
      </w:r>
      <w:ins w:id="5" w:author="Comparison" w:date="2026-09-26T14:39:00Z" w16du:dateUtc="2026-09-26T18:39:00Z">
        <w:r>
          <w:rPr>
            <w:b/>
            <w:bCs/>
            <w:u w:val="single"/>
          </w:rPr>
          <w:t>combines</w:t>
        </w:r>
      </w:ins>
      <w:del w:id="6" w:author="Comparison" w:date="2026-09-26T14:39:00Z" w16du:dateUtc="2026-09-26T18:39:00Z">
        <w:r>
          <w:rPr>
            <w:b/>
            <w:bCs/>
          </w:rPr>
          <w:delText>demonstrates</w:delText>
        </w:r>
      </w:del>
      <w:r>
        <w:rPr>
          <w:b/>
          <w:u w:val="single"/>
          <w:rPrChange w:id="7" w:author="Comparison" w:date="2026-09-26T14:39:00Z" w16du:dateUtc="2026-09-26T18:39:00Z">
            <w:rPr>
              <w:b/>
              <w:bCs/>
            </w:rPr>
          </w:rPrChange>
        </w:rPr>
        <w:t xml:space="preserve"> bold </w:t>
      </w:r>
      <w:ins w:id="8" w:author="Comparison" w:date="2026-09-26T14:39:00Z" w16du:dateUtc="2026-09-26T18:39:00Z">
        <w:r>
          <w:rPr>
            <w:b/>
            <w:bCs/>
            <w:u w:val="single"/>
          </w:rPr>
          <w:t xml:space="preserve">and underline </w:t>
        </w:r>
      </w:ins>
      <w:del w:id="9" w:author="Comparison" w:date="2026-09-26T14:39:00Z" w16du:dateUtc="2026-09-26T18:39:00Z">
        <w:r>
          <w:rPr>
            <w:b/>
            <w:bCs/>
          </w:rPr>
          <w:delText xml:space="preserve">text </w:delText>
        </w:r>
      </w:del>
      <w:r>
        <w:rPr>
          <w:b/>
          <w:u w:val="single"/>
          <w:rPrChange w:id="10" w:author="Comparison" w:date="2026-09-26T14:39:00Z" w16du:dateUtc="2026-09-26T18:39:00Z">
            <w:rPr>
              <w:b/>
              <w:bCs/>
            </w:rPr>
          </w:rPrChange>
        </w:rPr>
        <w:t>formatting.</w:t>
      </w:r>
    </w:p>
    <w:p w14:paraId="33675C66" w14:textId="77777777" w:rsidR="002F46F5" w:rsidRDefault="00C933E8">
      <w:ins w:id="11" w:author="Comparison" w:date="2026-09-26T14:39:00Z" w16du:dateUtc="2026-09-26T18:39:00Z">
        <w:r>
          <w:rPr>
            <w:b/>
            <w:bCs/>
            <w:u w:val="single"/>
          </w:rPr>
          <w:t>Bold underlined</w:t>
        </w:r>
      </w:ins>
      <w:del w:id="12" w:author="Comparison" w:date="2026-09-26T14:39:00Z" w16du:dateUtc="2026-09-26T18:39:00Z">
        <w:r>
          <w:rPr>
            <w:b/>
            <w:bCs/>
          </w:rPr>
          <w:delText>This</w:delText>
        </w:r>
      </w:del>
      <w:r>
        <w:rPr>
          <w:b/>
          <w:u w:val="single"/>
          <w:rPrChange w:id="13" w:author="Comparison" w:date="2026-09-26T14:39:00Z" w16du:dateUtc="2026-09-26T18:39:00Z">
            <w:rPr>
              <w:b/>
              <w:bCs/>
            </w:rPr>
          </w:rPrChange>
        </w:rPr>
        <w:t xml:space="preserve"> text is </w:t>
      </w:r>
      <w:ins w:id="14" w:author="Comparison" w:date="2026-09-26T14:39:00Z" w16du:dateUtc="2026-09-26T18:39:00Z">
        <w:r>
          <w:rPr>
            <w:b/>
            <w:bCs/>
            <w:u w:val="single"/>
          </w:rPr>
          <w:t>used for critical document headings</w:t>
        </w:r>
      </w:ins>
      <w:del w:id="15" w:author="Comparison" w:date="2026-09-26T14:39:00Z" w16du:dateUtc="2026-09-26T18:39:00Z">
        <w:r>
          <w:rPr>
            <w:b/>
            <w:bCs/>
          </w:rPr>
          <w:delText>bold</w:delText>
        </w:r>
      </w:del>
      <w:r>
        <w:rPr>
          <w:b/>
          <w:u w:val="single"/>
          <w:rPrChange w:id="16" w:author="Comparison" w:date="2026-09-26T14:39:00Z" w16du:dateUtc="2026-09-26T18:39:00Z">
            <w:rPr>
              <w:b/>
              <w:bCs/>
            </w:rPr>
          </w:rPrChange>
        </w:rPr>
        <w:t>.</w:t>
      </w:r>
    </w:p>
    <w:sectPr w:rsidR="002F46F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6F5"/>
    <w:rsid w:val="002114BB"/>
    <w:rsid w:val="002F46F5"/>
    <w:rsid w:val="005017B3"/>
    <w:rsid w:val="00514F88"/>
    <w:rsid w:val="008E01B4"/>
    <w:rsid w:val="00C9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2026-09-26T18:39:00Z</dcterms:modified>
</cp:coreProperties>
</file>