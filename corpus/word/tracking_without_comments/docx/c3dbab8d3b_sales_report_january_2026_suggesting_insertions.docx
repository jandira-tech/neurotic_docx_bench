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0A638B03">
      <w:pPr>
        <w:spacing w:line="276"/>
      </w:pPr>
      <w:r>
        <w:t>Sales Report - January 2026</w:t>
      </w:r>
    </w:p>
    <w:p w14:paraId="28BD8205">
      <w:r>
        <w:t>Region: North America</w:t>
      </w:r>
    </w:p>
    <w:p w14:paraId="EB2EA2A5">
      <w:r>
        <w:t>Total Sales: $2,400,000</w:t>
      </w:r>
    </w:p>
    <w:p w14:paraId="BF76FDF9">
      <w:r>
        <w:t>Top Product: Software License</w:t>
      </w:r>
    </w:p>
    <w:p w14:paraId="E452BFE0">
      <w:r>
        <w:t>Growth Rate: 12%</w:t>
      </w:r>
      <w:ins w:id="1778776725736" w:author="Online User" w:date="2026-05-14T18:19:30.221Z">
        <w:r>
          <w:t xml:space="preserve"> YTD</w:t>
        </w:r>
      </w:ins>
    </w:p>
    <w:p w14:paraId="E2D97484">
      <w:r>
        <w:t>Sales Team Size: 25 representatives</w:t>
      </w:r>
    </w:p>
    <w:p w14:paraId="E53261CF">
      <w:r>
        <w:t>Target for Q2: $3,000,000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2026-05-14T18:19:30.550Z</dcterms:created>
  <dcterms:modified xsi:type="dcterms:W3CDTF">2026-05-14T18:19:30.569Z</dcterms:modified>
</cp:coreProperties>
</file>