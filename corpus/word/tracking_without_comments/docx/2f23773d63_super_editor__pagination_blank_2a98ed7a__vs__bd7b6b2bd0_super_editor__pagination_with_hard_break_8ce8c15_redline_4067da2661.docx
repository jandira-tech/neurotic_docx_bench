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72B472" w14:textId="1E4BF3B9" w:rsidR="00CF37AB" w:rsidRDefault="00CF37AB" w:rsidP="00DF2158">
      <w:pPr>
        <w:rPr>
          <w:ins w:id="20" w:author="Gabriel Chittolina" w:date="2026-09-26T15:12:00Z" w16du:dateUtc="2026-09-26T19:12:00Z"/>
        </w:rPr>
      </w:pPr>
      <w:ins w:id="21" w:author="Gabriel Chittolina" w:date="2026-09-26T15:12:00Z" w16du:dateUtc="2026-09-26T19:12:00Z">
        <w:r>
          <w:t>I am first page</w:t>
        </w:r>
      </w:ins>
    </w:p>
    <w:p w14:paraId="6305E870" w14:textId="77777777" w:rsidR="00CF37AB" w:rsidRDefault="00CF37AB">
      <w:pPr>
        <w:rPr>
          <w:ins w:id="22" w:author="Gabriel Chittolina" w:date="2026-09-26T15:12:00Z" w16du:dateUtc="2026-09-26T19:12:00Z"/>
        </w:rPr>
      </w:pPr>
      <w:ins w:id="23" w:author="Gabriel Chittolina" w:date="2026-09-26T15:12:00Z" w16du:dateUtc="2026-09-26T19:12:00Z">
        <w:r>
          <w:br w:type="page"/>
        </w:r>
      </w:ins>
    </w:p>
    <w:p w14:paraId="00000001" w14:textId="77777777" w:rsidR="00E656EB" w:rsidRDefault="00CF37AB">
      <w:ins w:id="24" w:author="Gabriel Chittolina" w:date="2026-09-26T15:12:00Z" w16du:dateUtc="2026-09-26T19:12:00Z">
        <w:r>
          <w:lastRenderedPageBreak/>
          <w:t>I am second page</w:t>
        </w:r>
      </w:ins>
    </w:p>
    <w:sectPr w:rsidR="00E656EB" w:rsidSect="00DF2158">
      <w:headerReference w:type="default" r:id="rId6"/>
      <w:footerReference w:type="default" r:id="rId7"/>
      <w:pgSz w:w="12240" w:h="15840"/>
      <w:pgMar w:top="2880" w:right="1440" w:bottom="2880" w:left="1440" w:header="720" w:footer="846" w:gutter="0"/>
      <w:pgNumType w:start="1"/>
      <w:cols w:space="720"/>
      <w:docGrid w:linePitch="360"/>
      <w:sectPrChange w:id="28" w:author="Gabriel Chittolina" w:date="2026-09-26T15:12:00Z" w16du:dateUtc="2026-09-26T19:12:00Z">
        <w:sectPr w:rsidR="00E656EB" w:rsidSect="00DF2158">
          <w:pgMar w:top="1440" w:right="1440" w:bottom="1440" w:left="1440" w:header="720" w:footer="720" w:gutter="0"/>
          <w:pgNumType w:start="1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15CADAC" w14:textId="77777777" w:rsidR="000B3EB3" w:rsidRDefault="000B3EB3" w:rsidP="00DF2158">
      <w:pPr>
        <w:pPrChange w:id="18" w:author="Gabriel Chittolina" w:date="2026-09-26T15:12:00Z" w16du:dateUtc="2026-09-26T19:12:00Z">
          <w:pPr>
            <w:spacing w:line="240" w:lineRule="auto"/>
          </w:pPr>
        </w:pPrChange>
      </w:pPr>
      <w:r>
        <w:separator/>
      </w:r>
    </w:p>
  </w:endnote>
  <w:endnote w:type="continuationSeparator" w:id="0">
    <w:p w14:paraId="4CE0ED16" w14:textId="77777777" w:rsidR="000B3EB3" w:rsidRDefault="000B3EB3" w:rsidP="00DF2158">
      <w:pPr>
        <w:pPrChange w:id="19" w:author="Gabriel Chittolina" w:date="2026-09-26T15:12:00Z" w16du:dateUtc="2026-09-26T19:12:00Z">
          <w:pPr>
            <w:spacing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7A7214" w14:textId="77777777" w:rsidR="00D539B1" w:rsidRDefault="00DF2158" w:rsidP="00DF2158">
    <w:pPr>
      <w:pStyle w:val="Header"/>
      <w:pPrChange w:id="26" w:author="Gabriel Chittolina" w:date="2026-09-26T15:12:00Z" w16du:dateUtc="2026-09-26T19:12:00Z">
        <w:pPr>
          <w:pStyle w:val="Footer"/>
        </w:pPr>
      </w:pPrChange>
    </w:pPr>
    <w:ins w:id="27" w:author="Gabriel Chittolina" w:date="2026-09-26T15:12:00Z" w16du:dateUtc="2026-09-26T19:12:00Z">
      <w:r>
        <w:t>I am a two inch (</w:t>
      </w:r>
      <w:r w:rsidRPr="00DF2158">
        <w:t>192</w:t>
      </w:r>
      <w:r>
        <w:t xml:space="preserve"> px) footer</w:t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49DD73A" w14:textId="77777777" w:rsidR="000B3EB3" w:rsidRDefault="000B3EB3" w:rsidP="00DF2158">
      <w:pPr>
        <w:pPrChange w:id="16" w:author="Gabriel Chittolina" w:date="2026-09-26T15:12:00Z" w16du:dateUtc="2026-09-26T19:12:00Z">
          <w:pPr>
            <w:spacing w:line="240" w:lineRule="auto"/>
          </w:pPr>
        </w:pPrChange>
      </w:pPr>
      <w:r>
        <w:separator/>
      </w:r>
    </w:p>
  </w:footnote>
  <w:footnote w:type="continuationSeparator" w:id="0">
    <w:p w14:paraId="4330A3F3" w14:textId="77777777" w:rsidR="000B3EB3" w:rsidRDefault="000B3EB3" w:rsidP="00DF2158">
      <w:pPr>
        <w:pPrChange w:id="17" w:author="Gabriel Chittolina" w:date="2026-09-26T15:12:00Z" w16du:dateUtc="2026-09-26T19:12:00Z">
          <w:pPr>
            <w:spacing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290538" w14:textId="77777777" w:rsidR="00D539B1" w:rsidRDefault="00DF2158">
    <w:pPr>
      <w:pStyle w:val="Header"/>
    </w:pPr>
    <w:ins w:id="25" w:author="Gabriel Chittolina" w:date="2026-09-26T15:12:00Z" w16du:dateUtc="2026-09-26T19:12:00Z">
      <w:r>
        <w:t>I am a two inch (</w:t>
      </w:r>
      <w:r w:rsidRPr="00DF2158">
        <w:t>192</w:t>
      </w:r>
      <w:r>
        <w:t xml:space="preserve"> px) header</w:t>
      </w:r>
    </w:ins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6EB"/>
    <w:rsid w:val="0002019A"/>
    <w:rsid w:val="000B3EB3"/>
    <w:rsid w:val="00360F1B"/>
    <w:rsid w:val="003C1D14"/>
    <w:rsid w:val="003C58BC"/>
    <w:rsid w:val="00906919"/>
    <w:rsid w:val="00931F1A"/>
    <w:rsid w:val="00A2012B"/>
    <w:rsid w:val="00AF4127"/>
    <w:rsid w:val="00CF37AB"/>
    <w:rsid w:val="00D539B1"/>
    <w:rsid w:val="00DF2158"/>
    <w:rsid w:val="00DF7B87"/>
    <w:rsid w:val="00E656EB"/>
    <w:rsid w:val="226E8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E0C21763-21E4-F744-A210-B9AFA2A6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158"/>
    <w:pPr>
      <w:keepNext/>
      <w:keepLines/>
      <w:spacing w:before="360" w:after="80" w:line="240" w:lineRule="auto"/>
      <w:outlineLvl w:val="0"/>
      <w:pPrChange w:id="0" w:author="Gabriel Chittolina" w:date="2026-09-26T15:12:00Z">
        <w:pPr>
          <w:keepNext/>
          <w:keepLines/>
          <w:spacing w:before="400" w:after="12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  <w:rPrChange w:id="0" w:author="Gabriel Chittolina" w:date="2026-09-26T15:12:00Z">
        <w:rPr>
          <w:rFonts w:ascii="Arial" w:eastAsia="Arial" w:hAnsi="Arial" w:cs="Arial"/>
          <w:sz w:val="40"/>
          <w:szCs w:val="40"/>
          <w:lang w:val="en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158"/>
    <w:pPr>
      <w:keepNext/>
      <w:keepLines/>
      <w:spacing w:before="160" w:after="80" w:line="240" w:lineRule="auto"/>
      <w:outlineLvl w:val="1"/>
      <w:pPrChange w:id="1" w:author="Gabriel Chittolina" w:date="2026-09-26T15:12:00Z">
        <w:pPr>
          <w:keepNext/>
          <w:keepLines/>
          <w:spacing w:before="360" w:after="12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  <w:rPrChange w:id="1" w:author="Gabriel Chittolina" w:date="2026-09-26T15:12:00Z">
        <w:rPr>
          <w:rFonts w:ascii="Arial" w:eastAsia="Arial" w:hAnsi="Arial" w:cs="Arial"/>
          <w:sz w:val="32"/>
          <w:szCs w:val="32"/>
          <w:lang w:val="en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158"/>
    <w:pPr>
      <w:keepNext/>
      <w:keepLines/>
      <w:spacing w:before="160" w:after="80" w:line="240" w:lineRule="auto"/>
      <w:outlineLvl w:val="2"/>
      <w:pPrChange w:id="2" w:author="Gabriel Chittolina" w:date="2026-09-26T15:12:00Z">
        <w:pPr>
          <w:keepNext/>
          <w:keepLines/>
          <w:spacing w:before="320" w:after="80" w:line="276" w:lineRule="auto"/>
          <w:outlineLvl w:val="2"/>
        </w:pPr>
      </w:pPrChange>
    </w:pPr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US"/>
      <w14:ligatures w14:val="standardContextual"/>
      <w:rPrChange w:id="2" w:author="Gabriel Chittolina" w:date="2026-09-26T15:12:00Z">
        <w:rPr>
          <w:rFonts w:ascii="Arial" w:eastAsia="Arial" w:hAnsi="Arial" w:cs="Arial"/>
          <w:color w:val="434343"/>
          <w:sz w:val="28"/>
          <w:szCs w:val="28"/>
          <w:lang w:val="en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158"/>
    <w:pPr>
      <w:keepNext/>
      <w:keepLines/>
      <w:spacing w:before="80" w:after="40" w:line="240" w:lineRule="auto"/>
      <w:outlineLvl w:val="3"/>
      <w:pPrChange w:id="3" w:author="Gabriel Chittolina" w:date="2026-09-26T15:12:00Z">
        <w:pPr>
          <w:keepNext/>
          <w:keepLines/>
          <w:spacing w:before="280" w:after="80" w:line="276" w:lineRule="auto"/>
          <w:outlineLvl w:val="3"/>
        </w:pPr>
      </w:pPrChange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  <w:rPrChange w:id="3" w:author="Gabriel Chittolina" w:date="2026-09-26T15:12:00Z">
        <w:rPr>
          <w:rFonts w:ascii="Arial" w:eastAsia="Arial" w:hAnsi="Arial" w:cs="Arial"/>
          <w:color w:val="666666"/>
          <w:sz w:val="24"/>
          <w:szCs w:val="24"/>
          <w:lang w:val="en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158"/>
    <w:pPr>
      <w:keepNext/>
      <w:keepLines/>
      <w:spacing w:before="80" w:after="40" w:line="240" w:lineRule="auto"/>
      <w:outlineLvl w:val="4"/>
      <w:pPrChange w:id="4" w:author="Gabriel Chittolina" w:date="2026-09-26T15:12:00Z">
        <w:pPr>
          <w:keepNext/>
          <w:keepLines/>
          <w:spacing w:before="240" w:after="80" w:line="276" w:lineRule="auto"/>
          <w:outlineLvl w:val="4"/>
        </w:pPr>
      </w:pPrChange>
    </w:pPr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:lang w:val="en-US"/>
      <w14:ligatures w14:val="standardContextual"/>
      <w:rPrChange w:id="4" w:author="Gabriel Chittolina" w:date="2026-09-26T15:12:00Z">
        <w:rPr>
          <w:rFonts w:ascii="Arial" w:eastAsia="Arial" w:hAnsi="Arial" w:cs="Arial"/>
          <w:color w:val="666666"/>
          <w:sz w:val="22"/>
          <w:szCs w:val="22"/>
          <w:lang w:val="en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158"/>
    <w:pPr>
      <w:keepNext/>
      <w:keepLines/>
      <w:spacing w:before="40" w:line="240" w:lineRule="auto"/>
      <w:outlineLvl w:val="5"/>
      <w:pPrChange w:id="5" w:author="Gabriel Chittolina" w:date="2026-09-26T15:12:00Z">
        <w:pPr>
          <w:keepNext/>
          <w:keepLines/>
          <w:spacing w:before="240" w:after="80" w:line="276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  <w:rPrChange w:id="5" w:author="Gabriel Chittolina" w:date="2026-09-26T15:12:00Z">
        <w:rPr>
          <w:rFonts w:ascii="Arial" w:eastAsia="Arial" w:hAnsi="Arial" w:cs="Arial"/>
          <w:i/>
          <w:color w:val="666666"/>
          <w:sz w:val="22"/>
          <w:szCs w:val="22"/>
          <w:lang w:val="en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158"/>
    <w:pPr>
      <w:keepNext/>
      <w:keepLines/>
      <w:spacing w:before="40" w:line="240" w:lineRule="auto"/>
      <w:outlineLvl w:val="6"/>
      <w:pPrChange w:id="6" w:author="Gabriel Chittolina" w:date="2026-09-26T15:12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  <w:rPrChange w:id="6" w:author="Gabriel Chittolina" w:date="2026-09-26T15:12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158"/>
    <w:pPr>
      <w:keepNext/>
      <w:keepLines/>
      <w:spacing w:line="240" w:lineRule="auto"/>
      <w:outlineLvl w:val="7"/>
      <w:pPrChange w:id="7" w:author="Gabriel Chittolina" w:date="2026-09-26T15:12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  <w:rPrChange w:id="7" w:author="Gabriel Chittolina" w:date="2026-09-26T15:12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158"/>
    <w:pPr>
      <w:keepNext/>
      <w:keepLines/>
      <w:spacing w:line="240" w:lineRule="auto"/>
      <w:outlineLvl w:val="8"/>
      <w:pPrChange w:id="8" w:author="Gabriel Chittolina" w:date="2026-09-26T15:12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  <w:rPrChange w:id="8" w:author="Gabriel Chittolina" w:date="2026-09-26T15:12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F2158"/>
    <w:pPr>
      <w:spacing w:after="80" w:line="240" w:lineRule="auto"/>
      <w:contextualSpacing/>
      <w:pPrChange w:id="9" w:author="Gabriel Chittolina" w:date="2026-09-26T15:12:00Z">
        <w:pPr>
          <w:keepNext/>
          <w:keepLines/>
          <w:spacing w:after="60" w:line="276" w:lineRule="auto"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  <w:rPrChange w:id="9" w:author="Gabriel Chittolina" w:date="2026-09-26T15:12:00Z">
        <w:rPr>
          <w:rFonts w:ascii="Arial" w:eastAsia="Arial" w:hAnsi="Arial" w:cs="Arial"/>
          <w:sz w:val="52"/>
          <w:szCs w:val="52"/>
          <w:lang w:val="en" w:eastAsia="en-US" w:bidi="ar-SA"/>
        </w:rPr>
      </w:rPrChange>
    </w:rPr>
  </w:style>
  <w:style w:type="paragraph" w:styleId="Subtitle">
    <w:name w:val="Subtitle"/>
    <w:basedOn w:val="Normal"/>
    <w:next w:val="Normal"/>
    <w:link w:val="SubtitleChar"/>
    <w:uiPriority w:val="11"/>
    <w:qFormat/>
    <w:rsid w:val="00DF2158"/>
    <w:pPr>
      <w:numPr>
        <w:ilvl w:val="1"/>
      </w:numPr>
      <w:spacing w:after="160" w:line="240" w:lineRule="auto"/>
      <w:pPrChange w:id="10" w:author="Gabriel Chittolina" w:date="2026-09-26T15:12:00Z">
        <w:pPr>
          <w:keepNext/>
          <w:keepLines/>
          <w:spacing w:after="320" w:line="276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  <w:rPrChange w:id="10" w:author="Gabriel Chittolina" w:date="2026-09-26T15:12:00Z">
        <w:rPr>
          <w:rFonts w:ascii="Arial" w:eastAsia="Arial" w:hAnsi="Arial" w:cs="Arial"/>
          <w:color w:val="666666"/>
          <w:sz w:val="30"/>
          <w:szCs w:val="30"/>
          <w:lang w:val="en" w:eastAsia="en-US" w:bidi="ar-SA"/>
        </w:rPr>
      </w:rPrChange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9B1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9B1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9B1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D539B1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9B1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9B1"/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9B1"/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9B1"/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9B1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539B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539B1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DF2158"/>
    <w:pPr>
      <w:spacing w:before="160" w:after="160" w:line="240" w:lineRule="auto"/>
      <w:jc w:val="center"/>
      <w:pPrChange w:id="11" w:author="Gabriel Chittolina" w:date="2026-09-26T15:12:00Z">
        <w:pPr>
          <w:spacing w:before="160" w:after="160"/>
          <w:jc w:val="center"/>
        </w:pPr>
      </w:pPrChange>
    </w:pPr>
    <w:rPr>
      <w:rFonts w:eastAsiaTheme="minorHAnsi" w:cs="Times New Roman (Body CS)"/>
      <w:i/>
      <w:iCs/>
      <w:color w:val="404040" w:themeColor="text1" w:themeTint="BF"/>
      <w:kern w:val="2"/>
      <w:sz w:val="24"/>
      <w:szCs w:val="24"/>
      <w:lang w:val="en-US"/>
      <w14:ligatures w14:val="standardContextual"/>
      <w:rPrChange w:id="11" w:author="Gabriel Chittolina" w:date="2026-09-26T15:12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D539B1"/>
    <w:rPr>
      <w:rFonts w:eastAsiaTheme="minorHAnsi" w:cs="Times New Roman (Body CS)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DF2158"/>
    <w:pPr>
      <w:spacing w:line="240" w:lineRule="auto"/>
      <w:ind w:left="720"/>
      <w:contextualSpacing/>
      <w:pPrChange w:id="12" w:author="Gabriel Chittolina" w:date="2026-09-26T15:12:00Z">
        <w:pPr>
          <w:ind w:left="720"/>
          <w:contextualSpacing/>
        </w:pPr>
      </w:pPrChange>
    </w:pPr>
    <w:rPr>
      <w:rFonts w:eastAsiaTheme="minorHAnsi" w:cs="Times New Roman (Body CS)"/>
      <w:kern w:val="2"/>
      <w:sz w:val="24"/>
      <w:szCs w:val="24"/>
      <w:lang w:val="en-US"/>
      <w14:ligatures w14:val="standardContextual"/>
      <w:rPrChange w:id="12" w:author="Gabriel Chittolina" w:date="2026-09-26T15:12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D539B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15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  <w:pPrChange w:id="13" w:author="Gabriel Chittolina" w:date="2026-09-26T15:12:00Z">
        <w:pPr>
          <w:pBdr>
            <w:top w:val="single" w:sz="4" w:space="10" w:color="365F91" w:themeColor="accent1" w:themeShade="BF"/>
            <w:bottom w:val="single" w:sz="4" w:space="10" w:color="365F91" w:themeColor="accent1" w:themeShade="BF"/>
          </w:pBdr>
          <w:spacing w:before="360" w:after="360"/>
          <w:ind w:left="864" w:right="864"/>
          <w:jc w:val="center"/>
        </w:pPr>
      </w:pPrChange>
    </w:pPr>
    <w:rPr>
      <w:rFonts w:eastAsiaTheme="minorHAnsi" w:cs="Times New Roman (Body CS)"/>
      <w:i/>
      <w:iCs/>
      <w:color w:val="365F91" w:themeColor="accent1" w:themeShade="BF"/>
      <w:kern w:val="2"/>
      <w:sz w:val="24"/>
      <w:szCs w:val="24"/>
      <w:lang w:val="en-US"/>
      <w14:ligatures w14:val="standardContextual"/>
      <w:rPrChange w:id="13" w:author="Gabriel Chittolina" w:date="2026-09-26T15:12:00Z">
        <w:rPr>
          <w:rFonts w:ascii="Arial" w:eastAsiaTheme="minorHAnsi" w:hAnsi="Arial" w:cs="Times New Roman (Body CS)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9B1"/>
    <w:rPr>
      <w:rFonts w:eastAsiaTheme="minorHAnsi" w:cs="Times New Roman (Body CS)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D539B1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2158"/>
    <w:pPr>
      <w:tabs>
        <w:tab w:val="center" w:pos="4680"/>
        <w:tab w:val="right" w:pos="9360"/>
      </w:tabs>
      <w:spacing w:line="240" w:lineRule="auto"/>
      <w:pPrChange w:id="14" w:author="Gabriel Chittolina" w:date="2026-09-26T15:12:00Z">
        <w:pPr>
          <w:tabs>
            <w:tab w:val="center" w:pos="4680"/>
            <w:tab w:val="right" w:pos="9360"/>
          </w:tabs>
        </w:pPr>
      </w:pPrChange>
    </w:pPr>
    <w:rPr>
      <w:rFonts w:eastAsiaTheme="minorHAnsi" w:cs="Times New Roman (Body CS)"/>
      <w:kern w:val="2"/>
      <w:sz w:val="24"/>
      <w:szCs w:val="24"/>
      <w:lang w:val="en-US"/>
      <w14:ligatures w14:val="standardContextual"/>
      <w:rPrChange w:id="14" w:author="Gabriel Chittolina" w:date="2026-09-26T15:12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D539B1"/>
    <w:rPr>
      <w:rFonts w:eastAsiaTheme="minorHAnsi" w:cs="Times New Roman (Body CS)"/>
      <w:kern w:val="2"/>
      <w:sz w:val="24"/>
      <w:szCs w:val="24"/>
      <w:lang w:val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DF2158"/>
    <w:pPr>
      <w:tabs>
        <w:tab w:val="center" w:pos="4680"/>
        <w:tab w:val="right" w:pos="9360"/>
      </w:tabs>
      <w:spacing w:line="240" w:lineRule="auto"/>
      <w:pPrChange w:id="15" w:author="Gabriel Chittolina" w:date="2026-09-26T15:12:00Z">
        <w:pPr>
          <w:tabs>
            <w:tab w:val="center" w:pos="4680"/>
            <w:tab w:val="right" w:pos="9360"/>
          </w:tabs>
        </w:pPr>
      </w:pPrChange>
    </w:pPr>
    <w:rPr>
      <w:rFonts w:eastAsiaTheme="minorHAnsi" w:cs="Times New Roman (Body CS)"/>
      <w:kern w:val="2"/>
      <w:sz w:val="24"/>
      <w:szCs w:val="24"/>
      <w:lang w:val="en-US"/>
      <w14:ligatures w14:val="standardContextual"/>
      <w:rPrChange w:id="15" w:author="Gabriel Chittolina" w:date="2026-09-26T15:12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D539B1"/>
    <w:rPr>
      <w:rFonts w:eastAsiaTheme="minorHAnsi" w:cs="Times New Roman (Body CS)"/>
      <w:kern w:val="2"/>
      <w:sz w:val="24"/>
      <w:szCs w:val="24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2026-09-26T19:12:00Z</dcterms:created>
  <dcterms:modified xsi:type="dcterms:W3CDTF">2026-09-26T19:12:00Z</dcterms:modified>
</cp:coreProperties>
</file>