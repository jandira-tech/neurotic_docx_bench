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182A7" w14:textId="77777777" w:rsidR="006A5F65" w:rsidRDefault="006A5F65">
      <w:r>
        <w:t>file_</w:t>
      </w:r>
      <w:ins w:id="0" w:author="Arthur Souza Rodrigues" w:date="2026-07-10T21:44:00Z" w16du:dateUtc="2026-07-11T01:44:00Z">
        <w:r w:rsidR="004A3C28">
          <w:t>63</w:t>
        </w:r>
      </w:ins>
      <w:del w:id="1" w:author="Arthur Souza Rodrigues" w:date="2026-07-10T21:44:00Z" w16du:dateUtc="2026-07-11T01:44:00Z">
        <w:r>
          <w:delText>62</w:delText>
        </w:r>
      </w:del>
      <w:r>
        <w:t>.docx</w:t>
      </w:r>
    </w:p>
    <w:p w14:paraId="50AE142A" w14:textId="332C9D1B" w:rsidR="00A07BDD" w:rsidRDefault="005F7AAE">
      <w:pPr>
        <w:rPr>
          <w:ins w:id="2" w:author="Arthur Souza Rodrigues" w:date="2026-07-10T21:44:00Z" w16du:dateUtc="2026-07-11T01:44:00Z"/>
        </w:rPr>
      </w:pPr>
      <w:ins w:id="3" w:author="Arthur Souza Rodrigues" w:date="2026-07-10T21:44:00Z" w16du:dateUtc="2026-07-11T01:44:00Z">
        <w:r>
          <w:t>Contract Review</w:t>
        </w:r>
      </w:ins>
    </w:p>
    <w:p w14:paraId="2615356A" w14:textId="3C6076FC" w:rsidR="00FA4FCD" w:rsidRDefault="005F7AAE">
      <w:pPr>
        <w:rPr>
          <w:del w:id="4" w:author="Arthur Souza Rodrigues" w:date="2026-07-10T21:44:00Z" w16du:dateUtc="2026-07-11T01:44:00Z"/>
        </w:rPr>
      </w:pPr>
      <w:ins w:id="5" w:author="Arthur Souza Rodrigues" w:date="2026-07-10T21:44:00Z" w16du:dateUtc="2026-07-11T01:44:00Z">
        <w:r>
          <w:t>Clause</w:t>
        </w:r>
        <w:r>
          <w:tab/>
          <w:t>Status</w:t>
        </w:r>
        <w:r>
          <w:tab/>
          <w:t>Notes</w:t>
        </w:r>
        <w:r>
          <w:tab/>
        </w:r>
        <w:proofErr w:type="spellStart"/>
        <w:r>
          <w:t>Payme</w:t>
        </w:r>
        <w:proofErr w:type="spellEnd"/>
        <w:r>
          <w:tab/>
        </w:r>
        <w:proofErr w:type="spellStart"/>
        <w:r>
          <w:t>Signed</w:t>
        </w:r>
        <w:r>
          <w:t>d</w:t>
        </w:r>
        <w:proofErr w:type="spellEnd"/>
        <w:r>
          <w:tab/>
        </w:r>
        <w:r>
          <w:t xml:space="preserve"> (revised)</w:t>
        </w:r>
        <w:r>
          <w:t>Net 30 days</w:t>
        </w:r>
        <w:r>
          <w:tab/>
          <w:t>Liability Cap</w:t>
        </w:r>
        <w:r>
          <w:tab/>
          <w:t>Under Review</w:t>
        </w:r>
        <w:r>
          <w:tab/>
          <w:t>Limit to $500K</w:t>
        </w:r>
        <w:r>
          <w:tab/>
          <w:t>Termination</w:t>
        </w:r>
        <w:r>
          <w:tab/>
          <w:t>Pending</w:t>
        </w:r>
        <w:r>
          <w:tab/>
          <w:t xml:space="preserve">90 </w:t>
        </w:r>
        <w:proofErr w:type="spellStart"/>
        <w:r>
          <w:t>days notice</w:t>
        </w:r>
      </w:ins>
      <w:proofErr w:type="spellEnd"/>
      <w:del w:id="6" w:author="Arthur Souza Rodrigues" w:date="2026-07-10T21:44:00Z" w16du:dateUtc="2026-07-11T01:44:00Z">
        <w:r>
          <w:delText>Meeting Minutes</w:delText>
        </w:r>
      </w:del>
    </w:p>
    <w:p w14:paraId="16AEF5DB" w14:textId="77777777" w:rsidR="00FA4FCD" w:rsidRDefault="005F7AAE">
      <w:pPr>
        <w:rPr>
          <w:del w:id="7" w:author="Arthur Souza Rodrigues" w:date="2026-07-10T21:44:00Z" w16du:dateUtc="2026-07-11T01:44:00Z"/>
        </w:rPr>
      </w:pPr>
      <w:del w:id="8" w:author="Arthur Souza Rodrigues" w:date="2026-07-10T21:44:00Z" w16du:dateUtc="2026-07-11T01:44:00Z">
        <w:r>
          <w:delText>Date: January 10, 2026</w:delText>
        </w:r>
      </w:del>
    </w:p>
    <w:p w14:paraId="511A9DF0" w14:textId="77777777" w:rsidR="00FA4FCD" w:rsidRDefault="005F7AAE">
      <w:pPr>
        <w:rPr>
          <w:del w:id="9" w:author="Arthur Souza Rodrigues" w:date="2026-07-10T21:44:00Z" w16du:dateUtc="2026-07-11T01:44:00Z"/>
        </w:rPr>
      </w:pPr>
      <w:del w:id="10" w:author="Arthur Souza Rodrigues" w:date="2026-07-10T21:44:00Z" w16du:dateUtc="2026-07-11T01:44:00Z">
        <w:r>
          <w:delText>Attendees: John, Sarah, Mike</w:delText>
        </w:r>
      </w:del>
    </w:p>
    <w:p w14:paraId="0529CFB1" w14:textId="77777777" w:rsidR="00FA4FCD" w:rsidRDefault="005F7AAE">
      <w:pPr>
        <w:rPr>
          <w:del w:id="11" w:author="Arthur Souza Rodrigues" w:date="2026-07-10T21:44:00Z" w16du:dateUtc="2026-07-11T01:44:00Z"/>
        </w:rPr>
      </w:pPr>
      <w:del w:id="12" w:author="Arthur Souza Rodrigues" w:date="2026-07-10T21:44:00Z" w16du:dateUtc="2026-07-11T01:44:00Z">
        <w:r>
          <w:delText xml:space="preserve">Action items: Complete the report by </w:delText>
        </w:r>
        <w:r>
          <w:delText>Wednesday</w:delText>
        </w:r>
        <w:r>
          <w:delText>.</w:delText>
        </w:r>
      </w:del>
    </w:p>
    <w:p w14:paraId="30116210" w14:textId="77777777" w:rsidR="00FA4FCD" w:rsidRDefault="005F7AAE">
      <w:del w:id="13" w:author="Arthur Souza Rodrigues" w:date="2026-07-10T21:44:00Z" w16du:dateUtc="2026-07-11T01:44:00Z">
        <w:r>
          <w:delText xml:space="preserve">Next meeting </w:delText>
        </w:r>
        <w:r>
          <w:delText>11</w:delText>
        </w:r>
        <w:r>
          <w:delText xml:space="preserve"> f</w:delText>
        </w:r>
        <w:r>
          <w:delText>, Lisa</w:delText>
        </w:r>
        <w:r>
          <w:delText>or January 17.</w:delText>
        </w:r>
      </w:del>
    </w:p>
    <w:sectPr w:rsidR="00FA4F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FCD"/>
    <w:rsid w:val="003A31FB"/>
    <w:rsid w:val="004A3C28"/>
    <w:rsid w:val="006A5F65"/>
    <w:rsid w:val="00A07BDD"/>
    <w:rsid w:val="00C1396E"/>
    <w:rsid w:val="00D53FE7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9E06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2026-07-11T01:44:00Z</dcterms:modified>
</cp:coreProperties>
</file>