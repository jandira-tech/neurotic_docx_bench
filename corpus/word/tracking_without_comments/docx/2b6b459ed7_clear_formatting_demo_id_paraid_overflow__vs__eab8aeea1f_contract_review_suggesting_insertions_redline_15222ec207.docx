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DBA888" w14:textId="77777777" w:rsidR="00CE6440" w:rsidRDefault="00E006A6">
      <w:pPr>
        <w:rPr>
          <w:ins w:id="0" w:author="Comparison" w:date="2026-07-05T01:29:00Z" w16du:dateUtc="2026-07-05T05:29:00Z"/>
        </w:rPr>
      </w:pPr>
      <w:ins w:id="1" w:author="Comparison" w:date="2026-07-05T01:29:00Z" w16du:dateUtc="2026-07-05T05:29:00Z">
        <w:r>
          <w:t>Contract Review</w:t>
        </w:r>
      </w:ins>
    </w:p>
    <w:p w14:paraId="21DD45F2" w14:textId="77777777" w:rsidR="00CE6440" w:rsidRDefault="00CE6440">
      <w:pPr>
        <w:rPr>
          <w:ins w:id="2" w:author="Comparison" w:date="2026-07-05T01:29:00Z" w16du:dateUtc="2026-07-05T05:29:00Z"/>
        </w:rPr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E6440" w14:paraId="2A04D76B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3" w:author="Comparison" w:date="2026-07-05T01:29:00Z" w16du:dateUtc="2026-07-05T05:29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114E7" w14:textId="77777777" w:rsidR="00CE6440" w:rsidRDefault="00E006A6">
            <w:pPr>
              <w:rPr>
                <w:ins w:id="4" w:author="Comparison" w:date="2026-07-05T01:29:00Z" w16du:dateUtc="2026-07-05T05:29:00Z"/>
              </w:rPr>
            </w:pPr>
            <w:ins w:id="5" w:author="Comparison" w:date="2026-07-05T01:29:00Z" w16du:dateUtc="2026-07-05T05:29:00Z">
              <w:r>
                <w:t>Clause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BC067" w14:textId="77777777" w:rsidR="00CE6440" w:rsidRDefault="00E006A6">
            <w:pPr>
              <w:rPr>
                <w:ins w:id="6" w:author="Comparison" w:date="2026-07-05T01:29:00Z" w16du:dateUtc="2026-07-05T05:29:00Z"/>
              </w:rPr>
            </w:pPr>
            <w:ins w:id="7" w:author="Comparison" w:date="2026-07-05T01:29:00Z" w16du:dateUtc="2026-07-05T05:29:00Z">
              <w:r>
                <w:t>Status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10B22" w14:textId="77777777" w:rsidR="00CE6440" w:rsidRDefault="00E006A6">
            <w:pPr>
              <w:rPr>
                <w:ins w:id="8" w:author="Comparison" w:date="2026-07-05T01:29:00Z" w16du:dateUtc="2026-07-05T05:29:00Z"/>
              </w:rPr>
            </w:pPr>
            <w:ins w:id="9" w:author="Comparison" w:date="2026-07-05T01:29:00Z" w16du:dateUtc="2026-07-05T05:29:00Z">
              <w:r>
                <w:t>Notes</w:t>
              </w:r>
            </w:ins>
          </w:p>
        </w:tc>
      </w:tr>
      <w:tr w:rsidR="00CE6440" w14:paraId="59E687C4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10" w:author="Comparison" w:date="2026-07-05T01:29:00Z" w16du:dateUtc="2026-07-05T05:29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8E2F7" w14:textId="77777777" w:rsidR="00CE6440" w:rsidRDefault="00E006A6">
            <w:pPr>
              <w:rPr>
                <w:ins w:id="11" w:author="Comparison" w:date="2026-07-05T01:29:00Z" w16du:dateUtc="2026-07-05T05:29:00Z"/>
              </w:rPr>
            </w:pPr>
            <w:ins w:id="12" w:author="Comparison" w:date="2026-07-05T01:29:00Z" w16du:dateUtc="2026-07-05T05:29:00Z">
              <w:r>
                <w:t>Payment Terms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7CEF6" w14:textId="77777777" w:rsidR="00CE6440" w:rsidRDefault="00E006A6">
            <w:pPr>
              <w:rPr>
                <w:ins w:id="13" w:author="Comparison" w:date="2026-07-05T01:29:00Z" w16du:dateUtc="2026-07-05T05:29:00Z"/>
              </w:rPr>
            </w:pPr>
            <w:ins w:id="14" w:author="Comparison" w:date="2026-07-05T01:29:00Z" w16du:dateUtc="2026-07-05T05:29:00Z">
              <w:r>
                <w:t>Approved by Legal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B73CF" w14:textId="77777777" w:rsidR="00CE6440" w:rsidRDefault="00E006A6">
            <w:pPr>
              <w:rPr>
                <w:ins w:id="15" w:author="Comparison" w:date="2026-07-05T01:29:00Z" w16du:dateUtc="2026-07-05T05:29:00Z"/>
              </w:rPr>
            </w:pPr>
            <w:ins w:id="16" w:author="Comparison" w:date="2026-07-05T01:29:00Z" w16du:dateUtc="2026-07-05T05:29:00Z">
              <w:r>
                <w:t>Net 30 days</w:t>
              </w:r>
            </w:ins>
          </w:p>
        </w:tc>
      </w:tr>
      <w:tr w:rsidR="00CE6440" w14:paraId="12DEE1A9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17" w:author="Comparison" w:date="2026-07-05T01:29:00Z" w16du:dateUtc="2026-07-05T05:29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3538D" w14:textId="77777777" w:rsidR="00CE6440" w:rsidRDefault="00E006A6">
            <w:pPr>
              <w:rPr>
                <w:ins w:id="18" w:author="Comparison" w:date="2026-07-05T01:29:00Z" w16du:dateUtc="2026-07-05T05:29:00Z"/>
              </w:rPr>
            </w:pPr>
            <w:ins w:id="19" w:author="Comparison" w:date="2026-07-05T01:29:00Z" w16du:dateUtc="2026-07-05T05:29:00Z">
              <w:r>
                <w:t>Liability Cap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930E6" w14:textId="77777777" w:rsidR="00CE6440" w:rsidRDefault="00CE6440">
            <w:pPr>
              <w:rPr>
                <w:ins w:id="20" w:author="Comparison" w:date="2026-07-05T01:29:00Z" w16du:dateUtc="2026-07-05T05:29:00Z"/>
              </w:rPr>
            </w:pP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5B7F3" w14:textId="77777777" w:rsidR="00CE6440" w:rsidRDefault="00E006A6">
            <w:pPr>
              <w:rPr>
                <w:ins w:id="21" w:author="Comparison" w:date="2026-07-05T01:29:00Z" w16du:dateUtc="2026-07-05T05:29:00Z"/>
              </w:rPr>
            </w:pPr>
            <w:ins w:id="22" w:author="Comparison" w:date="2026-07-05T01:29:00Z" w16du:dateUtc="2026-07-05T05:29:00Z">
              <w:r>
                <w:t xml:space="preserve">In </w:t>
              </w:r>
              <w:proofErr w:type="spellStart"/>
              <w:r>
                <w:t>ReviewLimit</w:t>
              </w:r>
              <w:proofErr w:type="spellEnd"/>
              <w:r>
                <w:t xml:space="preserve"> to $500K</w:t>
              </w:r>
            </w:ins>
          </w:p>
        </w:tc>
      </w:tr>
    </w:tbl>
    <w:p w14:paraId="170E7401" w14:textId="77777777" w:rsidR="005F2A59" w:rsidRDefault="00E006A6">
      <w:pPr>
        <w:rPr>
          <w:del w:id="23" w:author="Comparison" w:date="2026-07-05T01:29:00Z" w16du:dateUtc="2026-07-05T05:29:00Z"/>
        </w:rPr>
      </w:pPr>
      <w:del w:id="24" w:author="Comparison" w:date="2026-07-05T01:29:00Z" w16du:dateUtc="2026-07-05T05:29:00Z">
        <w:r>
          <w:delText>Clear Formatting Demo</w:delText>
        </w:r>
      </w:del>
    </w:p>
    <w:p w14:paraId="2084FC0B" w14:textId="77777777" w:rsidR="005F2A59" w:rsidRDefault="00E006A6">
      <w:pPr>
        <w:rPr>
          <w:del w:id="25" w:author="Comparison" w:date="2026-07-05T01:29:00Z" w16du:dateUtc="2026-07-05T05:29:00Z"/>
        </w:rPr>
      </w:pPr>
      <w:del w:id="26" w:author="Comparison" w:date="2026-07-05T01:29:00Z" w16du:dateUtc="2026-07-05T05:29:00Z">
        <w:r>
          <w:delText>This document demonstrates clear formatting.</w:delText>
        </w:r>
      </w:del>
    </w:p>
    <w:p w14:paraId="28C5F5E2" w14:textId="77777777" w:rsidR="005F2A59" w:rsidRDefault="00E006A6">
      <w:del w:id="27" w:author="Comparison" w:date="2026-07-05T01:29:00Z" w16du:dateUtc="2026-07-05T05:29:00Z">
        <w:r>
          <w:delText>Text with bold, italic, underline formatting removed.</w:delText>
        </w:r>
      </w:del>
    </w:p>
    <w:sectPr w:rsidR="005F2A5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F2A59"/>
    <w:rsid w:val="005B2003"/>
    <w:rsid w:val="005F2A59"/>
    <w:rsid w:val="00BF0F5F"/>
    <w:rsid w:val="00CE6440"/>
    <w:rsid w:val="00E006A6"/>
    <w:rsid w:val="00EC7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70934A"/>
  <w15:docId w15:val="{71FC5F19-109A-0640-9BE0-3171264F4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208</Characters>
  <Application>Microsoft Office Word</Application>
  <DocSecurity>0</DocSecurity>
  <Lines>1</Lines>
  <Paragraphs>1</Paragraphs>
  <ScaleCrop>false</ScaleCrop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2026-05-14T16:53:00Z</dcterms:created>
  <dcterms:modified xsi:type="dcterms:W3CDTF">2026-07-05T05:29:00Z</dcterms:modified>
</cp:coreProperties>
</file>