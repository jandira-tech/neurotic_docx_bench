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C1709" w14:textId="77777777" w:rsidR="00CE45C5" w:rsidRDefault="00CE45C5">
      <w:pPr>
        <w:rPr>
          <w:i/>
          <w:vertAlign w:val="subscript"/>
          <w:rPrChange w:id="0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</w:pPr>
      <w:r>
        <w:rPr>
          <w:i/>
          <w:vertAlign w:val="subscript"/>
          <w:rPrChange w:id="1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file_</w:t>
      </w:r>
      <w:ins w:id="2" w:author="Arthur Souza Rodrigues" w:date="2026-07-10T21:50:00Z" w16du:dateUtc="2026-07-11T01:50:00Z">
        <w:r w:rsidR="00C72E78">
          <w:rPr>
            <w:i/>
            <w:iCs/>
            <w:vertAlign w:val="subscript"/>
          </w:rPr>
          <w:t>164</w:t>
        </w:r>
      </w:ins>
      <w:del w:id="3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163</w:delText>
        </w:r>
      </w:del>
      <w:r>
        <w:rPr>
          <w:i/>
          <w:vertAlign w:val="subscript"/>
          <w:rPrChange w:id="4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.docx</w:t>
      </w:r>
    </w:p>
    <w:p w14:paraId="5653BD67" w14:textId="7A3C6C85" w:rsidR="00141C8F" w:rsidRDefault="007E52AC">
      <w:del w:id="5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 xml:space="preserve">Times New Roman Bold </w:delText>
        </w:r>
      </w:del>
      <w:r>
        <w:rPr>
          <w:i/>
          <w:vertAlign w:val="subscript"/>
          <w:rPrChange w:id="6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Italic </w:t>
      </w:r>
      <w:ins w:id="7" w:author="Arthur Souza Rodrigues" w:date="2026-07-10T21:50:00Z" w16du:dateUtc="2026-07-11T01:50:00Z">
        <w:r>
          <w:rPr>
            <w:i/>
            <w:iCs/>
            <w:vertAlign w:val="subscript"/>
          </w:rPr>
          <w:t xml:space="preserve">Subscript </w:t>
        </w:r>
      </w:ins>
      <w:r>
        <w:rPr>
          <w:i/>
          <w:vertAlign w:val="subscript"/>
          <w:rPrChange w:id="8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Demo</w:t>
      </w:r>
    </w:p>
    <w:p w14:paraId="65960C8E" w14:textId="77777777" w:rsidR="00141C8F" w:rsidRDefault="007E52AC">
      <w:r>
        <w:rPr>
          <w:i/>
          <w:vertAlign w:val="subscript"/>
          <w:rPrChange w:id="9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This document shows </w:t>
      </w:r>
      <w:del w:id="10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 xml:space="preserve">Times New Roman with bold </w:delText>
        </w:r>
      </w:del>
      <w:r>
        <w:rPr>
          <w:i/>
          <w:vertAlign w:val="subscript"/>
          <w:rPrChange w:id="11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italic </w:t>
      </w:r>
      <w:ins w:id="12" w:author="Arthur Souza Rodrigues" w:date="2026-07-10T21:50:00Z" w16du:dateUtc="2026-07-11T01:50:00Z">
        <w:r>
          <w:rPr>
            <w:i/>
            <w:iCs/>
            <w:vertAlign w:val="subscript"/>
          </w:rPr>
          <w:t>with subscript formatting combined</w:t>
        </w:r>
      </w:ins>
      <w:del w:id="13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styles</w:delText>
        </w:r>
      </w:del>
      <w:r>
        <w:rPr>
          <w:i/>
          <w:vertAlign w:val="subscript"/>
          <w:rPrChange w:id="14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p w14:paraId="486C9241" w14:textId="77777777" w:rsidR="00141C8F" w:rsidRDefault="007E52AC">
      <w:ins w:id="15" w:author="Arthur Souza Rodrigues" w:date="2026-07-10T21:50:00Z" w16du:dateUtc="2026-07-11T01:50:00Z">
        <w:r>
          <w:rPr>
            <w:i/>
            <w:iCs/>
            <w:vertAlign w:val="subscript"/>
          </w:rPr>
          <w:t>Italic subscript is used in chemistry and biology equations.</w:t>
        </w:r>
      </w:ins>
      <w:del w:id="16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Times bold italic is traditional for formal academic papers.</w:delText>
        </w:r>
      </w:del>
    </w:p>
    <w:sectPr w:rsidR="00141C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C8F"/>
    <w:rsid w:val="00141C8F"/>
    <w:rsid w:val="00225062"/>
    <w:rsid w:val="00C72E78"/>
    <w:rsid w:val="00CE45C5"/>
    <w:rsid w:val="00D53FE7"/>
    <w:rsid w:val="00E41F36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7704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2026-07-11T01:50:00Z</dcterms:modified>
</cp:coreProperties>
</file>