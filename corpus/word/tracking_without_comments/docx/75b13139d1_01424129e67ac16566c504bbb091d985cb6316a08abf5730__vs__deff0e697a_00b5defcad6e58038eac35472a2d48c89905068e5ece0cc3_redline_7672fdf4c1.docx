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6" w:author="NAZ, Mamoona (OLDHAM MEDICAL SERVICES)" w:date="2026-09-22T13:02:00Z" w16du:dateUtc="2026-09-22T17:02:00Z"/>
          <w:rFonts w:ascii="Californian FB" w:hAnsi="Californian FB"/>
        </w:rPr>
      </w:pPr>
      <w:ins w:id="7" w:author="NAZ, Mamoona (OLDHAM MEDICAL SERVICES)" w:date="2026-09-22T13:02:00Z" w16du:dateUtc="2026-09-22T17:0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8" w:author="NAZ, Mamoona (OLDHAM MEDICAL SERVICES)" w:date="2026-09-22T13:02:00Z" w16du:dateUtc="2026-09-22T17:02:00Z"/>
          <w:rFonts w:ascii="Californian FB" w:hAnsi="Californian FB"/>
          <w:b/>
          <w:bCs/>
        </w:rPr>
      </w:pPr>
    </w:p>
    <w:p w14:paraId="43260A16" w14:textId="77777777" w:rsidR="006F1C2D" w:rsidRDefault="006F1C2D" w:rsidP="006F1C2D">
      <w:pPr>
        <w:jc w:val="center"/>
        <w:rPr>
          <w:ins w:id="9" w:author="NAZ, Mamoona (OLDHAM MEDICAL SERVICES)" w:date="2026-09-22T13:02:00Z" w16du:dateUtc="2026-09-22T17:02:00Z"/>
          <w:rFonts w:cstheme="minorHAnsi"/>
          <w:b/>
          <w:bCs/>
          <w:sz w:val="28"/>
          <w:szCs w:val="28"/>
          <w:u w:val="single"/>
        </w:rPr>
      </w:pPr>
      <w:ins w:id="10" w:author="NAZ, Mamoona (OLDHAM MEDICAL SERVICES)" w:date="2026-09-22T13:02:00Z" w16du:dateUtc="2026-09-22T17:02:00Z">
        <w:r w:rsidRPr="00FA0E32">
          <w:rPr>
            <w:rFonts w:cstheme="minorHAnsi"/>
            <w:b/>
            <w:bCs/>
            <w:sz w:val="28"/>
            <w:szCs w:val="28"/>
            <w:u w:val="single"/>
          </w:rPr>
          <w:t>PPG Meeting</w:t>
        </w:r>
      </w:ins>
    </w:p>
    <w:p w14:paraId="255DC642" w14:textId="487ECD42" w:rsidR="006F1C2D" w:rsidRDefault="00677B90" w:rsidP="006F1C2D">
      <w:pPr>
        <w:jc w:val="center"/>
        <w:rPr>
          <w:ins w:id="11" w:author="NAZ, Mamoona (OLDHAM MEDICAL SERVICES)" w:date="2026-09-22T13:02:00Z" w16du:dateUtc="2026-09-22T17:02:00Z"/>
          <w:rFonts w:cstheme="minorHAnsi"/>
          <w:b/>
          <w:bCs/>
          <w:sz w:val="28"/>
          <w:szCs w:val="28"/>
          <w:u w:val="single"/>
        </w:rPr>
      </w:pPr>
      <w:ins w:id="12" w:author="NAZ, Mamoona (OLDHAM MEDICAL SERVICES)" w:date="2026-09-22T13:02:00Z" w16du:dateUtc="2026-09-22T17:0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3" w:author="NAZ, Mamoona (OLDHAM MEDICAL SERVICES)" w:date="2026-09-22T13:02:00Z" w16du:dateUtc="2026-09-22T17:02:00Z"/>
          <w:rFonts w:cstheme="minorHAnsi"/>
          <w:b/>
          <w:bCs/>
          <w:sz w:val="28"/>
          <w:szCs w:val="28"/>
          <w:u w:val="single"/>
        </w:rPr>
      </w:pPr>
    </w:p>
    <w:p w14:paraId="1E230469" w14:textId="77777777" w:rsidR="006F1C2D" w:rsidRDefault="006F1C2D" w:rsidP="006F1C2D">
      <w:pPr>
        <w:rPr>
          <w:ins w:id="14" w:author="NAZ, Mamoona (OLDHAM MEDICAL SERVICES)" w:date="2026-09-22T13:02:00Z" w16du:dateUtc="2026-09-22T17:02:00Z"/>
          <w:rFonts w:cstheme="minorHAnsi"/>
          <w:b/>
          <w:bCs/>
        </w:rPr>
      </w:pPr>
      <w:ins w:id="15" w:author="NAZ, Mamoona (OLDHAM MEDICAL SERVICES)" w:date="2026-09-22T13:02:00Z" w16du:dateUtc="2026-09-22T17:02:00Z">
        <w:r w:rsidRPr="00FA0E32">
          <w:rPr>
            <w:rFonts w:cstheme="minorHAnsi"/>
            <w:b/>
            <w:bCs/>
          </w:rPr>
          <w:t>Attendees:</w:t>
        </w:r>
      </w:ins>
    </w:p>
    <w:p w14:paraId="406CF681" w14:textId="77777777" w:rsidR="006F1C2D" w:rsidRDefault="006F1C2D" w:rsidP="006F1C2D">
      <w:pPr>
        <w:rPr>
          <w:ins w:id="16" w:author="NAZ, Mamoona (OLDHAM MEDICAL SERVICES)" w:date="2026-09-22T13:02:00Z" w16du:dateUtc="2026-09-22T17:02:00Z"/>
          <w:rFonts w:cstheme="minorHAnsi"/>
        </w:rPr>
      </w:pPr>
      <w:ins w:id="17" w:author="NAZ, Mamoona (OLDHAM MEDICAL SERVICES)" w:date="2026-09-22T13:02:00Z" w16du:dateUtc="2026-09-22T17:02:00Z">
        <w:r w:rsidRPr="00FA0E32">
          <w:rPr>
            <w:rFonts w:cstheme="minorHAnsi"/>
          </w:rPr>
          <w:t>MN – Deputy Manager</w:t>
        </w:r>
      </w:ins>
    </w:p>
    <w:p w14:paraId="160FF56E" w14:textId="7F229838" w:rsidR="0008331C" w:rsidRPr="00FA0E32" w:rsidRDefault="0008331C" w:rsidP="006F1C2D">
      <w:pPr>
        <w:rPr>
          <w:ins w:id="18" w:author="NAZ, Mamoona (OLDHAM MEDICAL SERVICES)" w:date="2026-09-22T13:02:00Z" w16du:dateUtc="2026-09-22T17:02:00Z"/>
          <w:rFonts w:cstheme="minorHAnsi"/>
        </w:rPr>
      </w:pPr>
      <w:ins w:id="19" w:author="NAZ, Mamoona (OLDHAM MEDICAL SERVICES)" w:date="2026-09-22T13:02:00Z" w16du:dateUtc="2026-09-22T17:02:00Z">
        <w:r>
          <w:rPr>
            <w:rFonts w:cstheme="minorHAnsi"/>
          </w:rPr>
          <w:t xml:space="preserve">SA – Practice Manager </w:t>
        </w:r>
      </w:ins>
    </w:p>
    <w:p w14:paraId="4B50E429" w14:textId="77777777" w:rsidR="006F1C2D" w:rsidRDefault="006F1C2D" w:rsidP="006F1C2D">
      <w:pPr>
        <w:rPr>
          <w:ins w:id="20" w:author="NAZ, Mamoona (OLDHAM MEDICAL SERVICES)" w:date="2026-09-22T13:02:00Z" w16du:dateUtc="2026-09-22T17:02:00Z"/>
          <w:rFonts w:cstheme="minorHAnsi"/>
        </w:rPr>
      </w:pPr>
    </w:p>
    <w:p w14:paraId="5F6386BB" w14:textId="77777777" w:rsidR="0008331C" w:rsidRDefault="006F1C2D" w:rsidP="0008331C">
      <w:pPr>
        <w:rPr>
          <w:ins w:id="21" w:author="NAZ, Mamoona (OLDHAM MEDICAL SERVICES)" w:date="2026-09-22T13:02:00Z" w16du:dateUtc="2026-09-22T17:02:00Z"/>
        </w:rPr>
      </w:pPr>
      <w:ins w:id="22" w:author="NAZ, Mamoona (OLDHAM MEDICAL SERVICES)" w:date="2026-09-22T13:02:00Z" w16du:dateUtc="2026-09-22T17:02:00Z">
        <w:r>
          <w:rPr>
            <w:rFonts w:cstheme="minorHAnsi"/>
          </w:rPr>
          <w:t>MC, GM</w:t>
        </w:r>
        <w:r w:rsidR="0008331C">
          <w:rPr>
            <w:rFonts w:cstheme="minorHAnsi"/>
          </w:rPr>
          <w:t>,</w:t>
        </w:r>
      </w:ins>
    </w:p>
    <w:p w14:paraId="0834AD2C" w14:textId="13228619" w:rsidR="0008331C" w:rsidRDefault="0008331C" w:rsidP="0008331C">
      <w:pPr>
        <w:rPr>
          <w:ins w:id="23" w:author="NAZ, Mamoona (OLDHAM MEDICAL SERVICES)" w:date="2026-09-22T13:02:00Z" w16du:dateUtc="2026-09-22T17:02:00Z"/>
        </w:rPr>
      </w:pPr>
      <w:ins w:id="24" w:author="NAZ, Mamoona (OLDHAM MEDICAL SERVICES)" w:date="2026-09-22T13:02:00Z" w16du:dateUtc="2026-09-22T17:02:00Z">
        <w:r>
          <w:t>JB, BB, ZF</w:t>
        </w:r>
        <w:r>
          <w:rPr>
            <w:rFonts w:cstheme="minorHAnsi"/>
          </w:rPr>
          <w:t>, JS, SN</w:t>
        </w:r>
        <w:r w:rsidR="00FF174A">
          <w:rPr>
            <w:rFonts w:cstheme="minorHAnsi"/>
          </w:rPr>
          <w:t>, AW</w:t>
        </w:r>
      </w:ins>
    </w:p>
    <w:p w14:paraId="1D3A4916" w14:textId="67E42069" w:rsidR="006F1C2D" w:rsidRDefault="006F1C2D" w:rsidP="006F1C2D">
      <w:pPr>
        <w:rPr>
          <w:ins w:id="25" w:author="NAZ, Mamoona (OLDHAM MEDICAL SERVICES)" w:date="2026-09-22T13:02:00Z" w16du:dateUtc="2026-09-22T17:02:00Z"/>
          <w:rFonts w:cstheme="minorHAnsi"/>
        </w:rPr>
      </w:pPr>
    </w:p>
    <w:p w14:paraId="2302B3A6" w14:textId="77777777" w:rsidR="006F1C2D" w:rsidRPr="00FA0E32" w:rsidRDefault="006F1C2D" w:rsidP="006F1C2D">
      <w:pPr>
        <w:rPr>
          <w:ins w:id="26" w:author="NAZ, Mamoona (OLDHAM MEDICAL SERVICES)" w:date="2026-09-22T13:02:00Z" w16du:dateUtc="2026-09-22T17:02:00Z"/>
          <w:rFonts w:cstheme="minorHAnsi"/>
        </w:rPr>
      </w:pPr>
    </w:p>
    <w:p w14:paraId="794DD8CD" w14:textId="77777777" w:rsidR="006F1C2D" w:rsidRDefault="006F1C2D" w:rsidP="006F1C2D">
      <w:pPr>
        <w:rPr>
          <w:ins w:id="27" w:author="NAZ, Mamoona (OLDHAM MEDICAL SERVICES)" w:date="2026-09-22T13:02:00Z" w16du:dateUtc="2026-09-22T17:02:00Z"/>
          <w:rFonts w:cstheme="minorHAnsi"/>
          <w:b/>
          <w:bCs/>
        </w:rPr>
      </w:pPr>
      <w:ins w:id="28" w:author="NAZ, Mamoona (OLDHAM MEDICAL SERVICES)" w:date="2026-09-22T13:02:00Z" w16du:dateUtc="2026-09-22T17:02:00Z">
        <w:r w:rsidRPr="00FA0E32">
          <w:rPr>
            <w:rFonts w:cstheme="minorHAnsi"/>
            <w:b/>
            <w:bCs/>
          </w:rPr>
          <w:t>Apologies:</w:t>
        </w:r>
      </w:ins>
    </w:p>
    <w:p w14:paraId="50FA62A7" w14:textId="77777777" w:rsidR="00677B90" w:rsidRDefault="00677B90" w:rsidP="006F1C2D">
      <w:pPr>
        <w:rPr>
          <w:ins w:id="29" w:author="NAZ, Mamoona (OLDHAM MEDICAL SERVICES)" w:date="2026-09-22T13:02:00Z" w16du:dateUtc="2026-09-22T17:02:00Z"/>
          <w:rFonts w:cstheme="minorHAnsi"/>
          <w:b/>
          <w:bCs/>
        </w:rPr>
      </w:pPr>
    </w:p>
    <w:p w14:paraId="27E4F2EE" w14:textId="6226EC7C" w:rsidR="00677B90" w:rsidRPr="00677B90" w:rsidRDefault="00677B90" w:rsidP="006F1C2D">
      <w:pPr>
        <w:rPr>
          <w:ins w:id="30" w:author="NAZ, Mamoona (OLDHAM MEDICAL SERVICES)" w:date="2026-09-22T13:02:00Z" w16du:dateUtc="2026-09-22T17:02:00Z"/>
          <w:rFonts w:cstheme="minorHAnsi"/>
        </w:rPr>
      </w:pPr>
      <w:ins w:id="31" w:author="NAZ, Mamoona (OLDHAM MEDICAL SERVICES)" w:date="2026-09-22T13:02:00Z" w16du:dateUtc="2026-09-22T17:02:00Z">
        <w:r>
          <w:rPr>
            <w:rFonts w:cstheme="minorHAnsi"/>
          </w:rPr>
          <w:t>CC, AK, LU, MAS, DR</w:t>
        </w:r>
      </w:ins>
    </w:p>
    <w:p w14:paraId="1282E9CD" w14:textId="77777777" w:rsidR="00A8494F" w:rsidRDefault="00A8494F">
      <w:pPr>
        <w:rPr>
          <w:ins w:id="32" w:author="NAZ, Mamoona (OLDHAM MEDICAL SERVICES)" w:date="2026-09-22T13:02:00Z" w16du:dateUtc="2026-09-22T17:02:00Z"/>
        </w:rPr>
      </w:pPr>
    </w:p>
    <w:p w14:paraId="09A61C5A" w14:textId="77777777" w:rsidR="006F1C2D" w:rsidRDefault="006F1C2D">
      <w:pPr>
        <w:rPr>
          <w:ins w:id="33" w:author="NAZ, Mamoona (OLDHAM MEDICAL SERVICES)" w:date="2026-09-22T13:02:00Z" w16du:dateUtc="2026-09-22T17:02:00Z"/>
        </w:rPr>
      </w:pPr>
    </w:p>
    <w:p w14:paraId="71B1EB70" w14:textId="6B3B9867" w:rsidR="006F1C2D" w:rsidRDefault="00FD25EC" w:rsidP="006F1C2D">
      <w:pPr>
        <w:pStyle w:val="ListParagraph"/>
        <w:numPr>
          <w:ilvl w:val="0"/>
          <w:numId w:val="1"/>
        </w:numPr>
        <w:rPr>
          <w:ins w:id="34" w:author="NAZ, Mamoona (OLDHAM MEDICAL SERVICES)" w:date="2026-09-22T13:02:00Z" w16du:dateUtc="2026-09-22T17:02:00Z"/>
        </w:rPr>
      </w:pPr>
      <w:ins w:id="35" w:author="NAZ, Mamoona (OLDHAM MEDICAL SERVICES)" w:date="2026-09-22T13:02:00Z" w16du:dateUtc="2026-09-22T17:02:00Z">
        <w:r>
          <w:t>Review of last minutes of meeting – everyone agreed no changes were needed.</w:t>
        </w:r>
      </w:ins>
    </w:p>
    <w:p w14:paraId="2F83712F" w14:textId="53312079" w:rsidR="00FF174A" w:rsidRDefault="00FF174A" w:rsidP="00FF174A">
      <w:pPr>
        <w:pStyle w:val="ListParagraph"/>
        <w:numPr>
          <w:ilvl w:val="0"/>
          <w:numId w:val="1"/>
        </w:numPr>
        <w:rPr>
          <w:ins w:id="36" w:author="NAZ, Mamoona (OLDHAM MEDICAL SERVICES)" w:date="2026-09-22T13:02:00Z" w16du:dateUtc="2026-09-22T17:02:00Z"/>
        </w:rPr>
      </w:pPr>
      <w:ins w:id="37" w:author="NAZ, Mamoona (OLDHAM MEDICAL SERVICES)" w:date="2026-09-22T13:02:00Z" w16du:dateUtc="2026-09-22T17:02:00Z">
        <w:r>
          <w:t>Meeting started at 13:</w:t>
        </w:r>
        <w:r w:rsidR="00677B90">
          <w:t>13</w:t>
        </w:r>
      </w:ins>
    </w:p>
    <w:p w14:paraId="04EF1223" w14:textId="0C5D5E3B" w:rsidR="00677B90" w:rsidRDefault="00677B90" w:rsidP="00FF174A">
      <w:pPr>
        <w:pStyle w:val="ListParagraph"/>
        <w:numPr>
          <w:ilvl w:val="0"/>
          <w:numId w:val="1"/>
        </w:numPr>
        <w:rPr>
          <w:ins w:id="38" w:author="NAZ, Mamoona (OLDHAM MEDICAL SERVICES)" w:date="2026-09-22T13:02:00Z" w16du:dateUtc="2026-09-22T17:02:00Z"/>
        </w:rPr>
      </w:pPr>
      <w:ins w:id="39" w:author="NAZ, Mamoona (OLDHAM MEDICAL SERVICES)" w:date="2026-09-22T13:02:00Z" w16du:dateUtc="2026-09-22T17:0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40" w:author="NAZ, Mamoona (OLDHAM MEDICAL SERVICES)" w:date="2026-09-22T13:02:00Z" w16du:dateUtc="2026-09-22T17:02:00Z"/>
        </w:rPr>
      </w:pPr>
      <w:ins w:id="41" w:author="NAZ, Mamoona (OLDHAM MEDICAL SERVICES)" w:date="2026-09-22T13:02:00Z" w16du:dateUtc="2026-09-22T17:0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2" w:author="NAZ, Mamoona (OLDHAM MEDICAL SERVICES)" w:date="2026-09-22T13:02:00Z" w16du:dateUtc="2026-09-22T17:02:00Z"/>
        </w:rPr>
      </w:pPr>
      <w:ins w:id="43" w:author="NAZ, Mamoona (OLDHAM MEDICAL SERVICES)" w:date="2026-09-22T13:02:00Z" w16du:dateUtc="2026-09-22T17:0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4" w:author="NAZ, Mamoona (OLDHAM MEDICAL SERVICES)" w:date="2026-09-22T13:02:00Z" w16du:dateUtc="2026-09-22T17:02:00Z"/>
        </w:rPr>
      </w:pPr>
      <w:ins w:id="45" w:author="NAZ, Mamoona (OLDHAM MEDICAL SERVICES)" w:date="2026-09-22T13:02:00Z" w16du:dateUtc="2026-09-22T17:0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6" w:author="NAZ, Mamoona (OLDHAM MEDICAL SERVICES)" w:date="2026-09-22T13:02:00Z" w16du:dateUtc="2026-09-22T17:02:00Z"/>
        </w:rPr>
      </w:pPr>
      <w:ins w:id="47" w:author="NAZ, Mamoona (OLDHAM MEDICAL SERVICES)" w:date="2026-09-22T13:02:00Z" w16du:dateUtc="2026-09-22T17:0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8" w:author="NAZ, Mamoona (OLDHAM MEDICAL SERVICES)" w:date="2026-09-22T13:02:00Z" w16du:dateUtc="2026-09-22T17:02:00Z"/>
        </w:rPr>
      </w:pPr>
      <w:ins w:id="49" w:author="NAZ, Mamoona (OLDHAM MEDICAL SERVICES)" w:date="2026-09-22T13:02:00Z" w16du:dateUtc="2026-09-22T17:0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50" w:author="NAZ, Mamoona (OLDHAM MEDICAL SERVICES)" w:date="2026-09-22T13:02:00Z" w16du:dateUtc="2026-09-22T17:02:00Z"/>
        </w:rPr>
      </w:pPr>
      <w:ins w:id="51" w:author="NAZ, Mamoona (OLDHAM MEDICAL SERVICES)" w:date="2026-09-22T13:02:00Z" w16du:dateUtc="2026-09-22T17:0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2" w:author="NAZ, Mamoona (OLDHAM MEDICAL SERVICES)" w:date="2026-09-22T13:02:00Z" w16du:dateUtc="2026-09-22T17:02:00Z"/>
        </w:rPr>
      </w:pPr>
      <w:ins w:id="53" w:author="NAZ, Mamoona (OLDHAM MEDICAL SERVICES)" w:date="2026-09-22T13:02:00Z" w16du:dateUtc="2026-09-22T17:0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4" w:author="NAZ, Mamoona (OLDHAM MEDICAL SERVICES)" w:date="2026-09-22T13:02:00Z" w16du:dateUtc="2026-09-22T17:02:00Z"/>
        </w:rPr>
      </w:pPr>
      <w:ins w:id="55" w:author="NAZ, Mamoona (OLDHAM MEDICAL SERVICES)" w:date="2026-09-22T13:02:00Z" w16du:dateUtc="2026-09-22T17:0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6" w:author="NAZ, Mamoona (OLDHAM MEDICAL SERVICES)" w:date="2026-09-22T13:02:00Z" w16du:dateUtc="2026-09-22T17:02:00Z"/>
        </w:rPr>
      </w:pPr>
      <w:ins w:id="57" w:author="NAZ, Mamoona (OLDHAM MEDICAL SERVICES)" w:date="2026-09-22T13:02:00Z" w16du:dateUtc="2026-09-22T17:0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8" w:author="NAZ, Mamoona (OLDHAM MEDICAL SERVICES)" w:date="2026-09-22T13:02:00Z" w16du:dateUtc="2026-09-22T17:02:00Z"/>
        </w:rPr>
      </w:pPr>
      <w:ins w:id="59" w:author="NAZ, Mamoona (OLDHAM MEDICAL SERVICES)" w:date="2026-09-22T13:02:00Z" w16du:dateUtc="2026-09-22T17:02:00Z">
        <w:r>
          <w:t xml:space="preserve">Also decided to display notices before they get sent out. </w:t>
        </w:r>
      </w:ins>
    </w:p>
    <w:p w14:paraId="0AD56979" w14:textId="7FA4E76F" w:rsidR="00677B90" w:rsidRDefault="00677B90" w:rsidP="00FF174A">
      <w:pPr>
        <w:pStyle w:val="ListParagraph"/>
        <w:numPr>
          <w:ilvl w:val="0"/>
          <w:numId w:val="1"/>
        </w:numPr>
        <w:rPr>
          <w:ins w:id="60" w:author="NAZ, Mamoona (OLDHAM MEDICAL SERVICES)" w:date="2026-09-22T13:02:00Z" w16du:dateUtc="2026-09-22T17:02:00Z"/>
        </w:rPr>
      </w:pPr>
      <w:ins w:id="61" w:author="NAZ, Mamoona (OLDHAM MEDICAL SERVICES)" w:date="2026-09-22T13:02:00Z" w16du:dateUtc="2026-09-22T17:0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2" w:author="NAZ, Mamoona (OLDHAM MEDICAL SERVICES)" w:date="2026-09-22T13:02:00Z" w16du:dateUtc="2026-09-22T17:02:00Z"/>
        </w:rPr>
      </w:pPr>
      <w:ins w:id="63" w:author="NAZ, Mamoona (OLDHAM MEDICAL SERVICES)" w:date="2026-09-22T13:02:00Z" w16du:dateUtc="2026-09-22T17:0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4" w:author="NAZ, Mamoona (OLDHAM MEDICAL SERVICES)" w:date="2026-09-22T13:02:00Z" w16du:dateUtc="2026-09-22T17:02:00Z"/>
        </w:rPr>
      </w:pPr>
      <w:ins w:id="65" w:author="NAZ, Mamoona (OLDHAM MEDICAL SERVICES)" w:date="2026-09-22T13:02:00Z" w16du:dateUtc="2026-09-22T17:02: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6" w:author="NAZ, Mamoona (OLDHAM MEDICAL SERVICES)" w:date="2026-09-22T13:02:00Z" w16du:dateUtc="2026-09-22T17:02:00Z"/>
        </w:rPr>
      </w:pPr>
      <w:ins w:id="67" w:author="NAZ, Mamoona (OLDHAM MEDICAL SERVICES)" w:date="2026-09-22T13:02:00Z" w16du:dateUtc="2026-09-22T17:02:00Z">
        <w:r>
          <w:t xml:space="preserve">Updates around the PCN clinics were shared. </w:t>
        </w:r>
      </w:ins>
    </w:p>
    <w:p w14:paraId="02B8F5B2" w14:textId="001EA95A" w:rsidR="00677B90" w:rsidRDefault="00677B90" w:rsidP="00FF174A">
      <w:pPr>
        <w:pStyle w:val="ListParagraph"/>
        <w:numPr>
          <w:ilvl w:val="0"/>
          <w:numId w:val="1"/>
        </w:numPr>
        <w:rPr>
          <w:ins w:id="68" w:author="NAZ, Mamoona (OLDHAM MEDICAL SERVICES)" w:date="2026-09-22T13:02:00Z" w16du:dateUtc="2026-09-22T17:02:00Z"/>
        </w:rPr>
      </w:pPr>
      <w:ins w:id="69" w:author="NAZ, Mamoona (OLDHAM MEDICAL SERVICES)" w:date="2026-09-22T13:02:00Z" w16du:dateUtc="2026-09-22T17:02:00Z">
        <w:r>
          <w:t xml:space="preserve">Meeting was kept brief due to summer holidays and many apologies. </w:t>
        </w:r>
      </w:ins>
    </w:p>
    <w:p w14:paraId="447CCA8D" w14:textId="3472B07F" w:rsidR="006F1C2D" w:rsidRPr="006F1C2D" w:rsidRDefault="006F1C2D" w:rsidP="006F1C2D">
      <w:pPr>
        <w:rPr>
          <w:ins w:id="70" w:author="NAZ, Mamoona (OLDHAM MEDICAL SERVICES)" w:date="2026-09-22T13:02:00Z" w16du:dateUtc="2026-09-22T17:02:00Z"/>
          <w:b/>
          <w:bCs/>
        </w:rPr>
      </w:pPr>
      <w:ins w:id="71" w:author="NAZ, Mamoona (OLDHAM MEDICAL SERVICES)" w:date="2026-09-22T13:02:00Z" w16du:dateUtc="2026-09-22T17:0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2" w:author="NAZ, Mamoona (OLDHAM MEDICAL SERVICES)" w:date="2026-09-22T13:02:00Z" w16du:dateUtc="2026-09-22T17:02:00Z"/>
          <w:b/>
          <w:bCs/>
        </w:rPr>
      </w:pPr>
    </w:p>
    <w:p w14:paraId="7D0ED846" w14:textId="77777777" w:rsidR="00C659EC" w:rsidRDefault="006F1C2D">
      <w:pPr>
        <w:rPr>
          <w:del w:id="73" w:author="NAZ, Mamoona (OLDHAM MEDICAL SERVICES)" w:date="2026-09-22T13:02:00Z" w16du:dateUtc="2026-09-22T17:02:00Z"/>
        </w:rPr>
      </w:pPr>
      <w:ins w:id="74" w:author="NAZ, Mamoona (OLDHAM MEDICAL SERVICES)" w:date="2026-09-22T13:02:00Z" w16du:dateUtc="2026-09-22T17:0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3D8BEC44" w14:textId="77777777" w:rsidR="00C659EC" w:rsidRDefault="0007467E">
      <w:pPr>
        <w:rPr>
          <w:del w:id="75" w:author="NAZ, Mamoona (OLDHAM MEDICAL SERVICES)" w:date="2026-09-22T13:02:00Z" w16du:dateUtc="2026-09-22T17:02:00Z"/>
        </w:rPr>
      </w:pPr>
      <w:del w:id="76" w:author="NAZ, Mamoona (OLDHAM MEDICAL SERVICES)" w:date="2026-09-22T13:02:00Z" w16du:dateUtc="2026-09-22T17:02:00Z">
        <w:r>
          <w:rPr>
            <w:rFonts w:ascii="Calibri" w:eastAsia="Calibri" w:hAnsi="Calibri" w:cs="Calibri"/>
            <w:b/>
            <w:bCs/>
            <w:sz w:val="22"/>
            <w:szCs w:val="22"/>
          </w:rPr>
          <w:delText>TEMPOMATIC 4 electronic tap</w:delText>
        </w:r>
      </w:del>
    </w:p>
    <w:p w14:paraId="3BF3C9B1" w14:textId="77777777" w:rsidR="00C659EC" w:rsidRDefault="0007467E">
      <w:pPr>
        <w:rPr>
          <w:del w:id="77" w:author="NAZ, Mamoona (OLDHAM MEDICAL SERVICES)" w:date="2026-09-22T13:02:00Z" w16du:dateUtc="2026-09-22T17:02:00Z"/>
        </w:rPr>
      </w:pPr>
      <w:del w:id="78" w:author="NAZ, Mamoona (OLDHAM MEDICAL SERVICES)" w:date="2026-09-22T13:02:00Z" w16du:dateUtc="2026-09-22T17:02:00Z">
        <w:r>
          <w:rPr>
            <w:rFonts w:ascii="Calibri" w:eastAsia="Calibri" w:hAnsi="Calibri" w:cs="Calibri"/>
            <w:sz w:val="22"/>
            <w:szCs w:val="22"/>
          </w:rPr>
          <w:delText>Recessed mains supply, stopcock</w:delText>
        </w:r>
      </w:del>
    </w:p>
    <w:p w14:paraId="128D4EBD" w14:textId="77777777" w:rsidR="00C659EC" w:rsidRDefault="0007467E">
      <w:pPr>
        <w:rPr>
          <w:del w:id="79" w:author="NAZ, Mamoona (OLDHAM MEDICAL SERVICES)" w:date="2026-09-22T13:02:00Z" w16du:dateUtc="2026-09-22T17:02:00Z"/>
        </w:rPr>
      </w:pPr>
      <w:del w:id="80" w:author="NAZ, Mamoona (OLDHAM MEDICAL SERVICES)" w:date="2026-09-22T13:02:00Z" w16du:dateUtc="2026-09-22T17:02:00Z">
        <w:r>
          <w:rPr>
            <w:rFonts w:ascii="Calibri" w:eastAsia="Calibri" w:hAnsi="Calibri" w:cs="Calibri"/>
            <w:sz w:val="22"/>
            <w:szCs w:val="22"/>
          </w:rPr>
          <w:delText>Integrated electronics</w:delText>
        </w:r>
      </w:del>
    </w:p>
    <w:p w14:paraId="52126E6B" w14:textId="77777777" w:rsidR="00C659EC" w:rsidRDefault="00C659EC">
      <w:pPr>
        <w:rPr>
          <w:del w:id="81" w:author="NAZ, Mamoona (OLDHAM MEDICAL SERVICES)" w:date="2026-09-22T13:02:00Z" w16du:dateUtc="2026-09-22T17:02:00Z"/>
        </w:rPr>
      </w:pPr>
    </w:p>
    <w:p w14:paraId="2822DCD5" w14:textId="77777777" w:rsidR="00C659EC" w:rsidRDefault="0007467E">
      <w:pPr>
        <w:rPr>
          <w:del w:id="82" w:author="NAZ, Mamoona (OLDHAM MEDICAL SERVICES)" w:date="2026-09-22T13:02:00Z" w16du:dateUtc="2026-09-22T17:02:00Z"/>
        </w:rPr>
      </w:pPr>
      <w:del w:id="83" w:author="NAZ, Mamoona (OLDHAM MEDICAL SERVICES)" w:date="2026-09-22T13:02:00Z" w16du:dateUtc="2026-09-22T17:02:00Z">
        <w:r>
          <w:rPr>
            <w:rFonts w:ascii="Calibri" w:eastAsia="Calibri" w:hAnsi="Calibri" w:cs="Calibri"/>
            <w:sz w:val="22"/>
            <w:szCs w:val="22"/>
          </w:rPr>
          <w:delText xml:space="preserve">Reference: </w:delText>
        </w:r>
        <w:r>
          <w:rPr>
            <w:rFonts w:ascii="Calibri" w:eastAsia="Calibri" w:hAnsi="Calibri" w:cs="Calibri"/>
            <w:b/>
            <w:bCs/>
            <w:color w:val="0088BC"/>
            <w:sz w:val="22"/>
            <w:szCs w:val="22"/>
          </w:rPr>
          <w:delText>440000</w:delText>
        </w:r>
      </w:del>
    </w:p>
    <w:p w14:paraId="5C7EA8AD" w14:textId="77777777" w:rsidR="00C659EC" w:rsidRDefault="00C659EC">
      <w:pPr>
        <w:rPr>
          <w:del w:id="84" w:author="NAZ, Mamoona (OLDHAM MEDICAL SERVICES)" w:date="2026-09-22T13:02:00Z" w16du:dateUtc="2026-09-22T17:02:00Z"/>
        </w:rPr>
      </w:pPr>
    </w:p>
    <w:p w14:paraId="0219D1C3" w14:textId="77777777" w:rsidR="00C659EC" w:rsidRDefault="00C659EC">
      <w:pPr>
        <w:rPr>
          <w:del w:id="85" w:author="NAZ, Mamoona (OLDHAM MEDICAL SERVICES)" w:date="2026-09-22T13:02:00Z" w16du:dateUtc="2026-09-22T17:02:00Z"/>
        </w:rPr>
      </w:pPr>
    </w:p>
    <w:p w14:paraId="3390E24F" w14:textId="77777777" w:rsidR="00C659EC" w:rsidRDefault="0007467E">
      <w:pPr>
        <w:spacing w:line="336" w:lineRule="auto"/>
        <w:rPr>
          <w:del w:id="86" w:author="NAZ, Mamoona (OLDHAM MEDICAL SERVICES)" w:date="2026-09-22T13:02:00Z" w16du:dateUtc="2026-09-22T17:02:00Z"/>
        </w:rPr>
      </w:pPr>
      <w:del w:id="87" w:author="NAZ, Mamoona (OLDHAM MEDICAL SERVICES)" w:date="2026-09-22T13:02:00Z" w16du:dateUtc="2026-09-22T17:02:00Z">
        <w:r>
          <w:rPr>
            <w:rFonts w:ascii="Calibri" w:eastAsia="Calibri" w:hAnsi="Calibri" w:cs="Calibri"/>
            <w:sz w:val="22"/>
            <w:szCs w:val="22"/>
            <w:u w:val="single"/>
          </w:rPr>
          <w:delText>Specification description</w:delText>
        </w:r>
      </w:del>
    </w:p>
    <w:p w14:paraId="5846BA94" w14:textId="77777777" w:rsidR="00C659EC" w:rsidRDefault="00C659EC">
      <w:pPr>
        <w:rPr>
          <w:del w:id="88" w:author="NAZ, Mamoona (OLDHAM MEDICAL SERVICES)" w:date="2026-09-22T13:02:00Z" w16du:dateUtc="2026-09-22T17:02:00Z"/>
        </w:rPr>
      </w:pPr>
    </w:p>
    <w:p w14:paraId="2C70B45B" w14:textId="77777777" w:rsidR="00C659EC" w:rsidRDefault="0007467E">
      <w:pPr>
        <w:spacing w:line="288" w:lineRule="auto"/>
        <w:rPr>
          <w:del w:id="89" w:author="NAZ, Mamoona (OLDHAM MEDICAL SERVICES)" w:date="2026-09-22T13:02:00Z" w16du:dateUtc="2026-09-22T17:02:00Z"/>
        </w:rPr>
      </w:pPr>
      <w:del w:id="90" w:author="NAZ, Mamoona (OLDHAM MEDICAL SERVICES)" w:date="2026-09-22T13:02:00Z" w16du:dateUtc="2026-09-22T17:02:00Z">
        <w:r>
          <w:rPr>
            <w:rFonts w:ascii="Calibri" w:eastAsia="Calibri" w:hAnsi="Calibri" w:cs="Calibri"/>
            <w:sz w:val="22"/>
            <w:szCs w:val="22"/>
          </w:rPr>
          <w:delText xml:space="preserve">Deck-mounted electronic basin tap:  </w:delText>
        </w:r>
      </w:del>
    </w:p>
    <w:p w14:paraId="7AC3D2CF" w14:textId="77777777" w:rsidR="00C659EC" w:rsidRDefault="0007467E">
      <w:pPr>
        <w:spacing w:line="288" w:lineRule="auto"/>
        <w:rPr>
          <w:del w:id="91" w:author="NAZ, Mamoona (OLDHAM MEDICAL SERVICES)" w:date="2026-09-22T13:02:00Z" w16du:dateUtc="2026-09-22T17:02:00Z"/>
        </w:rPr>
      </w:pPr>
      <w:del w:id="92" w:author="NAZ, Mamoona (OLDHAM MEDICAL SERVICES)" w:date="2026-09-22T13:02:00Z" w16du:dateUtc="2026-09-22T17:02:00Z">
        <w:r>
          <w:rPr>
            <w:rFonts w:ascii="Calibri" w:eastAsia="Calibri" w:hAnsi="Calibri" w:cs="Calibri"/>
            <w:sz w:val="22"/>
            <w:szCs w:val="22"/>
          </w:rPr>
          <w:delText xml:space="preserve">230/6V recessed mains supply.  </w:delText>
        </w:r>
      </w:del>
    </w:p>
    <w:p w14:paraId="457B418A" w14:textId="77777777" w:rsidR="00C659EC" w:rsidRDefault="0007467E">
      <w:pPr>
        <w:spacing w:line="288" w:lineRule="auto"/>
        <w:rPr>
          <w:del w:id="93" w:author="NAZ, Mamoona (OLDHAM MEDICAL SERVICES)" w:date="2026-09-22T13:02:00Z" w16du:dateUtc="2026-09-22T17:02:00Z"/>
        </w:rPr>
      </w:pPr>
      <w:del w:id="94" w:author="NAZ, Mamoona (OLDHAM MEDICAL SERVICES)" w:date="2026-09-22T13:02:00Z" w16du:dateUtc="2026-09-22T17:02:00Z">
        <w:r>
          <w:rPr>
            <w:rFonts w:ascii="Calibri" w:eastAsia="Calibri" w:hAnsi="Calibri" w:cs="Calibri"/>
            <w:sz w:val="22"/>
            <w:szCs w:val="22"/>
          </w:rPr>
          <w:delText xml:space="preserve">Reduced-stagnation solenoid valve and electronic unit integrated into the body of the tap.  </w:delText>
        </w:r>
      </w:del>
    </w:p>
    <w:p w14:paraId="248E2C04" w14:textId="77777777" w:rsidR="00C659EC" w:rsidRDefault="0007467E">
      <w:pPr>
        <w:spacing w:line="288" w:lineRule="auto"/>
        <w:rPr>
          <w:del w:id="95" w:author="NAZ, Mamoona (OLDHAM MEDICAL SERVICES)" w:date="2026-09-22T13:02:00Z" w16du:dateUtc="2026-09-22T17:02:00Z"/>
        </w:rPr>
      </w:pPr>
      <w:del w:id="96" w:author="NAZ, Mamoona (OLDHAM MEDICAL SERVICES)" w:date="2026-09-22T13:02:00Z" w16du:dateUtc="2026-09-22T17:02:00Z">
        <w:r>
          <w:rPr>
            <w:rFonts w:ascii="Calibri" w:eastAsia="Calibri" w:hAnsi="Calibri" w:cs="Calibri"/>
            <w:sz w:val="22"/>
            <w:szCs w:val="22"/>
          </w:rPr>
          <w:delText xml:space="preserve">Flow rate pre-set at 3 lpm at 3 bar, can be adjusted from 1.4 to 6 lpm.  </w:delText>
        </w:r>
      </w:del>
    </w:p>
    <w:p w14:paraId="7D3B69F8" w14:textId="77777777" w:rsidR="00C659EC" w:rsidRDefault="0007467E">
      <w:pPr>
        <w:spacing w:line="288" w:lineRule="auto"/>
        <w:rPr>
          <w:del w:id="97" w:author="NAZ, Mamoona (OLDHAM MEDICAL SERVICES)" w:date="2026-09-22T13:02:00Z" w16du:dateUtc="2026-09-22T17:02:00Z"/>
        </w:rPr>
      </w:pPr>
      <w:del w:id="98" w:author="NAZ, Mamoona (OLDHAM MEDICAL SERVICES)" w:date="2026-09-22T13:02:00Z" w16du:dateUtc="2026-09-22T17:02:00Z">
        <w:r>
          <w:rPr>
            <w:rFonts w:ascii="Calibri" w:eastAsia="Calibri" w:hAnsi="Calibri" w:cs="Calibri"/>
            <w:sz w:val="22"/>
            <w:szCs w:val="22"/>
          </w:rPr>
          <w:delText xml:space="preserve">Scale-resistant flow straightener.  </w:delText>
        </w:r>
      </w:del>
    </w:p>
    <w:p w14:paraId="6B5D4B19" w14:textId="77777777" w:rsidR="00C659EC" w:rsidRDefault="0007467E">
      <w:pPr>
        <w:spacing w:line="288" w:lineRule="auto"/>
        <w:rPr>
          <w:del w:id="99" w:author="NAZ, Mamoona (OLDHAM MEDICAL SERVICES)" w:date="2026-09-22T13:02:00Z" w16du:dateUtc="2026-09-22T17:02:00Z"/>
        </w:rPr>
      </w:pPr>
      <w:del w:id="100" w:author="NAZ, Mamoona (OLDHAM MEDICAL SERVICES)" w:date="2026-09-22T13:02:00Z" w16du:dateUtc="2026-09-22T17:02:00Z">
        <w:r>
          <w:rPr>
            <w:rFonts w:ascii="Calibri" w:eastAsia="Calibri" w:hAnsi="Calibri" w:cs="Calibri"/>
            <w:sz w:val="22"/>
            <w:szCs w:val="22"/>
          </w:rPr>
          <w:delText xml:space="preserve">Duty flush (~60 seconds every 24 hours after last use).  </w:delText>
        </w:r>
      </w:del>
    </w:p>
    <w:p w14:paraId="7516EF98" w14:textId="77777777" w:rsidR="00C659EC" w:rsidRDefault="0007467E">
      <w:pPr>
        <w:spacing w:line="288" w:lineRule="auto"/>
        <w:rPr>
          <w:del w:id="101" w:author="NAZ, Mamoona (OLDHAM MEDICAL SERVICES)" w:date="2026-09-22T13:02:00Z" w16du:dateUtc="2026-09-22T17:02:00Z"/>
        </w:rPr>
      </w:pPr>
      <w:del w:id="102" w:author="NAZ, Mamoona (OLDHAM MEDICAL SERVICES)" w:date="2026-09-22T13:02:00Z" w16du:dateUtc="2026-09-22T17:02:00Z">
        <w:r>
          <w:rPr>
            <w:rFonts w:ascii="Calibri" w:eastAsia="Calibri" w:hAnsi="Calibri" w:cs="Calibri"/>
            <w:sz w:val="22"/>
            <w:szCs w:val="22"/>
          </w:rPr>
          <w:delText xml:space="preserve">Presence detection sensor at the end of the spout optimises detection.  </w:delText>
        </w:r>
      </w:del>
    </w:p>
    <w:p w14:paraId="0BF2A19E" w14:textId="77777777" w:rsidR="00C659EC" w:rsidRDefault="0007467E">
      <w:pPr>
        <w:spacing w:line="288" w:lineRule="auto"/>
        <w:rPr>
          <w:del w:id="103" w:author="NAZ, Mamoona (OLDHAM MEDICAL SERVICES)" w:date="2026-09-22T13:02:00Z" w16du:dateUtc="2026-09-22T17:02:00Z"/>
        </w:rPr>
      </w:pPr>
      <w:del w:id="104" w:author="NAZ, Mamoona (OLDHAM MEDICAL SERVICES)" w:date="2026-09-22T13:02:00Z" w16du:dateUtc="2026-09-22T17:02:00Z">
        <w:r>
          <w:rPr>
            <w:rFonts w:ascii="Calibri" w:eastAsia="Calibri" w:hAnsi="Calibri" w:cs="Calibri"/>
            <w:sz w:val="22"/>
            <w:szCs w:val="22"/>
          </w:rPr>
          <w:delText xml:space="preserve">Chrome-plated stainless steel body.  </w:delText>
        </w:r>
      </w:del>
    </w:p>
    <w:p w14:paraId="762EE690" w14:textId="77777777" w:rsidR="00C659EC" w:rsidRDefault="0007467E">
      <w:pPr>
        <w:spacing w:line="288" w:lineRule="auto"/>
        <w:rPr>
          <w:del w:id="105" w:author="NAZ, Mamoona (OLDHAM MEDICAL SERVICES)" w:date="2026-09-22T13:02:00Z" w16du:dateUtc="2026-09-22T17:02:00Z"/>
        </w:rPr>
      </w:pPr>
      <w:del w:id="106" w:author="NAZ, Mamoona (OLDHAM MEDICAL SERVICES)" w:date="2026-09-22T13:02:00Z" w16du:dateUtc="2026-09-22T17:02:00Z">
        <w:r>
          <w:rPr>
            <w:rFonts w:ascii="Calibri" w:eastAsia="Calibri" w:hAnsi="Calibri" w:cs="Calibri"/>
            <w:sz w:val="22"/>
            <w:szCs w:val="22"/>
          </w:rPr>
          <w:delText xml:space="preserve">Cap fixed in place by 2 concealed screws.  </w:delText>
        </w:r>
      </w:del>
    </w:p>
    <w:p w14:paraId="00501D0D" w14:textId="77777777" w:rsidR="00C659EC" w:rsidRDefault="0007467E">
      <w:pPr>
        <w:spacing w:line="288" w:lineRule="auto"/>
        <w:rPr>
          <w:del w:id="107" w:author="NAZ, Mamoona (OLDHAM MEDICAL SERVICES)" w:date="2026-09-22T13:02:00Z" w16du:dateUtc="2026-09-22T17:02:00Z"/>
        </w:rPr>
      </w:pPr>
      <w:del w:id="108" w:author="NAZ, Mamoona (OLDHAM MEDICAL SERVICES)" w:date="2026-09-22T13:02:00Z" w16du:dateUtc="2026-09-22T17:02:00Z">
        <w:r>
          <w:rPr>
            <w:rFonts w:ascii="Calibri" w:eastAsia="Calibri" w:hAnsi="Calibri" w:cs="Calibri"/>
            <w:sz w:val="22"/>
            <w:szCs w:val="22"/>
          </w:rPr>
          <w:delText xml:space="preserve">PEX flexible F3/8” with stopcock and filter.  </w:delText>
        </w:r>
      </w:del>
    </w:p>
    <w:p w14:paraId="1C771D11" w14:textId="77777777" w:rsidR="00C659EC" w:rsidRDefault="0007467E">
      <w:pPr>
        <w:spacing w:line="288" w:lineRule="auto"/>
        <w:rPr>
          <w:del w:id="109" w:author="NAZ, Mamoona (OLDHAM MEDICAL SERVICES)" w:date="2026-09-22T13:02:00Z" w16du:dateUtc="2026-09-22T17:02:00Z"/>
        </w:rPr>
      </w:pPr>
      <w:del w:id="110" w:author="NAZ, Mamoona (OLDHAM MEDICAL SERVICES)" w:date="2026-09-22T13:02:00Z" w16du:dateUtc="2026-09-22T17:02:00Z">
        <w:r>
          <w:rPr>
            <w:rFonts w:ascii="Calibri" w:eastAsia="Calibri" w:hAnsi="Calibri" w:cs="Calibri"/>
            <w:sz w:val="22"/>
            <w:szCs w:val="22"/>
          </w:rPr>
          <w:delText xml:space="preserve">Fixing reinforced by 2 stainless steel rods. </w:delText>
        </w:r>
      </w:del>
    </w:p>
    <w:p w14:paraId="20A2E880" w14:textId="77777777" w:rsidR="00C659EC" w:rsidRDefault="0007467E">
      <w:pPr>
        <w:spacing w:line="288" w:lineRule="auto"/>
        <w:rPr>
          <w:del w:id="111" w:author="NAZ, Mamoona (OLDHAM MEDICAL SERVICES)" w:date="2026-09-22T13:02:00Z" w16du:dateUtc="2026-09-22T17:02:00Z"/>
        </w:rPr>
      </w:pPr>
      <w:del w:id="112" w:author="NAZ, Mamoona (OLDHAM MEDICAL SERVICES)" w:date="2026-09-22T13:02:00Z" w16du:dateUtc="2026-09-22T17:02:00Z">
        <w:r>
          <w:rPr>
            <w:rFonts w:ascii="Calibri" w:eastAsia="Calibri" w:hAnsi="Calibri" w:cs="Calibri"/>
            <w:sz w:val="22"/>
            <w:szCs w:val="22"/>
          </w:rPr>
          <w:delText xml:space="preserve">Anti-blocking security. </w:delText>
        </w:r>
      </w:del>
    </w:p>
    <w:p w14:paraId="24BE37C4" w14:textId="77777777" w:rsidR="00C659EC" w:rsidRDefault="0007467E">
      <w:pPr>
        <w:spacing w:line="288" w:lineRule="auto"/>
        <w:rPr>
          <w:del w:id="113" w:author="NAZ, Mamoona (OLDHAM MEDICAL SERVICES)" w:date="2026-09-22T13:02:00Z" w16du:dateUtc="2026-09-22T17:02:00Z"/>
        </w:rPr>
      </w:pPr>
      <w:del w:id="114" w:author="NAZ, Mamoona (OLDHAM MEDICAL SERVICES)" w:date="2026-09-22T13:02:00Z" w16du:dateUtc="2026-09-22T17:02:00Z">
        <w:r>
          <w:rPr>
            <w:rFonts w:ascii="Calibri" w:eastAsia="Calibri" w:hAnsi="Calibri" w:cs="Calibri"/>
            <w:sz w:val="22"/>
            <w:szCs w:val="22"/>
          </w:rPr>
          <w:delText xml:space="preserve">Suitable for people with reduced mobility. </w:delText>
        </w:r>
      </w:del>
    </w:p>
    <w:p w14:paraId="306E15B3" w14:textId="77777777" w:rsidR="00C659EC" w:rsidRPr="006F1C2D" w:rsidRDefault="0007467E" w:rsidP="006F1C2D">
      <w:pPr>
        <w:rPr>
          <w:b/>
          <w:rPrChange w:id="115" w:author="NAZ, Mamoona (OLDHAM MEDICAL SERVICES)" w:date="2026-09-22T13:02:00Z" w16du:dateUtc="2026-09-22T17:02:00Z">
            <w:rPr/>
          </w:rPrChange>
        </w:rPr>
        <w:pPrChange w:id="116" w:author="NAZ, Mamoona (OLDHAM MEDICAL SERVICES)" w:date="2026-09-22T13:02:00Z" w16du:dateUtc="2026-09-22T17:02:00Z">
          <w:pPr>
            <w:spacing w:line="288" w:lineRule="auto"/>
          </w:pPr>
        </w:pPrChange>
      </w:pPr>
      <w:del w:id="117" w:author="NAZ, Mamoona (OLDHAM MEDICAL SERVICES)" w:date="2026-09-22T13:02:00Z" w16du:dateUtc="2026-09-22T17:02:00Z">
        <w:r>
          <w:rPr>
            <w:rFonts w:ascii="Calibri" w:eastAsia="Calibri" w:hAnsi="Calibri" w:cs="Calibri"/>
            <w:sz w:val="22"/>
            <w:szCs w:val="22"/>
          </w:rPr>
          <w:delText>30-year warranty.</w:delText>
        </w:r>
      </w:del>
    </w:p>
    <w:sectPr w:rsidR="00C659EC" w:rsidRPr="006F1C2D">
      <w:headerReference w:type="default" r:id="rId8"/>
      <w:footerReference w:type="default" r:id="rId9"/>
      <w:pgSz w:w="11906" w:h="16838"/>
      <w:pgMar w:top="1440" w:right="1440" w:bottom="1440" w:left="1440" w:header="708" w:footer="708" w:gutter="0"/>
      <w:cols w:space="708"/>
      <w:docGrid w:linePitch="360"/>
      <w:sectPrChange w:id="121" w:author="NAZ, Mamoona (OLDHAM MEDICAL SERVICES)" w:date="2026-09-22T13:02:00Z" w16du:dateUtc="2026-09-22T17:02:00Z">
        <w:sectPr w:rsidR="00C659EC" w:rsidRPr="006F1C2D">
          <w:pgSz w:w="11905" w:h="16837"/>
          <w:pgMar w:top="1200" w:right="1500" w:bottom="1000" w:left="145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ED14AB" w14:textId="77777777" w:rsidR="0007467E" w:rsidRDefault="0007467E" w:rsidP="00D901D0">
      <w:pPr>
        <w:pPrChange w:id="4" w:author="NAZ, Mamoona (OLDHAM MEDICAL SERVICES)" w:date="2026-09-22T13:02:00Z" w16du:dateUtc="2026-09-22T17:02:00Z">
          <w:pPr>
            <w:spacing w:line="240" w:lineRule="auto"/>
          </w:pPr>
        </w:pPrChange>
      </w:pPr>
      <w:r>
        <w:separator/>
      </w:r>
    </w:p>
  </w:endnote>
  <w:endnote w:type="continuationSeparator" w:id="0">
    <w:p w14:paraId="1DA89C70" w14:textId="77777777" w:rsidR="0007467E" w:rsidRDefault="0007467E" w:rsidP="00D901D0">
      <w:pPr>
        <w:pPrChange w:id="5" w:author="NAZ, Mamoona (OLDHAM MEDICAL SERVICES)" w:date="2026-09-22T13:02:00Z" w16du:dateUtc="2026-09-22T17:02: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6C17A" w14:textId="77777777" w:rsidR="001D12A2" w:rsidRDefault="001D12A2">
    <w:pPr>
      <w:pStyle w:val="ListParagraph"/>
      <w:pPrChange w:id="120" w:author="NAZ, Mamoona (OLDHAM MEDICAL SERVICES)" w:date="2026-09-22T13:02:00Z" w16du:dateUtc="2026-09-22T17:02: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E73A5A" w14:textId="77777777" w:rsidR="0007467E" w:rsidRDefault="0007467E" w:rsidP="00D901D0">
      <w:pPr>
        <w:pPrChange w:id="2" w:author="NAZ, Mamoona (OLDHAM MEDICAL SERVICES)" w:date="2026-09-22T13:02:00Z" w16du:dateUtc="2026-09-22T17:02:00Z">
          <w:pPr>
            <w:spacing w:line="240" w:lineRule="auto"/>
          </w:pPr>
        </w:pPrChange>
      </w:pPr>
      <w:r>
        <w:separator/>
      </w:r>
    </w:p>
  </w:footnote>
  <w:footnote w:type="continuationSeparator" w:id="0">
    <w:p w14:paraId="3C732FD6" w14:textId="77777777" w:rsidR="0007467E" w:rsidRDefault="0007467E" w:rsidP="00D901D0">
      <w:pPr>
        <w:pPrChange w:id="3" w:author="NAZ, Mamoona (OLDHAM MEDICAL SERVICES)" w:date="2026-09-22T13:02:00Z" w16du:dateUtc="2026-09-22T17:02: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3300C" w14:textId="77777777" w:rsidR="00C659EC" w:rsidRDefault="0007467E">
    <w:pPr>
      <w:pStyle w:val="TechSheet"/>
      <w:pPrChange w:id="118" w:author="NAZ, Mamoona (OLDHAM MEDICAL SERVICES)" w:date="2026-09-22T13:02:00Z" w16du:dateUtc="2026-09-22T17:02:00Z">
        <w:pPr>
          <w:jc w:val="center"/>
        </w:pPr>
      </w:pPrChange>
    </w:pPr>
    <w:del w:id="119" w:author="NAZ, Mamoona (OLDHAM MEDICAL SERVICES)" w:date="2026-09-22T13:02:00Z" w16du:dateUtc="2026-09-22T17:02:00Z">
      <w:r w:rsidRPr="00F15196">
        <w:rPr>
          <w:noProof/>
        </w:rPr>
        <w:pict w14:anchorId="06BFDF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5pt;height:19pt;visibility:visible;mso-wrap-style:square">
            <v:imagedata r:id="rId1" o:title=""/>
            <o:lock v:ext="edit" rotation="t" cropping="t" verticies="t"/>
          </v:shape>
        </w:pic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59EC"/>
    <w:rsid w:val="0007467E"/>
    <w:rsid w:val="0008331C"/>
    <w:rsid w:val="001D12A2"/>
    <w:rsid w:val="00254AB7"/>
    <w:rsid w:val="00303DB7"/>
    <w:rsid w:val="00677B90"/>
    <w:rsid w:val="006F1C2D"/>
    <w:rsid w:val="00796251"/>
    <w:rsid w:val="00875E83"/>
    <w:rsid w:val="009337CB"/>
    <w:rsid w:val="00A8494F"/>
    <w:rsid w:val="00C659EC"/>
    <w:rsid w:val="00D901D0"/>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3:02:00Z">
        <w:pPr>
          <w:spacing w:line="278" w:lineRule="auto"/>
        </w:pPr>
      </w:pPrChange>
    </w:pPr>
    <w:rPr>
      <w:rFonts w:asciiTheme="minorHAnsi" w:eastAsiaTheme="minorHAnsi" w:hAnsiTheme="minorHAnsi" w:cs="Times New Roman"/>
      <w:sz w:val="24"/>
      <w:szCs w:val="24"/>
      <w:lang w:val="en-GB"/>
      <w:rPrChange w:id="0" w:author="NAZ, Mamoona (OLDHAM MEDICAL SERVICES)" w:date="2026-09-22T13:02:00Z">
        <w:rPr>
          <w:rFonts w:ascii="Arial" w:eastAsia="Arial" w:hAnsi="Arial" w:cs="Arial"/>
          <w:lang w:val="en-US" w:eastAsia="en-US" w:bidi="ar-SA"/>
        </w:rPr>
      </w:rPrChange>
    </w:rPr>
  </w:style>
  <w:style w:type="paragraph" w:styleId="Heading1">
    <w:name w:val="heading 1"/>
    <w:uiPriority w:val="9"/>
    <w:qFormat/>
    <w:pPr>
      <w:outlineLvl w:val="0"/>
    </w:pPr>
    <w:rPr>
      <w:b/>
      <w:bCs/>
      <w:color w:val="438FAC"/>
      <w:sz w:val="36"/>
      <w:szCs w:val="36"/>
    </w:rPr>
  </w:style>
  <w:style w:type="paragraph" w:styleId="Heading2">
    <w:name w:val="heading 2"/>
    <w:uiPriority w:val="9"/>
    <w:semiHidden/>
    <w:unhideWhenUsed/>
    <w:qFormat/>
    <w:pPr>
      <w:outlineLvl w:val="1"/>
    </w:pPr>
    <w:rPr>
      <w:b/>
      <w:bCs/>
      <w:color w:val="222222"/>
      <w:sz w:val="32"/>
      <w:szCs w:val="32"/>
    </w:rPr>
  </w:style>
  <w:style w:type="paragraph" w:styleId="Heading3">
    <w:name w:val="heading 3"/>
    <w:uiPriority w:val="9"/>
    <w:semiHidden/>
    <w:unhideWhenUsed/>
    <w:qFormat/>
    <w:pPr>
      <w:outlineLvl w:val="2"/>
    </w:pPr>
    <w:rPr>
      <w:color w:val="222222"/>
      <w:sz w:val="28"/>
      <w:szCs w:val="28"/>
    </w:rPr>
  </w:style>
  <w:style w:type="paragraph" w:styleId="Heading4">
    <w:name w:val="heading 4"/>
    <w:uiPriority w:val="9"/>
    <w:semiHidden/>
    <w:unhideWhenUsed/>
    <w:qFormat/>
    <w:pPr>
      <w:outlineLvl w:val="3"/>
    </w:pPr>
    <w:rPr>
      <w:b/>
      <w:bCs/>
      <w:color w:val="438FAC"/>
      <w:sz w:val="26"/>
      <w:szCs w:val="26"/>
    </w:rPr>
  </w:style>
  <w:style w:type="paragraph" w:styleId="Heading5">
    <w:name w:val="heading 5"/>
    <w:uiPriority w:val="9"/>
    <w:semiHidden/>
    <w:unhideWhenUsed/>
    <w:qFormat/>
    <w:pPr>
      <w:outlineLvl w:val="4"/>
    </w:pPr>
    <w:rPr>
      <w:b/>
      <w:bCs/>
      <w:color w:val="111111"/>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table" w:customStyle="1" w:styleId="TechSheet">
    <w:name w:val="TechSheet"/>
    <w:uiPriority w:val="99"/>
    <w:tblPr>
      <w:tblBorders>
        <w:top w:val="single" w:sz="0" w:space="0" w:color="FFFFFF"/>
        <w:left w:val="single" w:sz="0" w:space="0" w:color="FFFFFF"/>
        <w:bottom w:val="single" w:sz="1" w:space="0" w:color="999999"/>
        <w:right w:val="single" w:sz="0" w:space="0" w:color="FFFFFF"/>
      </w:tblBorders>
      <w:tblCellMar>
        <w:top w:w="0" w:type="dxa"/>
        <w:left w:w="0" w:type="dxa"/>
        <w:bottom w:w="0" w:type="dxa"/>
        <w:right w:w="0" w:type="dxa"/>
      </w:tblCellMar>
    </w:tblPr>
  </w:style>
  <w:style w:type="paragraph" w:customStyle="1" w:styleId="pStyle">
    <w:name w:val="pStyle"/>
    <w:basedOn w:val="Normal"/>
    <w:pPr>
      <w:spacing w:line="340" w:lineRule="auto"/>
    </w:pPr>
  </w:style>
  <w:style w:type="paragraph" w:styleId="ListParagraph">
    <w:name w:val="List Paragraph"/>
    <w:basedOn w:val="Normal"/>
    <w:uiPriority w:val="34"/>
    <w:qFormat/>
    <w:rsid w:val="006F1C2D"/>
    <w:pPr>
      <w:ind w:left="720"/>
      <w:contextualSpacing/>
      <w:pPrChange w:id="1" w:author="NAZ, Mamoona (OLDHAM MEDICAL SERVICES)" w:date="2026-09-22T13:02:00Z">
        <w:pPr>
          <w:ind w:left="720"/>
          <w:contextualSpacing/>
        </w:pPr>
      </w:pPrChange>
    </w:pPr>
    <w:rPr>
      <w:rPrChange w:id="1" w:author="NAZ, Mamoona (OLDHAM MEDICAL SERVICES)" w:date="2026-09-22T13:02:00Z">
        <w:rPr>
          <w:rFonts w:asciiTheme="minorHAnsi" w:eastAsiaTheme="minorHAnsi" w:hAnsiTheme="minorHAnsi"/>
          <w:sz w:val="24"/>
          <w:szCs w:val="24"/>
          <w:lang w:val="en-GB" w:eastAsia="en-US" w:bidi="ar-SA"/>
        </w:rPr>
      </w:rPrChange>
    </w:rPr>
  </w:style>
  <w:style w:type="paragraph" w:styleId="Footer">
    <w:name w:val="footer"/>
    <w:basedOn w:val="Normal"/>
    <w:link w:val="FooterChar"/>
    <w:uiPriority w:val="99"/>
    <w:unhideWhenUsed/>
    <w:rsid w:val="001D12A2"/>
    <w:pPr>
      <w:tabs>
        <w:tab w:val="center" w:pos="4680"/>
        <w:tab w:val="right" w:pos="9360"/>
      </w:tabs>
    </w:pPr>
  </w:style>
  <w:style w:type="character" w:customStyle="1" w:styleId="FooterChar">
    <w:name w:val="Footer Char"/>
    <w:basedOn w:val="DefaultParagraphFont"/>
    <w:link w:val="Footer"/>
    <w:uiPriority w:val="99"/>
    <w:rsid w:val="001D1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3187</Characters>
  <Application>Microsoft Office Word</Application>
  <DocSecurity>0</DocSecurity>
  <Lines>26</Lines>
  <Paragraphs>7</Paragraphs>
  <ScaleCrop>false</ScaleCrop>
  <Manager/>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Arthur Souza Rodrigues</cp:lastModifiedBy>
  <cp:revision>1</cp:revision>
  <dcterms:created xsi:type="dcterms:W3CDTF">2025-05-29T15:35:00Z</dcterms:created>
  <dcterms:modified xsi:type="dcterms:W3CDTF">2026-09-22T17:02:00Z</dcterms:modified>
  <cp:category/>
</cp:coreProperties>
</file>