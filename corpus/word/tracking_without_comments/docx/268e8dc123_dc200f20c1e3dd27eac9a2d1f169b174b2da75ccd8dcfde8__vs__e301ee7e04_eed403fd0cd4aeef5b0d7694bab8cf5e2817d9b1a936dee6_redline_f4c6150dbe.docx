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66FBF3" w14:textId="77777777" w:rsidR="00D01EAF" w:rsidRDefault="00004348" w:rsidP="00D01EAF">
      <w:pPr>
        <w:spacing w:after="0" w:line="240" w:lineRule="auto"/>
        <w:jc w:val="center"/>
        <w:rPr>
          <w:ins w:id="5" w:author="Summer L. Hodgson" w:date="2026-09-25T20:07:00Z" w16du:dateUtc="2026-09-26T00:07:00Z"/>
          <w:rFonts w:ascii="Verdana" w:eastAsia="Times New Roman" w:hAnsi="Verdana" w:cs="Aharoni"/>
          <w:b/>
          <w:bCs/>
          <w:color w:val="000080"/>
          <w:sz w:val="32"/>
          <w:szCs w:val="32"/>
        </w:rPr>
      </w:pPr>
      <w:ins w:id="6" w:author="Summer L. Hodgson" w:date="2026-09-25T20:07:00Z" w16du:dateUtc="2026-09-26T00:07:00Z">
        <w:r w:rsidRPr="009539FD">
          <w:rPr>
            <w:rFonts w:ascii="Verdana" w:eastAsia="Times New Roman" w:hAnsi="Verdana" w:cs="Aharoni"/>
            <w:b/>
            <w:bCs/>
            <w:color w:val="000080"/>
            <w:sz w:val="32"/>
            <w:szCs w:val="32"/>
          </w:rPr>
          <w:t xml:space="preserve">CERTIFICATION </w:t>
        </w:r>
        <w:r w:rsidR="00D01EAF" w:rsidRPr="009539FD">
          <w:rPr>
            <w:rFonts w:ascii="Verdana" w:eastAsia="Times New Roman" w:hAnsi="Verdana" w:cs="Aharoni"/>
            <w:b/>
            <w:bCs/>
            <w:color w:val="000080"/>
            <w:sz w:val="32"/>
            <w:szCs w:val="32"/>
          </w:rPr>
          <w:t>FREQUENTLY ASKED QUESTIONS</w:t>
        </w:r>
      </w:ins>
    </w:p>
    <w:p w14:paraId="1ADC5FF0" w14:textId="77777777" w:rsidR="009539FD" w:rsidRPr="009539FD" w:rsidRDefault="009539FD" w:rsidP="00D01EAF">
      <w:pPr>
        <w:spacing w:after="0" w:line="240" w:lineRule="auto"/>
        <w:jc w:val="center"/>
        <w:rPr>
          <w:ins w:id="7" w:author="Summer L. Hodgson" w:date="2026-09-25T20:07:00Z" w16du:dateUtc="2026-09-26T00:07:00Z"/>
          <w:rFonts w:ascii="Verdana" w:eastAsia="Times New Roman" w:hAnsi="Verdana" w:cs="Aharoni"/>
          <w:b/>
          <w:bCs/>
          <w:color w:val="000080"/>
          <w:sz w:val="16"/>
          <w:szCs w:val="32"/>
        </w:rPr>
      </w:pPr>
    </w:p>
    <w:p w14:paraId="135938AE" w14:textId="77777777" w:rsidR="00004348" w:rsidRDefault="00D01EAF" w:rsidP="00D01EAF">
      <w:pPr>
        <w:spacing w:after="0" w:line="240" w:lineRule="auto"/>
        <w:jc w:val="both"/>
        <w:rPr>
          <w:ins w:id="8" w:author="Summer L. Hodgson" w:date="2026-09-25T20:07:00Z" w16du:dateUtc="2026-09-26T00:07:00Z"/>
          <w:rFonts w:ascii="Verdana" w:eastAsia="Times New Roman" w:hAnsi="Verdana" w:cs="Aharoni"/>
          <w:bCs/>
          <w:color w:val="000080"/>
          <w:szCs w:val="32"/>
        </w:rPr>
      </w:pPr>
      <w:ins w:id="9" w:author="Summer L. Hodgson" w:date="2026-09-25T20:07:00Z" w16du:dateUtc="2026-09-26T00:07:00Z">
        <w:r w:rsidRPr="00D01EAF">
          <w:rPr>
            <w:rFonts w:ascii="Verdana" w:eastAsia="Times New Roman" w:hAnsi="Verdana" w:cs="Aharoni"/>
            <w:bCs/>
            <w:color w:val="000080"/>
            <w:szCs w:val="32"/>
          </w:rPr>
          <w:t>These questions and answers are based upon current laws and regulations and are subject to change by the State Board of Education and/or the Professional Standards and Teacher Education Board.</w:t>
        </w:r>
      </w:ins>
    </w:p>
    <w:p w14:paraId="60E0316B" w14:textId="77777777" w:rsidR="009539FD" w:rsidRDefault="009539FD" w:rsidP="00D01EAF">
      <w:pPr>
        <w:spacing w:after="0" w:line="240" w:lineRule="auto"/>
        <w:jc w:val="both"/>
        <w:rPr>
          <w:ins w:id="10" w:author="Summer L. Hodgson" w:date="2026-09-25T20:07:00Z" w16du:dateUtc="2026-09-26T00:07:00Z"/>
          <w:rFonts w:ascii="Verdana" w:eastAsia="Times New Roman" w:hAnsi="Verdana" w:cs="Aharoni"/>
          <w:bCs/>
          <w:color w:val="000080"/>
          <w:szCs w:val="32"/>
        </w:rPr>
      </w:pPr>
    </w:p>
    <w:p w14:paraId="13D4B748" w14:textId="77777777" w:rsidR="009539FD" w:rsidRDefault="009539FD" w:rsidP="00D01EAF">
      <w:pPr>
        <w:spacing w:after="0" w:line="240" w:lineRule="auto"/>
        <w:jc w:val="both"/>
        <w:rPr>
          <w:ins w:id="11" w:author="Summer L. Hodgson" w:date="2026-09-25T20:07:00Z" w16du:dateUtc="2026-09-26T00:07:00Z"/>
          <w:rFonts w:ascii="Verdana" w:eastAsia="Times New Roman" w:hAnsi="Verdana" w:cs="Aharoni"/>
          <w:bCs/>
          <w:color w:val="000080"/>
          <w:szCs w:val="32"/>
        </w:rPr>
      </w:pPr>
      <w:ins w:id="12" w:author="Summer L. Hodgson" w:date="2026-09-25T20:07:00Z" w16du:dateUtc="2026-09-26T00:07:00Z">
        <w:r>
          <w:fldChar w:fldCharType="begin"/>
        </w:r>
        <w:r>
          <w:instrText>HYPERLINK \l "_GENERAL_FAQ"</w:instrText>
        </w:r>
        <w:r>
          <w:fldChar w:fldCharType="separate"/>
        </w:r>
        <w:r w:rsidRPr="009539FD">
          <w:rPr>
            <w:rStyle w:val="Hyperlink"/>
            <w:rFonts w:ascii="Verdana" w:eastAsia="Times New Roman" w:hAnsi="Verdana" w:cs="Aharoni"/>
            <w:bCs/>
            <w:szCs w:val="32"/>
          </w:rPr>
          <w:t>General FAQ</w:t>
        </w:r>
        <w:r>
          <w:fldChar w:fldCharType="end"/>
        </w:r>
      </w:ins>
    </w:p>
    <w:p w14:paraId="6287FDBA" w14:textId="77777777" w:rsidR="009539FD" w:rsidRDefault="009539FD" w:rsidP="00D01EAF">
      <w:pPr>
        <w:spacing w:after="0" w:line="240" w:lineRule="auto"/>
        <w:jc w:val="both"/>
        <w:rPr>
          <w:ins w:id="13" w:author="Summer L. Hodgson" w:date="2026-09-25T20:07:00Z" w16du:dateUtc="2026-09-26T00:07:00Z"/>
          <w:rFonts w:ascii="Verdana" w:eastAsia="Times New Roman" w:hAnsi="Verdana" w:cs="Aharoni"/>
          <w:bCs/>
          <w:color w:val="000080"/>
          <w:szCs w:val="32"/>
        </w:rPr>
      </w:pPr>
      <w:ins w:id="14" w:author="Summer L. Hodgson" w:date="2026-09-25T20:07:00Z" w16du:dateUtc="2026-09-26T00:07:00Z">
        <w:r>
          <w:fldChar w:fldCharType="begin"/>
        </w:r>
        <w:r>
          <w:instrText>HYPERLINK \l "_RENEWAL_FAQ"</w:instrText>
        </w:r>
        <w:r>
          <w:fldChar w:fldCharType="separate"/>
        </w:r>
        <w:r w:rsidRPr="009539FD">
          <w:rPr>
            <w:rStyle w:val="Hyperlink"/>
            <w:rFonts w:ascii="Verdana" w:eastAsia="Times New Roman" w:hAnsi="Verdana" w:cs="Aharoni"/>
            <w:bCs/>
            <w:szCs w:val="32"/>
          </w:rPr>
          <w:t>Renewal FAQ</w:t>
        </w:r>
        <w:r>
          <w:fldChar w:fldCharType="end"/>
        </w:r>
      </w:ins>
    </w:p>
    <w:p w14:paraId="161DA7BB" w14:textId="77777777" w:rsidR="009539FD" w:rsidRDefault="009539FD" w:rsidP="00D01EAF">
      <w:pPr>
        <w:spacing w:after="0" w:line="240" w:lineRule="auto"/>
        <w:jc w:val="both"/>
        <w:rPr>
          <w:ins w:id="15" w:author="Summer L. Hodgson" w:date="2026-09-25T20:07:00Z" w16du:dateUtc="2026-09-26T00:07:00Z"/>
          <w:rFonts w:ascii="Verdana" w:eastAsia="Times New Roman" w:hAnsi="Verdana" w:cs="Aharoni"/>
          <w:bCs/>
          <w:color w:val="000080"/>
          <w:szCs w:val="32"/>
        </w:rPr>
      </w:pPr>
      <w:ins w:id="16" w:author="Summer L. Hodgson" w:date="2026-09-25T20:07:00Z" w16du:dateUtc="2026-09-26T00:07:00Z">
        <w:r>
          <w:fldChar w:fldCharType="begin"/>
        </w:r>
        <w:r>
          <w:instrText>HYPERLINK \l "_ADVANCED_PROFESSIONAL_CERTIFICATE"</w:instrText>
        </w:r>
        <w:r>
          <w:fldChar w:fldCharType="separate"/>
        </w:r>
        <w:r w:rsidRPr="009539FD">
          <w:rPr>
            <w:rStyle w:val="Hyperlink"/>
            <w:rFonts w:ascii="Verdana" w:eastAsia="Times New Roman" w:hAnsi="Verdana" w:cs="Aharoni"/>
            <w:bCs/>
            <w:szCs w:val="32"/>
          </w:rPr>
          <w:t>Advanced Professional Certificate FAQ</w:t>
        </w:r>
        <w:r>
          <w:fldChar w:fldCharType="end"/>
        </w:r>
      </w:ins>
    </w:p>
    <w:p w14:paraId="0AB87EA3" w14:textId="77777777" w:rsidR="00E068EA" w:rsidRPr="00D01EAF" w:rsidRDefault="00E068EA" w:rsidP="00E068EA">
      <w:pPr>
        <w:spacing w:after="0" w:line="240" w:lineRule="auto"/>
        <w:jc w:val="both"/>
        <w:rPr>
          <w:ins w:id="17" w:author="Summer L. Hodgson" w:date="2026-09-25T20:07:00Z" w16du:dateUtc="2026-09-26T00:07:00Z"/>
          <w:rFonts w:ascii="Verdana" w:eastAsia="Times New Roman" w:hAnsi="Verdana" w:cs="Aharoni"/>
          <w:bCs/>
          <w:color w:val="000080"/>
          <w:szCs w:val="32"/>
        </w:rPr>
      </w:pPr>
      <w:ins w:id="18" w:author="Summer L. Hodgson" w:date="2026-09-25T20:07:00Z" w16du:dateUtc="2026-09-26T00:07:00Z">
        <w:r>
          <w:fldChar w:fldCharType="begin"/>
        </w:r>
        <w:r>
          <w:instrText>HYPERLINK \l "_Other_FAQ_(adding"</w:instrText>
        </w:r>
        <w:r>
          <w:fldChar w:fldCharType="separate"/>
        </w:r>
        <w:r w:rsidRPr="00E068EA">
          <w:rPr>
            <w:rStyle w:val="Hyperlink"/>
            <w:rFonts w:ascii="Verdana" w:eastAsia="Times New Roman" w:hAnsi="Verdana" w:cs="Aharoni"/>
            <w:bCs/>
            <w:szCs w:val="32"/>
          </w:rPr>
          <w:t>OTHER FAQ (add endorsement, ancillary credits, senior exemption, and certificate copies)</w:t>
        </w:r>
        <w:r>
          <w:fldChar w:fldCharType="end"/>
        </w:r>
      </w:ins>
    </w:p>
    <w:p w14:paraId="62DEF48D" w14:textId="77777777" w:rsidR="009539FD" w:rsidRDefault="009539FD" w:rsidP="00D01EAF">
      <w:pPr>
        <w:spacing w:after="0" w:line="240" w:lineRule="auto"/>
        <w:jc w:val="both"/>
        <w:rPr>
          <w:ins w:id="19" w:author="Summer L. Hodgson" w:date="2026-09-25T20:07:00Z" w16du:dateUtc="2026-09-26T00:07:00Z"/>
          <w:rFonts w:ascii="Verdana" w:eastAsia="Times New Roman" w:hAnsi="Verdana" w:cs="Aharoni"/>
          <w:bCs/>
          <w:color w:val="000080"/>
          <w:szCs w:val="32"/>
        </w:rPr>
      </w:pPr>
      <w:ins w:id="20" w:author="Summer L. Hodgson" w:date="2026-09-25T20:07:00Z" w16du:dateUtc="2026-09-26T00:07:00Z">
        <w:r>
          <w:fldChar w:fldCharType="begin"/>
        </w:r>
        <w:r>
          <w:instrText>HYPERLINK \l "_TEACH_FAQ"</w:instrText>
        </w:r>
        <w:r>
          <w:fldChar w:fldCharType="separate"/>
        </w:r>
        <w:r w:rsidRPr="00E068EA">
          <w:rPr>
            <w:rStyle w:val="Hyperlink"/>
            <w:rFonts w:ascii="Verdana" w:eastAsia="Times New Roman" w:hAnsi="Verdana" w:cs="Aharoni"/>
            <w:bCs/>
            <w:szCs w:val="32"/>
          </w:rPr>
          <w:t>TEACH Portal FAQ</w:t>
        </w:r>
        <w:r>
          <w:fldChar w:fldCharType="end"/>
        </w:r>
      </w:ins>
    </w:p>
    <w:p w14:paraId="1E58AE0D" w14:textId="77777777" w:rsidR="00E970DA" w:rsidRDefault="00E970DA" w:rsidP="004834BD">
      <w:pPr>
        <w:spacing w:after="0" w:line="240" w:lineRule="auto"/>
        <w:rPr>
          <w:ins w:id="21" w:author="Summer L. Hodgson" w:date="2026-09-25T20:07:00Z" w16du:dateUtc="2026-09-26T00:07:00Z"/>
          <w:rFonts w:ascii="Verdana" w:eastAsia="Times New Roman" w:hAnsi="Verdana" w:cs="Arial"/>
          <w:b/>
          <w:bCs/>
          <w:color w:val="000080"/>
          <w:sz w:val="20"/>
          <w:szCs w:val="20"/>
        </w:rPr>
      </w:pPr>
    </w:p>
    <w:p w14:paraId="4B19E09E" w14:textId="77777777" w:rsidR="009539FD" w:rsidRPr="009539FD" w:rsidRDefault="009539FD" w:rsidP="009539FD">
      <w:pPr>
        <w:pStyle w:val="Heading1"/>
        <w:rPr>
          <w:ins w:id="22" w:author="Summer L. Hodgson" w:date="2026-09-25T20:07:00Z" w16du:dateUtc="2026-09-26T00:07:00Z"/>
          <w:rFonts w:eastAsia="Times New Roman"/>
        </w:rPr>
      </w:pPr>
      <w:bookmarkStart w:id="23" w:name="_GENERAL_FAQ"/>
      <w:bookmarkEnd w:id="23"/>
      <w:ins w:id="24" w:author="Summer L. Hodgson" w:date="2026-09-25T20:07:00Z" w16du:dateUtc="2026-09-26T00:07:00Z">
        <w:r w:rsidRPr="009539FD">
          <w:rPr>
            <w:rFonts w:eastAsia="Times New Roman"/>
          </w:rPr>
          <w:t>GENERAL FAQ</w:t>
        </w:r>
      </w:ins>
    </w:p>
    <w:p w14:paraId="3ACAFA92" w14:textId="77777777" w:rsidR="009539FD" w:rsidRPr="009539FD" w:rsidRDefault="009539FD" w:rsidP="004834BD">
      <w:pPr>
        <w:spacing w:after="0" w:line="240" w:lineRule="auto"/>
        <w:rPr>
          <w:ins w:id="25" w:author="Summer L. Hodgson" w:date="2026-09-25T20:07:00Z" w16du:dateUtc="2026-09-26T00:07:00Z"/>
          <w:rFonts w:ascii="Verdana" w:eastAsia="Times New Roman" w:hAnsi="Verdana" w:cs="Arial"/>
          <w:b/>
          <w:bCs/>
          <w:color w:val="000080"/>
          <w:sz w:val="20"/>
          <w:szCs w:val="20"/>
        </w:rPr>
      </w:pPr>
    </w:p>
    <w:p w14:paraId="17FB7F78" w14:textId="77777777" w:rsidR="004834BD" w:rsidRPr="00D01EAF" w:rsidRDefault="000102CB" w:rsidP="004834BD">
      <w:pPr>
        <w:spacing w:after="0" w:line="240" w:lineRule="auto"/>
        <w:rPr>
          <w:ins w:id="26" w:author="Summer L. Hodgson" w:date="2026-09-25T20:07:00Z" w16du:dateUtc="2026-09-26T00:07:00Z"/>
          <w:rFonts w:ascii="Verdana" w:eastAsia="Times New Roman" w:hAnsi="Verdana" w:cs="Times New Roman"/>
        </w:rPr>
      </w:pPr>
      <w:ins w:id="27" w:author="Summer L. Hodgson" w:date="2026-09-25T20:07:00Z" w16du:dateUtc="2026-09-26T00:07:00Z">
        <w:r w:rsidRPr="00D01EAF">
          <w:rPr>
            <w:rFonts w:ascii="Verdana" w:eastAsia="Times New Roman" w:hAnsi="Verdana" w:cs="Arial"/>
            <w:b/>
            <w:bCs/>
            <w:color w:val="000080"/>
            <w:sz w:val="20"/>
            <w:szCs w:val="20"/>
          </w:rPr>
          <w:t>What type</w:t>
        </w:r>
        <w:r w:rsidR="00011E46" w:rsidRPr="00D01EAF">
          <w:rPr>
            <w:rFonts w:ascii="Verdana" w:eastAsia="Times New Roman" w:hAnsi="Verdana" w:cs="Arial"/>
            <w:b/>
            <w:bCs/>
            <w:color w:val="000080"/>
            <w:sz w:val="20"/>
            <w:szCs w:val="20"/>
          </w:rPr>
          <w:t xml:space="preserve"> </w:t>
        </w:r>
        <w:r w:rsidRPr="00D01EAF">
          <w:rPr>
            <w:rFonts w:ascii="Verdana" w:eastAsia="Times New Roman" w:hAnsi="Verdana" w:cs="Arial"/>
            <w:b/>
            <w:bCs/>
            <w:color w:val="000080"/>
            <w:sz w:val="20"/>
            <w:szCs w:val="20"/>
          </w:rPr>
          <w:t>of</w:t>
        </w:r>
        <w:r w:rsidR="00011E46" w:rsidRPr="00D01EAF">
          <w:rPr>
            <w:rFonts w:ascii="Verdana" w:eastAsia="Times New Roman" w:hAnsi="Verdana" w:cs="Arial"/>
            <w:b/>
            <w:bCs/>
            <w:color w:val="000080"/>
            <w:sz w:val="20"/>
            <w:szCs w:val="20"/>
          </w:rPr>
          <w:t xml:space="preserve"> certificates are available in Maryland?</w:t>
        </w:r>
      </w:ins>
    </w:p>
    <w:p w14:paraId="2655DC90" w14:textId="77777777" w:rsidR="004834BD" w:rsidRPr="00D01EAF" w:rsidRDefault="004834BD" w:rsidP="004834BD">
      <w:pPr>
        <w:spacing w:after="0" w:line="240" w:lineRule="auto"/>
        <w:rPr>
          <w:ins w:id="28" w:author="Summer L. Hodgson" w:date="2026-09-25T20:07:00Z" w16du:dateUtc="2026-09-26T00:07:00Z"/>
          <w:rFonts w:ascii="Verdana" w:eastAsia="Times New Roman" w:hAnsi="Verdana" w:cs="Times New Roman"/>
        </w:rPr>
      </w:pPr>
      <w:ins w:id="29" w:author="Summer L. Hodgson" w:date="2026-09-25T20:07:00Z" w16du:dateUtc="2026-09-26T00:07:00Z">
        <w:r w:rsidRPr="00D01EAF">
          <w:rPr>
            <w:rFonts w:ascii="Verdana" w:eastAsia="Times New Roman" w:hAnsi="Verdana" w:cs="Times New Roman"/>
          </w:rPr>
          <w:t> </w:t>
        </w:r>
      </w:ins>
    </w:p>
    <w:p w14:paraId="1DFB2AC4" w14:textId="77777777" w:rsidR="00811802" w:rsidRPr="00811802" w:rsidRDefault="00811802" w:rsidP="00811802">
      <w:pPr>
        <w:spacing w:after="0" w:line="259" w:lineRule="auto"/>
        <w:jc w:val="both"/>
        <w:rPr>
          <w:del w:id="30" w:author="Summer L. Hodgson" w:date="2026-09-25T20:07:00Z" w16du:dateUtc="2026-09-26T00:07:00Z"/>
          <w:rFonts w:ascii="Calibri" w:eastAsia="Times New Roman" w:hAnsi="Calibri" w:cs="Calibri"/>
          <w:kern w:val="0"/>
          <w:sz w:val="28"/>
          <w:szCs w:val="28"/>
          <w:lang w:val="fr-FR"/>
          <w14:ligatures w14:val="none"/>
        </w:rPr>
      </w:pPr>
      <w:del w:id="31" w:author="Summer L. Hodgson" w:date="2026-09-25T20:07:00Z" w16du:dateUtc="2026-09-26T00:07:00Z">
        <w:r w:rsidRPr="00811802">
          <w:rPr>
            <w:rFonts w:ascii="Calibri" w:eastAsia="Times New Roman" w:hAnsi="Calibri" w:cs="Calibri"/>
            <w:b/>
            <w:kern w:val="0"/>
            <w:sz w:val="28"/>
            <w:szCs w:val="28"/>
            <w:lang w:val="fr-FR"/>
            <w14:ligatures w14:val="none"/>
          </w:rPr>
          <w:delText xml:space="preserve">UN Travel Documents and National Passport  </w:delText>
        </w:r>
      </w:del>
    </w:p>
    <w:p w14:paraId="47A45D72" w14:textId="77777777" w:rsidR="00811802" w:rsidRPr="00811802" w:rsidRDefault="00811802" w:rsidP="00811802">
      <w:pPr>
        <w:spacing w:after="0" w:line="259" w:lineRule="auto"/>
        <w:jc w:val="both"/>
        <w:rPr>
          <w:del w:id="32" w:author="Summer L. Hodgson" w:date="2026-09-25T20:07:00Z" w16du:dateUtc="2026-09-26T00:07:00Z"/>
          <w:rFonts w:ascii="Calibri" w:eastAsia="Times New Roman" w:hAnsi="Calibri" w:cs="Calibri"/>
          <w:kern w:val="0"/>
          <w:sz w:val="22"/>
          <w:szCs w:val="22"/>
          <w:lang w:val="fr-FR"/>
          <w14:ligatures w14:val="none"/>
        </w:rPr>
      </w:pPr>
      <w:del w:id="33" w:author="Summer L. Hodgson" w:date="2026-09-25T20:07:00Z" w16du:dateUtc="2026-09-26T00:07:00Z">
        <w:r w:rsidRPr="00811802">
          <w:rPr>
            <w:rFonts w:ascii="Calibri" w:eastAsia="Times New Roman" w:hAnsi="Calibri" w:cs="Calibri"/>
            <w:b/>
            <w:kern w:val="0"/>
            <w:sz w:val="22"/>
            <w:szCs w:val="22"/>
            <w:lang w:val="fr-FR"/>
            <w14:ligatures w14:val="none"/>
          </w:rPr>
          <w:delText xml:space="preserve"> </w:delText>
        </w:r>
      </w:del>
    </w:p>
    <w:p w14:paraId="07A1B9C1" w14:textId="77777777" w:rsidR="00811802" w:rsidRPr="00811802" w:rsidRDefault="00811802" w:rsidP="00811802">
      <w:pPr>
        <w:numPr>
          <w:ilvl w:val="0"/>
          <w:numId w:val="5"/>
        </w:numPr>
        <w:spacing w:after="5" w:line="249" w:lineRule="auto"/>
        <w:ind w:right="5"/>
        <w:contextualSpacing/>
        <w:jc w:val="both"/>
        <w:rPr>
          <w:del w:id="34" w:author="Summer L. Hodgson" w:date="2026-09-25T20:07:00Z" w16du:dateUtc="2026-09-26T00:07:00Z"/>
          <w:rFonts w:ascii="Calibri" w:eastAsia="Calibri" w:hAnsi="Calibri" w:cs="Calibri"/>
          <w:color w:val="000000"/>
          <w:kern w:val="0"/>
          <w:sz w:val="22"/>
          <w:szCs w:val="22"/>
          <w14:ligatures w14:val="none"/>
        </w:rPr>
      </w:pPr>
      <w:del w:id="35" w:author="Summer L. Hodgson" w:date="2026-09-25T20:07:00Z" w16du:dateUtc="2026-09-26T00:07:00Z">
        <w:r w:rsidRPr="00811802">
          <w:rPr>
            <w:rFonts w:ascii="Calibri" w:eastAsia="Calibri" w:hAnsi="Calibri" w:cs="Calibri"/>
            <w:color w:val="000000"/>
            <w:kern w:val="0"/>
            <w:sz w:val="22"/>
            <w:szCs w:val="22"/>
            <w14:ligatures w14:val="none"/>
          </w:rPr>
          <w:delText xml:space="preserve">The United Nations issues travel documents to facilitate the official travel of its staff members and their eligible dependents. It also provides travel documents to individuals who are not staff members to facilitate their travel and the conduct of the official business for which they have been contracted by the organization to undertake. </w:delText>
        </w:r>
      </w:del>
    </w:p>
    <w:p w14:paraId="625FE4B2" w14:textId="77777777" w:rsidR="00811802" w:rsidRPr="00811802" w:rsidRDefault="00811802" w:rsidP="00811802">
      <w:pPr>
        <w:spacing w:after="0" w:line="259" w:lineRule="auto"/>
        <w:jc w:val="both"/>
        <w:rPr>
          <w:del w:id="36" w:author="Summer L. Hodgson" w:date="2026-09-25T20:07:00Z" w16du:dateUtc="2026-09-26T00:07:00Z"/>
          <w:rFonts w:ascii="Calibri" w:eastAsia="Times New Roman" w:hAnsi="Calibri" w:cs="Calibri"/>
          <w:kern w:val="0"/>
          <w:sz w:val="22"/>
          <w:szCs w:val="22"/>
          <w14:ligatures w14:val="none"/>
        </w:rPr>
      </w:pPr>
      <w:del w:id="37" w:author="Summer L. Hodgson" w:date="2026-09-25T20:07:00Z" w16du:dateUtc="2026-09-26T00:07:00Z">
        <w:r w:rsidRPr="00811802">
          <w:rPr>
            <w:rFonts w:ascii="Calibri" w:eastAsia="Times New Roman" w:hAnsi="Calibri" w:cs="Calibri"/>
            <w:b/>
            <w:kern w:val="0"/>
            <w:sz w:val="22"/>
            <w:szCs w:val="22"/>
            <w14:ligatures w14:val="none"/>
          </w:rPr>
          <w:delText xml:space="preserve"> </w:delText>
        </w:r>
      </w:del>
    </w:p>
    <w:p w14:paraId="13D57ABA" w14:textId="77777777" w:rsidR="00811802" w:rsidRPr="00811802" w:rsidRDefault="00811802" w:rsidP="00811802">
      <w:pPr>
        <w:spacing w:after="0" w:line="259" w:lineRule="auto"/>
        <w:ind w:left="10" w:hanging="10"/>
        <w:jc w:val="both"/>
        <w:rPr>
          <w:del w:id="38" w:author="Summer L. Hodgson" w:date="2026-09-25T20:07:00Z" w16du:dateUtc="2026-09-26T00:07:00Z"/>
          <w:rFonts w:ascii="Calibri" w:eastAsia="Times New Roman" w:hAnsi="Calibri" w:cs="Calibri"/>
          <w:kern w:val="0"/>
          <w:lang w:val="fr-FR"/>
          <w14:ligatures w14:val="none"/>
        </w:rPr>
      </w:pPr>
      <w:del w:id="39" w:author="Summer L. Hodgson" w:date="2026-09-25T20:07:00Z" w16du:dateUtc="2026-09-26T00:07:00Z">
        <w:r w:rsidRPr="00811802">
          <w:rPr>
            <w:rFonts w:ascii="Calibri" w:eastAsia="Times New Roman" w:hAnsi="Calibri" w:cs="Calibri"/>
            <w:b/>
            <w:kern w:val="0"/>
            <w:lang w:val="fr-FR"/>
            <w14:ligatures w14:val="none"/>
          </w:rPr>
          <w:delText xml:space="preserve">UN Travel Documents </w:delText>
        </w:r>
        <w:r w:rsidRPr="00811802">
          <w:rPr>
            <w:rFonts w:ascii="Calibri" w:eastAsia="Times New Roman" w:hAnsi="Calibri" w:cs="Calibri"/>
            <w:b/>
            <w:color w:val="333333"/>
            <w:kern w:val="0"/>
            <w:lang w:val="fr-FR"/>
            <w14:ligatures w14:val="none"/>
          </w:rPr>
          <w:delText xml:space="preserve"> </w:delText>
        </w:r>
      </w:del>
    </w:p>
    <w:p w14:paraId="7FD1E0EC" w14:textId="77777777" w:rsidR="00811802" w:rsidRPr="00811802" w:rsidRDefault="00811802" w:rsidP="00811802">
      <w:pPr>
        <w:spacing w:after="0" w:line="259" w:lineRule="auto"/>
        <w:jc w:val="both"/>
        <w:rPr>
          <w:del w:id="40" w:author="Summer L. Hodgson" w:date="2026-09-25T20:07:00Z" w16du:dateUtc="2026-09-26T00:07:00Z"/>
          <w:rFonts w:ascii="Calibri" w:eastAsia="Times New Roman" w:hAnsi="Calibri" w:cs="Calibri"/>
          <w:kern w:val="0"/>
          <w:sz w:val="22"/>
          <w:szCs w:val="22"/>
          <w:lang w:val="fr-FR"/>
          <w14:ligatures w14:val="none"/>
        </w:rPr>
      </w:pPr>
      <w:del w:id="41" w:author="Summer L. Hodgson" w:date="2026-09-25T20:07:00Z" w16du:dateUtc="2026-09-26T00:07:00Z">
        <w:r w:rsidRPr="00811802">
          <w:rPr>
            <w:rFonts w:ascii="Calibri" w:eastAsia="Times New Roman" w:hAnsi="Calibri" w:cs="Calibri"/>
            <w:b/>
            <w:color w:val="333333"/>
            <w:kern w:val="0"/>
            <w:sz w:val="22"/>
            <w:szCs w:val="22"/>
            <w:lang w:val="fr-FR"/>
            <w14:ligatures w14:val="none"/>
          </w:rPr>
          <w:delText xml:space="preserve"> </w:delText>
        </w:r>
      </w:del>
    </w:p>
    <w:p w14:paraId="31AEB625" w14:textId="77777777" w:rsidR="00811802" w:rsidRPr="00811802" w:rsidRDefault="00811802" w:rsidP="00811802">
      <w:pPr>
        <w:keepNext/>
        <w:keepLines/>
        <w:spacing w:after="0" w:line="259" w:lineRule="auto"/>
        <w:ind w:left="715" w:hanging="10"/>
        <w:jc w:val="both"/>
        <w:outlineLvl w:val="0"/>
        <w:rPr>
          <w:del w:id="42" w:author="Summer L. Hodgson" w:date="2026-09-25T20:07:00Z" w16du:dateUtc="2026-09-26T00:07:00Z"/>
          <w:rFonts w:ascii="Calibri" w:eastAsia="Calibri" w:hAnsi="Calibri" w:cs="Calibri"/>
          <w:b/>
          <w:color w:val="000000"/>
          <w:kern w:val="0"/>
          <w:sz w:val="22"/>
          <w:szCs w:val="22"/>
          <w:lang w:val="fr-FR"/>
          <w14:ligatures w14:val="none"/>
        </w:rPr>
      </w:pPr>
      <w:del w:id="43" w:author="Summer L. Hodgson" w:date="2026-09-25T20:07:00Z" w16du:dateUtc="2026-09-26T00:07:00Z">
        <w:r w:rsidRPr="00811802">
          <w:rPr>
            <w:rFonts w:ascii="Calibri" w:eastAsia="Calibri" w:hAnsi="Calibri" w:cs="Calibri"/>
            <w:b/>
            <w:color w:val="000000"/>
            <w:kern w:val="0"/>
            <w:sz w:val="22"/>
            <w:szCs w:val="22"/>
            <w:lang w:val="fr-FR"/>
            <w14:ligatures w14:val="none"/>
          </w:rPr>
          <w:delText xml:space="preserve">UN Laissez-Passer </w:delText>
        </w:r>
      </w:del>
    </w:p>
    <w:p w14:paraId="168E7F63" w14:textId="77777777" w:rsidR="00811802" w:rsidRPr="00811802" w:rsidRDefault="00811802" w:rsidP="00811802">
      <w:pPr>
        <w:spacing w:after="21" w:line="259" w:lineRule="auto"/>
        <w:jc w:val="both"/>
        <w:rPr>
          <w:del w:id="44" w:author="Summer L. Hodgson" w:date="2026-09-25T20:07:00Z" w16du:dateUtc="2026-09-26T00:07:00Z"/>
          <w:rFonts w:ascii="Calibri" w:eastAsia="Times New Roman" w:hAnsi="Calibri" w:cs="Calibri"/>
          <w:kern w:val="0"/>
          <w:sz w:val="22"/>
          <w:szCs w:val="22"/>
          <w:lang w:val="fr-FR"/>
          <w14:ligatures w14:val="none"/>
        </w:rPr>
      </w:pPr>
      <w:del w:id="45" w:author="Summer L. Hodgson" w:date="2026-09-25T20:07:00Z" w16du:dateUtc="2026-09-26T00:07:00Z">
        <w:r w:rsidRPr="00811802">
          <w:rPr>
            <w:rFonts w:ascii="Calibri" w:eastAsia="Times New Roman" w:hAnsi="Calibri" w:cs="Calibri"/>
            <w:b/>
            <w:kern w:val="0"/>
            <w:sz w:val="22"/>
            <w:szCs w:val="22"/>
            <w:lang w:val="fr-FR"/>
            <w14:ligatures w14:val="none"/>
          </w:rPr>
          <w:delText xml:space="preserve"> </w:delText>
        </w:r>
      </w:del>
    </w:p>
    <w:p w14:paraId="73B9B98D" w14:textId="77777777" w:rsidR="00811802" w:rsidRPr="00811802" w:rsidRDefault="00811802" w:rsidP="00811802">
      <w:pPr>
        <w:numPr>
          <w:ilvl w:val="0"/>
          <w:numId w:val="1"/>
        </w:numPr>
        <w:spacing w:after="0" w:line="240" w:lineRule="auto"/>
        <w:ind w:hanging="360"/>
        <w:jc w:val="both"/>
        <w:rPr>
          <w:del w:id="46" w:author="Summer L. Hodgson" w:date="2026-09-25T20:07:00Z" w16du:dateUtc="2026-09-26T00:07:00Z"/>
          <w:rFonts w:ascii="Calibri" w:eastAsia="Times New Roman" w:hAnsi="Calibri" w:cs="Calibri"/>
          <w:kern w:val="0"/>
          <w:sz w:val="22"/>
          <w:szCs w:val="22"/>
          <w14:ligatures w14:val="none"/>
        </w:rPr>
      </w:pPr>
      <w:del w:id="47" w:author="Summer L. Hodgson" w:date="2026-09-25T20:07:00Z" w16du:dateUtc="2026-09-26T00:07:00Z">
        <w:r w:rsidRPr="00811802">
          <w:rPr>
            <w:rFonts w:ascii="Calibri" w:eastAsia="Times New Roman" w:hAnsi="Calibri" w:cs="Calibri"/>
            <w:kern w:val="0"/>
            <w:sz w:val="22"/>
            <w:szCs w:val="22"/>
            <w14:ligatures w14:val="none"/>
          </w:rPr>
          <w:delText xml:space="preserve">The UN Laissez-Passer (UNLP) is issued to staff members of the United Nations under the authority of the Convention on the Privileges and Immunities of the United Nations of 1946 and the Convention on the Privileges and Immunities of the Specialized Agencies of 1947. </w:delText>
        </w:r>
        <w:r>
          <w:fldChar w:fldCharType="begin"/>
        </w:r>
        <w:r>
          <w:delInstrText>HYPERLINK "https://popp.undp.org/node/3771"</w:delInstrText>
        </w:r>
        <w:r>
          <w:fldChar w:fldCharType="separate"/>
        </w:r>
        <w:r w:rsidRPr="00811802">
          <w:rPr>
            <w:rFonts w:ascii="Calibri" w:eastAsia="Times New Roman" w:hAnsi="Calibri" w:cs="Calibri"/>
            <w:color w:val="0070C0"/>
            <w:kern w:val="0"/>
            <w:sz w:val="22"/>
            <w:szCs w:val="22"/>
            <w:u w:val="single"/>
            <w14:ligatures w14:val="none"/>
          </w:rPr>
          <w:delText>The Guide to Issuance of United Nations Travel Documents</w:delText>
        </w:r>
        <w:r>
          <w:fldChar w:fldCharType="end"/>
        </w:r>
        <w:r w:rsidRPr="00811802">
          <w:rPr>
            <w:rFonts w:ascii="Calibri" w:eastAsia="Times New Roman" w:hAnsi="Calibri" w:cs="Calibri"/>
            <w:kern w:val="0"/>
            <w:sz w:val="22"/>
            <w:szCs w:val="22"/>
            <w14:ligatures w14:val="none"/>
          </w:rPr>
          <w:delText xml:space="preserve"> outlines the eligibility, privileges and immunities, application, certification and validity. </w:delText>
        </w:r>
      </w:del>
    </w:p>
    <w:p w14:paraId="37104617" w14:textId="77777777" w:rsidR="00811802" w:rsidRPr="00811802" w:rsidRDefault="00811802" w:rsidP="00811802">
      <w:pPr>
        <w:spacing w:after="20" w:line="259" w:lineRule="auto"/>
        <w:ind w:left="720"/>
        <w:jc w:val="both"/>
        <w:rPr>
          <w:del w:id="48" w:author="Summer L. Hodgson" w:date="2026-09-25T20:07:00Z" w16du:dateUtc="2026-09-26T00:07:00Z"/>
          <w:rFonts w:ascii="Calibri" w:eastAsia="Times New Roman" w:hAnsi="Calibri" w:cs="Calibri"/>
          <w:kern w:val="0"/>
          <w:sz w:val="22"/>
          <w:szCs w:val="22"/>
          <w14:ligatures w14:val="none"/>
        </w:rPr>
      </w:pPr>
      <w:del w:id="49" w:author="Summer L. Hodgson" w:date="2026-09-25T20:07:00Z" w16du:dateUtc="2026-09-26T00:07:00Z">
        <w:r w:rsidRPr="00811802">
          <w:rPr>
            <w:rFonts w:ascii="Calibri" w:eastAsia="Times New Roman" w:hAnsi="Calibri" w:cs="Calibri"/>
            <w:kern w:val="0"/>
            <w:sz w:val="22"/>
            <w:szCs w:val="22"/>
            <w14:ligatures w14:val="none"/>
          </w:rPr>
          <w:delText xml:space="preserve"> </w:delText>
        </w:r>
      </w:del>
    </w:p>
    <w:p w14:paraId="065DC18B" w14:textId="77777777" w:rsidR="00811802" w:rsidRPr="00811802" w:rsidRDefault="00811802" w:rsidP="00811802">
      <w:pPr>
        <w:numPr>
          <w:ilvl w:val="0"/>
          <w:numId w:val="1"/>
        </w:numPr>
        <w:spacing w:after="0" w:line="240" w:lineRule="auto"/>
        <w:ind w:hanging="360"/>
        <w:jc w:val="both"/>
        <w:rPr>
          <w:del w:id="50" w:author="Summer L. Hodgson" w:date="2026-09-25T20:07:00Z" w16du:dateUtc="2026-09-26T00:07:00Z"/>
          <w:rFonts w:ascii="Calibri" w:eastAsia="Times New Roman" w:hAnsi="Calibri" w:cs="Calibri"/>
          <w:kern w:val="0"/>
          <w:sz w:val="22"/>
          <w:szCs w:val="22"/>
          <w14:ligatures w14:val="none"/>
        </w:rPr>
      </w:pPr>
      <w:del w:id="51" w:author="Summer L. Hodgson" w:date="2026-09-25T20:07:00Z" w16du:dateUtc="2026-09-26T00:07:00Z">
        <w:r w:rsidRPr="00811802">
          <w:rPr>
            <w:rFonts w:ascii="Calibri" w:eastAsia="Times New Roman" w:hAnsi="Calibri" w:cs="Calibri"/>
            <w:kern w:val="0"/>
            <w:sz w:val="22"/>
            <w:szCs w:val="22"/>
            <w14:ligatures w14:val="none"/>
          </w:rPr>
          <w:delText xml:space="preserve">There are no renewals, amendments or inclusions of dependents. </w:delText>
        </w:r>
      </w:del>
    </w:p>
    <w:p w14:paraId="55D69529" w14:textId="77777777" w:rsidR="00811802" w:rsidRPr="00811802" w:rsidRDefault="00811802" w:rsidP="00811802">
      <w:pPr>
        <w:spacing w:after="0" w:line="259" w:lineRule="auto"/>
        <w:jc w:val="both"/>
        <w:rPr>
          <w:del w:id="52" w:author="Summer L. Hodgson" w:date="2026-09-25T20:07:00Z" w16du:dateUtc="2026-09-26T00:07:00Z"/>
          <w:rFonts w:ascii="Calibri" w:eastAsia="Times New Roman" w:hAnsi="Calibri" w:cs="Calibri"/>
          <w:kern w:val="0"/>
          <w:sz w:val="22"/>
          <w:szCs w:val="22"/>
          <w14:ligatures w14:val="none"/>
        </w:rPr>
      </w:pPr>
      <w:del w:id="53" w:author="Summer L. Hodgson" w:date="2026-09-25T20:07:00Z" w16du:dateUtc="2026-09-26T00:07:00Z">
        <w:r w:rsidRPr="00811802">
          <w:rPr>
            <w:rFonts w:ascii="Calibri" w:eastAsia="Times New Roman" w:hAnsi="Calibri" w:cs="Calibri"/>
            <w:b/>
            <w:kern w:val="0"/>
            <w:sz w:val="22"/>
            <w:szCs w:val="22"/>
            <w14:ligatures w14:val="none"/>
          </w:rPr>
          <w:delText xml:space="preserve">             </w:delText>
        </w:r>
      </w:del>
    </w:p>
    <w:p w14:paraId="2425316B" w14:textId="77777777" w:rsidR="00811802" w:rsidRPr="00811802" w:rsidRDefault="00811802" w:rsidP="00811802">
      <w:pPr>
        <w:keepNext/>
        <w:keepLines/>
        <w:spacing w:after="0" w:line="259" w:lineRule="auto"/>
        <w:ind w:left="715" w:hanging="10"/>
        <w:jc w:val="both"/>
        <w:outlineLvl w:val="0"/>
        <w:rPr>
          <w:del w:id="54" w:author="Summer L. Hodgson" w:date="2026-09-25T20:07:00Z" w16du:dateUtc="2026-09-26T00:07:00Z"/>
          <w:rFonts w:ascii="Calibri" w:eastAsia="Calibri" w:hAnsi="Calibri" w:cs="Calibri"/>
          <w:b/>
          <w:color w:val="000000"/>
          <w:kern w:val="0"/>
          <w:sz w:val="22"/>
          <w:szCs w:val="22"/>
          <w14:ligatures w14:val="none"/>
        </w:rPr>
      </w:pPr>
      <w:del w:id="55" w:author="Summer L. Hodgson" w:date="2026-09-25T20:07:00Z" w16du:dateUtc="2026-09-26T00:07:00Z">
        <w:r w:rsidRPr="00811802">
          <w:rPr>
            <w:rFonts w:ascii="Calibri" w:eastAsia="Calibri" w:hAnsi="Calibri" w:cs="Calibri"/>
            <w:b/>
            <w:color w:val="000000"/>
            <w:kern w:val="0"/>
            <w:sz w:val="22"/>
            <w:szCs w:val="22"/>
            <w14:ligatures w14:val="none"/>
          </w:rPr>
          <w:delText xml:space="preserve">UN Family Certificate  </w:delText>
        </w:r>
      </w:del>
    </w:p>
    <w:p w14:paraId="41E5A273" w14:textId="77777777" w:rsidR="00811802" w:rsidRPr="00811802" w:rsidRDefault="00811802" w:rsidP="00811802">
      <w:pPr>
        <w:spacing w:after="20" w:line="259" w:lineRule="auto"/>
        <w:ind w:left="720"/>
        <w:jc w:val="both"/>
        <w:rPr>
          <w:del w:id="56" w:author="Summer L. Hodgson" w:date="2026-09-25T20:07:00Z" w16du:dateUtc="2026-09-26T00:07:00Z"/>
          <w:rFonts w:ascii="Calibri" w:eastAsia="Times New Roman" w:hAnsi="Calibri" w:cs="Calibri"/>
          <w:kern w:val="0"/>
          <w:sz w:val="22"/>
          <w:szCs w:val="22"/>
          <w14:ligatures w14:val="none"/>
        </w:rPr>
      </w:pPr>
      <w:del w:id="57" w:author="Summer L. Hodgson" w:date="2026-09-25T20:07:00Z" w16du:dateUtc="2026-09-26T00:07:00Z">
        <w:r w:rsidRPr="00811802">
          <w:rPr>
            <w:rFonts w:ascii="Calibri" w:eastAsia="Times New Roman" w:hAnsi="Calibri" w:cs="Calibri"/>
            <w:kern w:val="0"/>
            <w:sz w:val="22"/>
            <w:szCs w:val="22"/>
            <w14:ligatures w14:val="none"/>
          </w:rPr>
          <w:delText xml:space="preserve"> </w:delText>
        </w:r>
      </w:del>
    </w:p>
    <w:p w14:paraId="2195E1AF" w14:textId="77777777" w:rsidR="00811802" w:rsidRPr="00811802" w:rsidRDefault="00811802" w:rsidP="00811802">
      <w:pPr>
        <w:numPr>
          <w:ilvl w:val="0"/>
          <w:numId w:val="1"/>
        </w:numPr>
        <w:spacing w:after="5" w:line="249" w:lineRule="auto"/>
        <w:ind w:right="5" w:hanging="370"/>
        <w:contextualSpacing/>
        <w:jc w:val="both"/>
        <w:rPr>
          <w:del w:id="58" w:author="Summer L. Hodgson" w:date="2026-09-25T20:07:00Z" w16du:dateUtc="2026-09-26T00:07:00Z"/>
          <w:rFonts w:ascii="Calibri" w:eastAsia="Calibri" w:hAnsi="Calibri" w:cs="Calibri"/>
          <w:color w:val="000000"/>
          <w:kern w:val="0"/>
          <w:sz w:val="22"/>
          <w:szCs w:val="22"/>
          <w14:ligatures w14:val="none"/>
        </w:rPr>
      </w:pPr>
      <w:del w:id="59" w:author="Summer L. Hodgson" w:date="2026-09-25T20:07:00Z" w16du:dateUtc="2026-09-26T00:07:00Z">
        <w:r w:rsidRPr="00811802">
          <w:rPr>
            <w:rFonts w:ascii="Calibri" w:eastAsia="Calibri" w:hAnsi="Calibri" w:cs="Calibri"/>
            <w:color w:val="000000"/>
            <w:kern w:val="0"/>
            <w:sz w:val="22"/>
            <w:szCs w:val="22"/>
            <w14:ligatures w14:val="none"/>
          </w:rPr>
          <w:delText xml:space="preserve">The UN Family Certificate identifies the bearer as being a family member of the UN official named therein. It is not an official travel document. </w:delText>
        </w:r>
        <w:r>
          <w:fldChar w:fldCharType="begin"/>
        </w:r>
        <w:r>
          <w:delInstrText>HYPERLINK "https://popp.undp.org/node/3771"</w:delInstrText>
        </w:r>
        <w:r>
          <w:fldChar w:fldCharType="separate"/>
        </w:r>
        <w:r w:rsidRPr="00811802">
          <w:rPr>
            <w:rFonts w:ascii="Calibri" w:eastAsia="Calibri" w:hAnsi="Calibri" w:cs="Calibri"/>
            <w:color w:val="0070C0"/>
            <w:kern w:val="0"/>
            <w:sz w:val="22"/>
            <w:szCs w:val="22"/>
            <w:u w:val="single"/>
            <w14:ligatures w14:val="none"/>
          </w:rPr>
          <w:delText>The Guide to Issuance of United Nations Travel Documents</w:delText>
        </w:r>
        <w:r>
          <w:fldChar w:fldCharType="end"/>
        </w:r>
        <w:r w:rsidRPr="00811802">
          <w:rPr>
            <w:rFonts w:ascii="Calibri" w:eastAsia="Calibri" w:hAnsi="Calibri" w:cs="Calibri"/>
            <w:color w:val="0070C0"/>
            <w:kern w:val="0"/>
            <w:sz w:val="22"/>
            <w:szCs w:val="22"/>
            <w14:ligatures w14:val="none"/>
          </w:rPr>
          <w:delText xml:space="preserve"> </w:delText>
        </w:r>
        <w:r w:rsidRPr="00811802">
          <w:rPr>
            <w:rFonts w:ascii="Calibri" w:eastAsia="Calibri" w:hAnsi="Calibri" w:cs="Calibri"/>
            <w:color w:val="000000"/>
            <w:kern w:val="0"/>
            <w:sz w:val="22"/>
            <w:szCs w:val="22"/>
            <w14:ligatures w14:val="none"/>
          </w:rPr>
          <w:delText xml:space="preserve">outlines the eligibility, application, certification and validity. </w:delText>
        </w:r>
      </w:del>
    </w:p>
    <w:p w14:paraId="0DFFAA21" w14:textId="77777777" w:rsidR="00811802" w:rsidRPr="00811802" w:rsidRDefault="00811802" w:rsidP="00811802">
      <w:pPr>
        <w:spacing w:after="0" w:line="259" w:lineRule="auto"/>
        <w:jc w:val="both"/>
        <w:rPr>
          <w:del w:id="60" w:author="Summer L. Hodgson" w:date="2026-09-25T20:07:00Z" w16du:dateUtc="2026-09-26T00:07:00Z"/>
          <w:rFonts w:ascii="Calibri" w:eastAsia="Times New Roman" w:hAnsi="Calibri" w:cs="Calibri"/>
          <w:kern w:val="0"/>
          <w:sz w:val="22"/>
          <w:szCs w:val="22"/>
          <w14:ligatures w14:val="none"/>
        </w:rPr>
      </w:pPr>
      <w:del w:id="61" w:author="Summer L. Hodgson" w:date="2026-09-25T20:07:00Z" w16du:dateUtc="2026-09-26T00:07:00Z">
        <w:r w:rsidRPr="00811802">
          <w:rPr>
            <w:rFonts w:ascii="Calibri" w:eastAsia="Times New Roman" w:hAnsi="Calibri" w:cs="Calibri"/>
            <w:b/>
            <w:kern w:val="0"/>
            <w:sz w:val="22"/>
            <w:szCs w:val="22"/>
            <w14:ligatures w14:val="none"/>
          </w:rPr>
          <w:lastRenderedPageBreak/>
          <w:delText xml:space="preserve">    </w:delText>
        </w:r>
      </w:del>
    </w:p>
    <w:p w14:paraId="242E6644" w14:textId="77777777" w:rsidR="00811802" w:rsidRPr="00811802" w:rsidRDefault="00811802" w:rsidP="00811802">
      <w:pPr>
        <w:keepNext/>
        <w:keepLines/>
        <w:tabs>
          <w:tab w:val="center" w:pos="1363"/>
        </w:tabs>
        <w:spacing w:after="0" w:line="259" w:lineRule="auto"/>
        <w:jc w:val="both"/>
        <w:outlineLvl w:val="0"/>
        <w:rPr>
          <w:del w:id="62" w:author="Summer L. Hodgson" w:date="2026-09-25T20:07:00Z" w16du:dateUtc="2026-09-26T00:07:00Z"/>
          <w:rFonts w:ascii="Calibri" w:eastAsia="Calibri" w:hAnsi="Calibri" w:cs="Calibri"/>
          <w:b/>
          <w:color w:val="000000"/>
          <w:kern w:val="0"/>
          <w:sz w:val="22"/>
          <w:szCs w:val="22"/>
          <w14:ligatures w14:val="none"/>
        </w:rPr>
      </w:pPr>
      <w:del w:id="63" w:author="Summer L. Hodgson" w:date="2026-09-25T20:07:00Z" w16du:dateUtc="2026-09-26T00:07:00Z">
        <w:r w:rsidRPr="00811802">
          <w:rPr>
            <w:rFonts w:ascii="Calibri" w:eastAsia="Calibri" w:hAnsi="Calibri" w:cs="Calibri"/>
            <w:b/>
            <w:color w:val="000000"/>
            <w:kern w:val="0"/>
            <w:sz w:val="22"/>
            <w:szCs w:val="22"/>
            <w14:ligatures w14:val="none"/>
          </w:rPr>
          <w:delText xml:space="preserve">           </w:delText>
        </w:r>
        <w:r w:rsidRPr="00811802">
          <w:rPr>
            <w:rFonts w:ascii="Calibri" w:eastAsia="Calibri" w:hAnsi="Calibri" w:cs="Calibri"/>
            <w:b/>
            <w:color w:val="000000"/>
            <w:kern w:val="0"/>
            <w:sz w:val="22"/>
            <w:szCs w:val="22"/>
            <w14:ligatures w14:val="none"/>
          </w:rPr>
          <w:tab/>
          <w:delText>UN Certificate</w:delText>
        </w:r>
        <w:r w:rsidRPr="00811802">
          <w:rPr>
            <w:rFonts w:ascii="Calibri" w:eastAsia="Calibri" w:hAnsi="Calibri" w:cs="Calibri"/>
            <w:color w:val="000000"/>
            <w:kern w:val="0"/>
            <w:sz w:val="22"/>
            <w:szCs w:val="22"/>
            <w14:ligatures w14:val="none"/>
          </w:rPr>
          <w:delText xml:space="preserve">  </w:delText>
        </w:r>
      </w:del>
    </w:p>
    <w:p w14:paraId="231613F9" w14:textId="77777777" w:rsidR="00811802" w:rsidRPr="00811802" w:rsidRDefault="00811802" w:rsidP="00811802">
      <w:pPr>
        <w:spacing w:after="21" w:line="259" w:lineRule="auto"/>
        <w:jc w:val="both"/>
        <w:rPr>
          <w:del w:id="64" w:author="Summer L. Hodgson" w:date="2026-09-25T20:07:00Z" w16du:dateUtc="2026-09-26T00:07:00Z"/>
          <w:rFonts w:ascii="Calibri" w:eastAsia="Times New Roman" w:hAnsi="Calibri" w:cs="Calibri"/>
          <w:kern w:val="0"/>
          <w:sz w:val="22"/>
          <w:szCs w:val="22"/>
          <w14:ligatures w14:val="none"/>
        </w:rPr>
      </w:pPr>
      <w:del w:id="65" w:author="Summer L. Hodgson" w:date="2026-09-25T20:07:00Z" w16du:dateUtc="2026-09-26T00:07:00Z">
        <w:r w:rsidRPr="00811802">
          <w:rPr>
            <w:rFonts w:ascii="Calibri" w:eastAsia="Times New Roman" w:hAnsi="Calibri" w:cs="Calibri"/>
            <w:kern w:val="0"/>
            <w:sz w:val="22"/>
            <w:szCs w:val="22"/>
            <w14:ligatures w14:val="none"/>
          </w:rPr>
          <w:delText xml:space="preserve"> </w:delText>
        </w:r>
      </w:del>
    </w:p>
    <w:p w14:paraId="2109060F" w14:textId="77777777" w:rsidR="00811802" w:rsidRPr="00811802" w:rsidRDefault="00811802" w:rsidP="00811802">
      <w:pPr>
        <w:numPr>
          <w:ilvl w:val="0"/>
          <w:numId w:val="2"/>
        </w:numPr>
        <w:spacing w:after="0" w:line="240" w:lineRule="auto"/>
        <w:ind w:hanging="360"/>
        <w:jc w:val="both"/>
        <w:rPr>
          <w:del w:id="66" w:author="Summer L. Hodgson" w:date="2026-09-25T20:07:00Z" w16du:dateUtc="2026-09-26T00:07:00Z"/>
          <w:rFonts w:ascii="Calibri" w:eastAsia="Times New Roman" w:hAnsi="Calibri" w:cs="Calibri"/>
          <w:kern w:val="0"/>
          <w:sz w:val="22"/>
          <w:szCs w:val="22"/>
          <w14:ligatures w14:val="none"/>
        </w:rPr>
      </w:pPr>
      <w:del w:id="67" w:author="Summer L. Hodgson" w:date="2026-09-25T20:07:00Z" w16du:dateUtc="2026-09-26T00:07:00Z">
        <w:r w:rsidRPr="00811802">
          <w:rPr>
            <w:rFonts w:ascii="Calibri" w:eastAsia="Times New Roman" w:hAnsi="Calibri" w:cs="Calibri"/>
            <w:kern w:val="0"/>
            <w:sz w:val="22"/>
            <w:szCs w:val="22"/>
            <w14:ligatures w14:val="none"/>
          </w:rPr>
          <w:delText xml:space="preserve">The UN Certificate is a document issued to individuals who are not staff members of the United Nations and are travelling on official business on behalf of the organization. It provides limited privileges in accordance with the Convention on Privileges and Immunities of the United Nations. It is not a legal travel document but serves to facilitate the travel on UN business of individuals other than staff members of the UN. </w:delText>
        </w:r>
      </w:del>
    </w:p>
    <w:p w14:paraId="723A35AD" w14:textId="77777777" w:rsidR="00811802" w:rsidRPr="00811802" w:rsidRDefault="00811802" w:rsidP="00811802">
      <w:pPr>
        <w:spacing w:after="22" w:line="259" w:lineRule="auto"/>
        <w:ind w:left="720"/>
        <w:jc w:val="both"/>
        <w:rPr>
          <w:del w:id="68" w:author="Summer L. Hodgson" w:date="2026-09-25T20:07:00Z" w16du:dateUtc="2026-09-26T00:07:00Z"/>
          <w:rFonts w:ascii="Calibri" w:eastAsia="Times New Roman" w:hAnsi="Calibri" w:cs="Calibri"/>
          <w:kern w:val="0"/>
          <w:sz w:val="22"/>
          <w:szCs w:val="22"/>
          <w14:ligatures w14:val="none"/>
        </w:rPr>
      </w:pPr>
      <w:del w:id="69" w:author="Summer L. Hodgson" w:date="2026-09-25T20:07:00Z" w16du:dateUtc="2026-09-26T00:07:00Z">
        <w:r w:rsidRPr="00811802">
          <w:rPr>
            <w:rFonts w:ascii="Calibri" w:eastAsia="Times New Roman" w:hAnsi="Calibri" w:cs="Calibri"/>
            <w:kern w:val="0"/>
            <w:sz w:val="22"/>
            <w:szCs w:val="22"/>
            <w14:ligatures w14:val="none"/>
          </w:rPr>
          <w:delText xml:space="preserve"> </w:delText>
        </w:r>
      </w:del>
    </w:p>
    <w:p w14:paraId="3E2A31F2" w14:textId="77777777" w:rsidR="00811802" w:rsidRPr="00811802" w:rsidRDefault="00811802" w:rsidP="00811802">
      <w:pPr>
        <w:numPr>
          <w:ilvl w:val="0"/>
          <w:numId w:val="2"/>
        </w:numPr>
        <w:spacing w:after="0" w:line="240" w:lineRule="auto"/>
        <w:ind w:hanging="360"/>
        <w:jc w:val="both"/>
        <w:rPr>
          <w:del w:id="70" w:author="Summer L. Hodgson" w:date="2026-09-25T20:07:00Z" w16du:dateUtc="2026-09-26T00:07:00Z"/>
          <w:rFonts w:ascii="Calibri" w:eastAsia="Times New Roman" w:hAnsi="Calibri" w:cs="Calibri"/>
          <w:kern w:val="0"/>
          <w:sz w:val="22"/>
          <w:szCs w:val="22"/>
          <w14:ligatures w14:val="none"/>
        </w:rPr>
      </w:pPr>
      <w:del w:id="71" w:author="Summer L. Hodgson" w:date="2026-09-25T20:07:00Z" w16du:dateUtc="2026-09-26T00:07:00Z">
        <w:r>
          <w:fldChar w:fldCharType="begin"/>
        </w:r>
        <w:r>
          <w:delInstrText>HYPERLINK "https://popp.undp.org/node/3771"</w:delInstrText>
        </w:r>
        <w:r>
          <w:fldChar w:fldCharType="separate"/>
        </w:r>
        <w:r w:rsidRPr="00811802">
          <w:rPr>
            <w:rFonts w:ascii="Calibri" w:eastAsia="Times New Roman" w:hAnsi="Calibri" w:cs="Calibri"/>
            <w:color w:val="0070C0"/>
            <w:kern w:val="0"/>
            <w:sz w:val="22"/>
            <w:szCs w:val="22"/>
            <w:u w:val="single"/>
            <w14:ligatures w14:val="none"/>
          </w:rPr>
          <w:delText>The Guide to Issuance of United Nations Travel Documents</w:delText>
        </w:r>
        <w:r>
          <w:fldChar w:fldCharType="end"/>
        </w:r>
        <w:r w:rsidRPr="00811802">
          <w:rPr>
            <w:rFonts w:ascii="Calibri" w:eastAsia="Times New Roman" w:hAnsi="Calibri" w:cs="Calibri"/>
            <w:color w:val="0070C0"/>
            <w:kern w:val="0"/>
            <w:sz w:val="22"/>
            <w:szCs w:val="22"/>
            <w14:ligatures w14:val="none"/>
          </w:rPr>
          <w:delText xml:space="preserve"> </w:delText>
        </w:r>
        <w:r w:rsidRPr="00811802">
          <w:rPr>
            <w:rFonts w:ascii="Calibri" w:eastAsia="Times New Roman" w:hAnsi="Calibri" w:cs="Calibri"/>
            <w:kern w:val="0"/>
            <w:sz w:val="22"/>
            <w:szCs w:val="22"/>
            <w14:ligatures w14:val="none"/>
          </w:rPr>
          <w:delText xml:space="preserve">outlines the eligibility, application, certification and validity. </w:delText>
        </w:r>
      </w:del>
    </w:p>
    <w:p w14:paraId="73CAF3BE" w14:textId="77777777" w:rsidR="00811802" w:rsidRPr="00811802" w:rsidRDefault="00811802" w:rsidP="00811802">
      <w:pPr>
        <w:spacing w:after="0" w:line="259" w:lineRule="auto"/>
        <w:jc w:val="both"/>
        <w:rPr>
          <w:del w:id="72" w:author="Summer L. Hodgson" w:date="2026-09-25T20:07:00Z" w16du:dateUtc="2026-09-26T00:07:00Z"/>
          <w:rFonts w:ascii="Calibri" w:eastAsia="Times New Roman" w:hAnsi="Calibri" w:cs="Calibri"/>
          <w:b/>
          <w:kern w:val="0"/>
          <w:sz w:val="22"/>
          <w:szCs w:val="22"/>
          <w14:ligatures w14:val="none"/>
        </w:rPr>
      </w:pPr>
      <w:del w:id="73" w:author="Summer L. Hodgson" w:date="2026-09-25T20:07:00Z" w16du:dateUtc="2026-09-26T00:07:00Z">
        <w:r w:rsidRPr="00811802">
          <w:rPr>
            <w:rFonts w:ascii="Calibri" w:eastAsia="Times New Roman" w:hAnsi="Calibri" w:cs="Calibri"/>
            <w:b/>
            <w:kern w:val="0"/>
            <w:sz w:val="22"/>
            <w:szCs w:val="22"/>
            <w14:ligatures w14:val="none"/>
          </w:rPr>
          <w:delText xml:space="preserve">                 </w:delText>
        </w:r>
      </w:del>
    </w:p>
    <w:p w14:paraId="4BF5B044" w14:textId="77777777" w:rsidR="00811802" w:rsidRPr="00811802" w:rsidRDefault="00811802" w:rsidP="00811802">
      <w:pPr>
        <w:keepNext/>
        <w:keepLines/>
        <w:spacing w:after="0" w:line="259" w:lineRule="auto"/>
        <w:ind w:left="715" w:hanging="10"/>
        <w:jc w:val="both"/>
        <w:outlineLvl w:val="0"/>
        <w:rPr>
          <w:del w:id="74" w:author="Summer L. Hodgson" w:date="2026-09-25T20:07:00Z" w16du:dateUtc="2026-09-26T00:07:00Z"/>
          <w:rFonts w:ascii="Calibri" w:eastAsia="Calibri" w:hAnsi="Calibri" w:cs="Calibri"/>
          <w:b/>
          <w:color w:val="000000"/>
          <w:kern w:val="0"/>
          <w:sz w:val="22"/>
          <w:szCs w:val="22"/>
          <w14:ligatures w14:val="none"/>
        </w:rPr>
      </w:pPr>
      <w:del w:id="75" w:author="Summer L. Hodgson" w:date="2026-09-25T20:07:00Z" w16du:dateUtc="2026-09-26T00:07:00Z">
        <w:r w:rsidRPr="00811802">
          <w:rPr>
            <w:rFonts w:ascii="Calibri" w:eastAsia="Calibri" w:hAnsi="Calibri" w:cs="Calibri"/>
            <w:b/>
            <w:color w:val="000000"/>
            <w:kern w:val="0"/>
            <w:sz w:val="22"/>
            <w:szCs w:val="22"/>
            <w14:ligatures w14:val="none"/>
          </w:rPr>
          <w:delText>UN Volunteer (UNV) Identity Card</w:delText>
        </w:r>
        <w:r w:rsidRPr="00811802">
          <w:rPr>
            <w:rFonts w:ascii="Calibri" w:eastAsia="Calibri" w:hAnsi="Calibri" w:cs="Calibri"/>
            <w:color w:val="000000"/>
            <w:kern w:val="0"/>
            <w:sz w:val="22"/>
            <w:szCs w:val="22"/>
            <w14:ligatures w14:val="none"/>
          </w:rPr>
          <w:delText xml:space="preserve">  </w:delText>
        </w:r>
      </w:del>
    </w:p>
    <w:p w14:paraId="2B77FE71" w14:textId="77777777" w:rsidR="00811802" w:rsidRPr="00811802" w:rsidRDefault="00811802" w:rsidP="00811802">
      <w:pPr>
        <w:spacing w:after="21" w:line="259" w:lineRule="auto"/>
        <w:ind w:left="720"/>
        <w:jc w:val="both"/>
        <w:rPr>
          <w:del w:id="76" w:author="Summer L. Hodgson" w:date="2026-09-25T20:07:00Z" w16du:dateUtc="2026-09-26T00:07:00Z"/>
          <w:rFonts w:ascii="Calibri" w:eastAsia="Times New Roman" w:hAnsi="Calibri" w:cs="Calibri"/>
          <w:kern w:val="0"/>
          <w:sz w:val="22"/>
          <w:szCs w:val="22"/>
          <w14:ligatures w14:val="none"/>
        </w:rPr>
      </w:pPr>
      <w:del w:id="77" w:author="Summer L. Hodgson" w:date="2026-09-25T20:07:00Z" w16du:dateUtc="2026-09-26T00:07:00Z">
        <w:r w:rsidRPr="00811802">
          <w:rPr>
            <w:rFonts w:ascii="Calibri" w:eastAsia="Times New Roman" w:hAnsi="Calibri" w:cs="Calibri"/>
            <w:kern w:val="0"/>
            <w:sz w:val="22"/>
            <w:szCs w:val="22"/>
            <w14:ligatures w14:val="none"/>
          </w:rPr>
          <w:delText xml:space="preserve"> </w:delText>
        </w:r>
      </w:del>
    </w:p>
    <w:p w14:paraId="3568F172" w14:textId="77777777" w:rsidR="00811802" w:rsidRPr="00811802" w:rsidRDefault="00811802" w:rsidP="00811802">
      <w:pPr>
        <w:numPr>
          <w:ilvl w:val="0"/>
          <w:numId w:val="3"/>
        </w:numPr>
        <w:spacing w:after="0" w:line="240" w:lineRule="auto"/>
        <w:ind w:hanging="360"/>
        <w:jc w:val="both"/>
        <w:rPr>
          <w:del w:id="78" w:author="Summer L. Hodgson" w:date="2026-09-25T20:07:00Z" w16du:dateUtc="2026-09-26T00:07:00Z"/>
          <w:rFonts w:ascii="Calibri" w:eastAsia="Times New Roman" w:hAnsi="Calibri" w:cs="Calibri"/>
          <w:kern w:val="0"/>
          <w:sz w:val="22"/>
          <w:szCs w:val="22"/>
          <w14:ligatures w14:val="none"/>
        </w:rPr>
      </w:pPr>
      <w:del w:id="79" w:author="Summer L. Hodgson" w:date="2026-09-25T20:07:00Z" w16du:dateUtc="2026-09-26T00:07:00Z">
        <w:r w:rsidRPr="00811802">
          <w:rPr>
            <w:rFonts w:ascii="Calibri" w:eastAsia="Times New Roman" w:hAnsi="Calibri" w:cs="Calibri"/>
            <w:kern w:val="0"/>
            <w:sz w:val="22"/>
            <w:szCs w:val="22"/>
            <w14:ligatures w14:val="none"/>
          </w:rPr>
          <w:delText xml:space="preserve">The UN Identity Card serves to identify the bearer as a UN Volunteer. It contains the volunteer’s name, agency and country to which he/she is assigned. It is not a travel document. </w:delText>
        </w:r>
      </w:del>
    </w:p>
    <w:p w14:paraId="16036554" w14:textId="77777777" w:rsidR="00811802" w:rsidRPr="00811802" w:rsidRDefault="00811802" w:rsidP="00811802">
      <w:pPr>
        <w:spacing w:after="20" w:line="259" w:lineRule="auto"/>
        <w:ind w:left="720"/>
        <w:jc w:val="both"/>
        <w:rPr>
          <w:del w:id="80" w:author="Summer L. Hodgson" w:date="2026-09-25T20:07:00Z" w16du:dateUtc="2026-09-26T00:07:00Z"/>
          <w:rFonts w:ascii="Calibri" w:eastAsia="Times New Roman" w:hAnsi="Calibri" w:cs="Calibri"/>
          <w:kern w:val="0"/>
          <w:sz w:val="22"/>
          <w:szCs w:val="22"/>
          <w14:ligatures w14:val="none"/>
        </w:rPr>
      </w:pPr>
      <w:del w:id="81" w:author="Summer L. Hodgson" w:date="2026-09-25T20:07:00Z" w16du:dateUtc="2026-09-26T00:07:00Z">
        <w:r w:rsidRPr="00811802">
          <w:rPr>
            <w:rFonts w:ascii="Calibri" w:eastAsia="Times New Roman" w:hAnsi="Calibri" w:cs="Calibri"/>
            <w:kern w:val="0"/>
            <w:sz w:val="22"/>
            <w:szCs w:val="22"/>
            <w14:ligatures w14:val="none"/>
          </w:rPr>
          <w:delText xml:space="preserve"> </w:delText>
        </w:r>
      </w:del>
    </w:p>
    <w:p w14:paraId="1B5302DD" w14:textId="77777777" w:rsidR="00811802" w:rsidRPr="00811802" w:rsidRDefault="00811802" w:rsidP="00811802">
      <w:pPr>
        <w:numPr>
          <w:ilvl w:val="0"/>
          <w:numId w:val="3"/>
        </w:numPr>
        <w:spacing w:after="0" w:line="240" w:lineRule="auto"/>
        <w:ind w:hanging="360"/>
        <w:jc w:val="both"/>
        <w:rPr>
          <w:del w:id="82" w:author="Summer L. Hodgson" w:date="2026-09-25T20:07:00Z" w16du:dateUtc="2026-09-26T00:07:00Z"/>
          <w:rFonts w:ascii="Calibri" w:eastAsia="Times New Roman" w:hAnsi="Calibri" w:cs="Calibri"/>
          <w:kern w:val="0"/>
          <w:sz w:val="22"/>
          <w:szCs w:val="22"/>
          <w14:ligatures w14:val="none"/>
        </w:rPr>
      </w:pPr>
      <w:del w:id="83" w:author="Summer L. Hodgson" w:date="2026-09-25T20:07:00Z" w16du:dateUtc="2026-09-26T00:07:00Z">
        <w:r w:rsidRPr="00811802">
          <w:rPr>
            <w:rFonts w:ascii="Calibri" w:eastAsia="Times New Roman" w:hAnsi="Calibri" w:cs="Calibri"/>
            <w:kern w:val="0"/>
            <w:sz w:val="22"/>
            <w:szCs w:val="22"/>
            <w14:ligatures w14:val="none"/>
          </w:rPr>
          <w:delText xml:space="preserve">A UN Identity Card is issued to UNVs at the UNDP office in the country of assignment upon submission by the UN Volunteer of UNV Form VI 1/Rev.2, “Application for UN Volunteer Identity Card,” and two passport-size photographs.  </w:delText>
        </w:r>
      </w:del>
    </w:p>
    <w:p w14:paraId="5AA1865D" w14:textId="77777777" w:rsidR="00811802" w:rsidRPr="00811802" w:rsidRDefault="00811802" w:rsidP="00811802">
      <w:pPr>
        <w:spacing w:after="5" w:line="249" w:lineRule="auto"/>
        <w:ind w:left="720" w:right="5" w:hanging="370"/>
        <w:contextualSpacing/>
        <w:jc w:val="both"/>
        <w:rPr>
          <w:del w:id="84" w:author="Summer L. Hodgson" w:date="2026-09-25T20:07:00Z" w16du:dateUtc="2026-09-26T00:07:00Z"/>
          <w:rFonts w:ascii="Calibri" w:eastAsia="Calibri" w:hAnsi="Calibri" w:cs="Calibri"/>
          <w:color w:val="000000"/>
          <w:kern w:val="0"/>
          <w:sz w:val="22"/>
          <w:szCs w:val="22"/>
          <w14:ligatures w14:val="none"/>
        </w:rPr>
      </w:pPr>
    </w:p>
    <w:p w14:paraId="01AC92D4" w14:textId="77777777" w:rsidR="00811802" w:rsidRPr="00811802" w:rsidRDefault="00811802" w:rsidP="00811802">
      <w:pPr>
        <w:numPr>
          <w:ilvl w:val="0"/>
          <w:numId w:val="3"/>
        </w:numPr>
        <w:spacing w:after="0" w:line="240" w:lineRule="auto"/>
        <w:ind w:hanging="360"/>
        <w:jc w:val="both"/>
        <w:rPr>
          <w:del w:id="85" w:author="Summer L. Hodgson" w:date="2026-09-25T20:07:00Z" w16du:dateUtc="2026-09-26T00:07:00Z"/>
          <w:rFonts w:ascii="Calibri" w:eastAsia="Times New Roman" w:hAnsi="Calibri" w:cs="Calibri"/>
          <w:kern w:val="0"/>
          <w:sz w:val="22"/>
          <w:szCs w:val="22"/>
          <w14:ligatures w14:val="none"/>
        </w:rPr>
      </w:pPr>
      <w:del w:id="86" w:author="Summer L. Hodgson" w:date="2026-09-25T20:07:00Z" w16du:dateUtc="2026-09-26T00:07:00Z">
        <w:r w:rsidRPr="00811802">
          <w:rPr>
            <w:rFonts w:ascii="Calibri" w:eastAsia="Times New Roman" w:hAnsi="Calibri" w:cs="Calibri"/>
            <w:kern w:val="0"/>
            <w:sz w:val="22"/>
            <w:szCs w:val="22"/>
            <w14:ligatures w14:val="none"/>
          </w:rPr>
          <w:delText xml:space="preserve">In addition to the UN Volunteer’s name, agency and country to which he/she is assigned, the UNV identity card contains the following text in Arabic, Chinese, English, French, Russian and Spanish: “The bearer of this identity card is a UN Volunteer. It is requested that courtesies and facilities be extended to him/her in accordance with his/her special international status as a member of the United Nations Volunteers (UNV) and to facilitate by all suitable means the task in which he/she is engaged.”  </w:delText>
        </w:r>
      </w:del>
    </w:p>
    <w:p w14:paraId="548977DA" w14:textId="77777777" w:rsidR="00811802" w:rsidRPr="00811802" w:rsidRDefault="00811802" w:rsidP="00811802">
      <w:pPr>
        <w:spacing w:after="42" w:line="259" w:lineRule="auto"/>
        <w:ind w:left="720"/>
        <w:jc w:val="both"/>
        <w:rPr>
          <w:del w:id="87" w:author="Summer L. Hodgson" w:date="2026-09-25T20:07:00Z" w16du:dateUtc="2026-09-26T00:07:00Z"/>
          <w:rFonts w:ascii="Calibri" w:eastAsia="Times New Roman" w:hAnsi="Calibri" w:cs="Calibri"/>
          <w:kern w:val="0"/>
          <w:sz w:val="22"/>
          <w:szCs w:val="22"/>
          <w14:ligatures w14:val="none"/>
        </w:rPr>
      </w:pPr>
      <w:del w:id="88" w:author="Summer L. Hodgson" w:date="2026-09-25T20:07:00Z" w16du:dateUtc="2026-09-26T00:07:00Z">
        <w:r w:rsidRPr="00811802">
          <w:rPr>
            <w:rFonts w:ascii="Calibri" w:eastAsia="Times New Roman" w:hAnsi="Calibri" w:cs="Calibri"/>
            <w:kern w:val="0"/>
            <w:sz w:val="22"/>
            <w:szCs w:val="22"/>
            <w14:ligatures w14:val="none"/>
          </w:rPr>
          <w:delText xml:space="preserve"> </w:delText>
        </w:r>
      </w:del>
    </w:p>
    <w:p w14:paraId="38C7BFD0" w14:textId="77777777" w:rsidR="00811802" w:rsidRPr="00811802" w:rsidRDefault="00811802" w:rsidP="00811802">
      <w:pPr>
        <w:numPr>
          <w:ilvl w:val="0"/>
          <w:numId w:val="3"/>
        </w:numPr>
        <w:spacing w:after="0" w:line="240" w:lineRule="auto"/>
        <w:ind w:hanging="360"/>
        <w:jc w:val="both"/>
        <w:rPr>
          <w:del w:id="89" w:author="Summer L. Hodgson" w:date="2026-09-25T20:07:00Z" w16du:dateUtc="2026-09-26T00:07:00Z"/>
          <w:rFonts w:ascii="Calibri" w:eastAsia="Times New Roman" w:hAnsi="Calibri" w:cs="Calibri"/>
          <w:kern w:val="0"/>
          <w:sz w:val="22"/>
          <w:szCs w:val="22"/>
          <w14:ligatures w14:val="none"/>
        </w:rPr>
      </w:pPr>
      <w:del w:id="90" w:author="Summer L. Hodgson" w:date="2026-09-25T20:07:00Z" w16du:dateUtc="2026-09-26T00:07:00Z">
        <w:r w:rsidRPr="00811802">
          <w:rPr>
            <w:rFonts w:ascii="Calibri" w:eastAsia="Times New Roman" w:hAnsi="Calibri" w:cs="Calibri"/>
            <w:kern w:val="0"/>
            <w:sz w:val="22"/>
            <w:szCs w:val="22"/>
            <w14:ligatures w14:val="none"/>
          </w:rPr>
          <w:delText xml:space="preserve">Arrangements must be made by the UNDP Country Office (CO) to have the UNV identity card endorsed by the host government with a similar text in the official language of the country of assignment.  </w:delText>
        </w:r>
      </w:del>
    </w:p>
    <w:p w14:paraId="62166255" w14:textId="77777777" w:rsidR="00811802" w:rsidRPr="00811802" w:rsidRDefault="00811802" w:rsidP="00811802">
      <w:pPr>
        <w:spacing w:after="45" w:line="259" w:lineRule="auto"/>
        <w:ind w:left="720"/>
        <w:jc w:val="both"/>
        <w:rPr>
          <w:del w:id="91" w:author="Summer L. Hodgson" w:date="2026-09-25T20:07:00Z" w16du:dateUtc="2026-09-26T00:07:00Z"/>
          <w:rFonts w:ascii="Calibri" w:eastAsia="Times New Roman" w:hAnsi="Calibri" w:cs="Calibri"/>
          <w:kern w:val="0"/>
          <w:sz w:val="22"/>
          <w:szCs w:val="22"/>
          <w14:ligatures w14:val="none"/>
        </w:rPr>
      </w:pPr>
      <w:del w:id="92" w:author="Summer L. Hodgson" w:date="2026-09-25T20:07:00Z" w16du:dateUtc="2026-09-26T00:07:00Z">
        <w:r w:rsidRPr="00811802">
          <w:rPr>
            <w:rFonts w:ascii="Calibri" w:eastAsia="Times New Roman" w:hAnsi="Calibri" w:cs="Calibri"/>
            <w:kern w:val="0"/>
            <w:sz w:val="22"/>
            <w:szCs w:val="22"/>
            <w14:ligatures w14:val="none"/>
          </w:rPr>
          <w:delText xml:space="preserve"> </w:delText>
        </w:r>
      </w:del>
    </w:p>
    <w:p w14:paraId="0FC73392" w14:textId="77777777" w:rsidR="00811802" w:rsidRPr="00811802" w:rsidRDefault="00811802" w:rsidP="00811802">
      <w:pPr>
        <w:numPr>
          <w:ilvl w:val="0"/>
          <w:numId w:val="3"/>
        </w:numPr>
        <w:spacing w:after="0" w:line="240" w:lineRule="auto"/>
        <w:ind w:hanging="360"/>
        <w:jc w:val="both"/>
        <w:rPr>
          <w:del w:id="93" w:author="Summer L. Hodgson" w:date="2026-09-25T20:07:00Z" w16du:dateUtc="2026-09-26T00:07:00Z"/>
          <w:rFonts w:ascii="Calibri" w:eastAsia="Times New Roman" w:hAnsi="Calibri" w:cs="Calibri"/>
          <w:kern w:val="0"/>
          <w:sz w:val="22"/>
          <w:szCs w:val="22"/>
          <w14:ligatures w14:val="none"/>
        </w:rPr>
      </w:pPr>
      <w:del w:id="94" w:author="Summer L. Hodgson" w:date="2026-09-25T20:07:00Z" w16du:dateUtc="2026-09-26T00:07:00Z">
        <w:r w:rsidRPr="00811802">
          <w:rPr>
            <w:rFonts w:ascii="Calibri" w:eastAsia="Times New Roman" w:hAnsi="Calibri" w:cs="Calibri"/>
            <w:kern w:val="0"/>
            <w:sz w:val="22"/>
            <w:szCs w:val="22"/>
            <w14:ligatures w14:val="none"/>
          </w:rPr>
          <w:delText xml:space="preserve">The UNV ID card is issued for the exact initial duration of the assignment. Its validity is extended as authorized by the UNV headquarters, in conjunction with any extension of assignment. </w:delText>
        </w:r>
      </w:del>
    </w:p>
    <w:p w14:paraId="68120F99" w14:textId="77777777" w:rsidR="00811802" w:rsidRPr="00811802" w:rsidRDefault="00811802" w:rsidP="00811802">
      <w:pPr>
        <w:spacing w:after="41" w:line="259" w:lineRule="auto"/>
        <w:ind w:left="720"/>
        <w:jc w:val="both"/>
        <w:rPr>
          <w:del w:id="95" w:author="Summer L. Hodgson" w:date="2026-09-25T20:07:00Z" w16du:dateUtc="2026-09-26T00:07:00Z"/>
          <w:rFonts w:ascii="Calibri" w:eastAsia="Times New Roman" w:hAnsi="Calibri" w:cs="Calibri"/>
          <w:kern w:val="0"/>
          <w:sz w:val="22"/>
          <w:szCs w:val="22"/>
          <w14:ligatures w14:val="none"/>
        </w:rPr>
      </w:pPr>
      <w:del w:id="96" w:author="Summer L. Hodgson" w:date="2026-09-25T20:07:00Z" w16du:dateUtc="2026-09-26T00:07:00Z">
        <w:r w:rsidRPr="00811802">
          <w:rPr>
            <w:rFonts w:ascii="Calibri" w:eastAsia="Times New Roman" w:hAnsi="Calibri" w:cs="Calibri"/>
            <w:kern w:val="0"/>
            <w:sz w:val="22"/>
            <w:szCs w:val="22"/>
            <w14:ligatures w14:val="none"/>
          </w:rPr>
          <w:delText xml:space="preserve"> </w:delText>
        </w:r>
      </w:del>
    </w:p>
    <w:p w14:paraId="17ED5D31" w14:textId="77777777" w:rsidR="00811802" w:rsidRPr="00811802" w:rsidRDefault="00811802" w:rsidP="00811802">
      <w:pPr>
        <w:numPr>
          <w:ilvl w:val="0"/>
          <w:numId w:val="3"/>
        </w:numPr>
        <w:spacing w:after="0" w:line="240" w:lineRule="auto"/>
        <w:ind w:hanging="360"/>
        <w:jc w:val="both"/>
        <w:rPr>
          <w:del w:id="97" w:author="Summer L. Hodgson" w:date="2026-09-25T20:07:00Z" w16du:dateUtc="2026-09-26T00:07:00Z"/>
          <w:rFonts w:ascii="Calibri" w:eastAsia="Times New Roman" w:hAnsi="Calibri" w:cs="Calibri"/>
          <w:kern w:val="0"/>
          <w:sz w:val="22"/>
          <w:szCs w:val="22"/>
          <w14:ligatures w14:val="none"/>
        </w:rPr>
      </w:pPr>
      <w:del w:id="98" w:author="Summer L. Hodgson" w:date="2026-09-25T20:07:00Z" w16du:dateUtc="2026-09-26T00:07:00Z">
        <w:r w:rsidRPr="00811802">
          <w:rPr>
            <w:rFonts w:ascii="Calibri" w:eastAsia="Times New Roman" w:hAnsi="Calibri" w:cs="Calibri"/>
            <w:kern w:val="0"/>
            <w:sz w:val="22"/>
            <w:szCs w:val="22"/>
            <w14:ligatures w14:val="none"/>
          </w:rPr>
          <w:delText xml:space="preserve">The names of recognized dependents authorized to join the UN Volunteer at the duty station may be added to the identity card at the discretion of the CO.  </w:delText>
        </w:r>
      </w:del>
    </w:p>
    <w:p w14:paraId="081CD6E7" w14:textId="77777777" w:rsidR="00811802" w:rsidRPr="00811802" w:rsidRDefault="00811802" w:rsidP="00811802">
      <w:pPr>
        <w:spacing w:after="44" w:line="259" w:lineRule="auto"/>
        <w:ind w:left="720"/>
        <w:jc w:val="both"/>
        <w:rPr>
          <w:del w:id="99" w:author="Summer L. Hodgson" w:date="2026-09-25T20:07:00Z" w16du:dateUtc="2026-09-26T00:07:00Z"/>
          <w:rFonts w:ascii="Calibri" w:eastAsia="Times New Roman" w:hAnsi="Calibri" w:cs="Calibri"/>
          <w:kern w:val="0"/>
          <w:sz w:val="22"/>
          <w:szCs w:val="22"/>
          <w14:ligatures w14:val="none"/>
        </w:rPr>
      </w:pPr>
      <w:del w:id="100" w:author="Summer L. Hodgson" w:date="2026-09-25T20:07:00Z" w16du:dateUtc="2026-09-26T00:07:00Z">
        <w:r w:rsidRPr="00811802">
          <w:rPr>
            <w:rFonts w:ascii="Calibri" w:eastAsia="Times New Roman" w:hAnsi="Calibri" w:cs="Calibri"/>
            <w:kern w:val="0"/>
            <w:sz w:val="22"/>
            <w:szCs w:val="22"/>
            <w14:ligatures w14:val="none"/>
          </w:rPr>
          <w:delText xml:space="preserve"> </w:delText>
        </w:r>
      </w:del>
    </w:p>
    <w:p w14:paraId="556D14F0" w14:textId="77777777" w:rsidR="00811802" w:rsidRPr="00811802" w:rsidRDefault="00811802" w:rsidP="00811802">
      <w:pPr>
        <w:numPr>
          <w:ilvl w:val="0"/>
          <w:numId w:val="3"/>
        </w:numPr>
        <w:spacing w:after="0" w:line="240" w:lineRule="auto"/>
        <w:ind w:hanging="360"/>
        <w:jc w:val="both"/>
        <w:rPr>
          <w:del w:id="101" w:author="Summer L. Hodgson" w:date="2026-09-25T20:07:00Z" w16du:dateUtc="2026-09-26T00:07:00Z"/>
          <w:rFonts w:ascii="Calibri" w:eastAsia="Times New Roman" w:hAnsi="Calibri" w:cs="Calibri"/>
          <w:kern w:val="0"/>
          <w:sz w:val="22"/>
          <w:szCs w:val="22"/>
          <w14:ligatures w14:val="none"/>
        </w:rPr>
      </w:pPr>
      <w:del w:id="102" w:author="Summer L. Hodgson" w:date="2026-09-25T20:07:00Z" w16du:dateUtc="2026-09-26T00:07:00Z">
        <w:r w:rsidRPr="00811802">
          <w:rPr>
            <w:rFonts w:ascii="Calibri" w:eastAsia="Times New Roman" w:hAnsi="Calibri" w:cs="Calibri"/>
            <w:kern w:val="0"/>
            <w:sz w:val="22"/>
            <w:szCs w:val="22"/>
            <w14:ligatures w14:val="none"/>
          </w:rPr>
          <w:delText xml:space="preserve">UNV Identity Cards must be returned to UNV Headquarters on completion of the UN Volunteer’s assignment.  </w:delText>
        </w:r>
      </w:del>
    </w:p>
    <w:p w14:paraId="54C91DCB" w14:textId="77777777" w:rsidR="00811802" w:rsidRPr="00811802" w:rsidRDefault="00811802" w:rsidP="00811802">
      <w:pPr>
        <w:spacing w:after="0" w:line="259" w:lineRule="auto"/>
        <w:jc w:val="both"/>
        <w:rPr>
          <w:del w:id="103" w:author="Summer L. Hodgson" w:date="2026-09-25T20:07:00Z" w16du:dateUtc="2026-09-26T00:07:00Z"/>
          <w:rFonts w:ascii="Calibri" w:eastAsia="Times New Roman" w:hAnsi="Calibri" w:cs="Calibri"/>
          <w:kern w:val="0"/>
          <w:sz w:val="22"/>
          <w:szCs w:val="22"/>
          <w14:ligatures w14:val="none"/>
        </w:rPr>
      </w:pPr>
      <w:del w:id="104" w:author="Summer L. Hodgson" w:date="2026-09-25T20:07:00Z" w16du:dateUtc="2026-09-26T00:07:00Z">
        <w:r w:rsidRPr="00811802">
          <w:rPr>
            <w:rFonts w:ascii="Calibri" w:eastAsia="Times New Roman" w:hAnsi="Calibri" w:cs="Calibri"/>
            <w:b/>
            <w:color w:val="333333"/>
            <w:kern w:val="0"/>
            <w:sz w:val="22"/>
            <w:szCs w:val="22"/>
            <w14:ligatures w14:val="none"/>
          </w:rPr>
          <w:delText xml:space="preserve"> </w:delText>
        </w:r>
      </w:del>
    </w:p>
    <w:p w14:paraId="4288D015" w14:textId="77777777" w:rsidR="00811802" w:rsidRPr="00811802" w:rsidRDefault="00811802" w:rsidP="00811802">
      <w:pPr>
        <w:keepNext/>
        <w:keepLines/>
        <w:spacing w:after="0" w:line="259" w:lineRule="auto"/>
        <w:ind w:left="-5" w:hanging="10"/>
        <w:jc w:val="both"/>
        <w:outlineLvl w:val="0"/>
        <w:rPr>
          <w:del w:id="105" w:author="Summer L. Hodgson" w:date="2026-09-25T20:07:00Z" w16du:dateUtc="2026-09-26T00:07:00Z"/>
          <w:rFonts w:ascii="Calibri" w:eastAsia="Calibri" w:hAnsi="Calibri" w:cs="Calibri"/>
          <w:b/>
          <w:color w:val="000000"/>
          <w:kern w:val="0"/>
          <w:sz w:val="22"/>
          <w:szCs w:val="22"/>
          <w14:ligatures w14:val="none"/>
        </w:rPr>
      </w:pPr>
      <w:del w:id="106" w:author="Summer L. Hodgson" w:date="2026-09-25T20:07:00Z" w16du:dateUtc="2026-09-26T00:07:00Z">
        <w:r w:rsidRPr="00811802">
          <w:rPr>
            <w:rFonts w:ascii="Calibri" w:eastAsia="Calibri" w:hAnsi="Calibri" w:cs="Calibri"/>
            <w:b/>
            <w:color w:val="333333"/>
            <w:kern w:val="0"/>
            <w:sz w:val="22"/>
            <w:szCs w:val="22"/>
            <w14:ligatures w14:val="none"/>
          </w:rPr>
          <w:delText xml:space="preserve">Roles and Responsibilities  </w:delText>
        </w:r>
      </w:del>
    </w:p>
    <w:p w14:paraId="15A39F95" w14:textId="77777777" w:rsidR="00811802" w:rsidRPr="00811802" w:rsidRDefault="00811802" w:rsidP="00811802">
      <w:pPr>
        <w:spacing w:after="0" w:line="259" w:lineRule="auto"/>
        <w:jc w:val="both"/>
        <w:rPr>
          <w:del w:id="107" w:author="Summer L. Hodgson" w:date="2026-09-25T20:07:00Z" w16du:dateUtc="2026-09-26T00:07:00Z"/>
          <w:rFonts w:ascii="Calibri" w:eastAsia="Times New Roman" w:hAnsi="Calibri" w:cs="Calibri"/>
          <w:kern w:val="0"/>
          <w:sz w:val="22"/>
          <w:szCs w:val="22"/>
          <w14:ligatures w14:val="none"/>
        </w:rPr>
      </w:pPr>
      <w:del w:id="108" w:author="Summer L. Hodgson" w:date="2026-09-25T20:07:00Z" w16du:dateUtc="2026-09-26T00:07:00Z">
        <w:r w:rsidRPr="00811802">
          <w:rPr>
            <w:rFonts w:ascii="Calibri" w:eastAsia="Times New Roman" w:hAnsi="Calibri" w:cs="Calibri"/>
            <w:b/>
            <w:color w:val="333333"/>
            <w:kern w:val="0"/>
            <w:sz w:val="22"/>
            <w:szCs w:val="22"/>
            <w14:ligatures w14:val="none"/>
          </w:rPr>
          <w:delText xml:space="preserve"> </w:delText>
        </w:r>
      </w:del>
    </w:p>
    <w:tbl>
      <w:tblPr>
        <w:tblW w:w="5011"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Change w:id="109" w:author="Summer L. Hodgson" w:date="2026-09-25T20:07:00Z" w16du:dateUtc="2026-09-26T00:07:00Z">
          <w:tblPr>
            <w:tblStyle w:val="TableGrid"/>
            <w:tblW w:w="9381" w:type="dxa"/>
            <w:tblInd w:w="-10" w:type="dxa"/>
            <w:tblCellMar>
              <w:top w:w="49" w:type="dxa"/>
              <w:left w:w="10" w:type="dxa"/>
              <w:right w:w="57" w:type="dxa"/>
            </w:tblCellMar>
            <w:tblLook w:val="04A0" w:firstRow="1" w:lastRow="0" w:firstColumn="1" w:lastColumn="0" w:noHBand="0" w:noVBand="1"/>
          </w:tblPr>
        </w:tblPrChange>
      </w:tblPr>
      <w:tblGrid>
        <w:gridCol w:w="2796"/>
        <w:gridCol w:w="4371"/>
        <w:gridCol w:w="2198"/>
        <w:tblGridChange w:id="110">
          <w:tblGrid>
            <w:gridCol w:w="8"/>
            <w:gridCol w:w="2242"/>
            <w:gridCol w:w="554"/>
            <w:gridCol w:w="3676"/>
            <w:gridCol w:w="695"/>
            <w:gridCol w:w="2198"/>
            <w:gridCol w:w="8"/>
          </w:tblGrid>
        </w:tblGridChange>
      </w:tblGrid>
      <w:tr w:rsidR="00470914" w:rsidRPr="00811802" w14:paraId="15AA9801" w14:textId="77777777" w:rsidTr="00792673">
        <w:trPr>
          <w:trPrChange w:id="111" w:author="Summer L. Hodgson" w:date="2026-09-25T20:07:00Z" w16du:dateUtc="2026-09-26T00:07:00Z">
            <w:trPr>
              <w:trHeight w:val="284"/>
              <w:tblHeader/>
            </w:trPr>
          </w:trPrChange>
        </w:trPr>
        <w:tc>
          <w:tcPr>
            <w:tcW w:w="0" w:type="auto"/>
            <w:tcBorders>
              <w:top w:val="single" w:sz="6" w:space="0" w:color="000000"/>
              <w:left w:val="single" w:sz="6" w:space="0" w:color="000000"/>
              <w:bottom w:val="single" w:sz="6" w:space="0" w:color="000000"/>
              <w:right w:val="single" w:sz="6" w:space="0" w:color="000000"/>
            </w:tcBorders>
            <w:shd w:val="clear" w:color="auto" w:fill="87CEEB"/>
            <w:vAlign w:val="center"/>
            <w:hideMark/>
            <w:tcPrChange w:id="112" w:author="Summer L. Hodgson" w:date="2026-09-25T20:07:00Z" w16du:dateUtc="2026-09-26T00:07:00Z">
              <w:tcPr>
                <w:tcW w:w="2250" w:type="dxa"/>
                <w:gridSpan w:val="2"/>
                <w:tcBorders>
                  <w:top w:val="single" w:sz="8" w:space="0" w:color="000000"/>
                  <w:left w:val="single" w:sz="8" w:space="0" w:color="000000"/>
                  <w:bottom w:val="single" w:sz="8" w:space="0" w:color="000000"/>
                  <w:right w:val="single" w:sz="8" w:space="0" w:color="000000"/>
                </w:tcBorders>
                <w:shd w:val="clear" w:color="auto" w:fill="D9D9D9"/>
                <w:hideMark/>
              </w:tcPr>
            </w:tcPrChange>
          </w:tcPr>
          <w:p w14:paraId="412DC476" w14:textId="77777777" w:rsidR="00811802" w:rsidRPr="00D01EAF" w:rsidRDefault="004834BD" w:rsidP="00792673">
            <w:pPr>
              <w:spacing w:before="100" w:beforeAutospacing="1" w:after="100" w:afterAutospacing="1" w:line="240" w:lineRule="auto"/>
              <w:jc w:val="center"/>
              <w:rPr>
                <w:rFonts w:ascii="Verdana" w:hAnsi="Verdana"/>
                <w:rPrChange w:id="113" w:author="Summer L. Hodgson" w:date="2026-09-25T20:07:00Z" w16du:dateUtc="2026-09-26T00:07:00Z">
                  <w:rPr>
                    <w:rFonts w:ascii="Calibri" w:hAnsi="Calibri" w:cs="Calibri"/>
                  </w:rPr>
                </w:rPrChange>
              </w:rPr>
              <w:pPrChange w:id="114" w:author="Summer L. Hodgson" w:date="2026-09-25T20:07:00Z" w16du:dateUtc="2026-09-26T00:07:00Z">
                <w:pPr>
                  <w:spacing w:line="259" w:lineRule="auto"/>
                  <w:ind w:left="108"/>
                  <w:jc w:val="both"/>
                </w:pPr>
              </w:pPrChange>
            </w:pPr>
            <w:ins w:id="115" w:author="Summer L. Hodgson" w:date="2026-09-25T20:07:00Z" w16du:dateUtc="2026-09-26T00:07:00Z">
              <w:r w:rsidRPr="00D01EAF">
                <w:rPr>
                  <w:rFonts w:ascii="Verdana" w:eastAsia="Times New Roman" w:hAnsi="Verdana" w:cs="Times New Roman"/>
                  <w:b/>
                  <w:bCs/>
                  <w:sz w:val="20"/>
                  <w:szCs w:val="20"/>
                </w:rPr>
                <w:t>Type of Certificate</w:t>
              </w:r>
            </w:ins>
            <w:del w:id="116" w:author="Summer L. Hodgson" w:date="2026-09-25T20:07:00Z" w16du:dateUtc="2026-09-26T00:07:00Z">
              <w:r w:rsidR="00811802" w:rsidRPr="00811802">
                <w:rPr>
                  <w:rFonts w:ascii="Calibri" w:hAnsi="Calibri" w:cs="Calibri"/>
                  <w:b/>
                  <w:color w:val="333333"/>
                </w:rPr>
                <w:delText>Responsible Party(ies)</w:delText>
              </w:r>
              <w:r w:rsidR="00811802" w:rsidRPr="00811802">
                <w:rPr>
                  <w:rFonts w:ascii="Calibri" w:hAnsi="Calibri" w:cs="Calibri"/>
                  <w:color w:val="333333"/>
                </w:rPr>
                <w:delText xml:space="preserve"> </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87CEEB"/>
            <w:vAlign w:val="center"/>
            <w:hideMark/>
            <w:tcPrChange w:id="117" w:author="Summer L. Hodgson" w:date="2026-09-25T20:07:00Z" w16du:dateUtc="2026-09-26T00:07:00Z">
              <w:tcPr>
                <w:tcW w:w="4230" w:type="dxa"/>
                <w:gridSpan w:val="2"/>
                <w:tcBorders>
                  <w:top w:val="single" w:sz="8" w:space="0" w:color="000000"/>
                  <w:left w:val="single" w:sz="8" w:space="0" w:color="000000"/>
                  <w:bottom w:val="single" w:sz="8" w:space="0" w:color="000000"/>
                  <w:right w:val="single" w:sz="8" w:space="0" w:color="000000"/>
                </w:tcBorders>
                <w:shd w:val="clear" w:color="auto" w:fill="D9D9D9"/>
                <w:hideMark/>
              </w:tcPr>
            </w:tcPrChange>
          </w:tcPr>
          <w:p w14:paraId="13D6B897" w14:textId="77777777" w:rsidR="00811802" w:rsidRPr="00D01EAF" w:rsidRDefault="004834BD" w:rsidP="00792673">
            <w:pPr>
              <w:spacing w:before="100" w:beforeAutospacing="1" w:after="100" w:afterAutospacing="1" w:line="240" w:lineRule="auto"/>
              <w:jc w:val="center"/>
              <w:rPr>
                <w:rFonts w:ascii="Verdana" w:hAnsi="Verdana"/>
                <w:rPrChange w:id="118" w:author="Summer L. Hodgson" w:date="2026-09-25T20:07:00Z" w16du:dateUtc="2026-09-26T00:07:00Z">
                  <w:rPr>
                    <w:rFonts w:ascii="Calibri" w:hAnsi="Calibri" w:cs="Calibri"/>
                  </w:rPr>
                </w:rPrChange>
              </w:rPr>
              <w:pPrChange w:id="119" w:author="Summer L. Hodgson" w:date="2026-09-25T20:07:00Z" w16du:dateUtc="2026-09-26T00:07:00Z">
                <w:pPr>
                  <w:spacing w:line="259" w:lineRule="auto"/>
                  <w:ind w:left="100"/>
                  <w:jc w:val="both"/>
                </w:pPr>
              </w:pPrChange>
            </w:pPr>
            <w:ins w:id="120" w:author="Summer L. Hodgson" w:date="2026-09-25T20:07:00Z" w16du:dateUtc="2026-09-26T00:07:00Z">
              <w:r w:rsidRPr="00D01EAF">
                <w:rPr>
                  <w:rFonts w:ascii="Verdana" w:eastAsia="Times New Roman" w:hAnsi="Verdana" w:cs="Times New Roman"/>
                  <w:b/>
                  <w:bCs/>
                  <w:sz w:val="20"/>
                  <w:szCs w:val="20"/>
                </w:rPr>
                <w:t>Validity Period</w:t>
              </w:r>
            </w:ins>
            <w:del w:id="121" w:author="Summer L. Hodgson" w:date="2026-09-25T20:07:00Z" w16du:dateUtc="2026-09-26T00:07:00Z">
              <w:r w:rsidR="00811802" w:rsidRPr="00811802">
                <w:rPr>
                  <w:rFonts w:ascii="Calibri" w:hAnsi="Calibri" w:cs="Calibri"/>
                  <w:b/>
                  <w:color w:val="333333"/>
                </w:rPr>
                <w:delText>Responsibilities</w:delText>
              </w:r>
              <w:r w:rsidR="00811802" w:rsidRPr="00811802">
                <w:rPr>
                  <w:rFonts w:ascii="Calibri" w:hAnsi="Calibri" w:cs="Calibri"/>
                  <w:color w:val="333333"/>
                </w:rPr>
                <w:delText xml:space="preserve"> </w:delText>
              </w:r>
            </w:del>
          </w:p>
        </w:tc>
        <w:tc>
          <w:tcPr>
            <w:tcW w:w="0" w:type="auto"/>
            <w:tcBorders>
              <w:top w:val="single" w:sz="6" w:space="0" w:color="000000"/>
              <w:left w:val="single" w:sz="6" w:space="0" w:color="000000"/>
              <w:bottom w:val="single" w:sz="6" w:space="0" w:color="000000"/>
              <w:right w:val="single" w:sz="6" w:space="0" w:color="000000"/>
            </w:tcBorders>
            <w:shd w:val="clear" w:color="auto" w:fill="87CEEB"/>
            <w:vAlign w:val="center"/>
            <w:hideMark/>
            <w:tcPrChange w:id="122" w:author="Summer L. Hodgson" w:date="2026-09-25T20:07:00Z" w16du:dateUtc="2026-09-26T00:07:00Z">
              <w:tcPr>
                <w:tcW w:w="2901" w:type="dxa"/>
                <w:gridSpan w:val="3"/>
                <w:tcBorders>
                  <w:top w:val="single" w:sz="8" w:space="0" w:color="000000"/>
                  <w:left w:val="single" w:sz="8" w:space="0" w:color="000000"/>
                  <w:bottom w:val="single" w:sz="8" w:space="0" w:color="000000"/>
                  <w:right w:val="single" w:sz="8" w:space="0" w:color="000000"/>
                </w:tcBorders>
                <w:shd w:val="clear" w:color="auto" w:fill="D9D9D9"/>
                <w:hideMark/>
              </w:tcPr>
            </w:tcPrChange>
          </w:tcPr>
          <w:p w14:paraId="2F74248A" w14:textId="77777777" w:rsidR="00811802" w:rsidRPr="00D01EAF" w:rsidRDefault="004834BD" w:rsidP="00792673">
            <w:pPr>
              <w:spacing w:before="100" w:beforeAutospacing="1" w:after="100" w:afterAutospacing="1" w:line="240" w:lineRule="auto"/>
              <w:jc w:val="center"/>
              <w:rPr>
                <w:rFonts w:ascii="Verdana" w:hAnsi="Verdana"/>
                <w:rPrChange w:id="123" w:author="Summer L. Hodgson" w:date="2026-09-25T20:07:00Z" w16du:dateUtc="2026-09-26T00:07:00Z">
                  <w:rPr>
                    <w:rFonts w:ascii="Calibri" w:hAnsi="Calibri" w:cs="Calibri"/>
                  </w:rPr>
                </w:rPrChange>
              </w:rPr>
              <w:pPrChange w:id="124" w:author="Summer L. Hodgson" w:date="2026-09-25T20:07:00Z" w16du:dateUtc="2026-09-26T00:07:00Z">
                <w:pPr>
                  <w:spacing w:line="259" w:lineRule="auto"/>
                  <w:ind w:left="101"/>
                  <w:jc w:val="both"/>
                </w:pPr>
              </w:pPrChange>
            </w:pPr>
            <w:ins w:id="125" w:author="Summer L. Hodgson" w:date="2026-09-25T20:07:00Z" w16du:dateUtc="2026-09-26T00:07:00Z">
              <w:r w:rsidRPr="00D01EAF">
                <w:rPr>
                  <w:rFonts w:ascii="Verdana" w:eastAsia="Times New Roman" w:hAnsi="Verdana" w:cs="Times New Roman"/>
                  <w:b/>
                  <w:bCs/>
                  <w:sz w:val="20"/>
                  <w:szCs w:val="20"/>
                </w:rPr>
                <w:t>Limit</w:t>
              </w:r>
            </w:ins>
            <w:del w:id="126" w:author="Summer L. Hodgson" w:date="2026-09-25T20:07:00Z" w16du:dateUtc="2026-09-26T00:07:00Z">
              <w:r w:rsidR="00811802" w:rsidRPr="00811802">
                <w:rPr>
                  <w:rFonts w:ascii="Calibri" w:hAnsi="Calibri" w:cs="Calibri"/>
                  <w:b/>
                  <w:color w:val="333333"/>
                </w:rPr>
                <w:delText>Remarks</w:delText>
              </w:r>
              <w:r w:rsidR="00811802" w:rsidRPr="00811802">
                <w:rPr>
                  <w:rFonts w:ascii="Calibri" w:hAnsi="Calibri" w:cs="Calibri"/>
                  <w:color w:val="333333"/>
                </w:rPr>
                <w:delText xml:space="preserve"> </w:delText>
              </w:r>
            </w:del>
          </w:p>
        </w:tc>
      </w:tr>
      <w:tr w:rsidR="00470914" w:rsidRPr="00470914" w14:paraId="75EB5C7B" w14:textId="77777777" w:rsidTr="00792673">
        <w:trPr>
          <w:trHeight w:val="312"/>
          <w:trPrChange w:id="127" w:author="Summer L. Hodgson" w:date="2026-09-25T20:07:00Z" w16du:dateUtc="2026-09-26T00:07:00Z">
            <w:trPr>
              <w:trHeight w:val="1632"/>
            </w:trPr>
          </w:trPrChange>
        </w:trPr>
        <w:tc>
          <w:tcPr>
            <w:tcW w:w="0" w:type="auto"/>
            <w:tcBorders>
              <w:top w:val="single" w:sz="6" w:space="0" w:color="000000"/>
              <w:left w:val="single" w:sz="6" w:space="0" w:color="000000"/>
              <w:bottom w:val="single" w:sz="6" w:space="0" w:color="000000"/>
              <w:right w:val="single" w:sz="6" w:space="0" w:color="000000"/>
            </w:tcBorders>
            <w:vAlign w:val="center"/>
            <w:hideMark/>
            <w:tcPrChange w:id="128" w:author="Summer L. Hodgson" w:date="2026-09-25T20:07:00Z" w16du:dateUtc="2026-09-26T00:07:00Z">
              <w:tcPr>
                <w:tcW w:w="2250" w:type="dxa"/>
                <w:gridSpan w:val="2"/>
                <w:tcBorders>
                  <w:top w:val="single" w:sz="8" w:space="0" w:color="000000"/>
                  <w:left w:val="single" w:sz="8" w:space="0" w:color="000000"/>
                  <w:bottom w:val="single" w:sz="8" w:space="0" w:color="000000"/>
                  <w:right w:val="single" w:sz="8" w:space="0" w:color="000000"/>
                </w:tcBorders>
                <w:hideMark/>
              </w:tcPr>
            </w:tcPrChange>
          </w:tcPr>
          <w:p w14:paraId="4C9617FC" w14:textId="77777777" w:rsidR="00811802" w:rsidRPr="00811802" w:rsidRDefault="004834BD" w:rsidP="00811802">
            <w:pPr>
              <w:tabs>
                <w:tab w:val="center" w:pos="1291"/>
                <w:tab w:val="right" w:pos="2191"/>
              </w:tabs>
              <w:spacing w:line="259" w:lineRule="auto"/>
              <w:jc w:val="both"/>
              <w:rPr>
                <w:del w:id="129" w:author="Summer L. Hodgson" w:date="2026-09-25T20:07:00Z" w16du:dateUtc="2026-09-26T00:07:00Z"/>
                <w:rFonts w:ascii="Calibri" w:hAnsi="Calibri" w:cs="Calibri"/>
              </w:rPr>
            </w:pPr>
            <w:ins w:id="130" w:author="Summer L. Hodgson" w:date="2026-09-25T20:07:00Z" w16du:dateUtc="2026-09-26T00:07:00Z">
              <w:r w:rsidRPr="00D01EAF">
                <w:rPr>
                  <w:rFonts w:ascii="Verdana" w:eastAsia="Times New Roman" w:hAnsi="Verdana" w:cs="Arial"/>
                  <w:sz w:val="20"/>
                  <w:szCs w:val="20"/>
                </w:rPr>
                <w:t>Conditional Certificate</w:t>
              </w:r>
            </w:ins>
            <w:del w:id="131" w:author="Summer L. Hodgson" w:date="2026-09-25T20:07:00Z" w16du:dateUtc="2026-09-26T00:07:00Z">
              <w:r w:rsidR="00811802" w:rsidRPr="00811802">
                <w:rPr>
                  <w:rFonts w:ascii="Calibri" w:hAnsi="Calibri" w:cs="Calibri"/>
                  <w:color w:val="333333"/>
                </w:rPr>
                <w:delText xml:space="preserve">  Staff Member / </w:delText>
              </w:r>
            </w:del>
          </w:p>
          <w:p w14:paraId="3522EC2C" w14:textId="77777777" w:rsidR="00811802" w:rsidRPr="00D01EAF" w:rsidRDefault="00811802" w:rsidP="00792673">
            <w:pPr>
              <w:spacing w:before="100" w:beforeAutospacing="1" w:after="100" w:afterAutospacing="1" w:line="240" w:lineRule="auto"/>
              <w:jc w:val="center"/>
              <w:rPr>
                <w:rFonts w:ascii="Verdana" w:hAnsi="Verdana"/>
                <w:rPrChange w:id="132" w:author="Summer L. Hodgson" w:date="2026-09-25T20:07:00Z" w16du:dateUtc="2026-09-26T00:07:00Z">
                  <w:rPr>
                    <w:rFonts w:ascii="Calibri" w:hAnsi="Calibri" w:cs="Calibri"/>
                  </w:rPr>
                </w:rPrChange>
              </w:rPr>
              <w:pPrChange w:id="133" w:author="Summer L. Hodgson" w:date="2026-09-25T20:07:00Z" w16du:dateUtc="2026-09-26T00:07:00Z">
                <w:pPr>
                  <w:spacing w:line="259" w:lineRule="auto"/>
                  <w:ind w:left="108"/>
                  <w:jc w:val="both"/>
                </w:pPr>
              </w:pPrChange>
            </w:pPr>
            <w:del w:id="134" w:author="Summer L. Hodgson" w:date="2026-09-25T20:07:00Z" w16du:dateUtc="2026-09-26T00:07:00Z">
              <w:r w:rsidRPr="00811802">
                <w:rPr>
                  <w:rFonts w:ascii="Calibri" w:hAnsi="Calibri" w:cs="Calibri"/>
                  <w:color w:val="333333"/>
                </w:rPr>
                <w:delText xml:space="preserve">Applicant </w:delText>
              </w:r>
            </w:del>
          </w:p>
        </w:tc>
        <w:tc>
          <w:tcPr>
            <w:tcW w:w="0" w:type="auto"/>
            <w:tcBorders>
              <w:top w:val="single" w:sz="6" w:space="0" w:color="000000"/>
              <w:left w:val="single" w:sz="6" w:space="0" w:color="000000"/>
              <w:bottom w:val="single" w:sz="6" w:space="0" w:color="000000"/>
              <w:right w:val="single" w:sz="6" w:space="0" w:color="000000"/>
            </w:tcBorders>
            <w:vAlign w:val="center"/>
            <w:hideMark/>
            <w:tcPrChange w:id="135" w:author="Summer L. Hodgson" w:date="2026-09-25T20:07:00Z" w16du:dateUtc="2026-09-26T00:07:00Z">
              <w:tcPr>
                <w:tcW w:w="4230" w:type="dxa"/>
                <w:gridSpan w:val="2"/>
                <w:tcBorders>
                  <w:top w:val="single" w:sz="8" w:space="0" w:color="000000"/>
                  <w:left w:val="single" w:sz="8" w:space="0" w:color="000000"/>
                  <w:bottom w:val="single" w:sz="8" w:space="0" w:color="000000"/>
                  <w:right w:val="single" w:sz="8" w:space="0" w:color="000000"/>
                </w:tcBorders>
                <w:hideMark/>
              </w:tcPr>
            </w:tcPrChange>
          </w:tcPr>
          <w:p w14:paraId="17CB34B8" w14:textId="77777777" w:rsidR="00811802" w:rsidRPr="00D01EAF" w:rsidRDefault="004834BD" w:rsidP="00792673">
            <w:pPr>
              <w:spacing w:before="100" w:beforeAutospacing="1" w:after="100" w:afterAutospacing="1" w:line="240" w:lineRule="auto"/>
              <w:jc w:val="center"/>
              <w:rPr>
                <w:rFonts w:ascii="Verdana" w:hAnsi="Verdana"/>
                <w:rPrChange w:id="136" w:author="Summer L. Hodgson" w:date="2026-09-25T20:07:00Z" w16du:dateUtc="2026-09-26T00:07:00Z">
                  <w:rPr>
                    <w:rFonts w:ascii="Calibri" w:hAnsi="Calibri" w:cs="Calibri"/>
                  </w:rPr>
                </w:rPrChange>
              </w:rPr>
              <w:pPrChange w:id="137" w:author="Summer L. Hodgson" w:date="2026-09-25T20:07:00Z" w16du:dateUtc="2026-09-26T00:07:00Z">
                <w:pPr>
                  <w:spacing w:line="259" w:lineRule="auto"/>
                  <w:ind w:left="100" w:right="50"/>
                  <w:jc w:val="both"/>
                </w:pPr>
              </w:pPrChange>
            </w:pPr>
            <w:ins w:id="138" w:author="Summer L. Hodgson" w:date="2026-09-25T20:07:00Z" w16du:dateUtc="2026-09-26T00:07:00Z">
              <w:r w:rsidRPr="00D01EAF">
                <w:rPr>
                  <w:rFonts w:ascii="Verdana" w:eastAsia="Times New Roman" w:hAnsi="Verdana" w:cs="Arial"/>
                  <w:sz w:val="20"/>
                  <w:szCs w:val="20"/>
                </w:rPr>
                <w:t>2 years</w:t>
              </w:r>
            </w:ins>
            <w:del w:id="139" w:author="Summer L. Hodgson" w:date="2026-09-25T20:07:00Z" w16du:dateUtc="2026-09-26T00:07:00Z">
              <w:r w:rsidR="00811802" w:rsidRPr="00811802">
                <w:rPr>
                  <w:rFonts w:ascii="Calibri" w:hAnsi="Calibri" w:cs="Calibri"/>
                  <w:color w:val="333333"/>
                </w:rPr>
                <w:delText xml:space="preserve">Report the loss or theft of UNLP immediately to Travel Service Section/GO/BMS , UNTTS and the UN Safety and Security Services; obtain a police report. Staff residing in Country Offices are required to submit a copy of the written report to the UNDP Resident Representative (RR) </w:delText>
              </w:r>
            </w:del>
          </w:p>
        </w:tc>
        <w:tc>
          <w:tcPr>
            <w:tcW w:w="0" w:type="auto"/>
            <w:tcBorders>
              <w:top w:val="single" w:sz="6" w:space="0" w:color="000000"/>
              <w:left w:val="single" w:sz="6" w:space="0" w:color="000000"/>
              <w:bottom w:val="single" w:sz="6" w:space="0" w:color="000000"/>
              <w:right w:val="single" w:sz="6" w:space="0" w:color="000000"/>
            </w:tcBorders>
            <w:vAlign w:val="center"/>
            <w:hideMark/>
            <w:tcPrChange w:id="140" w:author="Summer L. Hodgson" w:date="2026-09-25T20:07:00Z" w16du:dateUtc="2026-09-26T00:07:00Z">
              <w:tcPr>
                <w:tcW w:w="2901" w:type="dxa"/>
                <w:gridSpan w:val="3"/>
                <w:tcBorders>
                  <w:top w:val="single" w:sz="8" w:space="0" w:color="000000"/>
                  <w:left w:val="single" w:sz="8" w:space="0" w:color="000000"/>
                  <w:bottom w:val="single" w:sz="8" w:space="0" w:color="000000"/>
                  <w:right w:val="single" w:sz="8" w:space="0" w:color="000000"/>
                </w:tcBorders>
                <w:hideMark/>
              </w:tcPr>
            </w:tcPrChange>
          </w:tcPr>
          <w:p w14:paraId="69B23D6D" w14:textId="77777777" w:rsidR="00811802" w:rsidRPr="00D01EAF" w:rsidRDefault="004834BD" w:rsidP="00792673">
            <w:pPr>
              <w:spacing w:before="100" w:beforeAutospacing="1" w:after="100" w:afterAutospacing="1" w:line="240" w:lineRule="auto"/>
              <w:jc w:val="center"/>
              <w:rPr>
                <w:rFonts w:ascii="Verdana" w:hAnsi="Verdana"/>
                <w:rPrChange w:id="141" w:author="Summer L. Hodgson" w:date="2026-09-25T20:07:00Z" w16du:dateUtc="2026-09-26T00:07:00Z">
                  <w:rPr>
                    <w:rFonts w:ascii="Calibri" w:hAnsi="Calibri" w:cs="Calibri"/>
                  </w:rPr>
                </w:rPrChange>
              </w:rPr>
              <w:pPrChange w:id="142" w:author="Summer L. Hodgson" w:date="2026-09-25T20:07:00Z" w16du:dateUtc="2026-09-26T00:07:00Z">
                <w:pPr>
                  <w:spacing w:line="259" w:lineRule="auto"/>
                  <w:ind w:left="101" w:right="59"/>
                  <w:jc w:val="both"/>
                </w:pPr>
              </w:pPrChange>
            </w:pPr>
            <w:ins w:id="143" w:author="Summer L. Hodgson" w:date="2026-09-25T20:07:00Z" w16du:dateUtc="2026-09-26T00:07:00Z">
              <w:r w:rsidRPr="00D01EAF">
                <w:rPr>
                  <w:rFonts w:ascii="Verdana" w:eastAsia="Times New Roman" w:hAnsi="Verdana" w:cs="Times New Roman"/>
                  <w:sz w:val="20"/>
                  <w:szCs w:val="20"/>
                </w:rPr>
                <w:t xml:space="preserve">2 </w:t>
              </w:r>
            </w:ins>
            <w:del w:id="144" w:author="Summer L. Hodgson" w:date="2026-09-25T20:07:00Z" w16du:dateUtc="2026-09-26T00:07:00Z">
              <w:r w:rsidR="00811802" w:rsidRPr="00811802">
                <w:rPr>
                  <w:rFonts w:ascii="Calibri" w:hAnsi="Calibri" w:cs="Calibri"/>
                  <w:color w:val="333333"/>
                </w:rPr>
                <w:delText xml:space="preserve">If loss or theft occurred in New York, obtain a report from the UN Security Service in lieu of a police report. </w:delText>
              </w:r>
            </w:del>
          </w:p>
        </w:tc>
      </w:tr>
      <w:tr w:rsidR="00470914" w:rsidRPr="00470914" w14:paraId="2EE131A4" w14:textId="77777777" w:rsidTr="00792673">
        <w:trPr>
          <w:trPrChange w:id="145" w:author="Summer L. Hodgson" w:date="2026-09-25T20:07:00Z" w16du:dateUtc="2026-09-26T00:07:00Z">
            <w:trPr>
              <w:trHeight w:val="557"/>
            </w:trPr>
          </w:trPrChange>
        </w:trPr>
        <w:tc>
          <w:tcPr>
            <w:tcW w:w="0" w:type="auto"/>
            <w:tcBorders>
              <w:top w:val="single" w:sz="6" w:space="0" w:color="000000"/>
              <w:left w:val="single" w:sz="6" w:space="0" w:color="000000"/>
              <w:bottom w:val="single" w:sz="6" w:space="0" w:color="000000"/>
              <w:right w:val="single" w:sz="6" w:space="0" w:color="000000"/>
            </w:tcBorders>
            <w:vAlign w:val="center"/>
            <w:hideMark/>
            <w:tcPrChange w:id="146" w:author="Summer L. Hodgson" w:date="2026-09-25T20:07:00Z" w16du:dateUtc="2026-09-26T00:07:00Z">
              <w:tcPr>
                <w:tcW w:w="2250" w:type="dxa"/>
                <w:gridSpan w:val="2"/>
                <w:tcBorders>
                  <w:top w:val="single" w:sz="8" w:space="0" w:color="000000"/>
                  <w:left w:val="single" w:sz="8" w:space="0" w:color="000000"/>
                  <w:bottom w:val="single" w:sz="8" w:space="0" w:color="000000"/>
                  <w:right w:val="single" w:sz="8" w:space="0" w:color="000000"/>
                </w:tcBorders>
                <w:hideMark/>
              </w:tcPr>
            </w:tcPrChange>
          </w:tcPr>
          <w:p w14:paraId="6147CB60" w14:textId="77777777" w:rsidR="00811802" w:rsidRPr="00811802" w:rsidRDefault="004834BD" w:rsidP="00811802">
            <w:pPr>
              <w:spacing w:line="259" w:lineRule="auto"/>
              <w:ind w:left="108"/>
              <w:jc w:val="both"/>
              <w:rPr>
                <w:del w:id="147" w:author="Summer L. Hodgson" w:date="2026-09-25T20:07:00Z" w16du:dateUtc="2026-09-26T00:07:00Z"/>
                <w:rFonts w:ascii="Calibri" w:hAnsi="Calibri" w:cs="Calibri"/>
              </w:rPr>
            </w:pPr>
            <w:ins w:id="148" w:author="Summer L. Hodgson" w:date="2026-09-25T20:07:00Z" w16du:dateUtc="2026-09-26T00:07:00Z">
              <w:r w:rsidRPr="00D01EAF">
                <w:rPr>
                  <w:rFonts w:ascii="Verdana" w:eastAsia="Times New Roman" w:hAnsi="Verdana" w:cs="Arial"/>
                  <w:sz w:val="20"/>
                  <w:szCs w:val="20"/>
                </w:rPr>
                <w:t>Standard Professional I Certificate</w:t>
              </w:r>
            </w:ins>
            <w:del w:id="149" w:author="Summer L. Hodgson" w:date="2026-09-25T20:07:00Z" w16du:dateUtc="2026-09-26T00:07:00Z">
              <w:r w:rsidR="00811802" w:rsidRPr="00811802">
                <w:rPr>
                  <w:rFonts w:ascii="Calibri" w:hAnsi="Calibri" w:cs="Calibri"/>
                  <w:color w:val="333333"/>
                </w:rPr>
                <w:delText xml:space="preserve">UNDP hiring unit / </w:delText>
              </w:r>
            </w:del>
          </w:p>
          <w:p w14:paraId="1A5202E9" w14:textId="77777777" w:rsidR="00811802" w:rsidRPr="00D01EAF" w:rsidRDefault="00811802" w:rsidP="00792673">
            <w:pPr>
              <w:spacing w:before="100" w:beforeAutospacing="1" w:after="100" w:afterAutospacing="1" w:line="240" w:lineRule="auto"/>
              <w:jc w:val="center"/>
              <w:rPr>
                <w:rFonts w:ascii="Verdana" w:hAnsi="Verdana"/>
                <w:rPrChange w:id="150" w:author="Summer L. Hodgson" w:date="2026-09-25T20:07:00Z" w16du:dateUtc="2026-09-26T00:07:00Z">
                  <w:rPr>
                    <w:rFonts w:ascii="Calibri" w:hAnsi="Calibri" w:cs="Calibri"/>
                  </w:rPr>
                </w:rPrChange>
              </w:rPr>
              <w:pPrChange w:id="151" w:author="Summer L. Hodgson" w:date="2026-09-25T20:07:00Z" w16du:dateUtc="2026-09-26T00:07:00Z">
                <w:pPr>
                  <w:spacing w:line="259" w:lineRule="auto"/>
                  <w:ind w:left="108"/>
                  <w:jc w:val="both"/>
                </w:pPr>
              </w:pPrChange>
            </w:pPr>
            <w:del w:id="152" w:author="Summer L. Hodgson" w:date="2026-09-25T20:07:00Z" w16du:dateUtc="2026-09-26T00:07:00Z">
              <w:r w:rsidRPr="00811802">
                <w:rPr>
                  <w:rFonts w:ascii="Calibri" w:hAnsi="Calibri" w:cs="Calibri"/>
                  <w:color w:val="333333"/>
                </w:rPr>
                <w:delText xml:space="preserve">Applicant </w:delText>
              </w:r>
            </w:del>
          </w:p>
        </w:tc>
        <w:tc>
          <w:tcPr>
            <w:tcW w:w="0" w:type="auto"/>
            <w:tcBorders>
              <w:top w:val="single" w:sz="6" w:space="0" w:color="000000"/>
              <w:left w:val="single" w:sz="6" w:space="0" w:color="000000"/>
              <w:bottom w:val="single" w:sz="6" w:space="0" w:color="000000"/>
              <w:right w:val="single" w:sz="6" w:space="0" w:color="000000"/>
            </w:tcBorders>
            <w:vAlign w:val="center"/>
            <w:hideMark/>
            <w:tcPrChange w:id="153" w:author="Summer L. Hodgson" w:date="2026-09-25T20:07:00Z" w16du:dateUtc="2026-09-26T00:07:00Z">
              <w:tcPr>
                <w:tcW w:w="4230" w:type="dxa"/>
                <w:gridSpan w:val="2"/>
                <w:tcBorders>
                  <w:top w:val="single" w:sz="8" w:space="0" w:color="000000"/>
                  <w:left w:val="single" w:sz="8" w:space="0" w:color="000000"/>
                  <w:bottom w:val="single" w:sz="8" w:space="0" w:color="000000"/>
                  <w:right w:val="single" w:sz="8" w:space="0" w:color="000000"/>
                </w:tcBorders>
                <w:hideMark/>
              </w:tcPr>
            </w:tcPrChange>
          </w:tcPr>
          <w:p w14:paraId="574660BC" w14:textId="74E527A6" w:rsidR="00811802" w:rsidRPr="00D01EAF" w:rsidRDefault="004834BD" w:rsidP="00792673">
            <w:pPr>
              <w:spacing w:before="100" w:beforeAutospacing="1" w:after="100" w:afterAutospacing="1" w:line="240" w:lineRule="auto"/>
              <w:jc w:val="center"/>
              <w:rPr>
                <w:rFonts w:ascii="Verdana" w:hAnsi="Verdana"/>
                <w:rPrChange w:id="154" w:author="Summer L. Hodgson" w:date="2026-09-25T20:07:00Z" w16du:dateUtc="2026-09-26T00:07:00Z">
                  <w:rPr>
                    <w:rFonts w:ascii="Calibri" w:hAnsi="Calibri" w:cs="Calibri"/>
                  </w:rPr>
                </w:rPrChange>
              </w:rPr>
              <w:pPrChange w:id="155" w:author="Summer L. Hodgson" w:date="2026-09-25T20:07:00Z" w16du:dateUtc="2026-09-26T00:07:00Z">
                <w:pPr>
                  <w:spacing w:line="259" w:lineRule="auto"/>
                  <w:ind w:left="100"/>
                  <w:jc w:val="both"/>
                </w:pPr>
              </w:pPrChange>
            </w:pPr>
            <w:ins w:id="156" w:author="Summer L. Hodgson" w:date="2026-09-25T20:07:00Z" w16du:dateUtc="2026-09-26T00:07:00Z">
              <w:r w:rsidRPr="00D01EAF">
                <w:rPr>
                  <w:rFonts w:ascii="Verdana" w:eastAsia="Times New Roman" w:hAnsi="Verdana" w:cs="Arial"/>
                  <w:sz w:val="20"/>
                  <w:szCs w:val="20"/>
                </w:rPr>
                <w:t>5 years</w:t>
              </w:r>
            </w:ins>
            <w:del w:id="157" w:author="Summer L. Hodgson" w:date="2026-09-25T20:07:00Z" w16du:dateUtc="2026-09-26T00:07:00Z">
              <w:r w:rsidR="00811802" w:rsidRPr="00811802">
                <w:rPr>
                  <w:rFonts w:ascii="Calibri" w:hAnsi="Calibri" w:cs="Calibri"/>
                  <w:color w:val="333333"/>
                </w:rPr>
                <w:delText>Request issuance of UN Certificate for independent contractors and personnel services agreement holders.</w:delText>
              </w:r>
            </w:del>
          </w:p>
        </w:tc>
        <w:tc>
          <w:tcPr>
            <w:tcW w:w="0" w:type="auto"/>
            <w:tcBorders>
              <w:top w:val="single" w:sz="6" w:space="0" w:color="000000"/>
              <w:left w:val="single" w:sz="6" w:space="0" w:color="000000"/>
              <w:bottom w:val="single" w:sz="6" w:space="0" w:color="000000"/>
              <w:right w:val="single" w:sz="6" w:space="0" w:color="000000"/>
            </w:tcBorders>
            <w:vAlign w:val="center"/>
            <w:hideMark/>
            <w:tcPrChange w:id="158" w:author="Summer L. Hodgson" w:date="2026-09-25T20:07:00Z" w16du:dateUtc="2026-09-26T00:07:00Z">
              <w:tcPr>
                <w:tcW w:w="2901" w:type="dxa"/>
                <w:gridSpan w:val="3"/>
                <w:tcBorders>
                  <w:top w:val="single" w:sz="8" w:space="0" w:color="000000"/>
                  <w:left w:val="single" w:sz="8" w:space="0" w:color="000000"/>
                  <w:bottom w:val="single" w:sz="8" w:space="0" w:color="000000"/>
                  <w:right w:val="single" w:sz="8" w:space="0" w:color="000000"/>
                </w:tcBorders>
                <w:hideMark/>
              </w:tcPr>
            </w:tcPrChange>
          </w:tcPr>
          <w:p w14:paraId="41FA0010" w14:textId="77777777" w:rsidR="00811802" w:rsidRPr="00D01EAF" w:rsidRDefault="004834BD" w:rsidP="00792673">
            <w:pPr>
              <w:spacing w:before="100" w:beforeAutospacing="1" w:after="100" w:afterAutospacing="1" w:line="240" w:lineRule="auto"/>
              <w:jc w:val="center"/>
              <w:rPr>
                <w:rFonts w:ascii="Verdana" w:hAnsi="Verdana"/>
                <w:rPrChange w:id="159" w:author="Summer L. Hodgson" w:date="2026-09-25T20:07:00Z" w16du:dateUtc="2026-09-26T00:07:00Z">
                  <w:rPr>
                    <w:rFonts w:ascii="Calibri" w:hAnsi="Calibri" w:cs="Calibri"/>
                  </w:rPr>
                </w:rPrChange>
              </w:rPr>
              <w:pPrChange w:id="160" w:author="Summer L. Hodgson" w:date="2026-09-25T20:07:00Z" w16du:dateUtc="2026-09-26T00:07:00Z">
                <w:pPr>
                  <w:spacing w:line="259" w:lineRule="auto"/>
                  <w:ind w:left="101"/>
                  <w:jc w:val="both"/>
                </w:pPr>
              </w:pPrChange>
            </w:pPr>
            <w:ins w:id="161" w:author="Summer L. Hodgson" w:date="2026-09-25T20:07:00Z" w16du:dateUtc="2026-09-26T00:07:00Z">
              <w:r w:rsidRPr="00D01EAF">
                <w:rPr>
                  <w:rFonts w:ascii="Verdana" w:eastAsia="Times New Roman" w:hAnsi="Verdana" w:cs="Times New Roman"/>
                  <w:sz w:val="20"/>
                  <w:szCs w:val="20"/>
                </w:rPr>
                <w:t>1</w:t>
              </w:r>
            </w:ins>
            <w:del w:id="162" w:author="Summer L. Hodgson" w:date="2026-09-25T20:07:00Z" w16du:dateUtc="2026-09-26T00:07:00Z">
              <w:r w:rsidR="00811802" w:rsidRPr="00811802">
                <w:rPr>
                  <w:rFonts w:ascii="Calibri" w:hAnsi="Calibri" w:cs="Calibri"/>
                  <w:color w:val="333333"/>
                </w:rPr>
                <w:delText xml:space="preserve"> </w:delText>
              </w:r>
            </w:del>
          </w:p>
        </w:tc>
      </w:tr>
      <w:tr w:rsidR="00470914" w:rsidRPr="00470914" w14:paraId="7671A71A" w14:textId="77777777" w:rsidTr="00792673">
        <w:trPr>
          <w:trPrChange w:id="163" w:author="Summer L. Hodgson" w:date="2026-09-25T20:07:00Z" w16du:dateUtc="2026-09-26T00:07:00Z">
            <w:trPr>
              <w:trHeight w:val="826"/>
            </w:trPr>
          </w:trPrChange>
        </w:trPr>
        <w:tc>
          <w:tcPr>
            <w:tcW w:w="0" w:type="auto"/>
            <w:tcBorders>
              <w:top w:val="single" w:sz="6" w:space="0" w:color="000000"/>
              <w:left w:val="single" w:sz="6" w:space="0" w:color="000000"/>
              <w:bottom w:val="single" w:sz="6" w:space="0" w:color="000000"/>
              <w:right w:val="single" w:sz="6" w:space="0" w:color="000000"/>
            </w:tcBorders>
            <w:vAlign w:val="center"/>
            <w:hideMark/>
            <w:tcPrChange w:id="164" w:author="Summer L. Hodgson" w:date="2026-09-25T20:07:00Z" w16du:dateUtc="2026-09-26T00:07:00Z">
              <w:tcPr>
                <w:tcW w:w="2250" w:type="dxa"/>
                <w:gridSpan w:val="2"/>
                <w:tcBorders>
                  <w:top w:val="single" w:sz="8" w:space="0" w:color="000000"/>
                  <w:left w:val="single" w:sz="8" w:space="0" w:color="000000"/>
                  <w:bottom w:val="single" w:sz="8" w:space="0" w:color="000000"/>
                  <w:right w:val="single" w:sz="8" w:space="0" w:color="000000"/>
                </w:tcBorders>
                <w:hideMark/>
              </w:tcPr>
            </w:tcPrChange>
          </w:tcPr>
          <w:p w14:paraId="103A3387" w14:textId="494AE6B5" w:rsidR="00811802" w:rsidRPr="00D01EAF" w:rsidRDefault="004834BD" w:rsidP="00792673">
            <w:pPr>
              <w:spacing w:before="100" w:beforeAutospacing="1" w:after="100" w:afterAutospacing="1" w:line="240" w:lineRule="auto"/>
              <w:jc w:val="center"/>
              <w:rPr>
                <w:rFonts w:ascii="Verdana" w:hAnsi="Verdana"/>
                <w:rPrChange w:id="165" w:author="Summer L. Hodgson" w:date="2026-09-25T20:07:00Z" w16du:dateUtc="2026-09-26T00:07:00Z">
                  <w:rPr>
                    <w:rFonts w:ascii="Calibri" w:hAnsi="Calibri" w:cs="Calibri"/>
                    <w:strike/>
                  </w:rPr>
                </w:rPrChange>
              </w:rPr>
              <w:pPrChange w:id="166" w:author="Summer L. Hodgson" w:date="2026-09-25T20:07:00Z" w16du:dateUtc="2026-09-26T00:07:00Z">
                <w:pPr>
                  <w:spacing w:line="259" w:lineRule="auto"/>
                  <w:jc w:val="both"/>
                </w:pPr>
              </w:pPrChange>
            </w:pPr>
            <w:ins w:id="167" w:author="Summer L. Hodgson" w:date="2026-09-25T20:07:00Z" w16du:dateUtc="2026-09-26T00:07:00Z">
              <w:r w:rsidRPr="00D01EAF">
                <w:rPr>
                  <w:rFonts w:ascii="Verdana" w:eastAsia="Times New Roman" w:hAnsi="Verdana" w:cs="Arial"/>
                  <w:sz w:val="20"/>
                  <w:szCs w:val="20"/>
                </w:rPr>
                <w:t>Standard Professional II Certificate</w:t>
              </w:r>
            </w:ins>
            <w:del w:id="168" w:author="Summer L. Hodgson" w:date="2026-09-25T20:07:00Z" w16du:dateUtc="2026-09-26T00:07:00Z">
              <w:r w:rsidR="00811802" w:rsidRPr="00811802">
                <w:rPr>
                  <w:rFonts w:ascii="Calibri" w:hAnsi="Calibri" w:cs="Calibri"/>
                  <w:color w:val="333333"/>
                </w:rPr>
                <w:delText xml:space="preserve"> </w:delText>
              </w:r>
              <w:r w:rsidR="00470914">
                <w:rPr>
                  <w:rFonts w:ascii="Calibri" w:hAnsi="Calibri" w:cs="Calibri"/>
                  <w:color w:val="333333"/>
                </w:rPr>
                <w:delText xml:space="preserve"> </w:delText>
              </w:r>
              <w:r w:rsidR="00811802" w:rsidRPr="00811802">
                <w:rPr>
                  <w:rFonts w:ascii="Calibri" w:hAnsi="Calibri" w:cs="Calibri"/>
                  <w:color w:val="333333"/>
                </w:rPr>
                <w:delText>GSSC</w:delText>
              </w:r>
            </w:del>
          </w:p>
        </w:tc>
        <w:tc>
          <w:tcPr>
            <w:tcW w:w="0" w:type="auto"/>
            <w:tcBorders>
              <w:top w:val="single" w:sz="6" w:space="0" w:color="000000"/>
              <w:left w:val="single" w:sz="6" w:space="0" w:color="000000"/>
              <w:bottom w:val="single" w:sz="6" w:space="0" w:color="000000"/>
              <w:right w:val="single" w:sz="6" w:space="0" w:color="000000"/>
            </w:tcBorders>
            <w:vAlign w:val="center"/>
            <w:hideMark/>
            <w:tcPrChange w:id="169" w:author="Summer L. Hodgson" w:date="2026-09-25T20:07:00Z" w16du:dateUtc="2026-09-26T00:07:00Z">
              <w:tcPr>
                <w:tcW w:w="4230" w:type="dxa"/>
                <w:gridSpan w:val="2"/>
                <w:tcBorders>
                  <w:top w:val="single" w:sz="8" w:space="0" w:color="000000"/>
                  <w:left w:val="single" w:sz="8" w:space="0" w:color="000000"/>
                  <w:bottom w:val="single" w:sz="8" w:space="0" w:color="000000"/>
                  <w:right w:val="single" w:sz="8" w:space="0" w:color="000000"/>
                </w:tcBorders>
                <w:hideMark/>
              </w:tcPr>
            </w:tcPrChange>
          </w:tcPr>
          <w:p w14:paraId="1C345BF2" w14:textId="48AC9BB5" w:rsidR="00811802" w:rsidRPr="00D01EAF" w:rsidRDefault="004834BD" w:rsidP="00792673">
            <w:pPr>
              <w:spacing w:before="100" w:beforeAutospacing="1" w:after="100" w:afterAutospacing="1" w:line="240" w:lineRule="auto"/>
              <w:jc w:val="center"/>
              <w:rPr>
                <w:rFonts w:ascii="Verdana" w:hAnsi="Verdana"/>
                <w:rPrChange w:id="170" w:author="Summer L. Hodgson" w:date="2026-09-25T20:07:00Z" w16du:dateUtc="2026-09-26T00:07:00Z">
                  <w:rPr>
                    <w:rFonts w:ascii="Calibri" w:hAnsi="Calibri" w:cs="Calibri"/>
                  </w:rPr>
                </w:rPrChange>
              </w:rPr>
              <w:pPrChange w:id="171" w:author="Summer L. Hodgson" w:date="2026-09-25T20:07:00Z" w16du:dateUtc="2026-09-26T00:07:00Z">
                <w:pPr>
                  <w:spacing w:line="239" w:lineRule="auto"/>
                  <w:ind w:left="100"/>
                  <w:jc w:val="both"/>
                </w:pPr>
              </w:pPrChange>
            </w:pPr>
            <w:ins w:id="172" w:author="Summer L. Hodgson" w:date="2026-09-25T20:07:00Z" w16du:dateUtc="2026-09-26T00:07:00Z">
              <w:r w:rsidRPr="00D01EAF">
                <w:rPr>
                  <w:rFonts w:ascii="Verdana" w:eastAsia="Times New Roman" w:hAnsi="Verdana" w:cs="Arial"/>
                  <w:sz w:val="20"/>
                  <w:szCs w:val="20"/>
                </w:rPr>
                <w:t>5 years</w:t>
              </w:r>
            </w:ins>
            <w:del w:id="173" w:author="Summer L. Hodgson" w:date="2026-09-25T20:07:00Z" w16du:dateUtc="2026-09-26T00:07:00Z">
              <w:r w:rsidR="00811802" w:rsidRPr="00811802">
                <w:rPr>
                  <w:rFonts w:ascii="Calibri" w:hAnsi="Calibri" w:cs="Calibri"/>
                  <w:color w:val="333333"/>
                </w:rPr>
                <w:delText xml:space="preserve">Ensure that separating staff members and staff members on SLWOP return their UNLPs to Travel Service Section for cancellation. </w:delText>
              </w:r>
            </w:del>
          </w:p>
        </w:tc>
        <w:tc>
          <w:tcPr>
            <w:tcW w:w="0" w:type="auto"/>
            <w:tcBorders>
              <w:top w:val="single" w:sz="6" w:space="0" w:color="000000"/>
              <w:left w:val="single" w:sz="6" w:space="0" w:color="000000"/>
              <w:bottom w:val="single" w:sz="6" w:space="0" w:color="000000"/>
              <w:right w:val="single" w:sz="6" w:space="0" w:color="000000"/>
            </w:tcBorders>
            <w:vAlign w:val="center"/>
            <w:hideMark/>
            <w:tcPrChange w:id="174" w:author="Summer L. Hodgson" w:date="2026-09-25T20:07:00Z" w16du:dateUtc="2026-09-26T00:07:00Z">
              <w:tcPr>
                <w:tcW w:w="2901" w:type="dxa"/>
                <w:gridSpan w:val="3"/>
                <w:tcBorders>
                  <w:top w:val="single" w:sz="8" w:space="0" w:color="000000"/>
                  <w:left w:val="single" w:sz="8" w:space="0" w:color="000000"/>
                  <w:bottom w:val="single" w:sz="8" w:space="0" w:color="000000"/>
                  <w:right w:val="single" w:sz="8" w:space="0" w:color="000000"/>
                </w:tcBorders>
                <w:hideMark/>
              </w:tcPr>
            </w:tcPrChange>
          </w:tcPr>
          <w:p w14:paraId="1FB8250A" w14:textId="36EDD502" w:rsidR="00811802" w:rsidRPr="00D01EAF" w:rsidRDefault="004834BD" w:rsidP="00792673">
            <w:pPr>
              <w:spacing w:before="100" w:beforeAutospacing="1" w:after="100" w:afterAutospacing="1" w:line="240" w:lineRule="auto"/>
              <w:jc w:val="center"/>
              <w:rPr>
                <w:rFonts w:ascii="Verdana" w:hAnsi="Verdana"/>
                <w:rPrChange w:id="175" w:author="Summer L. Hodgson" w:date="2026-09-25T20:07:00Z" w16du:dateUtc="2026-09-26T00:07:00Z">
                  <w:rPr>
                    <w:rFonts w:ascii="Calibri" w:hAnsi="Calibri" w:cs="Calibri"/>
                  </w:rPr>
                </w:rPrChange>
              </w:rPr>
              <w:pPrChange w:id="176" w:author="Summer L. Hodgson" w:date="2026-09-25T20:07:00Z" w16du:dateUtc="2026-09-26T00:07:00Z">
                <w:pPr>
                  <w:spacing w:line="259" w:lineRule="auto"/>
                  <w:ind w:left="101" w:right="59"/>
                  <w:jc w:val="both"/>
                </w:pPr>
              </w:pPrChange>
            </w:pPr>
            <w:ins w:id="177" w:author="Summer L. Hodgson" w:date="2026-09-25T20:07:00Z" w16du:dateUtc="2026-09-26T00:07:00Z">
              <w:r w:rsidRPr="00D01EAF">
                <w:rPr>
                  <w:rFonts w:ascii="Verdana" w:eastAsia="Times New Roman" w:hAnsi="Verdana" w:cs="Times New Roman"/>
                  <w:sz w:val="20"/>
                  <w:szCs w:val="20"/>
                </w:rPr>
                <w:t>1</w:t>
              </w:r>
            </w:ins>
            <w:del w:id="178" w:author="Summer L. Hodgson" w:date="2026-09-25T20:07:00Z" w16du:dateUtc="2026-09-26T00:07:00Z">
              <w:r w:rsidR="00811802" w:rsidRPr="00811802">
                <w:rPr>
                  <w:rFonts w:ascii="Calibri" w:hAnsi="Calibri" w:cs="Calibri"/>
                  <w:color w:val="333333"/>
                </w:rPr>
                <w:delText>For</w:delText>
              </w:r>
              <w:r w:rsidR="00811802">
                <w:rPr>
                  <w:rFonts w:ascii="Calibri" w:hAnsi="Calibri" w:cs="Calibri"/>
                  <w:color w:val="333333"/>
                </w:rPr>
                <w:delText xml:space="preserve"> </w:delText>
              </w:r>
              <w:r w:rsidR="00811802" w:rsidRPr="00811802">
                <w:rPr>
                  <w:rFonts w:ascii="Calibri" w:hAnsi="Calibri" w:cs="Calibri"/>
                  <w:color w:val="333333"/>
                </w:rPr>
                <w:delText xml:space="preserve">internationally recruited staff members </w:delText>
              </w:r>
            </w:del>
          </w:p>
        </w:tc>
      </w:tr>
      <w:tr w:rsidR="00470914" w:rsidRPr="00470914" w14:paraId="43AA370F" w14:textId="77777777" w:rsidTr="00792673">
        <w:trPr>
          <w:trPrChange w:id="179" w:author="Summer L. Hodgson" w:date="2026-09-25T20:07:00Z" w16du:dateUtc="2026-09-26T00:07:00Z">
            <w:trPr>
              <w:trHeight w:val="1904"/>
            </w:trPr>
          </w:trPrChange>
        </w:trPr>
        <w:tc>
          <w:tcPr>
            <w:tcW w:w="0" w:type="auto"/>
            <w:tcBorders>
              <w:top w:val="single" w:sz="6" w:space="0" w:color="000000"/>
              <w:left w:val="single" w:sz="6" w:space="0" w:color="000000"/>
              <w:bottom w:val="single" w:sz="6" w:space="0" w:color="000000"/>
              <w:right w:val="single" w:sz="6" w:space="0" w:color="000000"/>
            </w:tcBorders>
            <w:vAlign w:val="center"/>
            <w:hideMark/>
            <w:tcPrChange w:id="180" w:author="Summer L. Hodgson" w:date="2026-09-25T20:07:00Z" w16du:dateUtc="2026-09-26T00:07:00Z">
              <w:tcPr>
                <w:tcW w:w="2250" w:type="dxa"/>
                <w:gridSpan w:val="2"/>
                <w:tcBorders>
                  <w:top w:val="single" w:sz="8" w:space="0" w:color="000000"/>
                  <w:left w:val="single" w:sz="8" w:space="0" w:color="000000"/>
                  <w:bottom w:val="single" w:sz="8" w:space="0" w:color="000000"/>
                  <w:right w:val="single" w:sz="8" w:space="0" w:color="000000"/>
                </w:tcBorders>
                <w:hideMark/>
              </w:tcPr>
            </w:tcPrChange>
          </w:tcPr>
          <w:p w14:paraId="012492AD" w14:textId="77777777" w:rsidR="00811802" w:rsidRPr="00811802" w:rsidRDefault="004834BD" w:rsidP="00811802">
            <w:pPr>
              <w:spacing w:line="239" w:lineRule="auto"/>
              <w:ind w:left="108"/>
              <w:jc w:val="both"/>
              <w:rPr>
                <w:del w:id="181" w:author="Summer L. Hodgson" w:date="2026-09-25T20:07:00Z" w16du:dateUtc="2026-09-26T00:07:00Z"/>
                <w:rFonts w:ascii="Calibri" w:hAnsi="Calibri" w:cs="Calibri"/>
              </w:rPr>
            </w:pPr>
            <w:ins w:id="182" w:author="Summer L. Hodgson" w:date="2026-09-25T20:07:00Z" w16du:dateUtc="2026-09-26T00:07:00Z">
              <w:r w:rsidRPr="00D01EAF">
                <w:rPr>
                  <w:rFonts w:ascii="Verdana" w:eastAsia="Times New Roman" w:hAnsi="Verdana" w:cs="Arial"/>
                  <w:sz w:val="20"/>
                  <w:szCs w:val="20"/>
                </w:rPr>
                <w:t>Advanced Professional Certificate</w:t>
              </w:r>
            </w:ins>
            <w:del w:id="183" w:author="Summer L. Hodgson" w:date="2026-09-25T20:07:00Z" w16du:dateUtc="2026-09-26T00:07:00Z">
              <w:r w:rsidR="00811802" w:rsidRPr="00811802">
                <w:rPr>
                  <w:rFonts w:ascii="Calibri" w:hAnsi="Calibri" w:cs="Calibri"/>
                  <w:color w:val="333333"/>
                </w:rPr>
                <w:delText xml:space="preserve">Country Office and other BUs outside of </w:delText>
              </w:r>
            </w:del>
          </w:p>
          <w:p w14:paraId="731B9EA2" w14:textId="77777777" w:rsidR="00811802" w:rsidRPr="00D01EAF" w:rsidRDefault="00811802" w:rsidP="00792673">
            <w:pPr>
              <w:spacing w:before="100" w:beforeAutospacing="1" w:after="100" w:afterAutospacing="1" w:line="240" w:lineRule="auto"/>
              <w:jc w:val="center"/>
              <w:rPr>
                <w:rFonts w:ascii="Verdana" w:hAnsi="Verdana"/>
                <w:rPrChange w:id="184" w:author="Summer L. Hodgson" w:date="2026-09-25T20:07:00Z" w16du:dateUtc="2026-09-26T00:07:00Z">
                  <w:rPr>
                    <w:rFonts w:ascii="Calibri" w:hAnsi="Calibri" w:cs="Calibri"/>
                  </w:rPr>
                </w:rPrChange>
              </w:rPr>
              <w:pPrChange w:id="185" w:author="Summer L. Hodgson" w:date="2026-09-25T20:07:00Z" w16du:dateUtc="2026-09-26T00:07:00Z">
                <w:pPr>
                  <w:spacing w:line="259" w:lineRule="auto"/>
                  <w:ind w:left="108"/>
                  <w:jc w:val="both"/>
                </w:pPr>
              </w:pPrChange>
            </w:pPr>
            <w:del w:id="186" w:author="Summer L. Hodgson" w:date="2026-09-25T20:07:00Z" w16du:dateUtc="2026-09-26T00:07:00Z">
              <w:r w:rsidRPr="00811802">
                <w:rPr>
                  <w:rFonts w:ascii="Calibri" w:hAnsi="Calibri" w:cs="Calibri"/>
                  <w:color w:val="333333"/>
                </w:rPr>
                <w:delText xml:space="preserve">HQs </w:delText>
              </w:r>
            </w:del>
          </w:p>
        </w:tc>
        <w:tc>
          <w:tcPr>
            <w:tcW w:w="0" w:type="auto"/>
            <w:tcBorders>
              <w:top w:val="single" w:sz="6" w:space="0" w:color="000000"/>
              <w:left w:val="single" w:sz="6" w:space="0" w:color="000000"/>
              <w:bottom w:val="single" w:sz="6" w:space="0" w:color="000000"/>
              <w:right w:val="single" w:sz="6" w:space="0" w:color="000000"/>
            </w:tcBorders>
            <w:vAlign w:val="center"/>
            <w:hideMark/>
            <w:tcPrChange w:id="187" w:author="Summer L. Hodgson" w:date="2026-09-25T20:07:00Z" w16du:dateUtc="2026-09-26T00:07:00Z">
              <w:tcPr>
                <w:tcW w:w="4230" w:type="dxa"/>
                <w:gridSpan w:val="2"/>
                <w:tcBorders>
                  <w:top w:val="single" w:sz="8" w:space="0" w:color="000000"/>
                  <w:left w:val="single" w:sz="8" w:space="0" w:color="000000"/>
                  <w:bottom w:val="single" w:sz="8" w:space="0" w:color="000000"/>
                  <w:right w:val="single" w:sz="8" w:space="0" w:color="000000"/>
                </w:tcBorders>
                <w:hideMark/>
              </w:tcPr>
            </w:tcPrChange>
          </w:tcPr>
          <w:p w14:paraId="05A19801" w14:textId="77777777" w:rsidR="00811802" w:rsidRPr="00811802" w:rsidRDefault="004834BD" w:rsidP="00811802">
            <w:pPr>
              <w:spacing w:line="239" w:lineRule="auto"/>
              <w:ind w:left="100" w:right="52"/>
              <w:jc w:val="both"/>
              <w:rPr>
                <w:del w:id="188" w:author="Summer L. Hodgson" w:date="2026-09-25T20:07:00Z" w16du:dateUtc="2026-09-26T00:07:00Z"/>
                <w:rFonts w:ascii="Calibri" w:hAnsi="Calibri" w:cs="Calibri"/>
              </w:rPr>
            </w:pPr>
            <w:ins w:id="189" w:author="Summer L. Hodgson" w:date="2026-09-25T20:07:00Z" w16du:dateUtc="2026-09-26T00:07:00Z">
              <w:r w:rsidRPr="00D01EAF">
                <w:rPr>
                  <w:rFonts w:ascii="Verdana" w:eastAsia="Times New Roman" w:hAnsi="Verdana" w:cs="Arial"/>
                  <w:sz w:val="20"/>
                  <w:szCs w:val="20"/>
                </w:rPr>
                <w:t>5 years</w:t>
              </w:r>
            </w:ins>
            <w:del w:id="190" w:author="Summer L. Hodgson" w:date="2026-09-25T20:07:00Z" w16du:dateUtc="2026-09-26T00:07:00Z">
              <w:r w:rsidR="00811802" w:rsidRPr="00811802">
                <w:rPr>
                  <w:rFonts w:ascii="Calibri" w:hAnsi="Calibri" w:cs="Calibri"/>
                  <w:color w:val="333333"/>
                </w:rPr>
                <w:delText xml:space="preserve">Ensure that SMs return their UNLPs to OHR who in turn will deliver to Travel Service Section for cancellation. </w:delText>
              </w:r>
            </w:del>
          </w:p>
          <w:p w14:paraId="235113A4" w14:textId="5D117F2C" w:rsidR="00811802" w:rsidRPr="00D01EAF" w:rsidRDefault="00811802" w:rsidP="00792673">
            <w:pPr>
              <w:spacing w:before="100" w:beforeAutospacing="1" w:after="100" w:afterAutospacing="1" w:line="240" w:lineRule="auto"/>
              <w:jc w:val="center"/>
              <w:rPr>
                <w:rFonts w:ascii="Verdana" w:hAnsi="Verdana"/>
                <w:rPrChange w:id="191" w:author="Summer L. Hodgson" w:date="2026-09-25T20:07:00Z" w16du:dateUtc="2026-09-26T00:07:00Z">
                  <w:rPr>
                    <w:rFonts w:ascii="Calibri" w:hAnsi="Calibri" w:cs="Calibri"/>
                  </w:rPr>
                </w:rPrChange>
              </w:rPr>
              <w:pPrChange w:id="192" w:author="Summer L. Hodgson" w:date="2026-09-25T20:07:00Z" w16du:dateUtc="2026-09-26T00:07:00Z">
                <w:pPr>
                  <w:spacing w:line="259" w:lineRule="auto"/>
                  <w:ind w:left="100" w:right="51"/>
                  <w:jc w:val="both"/>
                </w:pPr>
              </w:pPrChange>
            </w:pPr>
          </w:p>
        </w:tc>
        <w:tc>
          <w:tcPr>
            <w:tcW w:w="0" w:type="auto"/>
            <w:tcBorders>
              <w:top w:val="single" w:sz="6" w:space="0" w:color="000000"/>
              <w:left w:val="single" w:sz="6" w:space="0" w:color="000000"/>
              <w:bottom w:val="single" w:sz="6" w:space="0" w:color="000000"/>
              <w:right w:val="single" w:sz="6" w:space="0" w:color="000000"/>
            </w:tcBorders>
            <w:vAlign w:val="center"/>
            <w:hideMark/>
            <w:tcPrChange w:id="193" w:author="Summer L. Hodgson" w:date="2026-09-25T20:07:00Z" w16du:dateUtc="2026-09-26T00:07:00Z">
              <w:tcPr>
                <w:tcW w:w="2901" w:type="dxa"/>
                <w:gridSpan w:val="3"/>
                <w:tcBorders>
                  <w:top w:val="single" w:sz="8" w:space="0" w:color="000000"/>
                  <w:left w:val="single" w:sz="8" w:space="0" w:color="000000"/>
                  <w:bottom w:val="single" w:sz="8" w:space="0" w:color="000000"/>
                  <w:right w:val="single" w:sz="8" w:space="0" w:color="000000"/>
                </w:tcBorders>
                <w:hideMark/>
              </w:tcPr>
            </w:tcPrChange>
          </w:tcPr>
          <w:p w14:paraId="786B33AC" w14:textId="0348A5D6" w:rsidR="00811802" w:rsidRPr="00D01EAF" w:rsidRDefault="004834BD" w:rsidP="00792673">
            <w:pPr>
              <w:spacing w:before="100" w:beforeAutospacing="1" w:after="100" w:afterAutospacing="1" w:line="240" w:lineRule="auto"/>
              <w:jc w:val="center"/>
              <w:rPr>
                <w:rFonts w:ascii="Verdana" w:hAnsi="Verdana"/>
                <w:rPrChange w:id="194" w:author="Summer L. Hodgson" w:date="2026-09-25T20:07:00Z" w16du:dateUtc="2026-09-26T00:07:00Z">
                  <w:rPr>
                    <w:rFonts w:ascii="Calibri" w:hAnsi="Calibri" w:cs="Calibri"/>
                  </w:rPr>
                </w:rPrChange>
              </w:rPr>
              <w:pPrChange w:id="195" w:author="Summer L. Hodgson" w:date="2026-09-25T20:07:00Z" w16du:dateUtc="2026-09-26T00:07:00Z">
                <w:pPr>
                  <w:spacing w:line="259" w:lineRule="auto"/>
                  <w:ind w:left="101"/>
                  <w:jc w:val="both"/>
                </w:pPr>
              </w:pPrChange>
            </w:pPr>
            <w:ins w:id="196" w:author="Summer L. Hodgson" w:date="2026-09-25T20:07:00Z" w16du:dateUtc="2026-09-26T00:07:00Z">
              <w:r w:rsidRPr="00D01EAF">
                <w:rPr>
                  <w:rFonts w:ascii="Verdana" w:eastAsia="Times New Roman" w:hAnsi="Verdana" w:cs="Times New Roman"/>
                  <w:sz w:val="20"/>
                  <w:szCs w:val="20"/>
                </w:rPr>
                <w:t>unlimited</w:t>
              </w:r>
            </w:ins>
            <w:del w:id="197" w:author="Summer L. Hodgson" w:date="2026-09-25T20:07:00Z" w16du:dateUtc="2026-09-26T00:07:00Z">
              <w:r w:rsidR="00811802" w:rsidRPr="00811802">
                <w:rPr>
                  <w:rFonts w:ascii="Calibri" w:hAnsi="Calibri" w:cs="Calibri"/>
                  <w:color w:val="333333"/>
                </w:rPr>
                <w:delText>For locally</w:delText>
              </w:r>
              <w:r w:rsidR="00811802">
                <w:rPr>
                  <w:rFonts w:ascii="Calibri" w:hAnsi="Calibri" w:cs="Calibri"/>
                  <w:color w:val="333333"/>
                </w:rPr>
                <w:delText xml:space="preserve"> </w:delText>
              </w:r>
              <w:r w:rsidR="00811802" w:rsidRPr="00811802">
                <w:rPr>
                  <w:rFonts w:ascii="Calibri" w:hAnsi="Calibri" w:cs="Calibri"/>
                  <w:color w:val="333333"/>
                </w:rPr>
                <w:delText xml:space="preserve">recruited staff members </w:delText>
              </w:r>
            </w:del>
          </w:p>
        </w:tc>
      </w:tr>
    </w:tbl>
    <w:p w14:paraId="7189586B" w14:textId="77777777" w:rsidR="004834BD" w:rsidRPr="00D01EAF" w:rsidRDefault="004834BD" w:rsidP="004834BD">
      <w:pPr>
        <w:spacing w:after="0" w:line="240" w:lineRule="auto"/>
        <w:rPr>
          <w:ins w:id="198" w:author="Summer L. Hodgson" w:date="2026-09-25T20:07:00Z" w16du:dateUtc="2026-09-26T00:07:00Z"/>
          <w:rFonts w:ascii="Verdana" w:eastAsia="Times New Roman" w:hAnsi="Verdana" w:cs="Times New Roman"/>
        </w:rPr>
      </w:pPr>
      <w:ins w:id="199" w:author="Summer L. Hodgson" w:date="2026-09-25T20:07:00Z" w16du:dateUtc="2026-09-26T00:07:00Z">
        <w:r w:rsidRPr="00D01EAF">
          <w:rPr>
            <w:rFonts w:ascii="Verdana" w:eastAsia="Times New Roman" w:hAnsi="Verdana" w:cs="Times New Roman"/>
          </w:rPr>
          <w:t> </w:t>
        </w:r>
      </w:ins>
    </w:p>
    <w:p w14:paraId="3D11F649" w14:textId="77777777" w:rsidR="009539FD" w:rsidRPr="009539FD" w:rsidRDefault="009539FD" w:rsidP="009539FD">
      <w:pPr>
        <w:pStyle w:val="Heading1"/>
        <w:rPr>
          <w:ins w:id="200" w:author="Summer L. Hodgson" w:date="2026-09-25T20:07:00Z" w16du:dateUtc="2026-09-26T00:07:00Z"/>
          <w:rFonts w:eastAsia="Times New Roman"/>
        </w:rPr>
      </w:pPr>
      <w:bookmarkStart w:id="201" w:name="_RENEWAL_FAQ"/>
      <w:bookmarkEnd w:id="201"/>
      <w:ins w:id="202" w:author="Summer L. Hodgson" w:date="2026-09-25T20:07:00Z" w16du:dateUtc="2026-09-26T00:07:00Z">
        <w:r w:rsidRPr="009539FD">
          <w:rPr>
            <w:rFonts w:eastAsia="Times New Roman"/>
          </w:rPr>
          <w:t>RENEWAL FAQ</w:t>
        </w:r>
      </w:ins>
    </w:p>
    <w:p w14:paraId="75221A45" w14:textId="77777777" w:rsidR="009539FD" w:rsidRDefault="009539FD" w:rsidP="004834BD">
      <w:pPr>
        <w:spacing w:after="0" w:line="240" w:lineRule="auto"/>
        <w:rPr>
          <w:ins w:id="203" w:author="Summer L. Hodgson" w:date="2026-09-25T20:07:00Z" w16du:dateUtc="2026-09-26T00:07:00Z"/>
          <w:rFonts w:ascii="Verdana" w:eastAsia="Times New Roman" w:hAnsi="Verdana" w:cs="Arial"/>
          <w:b/>
          <w:color w:val="000080"/>
          <w:sz w:val="20"/>
          <w:szCs w:val="20"/>
        </w:rPr>
      </w:pPr>
    </w:p>
    <w:p w14:paraId="3856BB68" w14:textId="77777777" w:rsidR="004834BD" w:rsidRPr="00D01EAF" w:rsidRDefault="004834BD" w:rsidP="004834BD">
      <w:pPr>
        <w:spacing w:after="0" w:line="240" w:lineRule="auto"/>
        <w:rPr>
          <w:ins w:id="204" w:author="Summer L. Hodgson" w:date="2026-09-25T20:07:00Z" w16du:dateUtc="2026-09-26T00:07:00Z"/>
          <w:rFonts w:ascii="Verdana" w:eastAsia="Times New Roman" w:hAnsi="Verdana" w:cs="Times New Roman"/>
        </w:rPr>
      </w:pPr>
      <w:ins w:id="205" w:author="Summer L. Hodgson" w:date="2026-09-25T20:07:00Z" w16du:dateUtc="2026-09-26T00:07:00Z">
        <w:r w:rsidRPr="00D01EAF">
          <w:rPr>
            <w:rFonts w:ascii="Verdana" w:eastAsia="Times New Roman" w:hAnsi="Verdana" w:cs="Arial"/>
            <w:b/>
            <w:color w:val="000080"/>
            <w:sz w:val="20"/>
            <w:szCs w:val="20"/>
          </w:rPr>
          <w:t>How do I renew my Conditional Certificate?</w:t>
        </w:r>
      </w:ins>
    </w:p>
    <w:p w14:paraId="726065A9" w14:textId="77777777" w:rsidR="00FD70DE" w:rsidRPr="00D01EAF" w:rsidRDefault="00FD70DE" w:rsidP="00D01EAF">
      <w:pPr>
        <w:pStyle w:val="NoSpacing"/>
        <w:jc w:val="both"/>
        <w:rPr>
          <w:ins w:id="206" w:author="Summer L. Hodgson" w:date="2026-09-25T20:07:00Z" w16du:dateUtc="2026-09-26T00:07:00Z"/>
          <w:rFonts w:ascii="Verdana" w:hAnsi="Verdana"/>
        </w:rPr>
      </w:pPr>
    </w:p>
    <w:p w14:paraId="7728FF46" w14:textId="77777777" w:rsidR="005A4265" w:rsidRPr="00D01EAF" w:rsidRDefault="004834BD" w:rsidP="00D01EAF">
      <w:pPr>
        <w:jc w:val="both"/>
        <w:rPr>
          <w:ins w:id="207" w:author="Summer L. Hodgson" w:date="2026-09-25T20:07:00Z" w16du:dateUtc="2026-09-26T00:07:00Z"/>
          <w:rFonts w:ascii="Verdana" w:eastAsia="Times New Roman" w:hAnsi="Verdana" w:cs="Arial"/>
          <w:color w:val="000000"/>
          <w:sz w:val="20"/>
          <w:szCs w:val="20"/>
        </w:rPr>
      </w:pPr>
      <w:ins w:id="208" w:author="Summer L. Hodgson" w:date="2026-09-25T20:07:00Z" w16du:dateUtc="2026-09-26T00:07:00Z">
        <w:r w:rsidRPr="00D01EAF">
          <w:rPr>
            <w:rFonts w:ascii="Verdana" w:eastAsia="Times New Roman" w:hAnsi="Verdana" w:cs="Arial"/>
            <w:color w:val="000000"/>
            <w:sz w:val="20"/>
            <w:szCs w:val="20"/>
          </w:rPr>
          <w:t>To get a second Conditional Certificate, a teacher must complete a minimum of 12 credits listed on the conditional evaluation and must meet the Maryland qualifying score on Praxis I</w:t>
        </w:r>
        <w:r w:rsidR="00E068EA">
          <w:rPr>
            <w:rFonts w:ascii="Verdana" w:eastAsia="Times New Roman" w:hAnsi="Verdana" w:cs="Arial"/>
            <w:color w:val="000000"/>
            <w:sz w:val="20"/>
            <w:szCs w:val="20"/>
          </w:rPr>
          <w:t xml:space="preserve">. </w:t>
        </w:r>
      </w:ins>
    </w:p>
    <w:p w14:paraId="7AD61C6F" w14:textId="77777777" w:rsidR="004834BD" w:rsidRPr="00D01EAF" w:rsidRDefault="004834BD" w:rsidP="00D01EAF">
      <w:pPr>
        <w:spacing w:after="0" w:line="240" w:lineRule="auto"/>
        <w:jc w:val="both"/>
        <w:rPr>
          <w:ins w:id="209" w:author="Summer L. Hodgson" w:date="2026-09-25T20:07:00Z" w16du:dateUtc="2026-09-26T00:07:00Z"/>
          <w:rFonts w:ascii="Verdana" w:eastAsia="Times New Roman" w:hAnsi="Verdana" w:cs="Times New Roman"/>
        </w:rPr>
      </w:pPr>
      <w:ins w:id="210" w:author="Summer L. Hodgson" w:date="2026-09-25T20:07:00Z" w16du:dateUtc="2026-09-26T00:07:00Z">
        <w:r w:rsidRPr="00D01EAF">
          <w:rPr>
            <w:rFonts w:ascii="Verdana" w:eastAsia="Times New Roman" w:hAnsi="Verdana" w:cs="Arial"/>
            <w:b/>
            <w:color w:val="000080"/>
            <w:sz w:val="20"/>
            <w:szCs w:val="20"/>
          </w:rPr>
          <w:t>How do I renew my Standard Professional I Certificate?</w:t>
        </w:r>
      </w:ins>
    </w:p>
    <w:p w14:paraId="030DBFD8" w14:textId="77777777" w:rsidR="004834BD" w:rsidRPr="00D01EAF" w:rsidRDefault="004834BD" w:rsidP="00D01EAF">
      <w:pPr>
        <w:spacing w:after="0" w:line="240" w:lineRule="auto"/>
        <w:jc w:val="both"/>
        <w:rPr>
          <w:ins w:id="211" w:author="Summer L. Hodgson" w:date="2026-09-25T20:07:00Z" w16du:dateUtc="2026-09-26T00:07:00Z"/>
          <w:rFonts w:ascii="Verdana" w:eastAsia="Times New Roman" w:hAnsi="Verdana" w:cs="Times New Roman"/>
        </w:rPr>
      </w:pPr>
      <w:ins w:id="212" w:author="Summer L. Hodgson" w:date="2026-09-25T20:07:00Z" w16du:dateUtc="2026-09-26T00:07:00Z">
        <w:r w:rsidRPr="00D01EAF">
          <w:rPr>
            <w:rFonts w:ascii="Verdana" w:eastAsia="Times New Roman" w:hAnsi="Verdana" w:cs="Arial"/>
            <w:sz w:val="20"/>
            <w:szCs w:val="20"/>
          </w:rPr>
          <w:t> </w:t>
        </w:r>
      </w:ins>
    </w:p>
    <w:p w14:paraId="41857C23" w14:textId="77777777" w:rsidR="004834BD" w:rsidRPr="00D01EAF" w:rsidRDefault="004834BD" w:rsidP="00D01EAF">
      <w:pPr>
        <w:spacing w:after="0" w:line="240" w:lineRule="auto"/>
        <w:jc w:val="both"/>
        <w:rPr>
          <w:ins w:id="213" w:author="Summer L. Hodgson" w:date="2026-09-25T20:07:00Z" w16du:dateUtc="2026-09-26T00:07:00Z"/>
          <w:rFonts w:ascii="Verdana" w:eastAsia="Times New Roman" w:hAnsi="Verdana" w:cs="Times New Roman"/>
        </w:rPr>
      </w:pPr>
      <w:ins w:id="214" w:author="Summer L. Hodgson" w:date="2026-09-25T20:07:00Z" w16du:dateUtc="2026-09-26T00:07:00Z">
        <w:r w:rsidRPr="00D01EAF">
          <w:rPr>
            <w:rFonts w:ascii="Verdana" w:eastAsia="Times New Roman" w:hAnsi="Verdana" w:cs="Arial"/>
            <w:sz w:val="20"/>
            <w:szCs w:val="20"/>
          </w:rPr>
          <w:t xml:space="preserve">Complete a total of 6 credits, reading credits if you </w:t>
        </w:r>
        <w:r w:rsidR="00011E46" w:rsidRPr="00D01EAF">
          <w:rPr>
            <w:rFonts w:ascii="Verdana" w:eastAsia="Times New Roman" w:hAnsi="Verdana" w:cs="Arial"/>
            <w:sz w:val="20"/>
            <w:szCs w:val="20"/>
          </w:rPr>
          <w:t>have not satisfied your requirement</w:t>
        </w:r>
        <w:r w:rsidRPr="00D01EAF">
          <w:rPr>
            <w:rFonts w:ascii="Verdana" w:eastAsia="Times New Roman" w:hAnsi="Verdana" w:cs="Arial"/>
            <w:sz w:val="20"/>
            <w:szCs w:val="20"/>
          </w:rPr>
          <w:t>, during the five-year validity period</w:t>
        </w:r>
        <w:r w:rsidR="00E068EA">
          <w:rPr>
            <w:rFonts w:ascii="Verdana" w:eastAsia="Times New Roman" w:hAnsi="Verdana" w:cs="Arial"/>
            <w:sz w:val="20"/>
            <w:szCs w:val="20"/>
          </w:rPr>
          <w:t xml:space="preserve">. </w:t>
        </w:r>
        <w:r w:rsidRPr="00D01EAF">
          <w:rPr>
            <w:rFonts w:ascii="Verdana" w:eastAsia="Times New Roman" w:hAnsi="Verdana" w:cs="Arial"/>
            <w:sz w:val="20"/>
            <w:szCs w:val="20"/>
          </w:rPr>
          <w:t>Since you will have a total of ten years to complete your master’s degree or master’s equivalency, you will probably want to take more than just the 6 required credits</w:t>
        </w:r>
        <w:r w:rsidR="00E068EA">
          <w:rPr>
            <w:rFonts w:ascii="Verdana" w:eastAsia="Times New Roman" w:hAnsi="Verdana" w:cs="Arial"/>
            <w:sz w:val="20"/>
            <w:szCs w:val="20"/>
          </w:rPr>
          <w:t xml:space="preserve">. </w:t>
        </w:r>
        <w:r w:rsidRPr="00D01EAF">
          <w:rPr>
            <w:rFonts w:ascii="Verdana" w:eastAsia="Times New Roman" w:hAnsi="Verdana" w:cs="Arial"/>
            <w:sz w:val="20"/>
            <w:szCs w:val="20"/>
          </w:rPr>
          <w:t>You also must have a minimum of three years of successful teaching experience during the validity period of your certificate.</w:t>
        </w:r>
      </w:ins>
    </w:p>
    <w:p w14:paraId="38F82D2C" w14:textId="77777777" w:rsidR="004834BD" w:rsidRPr="00D01EAF" w:rsidRDefault="004834BD" w:rsidP="00D01EAF">
      <w:pPr>
        <w:spacing w:after="0" w:line="240" w:lineRule="auto"/>
        <w:jc w:val="both"/>
        <w:rPr>
          <w:ins w:id="215" w:author="Summer L. Hodgson" w:date="2026-09-25T20:07:00Z" w16du:dateUtc="2026-09-26T00:07:00Z"/>
          <w:rFonts w:ascii="Verdana" w:eastAsia="Times New Roman" w:hAnsi="Verdana" w:cs="Times New Roman"/>
        </w:rPr>
      </w:pPr>
      <w:ins w:id="216" w:author="Summer L. Hodgson" w:date="2026-09-25T20:07:00Z" w16du:dateUtc="2026-09-26T00:07:00Z">
        <w:r w:rsidRPr="00D01EAF">
          <w:rPr>
            <w:rFonts w:ascii="Verdana" w:eastAsia="Times New Roman" w:hAnsi="Verdana" w:cs="Arial"/>
            <w:sz w:val="20"/>
            <w:szCs w:val="20"/>
          </w:rPr>
          <w:t> </w:t>
        </w:r>
      </w:ins>
    </w:p>
    <w:p w14:paraId="23E9D564" w14:textId="77777777" w:rsidR="004834BD" w:rsidRPr="00D01EAF" w:rsidRDefault="004834BD" w:rsidP="00D01EAF">
      <w:pPr>
        <w:spacing w:after="0" w:line="240" w:lineRule="auto"/>
        <w:jc w:val="both"/>
        <w:rPr>
          <w:ins w:id="217" w:author="Summer L. Hodgson" w:date="2026-09-25T20:07:00Z" w16du:dateUtc="2026-09-26T00:07:00Z"/>
          <w:rFonts w:ascii="Verdana" w:eastAsia="Times New Roman" w:hAnsi="Verdana" w:cs="Times New Roman"/>
        </w:rPr>
      </w:pPr>
      <w:ins w:id="218" w:author="Summer L. Hodgson" w:date="2026-09-25T20:07:00Z" w16du:dateUtc="2026-09-26T00:07:00Z">
        <w:r w:rsidRPr="00D01EAF">
          <w:rPr>
            <w:rFonts w:ascii="Verdana" w:eastAsia="Times New Roman" w:hAnsi="Verdana" w:cs="Arial"/>
            <w:b/>
            <w:color w:val="000080"/>
            <w:sz w:val="20"/>
            <w:szCs w:val="20"/>
          </w:rPr>
          <w:t>How do I renew my Standard Professional II Certificate?</w:t>
        </w:r>
      </w:ins>
    </w:p>
    <w:p w14:paraId="5CAC2016" w14:textId="77777777" w:rsidR="004834BD" w:rsidRPr="00D01EAF" w:rsidRDefault="004834BD" w:rsidP="00D01EAF">
      <w:pPr>
        <w:spacing w:after="0" w:line="240" w:lineRule="auto"/>
        <w:jc w:val="both"/>
        <w:rPr>
          <w:ins w:id="219" w:author="Summer L. Hodgson" w:date="2026-09-25T20:07:00Z" w16du:dateUtc="2026-09-26T00:07:00Z"/>
          <w:rFonts w:ascii="Verdana" w:eastAsia="Times New Roman" w:hAnsi="Verdana" w:cs="Times New Roman"/>
        </w:rPr>
      </w:pPr>
      <w:ins w:id="220" w:author="Summer L. Hodgson" w:date="2026-09-25T20:07:00Z" w16du:dateUtc="2026-09-26T00:07:00Z">
        <w:r w:rsidRPr="00D01EAF">
          <w:rPr>
            <w:rFonts w:ascii="Verdana" w:eastAsia="Times New Roman" w:hAnsi="Verdana" w:cs="Arial"/>
            <w:sz w:val="20"/>
            <w:szCs w:val="20"/>
          </w:rPr>
          <w:tab/>
        </w:r>
        <w:r w:rsidRPr="00D01EAF">
          <w:rPr>
            <w:rFonts w:ascii="Verdana" w:eastAsia="Times New Roman" w:hAnsi="Verdana" w:cs="Arial"/>
            <w:sz w:val="20"/>
            <w:szCs w:val="20"/>
          </w:rPr>
          <w:tab/>
        </w:r>
      </w:ins>
    </w:p>
    <w:p w14:paraId="5257E620" w14:textId="77777777" w:rsidR="004834BD" w:rsidRDefault="004834BD" w:rsidP="00D01EAF">
      <w:pPr>
        <w:spacing w:after="0" w:line="240" w:lineRule="auto"/>
        <w:jc w:val="both"/>
        <w:rPr>
          <w:ins w:id="221" w:author="Summer L. Hodgson" w:date="2026-09-25T20:07:00Z" w16du:dateUtc="2026-09-26T00:07:00Z"/>
          <w:rFonts w:ascii="Verdana" w:eastAsia="Times New Roman" w:hAnsi="Verdana" w:cs="Arial"/>
          <w:sz w:val="20"/>
          <w:szCs w:val="20"/>
        </w:rPr>
      </w:pPr>
      <w:ins w:id="222" w:author="Summer L. Hodgson" w:date="2026-09-25T20:07:00Z" w16du:dateUtc="2026-09-26T00:07:00Z">
        <w:r w:rsidRPr="00D01EAF">
          <w:rPr>
            <w:rFonts w:ascii="Verdana" w:eastAsia="Times New Roman" w:hAnsi="Verdana" w:cs="Arial"/>
            <w:sz w:val="20"/>
            <w:szCs w:val="20"/>
          </w:rPr>
          <w:t>By the end of the five-year validity period of your Standard Professional II certificate, you must complete either a master’s degree or master’s equivalen</w:t>
        </w:r>
        <w:r w:rsidR="00011E46" w:rsidRPr="00D01EAF">
          <w:rPr>
            <w:rFonts w:ascii="Verdana" w:eastAsia="Times New Roman" w:hAnsi="Verdana" w:cs="Arial"/>
            <w:sz w:val="20"/>
            <w:szCs w:val="20"/>
          </w:rPr>
          <w:t>t</w:t>
        </w:r>
        <w:r w:rsidRPr="00D01EAF">
          <w:rPr>
            <w:rFonts w:ascii="Verdana" w:eastAsia="Times New Roman" w:hAnsi="Verdana" w:cs="Arial"/>
            <w:sz w:val="20"/>
            <w:szCs w:val="20"/>
          </w:rPr>
          <w:t xml:space="preserve"> (*36 credits, </w:t>
        </w:r>
        <w:r w:rsidR="00011E46" w:rsidRPr="00D01EAF">
          <w:rPr>
            <w:rFonts w:ascii="Verdana" w:eastAsia="Times New Roman" w:hAnsi="Verdana" w:cs="Arial"/>
            <w:sz w:val="20"/>
            <w:szCs w:val="20"/>
          </w:rPr>
          <w:t>21 must be taken at the graduate level and the remaining 15 can be any combination of undergraduate, graduate, or  MSDE credits</w:t>
        </w:r>
        <w:r w:rsidRPr="00D01EAF">
          <w:rPr>
            <w:rFonts w:ascii="Verdana" w:eastAsia="Times New Roman" w:hAnsi="Verdana" w:cs="Arial"/>
            <w:sz w:val="20"/>
            <w:szCs w:val="20"/>
          </w:rPr>
          <w:t>)</w:t>
        </w:r>
        <w:r w:rsidR="00E068EA">
          <w:rPr>
            <w:rFonts w:ascii="Verdana" w:eastAsia="Times New Roman" w:hAnsi="Verdana" w:cs="Arial"/>
            <w:sz w:val="20"/>
            <w:szCs w:val="20"/>
          </w:rPr>
          <w:t xml:space="preserve">. </w:t>
        </w:r>
        <w:r w:rsidRPr="00D01EAF">
          <w:rPr>
            <w:rFonts w:ascii="Verdana" w:eastAsia="Times New Roman" w:hAnsi="Verdana" w:cs="Arial"/>
            <w:sz w:val="20"/>
            <w:szCs w:val="20"/>
          </w:rPr>
          <w:t>You also must have a minimum of three years of successful teaching experience during the validity period of your certificate.</w:t>
        </w:r>
      </w:ins>
    </w:p>
    <w:p w14:paraId="11243651" w14:textId="77777777" w:rsidR="00D8137C" w:rsidRPr="00D01EAF" w:rsidRDefault="00D8137C" w:rsidP="00D01EAF">
      <w:pPr>
        <w:spacing w:after="0" w:line="240" w:lineRule="auto"/>
        <w:jc w:val="both"/>
        <w:rPr>
          <w:ins w:id="223" w:author="Summer L. Hodgson" w:date="2026-09-25T20:07:00Z" w16du:dateUtc="2026-09-26T00:07:00Z"/>
          <w:rFonts w:ascii="Verdana" w:eastAsia="Times New Roman" w:hAnsi="Verdana" w:cs="Times New Roman"/>
        </w:rPr>
      </w:pPr>
    </w:p>
    <w:p w14:paraId="354468FD" w14:textId="77777777" w:rsidR="004834BD" w:rsidRPr="00D01EAF" w:rsidRDefault="004834BD" w:rsidP="00D01EAF">
      <w:pPr>
        <w:spacing w:after="0" w:line="240" w:lineRule="auto"/>
        <w:jc w:val="both"/>
        <w:rPr>
          <w:ins w:id="224" w:author="Summer L. Hodgson" w:date="2026-09-25T20:07:00Z" w16du:dateUtc="2026-09-26T00:07:00Z"/>
          <w:rFonts w:ascii="Verdana" w:eastAsia="Times New Roman" w:hAnsi="Verdana" w:cs="Times New Roman"/>
        </w:rPr>
      </w:pPr>
      <w:ins w:id="225" w:author="Summer L. Hodgson" w:date="2026-09-25T20:07:00Z" w16du:dateUtc="2026-09-26T00:07:00Z">
        <w:r w:rsidRPr="00D01EAF">
          <w:rPr>
            <w:rFonts w:ascii="Verdana" w:eastAsia="Times New Roman" w:hAnsi="Verdana" w:cs="Arial"/>
            <w:sz w:val="20"/>
            <w:szCs w:val="20"/>
          </w:rPr>
          <w:t> </w:t>
        </w:r>
      </w:ins>
    </w:p>
    <w:p w14:paraId="1C7C8828" w14:textId="77777777" w:rsidR="004834BD" w:rsidRPr="00D01EAF" w:rsidRDefault="004834BD" w:rsidP="00D01EAF">
      <w:pPr>
        <w:spacing w:after="0" w:line="240" w:lineRule="auto"/>
        <w:jc w:val="both"/>
        <w:rPr>
          <w:ins w:id="226" w:author="Summer L. Hodgson" w:date="2026-09-25T20:07:00Z" w16du:dateUtc="2026-09-26T00:07:00Z"/>
          <w:rFonts w:ascii="Verdana" w:eastAsia="Times New Roman" w:hAnsi="Verdana" w:cs="Times New Roman"/>
        </w:rPr>
      </w:pPr>
      <w:ins w:id="227" w:author="Summer L. Hodgson" w:date="2026-09-25T20:07:00Z" w16du:dateUtc="2026-09-26T00:07:00Z">
        <w:r w:rsidRPr="00D01EAF">
          <w:rPr>
            <w:rFonts w:ascii="Verdana" w:eastAsia="Times New Roman" w:hAnsi="Verdana" w:cs="Arial"/>
            <w:b/>
            <w:color w:val="000080"/>
            <w:sz w:val="20"/>
            <w:szCs w:val="20"/>
          </w:rPr>
          <w:t>What must I do to renew my Advanced Professional Certificate?</w:t>
        </w:r>
      </w:ins>
    </w:p>
    <w:p w14:paraId="70801CA0" w14:textId="77777777" w:rsidR="004834BD" w:rsidRPr="00D01EAF" w:rsidRDefault="004834BD" w:rsidP="00D01EAF">
      <w:pPr>
        <w:spacing w:after="0" w:line="240" w:lineRule="auto"/>
        <w:jc w:val="both"/>
        <w:rPr>
          <w:ins w:id="228" w:author="Summer L. Hodgson" w:date="2026-09-25T20:07:00Z" w16du:dateUtc="2026-09-26T00:07:00Z"/>
          <w:rFonts w:ascii="Verdana" w:eastAsia="Times New Roman" w:hAnsi="Verdana" w:cs="Times New Roman"/>
        </w:rPr>
      </w:pPr>
      <w:ins w:id="229" w:author="Summer L. Hodgson" w:date="2026-09-25T20:07:00Z" w16du:dateUtc="2026-09-26T00:07:00Z">
        <w:r w:rsidRPr="00D01EAF">
          <w:rPr>
            <w:rFonts w:ascii="Verdana" w:eastAsia="Times New Roman" w:hAnsi="Verdana" w:cs="Arial"/>
            <w:sz w:val="20"/>
            <w:szCs w:val="20"/>
          </w:rPr>
          <w:t> </w:t>
        </w:r>
      </w:ins>
    </w:p>
    <w:p w14:paraId="7DD72BDE" w14:textId="77777777" w:rsidR="009539FD" w:rsidRPr="005A758A" w:rsidRDefault="004834BD" w:rsidP="009539FD">
      <w:pPr>
        <w:spacing w:after="0" w:line="240" w:lineRule="auto"/>
        <w:jc w:val="both"/>
        <w:rPr>
          <w:ins w:id="230" w:author="Summer L. Hodgson" w:date="2026-09-25T20:07:00Z" w16du:dateUtc="2026-09-26T00:07:00Z"/>
          <w:rFonts w:ascii="Verdana" w:eastAsia="Times New Roman" w:hAnsi="Verdana" w:cs="Arial"/>
          <w:sz w:val="20"/>
          <w:szCs w:val="20"/>
        </w:rPr>
      </w:pPr>
      <w:ins w:id="231" w:author="Summer L. Hodgson" w:date="2026-09-25T20:07:00Z" w16du:dateUtc="2026-09-26T00:07:00Z">
        <w:r w:rsidRPr="00D01EAF">
          <w:rPr>
            <w:rFonts w:ascii="Verdana" w:eastAsia="Times New Roman" w:hAnsi="Verdana" w:cs="Arial"/>
            <w:sz w:val="20"/>
            <w:szCs w:val="20"/>
          </w:rPr>
          <w:t xml:space="preserve">You must complete a total of 6 credits and/or equivalent </w:t>
        </w:r>
        <w:r w:rsidR="0040737F" w:rsidRPr="00D01EAF">
          <w:rPr>
            <w:rFonts w:ascii="Verdana" w:eastAsia="Times New Roman" w:hAnsi="Verdana" w:cs="Arial"/>
            <w:sz w:val="20"/>
            <w:szCs w:val="20"/>
          </w:rPr>
          <w:t xml:space="preserve">credits </w:t>
        </w:r>
        <w:r w:rsidRPr="00D01EAF">
          <w:rPr>
            <w:rFonts w:ascii="Verdana" w:eastAsia="Times New Roman" w:hAnsi="Verdana" w:cs="Arial"/>
            <w:sz w:val="20"/>
            <w:szCs w:val="20"/>
          </w:rPr>
          <w:t>during the five-year validity period of each Advanced Professional Certificate</w:t>
        </w:r>
        <w:r w:rsidR="00E068EA">
          <w:rPr>
            <w:rFonts w:ascii="Verdana" w:eastAsia="Times New Roman" w:hAnsi="Verdana" w:cs="Arial"/>
            <w:sz w:val="20"/>
            <w:szCs w:val="20"/>
          </w:rPr>
          <w:t xml:space="preserve">. </w:t>
        </w:r>
        <w:r w:rsidRPr="00D01EAF">
          <w:rPr>
            <w:rFonts w:ascii="Verdana" w:eastAsia="Times New Roman" w:hAnsi="Verdana" w:cs="Arial"/>
            <w:sz w:val="20"/>
            <w:szCs w:val="20"/>
          </w:rPr>
          <w:t>You also must have a minimum of three years of successful teaching experience during the validity period of each certificate.</w:t>
        </w:r>
      </w:ins>
    </w:p>
    <w:p w14:paraId="42BAECB1" w14:textId="77777777" w:rsidR="009539FD" w:rsidRDefault="009539FD" w:rsidP="009539FD">
      <w:pPr>
        <w:spacing w:after="0" w:line="240" w:lineRule="auto"/>
        <w:jc w:val="both"/>
        <w:rPr>
          <w:ins w:id="232" w:author="Summer L. Hodgson" w:date="2026-09-25T20:07:00Z" w16du:dateUtc="2026-09-26T00:07:00Z"/>
          <w:rFonts w:ascii="Verdana" w:eastAsia="Times New Roman" w:hAnsi="Verdana" w:cs="Arial"/>
          <w:b/>
          <w:color w:val="000080"/>
          <w:sz w:val="20"/>
          <w:szCs w:val="20"/>
        </w:rPr>
      </w:pPr>
    </w:p>
    <w:p w14:paraId="181724AF" w14:textId="77777777" w:rsidR="009539FD" w:rsidRPr="00D01EAF" w:rsidRDefault="009539FD" w:rsidP="009539FD">
      <w:pPr>
        <w:spacing w:after="0" w:line="240" w:lineRule="auto"/>
        <w:jc w:val="both"/>
        <w:rPr>
          <w:ins w:id="233" w:author="Summer L. Hodgson" w:date="2026-09-25T20:07:00Z" w16du:dateUtc="2026-09-26T00:07:00Z"/>
          <w:rFonts w:ascii="Verdana" w:eastAsia="Times New Roman" w:hAnsi="Verdana" w:cs="Times New Roman"/>
        </w:rPr>
      </w:pPr>
      <w:ins w:id="234" w:author="Summer L. Hodgson" w:date="2026-09-25T20:07:00Z" w16du:dateUtc="2026-09-26T00:07:00Z">
        <w:r w:rsidRPr="00D01EAF">
          <w:rPr>
            <w:rFonts w:ascii="Verdana" w:eastAsia="Times New Roman" w:hAnsi="Verdana" w:cs="Arial"/>
            <w:b/>
            <w:color w:val="000080"/>
            <w:sz w:val="20"/>
            <w:szCs w:val="20"/>
          </w:rPr>
          <w:t>What courses are acceptable for certificate renewal?</w:t>
        </w:r>
      </w:ins>
    </w:p>
    <w:p w14:paraId="4AE71402" w14:textId="77777777" w:rsidR="009539FD" w:rsidRPr="00D01EAF" w:rsidRDefault="009539FD" w:rsidP="009539FD">
      <w:pPr>
        <w:spacing w:after="0" w:line="240" w:lineRule="auto"/>
        <w:jc w:val="both"/>
        <w:rPr>
          <w:ins w:id="235" w:author="Summer L. Hodgson" w:date="2026-09-25T20:07:00Z" w16du:dateUtc="2026-09-26T00:07:00Z"/>
          <w:rFonts w:ascii="Verdana" w:eastAsia="Times New Roman" w:hAnsi="Verdana" w:cs="Times New Roman"/>
        </w:rPr>
      </w:pPr>
      <w:ins w:id="236" w:author="Summer L. Hodgson" w:date="2026-09-25T20:07:00Z" w16du:dateUtc="2026-09-26T00:07:00Z">
        <w:r w:rsidRPr="00D01EAF">
          <w:rPr>
            <w:rFonts w:ascii="Verdana" w:eastAsia="Times New Roman" w:hAnsi="Verdana" w:cs="Arial"/>
            <w:sz w:val="20"/>
            <w:szCs w:val="20"/>
          </w:rPr>
          <w:t> </w:t>
        </w:r>
      </w:ins>
    </w:p>
    <w:p w14:paraId="1DF760AD" w14:textId="77777777" w:rsidR="009539FD" w:rsidRDefault="009539FD" w:rsidP="009539FD">
      <w:pPr>
        <w:spacing w:after="0" w:line="240" w:lineRule="auto"/>
        <w:jc w:val="both"/>
        <w:rPr>
          <w:ins w:id="237" w:author="Summer L. Hodgson" w:date="2026-09-25T20:07:00Z" w16du:dateUtc="2026-09-26T00:07:00Z"/>
          <w:rFonts w:ascii="Verdana" w:eastAsia="Times New Roman" w:hAnsi="Verdana" w:cs="Arial"/>
          <w:sz w:val="20"/>
          <w:szCs w:val="20"/>
        </w:rPr>
      </w:pPr>
      <w:ins w:id="238" w:author="Summer L. Hodgson" w:date="2026-09-25T20:07:00Z" w16du:dateUtc="2026-09-26T00:07:00Z">
        <w:r w:rsidRPr="00D01EAF">
          <w:rPr>
            <w:rFonts w:ascii="Verdana" w:eastAsia="Times New Roman" w:hAnsi="Verdana" w:cs="Arial"/>
            <w:sz w:val="20"/>
            <w:szCs w:val="20"/>
          </w:rPr>
          <w:t xml:space="preserve">All coursework must be taken at a regionally accredited college or university or through MSDE and must be related to education in general or your certification area. </w:t>
        </w:r>
      </w:ins>
    </w:p>
    <w:p w14:paraId="36449F6B" w14:textId="77777777" w:rsidR="009539FD" w:rsidRDefault="009539FD" w:rsidP="009539FD">
      <w:pPr>
        <w:spacing w:after="0" w:line="240" w:lineRule="auto"/>
        <w:jc w:val="both"/>
        <w:rPr>
          <w:ins w:id="239" w:author="Summer L. Hodgson" w:date="2026-09-25T20:07:00Z" w16du:dateUtc="2026-09-26T00:07:00Z"/>
          <w:rFonts w:ascii="Verdana" w:eastAsia="Times New Roman" w:hAnsi="Verdana" w:cs="Arial"/>
          <w:sz w:val="20"/>
          <w:szCs w:val="20"/>
        </w:rPr>
      </w:pPr>
    </w:p>
    <w:p w14:paraId="01A4AC28" w14:textId="77777777" w:rsidR="009539FD" w:rsidRPr="00D01EAF" w:rsidRDefault="009539FD" w:rsidP="009539FD">
      <w:pPr>
        <w:spacing w:after="0" w:line="240" w:lineRule="auto"/>
        <w:jc w:val="both"/>
        <w:rPr>
          <w:ins w:id="240" w:author="Summer L. Hodgson" w:date="2026-09-25T20:07:00Z" w16du:dateUtc="2026-09-26T00:07:00Z"/>
          <w:rFonts w:ascii="Verdana" w:eastAsia="Times New Roman" w:hAnsi="Verdana" w:cs="Times New Roman"/>
        </w:rPr>
      </w:pPr>
      <w:ins w:id="241" w:author="Summer L. Hodgson" w:date="2026-09-25T20:07:00Z" w16du:dateUtc="2026-09-26T00:07:00Z">
        <w:r w:rsidRPr="00D01EAF">
          <w:rPr>
            <w:rFonts w:ascii="Verdana" w:eastAsia="Times New Roman" w:hAnsi="Verdana" w:cs="Arial"/>
            <w:b/>
            <w:color w:val="000080"/>
            <w:sz w:val="20"/>
            <w:szCs w:val="20"/>
          </w:rPr>
          <w:t>What is Equivalent Credit?  Can anyone use these credits to renew a certificate?</w:t>
        </w:r>
      </w:ins>
    </w:p>
    <w:p w14:paraId="256D3DAB" w14:textId="77777777" w:rsidR="009539FD" w:rsidRPr="00D01EAF" w:rsidRDefault="009539FD" w:rsidP="009539FD">
      <w:pPr>
        <w:spacing w:after="0" w:line="240" w:lineRule="auto"/>
        <w:jc w:val="both"/>
        <w:rPr>
          <w:ins w:id="242" w:author="Summer L. Hodgson" w:date="2026-09-25T20:07:00Z" w16du:dateUtc="2026-09-26T00:07:00Z"/>
          <w:rFonts w:ascii="Verdana" w:eastAsia="Times New Roman" w:hAnsi="Verdana" w:cs="Times New Roman"/>
        </w:rPr>
      </w:pPr>
      <w:ins w:id="243" w:author="Summer L. Hodgson" w:date="2026-09-25T20:07:00Z" w16du:dateUtc="2026-09-26T00:07:00Z">
        <w:r w:rsidRPr="00D01EAF">
          <w:rPr>
            <w:rFonts w:ascii="Verdana" w:eastAsia="Times New Roman" w:hAnsi="Verdana" w:cs="Arial"/>
            <w:sz w:val="20"/>
            <w:szCs w:val="20"/>
          </w:rPr>
          <w:t> </w:t>
        </w:r>
      </w:ins>
    </w:p>
    <w:p w14:paraId="6AE3995E" w14:textId="77777777" w:rsidR="009539FD" w:rsidRPr="00D01EAF" w:rsidRDefault="009539FD" w:rsidP="009539FD">
      <w:pPr>
        <w:jc w:val="both"/>
        <w:rPr>
          <w:ins w:id="244" w:author="Summer L. Hodgson" w:date="2026-09-25T20:07:00Z" w16du:dateUtc="2026-09-26T00:07:00Z"/>
          <w:rFonts w:ascii="Verdana" w:eastAsia="Times New Roman" w:hAnsi="Verdana" w:cs="Arial"/>
          <w:sz w:val="20"/>
          <w:szCs w:val="20"/>
        </w:rPr>
      </w:pPr>
      <w:ins w:id="245" w:author="Summer L. Hodgson" w:date="2026-09-25T20:07:00Z" w16du:dateUtc="2026-09-26T00:07:00Z">
        <w:r w:rsidRPr="00D01EAF">
          <w:rPr>
            <w:rFonts w:ascii="Verdana" w:eastAsia="Times New Roman" w:hAnsi="Verdana" w:cs="Arial"/>
            <w:sz w:val="20"/>
            <w:szCs w:val="20"/>
          </w:rPr>
          <w:t>Equivalent credit is awarded for specified professional development experiences</w:t>
        </w:r>
        <w:r w:rsidR="005A758A">
          <w:rPr>
            <w:rFonts w:ascii="Verdana" w:eastAsia="Times New Roman" w:hAnsi="Verdana" w:cs="Arial"/>
            <w:sz w:val="20"/>
            <w:szCs w:val="20"/>
          </w:rPr>
          <w:t xml:space="preserve">. </w:t>
        </w:r>
        <w:r w:rsidRPr="005A758A">
          <w:rPr>
            <w:rFonts w:ascii="Verdana" w:eastAsia="Times New Roman" w:hAnsi="Verdana" w:cs="Arial"/>
            <w:b/>
            <w:sz w:val="20"/>
            <w:szCs w:val="20"/>
          </w:rPr>
          <w:t>APC certificate holders</w:t>
        </w:r>
        <w:r w:rsidRPr="00D01EAF">
          <w:rPr>
            <w:rFonts w:ascii="Verdana" w:eastAsia="Times New Roman" w:hAnsi="Verdana" w:cs="Arial"/>
            <w:sz w:val="20"/>
            <w:szCs w:val="20"/>
          </w:rPr>
          <w:t xml:space="preserve"> </w:t>
        </w:r>
        <w:r w:rsidR="005A758A">
          <w:rPr>
            <w:rFonts w:ascii="Verdana" w:eastAsia="Times New Roman" w:hAnsi="Verdana" w:cs="Arial"/>
            <w:b/>
            <w:sz w:val="20"/>
            <w:szCs w:val="20"/>
          </w:rPr>
          <w:t xml:space="preserve">ONLY </w:t>
        </w:r>
        <w:r w:rsidRPr="00D01EAF">
          <w:rPr>
            <w:rFonts w:ascii="Verdana" w:eastAsia="Times New Roman" w:hAnsi="Verdana" w:cs="Arial"/>
            <w:sz w:val="20"/>
            <w:szCs w:val="20"/>
          </w:rPr>
          <w:t>may renew their certificates with equivalent credit and/or undergraduate, graduate or MSDE credits</w:t>
        </w:r>
        <w:r w:rsidR="00E068EA">
          <w:rPr>
            <w:rFonts w:ascii="Verdana" w:eastAsia="Times New Roman" w:hAnsi="Verdana" w:cs="Arial"/>
            <w:sz w:val="20"/>
            <w:szCs w:val="20"/>
          </w:rPr>
          <w:t xml:space="preserve">. </w:t>
        </w:r>
        <w:r w:rsidRPr="00D01EAF">
          <w:rPr>
            <w:rFonts w:ascii="Verdana" w:eastAsia="Times New Roman" w:hAnsi="Verdana" w:cs="Arial"/>
            <w:sz w:val="20"/>
            <w:szCs w:val="20"/>
          </w:rPr>
          <w:t>Equivalent credits are specific to CCPS and can only be used to renew an Advanced Professional Certificate</w:t>
        </w:r>
        <w:r w:rsidR="00E068EA">
          <w:rPr>
            <w:rFonts w:ascii="Verdana" w:eastAsia="Times New Roman" w:hAnsi="Verdana" w:cs="Arial"/>
            <w:sz w:val="20"/>
            <w:szCs w:val="20"/>
          </w:rPr>
          <w:t xml:space="preserve">. </w:t>
        </w:r>
        <w:r w:rsidRPr="00D01EAF">
          <w:rPr>
            <w:rFonts w:ascii="Verdana" w:eastAsia="Times New Roman" w:hAnsi="Verdana" w:cs="Arial"/>
            <w:sz w:val="20"/>
            <w:szCs w:val="20"/>
          </w:rPr>
          <w:t xml:space="preserve"> A list of options and other pertinent information is available on the following websites:</w:t>
        </w:r>
      </w:ins>
    </w:p>
    <w:p w14:paraId="387FA518" w14:textId="77777777" w:rsidR="009539FD" w:rsidRPr="00D01EAF" w:rsidRDefault="009539FD" w:rsidP="009539FD">
      <w:pPr>
        <w:jc w:val="both"/>
        <w:rPr>
          <w:ins w:id="246" w:author="Summer L. Hodgson" w:date="2026-09-25T20:07:00Z" w16du:dateUtc="2026-09-26T00:07:00Z"/>
          <w:rFonts w:ascii="Verdana" w:eastAsia="Times New Roman" w:hAnsi="Verdana" w:cs="Times New Roman"/>
        </w:rPr>
      </w:pPr>
      <w:ins w:id="247" w:author="Summer L. Hodgson" w:date="2026-09-25T20:07:00Z" w16du:dateUtc="2026-09-26T00:07:00Z">
        <w:r>
          <w:fldChar w:fldCharType="begin"/>
        </w:r>
        <w:r>
          <w:instrText>HYPERLINK "https://www.ccps.org/site/handlers/filedownload.ashx?moduleinstanceid=21944&amp;dataid=24174&amp;FileName=PROFESSIONAL%20DEVELOPMENT%20PLAN%20Rev%204.2021.pdf"</w:instrText>
        </w:r>
        <w:r>
          <w:fldChar w:fldCharType="separate"/>
        </w:r>
        <w:r w:rsidRPr="00D01EAF">
          <w:rPr>
            <w:rStyle w:val="Hyperlink"/>
            <w:rFonts w:ascii="Verdana" w:eastAsia="Times New Roman" w:hAnsi="Verdana" w:cs="Times New Roman"/>
          </w:rPr>
          <w:t xml:space="preserve">Professional Development Plan </w:t>
        </w:r>
        <w:r>
          <w:fldChar w:fldCharType="end"/>
        </w:r>
      </w:ins>
    </w:p>
    <w:p w14:paraId="13ED6835" w14:textId="77777777" w:rsidR="009539FD" w:rsidRPr="00D01EAF" w:rsidRDefault="009539FD" w:rsidP="009539FD">
      <w:pPr>
        <w:jc w:val="both"/>
        <w:rPr>
          <w:ins w:id="248" w:author="Summer L. Hodgson" w:date="2026-09-25T20:07:00Z" w16du:dateUtc="2026-09-26T00:07:00Z"/>
          <w:rFonts w:ascii="Verdana" w:eastAsia="Times New Roman" w:hAnsi="Verdana" w:cs="Times New Roman"/>
        </w:rPr>
      </w:pPr>
      <w:ins w:id="249" w:author="Summer L. Hodgson" w:date="2026-09-25T20:07:00Z" w16du:dateUtc="2026-09-26T00:07:00Z">
        <w:r>
          <w:fldChar w:fldCharType="begin"/>
        </w:r>
        <w:r>
          <w:instrText>HYPERLINK "https://www.ccps.org/site/handlers/filedownload.ashx?moduleinstanceid=21944&amp;dataid=18728&amp;FileName=Official%20PDP%20Activities_Sep%2009.pdf"</w:instrText>
        </w:r>
        <w:r>
          <w:fldChar w:fldCharType="separate"/>
        </w:r>
        <w:r w:rsidRPr="00D01EAF">
          <w:rPr>
            <w:rStyle w:val="Hyperlink"/>
            <w:rFonts w:ascii="Verdana" w:eastAsia="Times New Roman" w:hAnsi="Verdana" w:cs="Times New Roman"/>
          </w:rPr>
          <w:t xml:space="preserve">Professional Development Activities </w:t>
        </w:r>
        <w:r>
          <w:fldChar w:fldCharType="end"/>
        </w:r>
      </w:ins>
    </w:p>
    <w:p w14:paraId="15C36E9B" w14:textId="77777777" w:rsidR="009539FD" w:rsidRPr="00D01EAF" w:rsidRDefault="009539FD" w:rsidP="009539FD">
      <w:pPr>
        <w:spacing w:after="0" w:line="240" w:lineRule="auto"/>
        <w:jc w:val="both"/>
        <w:rPr>
          <w:ins w:id="250" w:author="Summer L. Hodgson" w:date="2026-09-25T20:07:00Z" w16du:dateUtc="2026-09-26T00:07:00Z"/>
          <w:rFonts w:ascii="Verdana" w:eastAsia="Times New Roman" w:hAnsi="Verdana" w:cs="Times New Roman"/>
        </w:rPr>
      </w:pPr>
      <w:ins w:id="251" w:author="Summer L. Hodgson" w:date="2026-09-25T20:07:00Z" w16du:dateUtc="2026-09-26T00:07:00Z">
        <w:r w:rsidRPr="00D01EAF">
          <w:rPr>
            <w:rFonts w:ascii="Verdana" w:eastAsia="Times New Roman" w:hAnsi="Verdana" w:cs="Arial"/>
            <w:sz w:val="20"/>
            <w:szCs w:val="20"/>
          </w:rPr>
          <w:t> </w:t>
        </w:r>
      </w:ins>
    </w:p>
    <w:p w14:paraId="0576F060" w14:textId="77777777" w:rsidR="009539FD" w:rsidRPr="00D01EAF" w:rsidRDefault="009539FD" w:rsidP="009539FD">
      <w:pPr>
        <w:spacing w:after="0" w:line="240" w:lineRule="auto"/>
        <w:jc w:val="both"/>
        <w:rPr>
          <w:ins w:id="252" w:author="Summer L. Hodgson" w:date="2026-09-25T20:07:00Z" w16du:dateUtc="2026-09-26T00:07:00Z"/>
          <w:rFonts w:ascii="Verdana" w:eastAsia="Times New Roman" w:hAnsi="Verdana" w:cs="Times New Roman"/>
        </w:rPr>
      </w:pPr>
      <w:ins w:id="253" w:author="Summer L. Hodgson" w:date="2026-09-25T20:07:00Z" w16du:dateUtc="2026-09-26T00:07:00Z">
        <w:r w:rsidRPr="00D01EAF">
          <w:rPr>
            <w:rFonts w:ascii="Verdana" w:eastAsia="Times New Roman" w:hAnsi="Verdana" w:cs="Arial"/>
            <w:b/>
            <w:color w:val="000080"/>
            <w:sz w:val="20"/>
            <w:szCs w:val="20"/>
          </w:rPr>
          <w:t>Who is responsible for renewing my certificate?</w:t>
        </w:r>
      </w:ins>
    </w:p>
    <w:p w14:paraId="3EF051F7" w14:textId="77777777" w:rsidR="009539FD" w:rsidRPr="00D01EAF" w:rsidRDefault="009539FD" w:rsidP="009539FD">
      <w:pPr>
        <w:spacing w:after="0" w:line="240" w:lineRule="auto"/>
        <w:jc w:val="both"/>
        <w:rPr>
          <w:ins w:id="254" w:author="Summer L. Hodgson" w:date="2026-09-25T20:07:00Z" w16du:dateUtc="2026-09-26T00:07:00Z"/>
          <w:rFonts w:ascii="Verdana" w:eastAsia="Times New Roman" w:hAnsi="Verdana" w:cs="Times New Roman"/>
        </w:rPr>
      </w:pPr>
      <w:ins w:id="255" w:author="Summer L. Hodgson" w:date="2026-09-25T20:07:00Z" w16du:dateUtc="2026-09-26T00:07:00Z">
        <w:r w:rsidRPr="00D01EAF">
          <w:rPr>
            <w:rFonts w:ascii="Verdana" w:eastAsia="Times New Roman" w:hAnsi="Verdana" w:cs="Arial"/>
            <w:sz w:val="20"/>
            <w:szCs w:val="20"/>
          </w:rPr>
          <w:t> </w:t>
        </w:r>
      </w:ins>
    </w:p>
    <w:p w14:paraId="24854853" w14:textId="77777777" w:rsidR="009539FD" w:rsidRPr="00D01EAF" w:rsidRDefault="009539FD" w:rsidP="009539FD">
      <w:pPr>
        <w:spacing w:after="0" w:line="240" w:lineRule="auto"/>
        <w:jc w:val="both"/>
        <w:rPr>
          <w:ins w:id="256" w:author="Summer L. Hodgson" w:date="2026-09-25T20:07:00Z" w16du:dateUtc="2026-09-26T00:07:00Z"/>
          <w:rFonts w:ascii="Verdana" w:eastAsia="Times New Roman" w:hAnsi="Verdana" w:cs="Arial"/>
          <w:sz w:val="20"/>
          <w:szCs w:val="20"/>
        </w:rPr>
      </w:pPr>
      <w:ins w:id="257" w:author="Summer L. Hodgson" w:date="2026-09-25T20:07:00Z" w16du:dateUtc="2026-09-26T00:07:00Z">
        <w:r w:rsidRPr="00D01EAF">
          <w:rPr>
            <w:rFonts w:ascii="Verdana" w:eastAsia="Times New Roman" w:hAnsi="Verdana" w:cs="Arial"/>
            <w:sz w:val="20"/>
            <w:szCs w:val="20"/>
          </w:rPr>
          <w:t>You are responsible for keeping track of your current certificate and its validity period. You need to keep track of the coursework that you complete and be sure to send original transcripts/official grade reports to Human Resources for all coursework completed</w:t>
        </w:r>
        <w:r w:rsidR="00E068EA">
          <w:rPr>
            <w:rFonts w:ascii="Verdana" w:eastAsia="Times New Roman" w:hAnsi="Verdana" w:cs="Arial"/>
            <w:sz w:val="20"/>
            <w:szCs w:val="20"/>
          </w:rPr>
          <w:t xml:space="preserve">. </w:t>
        </w:r>
      </w:ins>
    </w:p>
    <w:p w14:paraId="28345898" w14:textId="77777777" w:rsidR="009539FD" w:rsidRPr="00D01EAF" w:rsidRDefault="009539FD" w:rsidP="009539FD">
      <w:pPr>
        <w:spacing w:after="0" w:line="240" w:lineRule="auto"/>
        <w:jc w:val="both"/>
        <w:rPr>
          <w:ins w:id="258" w:author="Summer L. Hodgson" w:date="2026-09-25T20:07:00Z" w16du:dateUtc="2026-09-26T00:07:00Z"/>
          <w:rFonts w:ascii="Verdana" w:eastAsia="Times New Roman" w:hAnsi="Verdana" w:cs="Times New Roman"/>
        </w:rPr>
      </w:pPr>
      <w:ins w:id="259" w:author="Summer L. Hodgson" w:date="2026-09-25T20:07:00Z" w16du:dateUtc="2026-09-26T00:07:00Z">
        <w:r w:rsidRPr="00D01EAF">
          <w:rPr>
            <w:rFonts w:ascii="Verdana" w:eastAsia="Times New Roman" w:hAnsi="Verdana" w:cs="Times New Roman"/>
          </w:rPr>
          <w:t> </w:t>
        </w:r>
      </w:ins>
    </w:p>
    <w:p w14:paraId="7B377AC9" w14:textId="77777777" w:rsidR="009539FD" w:rsidRDefault="009539FD" w:rsidP="009539FD">
      <w:pPr>
        <w:spacing w:after="0" w:line="240" w:lineRule="auto"/>
        <w:jc w:val="both"/>
        <w:rPr>
          <w:ins w:id="260" w:author="Summer L. Hodgson" w:date="2026-09-25T20:07:00Z" w16du:dateUtc="2026-09-26T00:07:00Z"/>
          <w:rFonts w:ascii="Verdana" w:eastAsia="Times New Roman" w:hAnsi="Verdana" w:cs="Arial"/>
          <w:sz w:val="20"/>
          <w:szCs w:val="20"/>
        </w:rPr>
      </w:pPr>
      <w:ins w:id="261" w:author="Summer L. Hodgson" w:date="2026-09-25T20:07:00Z" w16du:dateUtc="2026-09-26T00:07:00Z">
        <w:r w:rsidRPr="00D01EAF">
          <w:rPr>
            <w:rFonts w:ascii="Verdana" w:eastAsia="Times New Roman" w:hAnsi="Verdana" w:cs="Arial"/>
            <w:sz w:val="20"/>
            <w:szCs w:val="20"/>
          </w:rPr>
          <w:t xml:space="preserve">College transcripts and grade reports must be requested by the </w:t>
        </w:r>
        <w:r w:rsidR="005A758A">
          <w:rPr>
            <w:rFonts w:ascii="Verdana" w:eastAsia="Times New Roman" w:hAnsi="Verdana" w:cs="Arial"/>
            <w:sz w:val="20"/>
            <w:szCs w:val="20"/>
          </w:rPr>
          <w:t>certificate holder</w:t>
        </w:r>
        <w:r w:rsidR="00E068EA">
          <w:rPr>
            <w:rFonts w:ascii="Verdana" w:eastAsia="Times New Roman" w:hAnsi="Verdana" w:cs="Arial"/>
            <w:sz w:val="20"/>
            <w:szCs w:val="20"/>
          </w:rPr>
          <w:t xml:space="preserve">. </w:t>
        </w:r>
        <w:r w:rsidRPr="00D01EAF">
          <w:rPr>
            <w:rFonts w:ascii="Verdana" w:eastAsia="Times New Roman" w:hAnsi="Verdana" w:cs="Arial"/>
            <w:sz w:val="20"/>
            <w:szCs w:val="20"/>
          </w:rPr>
          <w:t>Human Resources will make a request for your certificate to MSDE about two months before your certificate expires after all official documentation is received for your renewal credits</w:t>
        </w:r>
        <w:r w:rsidR="00D8137C">
          <w:rPr>
            <w:rFonts w:ascii="Verdana" w:eastAsia="Times New Roman" w:hAnsi="Verdana" w:cs="Arial"/>
            <w:sz w:val="20"/>
            <w:szCs w:val="20"/>
          </w:rPr>
          <w:t>.</w:t>
        </w:r>
      </w:ins>
    </w:p>
    <w:p w14:paraId="1A6E5A5F" w14:textId="77777777" w:rsidR="00D8137C" w:rsidRDefault="00D8137C" w:rsidP="009539FD">
      <w:pPr>
        <w:spacing w:after="0" w:line="240" w:lineRule="auto"/>
        <w:jc w:val="both"/>
        <w:rPr>
          <w:ins w:id="262" w:author="Summer L. Hodgson" w:date="2026-09-25T20:07:00Z" w16du:dateUtc="2026-09-26T00:07:00Z"/>
          <w:rFonts w:ascii="Verdana" w:eastAsia="Times New Roman" w:hAnsi="Verdana" w:cs="Arial"/>
          <w:sz w:val="20"/>
          <w:szCs w:val="20"/>
        </w:rPr>
      </w:pPr>
    </w:p>
    <w:p w14:paraId="168DB0D3" w14:textId="77777777" w:rsidR="00D8137C" w:rsidRPr="00D01EAF" w:rsidRDefault="00D8137C" w:rsidP="009539FD">
      <w:pPr>
        <w:spacing w:after="0" w:line="240" w:lineRule="auto"/>
        <w:jc w:val="both"/>
        <w:rPr>
          <w:ins w:id="263" w:author="Summer L. Hodgson" w:date="2026-09-25T20:07:00Z" w16du:dateUtc="2026-09-26T00:07:00Z"/>
          <w:rFonts w:ascii="Verdana" w:eastAsia="Times New Roman" w:hAnsi="Verdana" w:cs="Arial"/>
          <w:sz w:val="20"/>
          <w:szCs w:val="20"/>
        </w:rPr>
      </w:pPr>
      <w:ins w:id="264" w:author="Summer L. Hodgson" w:date="2026-09-25T20:07:00Z" w16du:dateUtc="2026-09-26T00:07:00Z">
        <w:r>
          <w:rPr>
            <w:rFonts w:ascii="Verdana" w:eastAsia="Times New Roman" w:hAnsi="Verdana" w:cs="Arial"/>
            <w:sz w:val="20"/>
            <w:szCs w:val="20"/>
          </w:rPr>
          <w:t xml:space="preserve">You are also now required to log in to your TEACH portal and request renewal. </w:t>
        </w:r>
      </w:ins>
    </w:p>
    <w:p w14:paraId="54C55EF9" w14:textId="77777777" w:rsidR="009539FD" w:rsidRPr="00D01EAF" w:rsidRDefault="009539FD" w:rsidP="009539FD">
      <w:pPr>
        <w:spacing w:after="0" w:line="240" w:lineRule="auto"/>
        <w:jc w:val="both"/>
        <w:rPr>
          <w:ins w:id="265" w:author="Summer L. Hodgson" w:date="2026-09-25T20:07:00Z" w16du:dateUtc="2026-09-26T00:07:00Z"/>
          <w:rFonts w:ascii="Verdana" w:eastAsia="Times New Roman" w:hAnsi="Verdana" w:cs="Times New Roman"/>
        </w:rPr>
      </w:pPr>
      <w:ins w:id="266" w:author="Summer L. Hodgson" w:date="2026-09-25T20:07:00Z" w16du:dateUtc="2026-09-26T00:07:00Z">
        <w:r w:rsidRPr="00D01EAF">
          <w:rPr>
            <w:rFonts w:ascii="Verdana" w:eastAsia="Times New Roman" w:hAnsi="Verdana" w:cs="Arial"/>
            <w:sz w:val="20"/>
            <w:szCs w:val="20"/>
          </w:rPr>
          <w:t>  </w:t>
        </w:r>
      </w:ins>
    </w:p>
    <w:p w14:paraId="32D96BDF" w14:textId="77777777" w:rsidR="009539FD" w:rsidRPr="00D01EAF" w:rsidRDefault="009539FD" w:rsidP="009539FD">
      <w:pPr>
        <w:spacing w:after="0" w:line="240" w:lineRule="auto"/>
        <w:jc w:val="both"/>
        <w:rPr>
          <w:ins w:id="267" w:author="Summer L. Hodgson" w:date="2026-09-25T20:07:00Z" w16du:dateUtc="2026-09-26T00:07:00Z"/>
          <w:rFonts w:ascii="Verdana" w:eastAsia="Times New Roman" w:hAnsi="Verdana" w:cs="Times New Roman"/>
        </w:rPr>
      </w:pPr>
      <w:ins w:id="268" w:author="Summer L. Hodgson" w:date="2026-09-25T20:07:00Z" w16du:dateUtc="2026-09-26T00:07:00Z">
        <w:r w:rsidRPr="00D01EAF">
          <w:rPr>
            <w:rFonts w:ascii="Verdana" w:eastAsia="Times New Roman" w:hAnsi="Verdana" w:cs="Arial"/>
            <w:b/>
            <w:color w:val="000080"/>
            <w:sz w:val="20"/>
            <w:szCs w:val="20"/>
          </w:rPr>
          <w:t>Is there a fee to renew my certificate?  How do I pay it?</w:t>
        </w:r>
      </w:ins>
    </w:p>
    <w:p w14:paraId="5A0C15B0" w14:textId="77777777" w:rsidR="009539FD" w:rsidRPr="00D01EAF" w:rsidRDefault="009539FD" w:rsidP="009539FD">
      <w:pPr>
        <w:spacing w:after="0" w:line="240" w:lineRule="auto"/>
        <w:jc w:val="both"/>
        <w:rPr>
          <w:ins w:id="269" w:author="Summer L. Hodgson" w:date="2026-09-25T20:07:00Z" w16du:dateUtc="2026-09-26T00:07:00Z"/>
          <w:rFonts w:ascii="Verdana" w:eastAsia="Times New Roman" w:hAnsi="Verdana" w:cs="Times New Roman"/>
        </w:rPr>
      </w:pPr>
      <w:ins w:id="270" w:author="Summer L. Hodgson" w:date="2026-09-25T20:07:00Z" w16du:dateUtc="2026-09-26T00:07:00Z">
        <w:r w:rsidRPr="00D01EAF">
          <w:rPr>
            <w:rFonts w:ascii="Verdana" w:eastAsia="Times New Roman" w:hAnsi="Verdana" w:cs="Arial"/>
            <w:sz w:val="20"/>
            <w:szCs w:val="20"/>
          </w:rPr>
          <w:t> </w:t>
        </w:r>
      </w:ins>
    </w:p>
    <w:p w14:paraId="1CA8EC50" w14:textId="77777777" w:rsidR="009539FD" w:rsidRPr="00D01EAF" w:rsidRDefault="009539FD" w:rsidP="009539FD">
      <w:pPr>
        <w:spacing w:after="0" w:line="240" w:lineRule="auto"/>
        <w:jc w:val="both"/>
        <w:rPr>
          <w:ins w:id="271" w:author="Summer L. Hodgson" w:date="2026-09-25T20:07:00Z" w16du:dateUtc="2026-09-26T00:07:00Z"/>
          <w:rFonts w:ascii="Verdana" w:eastAsia="Times New Roman" w:hAnsi="Verdana" w:cs="Arial"/>
          <w:sz w:val="20"/>
          <w:szCs w:val="20"/>
        </w:rPr>
      </w:pPr>
      <w:ins w:id="272" w:author="Summer L. Hodgson" w:date="2026-09-25T20:07:00Z" w16du:dateUtc="2026-09-26T00:07:00Z">
        <w:r w:rsidRPr="00D01EAF">
          <w:rPr>
            <w:rFonts w:ascii="Verdana" w:eastAsia="Times New Roman" w:hAnsi="Verdana" w:cs="Arial"/>
            <w:sz w:val="20"/>
            <w:szCs w:val="20"/>
          </w:rPr>
          <w:t>There is a $10 certification renewal fee, but the addition of a certification area costs nothing. The renewal fee will be deducted from your biweekly pay as long as an authorization form is on file.</w:t>
        </w:r>
      </w:ins>
    </w:p>
    <w:p w14:paraId="177E77B5" w14:textId="77777777" w:rsidR="009539FD" w:rsidRPr="00D01EAF" w:rsidRDefault="009539FD" w:rsidP="009539FD">
      <w:pPr>
        <w:spacing w:after="0" w:line="240" w:lineRule="auto"/>
        <w:jc w:val="both"/>
        <w:rPr>
          <w:ins w:id="273" w:author="Summer L. Hodgson" w:date="2026-09-25T20:07:00Z" w16du:dateUtc="2026-09-26T00:07:00Z"/>
          <w:rFonts w:ascii="Verdana" w:eastAsia="Times New Roman" w:hAnsi="Verdana" w:cs="Arial"/>
          <w:sz w:val="20"/>
          <w:szCs w:val="20"/>
        </w:rPr>
      </w:pPr>
    </w:p>
    <w:p w14:paraId="69C30888" w14:textId="77777777" w:rsidR="009539FD" w:rsidRPr="00D01EAF" w:rsidRDefault="009539FD" w:rsidP="009539FD">
      <w:pPr>
        <w:spacing w:after="0" w:line="240" w:lineRule="auto"/>
        <w:jc w:val="both"/>
        <w:rPr>
          <w:ins w:id="274" w:author="Summer L. Hodgson" w:date="2026-09-25T20:07:00Z" w16du:dateUtc="2026-09-26T00:07:00Z"/>
          <w:rFonts w:ascii="Verdana" w:eastAsia="Times New Roman" w:hAnsi="Verdana" w:cs="Times New Roman"/>
        </w:rPr>
      </w:pPr>
      <w:ins w:id="275" w:author="Summer L. Hodgson" w:date="2026-09-25T20:07:00Z" w16du:dateUtc="2026-09-26T00:07:00Z">
        <w:r>
          <w:fldChar w:fldCharType="begin"/>
        </w:r>
        <w:r>
          <w:instrText>HYPERLINK "https://www.ccps.org/site/handlers/filedownload.ashx?moduleinstanceid=21944&amp;dataid=18726&amp;FileName=Cert%20Fee%20Auth.pdf"</w:instrText>
        </w:r>
        <w:r>
          <w:fldChar w:fldCharType="separate"/>
        </w:r>
        <w:r w:rsidRPr="00D01EAF">
          <w:rPr>
            <w:rStyle w:val="Hyperlink"/>
            <w:rFonts w:ascii="Verdana" w:eastAsia="Times New Roman" w:hAnsi="Verdana" w:cs="Times New Roman"/>
          </w:rPr>
          <w:t xml:space="preserve">Certification Fee Authorization Form </w:t>
        </w:r>
        <w:r>
          <w:fldChar w:fldCharType="end"/>
        </w:r>
      </w:ins>
    </w:p>
    <w:p w14:paraId="7A2B48EE" w14:textId="77777777" w:rsidR="004834BD" w:rsidRPr="00D01EAF" w:rsidRDefault="004834BD" w:rsidP="00D01EAF">
      <w:pPr>
        <w:spacing w:after="0" w:line="240" w:lineRule="auto"/>
        <w:jc w:val="both"/>
        <w:rPr>
          <w:ins w:id="276" w:author="Summer L. Hodgson" w:date="2026-09-25T20:07:00Z" w16du:dateUtc="2026-09-26T00:07:00Z"/>
          <w:rFonts w:ascii="Verdana" w:eastAsia="Times New Roman" w:hAnsi="Verdana" w:cs="Arial"/>
          <w:b/>
          <w:color w:val="000080"/>
          <w:sz w:val="20"/>
          <w:szCs w:val="20"/>
        </w:rPr>
      </w:pPr>
    </w:p>
    <w:p w14:paraId="6999D881" w14:textId="77777777" w:rsidR="009539FD" w:rsidRPr="009539FD" w:rsidRDefault="009539FD" w:rsidP="009539FD">
      <w:pPr>
        <w:pStyle w:val="Heading1"/>
        <w:rPr>
          <w:ins w:id="277" w:author="Summer L. Hodgson" w:date="2026-09-25T20:07:00Z" w16du:dateUtc="2026-09-26T00:07:00Z"/>
          <w:rFonts w:eastAsia="Times New Roman"/>
        </w:rPr>
      </w:pPr>
      <w:bookmarkStart w:id="278" w:name="_ADVANCED_PROFESSIONAL_CERTIFICATE"/>
      <w:bookmarkEnd w:id="278"/>
      <w:ins w:id="279" w:author="Summer L. Hodgson" w:date="2026-09-25T20:07:00Z" w16du:dateUtc="2026-09-26T00:07:00Z">
        <w:r w:rsidRPr="009539FD">
          <w:rPr>
            <w:rFonts w:eastAsia="Times New Roman"/>
          </w:rPr>
          <w:t>ADVANCED PROFESSIONAL CERTIFICATE FAQ</w:t>
        </w:r>
      </w:ins>
    </w:p>
    <w:p w14:paraId="4E13CB6B" w14:textId="77777777" w:rsidR="009539FD" w:rsidRPr="009539FD" w:rsidRDefault="009539FD" w:rsidP="009539FD">
      <w:pPr>
        <w:spacing w:after="0" w:line="240" w:lineRule="auto"/>
        <w:rPr>
          <w:ins w:id="280" w:author="Summer L. Hodgson" w:date="2026-09-25T20:07:00Z" w16du:dateUtc="2026-09-26T00:07:00Z"/>
          <w:rFonts w:ascii="Verdana" w:eastAsia="Times New Roman" w:hAnsi="Verdana" w:cs="Arial"/>
          <w:b/>
          <w:bCs/>
          <w:color w:val="000080"/>
          <w:sz w:val="32"/>
          <w:szCs w:val="20"/>
        </w:rPr>
      </w:pPr>
    </w:p>
    <w:p w14:paraId="686F99B1" w14:textId="77777777" w:rsidR="004834BD" w:rsidRPr="00D01EAF" w:rsidRDefault="004834BD" w:rsidP="00D01EAF">
      <w:pPr>
        <w:spacing w:after="0" w:line="240" w:lineRule="auto"/>
        <w:jc w:val="both"/>
        <w:rPr>
          <w:ins w:id="281" w:author="Summer L. Hodgson" w:date="2026-09-25T20:07:00Z" w16du:dateUtc="2026-09-26T00:07:00Z"/>
          <w:rFonts w:ascii="Verdana" w:eastAsia="Times New Roman" w:hAnsi="Verdana" w:cs="Arial"/>
          <w:b/>
          <w:color w:val="FF0000"/>
          <w:sz w:val="20"/>
          <w:szCs w:val="20"/>
        </w:rPr>
      </w:pPr>
      <w:ins w:id="282" w:author="Summer L. Hodgson" w:date="2026-09-25T20:07:00Z" w16du:dateUtc="2026-09-26T00:07:00Z">
        <w:r w:rsidRPr="00D01EAF">
          <w:rPr>
            <w:rFonts w:ascii="Verdana" w:eastAsia="Times New Roman" w:hAnsi="Verdana" w:cs="Arial"/>
            <w:b/>
            <w:color w:val="FF0000"/>
            <w:sz w:val="20"/>
            <w:szCs w:val="20"/>
          </w:rPr>
          <w:t>When am I eligible for my Advanced Professional Certificate?</w:t>
        </w:r>
      </w:ins>
    </w:p>
    <w:p w14:paraId="1C6802A1" w14:textId="77777777" w:rsidR="004834BD" w:rsidRPr="00D01EAF" w:rsidRDefault="004834BD" w:rsidP="00D01EAF">
      <w:pPr>
        <w:spacing w:after="0" w:line="240" w:lineRule="auto"/>
        <w:jc w:val="both"/>
        <w:rPr>
          <w:ins w:id="283" w:author="Summer L. Hodgson" w:date="2026-09-25T20:07:00Z" w16du:dateUtc="2026-09-26T00:07:00Z"/>
          <w:rFonts w:ascii="Verdana" w:eastAsia="Times New Roman" w:hAnsi="Verdana" w:cs="Arial"/>
          <w:b/>
          <w:color w:val="000080"/>
          <w:sz w:val="20"/>
          <w:szCs w:val="20"/>
        </w:rPr>
      </w:pPr>
    </w:p>
    <w:p w14:paraId="5D39A078" w14:textId="77777777" w:rsidR="00D01EAF" w:rsidRPr="009539FD" w:rsidRDefault="004834BD" w:rsidP="00D01EAF">
      <w:pPr>
        <w:spacing w:after="0" w:line="240" w:lineRule="auto"/>
        <w:jc w:val="both"/>
        <w:rPr>
          <w:ins w:id="284" w:author="Summer L. Hodgson" w:date="2026-09-25T20:07:00Z" w16du:dateUtc="2026-09-26T00:07:00Z"/>
          <w:rFonts w:ascii="Verdana" w:eastAsia="Times New Roman" w:hAnsi="Verdana" w:cs="Arial"/>
          <w:sz w:val="20"/>
          <w:szCs w:val="20"/>
        </w:rPr>
      </w:pPr>
      <w:ins w:id="285" w:author="Summer L. Hodgson" w:date="2026-09-25T20:07:00Z" w16du:dateUtc="2026-09-26T00:07:00Z">
        <w:r w:rsidRPr="00D01EAF">
          <w:rPr>
            <w:rFonts w:ascii="Verdana" w:eastAsia="Times New Roman" w:hAnsi="Verdana" w:cs="Arial"/>
            <w:sz w:val="20"/>
            <w:szCs w:val="20"/>
          </w:rPr>
          <w:t>After you have three years of school level teaching, administrative or specialist experience and a master’s degree o</w:t>
        </w:r>
        <w:r w:rsidR="00FD70DE" w:rsidRPr="00D01EAF">
          <w:rPr>
            <w:rFonts w:ascii="Verdana" w:eastAsia="Times New Roman" w:hAnsi="Verdana" w:cs="Arial"/>
            <w:sz w:val="20"/>
            <w:szCs w:val="20"/>
          </w:rPr>
          <w:t>r</w:t>
        </w:r>
        <w:r w:rsidRPr="00D01EAF">
          <w:rPr>
            <w:rFonts w:ascii="Verdana" w:eastAsia="Times New Roman" w:hAnsi="Verdana" w:cs="Arial"/>
            <w:sz w:val="20"/>
            <w:szCs w:val="20"/>
          </w:rPr>
          <w:t xml:space="preserve"> equivalent **(see above) you are eligible for the APC Certificate</w:t>
        </w:r>
        <w:r w:rsidR="00E068EA">
          <w:rPr>
            <w:rFonts w:ascii="Verdana" w:eastAsia="Times New Roman" w:hAnsi="Verdana" w:cs="Arial"/>
            <w:sz w:val="20"/>
            <w:szCs w:val="20"/>
          </w:rPr>
          <w:t xml:space="preserve">. </w:t>
        </w:r>
        <w:r w:rsidRPr="00D01EAF">
          <w:rPr>
            <w:rFonts w:ascii="Verdana" w:eastAsia="Times New Roman" w:hAnsi="Verdana" w:cs="Arial"/>
            <w:sz w:val="20"/>
            <w:szCs w:val="20"/>
          </w:rPr>
          <w:t xml:space="preserve">There is a pay increase associated with the APC certificate so it is advantageous to apply for it as soon as you are eligible. </w:t>
        </w:r>
      </w:ins>
    </w:p>
    <w:p w14:paraId="06CE0E76" w14:textId="77777777" w:rsidR="00D01EAF" w:rsidRDefault="00D01EAF" w:rsidP="00D01EAF">
      <w:pPr>
        <w:spacing w:after="0" w:line="240" w:lineRule="auto"/>
        <w:jc w:val="both"/>
        <w:rPr>
          <w:ins w:id="286" w:author="Summer L. Hodgson" w:date="2026-09-25T20:07:00Z" w16du:dateUtc="2026-09-26T00:07:00Z"/>
          <w:rFonts w:ascii="Verdana" w:eastAsia="Times New Roman" w:hAnsi="Verdana" w:cs="Arial"/>
          <w:b/>
          <w:color w:val="FF0000"/>
          <w:sz w:val="20"/>
          <w:szCs w:val="20"/>
        </w:rPr>
      </w:pPr>
    </w:p>
    <w:p w14:paraId="2A0D89CE" w14:textId="77777777" w:rsidR="004834BD" w:rsidRPr="00D01EAF" w:rsidRDefault="004834BD" w:rsidP="00D01EAF">
      <w:pPr>
        <w:spacing w:after="0" w:line="240" w:lineRule="auto"/>
        <w:jc w:val="both"/>
        <w:rPr>
          <w:ins w:id="287" w:author="Summer L. Hodgson" w:date="2026-09-25T20:07:00Z" w16du:dateUtc="2026-09-26T00:07:00Z"/>
          <w:rFonts w:ascii="Verdana" w:eastAsia="Times New Roman" w:hAnsi="Verdana" w:cs="Arial"/>
          <w:b/>
          <w:color w:val="FF0000"/>
          <w:sz w:val="20"/>
          <w:szCs w:val="20"/>
        </w:rPr>
      </w:pPr>
      <w:ins w:id="288" w:author="Summer L. Hodgson" w:date="2026-09-25T20:07:00Z" w16du:dateUtc="2026-09-26T00:07:00Z">
        <w:r w:rsidRPr="00D01EAF">
          <w:rPr>
            <w:rFonts w:ascii="Verdana" w:eastAsia="Times New Roman" w:hAnsi="Verdana" w:cs="Arial"/>
            <w:b/>
            <w:color w:val="FF0000"/>
            <w:sz w:val="20"/>
            <w:szCs w:val="20"/>
          </w:rPr>
          <w:t>How do I request the APC?</w:t>
        </w:r>
      </w:ins>
    </w:p>
    <w:p w14:paraId="646C5B81" w14:textId="77777777" w:rsidR="004834BD" w:rsidRPr="00D01EAF" w:rsidRDefault="004834BD" w:rsidP="00D01EAF">
      <w:pPr>
        <w:spacing w:after="0" w:line="240" w:lineRule="auto"/>
        <w:jc w:val="both"/>
        <w:rPr>
          <w:ins w:id="289" w:author="Summer L. Hodgson" w:date="2026-09-25T20:07:00Z" w16du:dateUtc="2026-09-26T00:07:00Z"/>
          <w:rFonts w:ascii="Verdana" w:eastAsia="Times New Roman" w:hAnsi="Verdana" w:cs="Arial"/>
          <w:b/>
          <w:color w:val="000080"/>
          <w:sz w:val="20"/>
          <w:szCs w:val="20"/>
        </w:rPr>
      </w:pPr>
    </w:p>
    <w:p w14:paraId="2BFF627E" w14:textId="77777777" w:rsidR="004834BD" w:rsidRPr="00D01EAF" w:rsidRDefault="004834BD" w:rsidP="00D01EAF">
      <w:pPr>
        <w:spacing w:after="0" w:line="240" w:lineRule="auto"/>
        <w:jc w:val="both"/>
        <w:rPr>
          <w:ins w:id="290" w:author="Summer L. Hodgson" w:date="2026-09-25T20:07:00Z" w16du:dateUtc="2026-09-26T00:07:00Z"/>
          <w:rFonts w:ascii="Verdana" w:eastAsia="Times New Roman" w:hAnsi="Verdana" w:cs="Arial"/>
          <w:sz w:val="20"/>
          <w:szCs w:val="20"/>
        </w:rPr>
      </w:pPr>
      <w:ins w:id="291" w:author="Summer L. Hodgson" w:date="2026-09-25T20:07:00Z" w16du:dateUtc="2026-09-26T00:07:00Z">
        <w:r w:rsidRPr="00D01EAF">
          <w:rPr>
            <w:rFonts w:ascii="Verdana" w:eastAsia="Times New Roman" w:hAnsi="Verdana" w:cs="Arial"/>
            <w:sz w:val="20"/>
            <w:szCs w:val="20"/>
          </w:rPr>
          <w:t>You can request the APC by</w:t>
        </w:r>
        <w:r w:rsidR="00D01EAF" w:rsidRPr="00D01EAF">
          <w:rPr>
            <w:rFonts w:ascii="Verdana" w:eastAsia="Times New Roman" w:hAnsi="Verdana" w:cs="Arial"/>
            <w:sz w:val="20"/>
            <w:szCs w:val="20"/>
          </w:rPr>
          <w:t xml:space="preserve"> requesting a renewal in the TEACH portal. </w:t>
        </w:r>
        <w:r w:rsidRPr="00D01EAF">
          <w:rPr>
            <w:rFonts w:ascii="Verdana" w:eastAsia="Times New Roman" w:hAnsi="Verdana" w:cs="Arial"/>
            <w:sz w:val="20"/>
            <w:szCs w:val="20"/>
          </w:rPr>
          <w:t>It is not automatically requested unless your cu</w:t>
        </w:r>
        <w:r w:rsidR="00D01EAF" w:rsidRPr="00D01EAF">
          <w:rPr>
            <w:rFonts w:ascii="Verdana" w:eastAsia="Times New Roman" w:hAnsi="Verdana" w:cs="Arial"/>
            <w:sz w:val="20"/>
            <w:szCs w:val="20"/>
          </w:rPr>
          <w:t xml:space="preserve">rrent certificate is expiring. </w:t>
        </w:r>
        <w:r w:rsidRPr="00D01EAF">
          <w:rPr>
            <w:rFonts w:ascii="Verdana" w:eastAsia="Times New Roman" w:hAnsi="Verdana" w:cs="Arial"/>
            <w:sz w:val="20"/>
            <w:szCs w:val="20"/>
          </w:rPr>
          <w:t>The pay increase will go into effect the first day of the month after the request is made</w:t>
        </w:r>
        <w:r w:rsidR="00D01EAF" w:rsidRPr="00D01EAF">
          <w:rPr>
            <w:rFonts w:ascii="Verdana" w:eastAsia="Times New Roman" w:hAnsi="Verdana" w:cs="Arial"/>
            <w:sz w:val="20"/>
            <w:szCs w:val="20"/>
          </w:rPr>
          <w:t xml:space="preserve"> and transcripts are received by </w:t>
        </w:r>
        <w:r w:rsidR="00D8137C">
          <w:fldChar w:fldCharType="begin"/>
        </w:r>
        <w:r w:rsidR="00D8137C">
          <w:instrText>HYPERLINK "mailto:certification@ccps.org"</w:instrText>
        </w:r>
        <w:r w:rsidR="00D8137C">
          <w:fldChar w:fldCharType="separate"/>
        </w:r>
        <w:r w:rsidR="00D8137C" w:rsidRPr="001E1212">
          <w:rPr>
            <w:rStyle w:val="Hyperlink"/>
            <w:rFonts w:ascii="Verdana" w:eastAsia="Times New Roman" w:hAnsi="Verdana" w:cs="Arial"/>
            <w:sz w:val="20"/>
            <w:szCs w:val="20"/>
          </w:rPr>
          <w:t>certification@ccps.org</w:t>
        </w:r>
        <w:r w:rsidR="00D8137C">
          <w:fldChar w:fldCharType="end"/>
        </w:r>
        <w:r w:rsidR="00D8137C">
          <w:rPr>
            <w:rFonts w:ascii="Verdana" w:eastAsia="Times New Roman" w:hAnsi="Verdana" w:cs="Arial"/>
            <w:sz w:val="20"/>
            <w:szCs w:val="20"/>
          </w:rPr>
          <w:t xml:space="preserve">. </w:t>
        </w:r>
      </w:ins>
    </w:p>
    <w:p w14:paraId="7F72548F" w14:textId="77777777" w:rsidR="0040737F" w:rsidRPr="00D01EAF" w:rsidRDefault="0040737F" w:rsidP="00D01EAF">
      <w:pPr>
        <w:spacing w:after="0" w:line="240" w:lineRule="auto"/>
        <w:jc w:val="both"/>
        <w:rPr>
          <w:ins w:id="292" w:author="Summer L. Hodgson" w:date="2026-09-25T20:07:00Z" w16du:dateUtc="2026-09-26T00:07:00Z"/>
          <w:rFonts w:ascii="Verdana" w:eastAsia="Times New Roman" w:hAnsi="Verdana" w:cs="Arial"/>
          <w:b/>
          <w:color w:val="FF0000"/>
          <w:sz w:val="20"/>
          <w:szCs w:val="20"/>
        </w:rPr>
      </w:pPr>
    </w:p>
    <w:p w14:paraId="6022FB84" w14:textId="77777777" w:rsidR="004834BD" w:rsidRPr="00D01EAF" w:rsidRDefault="004834BD" w:rsidP="00D01EAF">
      <w:pPr>
        <w:spacing w:after="0" w:line="240" w:lineRule="auto"/>
        <w:jc w:val="both"/>
        <w:rPr>
          <w:ins w:id="293" w:author="Summer L. Hodgson" w:date="2026-09-25T20:07:00Z" w16du:dateUtc="2026-09-26T00:07:00Z"/>
          <w:rFonts w:ascii="Verdana" w:eastAsia="Times New Roman" w:hAnsi="Verdana" w:cs="Arial"/>
          <w:b/>
          <w:color w:val="FF0000"/>
          <w:sz w:val="20"/>
          <w:szCs w:val="20"/>
        </w:rPr>
      </w:pPr>
      <w:ins w:id="294" w:author="Summer L. Hodgson" w:date="2026-09-25T20:07:00Z" w16du:dateUtc="2026-09-26T00:07:00Z">
        <w:r w:rsidRPr="00D01EAF">
          <w:rPr>
            <w:rFonts w:ascii="Verdana" w:eastAsia="Times New Roman" w:hAnsi="Verdana" w:cs="Arial"/>
            <w:b/>
            <w:color w:val="FF0000"/>
            <w:sz w:val="20"/>
            <w:szCs w:val="20"/>
          </w:rPr>
          <w:t>When am</w:t>
        </w:r>
        <w:r w:rsidR="0040737F" w:rsidRPr="00D01EAF">
          <w:rPr>
            <w:rFonts w:ascii="Verdana" w:eastAsia="Times New Roman" w:hAnsi="Verdana" w:cs="Arial"/>
            <w:b/>
            <w:color w:val="FF0000"/>
            <w:sz w:val="20"/>
            <w:szCs w:val="20"/>
          </w:rPr>
          <w:t xml:space="preserve"> </w:t>
        </w:r>
        <w:r w:rsidRPr="00D01EAF">
          <w:rPr>
            <w:rFonts w:ascii="Verdana" w:eastAsia="Times New Roman" w:hAnsi="Verdana" w:cs="Arial"/>
            <w:b/>
            <w:color w:val="FF0000"/>
            <w:sz w:val="20"/>
            <w:szCs w:val="20"/>
          </w:rPr>
          <w:t>I eligible for a Master’s plus pay increase?</w:t>
        </w:r>
      </w:ins>
    </w:p>
    <w:p w14:paraId="3917E3AD" w14:textId="77777777" w:rsidR="004834BD" w:rsidRPr="00D01EAF" w:rsidRDefault="004834BD" w:rsidP="00D01EAF">
      <w:pPr>
        <w:spacing w:after="0" w:line="240" w:lineRule="auto"/>
        <w:jc w:val="both"/>
        <w:rPr>
          <w:ins w:id="295" w:author="Summer L. Hodgson" w:date="2026-09-25T20:07:00Z" w16du:dateUtc="2026-09-26T00:07:00Z"/>
          <w:rFonts w:ascii="Verdana" w:eastAsia="Times New Roman" w:hAnsi="Verdana" w:cs="Arial"/>
          <w:b/>
          <w:color w:val="000080"/>
          <w:sz w:val="20"/>
          <w:szCs w:val="20"/>
        </w:rPr>
      </w:pPr>
    </w:p>
    <w:p w14:paraId="64862CD3" w14:textId="77777777" w:rsidR="004834BD" w:rsidRPr="00D01EAF" w:rsidRDefault="004834BD" w:rsidP="00D01EAF">
      <w:pPr>
        <w:spacing w:after="0" w:line="240" w:lineRule="auto"/>
        <w:jc w:val="both"/>
        <w:rPr>
          <w:ins w:id="296" w:author="Summer L. Hodgson" w:date="2026-09-25T20:07:00Z" w16du:dateUtc="2026-09-26T00:07:00Z"/>
          <w:rFonts w:ascii="Verdana" w:eastAsia="Times New Roman" w:hAnsi="Verdana" w:cs="Arial"/>
          <w:sz w:val="20"/>
          <w:szCs w:val="20"/>
        </w:rPr>
      </w:pPr>
      <w:ins w:id="297" w:author="Summer L. Hodgson" w:date="2026-09-25T20:07:00Z" w16du:dateUtc="2026-09-26T00:07:00Z">
        <w:r w:rsidRPr="00D01EAF">
          <w:rPr>
            <w:rFonts w:ascii="Verdana" w:eastAsia="Times New Roman" w:hAnsi="Verdana" w:cs="Arial"/>
            <w:sz w:val="20"/>
            <w:szCs w:val="20"/>
          </w:rPr>
          <w:t xml:space="preserve">You are eligible for the </w:t>
        </w:r>
        <w:r w:rsidRPr="00D01EAF">
          <w:rPr>
            <w:rFonts w:ascii="Verdana" w:eastAsia="Times New Roman" w:hAnsi="Verdana" w:cs="Arial"/>
            <w:b/>
            <w:sz w:val="20"/>
            <w:szCs w:val="20"/>
          </w:rPr>
          <w:t>Master’s plus 30</w:t>
        </w:r>
        <w:r w:rsidRPr="00D01EAF">
          <w:rPr>
            <w:rFonts w:ascii="Verdana" w:eastAsia="Times New Roman" w:hAnsi="Verdana" w:cs="Arial"/>
            <w:sz w:val="20"/>
            <w:szCs w:val="20"/>
          </w:rPr>
          <w:t xml:space="preserve"> when you have a conferred master’s degree an</w:t>
        </w:r>
        <w:r w:rsidR="00D1302B" w:rsidRPr="00D01EAF">
          <w:rPr>
            <w:rFonts w:ascii="Verdana" w:eastAsia="Times New Roman" w:hAnsi="Verdana" w:cs="Arial"/>
            <w:sz w:val="20"/>
            <w:szCs w:val="20"/>
          </w:rPr>
          <w:t>d 30 additional credits</w:t>
        </w:r>
        <w:r w:rsidR="00E068EA">
          <w:rPr>
            <w:rFonts w:ascii="Verdana" w:eastAsia="Times New Roman" w:hAnsi="Verdana" w:cs="Arial"/>
            <w:sz w:val="20"/>
            <w:szCs w:val="20"/>
          </w:rPr>
          <w:t xml:space="preserve">. </w:t>
        </w:r>
        <w:r w:rsidR="00D1302B" w:rsidRPr="00D01EAF">
          <w:rPr>
            <w:rFonts w:ascii="Verdana" w:eastAsia="Times New Roman" w:hAnsi="Verdana" w:cs="Arial"/>
            <w:sz w:val="20"/>
            <w:szCs w:val="20"/>
          </w:rPr>
          <w:t>A minimum of 27 credits must be taken at the graduate level and 3 credits can be MSDE credits</w:t>
        </w:r>
        <w:r w:rsidR="00E068EA">
          <w:rPr>
            <w:rFonts w:ascii="Verdana" w:eastAsia="Times New Roman" w:hAnsi="Verdana" w:cs="Arial"/>
            <w:sz w:val="20"/>
            <w:szCs w:val="20"/>
          </w:rPr>
          <w:t xml:space="preserve">. </w:t>
        </w:r>
        <w:r w:rsidR="00D1302B" w:rsidRPr="00D01EAF">
          <w:rPr>
            <w:rFonts w:ascii="Verdana" w:eastAsia="Times New Roman" w:hAnsi="Verdana" w:cs="Arial"/>
            <w:sz w:val="20"/>
            <w:szCs w:val="20"/>
          </w:rPr>
          <w:t xml:space="preserve">You are eligible for the </w:t>
        </w:r>
        <w:r w:rsidR="0040737F" w:rsidRPr="00D01EAF">
          <w:rPr>
            <w:rFonts w:ascii="Verdana" w:eastAsia="Times New Roman" w:hAnsi="Verdana" w:cs="Arial"/>
            <w:b/>
            <w:sz w:val="20"/>
            <w:szCs w:val="20"/>
          </w:rPr>
          <w:t>M</w:t>
        </w:r>
        <w:r w:rsidR="00D1302B" w:rsidRPr="00D01EAF">
          <w:rPr>
            <w:rFonts w:ascii="Verdana" w:eastAsia="Times New Roman" w:hAnsi="Verdana" w:cs="Arial"/>
            <w:b/>
            <w:sz w:val="20"/>
            <w:szCs w:val="20"/>
          </w:rPr>
          <w:t>aster’s plus 60</w:t>
        </w:r>
        <w:r w:rsidR="00D1302B" w:rsidRPr="00D01EAF">
          <w:rPr>
            <w:rFonts w:ascii="Verdana" w:eastAsia="Times New Roman" w:hAnsi="Verdana" w:cs="Arial"/>
            <w:sz w:val="20"/>
            <w:szCs w:val="20"/>
          </w:rPr>
          <w:t xml:space="preserve"> when you have a conferred master’s degree and 60 additional credits</w:t>
        </w:r>
        <w:r w:rsidR="00E068EA">
          <w:rPr>
            <w:rFonts w:ascii="Verdana" w:eastAsia="Times New Roman" w:hAnsi="Verdana" w:cs="Arial"/>
            <w:sz w:val="20"/>
            <w:szCs w:val="20"/>
          </w:rPr>
          <w:t xml:space="preserve">. </w:t>
        </w:r>
        <w:r w:rsidR="00D1302B" w:rsidRPr="00D01EAF">
          <w:rPr>
            <w:rFonts w:ascii="Verdana" w:eastAsia="Times New Roman" w:hAnsi="Verdana" w:cs="Arial"/>
            <w:sz w:val="20"/>
            <w:szCs w:val="20"/>
          </w:rPr>
          <w:t xml:space="preserve">A minimum of 54 credits must be taken at the graduate level and 6 credits can be MSDE credits. </w:t>
        </w:r>
      </w:ins>
    </w:p>
    <w:p w14:paraId="0A7297B6" w14:textId="77777777" w:rsidR="00D1302B" w:rsidRPr="00D01EAF" w:rsidRDefault="00D1302B" w:rsidP="00D01EAF">
      <w:pPr>
        <w:spacing w:after="0" w:line="240" w:lineRule="auto"/>
        <w:jc w:val="both"/>
        <w:rPr>
          <w:ins w:id="298" w:author="Summer L. Hodgson" w:date="2026-09-25T20:07:00Z" w16du:dateUtc="2026-09-26T00:07:00Z"/>
          <w:rFonts w:ascii="Verdana" w:eastAsia="Times New Roman" w:hAnsi="Verdana" w:cs="Arial"/>
          <w:b/>
          <w:color w:val="000080"/>
          <w:sz w:val="20"/>
          <w:szCs w:val="20"/>
        </w:rPr>
      </w:pPr>
    </w:p>
    <w:p w14:paraId="6932DAA9" w14:textId="77777777" w:rsidR="00D1302B" w:rsidRPr="00D01EAF" w:rsidRDefault="00D1302B" w:rsidP="00D01EAF">
      <w:pPr>
        <w:spacing w:after="0" w:line="240" w:lineRule="auto"/>
        <w:jc w:val="both"/>
        <w:rPr>
          <w:ins w:id="299" w:author="Summer L. Hodgson" w:date="2026-09-25T20:07:00Z" w16du:dateUtc="2026-09-26T00:07:00Z"/>
          <w:rFonts w:ascii="Verdana" w:eastAsia="Times New Roman" w:hAnsi="Verdana" w:cs="Arial"/>
          <w:b/>
          <w:color w:val="FF0000"/>
          <w:sz w:val="20"/>
          <w:szCs w:val="20"/>
        </w:rPr>
      </w:pPr>
      <w:ins w:id="300" w:author="Summer L. Hodgson" w:date="2026-09-25T20:07:00Z" w16du:dateUtc="2026-09-26T00:07:00Z">
        <w:r w:rsidRPr="00D01EAF">
          <w:rPr>
            <w:rFonts w:ascii="Verdana" w:eastAsia="Times New Roman" w:hAnsi="Verdana" w:cs="Arial"/>
            <w:b/>
            <w:color w:val="FF0000"/>
            <w:sz w:val="20"/>
            <w:szCs w:val="20"/>
          </w:rPr>
          <w:t xml:space="preserve">How do I request the </w:t>
        </w:r>
        <w:r w:rsidR="0040737F" w:rsidRPr="00D01EAF">
          <w:rPr>
            <w:rFonts w:ascii="Verdana" w:eastAsia="Times New Roman" w:hAnsi="Verdana" w:cs="Arial"/>
            <w:b/>
            <w:color w:val="FF0000"/>
            <w:sz w:val="20"/>
            <w:szCs w:val="20"/>
          </w:rPr>
          <w:t>M</w:t>
        </w:r>
        <w:r w:rsidRPr="00D01EAF">
          <w:rPr>
            <w:rFonts w:ascii="Verdana" w:eastAsia="Times New Roman" w:hAnsi="Verdana" w:cs="Arial"/>
            <w:b/>
            <w:color w:val="FF0000"/>
            <w:sz w:val="20"/>
            <w:szCs w:val="20"/>
          </w:rPr>
          <w:t>aster’s plus 30/60 pay increase?</w:t>
        </w:r>
      </w:ins>
    </w:p>
    <w:p w14:paraId="5EFB726A" w14:textId="77777777" w:rsidR="00D1302B" w:rsidRPr="00D01EAF" w:rsidRDefault="00D1302B" w:rsidP="00D01EAF">
      <w:pPr>
        <w:spacing w:after="0" w:line="240" w:lineRule="auto"/>
        <w:jc w:val="both"/>
        <w:rPr>
          <w:ins w:id="301" w:author="Summer L. Hodgson" w:date="2026-09-25T20:07:00Z" w16du:dateUtc="2026-09-26T00:07:00Z"/>
          <w:rFonts w:ascii="Verdana" w:eastAsia="Times New Roman" w:hAnsi="Verdana" w:cs="Arial"/>
          <w:b/>
          <w:color w:val="000080"/>
          <w:sz w:val="20"/>
          <w:szCs w:val="20"/>
        </w:rPr>
      </w:pPr>
    </w:p>
    <w:p w14:paraId="6F61315C" w14:textId="77777777" w:rsidR="00D1302B" w:rsidRPr="00EC035B" w:rsidRDefault="00D1302B" w:rsidP="00D01EAF">
      <w:pPr>
        <w:spacing w:after="0" w:line="240" w:lineRule="auto"/>
        <w:jc w:val="both"/>
        <w:rPr>
          <w:ins w:id="302" w:author="Summer L. Hodgson" w:date="2026-09-25T20:07:00Z" w16du:dateUtc="2026-09-26T00:07:00Z"/>
          <w:rFonts w:ascii="Verdana" w:eastAsia="Times New Roman" w:hAnsi="Verdana" w:cs="Arial"/>
          <w:sz w:val="20"/>
          <w:szCs w:val="20"/>
        </w:rPr>
      </w:pPr>
      <w:ins w:id="303" w:author="Summer L. Hodgson" w:date="2026-09-25T20:07:00Z" w16du:dateUtc="2026-09-26T00:07:00Z">
        <w:r w:rsidRPr="00D01EAF">
          <w:rPr>
            <w:rFonts w:ascii="Verdana" w:eastAsia="Times New Roman" w:hAnsi="Verdana" w:cs="Arial"/>
            <w:sz w:val="20"/>
            <w:szCs w:val="20"/>
          </w:rPr>
          <w:t xml:space="preserve">You can request the </w:t>
        </w:r>
        <w:r w:rsidR="0040737F" w:rsidRPr="00D01EAF">
          <w:rPr>
            <w:rFonts w:ascii="Verdana" w:eastAsia="Times New Roman" w:hAnsi="Verdana" w:cs="Arial"/>
            <w:sz w:val="20"/>
            <w:szCs w:val="20"/>
          </w:rPr>
          <w:t>M</w:t>
        </w:r>
        <w:r w:rsidRPr="00D01EAF">
          <w:rPr>
            <w:rFonts w:ascii="Verdana" w:eastAsia="Times New Roman" w:hAnsi="Verdana" w:cs="Arial"/>
            <w:sz w:val="20"/>
            <w:szCs w:val="20"/>
          </w:rPr>
          <w:t xml:space="preserve">aster’s plus 30/60 by </w:t>
        </w:r>
        <w:r w:rsidR="00EC035B">
          <w:rPr>
            <w:rFonts w:ascii="Verdana" w:eastAsia="Times New Roman" w:hAnsi="Verdana" w:cs="Arial"/>
            <w:sz w:val="20"/>
            <w:szCs w:val="20"/>
          </w:rPr>
          <w:t xml:space="preserve">emailing </w:t>
        </w:r>
        <w:r w:rsidR="00EC035B">
          <w:fldChar w:fldCharType="begin"/>
        </w:r>
        <w:r w:rsidR="00EC035B">
          <w:instrText>HYPERLINK "mailto:certification@ccps.org"</w:instrText>
        </w:r>
        <w:r w:rsidR="00EC035B">
          <w:fldChar w:fldCharType="separate"/>
        </w:r>
        <w:r w:rsidR="00EC035B" w:rsidRPr="001E1212">
          <w:rPr>
            <w:rStyle w:val="Hyperlink"/>
            <w:rFonts w:ascii="Verdana" w:eastAsia="Times New Roman" w:hAnsi="Verdana" w:cs="Arial"/>
            <w:sz w:val="20"/>
            <w:szCs w:val="20"/>
          </w:rPr>
          <w:t>certification@ccps.org</w:t>
        </w:r>
        <w:r w:rsidR="00EC035B">
          <w:fldChar w:fldCharType="end"/>
        </w:r>
        <w:r w:rsidRPr="00D01EAF">
          <w:rPr>
            <w:rFonts w:ascii="Verdana" w:eastAsia="Times New Roman" w:hAnsi="Verdana" w:cs="Arial"/>
            <w:sz w:val="20"/>
            <w:szCs w:val="20"/>
          </w:rPr>
          <w:t>.</w:t>
        </w:r>
        <w:r w:rsidR="00EC035B">
          <w:rPr>
            <w:rFonts w:ascii="Verdana" w:eastAsia="Times New Roman" w:hAnsi="Verdana" w:cs="Arial"/>
            <w:sz w:val="20"/>
            <w:szCs w:val="20"/>
          </w:rPr>
          <w:t xml:space="preserve"> </w:t>
        </w:r>
        <w:r w:rsidRPr="00D01EAF">
          <w:rPr>
            <w:rFonts w:ascii="Verdana" w:eastAsia="Times New Roman" w:hAnsi="Verdana" w:cs="Arial"/>
            <w:sz w:val="20"/>
            <w:szCs w:val="20"/>
          </w:rPr>
          <w:t>It is not automatically requested</w:t>
        </w:r>
        <w:r w:rsidR="00E068EA">
          <w:rPr>
            <w:rFonts w:ascii="Verdana" w:eastAsia="Times New Roman" w:hAnsi="Verdana" w:cs="Arial"/>
            <w:sz w:val="20"/>
            <w:szCs w:val="20"/>
          </w:rPr>
          <w:t xml:space="preserve">. </w:t>
        </w:r>
        <w:r w:rsidRPr="00D01EAF">
          <w:rPr>
            <w:rFonts w:ascii="Verdana" w:eastAsia="Times New Roman" w:hAnsi="Verdana" w:cs="Arial"/>
            <w:sz w:val="20"/>
            <w:szCs w:val="20"/>
          </w:rPr>
          <w:t>The pay increase will go into effect the first day of the month after the request is made.</w:t>
        </w:r>
      </w:ins>
    </w:p>
    <w:p w14:paraId="7EAF82FD" w14:textId="77777777" w:rsidR="004834BD" w:rsidRPr="00D01EAF" w:rsidRDefault="004834BD" w:rsidP="00D01EAF">
      <w:pPr>
        <w:spacing w:after="0" w:line="240" w:lineRule="auto"/>
        <w:jc w:val="both"/>
        <w:rPr>
          <w:ins w:id="304" w:author="Summer L. Hodgson" w:date="2026-09-25T20:07:00Z" w16du:dateUtc="2026-09-26T00:07:00Z"/>
          <w:rFonts w:ascii="Verdana" w:eastAsia="Times New Roman" w:hAnsi="Verdana" w:cs="Times New Roman"/>
        </w:rPr>
      </w:pPr>
    </w:p>
    <w:p w14:paraId="2E412BC2" w14:textId="77777777" w:rsidR="004834BD" w:rsidRPr="00D01EAF" w:rsidRDefault="009539FD" w:rsidP="009539FD">
      <w:pPr>
        <w:pStyle w:val="Heading1"/>
        <w:rPr>
          <w:ins w:id="305" w:author="Summer L. Hodgson" w:date="2026-09-25T20:07:00Z" w16du:dateUtc="2026-09-26T00:07:00Z"/>
          <w:rFonts w:eastAsia="Times New Roman"/>
        </w:rPr>
      </w:pPr>
      <w:bookmarkStart w:id="306" w:name="_Other_FAQ_(adding"/>
      <w:bookmarkEnd w:id="306"/>
      <w:ins w:id="307" w:author="Summer L. Hodgson" w:date="2026-09-25T20:07:00Z" w16du:dateUtc="2026-09-26T00:07:00Z">
        <w:r>
          <w:rPr>
            <w:rFonts w:eastAsia="Times New Roman"/>
          </w:rPr>
          <w:t>Other FAQ (</w:t>
        </w:r>
        <w:r w:rsidR="00E068EA">
          <w:rPr>
            <w:rFonts w:eastAsia="Times New Roman"/>
          </w:rPr>
          <w:t xml:space="preserve">adding an </w:t>
        </w:r>
        <w:r>
          <w:rPr>
            <w:rFonts w:eastAsia="Times New Roman"/>
          </w:rPr>
          <w:t>endorsement,</w:t>
        </w:r>
        <w:r w:rsidR="00E068EA">
          <w:rPr>
            <w:rFonts w:eastAsia="Times New Roman"/>
          </w:rPr>
          <w:t xml:space="preserve"> ancillary credits,</w:t>
        </w:r>
        <w:r>
          <w:rPr>
            <w:rFonts w:eastAsia="Times New Roman"/>
          </w:rPr>
          <w:t xml:space="preserve"> senior exemption, </w:t>
        </w:r>
        <w:r w:rsidR="00E068EA">
          <w:rPr>
            <w:rFonts w:eastAsia="Times New Roman"/>
          </w:rPr>
          <w:t xml:space="preserve">and </w:t>
        </w:r>
        <w:r>
          <w:rPr>
            <w:rFonts w:eastAsia="Times New Roman"/>
          </w:rPr>
          <w:t>certificate copies)</w:t>
        </w:r>
      </w:ins>
    </w:p>
    <w:p w14:paraId="15387118" w14:textId="77777777" w:rsidR="0040737F" w:rsidRPr="00D01EAF" w:rsidRDefault="0040737F" w:rsidP="00D01EAF">
      <w:pPr>
        <w:spacing w:after="0" w:line="240" w:lineRule="auto"/>
        <w:jc w:val="both"/>
        <w:rPr>
          <w:ins w:id="308" w:author="Summer L. Hodgson" w:date="2026-09-25T20:07:00Z" w16du:dateUtc="2026-09-26T00:07:00Z"/>
          <w:rFonts w:ascii="Verdana" w:eastAsia="Times New Roman" w:hAnsi="Verdana" w:cs="Arial"/>
          <w:b/>
          <w:color w:val="000080"/>
          <w:sz w:val="20"/>
          <w:szCs w:val="20"/>
        </w:rPr>
      </w:pPr>
    </w:p>
    <w:p w14:paraId="3157615D" w14:textId="77777777" w:rsidR="004834BD" w:rsidRPr="00D01EAF" w:rsidRDefault="004834BD" w:rsidP="00D01EAF">
      <w:pPr>
        <w:spacing w:after="0" w:line="240" w:lineRule="auto"/>
        <w:jc w:val="both"/>
        <w:rPr>
          <w:ins w:id="309" w:author="Summer L. Hodgson" w:date="2026-09-25T20:07:00Z" w16du:dateUtc="2026-09-26T00:07:00Z"/>
          <w:rFonts w:ascii="Verdana" w:eastAsia="Times New Roman" w:hAnsi="Verdana" w:cs="Times New Roman"/>
        </w:rPr>
      </w:pPr>
      <w:ins w:id="310" w:author="Summer L. Hodgson" w:date="2026-09-25T20:07:00Z" w16du:dateUtc="2026-09-26T00:07:00Z">
        <w:r w:rsidRPr="00D01EAF">
          <w:rPr>
            <w:rFonts w:ascii="Verdana" w:eastAsia="Times New Roman" w:hAnsi="Verdana" w:cs="Arial"/>
            <w:b/>
            <w:color w:val="000080"/>
            <w:sz w:val="20"/>
            <w:szCs w:val="20"/>
          </w:rPr>
          <w:t>How may I add a certification area to my certificate?</w:t>
        </w:r>
      </w:ins>
    </w:p>
    <w:p w14:paraId="003EF6BE" w14:textId="77777777" w:rsidR="004834BD" w:rsidRPr="00D01EAF" w:rsidRDefault="004834BD" w:rsidP="00D01EAF">
      <w:pPr>
        <w:spacing w:after="0" w:line="240" w:lineRule="auto"/>
        <w:jc w:val="both"/>
        <w:rPr>
          <w:ins w:id="311" w:author="Summer L. Hodgson" w:date="2026-09-25T20:07:00Z" w16du:dateUtc="2026-09-26T00:07:00Z"/>
          <w:rFonts w:ascii="Verdana" w:eastAsia="Times New Roman" w:hAnsi="Verdana" w:cs="Times New Roman"/>
        </w:rPr>
      </w:pPr>
      <w:ins w:id="312" w:author="Summer L. Hodgson" w:date="2026-09-25T20:07:00Z" w16du:dateUtc="2026-09-26T00:07:00Z">
        <w:r w:rsidRPr="00D01EAF">
          <w:rPr>
            <w:rFonts w:ascii="Verdana" w:eastAsia="Times New Roman" w:hAnsi="Verdana" w:cs="Arial"/>
            <w:b/>
            <w:sz w:val="20"/>
            <w:szCs w:val="20"/>
          </w:rPr>
          <w:t> </w:t>
        </w:r>
      </w:ins>
    </w:p>
    <w:p w14:paraId="0A8C9538" w14:textId="77777777" w:rsidR="00E068EA" w:rsidRDefault="004834BD" w:rsidP="00D01EAF">
      <w:pPr>
        <w:spacing w:after="0" w:line="240" w:lineRule="auto"/>
        <w:jc w:val="both"/>
        <w:rPr>
          <w:ins w:id="313" w:author="Summer L. Hodgson" w:date="2026-09-25T20:07:00Z" w16du:dateUtc="2026-09-26T00:07:00Z"/>
          <w:rFonts w:ascii="Verdana" w:eastAsia="Times New Roman" w:hAnsi="Verdana" w:cs="Arial"/>
          <w:sz w:val="20"/>
          <w:szCs w:val="20"/>
        </w:rPr>
      </w:pPr>
      <w:ins w:id="314" w:author="Summer L. Hodgson" w:date="2026-09-25T20:07:00Z" w16du:dateUtc="2026-09-26T00:07:00Z">
        <w:r w:rsidRPr="00D01EAF">
          <w:rPr>
            <w:rFonts w:ascii="Verdana" w:eastAsia="Times New Roman" w:hAnsi="Verdana" w:cs="Arial"/>
            <w:sz w:val="20"/>
            <w:szCs w:val="20"/>
          </w:rPr>
          <w:t>You may add a teaching certification area by completing 30 credits in a particular certification area or by passing the content praxis test(s) for a specific certification area with a Maryland qualifying score</w:t>
        </w:r>
        <w:r w:rsidR="00E068EA">
          <w:rPr>
            <w:rFonts w:ascii="Verdana" w:eastAsia="Times New Roman" w:hAnsi="Verdana" w:cs="Arial"/>
            <w:sz w:val="20"/>
            <w:szCs w:val="20"/>
          </w:rPr>
          <w:t xml:space="preserve">. Please reach out to </w:t>
        </w:r>
        <w:r w:rsidR="00E068EA">
          <w:fldChar w:fldCharType="begin"/>
        </w:r>
        <w:r w:rsidR="00E068EA">
          <w:instrText>HYPERLINK "mailto:certification@ccps.org"</w:instrText>
        </w:r>
        <w:r w:rsidR="00E068EA">
          <w:fldChar w:fldCharType="separate"/>
        </w:r>
        <w:r w:rsidR="00E068EA" w:rsidRPr="001E1212">
          <w:rPr>
            <w:rStyle w:val="Hyperlink"/>
            <w:rFonts w:ascii="Verdana" w:eastAsia="Times New Roman" w:hAnsi="Verdana" w:cs="Arial"/>
            <w:sz w:val="20"/>
            <w:szCs w:val="20"/>
          </w:rPr>
          <w:t>certification@ccps.org</w:t>
        </w:r>
        <w:r w:rsidR="00E068EA">
          <w:fldChar w:fldCharType="end"/>
        </w:r>
        <w:r w:rsidR="00E068EA">
          <w:rPr>
            <w:rFonts w:ascii="Verdana" w:eastAsia="Times New Roman" w:hAnsi="Verdana" w:cs="Arial"/>
            <w:sz w:val="20"/>
            <w:szCs w:val="20"/>
          </w:rPr>
          <w:t xml:space="preserve"> to verify the correct Praxis test for adding an endorsement.</w:t>
        </w:r>
      </w:ins>
    </w:p>
    <w:p w14:paraId="4E452FAE" w14:textId="77777777" w:rsidR="004834BD" w:rsidRPr="00D01EAF" w:rsidRDefault="004834BD" w:rsidP="00D01EAF">
      <w:pPr>
        <w:spacing w:after="0" w:line="240" w:lineRule="auto"/>
        <w:jc w:val="both"/>
        <w:rPr>
          <w:ins w:id="315" w:author="Summer L. Hodgson" w:date="2026-09-25T20:07:00Z" w16du:dateUtc="2026-09-26T00:07:00Z"/>
          <w:rFonts w:ascii="Verdana" w:eastAsia="Times New Roman" w:hAnsi="Verdana" w:cs="Times New Roman"/>
        </w:rPr>
      </w:pPr>
      <w:ins w:id="316" w:author="Summer L. Hodgson" w:date="2026-09-25T20:07:00Z" w16du:dateUtc="2026-09-26T00:07:00Z">
        <w:r w:rsidRPr="00D01EAF">
          <w:rPr>
            <w:rFonts w:ascii="Verdana" w:eastAsia="Times New Roman" w:hAnsi="Verdana" w:cs="Times New Roman"/>
          </w:rPr>
          <w:t> </w:t>
        </w:r>
      </w:ins>
    </w:p>
    <w:p w14:paraId="4F43001D" w14:textId="77777777" w:rsidR="004834BD" w:rsidRPr="00D01EAF" w:rsidRDefault="004834BD" w:rsidP="00D01EAF">
      <w:pPr>
        <w:spacing w:after="0" w:line="240" w:lineRule="auto"/>
        <w:jc w:val="both"/>
        <w:rPr>
          <w:ins w:id="317" w:author="Summer L. Hodgson" w:date="2026-09-25T20:07:00Z" w16du:dateUtc="2026-09-26T00:07:00Z"/>
          <w:rFonts w:ascii="Verdana" w:eastAsia="Times New Roman" w:hAnsi="Verdana" w:cs="Times New Roman"/>
        </w:rPr>
      </w:pPr>
      <w:ins w:id="318" w:author="Summer L. Hodgson" w:date="2026-09-25T20:07:00Z" w16du:dateUtc="2026-09-26T00:07:00Z">
        <w:r w:rsidRPr="00D01EAF">
          <w:rPr>
            <w:rFonts w:ascii="Verdana" w:eastAsia="Times New Roman" w:hAnsi="Verdana" w:cs="Arial"/>
            <w:sz w:val="20"/>
            <w:szCs w:val="20"/>
          </w:rPr>
          <w:t>Specialist certifications (Media, Guidance, Reading Specialists, etc.) and Administrator certification require a course by course evaluation or the conferral of a master's degree in the appropriate area</w:t>
        </w:r>
        <w:r w:rsidR="00E068EA">
          <w:rPr>
            <w:rFonts w:ascii="Verdana" w:eastAsia="Times New Roman" w:hAnsi="Verdana" w:cs="Arial"/>
            <w:sz w:val="20"/>
            <w:szCs w:val="20"/>
          </w:rPr>
          <w:t xml:space="preserve">. </w:t>
        </w:r>
        <w:r w:rsidR="007300C2" w:rsidRPr="00D01EAF">
          <w:rPr>
            <w:rFonts w:ascii="Verdana" w:eastAsia="Times New Roman" w:hAnsi="Verdana" w:cs="Arial"/>
            <w:sz w:val="20"/>
            <w:szCs w:val="20"/>
          </w:rPr>
          <w:t xml:space="preserve">Evaluations are completed by the </w:t>
        </w:r>
        <w:r w:rsidR="00D01EAF" w:rsidRPr="00D01EAF">
          <w:rPr>
            <w:rFonts w:ascii="Verdana" w:eastAsia="Times New Roman" w:hAnsi="Verdana" w:cs="Arial"/>
            <w:sz w:val="20"/>
            <w:szCs w:val="20"/>
          </w:rPr>
          <w:t xml:space="preserve">Certification Specialist upon request. Please submit a request to </w:t>
        </w:r>
        <w:r w:rsidR="00EC035B">
          <w:fldChar w:fldCharType="begin"/>
        </w:r>
        <w:r w:rsidR="00EC035B">
          <w:instrText>HYPERLINK "mailto:certification@ccps.org"</w:instrText>
        </w:r>
        <w:r w:rsidR="00EC035B">
          <w:fldChar w:fldCharType="separate"/>
        </w:r>
        <w:r w:rsidR="00EC035B" w:rsidRPr="001E1212">
          <w:rPr>
            <w:rStyle w:val="Hyperlink"/>
            <w:rFonts w:ascii="Verdana" w:eastAsia="Times New Roman" w:hAnsi="Verdana" w:cs="Arial"/>
            <w:sz w:val="20"/>
            <w:szCs w:val="20"/>
          </w:rPr>
          <w:t>certification@ccps.org</w:t>
        </w:r>
        <w:r w:rsidR="00EC035B">
          <w:fldChar w:fldCharType="end"/>
        </w:r>
        <w:r w:rsidR="00EC035B">
          <w:rPr>
            <w:rFonts w:ascii="Verdana" w:eastAsia="Times New Roman" w:hAnsi="Verdana" w:cs="Arial"/>
            <w:sz w:val="20"/>
            <w:szCs w:val="20"/>
          </w:rPr>
          <w:t xml:space="preserve">. </w:t>
        </w:r>
      </w:ins>
    </w:p>
    <w:p w14:paraId="58684841" w14:textId="77777777" w:rsidR="004834BD" w:rsidRPr="00D01EAF" w:rsidRDefault="004834BD" w:rsidP="00D01EAF">
      <w:pPr>
        <w:spacing w:after="0" w:line="240" w:lineRule="auto"/>
        <w:jc w:val="both"/>
        <w:rPr>
          <w:ins w:id="319" w:author="Summer L. Hodgson" w:date="2026-09-25T20:07:00Z" w16du:dateUtc="2026-09-26T00:07:00Z"/>
          <w:rFonts w:ascii="Verdana" w:eastAsia="Times New Roman" w:hAnsi="Verdana" w:cs="Times New Roman"/>
        </w:rPr>
      </w:pPr>
      <w:ins w:id="320" w:author="Summer L. Hodgson" w:date="2026-09-25T20:07:00Z" w16du:dateUtc="2026-09-26T00:07:00Z">
        <w:r w:rsidRPr="00D01EAF">
          <w:rPr>
            <w:rFonts w:ascii="Verdana" w:eastAsia="Times New Roman" w:hAnsi="Verdana" w:cs="Arial"/>
            <w:sz w:val="20"/>
            <w:szCs w:val="20"/>
          </w:rPr>
          <w:t> </w:t>
        </w:r>
      </w:ins>
    </w:p>
    <w:p w14:paraId="33A8B8C9" w14:textId="77777777" w:rsidR="004834BD" w:rsidRPr="00D01EAF" w:rsidRDefault="004834BD" w:rsidP="00D01EAF">
      <w:pPr>
        <w:spacing w:after="0" w:line="240" w:lineRule="auto"/>
        <w:jc w:val="both"/>
        <w:rPr>
          <w:ins w:id="321" w:author="Summer L. Hodgson" w:date="2026-09-25T20:07:00Z" w16du:dateUtc="2026-09-26T00:07:00Z"/>
          <w:rFonts w:ascii="Verdana" w:eastAsia="Times New Roman" w:hAnsi="Verdana" w:cs="Times New Roman"/>
        </w:rPr>
      </w:pPr>
      <w:ins w:id="322" w:author="Summer L. Hodgson" w:date="2026-09-25T20:07:00Z" w16du:dateUtc="2026-09-26T00:07:00Z">
        <w:r w:rsidRPr="00D01EAF">
          <w:rPr>
            <w:rFonts w:ascii="Verdana" w:eastAsia="Times New Roman" w:hAnsi="Verdana" w:cs="Arial"/>
            <w:b/>
            <w:color w:val="000080"/>
            <w:sz w:val="20"/>
            <w:szCs w:val="20"/>
          </w:rPr>
          <w:t>How and when do I get my actual certificate?</w:t>
        </w:r>
      </w:ins>
    </w:p>
    <w:p w14:paraId="6AC5C252" w14:textId="77777777" w:rsidR="004834BD" w:rsidRPr="00D01EAF" w:rsidRDefault="004834BD" w:rsidP="00D01EAF">
      <w:pPr>
        <w:spacing w:after="0" w:line="240" w:lineRule="auto"/>
        <w:jc w:val="both"/>
        <w:rPr>
          <w:ins w:id="323" w:author="Summer L. Hodgson" w:date="2026-09-25T20:07:00Z" w16du:dateUtc="2026-09-26T00:07:00Z"/>
          <w:rFonts w:ascii="Verdana" w:eastAsia="Times New Roman" w:hAnsi="Verdana" w:cs="Times New Roman"/>
        </w:rPr>
      </w:pPr>
      <w:ins w:id="324" w:author="Summer L. Hodgson" w:date="2026-09-25T20:07:00Z" w16du:dateUtc="2026-09-26T00:07:00Z">
        <w:r w:rsidRPr="00D01EAF">
          <w:rPr>
            <w:rFonts w:ascii="Verdana" w:eastAsia="Times New Roman" w:hAnsi="Verdana" w:cs="Arial"/>
            <w:sz w:val="20"/>
            <w:szCs w:val="20"/>
          </w:rPr>
          <w:t> </w:t>
        </w:r>
      </w:ins>
    </w:p>
    <w:p w14:paraId="3FBCB2AF" w14:textId="77777777" w:rsidR="004834BD" w:rsidRDefault="007300C2" w:rsidP="00D01EAF">
      <w:pPr>
        <w:spacing w:after="0" w:line="240" w:lineRule="auto"/>
        <w:jc w:val="both"/>
        <w:rPr>
          <w:ins w:id="325" w:author="Summer L. Hodgson" w:date="2026-09-25T20:07:00Z" w16du:dateUtc="2026-09-26T00:07:00Z"/>
          <w:rFonts w:ascii="Verdana" w:eastAsia="Times New Roman" w:hAnsi="Verdana" w:cs="Arial"/>
          <w:sz w:val="20"/>
          <w:szCs w:val="20"/>
        </w:rPr>
      </w:pPr>
      <w:ins w:id="326" w:author="Summer L. Hodgson" w:date="2026-09-25T20:07:00Z" w16du:dateUtc="2026-09-26T00:07:00Z">
        <w:r w:rsidRPr="00D01EAF">
          <w:rPr>
            <w:rFonts w:ascii="Verdana" w:eastAsia="Times New Roman" w:hAnsi="Verdana" w:cs="Arial"/>
            <w:sz w:val="20"/>
            <w:szCs w:val="20"/>
          </w:rPr>
          <w:t xml:space="preserve">Upon renewal your certificate and certification renewal requirements will be </w:t>
        </w:r>
        <w:r w:rsidR="00EC035B">
          <w:rPr>
            <w:rFonts w:ascii="Verdana" w:eastAsia="Times New Roman" w:hAnsi="Verdana" w:cs="Arial"/>
            <w:sz w:val="20"/>
            <w:szCs w:val="20"/>
          </w:rPr>
          <w:t>emailed</w:t>
        </w:r>
        <w:r w:rsidRPr="00D01EAF">
          <w:rPr>
            <w:rFonts w:ascii="Verdana" w:eastAsia="Times New Roman" w:hAnsi="Verdana" w:cs="Arial"/>
            <w:sz w:val="20"/>
            <w:szCs w:val="20"/>
          </w:rPr>
          <w:t xml:space="preserve"> </w:t>
        </w:r>
        <w:r w:rsidR="00EC035B">
          <w:rPr>
            <w:rFonts w:ascii="Verdana" w:eastAsia="Times New Roman" w:hAnsi="Verdana" w:cs="Arial"/>
            <w:sz w:val="20"/>
            <w:szCs w:val="20"/>
          </w:rPr>
          <w:t>to the email address on file in your TEACH portal</w:t>
        </w:r>
        <w:r w:rsidRPr="00D01EAF">
          <w:rPr>
            <w:rFonts w:ascii="Verdana" w:eastAsia="Times New Roman" w:hAnsi="Verdana" w:cs="Arial"/>
            <w:sz w:val="20"/>
            <w:szCs w:val="20"/>
          </w:rPr>
          <w:t xml:space="preserve">. </w:t>
        </w:r>
        <w:r w:rsidR="004834BD" w:rsidRPr="00D01EAF">
          <w:rPr>
            <w:rFonts w:ascii="Verdana" w:eastAsia="Times New Roman" w:hAnsi="Verdana" w:cs="Arial"/>
            <w:sz w:val="20"/>
            <w:szCs w:val="20"/>
          </w:rPr>
          <w:t xml:space="preserve">You </w:t>
        </w:r>
        <w:r w:rsidR="0040737F" w:rsidRPr="00D01EAF">
          <w:rPr>
            <w:rFonts w:ascii="Verdana" w:eastAsia="Times New Roman" w:hAnsi="Verdana" w:cs="Arial"/>
            <w:sz w:val="20"/>
            <w:szCs w:val="20"/>
          </w:rPr>
          <w:t xml:space="preserve">can </w:t>
        </w:r>
        <w:r w:rsidR="004834BD" w:rsidRPr="00D01EAF">
          <w:rPr>
            <w:rFonts w:ascii="Verdana" w:eastAsia="Times New Roman" w:hAnsi="Verdana" w:cs="Arial"/>
            <w:sz w:val="20"/>
            <w:szCs w:val="20"/>
          </w:rPr>
          <w:t>print your certificate from the MSDE website whenever you wish</w:t>
        </w:r>
        <w:r w:rsidR="00E068EA">
          <w:rPr>
            <w:rFonts w:ascii="Verdana" w:eastAsia="Times New Roman" w:hAnsi="Verdana" w:cs="Arial"/>
            <w:sz w:val="20"/>
            <w:szCs w:val="20"/>
          </w:rPr>
          <w:t xml:space="preserve">. </w:t>
        </w:r>
        <w:r w:rsidR="004834BD" w:rsidRPr="00D01EAF">
          <w:rPr>
            <w:rFonts w:ascii="Verdana" w:eastAsia="Times New Roman" w:hAnsi="Verdana" w:cs="Arial"/>
            <w:sz w:val="20"/>
            <w:szCs w:val="20"/>
          </w:rPr>
          <w:t>To do so, access</w:t>
        </w:r>
        <w:r w:rsidR="00D8137C">
          <w:rPr>
            <w:rFonts w:ascii="Verdana" w:eastAsia="Times New Roman" w:hAnsi="Verdana" w:cs="Arial"/>
            <w:sz w:val="20"/>
            <w:szCs w:val="20"/>
          </w:rPr>
          <w:t xml:space="preserve"> your TEACH portal at </w:t>
        </w:r>
        <w:r w:rsidR="00D8137C">
          <w:fldChar w:fldCharType="begin"/>
        </w:r>
        <w:r w:rsidR="00D8137C">
          <w:instrText>HYPERLINK "https://certificationhub.msde.maryland.gov/" \l "/"</w:instrText>
        </w:r>
        <w:r w:rsidR="00D8137C">
          <w:fldChar w:fldCharType="separate"/>
        </w:r>
        <w:r w:rsidR="00D8137C" w:rsidRPr="00D8137C">
          <w:rPr>
            <w:rStyle w:val="Hyperlink"/>
            <w:rFonts w:ascii="Verdana" w:hAnsi="Verdana"/>
            <w:sz w:val="20"/>
          </w:rPr>
          <w:t>https://certificationhub.msde.maryland.gov/#/</w:t>
        </w:r>
        <w:r w:rsidR="00D8137C">
          <w:fldChar w:fldCharType="end"/>
        </w:r>
        <w:r w:rsidR="00D8137C">
          <w:rPr>
            <w:rFonts w:ascii="Verdana" w:hAnsi="Verdana"/>
            <w:sz w:val="20"/>
          </w:rPr>
          <w:t>.</w:t>
        </w:r>
        <w:r w:rsidR="00D8137C">
          <w:rPr>
            <w:rFonts w:ascii="Verdana" w:hAnsi="Verdana"/>
          </w:rPr>
          <w:t xml:space="preserve"> </w:t>
        </w:r>
        <w:r w:rsidR="004834BD" w:rsidRPr="00D01EAF">
          <w:rPr>
            <w:rFonts w:ascii="Verdana" w:eastAsia="Times New Roman" w:hAnsi="Verdana" w:cs="Arial"/>
            <w:sz w:val="20"/>
            <w:szCs w:val="20"/>
          </w:rPr>
          <w:t>You need to set up an account the first time you access the site</w:t>
        </w:r>
        <w:r w:rsidR="00E068EA">
          <w:rPr>
            <w:rFonts w:ascii="Verdana" w:eastAsia="Times New Roman" w:hAnsi="Verdana" w:cs="Arial"/>
            <w:sz w:val="20"/>
            <w:szCs w:val="20"/>
          </w:rPr>
          <w:t xml:space="preserve">. </w:t>
        </w:r>
        <w:r w:rsidR="004834BD" w:rsidRPr="00D01EAF">
          <w:rPr>
            <w:rFonts w:ascii="Verdana" w:eastAsia="Times New Roman" w:hAnsi="Verdana" w:cs="Arial"/>
            <w:sz w:val="20"/>
            <w:szCs w:val="20"/>
          </w:rPr>
          <w:t>After that, you simply need your username and the password you created on the site when you registered.</w:t>
        </w:r>
      </w:ins>
    </w:p>
    <w:p w14:paraId="451FB6D2" w14:textId="77777777" w:rsidR="00D8137C" w:rsidRPr="00D8137C" w:rsidRDefault="00D8137C" w:rsidP="00D01EAF">
      <w:pPr>
        <w:spacing w:after="0" w:line="240" w:lineRule="auto"/>
        <w:jc w:val="both"/>
        <w:rPr>
          <w:ins w:id="327" w:author="Summer L. Hodgson" w:date="2026-09-25T20:07:00Z" w16du:dateUtc="2026-09-26T00:07:00Z"/>
          <w:rFonts w:ascii="Verdana" w:eastAsia="Times New Roman" w:hAnsi="Verdana" w:cs="Arial"/>
          <w:sz w:val="20"/>
          <w:szCs w:val="20"/>
        </w:rPr>
      </w:pPr>
    </w:p>
    <w:p w14:paraId="6CB5688F" w14:textId="77777777" w:rsidR="004834BD" w:rsidRPr="00D01EAF" w:rsidRDefault="004834BD" w:rsidP="00D01EAF">
      <w:pPr>
        <w:tabs>
          <w:tab w:val="num" w:pos="525"/>
        </w:tabs>
        <w:spacing w:after="0" w:line="240" w:lineRule="auto"/>
        <w:ind w:left="525" w:hanging="525"/>
        <w:jc w:val="both"/>
        <w:rPr>
          <w:ins w:id="328" w:author="Summer L. Hodgson" w:date="2026-09-25T20:07:00Z" w16du:dateUtc="2026-09-26T00:07:00Z"/>
          <w:rFonts w:ascii="Verdana" w:eastAsia="Times New Roman" w:hAnsi="Verdana" w:cs="Times New Roman"/>
        </w:rPr>
      </w:pPr>
      <w:ins w:id="329" w:author="Summer L. Hodgson" w:date="2026-09-25T20:07:00Z" w16du:dateUtc="2026-09-26T00:07:00Z">
        <w:r w:rsidRPr="00D01EAF">
          <w:rPr>
            <w:rFonts w:ascii="Verdana" w:eastAsia="Times New Roman" w:hAnsi="Verdana" w:cs="Arial"/>
            <w:b/>
            <w:color w:val="000080"/>
            <w:sz w:val="20"/>
            <w:szCs w:val="20"/>
          </w:rPr>
          <w:t>What is the Senior Teacher Waiver and how do I know if I am eligible for it?</w:t>
        </w:r>
      </w:ins>
    </w:p>
    <w:p w14:paraId="067920BA" w14:textId="77777777" w:rsidR="004834BD" w:rsidRPr="00D01EAF" w:rsidRDefault="004834BD" w:rsidP="00D01EAF">
      <w:pPr>
        <w:spacing w:after="0" w:line="240" w:lineRule="auto"/>
        <w:jc w:val="both"/>
        <w:rPr>
          <w:ins w:id="330" w:author="Summer L. Hodgson" w:date="2026-09-25T20:07:00Z" w16du:dateUtc="2026-09-26T00:07:00Z"/>
          <w:rFonts w:ascii="Verdana" w:eastAsia="Times New Roman" w:hAnsi="Verdana" w:cs="Times New Roman"/>
        </w:rPr>
      </w:pPr>
      <w:ins w:id="331" w:author="Summer L. Hodgson" w:date="2026-09-25T20:07:00Z" w16du:dateUtc="2026-09-26T00:07:00Z">
        <w:r w:rsidRPr="00D01EAF">
          <w:rPr>
            <w:rFonts w:ascii="Verdana" w:eastAsia="Times New Roman" w:hAnsi="Verdana" w:cs="Arial"/>
            <w:b/>
            <w:sz w:val="20"/>
            <w:szCs w:val="20"/>
          </w:rPr>
          <w:t> </w:t>
        </w:r>
      </w:ins>
    </w:p>
    <w:p w14:paraId="6FE92CE6" w14:textId="77777777" w:rsidR="004834BD" w:rsidRPr="00E068EA" w:rsidRDefault="004834BD" w:rsidP="00D01EAF">
      <w:pPr>
        <w:jc w:val="both"/>
        <w:rPr>
          <w:ins w:id="332" w:author="Summer L. Hodgson" w:date="2026-09-25T20:07:00Z" w16du:dateUtc="2026-09-26T00:07:00Z"/>
          <w:rFonts w:ascii="Verdana" w:eastAsia="Times New Roman" w:hAnsi="Verdana" w:cs="Arial"/>
          <w:b/>
          <w:sz w:val="20"/>
          <w:szCs w:val="20"/>
        </w:rPr>
      </w:pPr>
      <w:ins w:id="333" w:author="Summer L. Hodgson" w:date="2026-09-25T20:07:00Z" w16du:dateUtc="2026-09-26T00:07:00Z">
        <w:r w:rsidRPr="00D01EAF">
          <w:rPr>
            <w:rFonts w:ascii="Verdana" w:eastAsia="Times New Roman" w:hAnsi="Verdana" w:cs="Arial"/>
            <w:sz w:val="20"/>
            <w:szCs w:val="20"/>
          </w:rPr>
          <w:t>According to COMAR 13A.12.01.14B.(1)(2), a teacher who has 25 years of experience in public education or is 55 years of age may request the Senior Teacher Waiver for certificate renewal</w:t>
        </w:r>
        <w:r w:rsidR="00E068EA">
          <w:rPr>
            <w:rFonts w:ascii="Verdana" w:eastAsia="Times New Roman" w:hAnsi="Verdana" w:cs="Arial"/>
            <w:sz w:val="20"/>
            <w:szCs w:val="20"/>
          </w:rPr>
          <w:t xml:space="preserve">. </w:t>
        </w:r>
        <w:r w:rsidRPr="00D01EAF">
          <w:rPr>
            <w:rFonts w:ascii="Verdana" w:eastAsia="Times New Roman" w:hAnsi="Verdana" w:cs="Arial"/>
            <w:sz w:val="20"/>
            <w:szCs w:val="20"/>
          </w:rPr>
          <w:t xml:space="preserve">That means that the teacher is exempted from taking the 6 credits to renew his/her </w:t>
        </w:r>
        <w:r w:rsidR="007300C2" w:rsidRPr="00D01EAF">
          <w:rPr>
            <w:rFonts w:ascii="Verdana" w:eastAsia="Times New Roman" w:hAnsi="Verdana" w:cs="Arial"/>
            <w:sz w:val="20"/>
            <w:szCs w:val="20"/>
          </w:rPr>
          <w:t>c</w:t>
        </w:r>
        <w:r w:rsidRPr="00D01EAF">
          <w:rPr>
            <w:rFonts w:ascii="Verdana" w:eastAsia="Times New Roman" w:hAnsi="Verdana" w:cs="Arial"/>
            <w:sz w:val="20"/>
            <w:szCs w:val="20"/>
          </w:rPr>
          <w:t>ertificate and is not held to the reading or special education required courses that have not yet been met.</w:t>
        </w:r>
        <w:r w:rsidR="00E068EA">
          <w:rPr>
            <w:rFonts w:ascii="Verdana" w:eastAsia="Times New Roman" w:hAnsi="Verdana" w:cs="Arial"/>
            <w:sz w:val="20"/>
            <w:szCs w:val="20"/>
          </w:rPr>
          <w:t xml:space="preserve"> </w:t>
        </w:r>
        <w:r w:rsidR="00E068EA">
          <w:rPr>
            <w:rFonts w:ascii="Verdana" w:eastAsia="Times New Roman" w:hAnsi="Verdana" w:cs="Arial"/>
            <w:b/>
            <w:sz w:val="20"/>
            <w:szCs w:val="20"/>
          </w:rPr>
          <w:t>Senior exemption does not apply to those holding a school counselor or visually impaired certification area.</w:t>
        </w:r>
      </w:ins>
    </w:p>
    <w:p w14:paraId="5F6C6FA2" w14:textId="77777777" w:rsidR="009539FD" w:rsidRPr="00D01EAF" w:rsidRDefault="009539FD" w:rsidP="009539FD">
      <w:pPr>
        <w:pStyle w:val="Heading1"/>
        <w:rPr>
          <w:ins w:id="334" w:author="Summer L. Hodgson" w:date="2026-09-25T20:07:00Z" w16du:dateUtc="2026-09-26T00:07:00Z"/>
          <w:rFonts w:eastAsia="Times New Roman"/>
        </w:rPr>
      </w:pPr>
      <w:bookmarkStart w:id="335" w:name="_TEACH_FAQ"/>
      <w:bookmarkEnd w:id="335"/>
      <w:ins w:id="336" w:author="Summer L. Hodgson" w:date="2026-09-25T20:07:00Z" w16du:dateUtc="2026-09-26T00:07:00Z">
        <w:r>
          <w:rPr>
            <w:rFonts w:eastAsia="Times New Roman"/>
          </w:rPr>
          <w:t>TEACH FAQ</w:t>
        </w:r>
      </w:ins>
    </w:p>
    <w:p w14:paraId="5E039243" w14:textId="77777777" w:rsidR="004834BD" w:rsidRDefault="004834BD" w:rsidP="004834BD">
      <w:pPr>
        <w:rPr>
          <w:ins w:id="337" w:author="Summer L. Hodgson" w:date="2026-09-25T20:07:00Z" w16du:dateUtc="2026-09-26T00:07:00Z"/>
          <w:rFonts w:ascii="Verdana" w:eastAsia="Times New Roman" w:hAnsi="Verdana" w:cs="Arial"/>
          <w:sz w:val="20"/>
          <w:szCs w:val="20"/>
        </w:rPr>
      </w:pPr>
    </w:p>
    <w:p w14:paraId="4A0EEA35" w14:textId="77777777" w:rsidR="00EC035B" w:rsidRDefault="00EC035B" w:rsidP="00EC035B">
      <w:pPr>
        <w:tabs>
          <w:tab w:val="num" w:pos="525"/>
        </w:tabs>
        <w:spacing w:after="0" w:line="240" w:lineRule="auto"/>
        <w:ind w:left="525" w:hanging="525"/>
        <w:jc w:val="both"/>
        <w:rPr>
          <w:ins w:id="338" w:author="Summer L. Hodgson" w:date="2026-09-25T20:07:00Z" w16du:dateUtc="2026-09-26T00:07:00Z"/>
          <w:rFonts w:ascii="Verdana" w:eastAsia="Times New Roman" w:hAnsi="Verdana" w:cs="Arial"/>
          <w:b/>
          <w:color w:val="000080"/>
          <w:sz w:val="20"/>
          <w:szCs w:val="20"/>
        </w:rPr>
      </w:pPr>
      <w:ins w:id="339" w:author="Summer L. Hodgson" w:date="2026-09-25T20:07:00Z" w16du:dateUtc="2026-09-26T00:07:00Z">
        <w:r>
          <w:rPr>
            <w:rFonts w:ascii="Verdana" w:eastAsia="Times New Roman" w:hAnsi="Verdana" w:cs="Arial"/>
            <w:b/>
            <w:color w:val="000080"/>
            <w:sz w:val="20"/>
            <w:szCs w:val="20"/>
          </w:rPr>
          <w:t>What is TEACH?</w:t>
        </w:r>
      </w:ins>
    </w:p>
    <w:p w14:paraId="393BD33D" w14:textId="77777777" w:rsidR="00EC035B" w:rsidRPr="00D8137C" w:rsidRDefault="00EC035B" w:rsidP="00EC035B">
      <w:pPr>
        <w:tabs>
          <w:tab w:val="num" w:pos="270"/>
        </w:tabs>
        <w:spacing w:after="0" w:line="240" w:lineRule="auto"/>
        <w:jc w:val="both"/>
        <w:rPr>
          <w:ins w:id="340" w:author="Summer L. Hodgson" w:date="2026-09-25T20:07:00Z" w16du:dateUtc="2026-09-26T00:07:00Z"/>
          <w:rFonts w:ascii="Verdana" w:eastAsia="Times New Roman" w:hAnsi="Verdana" w:cs="Arial"/>
          <w:b/>
          <w:sz w:val="20"/>
          <w:szCs w:val="20"/>
        </w:rPr>
      </w:pPr>
      <w:ins w:id="341" w:author="Summer L. Hodgson" w:date="2026-09-25T20:07:00Z" w16du:dateUtc="2026-09-26T00:07:00Z">
        <w:r w:rsidRPr="00D8137C">
          <w:rPr>
            <w:rFonts w:ascii="Verdana" w:eastAsia="Times New Roman" w:hAnsi="Verdana" w:cs="Arial"/>
            <w:b/>
            <w:sz w:val="20"/>
            <w:szCs w:val="20"/>
            <w:u w:val="single"/>
          </w:rPr>
          <w:t>T</w:t>
        </w:r>
        <w:r w:rsidRPr="00D8137C">
          <w:rPr>
            <w:rFonts w:ascii="Verdana" w:eastAsia="Times New Roman" w:hAnsi="Verdana" w:cs="Arial"/>
            <w:sz w:val="20"/>
            <w:szCs w:val="20"/>
          </w:rPr>
          <w:t>he</w:t>
        </w:r>
        <w:r w:rsidRPr="00D8137C">
          <w:rPr>
            <w:rFonts w:ascii="Verdana" w:eastAsia="Times New Roman" w:hAnsi="Verdana" w:cs="Arial"/>
            <w:b/>
            <w:sz w:val="20"/>
            <w:szCs w:val="20"/>
          </w:rPr>
          <w:t xml:space="preserve"> </w:t>
        </w:r>
        <w:r w:rsidRPr="00D8137C">
          <w:rPr>
            <w:rFonts w:ascii="Verdana" w:eastAsia="Times New Roman" w:hAnsi="Verdana" w:cs="Arial"/>
            <w:b/>
            <w:bCs/>
            <w:sz w:val="20"/>
            <w:szCs w:val="20"/>
            <w:u w:val="single"/>
          </w:rPr>
          <w:t>E</w:t>
        </w:r>
        <w:r w:rsidRPr="00D8137C">
          <w:rPr>
            <w:rFonts w:ascii="Verdana" w:eastAsia="Times New Roman" w:hAnsi="Verdana" w:cs="Arial"/>
            <w:sz w:val="20"/>
            <w:szCs w:val="20"/>
          </w:rPr>
          <w:t>ducator</w:t>
        </w:r>
        <w:r w:rsidRPr="00D8137C">
          <w:rPr>
            <w:rFonts w:ascii="Verdana" w:eastAsia="Times New Roman" w:hAnsi="Verdana" w:cs="Arial"/>
            <w:b/>
            <w:sz w:val="20"/>
            <w:szCs w:val="20"/>
          </w:rPr>
          <w:t xml:space="preserve"> </w:t>
        </w:r>
        <w:r w:rsidRPr="00D8137C">
          <w:rPr>
            <w:rFonts w:ascii="Verdana" w:eastAsia="Times New Roman" w:hAnsi="Verdana" w:cs="Arial"/>
            <w:b/>
            <w:bCs/>
            <w:sz w:val="20"/>
            <w:szCs w:val="20"/>
            <w:u w:val="single"/>
          </w:rPr>
          <w:t>A</w:t>
        </w:r>
        <w:r w:rsidRPr="00D8137C">
          <w:rPr>
            <w:rFonts w:ascii="Verdana" w:eastAsia="Times New Roman" w:hAnsi="Verdana" w:cs="Arial"/>
            <w:sz w:val="20"/>
            <w:szCs w:val="20"/>
          </w:rPr>
          <w:t xml:space="preserve">pplication and </w:t>
        </w:r>
        <w:r w:rsidRPr="00D8137C">
          <w:rPr>
            <w:rFonts w:ascii="Verdana" w:eastAsia="Times New Roman" w:hAnsi="Verdana" w:cs="Arial"/>
            <w:b/>
            <w:bCs/>
            <w:sz w:val="20"/>
            <w:szCs w:val="20"/>
            <w:u w:val="single"/>
          </w:rPr>
          <w:t>C</w:t>
        </w:r>
        <w:r w:rsidRPr="00D8137C">
          <w:rPr>
            <w:rFonts w:ascii="Verdana" w:eastAsia="Times New Roman" w:hAnsi="Verdana" w:cs="Arial"/>
            <w:sz w:val="20"/>
            <w:szCs w:val="20"/>
          </w:rPr>
          <w:t>ertification</w:t>
        </w:r>
        <w:r w:rsidRPr="00D8137C">
          <w:rPr>
            <w:rFonts w:ascii="Verdana" w:eastAsia="Times New Roman" w:hAnsi="Verdana" w:cs="Arial"/>
            <w:b/>
            <w:sz w:val="20"/>
            <w:szCs w:val="20"/>
          </w:rPr>
          <w:t xml:space="preserve"> </w:t>
        </w:r>
        <w:r w:rsidRPr="00D8137C">
          <w:rPr>
            <w:rFonts w:ascii="Verdana" w:eastAsia="Times New Roman" w:hAnsi="Verdana" w:cs="Arial"/>
            <w:b/>
            <w:bCs/>
            <w:sz w:val="20"/>
            <w:szCs w:val="20"/>
            <w:u w:val="single"/>
          </w:rPr>
          <w:t>H</w:t>
        </w:r>
        <w:r w:rsidRPr="00D8137C">
          <w:rPr>
            <w:rFonts w:ascii="Verdana" w:eastAsia="Times New Roman" w:hAnsi="Verdana" w:cs="Arial"/>
            <w:sz w:val="20"/>
            <w:szCs w:val="20"/>
          </w:rPr>
          <w:t>ub</w:t>
        </w:r>
        <w:r w:rsidRPr="00D8137C">
          <w:rPr>
            <w:rFonts w:ascii="Verdana" w:eastAsia="Times New Roman" w:hAnsi="Verdana" w:cs="Arial"/>
            <w:b/>
            <w:sz w:val="20"/>
            <w:szCs w:val="20"/>
          </w:rPr>
          <w:t xml:space="preserve"> (TEACH)</w:t>
        </w:r>
        <w:r w:rsidRPr="00D8137C">
          <w:rPr>
            <w:rFonts w:ascii="Verdana" w:eastAsia="Times New Roman" w:hAnsi="Verdana" w:cs="Arial"/>
            <w:sz w:val="20"/>
            <w:szCs w:val="20"/>
          </w:rPr>
          <w:t>, is an online portal for educator certification. This portal is mandatory for all Maryland certificate holders.</w:t>
        </w:r>
      </w:ins>
    </w:p>
    <w:p w14:paraId="472398C9" w14:textId="77777777" w:rsidR="00EC035B" w:rsidRDefault="00EC035B" w:rsidP="00EC035B">
      <w:pPr>
        <w:tabs>
          <w:tab w:val="num" w:pos="525"/>
        </w:tabs>
        <w:spacing w:after="0" w:line="240" w:lineRule="auto"/>
        <w:ind w:left="525" w:hanging="525"/>
        <w:jc w:val="both"/>
        <w:rPr>
          <w:ins w:id="342" w:author="Summer L. Hodgson" w:date="2026-09-25T20:07:00Z" w16du:dateUtc="2026-09-26T00:07:00Z"/>
          <w:rFonts w:ascii="Verdana" w:eastAsia="Times New Roman" w:hAnsi="Verdana" w:cs="Arial"/>
          <w:b/>
          <w:color w:val="000080"/>
          <w:sz w:val="20"/>
          <w:szCs w:val="20"/>
        </w:rPr>
      </w:pPr>
      <w:ins w:id="343" w:author="Summer L. Hodgson" w:date="2026-09-25T20:07:00Z" w16du:dateUtc="2026-09-26T00:07:00Z">
        <w:r w:rsidRPr="00EC035B">
          <w:rPr>
            <w:rFonts w:ascii="Verdana" w:eastAsia="Times New Roman" w:hAnsi="Verdana" w:cs="Arial"/>
            <w:b/>
            <w:color w:val="000080"/>
            <w:sz w:val="20"/>
            <w:szCs w:val="20"/>
          </w:rPr>
          <w:t> </w:t>
        </w:r>
      </w:ins>
    </w:p>
    <w:p w14:paraId="3BA937C1" w14:textId="77777777" w:rsidR="00EC035B" w:rsidRDefault="00EC035B" w:rsidP="00EC035B">
      <w:pPr>
        <w:tabs>
          <w:tab w:val="num" w:pos="525"/>
        </w:tabs>
        <w:spacing w:after="0" w:line="240" w:lineRule="auto"/>
        <w:ind w:left="525" w:hanging="525"/>
        <w:jc w:val="both"/>
        <w:rPr>
          <w:ins w:id="344" w:author="Summer L. Hodgson" w:date="2026-09-25T20:07:00Z" w16du:dateUtc="2026-09-26T00:07:00Z"/>
          <w:rFonts w:ascii="Verdana" w:eastAsia="Times New Roman" w:hAnsi="Verdana" w:cs="Arial"/>
          <w:b/>
          <w:color w:val="000080"/>
          <w:sz w:val="20"/>
          <w:szCs w:val="20"/>
        </w:rPr>
      </w:pPr>
      <w:ins w:id="345" w:author="Summer L. Hodgson" w:date="2026-09-25T20:07:00Z" w16du:dateUtc="2026-09-26T00:07:00Z">
        <w:r>
          <w:rPr>
            <w:rFonts w:ascii="Verdana" w:eastAsia="Times New Roman" w:hAnsi="Verdana" w:cs="Arial"/>
            <w:b/>
            <w:color w:val="000080"/>
            <w:sz w:val="20"/>
            <w:szCs w:val="20"/>
          </w:rPr>
          <w:t>Do I need to create a portal account?</w:t>
        </w:r>
      </w:ins>
    </w:p>
    <w:p w14:paraId="65CCADB2" w14:textId="77777777" w:rsidR="00EC035B" w:rsidRPr="00D8137C" w:rsidRDefault="00EC035B" w:rsidP="00EC035B">
      <w:pPr>
        <w:tabs>
          <w:tab w:val="num" w:pos="360"/>
        </w:tabs>
        <w:spacing w:after="0" w:line="240" w:lineRule="auto"/>
        <w:jc w:val="both"/>
        <w:rPr>
          <w:ins w:id="346" w:author="Summer L. Hodgson" w:date="2026-09-25T20:07:00Z" w16du:dateUtc="2026-09-26T00:07:00Z"/>
          <w:rFonts w:ascii="Verdana" w:eastAsia="Times New Roman" w:hAnsi="Verdana" w:cs="Arial"/>
          <w:sz w:val="20"/>
          <w:szCs w:val="20"/>
        </w:rPr>
      </w:pPr>
      <w:ins w:id="347" w:author="Summer L. Hodgson" w:date="2026-09-25T20:07:00Z" w16du:dateUtc="2026-09-26T00:07:00Z">
        <w:r w:rsidRPr="00D8137C">
          <w:rPr>
            <w:rFonts w:ascii="Verdana" w:eastAsia="Times New Roman" w:hAnsi="Verdana" w:cs="Arial"/>
            <w:sz w:val="20"/>
            <w:szCs w:val="20"/>
          </w:rPr>
          <w:t xml:space="preserve">ALL applicants and certificate holders </w:t>
        </w:r>
        <w:r w:rsidRPr="00D8137C">
          <w:rPr>
            <w:rFonts w:ascii="Verdana" w:eastAsia="Times New Roman" w:hAnsi="Verdana" w:cs="Arial"/>
            <w:bCs/>
            <w:sz w:val="20"/>
            <w:szCs w:val="20"/>
            <w:u w:val="single"/>
          </w:rPr>
          <w:t>MUST</w:t>
        </w:r>
        <w:r w:rsidRPr="00D8137C">
          <w:rPr>
            <w:rFonts w:ascii="Verdana" w:eastAsia="Times New Roman" w:hAnsi="Verdana" w:cs="Arial"/>
            <w:sz w:val="20"/>
            <w:szCs w:val="20"/>
          </w:rPr>
          <w:t xml:space="preserve"> complete a one-time registration by visiting TEACH at </w:t>
        </w:r>
        <w:r w:rsidR="00D8137C">
          <w:fldChar w:fldCharType="begin"/>
        </w:r>
        <w:r w:rsidR="00D8137C">
          <w:instrText>HYPERLINK "https://certificationhub.msde.maryland.gov/" \l "/"</w:instrText>
        </w:r>
        <w:r w:rsidR="00D8137C">
          <w:fldChar w:fldCharType="separate"/>
        </w:r>
        <w:r w:rsidR="00D8137C" w:rsidRPr="00D8137C">
          <w:rPr>
            <w:rStyle w:val="Hyperlink"/>
            <w:rFonts w:ascii="Verdana" w:hAnsi="Verdana"/>
            <w:color w:val="auto"/>
            <w:sz w:val="20"/>
          </w:rPr>
          <w:t>https://certificationhub.msde.maryland.gov/#/</w:t>
        </w:r>
        <w:r w:rsidR="00D8137C">
          <w:fldChar w:fldCharType="end"/>
        </w:r>
        <w:r w:rsidR="00D8137C" w:rsidRPr="00D8137C">
          <w:rPr>
            <w:rFonts w:ascii="Verdana" w:hAnsi="Verdana"/>
            <w:sz w:val="20"/>
          </w:rPr>
          <w:t xml:space="preserve"> and clicking on the Register button.</w:t>
        </w:r>
      </w:ins>
    </w:p>
    <w:p w14:paraId="7830638C" w14:textId="77777777" w:rsidR="00EC035B" w:rsidRDefault="00EC035B" w:rsidP="00EC035B">
      <w:pPr>
        <w:tabs>
          <w:tab w:val="num" w:pos="525"/>
        </w:tabs>
        <w:spacing w:after="0" w:line="240" w:lineRule="auto"/>
        <w:ind w:left="525" w:hanging="525"/>
        <w:jc w:val="both"/>
        <w:rPr>
          <w:ins w:id="348" w:author="Summer L. Hodgson" w:date="2026-09-25T20:07:00Z" w16du:dateUtc="2026-09-26T00:07:00Z"/>
          <w:rFonts w:ascii="Verdana" w:eastAsia="Times New Roman" w:hAnsi="Verdana" w:cs="Arial"/>
          <w:b/>
          <w:color w:val="000080"/>
          <w:sz w:val="20"/>
          <w:szCs w:val="20"/>
        </w:rPr>
      </w:pPr>
    </w:p>
    <w:p w14:paraId="7367E28C" w14:textId="77777777" w:rsidR="00EC035B" w:rsidRDefault="00EC035B" w:rsidP="00EC035B">
      <w:pPr>
        <w:tabs>
          <w:tab w:val="num" w:pos="525"/>
        </w:tabs>
        <w:spacing w:after="0" w:line="240" w:lineRule="auto"/>
        <w:jc w:val="both"/>
        <w:rPr>
          <w:ins w:id="349" w:author="Summer L. Hodgson" w:date="2026-09-25T20:07:00Z" w16du:dateUtc="2026-09-26T00:07:00Z"/>
          <w:rFonts w:ascii="Verdana" w:eastAsia="Times New Roman" w:hAnsi="Verdana" w:cs="Arial"/>
          <w:b/>
          <w:color w:val="000080"/>
          <w:sz w:val="20"/>
          <w:szCs w:val="20"/>
        </w:rPr>
      </w:pPr>
      <w:ins w:id="350" w:author="Summer L. Hodgson" w:date="2026-09-25T20:07:00Z" w16du:dateUtc="2026-09-26T00:07:00Z">
        <w:r>
          <w:rPr>
            <w:rFonts w:ascii="Verdana" w:eastAsia="Times New Roman" w:hAnsi="Verdana" w:cs="Arial"/>
            <w:b/>
            <w:color w:val="000080"/>
            <w:sz w:val="20"/>
            <w:szCs w:val="20"/>
          </w:rPr>
          <w:t>Do I need to upload transcripts in TEACH?</w:t>
        </w:r>
      </w:ins>
    </w:p>
    <w:p w14:paraId="736B1C41" w14:textId="77777777" w:rsidR="00EC035B" w:rsidRPr="00D8137C" w:rsidRDefault="00EC035B" w:rsidP="00EC035B">
      <w:pPr>
        <w:tabs>
          <w:tab w:val="num" w:pos="525"/>
        </w:tabs>
        <w:spacing w:after="0" w:line="240" w:lineRule="auto"/>
        <w:jc w:val="both"/>
        <w:rPr>
          <w:ins w:id="351" w:author="Summer L. Hodgson" w:date="2026-09-25T20:07:00Z" w16du:dateUtc="2026-09-26T00:07:00Z"/>
          <w:rFonts w:ascii="Verdana" w:eastAsia="Times New Roman" w:hAnsi="Verdana" w:cs="Arial"/>
          <w:sz w:val="20"/>
          <w:szCs w:val="20"/>
        </w:rPr>
      </w:pPr>
      <w:ins w:id="352" w:author="Summer L. Hodgson" w:date="2026-09-25T20:07:00Z" w16du:dateUtc="2026-09-26T00:07:00Z">
        <w:r w:rsidRPr="00D8137C">
          <w:rPr>
            <w:rFonts w:ascii="Verdana" w:eastAsia="Times New Roman" w:hAnsi="Verdana" w:cs="Arial"/>
            <w:sz w:val="20"/>
            <w:szCs w:val="20"/>
          </w:rPr>
          <w:t xml:space="preserve">No. CCPS Human Resources Office will still collect all transcripts, employment verifications, CPD credit forms, and PDPs. Please send via the pony to the attention of certification or via email to </w:t>
        </w:r>
        <w:r>
          <w:fldChar w:fldCharType="begin"/>
        </w:r>
        <w:r>
          <w:instrText>HYPERLINK "mailto:certification@ccps.org"</w:instrText>
        </w:r>
        <w:r>
          <w:fldChar w:fldCharType="separate"/>
        </w:r>
        <w:r w:rsidRPr="00D8137C">
          <w:rPr>
            <w:rStyle w:val="Hyperlink"/>
            <w:rFonts w:ascii="Verdana" w:eastAsia="Times New Roman" w:hAnsi="Verdana" w:cs="Arial"/>
            <w:color w:val="auto"/>
            <w:sz w:val="20"/>
            <w:szCs w:val="20"/>
          </w:rPr>
          <w:t>certification@ccps.org</w:t>
        </w:r>
        <w:r>
          <w:fldChar w:fldCharType="end"/>
        </w:r>
        <w:r w:rsidRPr="00D8137C">
          <w:rPr>
            <w:rFonts w:ascii="Verdana" w:eastAsia="Times New Roman" w:hAnsi="Verdana" w:cs="Arial"/>
            <w:sz w:val="20"/>
            <w:szCs w:val="20"/>
          </w:rPr>
          <w:t xml:space="preserve">. </w:t>
        </w:r>
      </w:ins>
    </w:p>
    <w:p w14:paraId="6F27CC24" w14:textId="77777777" w:rsidR="00EC035B" w:rsidRDefault="00EC035B" w:rsidP="00EC035B">
      <w:pPr>
        <w:tabs>
          <w:tab w:val="num" w:pos="525"/>
        </w:tabs>
        <w:spacing w:after="0" w:line="240" w:lineRule="auto"/>
        <w:jc w:val="both"/>
        <w:rPr>
          <w:ins w:id="353" w:author="Summer L. Hodgson" w:date="2026-09-25T20:07:00Z" w16du:dateUtc="2026-09-26T00:07:00Z"/>
          <w:rFonts w:ascii="Verdana" w:eastAsia="Times New Roman" w:hAnsi="Verdana" w:cs="Arial"/>
          <w:b/>
          <w:color w:val="000080"/>
          <w:sz w:val="20"/>
          <w:szCs w:val="20"/>
        </w:rPr>
      </w:pPr>
    </w:p>
    <w:p w14:paraId="64CF7BE2" w14:textId="77777777" w:rsidR="00EC035B" w:rsidRPr="00D01EAF" w:rsidRDefault="00EC035B" w:rsidP="00EC035B">
      <w:pPr>
        <w:tabs>
          <w:tab w:val="num" w:pos="525"/>
        </w:tabs>
        <w:spacing w:after="0" w:line="240" w:lineRule="auto"/>
        <w:jc w:val="both"/>
        <w:rPr>
          <w:ins w:id="354" w:author="Summer L. Hodgson" w:date="2026-09-25T20:07:00Z" w16du:dateUtc="2026-09-26T00:07:00Z"/>
          <w:rFonts w:ascii="Verdana" w:eastAsia="Times New Roman" w:hAnsi="Verdana" w:cs="Times New Roman"/>
        </w:rPr>
      </w:pPr>
      <w:ins w:id="355" w:author="Summer L. Hodgson" w:date="2026-09-25T20:07:00Z" w16du:dateUtc="2026-09-26T00:07:00Z">
        <w:r>
          <w:rPr>
            <w:rFonts w:ascii="Verdana" w:eastAsia="Times New Roman" w:hAnsi="Verdana" w:cs="Arial"/>
            <w:b/>
            <w:color w:val="000080"/>
            <w:sz w:val="20"/>
            <w:szCs w:val="20"/>
          </w:rPr>
          <w:t>When do I utilize TEACH?</w:t>
        </w:r>
      </w:ins>
    </w:p>
    <w:p w14:paraId="06D08238" w14:textId="77777777" w:rsidR="00D8137C" w:rsidRDefault="00D8137C" w:rsidP="00D8137C">
      <w:pPr>
        <w:rPr>
          <w:ins w:id="356" w:author="Summer L. Hodgson" w:date="2026-09-25T20:07:00Z" w16du:dateUtc="2026-09-26T00:07:00Z"/>
          <w:rFonts w:ascii="Verdana" w:eastAsia="Times New Roman" w:hAnsi="Verdana" w:cs="Arial"/>
          <w:b/>
          <w:sz w:val="20"/>
          <w:szCs w:val="20"/>
        </w:rPr>
      </w:pPr>
      <w:ins w:id="357" w:author="Summer L. Hodgson" w:date="2026-09-25T20:07:00Z" w16du:dateUtc="2026-09-26T00:07:00Z">
        <w:r>
          <w:rPr>
            <w:rFonts w:ascii="Verdana" w:eastAsia="Times New Roman" w:hAnsi="Verdana" w:cs="Arial"/>
            <w:b/>
            <w:sz w:val="20"/>
            <w:szCs w:val="20"/>
          </w:rPr>
          <w:t>RENEWAL, ENDORSEMENTS, INITIAL APPLICATIONS</w:t>
        </w:r>
      </w:ins>
    </w:p>
    <w:p w14:paraId="08204E27" w14:textId="77777777" w:rsidR="004834BD" w:rsidRDefault="00D8137C" w:rsidP="00D8137C">
      <w:pPr>
        <w:rPr>
          <w:ins w:id="358" w:author="Summer L. Hodgson" w:date="2026-09-25T20:07:00Z" w16du:dateUtc="2026-09-26T00:07:00Z"/>
          <w:rFonts w:ascii="Verdana" w:eastAsia="Times New Roman" w:hAnsi="Verdana" w:cs="Arial"/>
          <w:sz w:val="20"/>
          <w:szCs w:val="20"/>
        </w:rPr>
      </w:pPr>
      <w:ins w:id="359" w:author="Summer L. Hodgson" w:date="2026-09-25T20:07:00Z" w16du:dateUtc="2026-09-26T00:07:00Z">
        <w:r>
          <w:rPr>
            <w:rFonts w:ascii="Verdana" w:eastAsia="Times New Roman" w:hAnsi="Verdana" w:cs="Arial"/>
            <w:sz w:val="20"/>
            <w:szCs w:val="20"/>
          </w:rPr>
          <w:t xml:space="preserve">You will now need to request </w:t>
        </w:r>
        <w:r w:rsidRPr="00D8137C">
          <w:rPr>
            <w:rFonts w:ascii="Verdana" w:eastAsia="Times New Roman" w:hAnsi="Verdana" w:cs="Arial"/>
            <w:b/>
            <w:sz w:val="20"/>
            <w:szCs w:val="20"/>
          </w:rPr>
          <w:t>renewal</w:t>
        </w:r>
        <w:r>
          <w:rPr>
            <w:rFonts w:ascii="Verdana" w:eastAsia="Times New Roman" w:hAnsi="Verdana" w:cs="Arial"/>
            <w:sz w:val="20"/>
            <w:szCs w:val="20"/>
          </w:rPr>
          <w:t xml:space="preserve"> of your certificate at the expiration of the validity period. You will receive an email from CCPS Educator Certification 6 months prior to the expiration reminding you to request renewal in the TEACH portal and if any additional credits are needed.</w:t>
        </w:r>
      </w:ins>
    </w:p>
    <w:p w14:paraId="5A62DD4C" w14:textId="77777777" w:rsidR="00D8137C" w:rsidRPr="00D8137C" w:rsidRDefault="00D8137C" w:rsidP="00D8137C">
      <w:pPr>
        <w:rPr>
          <w:ins w:id="360" w:author="Summer L. Hodgson" w:date="2026-09-25T20:07:00Z" w16du:dateUtc="2026-09-26T00:07:00Z"/>
          <w:rFonts w:ascii="Verdana" w:eastAsia="Times New Roman" w:hAnsi="Verdana" w:cs="Arial"/>
          <w:sz w:val="20"/>
          <w:szCs w:val="20"/>
        </w:rPr>
      </w:pPr>
      <w:ins w:id="361" w:author="Summer L. Hodgson" w:date="2026-09-25T20:07:00Z" w16du:dateUtc="2026-09-26T00:07:00Z">
        <w:r>
          <w:rPr>
            <w:rFonts w:ascii="Verdana" w:eastAsia="Times New Roman" w:hAnsi="Verdana" w:cs="Arial"/>
            <w:b/>
            <w:sz w:val="20"/>
            <w:szCs w:val="20"/>
          </w:rPr>
          <w:t>Requesting a new endorsement?</w:t>
        </w:r>
        <w:r>
          <w:rPr>
            <w:rFonts w:ascii="Verdana" w:eastAsia="Times New Roman" w:hAnsi="Verdana" w:cs="Arial"/>
            <w:sz w:val="20"/>
            <w:szCs w:val="20"/>
          </w:rPr>
          <w:t xml:space="preserve"> You will need to submit a request to </w:t>
        </w:r>
        <w:r>
          <w:fldChar w:fldCharType="begin"/>
        </w:r>
        <w:r>
          <w:instrText>HYPERLINK "mailto:certification@ccps.org"</w:instrText>
        </w:r>
        <w:r>
          <w:fldChar w:fldCharType="separate"/>
        </w:r>
        <w:r w:rsidRPr="001E1212">
          <w:rPr>
            <w:rStyle w:val="Hyperlink"/>
            <w:rFonts w:ascii="Verdana" w:eastAsia="Times New Roman" w:hAnsi="Verdana" w:cs="Arial"/>
            <w:sz w:val="20"/>
            <w:szCs w:val="20"/>
          </w:rPr>
          <w:t>certification@ccps.org</w:t>
        </w:r>
        <w:r>
          <w:fldChar w:fldCharType="end"/>
        </w:r>
        <w:r>
          <w:rPr>
            <w:rFonts w:ascii="Verdana" w:eastAsia="Times New Roman" w:hAnsi="Verdana" w:cs="Arial"/>
            <w:sz w:val="20"/>
            <w:szCs w:val="20"/>
          </w:rPr>
          <w:t xml:space="preserve"> along with Praxis test scores or transcript AND submit a request in your TEACH account for an endorsement.</w:t>
        </w:r>
      </w:ins>
    </w:p>
    <w:p w14:paraId="1DD0901E" w14:textId="77777777" w:rsidR="00D8137C" w:rsidRDefault="00D8137C" w:rsidP="00D8137C">
      <w:pPr>
        <w:rPr>
          <w:ins w:id="362" w:author="Summer L. Hodgson" w:date="2026-09-25T20:07:00Z" w16du:dateUtc="2026-09-26T00:07:00Z"/>
          <w:rFonts w:ascii="Verdana" w:eastAsia="Times New Roman" w:hAnsi="Verdana" w:cs="Arial"/>
          <w:b/>
          <w:sz w:val="20"/>
          <w:szCs w:val="20"/>
        </w:rPr>
      </w:pPr>
      <w:ins w:id="363" w:author="Summer L. Hodgson" w:date="2026-09-25T20:07:00Z" w16du:dateUtc="2026-09-26T00:07:00Z">
        <w:r w:rsidRPr="00D8137C">
          <w:rPr>
            <w:rFonts w:ascii="Verdana" w:eastAsia="Times New Roman" w:hAnsi="Verdana" w:cs="Arial"/>
            <w:b/>
            <w:sz w:val="20"/>
            <w:szCs w:val="20"/>
          </w:rPr>
          <w:t xml:space="preserve">New to Maryland or recent graduate? </w:t>
        </w:r>
        <w:r w:rsidRPr="00D8137C">
          <w:rPr>
            <w:rFonts w:ascii="Verdana" w:eastAsia="Times New Roman" w:hAnsi="Verdana" w:cs="Arial"/>
            <w:sz w:val="20"/>
            <w:szCs w:val="20"/>
          </w:rPr>
          <w:t>You will need to</w:t>
        </w:r>
        <w:r w:rsidRPr="00D8137C">
          <w:rPr>
            <w:rFonts w:ascii="Verdana" w:eastAsia="Times New Roman" w:hAnsi="Verdana" w:cs="Arial"/>
            <w:b/>
            <w:sz w:val="20"/>
            <w:szCs w:val="20"/>
          </w:rPr>
          <w:t xml:space="preserve"> register </w:t>
        </w:r>
        <w:r w:rsidRPr="00D8137C">
          <w:rPr>
            <w:rFonts w:ascii="Verdana" w:eastAsia="Times New Roman" w:hAnsi="Verdana" w:cs="Arial"/>
            <w:sz w:val="20"/>
            <w:szCs w:val="20"/>
          </w:rPr>
          <w:t xml:space="preserve">a portal account and request </w:t>
        </w:r>
        <w:r w:rsidRPr="00D8137C">
          <w:rPr>
            <w:rFonts w:ascii="Verdana" w:eastAsia="Times New Roman" w:hAnsi="Verdana" w:cs="Arial"/>
            <w:b/>
            <w:sz w:val="20"/>
            <w:szCs w:val="20"/>
          </w:rPr>
          <w:t>INITIAL APPLICATION</w:t>
        </w:r>
        <w:r>
          <w:rPr>
            <w:rFonts w:ascii="Verdana" w:eastAsia="Times New Roman" w:hAnsi="Verdana" w:cs="Arial"/>
            <w:b/>
            <w:sz w:val="20"/>
            <w:szCs w:val="20"/>
          </w:rPr>
          <w:t>.</w:t>
        </w:r>
      </w:ins>
    </w:p>
    <w:p w14:paraId="65358AC4" w14:textId="77777777" w:rsidR="002F50EA" w:rsidRPr="00D8137C" w:rsidRDefault="00D8137C" w:rsidP="00D8137C">
      <w:pPr>
        <w:jc w:val="center"/>
        <w:rPr>
          <w:ins w:id="364" w:author="Summer L. Hodgson" w:date="2026-09-25T20:07:00Z" w16du:dateUtc="2026-09-26T00:07:00Z"/>
          <w:rFonts w:ascii="Verdana" w:eastAsia="Times New Roman" w:hAnsi="Verdana" w:cs="Arial"/>
          <w:b/>
          <w:color w:val="002060"/>
          <w:szCs w:val="20"/>
        </w:rPr>
      </w:pPr>
      <w:ins w:id="365" w:author="Summer L. Hodgson" w:date="2026-09-25T20:07:00Z" w16du:dateUtc="2026-09-26T00:07:00Z">
        <w:r w:rsidRPr="00D8137C">
          <w:rPr>
            <w:rFonts w:ascii="Verdana" w:eastAsia="Times New Roman" w:hAnsi="Verdana" w:cs="Arial"/>
            <w:b/>
            <w:color w:val="002060"/>
            <w:szCs w:val="20"/>
          </w:rPr>
          <w:t>FOR ADDITIONAL TEACH INFORMATION AND STEP BY STEP INSTRUCTIONS, PLEASE VISIT THE</w:t>
        </w:r>
        <w:r>
          <w:rPr>
            <w:rFonts w:ascii="Verdana" w:eastAsia="Times New Roman" w:hAnsi="Verdana" w:cs="Arial"/>
            <w:b/>
            <w:color w:val="002060"/>
            <w:szCs w:val="20"/>
          </w:rPr>
          <w:t xml:space="preserve"> CCPS</w:t>
        </w:r>
        <w:r w:rsidRPr="00D8137C">
          <w:rPr>
            <w:rFonts w:ascii="Verdana" w:eastAsia="Times New Roman" w:hAnsi="Verdana" w:cs="Arial"/>
            <w:b/>
            <w:color w:val="002060"/>
            <w:szCs w:val="20"/>
          </w:rPr>
          <w:t xml:space="preserve"> TEACH WEBSITE AT </w:t>
        </w:r>
        <w:r>
          <w:fldChar w:fldCharType="begin"/>
        </w:r>
        <w:r>
          <w:instrText>HYPERLINK "https://www.ccps.org/Page/4301"</w:instrText>
        </w:r>
        <w:r>
          <w:fldChar w:fldCharType="separate"/>
        </w:r>
        <w:r w:rsidRPr="00D8137C">
          <w:rPr>
            <w:rStyle w:val="Hyperlink"/>
            <w:rFonts w:ascii="Verdana" w:eastAsia="Times New Roman" w:hAnsi="Verdana" w:cs="Arial"/>
            <w:b/>
            <w:szCs w:val="20"/>
          </w:rPr>
          <w:t>https://www.ccps.org/Page/4301</w:t>
        </w:r>
        <w:r>
          <w:fldChar w:fldCharType="end"/>
        </w:r>
        <w:r w:rsidRPr="00D8137C">
          <w:rPr>
            <w:rFonts w:ascii="Verdana" w:eastAsia="Times New Roman" w:hAnsi="Verdana" w:cs="Arial"/>
            <w:b/>
            <w:color w:val="002060"/>
            <w:szCs w:val="20"/>
          </w:rPr>
          <w:t>.</w:t>
        </w:r>
      </w:ins>
    </w:p>
    <w:p w14:paraId="52196010" w14:textId="77777777" w:rsidR="00D8137C" w:rsidRDefault="00D8137C" w:rsidP="004834BD">
      <w:pPr>
        <w:rPr>
          <w:ins w:id="366" w:author="Summer L. Hodgson" w:date="2026-09-25T20:07:00Z" w16du:dateUtc="2026-09-26T00:07:00Z"/>
          <w:rFonts w:ascii="Verdana" w:eastAsia="Times New Roman" w:hAnsi="Verdana" w:cs="Arial"/>
          <w:b/>
          <w:color w:val="002060"/>
          <w:sz w:val="20"/>
          <w:szCs w:val="20"/>
        </w:rPr>
      </w:pPr>
    </w:p>
    <w:p w14:paraId="32871E01" w14:textId="77777777" w:rsidR="00D8137C" w:rsidRDefault="00D8137C" w:rsidP="004834BD">
      <w:pPr>
        <w:rPr>
          <w:ins w:id="367" w:author="Summer L. Hodgson" w:date="2026-09-25T20:07:00Z" w16du:dateUtc="2026-09-26T00:07:00Z"/>
          <w:rFonts w:ascii="Verdana" w:eastAsia="Times New Roman" w:hAnsi="Verdana" w:cs="Arial"/>
          <w:b/>
          <w:color w:val="002060"/>
          <w:sz w:val="20"/>
          <w:szCs w:val="20"/>
        </w:rPr>
      </w:pPr>
    </w:p>
    <w:p w14:paraId="0496DE30" w14:textId="77777777" w:rsidR="00D8137C" w:rsidRDefault="00D8137C" w:rsidP="004834BD">
      <w:pPr>
        <w:rPr>
          <w:ins w:id="368" w:author="Summer L. Hodgson" w:date="2026-09-25T20:07:00Z" w16du:dateUtc="2026-09-26T00:07:00Z"/>
          <w:rFonts w:ascii="Verdana" w:eastAsia="Times New Roman" w:hAnsi="Verdana" w:cs="Arial"/>
          <w:b/>
          <w:color w:val="002060"/>
          <w:sz w:val="20"/>
          <w:szCs w:val="20"/>
        </w:rPr>
      </w:pPr>
    </w:p>
    <w:p w14:paraId="62E1DE16" w14:textId="77777777" w:rsidR="006E4FFE" w:rsidRDefault="002F50EA" w:rsidP="00811802">
      <w:pPr>
        <w:keepNext/>
        <w:keepLines/>
        <w:spacing w:after="0" w:line="259" w:lineRule="auto"/>
        <w:ind w:left="-5" w:hanging="10"/>
        <w:jc w:val="both"/>
        <w:outlineLvl w:val="0"/>
        <w:rPr>
          <w:del w:id="369" w:author="Summer L. Hodgson" w:date="2026-09-25T20:07:00Z" w16du:dateUtc="2026-09-26T00:07:00Z"/>
          <w:rFonts w:ascii="Calibri" w:eastAsia="Calibri" w:hAnsi="Calibri" w:cs="Calibri"/>
          <w:b/>
          <w:color w:val="333333"/>
          <w:kern w:val="0"/>
          <w:sz w:val="22"/>
          <w:szCs w:val="22"/>
          <w14:ligatures w14:val="none"/>
        </w:rPr>
      </w:pPr>
      <w:ins w:id="370" w:author="Summer L. Hodgson" w:date="2026-09-25T20:07:00Z" w16du:dateUtc="2026-09-26T00:07:00Z">
        <w:r w:rsidRPr="00D01EAF">
          <w:rPr>
            <w:rFonts w:ascii="Verdana" w:eastAsia="Times New Roman" w:hAnsi="Verdana" w:cs="Arial"/>
            <w:b/>
            <w:color w:val="002060"/>
            <w:sz w:val="20"/>
            <w:szCs w:val="20"/>
          </w:rPr>
          <w:t>For additional information abo</w:t>
        </w:r>
        <w:r w:rsidR="009539FD">
          <w:rPr>
            <w:rFonts w:ascii="Verdana" w:eastAsia="Times New Roman" w:hAnsi="Verdana" w:cs="Arial"/>
            <w:b/>
            <w:color w:val="002060"/>
            <w:sz w:val="20"/>
            <w:szCs w:val="20"/>
          </w:rPr>
          <w:t>ut certification please contact certification@ccps.org</w:t>
        </w:r>
      </w:ins>
    </w:p>
    <w:p w14:paraId="2EB11612" w14:textId="75D76245" w:rsidR="00811802" w:rsidRPr="00811802" w:rsidRDefault="00811802" w:rsidP="00811802">
      <w:pPr>
        <w:keepNext/>
        <w:keepLines/>
        <w:spacing w:after="0" w:line="259" w:lineRule="auto"/>
        <w:ind w:left="-5" w:hanging="10"/>
        <w:jc w:val="both"/>
        <w:outlineLvl w:val="0"/>
        <w:rPr>
          <w:del w:id="371" w:author="Summer L. Hodgson" w:date="2026-09-25T20:07:00Z" w16du:dateUtc="2026-09-26T00:07:00Z"/>
          <w:rFonts w:ascii="Calibri" w:eastAsia="Calibri" w:hAnsi="Calibri" w:cs="Calibri"/>
          <w:b/>
          <w:color w:val="000000"/>
          <w:kern w:val="0"/>
          <w:sz w:val="22"/>
          <w:szCs w:val="22"/>
          <w14:ligatures w14:val="none"/>
        </w:rPr>
      </w:pPr>
      <w:del w:id="372" w:author="Summer L. Hodgson" w:date="2026-09-25T20:07:00Z" w16du:dateUtc="2026-09-26T00:07:00Z">
        <w:r w:rsidRPr="00811802">
          <w:rPr>
            <w:rFonts w:ascii="Calibri" w:eastAsia="Calibri" w:hAnsi="Calibri" w:cs="Calibri"/>
            <w:b/>
            <w:color w:val="333333"/>
            <w:kern w:val="0"/>
            <w:sz w:val="22"/>
            <w:szCs w:val="22"/>
            <w14:ligatures w14:val="none"/>
          </w:rPr>
          <w:delText xml:space="preserve">National Passport  </w:delText>
        </w:r>
      </w:del>
    </w:p>
    <w:p w14:paraId="5AA86ED7" w14:textId="77777777" w:rsidR="00811802" w:rsidRPr="00811802" w:rsidRDefault="00811802" w:rsidP="00811802">
      <w:pPr>
        <w:spacing w:after="44" w:line="259" w:lineRule="auto"/>
        <w:ind w:left="720"/>
        <w:jc w:val="both"/>
        <w:rPr>
          <w:del w:id="373" w:author="Summer L. Hodgson" w:date="2026-09-25T20:07:00Z" w16du:dateUtc="2026-09-26T00:07:00Z"/>
          <w:rFonts w:ascii="Calibri" w:eastAsia="Times New Roman" w:hAnsi="Calibri" w:cs="Calibri"/>
          <w:kern w:val="0"/>
          <w:sz w:val="22"/>
          <w:szCs w:val="22"/>
          <w14:ligatures w14:val="none"/>
        </w:rPr>
      </w:pPr>
      <w:del w:id="374" w:author="Summer L. Hodgson" w:date="2026-09-25T20:07:00Z" w16du:dateUtc="2026-09-26T00:07:00Z">
        <w:r w:rsidRPr="00811802">
          <w:rPr>
            <w:rFonts w:ascii="Calibri" w:eastAsia="Times New Roman" w:hAnsi="Calibri" w:cs="Calibri"/>
            <w:color w:val="333333"/>
            <w:kern w:val="0"/>
            <w:sz w:val="22"/>
            <w:szCs w:val="22"/>
            <w14:ligatures w14:val="none"/>
          </w:rPr>
          <w:delText xml:space="preserve"> </w:delText>
        </w:r>
      </w:del>
    </w:p>
    <w:p w14:paraId="0AB11C71" w14:textId="77777777" w:rsidR="00811802" w:rsidRPr="00811802" w:rsidRDefault="00811802" w:rsidP="00811802">
      <w:pPr>
        <w:numPr>
          <w:ilvl w:val="0"/>
          <w:numId w:val="4"/>
        </w:numPr>
        <w:spacing w:after="0" w:line="240" w:lineRule="auto"/>
        <w:ind w:hanging="360"/>
        <w:jc w:val="both"/>
        <w:rPr>
          <w:del w:id="375" w:author="Summer L. Hodgson" w:date="2026-09-25T20:07:00Z" w16du:dateUtc="2026-09-26T00:07:00Z"/>
          <w:rFonts w:ascii="Calibri" w:eastAsia="Times New Roman" w:hAnsi="Calibri" w:cs="Calibri"/>
          <w:kern w:val="0"/>
          <w:sz w:val="22"/>
          <w:szCs w:val="22"/>
          <w14:ligatures w14:val="none"/>
        </w:rPr>
      </w:pPr>
      <w:del w:id="376" w:author="Summer L. Hodgson" w:date="2026-09-25T20:07:00Z" w16du:dateUtc="2026-09-26T00:07:00Z">
        <w:r w:rsidRPr="00811802">
          <w:rPr>
            <w:rFonts w:ascii="Calibri" w:eastAsia="Times New Roman" w:hAnsi="Calibri" w:cs="Calibri"/>
            <w:kern w:val="0"/>
            <w:sz w:val="22"/>
            <w:szCs w:val="22"/>
            <w14:ligatures w14:val="none"/>
          </w:rPr>
          <w:delText xml:space="preserve">A national passport is a travel document issued by the government of the country of the staff member’s and the dependents’ country of citizenship. </w:delText>
        </w:r>
      </w:del>
    </w:p>
    <w:p w14:paraId="479CCD41" w14:textId="77777777" w:rsidR="00811802" w:rsidRPr="00811802" w:rsidRDefault="00811802" w:rsidP="00811802">
      <w:pPr>
        <w:spacing w:after="0" w:line="259" w:lineRule="auto"/>
        <w:ind w:left="720"/>
        <w:jc w:val="both"/>
        <w:rPr>
          <w:del w:id="377" w:author="Summer L. Hodgson" w:date="2026-09-25T20:07:00Z" w16du:dateUtc="2026-09-26T00:07:00Z"/>
          <w:rFonts w:ascii="Calibri" w:eastAsia="Times New Roman" w:hAnsi="Calibri" w:cs="Calibri"/>
          <w:kern w:val="0"/>
          <w:sz w:val="22"/>
          <w:szCs w:val="22"/>
          <w14:ligatures w14:val="none"/>
        </w:rPr>
      </w:pPr>
      <w:del w:id="378" w:author="Summer L. Hodgson" w:date="2026-09-25T20:07:00Z" w16du:dateUtc="2026-09-26T00:07:00Z">
        <w:r w:rsidRPr="00811802">
          <w:rPr>
            <w:rFonts w:ascii="Calibri" w:eastAsia="Times New Roman" w:hAnsi="Calibri" w:cs="Calibri"/>
            <w:kern w:val="0"/>
            <w:sz w:val="22"/>
            <w:szCs w:val="22"/>
            <w14:ligatures w14:val="none"/>
          </w:rPr>
          <w:delText xml:space="preserve"> </w:delText>
        </w:r>
      </w:del>
    </w:p>
    <w:p w14:paraId="657B04E9" w14:textId="77777777" w:rsidR="00811802" w:rsidRPr="00811802" w:rsidRDefault="00811802" w:rsidP="00811802">
      <w:pPr>
        <w:numPr>
          <w:ilvl w:val="0"/>
          <w:numId w:val="4"/>
        </w:numPr>
        <w:spacing w:after="0" w:line="240" w:lineRule="auto"/>
        <w:ind w:hanging="360"/>
        <w:jc w:val="both"/>
        <w:rPr>
          <w:del w:id="379" w:author="Summer L. Hodgson" w:date="2026-09-25T20:07:00Z" w16du:dateUtc="2026-09-26T00:07:00Z"/>
          <w:rFonts w:ascii="Calibri" w:eastAsia="Times New Roman" w:hAnsi="Calibri" w:cs="Calibri"/>
          <w:kern w:val="0"/>
          <w:sz w:val="22"/>
          <w:szCs w:val="22"/>
          <w14:ligatures w14:val="none"/>
        </w:rPr>
      </w:pPr>
      <w:del w:id="380" w:author="Summer L. Hodgson" w:date="2026-09-25T20:07:00Z" w16du:dateUtc="2026-09-26T00:07:00Z">
        <w:r w:rsidRPr="00811802">
          <w:rPr>
            <w:rFonts w:ascii="Calibri" w:eastAsia="Times New Roman" w:hAnsi="Calibri" w:cs="Calibri"/>
            <w:kern w:val="0"/>
            <w:sz w:val="22"/>
            <w:szCs w:val="22"/>
            <w14:ligatures w14:val="none"/>
          </w:rPr>
          <w:delText xml:space="preserve">A valid national passport must be carried along with the UN Laissez-Passer (UNLP) during official business travel. While the UNLP is recognized as an official travel document, it does not take the place of the national passport. </w:delText>
        </w:r>
      </w:del>
    </w:p>
    <w:p w14:paraId="3B7857BB" w14:textId="77777777" w:rsidR="00811802" w:rsidRPr="00811802" w:rsidRDefault="00811802" w:rsidP="00811802">
      <w:pPr>
        <w:spacing w:after="21" w:line="259" w:lineRule="auto"/>
        <w:ind w:left="720"/>
        <w:jc w:val="both"/>
        <w:rPr>
          <w:del w:id="381" w:author="Summer L. Hodgson" w:date="2026-09-25T20:07:00Z" w16du:dateUtc="2026-09-26T00:07:00Z"/>
          <w:rFonts w:ascii="Calibri" w:eastAsia="Times New Roman" w:hAnsi="Calibri" w:cs="Calibri"/>
          <w:kern w:val="0"/>
          <w:sz w:val="22"/>
          <w:szCs w:val="22"/>
          <w14:ligatures w14:val="none"/>
        </w:rPr>
      </w:pPr>
      <w:del w:id="382" w:author="Summer L. Hodgson" w:date="2026-09-25T20:07:00Z" w16du:dateUtc="2026-09-26T00:07:00Z">
        <w:r w:rsidRPr="00811802">
          <w:rPr>
            <w:rFonts w:ascii="Calibri" w:eastAsia="Times New Roman" w:hAnsi="Calibri" w:cs="Calibri"/>
            <w:kern w:val="0"/>
            <w:sz w:val="22"/>
            <w:szCs w:val="22"/>
            <w14:ligatures w14:val="none"/>
          </w:rPr>
          <w:delText xml:space="preserve"> </w:delText>
        </w:r>
      </w:del>
    </w:p>
    <w:p w14:paraId="12CA68CB" w14:textId="77777777" w:rsidR="00811802" w:rsidRPr="00811802" w:rsidRDefault="00811802" w:rsidP="00811802">
      <w:pPr>
        <w:numPr>
          <w:ilvl w:val="0"/>
          <w:numId w:val="4"/>
        </w:numPr>
        <w:spacing w:after="0" w:line="240" w:lineRule="auto"/>
        <w:ind w:hanging="360"/>
        <w:jc w:val="both"/>
        <w:rPr>
          <w:del w:id="383" w:author="Summer L. Hodgson" w:date="2026-09-25T20:07:00Z" w16du:dateUtc="2026-09-26T00:07:00Z"/>
          <w:rFonts w:ascii="Calibri" w:eastAsia="Times New Roman" w:hAnsi="Calibri" w:cs="Calibri"/>
          <w:kern w:val="0"/>
          <w:sz w:val="22"/>
          <w:szCs w:val="22"/>
          <w14:ligatures w14:val="none"/>
        </w:rPr>
      </w:pPr>
      <w:del w:id="384" w:author="Summer L. Hodgson" w:date="2026-09-25T20:07:00Z" w16du:dateUtc="2026-09-26T00:07:00Z">
        <w:r w:rsidRPr="00811802">
          <w:rPr>
            <w:rFonts w:ascii="Calibri" w:eastAsia="Times New Roman" w:hAnsi="Calibri" w:cs="Calibri"/>
            <w:kern w:val="0"/>
            <w:sz w:val="22"/>
            <w:szCs w:val="22"/>
            <w14:ligatures w14:val="none"/>
          </w:rPr>
          <w:delText xml:space="preserve">Local staff members may claim reimbursement for the issuance of a national passport if required to travel outside of the country on official business travel. The cost of photographs and birth certificates associated with lodging the application may be claimed for reimbursement as well by local staff.  </w:delText>
        </w:r>
      </w:del>
    </w:p>
    <w:p w14:paraId="7A22EEA3" w14:textId="77777777" w:rsidR="00811802" w:rsidRPr="00811802" w:rsidRDefault="00811802" w:rsidP="00811802">
      <w:pPr>
        <w:spacing w:after="0" w:line="259" w:lineRule="auto"/>
        <w:jc w:val="both"/>
        <w:rPr>
          <w:del w:id="385" w:author="Summer L. Hodgson" w:date="2026-09-25T20:07:00Z" w16du:dateUtc="2026-09-26T00:07:00Z"/>
          <w:rFonts w:ascii="Calibri" w:eastAsia="Times New Roman" w:hAnsi="Calibri" w:cs="Calibri"/>
          <w:kern w:val="0"/>
          <w:sz w:val="22"/>
          <w:szCs w:val="22"/>
          <w14:ligatures w14:val="none"/>
        </w:rPr>
      </w:pPr>
      <w:del w:id="386" w:author="Summer L. Hodgson" w:date="2026-09-25T20:07:00Z" w16du:dateUtc="2026-09-26T00:07:00Z">
        <w:r w:rsidRPr="00811802">
          <w:rPr>
            <w:rFonts w:ascii="Calibri" w:eastAsia="Times New Roman" w:hAnsi="Calibri" w:cs="Calibri"/>
            <w:b/>
            <w:color w:val="333333"/>
            <w:kern w:val="0"/>
            <w:sz w:val="22"/>
            <w:szCs w:val="22"/>
            <w14:ligatures w14:val="none"/>
          </w:rPr>
          <w:delText xml:space="preserve"> </w:delText>
        </w:r>
      </w:del>
    </w:p>
    <w:p w14:paraId="2929DA94" w14:textId="77777777" w:rsidR="00811802" w:rsidRPr="00470914" w:rsidRDefault="00811802" w:rsidP="00811802">
      <w:pPr>
        <w:keepNext/>
        <w:keepLines/>
        <w:spacing w:after="0" w:line="259" w:lineRule="auto"/>
        <w:ind w:left="-5" w:hanging="10"/>
        <w:jc w:val="both"/>
        <w:outlineLvl w:val="0"/>
        <w:rPr>
          <w:del w:id="387" w:author="Summer L. Hodgson" w:date="2026-09-25T20:07:00Z" w16du:dateUtc="2026-09-26T00:07:00Z"/>
          <w:rFonts w:ascii="Calibri" w:eastAsia="Calibri" w:hAnsi="Calibri" w:cs="Calibri"/>
          <w:b/>
          <w:color w:val="0070C0"/>
          <w:kern w:val="0"/>
          <w:sz w:val="22"/>
          <w:szCs w:val="22"/>
          <w14:ligatures w14:val="none"/>
        </w:rPr>
      </w:pPr>
      <w:del w:id="388" w:author="Summer L. Hodgson" w:date="2026-09-25T20:07:00Z" w16du:dateUtc="2026-09-26T00:07:00Z">
        <w:r w:rsidRPr="00811802">
          <w:rPr>
            <w:rFonts w:ascii="Calibri" w:eastAsia="Calibri" w:hAnsi="Calibri" w:cs="Calibri"/>
            <w:b/>
            <w:color w:val="333333"/>
            <w:kern w:val="0"/>
            <w:sz w:val="22"/>
            <w:szCs w:val="22"/>
            <w14:ligatures w14:val="none"/>
          </w:rPr>
          <w:delText xml:space="preserve">Templates and Forms </w:delText>
        </w:r>
        <w:r w:rsidRPr="00470914">
          <w:rPr>
            <w:rFonts w:ascii="Calibri" w:eastAsia="Calibri" w:hAnsi="Calibri" w:cs="Calibri"/>
            <w:b/>
            <w:color w:val="0070C0"/>
            <w:kern w:val="0"/>
            <w:sz w:val="22"/>
            <w:szCs w:val="22"/>
            <w14:ligatures w14:val="none"/>
          </w:rPr>
          <w:fldChar w:fldCharType="begin"/>
        </w:r>
        <w:r w:rsidRPr="00470914">
          <w:rPr>
            <w:rFonts w:ascii="Calibri" w:eastAsia="Calibri" w:hAnsi="Calibri" w:cs="Calibri"/>
            <w:b/>
            <w:color w:val="0070C0"/>
            <w:kern w:val="0"/>
            <w:sz w:val="22"/>
            <w:szCs w:val="22"/>
            <w14:ligatures w14:val="none"/>
          </w:rPr>
          <w:delInstrText>HYPERLINK "https://popp.undp.org/node/996"</w:delInstrText>
        </w:r>
        <w:r w:rsidRPr="00470914">
          <w:rPr>
            <w:rFonts w:ascii="Calibri" w:eastAsia="Calibri" w:hAnsi="Calibri" w:cs="Calibri"/>
            <w:b/>
            <w:color w:val="0070C0"/>
            <w:kern w:val="0"/>
            <w:sz w:val="22"/>
            <w:szCs w:val="22"/>
            <w14:ligatures w14:val="none"/>
          </w:rPr>
        </w:r>
        <w:r w:rsidRPr="00470914">
          <w:rPr>
            <w:rFonts w:ascii="Calibri" w:eastAsia="Calibri" w:hAnsi="Calibri" w:cs="Calibri"/>
            <w:b/>
            <w:color w:val="0070C0"/>
            <w:kern w:val="0"/>
            <w:sz w:val="22"/>
            <w:szCs w:val="22"/>
            <w14:ligatures w14:val="none"/>
          </w:rPr>
          <w:fldChar w:fldCharType="separate"/>
        </w:r>
      </w:del>
    </w:p>
    <w:p w14:paraId="45B320E1" w14:textId="77777777" w:rsidR="00811802" w:rsidRPr="00470914" w:rsidRDefault="00811802" w:rsidP="00811802">
      <w:pPr>
        <w:spacing w:after="0" w:line="360" w:lineRule="auto"/>
        <w:ind w:left="705"/>
        <w:jc w:val="both"/>
        <w:rPr>
          <w:del w:id="389" w:author="Summer L. Hodgson" w:date="2026-09-25T20:07:00Z" w16du:dateUtc="2026-09-26T00:07:00Z"/>
          <w:rFonts w:ascii="Calibri" w:eastAsia="Times New Roman" w:hAnsi="Calibri" w:cs="Calibri"/>
          <w:color w:val="0070C0"/>
          <w:kern w:val="0"/>
          <w:sz w:val="22"/>
          <w:szCs w:val="22"/>
          <w14:ligatures w14:val="none"/>
        </w:rPr>
      </w:pPr>
      <w:del w:id="390" w:author="Summer L. Hodgson" w:date="2026-09-25T20:07:00Z" w16du:dateUtc="2026-09-26T00:07:00Z">
        <w:r w:rsidRPr="00470914">
          <w:rPr>
            <w:rFonts w:ascii="Calibri" w:eastAsia="Times New Roman" w:hAnsi="Calibri" w:cs="Calibri"/>
            <w:color w:val="0070C0"/>
            <w:kern w:val="0"/>
            <w:sz w:val="22"/>
            <w:szCs w:val="22"/>
            <w:u w:val="single"/>
            <w14:ligatures w14:val="none"/>
          </w:rPr>
          <w:delText>Form TTS.2-E - Application for issuance of UNLP (English)</w:delText>
        </w:r>
        <w:r w:rsidRPr="00470914">
          <w:rPr>
            <w:rFonts w:ascii="Calibri" w:eastAsia="Times New Roman" w:hAnsi="Calibri" w:cs="Calibri"/>
            <w:color w:val="0070C0"/>
            <w:kern w:val="0"/>
            <w:sz w:val="22"/>
            <w:szCs w:val="22"/>
            <w14:ligatures w14:val="none"/>
          </w:rPr>
          <w:fldChar w:fldCharType="end"/>
        </w:r>
        <w:r w:rsidRPr="00470914">
          <w:rPr>
            <w:rFonts w:ascii="Calibri" w:eastAsia="Times New Roman" w:hAnsi="Calibri" w:cs="Calibri"/>
            <w:color w:val="0070C0"/>
            <w:kern w:val="0"/>
            <w:sz w:val="22"/>
            <w:szCs w:val="22"/>
            <w14:ligatures w14:val="none"/>
          </w:rPr>
          <w:delText xml:space="preserve"> </w:delText>
        </w:r>
      </w:del>
    </w:p>
    <w:p w14:paraId="04012BA9" w14:textId="77777777" w:rsidR="00811802" w:rsidRPr="00470914" w:rsidRDefault="00811802" w:rsidP="00811802">
      <w:pPr>
        <w:spacing w:after="0" w:line="360" w:lineRule="auto"/>
        <w:ind w:left="705"/>
        <w:jc w:val="both"/>
        <w:rPr>
          <w:del w:id="391" w:author="Summer L. Hodgson" w:date="2026-09-25T20:07:00Z" w16du:dateUtc="2026-09-26T00:07:00Z"/>
          <w:rFonts w:ascii="Calibri" w:eastAsia="Times New Roman" w:hAnsi="Calibri" w:cs="Calibri"/>
          <w:color w:val="0070C0"/>
          <w:kern w:val="0"/>
          <w:sz w:val="22"/>
          <w:szCs w:val="22"/>
          <w14:ligatures w14:val="none"/>
        </w:rPr>
      </w:pPr>
      <w:del w:id="392" w:author="Summer L. Hodgson" w:date="2026-09-25T20:07:00Z" w16du:dateUtc="2026-09-26T00:07:00Z">
        <w:r>
          <w:fldChar w:fldCharType="begin"/>
        </w:r>
        <w:r>
          <w:delInstrText>HYPERLINK "https://popp.undp.org/fr/node/996"</w:delInstrText>
        </w:r>
        <w:r>
          <w:fldChar w:fldCharType="separate"/>
        </w:r>
        <w:r w:rsidRPr="00470914">
          <w:rPr>
            <w:rFonts w:ascii="Calibri" w:eastAsia="Times New Roman" w:hAnsi="Calibri" w:cs="Calibri"/>
            <w:color w:val="0070C0"/>
            <w:kern w:val="0"/>
            <w:sz w:val="22"/>
            <w:szCs w:val="22"/>
            <w:u w:val="single"/>
            <w14:ligatures w14:val="none"/>
          </w:rPr>
          <w:delText>Form TTS.2-E - Application for issuance of UNLP (French)</w:delText>
        </w:r>
        <w:r>
          <w:fldChar w:fldCharType="end"/>
        </w:r>
      </w:del>
    </w:p>
    <w:p w14:paraId="3BF4B6A8" w14:textId="77777777" w:rsidR="00811802" w:rsidRPr="00470914" w:rsidRDefault="00811802" w:rsidP="00811802">
      <w:pPr>
        <w:spacing w:after="0" w:line="360" w:lineRule="auto"/>
        <w:ind w:left="705"/>
        <w:jc w:val="both"/>
        <w:rPr>
          <w:del w:id="393" w:author="Summer L. Hodgson" w:date="2026-09-25T20:07:00Z" w16du:dateUtc="2026-09-26T00:07:00Z"/>
          <w:rFonts w:ascii="Calibri" w:eastAsia="Times New Roman" w:hAnsi="Calibri" w:cs="Calibri"/>
          <w:color w:val="0070C0"/>
          <w:kern w:val="0"/>
          <w:sz w:val="22"/>
          <w:szCs w:val="22"/>
          <w:u w:val="single"/>
          <w14:ligatures w14:val="none"/>
        </w:rPr>
      </w:pPr>
      <w:del w:id="394" w:author="Summer L. Hodgson" w:date="2026-09-25T20:07:00Z" w16du:dateUtc="2026-09-26T00:07:00Z">
        <w:r w:rsidRPr="00470914">
          <w:rPr>
            <w:rFonts w:ascii="Calibri" w:eastAsia="Times New Roman" w:hAnsi="Calibri" w:cs="Calibri"/>
            <w:color w:val="0070C0"/>
            <w:kern w:val="0"/>
            <w:sz w:val="22"/>
            <w:szCs w:val="22"/>
            <w14:ligatures w14:val="none"/>
          </w:rPr>
          <w:fldChar w:fldCharType="begin"/>
        </w:r>
        <w:r w:rsidRPr="00470914">
          <w:rPr>
            <w:rFonts w:ascii="Calibri" w:eastAsia="Times New Roman" w:hAnsi="Calibri" w:cs="Calibri"/>
            <w:color w:val="0070C0"/>
            <w:kern w:val="0"/>
            <w:sz w:val="22"/>
            <w:szCs w:val="22"/>
            <w14:ligatures w14:val="none"/>
          </w:rPr>
          <w:delInstrText>HYPERLINK "https://popp.undp.org/node/311"</w:delInstrText>
        </w:r>
        <w:r w:rsidRPr="00470914">
          <w:rPr>
            <w:rFonts w:ascii="Calibri" w:eastAsia="Times New Roman" w:hAnsi="Calibri" w:cs="Calibri"/>
            <w:color w:val="0070C0"/>
            <w:kern w:val="0"/>
            <w:sz w:val="22"/>
            <w:szCs w:val="22"/>
            <w14:ligatures w14:val="none"/>
          </w:rPr>
        </w:r>
        <w:r w:rsidRPr="00470914">
          <w:rPr>
            <w:rFonts w:ascii="Calibri" w:eastAsia="Times New Roman" w:hAnsi="Calibri" w:cs="Calibri"/>
            <w:color w:val="0070C0"/>
            <w:kern w:val="0"/>
            <w:sz w:val="22"/>
            <w:szCs w:val="22"/>
            <w14:ligatures w14:val="none"/>
          </w:rPr>
          <w:fldChar w:fldCharType="separate"/>
        </w:r>
        <w:r w:rsidRPr="00470914">
          <w:rPr>
            <w:rFonts w:ascii="Calibri" w:eastAsia="Times New Roman" w:hAnsi="Calibri" w:cs="Calibri"/>
            <w:color w:val="0070C0"/>
            <w:kern w:val="0"/>
            <w:sz w:val="22"/>
            <w:szCs w:val="22"/>
            <w:u w:val="single"/>
            <w14:ligatures w14:val="none"/>
          </w:rPr>
          <w:delText>Form TTS.7 - UNLP Cancellation</w:delText>
        </w:r>
      </w:del>
    </w:p>
    <w:p w14:paraId="361010B7" w14:textId="77777777" w:rsidR="00811802" w:rsidRPr="00470914" w:rsidRDefault="00811802" w:rsidP="00811802">
      <w:pPr>
        <w:spacing w:after="0" w:line="360" w:lineRule="auto"/>
        <w:ind w:left="705"/>
        <w:jc w:val="both"/>
        <w:rPr>
          <w:del w:id="395" w:author="Summer L. Hodgson" w:date="2026-09-25T20:07:00Z" w16du:dateUtc="2026-09-26T00:07:00Z"/>
          <w:rFonts w:ascii="Calibri" w:eastAsia="Times New Roman" w:hAnsi="Calibri" w:cs="Calibri"/>
          <w:color w:val="0070C0"/>
          <w:kern w:val="0"/>
          <w:sz w:val="22"/>
          <w:szCs w:val="22"/>
          <w:u w:val="single"/>
          <w14:ligatures w14:val="none"/>
        </w:rPr>
      </w:pPr>
      <w:del w:id="396" w:author="Summer L. Hodgson" w:date="2026-09-25T20:07:00Z" w16du:dateUtc="2026-09-26T00:07:00Z">
        <w:r w:rsidRPr="00470914">
          <w:rPr>
            <w:rFonts w:ascii="Calibri" w:eastAsia="Times New Roman" w:hAnsi="Calibri" w:cs="Calibri"/>
            <w:color w:val="0070C0"/>
            <w:kern w:val="0"/>
            <w:sz w:val="22"/>
            <w:szCs w:val="22"/>
            <w14:ligatures w14:val="none"/>
          </w:rPr>
          <w:fldChar w:fldCharType="end"/>
        </w:r>
        <w:r w:rsidRPr="00470914">
          <w:rPr>
            <w:rFonts w:ascii="Calibri" w:eastAsia="Times New Roman" w:hAnsi="Calibri" w:cs="Calibri"/>
            <w:color w:val="0070C0"/>
            <w:kern w:val="0"/>
            <w:sz w:val="22"/>
            <w:szCs w:val="22"/>
            <w14:ligatures w14:val="none"/>
          </w:rPr>
          <w:fldChar w:fldCharType="begin"/>
        </w:r>
        <w:r w:rsidRPr="00470914">
          <w:rPr>
            <w:rFonts w:ascii="Calibri" w:eastAsia="Times New Roman" w:hAnsi="Calibri" w:cs="Calibri"/>
            <w:color w:val="0070C0"/>
            <w:kern w:val="0"/>
            <w:sz w:val="22"/>
            <w:szCs w:val="22"/>
            <w14:ligatures w14:val="none"/>
          </w:rPr>
          <w:delInstrText xml:space="preserve"> HYPERLINK "https://popp.undp.org/node/4676" </w:delInstrText>
        </w:r>
        <w:r w:rsidRPr="00470914">
          <w:rPr>
            <w:rFonts w:ascii="Calibri" w:eastAsia="Times New Roman" w:hAnsi="Calibri" w:cs="Calibri"/>
            <w:color w:val="0070C0"/>
            <w:kern w:val="0"/>
            <w:sz w:val="22"/>
            <w:szCs w:val="22"/>
            <w14:ligatures w14:val="none"/>
          </w:rPr>
        </w:r>
        <w:r w:rsidRPr="00470914">
          <w:rPr>
            <w:rFonts w:ascii="Calibri" w:eastAsia="Times New Roman" w:hAnsi="Calibri" w:cs="Calibri"/>
            <w:color w:val="0070C0"/>
            <w:kern w:val="0"/>
            <w:sz w:val="22"/>
            <w:szCs w:val="22"/>
            <w14:ligatures w14:val="none"/>
          </w:rPr>
          <w:fldChar w:fldCharType="separate"/>
        </w:r>
        <w:r w:rsidRPr="00470914">
          <w:rPr>
            <w:rFonts w:ascii="Calibri" w:eastAsia="Times New Roman" w:hAnsi="Calibri" w:cs="Calibri"/>
            <w:color w:val="0070C0"/>
            <w:kern w:val="0"/>
            <w:sz w:val="22"/>
            <w:szCs w:val="22"/>
            <w:u w:val="single"/>
            <w14:ligatures w14:val="none"/>
          </w:rPr>
          <w:delText xml:space="preserve">Form PT.39-E - Application for UN Family Certificate (English) </w:delText>
        </w:r>
      </w:del>
    </w:p>
    <w:p w14:paraId="215E1379" w14:textId="77777777" w:rsidR="00811802" w:rsidRPr="00470914" w:rsidRDefault="00811802" w:rsidP="00811802">
      <w:pPr>
        <w:spacing w:after="0" w:line="360" w:lineRule="auto"/>
        <w:ind w:left="705"/>
        <w:jc w:val="both"/>
        <w:rPr>
          <w:del w:id="397" w:author="Summer L. Hodgson" w:date="2026-09-25T20:07:00Z" w16du:dateUtc="2026-09-26T00:07:00Z"/>
          <w:rFonts w:ascii="Calibri" w:eastAsia="Times New Roman" w:hAnsi="Calibri" w:cs="Calibri"/>
          <w:color w:val="0070C0"/>
          <w:kern w:val="0"/>
          <w:sz w:val="22"/>
          <w:szCs w:val="22"/>
          <w14:ligatures w14:val="none"/>
        </w:rPr>
      </w:pPr>
      <w:del w:id="398" w:author="Summer L. Hodgson" w:date="2026-09-25T20:07:00Z" w16du:dateUtc="2026-09-26T00:07:00Z">
        <w:r w:rsidRPr="00470914">
          <w:rPr>
            <w:rFonts w:ascii="Calibri" w:eastAsia="Times New Roman" w:hAnsi="Calibri" w:cs="Calibri"/>
            <w:color w:val="0070C0"/>
            <w:kern w:val="0"/>
            <w:sz w:val="22"/>
            <w:szCs w:val="22"/>
            <w14:ligatures w14:val="none"/>
          </w:rPr>
          <w:fldChar w:fldCharType="end"/>
        </w:r>
        <w:r>
          <w:fldChar w:fldCharType="begin"/>
        </w:r>
        <w:r>
          <w:delInstrText>HYPERLINK "https://popp.undp.org/node/4691"</w:delInstrText>
        </w:r>
        <w:r>
          <w:fldChar w:fldCharType="separate"/>
        </w:r>
        <w:r w:rsidRPr="00470914">
          <w:rPr>
            <w:rFonts w:ascii="Calibri" w:eastAsia="Times New Roman" w:hAnsi="Calibri" w:cs="Calibri"/>
            <w:color w:val="0070C0"/>
            <w:kern w:val="0"/>
            <w:sz w:val="22"/>
            <w:szCs w:val="22"/>
            <w:u w:val="single"/>
            <w14:ligatures w14:val="none"/>
          </w:rPr>
          <w:delText>Form PT64-E. Application for UN Certificate (English)</w:delText>
        </w:r>
        <w:r>
          <w:fldChar w:fldCharType="end"/>
        </w:r>
        <w:r w:rsidRPr="00470914">
          <w:rPr>
            <w:rFonts w:ascii="Calibri" w:eastAsia="Times New Roman" w:hAnsi="Calibri" w:cs="Calibri"/>
            <w:color w:val="0070C0"/>
            <w:kern w:val="0"/>
            <w:sz w:val="22"/>
            <w:szCs w:val="22"/>
            <w14:ligatures w14:val="none"/>
          </w:rPr>
          <w:delText xml:space="preserve"> </w:delText>
        </w:r>
      </w:del>
    </w:p>
    <w:p w14:paraId="311DDE60" w14:textId="77777777" w:rsidR="00811802" w:rsidRPr="00470914" w:rsidRDefault="00811802" w:rsidP="00811802">
      <w:pPr>
        <w:spacing w:after="0" w:line="360" w:lineRule="auto"/>
        <w:ind w:left="705"/>
        <w:jc w:val="both"/>
        <w:rPr>
          <w:del w:id="399" w:author="Summer L. Hodgson" w:date="2026-09-25T20:07:00Z" w16du:dateUtc="2026-09-26T00:07:00Z"/>
          <w:rFonts w:ascii="Calibri" w:eastAsia="Times New Roman" w:hAnsi="Calibri" w:cs="Calibri"/>
          <w:color w:val="0070C0"/>
          <w:kern w:val="0"/>
          <w:sz w:val="22"/>
          <w:szCs w:val="22"/>
          <w:u w:val="single"/>
          <w14:ligatures w14:val="none"/>
        </w:rPr>
      </w:pPr>
      <w:del w:id="400" w:author="Summer L. Hodgson" w:date="2026-09-25T20:07:00Z" w16du:dateUtc="2026-09-26T00:07:00Z">
        <w:r>
          <w:fldChar w:fldCharType="begin"/>
        </w:r>
        <w:r>
          <w:delInstrText>HYPERLINK "https://popp.undp.org/node/4686"</w:delInstrText>
        </w:r>
        <w:r>
          <w:fldChar w:fldCharType="separate"/>
        </w:r>
        <w:r w:rsidRPr="00470914">
          <w:rPr>
            <w:rFonts w:ascii="Calibri" w:eastAsia="Times New Roman" w:hAnsi="Calibri" w:cs="Calibri"/>
            <w:color w:val="0070C0"/>
            <w:kern w:val="0"/>
            <w:sz w:val="22"/>
            <w:szCs w:val="22"/>
            <w:u w:val="single"/>
            <w14:ligatures w14:val="none"/>
          </w:rPr>
          <w:delText>Template for transmitting requests for travel documents to General Operations</w:delText>
        </w:r>
        <w:r>
          <w:fldChar w:fldCharType="end"/>
        </w:r>
      </w:del>
    </w:p>
    <w:p w14:paraId="61E8E569" w14:textId="77777777" w:rsidR="00811802" w:rsidRPr="00470914" w:rsidRDefault="00811802" w:rsidP="00811802">
      <w:pPr>
        <w:spacing w:after="0" w:line="360" w:lineRule="auto"/>
        <w:ind w:left="705"/>
        <w:jc w:val="both"/>
        <w:rPr>
          <w:del w:id="401" w:author="Summer L. Hodgson" w:date="2026-09-25T20:07:00Z" w16du:dateUtc="2026-09-26T00:07:00Z"/>
          <w:rFonts w:ascii="Calibri" w:eastAsia="Times New Roman" w:hAnsi="Calibri" w:cs="Calibri"/>
          <w:color w:val="0070C0"/>
          <w:kern w:val="0"/>
          <w:sz w:val="22"/>
          <w:szCs w:val="22"/>
          <w14:ligatures w14:val="none"/>
        </w:rPr>
      </w:pPr>
      <w:del w:id="402" w:author="Summer L. Hodgson" w:date="2026-09-25T20:07:00Z" w16du:dateUtc="2026-09-26T00:07:00Z">
        <w:r>
          <w:fldChar w:fldCharType="begin"/>
        </w:r>
        <w:r>
          <w:delInstrText>HYPERLINK "https://popp.undp.org/node/3786"</w:delInstrText>
        </w:r>
        <w:r>
          <w:fldChar w:fldCharType="separate"/>
        </w:r>
        <w:r w:rsidRPr="00470914">
          <w:rPr>
            <w:rFonts w:ascii="Calibri" w:eastAsia="Times New Roman" w:hAnsi="Calibri" w:cs="Calibri"/>
            <w:color w:val="0070C0"/>
            <w:kern w:val="0"/>
            <w:sz w:val="22"/>
            <w:szCs w:val="22"/>
            <w:u w:val="single"/>
            <w14:ligatures w14:val="none"/>
          </w:rPr>
          <w:delText>Template memo to request for exceptional issuance of Exceptional Red Laissez-Passer (ERLP)</w:delText>
        </w:r>
        <w:r>
          <w:fldChar w:fldCharType="end"/>
        </w:r>
      </w:del>
    </w:p>
    <w:p w14:paraId="3EB5D37F" w14:textId="77777777" w:rsidR="00811802" w:rsidRPr="00470914" w:rsidRDefault="00811802" w:rsidP="00811802">
      <w:pPr>
        <w:spacing w:after="0" w:line="360" w:lineRule="auto"/>
        <w:ind w:firstLine="705"/>
        <w:jc w:val="both"/>
        <w:rPr>
          <w:del w:id="403" w:author="Summer L. Hodgson" w:date="2026-09-25T20:07:00Z" w16du:dateUtc="2026-09-26T00:07:00Z"/>
          <w:rFonts w:ascii="Calibri" w:eastAsia="Times New Roman" w:hAnsi="Calibri" w:cs="Calibri"/>
          <w:color w:val="0070C0"/>
          <w:kern w:val="0"/>
          <w:sz w:val="22"/>
          <w:szCs w:val="22"/>
          <w:u w:val="single"/>
          <w14:ligatures w14:val="none"/>
        </w:rPr>
      </w:pPr>
      <w:del w:id="404" w:author="Summer L. Hodgson" w:date="2026-09-25T20:07:00Z" w16du:dateUtc="2026-09-26T00:07:00Z">
        <w:r w:rsidRPr="00470914">
          <w:rPr>
            <w:rFonts w:ascii="Calibri" w:eastAsia="Times New Roman" w:hAnsi="Calibri" w:cs="Calibri"/>
            <w:color w:val="0070C0"/>
            <w:kern w:val="0"/>
            <w:sz w:val="22"/>
            <w:szCs w:val="22"/>
            <w14:ligatures w14:val="none"/>
          </w:rPr>
          <w:fldChar w:fldCharType="begin"/>
        </w:r>
        <w:r w:rsidRPr="00470914">
          <w:rPr>
            <w:rFonts w:ascii="Calibri" w:eastAsia="Times New Roman" w:hAnsi="Calibri" w:cs="Calibri"/>
            <w:color w:val="0070C0"/>
            <w:kern w:val="0"/>
            <w:sz w:val="22"/>
            <w:szCs w:val="22"/>
            <w14:ligatures w14:val="none"/>
          </w:rPr>
          <w:delInstrText xml:space="preserve"> HYPERLINK "https://popp.undp.org/node/3771" </w:delInstrText>
        </w:r>
        <w:r w:rsidRPr="00470914">
          <w:rPr>
            <w:rFonts w:ascii="Calibri" w:eastAsia="Times New Roman" w:hAnsi="Calibri" w:cs="Calibri"/>
            <w:color w:val="0070C0"/>
            <w:kern w:val="0"/>
            <w:sz w:val="22"/>
            <w:szCs w:val="22"/>
            <w14:ligatures w14:val="none"/>
          </w:rPr>
        </w:r>
        <w:r w:rsidRPr="00470914">
          <w:rPr>
            <w:rFonts w:ascii="Calibri" w:eastAsia="Times New Roman" w:hAnsi="Calibri" w:cs="Calibri"/>
            <w:color w:val="0070C0"/>
            <w:kern w:val="0"/>
            <w:sz w:val="22"/>
            <w:szCs w:val="22"/>
            <w14:ligatures w14:val="none"/>
          </w:rPr>
          <w:fldChar w:fldCharType="separate"/>
        </w:r>
        <w:r w:rsidRPr="00470914">
          <w:rPr>
            <w:rFonts w:ascii="Calibri" w:eastAsia="Times New Roman" w:hAnsi="Calibri" w:cs="Calibri"/>
            <w:color w:val="0070C0"/>
            <w:kern w:val="0"/>
            <w:sz w:val="22"/>
            <w:szCs w:val="22"/>
            <w:u w:val="single"/>
            <w14:ligatures w14:val="none"/>
          </w:rPr>
          <w:delText>Standard Operating Procedure - Issuance of United Nations Travel Documents</w:delText>
        </w:r>
      </w:del>
    </w:p>
    <w:p w14:paraId="607F8D9F" w14:textId="77777777" w:rsidR="00811802" w:rsidRPr="00470914" w:rsidRDefault="00811802" w:rsidP="00811802">
      <w:pPr>
        <w:spacing w:after="0" w:line="360" w:lineRule="auto"/>
        <w:ind w:left="705"/>
        <w:jc w:val="both"/>
        <w:rPr>
          <w:del w:id="405" w:author="Summer L. Hodgson" w:date="2026-09-25T20:07:00Z" w16du:dateUtc="2026-09-26T00:07:00Z"/>
          <w:rFonts w:ascii="Calibri" w:eastAsia="Times New Roman" w:hAnsi="Calibri" w:cs="Calibri"/>
          <w:color w:val="0070C0"/>
          <w:kern w:val="0"/>
          <w:sz w:val="22"/>
          <w:szCs w:val="22"/>
          <w14:ligatures w14:val="none"/>
        </w:rPr>
      </w:pPr>
      <w:del w:id="406" w:author="Summer L. Hodgson" w:date="2026-09-25T20:07:00Z" w16du:dateUtc="2026-09-26T00:07:00Z">
        <w:r w:rsidRPr="00470914">
          <w:rPr>
            <w:rFonts w:ascii="Calibri" w:eastAsia="Times New Roman" w:hAnsi="Calibri" w:cs="Calibri"/>
            <w:color w:val="0070C0"/>
            <w:kern w:val="0"/>
            <w:sz w:val="22"/>
            <w:szCs w:val="22"/>
            <w14:ligatures w14:val="none"/>
          </w:rPr>
          <w:fldChar w:fldCharType="end"/>
        </w:r>
        <w:r>
          <w:fldChar w:fldCharType="begin"/>
        </w:r>
        <w:r>
          <w:delInstrText>HYPERLINK "https://dss.un.org/dssweb/"</w:delInstrText>
        </w:r>
        <w:r>
          <w:fldChar w:fldCharType="separate"/>
        </w:r>
        <w:r w:rsidRPr="00470914">
          <w:rPr>
            <w:rFonts w:ascii="Calibri" w:eastAsia="Times New Roman" w:hAnsi="Calibri" w:cs="Calibri"/>
            <w:color w:val="0070C0"/>
            <w:kern w:val="0"/>
            <w:sz w:val="22"/>
            <w:szCs w:val="22"/>
            <w:u w:val="single"/>
            <w14:ligatures w14:val="none"/>
          </w:rPr>
          <w:delText>UNDP Security Guide/Clearance UN Travel Advisory and Security Clearance Procedure</w:delText>
        </w:r>
        <w:r>
          <w:fldChar w:fldCharType="end"/>
        </w:r>
      </w:del>
    </w:p>
    <w:p w14:paraId="1868E87A" w14:textId="77777777" w:rsidR="00811802" w:rsidRPr="00470914" w:rsidRDefault="00811802" w:rsidP="00811802">
      <w:pPr>
        <w:spacing w:after="0" w:line="360" w:lineRule="auto"/>
        <w:ind w:left="705"/>
        <w:jc w:val="both"/>
        <w:rPr>
          <w:del w:id="407" w:author="Summer L. Hodgson" w:date="2026-09-25T20:07:00Z" w16du:dateUtc="2026-09-26T00:07:00Z"/>
          <w:rFonts w:ascii="Calibri" w:eastAsia="Times New Roman" w:hAnsi="Calibri" w:cs="Calibri"/>
          <w:color w:val="0070C0"/>
          <w:kern w:val="0"/>
          <w:sz w:val="22"/>
          <w:szCs w:val="22"/>
          <w:u w:val="single"/>
          <w14:ligatures w14:val="none"/>
        </w:rPr>
      </w:pPr>
      <w:del w:id="408" w:author="Summer L. Hodgson" w:date="2026-09-25T20:07:00Z" w16du:dateUtc="2026-09-26T00:07:00Z">
        <w:r>
          <w:fldChar w:fldCharType="begin"/>
        </w:r>
        <w:r>
          <w:delInstrText>HYPERLINK "https://popp.undp.org/node/11076"</w:delInstrText>
        </w:r>
        <w:r>
          <w:fldChar w:fldCharType="separate"/>
        </w:r>
        <w:r w:rsidRPr="00470914">
          <w:rPr>
            <w:rFonts w:ascii="Calibri" w:eastAsia="Times New Roman" w:hAnsi="Calibri" w:cs="Calibri"/>
            <w:color w:val="0070C0"/>
            <w:kern w:val="0"/>
            <w:sz w:val="22"/>
            <w:szCs w:val="22"/>
            <w:u w:val="single"/>
            <w14:ligatures w14:val="none"/>
          </w:rPr>
          <w:delText>Medical Clearance</w:delText>
        </w:r>
        <w:r>
          <w:fldChar w:fldCharType="end"/>
        </w:r>
      </w:del>
    </w:p>
    <w:p w14:paraId="150E854A" w14:textId="77777777" w:rsidR="00811802" w:rsidRPr="009539FD" w:rsidRDefault="00811802" w:rsidP="004834BD">
      <w:pPr>
        <w:rPr>
          <w:rFonts w:ascii="Verdana" w:hAnsi="Verdana"/>
          <w:b/>
          <w:color w:val="002060"/>
          <w:sz w:val="20"/>
          <w:rPrChange w:id="409" w:author="Summer L. Hodgson" w:date="2026-09-25T20:07:00Z" w16du:dateUtc="2026-09-26T00:07:00Z">
            <w:rPr>
              <w:rFonts w:ascii="Calibri" w:hAnsi="Calibri" w:cs="Calibri"/>
              <w:sz w:val="22"/>
              <w:szCs w:val="22"/>
            </w:rPr>
          </w:rPrChange>
        </w:rPr>
        <w:pPrChange w:id="410" w:author="Summer L. Hodgson" w:date="2026-09-25T20:07:00Z" w16du:dateUtc="2026-09-26T00:07:00Z">
          <w:pPr>
            <w:jc w:val="both"/>
          </w:pPr>
        </w:pPrChange>
      </w:pPr>
    </w:p>
    <w:sectPr w:rsidR="00811802" w:rsidRPr="009539FD" w:rsidSect="00D8137C">
      <w:headerReference w:type="default" r:id="rId8"/>
      <w:footerReference w:type="even" r:id="rId9"/>
      <w:footerReference w:type="default" r:id="rId10"/>
      <w:footerReference w:type="first" r:id="rId11"/>
      <w:pgSz w:w="12240" w:h="15840"/>
      <w:pgMar w:top="81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Change w:id="424" w:author="Summer L. Hodgson" w:date="2026-09-25T20:07:00Z" w16du:dateUtc="2026-09-26T00:07:00Z">
        <w:sectPr w:rsidR="00811802" w:rsidRPr="009539FD" w:rsidSect="00D8137C">
          <w:pgMar w:top="1483" w:right="1440" w:bottom="1627" w:left="1440" w:header="720" w:footer="720" w:gutter="0"/>
          <w:pgBorders w:offsetFrom="text">
            <w:top w:val="none" w:sz="0" w:space="0" w:color="auto"/>
            <w:left w:val="none" w:sz="0" w:space="0" w:color="auto"/>
            <w:bottom w:val="none" w:sz="0" w:space="0" w:color="auto"/>
            <w:right w:val="none" w:sz="0" w:space="0" w:color="auto"/>
          </w:pgBorders>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FB0C015" w14:textId="77777777" w:rsidR="005A4265" w:rsidRDefault="005A4265" w:rsidP="00811802">
      <w:pPr>
        <w:spacing w:after="0" w:line="240" w:lineRule="auto"/>
      </w:pPr>
      <w:r>
        <w:separator/>
      </w:r>
    </w:p>
  </w:endnote>
  <w:endnote w:type="continuationSeparator" w:id="0">
    <w:p w14:paraId="1E215DD9" w14:textId="77777777" w:rsidR="005A4265" w:rsidRDefault="005A4265" w:rsidP="008118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haroni">
    <w:panose1 w:val="02010803020104030203"/>
    <w:charset w:val="B1"/>
    <w:family w:val="auto"/>
    <w:pitch w:val="variable"/>
    <w:sig w:usb0="00000803" w:usb1="00000000" w:usb2="00000000" w:usb3="00000000" w:csb0="0000002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A29686" w14:textId="77777777" w:rsidR="00470914" w:rsidRDefault="00470914">
    <w:pPr>
      <w:spacing w:line="259" w:lineRule="auto"/>
      <w:ind w:right="1"/>
      <w:jc w:val="center"/>
      <w:rPr>
        <w:del w:id="413" w:author="Summer L. Hodgson" w:date="2026-09-25T20:07:00Z" w16du:dateUtc="2026-09-26T00:07:00Z"/>
      </w:rPr>
    </w:pPr>
    <w:del w:id="414" w:author="Summer L. Hodgson" w:date="2026-09-25T20:07:00Z" w16du:dateUtc="2026-09-26T00:07:00Z">
      <w:r>
        <w:fldChar w:fldCharType="begin"/>
      </w:r>
      <w:r>
        <w:delInstrText xml:space="preserve"> PAGE   \* MERGEFORMAT </w:delInstrText>
      </w:r>
      <w:r>
        <w:fldChar w:fldCharType="separate"/>
      </w:r>
      <w:r>
        <w:delText>1</w:delText>
      </w:r>
      <w:r>
        <w:fldChar w:fldCharType="end"/>
      </w:r>
      <w:r>
        <w:delText xml:space="preserve"> </w:delText>
      </w:r>
    </w:del>
  </w:p>
  <w:p w14:paraId="4E756972" w14:textId="77777777" w:rsidR="00470914" w:rsidRDefault="00470914">
    <w:pPr>
      <w:pStyle w:val="Footer"/>
      <w:pPrChange w:id="415" w:author="Summer L. Hodgson" w:date="2026-09-25T20:07:00Z" w16du:dateUtc="2026-09-26T00:07:00Z">
        <w:pPr>
          <w:spacing w:line="259" w:lineRule="auto"/>
        </w:pPr>
      </w:pPrChange>
    </w:pPr>
    <w:del w:id="416" w:author="Summer L. Hodgson" w:date="2026-09-25T20:07:00Z" w16du:dateUtc="2026-09-26T00:07:00Z">
      <w:r>
        <w:delText xml:space="preserve"> </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18FCC9" w14:textId="157130C1" w:rsidR="00470914" w:rsidRDefault="00470914">
    <w:pPr>
      <w:pStyle w:val="Footer"/>
      <w:rPr>
        <w:rPrChange w:id="417" w:author="Summer L. Hodgson" w:date="2026-09-25T20:07:00Z" w16du:dateUtc="2026-09-26T00:07:00Z">
          <w:rPr>
            <w:rFonts w:ascii="Calibri" w:hAnsi="Calibri" w:cs="Calibri"/>
            <w:sz w:val="22"/>
            <w:szCs w:val="22"/>
          </w:rPr>
        </w:rPrChange>
      </w:rPr>
      <w:pPrChange w:id="418" w:author="Summer L. Hodgson" w:date="2026-09-25T20:07:00Z" w16du:dateUtc="2026-09-26T00:07:00Z">
        <w:pPr>
          <w:tabs>
            <w:tab w:val="left" w:pos="5760"/>
          </w:tabs>
          <w:spacing w:line="259" w:lineRule="auto"/>
        </w:pPr>
      </w:pPrChange>
    </w:pPr>
    <w:del w:id="419" w:author="Summer L. Hodgson" w:date="2026-09-25T20:07:00Z" w16du:dateUtc="2026-09-26T00:07:00Z">
      <w:r w:rsidRPr="00811802">
        <w:rPr>
          <w:rFonts w:ascii="Calibri" w:hAnsi="Calibri" w:cs="Calibri"/>
        </w:rPr>
        <w:delText xml:space="preserve">Page </w:delText>
      </w:r>
      <w:r w:rsidRPr="00811802">
        <w:rPr>
          <w:rFonts w:ascii="Calibri" w:hAnsi="Calibri" w:cs="Calibri"/>
          <w:b/>
        </w:rPr>
        <w:fldChar w:fldCharType="begin"/>
      </w:r>
      <w:r w:rsidRPr="00811802">
        <w:rPr>
          <w:rFonts w:ascii="Calibri" w:hAnsi="Calibri" w:cs="Calibri"/>
          <w:b/>
        </w:rPr>
        <w:delInstrText xml:space="preserve"> PAGE  \* Arabic  \* MERGEFORMAT </w:delInstrText>
      </w:r>
      <w:r w:rsidRPr="00811802">
        <w:rPr>
          <w:rFonts w:ascii="Calibri" w:hAnsi="Calibri" w:cs="Calibri"/>
          <w:b/>
        </w:rPr>
        <w:fldChar w:fldCharType="separate"/>
      </w:r>
      <w:r w:rsidRPr="00811802">
        <w:rPr>
          <w:rFonts w:ascii="Calibri" w:hAnsi="Calibri" w:cs="Calibri"/>
          <w:b/>
          <w:noProof/>
        </w:rPr>
        <w:delText>1</w:delText>
      </w:r>
      <w:r w:rsidRPr="00811802">
        <w:rPr>
          <w:rFonts w:ascii="Calibri" w:hAnsi="Calibri" w:cs="Calibri"/>
          <w:b/>
        </w:rPr>
        <w:fldChar w:fldCharType="end"/>
      </w:r>
      <w:r w:rsidRPr="00811802">
        <w:rPr>
          <w:rFonts w:ascii="Calibri" w:hAnsi="Calibri" w:cs="Calibri"/>
        </w:rPr>
        <w:delText xml:space="preserve"> of </w:delText>
      </w:r>
      <w:r w:rsidRPr="00811802">
        <w:rPr>
          <w:rFonts w:ascii="Calibri" w:hAnsi="Calibri" w:cs="Calibri"/>
          <w:b/>
        </w:rPr>
        <w:fldChar w:fldCharType="begin"/>
      </w:r>
      <w:r w:rsidRPr="00811802">
        <w:rPr>
          <w:rFonts w:ascii="Calibri" w:hAnsi="Calibri" w:cs="Calibri"/>
          <w:b/>
        </w:rPr>
        <w:delInstrText xml:space="preserve"> NUMPAGES  \* Arabic  \* MERGEFORMAT </w:delInstrText>
      </w:r>
      <w:r w:rsidRPr="00811802">
        <w:rPr>
          <w:rFonts w:ascii="Calibri" w:hAnsi="Calibri" w:cs="Calibri"/>
          <w:b/>
        </w:rPr>
        <w:fldChar w:fldCharType="separate"/>
      </w:r>
      <w:r w:rsidRPr="00811802">
        <w:rPr>
          <w:rFonts w:ascii="Calibri" w:hAnsi="Calibri" w:cs="Calibri"/>
          <w:b/>
          <w:noProof/>
        </w:rPr>
        <w:delText>4</w:delText>
      </w:r>
      <w:r w:rsidRPr="00811802">
        <w:rPr>
          <w:rFonts w:ascii="Calibri" w:hAnsi="Calibri" w:cs="Calibri"/>
          <w:b/>
        </w:rPr>
        <w:fldChar w:fldCharType="end"/>
      </w:r>
      <w:r w:rsidRPr="00811802">
        <w:rPr>
          <w:rFonts w:ascii="Calibri" w:hAnsi="Calibri" w:cs="Calibri"/>
        </w:rPr>
        <w:ptab w:relativeTo="margin" w:alignment="center" w:leader="none"/>
      </w:r>
      <w:r w:rsidRPr="00811802">
        <w:rPr>
          <w:rFonts w:ascii="Calibri" w:hAnsi="Calibri" w:cs="Calibri"/>
        </w:rPr>
        <w:delText xml:space="preserve">Effective Date: 09/01/2023 </w:delText>
      </w:r>
      <w:r w:rsidRPr="00811802">
        <w:rPr>
          <w:rFonts w:ascii="Calibri" w:hAnsi="Calibri" w:cs="Calibri"/>
        </w:rPr>
        <w:ptab w:relativeTo="margin" w:alignment="right" w:leader="none"/>
      </w:r>
      <w:r w:rsidRPr="00811802">
        <w:rPr>
          <w:rFonts w:ascii="Calibri" w:hAnsi="Calibri" w:cs="Calibri"/>
        </w:rPr>
        <w:delText xml:space="preserve">Version #: </w:delText>
      </w:r>
      <w:r w:rsidR="00811802">
        <w:rPr>
          <w:rFonts w:ascii="Calibri" w:hAnsi="Calibri" w:cs="Calibri"/>
        </w:rPr>
        <w:delText>9</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3CEAE6" w14:textId="77777777" w:rsidR="00470914" w:rsidRDefault="00470914">
    <w:pPr>
      <w:spacing w:line="259" w:lineRule="auto"/>
      <w:ind w:right="1"/>
      <w:jc w:val="center"/>
      <w:rPr>
        <w:del w:id="420" w:author="Summer L. Hodgson" w:date="2026-09-25T20:07:00Z" w16du:dateUtc="2026-09-26T00:07:00Z"/>
      </w:rPr>
    </w:pPr>
    <w:del w:id="421" w:author="Summer L. Hodgson" w:date="2026-09-25T20:07:00Z" w16du:dateUtc="2026-09-26T00:07:00Z">
      <w:r>
        <w:fldChar w:fldCharType="begin"/>
      </w:r>
      <w:r>
        <w:delInstrText xml:space="preserve"> PAGE   \* MERGEFORMAT </w:delInstrText>
      </w:r>
      <w:r>
        <w:fldChar w:fldCharType="separate"/>
      </w:r>
      <w:r>
        <w:delText>1</w:delText>
      </w:r>
      <w:r>
        <w:fldChar w:fldCharType="end"/>
      </w:r>
      <w:r>
        <w:delText xml:space="preserve"> </w:delText>
      </w:r>
    </w:del>
  </w:p>
  <w:p w14:paraId="100C6D79" w14:textId="77777777" w:rsidR="00470914" w:rsidRDefault="00470914">
    <w:pPr>
      <w:pStyle w:val="Footer"/>
      <w:pPrChange w:id="422" w:author="Summer L. Hodgson" w:date="2026-09-25T20:07:00Z" w16du:dateUtc="2026-09-26T00:07:00Z">
        <w:pPr>
          <w:spacing w:line="259" w:lineRule="auto"/>
        </w:pPr>
      </w:pPrChange>
    </w:pPr>
    <w:del w:id="423" w:author="Summer L. Hodgson" w:date="2026-09-25T20:07:00Z" w16du:dateUtc="2026-09-26T00:07:00Z">
      <w:r>
        <w:delText xml:space="preserve"> </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C4BD42" w14:textId="77777777" w:rsidR="005A4265" w:rsidRDefault="005A4265" w:rsidP="00811802">
      <w:pPr>
        <w:spacing w:after="0" w:line="240" w:lineRule="auto"/>
      </w:pPr>
      <w:r>
        <w:separator/>
      </w:r>
    </w:p>
  </w:footnote>
  <w:footnote w:type="continuationSeparator" w:id="0">
    <w:p w14:paraId="02BA0C5B" w14:textId="77777777" w:rsidR="005A4265" w:rsidRDefault="005A4265" w:rsidP="008118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77138" w14:textId="77777777" w:rsidR="00470914" w:rsidRDefault="00470914">
    <w:pPr>
      <w:pStyle w:val="Header"/>
      <w:pPrChange w:id="411" w:author="Summer L. Hodgson" w:date="2026-09-25T20:07:00Z" w16du:dateUtc="2026-09-26T00:07:00Z">
        <w:pPr>
          <w:pStyle w:val="Header"/>
          <w:jc w:val="right"/>
        </w:pPr>
      </w:pPrChange>
    </w:pPr>
    <w:del w:id="412" w:author="Summer L. Hodgson" w:date="2026-09-25T20:07:00Z" w16du:dateUtc="2026-09-26T00:07:00Z">
      <w:r>
        <w:rPr>
          <w:noProof/>
        </w:rPr>
        <w:drawing>
          <wp:inline distT="0" distB="0" distL="0" distR="0" wp14:anchorId="6B78961C" wp14:editId="064CFADB">
            <wp:extent cx="625337" cy="952500"/>
            <wp:effectExtent l="0" t="0" r="0" b="0"/>
            <wp:docPr id="2057332171" name="Picture 205733217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629669" cy="959099"/>
                    </a:xfrm>
                    <a:prstGeom prst="rect">
                      <a:avLst/>
                    </a:prstGeom>
                  </pic:spPr>
                </pic:pic>
              </a:graphicData>
            </a:graphic>
          </wp:inline>
        </w:drawing>
      </w:r>
    </w:del>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6501C7"/>
    <w:multiLevelType w:val="hybridMultilevel"/>
    <w:tmpl w:val="9B14F7C6"/>
    <w:lvl w:ilvl="0" w:tplc="1BCE0FE6">
      <w:start w:val="14"/>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BF2DDA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2CAEA8E">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A1C118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F40D5D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AA4D95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F7C1E1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772225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EEEEB6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8A560CF"/>
    <w:multiLevelType w:val="hybridMultilevel"/>
    <w:tmpl w:val="7A2A3154"/>
    <w:lvl w:ilvl="0" w:tplc="A8E008DA">
      <w:start w:val="2"/>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8D67A8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8E624F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8045B0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23A873E">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2428D14">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BA2EE1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BB63C22">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B8C569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A013F66"/>
    <w:multiLevelType w:val="hybridMultilevel"/>
    <w:tmpl w:val="E6061FF2"/>
    <w:lvl w:ilvl="0" w:tplc="EF261C54">
      <w:start w:val="5"/>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8AE41D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F2EEAF6">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6A4D59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3BAEE5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E5EFC60">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3429270">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00E2F6">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D40F89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7D10598"/>
    <w:multiLevelType w:val="hybridMultilevel"/>
    <w:tmpl w:val="7EACEE92"/>
    <w:lvl w:ilvl="0" w:tplc="0BA28882">
      <w:start w:val="7"/>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EE2319E">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50CCE6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E829DA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6D2086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A76FF1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BEC9524">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720A8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BC782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66B04268"/>
    <w:multiLevelType w:val="hybridMultilevel"/>
    <w:tmpl w:val="62CE1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2398752">
    <w:abstractNumId w:val="1"/>
  </w:num>
  <w:num w:numId="2" w16cid:durableId="1108039743">
    <w:abstractNumId w:val="2"/>
  </w:num>
  <w:num w:numId="3" w16cid:durableId="21906734">
    <w:abstractNumId w:val="3"/>
  </w:num>
  <w:num w:numId="4" w16cid:durableId="1010446388">
    <w:abstractNumId w:val="0"/>
  </w:num>
  <w:num w:numId="5" w16cid:durableId="111490796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802"/>
    <w:rsid w:val="00004348"/>
    <w:rsid w:val="000102CB"/>
    <w:rsid w:val="00011E46"/>
    <w:rsid w:val="00014A46"/>
    <w:rsid w:val="00215DA3"/>
    <w:rsid w:val="00281D5F"/>
    <w:rsid w:val="002B2EB6"/>
    <w:rsid w:val="002B7D1F"/>
    <w:rsid w:val="002F50EA"/>
    <w:rsid w:val="0030522A"/>
    <w:rsid w:val="0040737F"/>
    <w:rsid w:val="0043768D"/>
    <w:rsid w:val="00470914"/>
    <w:rsid w:val="004834BD"/>
    <w:rsid w:val="00536D71"/>
    <w:rsid w:val="005A4265"/>
    <w:rsid w:val="005A758A"/>
    <w:rsid w:val="005E33BB"/>
    <w:rsid w:val="00604BCA"/>
    <w:rsid w:val="006A64A7"/>
    <w:rsid w:val="006D6AC2"/>
    <w:rsid w:val="006E4FFE"/>
    <w:rsid w:val="007300C2"/>
    <w:rsid w:val="007E24F0"/>
    <w:rsid w:val="00811802"/>
    <w:rsid w:val="00924E5D"/>
    <w:rsid w:val="00950EAC"/>
    <w:rsid w:val="009539FD"/>
    <w:rsid w:val="009746E4"/>
    <w:rsid w:val="00A900E1"/>
    <w:rsid w:val="00B57309"/>
    <w:rsid w:val="00BB38AA"/>
    <w:rsid w:val="00C12261"/>
    <w:rsid w:val="00D01EAF"/>
    <w:rsid w:val="00D1302B"/>
    <w:rsid w:val="00D8137C"/>
    <w:rsid w:val="00E068EA"/>
    <w:rsid w:val="00E970DA"/>
    <w:rsid w:val="00EC035B"/>
    <w:rsid w:val="00EC654E"/>
    <w:rsid w:val="00F21E24"/>
    <w:rsid w:val="00FB7040"/>
    <w:rsid w:val="00FC05D7"/>
    <w:rsid w:val="00FD7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BBCE93"/>
  <w15:chartTrackingRefBased/>
  <w15:docId w15:val="{E6ED3A16-6702-4A31-92FF-10F6328A1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9FD"/>
    <w:pPr>
      <w:keepNext/>
      <w:keepLines/>
      <w:spacing w:before="240" w:after="0" w:line="276" w:lineRule="auto"/>
      <w:outlineLvl w:val="0"/>
      <w:pPrChange w:id="0" w:author="Summer L. Hodgson" w:date="2026-09-25T20:07:00Z">
        <w:pPr>
          <w:keepNext/>
          <w:keepLines/>
          <w:spacing w:before="360" w:after="80" w:line="278" w:lineRule="auto"/>
          <w:outlineLvl w:val="0"/>
        </w:pPr>
      </w:pPrChange>
    </w:pPr>
    <w:rPr>
      <w:rFonts w:asciiTheme="majorHAnsi" w:eastAsiaTheme="majorEastAsia" w:hAnsiTheme="majorHAnsi" w:cstheme="majorBidi"/>
      <w:color w:val="0F4761" w:themeColor="accent1" w:themeShade="BF"/>
      <w:kern w:val="0"/>
      <w:sz w:val="32"/>
      <w:szCs w:val="32"/>
      <w14:ligatures w14:val="none"/>
      <w:rPrChange w:id="0" w:author="Summer L. Hodgson" w:date="2026-09-25T20:07:00Z">
        <w:rPr>
          <w:rFonts w:asciiTheme="majorHAnsi" w:eastAsiaTheme="majorEastAsia" w:hAnsiTheme="majorHAnsi" w:cstheme="majorBidi"/>
          <w:color w:val="0F4761" w:themeColor="accent1" w:themeShade="BF"/>
          <w:kern w:val="2"/>
          <w:sz w:val="40"/>
          <w:szCs w:val="40"/>
          <w:lang w:val="en-US" w:eastAsia="en-US" w:bidi="ar-SA"/>
          <w14:ligatures w14:val="standardContextual"/>
        </w:rPr>
      </w:rPrChange>
    </w:rPr>
  </w:style>
  <w:style w:type="paragraph" w:styleId="Heading2">
    <w:name w:val="heading 2"/>
    <w:basedOn w:val="Normal"/>
    <w:next w:val="Normal"/>
    <w:link w:val="Heading2Char"/>
    <w:uiPriority w:val="9"/>
    <w:semiHidden/>
    <w:unhideWhenUsed/>
    <w:qFormat/>
    <w:rsid w:val="008118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8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8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8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8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8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8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8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802"/>
    <w:rPr>
      <w:rFonts w:asciiTheme="majorHAnsi" w:eastAsiaTheme="majorEastAsia" w:hAnsiTheme="majorHAnsi" w:cstheme="majorBidi"/>
      <w:color w:val="0F4761" w:themeColor="accent1" w:themeShade="BF"/>
      <w:kern w:val="0"/>
      <w:sz w:val="32"/>
      <w:szCs w:val="32"/>
      <w14:ligatures w14:val="none"/>
    </w:rPr>
  </w:style>
  <w:style w:type="character" w:customStyle="1" w:styleId="Heading2Char">
    <w:name w:val="Heading 2 Char"/>
    <w:basedOn w:val="DefaultParagraphFont"/>
    <w:link w:val="Heading2"/>
    <w:uiPriority w:val="9"/>
    <w:semiHidden/>
    <w:rsid w:val="008118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8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8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8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8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8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8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802"/>
    <w:rPr>
      <w:rFonts w:eastAsiaTheme="majorEastAsia" w:cstheme="majorBidi"/>
      <w:color w:val="272727" w:themeColor="text1" w:themeTint="D8"/>
    </w:rPr>
  </w:style>
  <w:style w:type="paragraph" w:styleId="Title">
    <w:name w:val="Title"/>
    <w:basedOn w:val="Normal"/>
    <w:next w:val="Normal"/>
    <w:link w:val="TitleChar"/>
    <w:uiPriority w:val="10"/>
    <w:qFormat/>
    <w:rsid w:val="009539FD"/>
    <w:pPr>
      <w:spacing w:after="0" w:line="240" w:lineRule="auto"/>
      <w:contextualSpacing/>
      <w:pPrChange w:id="1" w:author="Summer L. Hodgson" w:date="2026-09-25T20:07:00Z">
        <w:pPr>
          <w:spacing w:after="80"/>
          <w:contextualSpacing/>
        </w:pPr>
      </w:pPrChange>
    </w:pPr>
    <w:rPr>
      <w:rFonts w:asciiTheme="majorHAnsi" w:eastAsiaTheme="majorEastAsia" w:hAnsiTheme="majorHAnsi" w:cstheme="majorBidi"/>
      <w:spacing w:val="-10"/>
      <w:kern w:val="28"/>
      <w:sz w:val="56"/>
      <w:szCs w:val="56"/>
      <w14:ligatures w14:val="none"/>
      <w:rPrChange w:id="1" w:author="Summer L. Hodgson" w:date="2026-09-25T20:07: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81180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118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8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802"/>
    <w:pPr>
      <w:spacing w:before="160"/>
      <w:jc w:val="center"/>
    </w:pPr>
    <w:rPr>
      <w:i/>
      <w:iCs/>
      <w:color w:val="404040" w:themeColor="text1" w:themeTint="BF"/>
    </w:rPr>
  </w:style>
  <w:style w:type="character" w:customStyle="1" w:styleId="QuoteChar">
    <w:name w:val="Quote Char"/>
    <w:basedOn w:val="DefaultParagraphFont"/>
    <w:link w:val="Quote"/>
    <w:uiPriority w:val="29"/>
    <w:rsid w:val="00811802"/>
    <w:rPr>
      <w:i/>
      <w:iCs/>
      <w:color w:val="404040" w:themeColor="text1" w:themeTint="BF"/>
    </w:rPr>
  </w:style>
  <w:style w:type="paragraph" w:styleId="ListParagraph">
    <w:name w:val="List Paragraph"/>
    <w:basedOn w:val="Normal"/>
    <w:uiPriority w:val="34"/>
    <w:qFormat/>
    <w:rsid w:val="00811802"/>
    <w:pPr>
      <w:ind w:left="720"/>
      <w:contextualSpacing/>
    </w:pPr>
  </w:style>
  <w:style w:type="character" w:styleId="IntenseEmphasis">
    <w:name w:val="Intense Emphasis"/>
    <w:basedOn w:val="DefaultParagraphFont"/>
    <w:uiPriority w:val="21"/>
    <w:qFormat/>
    <w:rsid w:val="00811802"/>
    <w:rPr>
      <w:i/>
      <w:iCs/>
      <w:color w:val="0F4761" w:themeColor="accent1" w:themeShade="BF"/>
    </w:rPr>
  </w:style>
  <w:style w:type="paragraph" w:styleId="IntenseQuote">
    <w:name w:val="Intense Quote"/>
    <w:basedOn w:val="Normal"/>
    <w:next w:val="Normal"/>
    <w:link w:val="IntenseQuoteChar"/>
    <w:uiPriority w:val="30"/>
    <w:qFormat/>
    <w:rsid w:val="008118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802"/>
    <w:rPr>
      <w:i/>
      <w:iCs/>
      <w:color w:val="0F4761" w:themeColor="accent1" w:themeShade="BF"/>
    </w:rPr>
  </w:style>
  <w:style w:type="character" w:styleId="IntenseReference">
    <w:name w:val="Intense Reference"/>
    <w:basedOn w:val="DefaultParagraphFont"/>
    <w:uiPriority w:val="32"/>
    <w:qFormat/>
    <w:rsid w:val="00811802"/>
    <w:rPr>
      <w:b/>
      <w:bCs/>
      <w:smallCaps/>
      <w:color w:val="0F4761" w:themeColor="accent1" w:themeShade="BF"/>
      <w:spacing w:val="5"/>
    </w:rPr>
  </w:style>
  <w:style w:type="paragraph" w:styleId="Header">
    <w:name w:val="header"/>
    <w:basedOn w:val="Normal"/>
    <w:link w:val="HeaderChar"/>
    <w:uiPriority w:val="99"/>
    <w:unhideWhenUsed/>
    <w:rsid w:val="008118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1802"/>
  </w:style>
  <w:style w:type="table" w:customStyle="1" w:styleId="TableGrid">
    <w:name w:val="TableGrid"/>
    <w:rsid w:val="00811802"/>
    <w:pPr>
      <w:spacing w:after="0" w:line="240" w:lineRule="auto"/>
    </w:pPr>
    <w:rPr>
      <w:rFonts w:eastAsia="Times New Roman"/>
      <w:kern w:val="0"/>
      <w:sz w:val="22"/>
      <w:szCs w:val="22"/>
      <w14:ligatures w14:val="none"/>
    </w:rPr>
    <w:tblPr>
      <w:tblCellMar>
        <w:top w:w="0" w:type="dxa"/>
        <w:left w:w="0" w:type="dxa"/>
        <w:bottom w:w="0" w:type="dxa"/>
        <w:right w:w="0" w:type="dxa"/>
      </w:tblCellMar>
    </w:tblPr>
  </w:style>
  <w:style w:type="paragraph" w:styleId="Revision">
    <w:name w:val="Revision"/>
    <w:hidden/>
    <w:uiPriority w:val="99"/>
    <w:semiHidden/>
    <w:rsid w:val="00811802"/>
    <w:pPr>
      <w:spacing w:after="0" w:line="240" w:lineRule="auto"/>
    </w:pPr>
  </w:style>
  <w:style w:type="character" w:styleId="Hyperlink">
    <w:name w:val="Hyperlink"/>
    <w:basedOn w:val="DefaultParagraphFont"/>
    <w:uiPriority w:val="99"/>
    <w:unhideWhenUsed/>
    <w:rsid w:val="00215DA3"/>
    <w:rPr>
      <w:color w:val="467886" w:themeColor="hyperlink"/>
      <w:u w:val="single"/>
    </w:rPr>
  </w:style>
  <w:style w:type="character" w:styleId="FollowedHyperlink">
    <w:name w:val="FollowedHyperlink"/>
    <w:basedOn w:val="DefaultParagraphFont"/>
    <w:uiPriority w:val="99"/>
    <w:semiHidden/>
    <w:unhideWhenUsed/>
    <w:rsid w:val="00215DA3"/>
    <w:rPr>
      <w:color w:val="96607D" w:themeColor="followedHyperlink"/>
      <w:u w:val="single"/>
    </w:rPr>
  </w:style>
  <w:style w:type="paragraph" w:styleId="Footer">
    <w:name w:val="footer"/>
    <w:basedOn w:val="Normal"/>
    <w:link w:val="FooterChar"/>
    <w:uiPriority w:val="99"/>
    <w:unhideWhenUsed/>
    <w:rsid w:val="00004348"/>
    <w:pPr>
      <w:tabs>
        <w:tab w:val="center" w:pos="4680"/>
        <w:tab w:val="right" w:pos="9360"/>
      </w:tabs>
      <w:spacing w:after="0" w:line="240" w:lineRule="auto"/>
      <w:pPrChange w:id="2" w:author="Summer L. Hodgson" w:date="2026-09-25T20:07:00Z">
        <w:pPr>
          <w:tabs>
            <w:tab w:val="center" w:pos="4680"/>
            <w:tab w:val="right" w:pos="9360"/>
          </w:tabs>
        </w:pPr>
      </w:pPrChange>
    </w:pPr>
    <w:rPr>
      <w:kern w:val="0"/>
      <w:sz w:val="22"/>
      <w:szCs w:val="22"/>
      <w14:ligatures w14:val="none"/>
      <w:rPrChange w:id="2" w:author="Summer L. Hodgson" w:date="2026-09-25T20:07:00Z">
        <w:rPr>
          <w:rFonts w:asciiTheme="minorHAnsi" w:eastAsiaTheme="minorHAnsi"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215DA3"/>
    <w:rPr>
      <w:kern w:val="0"/>
      <w:sz w:val="22"/>
      <w:szCs w:val="22"/>
      <w14:ligatures w14:val="none"/>
    </w:rPr>
  </w:style>
  <w:style w:type="paragraph" w:styleId="BalloonText">
    <w:name w:val="Balloon Text"/>
    <w:basedOn w:val="Normal"/>
    <w:link w:val="BalloonTextChar"/>
    <w:uiPriority w:val="99"/>
    <w:semiHidden/>
    <w:unhideWhenUsed/>
    <w:rsid w:val="002F50EA"/>
    <w:pPr>
      <w:spacing w:after="0" w:line="240" w:lineRule="auto"/>
      <w:pPrChange w:id="3" w:author="Summer L. Hodgson" w:date="2026-09-25T20:07:00Z">
        <w:pPr/>
      </w:pPrChange>
    </w:pPr>
    <w:rPr>
      <w:rFonts w:ascii="Tahoma" w:hAnsi="Tahoma" w:cs="Tahoma"/>
      <w:kern w:val="0"/>
      <w:sz w:val="16"/>
      <w:szCs w:val="16"/>
      <w14:ligatures w14:val="none"/>
      <w:rPrChange w:id="3" w:author="Summer L. Hodgson" w:date="2026-09-25T20:07:00Z">
        <w:rPr>
          <w:rFonts w:ascii="Tahoma" w:eastAsiaTheme="minorHAnsi" w:hAnsi="Tahoma" w:cs="Tahoma"/>
          <w:sz w:val="16"/>
          <w:szCs w:val="16"/>
          <w:lang w:val="en-US" w:eastAsia="en-US" w:bidi="ar-SA"/>
        </w:rPr>
      </w:rPrChange>
    </w:rPr>
  </w:style>
  <w:style w:type="character" w:customStyle="1" w:styleId="BalloonTextChar">
    <w:name w:val="Balloon Text Char"/>
    <w:basedOn w:val="DefaultParagraphFont"/>
    <w:link w:val="BalloonText"/>
    <w:uiPriority w:val="99"/>
    <w:semiHidden/>
    <w:rsid w:val="00215DA3"/>
    <w:rPr>
      <w:rFonts w:ascii="Tahoma" w:hAnsi="Tahoma" w:cs="Tahoma"/>
      <w:kern w:val="0"/>
      <w:sz w:val="16"/>
      <w:szCs w:val="16"/>
      <w14:ligatures w14:val="none"/>
    </w:rPr>
  </w:style>
  <w:style w:type="paragraph" w:styleId="NoSpacing">
    <w:name w:val="No Spacing"/>
    <w:uiPriority w:val="1"/>
    <w:qFormat/>
    <w:rsid w:val="00FD70DE"/>
    <w:pPr>
      <w:spacing w:after="0" w:line="240" w:lineRule="auto"/>
      <w:pPrChange w:id="4" w:author="Summer L. Hodgson" w:date="2026-09-25T20:07:00Z">
        <w:pPr/>
      </w:pPrChange>
    </w:pPr>
    <w:rPr>
      <w:kern w:val="0"/>
      <w:sz w:val="22"/>
      <w:szCs w:val="22"/>
      <w14:ligatures w14:val="none"/>
      <w:rPrChange w:id="4" w:author="Summer L. Hodgson" w:date="2026-09-25T20:07:00Z">
        <w:rPr>
          <w:rFonts w:asciiTheme="minorHAnsi" w:eastAsiaTheme="minorHAnsi" w:hAnsiTheme="minorHAnsi" w:cstheme="minorBidi"/>
          <w:sz w:val="22"/>
          <w:szCs w:val="22"/>
          <w:lang w:val="en-US"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915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D496E6-29A3-9349-B04D-B51D8ED73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2448</Words>
  <Characters>13958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Emiliana Zhivkova</dc:creator>
  <cp:keywords/>
  <dc:description/>
  <cp:lastModifiedBy>Arthur Souza Rodrigues</cp:lastModifiedBy>
  <cp:revision>1</cp:revision>
  <dcterms:created xsi:type="dcterms:W3CDTF">2025-06-24T16:53:00Z</dcterms:created>
  <dcterms:modified xsi:type="dcterms:W3CDTF">2026-09-26T00:07:00Z</dcterms:modified>
</cp:coreProperties>
</file>