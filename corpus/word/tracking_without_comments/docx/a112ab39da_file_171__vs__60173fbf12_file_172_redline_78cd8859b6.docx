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3D106" w14:textId="77777777" w:rsidR="0013289D" w:rsidRDefault="0013289D">
      <w:pPr>
        <w:rPr>
          <w:rPrChange w:id="13" w:author="Arthur Souza Rodrigues" w:date="2026-07-10T21:51:00Z" w16du:dateUtc="2026-07-11T01:51:00Z">
            <w:rPr>
              <w:color w:val="C00000"/>
            </w:rPr>
          </w:rPrChange>
        </w:rPr>
      </w:pPr>
      <w:r>
        <w:rPr>
          <w:rPrChange w:id="14" w:author="Arthur Souza Rodrigues" w:date="2026-07-10T21:51:00Z" w16du:dateUtc="2026-07-11T01:51:00Z">
            <w:rPr>
              <w:color w:val="C00000"/>
            </w:rPr>
          </w:rPrChange>
        </w:rPr>
        <w:t>file_</w:t>
      </w:r>
      <w:ins w:id="15" w:author="Arthur Souza Rodrigues" w:date="2026-07-10T21:51:00Z" w16du:dateUtc="2026-07-11T01:51:00Z">
        <w:r>
          <w:t>172</w:t>
        </w:r>
      </w:ins>
      <w:del w:id="16" w:author="Arthur Souza Rodrigues" w:date="2026-07-10T21:51:00Z" w16du:dateUtc="2026-07-11T01:51:00Z">
        <w:r>
          <w:rPr>
            <w:color w:val="C00000"/>
          </w:rPr>
          <w:delText>171</w:delText>
        </w:r>
      </w:del>
      <w:r>
        <w:rPr>
          <w:rPrChange w:id="17" w:author="Arthur Souza Rodrigues" w:date="2026-07-10T21:51:00Z" w16du:dateUtc="2026-07-11T01:51:00Z">
            <w:rPr>
              <w:color w:val="C00000"/>
            </w:rPr>
          </w:rPrChange>
        </w:rPr>
        <w:t>.docx</w:t>
      </w:r>
    </w:p>
    <w:p w14:paraId="0A4F1831" w14:textId="05832CAB" w:rsidR="00E46312" w:rsidRDefault="00E46312" w:rsidP="00E46312">
      <w:pPr>
        <w:rPr>
          <w:ins w:id="18" w:author="Arthur Souza Rodrigues" w:date="2026-07-10T21:51:00Z" w16du:dateUtc="2026-07-11T01:51:00Z"/>
        </w:rPr>
      </w:pPr>
      <w:ins w:id="19" w:author="Arthur Souza Rodrigues" w:date="2026-07-10T21:51:00Z" w16du:dateUtc="2026-07-11T01:51:00Z">
        <w:r>
          <w:t xml:space="preserve">Num words: </w:t>
        </w:r>
        <w:r>
          <w:fldChar w:fldCharType="begin"/>
        </w:r>
        <w:r>
          <w:instrText xml:space="preserve"> NUMWORDS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ins>
    </w:p>
    <w:p w14:paraId="105022F6" w14:textId="7E9F0C27" w:rsidR="00E46312" w:rsidRDefault="00E46312" w:rsidP="00E46312">
      <w:pPr>
        <w:rPr>
          <w:ins w:id="20" w:author="Arthur Souza Rodrigues" w:date="2026-07-10T21:51:00Z" w16du:dateUtc="2026-07-11T01:51:00Z"/>
        </w:rPr>
      </w:pPr>
      <w:ins w:id="21" w:author="Arthur Souza Rodrigues" w:date="2026-07-10T21:51:00Z" w16du:dateUtc="2026-07-11T01:51:00Z">
        <w:r>
          <w:t xml:space="preserve">Num chars: </w:t>
        </w:r>
        <w:r>
          <w:fldChar w:fldCharType="begin"/>
        </w:r>
        <w:r>
          <w:instrText xml:space="preserve"> NUMCHARS </w:instrText>
        </w:r>
        <w: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ins>
    </w:p>
    <w:p w14:paraId="3B5C781E" w14:textId="05F9C6B2" w:rsidR="00F57268" w:rsidRDefault="00E46312" w:rsidP="00E46312">
      <w:pPr>
        <w:rPr>
          <w:ins w:id="22" w:author="Arthur Souza Rodrigues" w:date="2026-07-10T21:51:00Z" w16du:dateUtc="2026-07-11T01:51:00Z"/>
        </w:rPr>
      </w:pPr>
      <w:ins w:id="23" w:author="Arthur Souza Rodrigues" w:date="2026-07-10T21:51:00Z" w16du:dateUtc="2026-07-11T01:51:00Z">
        <w:r>
          <w:t xml:space="preserve">Num pages: </w:t>
        </w:r>
        <w:r>
          <w:fldChar w:fldCharType="begin"/>
        </w:r>
        <w:r>
          <w:instrText xml:space="preserve"> NUMPAGES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6CCA4876" w14:textId="77777777" w:rsidR="00F57268" w:rsidRDefault="00F57268">
      <w:pPr>
        <w:rPr>
          <w:ins w:id="24" w:author="Arthur Souza Rodrigues" w:date="2026-07-10T21:51:00Z" w16du:dateUtc="2026-07-11T01:51:00Z"/>
        </w:rPr>
      </w:pPr>
      <w:ins w:id="25" w:author="Arthur Souza Rodrigues" w:date="2026-07-10T21:51:00Z" w16du:dateUtc="2026-07-11T01:51:00Z">
        <w:r>
          <w:br w:type="page"/>
        </w:r>
      </w:ins>
    </w:p>
    <w:p w14:paraId="1B1556DB" w14:textId="1EF8B6EF" w:rsidR="006245F8" w:rsidRDefault="00F57268" w:rsidP="00E46312">
      <w:pPr>
        <w:rPr>
          <w:ins w:id="26" w:author="Arthur Souza Rodrigues" w:date="2026-07-10T21:51:00Z" w16du:dateUtc="2026-07-11T01:51:00Z"/>
        </w:rPr>
      </w:pPr>
      <w:ins w:id="27" w:author="Arthur Souza Rodrigues" w:date="2026-07-10T21:51:00Z" w16du:dateUtc="2026-07-11T01:51:00Z">
        <w:r>
          <w:lastRenderedPageBreak/>
        </w:r>
        <w:r>
          <w:t>test</w:t>
        </w:r>
      </w:ins>
    </w:p>
    <w:p w14:paraId="468EC31E" w14:textId="77777777" w:rsidR="006245F8" w:rsidRDefault="006245F8">
      <w:pPr>
        <w:rPr>
          <w:ins w:id="28" w:author="Arthur Souza Rodrigues" w:date="2026-07-10T21:51:00Z" w16du:dateUtc="2026-07-11T01:51:00Z"/>
        </w:rPr>
      </w:pPr>
      <w:ins w:id="29" w:author="Arthur Souza Rodrigues" w:date="2026-07-10T21:51:00Z" w16du:dateUtc="2026-07-11T01:51:00Z">
        <w:r>
          <w:br w:type="page"/>
        </w:r>
      </w:ins>
    </w:p>
    <w:p w14:paraId="5A5621C0" w14:textId="14222CF8" w:rsidR="00F1711A" w:rsidRDefault="006245F8">
      <w:pPr>
        <w:rPr>
          <w:del w:id="30" w:author="Arthur Souza Rodrigues" w:date="2026-07-10T21:51:00Z" w16du:dateUtc="2026-07-11T01:51:00Z"/>
        </w:rPr>
      </w:pPr>
      <w:ins w:id="31" w:author="Arthur Souza Rodrigues" w:date="2026-07-10T21:51:00Z" w16du:dateUtc="2026-07-11T01:51:00Z">
        <w:r>
          <w:lastRenderedPageBreak/>
        </w:r>
        <w:r>
          <w:t>page 3</w:t>
        </w:r>
      </w:ins>
      <w:del w:id="32" w:author="Arthur Souza Rodrigues" w:date="2026-07-10T21:51:00Z" w16du:dateUtc="2026-07-11T01:51:00Z">
        <w:r>
          <w:rPr>
            <w:color w:val="C00000"/>
          </w:rPr>
          <w:delText>Font Color Demo</w:delText>
        </w:r>
      </w:del>
    </w:p>
    <w:p w14:paraId="50890284" w14:textId="77777777" w:rsidR="00F1711A" w:rsidRDefault="00B062D8">
      <w:pPr>
        <w:rPr>
          <w:del w:id="33" w:author="Arthur Souza Rodrigues" w:date="2026-07-10T21:51:00Z" w16du:dateUtc="2026-07-11T01:51:00Z"/>
        </w:rPr>
      </w:pPr>
      <w:del w:id="34" w:author="Arthur Souza Rodrigues" w:date="2026-07-10T21:51:00Z" w16du:dateUtc="2026-07-11T01:51:00Z">
        <w:r>
          <w:rPr>
            <w:color w:val="C00000"/>
          </w:rPr>
          <w:delText>Demonstrating font color changes.</w:delText>
        </w:r>
      </w:del>
    </w:p>
    <w:p w14:paraId="7458BAC4" w14:textId="77777777" w:rsidR="00F1711A" w:rsidRDefault="00B062D8">
      <w:del w:id="35" w:author="Arthur Souza Rodrigues" w:date="2026-07-10T21:51:00Z" w16du:dateUtc="2026-07-11T01:51:00Z">
        <w:r>
          <w:rPr>
            <w:color w:val="C00000"/>
          </w:rPr>
          <w:delText>This text is in red color.</w:delText>
        </w:r>
      </w:del>
    </w:p>
    <w:sectPr w:rsidR="00F1711A">
      <w:pgSz w:w="12240" w:h="15840"/>
      <w:pgMar w:top="1440" w:right="1440" w:bottom="1440" w:left="1440" w:header="720" w:footer="720" w:gutter="0"/>
      <w:cols w:space="720"/>
      <w:docGrid w:linePitch="360"/>
      <w:sectPrChange w:id="36" w:author="Arthur Souza Rodrigues" w:date="2026-07-10T21:51:00Z" w16du:dateUtc="2026-07-11T01:51:00Z">
        <w:sectPr w:rsidR="00F1711A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11A"/>
    <w:rsid w:val="000139E2"/>
    <w:rsid w:val="0013289D"/>
    <w:rsid w:val="00231324"/>
    <w:rsid w:val="005B4417"/>
    <w:rsid w:val="006245F8"/>
    <w:rsid w:val="006A2660"/>
    <w:rsid w:val="00991485"/>
    <w:rsid w:val="009E3BBD"/>
    <w:rsid w:val="00B310CB"/>
    <w:rsid w:val="00CA022A"/>
    <w:rsid w:val="00D53FE7"/>
    <w:rsid w:val="00DE6D6B"/>
    <w:rsid w:val="00E249CD"/>
    <w:rsid w:val="00E46312"/>
    <w:rsid w:val="00F1711A"/>
    <w:rsid w:val="00F305CD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  <w:pPrChange w:id="0" w:author="Arthur Souza Rodrigues" w:date="2026-07-10T21:51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7-10T21:5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  <w:pPrChange w:id="1" w:author="Arthur Souza Rodrigues" w:date="2026-07-10T21:51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7-10T21:5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  <w:pPrChange w:id="2" w:author="Arthur Souza Rodrigues" w:date="2026-07-10T21:51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Arthur Souza Rodrigues" w:date="2026-07-10T21:5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  <w:pPrChange w:id="3" w:author="Arthur Souza Rodrigues" w:date="2026-07-10T21:51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7-10T21:5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  <w:pPrChange w:id="4" w:author="Arthur Souza Rodrigues" w:date="2026-07-10T21:51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Arthur Souza Rodrigues" w:date="2026-07-10T21:5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  <w:pPrChange w:id="5" w:author="Arthur Souza Rodrigues" w:date="2026-07-10T21:51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Arthur Souza Rodrigues" w:date="2026-07-10T21:5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  <w:pPrChange w:id="6" w:author="Arthur Souza Rodrigues" w:date="2026-07-10T21:51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Arthur Souza Rodrigues" w:date="2026-07-10T21:5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  <w:pPrChange w:id="7" w:author="Arthur Souza Rodrigues" w:date="2026-07-10T21:51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Arthur Souza Rodrigues" w:date="2026-07-10T21:5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  <w:pPrChange w:id="8" w:author="Arthur Souza Rodrigues" w:date="2026-07-10T21:51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Arthur Souza Rodrigues" w:date="2026-07-10T21:5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660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660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660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660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660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660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660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660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660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A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  <w:pPrChange w:id="9" w:author="Arthur Souza Rodrigues" w:date="2026-07-10T21:51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9" w:author="Arthur Souza Rodrigues" w:date="2026-07-10T21:5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A2660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  <w:pPrChange w:id="10" w:author="Arthur Souza Rodrigues" w:date="2026-07-10T21:51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0" w:author="Arthur Souza Rodrigues" w:date="2026-07-10T21:5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A2660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  <w:pPrChange w:id="11" w:author="Arthur Souza Rodrigues" w:date="2026-07-10T21:51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1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6A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2" w:author="Arthur Souza Rodrigues" w:date="2026-07-10T21:5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2" w:author="Arthur Souza Rodrigues" w:date="2026-07-10T21:51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660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A2660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6A2660"/>
    <w:pPr>
      <w:numPr>
        <w:numId w:val="3"/>
      </w:numPr>
    </w:pPr>
  </w:style>
  <w:style w:type="numbering" w:customStyle="1" w:styleId="CurrentList2">
    <w:name w:val="Current List2"/>
    <w:uiPriority w:val="99"/>
    <w:rsid w:val="006A2660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2026-07-11T01:51:00Z</dcterms:modified>
</cp:coreProperties>
</file>