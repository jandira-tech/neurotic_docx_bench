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C5105" w14:textId="77777777" w:rsidR="002E5199" w:rsidRDefault="002E5199" w:rsidP="009700EB">
      <w:pPr>
        <w:pStyle w:val="Default"/>
        <w:rPr>
          <w:ins w:id="3" w:author="uzivatel" w:date="2026-09-22T12:31:00Z" w16du:dateUtc="2026-09-22T16:31:00Z"/>
          <w:b/>
          <w:bCs/>
          <w:sz w:val="22"/>
          <w:szCs w:val="22"/>
          <w:u w:val="single"/>
        </w:rPr>
      </w:pPr>
    </w:p>
    <w:p w14:paraId="2F8D0B14" w14:textId="77777777" w:rsidR="002E5199" w:rsidRDefault="002E5199" w:rsidP="002E5199">
      <w:pPr>
        <w:pStyle w:val="Heading4"/>
        <w:jc w:val="center"/>
        <w:rPr>
          <w:ins w:id="4" w:author="uzivatel" w:date="2026-09-22T12:31:00Z" w16du:dateUtc="2026-09-22T16:31:00Z"/>
          <w:sz w:val="34"/>
        </w:rPr>
      </w:pPr>
      <w:ins w:id="5" w:author="uzivatel" w:date="2026-09-22T12:31:00Z" w16du:dateUtc="2026-09-22T16:31:00Z">
        <w:r>
          <w:rPr>
            <w:sz w:val="34"/>
          </w:rPr>
          <w:t>Základní škola Rumburk, U Nemocnice 1132/5, okres Děčín, p. o.</w:t>
        </w:r>
      </w:ins>
    </w:p>
    <w:p w14:paraId="50EEC512" w14:textId="77777777" w:rsidR="002E5199" w:rsidRDefault="002E5199" w:rsidP="002E5199">
      <w:pPr>
        <w:rPr>
          <w:ins w:id="6" w:author="uzivatel" w:date="2026-09-22T12:31:00Z" w16du:dateUtc="2026-09-22T16:31:00Z"/>
          <w:sz w:val="16"/>
        </w:rPr>
      </w:pPr>
      <w:ins w:id="7" w:author="uzivatel" w:date="2026-09-22T12:31:00Z" w16du:dateUtc="2026-09-22T16:31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730B3654" w14:textId="77777777" w:rsidR="00067C1B" w:rsidRDefault="00067C1B" w:rsidP="002E5199">
      <w:pPr>
        <w:pStyle w:val="Default"/>
        <w:jc w:val="center"/>
        <w:rPr>
          <w:ins w:id="8" w:author="uzivatel" w:date="2026-09-22T12:31:00Z" w16du:dateUtc="2026-09-22T16:31:00Z"/>
        </w:rPr>
      </w:pPr>
    </w:p>
    <w:p w14:paraId="103018D9" w14:textId="77777777" w:rsidR="009700EB" w:rsidRPr="00AF69EB" w:rsidRDefault="009700EB" w:rsidP="002E5199">
      <w:pPr>
        <w:pStyle w:val="Default"/>
        <w:jc w:val="center"/>
        <w:rPr>
          <w:ins w:id="9" w:author="uzivatel" w:date="2026-09-22T12:31:00Z" w16du:dateUtc="2026-09-22T16:31:00Z"/>
          <w:b/>
          <w:bCs/>
          <w:sz w:val="22"/>
          <w:szCs w:val="22"/>
          <w:u w:val="single"/>
        </w:rPr>
      </w:pPr>
      <w:ins w:id="10" w:author="uzivatel" w:date="2026-09-22T12:31:00Z" w16du:dateUtc="2026-09-22T16:31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2035F8B4" w14:textId="77777777" w:rsidR="009D457F" w:rsidRDefault="009D457F" w:rsidP="009700EB">
      <w:pPr>
        <w:pStyle w:val="Default"/>
        <w:rPr>
          <w:ins w:id="11" w:author="uzivatel" w:date="2026-09-22T12:31:00Z" w16du:dateUtc="2026-09-22T16:31:00Z"/>
          <w:b/>
          <w:bCs/>
          <w:sz w:val="22"/>
          <w:szCs w:val="22"/>
        </w:rPr>
      </w:pPr>
    </w:p>
    <w:p w14:paraId="5192C9E3" w14:textId="77777777" w:rsidR="009700EB" w:rsidRDefault="009700EB" w:rsidP="009700EB">
      <w:pPr>
        <w:pStyle w:val="Default"/>
        <w:rPr>
          <w:ins w:id="12" w:author="uzivatel" w:date="2026-09-22T12:31:00Z" w16du:dateUtc="2026-09-22T16:31:00Z"/>
          <w:rFonts w:ascii="Roboto" w:hAnsi="Roboto"/>
        </w:rPr>
      </w:pPr>
      <w:ins w:id="13" w:author="uzivatel" w:date="2026-09-22T12:31:00Z" w16du:dateUtc="2026-09-22T16:31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0757E1A9" w14:textId="77777777" w:rsidR="004714D6" w:rsidRDefault="003A4848" w:rsidP="003A4848">
      <w:pPr>
        <w:pStyle w:val="Default"/>
        <w:numPr>
          <w:ilvl w:val="0"/>
          <w:numId w:val="10"/>
        </w:numPr>
        <w:rPr>
          <w:ins w:id="14" w:author="uzivatel" w:date="2026-09-22T12:31:00Z" w16du:dateUtc="2026-09-22T16:31:00Z"/>
          <w:rFonts w:ascii="Roboto" w:hAnsi="Roboto"/>
        </w:rPr>
      </w:pPr>
      <w:ins w:id="15" w:author="uzivatel" w:date="2026-09-22T12:31:00Z" w16du:dateUtc="2026-09-22T16:31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5178BBDA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31:00Z" w16du:dateUtc="2026-09-22T16:31:00Z"/>
          <w:rFonts w:ascii="Roboto" w:hAnsi="Roboto"/>
        </w:rPr>
      </w:pPr>
      <w:ins w:id="17" w:author="uzivatel" w:date="2026-09-22T12:31:00Z" w16du:dateUtc="2026-09-22T16:31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1FCB8186" w14:textId="77777777" w:rsidR="003A4848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31:00Z" w16du:dateUtc="2026-09-22T16:31:00Z"/>
          <w:rFonts w:ascii="Roboto" w:hAnsi="Roboto"/>
        </w:rPr>
      </w:pPr>
      <w:ins w:id="19" w:author="uzivatel" w:date="2026-09-22T12:31:00Z" w16du:dateUtc="2026-09-22T16:31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D34B7A9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31:00Z" w16du:dateUtc="2026-09-22T16:31:00Z"/>
          <w:rFonts w:ascii="Roboto" w:hAnsi="Roboto"/>
        </w:rPr>
      </w:pPr>
      <w:ins w:id="21" w:author="uzivatel" w:date="2026-09-22T12:31:00Z" w16du:dateUtc="2026-09-22T16:31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A76C142" w14:textId="77777777" w:rsidR="003A4848" w:rsidRDefault="003A4848" w:rsidP="003A4848">
      <w:pPr>
        <w:pStyle w:val="Default"/>
        <w:numPr>
          <w:ilvl w:val="0"/>
          <w:numId w:val="10"/>
        </w:numPr>
        <w:rPr>
          <w:ins w:id="22" w:author="uzivatel" w:date="2026-09-22T12:31:00Z" w16du:dateUtc="2026-09-22T16:31:00Z"/>
          <w:rFonts w:ascii="Roboto" w:hAnsi="Roboto"/>
        </w:rPr>
      </w:pPr>
      <w:ins w:id="23" w:author="uzivatel" w:date="2026-09-22T12:31:00Z" w16du:dateUtc="2026-09-22T16:31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48E0EC46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4" w:author="uzivatel" w:date="2026-09-22T12:31:00Z" w16du:dateUtc="2026-09-22T16:31:00Z"/>
          <w:b/>
          <w:bCs/>
          <w:sz w:val="22"/>
          <w:szCs w:val="22"/>
        </w:rPr>
      </w:pPr>
      <w:ins w:id="25" w:author="uzivatel" w:date="2026-09-22T12:31:00Z" w16du:dateUtc="2026-09-22T16:31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7D51776" w14:textId="77777777" w:rsidR="009D457F" w:rsidRPr="009D457F" w:rsidRDefault="009D457F" w:rsidP="009D457F">
      <w:pPr>
        <w:pStyle w:val="Default"/>
        <w:ind w:left="720"/>
        <w:rPr>
          <w:ins w:id="26" w:author="uzivatel" w:date="2026-09-22T12:31:00Z" w16du:dateUtc="2026-09-22T16:31:00Z"/>
          <w:b/>
          <w:bCs/>
          <w:sz w:val="22"/>
          <w:szCs w:val="22"/>
        </w:rPr>
      </w:pPr>
    </w:p>
    <w:p w14:paraId="44F2087F" w14:textId="77777777" w:rsidR="0071556C" w:rsidRDefault="0043051E" w:rsidP="009700EB">
      <w:pPr>
        <w:pStyle w:val="Default"/>
        <w:rPr>
          <w:ins w:id="27" w:author="uzivatel" w:date="2026-09-22T12:31:00Z" w16du:dateUtc="2026-09-22T16:31:00Z"/>
          <w:b/>
          <w:bCs/>
          <w:sz w:val="22"/>
          <w:szCs w:val="22"/>
          <w:u w:val="single"/>
        </w:rPr>
      </w:pPr>
      <w:ins w:id="28" w:author="uzivatel" w:date="2026-09-22T12:31:00Z" w16du:dateUtc="2026-09-22T16:31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143CC8EE" w14:textId="77777777" w:rsidR="002E5199" w:rsidRPr="0043051E" w:rsidRDefault="002E5199" w:rsidP="009700EB">
      <w:pPr>
        <w:pStyle w:val="Default"/>
        <w:rPr>
          <w:ins w:id="29" w:author="uzivatel" w:date="2026-09-22T12:31:00Z" w16du:dateUtc="2026-09-22T16:31:00Z"/>
          <w:b/>
          <w:bCs/>
          <w:sz w:val="22"/>
          <w:szCs w:val="22"/>
          <w:u w:val="single"/>
        </w:rPr>
      </w:pPr>
    </w:p>
    <w:p w14:paraId="7AF50F4D" w14:textId="77777777" w:rsidR="00E60474" w:rsidRDefault="00C9043F" w:rsidP="00E2631A">
      <w:pPr>
        <w:pStyle w:val="Default"/>
        <w:rPr>
          <w:ins w:id="30" w:author="uzivatel" w:date="2026-09-22T12:31:00Z" w16du:dateUtc="2026-09-22T16:31:00Z"/>
          <w:rFonts w:ascii="Roboto" w:hAnsi="Roboto"/>
        </w:rPr>
      </w:pPr>
      <w:ins w:id="31" w:author="uzivatel" w:date="2026-09-22T12:31:00Z" w16du:dateUtc="2026-09-22T16:31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2658E9B2" w14:textId="77777777" w:rsidR="00E2631A" w:rsidRPr="00E2631A" w:rsidRDefault="00E2631A" w:rsidP="00E2631A">
      <w:pPr>
        <w:pStyle w:val="Default"/>
        <w:rPr>
          <w:ins w:id="32" w:author="uzivatel" w:date="2026-09-22T12:31:00Z" w16du:dateUtc="2026-09-22T16:31:00Z"/>
          <w:rFonts w:ascii="Roboto" w:hAnsi="Roboto"/>
        </w:rPr>
      </w:pPr>
    </w:p>
    <w:p w14:paraId="3C0A1AB8" w14:textId="77777777" w:rsidR="00DF0E9B" w:rsidRPr="00E2631A" w:rsidRDefault="00DF0E9B" w:rsidP="00DF0E9B">
      <w:pPr>
        <w:pStyle w:val="Default"/>
        <w:rPr>
          <w:ins w:id="33" w:author="uzivatel" w:date="2026-09-22T12:31:00Z" w16du:dateUtc="2026-09-22T16:31:00Z"/>
          <w:rFonts w:ascii="Roboto" w:hAnsi="Roboto"/>
          <w:b/>
        </w:rPr>
      </w:pPr>
      <w:ins w:id="34" w:author="uzivatel" w:date="2026-09-22T12:31:00Z" w16du:dateUtc="2026-09-22T16:31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6AAFE280" w14:textId="77777777" w:rsidR="000C1D5B" w:rsidRDefault="000C1D5B" w:rsidP="00222525">
      <w:pPr>
        <w:pStyle w:val="Default"/>
        <w:rPr>
          <w:ins w:id="35" w:author="uzivatel" w:date="2026-09-22T12:31:00Z" w16du:dateUtc="2026-09-22T16:31:00Z"/>
          <w:b/>
          <w:bCs/>
          <w:sz w:val="22"/>
          <w:szCs w:val="22"/>
          <w:u w:val="single"/>
        </w:rPr>
      </w:pPr>
    </w:p>
    <w:p w14:paraId="78914AA6" w14:textId="77777777" w:rsidR="00222525" w:rsidRDefault="00967EDD" w:rsidP="00222525">
      <w:pPr>
        <w:pStyle w:val="Default"/>
        <w:rPr>
          <w:ins w:id="36" w:author="uzivatel" w:date="2026-09-22T12:31:00Z" w16du:dateUtc="2026-09-22T16:31:00Z"/>
          <w:b/>
          <w:bCs/>
          <w:sz w:val="22"/>
          <w:szCs w:val="22"/>
          <w:u w:val="single"/>
        </w:rPr>
      </w:pPr>
      <w:ins w:id="37" w:author="uzivatel" w:date="2026-09-22T12:31:00Z" w16du:dateUtc="2026-09-22T16:31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78E9AFB2" w14:textId="77777777" w:rsidR="000C1D5B" w:rsidRDefault="000C1D5B" w:rsidP="00222525">
      <w:pPr>
        <w:pStyle w:val="Default"/>
        <w:rPr>
          <w:ins w:id="38" w:author="uzivatel" w:date="2026-09-22T12:31:00Z" w16du:dateUtc="2026-09-22T16:31:00Z"/>
          <w:b/>
          <w:bCs/>
          <w:sz w:val="22"/>
          <w:szCs w:val="22"/>
          <w:u w:val="single"/>
        </w:rPr>
      </w:pPr>
    </w:p>
    <w:p w14:paraId="3806475C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9" w:author="uzivatel" w:date="2026-09-22T12:31:00Z" w16du:dateUtc="2026-09-22T16:31:00Z"/>
          <w:rFonts w:ascii="Roboto" w:hAnsi="Roboto"/>
        </w:rPr>
      </w:pPr>
      <w:ins w:id="40" w:author="uzivatel" w:date="2026-09-22T12:31:00Z" w16du:dateUtc="2026-09-22T16:31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63EC6C76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1" w:author="uzivatel" w:date="2026-09-22T12:31:00Z" w16du:dateUtc="2026-09-22T16:31:00Z"/>
          <w:rFonts w:ascii="Roboto" w:hAnsi="Roboto"/>
        </w:rPr>
      </w:pPr>
      <w:ins w:id="42" w:author="uzivatel" w:date="2026-09-22T12:31:00Z" w16du:dateUtc="2026-09-22T16:31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0009D51F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3" w:author="uzivatel" w:date="2026-09-22T12:31:00Z" w16du:dateUtc="2026-09-22T16:31:00Z"/>
          <w:rFonts w:ascii="Roboto" w:hAnsi="Roboto"/>
        </w:rPr>
      </w:pPr>
      <w:ins w:id="44" w:author="uzivatel" w:date="2026-09-22T12:31:00Z" w16du:dateUtc="2026-09-22T16:31:00Z">
        <w:r w:rsidRPr="009E4030">
          <w:rPr>
            <w:rFonts w:ascii="Roboto" w:hAnsi="Roboto"/>
          </w:rPr>
          <w:t>individuální konzultace</w:t>
        </w:r>
      </w:ins>
    </w:p>
    <w:p w14:paraId="1441A91B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5" w:author="uzivatel" w:date="2026-09-22T12:31:00Z" w16du:dateUtc="2026-09-22T16:31:00Z"/>
          <w:b/>
          <w:bCs/>
          <w:sz w:val="22"/>
          <w:szCs w:val="22"/>
          <w:u w:val="single"/>
        </w:rPr>
      </w:pPr>
      <w:ins w:id="46" w:author="uzivatel" w:date="2026-09-22T12:31:00Z" w16du:dateUtc="2026-09-22T16:31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3601360B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7" w:author="uzivatel" w:date="2026-09-22T12:31:00Z" w16du:dateUtc="2026-09-22T16:31:00Z"/>
          <w:rFonts w:ascii="Roboto" w:hAnsi="Roboto"/>
        </w:rPr>
      </w:pPr>
      <w:ins w:id="48" w:author="uzivatel" w:date="2026-09-22T12:31:00Z" w16du:dateUtc="2026-09-22T16:31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67832532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9" w:author="uzivatel" w:date="2026-09-22T12:31:00Z" w16du:dateUtc="2026-09-22T16:31:00Z"/>
          <w:rFonts w:ascii="Roboto" w:hAnsi="Roboto"/>
        </w:rPr>
      </w:pPr>
      <w:ins w:id="50" w:author="uzivatel" w:date="2026-09-22T12:31:00Z" w16du:dateUtc="2026-09-22T16:31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D36D7B1" w14:textId="77777777" w:rsidR="00F01D59" w:rsidRDefault="00EF2DAF" w:rsidP="009E4030">
      <w:pPr>
        <w:pStyle w:val="Default"/>
        <w:numPr>
          <w:ilvl w:val="0"/>
          <w:numId w:val="7"/>
        </w:numPr>
        <w:rPr>
          <w:ins w:id="51" w:author="uzivatel" w:date="2026-09-22T12:31:00Z" w16du:dateUtc="2026-09-22T16:31:00Z"/>
          <w:rFonts w:ascii="Roboto" w:hAnsi="Roboto"/>
        </w:rPr>
      </w:pPr>
      <w:ins w:id="52" w:author="uzivatel" w:date="2026-09-22T12:31:00Z" w16du:dateUtc="2026-09-22T16:31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BFD63B0" w14:textId="77777777" w:rsidR="00E2631A" w:rsidRDefault="00EF2DAF" w:rsidP="009E4030">
      <w:pPr>
        <w:pStyle w:val="Default"/>
        <w:numPr>
          <w:ilvl w:val="0"/>
          <w:numId w:val="7"/>
        </w:numPr>
        <w:rPr>
          <w:ins w:id="53" w:author="uzivatel" w:date="2026-09-22T12:31:00Z" w16du:dateUtc="2026-09-22T16:31:00Z"/>
          <w:rFonts w:ascii="Roboto" w:hAnsi="Roboto"/>
        </w:rPr>
      </w:pPr>
      <w:ins w:id="54" w:author="uzivatel" w:date="2026-09-22T12:31:00Z" w16du:dateUtc="2026-09-22T16:31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2E62E3B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5" w:author="uzivatel" w:date="2026-09-22T12:31:00Z" w16du:dateUtc="2026-09-22T16:31:00Z"/>
          <w:rFonts w:ascii="Times New Roman" w:hAnsi="Times New Roman" w:cs="Times New Roman"/>
        </w:rPr>
      </w:pPr>
      <w:ins w:id="56" w:author="uzivatel" w:date="2026-09-22T12:31:00Z" w16du:dateUtc="2026-09-22T16:31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4388585D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7" w:author="uzivatel" w:date="2026-09-22T12:31:00Z" w16du:dateUtc="2026-09-22T16:31:00Z"/>
          <w:rFonts w:ascii="Roboto" w:hAnsi="Roboto"/>
        </w:rPr>
      </w:pPr>
      <w:ins w:id="58" w:author="uzivatel" w:date="2026-09-22T12:31:00Z" w16du:dateUtc="2026-09-22T16:31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60B2B3D6" w14:textId="77777777" w:rsidR="000C1D5B" w:rsidRDefault="000C1D5B" w:rsidP="000C1D5B">
      <w:pPr>
        <w:pStyle w:val="Default"/>
        <w:numPr>
          <w:ilvl w:val="0"/>
          <w:numId w:val="2"/>
        </w:numPr>
        <w:rPr>
          <w:ins w:id="59" w:author="uzivatel" w:date="2026-09-22T12:31:00Z" w16du:dateUtc="2026-09-22T16:31:00Z"/>
          <w:rFonts w:ascii="Roboto" w:hAnsi="Roboto"/>
        </w:rPr>
      </w:pPr>
      <w:ins w:id="60" w:author="uzivatel" w:date="2026-09-22T12:31:00Z" w16du:dateUtc="2026-09-22T16:31:00Z">
        <w:r>
          <w:rPr>
            <w:rFonts w:ascii="Roboto" w:hAnsi="Roboto"/>
          </w:rPr>
          <w:t>žáci si přinesou:</w:t>
        </w:r>
      </w:ins>
    </w:p>
    <w:p w14:paraId="42AA0098" w14:textId="77777777" w:rsidR="00992F5A" w:rsidRDefault="000C1D5B" w:rsidP="000C1D5B">
      <w:pPr>
        <w:pStyle w:val="Default"/>
        <w:numPr>
          <w:ilvl w:val="0"/>
          <w:numId w:val="8"/>
        </w:numPr>
        <w:rPr>
          <w:ins w:id="61" w:author="uzivatel" w:date="2026-09-22T12:31:00Z" w16du:dateUtc="2026-09-22T16:31:00Z"/>
          <w:rFonts w:ascii="Roboto" w:hAnsi="Roboto"/>
        </w:rPr>
      </w:pPr>
      <w:ins w:id="62" w:author="uzivatel" w:date="2026-09-22T12:31:00Z" w16du:dateUtc="2026-09-22T16:31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EE5979F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31:00Z" w16du:dateUtc="2026-09-22T16:31:00Z"/>
          <w:rFonts w:ascii="Roboto" w:hAnsi="Roboto"/>
        </w:rPr>
      </w:pPr>
      <w:ins w:id="64" w:author="uzivatel" w:date="2026-09-22T12:31:00Z" w16du:dateUtc="2026-09-22T16:31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8F65E6B" w14:textId="77777777" w:rsidR="000C1D5B" w:rsidRDefault="000C1D5B" w:rsidP="000C1D5B">
      <w:pPr>
        <w:pStyle w:val="Default"/>
        <w:numPr>
          <w:ilvl w:val="0"/>
          <w:numId w:val="8"/>
        </w:numPr>
        <w:rPr>
          <w:ins w:id="65" w:author="uzivatel" w:date="2026-09-22T12:31:00Z" w16du:dateUtc="2026-09-22T16:31:00Z"/>
        </w:rPr>
      </w:pPr>
      <w:ins w:id="66" w:author="uzivatel" w:date="2026-09-22T12:31:00Z" w16du:dateUtc="2026-09-22T16:31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4D55ED8A" w14:textId="77777777" w:rsidR="008D19B2" w:rsidRPr="00C139F7" w:rsidRDefault="008D19B2" w:rsidP="008D19B2">
      <w:pPr>
        <w:pStyle w:val="ListParagraph"/>
        <w:ind w:left="360"/>
        <w:rPr>
          <w:del w:id="67" w:author="uzivatel" w:date="2026-09-22T12:31:00Z" w16du:dateUtc="2026-09-22T16:31:00Z"/>
          <w:rFonts w:ascii="Arial" w:hAnsi="Arial" w:cs="Arial"/>
        </w:rPr>
      </w:pPr>
      <w:del w:id="68" w:author="uzivatel" w:date="2026-09-22T12:31:00Z" w16du:dateUtc="2026-09-22T16:31:00Z">
        <w:r w:rsidRPr="00C139F7">
          <w:rPr>
            <w:rFonts w:ascii="Arial" w:hAnsi="Arial" w:cs="Arial"/>
            <w:b/>
            <w:lang w:val="it-IT"/>
          </w:rPr>
          <w:delText>Tabla 1</w:delText>
        </w:r>
        <w:r w:rsidRPr="00C139F7">
          <w:rPr>
            <w:rFonts w:ascii="Arial" w:hAnsi="Arial" w:cs="Arial"/>
            <w:lang w:val="it-IT"/>
          </w:rPr>
          <w:delText xml:space="preserve">. </w:delText>
        </w:r>
        <w:r w:rsidRPr="00C139F7">
          <w:rPr>
            <w:rFonts w:ascii="Arial" w:hAnsi="Arial" w:cs="Arial"/>
          </w:rPr>
          <w:delText>Características de los pacient</w:delText>
        </w:r>
        <w:r>
          <w:rPr>
            <w:rFonts w:ascii="Arial" w:hAnsi="Arial" w:cs="Arial"/>
          </w:rPr>
          <w:delText>es sobrevivientes  y fallecidos</w:delText>
        </w:r>
      </w:del>
    </w:p>
    <w:p w14:paraId="7486A9CF" w14:textId="77777777" w:rsidR="001A1362" w:rsidRDefault="001A1362">
      <w:pPr>
        <w:rPr>
          <w:del w:id="69" w:author="uzivatel" w:date="2026-09-22T12:31:00Z" w16du:dateUtc="2026-09-22T16:31:00Z"/>
        </w:rPr>
      </w:pPr>
    </w:p>
    <w:p w14:paraId="6D2D72DE" w14:textId="77777777" w:rsidR="008D19B2" w:rsidRDefault="008D19B2">
      <w:pPr>
        <w:rPr>
          <w:del w:id="70" w:author="uzivatel" w:date="2026-09-22T12:31:00Z" w16du:dateUtc="2026-09-22T16:31:00Z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027"/>
        <w:gridCol w:w="2255"/>
        <w:gridCol w:w="2247"/>
        <w:gridCol w:w="1327"/>
      </w:tblGrid>
      <w:tr w:rsidR="008D19B2" w:rsidRPr="00EF52F6" w14:paraId="5D97B1F6" w14:textId="77777777" w:rsidTr="00D271FE">
        <w:trPr>
          <w:del w:id="71" w:author="uzivatel" w:date="2026-09-22T12:31:00Z" w16du:dateUtc="2026-09-22T16:31:00Z"/>
        </w:trPr>
        <w:tc>
          <w:tcPr>
            <w:tcW w:w="2043" w:type="pct"/>
            <w:shd w:val="clear" w:color="auto" w:fill="BFBFBF" w:themeFill="background1" w:themeFillShade="BF"/>
            <w:vAlign w:val="center"/>
          </w:tcPr>
          <w:p w14:paraId="039C947B" w14:textId="77777777" w:rsidR="008D19B2" w:rsidRPr="00EF52F6" w:rsidRDefault="008D19B2" w:rsidP="00D271FE">
            <w:pPr>
              <w:spacing w:line="360" w:lineRule="auto"/>
              <w:jc w:val="center"/>
              <w:rPr>
                <w:del w:id="72" w:author="uzivatel" w:date="2026-09-22T12:31:00Z" w16du:dateUtc="2026-09-22T16:31:00Z"/>
                <w:rFonts w:ascii="Arial" w:hAnsi="Arial" w:cs="Arial"/>
                <w:b/>
                <w:lang w:val="it-IT"/>
              </w:rPr>
            </w:pPr>
            <w:del w:id="73" w:author="uzivatel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>Características</w:delText>
              </w:r>
            </w:del>
          </w:p>
        </w:tc>
        <w:tc>
          <w:tcPr>
            <w:tcW w:w="1144" w:type="pct"/>
            <w:shd w:val="clear" w:color="auto" w:fill="BFBFBF" w:themeFill="background1" w:themeFillShade="BF"/>
            <w:vAlign w:val="center"/>
          </w:tcPr>
          <w:p w14:paraId="28F8E077" w14:textId="77777777" w:rsidR="008D19B2" w:rsidRPr="00EF52F6" w:rsidRDefault="008D19B2" w:rsidP="00D271FE">
            <w:pPr>
              <w:spacing w:line="360" w:lineRule="auto"/>
              <w:jc w:val="center"/>
              <w:rPr>
                <w:del w:id="74" w:author="uzivatel" w:date="2026-09-22T12:31:00Z" w16du:dateUtc="2026-09-22T16:31:00Z"/>
                <w:rFonts w:ascii="Arial" w:hAnsi="Arial" w:cs="Arial"/>
                <w:b/>
                <w:lang w:val="it-IT"/>
              </w:rPr>
            </w:pPr>
            <w:del w:id="75" w:author="uzivatel" w:date="2026-09-22T12:31:00Z" w16du:dateUtc="2026-09-22T16:31:00Z">
              <w:r w:rsidRPr="00EF52F6">
                <w:rPr>
                  <w:rFonts w:ascii="Arial" w:hAnsi="Arial" w:cs="Arial"/>
                  <w:b/>
                  <w:lang w:val="it-IT"/>
                </w:rPr>
                <w:delText>Sobrevivientes</w:delText>
              </w:r>
            </w:del>
          </w:p>
          <w:p w14:paraId="6EC80E65" w14:textId="77777777" w:rsidR="008D19B2" w:rsidRPr="00EF52F6" w:rsidRDefault="008D19B2" w:rsidP="00D271FE">
            <w:pPr>
              <w:spacing w:line="360" w:lineRule="auto"/>
              <w:jc w:val="center"/>
              <w:rPr>
                <w:del w:id="76" w:author="uzivatel" w:date="2026-09-22T12:31:00Z" w16du:dateUtc="2026-09-22T16:31:00Z"/>
                <w:rFonts w:ascii="Arial" w:hAnsi="Arial" w:cs="Arial"/>
                <w:b/>
                <w:lang w:val="it-IT"/>
              </w:rPr>
            </w:pPr>
            <w:del w:id="77" w:author="uzivatel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 xml:space="preserve">(n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=</w:delText>
              </w:r>
              <w:r>
                <w:rPr>
                  <w:rFonts w:ascii="Arial" w:hAnsi="Arial" w:cs="Arial"/>
                  <w:b/>
                  <w:lang w:val="it-IT"/>
                </w:rPr>
                <w:delText xml:space="preserve">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2012</w:delText>
              </w:r>
              <w:r>
                <w:rPr>
                  <w:rFonts w:ascii="Arial" w:hAnsi="Arial" w:cs="Arial"/>
                  <w:b/>
                  <w:lang w:val="it-IT"/>
                </w:rPr>
                <w:delText>)</w:delText>
              </w:r>
            </w:del>
          </w:p>
        </w:tc>
        <w:tc>
          <w:tcPr>
            <w:tcW w:w="1140" w:type="pct"/>
            <w:shd w:val="clear" w:color="auto" w:fill="BFBFBF" w:themeFill="background1" w:themeFillShade="BF"/>
            <w:vAlign w:val="center"/>
          </w:tcPr>
          <w:p w14:paraId="0BDD1861" w14:textId="77777777" w:rsidR="008D19B2" w:rsidRPr="00EF52F6" w:rsidRDefault="008D19B2" w:rsidP="00D271FE">
            <w:pPr>
              <w:spacing w:line="360" w:lineRule="auto"/>
              <w:jc w:val="center"/>
              <w:rPr>
                <w:del w:id="78" w:author="uzivatel" w:date="2026-09-22T12:31:00Z" w16du:dateUtc="2026-09-22T16:31:00Z"/>
                <w:rFonts w:ascii="Arial" w:hAnsi="Arial" w:cs="Arial"/>
                <w:b/>
                <w:lang w:val="it-IT"/>
              </w:rPr>
            </w:pPr>
            <w:del w:id="79" w:author="uzivatel" w:date="2026-09-22T12:31:00Z" w16du:dateUtc="2026-09-22T16:31:00Z">
              <w:r w:rsidRPr="00EF52F6">
                <w:rPr>
                  <w:rFonts w:ascii="Arial" w:hAnsi="Arial" w:cs="Arial"/>
                  <w:b/>
                  <w:lang w:val="it-IT"/>
                </w:rPr>
                <w:delText>Fallecidos</w:delText>
              </w:r>
            </w:del>
          </w:p>
          <w:p w14:paraId="3BFCF311" w14:textId="77777777" w:rsidR="008D19B2" w:rsidRPr="00EF52F6" w:rsidRDefault="008D19B2" w:rsidP="00D271FE">
            <w:pPr>
              <w:spacing w:line="360" w:lineRule="auto"/>
              <w:jc w:val="center"/>
              <w:rPr>
                <w:del w:id="80" w:author="uzivatel" w:date="2026-09-22T12:31:00Z" w16du:dateUtc="2026-09-22T16:31:00Z"/>
                <w:rFonts w:ascii="Arial" w:hAnsi="Arial" w:cs="Arial"/>
                <w:b/>
                <w:lang w:val="it-IT"/>
              </w:rPr>
            </w:pPr>
            <w:del w:id="81" w:author="uzivatel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 xml:space="preserve">(n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=</w:delText>
              </w:r>
              <w:r>
                <w:rPr>
                  <w:rFonts w:ascii="Arial" w:hAnsi="Arial" w:cs="Arial"/>
                  <w:b/>
                  <w:lang w:val="it-IT"/>
                </w:rPr>
                <w:delText xml:space="preserve">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629</w:delText>
              </w:r>
              <w:r>
                <w:rPr>
                  <w:rFonts w:ascii="Arial" w:hAnsi="Arial" w:cs="Arial"/>
                  <w:b/>
                  <w:lang w:val="it-IT"/>
                </w:rPr>
                <w:delText>)</w:delText>
              </w:r>
            </w:del>
          </w:p>
        </w:tc>
        <w:tc>
          <w:tcPr>
            <w:tcW w:w="744" w:type="pct"/>
            <w:shd w:val="clear" w:color="auto" w:fill="BFBFBF" w:themeFill="background1" w:themeFillShade="BF"/>
            <w:vAlign w:val="center"/>
          </w:tcPr>
          <w:p w14:paraId="7205A4FF" w14:textId="77777777" w:rsidR="008D19B2" w:rsidRPr="00EF52F6" w:rsidRDefault="008D19B2" w:rsidP="00D271FE">
            <w:pPr>
              <w:spacing w:line="360" w:lineRule="auto"/>
              <w:jc w:val="center"/>
              <w:rPr>
                <w:del w:id="82" w:author="uzivatel" w:date="2026-09-22T12:31:00Z" w16du:dateUtc="2026-09-22T16:31:00Z"/>
                <w:rFonts w:ascii="Arial" w:hAnsi="Arial" w:cs="Arial"/>
                <w:b/>
                <w:lang w:val="it-IT"/>
              </w:rPr>
            </w:pPr>
            <w:del w:id="83" w:author="uzivatel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>Valor de p</w:delText>
              </w:r>
            </w:del>
          </w:p>
        </w:tc>
      </w:tr>
      <w:tr w:rsidR="008D19B2" w:rsidRPr="00EF52F6" w14:paraId="12FCB47B" w14:textId="77777777" w:rsidTr="00D271FE">
        <w:trPr>
          <w:del w:id="84" w:author="uzivatel" w:date="2026-09-22T12:31:00Z" w16du:dateUtc="2026-09-22T16:31:00Z"/>
        </w:trPr>
        <w:tc>
          <w:tcPr>
            <w:tcW w:w="2043" w:type="pct"/>
          </w:tcPr>
          <w:p w14:paraId="1F9316CA" w14:textId="77777777" w:rsidR="008D19B2" w:rsidRPr="00EF52F6" w:rsidRDefault="008D19B2" w:rsidP="00D271FE">
            <w:pPr>
              <w:spacing w:line="360" w:lineRule="auto"/>
              <w:jc w:val="both"/>
              <w:rPr>
                <w:del w:id="85" w:author="uzivatel" w:date="2026-09-22T12:31:00Z" w16du:dateUtc="2026-09-22T16:31:00Z"/>
                <w:rFonts w:ascii="Arial" w:hAnsi="Arial" w:cs="Arial"/>
                <w:lang w:val="it-IT"/>
              </w:rPr>
            </w:pPr>
            <w:del w:id="86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Edad, años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68DE16DA" w14:textId="77777777" w:rsidR="008D19B2" w:rsidRPr="00EF52F6" w:rsidRDefault="008D19B2" w:rsidP="00D271FE">
            <w:pPr>
              <w:spacing w:line="360" w:lineRule="auto"/>
              <w:jc w:val="center"/>
              <w:rPr>
                <w:del w:id="87" w:author="uzivatel" w:date="2026-09-22T12:31:00Z" w16du:dateUtc="2026-09-22T16:31:00Z"/>
                <w:rFonts w:ascii="Arial" w:hAnsi="Arial" w:cs="Arial"/>
                <w:lang w:val="it-IT"/>
              </w:rPr>
            </w:pPr>
            <w:del w:id="88" w:author="uzivatel" w:date="2026-09-22T12:31:00Z" w16du:dateUtc="2026-09-22T16:31:00Z">
              <w:r w:rsidRPr="00EF52F6">
                <w:rPr>
                  <w:rFonts w:ascii="Arial" w:hAnsi="Arial" w:cs="Arial"/>
                </w:rPr>
                <w:delText>48</w:delText>
              </w:r>
              <w:r>
                <w:rPr>
                  <w:rFonts w:ascii="Arial" w:hAnsi="Arial" w:cs="Arial"/>
                </w:rPr>
                <w:delText>.</w:delText>
              </w:r>
              <w:r w:rsidRPr="00EF52F6">
                <w:rPr>
                  <w:rFonts w:ascii="Arial" w:hAnsi="Arial" w:cs="Arial"/>
                </w:rPr>
                <w:delText>45</w:delText>
              </w:r>
              <w:r>
                <w:rPr>
                  <w:rFonts w:ascii="Arial" w:hAnsi="Arial" w:cs="Arial"/>
                </w:rPr>
                <w:delText xml:space="preserve"> </w:delText>
              </w:r>
              <w:r w:rsidRPr="00EF52F6">
                <w:rPr>
                  <w:rFonts w:ascii="Arial" w:hAnsi="Arial" w:cs="Arial"/>
                </w:rPr>
                <w:delText>(±18)</w:delText>
              </w:r>
            </w:del>
          </w:p>
        </w:tc>
        <w:tc>
          <w:tcPr>
            <w:tcW w:w="1140" w:type="pct"/>
          </w:tcPr>
          <w:p w14:paraId="2B1F9060" w14:textId="77777777" w:rsidR="008D19B2" w:rsidRPr="00EF52F6" w:rsidRDefault="008D19B2" w:rsidP="00D271FE">
            <w:pPr>
              <w:spacing w:line="360" w:lineRule="auto"/>
              <w:jc w:val="center"/>
              <w:rPr>
                <w:del w:id="89" w:author="uzivatel" w:date="2026-09-22T12:31:00Z" w16du:dateUtc="2026-09-22T16:31:00Z"/>
                <w:rFonts w:ascii="Arial" w:hAnsi="Arial" w:cs="Arial"/>
                <w:lang w:val="it-IT"/>
              </w:rPr>
            </w:pPr>
            <w:del w:id="90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55.54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>16,3)</w:delText>
              </w:r>
            </w:del>
          </w:p>
        </w:tc>
        <w:tc>
          <w:tcPr>
            <w:tcW w:w="744" w:type="pct"/>
          </w:tcPr>
          <w:p w14:paraId="74F26AEB" w14:textId="77777777" w:rsidR="008D19B2" w:rsidRDefault="008D19B2" w:rsidP="00D271FE">
            <w:pPr>
              <w:spacing w:line="360" w:lineRule="auto"/>
              <w:jc w:val="center"/>
              <w:rPr>
                <w:del w:id="91" w:author="uzivatel" w:date="2026-09-22T12:31:00Z" w16du:dateUtc="2026-09-22T16:31:00Z"/>
                <w:rFonts w:ascii="Arial" w:hAnsi="Arial" w:cs="Arial"/>
                <w:lang w:val="it-IT"/>
              </w:rPr>
            </w:pPr>
            <w:del w:id="92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0,003</w:delText>
              </w:r>
            </w:del>
          </w:p>
        </w:tc>
      </w:tr>
      <w:tr w:rsidR="008D19B2" w:rsidRPr="00EF52F6" w14:paraId="49FCC7D3" w14:textId="77777777" w:rsidTr="00D271FE">
        <w:trPr>
          <w:del w:id="93" w:author="uzivatel" w:date="2026-09-22T12:31:00Z" w16du:dateUtc="2026-09-22T16:31:00Z"/>
        </w:trPr>
        <w:tc>
          <w:tcPr>
            <w:tcW w:w="2043" w:type="pct"/>
          </w:tcPr>
          <w:p w14:paraId="03A496F3" w14:textId="77777777" w:rsidR="008D19B2" w:rsidRPr="00EF52F6" w:rsidRDefault="008D19B2" w:rsidP="00D271FE">
            <w:pPr>
              <w:spacing w:line="360" w:lineRule="auto"/>
              <w:jc w:val="both"/>
              <w:rPr>
                <w:del w:id="94" w:author="uzivatel" w:date="2026-09-22T12:31:00Z" w16du:dateUtc="2026-09-22T16:31:00Z"/>
                <w:rFonts w:ascii="Arial" w:hAnsi="Arial" w:cs="Arial"/>
                <w:lang w:val="it-IT"/>
              </w:rPr>
            </w:pPr>
            <w:del w:id="95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Sexo masculino – n (%)</w:delText>
              </w:r>
            </w:del>
          </w:p>
        </w:tc>
        <w:tc>
          <w:tcPr>
            <w:tcW w:w="1144" w:type="pct"/>
          </w:tcPr>
          <w:p w14:paraId="5C3F8799" w14:textId="77777777" w:rsidR="008D19B2" w:rsidRPr="00EF52F6" w:rsidRDefault="008D19B2" w:rsidP="00D271FE">
            <w:pPr>
              <w:spacing w:line="360" w:lineRule="auto"/>
              <w:jc w:val="center"/>
              <w:rPr>
                <w:del w:id="96" w:author="uzivatel" w:date="2026-09-22T12:31:00Z" w16du:dateUtc="2026-09-22T16:31:00Z"/>
                <w:rFonts w:ascii="Arial" w:hAnsi="Arial" w:cs="Arial"/>
                <w:lang w:val="it-IT"/>
              </w:rPr>
            </w:pPr>
            <w:del w:id="97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1343 (66,7)</w:delText>
              </w:r>
            </w:del>
          </w:p>
        </w:tc>
        <w:tc>
          <w:tcPr>
            <w:tcW w:w="1140" w:type="pct"/>
          </w:tcPr>
          <w:p w14:paraId="0C41CF94" w14:textId="77777777" w:rsidR="008D19B2" w:rsidRPr="00EF52F6" w:rsidRDefault="008D19B2" w:rsidP="00D271FE">
            <w:pPr>
              <w:spacing w:line="360" w:lineRule="auto"/>
              <w:jc w:val="center"/>
              <w:rPr>
                <w:del w:id="98" w:author="uzivatel" w:date="2026-09-22T12:31:00Z" w16du:dateUtc="2026-09-22T16:31:00Z"/>
                <w:rFonts w:ascii="Arial" w:hAnsi="Arial" w:cs="Arial"/>
                <w:lang w:val="it-IT"/>
              </w:rPr>
            </w:pPr>
            <w:del w:id="99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410 (65,2)</w:delText>
              </w:r>
            </w:del>
          </w:p>
        </w:tc>
        <w:tc>
          <w:tcPr>
            <w:tcW w:w="744" w:type="pct"/>
          </w:tcPr>
          <w:p w14:paraId="53C50FD2" w14:textId="77777777" w:rsidR="008D19B2" w:rsidRDefault="008D19B2" w:rsidP="00D271FE">
            <w:pPr>
              <w:spacing w:line="360" w:lineRule="auto"/>
              <w:jc w:val="center"/>
              <w:rPr>
                <w:del w:id="100" w:author="uzivatel" w:date="2026-09-22T12:31:00Z" w16du:dateUtc="2026-09-22T16:31:00Z"/>
                <w:rFonts w:ascii="Arial" w:hAnsi="Arial" w:cs="Arial"/>
                <w:lang w:val="it-IT"/>
              </w:rPr>
            </w:pPr>
            <w:del w:id="101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0,483</w:delText>
              </w:r>
            </w:del>
          </w:p>
        </w:tc>
      </w:tr>
      <w:tr w:rsidR="008D19B2" w:rsidRPr="00EF52F6" w14:paraId="0A409109" w14:textId="77777777" w:rsidTr="00D271FE">
        <w:trPr>
          <w:del w:id="102" w:author="uzivatel" w:date="2026-09-22T12:31:00Z" w16du:dateUtc="2026-09-22T16:31:00Z"/>
        </w:trPr>
        <w:tc>
          <w:tcPr>
            <w:tcW w:w="2043" w:type="pct"/>
          </w:tcPr>
          <w:p w14:paraId="018AD002" w14:textId="77777777" w:rsidR="008D19B2" w:rsidRDefault="008D19B2" w:rsidP="00D271FE">
            <w:pPr>
              <w:spacing w:line="360" w:lineRule="auto"/>
              <w:jc w:val="both"/>
              <w:rPr>
                <w:del w:id="103" w:author="uzivatel" w:date="2026-09-22T12:31:00Z" w16du:dateUtc="2026-09-22T16:31:00Z"/>
                <w:rFonts w:ascii="Arial" w:hAnsi="Arial" w:cs="Arial"/>
                <w:lang w:val="it-IT"/>
              </w:rPr>
            </w:pPr>
            <w:del w:id="104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Motivos de ingreso – n (%)</w:delText>
              </w:r>
            </w:del>
          </w:p>
          <w:p w14:paraId="455A94D9" w14:textId="77777777" w:rsidR="008D19B2" w:rsidRDefault="008D19B2" w:rsidP="00D271FE">
            <w:pPr>
              <w:spacing w:line="360" w:lineRule="auto"/>
              <w:jc w:val="both"/>
              <w:rPr>
                <w:del w:id="105" w:author="uzivatel" w:date="2026-09-22T12:31:00Z" w16du:dateUtc="2026-09-22T16:31:00Z"/>
                <w:rFonts w:ascii="Arial" w:hAnsi="Arial" w:cs="Arial"/>
                <w:lang w:val="it-IT"/>
              </w:rPr>
            </w:pPr>
            <w:del w:id="106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Patología médica</w:delText>
              </w:r>
            </w:del>
          </w:p>
          <w:p w14:paraId="3F0D248C" w14:textId="77777777" w:rsidR="008D19B2" w:rsidRDefault="008D19B2" w:rsidP="00D271FE">
            <w:pPr>
              <w:spacing w:line="360" w:lineRule="auto"/>
              <w:jc w:val="both"/>
              <w:rPr>
                <w:del w:id="107" w:author="uzivatel" w:date="2026-09-22T12:31:00Z" w16du:dateUtc="2026-09-22T16:31:00Z"/>
                <w:rFonts w:ascii="Arial" w:hAnsi="Arial" w:cs="Arial"/>
                <w:lang w:val="it-IT"/>
              </w:rPr>
            </w:pPr>
            <w:del w:id="108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Politraumatismos</w:delText>
              </w:r>
            </w:del>
          </w:p>
          <w:p w14:paraId="763FDA62" w14:textId="77777777" w:rsidR="008D19B2" w:rsidRDefault="008D19B2" w:rsidP="00D271FE">
            <w:pPr>
              <w:spacing w:line="360" w:lineRule="auto"/>
              <w:jc w:val="both"/>
              <w:rPr>
                <w:del w:id="109" w:author="uzivatel" w:date="2026-09-22T12:31:00Z" w16du:dateUtc="2026-09-22T16:31:00Z"/>
                <w:rFonts w:ascii="Arial" w:hAnsi="Arial" w:cs="Arial"/>
                <w:lang w:val="it-IT"/>
              </w:rPr>
            </w:pPr>
            <w:del w:id="110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Cirugía programada</w:delText>
              </w:r>
            </w:del>
          </w:p>
          <w:p w14:paraId="0AA9E567" w14:textId="77777777" w:rsidR="008D19B2" w:rsidRPr="00EF52F6" w:rsidRDefault="008D19B2" w:rsidP="00D271FE">
            <w:pPr>
              <w:spacing w:line="360" w:lineRule="auto"/>
              <w:jc w:val="both"/>
              <w:rPr>
                <w:del w:id="111" w:author="uzivatel" w:date="2026-09-22T12:31:00Z" w16du:dateUtc="2026-09-22T16:31:00Z"/>
                <w:rFonts w:ascii="Arial" w:hAnsi="Arial" w:cs="Arial"/>
                <w:lang w:val="it-IT"/>
              </w:rPr>
            </w:pPr>
            <w:del w:id="112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Cirugía de urgencia</w:delText>
              </w:r>
            </w:del>
          </w:p>
        </w:tc>
        <w:tc>
          <w:tcPr>
            <w:tcW w:w="1144" w:type="pct"/>
          </w:tcPr>
          <w:p w14:paraId="32D26760" w14:textId="77777777" w:rsidR="008D19B2" w:rsidRDefault="008D19B2" w:rsidP="00D271FE">
            <w:pPr>
              <w:spacing w:line="360" w:lineRule="auto"/>
              <w:jc w:val="center"/>
              <w:rPr>
                <w:del w:id="113" w:author="uzivatel" w:date="2026-09-22T12:31:00Z" w16du:dateUtc="2026-09-22T16:31:00Z"/>
                <w:rFonts w:ascii="Arial" w:hAnsi="Arial" w:cs="Arial"/>
                <w:lang w:val="it-IT"/>
              </w:rPr>
            </w:pPr>
          </w:p>
          <w:p w14:paraId="4CD4A83D" w14:textId="77777777" w:rsidR="008D19B2" w:rsidRDefault="008D19B2" w:rsidP="00D271FE">
            <w:pPr>
              <w:spacing w:line="360" w:lineRule="auto"/>
              <w:jc w:val="center"/>
              <w:rPr>
                <w:del w:id="114" w:author="uzivatel" w:date="2026-09-22T12:31:00Z" w16du:dateUtc="2026-09-22T16:31:00Z"/>
                <w:rFonts w:ascii="Arial" w:hAnsi="Arial" w:cs="Arial"/>
                <w:lang w:val="it-IT"/>
              </w:rPr>
            </w:pPr>
            <w:del w:id="115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1379 (68,5)</w:delText>
              </w:r>
            </w:del>
          </w:p>
          <w:p w14:paraId="15470840" w14:textId="77777777" w:rsidR="008D19B2" w:rsidRDefault="008D19B2" w:rsidP="00D271FE">
            <w:pPr>
              <w:spacing w:line="360" w:lineRule="auto"/>
              <w:jc w:val="center"/>
              <w:rPr>
                <w:del w:id="116" w:author="uzivatel" w:date="2026-09-22T12:31:00Z" w16du:dateUtc="2026-09-22T16:31:00Z"/>
                <w:rFonts w:ascii="Arial" w:hAnsi="Arial" w:cs="Arial"/>
                <w:lang w:val="it-IT"/>
              </w:rPr>
            </w:pPr>
            <w:del w:id="117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166 (8,3)</w:delText>
              </w:r>
            </w:del>
          </w:p>
          <w:p w14:paraId="61143BCA" w14:textId="77777777" w:rsidR="008D19B2" w:rsidRDefault="008D19B2" w:rsidP="00D271FE">
            <w:pPr>
              <w:spacing w:line="360" w:lineRule="auto"/>
              <w:jc w:val="center"/>
              <w:rPr>
                <w:del w:id="118" w:author="uzivatel" w:date="2026-09-22T12:31:00Z" w16du:dateUtc="2026-09-22T16:31:00Z"/>
                <w:rFonts w:ascii="Arial" w:hAnsi="Arial" w:cs="Arial"/>
                <w:lang w:val="it-IT"/>
              </w:rPr>
            </w:pPr>
            <w:del w:id="119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206 (10,2)</w:delText>
              </w:r>
            </w:del>
          </w:p>
          <w:p w14:paraId="6046AB98" w14:textId="77777777" w:rsidR="008D19B2" w:rsidRPr="00EF52F6" w:rsidRDefault="008D19B2" w:rsidP="00D271FE">
            <w:pPr>
              <w:spacing w:line="360" w:lineRule="auto"/>
              <w:jc w:val="center"/>
              <w:rPr>
                <w:del w:id="120" w:author="uzivatel" w:date="2026-09-22T12:31:00Z" w16du:dateUtc="2026-09-22T16:31:00Z"/>
                <w:rFonts w:ascii="Arial" w:hAnsi="Arial" w:cs="Arial"/>
                <w:lang w:val="it-IT"/>
              </w:rPr>
            </w:pPr>
            <w:del w:id="121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261 (13)</w:delText>
              </w:r>
            </w:del>
          </w:p>
        </w:tc>
        <w:tc>
          <w:tcPr>
            <w:tcW w:w="1140" w:type="pct"/>
          </w:tcPr>
          <w:p w14:paraId="1231BFB0" w14:textId="77777777" w:rsidR="008D19B2" w:rsidRDefault="008D19B2" w:rsidP="00D271FE">
            <w:pPr>
              <w:spacing w:line="360" w:lineRule="auto"/>
              <w:jc w:val="center"/>
              <w:rPr>
                <w:del w:id="122" w:author="uzivatel" w:date="2026-09-22T12:31:00Z" w16du:dateUtc="2026-09-22T16:31:00Z"/>
                <w:rFonts w:ascii="Arial" w:hAnsi="Arial" w:cs="Arial"/>
                <w:lang w:val="it-IT"/>
              </w:rPr>
            </w:pPr>
          </w:p>
          <w:p w14:paraId="199371C5" w14:textId="77777777" w:rsidR="008D19B2" w:rsidRDefault="008D19B2" w:rsidP="00D271FE">
            <w:pPr>
              <w:spacing w:line="360" w:lineRule="auto"/>
              <w:jc w:val="center"/>
              <w:rPr>
                <w:del w:id="123" w:author="uzivatel" w:date="2026-09-22T12:31:00Z" w16du:dateUtc="2026-09-22T16:31:00Z"/>
                <w:rFonts w:ascii="Arial" w:hAnsi="Arial" w:cs="Arial"/>
                <w:lang w:val="it-IT"/>
              </w:rPr>
            </w:pPr>
            <w:del w:id="124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519 (82,5)</w:delText>
              </w:r>
            </w:del>
          </w:p>
          <w:p w14:paraId="48805A33" w14:textId="77777777" w:rsidR="008D19B2" w:rsidRDefault="008D19B2" w:rsidP="00D271FE">
            <w:pPr>
              <w:spacing w:line="360" w:lineRule="auto"/>
              <w:jc w:val="center"/>
              <w:rPr>
                <w:del w:id="125" w:author="uzivatel" w:date="2026-09-22T12:31:00Z" w16du:dateUtc="2026-09-22T16:31:00Z"/>
                <w:rFonts w:ascii="Arial" w:hAnsi="Arial" w:cs="Arial"/>
                <w:lang w:val="it-IT"/>
              </w:rPr>
            </w:pPr>
            <w:del w:id="126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33 (5,3)</w:delText>
              </w:r>
            </w:del>
          </w:p>
          <w:p w14:paraId="7F1122E0" w14:textId="77777777" w:rsidR="008D19B2" w:rsidRDefault="008D19B2" w:rsidP="00D271FE">
            <w:pPr>
              <w:spacing w:line="360" w:lineRule="auto"/>
              <w:jc w:val="center"/>
              <w:rPr>
                <w:del w:id="127" w:author="uzivatel" w:date="2026-09-22T12:31:00Z" w16du:dateUtc="2026-09-22T16:31:00Z"/>
                <w:rFonts w:ascii="Arial" w:hAnsi="Arial" w:cs="Arial"/>
                <w:lang w:val="it-IT"/>
              </w:rPr>
            </w:pPr>
            <w:del w:id="128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22 (3,5)</w:delText>
              </w:r>
            </w:del>
          </w:p>
          <w:p w14:paraId="4F73EF19" w14:textId="77777777" w:rsidR="008D19B2" w:rsidRPr="00EF52F6" w:rsidRDefault="008D19B2" w:rsidP="00D271FE">
            <w:pPr>
              <w:spacing w:line="360" w:lineRule="auto"/>
              <w:jc w:val="center"/>
              <w:rPr>
                <w:del w:id="129" w:author="uzivatel" w:date="2026-09-22T12:31:00Z" w16du:dateUtc="2026-09-22T16:31:00Z"/>
                <w:rFonts w:ascii="Arial" w:hAnsi="Arial" w:cs="Arial"/>
                <w:lang w:val="it-IT"/>
              </w:rPr>
            </w:pPr>
            <w:del w:id="130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55 (8,7)</w:delText>
              </w:r>
            </w:del>
          </w:p>
        </w:tc>
        <w:tc>
          <w:tcPr>
            <w:tcW w:w="744" w:type="pct"/>
          </w:tcPr>
          <w:p w14:paraId="2DA8785C" w14:textId="77777777" w:rsidR="008D19B2" w:rsidRDefault="008D19B2" w:rsidP="00D271FE">
            <w:pPr>
              <w:spacing w:line="360" w:lineRule="auto"/>
              <w:jc w:val="center"/>
              <w:rPr>
                <w:del w:id="131" w:author="uzivatel" w:date="2026-09-22T12:31:00Z" w16du:dateUtc="2026-09-22T16:31:00Z"/>
                <w:rFonts w:ascii="Arial" w:hAnsi="Arial" w:cs="Arial"/>
                <w:lang w:val="it-IT"/>
              </w:rPr>
            </w:pPr>
          </w:p>
          <w:p w14:paraId="331E38F0" w14:textId="77777777" w:rsidR="008D19B2" w:rsidRDefault="008D19B2" w:rsidP="00D271FE">
            <w:pPr>
              <w:spacing w:line="360" w:lineRule="auto"/>
              <w:jc w:val="center"/>
              <w:rPr>
                <w:del w:id="132" w:author="uzivatel" w:date="2026-09-22T12:31:00Z" w16du:dateUtc="2026-09-22T16:31:00Z"/>
                <w:rFonts w:ascii="Arial" w:hAnsi="Arial" w:cs="Arial"/>
                <w:lang w:val="it-IT"/>
              </w:rPr>
            </w:pPr>
            <w:del w:id="133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297B2F06" w14:textId="77777777" w:rsidR="008D19B2" w:rsidRDefault="008D19B2" w:rsidP="00D271FE">
            <w:pPr>
              <w:spacing w:line="360" w:lineRule="auto"/>
              <w:jc w:val="center"/>
              <w:rPr>
                <w:del w:id="134" w:author="uzivatel" w:date="2026-09-22T12:31:00Z" w16du:dateUtc="2026-09-22T16:31:00Z"/>
                <w:rFonts w:ascii="Arial" w:hAnsi="Arial" w:cs="Arial"/>
                <w:lang w:val="it-IT"/>
              </w:rPr>
            </w:pPr>
            <w:del w:id="135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0,011</w:delText>
              </w:r>
            </w:del>
          </w:p>
          <w:p w14:paraId="75C7B8DE" w14:textId="77777777" w:rsidR="008D19B2" w:rsidRDefault="008D19B2" w:rsidP="00D271FE">
            <w:pPr>
              <w:spacing w:line="360" w:lineRule="auto"/>
              <w:jc w:val="center"/>
              <w:rPr>
                <w:del w:id="136" w:author="uzivatel" w:date="2026-09-22T12:31:00Z" w16du:dateUtc="2026-09-22T16:31:00Z"/>
                <w:rFonts w:ascii="Arial" w:hAnsi="Arial" w:cs="Arial"/>
                <w:lang w:val="it-IT"/>
              </w:rPr>
            </w:pPr>
            <w:del w:id="137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0A0C05A0" w14:textId="77777777" w:rsidR="008D19B2" w:rsidRDefault="008D19B2" w:rsidP="00D271FE">
            <w:pPr>
              <w:spacing w:line="360" w:lineRule="auto"/>
              <w:jc w:val="center"/>
              <w:rPr>
                <w:del w:id="138" w:author="uzivatel" w:date="2026-09-22T12:31:00Z" w16du:dateUtc="2026-09-22T16:31:00Z"/>
                <w:rFonts w:ascii="Arial" w:hAnsi="Arial" w:cs="Arial"/>
                <w:lang w:val="it-IT"/>
              </w:rPr>
            </w:pPr>
            <w:del w:id="139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0,004</w:delText>
              </w:r>
            </w:del>
          </w:p>
        </w:tc>
      </w:tr>
      <w:tr w:rsidR="008D19B2" w:rsidRPr="00EF52F6" w14:paraId="7ED41450" w14:textId="77777777" w:rsidTr="00D271FE">
        <w:trPr>
          <w:del w:id="140" w:author="uzivatel" w:date="2026-09-22T12:31:00Z" w16du:dateUtc="2026-09-22T16:31:00Z"/>
        </w:trPr>
        <w:tc>
          <w:tcPr>
            <w:tcW w:w="2043" w:type="pct"/>
          </w:tcPr>
          <w:p w14:paraId="6A08CBCD" w14:textId="77777777" w:rsidR="008D19B2" w:rsidRDefault="008D19B2" w:rsidP="00D271FE">
            <w:pPr>
              <w:spacing w:line="360" w:lineRule="auto"/>
              <w:jc w:val="both"/>
              <w:rPr>
                <w:del w:id="141" w:author="uzivatel" w:date="2026-09-22T12:31:00Z" w16du:dateUtc="2026-09-22T16:31:00Z"/>
                <w:rFonts w:ascii="Arial" w:hAnsi="Arial" w:cs="Arial"/>
                <w:lang w:val="it-IT"/>
              </w:rPr>
            </w:pPr>
            <w:del w:id="142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Comorbilidades graves – n (%)</w:delText>
              </w:r>
            </w:del>
          </w:p>
          <w:p w14:paraId="6E7F66E3" w14:textId="77777777" w:rsidR="008D19B2" w:rsidRDefault="008D19B2" w:rsidP="00D271FE">
            <w:pPr>
              <w:spacing w:line="360" w:lineRule="auto"/>
              <w:jc w:val="both"/>
              <w:rPr>
                <w:del w:id="143" w:author="uzivatel" w:date="2026-09-22T12:31:00Z" w16du:dateUtc="2026-09-22T16:31:00Z"/>
                <w:rFonts w:ascii="Arial" w:hAnsi="Arial" w:cs="Arial"/>
                <w:lang w:val="it-IT"/>
              </w:rPr>
            </w:pPr>
            <w:del w:id="144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Hepática</w:delText>
              </w:r>
            </w:del>
          </w:p>
          <w:p w14:paraId="289B167E" w14:textId="77777777" w:rsidR="008D19B2" w:rsidRDefault="008D19B2" w:rsidP="00D271FE">
            <w:pPr>
              <w:spacing w:line="360" w:lineRule="auto"/>
              <w:jc w:val="both"/>
              <w:rPr>
                <w:del w:id="145" w:author="uzivatel" w:date="2026-09-22T12:31:00Z" w16du:dateUtc="2026-09-22T16:31:00Z"/>
                <w:rFonts w:ascii="Arial" w:hAnsi="Arial" w:cs="Arial"/>
                <w:lang w:val="it-IT"/>
              </w:rPr>
            </w:pPr>
            <w:del w:id="146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Renal</w:delText>
              </w:r>
            </w:del>
          </w:p>
          <w:p w14:paraId="60BA9532" w14:textId="77777777" w:rsidR="008D19B2" w:rsidRDefault="008D19B2" w:rsidP="00D271FE">
            <w:pPr>
              <w:spacing w:line="360" w:lineRule="auto"/>
              <w:jc w:val="both"/>
              <w:rPr>
                <w:del w:id="147" w:author="uzivatel" w:date="2026-09-22T12:31:00Z" w16du:dateUtc="2026-09-22T16:31:00Z"/>
                <w:rFonts w:ascii="Arial" w:hAnsi="Arial" w:cs="Arial"/>
                <w:lang w:val="it-IT"/>
              </w:rPr>
            </w:pPr>
            <w:del w:id="148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Respiratoria</w:delText>
              </w:r>
            </w:del>
          </w:p>
          <w:p w14:paraId="70FA8C8F" w14:textId="77777777" w:rsidR="008D19B2" w:rsidRDefault="008D19B2" w:rsidP="00D271FE">
            <w:pPr>
              <w:spacing w:line="360" w:lineRule="auto"/>
              <w:jc w:val="both"/>
              <w:rPr>
                <w:del w:id="149" w:author="uzivatel" w:date="2026-09-22T12:31:00Z" w16du:dateUtc="2026-09-22T16:31:00Z"/>
                <w:rFonts w:ascii="Arial" w:hAnsi="Arial" w:cs="Arial"/>
                <w:lang w:val="it-IT"/>
              </w:rPr>
            </w:pPr>
            <w:del w:id="150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Cardiovascular</w:delText>
              </w:r>
            </w:del>
          </w:p>
          <w:p w14:paraId="56EF2B48" w14:textId="77777777" w:rsidR="008D19B2" w:rsidRPr="00EF52F6" w:rsidRDefault="008D19B2" w:rsidP="00D271FE">
            <w:pPr>
              <w:spacing w:line="360" w:lineRule="auto"/>
              <w:jc w:val="both"/>
              <w:rPr>
                <w:del w:id="151" w:author="uzivatel" w:date="2026-09-22T12:31:00Z" w16du:dateUtc="2026-09-22T16:31:00Z"/>
                <w:rFonts w:ascii="Arial" w:hAnsi="Arial" w:cs="Arial"/>
                <w:lang w:val="it-IT"/>
              </w:rPr>
            </w:pPr>
            <w:del w:id="152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Inmunodeficiencia</w:delText>
              </w:r>
            </w:del>
          </w:p>
        </w:tc>
        <w:tc>
          <w:tcPr>
            <w:tcW w:w="1144" w:type="pct"/>
          </w:tcPr>
          <w:p w14:paraId="305C4133" w14:textId="77777777" w:rsidR="008D19B2" w:rsidRDefault="008D19B2" w:rsidP="00D271FE">
            <w:pPr>
              <w:spacing w:line="360" w:lineRule="auto"/>
              <w:jc w:val="center"/>
              <w:rPr>
                <w:del w:id="153" w:author="uzivatel" w:date="2026-09-22T12:31:00Z" w16du:dateUtc="2026-09-22T16:31:00Z"/>
                <w:rFonts w:ascii="Arial" w:hAnsi="Arial" w:cs="Arial"/>
                <w:lang w:val="it-IT"/>
              </w:rPr>
            </w:pPr>
          </w:p>
          <w:p w14:paraId="5E3E0569" w14:textId="77777777" w:rsidR="008D19B2" w:rsidRDefault="008D19B2" w:rsidP="00D271FE">
            <w:pPr>
              <w:spacing w:line="360" w:lineRule="auto"/>
              <w:jc w:val="center"/>
              <w:rPr>
                <w:del w:id="154" w:author="uzivatel" w:date="2026-09-22T12:31:00Z" w16du:dateUtc="2026-09-22T16:31:00Z"/>
                <w:rFonts w:ascii="Arial" w:hAnsi="Arial" w:cs="Arial"/>
                <w:lang w:val="it-IT"/>
              </w:rPr>
            </w:pPr>
            <w:del w:id="155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54 (2,7)</w:delText>
              </w:r>
            </w:del>
          </w:p>
          <w:p w14:paraId="0C627CB7" w14:textId="77777777" w:rsidR="008D19B2" w:rsidRDefault="008D19B2" w:rsidP="00D271FE">
            <w:pPr>
              <w:spacing w:line="360" w:lineRule="auto"/>
              <w:jc w:val="center"/>
              <w:rPr>
                <w:del w:id="156" w:author="uzivatel" w:date="2026-09-22T12:31:00Z" w16du:dateUtc="2026-09-22T16:31:00Z"/>
                <w:rFonts w:ascii="Arial" w:hAnsi="Arial" w:cs="Arial"/>
                <w:lang w:val="it-IT"/>
              </w:rPr>
            </w:pPr>
            <w:del w:id="157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12 (0,6)</w:delText>
              </w:r>
            </w:del>
          </w:p>
          <w:p w14:paraId="39573DB7" w14:textId="77777777" w:rsidR="008D19B2" w:rsidRDefault="008D19B2" w:rsidP="00D271FE">
            <w:pPr>
              <w:spacing w:line="360" w:lineRule="auto"/>
              <w:jc w:val="center"/>
              <w:rPr>
                <w:del w:id="158" w:author="uzivatel" w:date="2026-09-22T12:31:00Z" w16du:dateUtc="2026-09-22T16:31:00Z"/>
                <w:rFonts w:ascii="Arial" w:hAnsi="Arial" w:cs="Arial"/>
                <w:lang w:val="it-IT"/>
              </w:rPr>
            </w:pPr>
            <w:del w:id="159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51 (2,5)</w:delText>
              </w:r>
            </w:del>
          </w:p>
          <w:p w14:paraId="62E76906" w14:textId="77777777" w:rsidR="008D19B2" w:rsidRDefault="008D19B2" w:rsidP="00D271FE">
            <w:pPr>
              <w:spacing w:line="360" w:lineRule="auto"/>
              <w:jc w:val="center"/>
              <w:rPr>
                <w:del w:id="160" w:author="uzivatel" w:date="2026-09-22T12:31:00Z" w16du:dateUtc="2026-09-22T16:31:00Z"/>
                <w:rFonts w:ascii="Arial" w:hAnsi="Arial" w:cs="Arial"/>
                <w:lang w:val="it-IT"/>
              </w:rPr>
            </w:pPr>
            <w:del w:id="161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45 (2,2)</w:delText>
              </w:r>
            </w:del>
          </w:p>
          <w:p w14:paraId="62B4F953" w14:textId="77777777" w:rsidR="008D19B2" w:rsidRPr="00EF52F6" w:rsidRDefault="008D19B2" w:rsidP="00D271FE">
            <w:pPr>
              <w:spacing w:line="360" w:lineRule="auto"/>
              <w:jc w:val="center"/>
              <w:rPr>
                <w:del w:id="162" w:author="uzivatel" w:date="2026-09-22T12:31:00Z" w16du:dateUtc="2026-09-22T16:31:00Z"/>
                <w:rFonts w:ascii="Arial" w:hAnsi="Arial" w:cs="Arial"/>
                <w:lang w:val="it-IT"/>
              </w:rPr>
            </w:pPr>
            <w:del w:id="163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27 (1,3)</w:delText>
              </w:r>
            </w:del>
          </w:p>
        </w:tc>
        <w:tc>
          <w:tcPr>
            <w:tcW w:w="1140" w:type="pct"/>
          </w:tcPr>
          <w:p w14:paraId="53CDBF71" w14:textId="77777777" w:rsidR="008D19B2" w:rsidRDefault="008D19B2" w:rsidP="00D271FE">
            <w:pPr>
              <w:spacing w:line="360" w:lineRule="auto"/>
              <w:jc w:val="center"/>
              <w:rPr>
                <w:del w:id="164" w:author="uzivatel" w:date="2026-09-22T12:31:00Z" w16du:dateUtc="2026-09-22T16:31:00Z"/>
                <w:rFonts w:ascii="Arial" w:hAnsi="Arial" w:cs="Arial"/>
                <w:lang w:val="it-IT"/>
              </w:rPr>
            </w:pPr>
          </w:p>
          <w:p w14:paraId="1736272C" w14:textId="77777777" w:rsidR="008D19B2" w:rsidRDefault="008D19B2" w:rsidP="00D271FE">
            <w:pPr>
              <w:spacing w:line="360" w:lineRule="auto"/>
              <w:jc w:val="center"/>
              <w:rPr>
                <w:del w:id="165" w:author="uzivatel" w:date="2026-09-22T12:31:00Z" w16du:dateUtc="2026-09-22T16:31:00Z"/>
                <w:rFonts w:ascii="Arial" w:hAnsi="Arial" w:cs="Arial"/>
                <w:lang w:val="it-IT"/>
              </w:rPr>
            </w:pPr>
            <w:del w:id="166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32 (5,1)</w:delText>
              </w:r>
            </w:del>
          </w:p>
          <w:p w14:paraId="138983A7" w14:textId="77777777" w:rsidR="008D19B2" w:rsidRDefault="008D19B2" w:rsidP="00D271FE">
            <w:pPr>
              <w:spacing w:line="360" w:lineRule="auto"/>
              <w:jc w:val="center"/>
              <w:rPr>
                <w:del w:id="167" w:author="uzivatel" w:date="2026-09-22T12:31:00Z" w16du:dateUtc="2026-09-22T16:31:00Z"/>
                <w:rFonts w:ascii="Arial" w:hAnsi="Arial" w:cs="Arial"/>
                <w:lang w:val="it-IT"/>
              </w:rPr>
            </w:pPr>
            <w:del w:id="168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15 (2,4)</w:delText>
              </w:r>
            </w:del>
          </w:p>
          <w:p w14:paraId="1D8C47C8" w14:textId="77777777" w:rsidR="008D19B2" w:rsidRDefault="008D19B2" w:rsidP="00D271FE">
            <w:pPr>
              <w:spacing w:line="360" w:lineRule="auto"/>
              <w:jc w:val="center"/>
              <w:rPr>
                <w:del w:id="169" w:author="uzivatel" w:date="2026-09-22T12:31:00Z" w16du:dateUtc="2026-09-22T16:31:00Z"/>
                <w:rFonts w:ascii="Arial" w:hAnsi="Arial" w:cs="Arial"/>
                <w:lang w:val="it-IT"/>
              </w:rPr>
            </w:pPr>
            <w:del w:id="170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29 (4,6)</w:delText>
              </w:r>
            </w:del>
          </w:p>
          <w:p w14:paraId="29AA7A48" w14:textId="77777777" w:rsidR="008D19B2" w:rsidRDefault="008D19B2" w:rsidP="00D271FE">
            <w:pPr>
              <w:spacing w:line="360" w:lineRule="auto"/>
              <w:jc w:val="center"/>
              <w:rPr>
                <w:del w:id="171" w:author="uzivatel" w:date="2026-09-22T12:31:00Z" w16du:dateUtc="2026-09-22T16:31:00Z"/>
                <w:rFonts w:ascii="Arial" w:hAnsi="Arial" w:cs="Arial"/>
                <w:lang w:val="it-IT"/>
              </w:rPr>
            </w:pPr>
            <w:del w:id="172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23 (3,7)</w:delText>
              </w:r>
            </w:del>
          </w:p>
          <w:p w14:paraId="0C21DF98" w14:textId="77777777" w:rsidR="008D19B2" w:rsidRPr="00EF52F6" w:rsidRDefault="008D19B2" w:rsidP="00D271FE">
            <w:pPr>
              <w:spacing w:line="360" w:lineRule="auto"/>
              <w:jc w:val="center"/>
              <w:rPr>
                <w:del w:id="173" w:author="uzivatel" w:date="2026-09-22T12:31:00Z" w16du:dateUtc="2026-09-22T16:31:00Z"/>
                <w:rFonts w:ascii="Arial" w:hAnsi="Arial" w:cs="Arial"/>
                <w:lang w:val="it-IT"/>
              </w:rPr>
            </w:pPr>
            <w:del w:id="174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30 (4,8)</w:delText>
              </w:r>
            </w:del>
          </w:p>
        </w:tc>
        <w:tc>
          <w:tcPr>
            <w:tcW w:w="744" w:type="pct"/>
          </w:tcPr>
          <w:p w14:paraId="0A8B8FFB" w14:textId="77777777" w:rsidR="008D19B2" w:rsidRDefault="008D19B2" w:rsidP="00D271FE">
            <w:pPr>
              <w:spacing w:line="360" w:lineRule="auto"/>
              <w:jc w:val="center"/>
              <w:rPr>
                <w:del w:id="175" w:author="uzivatel" w:date="2026-09-22T12:31:00Z" w16du:dateUtc="2026-09-22T16:31:00Z"/>
                <w:rFonts w:ascii="Arial" w:hAnsi="Arial" w:cs="Arial"/>
                <w:lang w:val="it-IT"/>
              </w:rPr>
            </w:pPr>
          </w:p>
          <w:p w14:paraId="271F47C8" w14:textId="77777777" w:rsidR="008D19B2" w:rsidRDefault="008D19B2" w:rsidP="00D271FE">
            <w:pPr>
              <w:spacing w:line="360" w:lineRule="auto"/>
              <w:jc w:val="center"/>
              <w:rPr>
                <w:del w:id="176" w:author="uzivatel" w:date="2026-09-22T12:31:00Z" w16du:dateUtc="2026-09-22T16:31:00Z"/>
                <w:rFonts w:ascii="Arial" w:hAnsi="Arial" w:cs="Arial"/>
                <w:lang w:val="it-IT"/>
              </w:rPr>
            </w:pPr>
            <w:del w:id="177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0,003</w:delText>
              </w:r>
            </w:del>
          </w:p>
          <w:p w14:paraId="761194F3" w14:textId="77777777" w:rsidR="008D19B2" w:rsidRDefault="008D19B2" w:rsidP="00D271FE">
            <w:pPr>
              <w:spacing w:line="360" w:lineRule="auto"/>
              <w:jc w:val="center"/>
              <w:rPr>
                <w:del w:id="178" w:author="uzivatel" w:date="2026-09-22T12:31:00Z" w16du:dateUtc="2026-09-22T16:31:00Z"/>
                <w:rFonts w:ascii="Arial" w:hAnsi="Arial" w:cs="Arial"/>
                <w:lang w:val="it-IT"/>
              </w:rPr>
            </w:pPr>
            <w:del w:id="179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1B8C318E" w14:textId="77777777" w:rsidR="008D19B2" w:rsidRDefault="008D19B2" w:rsidP="00D271FE">
            <w:pPr>
              <w:spacing w:line="360" w:lineRule="auto"/>
              <w:jc w:val="center"/>
              <w:rPr>
                <w:del w:id="180" w:author="uzivatel" w:date="2026-09-22T12:31:00Z" w16du:dateUtc="2026-09-22T16:31:00Z"/>
                <w:rFonts w:ascii="Arial" w:hAnsi="Arial" w:cs="Arial"/>
                <w:lang w:val="it-IT"/>
              </w:rPr>
            </w:pPr>
            <w:del w:id="181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0,006</w:delText>
              </w:r>
            </w:del>
          </w:p>
          <w:p w14:paraId="6C55D10D" w14:textId="77777777" w:rsidR="008D19B2" w:rsidRDefault="008D19B2" w:rsidP="00D271FE">
            <w:pPr>
              <w:spacing w:line="360" w:lineRule="auto"/>
              <w:jc w:val="center"/>
              <w:rPr>
                <w:del w:id="182" w:author="uzivatel" w:date="2026-09-22T12:31:00Z" w16du:dateUtc="2026-09-22T16:31:00Z"/>
                <w:rFonts w:ascii="Arial" w:hAnsi="Arial" w:cs="Arial"/>
                <w:lang w:val="it-IT"/>
              </w:rPr>
            </w:pPr>
            <w:del w:id="183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0,040</w:delText>
              </w:r>
            </w:del>
          </w:p>
          <w:p w14:paraId="3341CFF7" w14:textId="77777777" w:rsidR="008D19B2" w:rsidRDefault="008D19B2" w:rsidP="00D271FE">
            <w:pPr>
              <w:spacing w:line="360" w:lineRule="auto"/>
              <w:jc w:val="center"/>
              <w:rPr>
                <w:del w:id="184" w:author="uzivatel" w:date="2026-09-22T12:31:00Z" w16du:dateUtc="2026-09-22T16:31:00Z"/>
                <w:rFonts w:ascii="Arial" w:hAnsi="Arial" w:cs="Arial"/>
                <w:lang w:val="it-IT"/>
              </w:rPr>
            </w:pPr>
            <w:del w:id="185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</w:tc>
      </w:tr>
      <w:tr w:rsidR="008D19B2" w:rsidRPr="00EF52F6" w14:paraId="7D0F957D" w14:textId="77777777" w:rsidTr="00D271FE">
        <w:trPr>
          <w:del w:id="186" w:author="uzivatel" w:date="2026-09-22T12:31:00Z" w16du:dateUtc="2026-09-22T16:31:00Z"/>
        </w:trPr>
        <w:tc>
          <w:tcPr>
            <w:tcW w:w="2043" w:type="pct"/>
          </w:tcPr>
          <w:p w14:paraId="291C3C3F" w14:textId="77777777" w:rsidR="008D19B2" w:rsidRPr="00EF52F6" w:rsidRDefault="008D19B2" w:rsidP="00D271FE">
            <w:pPr>
              <w:spacing w:line="360" w:lineRule="auto"/>
              <w:jc w:val="both"/>
              <w:rPr>
                <w:del w:id="187" w:author="uzivatel" w:date="2026-09-22T12:31:00Z" w16du:dateUtc="2026-09-22T16:31:00Z"/>
                <w:rFonts w:ascii="Arial" w:hAnsi="Arial" w:cs="Arial"/>
                <w:lang w:val="it-IT"/>
              </w:rPr>
            </w:pPr>
            <w:del w:id="188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Ventilación mecánica – n (%)</w:delText>
              </w:r>
            </w:del>
          </w:p>
        </w:tc>
        <w:tc>
          <w:tcPr>
            <w:tcW w:w="1144" w:type="pct"/>
          </w:tcPr>
          <w:p w14:paraId="3B40080A" w14:textId="77777777" w:rsidR="008D19B2" w:rsidRPr="00EF52F6" w:rsidRDefault="008D19B2" w:rsidP="00D271FE">
            <w:pPr>
              <w:spacing w:line="360" w:lineRule="auto"/>
              <w:jc w:val="center"/>
              <w:rPr>
                <w:del w:id="189" w:author="uzivatel" w:date="2026-09-22T12:31:00Z" w16du:dateUtc="2026-09-22T16:31:00Z"/>
                <w:rFonts w:ascii="Arial" w:hAnsi="Arial" w:cs="Arial"/>
                <w:lang w:val="it-IT"/>
              </w:rPr>
            </w:pPr>
            <w:del w:id="190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735 (36,5)</w:delText>
              </w:r>
            </w:del>
          </w:p>
        </w:tc>
        <w:tc>
          <w:tcPr>
            <w:tcW w:w="1140" w:type="pct"/>
          </w:tcPr>
          <w:p w14:paraId="22814898" w14:textId="77777777" w:rsidR="008D19B2" w:rsidRPr="00EF52F6" w:rsidRDefault="008D19B2" w:rsidP="00D271FE">
            <w:pPr>
              <w:spacing w:line="360" w:lineRule="auto"/>
              <w:jc w:val="center"/>
              <w:rPr>
                <w:del w:id="191" w:author="uzivatel" w:date="2026-09-22T12:31:00Z" w16du:dateUtc="2026-09-22T16:31:00Z"/>
                <w:rFonts w:ascii="Arial" w:hAnsi="Arial" w:cs="Arial"/>
                <w:lang w:val="it-IT"/>
              </w:rPr>
            </w:pPr>
            <w:del w:id="192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459 (72,9)</w:delText>
              </w:r>
            </w:del>
          </w:p>
        </w:tc>
        <w:tc>
          <w:tcPr>
            <w:tcW w:w="744" w:type="pct"/>
          </w:tcPr>
          <w:p w14:paraId="54CAA458" w14:textId="77777777" w:rsidR="008D19B2" w:rsidRDefault="008D19B2" w:rsidP="00D271FE">
            <w:pPr>
              <w:spacing w:line="360" w:lineRule="auto"/>
              <w:jc w:val="center"/>
              <w:rPr>
                <w:del w:id="193" w:author="uzivatel" w:date="2026-09-22T12:31:00Z" w16du:dateUtc="2026-09-22T16:31:00Z"/>
                <w:rFonts w:ascii="Arial" w:hAnsi="Arial" w:cs="Arial"/>
                <w:lang w:val="it-IT"/>
              </w:rPr>
            </w:pPr>
            <w:del w:id="194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</w:tc>
      </w:tr>
      <w:tr w:rsidR="008D19B2" w:rsidRPr="00EF52F6" w14:paraId="0D5C5F3C" w14:textId="77777777" w:rsidTr="00D271FE">
        <w:trPr>
          <w:del w:id="195" w:author="uzivatel" w:date="2026-09-22T12:31:00Z" w16du:dateUtc="2026-09-22T16:31:00Z"/>
        </w:trPr>
        <w:tc>
          <w:tcPr>
            <w:tcW w:w="2043" w:type="pct"/>
          </w:tcPr>
          <w:p w14:paraId="59E6CE3A" w14:textId="77777777" w:rsidR="008D19B2" w:rsidRPr="00EF52F6" w:rsidRDefault="008D19B2" w:rsidP="00D271FE">
            <w:pPr>
              <w:spacing w:line="360" w:lineRule="auto"/>
              <w:jc w:val="both"/>
              <w:rPr>
                <w:del w:id="196" w:author="uzivatel" w:date="2026-09-22T12:31:00Z" w16du:dateUtc="2026-09-22T16:31:00Z"/>
                <w:rFonts w:ascii="Arial" w:hAnsi="Arial" w:cs="Arial"/>
                <w:lang w:val="it-IT"/>
              </w:rPr>
            </w:pPr>
            <w:del w:id="197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Días de internación, días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06825D9E" w14:textId="77777777" w:rsidR="008D19B2" w:rsidRPr="00EF52F6" w:rsidRDefault="008D19B2" w:rsidP="00D271FE">
            <w:pPr>
              <w:spacing w:line="360" w:lineRule="auto"/>
              <w:jc w:val="center"/>
              <w:rPr>
                <w:del w:id="198" w:author="uzivatel" w:date="2026-09-22T12:31:00Z" w16du:dateUtc="2026-09-22T16:31:00Z"/>
                <w:rFonts w:ascii="Arial" w:hAnsi="Arial" w:cs="Arial"/>
                <w:lang w:val="it-IT"/>
              </w:rPr>
            </w:pPr>
            <w:del w:id="199" w:author="uzivatel" w:date="2026-09-22T12:31:00Z" w16du:dateUtc="2026-09-22T16:31:00Z">
              <w:r>
                <w:rPr>
                  <w:rFonts w:ascii="Arial" w:hAnsi="Arial" w:cs="Arial"/>
                </w:rPr>
                <w:delText>6.45 (± 8,9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524E2202" w14:textId="77777777" w:rsidR="008D19B2" w:rsidRPr="00EF52F6" w:rsidRDefault="008D19B2" w:rsidP="00D271FE">
            <w:pPr>
              <w:spacing w:line="360" w:lineRule="auto"/>
              <w:jc w:val="center"/>
              <w:rPr>
                <w:del w:id="200" w:author="uzivatel" w:date="2026-09-22T12:31:00Z" w16du:dateUtc="2026-09-22T16:31:00Z"/>
                <w:rFonts w:ascii="Arial" w:hAnsi="Arial" w:cs="Arial"/>
                <w:lang w:val="it-IT"/>
              </w:rPr>
            </w:pPr>
            <w:del w:id="201" w:author="uzivatel" w:date="2026-09-22T12:31:00Z" w16du:dateUtc="2026-09-22T16:31:00Z">
              <w:r>
                <w:rPr>
                  <w:rFonts w:ascii="Arial" w:hAnsi="Arial" w:cs="Arial"/>
                </w:rPr>
                <w:delText>7.9 (± 9,1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744" w:type="pct"/>
          </w:tcPr>
          <w:p w14:paraId="1A7B75A1" w14:textId="77777777" w:rsidR="008D19B2" w:rsidRDefault="008D19B2" w:rsidP="00D271FE">
            <w:pPr>
              <w:spacing w:line="360" w:lineRule="auto"/>
              <w:jc w:val="center"/>
              <w:rPr>
                <w:del w:id="202" w:author="uzivatel" w:date="2026-09-22T12:31:00Z" w16du:dateUtc="2026-09-22T16:31:00Z"/>
                <w:rFonts w:ascii="Arial" w:hAnsi="Arial" w:cs="Arial"/>
              </w:rPr>
            </w:pPr>
            <w:del w:id="203" w:author="uzivatel" w:date="2026-09-22T12:31:00Z" w16du:dateUtc="2026-09-22T16:31:00Z">
              <w:r>
                <w:rPr>
                  <w:rFonts w:ascii="Arial" w:hAnsi="Arial" w:cs="Arial"/>
                </w:rPr>
                <w:delText>0,485</w:delText>
              </w:r>
            </w:del>
          </w:p>
        </w:tc>
      </w:tr>
      <w:tr w:rsidR="008D19B2" w:rsidRPr="00EF52F6" w14:paraId="3FD7CFDB" w14:textId="77777777" w:rsidTr="00D271FE">
        <w:trPr>
          <w:del w:id="204" w:author="uzivatel" w:date="2026-09-22T12:31:00Z" w16du:dateUtc="2026-09-22T16:31:00Z"/>
        </w:trPr>
        <w:tc>
          <w:tcPr>
            <w:tcW w:w="2043" w:type="pct"/>
          </w:tcPr>
          <w:p w14:paraId="2BBE27B0" w14:textId="77777777" w:rsidR="008D19B2" w:rsidRPr="00EF52F6" w:rsidRDefault="008D19B2" w:rsidP="00D271FE">
            <w:pPr>
              <w:spacing w:line="360" w:lineRule="auto"/>
              <w:jc w:val="both"/>
              <w:rPr>
                <w:del w:id="205" w:author="uzivatel" w:date="2026-09-22T12:31:00Z" w16du:dateUtc="2026-09-22T16:31:00Z"/>
                <w:rFonts w:ascii="Arial" w:hAnsi="Arial" w:cs="Arial"/>
                <w:lang w:val="it-IT"/>
              </w:rPr>
            </w:pPr>
            <w:del w:id="206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APACHE II, puntaje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390548D4" w14:textId="77777777" w:rsidR="008D19B2" w:rsidRPr="00EF52F6" w:rsidRDefault="008D19B2" w:rsidP="00D271FE">
            <w:pPr>
              <w:spacing w:line="360" w:lineRule="auto"/>
              <w:jc w:val="center"/>
              <w:rPr>
                <w:del w:id="207" w:author="uzivatel" w:date="2026-09-22T12:31:00Z" w16du:dateUtc="2026-09-22T16:31:00Z"/>
                <w:rFonts w:ascii="Arial" w:hAnsi="Arial" w:cs="Arial"/>
                <w:lang w:val="it-IT"/>
              </w:rPr>
            </w:pPr>
            <w:del w:id="208" w:author="uzivatel" w:date="2026-09-22T12:31:00Z" w16du:dateUtc="2026-09-22T16:31:00Z">
              <w:r>
                <w:rPr>
                  <w:rFonts w:ascii="Arial" w:hAnsi="Arial" w:cs="Arial"/>
                </w:rPr>
                <w:delText>11,74 (± 6,7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1AC7C835" w14:textId="77777777" w:rsidR="008D19B2" w:rsidRPr="00EF52F6" w:rsidRDefault="008D19B2" w:rsidP="00D271FE">
            <w:pPr>
              <w:spacing w:line="360" w:lineRule="auto"/>
              <w:jc w:val="center"/>
              <w:rPr>
                <w:del w:id="209" w:author="uzivatel" w:date="2026-09-22T12:31:00Z" w16du:dateUtc="2026-09-22T16:31:00Z"/>
                <w:rFonts w:ascii="Arial" w:hAnsi="Arial" w:cs="Arial"/>
                <w:lang w:val="it-IT"/>
              </w:rPr>
            </w:pPr>
            <w:del w:id="210" w:author="uzivatel" w:date="2026-09-22T12:31:00Z" w16du:dateUtc="2026-09-22T16:31:00Z">
              <w:r>
                <w:rPr>
                  <w:rFonts w:ascii="Arial" w:hAnsi="Arial" w:cs="Arial"/>
                </w:rPr>
                <w:delText>22,03 (± 8,1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744" w:type="pct"/>
          </w:tcPr>
          <w:p w14:paraId="7D584EE6" w14:textId="77777777" w:rsidR="008D19B2" w:rsidRDefault="008D19B2" w:rsidP="00D271FE">
            <w:pPr>
              <w:spacing w:line="360" w:lineRule="auto"/>
              <w:jc w:val="center"/>
              <w:rPr>
                <w:del w:id="211" w:author="uzivatel" w:date="2026-09-22T12:31:00Z" w16du:dateUtc="2026-09-22T16:31:00Z"/>
                <w:rFonts w:ascii="Arial" w:hAnsi="Arial" w:cs="Arial"/>
              </w:rPr>
            </w:pPr>
            <w:del w:id="212" w:author="uzivatel" w:date="2026-09-22T12:31:00Z" w16du:dateUtc="2026-09-22T16:31:00Z">
              <w:r>
                <w:rPr>
                  <w:rFonts w:ascii="Arial" w:hAnsi="Arial" w:cs="Arial"/>
                </w:rPr>
                <w:delText>&lt;0,001</w:delText>
              </w:r>
            </w:del>
          </w:p>
        </w:tc>
      </w:tr>
      <w:tr w:rsidR="008D19B2" w:rsidRPr="00EF52F6" w14:paraId="00EC125C" w14:textId="77777777" w:rsidTr="00D271FE">
        <w:trPr>
          <w:del w:id="213" w:author="uzivatel" w:date="2026-09-22T12:31:00Z" w16du:dateUtc="2026-09-22T16:31:00Z"/>
        </w:trPr>
        <w:tc>
          <w:tcPr>
            <w:tcW w:w="2043" w:type="pct"/>
          </w:tcPr>
          <w:p w14:paraId="554DD99A" w14:textId="77777777" w:rsidR="008D19B2" w:rsidRPr="00EF52F6" w:rsidRDefault="008D19B2" w:rsidP="00D271FE">
            <w:pPr>
              <w:spacing w:line="360" w:lineRule="auto"/>
              <w:jc w:val="both"/>
              <w:rPr>
                <w:del w:id="214" w:author="uzivatel" w:date="2026-09-22T12:31:00Z" w16du:dateUtc="2026-09-22T16:31:00Z"/>
                <w:rFonts w:ascii="Arial" w:hAnsi="Arial" w:cs="Arial"/>
                <w:lang w:val="it-IT"/>
              </w:rPr>
            </w:pPr>
            <w:del w:id="215" w:author="uzivate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SAPS II, puntaje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26A1C901" w14:textId="77777777" w:rsidR="008D19B2" w:rsidRPr="00EF52F6" w:rsidRDefault="008D19B2" w:rsidP="00D271FE">
            <w:pPr>
              <w:spacing w:line="360" w:lineRule="auto"/>
              <w:jc w:val="center"/>
              <w:rPr>
                <w:del w:id="216" w:author="uzivatel" w:date="2026-09-22T12:31:00Z" w16du:dateUtc="2026-09-22T16:31:00Z"/>
                <w:rFonts w:ascii="Arial" w:hAnsi="Arial" w:cs="Arial"/>
                <w:lang w:val="it-IT"/>
              </w:rPr>
            </w:pPr>
            <w:del w:id="217" w:author="uzivatel" w:date="2026-09-22T12:31:00Z" w16du:dateUtc="2026-09-22T16:31:00Z">
              <w:r>
                <w:rPr>
                  <w:rFonts w:ascii="Arial" w:hAnsi="Arial" w:cs="Arial"/>
                </w:rPr>
                <w:delText>31,20 (± 15,6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27A8FFF6" w14:textId="77777777" w:rsidR="008D19B2" w:rsidRPr="00EF52F6" w:rsidRDefault="008D19B2" w:rsidP="00D271FE">
            <w:pPr>
              <w:spacing w:line="360" w:lineRule="auto"/>
              <w:jc w:val="center"/>
              <w:rPr>
                <w:del w:id="218" w:author="uzivatel" w:date="2026-09-22T12:31:00Z" w16du:dateUtc="2026-09-22T16:31:00Z"/>
                <w:rFonts w:ascii="Arial" w:hAnsi="Arial" w:cs="Arial"/>
                <w:lang w:val="it-IT"/>
              </w:rPr>
            </w:pPr>
            <w:del w:id="219" w:author="uzivatel" w:date="2026-09-22T12:31:00Z" w16du:dateUtc="2026-09-22T16:31:00Z">
              <w:r w:rsidRPr="00EF52F6">
                <w:rPr>
                  <w:rFonts w:ascii="Arial" w:hAnsi="Arial" w:cs="Arial"/>
                </w:rPr>
                <w:delText>56,63 (±</w:delText>
              </w:r>
              <w:r>
                <w:rPr>
                  <w:rFonts w:ascii="Arial" w:hAnsi="Arial" w:cs="Arial"/>
                </w:rPr>
                <w:delText xml:space="preserve"> </w:delText>
              </w:r>
              <w:r w:rsidRPr="00EF52F6">
                <w:rPr>
                  <w:rFonts w:ascii="Arial" w:hAnsi="Arial" w:cs="Arial"/>
                </w:rPr>
                <w:delText>20,7)</w:delText>
              </w:r>
            </w:del>
          </w:p>
        </w:tc>
        <w:tc>
          <w:tcPr>
            <w:tcW w:w="744" w:type="pct"/>
          </w:tcPr>
          <w:p w14:paraId="1970369E" w14:textId="77777777" w:rsidR="008D19B2" w:rsidRPr="00EF52F6" w:rsidRDefault="008D19B2" w:rsidP="00D271FE">
            <w:pPr>
              <w:spacing w:line="360" w:lineRule="auto"/>
              <w:jc w:val="center"/>
              <w:rPr>
                <w:del w:id="220" w:author="uzivatel" w:date="2026-09-22T12:31:00Z" w16du:dateUtc="2026-09-22T16:31:00Z"/>
                <w:rFonts w:ascii="Arial" w:hAnsi="Arial" w:cs="Arial"/>
              </w:rPr>
            </w:pPr>
            <w:del w:id="221" w:author="uzivatel" w:date="2026-09-22T12:31:00Z" w16du:dateUtc="2026-09-22T16:31:00Z">
              <w:r>
                <w:rPr>
                  <w:rFonts w:ascii="Arial" w:hAnsi="Arial" w:cs="Arial"/>
                </w:rPr>
                <w:delText>&lt;0,001</w:delText>
              </w:r>
            </w:del>
          </w:p>
        </w:tc>
      </w:tr>
    </w:tbl>
    <w:p w14:paraId="7B89076B" w14:textId="77777777" w:rsidR="008D19B2" w:rsidRDefault="008D19B2" w:rsidP="006D0779">
      <w:pPr>
        <w:pStyle w:val="Default"/>
        <w:ind w:left="720"/>
        <w:rPr>
          <w:rFonts w:ascii="Roboto" w:hAnsi="Roboto"/>
          <w:rPrChange w:id="222" w:author="uzivatel" w:date="2026-09-22T12:31:00Z" w16du:dateUtc="2026-09-22T16:31:00Z">
            <w:rPr/>
          </w:rPrChange>
        </w:rPr>
        <w:pPrChange w:id="223" w:author="uzivatel" w:date="2026-09-22T12:31:00Z" w16du:dateUtc="2026-09-22T16:31:00Z">
          <w:pPr/>
        </w:pPrChange>
      </w:pPr>
    </w:p>
    <w:sectPr w:rsidR="008D19B2" w:rsidSect="00067C1B">
      <w:pgSz w:w="11906" w:h="16838"/>
      <w:pgMar w:top="142" w:right="849" w:bottom="142" w:left="1417" w:header="708" w:footer="708" w:gutter="0"/>
      <w:cols w:space="708"/>
      <w:docGrid w:linePitch="360"/>
      <w:sectPrChange w:id="224" w:author="uzivatel" w:date="2026-09-22T12:31:00Z" w16du:dateUtc="2026-09-22T16:31:00Z">
        <w:sectPr w:rsidR="008D19B2" w:rsidSect="00067C1B">
          <w:pgSz w:w="12240" w:h="1584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010368">
    <w:abstractNumId w:val="8"/>
  </w:num>
  <w:num w:numId="2" w16cid:durableId="943852358">
    <w:abstractNumId w:val="10"/>
  </w:num>
  <w:num w:numId="3" w16cid:durableId="62684454">
    <w:abstractNumId w:val="9"/>
  </w:num>
  <w:num w:numId="4" w16cid:durableId="1588224379">
    <w:abstractNumId w:val="2"/>
  </w:num>
  <w:num w:numId="5" w16cid:durableId="1401171368">
    <w:abstractNumId w:val="7"/>
  </w:num>
  <w:num w:numId="6" w16cid:durableId="1218082257">
    <w:abstractNumId w:val="4"/>
  </w:num>
  <w:num w:numId="7" w16cid:durableId="1195575639">
    <w:abstractNumId w:val="0"/>
  </w:num>
  <w:num w:numId="8" w16cid:durableId="1444953853">
    <w:abstractNumId w:val="3"/>
  </w:num>
  <w:num w:numId="9" w16cid:durableId="1910840552">
    <w:abstractNumId w:val="6"/>
  </w:num>
  <w:num w:numId="10" w16cid:durableId="258296298">
    <w:abstractNumId w:val="11"/>
  </w:num>
  <w:num w:numId="11" w16cid:durableId="1770150992">
    <w:abstractNumId w:val="5"/>
  </w:num>
  <w:num w:numId="12" w16cid:durableId="14079912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B2"/>
    <w:rsid w:val="00021D99"/>
    <w:rsid w:val="0002301B"/>
    <w:rsid w:val="00067C1B"/>
    <w:rsid w:val="00070B7A"/>
    <w:rsid w:val="000C1D5B"/>
    <w:rsid w:val="000E3B54"/>
    <w:rsid w:val="00131188"/>
    <w:rsid w:val="001C6B1C"/>
    <w:rsid w:val="001D66D1"/>
    <w:rsid w:val="00222525"/>
    <w:rsid w:val="00246164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97BCE"/>
    <w:rsid w:val="004A5136"/>
    <w:rsid w:val="005379D3"/>
    <w:rsid w:val="005406F7"/>
    <w:rsid w:val="005631B3"/>
    <w:rsid w:val="005940DB"/>
    <w:rsid w:val="00596269"/>
    <w:rsid w:val="005E54C3"/>
    <w:rsid w:val="005F4481"/>
    <w:rsid w:val="00663F98"/>
    <w:rsid w:val="0069557F"/>
    <w:rsid w:val="006B75D9"/>
    <w:rsid w:val="006D0779"/>
    <w:rsid w:val="0071556C"/>
    <w:rsid w:val="007E6919"/>
    <w:rsid w:val="00875E83"/>
    <w:rsid w:val="008D19B2"/>
    <w:rsid w:val="008E16D0"/>
    <w:rsid w:val="008F695B"/>
    <w:rsid w:val="00905D4F"/>
    <w:rsid w:val="00926BE8"/>
    <w:rsid w:val="009438AE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1090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31:00Z">
        <w:pPr/>
      </w:pPrChange>
    </w:pPr>
    <w:rPr>
      <w:lang w:val="cs-CZ"/>
      <w:rPrChange w:id="0" w:author="uzivatel" w:date="2026-09-22T12:31:00Z">
        <w:rPr>
          <w:sz w:val="24"/>
          <w:szCs w:val="24"/>
          <w:lang w:val="es-ES" w:eastAsia="es-E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31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31:00Z">
        <w:rPr>
          <w:rFonts w:asciiTheme="minorHAnsi" w:eastAsiaTheme="minorHAnsi" w:hAnsi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19B2"/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9B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497BCE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2" w:author="uzivatel" w:date="2026-09-22T12:31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sz w:val="24"/>
      <w:szCs w:val="24"/>
      <w:lang w:val="cs-CZ"/>
      <w:rPrChange w:id="2" w:author="uzivatel" w:date="2026-09-22T12:31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497BCE"/>
    <w:rPr>
      <w:color w:val="03375F"/>
      <w:u w:val="singl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Arthur Souza Rodrigues</cp:lastModifiedBy>
  <cp:revision>1</cp:revision>
  <dcterms:created xsi:type="dcterms:W3CDTF">2016-03-16T19:34:00Z</dcterms:created>
  <dcterms:modified xsi:type="dcterms:W3CDTF">2026-09-22T16:31:00Z</dcterms:modified>
</cp:coreProperties>
</file>