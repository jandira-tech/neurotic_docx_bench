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0A875" w14:textId="77777777" w:rsidR="00D874B7" w:rsidRPr="000A5BF6" w:rsidRDefault="00D874B7" w:rsidP="00D874B7">
      <w:pPr>
        <w:pStyle w:val="Heading2"/>
        <w:rPr>
          <w:ins w:id="15" w:author="Vladislava Andrushchenko" w:date="2026-09-26T15:10:00Z" w16du:dateUtc="2026-09-26T19:10:00Z"/>
          <w:b/>
          <w:bCs/>
          <w:color w:val="4C94D8" w:themeColor="text2" w:themeTint="80"/>
          <w:lang w:val="en-US"/>
        </w:rPr>
      </w:pPr>
      <w:bookmarkStart w:id="16" w:name="_Toc359077859"/>
      <w:ins w:id="17" w:author="Vladislava Andrushchenko" w:date="2026-09-26T15:10:00Z" w16du:dateUtc="2026-09-26T19:10:00Z">
        <w:r w:rsidRPr="00D874B7">
          <w:rPr>
            <w:b/>
            <w:bCs/>
            <w:color w:val="4C94D8" w:themeColor="text2" w:themeTint="80"/>
          </w:rPr>
          <w:t>Dropcaps</w:t>
        </w:r>
        <w:bookmarkEnd w:id="16"/>
      </w:ins>
    </w:p>
    <w:p w14:paraId="3BDB67A2" w14:textId="7ECB850D" w:rsidR="00903615" w:rsidRPr="00903615" w:rsidRDefault="00903615" w:rsidP="00903615">
      <w:pPr>
        <w:keepNext/>
        <w:framePr w:dropCap="drop" w:lines="3" w:wrap="around" w:vAnchor="text" w:hAnchor="text"/>
        <w:spacing w:line="951" w:lineRule="exact"/>
        <w:ind w:firstLine="0"/>
        <w:textAlignment w:val="baseline"/>
        <w:rPr>
          <w:ins w:id="18" w:author="Vladislava Andrushchenko" w:date="2026-09-26T15:10:00Z" w16du:dateUtc="2026-09-26T19:10:00Z"/>
          <w:position w:val="-10"/>
          <w:sz w:val="118"/>
        </w:rPr>
      </w:pPr>
      <w:ins w:id="19" w:author="Vladislava Andrushchenko" w:date="2026-09-26T15:10:00Z" w16du:dateUtc="2026-09-26T19:10:00Z">
        <w:r w:rsidRPr="00903615">
          <w:rPr>
            <w:position w:val="-10"/>
            <w:sz w:val="118"/>
          </w:rPr>
          <w:t>R</w:t>
        </w:r>
      </w:ins>
    </w:p>
    <w:p w14:paraId="6739264C" w14:textId="4BBBCD9B" w:rsidR="00D874B7" w:rsidRDefault="00D874B7" w:rsidP="00D874B7">
      <w:pPr>
        <w:ind w:firstLine="0"/>
        <w:rPr>
          <w:ins w:id="20" w:author="Vladislava Andrushchenko" w:date="2026-09-26T15:10:00Z" w16du:dateUtc="2026-09-26T19:10:00Z"/>
        </w:rPr>
      </w:pPr>
      <w:ins w:id="21" w:author="Vladislava Andrushchenko" w:date="2026-09-26T15:10:00Z" w16du:dateUtc="2026-09-26T19:10:00Z">
        <w:r>
          <w:t>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7FACADAF" w14:textId="77777777" w:rsidR="00D24516" w:rsidRDefault="00D24516">
      <w:pPr>
        <w:rPr>
          <w:ins w:id="22" w:author="Vladislava Andrushchenko" w:date="2026-09-26T15:10:00Z" w16du:dateUtc="2026-09-26T19:10:00Z"/>
        </w:rPr>
      </w:pPr>
    </w:p>
    <w:p w14:paraId="07EBDAEF" w14:textId="77777777" w:rsidR="000A5BF6" w:rsidRDefault="000A5BF6">
      <w:pPr>
        <w:rPr>
          <w:ins w:id="23" w:author="Vladislava Andrushchenko" w:date="2026-09-26T15:10:00Z" w16du:dateUtc="2026-09-26T19:10:00Z"/>
        </w:rPr>
      </w:pPr>
    </w:p>
    <w:p w14:paraId="4E9A3116" w14:textId="77777777" w:rsidR="000A5BF6" w:rsidRPr="000A5BF6" w:rsidRDefault="000A5BF6" w:rsidP="000A5BF6">
      <w:pPr>
        <w:pStyle w:val="Heading2"/>
        <w:rPr>
          <w:ins w:id="24" w:author="Vladislava Andrushchenko" w:date="2026-09-26T15:10:00Z" w16du:dateUtc="2026-09-26T19:10:00Z"/>
          <w:b/>
          <w:bCs/>
          <w:color w:val="4C94D8" w:themeColor="text2" w:themeTint="80"/>
          <w:lang w:val="en-US"/>
        </w:rPr>
      </w:pPr>
      <w:ins w:id="25" w:author="Vladislava Andrushchenko" w:date="2026-09-26T15:10:00Z" w16du:dateUtc="2026-09-26T19:10:00Z">
        <w:r w:rsidRPr="00D874B7">
          <w:rPr>
            <w:b/>
            <w:bCs/>
            <w:color w:val="4C94D8" w:themeColor="text2" w:themeTint="80"/>
          </w:rPr>
          <w:t>Dropcaps</w:t>
        </w:r>
      </w:ins>
    </w:p>
    <w:p w14:paraId="0C59EA85" w14:textId="290A8B7F" w:rsidR="000A5BF6" w:rsidRPr="003E227F" w:rsidRDefault="0024205F" w:rsidP="003E227F">
      <w:pPr>
        <w:keepNext/>
        <w:framePr w:dropCap="margin" w:lines="3" w:wrap="around" w:vAnchor="text" w:hAnchor="page"/>
        <w:spacing w:line="951" w:lineRule="exact"/>
        <w:textAlignment w:val="baseline"/>
        <w:rPr>
          <w:ins w:id="26" w:author="Vladislava Andrushchenko" w:date="2026-09-26T15:10:00Z" w16du:dateUtc="2026-09-26T19:10:00Z"/>
          <w:position w:val="-10"/>
          <w:sz w:val="117"/>
        </w:rPr>
      </w:pPr>
      <w:ins w:id="27" w:author="Vladislava Andrushchenko" w:date="2026-09-26T15:10:00Z" w16du:dateUtc="2026-09-26T19:10:00Z">
        <w:r>
          <w:rPr>
            <w:position w:val="-10"/>
            <w:sz w:val="117"/>
          </w:rPr>
          <w:t>W</w:t>
        </w:r>
      </w:ins>
    </w:p>
    <w:p w14:paraId="70869567" w14:textId="77777777" w:rsidR="000A5BF6" w:rsidRDefault="000A5BF6" w:rsidP="000A5BF6">
      <w:pPr>
        <w:ind w:firstLine="0"/>
        <w:rPr>
          <w:ins w:id="28" w:author="Vladislava Andrushchenko" w:date="2026-09-26T15:10:00Z" w16du:dateUtc="2026-09-26T19:10:00Z"/>
        </w:rPr>
      </w:pPr>
      <w:ins w:id="29" w:author="Vladislava Andrushchenko" w:date="2026-09-26T15:10:00Z" w16du:dateUtc="2026-09-26T19:10:00Z">
        <w:r>
          <w:t>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54A66C2B" w14:textId="49ACD6F7" w:rsidR="003333EF" w:rsidRPr="009521F7" w:rsidRDefault="003333EF" w:rsidP="003333EF">
      <w:pPr>
        <w:jc w:val="center"/>
        <w:rPr>
          <w:del w:id="30" w:author="Vladislava Andrushchenko" w:date="2026-09-26T15:10:00Z" w16du:dateUtc="2026-09-26T19:10:00Z"/>
          <w:rFonts w:ascii="Arial" w:eastAsia="Times New Roman" w:hAnsi="Arial" w:cs="Arial"/>
          <w:sz w:val="32"/>
          <w:szCs w:val="32"/>
          <w:lang w:eastAsia="en-IN"/>
        </w:rPr>
      </w:pPr>
      <w:del w:id="31" w:author="Vladislava Andrushchenko" w:date="2026-09-26T15:10:00Z" w16du:dateUtc="2026-09-26T19:10:00Z">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 company</w:delText>
        </w:r>
        <w:r w:rsidRPr="009521F7">
          <w:rPr>
            <w:rFonts w:ascii="Arial" w:eastAsia="Times New Roman" w:hAnsi="Arial" w:cs="Arial"/>
            <w:b/>
            <w:bCs/>
            <w:sz w:val="32"/>
            <w:szCs w:val="32"/>
            <w:lang w:eastAsia="en-IN"/>
          </w:rPr>
          <w:delText>]</w:delText>
        </w:r>
      </w:del>
    </w:p>
    <w:p w14:paraId="0F909DCB" w14:textId="77777777" w:rsidR="003333EF" w:rsidRPr="009521F7" w:rsidRDefault="003333EF" w:rsidP="003333EF">
      <w:pPr>
        <w:spacing w:before="100" w:beforeAutospacing="1" w:after="100" w:afterAutospacing="1"/>
        <w:jc w:val="center"/>
        <w:outlineLvl w:val="0"/>
        <w:rPr>
          <w:del w:id="32" w:author="Vladislava Andrushchenko" w:date="2026-09-26T15:10:00Z" w16du:dateUtc="2026-09-26T19:10:00Z"/>
          <w:rFonts w:ascii="Arial" w:eastAsia="Times New Roman" w:hAnsi="Arial" w:cs="Arial"/>
          <w:b/>
          <w:bCs/>
          <w:kern w:val="36"/>
          <w:sz w:val="32"/>
          <w:szCs w:val="32"/>
          <w:lang w:eastAsia="en-IN"/>
        </w:rPr>
      </w:pPr>
    </w:p>
    <w:p w14:paraId="3A022500" w14:textId="77777777" w:rsidR="003333EF" w:rsidRPr="009521F7" w:rsidRDefault="003333EF" w:rsidP="003333EF">
      <w:pPr>
        <w:spacing w:before="100" w:beforeAutospacing="1" w:after="100" w:afterAutospacing="1"/>
        <w:jc w:val="center"/>
        <w:outlineLvl w:val="0"/>
        <w:rPr>
          <w:del w:id="33" w:author="Vladislava Andrushchenko" w:date="2026-09-26T15:10:00Z" w16du:dateUtc="2026-09-26T19:10:00Z"/>
          <w:rFonts w:ascii="Arial" w:eastAsia="Times New Roman" w:hAnsi="Arial" w:cs="Arial"/>
          <w:b/>
          <w:bCs/>
          <w:kern w:val="36"/>
          <w:sz w:val="32"/>
          <w:szCs w:val="32"/>
          <w:lang w:eastAsia="en-IN"/>
        </w:rPr>
      </w:pPr>
    </w:p>
    <w:p w14:paraId="7F5249F0" w14:textId="77777777" w:rsidR="003333EF" w:rsidRPr="009521F7" w:rsidRDefault="003333EF" w:rsidP="003333EF">
      <w:pPr>
        <w:spacing w:before="100" w:beforeAutospacing="1" w:after="100" w:afterAutospacing="1"/>
        <w:jc w:val="center"/>
        <w:outlineLvl w:val="0"/>
        <w:rPr>
          <w:del w:id="34" w:author="Vladislava Andrushchenko" w:date="2026-09-26T15:10:00Z" w16du:dateUtc="2026-09-26T19:10:00Z"/>
          <w:rFonts w:ascii="Arial" w:eastAsia="Times New Roman" w:hAnsi="Arial" w:cs="Arial"/>
          <w:b/>
          <w:bCs/>
          <w:kern w:val="36"/>
          <w:sz w:val="32"/>
          <w:szCs w:val="32"/>
          <w:lang w:eastAsia="en-IN"/>
        </w:rPr>
      </w:pPr>
    </w:p>
    <w:p w14:paraId="12EB6D55" w14:textId="77777777" w:rsidR="003333EF" w:rsidRPr="009521F7" w:rsidRDefault="003333EF" w:rsidP="003333EF">
      <w:pPr>
        <w:jc w:val="center"/>
        <w:rPr>
          <w:del w:id="35" w:author="Vladislava Andrushchenko" w:date="2026-09-26T15:10:00Z" w16du:dateUtc="2026-09-26T19:10:00Z"/>
          <w:rFonts w:ascii="Arial" w:hAnsi="Arial" w:cs="Arial"/>
          <w:b/>
          <w:sz w:val="32"/>
          <w:szCs w:val="32"/>
        </w:rPr>
      </w:pPr>
      <w:del w:id="36" w:author="Vladislava Andrushchenko" w:date="2026-09-26T15:10:00Z" w16du:dateUtc="2026-09-26T19:10:00Z">
        <w:r w:rsidRPr="009521F7">
          <w:rPr>
            <w:rFonts w:ascii="Arial" w:hAnsi="Arial" w:cs="Arial"/>
            <w:b/>
            <w:sz w:val="32"/>
            <w:szCs w:val="32"/>
          </w:rPr>
          <w:delText>LABOR APPRENTICESHIP</w:delText>
        </w:r>
      </w:del>
    </w:p>
    <w:p w14:paraId="6CCE13FE" w14:textId="77777777" w:rsidR="003333EF" w:rsidRPr="009521F7" w:rsidRDefault="003333EF" w:rsidP="003333EF">
      <w:pPr>
        <w:jc w:val="center"/>
        <w:rPr>
          <w:del w:id="37" w:author="Vladislava Andrushchenko" w:date="2026-09-26T15:10:00Z" w16du:dateUtc="2026-09-26T19:10:00Z"/>
          <w:rFonts w:ascii="Arial" w:hAnsi="Arial" w:cs="Arial"/>
          <w:b/>
          <w:sz w:val="32"/>
          <w:szCs w:val="32"/>
        </w:rPr>
      </w:pPr>
      <w:del w:id="38" w:author="Vladislava Andrushchenko" w:date="2026-09-26T15:10:00Z" w16du:dateUtc="2026-09-26T19:10:00Z">
        <w:r w:rsidRPr="009521F7">
          <w:rPr>
            <w:rFonts w:ascii="Arial" w:hAnsi="Arial" w:cs="Arial"/>
            <w:b/>
            <w:sz w:val="32"/>
            <w:szCs w:val="32"/>
          </w:rPr>
          <w:delText>AGREEMENT</w:delText>
        </w:r>
      </w:del>
    </w:p>
    <w:p w14:paraId="38E1E75E" w14:textId="77777777" w:rsidR="003333EF" w:rsidRPr="009521F7" w:rsidRDefault="003333EF" w:rsidP="003333EF">
      <w:pPr>
        <w:jc w:val="center"/>
        <w:rPr>
          <w:del w:id="39" w:author="Vladislava Andrushchenko" w:date="2026-09-26T15:10:00Z" w16du:dateUtc="2026-09-26T19:10:00Z"/>
          <w:rFonts w:ascii="Arial" w:eastAsia="Times New Roman" w:hAnsi="Arial" w:cs="Arial"/>
          <w:sz w:val="32"/>
          <w:szCs w:val="32"/>
          <w:lang w:eastAsia="en-IN"/>
        </w:rPr>
      </w:pPr>
    </w:p>
    <w:p w14:paraId="4D75D0CC" w14:textId="77777777" w:rsidR="003333EF" w:rsidRPr="009521F7" w:rsidRDefault="003333EF" w:rsidP="003333EF">
      <w:pPr>
        <w:jc w:val="center"/>
        <w:rPr>
          <w:del w:id="40" w:author="Vladislava Andrushchenko" w:date="2026-09-26T15:10:00Z" w16du:dateUtc="2026-09-26T19:10:00Z"/>
          <w:rFonts w:ascii="Arial" w:eastAsia="Times New Roman" w:hAnsi="Arial" w:cs="Arial"/>
          <w:sz w:val="32"/>
          <w:szCs w:val="32"/>
          <w:lang w:eastAsia="en-IN"/>
        </w:rPr>
      </w:pPr>
    </w:p>
    <w:p w14:paraId="3BD7FF2C" w14:textId="77777777" w:rsidR="003333EF" w:rsidRPr="009521F7" w:rsidRDefault="003333EF" w:rsidP="003333EF">
      <w:pPr>
        <w:jc w:val="center"/>
        <w:rPr>
          <w:del w:id="41" w:author="Vladislava Andrushchenko" w:date="2026-09-26T15:10:00Z" w16du:dateUtc="2026-09-26T19:10:00Z"/>
          <w:rFonts w:ascii="Arial" w:eastAsia="Times New Roman" w:hAnsi="Arial" w:cs="Arial"/>
          <w:sz w:val="32"/>
          <w:szCs w:val="32"/>
          <w:lang w:eastAsia="en-IN"/>
        </w:rPr>
      </w:pPr>
    </w:p>
    <w:p w14:paraId="68650563" w14:textId="77777777" w:rsidR="003333EF" w:rsidRPr="009521F7" w:rsidRDefault="003333EF" w:rsidP="003333EF">
      <w:pPr>
        <w:jc w:val="center"/>
        <w:rPr>
          <w:del w:id="42" w:author="Vladislava Andrushchenko" w:date="2026-09-26T15:10:00Z" w16du:dateUtc="2026-09-26T19:10:00Z"/>
          <w:rFonts w:ascii="Arial" w:eastAsia="Times New Roman" w:hAnsi="Arial" w:cs="Arial"/>
          <w:sz w:val="32"/>
          <w:szCs w:val="32"/>
          <w:lang w:eastAsia="en-IN"/>
        </w:rPr>
      </w:pPr>
      <w:del w:id="43" w:author="Vladislava Andrushchenko" w:date="2026-09-26T15:10:00Z" w16du:dateUtc="2026-09-26T19:10:00Z">
        <w:r w:rsidRPr="009521F7">
          <w:rPr>
            <w:rFonts w:ascii="Arial" w:eastAsia="Times New Roman" w:hAnsi="Arial" w:cs="Arial"/>
            <w:sz w:val="32"/>
            <w:szCs w:val="32"/>
            <w:lang w:eastAsia="en-IN"/>
          </w:rPr>
          <w:delText>Prepared by</w:delText>
        </w:r>
      </w:del>
    </w:p>
    <w:p w14:paraId="068C8EF8" w14:textId="6623A338" w:rsidR="003333EF" w:rsidRPr="009521F7" w:rsidRDefault="003333EF" w:rsidP="003333EF">
      <w:pPr>
        <w:jc w:val="center"/>
        <w:rPr>
          <w:del w:id="44" w:author="Vladislava Andrushchenko" w:date="2026-09-26T15:10:00Z" w16du:dateUtc="2026-09-26T19:10:00Z"/>
          <w:rFonts w:ascii="Arial" w:eastAsia="Times New Roman" w:hAnsi="Arial" w:cs="Arial"/>
          <w:sz w:val="32"/>
          <w:szCs w:val="32"/>
          <w:lang w:eastAsia="en-IN"/>
        </w:rPr>
      </w:pPr>
      <w:del w:id="45" w:author="Vladislava Andrushchenko" w:date="2026-09-26T15:10:00Z" w16du:dateUtc="2026-09-26T19:10:00Z">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 Test</w:delText>
        </w:r>
        <w:r w:rsidRPr="009521F7">
          <w:rPr>
            <w:rFonts w:ascii="Arial" w:eastAsia="Times New Roman" w:hAnsi="Arial" w:cs="Arial"/>
            <w:b/>
            <w:bCs/>
            <w:sz w:val="32"/>
            <w:szCs w:val="32"/>
            <w:lang w:eastAsia="en-IN"/>
          </w:rPr>
          <w:delText>]</w:delText>
        </w:r>
      </w:del>
    </w:p>
    <w:p w14:paraId="59557810" w14:textId="0E3005A4" w:rsidR="003333EF" w:rsidRPr="009521F7" w:rsidRDefault="003333EF" w:rsidP="003333EF">
      <w:pPr>
        <w:jc w:val="center"/>
        <w:rPr>
          <w:del w:id="46" w:author="Vladislava Andrushchenko" w:date="2026-09-26T15:10:00Z" w16du:dateUtc="2026-09-26T19:10:00Z"/>
          <w:rFonts w:ascii="Arial" w:eastAsia="Times New Roman" w:hAnsi="Arial" w:cs="Arial"/>
          <w:sz w:val="32"/>
          <w:szCs w:val="32"/>
          <w:lang w:eastAsia="en-IN"/>
        </w:rPr>
      </w:pPr>
      <w:del w:id="47" w:author="Vladislava Andrushchenko" w:date="2026-09-26T15:10:00Z" w16du:dateUtc="2026-09-26T19:10:00Z">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w:delText>
        </w:r>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w:delText>
        </w:r>
        <w:r w:rsidRPr="009521F7">
          <w:rPr>
            <w:rFonts w:ascii="Arial" w:eastAsia="Times New Roman" w:hAnsi="Arial" w:cs="Arial"/>
            <w:b/>
            <w:bCs/>
            <w:sz w:val="32"/>
            <w:szCs w:val="32"/>
            <w:lang w:eastAsia="en-IN"/>
          </w:rPr>
          <w:delText>.com]</w:delText>
        </w:r>
      </w:del>
    </w:p>
    <w:p w14:paraId="3EEBF1F4" w14:textId="77777777" w:rsidR="003333EF" w:rsidRPr="009521F7" w:rsidRDefault="003333EF" w:rsidP="003333EF">
      <w:pPr>
        <w:jc w:val="center"/>
        <w:rPr>
          <w:del w:id="48" w:author="Vladislava Andrushchenko" w:date="2026-09-26T15:10:00Z" w16du:dateUtc="2026-09-26T19:10:00Z"/>
          <w:rFonts w:ascii="Arial" w:eastAsia="Times New Roman" w:hAnsi="Arial" w:cs="Arial"/>
          <w:sz w:val="32"/>
          <w:szCs w:val="32"/>
          <w:lang w:eastAsia="en-IN"/>
        </w:rPr>
      </w:pPr>
    </w:p>
    <w:p w14:paraId="7CADE5F1" w14:textId="77777777" w:rsidR="003333EF" w:rsidRPr="009521F7" w:rsidRDefault="003333EF" w:rsidP="003333EF">
      <w:pPr>
        <w:jc w:val="center"/>
        <w:rPr>
          <w:del w:id="49" w:author="Vladislava Andrushchenko" w:date="2026-09-26T15:10:00Z" w16du:dateUtc="2026-09-26T19:10:00Z"/>
          <w:rFonts w:ascii="Arial" w:eastAsia="Times New Roman" w:hAnsi="Arial" w:cs="Arial"/>
          <w:sz w:val="32"/>
          <w:szCs w:val="32"/>
          <w:lang w:eastAsia="en-IN"/>
        </w:rPr>
      </w:pPr>
    </w:p>
    <w:p w14:paraId="365B599E" w14:textId="77777777" w:rsidR="003333EF" w:rsidRPr="009521F7" w:rsidRDefault="003333EF" w:rsidP="003333EF">
      <w:pPr>
        <w:jc w:val="center"/>
        <w:rPr>
          <w:del w:id="50" w:author="Vladislava Andrushchenko" w:date="2026-09-26T15:10:00Z" w16du:dateUtc="2026-09-26T19:10:00Z"/>
          <w:rFonts w:ascii="Arial" w:eastAsia="Times New Roman" w:hAnsi="Arial" w:cs="Arial"/>
          <w:sz w:val="32"/>
          <w:szCs w:val="32"/>
          <w:lang w:eastAsia="en-IN"/>
        </w:rPr>
      </w:pPr>
      <w:del w:id="51" w:author="Vladislava Andrushchenko" w:date="2026-09-26T15:10:00Z" w16du:dateUtc="2026-09-26T19:10:00Z">
        <w:r w:rsidRPr="009521F7">
          <w:rPr>
            <w:rFonts w:ascii="Arial" w:eastAsia="Times New Roman" w:hAnsi="Arial" w:cs="Arial"/>
            <w:sz w:val="32"/>
            <w:szCs w:val="32"/>
            <w:lang w:eastAsia="en-IN"/>
          </w:rPr>
          <w:delText>March 10, 2040</w:delText>
        </w:r>
      </w:del>
    </w:p>
    <w:p w14:paraId="6989E108" w14:textId="77777777" w:rsidR="003333EF" w:rsidRPr="009521F7" w:rsidRDefault="003333EF" w:rsidP="003333EF">
      <w:pPr>
        <w:spacing w:before="100" w:beforeAutospacing="1" w:after="100" w:afterAutospacing="1"/>
        <w:jc w:val="both"/>
        <w:outlineLvl w:val="1"/>
        <w:rPr>
          <w:del w:id="52" w:author="Vladislava Andrushchenko" w:date="2026-09-26T15:10:00Z" w16du:dateUtc="2026-09-26T19:10:00Z"/>
          <w:rFonts w:ascii="Arial" w:eastAsia="Times New Roman" w:hAnsi="Arial" w:cs="Arial"/>
          <w:b/>
          <w:bCs/>
          <w:sz w:val="32"/>
          <w:szCs w:val="32"/>
          <w:lang w:eastAsia="en-IN"/>
        </w:rPr>
      </w:pPr>
    </w:p>
    <w:p w14:paraId="698AD98E" w14:textId="77777777" w:rsidR="003333EF" w:rsidRPr="009521F7" w:rsidRDefault="003333EF" w:rsidP="003333EF">
      <w:pPr>
        <w:spacing w:before="100" w:beforeAutospacing="1" w:after="100" w:afterAutospacing="1"/>
        <w:jc w:val="both"/>
        <w:outlineLvl w:val="1"/>
        <w:rPr>
          <w:del w:id="53" w:author="Vladislava Andrushchenko" w:date="2026-09-26T15:10:00Z" w16du:dateUtc="2026-09-26T19:10:00Z"/>
          <w:rFonts w:ascii="Arial" w:eastAsia="Times New Roman" w:hAnsi="Arial" w:cs="Arial"/>
          <w:b/>
          <w:bCs/>
          <w:sz w:val="32"/>
          <w:szCs w:val="32"/>
          <w:lang w:eastAsia="en-IN"/>
        </w:rPr>
      </w:pPr>
    </w:p>
    <w:p w14:paraId="0EC8FAC6" w14:textId="77777777" w:rsidR="003333EF" w:rsidRDefault="003333EF" w:rsidP="003333EF">
      <w:pPr>
        <w:spacing w:before="100" w:beforeAutospacing="1" w:after="100" w:afterAutospacing="1"/>
        <w:jc w:val="both"/>
        <w:outlineLvl w:val="1"/>
        <w:rPr>
          <w:del w:id="54" w:author="Vladislava Andrushchenko" w:date="2026-09-26T15:10:00Z" w16du:dateUtc="2026-09-26T19:10:00Z"/>
          <w:rFonts w:ascii="Arial" w:eastAsia="Times New Roman" w:hAnsi="Arial" w:cs="Arial"/>
          <w:b/>
          <w:bCs/>
          <w:sz w:val="32"/>
          <w:szCs w:val="32"/>
          <w:lang w:eastAsia="en-IN"/>
        </w:rPr>
      </w:pPr>
    </w:p>
    <w:p w14:paraId="4F493DC5" w14:textId="77777777" w:rsidR="003333EF" w:rsidRDefault="003333EF" w:rsidP="003333EF">
      <w:pPr>
        <w:spacing w:before="100" w:beforeAutospacing="1" w:after="100" w:afterAutospacing="1"/>
        <w:jc w:val="both"/>
        <w:outlineLvl w:val="1"/>
        <w:rPr>
          <w:del w:id="55" w:author="Vladislava Andrushchenko" w:date="2026-09-26T15:10:00Z" w16du:dateUtc="2026-09-26T19:10:00Z"/>
          <w:rFonts w:ascii="Arial" w:eastAsia="Times New Roman" w:hAnsi="Arial" w:cs="Arial"/>
          <w:b/>
          <w:bCs/>
          <w:sz w:val="32"/>
          <w:szCs w:val="32"/>
          <w:lang w:eastAsia="en-IN"/>
        </w:rPr>
      </w:pPr>
    </w:p>
    <w:p w14:paraId="47D37F1D" w14:textId="77777777" w:rsidR="003333EF" w:rsidRDefault="003333EF" w:rsidP="003333EF">
      <w:pPr>
        <w:spacing w:before="100" w:beforeAutospacing="1" w:after="100" w:afterAutospacing="1"/>
        <w:jc w:val="both"/>
        <w:outlineLvl w:val="1"/>
        <w:rPr>
          <w:del w:id="56" w:author="Vladislava Andrushchenko" w:date="2026-09-26T15:10:00Z" w16du:dateUtc="2026-09-26T19:10:00Z"/>
          <w:rFonts w:ascii="Arial" w:eastAsia="Times New Roman" w:hAnsi="Arial" w:cs="Arial"/>
          <w:b/>
          <w:bCs/>
          <w:sz w:val="32"/>
          <w:szCs w:val="32"/>
          <w:lang w:eastAsia="en-IN"/>
        </w:rPr>
      </w:pPr>
    </w:p>
    <w:p w14:paraId="17C05F7E" w14:textId="77777777" w:rsidR="003333EF" w:rsidRPr="009521F7" w:rsidRDefault="003333EF" w:rsidP="003333EF">
      <w:pPr>
        <w:spacing w:before="100" w:beforeAutospacing="1" w:after="100" w:afterAutospacing="1"/>
        <w:jc w:val="both"/>
        <w:outlineLvl w:val="1"/>
        <w:rPr>
          <w:del w:id="57" w:author="Vladislava Andrushchenko" w:date="2026-09-26T15:10:00Z" w16du:dateUtc="2026-09-26T19:10:00Z"/>
          <w:rFonts w:ascii="Arial" w:eastAsia="Times New Roman" w:hAnsi="Arial" w:cs="Arial"/>
          <w:b/>
          <w:bCs/>
          <w:sz w:val="32"/>
          <w:szCs w:val="32"/>
          <w:lang w:eastAsia="en-IN"/>
        </w:rPr>
      </w:pPr>
    </w:p>
    <w:p w14:paraId="4A1C2416" w14:textId="77777777" w:rsidR="003333EF" w:rsidRDefault="003333EF" w:rsidP="000A5BF6">
      <w:pPr>
        <w:ind w:firstLine="0"/>
        <w:rPr>
          <w:rPrChange w:id="58" w:author="Vladislava Andrushchenko" w:date="2026-09-26T15:10:00Z" w16du:dateUtc="2026-09-26T19:10:00Z">
            <w:rPr>
              <w:rFonts w:ascii="Arial" w:eastAsia="Times New Roman" w:hAnsi="Arial" w:cs="Arial"/>
              <w:b/>
              <w:bCs/>
              <w:sz w:val="32"/>
              <w:szCs w:val="32"/>
              <w:lang w:eastAsia="en-IN"/>
            </w:rPr>
          </w:rPrChange>
        </w:rPr>
        <w:pPrChange w:id="59" w:author="Vladislava Andrushchenko" w:date="2026-09-26T15:10:00Z" w16du:dateUtc="2026-09-26T19:10:00Z">
          <w:pPr>
            <w:spacing w:before="100" w:beforeAutospacing="1" w:after="100" w:afterAutospacing="1" w:line="276" w:lineRule="auto"/>
            <w:jc w:val="both"/>
            <w:outlineLvl w:val="1"/>
          </w:pPr>
        </w:pPrChange>
      </w:pPr>
    </w:p>
    <w:sectPr w:rsidR="003333EF">
      <w:pgSz w:w="11906" w:h="16838" w:code="0"/>
      <w:pgMar w:top="1440" w:right="1440" w:bottom="1440" w:left="1440" w:header="708" w:footer="708" w:gutter="0"/>
      <w:cols w:space="708"/>
      <w:docGrid w:linePitch="360"/>
      <w:sectPrChange w:id="60" w:author="Vladislava Andrushchenko" w:date="2026-09-26T15:10:00Z" w16du:dateUtc="2026-09-26T19:10:00Z">
        <w:sectPr w:rsidR="003333EF">
          <w:pgSz w:w="12240" w:h="15840" w:code="1"/>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EF"/>
    <w:rsid w:val="000A5BF6"/>
    <w:rsid w:val="00187679"/>
    <w:rsid w:val="0024205F"/>
    <w:rsid w:val="002D74C8"/>
    <w:rsid w:val="00306583"/>
    <w:rsid w:val="003333EF"/>
    <w:rsid w:val="003A1882"/>
    <w:rsid w:val="003E227F"/>
    <w:rsid w:val="005F312B"/>
    <w:rsid w:val="00635D55"/>
    <w:rsid w:val="006C16E0"/>
    <w:rsid w:val="006D529B"/>
    <w:rsid w:val="00846FA8"/>
    <w:rsid w:val="0086697F"/>
    <w:rsid w:val="00903615"/>
    <w:rsid w:val="009F58C9"/>
    <w:rsid w:val="00AB0029"/>
    <w:rsid w:val="00AF4127"/>
    <w:rsid w:val="00B41974"/>
    <w:rsid w:val="00CF46F0"/>
    <w:rsid w:val="00D24516"/>
    <w:rsid w:val="00D874B7"/>
    <w:rsid w:val="00F6796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9A08"/>
  <w15:chartTrackingRefBased/>
  <w15:docId w15:val="{5882A6AD-5C9E-B947-B22E-FEDA8DC41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B7"/>
    <w:pPr>
      <w:spacing w:line="276" w:lineRule="auto"/>
      <w:ind w:firstLine="432"/>
      <w:pPrChange w:id="0" w:author="Vladislava Andrushchenko" w:date="2026-09-26T15:10:00Z">
        <w:pPr>
          <w:spacing w:after="160" w:line="259" w:lineRule="auto"/>
        </w:pPr>
      </w:pPrChange>
    </w:pPr>
    <w:rPr>
      <w:rFonts w:ascii="Ubuntu" w:hAnsi="Ubuntu"/>
      <w:kern w:val="0"/>
      <w:szCs w:val="22"/>
      <w:lang w:val="en-US"/>
      <w14:ligatures w14:val="none"/>
      <w:rPrChange w:id="0" w:author="Vladislava Andrushchenko" w:date="2026-09-26T15:10:00Z">
        <w:rPr>
          <w:rFonts w:asciiTheme="minorHAnsi" w:eastAsiaTheme="minorHAnsi" w:hAnsiTheme="minorHAnsi" w:cstheme="minorBidi"/>
          <w:sz w:val="22"/>
          <w:szCs w:val="22"/>
          <w:lang w:val="en-IN" w:eastAsia="en-US" w:bidi="ar-SA"/>
        </w:rPr>
      </w:rPrChange>
    </w:rPr>
  </w:style>
  <w:style w:type="paragraph" w:styleId="Heading1">
    <w:name w:val="heading 1"/>
    <w:basedOn w:val="Normal"/>
    <w:next w:val="Normal"/>
    <w:link w:val="Heading1Char"/>
    <w:uiPriority w:val="9"/>
    <w:qFormat/>
    <w:rsid w:val="00D874B7"/>
    <w:pPr>
      <w:keepNext/>
      <w:keepLines/>
      <w:spacing w:before="360" w:after="80" w:line="240" w:lineRule="auto"/>
      <w:ind w:firstLine="0"/>
      <w:outlineLvl w:val="0"/>
      <w:pPrChange w:id="1" w:author="Vladislava Andrushchenko" w:date="2026-09-26T15:10:00Z">
        <w:pPr>
          <w:keepNext/>
          <w:keepLines/>
          <w:spacing w:before="360" w:after="80"/>
          <w:ind w:firstLine="432"/>
          <w:outlineLvl w:val="0"/>
        </w:pPr>
      </w:pPrChange>
    </w:pPr>
    <w:rPr>
      <w:rFonts w:asciiTheme="majorHAnsi" w:eastAsiaTheme="majorEastAsia" w:hAnsiTheme="majorHAnsi" w:cstheme="majorBidi"/>
      <w:color w:val="0F4761" w:themeColor="accent1" w:themeShade="BF"/>
      <w:kern w:val="2"/>
      <w:sz w:val="40"/>
      <w:szCs w:val="40"/>
      <w:lang/>
      <w14:ligatures w14:val="standardContextual"/>
      <w:rPrChange w:id="1" w:author="Vladislava Andrushchenko" w:date="2026-09-26T15:10: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unhideWhenUsed/>
    <w:qFormat/>
    <w:rsid w:val="00D874B7"/>
    <w:pPr>
      <w:keepNext/>
      <w:keepLines/>
      <w:spacing w:before="160" w:after="80" w:line="240" w:lineRule="auto"/>
      <w:ind w:firstLine="0"/>
      <w:outlineLvl w:val="1"/>
      <w:pPrChange w:id="2" w:author="Vladislava Andrushchenko" w:date="2026-09-26T15:10:00Z">
        <w:pPr>
          <w:keepNext/>
          <w:keepLines/>
          <w:spacing w:before="160" w:after="80"/>
          <w:ind w:firstLine="432"/>
          <w:outlineLvl w:val="1"/>
        </w:pPr>
      </w:pPrChange>
    </w:pPr>
    <w:rPr>
      <w:rFonts w:asciiTheme="majorHAnsi" w:eastAsiaTheme="majorEastAsia" w:hAnsiTheme="majorHAnsi" w:cstheme="majorBidi"/>
      <w:color w:val="0F4761" w:themeColor="accent1" w:themeShade="BF"/>
      <w:kern w:val="2"/>
      <w:sz w:val="32"/>
      <w:szCs w:val="32"/>
      <w:lang/>
      <w14:ligatures w14:val="standardContextual"/>
      <w:rPrChange w:id="2" w:author="Vladislava Andrushchenko" w:date="2026-09-26T15:10: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semiHidden/>
    <w:unhideWhenUsed/>
    <w:qFormat/>
    <w:rsid w:val="00D874B7"/>
    <w:pPr>
      <w:keepNext/>
      <w:keepLines/>
      <w:spacing w:before="160" w:after="80" w:line="240" w:lineRule="auto"/>
      <w:ind w:firstLine="0"/>
      <w:outlineLvl w:val="2"/>
      <w:pPrChange w:id="3" w:author="Vladislava Andrushchenko" w:date="2026-09-26T15:10:00Z">
        <w:pPr>
          <w:keepNext/>
          <w:keepLines/>
          <w:spacing w:before="160" w:after="80"/>
          <w:ind w:firstLine="432"/>
          <w:outlineLvl w:val="2"/>
        </w:pPr>
      </w:pPrChange>
    </w:pPr>
    <w:rPr>
      <w:rFonts w:asciiTheme="minorHAnsi" w:eastAsiaTheme="majorEastAsia" w:hAnsiTheme="minorHAnsi" w:cstheme="majorBidi"/>
      <w:color w:val="0F4761" w:themeColor="accent1" w:themeShade="BF"/>
      <w:kern w:val="2"/>
      <w:sz w:val="28"/>
      <w:szCs w:val="28"/>
      <w:lang/>
      <w14:ligatures w14:val="standardContextual"/>
      <w:rPrChange w:id="3" w:author="Vladislava Andrushchenko" w:date="2026-09-26T15:10:00Z">
        <w:rPr>
          <w:rFonts w:ascii="Ubuntu" w:eastAsiaTheme="majorEastAsia" w:hAnsi="Ubuntu"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D874B7"/>
    <w:pPr>
      <w:keepNext/>
      <w:keepLines/>
      <w:spacing w:before="80" w:after="40" w:line="240" w:lineRule="auto"/>
      <w:ind w:firstLine="0"/>
      <w:outlineLvl w:val="3"/>
      <w:pPrChange w:id="4" w:author="Vladislava Andrushchenko" w:date="2026-09-26T15:10:00Z">
        <w:pPr>
          <w:keepNext/>
          <w:keepLines/>
          <w:spacing w:before="80" w:after="40"/>
          <w:ind w:firstLine="432"/>
          <w:outlineLvl w:val="3"/>
        </w:pPr>
      </w:pPrChange>
    </w:pPr>
    <w:rPr>
      <w:rFonts w:asciiTheme="minorHAnsi" w:eastAsiaTheme="majorEastAsia" w:hAnsiTheme="minorHAnsi" w:cstheme="majorBidi"/>
      <w:i/>
      <w:iCs/>
      <w:color w:val="0F4761" w:themeColor="accent1" w:themeShade="BF"/>
      <w:kern w:val="2"/>
      <w:szCs w:val="24"/>
      <w:lang/>
      <w14:ligatures w14:val="standardContextual"/>
      <w:rPrChange w:id="4" w:author="Vladislava Andrushchenko" w:date="2026-09-26T15:10:00Z">
        <w:rPr>
          <w:rFonts w:ascii="Ubuntu" w:eastAsiaTheme="majorEastAsia" w:hAnsi="Ubuntu"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D874B7"/>
    <w:pPr>
      <w:keepNext/>
      <w:keepLines/>
      <w:spacing w:before="80" w:after="40" w:line="240" w:lineRule="auto"/>
      <w:ind w:firstLine="0"/>
      <w:outlineLvl w:val="4"/>
      <w:pPrChange w:id="5" w:author="Vladislava Andrushchenko" w:date="2026-09-26T15:10:00Z">
        <w:pPr>
          <w:keepNext/>
          <w:keepLines/>
          <w:spacing w:before="80" w:after="40"/>
          <w:ind w:firstLine="432"/>
          <w:outlineLvl w:val="4"/>
        </w:pPr>
      </w:pPrChange>
    </w:pPr>
    <w:rPr>
      <w:rFonts w:asciiTheme="minorHAnsi" w:eastAsiaTheme="majorEastAsia" w:hAnsiTheme="minorHAnsi" w:cstheme="majorBidi"/>
      <w:color w:val="0F4761" w:themeColor="accent1" w:themeShade="BF"/>
      <w:kern w:val="2"/>
      <w:szCs w:val="24"/>
      <w:lang/>
      <w14:ligatures w14:val="standardContextual"/>
      <w:rPrChange w:id="5" w:author="Vladislava Andrushchenko" w:date="2026-09-26T15:10:00Z">
        <w:rPr>
          <w:rFonts w:ascii="Ubuntu" w:eastAsiaTheme="majorEastAsia" w:hAnsi="Ubuntu" w:cstheme="majorBidi"/>
          <w:color w:val="0F4761" w:themeColor="accent1" w:themeShade="BF"/>
          <w:kern w:val="2"/>
          <w:sz w:val="24"/>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D874B7"/>
    <w:pPr>
      <w:keepNext/>
      <w:keepLines/>
      <w:spacing w:before="40" w:line="240" w:lineRule="auto"/>
      <w:ind w:firstLine="0"/>
      <w:outlineLvl w:val="5"/>
      <w:pPrChange w:id="6" w:author="Vladislava Andrushchenko" w:date="2026-09-26T15:10:00Z">
        <w:pPr>
          <w:keepNext/>
          <w:keepLines/>
          <w:spacing w:before="40"/>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9-26T15:10:00Z">
        <w:rPr>
          <w:rFonts w:ascii="Ubuntu" w:eastAsiaTheme="majorEastAsia" w:hAnsi="Ubuntu"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D874B7"/>
    <w:pPr>
      <w:keepNext/>
      <w:keepLines/>
      <w:spacing w:before="40" w:line="240" w:lineRule="auto"/>
      <w:ind w:firstLine="0"/>
      <w:outlineLvl w:val="6"/>
      <w:pPrChange w:id="7" w:author="Vladislava Andrushchenko" w:date="2026-09-26T15:10:00Z">
        <w:pPr>
          <w:keepNext/>
          <w:keepLines/>
          <w:spacing w:before="40"/>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9-26T15:10:00Z">
        <w:rPr>
          <w:rFonts w:ascii="Ubuntu" w:eastAsiaTheme="majorEastAsia" w:hAnsi="Ubuntu"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D874B7"/>
    <w:pPr>
      <w:keepNext/>
      <w:keepLines/>
      <w:spacing w:line="240" w:lineRule="auto"/>
      <w:ind w:firstLine="0"/>
      <w:outlineLvl w:val="7"/>
      <w:pPrChange w:id="8" w:author="Vladislava Andrushchenko" w:date="2026-09-26T15:10:00Z">
        <w:pPr>
          <w:keepNext/>
          <w:keepLines/>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9-26T15:10:00Z">
        <w:rPr>
          <w:rFonts w:ascii="Ubuntu" w:eastAsiaTheme="majorEastAsia" w:hAnsi="Ubuntu"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D874B7"/>
    <w:pPr>
      <w:keepNext/>
      <w:keepLines/>
      <w:spacing w:line="240" w:lineRule="auto"/>
      <w:ind w:firstLine="0"/>
      <w:outlineLvl w:val="8"/>
      <w:pPrChange w:id="9" w:author="Vladislava Andrushchenko" w:date="2026-09-26T15:10:00Z">
        <w:pPr>
          <w:keepNext/>
          <w:keepLines/>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9-26T15:10:00Z">
        <w:rPr>
          <w:rFonts w:ascii="Ubuntu" w:eastAsiaTheme="majorEastAsia" w:hAnsi="Ubuntu"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3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3EF"/>
    <w:rPr>
      <w:rFonts w:eastAsiaTheme="majorEastAsia" w:cstheme="majorBidi"/>
      <w:color w:val="272727" w:themeColor="text1" w:themeTint="D8"/>
    </w:rPr>
  </w:style>
  <w:style w:type="paragraph" w:styleId="Title">
    <w:name w:val="Title"/>
    <w:basedOn w:val="Normal"/>
    <w:next w:val="Normal"/>
    <w:link w:val="TitleChar"/>
    <w:uiPriority w:val="10"/>
    <w:qFormat/>
    <w:rsid w:val="00D874B7"/>
    <w:pPr>
      <w:spacing w:after="80" w:line="240" w:lineRule="auto"/>
      <w:ind w:firstLine="0"/>
      <w:contextualSpacing/>
      <w:pPrChange w:id="10" w:author="Vladislava Andrushchenko" w:date="2026-09-26T15:10:00Z">
        <w:pPr>
          <w:spacing w:after="8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9-26T15:10: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333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4B7"/>
    <w:pPr>
      <w:numPr>
        <w:ilvl w:val="1"/>
      </w:numPr>
      <w:spacing w:after="160" w:line="240" w:lineRule="auto"/>
      <w:ind w:firstLine="432"/>
      <w:pPrChange w:id="11" w:author="Vladislava Andrushchenko" w:date="2026-09-26T15:10:00Z">
        <w:pPr>
          <w:numPr>
            <w:ilvl w:val="1"/>
          </w:numPr>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9-26T15:10:00Z">
        <w:rPr>
          <w:rFonts w:ascii="Ubuntu" w:eastAsiaTheme="majorEastAsia" w:hAnsi="Ubuntu"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333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4B7"/>
    <w:pPr>
      <w:spacing w:before="160" w:after="160" w:line="240" w:lineRule="auto"/>
      <w:ind w:firstLine="0"/>
      <w:jc w:val="center"/>
      <w:pPrChange w:id="12" w:author="Vladislava Andrushchenko" w:date="2026-09-26T15:10:00Z">
        <w:pPr>
          <w:spacing w:before="160"/>
          <w:ind w:firstLine="432"/>
          <w:jc w:val="center"/>
        </w:pPr>
      </w:pPrChange>
    </w:pPr>
    <w:rPr>
      <w:rFonts w:asciiTheme="minorHAnsi" w:hAnsiTheme="minorHAnsi"/>
      <w:i/>
      <w:iCs/>
      <w:color w:val="404040" w:themeColor="text1" w:themeTint="BF"/>
      <w:kern w:val="2"/>
      <w:szCs w:val="24"/>
      <w:lang/>
      <w14:ligatures w14:val="standardContextual"/>
      <w:rPrChange w:id="12" w:author="Vladislava Andrushchenko" w:date="2026-09-26T15:10:00Z">
        <w:rPr>
          <w:rFonts w:ascii="Ubuntu" w:eastAsiaTheme="minorHAnsi" w:hAnsi="Ubuntu" w:cstheme="minorBidi"/>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3333EF"/>
    <w:rPr>
      <w:i/>
      <w:iCs/>
      <w:color w:val="404040" w:themeColor="text1" w:themeTint="BF"/>
    </w:rPr>
  </w:style>
  <w:style w:type="paragraph" w:styleId="ListParagraph">
    <w:name w:val="List Paragraph"/>
    <w:basedOn w:val="Normal"/>
    <w:uiPriority w:val="34"/>
    <w:qFormat/>
    <w:rsid w:val="00D874B7"/>
    <w:pPr>
      <w:spacing w:line="240" w:lineRule="auto"/>
      <w:ind w:left="720" w:firstLine="0"/>
      <w:contextualSpacing/>
      <w:pPrChange w:id="13" w:author="Vladislava Andrushchenko" w:date="2026-09-26T15:10:00Z">
        <w:pPr>
          <w:ind w:left="720" w:firstLine="432"/>
          <w:contextualSpacing/>
        </w:pPr>
      </w:pPrChange>
    </w:pPr>
    <w:rPr>
      <w:rFonts w:asciiTheme="minorHAnsi" w:hAnsiTheme="minorHAnsi"/>
      <w:kern w:val="2"/>
      <w:szCs w:val="24"/>
      <w:lang/>
      <w14:ligatures w14:val="standardContextual"/>
      <w:rPrChange w:id="13" w:author="Vladislava Andrushchenko" w:date="2026-09-26T15:10:00Z">
        <w:rPr>
          <w:rFonts w:ascii="Ubuntu" w:eastAsiaTheme="minorHAnsi" w:hAnsi="Ubuntu" w:cstheme="minorBidi"/>
          <w:kern w:val="2"/>
          <w:sz w:val="24"/>
          <w:szCs w:val="24"/>
          <w:lang w:eastAsia="en-US" w:bidi="ar-SA"/>
          <w14:ligatures w14:val="standardContextual"/>
        </w:rPr>
      </w:rPrChange>
    </w:rPr>
  </w:style>
  <w:style w:type="character" w:styleId="IntenseEmphasis">
    <w:name w:val="Intense Emphasis"/>
    <w:basedOn w:val="DefaultParagraphFont"/>
    <w:uiPriority w:val="21"/>
    <w:qFormat/>
    <w:rsid w:val="003333EF"/>
    <w:rPr>
      <w:i/>
      <w:iCs/>
      <w:color w:val="0F4761" w:themeColor="accent1" w:themeShade="BF"/>
    </w:rPr>
  </w:style>
  <w:style w:type="paragraph" w:styleId="IntenseQuote">
    <w:name w:val="Intense Quote"/>
    <w:basedOn w:val="Normal"/>
    <w:next w:val="Normal"/>
    <w:link w:val="IntenseQuoteChar"/>
    <w:uiPriority w:val="30"/>
    <w:qFormat/>
    <w:rsid w:val="00D874B7"/>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Change w:id="14" w:author="Vladislava Andrushchenko" w:date="2026-09-26T15:10:00Z">
        <w:pPr>
          <w:pBdr>
            <w:top w:val="single" w:sz="4" w:space="10" w:color="0F4761" w:themeColor="accent1" w:themeShade="BF"/>
            <w:bottom w:val="single" w:sz="4" w:space="10" w:color="0F4761" w:themeColor="accent1" w:themeShade="BF"/>
          </w:pBdr>
          <w:spacing w:before="360" w:after="360"/>
          <w:ind w:left="864" w:right="864" w:firstLine="432"/>
          <w:jc w:val="center"/>
        </w:pPr>
      </w:pPrChange>
    </w:pPr>
    <w:rPr>
      <w:rFonts w:asciiTheme="minorHAnsi" w:hAnsiTheme="minorHAnsi"/>
      <w:i/>
      <w:iCs/>
      <w:color w:val="0F4761" w:themeColor="accent1" w:themeShade="BF"/>
      <w:kern w:val="2"/>
      <w:szCs w:val="24"/>
      <w:lang/>
      <w14:ligatures w14:val="standardContextual"/>
      <w:rPrChange w:id="14" w:author="Vladislava Andrushchenko" w:date="2026-09-26T15:10:00Z">
        <w:rPr>
          <w:rFonts w:ascii="Ubuntu" w:eastAsiaTheme="minorHAnsi" w:hAnsi="Ubuntu" w:cstheme="minorBidi"/>
          <w:i/>
          <w:iCs/>
          <w:color w:val="0F4761" w:themeColor="accent1" w:themeShade="BF"/>
          <w:kern w:val="2"/>
          <w:sz w:val="24"/>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3333EF"/>
    <w:rPr>
      <w:i/>
      <w:iCs/>
      <w:color w:val="0F4761" w:themeColor="accent1" w:themeShade="BF"/>
    </w:rPr>
  </w:style>
  <w:style w:type="character" w:styleId="IntenseReference">
    <w:name w:val="Intense Reference"/>
    <w:basedOn w:val="DefaultParagraphFont"/>
    <w:uiPriority w:val="32"/>
    <w:qFormat/>
    <w:rsid w:val="003333EF"/>
    <w:rPr>
      <w:b/>
      <w:bCs/>
      <w:smallCaps/>
      <w:color w:val="0F4761" w:themeColor="accent1" w:themeShade="BF"/>
      <w:spacing w:val="5"/>
    </w:rPr>
  </w:style>
  <w:style w:type="character" w:styleId="Strong">
    <w:name w:val="Strong"/>
    <w:basedOn w:val="DefaultParagraphFont"/>
    <w:uiPriority w:val="22"/>
    <w:qFormat/>
    <w:rsid w:val="003333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B19F1-8F2D-324F-86AA-5D0B290D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2025-04-10T14:12:00Z</dcterms:created>
  <dcterms:modified xsi:type="dcterms:W3CDTF">2026-09-26T19:10:00Z</dcterms:modified>
</cp:coreProperties>
</file>