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1" w:author="NAZ, Mamoona (OLDHAM MEDICAL SERVICES)" w:date="2026-09-22T12:47:00Z" w16du:dateUtc="2026-09-22T16:47:00Z"/>
          <w:rFonts w:ascii="Californian FB" w:hAnsi="Californian FB"/>
        </w:rPr>
      </w:pPr>
      <w:ins w:id="2" w:author="NAZ, Mamoona (OLDHAM MEDICAL SERVICES)" w:date="2026-09-22T12:47:00Z" w16du:dateUtc="2026-09-22T16:47: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3" w:author="NAZ, Mamoona (OLDHAM MEDICAL SERVICES)" w:date="2026-09-22T12:47:00Z" w16du:dateUtc="2026-09-22T16:47:00Z"/>
          <w:rFonts w:ascii="Californian FB" w:hAnsi="Californian FB"/>
          <w:b/>
          <w:bCs/>
        </w:rPr>
      </w:pPr>
    </w:p>
    <w:p w14:paraId="43260A16" w14:textId="77777777" w:rsidR="006F1C2D" w:rsidRDefault="006F1C2D" w:rsidP="006F1C2D">
      <w:pPr>
        <w:jc w:val="center"/>
        <w:rPr>
          <w:ins w:id="4" w:author="NAZ, Mamoona (OLDHAM MEDICAL SERVICES)" w:date="2026-09-22T12:47:00Z" w16du:dateUtc="2026-09-22T16:47:00Z"/>
          <w:rFonts w:cstheme="minorHAnsi"/>
          <w:b/>
          <w:bCs/>
          <w:sz w:val="28"/>
          <w:szCs w:val="28"/>
          <w:u w:val="single"/>
        </w:rPr>
      </w:pPr>
      <w:ins w:id="5" w:author="NAZ, Mamoona (OLDHAM MEDICAL SERVICES)" w:date="2026-09-22T12:47:00Z" w16du:dateUtc="2026-09-22T16:47:00Z">
        <w:r w:rsidRPr="00FA0E32">
          <w:rPr>
            <w:rFonts w:cstheme="minorHAnsi"/>
            <w:b/>
            <w:bCs/>
            <w:sz w:val="28"/>
            <w:szCs w:val="28"/>
            <w:u w:val="single"/>
          </w:rPr>
          <w:t>PPG Meeting</w:t>
        </w:r>
      </w:ins>
    </w:p>
    <w:p w14:paraId="255DC642" w14:textId="487ECD42" w:rsidR="006F1C2D" w:rsidRDefault="00677B90" w:rsidP="006F1C2D">
      <w:pPr>
        <w:jc w:val="center"/>
        <w:rPr>
          <w:ins w:id="6" w:author="NAZ, Mamoona (OLDHAM MEDICAL SERVICES)" w:date="2026-09-22T12:47:00Z" w16du:dateUtc="2026-09-22T16:47:00Z"/>
          <w:rFonts w:cstheme="minorHAnsi"/>
          <w:b/>
          <w:bCs/>
          <w:sz w:val="28"/>
          <w:szCs w:val="28"/>
          <w:u w:val="single"/>
        </w:rPr>
      </w:pPr>
      <w:ins w:id="7" w:author="NAZ, Mamoona (OLDHAM MEDICAL SERVICES)" w:date="2026-09-22T12:47:00Z" w16du:dateUtc="2026-09-22T16:47: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8" w:author="NAZ, Mamoona (OLDHAM MEDICAL SERVICES)" w:date="2026-09-22T12:47:00Z" w16du:dateUtc="2026-09-22T16:47:00Z"/>
          <w:rFonts w:cstheme="minorHAnsi"/>
          <w:b/>
          <w:bCs/>
          <w:sz w:val="28"/>
          <w:szCs w:val="28"/>
          <w:u w:val="single"/>
        </w:rPr>
      </w:pPr>
    </w:p>
    <w:p w14:paraId="1E230469" w14:textId="77777777" w:rsidR="006F1C2D" w:rsidRDefault="006F1C2D" w:rsidP="006F1C2D">
      <w:pPr>
        <w:rPr>
          <w:ins w:id="9" w:author="NAZ, Mamoona (OLDHAM MEDICAL SERVICES)" w:date="2026-09-22T12:47:00Z" w16du:dateUtc="2026-09-22T16:47:00Z"/>
          <w:rFonts w:cstheme="minorHAnsi"/>
          <w:b/>
          <w:bCs/>
        </w:rPr>
      </w:pPr>
      <w:ins w:id="10" w:author="NAZ, Mamoona (OLDHAM MEDICAL SERVICES)" w:date="2026-09-22T12:47:00Z" w16du:dateUtc="2026-09-22T16:47:00Z">
        <w:r w:rsidRPr="00FA0E32">
          <w:rPr>
            <w:rFonts w:cstheme="minorHAnsi"/>
            <w:b/>
            <w:bCs/>
          </w:rPr>
          <w:t>Attendees:</w:t>
        </w:r>
      </w:ins>
    </w:p>
    <w:p w14:paraId="406CF681" w14:textId="77777777" w:rsidR="006F1C2D" w:rsidRDefault="006F1C2D" w:rsidP="006F1C2D">
      <w:pPr>
        <w:rPr>
          <w:ins w:id="11" w:author="NAZ, Mamoona (OLDHAM MEDICAL SERVICES)" w:date="2026-09-22T12:47:00Z" w16du:dateUtc="2026-09-22T16:47:00Z"/>
          <w:rFonts w:cstheme="minorHAnsi"/>
        </w:rPr>
      </w:pPr>
      <w:ins w:id="12" w:author="NAZ, Mamoona (OLDHAM MEDICAL SERVICES)" w:date="2026-09-22T12:47:00Z" w16du:dateUtc="2026-09-22T16:47:00Z">
        <w:r w:rsidRPr="00FA0E32">
          <w:rPr>
            <w:rFonts w:cstheme="minorHAnsi"/>
          </w:rPr>
          <w:t>MN – Deputy Manager</w:t>
        </w:r>
      </w:ins>
    </w:p>
    <w:p w14:paraId="160FF56E" w14:textId="7F229838" w:rsidR="0008331C" w:rsidRPr="00FA0E32" w:rsidRDefault="0008331C" w:rsidP="006F1C2D">
      <w:pPr>
        <w:rPr>
          <w:ins w:id="13" w:author="NAZ, Mamoona (OLDHAM MEDICAL SERVICES)" w:date="2026-09-22T12:47:00Z" w16du:dateUtc="2026-09-22T16:47:00Z"/>
          <w:rFonts w:cstheme="minorHAnsi"/>
        </w:rPr>
      </w:pPr>
      <w:ins w:id="14" w:author="NAZ, Mamoona (OLDHAM MEDICAL SERVICES)" w:date="2026-09-22T12:47:00Z" w16du:dateUtc="2026-09-22T16:47:00Z">
        <w:r>
          <w:rPr>
            <w:rFonts w:cstheme="minorHAnsi"/>
          </w:rPr>
          <w:t xml:space="preserve">SA – Practice Manager </w:t>
        </w:r>
      </w:ins>
    </w:p>
    <w:p w14:paraId="4B50E429" w14:textId="77777777" w:rsidR="006F1C2D" w:rsidRDefault="006F1C2D" w:rsidP="006F1C2D">
      <w:pPr>
        <w:rPr>
          <w:ins w:id="15" w:author="NAZ, Mamoona (OLDHAM MEDICAL SERVICES)" w:date="2026-09-22T12:47:00Z" w16du:dateUtc="2026-09-22T16:47:00Z"/>
          <w:rFonts w:cstheme="minorHAnsi"/>
        </w:rPr>
      </w:pPr>
    </w:p>
    <w:p w14:paraId="5F6386BB" w14:textId="77777777" w:rsidR="0008331C" w:rsidRDefault="006F1C2D" w:rsidP="0008331C">
      <w:pPr>
        <w:rPr>
          <w:ins w:id="16" w:author="NAZ, Mamoona (OLDHAM MEDICAL SERVICES)" w:date="2026-09-22T12:47:00Z" w16du:dateUtc="2026-09-22T16:47:00Z"/>
        </w:rPr>
      </w:pPr>
      <w:ins w:id="17" w:author="NAZ, Mamoona (OLDHAM MEDICAL SERVICES)" w:date="2026-09-22T12:47:00Z" w16du:dateUtc="2026-09-22T16:47:00Z">
        <w:r>
          <w:rPr>
            <w:rFonts w:cstheme="minorHAnsi"/>
          </w:rPr>
          <w:t>MC, GM</w:t>
        </w:r>
        <w:r w:rsidR="0008331C">
          <w:rPr>
            <w:rFonts w:cstheme="minorHAnsi"/>
          </w:rPr>
          <w:t>,</w:t>
        </w:r>
      </w:ins>
    </w:p>
    <w:p w14:paraId="0834AD2C" w14:textId="13228619" w:rsidR="0008331C" w:rsidRDefault="0008331C" w:rsidP="0008331C">
      <w:pPr>
        <w:rPr>
          <w:ins w:id="18" w:author="NAZ, Mamoona (OLDHAM MEDICAL SERVICES)" w:date="2026-09-22T12:47:00Z" w16du:dateUtc="2026-09-22T16:47:00Z"/>
        </w:rPr>
      </w:pPr>
      <w:ins w:id="19" w:author="NAZ, Mamoona (OLDHAM MEDICAL SERVICES)" w:date="2026-09-22T12:47:00Z" w16du:dateUtc="2026-09-22T16:47:00Z">
        <w:r>
          <w:t>JB, BB, ZF</w:t>
        </w:r>
        <w:r>
          <w:rPr>
            <w:rFonts w:cstheme="minorHAnsi"/>
          </w:rPr>
          <w:t>, JS, SN</w:t>
        </w:r>
        <w:r w:rsidR="00FF174A">
          <w:rPr>
            <w:rFonts w:cstheme="minorHAnsi"/>
          </w:rPr>
          <w:t>, AW</w:t>
        </w:r>
      </w:ins>
    </w:p>
    <w:p w14:paraId="1D3A4916" w14:textId="67E42069" w:rsidR="006F1C2D" w:rsidRDefault="006F1C2D" w:rsidP="006F1C2D">
      <w:pPr>
        <w:rPr>
          <w:ins w:id="20" w:author="NAZ, Mamoona (OLDHAM MEDICAL SERVICES)" w:date="2026-09-22T12:47:00Z" w16du:dateUtc="2026-09-22T16:47:00Z"/>
          <w:rFonts w:cstheme="minorHAnsi"/>
        </w:rPr>
      </w:pPr>
    </w:p>
    <w:p w14:paraId="2302B3A6" w14:textId="77777777" w:rsidR="006F1C2D" w:rsidRPr="00FA0E32" w:rsidRDefault="006F1C2D" w:rsidP="006F1C2D">
      <w:pPr>
        <w:rPr>
          <w:ins w:id="21" w:author="NAZ, Mamoona (OLDHAM MEDICAL SERVICES)" w:date="2026-09-22T12:47:00Z" w16du:dateUtc="2026-09-22T16:47:00Z"/>
          <w:rFonts w:cstheme="minorHAnsi"/>
        </w:rPr>
      </w:pPr>
    </w:p>
    <w:p w14:paraId="794DD8CD" w14:textId="77777777" w:rsidR="006F1C2D" w:rsidRDefault="006F1C2D" w:rsidP="006F1C2D">
      <w:pPr>
        <w:rPr>
          <w:ins w:id="22" w:author="NAZ, Mamoona (OLDHAM MEDICAL SERVICES)" w:date="2026-09-22T12:47:00Z" w16du:dateUtc="2026-09-22T16:47:00Z"/>
          <w:rFonts w:cstheme="minorHAnsi"/>
          <w:b/>
          <w:bCs/>
        </w:rPr>
      </w:pPr>
      <w:ins w:id="23" w:author="NAZ, Mamoona (OLDHAM MEDICAL SERVICES)" w:date="2026-09-22T12:47:00Z" w16du:dateUtc="2026-09-22T16:47:00Z">
        <w:r w:rsidRPr="00FA0E32">
          <w:rPr>
            <w:rFonts w:cstheme="minorHAnsi"/>
            <w:b/>
            <w:bCs/>
          </w:rPr>
          <w:t>Apologies:</w:t>
        </w:r>
      </w:ins>
    </w:p>
    <w:p w14:paraId="50FA62A7" w14:textId="77777777" w:rsidR="00677B90" w:rsidRDefault="00677B90" w:rsidP="006F1C2D">
      <w:pPr>
        <w:rPr>
          <w:ins w:id="24" w:author="NAZ, Mamoona (OLDHAM MEDICAL SERVICES)" w:date="2026-09-22T12:47:00Z" w16du:dateUtc="2026-09-22T16:47:00Z"/>
          <w:rFonts w:cstheme="minorHAnsi"/>
          <w:b/>
          <w:bCs/>
        </w:rPr>
      </w:pPr>
    </w:p>
    <w:p w14:paraId="27E4F2EE" w14:textId="6226EC7C" w:rsidR="00677B90" w:rsidRPr="00677B90" w:rsidRDefault="00677B90" w:rsidP="006F1C2D">
      <w:pPr>
        <w:rPr>
          <w:ins w:id="25" w:author="NAZ, Mamoona (OLDHAM MEDICAL SERVICES)" w:date="2026-09-22T12:47:00Z" w16du:dateUtc="2026-09-22T16:47:00Z"/>
          <w:rFonts w:cstheme="minorHAnsi"/>
        </w:rPr>
      </w:pPr>
      <w:ins w:id="26" w:author="NAZ, Mamoona (OLDHAM MEDICAL SERVICES)" w:date="2026-09-22T12:47:00Z" w16du:dateUtc="2026-09-22T16:47:00Z">
        <w:r>
          <w:rPr>
            <w:rFonts w:cstheme="minorHAnsi"/>
          </w:rPr>
          <w:t>CC, AK, LU, MAS, DR</w:t>
        </w:r>
      </w:ins>
    </w:p>
    <w:p w14:paraId="1282E9CD" w14:textId="77777777" w:rsidR="00A8494F" w:rsidRDefault="00A8494F">
      <w:pPr>
        <w:rPr>
          <w:ins w:id="27" w:author="NAZ, Mamoona (OLDHAM MEDICAL SERVICES)" w:date="2026-09-22T12:47:00Z" w16du:dateUtc="2026-09-22T16:47:00Z"/>
        </w:rPr>
      </w:pPr>
    </w:p>
    <w:p w14:paraId="09A61C5A" w14:textId="77777777" w:rsidR="006F1C2D" w:rsidRDefault="006F1C2D">
      <w:pPr>
        <w:rPr>
          <w:ins w:id="28" w:author="NAZ, Mamoona (OLDHAM MEDICAL SERVICES)" w:date="2026-09-22T12:47:00Z" w16du:dateUtc="2026-09-22T16:47:00Z"/>
        </w:rPr>
      </w:pPr>
    </w:p>
    <w:p w14:paraId="7388D43C" w14:textId="77777777" w:rsidR="00A41624" w:rsidRDefault="00FD25EC" w:rsidP="00A41624">
      <w:pPr>
        <w:rPr>
          <w:del w:id="29" w:author="NAZ, Mamoona (OLDHAM MEDICAL SERVICES)" w:date="2026-09-22T12:47:00Z" w16du:dateUtc="2026-09-22T16:47:00Z"/>
        </w:rPr>
      </w:pPr>
      <w:ins w:id="30" w:author="NAZ, Mamoona (OLDHAM MEDICAL SERVICES)" w:date="2026-09-22T12:47:00Z" w16du:dateUtc="2026-09-22T16:47:00Z">
        <w:r>
          <w:t>Review</w:t>
        </w:r>
      </w:ins>
    </w:p>
    <w:p w14:paraId="71B1EB70" w14:textId="6B3B9867" w:rsidR="006F1C2D" w:rsidRDefault="00A41624" w:rsidP="006F1C2D">
      <w:pPr>
        <w:pStyle w:val="ListParagraph"/>
        <w:numPr>
          <w:ilvl w:val="0"/>
          <w:numId w:val="4"/>
        </w:numPr>
        <w:rPr>
          <w:ins w:id="31" w:author="NAZ, Mamoona (OLDHAM MEDICAL SERVICES)" w:date="2026-09-22T12:47:00Z" w16du:dateUtc="2026-09-22T16:47:00Z"/>
        </w:rPr>
      </w:pPr>
      <w:del w:id="32" w:author="NAZ, Mamoona (OLDHAM MEDICAL SERVICES)" w:date="2026-09-22T12:47:00Z" w16du:dateUtc="2026-09-22T16:47:00Z">
        <w:r>
          <w:delText>Supplementary Table 1</w:delText>
        </w:r>
        <w:r w:rsidR="007C597C">
          <w:delText>. Difference in baseline charactheristics</w:delText>
        </w:r>
      </w:del>
      <w:r w:rsidR="007C597C" w:rsidRPr="00335DE8">
        <w:t xml:space="preserve"> of </w:t>
      </w:r>
      <w:ins w:id="33" w:author="NAZ, Mamoona (OLDHAM MEDICAL SERVICES)" w:date="2026-09-22T12:47:00Z" w16du:dateUtc="2026-09-22T16:47:00Z">
        <w:r w:rsidR="00FD25EC">
          <w:t>last minutes of meeting – everyone agreed no changes were needed.</w:t>
        </w:r>
      </w:ins>
    </w:p>
    <w:p w14:paraId="2F83712F" w14:textId="53312079" w:rsidR="00FF174A" w:rsidRDefault="00FF174A" w:rsidP="00FF174A">
      <w:pPr>
        <w:pStyle w:val="ListParagraph"/>
        <w:numPr>
          <w:ilvl w:val="0"/>
          <w:numId w:val="4"/>
        </w:numPr>
        <w:rPr>
          <w:ins w:id="34" w:author="NAZ, Mamoona (OLDHAM MEDICAL SERVICES)" w:date="2026-09-22T12:47:00Z" w16du:dateUtc="2026-09-22T16:47:00Z"/>
        </w:rPr>
      </w:pPr>
      <w:ins w:id="35" w:author="NAZ, Mamoona (OLDHAM MEDICAL SERVICES)" w:date="2026-09-22T12:47:00Z" w16du:dateUtc="2026-09-22T16:47:00Z">
        <w:r>
          <w:t>Meeting started at 13:</w:t>
        </w:r>
        <w:r w:rsidR="00677B90">
          <w:t>13</w:t>
        </w:r>
      </w:ins>
    </w:p>
    <w:p w14:paraId="04EF1223" w14:textId="0C5D5E3B" w:rsidR="00677B90" w:rsidRDefault="00677B90" w:rsidP="00FF174A">
      <w:pPr>
        <w:pStyle w:val="ListParagraph"/>
        <w:numPr>
          <w:ilvl w:val="0"/>
          <w:numId w:val="4"/>
        </w:numPr>
        <w:rPr>
          <w:ins w:id="36" w:author="NAZ, Mamoona (OLDHAM MEDICAL SERVICES)" w:date="2026-09-22T12:47:00Z" w16du:dateUtc="2026-09-22T16:47:00Z"/>
        </w:rPr>
      </w:pPr>
      <w:ins w:id="37" w:author="NAZ, Mamoona (OLDHAM MEDICAL SERVICES)" w:date="2026-09-22T12:47:00Z" w16du:dateUtc="2026-09-22T16:47: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4"/>
        </w:numPr>
        <w:rPr>
          <w:ins w:id="38" w:author="NAZ, Mamoona (OLDHAM MEDICAL SERVICES)" w:date="2026-09-22T12:47:00Z" w16du:dateUtc="2026-09-22T16:47:00Z"/>
        </w:rPr>
      </w:pPr>
      <w:ins w:id="39" w:author="NAZ, Mamoona (OLDHAM MEDICAL SERVICES)" w:date="2026-09-22T12:47:00Z" w16du:dateUtc="2026-09-22T16:47:00Z">
        <w:r>
          <w:t xml:space="preserve">Discussed 2025 national survey report for the Practice. Gave each patient a coloured copy of the report to review. Once they had reviewed results, they were then given a coloured copy of last years report to compare the scores. </w:t>
        </w:r>
      </w:ins>
    </w:p>
    <w:p w14:paraId="6342EC0B" w14:textId="77777777" w:rsidR="00A41624" w:rsidRPr="00335DE8" w:rsidRDefault="00677B90" w:rsidP="00FF174A">
      <w:pPr>
        <w:pStyle w:val="ListParagraph"/>
        <w:numPr>
          <w:ilvl w:val="0"/>
          <w:numId w:val="4"/>
        </w:numPr>
        <w:pPrChange w:id="40" w:author="NAZ, Mamoona (OLDHAM MEDICAL SERVICES)" w:date="2026-09-22T12:47:00Z" w16du:dateUtc="2026-09-22T16:47:00Z">
          <w:pPr/>
        </w:pPrChange>
      </w:pPr>
      <w:ins w:id="41" w:author="NAZ, Mamoona (OLDHAM MEDICAL SERVICES)" w:date="2026-09-22T12:47:00Z" w16du:dateUtc="2026-09-22T16:47:00Z">
        <w:r>
          <w:t xml:space="preserve">The report was explained by Practice Manager. This is a national survey sent out yearly to randomly selected </w:t>
        </w:r>
      </w:ins>
      <w:r w:rsidR="007C597C" w:rsidRPr="00335DE8">
        <w:t xml:space="preserve">patients </w:t>
      </w:r>
      <w:ins w:id="42" w:author="NAZ, Mamoona (OLDHAM MEDICAL SERVICES)" w:date="2026-09-22T12:47:00Z" w16du:dateUtc="2026-09-22T16:47:00Z">
        <w:r>
          <w:t>each year</w:t>
        </w:r>
      </w:ins>
      <w:del w:id="43" w:author="NAZ, Mamoona (OLDHAM MEDICAL SERVICES)" w:date="2026-09-22T12:47:00Z" w16du:dateUtc="2026-09-22T16:47:00Z">
        <w:r w:rsidR="007C597C">
          <w:delText>accepting participation in the follow up study</w:delText>
        </w:r>
      </w:del>
      <w:r w:rsidR="007C597C" w:rsidRPr="00335DE8">
        <w:t xml:space="preserve"> and </w:t>
      </w:r>
      <w:ins w:id="44" w:author="NAZ, Mamoona (OLDHAM MEDICAL SERVICES)" w:date="2026-09-22T12:47:00Z" w16du:dateUtc="2026-09-22T16:47:00Z">
        <w:r>
          <w:t xml:space="preserve">returned to the provider. The results are of </w:t>
        </w:r>
      </w:ins>
      <w:r w:rsidR="007C597C" w:rsidRPr="00335DE8">
        <w:t xml:space="preserve">those </w:t>
      </w:r>
      <w:ins w:id="45" w:author="NAZ, Mamoona (OLDHAM MEDICAL SERVICES)" w:date="2026-09-22T12:47:00Z" w16du:dateUtc="2026-09-22T16:47:00Z">
        <w:r>
          <w:t xml:space="preserve">who have returned the survey. Once they compile the results along with all the other practices, they then publish the national data online and notify the Practices of their results. </w:t>
        </w:r>
      </w:ins>
      <w:del w:id="46" w:author="NAZ, Mamoona (OLDHAM MEDICAL SERVICES)" w:date="2026-09-22T12:47:00Z" w16du:dateUtc="2026-09-22T16:47:00Z">
        <w:r w:rsidR="007C597C">
          <w:delText>rejecting participation</w:delText>
        </w:r>
      </w:del>
    </w:p>
    <w:p w14:paraId="61DF0E29" w14:textId="0359E576" w:rsidR="00677B90" w:rsidRDefault="00677B90" w:rsidP="00FF174A">
      <w:pPr>
        <w:pStyle w:val="ListParagraph"/>
        <w:numPr>
          <w:ilvl w:val="0"/>
          <w:numId w:val="4"/>
        </w:numPr>
        <w:rPr>
          <w:ins w:id="47" w:author="NAZ, Mamoona (OLDHAM MEDICAL SERVICES)" w:date="2026-09-22T12:47:00Z" w16du:dateUtc="2026-09-22T16:47:00Z"/>
        </w:rPr>
      </w:pPr>
      <w:ins w:id="48" w:author="NAZ, Mamoona (OLDHAM MEDICAL SERVICES)" w:date="2026-09-22T12:47:00Z" w16du:dateUtc="2026-09-22T16:47: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4"/>
        </w:numPr>
        <w:rPr>
          <w:ins w:id="49" w:author="NAZ, Mamoona (OLDHAM MEDICAL SERVICES)" w:date="2026-09-22T12:47:00Z" w16du:dateUtc="2026-09-22T16:47:00Z"/>
        </w:rPr>
      </w:pPr>
      <w:ins w:id="50" w:author="NAZ, Mamoona (OLDHAM MEDICAL SERVICES)" w:date="2026-09-22T12:47:00Z" w16du:dateUtc="2026-09-22T16:47: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4"/>
        </w:numPr>
        <w:rPr>
          <w:ins w:id="51" w:author="NAZ, Mamoona (OLDHAM MEDICAL SERVICES)" w:date="2026-09-22T12:47:00Z" w16du:dateUtc="2026-09-22T16:47:00Z"/>
        </w:rPr>
      </w:pPr>
      <w:ins w:id="52" w:author="NAZ, Mamoona (OLDHAM MEDICAL SERVICES)" w:date="2026-09-22T12:47:00Z" w16du:dateUtc="2026-09-22T16:47: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4"/>
        </w:numPr>
        <w:rPr>
          <w:ins w:id="53" w:author="NAZ, Mamoona (OLDHAM MEDICAL SERVICES)" w:date="2026-09-22T12:47:00Z" w16du:dateUtc="2026-09-22T16:47:00Z"/>
        </w:rPr>
      </w:pPr>
      <w:ins w:id="54" w:author="NAZ, Mamoona (OLDHAM MEDICAL SERVICES)" w:date="2026-09-22T12:47:00Z" w16du:dateUtc="2026-09-22T16:47: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4"/>
        </w:numPr>
        <w:rPr>
          <w:ins w:id="55" w:author="NAZ, Mamoona (OLDHAM MEDICAL SERVICES)" w:date="2026-09-22T12:47:00Z" w16du:dateUtc="2026-09-22T16:47:00Z"/>
        </w:rPr>
      </w:pPr>
      <w:ins w:id="56" w:author="NAZ, Mamoona (OLDHAM MEDICAL SERVICES)" w:date="2026-09-22T12:47:00Z" w16du:dateUtc="2026-09-22T16:47: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4"/>
        </w:numPr>
        <w:rPr>
          <w:ins w:id="57" w:author="NAZ, Mamoona (OLDHAM MEDICAL SERVICES)" w:date="2026-09-22T12:47:00Z" w16du:dateUtc="2026-09-22T16:47:00Z"/>
        </w:rPr>
      </w:pPr>
      <w:ins w:id="58" w:author="NAZ, Mamoona (OLDHAM MEDICAL SERVICES)" w:date="2026-09-22T12:47:00Z" w16du:dateUtc="2026-09-22T16:47: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4"/>
        </w:numPr>
        <w:rPr>
          <w:ins w:id="59" w:author="NAZ, Mamoona (OLDHAM MEDICAL SERVICES)" w:date="2026-09-22T12:47:00Z" w16du:dateUtc="2026-09-22T16:47:00Z"/>
        </w:rPr>
      </w:pPr>
      <w:ins w:id="60" w:author="NAZ, Mamoona (OLDHAM MEDICAL SERVICES)" w:date="2026-09-22T12:47:00Z" w16du:dateUtc="2026-09-22T16:47: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4"/>
        </w:numPr>
        <w:rPr>
          <w:ins w:id="61" w:author="NAZ, Mamoona (OLDHAM MEDICAL SERVICES)" w:date="2026-09-22T12:47:00Z" w16du:dateUtc="2026-09-22T16:47:00Z"/>
        </w:rPr>
      </w:pPr>
      <w:ins w:id="62" w:author="NAZ, Mamoona (OLDHAM MEDICAL SERVICES)" w:date="2026-09-22T12:47:00Z" w16du:dateUtc="2026-09-22T16:47:00Z">
        <w:r>
          <w:t xml:space="preserve">Also decided to display notices before they get sent out. </w:t>
        </w:r>
      </w:ins>
    </w:p>
    <w:p w14:paraId="0AD56979" w14:textId="7FA4E76F" w:rsidR="00677B90" w:rsidRDefault="00677B90" w:rsidP="00FF174A">
      <w:pPr>
        <w:pStyle w:val="ListParagraph"/>
        <w:numPr>
          <w:ilvl w:val="0"/>
          <w:numId w:val="4"/>
        </w:numPr>
        <w:rPr>
          <w:ins w:id="63" w:author="NAZ, Mamoona (OLDHAM MEDICAL SERVICES)" w:date="2026-09-22T12:47:00Z" w16du:dateUtc="2026-09-22T16:47:00Z"/>
        </w:rPr>
      </w:pPr>
      <w:ins w:id="64" w:author="NAZ, Mamoona (OLDHAM MEDICAL SERVICES)" w:date="2026-09-22T12:47:00Z" w16du:dateUtc="2026-09-22T16:47: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4"/>
        </w:numPr>
        <w:rPr>
          <w:ins w:id="65" w:author="NAZ, Mamoona (OLDHAM MEDICAL SERVICES)" w:date="2026-09-22T12:47:00Z" w16du:dateUtc="2026-09-22T16:47:00Z"/>
        </w:rPr>
      </w:pPr>
      <w:ins w:id="66" w:author="NAZ, Mamoona (OLDHAM MEDICAL SERVICES)" w:date="2026-09-22T12:47:00Z" w16du:dateUtc="2026-09-22T16:47: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4"/>
        </w:numPr>
        <w:rPr>
          <w:ins w:id="67" w:author="NAZ, Mamoona (OLDHAM MEDICAL SERVICES)" w:date="2026-09-22T12:47:00Z" w16du:dateUtc="2026-09-22T16:47:00Z"/>
        </w:rPr>
      </w:pPr>
      <w:ins w:id="68" w:author="NAZ, Mamoona (OLDHAM MEDICAL SERVICES)" w:date="2026-09-22T12:47:00Z" w16du:dateUtc="2026-09-22T16:47:00Z">
        <w:r>
          <w:t xml:space="preserve">The Practice has not yet received a confirmation date of delivery for flu jabs. </w:t>
        </w:r>
      </w:ins>
    </w:p>
    <w:p w14:paraId="0CEABE06" w14:textId="159751B6" w:rsidR="00677B90" w:rsidRDefault="00677B90" w:rsidP="00FF174A">
      <w:pPr>
        <w:pStyle w:val="ListParagraph"/>
        <w:numPr>
          <w:ilvl w:val="0"/>
          <w:numId w:val="4"/>
        </w:numPr>
        <w:rPr>
          <w:ins w:id="69" w:author="NAZ, Mamoona (OLDHAM MEDICAL SERVICES)" w:date="2026-09-22T12:47:00Z" w16du:dateUtc="2026-09-22T16:47:00Z"/>
        </w:rPr>
      </w:pPr>
      <w:ins w:id="70" w:author="NAZ, Mamoona (OLDHAM MEDICAL SERVICES)" w:date="2026-09-22T12:47:00Z" w16du:dateUtc="2026-09-22T16:47:00Z">
        <w:r>
          <w:t xml:space="preserve">Updates around the PCN clinics were shared. </w:t>
        </w:r>
      </w:ins>
    </w:p>
    <w:p w14:paraId="02B8F5B2" w14:textId="001EA95A" w:rsidR="00677B90" w:rsidRDefault="00677B90" w:rsidP="00FF174A">
      <w:pPr>
        <w:pStyle w:val="ListParagraph"/>
        <w:numPr>
          <w:ilvl w:val="0"/>
          <w:numId w:val="4"/>
        </w:numPr>
        <w:rPr>
          <w:ins w:id="71" w:author="NAZ, Mamoona (OLDHAM MEDICAL SERVICES)" w:date="2026-09-22T12:47:00Z" w16du:dateUtc="2026-09-22T16:47:00Z"/>
        </w:rPr>
      </w:pPr>
      <w:ins w:id="72" w:author="NAZ, Mamoona (OLDHAM MEDICAL SERVICES)" w:date="2026-09-22T12:47:00Z" w16du:dateUtc="2026-09-22T16:47:00Z">
        <w:r>
          <w:t xml:space="preserve">Meeting was kept brief due to summer holidays and many apologies. </w:t>
        </w:r>
      </w:ins>
    </w:p>
    <w:p w14:paraId="447CCA8D" w14:textId="3472B07F" w:rsidR="006F1C2D" w:rsidRPr="006F1C2D" w:rsidRDefault="006F1C2D" w:rsidP="006F1C2D">
      <w:pPr>
        <w:rPr>
          <w:ins w:id="73" w:author="NAZ, Mamoona (OLDHAM MEDICAL SERVICES)" w:date="2026-09-22T12:47:00Z" w16du:dateUtc="2026-09-22T16:47:00Z"/>
          <w:b/>
          <w:bCs/>
        </w:rPr>
      </w:pPr>
      <w:ins w:id="74" w:author="NAZ, Mamoona (OLDHAM MEDICAL SERVICES)" w:date="2026-09-22T12:47:00Z" w16du:dateUtc="2026-09-22T16:47: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75" w:author="NAZ, Mamoona (OLDHAM MEDICAL SERVICES)" w:date="2026-09-22T12:47:00Z" w16du:dateUtc="2026-09-22T16:47:00Z"/>
          <w:b/>
          <w:bCs/>
        </w:rPr>
      </w:pPr>
    </w:p>
    <w:p w14:paraId="196651B8" w14:textId="77777777" w:rsidR="007C597C" w:rsidRDefault="006F1C2D" w:rsidP="00A41624">
      <w:pPr>
        <w:rPr>
          <w:del w:id="76" w:author="NAZ, Mamoona (OLDHAM MEDICAL SERVICES)" w:date="2026-09-22T12:47:00Z" w16du:dateUtc="2026-09-22T16:47:00Z"/>
        </w:rPr>
      </w:pPr>
      <w:ins w:id="77" w:author="NAZ, Mamoona (OLDHAM MEDICAL SERVICES)" w:date="2026-09-22T12:47:00Z" w16du:dateUtc="2026-09-22T16:47: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1418"/>
        <w:gridCol w:w="1511"/>
        <w:gridCol w:w="1235"/>
      </w:tblGrid>
      <w:tr w:rsidR="00A41624" w:rsidRPr="008D5DAC" w14:paraId="0B0AD2CE" w14:textId="77777777" w:rsidTr="00AF1133">
        <w:trPr>
          <w:del w:id="78" w:author="NAZ, Mamoona (OLDHAM MEDICAL SERVICES)" w:date="2026-09-22T12:47:00Z" w16du:dateUtc="2026-09-22T16:47:00Z"/>
        </w:trPr>
        <w:tc>
          <w:tcPr>
            <w:tcW w:w="3085" w:type="dxa"/>
            <w:tcBorders>
              <w:bottom w:val="single" w:sz="4" w:space="0" w:color="auto"/>
            </w:tcBorders>
          </w:tcPr>
          <w:p w14:paraId="0559ACA8" w14:textId="77777777" w:rsidR="00A41624" w:rsidRPr="008D5DAC" w:rsidRDefault="00A41624" w:rsidP="00AF1133">
            <w:pPr>
              <w:rPr>
                <w:del w:id="79" w:author="NAZ, Mamoona (OLDHAM MEDICAL SERVICES)" w:date="2026-09-22T12:47:00Z" w16du:dateUtc="2026-09-22T16:47:00Z"/>
                <w:sz w:val="20"/>
                <w:szCs w:val="20"/>
              </w:rPr>
            </w:pPr>
          </w:p>
        </w:tc>
        <w:tc>
          <w:tcPr>
            <w:tcW w:w="1418" w:type="dxa"/>
            <w:tcBorders>
              <w:bottom w:val="single" w:sz="4" w:space="0" w:color="auto"/>
            </w:tcBorders>
          </w:tcPr>
          <w:p w14:paraId="5C414DF8" w14:textId="77777777" w:rsidR="00A41624" w:rsidRPr="008D5DAC" w:rsidRDefault="00A41624" w:rsidP="00AF1133">
            <w:pPr>
              <w:rPr>
                <w:del w:id="80" w:author="NAZ, Mamoona (OLDHAM MEDICAL SERVICES)" w:date="2026-09-22T12:47:00Z" w16du:dateUtc="2026-09-22T16:47:00Z"/>
                <w:sz w:val="20"/>
                <w:szCs w:val="20"/>
              </w:rPr>
            </w:pPr>
            <w:del w:id="81" w:author="NAZ, Mamoona (OLDHAM MEDICAL SERVICES)" w:date="2026-09-22T12:47:00Z" w16du:dateUtc="2026-09-22T16:47:00Z">
              <w:r w:rsidRPr="008D5DAC">
                <w:rPr>
                  <w:sz w:val="20"/>
                  <w:szCs w:val="20"/>
                </w:rPr>
                <w:delText>Accepted</w:delText>
              </w:r>
              <w:r>
                <w:rPr>
                  <w:sz w:val="20"/>
                  <w:szCs w:val="20"/>
                </w:rPr>
                <w:delText xml:space="preserve"> Participation</w:delText>
              </w:r>
            </w:del>
          </w:p>
        </w:tc>
        <w:tc>
          <w:tcPr>
            <w:tcW w:w="1511" w:type="dxa"/>
            <w:tcBorders>
              <w:bottom w:val="single" w:sz="4" w:space="0" w:color="auto"/>
            </w:tcBorders>
          </w:tcPr>
          <w:p w14:paraId="505911FD" w14:textId="77777777" w:rsidR="00A41624" w:rsidRPr="008D5DAC" w:rsidRDefault="00A41624" w:rsidP="00AF1133">
            <w:pPr>
              <w:rPr>
                <w:del w:id="82" w:author="NAZ, Mamoona (OLDHAM MEDICAL SERVICES)" w:date="2026-09-22T12:47:00Z" w16du:dateUtc="2026-09-22T16:47:00Z"/>
                <w:sz w:val="20"/>
                <w:szCs w:val="20"/>
              </w:rPr>
            </w:pPr>
            <w:del w:id="83" w:author="NAZ, Mamoona (OLDHAM MEDICAL SERVICES)" w:date="2026-09-22T12:47:00Z" w16du:dateUtc="2026-09-22T16:47:00Z">
              <w:r>
                <w:rPr>
                  <w:sz w:val="20"/>
                  <w:szCs w:val="20"/>
                </w:rPr>
                <w:delText>R</w:delText>
              </w:r>
              <w:r w:rsidRPr="008D5DAC">
                <w:rPr>
                  <w:sz w:val="20"/>
                  <w:szCs w:val="20"/>
                </w:rPr>
                <w:delText>ejected</w:delText>
              </w:r>
              <w:r>
                <w:rPr>
                  <w:sz w:val="20"/>
                  <w:szCs w:val="20"/>
                </w:rPr>
                <w:delText xml:space="preserve"> Participation</w:delText>
              </w:r>
            </w:del>
          </w:p>
        </w:tc>
        <w:tc>
          <w:tcPr>
            <w:tcW w:w="1235" w:type="dxa"/>
            <w:tcBorders>
              <w:bottom w:val="single" w:sz="4" w:space="0" w:color="auto"/>
            </w:tcBorders>
          </w:tcPr>
          <w:p w14:paraId="0413EA29" w14:textId="77777777" w:rsidR="00A41624" w:rsidRPr="008D5DAC" w:rsidRDefault="00A41624" w:rsidP="00AF1133">
            <w:pPr>
              <w:rPr>
                <w:del w:id="84" w:author="NAZ, Mamoona (OLDHAM MEDICAL SERVICES)" w:date="2026-09-22T12:47:00Z" w16du:dateUtc="2026-09-22T16:47:00Z"/>
                <w:sz w:val="20"/>
                <w:szCs w:val="20"/>
              </w:rPr>
            </w:pPr>
            <w:del w:id="85" w:author="NAZ, Mamoona (OLDHAM MEDICAL SERVICES)" w:date="2026-09-22T12:47:00Z" w16du:dateUtc="2026-09-22T16:47:00Z">
              <w:r w:rsidRPr="008D5DAC">
                <w:rPr>
                  <w:sz w:val="20"/>
                  <w:szCs w:val="20"/>
                </w:rPr>
                <w:delText>p</w:delText>
              </w:r>
            </w:del>
          </w:p>
        </w:tc>
      </w:tr>
      <w:tr w:rsidR="00A41624" w:rsidRPr="008D5DAC" w14:paraId="09FF7D68" w14:textId="77777777" w:rsidTr="00AF1133">
        <w:trPr>
          <w:del w:id="86" w:author="NAZ, Mamoona (OLDHAM MEDICAL SERVICES)" w:date="2026-09-22T12:47:00Z" w16du:dateUtc="2026-09-22T16:47:00Z"/>
        </w:trPr>
        <w:tc>
          <w:tcPr>
            <w:tcW w:w="3085" w:type="dxa"/>
            <w:tcBorders>
              <w:top w:val="single" w:sz="4" w:space="0" w:color="auto"/>
            </w:tcBorders>
          </w:tcPr>
          <w:p w14:paraId="3945ED3F" w14:textId="77777777" w:rsidR="00A41624" w:rsidRPr="008D5DAC" w:rsidRDefault="00A41624" w:rsidP="00AF1133">
            <w:pPr>
              <w:rPr>
                <w:del w:id="87" w:author="NAZ, Mamoona (OLDHAM MEDICAL SERVICES)" w:date="2026-09-22T12:47:00Z" w16du:dateUtc="2026-09-22T16:47:00Z"/>
                <w:sz w:val="20"/>
                <w:szCs w:val="20"/>
              </w:rPr>
            </w:pPr>
            <w:del w:id="88" w:author="NAZ, Mamoona (OLDHAM MEDICAL SERVICES)" w:date="2026-09-22T12:47:00Z" w16du:dateUtc="2026-09-22T16:47:00Z">
              <w:r>
                <w:rPr>
                  <w:sz w:val="20"/>
                  <w:szCs w:val="20"/>
                </w:rPr>
                <w:delText>n</w:delText>
              </w:r>
              <w:r w:rsidRPr="008D5DAC">
                <w:rPr>
                  <w:sz w:val="20"/>
                  <w:szCs w:val="20"/>
                </w:rPr>
                <w:delText xml:space="preserve"> (%)</w:delText>
              </w:r>
            </w:del>
          </w:p>
        </w:tc>
        <w:tc>
          <w:tcPr>
            <w:tcW w:w="1418" w:type="dxa"/>
            <w:tcBorders>
              <w:top w:val="single" w:sz="4" w:space="0" w:color="auto"/>
            </w:tcBorders>
          </w:tcPr>
          <w:p w14:paraId="4AAB5D82" w14:textId="77777777" w:rsidR="00A41624" w:rsidRPr="008D5DAC" w:rsidRDefault="00A41624" w:rsidP="00AF1133">
            <w:pPr>
              <w:rPr>
                <w:del w:id="89" w:author="NAZ, Mamoona (OLDHAM MEDICAL SERVICES)" w:date="2026-09-22T12:47:00Z" w16du:dateUtc="2026-09-22T16:47:00Z"/>
                <w:sz w:val="20"/>
                <w:szCs w:val="20"/>
              </w:rPr>
            </w:pPr>
            <w:del w:id="90" w:author="NAZ, Mamoona (OLDHAM MEDICAL SERVICES)" w:date="2026-09-22T12:47:00Z" w16du:dateUtc="2026-09-22T16:47:00Z">
              <w:r w:rsidRPr="008D5DAC">
                <w:rPr>
                  <w:sz w:val="20"/>
                  <w:szCs w:val="20"/>
                </w:rPr>
                <w:delText>46 (63.9%)</w:delText>
              </w:r>
            </w:del>
          </w:p>
        </w:tc>
        <w:tc>
          <w:tcPr>
            <w:tcW w:w="1511" w:type="dxa"/>
            <w:tcBorders>
              <w:top w:val="single" w:sz="4" w:space="0" w:color="auto"/>
            </w:tcBorders>
          </w:tcPr>
          <w:p w14:paraId="2B2F12FA" w14:textId="77777777" w:rsidR="00A41624" w:rsidRPr="008D5DAC" w:rsidRDefault="00A41624" w:rsidP="00AF1133">
            <w:pPr>
              <w:rPr>
                <w:del w:id="91" w:author="NAZ, Mamoona (OLDHAM MEDICAL SERVICES)" w:date="2026-09-22T12:47:00Z" w16du:dateUtc="2026-09-22T16:47:00Z"/>
                <w:sz w:val="20"/>
                <w:szCs w:val="20"/>
              </w:rPr>
            </w:pPr>
            <w:del w:id="92" w:author="NAZ, Mamoona (OLDHAM MEDICAL SERVICES)" w:date="2026-09-22T12:47:00Z" w16du:dateUtc="2026-09-22T16:47:00Z">
              <w:r w:rsidRPr="008D5DAC">
                <w:rPr>
                  <w:sz w:val="20"/>
                  <w:szCs w:val="20"/>
                </w:rPr>
                <w:delText>26 (36.1%)</w:delText>
              </w:r>
            </w:del>
          </w:p>
        </w:tc>
        <w:tc>
          <w:tcPr>
            <w:tcW w:w="1235" w:type="dxa"/>
            <w:tcBorders>
              <w:top w:val="single" w:sz="4" w:space="0" w:color="auto"/>
            </w:tcBorders>
          </w:tcPr>
          <w:p w14:paraId="47F7D6FD" w14:textId="77777777" w:rsidR="00A41624" w:rsidRPr="008D5DAC" w:rsidRDefault="00A41624" w:rsidP="00AF1133">
            <w:pPr>
              <w:rPr>
                <w:del w:id="93" w:author="NAZ, Mamoona (OLDHAM MEDICAL SERVICES)" w:date="2026-09-22T12:47:00Z" w16du:dateUtc="2026-09-22T16:47:00Z"/>
                <w:sz w:val="20"/>
                <w:szCs w:val="20"/>
              </w:rPr>
            </w:pPr>
            <w:del w:id="94" w:author="NAZ, Mamoona (OLDHAM MEDICAL SERVICES)" w:date="2026-09-22T12:47:00Z" w16du:dateUtc="2026-09-22T16:47:00Z">
              <w:r w:rsidRPr="008D5DAC">
                <w:rPr>
                  <w:sz w:val="20"/>
                  <w:szCs w:val="20"/>
                </w:rPr>
                <w:delText>-</w:delText>
              </w:r>
            </w:del>
          </w:p>
        </w:tc>
      </w:tr>
      <w:tr w:rsidR="00A41624" w:rsidRPr="008D5DAC" w14:paraId="4B84EB2E" w14:textId="77777777" w:rsidTr="00AF1133">
        <w:trPr>
          <w:del w:id="95" w:author="NAZ, Mamoona (OLDHAM MEDICAL SERVICES)" w:date="2026-09-22T12:47:00Z" w16du:dateUtc="2026-09-22T16:47:00Z"/>
        </w:trPr>
        <w:tc>
          <w:tcPr>
            <w:tcW w:w="3085" w:type="dxa"/>
          </w:tcPr>
          <w:p w14:paraId="297ABBED" w14:textId="77777777" w:rsidR="00A41624" w:rsidRPr="008D5DAC" w:rsidRDefault="00A41624" w:rsidP="00AF1133">
            <w:pPr>
              <w:rPr>
                <w:del w:id="96" w:author="NAZ, Mamoona (OLDHAM MEDICAL SERVICES)" w:date="2026-09-22T12:47:00Z" w16du:dateUtc="2026-09-22T16:47:00Z"/>
                <w:sz w:val="20"/>
                <w:szCs w:val="20"/>
              </w:rPr>
            </w:pPr>
            <w:del w:id="97" w:author="NAZ, Mamoona (OLDHAM MEDICAL SERVICES)" w:date="2026-09-22T12:47:00Z" w16du:dateUtc="2026-09-22T16:47:00Z">
              <w:r w:rsidRPr="008D5DAC">
                <w:rPr>
                  <w:sz w:val="20"/>
                  <w:szCs w:val="20"/>
                </w:rPr>
                <w:delText>Age</w:delText>
              </w:r>
              <w:r>
                <w:rPr>
                  <w:sz w:val="20"/>
                  <w:szCs w:val="20"/>
                </w:rPr>
                <w:delText xml:space="preserve"> (year)</w:delText>
              </w:r>
            </w:del>
          </w:p>
        </w:tc>
        <w:tc>
          <w:tcPr>
            <w:tcW w:w="1418" w:type="dxa"/>
          </w:tcPr>
          <w:p w14:paraId="64882EF7" w14:textId="77777777" w:rsidR="00A41624" w:rsidRPr="008D5DAC" w:rsidRDefault="00A41624" w:rsidP="00AF1133">
            <w:pPr>
              <w:rPr>
                <w:del w:id="98" w:author="NAZ, Mamoona (OLDHAM MEDICAL SERVICES)" w:date="2026-09-22T12:47:00Z" w16du:dateUtc="2026-09-22T16:47:00Z"/>
                <w:sz w:val="20"/>
                <w:szCs w:val="20"/>
              </w:rPr>
            </w:pPr>
            <w:del w:id="99" w:author="NAZ, Mamoona (OLDHAM MEDICAL SERVICES)" w:date="2026-09-22T12:47:00Z" w16du:dateUtc="2026-09-22T16:47:00Z">
              <w:r w:rsidRPr="008D5DAC">
                <w:rPr>
                  <w:sz w:val="20"/>
                  <w:szCs w:val="20"/>
                </w:rPr>
                <w:delText>63.8 (</w:delText>
              </w:r>
              <w:r w:rsidRPr="008D5DAC">
                <w:rPr>
                  <w:rFonts w:ascii="Cambria" w:hAnsi="Cambria"/>
                  <w:sz w:val="20"/>
                  <w:szCs w:val="20"/>
                </w:rPr>
                <w:delText>±6.5)</w:delText>
              </w:r>
            </w:del>
          </w:p>
        </w:tc>
        <w:tc>
          <w:tcPr>
            <w:tcW w:w="1511" w:type="dxa"/>
          </w:tcPr>
          <w:p w14:paraId="577E9897" w14:textId="77777777" w:rsidR="00A41624" w:rsidRPr="008D5DAC" w:rsidRDefault="00A41624" w:rsidP="00AF1133">
            <w:pPr>
              <w:rPr>
                <w:del w:id="100" w:author="NAZ, Mamoona (OLDHAM MEDICAL SERVICES)" w:date="2026-09-22T12:47:00Z" w16du:dateUtc="2026-09-22T16:47:00Z"/>
                <w:sz w:val="20"/>
                <w:szCs w:val="20"/>
              </w:rPr>
            </w:pPr>
            <w:del w:id="101" w:author="NAZ, Mamoona (OLDHAM MEDICAL SERVICES)" w:date="2026-09-22T12:47:00Z" w16du:dateUtc="2026-09-22T16:47:00Z">
              <w:r w:rsidRPr="008D5DAC">
                <w:rPr>
                  <w:sz w:val="20"/>
                  <w:szCs w:val="20"/>
                </w:rPr>
                <w:delText>61.5 (</w:delText>
              </w:r>
              <w:r w:rsidRPr="008D5DAC">
                <w:rPr>
                  <w:rFonts w:ascii="Cambria" w:hAnsi="Cambria"/>
                  <w:sz w:val="20"/>
                  <w:szCs w:val="20"/>
                </w:rPr>
                <w:delText>±8.9)</w:delText>
              </w:r>
            </w:del>
          </w:p>
        </w:tc>
        <w:tc>
          <w:tcPr>
            <w:tcW w:w="1235" w:type="dxa"/>
          </w:tcPr>
          <w:p w14:paraId="2EB0B10C" w14:textId="77777777" w:rsidR="00A41624" w:rsidRPr="008D5DAC" w:rsidRDefault="00A41624" w:rsidP="00AF1133">
            <w:pPr>
              <w:rPr>
                <w:del w:id="102" w:author="NAZ, Mamoona (OLDHAM MEDICAL SERVICES)" w:date="2026-09-22T12:47:00Z" w16du:dateUtc="2026-09-22T16:47:00Z"/>
                <w:sz w:val="20"/>
                <w:szCs w:val="20"/>
              </w:rPr>
            </w:pPr>
            <w:del w:id="103" w:author="NAZ, Mamoona (OLDHAM MEDICAL SERVICES)" w:date="2026-09-22T12:47:00Z" w16du:dateUtc="2026-09-22T16:47:00Z">
              <w:r w:rsidRPr="008D5DAC">
                <w:rPr>
                  <w:sz w:val="20"/>
                  <w:szCs w:val="20"/>
                </w:rPr>
                <w:delText>0.20</w:delText>
              </w:r>
            </w:del>
          </w:p>
        </w:tc>
      </w:tr>
      <w:tr w:rsidR="00A41624" w:rsidRPr="008D5DAC" w14:paraId="66F6983A" w14:textId="77777777" w:rsidTr="00AF1133">
        <w:trPr>
          <w:del w:id="104" w:author="NAZ, Mamoona (OLDHAM MEDICAL SERVICES)" w:date="2026-09-22T12:47:00Z" w16du:dateUtc="2026-09-22T16:47:00Z"/>
        </w:trPr>
        <w:tc>
          <w:tcPr>
            <w:tcW w:w="3085" w:type="dxa"/>
          </w:tcPr>
          <w:p w14:paraId="453F2B09" w14:textId="77777777" w:rsidR="00A41624" w:rsidRPr="008D5DAC" w:rsidRDefault="00A41624" w:rsidP="00AF1133">
            <w:pPr>
              <w:rPr>
                <w:del w:id="105" w:author="NAZ, Mamoona (OLDHAM MEDICAL SERVICES)" w:date="2026-09-22T12:47:00Z" w16du:dateUtc="2026-09-22T16:47:00Z"/>
                <w:sz w:val="20"/>
                <w:szCs w:val="20"/>
              </w:rPr>
            </w:pPr>
            <w:del w:id="106" w:author="NAZ, Mamoona (OLDHAM MEDICAL SERVICES)" w:date="2026-09-22T12:47:00Z" w16du:dateUtc="2026-09-22T16:47:00Z">
              <w:r w:rsidRPr="008D5DAC">
                <w:rPr>
                  <w:sz w:val="20"/>
                  <w:szCs w:val="20"/>
                </w:rPr>
                <w:delText>Sex (male)</w:delText>
              </w:r>
            </w:del>
          </w:p>
        </w:tc>
        <w:tc>
          <w:tcPr>
            <w:tcW w:w="1418" w:type="dxa"/>
          </w:tcPr>
          <w:p w14:paraId="2362E49E" w14:textId="77777777" w:rsidR="00A41624" w:rsidRPr="008D5DAC" w:rsidRDefault="00A41624" w:rsidP="00AF1133">
            <w:pPr>
              <w:rPr>
                <w:del w:id="107" w:author="NAZ, Mamoona (OLDHAM MEDICAL SERVICES)" w:date="2026-09-22T12:47:00Z" w16du:dateUtc="2026-09-22T16:47:00Z"/>
                <w:sz w:val="20"/>
                <w:szCs w:val="20"/>
              </w:rPr>
            </w:pPr>
            <w:del w:id="108" w:author="NAZ, Mamoona (OLDHAM MEDICAL SERVICES)" w:date="2026-09-22T12:47:00Z" w16du:dateUtc="2026-09-22T16:47:00Z">
              <w:r w:rsidRPr="008D5DAC">
                <w:rPr>
                  <w:sz w:val="20"/>
                  <w:szCs w:val="20"/>
                </w:rPr>
                <w:delText>37 (80.4%)</w:delText>
              </w:r>
            </w:del>
          </w:p>
        </w:tc>
        <w:tc>
          <w:tcPr>
            <w:tcW w:w="1511" w:type="dxa"/>
          </w:tcPr>
          <w:p w14:paraId="23E94DE7" w14:textId="77777777" w:rsidR="00A41624" w:rsidRPr="008D5DAC" w:rsidRDefault="00A41624" w:rsidP="00AF1133">
            <w:pPr>
              <w:rPr>
                <w:del w:id="109" w:author="NAZ, Mamoona (OLDHAM MEDICAL SERVICES)" w:date="2026-09-22T12:47:00Z" w16du:dateUtc="2026-09-22T16:47:00Z"/>
                <w:sz w:val="20"/>
                <w:szCs w:val="20"/>
              </w:rPr>
            </w:pPr>
            <w:del w:id="110" w:author="NAZ, Mamoona (OLDHAM MEDICAL SERVICES)" w:date="2026-09-22T12:47:00Z" w16du:dateUtc="2026-09-22T16:47:00Z">
              <w:r w:rsidRPr="008D5DAC">
                <w:rPr>
                  <w:sz w:val="20"/>
                  <w:szCs w:val="20"/>
                </w:rPr>
                <w:delText>19(73.1%)</w:delText>
              </w:r>
            </w:del>
          </w:p>
        </w:tc>
        <w:tc>
          <w:tcPr>
            <w:tcW w:w="1235" w:type="dxa"/>
          </w:tcPr>
          <w:p w14:paraId="485E5BDA" w14:textId="77777777" w:rsidR="00A41624" w:rsidRPr="008D5DAC" w:rsidRDefault="00A41624" w:rsidP="00AF1133">
            <w:pPr>
              <w:rPr>
                <w:del w:id="111" w:author="NAZ, Mamoona (OLDHAM MEDICAL SERVICES)" w:date="2026-09-22T12:47:00Z" w16du:dateUtc="2026-09-22T16:47:00Z"/>
                <w:sz w:val="20"/>
                <w:szCs w:val="20"/>
              </w:rPr>
            </w:pPr>
            <w:del w:id="112" w:author="NAZ, Mamoona (OLDHAM MEDICAL SERVICES)" w:date="2026-09-22T12:47:00Z" w16du:dateUtc="2026-09-22T16:47:00Z">
              <w:r w:rsidRPr="008D5DAC">
                <w:rPr>
                  <w:sz w:val="20"/>
                  <w:szCs w:val="20"/>
                </w:rPr>
                <w:delText>0.52</w:delText>
              </w:r>
            </w:del>
          </w:p>
        </w:tc>
      </w:tr>
      <w:tr w:rsidR="00A41624" w:rsidRPr="008D5DAC" w14:paraId="01D6401A" w14:textId="77777777" w:rsidTr="00AF1133">
        <w:trPr>
          <w:del w:id="113" w:author="NAZ, Mamoona (OLDHAM MEDICAL SERVICES)" w:date="2026-09-22T12:47:00Z" w16du:dateUtc="2026-09-22T16:47:00Z"/>
        </w:trPr>
        <w:tc>
          <w:tcPr>
            <w:tcW w:w="3085" w:type="dxa"/>
          </w:tcPr>
          <w:p w14:paraId="1D3AE7B4" w14:textId="77777777" w:rsidR="00A41624" w:rsidRPr="008D5DAC" w:rsidRDefault="00A41624" w:rsidP="00AF1133">
            <w:pPr>
              <w:rPr>
                <w:del w:id="114" w:author="NAZ, Mamoona (OLDHAM MEDICAL SERVICES)" w:date="2026-09-22T12:47:00Z" w16du:dateUtc="2026-09-22T16:47:00Z"/>
                <w:sz w:val="20"/>
                <w:szCs w:val="20"/>
              </w:rPr>
            </w:pPr>
            <w:del w:id="115" w:author="NAZ, Mamoona (OLDHAM MEDICAL SERVICES)" w:date="2026-09-22T12:47:00Z" w16du:dateUtc="2026-09-22T16:47:00Z">
              <w:r w:rsidRPr="008D5DAC">
                <w:rPr>
                  <w:sz w:val="20"/>
                  <w:szCs w:val="20"/>
                </w:rPr>
                <w:delText>AHI</w:delText>
              </w:r>
              <w:r>
                <w:rPr>
                  <w:sz w:val="20"/>
                  <w:szCs w:val="20"/>
                </w:rPr>
                <w:delText xml:space="preserve"> (events/hour)</w:delText>
              </w:r>
            </w:del>
          </w:p>
        </w:tc>
        <w:tc>
          <w:tcPr>
            <w:tcW w:w="1418" w:type="dxa"/>
          </w:tcPr>
          <w:p w14:paraId="77D796D0" w14:textId="77777777" w:rsidR="00A41624" w:rsidRPr="008D5DAC" w:rsidRDefault="00A41624" w:rsidP="00AF1133">
            <w:pPr>
              <w:rPr>
                <w:del w:id="116" w:author="NAZ, Mamoona (OLDHAM MEDICAL SERVICES)" w:date="2026-09-22T12:47:00Z" w16du:dateUtc="2026-09-22T16:47:00Z"/>
                <w:sz w:val="20"/>
                <w:szCs w:val="20"/>
              </w:rPr>
            </w:pPr>
            <w:del w:id="117" w:author="NAZ, Mamoona (OLDHAM MEDICAL SERVICES)" w:date="2026-09-22T12:47:00Z" w16du:dateUtc="2026-09-22T16:47:00Z">
              <w:r w:rsidRPr="008D5DAC">
                <w:rPr>
                  <w:sz w:val="20"/>
                  <w:szCs w:val="20"/>
                </w:rPr>
                <w:delText>37.8 (</w:delText>
              </w:r>
              <w:r w:rsidRPr="008D5DAC">
                <w:rPr>
                  <w:rFonts w:ascii="Cambria" w:hAnsi="Cambria"/>
                  <w:sz w:val="20"/>
                  <w:szCs w:val="20"/>
                </w:rPr>
                <w:delText>±16.0)</w:delText>
              </w:r>
            </w:del>
          </w:p>
        </w:tc>
        <w:tc>
          <w:tcPr>
            <w:tcW w:w="1511" w:type="dxa"/>
          </w:tcPr>
          <w:p w14:paraId="24C1B322" w14:textId="77777777" w:rsidR="00A41624" w:rsidRPr="008D5DAC" w:rsidRDefault="00A41624" w:rsidP="00AF1133">
            <w:pPr>
              <w:rPr>
                <w:del w:id="118" w:author="NAZ, Mamoona (OLDHAM MEDICAL SERVICES)" w:date="2026-09-22T12:47:00Z" w16du:dateUtc="2026-09-22T16:47:00Z"/>
                <w:sz w:val="20"/>
                <w:szCs w:val="20"/>
              </w:rPr>
            </w:pPr>
            <w:del w:id="119" w:author="NAZ, Mamoona (OLDHAM MEDICAL SERVICES)" w:date="2026-09-22T12:47:00Z" w16du:dateUtc="2026-09-22T16:47:00Z">
              <w:r w:rsidRPr="008D5DAC">
                <w:rPr>
                  <w:sz w:val="20"/>
                  <w:szCs w:val="20"/>
                </w:rPr>
                <w:delText>30.9(</w:delText>
              </w:r>
              <w:r w:rsidRPr="008D5DAC">
                <w:rPr>
                  <w:rFonts w:ascii="Cambria" w:hAnsi="Cambria"/>
                  <w:sz w:val="20"/>
                  <w:szCs w:val="20"/>
                </w:rPr>
                <w:delText>±13.0)</w:delText>
              </w:r>
            </w:del>
          </w:p>
        </w:tc>
        <w:tc>
          <w:tcPr>
            <w:tcW w:w="1235" w:type="dxa"/>
          </w:tcPr>
          <w:p w14:paraId="3601E5B6" w14:textId="77777777" w:rsidR="00A41624" w:rsidRPr="008D5DAC" w:rsidRDefault="00A41624" w:rsidP="00AF1133">
            <w:pPr>
              <w:rPr>
                <w:del w:id="120" w:author="NAZ, Mamoona (OLDHAM MEDICAL SERVICES)" w:date="2026-09-22T12:47:00Z" w16du:dateUtc="2026-09-22T16:47:00Z"/>
                <w:sz w:val="20"/>
                <w:szCs w:val="20"/>
              </w:rPr>
            </w:pPr>
            <w:del w:id="121" w:author="NAZ, Mamoona (OLDHAM MEDICAL SERVICES)" w:date="2026-09-22T12:47:00Z" w16du:dateUtc="2026-09-22T16:47:00Z">
              <w:r w:rsidRPr="008D5DAC">
                <w:rPr>
                  <w:sz w:val="20"/>
                  <w:szCs w:val="20"/>
                </w:rPr>
                <w:delText>0.07</w:delText>
              </w:r>
            </w:del>
          </w:p>
        </w:tc>
      </w:tr>
      <w:tr w:rsidR="00A41624" w:rsidRPr="008D5DAC" w14:paraId="4C4F024E" w14:textId="77777777" w:rsidTr="00AF1133">
        <w:trPr>
          <w:del w:id="122" w:author="NAZ, Mamoona (OLDHAM MEDICAL SERVICES)" w:date="2026-09-22T12:47:00Z" w16du:dateUtc="2026-09-22T16:47:00Z"/>
        </w:trPr>
        <w:tc>
          <w:tcPr>
            <w:tcW w:w="3085" w:type="dxa"/>
          </w:tcPr>
          <w:p w14:paraId="1365D5C7" w14:textId="77777777" w:rsidR="00A41624" w:rsidRPr="008D5DAC" w:rsidRDefault="00A41624" w:rsidP="00AF1133">
            <w:pPr>
              <w:rPr>
                <w:del w:id="123" w:author="NAZ, Mamoona (OLDHAM MEDICAL SERVICES)" w:date="2026-09-22T12:47:00Z" w16du:dateUtc="2026-09-22T16:47:00Z"/>
                <w:sz w:val="20"/>
                <w:szCs w:val="20"/>
              </w:rPr>
            </w:pPr>
            <w:del w:id="124" w:author="NAZ, Mamoona (OLDHAM MEDICAL SERVICES)" w:date="2026-09-22T12:47:00Z" w16du:dateUtc="2026-09-22T16:47:00Z">
              <w:r w:rsidRPr="008D5DAC">
                <w:rPr>
                  <w:sz w:val="20"/>
                  <w:szCs w:val="20"/>
                </w:rPr>
                <w:delText>Diabetes duration</w:delText>
              </w:r>
              <w:r>
                <w:rPr>
                  <w:sz w:val="20"/>
                  <w:szCs w:val="20"/>
                </w:rPr>
                <w:delText xml:space="preserve"> (year)</w:delText>
              </w:r>
            </w:del>
          </w:p>
        </w:tc>
        <w:tc>
          <w:tcPr>
            <w:tcW w:w="1418" w:type="dxa"/>
          </w:tcPr>
          <w:p w14:paraId="44C6ECD7" w14:textId="77777777" w:rsidR="00A41624" w:rsidRPr="008D5DAC" w:rsidRDefault="00A41624" w:rsidP="00AF1133">
            <w:pPr>
              <w:rPr>
                <w:del w:id="125" w:author="NAZ, Mamoona (OLDHAM MEDICAL SERVICES)" w:date="2026-09-22T12:47:00Z" w16du:dateUtc="2026-09-22T16:47:00Z"/>
                <w:sz w:val="20"/>
                <w:szCs w:val="20"/>
              </w:rPr>
            </w:pPr>
            <w:del w:id="126" w:author="NAZ, Mamoona (OLDHAM MEDICAL SERVICES)" w:date="2026-09-22T12:47:00Z" w16du:dateUtc="2026-09-22T16:47:00Z">
              <w:r w:rsidRPr="008D5DAC">
                <w:rPr>
                  <w:sz w:val="20"/>
                  <w:szCs w:val="20"/>
                </w:rPr>
                <w:delText>16.1 (</w:delText>
              </w:r>
              <w:r w:rsidRPr="008D5DAC">
                <w:rPr>
                  <w:rFonts w:ascii="Cambria" w:hAnsi="Cambria"/>
                  <w:sz w:val="20"/>
                  <w:szCs w:val="20"/>
                </w:rPr>
                <w:delText>±9.3)</w:delText>
              </w:r>
            </w:del>
          </w:p>
        </w:tc>
        <w:tc>
          <w:tcPr>
            <w:tcW w:w="1511" w:type="dxa"/>
          </w:tcPr>
          <w:p w14:paraId="1E78D1C5" w14:textId="77777777" w:rsidR="00A41624" w:rsidRPr="008D5DAC" w:rsidRDefault="00A41624" w:rsidP="00AF1133">
            <w:pPr>
              <w:rPr>
                <w:del w:id="127" w:author="NAZ, Mamoona (OLDHAM MEDICAL SERVICES)" w:date="2026-09-22T12:47:00Z" w16du:dateUtc="2026-09-22T16:47:00Z"/>
                <w:sz w:val="20"/>
                <w:szCs w:val="20"/>
              </w:rPr>
            </w:pPr>
            <w:del w:id="128" w:author="NAZ, Mamoona (OLDHAM MEDICAL SERVICES)" w:date="2026-09-22T12:47:00Z" w16du:dateUtc="2026-09-22T16:47:00Z">
              <w:r w:rsidRPr="008D5DAC">
                <w:rPr>
                  <w:sz w:val="20"/>
                  <w:szCs w:val="20"/>
                </w:rPr>
                <w:delText>14.6 (</w:delText>
              </w:r>
              <w:r w:rsidRPr="008D5DAC">
                <w:rPr>
                  <w:rFonts w:ascii="Cambria" w:hAnsi="Cambria"/>
                  <w:sz w:val="20"/>
                  <w:szCs w:val="20"/>
                </w:rPr>
                <w:delText>±7.7)</w:delText>
              </w:r>
            </w:del>
          </w:p>
        </w:tc>
        <w:tc>
          <w:tcPr>
            <w:tcW w:w="1235" w:type="dxa"/>
          </w:tcPr>
          <w:p w14:paraId="1C1427FE" w14:textId="77777777" w:rsidR="00A41624" w:rsidRPr="008D5DAC" w:rsidRDefault="00A41624" w:rsidP="00AF1133">
            <w:pPr>
              <w:rPr>
                <w:del w:id="129" w:author="NAZ, Mamoona (OLDHAM MEDICAL SERVICES)" w:date="2026-09-22T12:47:00Z" w16du:dateUtc="2026-09-22T16:47:00Z"/>
                <w:sz w:val="20"/>
                <w:szCs w:val="20"/>
              </w:rPr>
            </w:pPr>
            <w:del w:id="130" w:author="NAZ, Mamoona (OLDHAM MEDICAL SERVICES)" w:date="2026-09-22T12:47:00Z" w16du:dateUtc="2026-09-22T16:47:00Z">
              <w:r w:rsidRPr="008D5DAC">
                <w:rPr>
                  <w:sz w:val="20"/>
                  <w:szCs w:val="20"/>
                </w:rPr>
                <w:delText>0.50</w:delText>
              </w:r>
            </w:del>
          </w:p>
        </w:tc>
      </w:tr>
      <w:tr w:rsidR="00A41624" w:rsidRPr="008D5DAC" w14:paraId="50863356" w14:textId="77777777" w:rsidTr="00AF1133">
        <w:trPr>
          <w:del w:id="131" w:author="NAZ, Mamoona (OLDHAM MEDICAL SERVICES)" w:date="2026-09-22T12:47:00Z" w16du:dateUtc="2026-09-22T16:47:00Z"/>
        </w:trPr>
        <w:tc>
          <w:tcPr>
            <w:tcW w:w="3085" w:type="dxa"/>
          </w:tcPr>
          <w:p w14:paraId="0E184BAC" w14:textId="77777777" w:rsidR="00A41624" w:rsidRPr="008D5DAC" w:rsidRDefault="00A41624" w:rsidP="00AF1133">
            <w:pPr>
              <w:rPr>
                <w:del w:id="132" w:author="NAZ, Mamoona (OLDHAM MEDICAL SERVICES)" w:date="2026-09-22T12:47:00Z" w16du:dateUtc="2026-09-22T16:47:00Z"/>
                <w:sz w:val="20"/>
                <w:szCs w:val="20"/>
              </w:rPr>
            </w:pPr>
            <w:del w:id="133" w:author="NAZ, Mamoona (OLDHAM MEDICAL SERVICES)" w:date="2026-09-22T12:47:00Z" w16du:dateUtc="2026-09-22T16:47:00Z">
              <w:r>
                <w:rPr>
                  <w:sz w:val="20"/>
                  <w:szCs w:val="20"/>
                </w:rPr>
                <w:delText xml:space="preserve">Systolic </w:delText>
              </w:r>
              <w:r w:rsidRPr="008D5DAC">
                <w:rPr>
                  <w:sz w:val="20"/>
                  <w:szCs w:val="20"/>
                </w:rPr>
                <w:delText>BP</w:delText>
              </w:r>
              <w:r>
                <w:rPr>
                  <w:sz w:val="20"/>
                  <w:szCs w:val="20"/>
                </w:rPr>
                <w:delText xml:space="preserve"> (mmHg)</w:delText>
              </w:r>
            </w:del>
          </w:p>
        </w:tc>
        <w:tc>
          <w:tcPr>
            <w:tcW w:w="1418" w:type="dxa"/>
          </w:tcPr>
          <w:p w14:paraId="551BB716" w14:textId="77777777" w:rsidR="00A41624" w:rsidRPr="008D5DAC" w:rsidRDefault="00A41624" w:rsidP="00AF1133">
            <w:pPr>
              <w:rPr>
                <w:del w:id="134" w:author="NAZ, Mamoona (OLDHAM MEDICAL SERVICES)" w:date="2026-09-22T12:47:00Z" w16du:dateUtc="2026-09-22T16:47:00Z"/>
                <w:sz w:val="20"/>
                <w:szCs w:val="20"/>
              </w:rPr>
            </w:pPr>
            <w:del w:id="135" w:author="NAZ, Mamoona (OLDHAM MEDICAL SERVICES)" w:date="2026-09-22T12:47:00Z" w16du:dateUtc="2026-09-22T16:47:00Z">
              <w:r w:rsidRPr="008D5DAC">
                <w:rPr>
                  <w:sz w:val="20"/>
                  <w:szCs w:val="20"/>
                </w:rPr>
                <w:delText>143.9 (</w:delText>
              </w:r>
              <w:r w:rsidRPr="008D5DAC">
                <w:rPr>
                  <w:rFonts w:ascii="Cambria" w:hAnsi="Cambria"/>
                  <w:sz w:val="20"/>
                  <w:szCs w:val="20"/>
                </w:rPr>
                <w:delText>±15.3)</w:delText>
              </w:r>
            </w:del>
          </w:p>
        </w:tc>
        <w:tc>
          <w:tcPr>
            <w:tcW w:w="1511" w:type="dxa"/>
          </w:tcPr>
          <w:p w14:paraId="234BAA46" w14:textId="77777777" w:rsidR="00A41624" w:rsidRPr="008D5DAC" w:rsidRDefault="00A41624" w:rsidP="00AF1133">
            <w:pPr>
              <w:rPr>
                <w:del w:id="136" w:author="NAZ, Mamoona (OLDHAM MEDICAL SERVICES)" w:date="2026-09-22T12:47:00Z" w16du:dateUtc="2026-09-22T16:47:00Z"/>
                <w:sz w:val="20"/>
                <w:szCs w:val="20"/>
              </w:rPr>
            </w:pPr>
            <w:del w:id="137" w:author="NAZ, Mamoona (OLDHAM MEDICAL SERVICES)" w:date="2026-09-22T12:47:00Z" w16du:dateUtc="2026-09-22T16:47:00Z">
              <w:r w:rsidRPr="008D5DAC">
                <w:rPr>
                  <w:sz w:val="20"/>
                  <w:szCs w:val="20"/>
                </w:rPr>
                <w:delText>138.6 (</w:delText>
              </w:r>
              <w:r w:rsidRPr="008D5DAC">
                <w:rPr>
                  <w:rFonts w:ascii="Cambria" w:hAnsi="Cambria"/>
                  <w:sz w:val="20"/>
                  <w:szCs w:val="20"/>
                </w:rPr>
                <w:delText>±17.5)</w:delText>
              </w:r>
            </w:del>
          </w:p>
        </w:tc>
        <w:tc>
          <w:tcPr>
            <w:tcW w:w="1235" w:type="dxa"/>
          </w:tcPr>
          <w:p w14:paraId="28D00CC2" w14:textId="77777777" w:rsidR="00A41624" w:rsidRPr="008D5DAC" w:rsidRDefault="00A41624" w:rsidP="00AF1133">
            <w:pPr>
              <w:rPr>
                <w:del w:id="138" w:author="NAZ, Mamoona (OLDHAM MEDICAL SERVICES)" w:date="2026-09-22T12:47:00Z" w16du:dateUtc="2026-09-22T16:47:00Z"/>
                <w:sz w:val="20"/>
                <w:szCs w:val="20"/>
              </w:rPr>
            </w:pPr>
            <w:del w:id="139" w:author="NAZ, Mamoona (OLDHAM MEDICAL SERVICES)" w:date="2026-09-22T12:47:00Z" w16du:dateUtc="2026-09-22T16:47:00Z">
              <w:r w:rsidRPr="008D5DAC">
                <w:rPr>
                  <w:sz w:val="20"/>
                  <w:szCs w:val="20"/>
                </w:rPr>
                <w:delText>0.19</w:delText>
              </w:r>
            </w:del>
          </w:p>
        </w:tc>
      </w:tr>
      <w:tr w:rsidR="00A41624" w:rsidRPr="008D5DAC" w14:paraId="0EFD3631" w14:textId="77777777" w:rsidTr="00AF1133">
        <w:trPr>
          <w:del w:id="140" w:author="NAZ, Mamoona (OLDHAM MEDICAL SERVICES)" w:date="2026-09-22T12:47:00Z" w16du:dateUtc="2026-09-22T16:47:00Z"/>
        </w:trPr>
        <w:tc>
          <w:tcPr>
            <w:tcW w:w="3085" w:type="dxa"/>
          </w:tcPr>
          <w:p w14:paraId="476C414F" w14:textId="77777777" w:rsidR="00A41624" w:rsidRPr="008D5DAC" w:rsidRDefault="00A41624" w:rsidP="00AF1133">
            <w:pPr>
              <w:rPr>
                <w:del w:id="141" w:author="NAZ, Mamoona (OLDHAM MEDICAL SERVICES)" w:date="2026-09-22T12:47:00Z" w16du:dateUtc="2026-09-22T16:47:00Z"/>
                <w:sz w:val="20"/>
                <w:szCs w:val="20"/>
              </w:rPr>
            </w:pPr>
            <w:del w:id="142" w:author="NAZ, Mamoona (OLDHAM MEDICAL SERVICES)" w:date="2026-09-22T12:47:00Z" w16du:dateUtc="2026-09-22T16:47:00Z">
              <w:r w:rsidRPr="008D5DAC">
                <w:rPr>
                  <w:sz w:val="20"/>
                  <w:szCs w:val="20"/>
                </w:rPr>
                <w:delText>Diastolic BP</w:delText>
              </w:r>
              <w:r>
                <w:rPr>
                  <w:sz w:val="20"/>
                  <w:szCs w:val="20"/>
                </w:rPr>
                <w:delText xml:space="preserve"> (mmHg)</w:delText>
              </w:r>
            </w:del>
          </w:p>
        </w:tc>
        <w:tc>
          <w:tcPr>
            <w:tcW w:w="1418" w:type="dxa"/>
          </w:tcPr>
          <w:p w14:paraId="1F125017" w14:textId="77777777" w:rsidR="00A41624" w:rsidRPr="008D5DAC" w:rsidRDefault="00A41624" w:rsidP="00AF1133">
            <w:pPr>
              <w:rPr>
                <w:del w:id="143" w:author="NAZ, Mamoona (OLDHAM MEDICAL SERVICES)" w:date="2026-09-22T12:47:00Z" w16du:dateUtc="2026-09-22T16:47:00Z"/>
                <w:sz w:val="20"/>
                <w:szCs w:val="20"/>
              </w:rPr>
            </w:pPr>
            <w:del w:id="144" w:author="NAZ, Mamoona (OLDHAM MEDICAL SERVICES)" w:date="2026-09-22T12:47:00Z" w16du:dateUtc="2026-09-22T16:47:00Z">
              <w:r>
                <w:rPr>
                  <w:sz w:val="20"/>
                  <w:szCs w:val="20"/>
                </w:rPr>
                <w:delText xml:space="preserve">83.3 </w:delText>
              </w:r>
              <w:r w:rsidRPr="008D5DAC">
                <w:rPr>
                  <w:sz w:val="20"/>
                  <w:szCs w:val="20"/>
                </w:rPr>
                <w:delText>(</w:delText>
              </w:r>
              <w:r>
                <w:rPr>
                  <w:rFonts w:ascii="Cambria" w:hAnsi="Cambria"/>
                  <w:sz w:val="20"/>
                  <w:szCs w:val="20"/>
                </w:rPr>
                <w:delText>±7.8</w:delText>
              </w:r>
              <w:r w:rsidRPr="008D5DAC">
                <w:rPr>
                  <w:rFonts w:ascii="Cambria" w:hAnsi="Cambria"/>
                  <w:sz w:val="20"/>
                  <w:szCs w:val="20"/>
                </w:rPr>
                <w:delText>)</w:delText>
              </w:r>
            </w:del>
          </w:p>
        </w:tc>
        <w:tc>
          <w:tcPr>
            <w:tcW w:w="1511" w:type="dxa"/>
          </w:tcPr>
          <w:p w14:paraId="1C973469" w14:textId="77777777" w:rsidR="00A41624" w:rsidRPr="008D5DAC" w:rsidRDefault="00A41624" w:rsidP="00AF1133">
            <w:pPr>
              <w:rPr>
                <w:del w:id="145" w:author="NAZ, Mamoona (OLDHAM MEDICAL SERVICES)" w:date="2026-09-22T12:47:00Z" w16du:dateUtc="2026-09-22T16:47:00Z"/>
                <w:sz w:val="20"/>
                <w:szCs w:val="20"/>
              </w:rPr>
            </w:pPr>
            <w:del w:id="146" w:author="NAZ, Mamoona (OLDHAM MEDICAL SERVICES)" w:date="2026-09-22T12:47:00Z" w16du:dateUtc="2026-09-22T16:47:00Z">
              <w:r>
                <w:rPr>
                  <w:sz w:val="20"/>
                  <w:szCs w:val="20"/>
                </w:rPr>
                <w:delText xml:space="preserve">80.4 </w:delText>
              </w:r>
              <w:r w:rsidRPr="008D5DAC">
                <w:rPr>
                  <w:sz w:val="20"/>
                  <w:szCs w:val="20"/>
                </w:rPr>
                <w:delText>(</w:delText>
              </w:r>
              <w:r>
                <w:rPr>
                  <w:rFonts w:ascii="Cambria" w:hAnsi="Cambria"/>
                  <w:sz w:val="20"/>
                  <w:szCs w:val="20"/>
                </w:rPr>
                <w:delText>±9.8</w:delText>
              </w:r>
              <w:r w:rsidRPr="008D5DAC">
                <w:rPr>
                  <w:rFonts w:ascii="Cambria" w:hAnsi="Cambria"/>
                  <w:sz w:val="20"/>
                  <w:szCs w:val="20"/>
                </w:rPr>
                <w:delText>)</w:delText>
              </w:r>
            </w:del>
          </w:p>
        </w:tc>
        <w:tc>
          <w:tcPr>
            <w:tcW w:w="1235" w:type="dxa"/>
          </w:tcPr>
          <w:p w14:paraId="6FC26081" w14:textId="77777777" w:rsidR="00A41624" w:rsidRPr="008D5DAC" w:rsidRDefault="00A41624" w:rsidP="00AF1133">
            <w:pPr>
              <w:rPr>
                <w:del w:id="147" w:author="NAZ, Mamoona (OLDHAM MEDICAL SERVICES)" w:date="2026-09-22T12:47:00Z" w16du:dateUtc="2026-09-22T16:47:00Z"/>
                <w:sz w:val="20"/>
                <w:szCs w:val="20"/>
              </w:rPr>
            </w:pPr>
            <w:del w:id="148" w:author="NAZ, Mamoona (OLDHAM MEDICAL SERVICES)" w:date="2026-09-22T12:47:00Z" w16du:dateUtc="2026-09-22T16:47:00Z">
              <w:r>
                <w:rPr>
                  <w:sz w:val="20"/>
                  <w:szCs w:val="20"/>
                </w:rPr>
                <w:delText>0.17</w:delText>
              </w:r>
            </w:del>
          </w:p>
        </w:tc>
      </w:tr>
      <w:tr w:rsidR="00A41624" w:rsidRPr="008D5DAC" w14:paraId="5E8F0BF2" w14:textId="77777777" w:rsidTr="00AF1133">
        <w:trPr>
          <w:del w:id="149" w:author="NAZ, Mamoona (OLDHAM MEDICAL SERVICES)" w:date="2026-09-22T12:47:00Z" w16du:dateUtc="2026-09-22T16:47:00Z"/>
        </w:trPr>
        <w:tc>
          <w:tcPr>
            <w:tcW w:w="3085" w:type="dxa"/>
          </w:tcPr>
          <w:p w14:paraId="2314BD0F" w14:textId="77777777" w:rsidR="00A41624" w:rsidRPr="008D5DAC" w:rsidRDefault="00A41624" w:rsidP="00AF1133">
            <w:pPr>
              <w:rPr>
                <w:del w:id="150" w:author="NAZ, Mamoona (OLDHAM MEDICAL SERVICES)" w:date="2026-09-22T12:47:00Z" w16du:dateUtc="2026-09-22T16:47:00Z"/>
                <w:sz w:val="20"/>
                <w:szCs w:val="20"/>
              </w:rPr>
            </w:pPr>
            <w:del w:id="151" w:author="NAZ, Mamoona (OLDHAM MEDICAL SERVICES)" w:date="2026-09-22T12:47:00Z" w16du:dateUtc="2026-09-22T16:47:00Z">
              <w:r w:rsidRPr="008D5DAC">
                <w:rPr>
                  <w:sz w:val="20"/>
                  <w:szCs w:val="20"/>
                </w:rPr>
                <w:delText>cfPWV</w:delText>
              </w:r>
              <w:r>
                <w:rPr>
                  <w:sz w:val="20"/>
                  <w:szCs w:val="20"/>
                </w:rPr>
                <w:delText xml:space="preserve"> (m/s)</w:delText>
              </w:r>
            </w:del>
          </w:p>
        </w:tc>
        <w:tc>
          <w:tcPr>
            <w:tcW w:w="1418" w:type="dxa"/>
          </w:tcPr>
          <w:p w14:paraId="6DA5B852" w14:textId="77777777" w:rsidR="00A41624" w:rsidRPr="008D5DAC" w:rsidRDefault="00A41624" w:rsidP="00AF1133">
            <w:pPr>
              <w:rPr>
                <w:del w:id="152" w:author="NAZ, Mamoona (OLDHAM MEDICAL SERVICES)" w:date="2026-09-22T12:47:00Z" w16du:dateUtc="2026-09-22T16:47:00Z"/>
                <w:sz w:val="20"/>
                <w:szCs w:val="20"/>
              </w:rPr>
            </w:pPr>
            <w:del w:id="153" w:author="NAZ, Mamoona (OLDHAM MEDICAL SERVICES)" w:date="2026-09-22T12:47:00Z" w16du:dateUtc="2026-09-22T16:47:00Z">
              <w:r>
                <w:rPr>
                  <w:sz w:val="20"/>
                  <w:szCs w:val="20"/>
                </w:rPr>
                <w:delText xml:space="preserve">10.7 </w:delText>
              </w:r>
              <w:r w:rsidRPr="008D5DAC">
                <w:rPr>
                  <w:sz w:val="20"/>
                  <w:szCs w:val="20"/>
                </w:rPr>
                <w:delText>(</w:delText>
              </w:r>
              <w:r>
                <w:rPr>
                  <w:rFonts w:ascii="Cambria" w:hAnsi="Cambria"/>
                  <w:sz w:val="20"/>
                  <w:szCs w:val="20"/>
                </w:rPr>
                <w:delText>±2.0</w:delText>
              </w:r>
              <w:r w:rsidRPr="008D5DAC">
                <w:rPr>
                  <w:rFonts w:ascii="Cambria" w:hAnsi="Cambria"/>
                  <w:sz w:val="20"/>
                  <w:szCs w:val="20"/>
                </w:rPr>
                <w:delText>)</w:delText>
              </w:r>
            </w:del>
          </w:p>
        </w:tc>
        <w:tc>
          <w:tcPr>
            <w:tcW w:w="1511" w:type="dxa"/>
          </w:tcPr>
          <w:p w14:paraId="099D13C2" w14:textId="77777777" w:rsidR="00A41624" w:rsidRPr="008D5DAC" w:rsidRDefault="00A41624" w:rsidP="00AF1133">
            <w:pPr>
              <w:rPr>
                <w:del w:id="154" w:author="NAZ, Mamoona (OLDHAM MEDICAL SERVICES)" w:date="2026-09-22T12:47:00Z" w16du:dateUtc="2026-09-22T16:47:00Z"/>
                <w:sz w:val="20"/>
                <w:szCs w:val="20"/>
              </w:rPr>
            </w:pPr>
            <w:del w:id="155" w:author="NAZ, Mamoona (OLDHAM MEDICAL SERVICES)" w:date="2026-09-22T12:47:00Z" w16du:dateUtc="2026-09-22T16:47:00Z">
              <w:r>
                <w:rPr>
                  <w:sz w:val="20"/>
                  <w:szCs w:val="20"/>
                </w:rPr>
                <w:delText xml:space="preserve">11.1 </w:delText>
              </w:r>
              <w:r w:rsidRPr="008D5DAC">
                <w:rPr>
                  <w:sz w:val="20"/>
                  <w:szCs w:val="20"/>
                </w:rPr>
                <w:delText>(</w:delText>
              </w:r>
              <w:r>
                <w:rPr>
                  <w:rFonts w:ascii="Cambria" w:hAnsi="Cambria"/>
                  <w:sz w:val="20"/>
                  <w:szCs w:val="20"/>
                </w:rPr>
                <w:delText>±2.2</w:delText>
              </w:r>
              <w:r w:rsidRPr="008D5DAC">
                <w:rPr>
                  <w:rFonts w:ascii="Cambria" w:hAnsi="Cambria"/>
                  <w:sz w:val="20"/>
                  <w:szCs w:val="20"/>
                </w:rPr>
                <w:delText>)</w:delText>
              </w:r>
            </w:del>
          </w:p>
        </w:tc>
        <w:tc>
          <w:tcPr>
            <w:tcW w:w="1235" w:type="dxa"/>
          </w:tcPr>
          <w:p w14:paraId="6A0BB797" w14:textId="77777777" w:rsidR="00A41624" w:rsidRPr="008D5DAC" w:rsidRDefault="00A41624" w:rsidP="00AF1133">
            <w:pPr>
              <w:rPr>
                <w:del w:id="156" w:author="NAZ, Mamoona (OLDHAM MEDICAL SERVICES)" w:date="2026-09-22T12:47:00Z" w16du:dateUtc="2026-09-22T16:47:00Z"/>
                <w:sz w:val="20"/>
                <w:szCs w:val="20"/>
              </w:rPr>
            </w:pPr>
            <w:del w:id="157" w:author="NAZ, Mamoona (OLDHAM MEDICAL SERVICES)" w:date="2026-09-22T12:47:00Z" w16du:dateUtc="2026-09-22T16:47:00Z">
              <w:r>
                <w:rPr>
                  <w:sz w:val="20"/>
                  <w:szCs w:val="20"/>
                </w:rPr>
                <w:delText>0.50</w:delText>
              </w:r>
            </w:del>
          </w:p>
        </w:tc>
      </w:tr>
      <w:tr w:rsidR="00A41624" w:rsidRPr="008D5DAC" w14:paraId="13C3C202" w14:textId="77777777" w:rsidTr="00AF1133">
        <w:trPr>
          <w:del w:id="158" w:author="NAZ, Mamoona (OLDHAM MEDICAL SERVICES)" w:date="2026-09-22T12:47:00Z" w16du:dateUtc="2026-09-22T16:47:00Z"/>
        </w:trPr>
        <w:tc>
          <w:tcPr>
            <w:tcW w:w="3085" w:type="dxa"/>
          </w:tcPr>
          <w:p w14:paraId="30CA38ED" w14:textId="77777777" w:rsidR="00A41624" w:rsidRPr="008D5DAC" w:rsidRDefault="00A41624" w:rsidP="00AF1133">
            <w:pPr>
              <w:rPr>
                <w:del w:id="159" w:author="NAZ, Mamoona (OLDHAM MEDICAL SERVICES)" w:date="2026-09-22T12:47:00Z" w16du:dateUtc="2026-09-22T16:47:00Z"/>
                <w:sz w:val="20"/>
                <w:szCs w:val="20"/>
              </w:rPr>
            </w:pPr>
            <w:del w:id="160" w:author="NAZ, Mamoona (OLDHAM MEDICAL SERVICES)" w:date="2026-09-22T12:47:00Z" w16du:dateUtc="2026-09-22T16:47:00Z">
              <w:r w:rsidRPr="008D5DAC">
                <w:rPr>
                  <w:sz w:val="20"/>
                  <w:szCs w:val="20"/>
                </w:rPr>
                <w:delText>BMI</w:delText>
              </w:r>
              <w:r>
                <w:rPr>
                  <w:sz w:val="20"/>
                  <w:szCs w:val="20"/>
                </w:rPr>
                <w:delText xml:space="preserve"> </w:delText>
              </w:r>
              <w:r>
                <w:rPr>
                  <w:rFonts w:ascii="Times New Roman" w:hAnsi="Times New Roman"/>
                </w:rPr>
                <w:delText>(kg/m</w:delText>
              </w:r>
              <w:r>
                <w:rPr>
                  <w:rFonts w:ascii="Times New Roman" w:hAnsi="Times New Roman"/>
                  <w:vertAlign w:val="superscript"/>
                </w:rPr>
                <w:delText>2</w:delText>
              </w:r>
              <w:r>
                <w:rPr>
                  <w:rFonts w:ascii="Times New Roman" w:hAnsi="Times New Roman"/>
                </w:rPr>
                <w:delText>)</w:delText>
              </w:r>
            </w:del>
          </w:p>
        </w:tc>
        <w:tc>
          <w:tcPr>
            <w:tcW w:w="1418" w:type="dxa"/>
          </w:tcPr>
          <w:p w14:paraId="58F6B928" w14:textId="77777777" w:rsidR="00A41624" w:rsidRPr="008D5DAC" w:rsidRDefault="00A41624" w:rsidP="00AF1133">
            <w:pPr>
              <w:rPr>
                <w:del w:id="161" w:author="NAZ, Mamoona (OLDHAM MEDICAL SERVICES)" w:date="2026-09-22T12:47:00Z" w16du:dateUtc="2026-09-22T16:47:00Z"/>
                <w:sz w:val="20"/>
                <w:szCs w:val="20"/>
              </w:rPr>
            </w:pPr>
            <w:del w:id="162" w:author="NAZ, Mamoona (OLDHAM MEDICAL SERVICES)" w:date="2026-09-22T12:47:00Z" w16du:dateUtc="2026-09-22T16:47:00Z">
              <w:r w:rsidRPr="008D5DAC">
                <w:rPr>
                  <w:sz w:val="20"/>
                  <w:szCs w:val="20"/>
                </w:rPr>
                <w:delText>34.7 (</w:delText>
              </w:r>
              <w:r w:rsidRPr="008D5DAC">
                <w:rPr>
                  <w:rFonts w:ascii="Cambria" w:hAnsi="Cambria"/>
                  <w:sz w:val="20"/>
                  <w:szCs w:val="20"/>
                </w:rPr>
                <w:delText>±3.9)</w:delText>
              </w:r>
            </w:del>
          </w:p>
        </w:tc>
        <w:tc>
          <w:tcPr>
            <w:tcW w:w="1511" w:type="dxa"/>
          </w:tcPr>
          <w:p w14:paraId="0C2A244D" w14:textId="77777777" w:rsidR="00A41624" w:rsidRPr="008D5DAC" w:rsidRDefault="00A41624" w:rsidP="00AF1133">
            <w:pPr>
              <w:rPr>
                <w:del w:id="163" w:author="NAZ, Mamoona (OLDHAM MEDICAL SERVICES)" w:date="2026-09-22T12:47:00Z" w16du:dateUtc="2026-09-22T16:47:00Z"/>
                <w:sz w:val="20"/>
                <w:szCs w:val="20"/>
              </w:rPr>
            </w:pPr>
            <w:del w:id="164" w:author="NAZ, Mamoona (OLDHAM MEDICAL SERVICES)" w:date="2026-09-22T12:47:00Z" w16du:dateUtc="2026-09-22T16:47:00Z">
              <w:r w:rsidRPr="008D5DAC">
                <w:rPr>
                  <w:sz w:val="20"/>
                  <w:szCs w:val="20"/>
                </w:rPr>
                <w:delText>34.3 (</w:delText>
              </w:r>
              <w:r w:rsidRPr="008D5DAC">
                <w:rPr>
                  <w:rFonts w:ascii="Cambria" w:hAnsi="Cambria"/>
                  <w:sz w:val="20"/>
                  <w:szCs w:val="20"/>
                </w:rPr>
                <w:delText>±5.1)</w:delText>
              </w:r>
            </w:del>
          </w:p>
        </w:tc>
        <w:tc>
          <w:tcPr>
            <w:tcW w:w="1235" w:type="dxa"/>
          </w:tcPr>
          <w:p w14:paraId="47BF5F9C" w14:textId="77777777" w:rsidR="00A41624" w:rsidRPr="008D5DAC" w:rsidRDefault="00A41624" w:rsidP="00AF1133">
            <w:pPr>
              <w:rPr>
                <w:del w:id="165" w:author="NAZ, Mamoona (OLDHAM MEDICAL SERVICES)" w:date="2026-09-22T12:47:00Z" w16du:dateUtc="2026-09-22T16:47:00Z"/>
                <w:sz w:val="20"/>
                <w:szCs w:val="20"/>
              </w:rPr>
            </w:pPr>
            <w:del w:id="166" w:author="NAZ, Mamoona (OLDHAM MEDICAL SERVICES)" w:date="2026-09-22T12:47:00Z" w16du:dateUtc="2026-09-22T16:47:00Z">
              <w:r w:rsidRPr="008D5DAC">
                <w:rPr>
                  <w:sz w:val="20"/>
                  <w:szCs w:val="20"/>
                </w:rPr>
                <w:delText>0.69</w:delText>
              </w:r>
            </w:del>
          </w:p>
        </w:tc>
      </w:tr>
      <w:tr w:rsidR="00A41624" w:rsidRPr="008D5DAC" w14:paraId="72C049AA" w14:textId="77777777" w:rsidTr="00AF1133">
        <w:trPr>
          <w:del w:id="167" w:author="NAZ, Mamoona (OLDHAM MEDICAL SERVICES)" w:date="2026-09-22T12:47:00Z" w16du:dateUtc="2026-09-22T16:47:00Z"/>
        </w:trPr>
        <w:tc>
          <w:tcPr>
            <w:tcW w:w="3085" w:type="dxa"/>
          </w:tcPr>
          <w:p w14:paraId="57F69480" w14:textId="77777777" w:rsidR="00A41624" w:rsidRPr="008D5DAC" w:rsidRDefault="00A41624" w:rsidP="00AF1133">
            <w:pPr>
              <w:rPr>
                <w:del w:id="168" w:author="NAZ, Mamoona (OLDHAM MEDICAL SERVICES)" w:date="2026-09-22T12:47:00Z" w16du:dateUtc="2026-09-22T16:47:00Z"/>
                <w:sz w:val="20"/>
                <w:szCs w:val="20"/>
              </w:rPr>
            </w:pPr>
            <w:del w:id="169" w:author="NAZ, Mamoona (OLDHAM MEDICAL SERVICES)" w:date="2026-09-22T12:47:00Z" w16du:dateUtc="2026-09-22T16:47:00Z">
              <w:r>
                <w:rPr>
                  <w:sz w:val="20"/>
                  <w:szCs w:val="20"/>
                </w:rPr>
                <w:delText>HbA</w:delText>
              </w:r>
              <w:r w:rsidRPr="008D5DAC">
                <w:rPr>
                  <w:sz w:val="20"/>
                  <w:szCs w:val="20"/>
                </w:rPr>
                <w:delText>1c</w:delText>
              </w:r>
              <w:r>
                <w:rPr>
                  <w:sz w:val="20"/>
                  <w:szCs w:val="20"/>
                </w:rPr>
                <w:delText xml:space="preserve"> (mmol/mol)</w:delText>
              </w:r>
            </w:del>
          </w:p>
        </w:tc>
        <w:tc>
          <w:tcPr>
            <w:tcW w:w="1418" w:type="dxa"/>
          </w:tcPr>
          <w:p w14:paraId="29ABE12C" w14:textId="77777777" w:rsidR="00A41624" w:rsidRPr="008D5DAC" w:rsidRDefault="00A41624" w:rsidP="00AF1133">
            <w:pPr>
              <w:rPr>
                <w:del w:id="170" w:author="NAZ, Mamoona (OLDHAM MEDICAL SERVICES)" w:date="2026-09-22T12:47:00Z" w16du:dateUtc="2026-09-22T16:47:00Z"/>
                <w:sz w:val="20"/>
                <w:szCs w:val="20"/>
              </w:rPr>
            </w:pPr>
            <w:del w:id="171" w:author="NAZ, Mamoona (OLDHAM MEDICAL SERVICES)" w:date="2026-09-22T12:47:00Z" w16du:dateUtc="2026-09-22T16:47:00Z">
              <w:r w:rsidRPr="008D5DAC">
                <w:rPr>
                  <w:sz w:val="20"/>
                  <w:szCs w:val="20"/>
                </w:rPr>
                <w:delText>66.7 (</w:delText>
              </w:r>
              <w:r w:rsidRPr="008D5DAC">
                <w:rPr>
                  <w:rFonts w:ascii="Cambria" w:hAnsi="Cambria"/>
                  <w:sz w:val="20"/>
                  <w:szCs w:val="20"/>
                </w:rPr>
                <w:delText>±8.9)</w:delText>
              </w:r>
            </w:del>
          </w:p>
        </w:tc>
        <w:tc>
          <w:tcPr>
            <w:tcW w:w="1511" w:type="dxa"/>
          </w:tcPr>
          <w:p w14:paraId="41EA1353" w14:textId="77777777" w:rsidR="00A41624" w:rsidRPr="008D5DAC" w:rsidRDefault="00A41624" w:rsidP="00AF1133">
            <w:pPr>
              <w:rPr>
                <w:del w:id="172" w:author="NAZ, Mamoona (OLDHAM MEDICAL SERVICES)" w:date="2026-09-22T12:47:00Z" w16du:dateUtc="2026-09-22T16:47:00Z"/>
                <w:sz w:val="20"/>
                <w:szCs w:val="20"/>
              </w:rPr>
            </w:pPr>
            <w:del w:id="173" w:author="NAZ, Mamoona (OLDHAM MEDICAL SERVICES)" w:date="2026-09-22T12:47:00Z" w16du:dateUtc="2026-09-22T16:47:00Z">
              <w:r w:rsidRPr="008D5DAC">
                <w:rPr>
                  <w:sz w:val="20"/>
                  <w:szCs w:val="20"/>
                </w:rPr>
                <w:delText>66.3 (</w:delText>
              </w:r>
              <w:r w:rsidRPr="008D5DAC">
                <w:rPr>
                  <w:rFonts w:ascii="Cambria" w:hAnsi="Cambria"/>
                  <w:sz w:val="20"/>
                  <w:szCs w:val="20"/>
                </w:rPr>
                <w:delText>±3.9)</w:delText>
              </w:r>
            </w:del>
          </w:p>
        </w:tc>
        <w:tc>
          <w:tcPr>
            <w:tcW w:w="1235" w:type="dxa"/>
          </w:tcPr>
          <w:p w14:paraId="4BF435C9" w14:textId="77777777" w:rsidR="00A41624" w:rsidRPr="008D5DAC" w:rsidRDefault="00A41624" w:rsidP="00AF1133">
            <w:pPr>
              <w:rPr>
                <w:del w:id="174" w:author="NAZ, Mamoona (OLDHAM MEDICAL SERVICES)" w:date="2026-09-22T12:47:00Z" w16du:dateUtc="2026-09-22T16:47:00Z"/>
                <w:sz w:val="20"/>
                <w:szCs w:val="20"/>
              </w:rPr>
            </w:pPr>
            <w:del w:id="175" w:author="NAZ, Mamoona (OLDHAM MEDICAL SERVICES)" w:date="2026-09-22T12:47:00Z" w16du:dateUtc="2026-09-22T16:47:00Z">
              <w:r w:rsidRPr="008D5DAC">
                <w:rPr>
                  <w:sz w:val="20"/>
                  <w:szCs w:val="20"/>
                </w:rPr>
                <w:delText>0.84</w:delText>
              </w:r>
            </w:del>
          </w:p>
        </w:tc>
      </w:tr>
      <w:tr w:rsidR="00A41624" w:rsidRPr="008D5DAC" w14:paraId="22EC8B37" w14:textId="77777777" w:rsidTr="00AF1133">
        <w:trPr>
          <w:del w:id="176" w:author="NAZ, Mamoona (OLDHAM MEDICAL SERVICES)" w:date="2026-09-22T12:47:00Z" w16du:dateUtc="2026-09-22T16:47:00Z"/>
        </w:trPr>
        <w:tc>
          <w:tcPr>
            <w:tcW w:w="3085" w:type="dxa"/>
          </w:tcPr>
          <w:p w14:paraId="55D7034E" w14:textId="77777777" w:rsidR="00A41624" w:rsidRPr="008D5DAC" w:rsidRDefault="00A41624" w:rsidP="00AF1133">
            <w:pPr>
              <w:rPr>
                <w:del w:id="177" w:author="NAZ, Mamoona (OLDHAM MEDICAL SERVICES)" w:date="2026-09-22T12:47:00Z" w16du:dateUtc="2026-09-22T16:47:00Z"/>
                <w:sz w:val="20"/>
                <w:szCs w:val="20"/>
              </w:rPr>
            </w:pPr>
            <w:del w:id="178" w:author="NAZ, Mamoona (OLDHAM MEDICAL SERVICES)" w:date="2026-09-22T12:47:00Z" w16du:dateUtc="2026-09-22T16:47:00Z">
              <w:r w:rsidRPr="008D5DAC">
                <w:rPr>
                  <w:sz w:val="20"/>
                  <w:szCs w:val="20"/>
                </w:rPr>
                <w:delText>Fasting blood glucose</w:delText>
              </w:r>
              <w:r>
                <w:rPr>
                  <w:sz w:val="20"/>
                  <w:szCs w:val="20"/>
                </w:rPr>
                <w:delText xml:space="preserve"> (mmol/l)</w:delText>
              </w:r>
            </w:del>
          </w:p>
        </w:tc>
        <w:tc>
          <w:tcPr>
            <w:tcW w:w="1418" w:type="dxa"/>
          </w:tcPr>
          <w:p w14:paraId="34A6AD9D" w14:textId="77777777" w:rsidR="00A41624" w:rsidRPr="008D5DAC" w:rsidRDefault="00A41624" w:rsidP="00AF1133">
            <w:pPr>
              <w:rPr>
                <w:del w:id="179" w:author="NAZ, Mamoona (OLDHAM MEDICAL SERVICES)" w:date="2026-09-22T12:47:00Z" w16du:dateUtc="2026-09-22T16:47:00Z"/>
                <w:sz w:val="20"/>
                <w:szCs w:val="20"/>
              </w:rPr>
            </w:pPr>
            <w:del w:id="180" w:author="NAZ, Mamoona (OLDHAM MEDICAL SERVICES)" w:date="2026-09-22T12:47:00Z" w16du:dateUtc="2026-09-22T16:47:00Z">
              <w:r w:rsidRPr="008D5DAC">
                <w:rPr>
                  <w:sz w:val="20"/>
                  <w:szCs w:val="20"/>
                </w:rPr>
                <w:delText>9.4 (</w:delText>
              </w:r>
              <w:r w:rsidRPr="008D5DAC">
                <w:rPr>
                  <w:rFonts w:ascii="Cambria" w:hAnsi="Cambria"/>
                  <w:sz w:val="20"/>
                  <w:szCs w:val="20"/>
                </w:rPr>
                <w:delText>±2.6)</w:delText>
              </w:r>
            </w:del>
          </w:p>
        </w:tc>
        <w:tc>
          <w:tcPr>
            <w:tcW w:w="1511" w:type="dxa"/>
          </w:tcPr>
          <w:p w14:paraId="795F378C" w14:textId="77777777" w:rsidR="00A41624" w:rsidRPr="008D5DAC" w:rsidRDefault="00A41624" w:rsidP="00AF1133">
            <w:pPr>
              <w:rPr>
                <w:del w:id="181" w:author="NAZ, Mamoona (OLDHAM MEDICAL SERVICES)" w:date="2026-09-22T12:47:00Z" w16du:dateUtc="2026-09-22T16:47:00Z"/>
                <w:sz w:val="20"/>
                <w:szCs w:val="20"/>
              </w:rPr>
            </w:pPr>
            <w:del w:id="182" w:author="NAZ, Mamoona (OLDHAM MEDICAL SERVICES)" w:date="2026-09-22T12:47:00Z" w16du:dateUtc="2026-09-22T16:47:00Z">
              <w:r w:rsidRPr="008D5DAC">
                <w:rPr>
                  <w:sz w:val="20"/>
                  <w:szCs w:val="20"/>
                </w:rPr>
                <w:delText>9.8 (</w:delText>
              </w:r>
              <w:r w:rsidRPr="008D5DAC">
                <w:rPr>
                  <w:rFonts w:ascii="Cambria" w:hAnsi="Cambria"/>
                  <w:sz w:val="20"/>
                  <w:szCs w:val="20"/>
                </w:rPr>
                <w:delText>±1.9)</w:delText>
              </w:r>
            </w:del>
          </w:p>
        </w:tc>
        <w:tc>
          <w:tcPr>
            <w:tcW w:w="1235" w:type="dxa"/>
          </w:tcPr>
          <w:p w14:paraId="54E2FC0E" w14:textId="77777777" w:rsidR="00A41624" w:rsidRPr="008D5DAC" w:rsidRDefault="00A41624" w:rsidP="00AF1133">
            <w:pPr>
              <w:rPr>
                <w:del w:id="183" w:author="NAZ, Mamoona (OLDHAM MEDICAL SERVICES)" w:date="2026-09-22T12:47:00Z" w16du:dateUtc="2026-09-22T16:47:00Z"/>
                <w:sz w:val="20"/>
                <w:szCs w:val="20"/>
              </w:rPr>
            </w:pPr>
            <w:del w:id="184" w:author="NAZ, Mamoona (OLDHAM MEDICAL SERVICES)" w:date="2026-09-22T12:47:00Z" w16du:dateUtc="2026-09-22T16:47:00Z">
              <w:r w:rsidRPr="008D5DAC">
                <w:rPr>
                  <w:sz w:val="20"/>
                  <w:szCs w:val="20"/>
                </w:rPr>
                <w:delText>0.43</w:delText>
              </w:r>
            </w:del>
          </w:p>
        </w:tc>
      </w:tr>
      <w:tr w:rsidR="00A41624" w:rsidRPr="008D5DAC" w14:paraId="7F351FAB" w14:textId="77777777" w:rsidTr="00AF1133">
        <w:trPr>
          <w:del w:id="185" w:author="NAZ, Mamoona (OLDHAM MEDICAL SERVICES)" w:date="2026-09-22T12:47:00Z" w16du:dateUtc="2026-09-22T16:47:00Z"/>
        </w:trPr>
        <w:tc>
          <w:tcPr>
            <w:tcW w:w="3085" w:type="dxa"/>
          </w:tcPr>
          <w:p w14:paraId="67A5868F" w14:textId="77777777" w:rsidR="00A41624" w:rsidRPr="002D312E" w:rsidRDefault="00A41624" w:rsidP="00AF1133">
            <w:pPr>
              <w:rPr>
                <w:del w:id="186" w:author="NAZ, Mamoona (OLDHAM MEDICAL SERVICES)" w:date="2026-09-22T12:47:00Z" w16du:dateUtc="2026-09-22T16:47:00Z"/>
                <w:rFonts w:ascii="Times New Roman" w:hAnsi="Times New Roman"/>
                <w:sz w:val="20"/>
                <w:szCs w:val="20"/>
              </w:rPr>
            </w:pPr>
            <w:del w:id="187" w:author="NAZ, Mamoona (OLDHAM MEDICAL SERVICES)" w:date="2026-09-22T12:47:00Z" w16du:dateUtc="2026-09-22T16:47:00Z">
              <w:r w:rsidRPr="002D312E">
                <w:rPr>
                  <w:rFonts w:ascii="Times New Roman" w:hAnsi="Times New Roman"/>
                  <w:sz w:val="20"/>
                  <w:szCs w:val="20"/>
                </w:rPr>
                <w:delText>Smoking</w:delText>
              </w:r>
            </w:del>
          </w:p>
          <w:p w14:paraId="54280406" w14:textId="77777777" w:rsidR="00A41624" w:rsidRPr="002D312E" w:rsidRDefault="00A41624" w:rsidP="00AF1133">
            <w:pPr>
              <w:pStyle w:val="ListParagraph"/>
              <w:numPr>
                <w:ilvl w:val="0"/>
                <w:numId w:val="3"/>
              </w:numPr>
              <w:rPr>
                <w:del w:id="188" w:author="NAZ, Mamoona (OLDHAM MEDICAL SERVICES)" w:date="2026-09-22T12:47:00Z" w16du:dateUtc="2026-09-22T16:47:00Z"/>
                <w:rFonts w:ascii="Times New Roman" w:hAnsi="Times New Roman"/>
                <w:sz w:val="20"/>
                <w:szCs w:val="20"/>
              </w:rPr>
            </w:pPr>
            <w:del w:id="189" w:author="NAZ, Mamoona (OLDHAM MEDICAL SERVICES)" w:date="2026-09-22T12:47:00Z" w16du:dateUtc="2026-09-22T16:47:00Z">
              <w:r w:rsidRPr="002D312E">
                <w:rPr>
                  <w:rFonts w:ascii="Times New Roman" w:hAnsi="Times New Roman"/>
                  <w:sz w:val="20"/>
                  <w:szCs w:val="20"/>
                </w:rPr>
                <w:delText>Currently (n (%))</w:delText>
              </w:r>
            </w:del>
          </w:p>
          <w:p w14:paraId="1E2F3F7C" w14:textId="77777777" w:rsidR="00A41624" w:rsidRDefault="00A41624" w:rsidP="00AF1133">
            <w:pPr>
              <w:pStyle w:val="ListParagraph"/>
              <w:numPr>
                <w:ilvl w:val="0"/>
                <w:numId w:val="3"/>
              </w:numPr>
              <w:rPr>
                <w:del w:id="190" w:author="NAZ, Mamoona (OLDHAM MEDICAL SERVICES)" w:date="2026-09-22T12:47:00Z" w16du:dateUtc="2026-09-22T16:47:00Z"/>
                <w:rFonts w:ascii="Times New Roman" w:hAnsi="Times New Roman"/>
                <w:sz w:val="20"/>
                <w:szCs w:val="20"/>
              </w:rPr>
            </w:pPr>
            <w:del w:id="191" w:author="NAZ, Mamoona (OLDHAM MEDICAL SERVICES)" w:date="2026-09-22T12:47:00Z" w16du:dateUtc="2026-09-22T16:47:00Z">
              <w:r w:rsidRPr="002D312E">
                <w:rPr>
                  <w:rFonts w:ascii="Times New Roman" w:hAnsi="Times New Roman"/>
                  <w:sz w:val="20"/>
                  <w:szCs w:val="20"/>
                </w:rPr>
                <w:delText>Former (n (%))</w:delText>
              </w:r>
            </w:del>
          </w:p>
          <w:p w14:paraId="15A341B4" w14:textId="77777777" w:rsidR="00A41624" w:rsidRPr="002D312E" w:rsidRDefault="00A41624" w:rsidP="00AF1133">
            <w:pPr>
              <w:pStyle w:val="ListParagraph"/>
              <w:numPr>
                <w:ilvl w:val="0"/>
                <w:numId w:val="3"/>
              </w:numPr>
              <w:rPr>
                <w:del w:id="192" w:author="NAZ, Mamoona (OLDHAM MEDICAL SERVICES)" w:date="2026-09-22T12:47:00Z" w16du:dateUtc="2026-09-22T16:47:00Z"/>
                <w:rFonts w:ascii="Times New Roman" w:hAnsi="Times New Roman"/>
                <w:sz w:val="20"/>
                <w:szCs w:val="20"/>
              </w:rPr>
            </w:pPr>
            <w:del w:id="193" w:author="NAZ, Mamoona (OLDHAM MEDICAL SERVICES)" w:date="2026-09-22T12:47:00Z" w16du:dateUtc="2026-09-22T16:47:00Z">
              <w:r w:rsidRPr="002D312E">
                <w:rPr>
                  <w:rFonts w:ascii="Times New Roman" w:hAnsi="Times New Roman"/>
                  <w:sz w:val="20"/>
                  <w:szCs w:val="20"/>
                </w:rPr>
                <w:delText>Never (n (%))</w:delText>
              </w:r>
            </w:del>
          </w:p>
        </w:tc>
        <w:tc>
          <w:tcPr>
            <w:tcW w:w="1418" w:type="dxa"/>
          </w:tcPr>
          <w:p w14:paraId="331C5F12" w14:textId="77777777" w:rsidR="00A41624" w:rsidRDefault="00A41624" w:rsidP="00AF1133">
            <w:pPr>
              <w:rPr>
                <w:del w:id="194" w:author="NAZ, Mamoona (OLDHAM MEDICAL SERVICES)" w:date="2026-09-22T12:47:00Z" w16du:dateUtc="2026-09-22T16:47:00Z"/>
                <w:sz w:val="20"/>
                <w:szCs w:val="20"/>
              </w:rPr>
            </w:pPr>
          </w:p>
          <w:p w14:paraId="627816B8" w14:textId="77777777" w:rsidR="00A41624" w:rsidRDefault="00A41624" w:rsidP="00AF1133">
            <w:pPr>
              <w:rPr>
                <w:del w:id="195" w:author="NAZ, Mamoona (OLDHAM MEDICAL SERVICES)" w:date="2026-09-22T12:47:00Z" w16du:dateUtc="2026-09-22T16:47:00Z"/>
                <w:sz w:val="20"/>
                <w:szCs w:val="20"/>
              </w:rPr>
            </w:pPr>
            <w:del w:id="196" w:author="NAZ, Mamoona (OLDHAM MEDICAL SERVICES)" w:date="2026-09-22T12:47:00Z" w16du:dateUtc="2026-09-22T16:47:00Z">
              <w:r>
                <w:rPr>
                  <w:sz w:val="20"/>
                  <w:szCs w:val="20"/>
                </w:rPr>
                <w:delText>6 (13%)</w:delText>
              </w:r>
            </w:del>
          </w:p>
          <w:p w14:paraId="340C813D" w14:textId="77777777" w:rsidR="00A41624" w:rsidRDefault="00A41624" w:rsidP="00AF1133">
            <w:pPr>
              <w:rPr>
                <w:del w:id="197" w:author="NAZ, Mamoona (OLDHAM MEDICAL SERVICES)" w:date="2026-09-22T12:47:00Z" w16du:dateUtc="2026-09-22T16:47:00Z"/>
                <w:sz w:val="20"/>
                <w:szCs w:val="20"/>
              </w:rPr>
            </w:pPr>
            <w:del w:id="198" w:author="NAZ, Mamoona (OLDHAM MEDICAL SERVICES)" w:date="2026-09-22T12:47:00Z" w16du:dateUtc="2026-09-22T16:47:00Z">
              <w:r>
                <w:rPr>
                  <w:sz w:val="20"/>
                  <w:szCs w:val="20"/>
                </w:rPr>
                <w:delText>18 (39.1%)</w:delText>
              </w:r>
            </w:del>
          </w:p>
          <w:p w14:paraId="5EC6C651" w14:textId="77777777" w:rsidR="00A41624" w:rsidRPr="008D5DAC" w:rsidRDefault="00A41624" w:rsidP="00AF1133">
            <w:pPr>
              <w:rPr>
                <w:del w:id="199" w:author="NAZ, Mamoona (OLDHAM MEDICAL SERVICES)" w:date="2026-09-22T12:47:00Z" w16du:dateUtc="2026-09-22T16:47:00Z"/>
                <w:sz w:val="20"/>
                <w:szCs w:val="20"/>
              </w:rPr>
            </w:pPr>
            <w:del w:id="200" w:author="NAZ, Mamoona (OLDHAM MEDICAL SERVICES)" w:date="2026-09-22T12:47:00Z" w16du:dateUtc="2026-09-22T16:47:00Z">
              <w:r>
                <w:rPr>
                  <w:sz w:val="20"/>
                  <w:szCs w:val="20"/>
                </w:rPr>
                <w:delText>22 (47.8%)</w:delText>
              </w:r>
            </w:del>
          </w:p>
        </w:tc>
        <w:tc>
          <w:tcPr>
            <w:tcW w:w="1511" w:type="dxa"/>
          </w:tcPr>
          <w:p w14:paraId="0AB3045F" w14:textId="77777777" w:rsidR="00A41624" w:rsidRDefault="00A41624" w:rsidP="00AF1133">
            <w:pPr>
              <w:rPr>
                <w:del w:id="201" w:author="NAZ, Mamoona (OLDHAM MEDICAL SERVICES)" w:date="2026-09-22T12:47:00Z" w16du:dateUtc="2026-09-22T16:47:00Z"/>
                <w:sz w:val="20"/>
                <w:szCs w:val="20"/>
              </w:rPr>
            </w:pPr>
          </w:p>
          <w:p w14:paraId="10BB560E" w14:textId="77777777" w:rsidR="00A41624" w:rsidRDefault="00A41624" w:rsidP="00AF1133">
            <w:pPr>
              <w:rPr>
                <w:del w:id="202" w:author="NAZ, Mamoona (OLDHAM MEDICAL SERVICES)" w:date="2026-09-22T12:47:00Z" w16du:dateUtc="2026-09-22T16:47:00Z"/>
                <w:sz w:val="20"/>
                <w:szCs w:val="20"/>
              </w:rPr>
            </w:pPr>
            <w:del w:id="203" w:author="NAZ, Mamoona (OLDHAM MEDICAL SERVICES)" w:date="2026-09-22T12:47:00Z" w16du:dateUtc="2026-09-22T16:47:00Z">
              <w:r>
                <w:rPr>
                  <w:sz w:val="20"/>
                  <w:szCs w:val="20"/>
                </w:rPr>
                <w:delText>4 (15.4%)</w:delText>
              </w:r>
            </w:del>
          </w:p>
          <w:p w14:paraId="7DE10AA2" w14:textId="77777777" w:rsidR="00A41624" w:rsidRDefault="00A41624" w:rsidP="00AF1133">
            <w:pPr>
              <w:rPr>
                <w:del w:id="204" w:author="NAZ, Mamoona (OLDHAM MEDICAL SERVICES)" w:date="2026-09-22T12:47:00Z" w16du:dateUtc="2026-09-22T16:47:00Z"/>
                <w:sz w:val="20"/>
                <w:szCs w:val="20"/>
              </w:rPr>
            </w:pPr>
            <w:del w:id="205" w:author="NAZ, Mamoona (OLDHAM MEDICAL SERVICES)" w:date="2026-09-22T12:47:00Z" w16du:dateUtc="2026-09-22T16:47:00Z">
              <w:r>
                <w:rPr>
                  <w:sz w:val="20"/>
                  <w:szCs w:val="20"/>
                </w:rPr>
                <w:delText>9 (34.6%)</w:delText>
              </w:r>
            </w:del>
          </w:p>
          <w:p w14:paraId="3D61E7DB" w14:textId="77777777" w:rsidR="00A41624" w:rsidRPr="008D5DAC" w:rsidRDefault="00A41624" w:rsidP="00AF1133">
            <w:pPr>
              <w:rPr>
                <w:del w:id="206" w:author="NAZ, Mamoona (OLDHAM MEDICAL SERVICES)" w:date="2026-09-22T12:47:00Z" w16du:dateUtc="2026-09-22T16:47:00Z"/>
                <w:sz w:val="20"/>
                <w:szCs w:val="20"/>
              </w:rPr>
            </w:pPr>
            <w:del w:id="207" w:author="NAZ, Mamoona (OLDHAM MEDICAL SERVICES)" w:date="2026-09-22T12:47:00Z" w16du:dateUtc="2026-09-22T16:47:00Z">
              <w:r>
                <w:rPr>
                  <w:sz w:val="20"/>
                  <w:szCs w:val="20"/>
                </w:rPr>
                <w:delText>13 (50%)</w:delText>
              </w:r>
            </w:del>
          </w:p>
        </w:tc>
        <w:tc>
          <w:tcPr>
            <w:tcW w:w="1235" w:type="dxa"/>
          </w:tcPr>
          <w:p w14:paraId="700891E6" w14:textId="77777777" w:rsidR="00A41624" w:rsidRDefault="00A41624" w:rsidP="00AF1133">
            <w:pPr>
              <w:rPr>
                <w:del w:id="208" w:author="NAZ, Mamoona (OLDHAM MEDICAL SERVICES)" w:date="2026-09-22T12:47:00Z" w16du:dateUtc="2026-09-22T16:47:00Z"/>
                <w:sz w:val="20"/>
                <w:szCs w:val="20"/>
              </w:rPr>
            </w:pPr>
          </w:p>
          <w:p w14:paraId="13D2207D" w14:textId="77777777" w:rsidR="00A41624" w:rsidRPr="008D5DAC" w:rsidRDefault="00A41624" w:rsidP="00AF1133">
            <w:pPr>
              <w:rPr>
                <w:del w:id="209" w:author="NAZ, Mamoona (OLDHAM MEDICAL SERVICES)" w:date="2026-09-22T12:47:00Z" w16du:dateUtc="2026-09-22T16:47:00Z"/>
                <w:sz w:val="20"/>
                <w:szCs w:val="20"/>
              </w:rPr>
            </w:pPr>
            <w:del w:id="210" w:author="NAZ, Mamoona (OLDHAM MEDICAL SERVICES)" w:date="2026-09-22T12:47:00Z" w16du:dateUtc="2026-09-22T16:47:00Z">
              <w:r>
                <w:rPr>
                  <w:sz w:val="20"/>
                  <w:szCs w:val="20"/>
                </w:rPr>
                <w:delText>0.92</w:delText>
              </w:r>
            </w:del>
          </w:p>
        </w:tc>
      </w:tr>
      <w:tr w:rsidR="00A41624" w:rsidRPr="008D5DAC" w14:paraId="3BAA3A9D" w14:textId="77777777" w:rsidTr="00AF1133">
        <w:trPr>
          <w:del w:id="211" w:author="NAZ, Mamoona (OLDHAM MEDICAL SERVICES)" w:date="2026-09-22T12:47:00Z" w16du:dateUtc="2026-09-22T16:47:00Z"/>
        </w:trPr>
        <w:tc>
          <w:tcPr>
            <w:tcW w:w="3085" w:type="dxa"/>
          </w:tcPr>
          <w:p w14:paraId="340CCF2B" w14:textId="77777777" w:rsidR="00A41624" w:rsidRPr="008D5DAC" w:rsidRDefault="00A41624" w:rsidP="00AF1133">
            <w:pPr>
              <w:rPr>
                <w:del w:id="212" w:author="NAZ, Mamoona (OLDHAM MEDICAL SERVICES)" w:date="2026-09-22T12:47:00Z" w16du:dateUtc="2026-09-22T16:47:00Z"/>
                <w:rFonts w:ascii="Times New Roman" w:hAnsi="Times New Roman"/>
                <w:sz w:val="20"/>
                <w:szCs w:val="20"/>
              </w:rPr>
            </w:pPr>
            <w:del w:id="213" w:author="NAZ, Mamoona (OLDHAM MEDICAL SERVICES)" w:date="2026-09-22T12:47:00Z" w16du:dateUtc="2026-09-22T16:47:00Z">
              <w:r w:rsidRPr="008D5DAC">
                <w:rPr>
                  <w:rFonts w:ascii="Times New Roman" w:hAnsi="Times New Roman"/>
                  <w:sz w:val="20"/>
                  <w:szCs w:val="20"/>
                </w:rPr>
                <w:delText>Antidiabetic medication</w:delText>
              </w:r>
            </w:del>
          </w:p>
          <w:p w14:paraId="6A747BC3" w14:textId="77777777" w:rsidR="00A41624" w:rsidRPr="008D5DAC" w:rsidRDefault="00A41624" w:rsidP="00AF1133">
            <w:pPr>
              <w:pStyle w:val="ListParagraph"/>
              <w:numPr>
                <w:ilvl w:val="0"/>
                <w:numId w:val="2"/>
              </w:numPr>
              <w:rPr>
                <w:del w:id="214" w:author="NAZ, Mamoona (OLDHAM MEDICAL SERVICES)" w:date="2026-09-22T12:47:00Z" w16du:dateUtc="2026-09-22T16:47:00Z"/>
                <w:rFonts w:ascii="Times New Roman" w:hAnsi="Times New Roman"/>
                <w:sz w:val="20"/>
                <w:szCs w:val="20"/>
              </w:rPr>
            </w:pPr>
            <w:del w:id="215" w:author="NAZ, Mamoona (OLDHAM MEDICAL SERVICES)" w:date="2026-09-22T12:47:00Z" w16du:dateUtc="2026-09-22T16:47:00Z">
              <w:r w:rsidRPr="008D5DAC">
                <w:rPr>
                  <w:rFonts w:ascii="Times New Roman" w:hAnsi="Times New Roman"/>
                  <w:sz w:val="20"/>
                  <w:szCs w:val="20"/>
                </w:rPr>
                <w:delText>No medication (n (%))</w:delText>
              </w:r>
            </w:del>
          </w:p>
          <w:p w14:paraId="11BCCB33" w14:textId="77777777" w:rsidR="00A41624" w:rsidRPr="008D5DAC" w:rsidRDefault="00A41624" w:rsidP="00AF1133">
            <w:pPr>
              <w:pStyle w:val="ListParagraph"/>
              <w:numPr>
                <w:ilvl w:val="0"/>
                <w:numId w:val="2"/>
              </w:numPr>
              <w:rPr>
                <w:del w:id="216" w:author="NAZ, Mamoona (OLDHAM MEDICAL SERVICES)" w:date="2026-09-22T12:47:00Z" w16du:dateUtc="2026-09-22T16:47:00Z"/>
                <w:rFonts w:ascii="Times New Roman" w:hAnsi="Times New Roman"/>
                <w:sz w:val="20"/>
                <w:szCs w:val="20"/>
              </w:rPr>
            </w:pPr>
            <w:del w:id="217" w:author="NAZ, Mamoona (OLDHAM MEDICAL SERVICES)" w:date="2026-09-22T12:47:00Z" w16du:dateUtc="2026-09-22T16:47:00Z">
              <w:r w:rsidRPr="008D5DAC">
                <w:rPr>
                  <w:rFonts w:ascii="Times New Roman" w:hAnsi="Times New Roman"/>
                  <w:sz w:val="20"/>
                  <w:szCs w:val="20"/>
                </w:rPr>
                <w:delText>Metformin (n (%))</w:delText>
              </w:r>
            </w:del>
          </w:p>
          <w:p w14:paraId="12CC1176" w14:textId="77777777" w:rsidR="00A41624" w:rsidRPr="008D5DAC" w:rsidRDefault="00A41624" w:rsidP="00AF1133">
            <w:pPr>
              <w:pStyle w:val="ListParagraph"/>
              <w:numPr>
                <w:ilvl w:val="0"/>
                <w:numId w:val="2"/>
              </w:numPr>
              <w:rPr>
                <w:del w:id="218" w:author="NAZ, Mamoona (OLDHAM MEDICAL SERVICES)" w:date="2026-09-22T12:47:00Z" w16du:dateUtc="2026-09-22T16:47:00Z"/>
                <w:rFonts w:ascii="Times New Roman" w:hAnsi="Times New Roman"/>
                <w:sz w:val="20"/>
                <w:szCs w:val="20"/>
              </w:rPr>
            </w:pPr>
            <w:del w:id="219" w:author="NAZ, Mamoona (OLDHAM MEDICAL SERVICES)" w:date="2026-09-22T12:47:00Z" w16du:dateUtc="2026-09-22T16:47:00Z">
              <w:r w:rsidRPr="008D5DAC">
                <w:rPr>
                  <w:rFonts w:ascii="Times New Roman" w:hAnsi="Times New Roman"/>
                  <w:sz w:val="20"/>
                  <w:szCs w:val="20"/>
                </w:rPr>
                <w:delText>Insulin (n (%))</w:delText>
              </w:r>
            </w:del>
          </w:p>
          <w:p w14:paraId="39C69C9B" w14:textId="77777777" w:rsidR="00A41624" w:rsidRPr="008D5DAC" w:rsidRDefault="00A41624" w:rsidP="00AF1133">
            <w:pPr>
              <w:pStyle w:val="ListParagraph"/>
              <w:numPr>
                <w:ilvl w:val="0"/>
                <w:numId w:val="2"/>
              </w:numPr>
              <w:rPr>
                <w:del w:id="220" w:author="NAZ, Mamoona (OLDHAM MEDICAL SERVICES)" w:date="2026-09-22T12:47:00Z" w16du:dateUtc="2026-09-22T16:47:00Z"/>
                <w:rFonts w:ascii="Times New Roman" w:hAnsi="Times New Roman"/>
                <w:sz w:val="20"/>
                <w:szCs w:val="20"/>
              </w:rPr>
            </w:pPr>
            <w:del w:id="221" w:author="NAZ, Mamoona (OLDHAM MEDICAL SERVICES)" w:date="2026-09-22T12:47:00Z" w16du:dateUtc="2026-09-22T16:47:00Z">
              <w:r w:rsidRPr="008D5DAC">
                <w:rPr>
                  <w:rFonts w:ascii="Times New Roman" w:hAnsi="Times New Roman"/>
                  <w:sz w:val="20"/>
                  <w:szCs w:val="20"/>
                </w:rPr>
                <w:delText>GLP1 analog (n (%))</w:delText>
              </w:r>
            </w:del>
          </w:p>
          <w:p w14:paraId="1372BDC1" w14:textId="77777777" w:rsidR="00A41624" w:rsidRPr="008D5DAC" w:rsidRDefault="00A41624" w:rsidP="00AF1133">
            <w:pPr>
              <w:pStyle w:val="ListParagraph"/>
              <w:numPr>
                <w:ilvl w:val="0"/>
                <w:numId w:val="2"/>
              </w:numPr>
              <w:rPr>
                <w:del w:id="222" w:author="NAZ, Mamoona (OLDHAM MEDICAL SERVICES)" w:date="2026-09-22T12:47:00Z" w16du:dateUtc="2026-09-22T16:47:00Z"/>
                <w:rFonts w:ascii="Times New Roman" w:hAnsi="Times New Roman"/>
                <w:sz w:val="20"/>
                <w:szCs w:val="20"/>
              </w:rPr>
            </w:pPr>
            <w:del w:id="223" w:author="NAZ, Mamoona (OLDHAM MEDICAL SERVICES)" w:date="2026-09-22T12:47:00Z" w16du:dateUtc="2026-09-22T16:47:00Z">
              <w:r w:rsidRPr="008D5DAC">
                <w:rPr>
                  <w:rFonts w:ascii="Times New Roman" w:hAnsi="Times New Roman"/>
                  <w:sz w:val="20"/>
                  <w:szCs w:val="20"/>
                </w:rPr>
                <w:delText>DPP4 inhibitor (n (%))</w:delText>
              </w:r>
            </w:del>
          </w:p>
          <w:p w14:paraId="33E6479E" w14:textId="77777777" w:rsidR="00A41624" w:rsidRDefault="00A41624" w:rsidP="00AF1133">
            <w:pPr>
              <w:pStyle w:val="ListParagraph"/>
              <w:numPr>
                <w:ilvl w:val="0"/>
                <w:numId w:val="2"/>
              </w:numPr>
              <w:rPr>
                <w:del w:id="224" w:author="NAZ, Mamoona (OLDHAM MEDICAL SERVICES)" w:date="2026-09-22T12:47:00Z" w16du:dateUtc="2026-09-22T16:47:00Z"/>
                <w:rFonts w:ascii="Times New Roman" w:hAnsi="Times New Roman"/>
                <w:sz w:val="20"/>
                <w:szCs w:val="20"/>
              </w:rPr>
            </w:pPr>
            <w:del w:id="225" w:author="NAZ, Mamoona (OLDHAM MEDICAL SERVICES)" w:date="2026-09-22T12:47:00Z" w16du:dateUtc="2026-09-22T16:47:00Z">
              <w:r w:rsidRPr="008D5DAC">
                <w:rPr>
                  <w:rFonts w:ascii="Times New Roman" w:hAnsi="Times New Roman"/>
                  <w:sz w:val="20"/>
                  <w:szCs w:val="20"/>
                </w:rPr>
                <w:delText>SGLT2 inhibitor (n (%))</w:delText>
              </w:r>
            </w:del>
          </w:p>
          <w:p w14:paraId="24563C36" w14:textId="77777777" w:rsidR="00A41624" w:rsidRPr="005D4160" w:rsidRDefault="00A41624" w:rsidP="00AF1133">
            <w:pPr>
              <w:pStyle w:val="ListParagraph"/>
              <w:numPr>
                <w:ilvl w:val="0"/>
                <w:numId w:val="2"/>
              </w:numPr>
              <w:rPr>
                <w:del w:id="226" w:author="NAZ, Mamoona (OLDHAM MEDICAL SERVICES)" w:date="2026-09-22T12:47:00Z" w16du:dateUtc="2026-09-22T16:47:00Z"/>
                <w:rFonts w:ascii="Times New Roman" w:hAnsi="Times New Roman"/>
                <w:sz w:val="20"/>
                <w:szCs w:val="20"/>
              </w:rPr>
            </w:pPr>
            <w:del w:id="227" w:author="NAZ, Mamoona (OLDHAM MEDICAL SERVICES)" w:date="2026-09-22T12:47:00Z" w16du:dateUtc="2026-09-22T16:47:00Z">
              <w:r w:rsidRPr="005D4160">
                <w:rPr>
                  <w:rFonts w:ascii="Times New Roman" w:hAnsi="Times New Roman"/>
                  <w:sz w:val="20"/>
                  <w:szCs w:val="20"/>
                </w:rPr>
                <w:delText>Sulphonyl Urea (n (%))</w:delText>
              </w:r>
            </w:del>
          </w:p>
        </w:tc>
        <w:tc>
          <w:tcPr>
            <w:tcW w:w="1418" w:type="dxa"/>
          </w:tcPr>
          <w:p w14:paraId="1B50A5DB" w14:textId="77777777" w:rsidR="00A41624" w:rsidRDefault="00A41624" w:rsidP="00AF1133">
            <w:pPr>
              <w:rPr>
                <w:del w:id="228" w:author="NAZ, Mamoona (OLDHAM MEDICAL SERVICES)" w:date="2026-09-22T12:47:00Z" w16du:dateUtc="2026-09-22T16:47:00Z"/>
                <w:sz w:val="20"/>
                <w:szCs w:val="20"/>
              </w:rPr>
            </w:pPr>
          </w:p>
          <w:p w14:paraId="7FF78BE9" w14:textId="77777777" w:rsidR="00A41624" w:rsidRDefault="00A41624" w:rsidP="00AF1133">
            <w:pPr>
              <w:rPr>
                <w:del w:id="229" w:author="NAZ, Mamoona (OLDHAM MEDICAL SERVICES)" w:date="2026-09-22T12:47:00Z" w16du:dateUtc="2026-09-22T16:47:00Z"/>
                <w:sz w:val="20"/>
                <w:szCs w:val="20"/>
              </w:rPr>
            </w:pPr>
            <w:del w:id="230" w:author="NAZ, Mamoona (OLDHAM MEDICAL SERVICES)" w:date="2026-09-22T12:47:00Z" w16du:dateUtc="2026-09-22T16:47:00Z">
              <w:r>
                <w:rPr>
                  <w:sz w:val="20"/>
                  <w:szCs w:val="20"/>
                </w:rPr>
                <w:delText>3 (6.5%)</w:delText>
              </w:r>
            </w:del>
          </w:p>
          <w:p w14:paraId="56BF632D" w14:textId="77777777" w:rsidR="00A41624" w:rsidRDefault="00A41624" w:rsidP="00AF1133">
            <w:pPr>
              <w:rPr>
                <w:del w:id="231" w:author="NAZ, Mamoona (OLDHAM MEDICAL SERVICES)" w:date="2026-09-22T12:47:00Z" w16du:dateUtc="2026-09-22T16:47:00Z"/>
                <w:sz w:val="20"/>
                <w:szCs w:val="20"/>
              </w:rPr>
            </w:pPr>
            <w:del w:id="232" w:author="NAZ, Mamoona (OLDHAM MEDICAL SERVICES)" w:date="2026-09-22T12:47:00Z" w16du:dateUtc="2026-09-22T16:47:00Z">
              <w:r>
                <w:rPr>
                  <w:sz w:val="20"/>
                  <w:szCs w:val="20"/>
                </w:rPr>
                <w:delText>26 (78.3%)</w:delText>
              </w:r>
            </w:del>
          </w:p>
          <w:p w14:paraId="074CA72B" w14:textId="77777777" w:rsidR="00A41624" w:rsidRDefault="00A41624" w:rsidP="00AF1133">
            <w:pPr>
              <w:rPr>
                <w:del w:id="233" w:author="NAZ, Mamoona (OLDHAM MEDICAL SERVICES)" w:date="2026-09-22T12:47:00Z" w16du:dateUtc="2026-09-22T16:47:00Z"/>
                <w:sz w:val="20"/>
                <w:szCs w:val="20"/>
              </w:rPr>
            </w:pPr>
            <w:del w:id="234" w:author="NAZ, Mamoona (OLDHAM MEDICAL SERVICES)" w:date="2026-09-22T12:47:00Z" w16du:dateUtc="2026-09-22T16:47:00Z">
              <w:r>
                <w:rPr>
                  <w:sz w:val="20"/>
                  <w:szCs w:val="20"/>
                </w:rPr>
                <w:delText>29 (63.0%)</w:delText>
              </w:r>
            </w:del>
          </w:p>
          <w:p w14:paraId="22B5CCBA" w14:textId="77777777" w:rsidR="00A41624" w:rsidRDefault="00A41624" w:rsidP="00AF1133">
            <w:pPr>
              <w:rPr>
                <w:del w:id="235" w:author="NAZ, Mamoona (OLDHAM MEDICAL SERVICES)" w:date="2026-09-22T12:47:00Z" w16du:dateUtc="2026-09-22T16:47:00Z"/>
                <w:sz w:val="20"/>
                <w:szCs w:val="20"/>
              </w:rPr>
            </w:pPr>
            <w:del w:id="236" w:author="NAZ, Mamoona (OLDHAM MEDICAL SERVICES)" w:date="2026-09-22T12:47:00Z" w16du:dateUtc="2026-09-22T16:47:00Z">
              <w:r>
                <w:rPr>
                  <w:sz w:val="20"/>
                  <w:szCs w:val="20"/>
                </w:rPr>
                <w:delText>27 (58.7%)</w:delText>
              </w:r>
            </w:del>
          </w:p>
          <w:p w14:paraId="337BC693" w14:textId="77777777" w:rsidR="00A41624" w:rsidRDefault="00A41624" w:rsidP="00AF1133">
            <w:pPr>
              <w:rPr>
                <w:del w:id="237" w:author="NAZ, Mamoona (OLDHAM MEDICAL SERVICES)" w:date="2026-09-22T12:47:00Z" w16du:dateUtc="2026-09-22T16:47:00Z"/>
                <w:sz w:val="20"/>
                <w:szCs w:val="20"/>
              </w:rPr>
            </w:pPr>
            <w:del w:id="238" w:author="NAZ, Mamoona (OLDHAM MEDICAL SERVICES)" w:date="2026-09-22T12:47:00Z" w16du:dateUtc="2026-09-22T16:47:00Z">
              <w:r>
                <w:rPr>
                  <w:sz w:val="20"/>
                  <w:szCs w:val="20"/>
                </w:rPr>
                <w:delText>3 (6.5%)</w:delText>
              </w:r>
            </w:del>
          </w:p>
          <w:p w14:paraId="2E7DC86D" w14:textId="77777777" w:rsidR="00A41624" w:rsidRDefault="00A41624" w:rsidP="00AF1133">
            <w:pPr>
              <w:rPr>
                <w:del w:id="239" w:author="NAZ, Mamoona (OLDHAM MEDICAL SERVICES)" w:date="2026-09-22T12:47:00Z" w16du:dateUtc="2026-09-22T16:47:00Z"/>
                <w:sz w:val="20"/>
                <w:szCs w:val="20"/>
              </w:rPr>
            </w:pPr>
            <w:del w:id="240" w:author="NAZ, Mamoona (OLDHAM MEDICAL SERVICES)" w:date="2026-09-22T12:47:00Z" w16du:dateUtc="2026-09-22T16:47:00Z">
              <w:r>
                <w:rPr>
                  <w:sz w:val="20"/>
                  <w:szCs w:val="20"/>
                </w:rPr>
                <w:delText>5 (10.9%)</w:delText>
              </w:r>
            </w:del>
          </w:p>
          <w:p w14:paraId="2A7EBAF7" w14:textId="77777777" w:rsidR="00A41624" w:rsidRPr="008D5DAC" w:rsidRDefault="00A41624" w:rsidP="00AF1133">
            <w:pPr>
              <w:rPr>
                <w:del w:id="241" w:author="NAZ, Mamoona (OLDHAM MEDICAL SERVICES)" w:date="2026-09-22T12:47:00Z" w16du:dateUtc="2026-09-22T16:47:00Z"/>
                <w:sz w:val="20"/>
                <w:szCs w:val="20"/>
              </w:rPr>
            </w:pPr>
            <w:del w:id="242" w:author="NAZ, Mamoona (OLDHAM MEDICAL SERVICES)" w:date="2026-09-22T12:47:00Z" w16du:dateUtc="2026-09-22T16:47:00Z">
              <w:r>
                <w:rPr>
                  <w:sz w:val="20"/>
                  <w:szCs w:val="20"/>
                </w:rPr>
                <w:delText>1 (2.2%)</w:delText>
              </w:r>
            </w:del>
          </w:p>
        </w:tc>
        <w:tc>
          <w:tcPr>
            <w:tcW w:w="1511" w:type="dxa"/>
          </w:tcPr>
          <w:p w14:paraId="5AD76680" w14:textId="77777777" w:rsidR="00A41624" w:rsidRDefault="00A41624" w:rsidP="00AF1133">
            <w:pPr>
              <w:rPr>
                <w:del w:id="243" w:author="NAZ, Mamoona (OLDHAM MEDICAL SERVICES)" w:date="2026-09-22T12:47:00Z" w16du:dateUtc="2026-09-22T16:47:00Z"/>
                <w:sz w:val="20"/>
                <w:szCs w:val="20"/>
              </w:rPr>
            </w:pPr>
          </w:p>
          <w:p w14:paraId="1484355D" w14:textId="77777777" w:rsidR="00A41624" w:rsidRDefault="00A41624" w:rsidP="00AF1133">
            <w:pPr>
              <w:rPr>
                <w:del w:id="244" w:author="NAZ, Mamoona (OLDHAM MEDICAL SERVICES)" w:date="2026-09-22T12:47:00Z" w16du:dateUtc="2026-09-22T16:47:00Z"/>
                <w:sz w:val="20"/>
                <w:szCs w:val="20"/>
              </w:rPr>
            </w:pPr>
            <w:del w:id="245" w:author="NAZ, Mamoona (OLDHAM MEDICAL SERVICES)" w:date="2026-09-22T12:47:00Z" w16du:dateUtc="2026-09-22T16:47:00Z">
              <w:r>
                <w:rPr>
                  <w:sz w:val="20"/>
                  <w:szCs w:val="20"/>
                </w:rPr>
                <w:delText>0 (0%)</w:delText>
              </w:r>
            </w:del>
          </w:p>
          <w:p w14:paraId="2EFFE3BD" w14:textId="77777777" w:rsidR="00A41624" w:rsidRDefault="00A41624" w:rsidP="00AF1133">
            <w:pPr>
              <w:rPr>
                <w:del w:id="246" w:author="NAZ, Mamoona (OLDHAM MEDICAL SERVICES)" w:date="2026-09-22T12:47:00Z" w16du:dateUtc="2026-09-22T16:47:00Z"/>
                <w:sz w:val="20"/>
                <w:szCs w:val="20"/>
              </w:rPr>
            </w:pPr>
            <w:del w:id="247" w:author="NAZ, Mamoona (OLDHAM MEDICAL SERVICES)" w:date="2026-09-22T12:47:00Z" w16du:dateUtc="2026-09-22T16:47:00Z">
              <w:r>
                <w:rPr>
                  <w:sz w:val="20"/>
                  <w:szCs w:val="20"/>
                </w:rPr>
                <w:delText>22 (84.6%)</w:delText>
              </w:r>
            </w:del>
          </w:p>
          <w:p w14:paraId="29D090EB" w14:textId="77777777" w:rsidR="00A41624" w:rsidRDefault="00A41624" w:rsidP="00AF1133">
            <w:pPr>
              <w:rPr>
                <w:del w:id="248" w:author="NAZ, Mamoona (OLDHAM MEDICAL SERVICES)" w:date="2026-09-22T12:47:00Z" w16du:dateUtc="2026-09-22T16:47:00Z"/>
                <w:sz w:val="20"/>
                <w:szCs w:val="20"/>
              </w:rPr>
            </w:pPr>
            <w:del w:id="249" w:author="NAZ, Mamoona (OLDHAM MEDICAL SERVICES)" w:date="2026-09-22T12:47:00Z" w16du:dateUtc="2026-09-22T16:47:00Z">
              <w:r>
                <w:rPr>
                  <w:sz w:val="20"/>
                  <w:szCs w:val="20"/>
                </w:rPr>
                <w:delText>18 (69.2%)</w:delText>
              </w:r>
            </w:del>
          </w:p>
          <w:p w14:paraId="4154573F" w14:textId="77777777" w:rsidR="00A41624" w:rsidRDefault="00A41624" w:rsidP="00AF1133">
            <w:pPr>
              <w:rPr>
                <w:del w:id="250" w:author="NAZ, Mamoona (OLDHAM MEDICAL SERVICES)" w:date="2026-09-22T12:47:00Z" w16du:dateUtc="2026-09-22T16:47:00Z"/>
                <w:sz w:val="20"/>
                <w:szCs w:val="20"/>
              </w:rPr>
            </w:pPr>
            <w:del w:id="251" w:author="NAZ, Mamoona (OLDHAM MEDICAL SERVICES)" w:date="2026-09-22T12:47:00Z" w16du:dateUtc="2026-09-22T16:47:00Z">
              <w:r>
                <w:rPr>
                  <w:sz w:val="20"/>
                  <w:szCs w:val="20"/>
                </w:rPr>
                <w:delText>12 (46.2%)</w:delText>
              </w:r>
            </w:del>
          </w:p>
          <w:p w14:paraId="5BA3D77D" w14:textId="77777777" w:rsidR="00A41624" w:rsidRDefault="00A41624" w:rsidP="00AF1133">
            <w:pPr>
              <w:rPr>
                <w:del w:id="252" w:author="NAZ, Mamoona (OLDHAM MEDICAL SERVICES)" w:date="2026-09-22T12:47:00Z" w16du:dateUtc="2026-09-22T16:47:00Z"/>
                <w:sz w:val="20"/>
                <w:szCs w:val="20"/>
              </w:rPr>
            </w:pPr>
            <w:del w:id="253" w:author="NAZ, Mamoona (OLDHAM MEDICAL SERVICES)" w:date="2026-09-22T12:47:00Z" w16du:dateUtc="2026-09-22T16:47:00Z">
              <w:r>
                <w:rPr>
                  <w:sz w:val="20"/>
                  <w:szCs w:val="20"/>
                </w:rPr>
                <w:delText>4 (15.4%)</w:delText>
              </w:r>
            </w:del>
          </w:p>
          <w:p w14:paraId="378EBAD1" w14:textId="77777777" w:rsidR="00A41624" w:rsidRDefault="00A41624" w:rsidP="00AF1133">
            <w:pPr>
              <w:rPr>
                <w:del w:id="254" w:author="NAZ, Mamoona (OLDHAM MEDICAL SERVICES)" w:date="2026-09-22T12:47:00Z" w16du:dateUtc="2026-09-22T16:47:00Z"/>
                <w:sz w:val="20"/>
                <w:szCs w:val="20"/>
              </w:rPr>
            </w:pPr>
            <w:del w:id="255" w:author="NAZ, Mamoona (OLDHAM MEDICAL SERVICES)" w:date="2026-09-22T12:47:00Z" w16du:dateUtc="2026-09-22T16:47:00Z">
              <w:r>
                <w:rPr>
                  <w:sz w:val="20"/>
                  <w:szCs w:val="20"/>
                </w:rPr>
                <w:delText>8 (30.8%)</w:delText>
              </w:r>
            </w:del>
          </w:p>
          <w:p w14:paraId="79A1A6AF" w14:textId="77777777" w:rsidR="00A41624" w:rsidRPr="008D5DAC" w:rsidRDefault="00A41624" w:rsidP="00AF1133">
            <w:pPr>
              <w:rPr>
                <w:del w:id="256" w:author="NAZ, Mamoona (OLDHAM MEDICAL SERVICES)" w:date="2026-09-22T12:47:00Z" w16du:dateUtc="2026-09-22T16:47:00Z"/>
                <w:sz w:val="20"/>
                <w:szCs w:val="20"/>
              </w:rPr>
            </w:pPr>
            <w:del w:id="257" w:author="NAZ, Mamoona (OLDHAM MEDICAL SERVICES)" w:date="2026-09-22T12:47:00Z" w16du:dateUtc="2026-09-22T16:47:00Z">
              <w:r>
                <w:rPr>
                  <w:sz w:val="20"/>
                  <w:szCs w:val="20"/>
                </w:rPr>
                <w:delText>1 (3.8%)</w:delText>
              </w:r>
            </w:del>
          </w:p>
        </w:tc>
        <w:tc>
          <w:tcPr>
            <w:tcW w:w="1235" w:type="dxa"/>
          </w:tcPr>
          <w:p w14:paraId="498481B5" w14:textId="77777777" w:rsidR="00A41624" w:rsidRDefault="00A41624" w:rsidP="00AF1133">
            <w:pPr>
              <w:rPr>
                <w:del w:id="258" w:author="NAZ, Mamoona (OLDHAM MEDICAL SERVICES)" w:date="2026-09-22T12:47:00Z" w16du:dateUtc="2026-09-22T16:47:00Z"/>
                <w:sz w:val="20"/>
                <w:szCs w:val="20"/>
              </w:rPr>
            </w:pPr>
          </w:p>
          <w:p w14:paraId="7B70D996" w14:textId="77777777" w:rsidR="00A41624" w:rsidRDefault="00A41624" w:rsidP="00AF1133">
            <w:pPr>
              <w:rPr>
                <w:del w:id="259" w:author="NAZ, Mamoona (OLDHAM MEDICAL SERVICES)" w:date="2026-09-22T12:47:00Z" w16du:dateUtc="2026-09-22T16:47:00Z"/>
                <w:sz w:val="20"/>
                <w:szCs w:val="20"/>
              </w:rPr>
            </w:pPr>
            <w:del w:id="260" w:author="NAZ, Mamoona (OLDHAM MEDICAL SERVICES)" w:date="2026-09-22T12:47:00Z" w16du:dateUtc="2026-09-22T16:47:00Z">
              <w:r>
                <w:rPr>
                  <w:sz w:val="20"/>
                  <w:szCs w:val="20"/>
                </w:rPr>
                <w:delText>0.18</w:delText>
              </w:r>
            </w:del>
          </w:p>
          <w:p w14:paraId="335851B8" w14:textId="77777777" w:rsidR="00A41624" w:rsidRDefault="00A41624" w:rsidP="00AF1133">
            <w:pPr>
              <w:rPr>
                <w:del w:id="261" w:author="NAZ, Mamoona (OLDHAM MEDICAL SERVICES)" w:date="2026-09-22T12:47:00Z" w16du:dateUtc="2026-09-22T16:47:00Z"/>
                <w:sz w:val="20"/>
                <w:szCs w:val="20"/>
              </w:rPr>
            </w:pPr>
            <w:del w:id="262" w:author="NAZ, Mamoona (OLDHAM MEDICAL SERVICES)" w:date="2026-09-22T12:47:00Z" w16du:dateUtc="2026-09-22T16:47:00Z">
              <w:r>
                <w:rPr>
                  <w:sz w:val="20"/>
                  <w:szCs w:val="20"/>
                </w:rPr>
                <w:delText>0.51</w:delText>
              </w:r>
            </w:del>
          </w:p>
          <w:p w14:paraId="5E43CDFE" w14:textId="77777777" w:rsidR="00A41624" w:rsidRDefault="00A41624" w:rsidP="00AF1133">
            <w:pPr>
              <w:rPr>
                <w:del w:id="263" w:author="NAZ, Mamoona (OLDHAM MEDICAL SERVICES)" w:date="2026-09-22T12:47:00Z" w16du:dateUtc="2026-09-22T16:47:00Z"/>
                <w:sz w:val="20"/>
                <w:szCs w:val="20"/>
              </w:rPr>
            </w:pPr>
            <w:del w:id="264" w:author="NAZ, Mamoona (OLDHAM MEDICAL SERVICES)" w:date="2026-09-22T12:47:00Z" w16du:dateUtc="2026-09-22T16:47:00Z">
              <w:r>
                <w:rPr>
                  <w:sz w:val="20"/>
                  <w:szCs w:val="20"/>
                </w:rPr>
                <w:delText>0.60</w:delText>
              </w:r>
            </w:del>
          </w:p>
          <w:p w14:paraId="6A42746B" w14:textId="77777777" w:rsidR="00A41624" w:rsidRDefault="00A41624" w:rsidP="00AF1133">
            <w:pPr>
              <w:rPr>
                <w:del w:id="265" w:author="NAZ, Mamoona (OLDHAM MEDICAL SERVICES)" w:date="2026-09-22T12:47:00Z" w16du:dateUtc="2026-09-22T16:47:00Z"/>
                <w:sz w:val="20"/>
                <w:szCs w:val="20"/>
              </w:rPr>
            </w:pPr>
            <w:del w:id="266" w:author="NAZ, Mamoona (OLDHAM MEDICAL SERVICES)" w:date="2026-09-22T12:47:00Z" w16du:dateUtc="2026-09-22T16:47:00Z">
              <w:r>
                <w:rPr>
                  <w:sz w:val="20"/>
                  <w:szCs w:val="20"/>
                </w:rPr>
                <w:delText>0.31</w:delText>
              </w:r>
            </w:del>
          </w:p>
          <w:p w14:paraId="12792356" w14:textId="77777777" w:rsidR="00A41624" w:rsidRDefault="00A41624" w:rsidP="00AF1133">
            <w:pPr>
              <w:rPr>
                <w:del w:id="267" w:author="NAZ, Mamoona (OLDHAM MEDICAL SERVICES)" w:date="2026-09-22T12:47:00Z" w16du:dateUtc="2026-09-22T16:47:00Z"/>
                <w:sz w:val="20"/>
                <w:szCs w:val="20"/>
              </w:rPr>
            </w:pPr>
            <w:del w:id="268" w:author="NAZ, Mamoona (OLDHAM MEDICAL SERVICES)" w:date="2026-09-22T12:47:00Z" w16du:dateUtc="2026-09-22T16:47:00Z">
              <w:r>
                <w:rPr>
                  <w:sz w:val="20"/>
                  <w:szCs w:val="20"/>
                </w:rPr>
                <w:delText>0.22</w:delText>
              </w:r>
            </w:del>
          </w:p>
          <w:p w14:paraId="4C4D5463" w14:textId="77777777" w:rsidR="00A41624" w:rsidRPr="005D4160" w:rsidRDefault="00A41624" w:rsidP="00AF1133">
            <w:pPr>
              <w:rPr>
                <w:del w:id="269" w:author="NAZ, Mamoona (OLDHAM MEDICAL SERVICES)" w:date="2026-09-22T12:47:00Z" w16du:dateUtc="2026-09-22T16:47:00Z"/>
                <w:b/>
                <w:sz w:val="20"/>
                <w:szCs w:val="20"/>
              </w:rPr>
            </w:pPr>
            <w:del w:id="270" w:author="NAZ, Mamoona (OLDHAM MEDICAL SERVICES)" w:date="2026-09-22T12:47:00Z" w16du:dateUtc="2026-09-22T16:47:00Z">
              <w:r w:rsidRPr="005D4160">
                <w:rPr>
                  <w:b/>
                  <w:sz w:val="20"/>
                  <w:szCs w:val="20"/>
                </w:rPr>
                <w:delText>0.04</w:delText>
              </w:r>
            </w:del>
          </w:p>
          <w:p w14:paraId="4DAB3201" w14:textId="77777777" w:rsidR="00A41624" w:rsidRPr="008D5DAC" w:rsidRDefault="00A41624" w:rsidP="00AF1133">
            <w:pPr>
              <w:rPr>
                <w:del w:id="271" w:author="NAZ, Mamoona (OLDHAM MEDICAL SERVICES)" w:date="2026-09-22T12:47:00Z" w16du:dateUtc="2026-09-22T16:47:00Z"/>
                <w:sz w:val="20"/>
                <w:szCs w:val="20"/>
              </w:rPr>
            </w:pPr>
            <w:del w:id="272" w:author="NAZ, Mamoona (OLDHAM MEDICAL SERVICES)" w:date="2026-09-22T12:47:00Z" w16du:dateUtc="2026-09-22T16:47:00Z">
              <w:r>
                <w:rPr>
                  <w:sz w:val="20"/>
                  <w:szCs w:val="20"/>
                </w:rPr>
                <w:delText>0.68</w:delText>
              </w:r>
            </w:del>
          </w:p>
        </w:tc>
      </w:tr>
      <w:tr w:rsidR="00A41624" w:rsidRPr="008D5DAC" w14:paraId="2C32B969" w14:textId="77777777" w:rsidTr="00AF1133">
        <w:trPr>
          <w:del w:id="273" w:author="NAZ, Mamoona (OLDHAM MEDICAL SERVICES)" w:date="2026-09-22T12:47:00Z" w16du:dateUtc="2026-09-22T16:47:00Z"/>
        </w:trPr>
        <w:tc>
          <w:tcPr>
            <w:tcW w:w="3085" w:type="dxa"/>
          </w:tcPr>
          <w:p w14:paraId="0C97623E" w14:textId="77777777" w:rsidR="00A41624" w:rsidRPr="005D4160" w:rsidRDefault="00A41624" w:rsidP="00AF1133">
            <w:pPr>
              <w:rPr>
                <w:del w:id="274" w:author="NAZ, Mamoona (OLDHAM MEDICAL SERVICES)" w:date="2026-09-22T12:47:00Z" w16du:dateUtc="2026-09-22T16:47:00Z"/>
                <w:rFonts w:ascii="Times New Roman" w:hAnsi="Times New Roman"/>
                <w:sz w:val="20"/>
                <w:szCs w:val="20"/>
              </w:rPr>
            </w:pPr>
            <w:del w:id="275" w:author="NAZ, Mamoona (OLDHAM MEDICAL SERVICES)" w:date="2026-09-22T12:47:00Z" w16du:dateUtc="2026-09-22T16:47:00Z">
              <w:r w:rsidRPr="005D4160">
                <w:rPr>
                  <w:rFonts w:ascii="Times New Roman" w:hAnsi="Times New Roman"/>
                  <w:sz w:val="20"/>
                  <w:szCs w:val="20"/>
                </w:rPr>
                <w:delText>Blood pressure medication</w:delText>
              </w:r>
            </w:del>
          </w:p>
          <w:p w14:paraId="26A0A9C2" w14:textId="77777777" w:rsidR="00A41624" w:rsidRPr="005D4160" w:rsidRDefault="00A41624" w:rsidP="00AF1133">
            <w:pPr>
              <w:pStyle w:val="ListParagraph"/>
              <w:numPr>
                <w:ilvl w:val="0"/>
                <w:numId w:val="2"/>
              </w:numPr>
              <w:rPr>
                <w:del w:id="276" w:author="NAZ, Mamoona (OLDHAM MEDICAL SERVICES)" w:date="2026-09-22T12:47:00Z" w16du:dateUtc="2026-09-22T16:47:00Z"/>
                <w:rFonts w:ascii="Times New Roman" w:hAnsi="Times New Roman"/>
                <w:sz w:val="20"/>
                <w:szCs w:val="20"/>
              </w:rPr>
            </w:pPr>
            <w:del w:id="277" w:author="NAZ, Mamoona (OLDHAM MEDICAL SERVICES)" w:date="2026-09-22T12:47:00Z" w16du:dateUtc="2026-09-22T16:47:00Z">
              <w:r w:rsidRPr="005D4160">
                <w:rPr>
                  <w:rFonts w:ascii="Times New Roman" w:hAnsi="Times New Roman"/>
                  <w:sz w:val="20"/>
                  <w:szCs w:val="20"/>
                </w:rPr>
                <w:delText>No medication (n (%))</w:delText>
              </w:r>
            </w:del>
          </w:p>
          <w:p w14:paraId="7C9D4B05" w14:textId="77777777" w:rsidR="00A41624" w:rsidRPr="005D4160" w:rsidRDefault="00A41624" w:rsidP="00AF1133">
            <w:pPr>
              <w:pStyle w:val="ListParagraph"/>
              <w:numPr>
                <w:ilvl w:val="0"/>
                <w:numId w:val="2"/>
              </w:numPr>
              <w:rPr>
                <w:del w:id="278" w:author="NAZ, Mamoona (OLDHAM MEDICAL SERVICES)" w:date="2026-09-22T12:47:00Z" w16du:dateUtc="2026-09-22T16:47:00Z"/>
                <w:rFonts w:ascii="Times New Roman" w:hAnsi="Times New Roman"/>
                <w:sz w:val="20"/>
                <w:szCs w:val="20"/>
              </w:rPr>
            </w:pPr>
            <w:del w:id="279" w:author="NAZ, Mamoona (OLDHAM MEDICAL SERVICES)" w:date="2026-09-22T12:47:00Z" w16du:dateUtc="2026-09-22T16:47:00Z">
              <w:r w:rsidRPr="005D4160">
                <w:rPr>
                  <w:rFonts w:ascii="Times New Roman" w:hAnsi="Times New Roman"/>
                  <w:sz w:val="20"/>
                  <w:szCs w:val="20"/>
                </w:rPr>
                <w:delText>Beta blockers (n (%))</w:delText>
              </w:r>
            </w:del>
          </w:p>
          <w:p w14:paraId="3953ECF6" w14:textId="77777777" w:rsidR="00A41624" w:rsidRPr="005D4160" w:rsidRDefault="00A41624" w:rsidP="00AF1133">
            <w:pPr>
              <w:pStyle w:val="ListParagraph"/>
              <w:numPr>
                <w:ilvl w:val="0"/>
                <w:numId w:val="2"/>
              </w:numPr>
              <w:rPr>
                <w:del w:id="280" w:author="NAZ, Mamoona (OLDHAM MEDICAL SERVICES)" w:date="2026-09-22T12:47:00Z" w16du:dateUtc="2026-09-22T16:47:00Z"/>
                <w:rFonts w:ascii="Times New Roman" w:hAnsi="Times New Roman"/>
                <w:sz w:val="20"/>
                <w:szCs w:val="20"/>
              </w:rPr>
            </w:pPr>
            <w:del w:id="281" w:author="NAZ, Mamoona (OLDHAM MEDICAL SERVICES)" w:date="2026-09-22T12:47:00Z" w16du:dateUtc="2026-09-22T16:47:00Z">
              <w:r w:rsidRPr="005D4160">
                <w:rPr>
                  <w:rFonts w:ascii="Times New Roman" w:hAnsi="Times New Roman"/>
                  <w:sz w:val="20"/>
                  <w:szCs w:val="20"/>
                </w:rPr>
                <w:delText>Thiazide (n (%))</w:delText>
              </w:r>
            </w:del>
          </w:p>
          <w:p w14:paraId="63B673CE" w14:textId="77777777" w:rsidR="00A41624" w:rsidRPr="005D4160" w:rsidRDefault="00A41624" w:rsidP="00AF1133">
            <w:pPr>
              <w:pStyle w:val="ListParagraph"/>
              <w:numPr>
                <w:ilvl w:val="0"/>
                <w:numId w:val="2"/>
              </w:numPr>
              <w:rPr>
                <w:del w:id="282" w:author="NAZ, Mamoona (OLDHAM MEDICAL SERVICES)" w:date="2026-09-22T12:47:00Z" w16du:dateUtc="2026-09-22T16:47:00Z"/>
                <w:rFonts w:ascii="Times New Roman" w:hAnsi="Times New Roman"/>
                <w:sz w:val="20"/>
                <w:szCs w:val="20"/>
              </w:rPr>
            </w:pPr>
            <w:del w:id="283" w:author="NAZ, Mamoona (OLDHAM MEDICAL SERVICES)" w:date="2026-09-22T12:47:00Z" w16du:dateUtc="2026-09-22T16:47:00Z">
              <w:r w:rsidRPr="005D4160">
                <w:rPr>
                  <w:rFonts w:ascii="Times New Roman" w:hAnsi="Times New Roman"/>
                  <w:sz w:val="20"/>
                  <w:szCs w:val="20"/>
                </w:rPr>
                <w:delText>ACE-inhibitor (n (%))</w:delText>
              </w:r>
            </w:del>
          </w:p>
          <w:p w14:paraId="698588E4" w14:textId="77777777" w:rsidR="00A41624" w:rsidRPr="005D4160" w:rsidRDefault="00A41624" w:rsidP="00AF1133">
            <w:pPr>
              <w:pStyle w:val="ListParagraph"/>
              <w:numPr>
                <w:ilvl w:val="0"/>
                <w:numId w:val="2"/>
              </w:numPr>
              <w:rPr>
                <w:del w:id="284" w:author="NAZ, Mamoona (OLDHAM MEDICAL SERVICES)" w:date="2026-09-22T12:47:00Z" w16du:dateUtc="2026-09-22T16:47:00Z"/>
                <w:rFonts w:ascii="Times New Roman" w:hAnsi="Times New Roman"/>
                <w:sz w:val="20"/>
                <w:szCs w:val="20"/>
              </w:rPr>
            </w:pPr>
            <w:del w:id="285" w:author="NAZ, Mamoona (OLDHAM MEDICAL SERVICES)" w:date="2026-09-22T12:47:00Z" w16du:dateUtc="2026-09-22T16:47:00Z">
              <w:r w:rsidRPr="005D4160">
                <w:rPr>
                  <w:rFonts w:ascii="Times New Roman" w:hAnsi="Times New Roman"/>
                  <w:sz w:val="20"/>
                  <w:szCs w:val="20"/>
                </w:rPr>
                <w:delText>AT2 antagonist (n (%))</w:delText>
              </w:r>
            </w:del>
          </w:p>
          <w:p w14:paraId="42E1719D" w14:textId="77777777" w:rsidR="00A41624" w:rsidRPr="005D4160" w:rsidRDefault="00A41624" w:rsidP="00AF1133">
            <w:pPr>
              <w:pStyle w:val="ListParagraph"/>
              <w:numPr>
                <w:ilvl w:val="0"/>
                <w:numId w:val="2"/>
              </w:numPr>
              <w:rPr>
                <w:del w:id="286" w:author="NAZ, Mamoona (OLDHAM MEDICAL SERVICES)" w:date="2026-09-22T12:47:00Z" w16du:dateUtc="2026-09-22T16:47:00Z"/>
                <w:rFonts w:ascii="Times New Roman" w:hAnsi="Times New Roman"/>
                <w:sz w:val="20"/>
                <w:szCs w:val="20"/>
              </w:rPr>
            </w:pPr>
            <w:del w:id="287" w:author="NAZ, Mamoona (OLDHAM MEDICAL SERVICES)" w:date="2026-09-22T12:47:00Z" w16du:dateUtc="2026-09-22T16:47:00Z">
              <w:r w:rsidRPr="005D4160">
                <w:rPr>
                  <w:rFonts w:ascii="Times New Roman" w:hAnsi="Times New Roman"/>
                  <w:sz w:val="20"/>
                  <w:szCs w:val="20"/>
                </w:rPr>
                <w:delText>Calcium blockers (n (%))</w:delText>
              </w:r>
            </w:del>
          </w:p>
          <w:p w14:paraId="5DD06542" w14:textId="77777777" w:rsidR="00A41624" w:rsidRDefault="00A41624" w:rsidP="00AF1133">
            <w:pPr>
              <w:pStyle w:val="ListParagraph"/>
              <w:numPr>
                <w:ilvl w:val="0"/>
                <w:numId w:val="2"/>
              </w:numPr>
              <w:rPr>
                <w:del w:id="288" w:author="NAZ, Mamoona (OLDHAM MEDICAL SERVICES)" w:date="2026-09-22T12:47:00Z" w16du:dateUtc="2026-09-22T16:47:00Z"/>
                <w:rFonts w:ascii="Times New Roman" w:hAnsi="Times New Roman"/>
                <w:sz w:val="20"/>
                <w:szCs w:val="20"/>
              </w:rPr>
            </w:pPr>
            <w:del w:id="289" w:author="NAZ, Mamoona (OLDHAM MEDICAL SERVICES)" w:date="2026-09-22T12:47:00Z" w16du:dateUtc="2026-09-22T16:47:00Z">
              <w:r w:rsidRPr="005D4160">
                <w:rPr>
                  <w:rFonts w:ascii="Times New Roman" w:hAnsi="Times New Roman"/>
                  <w:sz w:val="20"/>
                  <w:szCs w:val="20"/>
                </w:rPr>
                <w:delText>Loop diuretics (n (%))</w:delText>
              </w:r>
            </w:del>
          </w:p>
          <w:p w14:paraId="1EC96AEC" w14:textId="77777777" w:rsidR="00A41624" w:rsidRPr="005D4160" w:rsidRDefault="00A41624" w:rsidP="00AF1133">
            <w:pPr>
              <w:pStyle w:val="ListParagraph"/>
              <w:numPr>
                <w:ilvl w:val="0"/>
                <w:numId w:val="2"/>
              </w:numPr>
              <w:rPr>
                <w:del w:id="290" w:author="NAZ, Mamoona (OLDHAM MEDICAL SERVICES)" w:date="2026-09-22T12:47:00Z" w16du:dateUtc="2026-09-22T16:47:00Z"/>
                <w:rFonts w:ascii="Times New Roman" w:hAnsi="Times New Roman"/>
                <w:sz w:val="20"/>
                <w:szCs w:val="20"/>
              </w:rPr>
            </w:pPr>
            <w:del w:id="291" w:author="NAZ, Mamoona (OLDHAM MEDICAL SERVICES)" w:date="2026-09-22T12:47:00Z" w16du:dateUtc="2026-09-22T16:47:00Z">
              <w:r w:rsidRPr="005D4160">
                <w:rPr>
                  <w:rFonts w:ascii="Times New Roman" w:hAnsi="Times New Roman"/>
                  <w:sz w:val="20"/>
                  <w:szCs w:val="20"/>
                </w:rPr>
                <w:delText>Other (n (%))</w:delText>
              </w:r>
            </w:del>
          </w:p>
        </w:tc>
        <w:tc>
          <w:tcPr>
            <w:tcW w:w="1418" w:type="dxa"/>
          </w:tcPr>
          <w:p w14:paraId="3017A053" w14:textId="77777777" w:rsidR="00A41624" w:rsidRDefault="00A41624" w:rsidP="00AF1133">
            <w:pPr>
              <w:rPr>
                <w:del w:id="292" w:author="NAZ, Mamoona (OLDHAM MEDICAL SERVICES)" w:date="2026-09-22T12:47:00Z" w16du:dateUtc="2026-09-22T16:47:00Z"/>
                <w:sz w:val="20"/>
                <w:szCs w:val="20"/>
              </w:rPr>
            </w:pPr>
          </w:p>
          <w:p w14:paraId="156E59A9" w14:textId="77777777" w:rsidR="00A41624" w:rsidRDefault="00A41624" w:rsidP="00AF1133">
            <w:pPr>
              <w:rPr>
                <w:del w:id="293" w:author="NAZ, Mamoona (OLDHAM MEDICAL SERVICES)" w:date="2026-09-22T12:47:00Z" w16du:dateUtc="2026-09-22T16:47:00Z"/>
                <w:sz w:val="20"/>
                <w:szCs w:val="20"/>
              </w:rPr>
            </w:pPr>
            <w:del w:id="294" w:author="NAZ, Mamoona (OLDHAM MEDICAL SERVICES)" w:date="2026-09-22T12:47:00Z" w16du:dateUtc="2026-09-22T16:47:00Z">
              <w:r>
                <w:rPr>
                  <w:sz w:val="20"/>
                  <w:szCs w:val="20"/>
                </w:rPr>
                <w:delText>4 (8.7%)</w:delText>
              </w:r>
            </w:del>
          </w:p>
          <w:p w14:paraId="45726323" w14:textId="77777777" w:rsidR="00A41624" w:rsidRDefault="00A41624" w:rsidP="00AF1133">
            <w:pPr>
              <w:rPr>
                <w:del w:id="295" w:author="NAZ, Mamoona (OLDHAM MEDICAL SERVICES)" w:date="2026-09-22T12:47:00Z" w16du:dateUtc="2026-09-22T16:47:00Z"/>
                <w:sz w:val="20"/>
                <w:szCs w:val="20"/>
              </w:rPr>
            </w:pPr>
            <w:del w:id="296" w:author="NAZ, Mamoona (OLDHAM MEDICAL SERVICES)" w:date="2026-09-22T12:47:00Z" w16du:dateUtc="2026-09-22T16:47:00Z">
              <w:r>
                <w:rPr>
                  <w:sz w:val="20"/>
                  <w:szCs w:val="20"/>
                </w:rPr>
                <w:delText>18 (39.1%)</w:delText>
              </w:r>
            </w:del>
          </w:p>
          <w:p w14:paraId="50521F23" w14:textId="77777777" w:rsidR="00A41624" w:rsidRDefault="00A41624" w:rsidP="00AF1133">
            <w:pPr>
              <w:rPr>
                <w:del w:id="297" w:author="NAZ, Mamoona (OLDHAM MEDICAL SERVICES)" w:date="2026-09-22T12:47:00Z" w16du:dateUtc="2026-09-22T16:47:00Z"/>
                <w:sz w:val="20"/>
                <w:szCs w:val="20"/>
              </w:rPr>
            </w:pPr>
            <w:del w:id="298" w:author="NAZ, Mamoona (OLDHAM MEDICAL SERVICES)" w:date="2026-09-22T12:47:00Z" w16du:dateUtc="2026-09-22T16:47:00Z">
              <w:r>
                <w:rPr>
                  <w:sz w:val="20"/>
                  <w:szCs w:val="20"/>
                </w:rPr>
                <w:delText>19 (41.3%)</w:delText>
              </w:r>
            </w:del>
          </w:p>
          <w:p w14:paraId="7981715B" w14:textId="77777777" w:rsidR="00A41624" w:rsidRDefault="00A41624" w:rsidP="00AF1133">
            <w:pPr>
              <w:rPr>
                <w:del w:id="299" w:author="NAZ, Mamoona (OLDHAM MEDICAL SERVICES)" w:date="2026-09-22T12:47:00Z" w16du:dateUtc="2026-09-22T16:47:00Z"/>
                <w:sz w:val="20"/>
                <w:szCs w:val="20"/>
              </w:rPr>
            </w:pPr>
            <w:del w:id="300" w:author="NAZ, Mamoona (OLDHAM MEDICAL SERVICES)" w:date="2026-09-22T12:47:00Z" w16du:dateUtc="2026-09-22T16:47:00Z">
              <w:r>
                <w:rPr>
                  <w:sz w:val="20"/>
                  <w:szCs w:val="20"/>
                </w:rPr>
                <w:delText>24 (52.2%)</w:delText>
              </w:r>
            </w:del>
          </w:p>
          <w:p w14:paraId="75E6A29F" w14:textId="77777777" w:rsidR="00A41624" w:rsidRDefault="00A41624" w:rsidP="00AF1133">
            <w:pPr>
              <w:rPr>
                <w:del w:id="301" w:author="NAZ, Mamoona (OLDHAM MEDICAL SERVICES)" w:date="2026-09-22T12:47:00Z" w16du:dateUtc="2026-09-22T16:47:00Z"/>
                <w:sz w:val="20"/>
                <w:szCs w:val="20"/>
              </w:rPr>
            </w:pPr>
            <w:del w:id="302" w:author="NAZ, Mamoona (OLDHAM MEDICAL SERVICES)" w:date="2026-09-22T12:47:00Z" w16du:dateUtc="2026-09-22T16:47:00Z">
              <w:r>
                <w:rPr>
                  <w:sz w:val="20"/>
                  <w:szCs w:val="20"/>
                </w:rPr>
                <w:delText>14 (30.4%)</w:delText>
              </w:r>
            </w:del>
          </w:p>
          <w:p w14:paraId="2BF9A3A0" w14:textId="77777777" w:rsidR="00A41624" w:rsidRDefault="00A41624" w:rsidP="00AF1133">
            <w:pPr>
              <w:rPr>
                <w:del w:id="303" w:author="NAZ, Mamoona (OLDHAM MEDICAL SERVICES)" w:date="2026-09-22T12:47:00Z" w16du:dateUtc="2026-09-22T16:47:00Z"/>
                <w:sz w:val="20"/>
                <w:szCs w:val="20"/>
              </w:rPr>
            </w:pPr>
            <w:del w:id="304" w:author="NAZ, Mamoona (OLDHAM MEDICAL SERVICES)" w:date="2026-09-22T12:47:00Z" w16du:dateUtc="2026-09-22T16:47:00Z">
              <w:r>
                <w:rPr>
                  <w:sz w:val="20"/>
                  <w:szCs w:val="20"/>
                </w:rPr>
                <w:delText>18 (39.1%)</w:delText>
              </w:r>
            </w:del>
          </w:p>
          <w:p w14:paraId="23070054" w14:textId="77777777" w:rsidR="00A41624" w:rsidRDefault="00A41624" w:rsidP="00AF1133">
            <w:pPr>
              <w:rPr>
                <w:del w:id="305" w:author="NAZ, Mamoona (OLDHAM MEDICAL SERVICES)" w:date="2026-09-22T12:47:00Z" w16du:dateUtc="2026-09-22T16:47:00Z"/>
                <w:sz w:val="20"/>
                <w:szCs w:val="20"/>
              </w:rPr>
            </w:pPr>
            <w:del w:id="306" w:author="NAZ, Mamoona (OLDHAM MEDICAL SERVICES)" w:date="2026-09-22T12:47:00Z" w16du:dateUtc="2026-09-22T16:47:00Z">
              <w:r>
                <w:rPr>
                  <w:sz w:val="20"/>
                  <w:szCs w:val="20"/>
                </w:rPr>
                <w:delText>8 (17.4%)</w:delText>
              </w:r>
            </w:del>
          </w:p>
          <w:p w14:paraId="5EA449C4" w14:textId="77777777" w:rsidR="00A41624" w:rsidRPr="008D5DAC" w:rsidRDefault="00A41624" w:rsidP="00AF1133">
            <w:pPr>
              <w:rPr>
                <w:del w:id="307" w:author="NAZ, Mamoona (OLDHAM MEDICAL SERVICES)" w:date="2026-09-22T12:47:00Z" w16du:dateUtc="2026-09-22T16:47:00Z"/>
                <w:sz w:val="20"/>
                <w:szCs w:val="20"/>
              </w:rPr>
            </w:pPr>
            <w:del w:id="308" w:author="NAZ, Mamoona (OLDHAM MEDICAL SERVICES)" w:date="2026-09-22T12:47:00Z" w16du:dateUtc="2026-09-22T16:47:00Z">
              <w:r>
                <w:rPr>
                  <w:sz w:val="20"/>
                  <w:szCs w:val="20"/>
                </w:rPr>
                <w:delText>7 (15.2%)</w:delText>
              </w:r>
            </w:del>
          </w:p>
        </w:tc>
        <w:tc>
          <w:tcPr>
            <w:tcW w:w="1511" w:type="dxa"/>
          </w:tcPr>
          <w:p w14:paraId="5FAEC755" w14:textId="77777777" w:rsidR="00A41624" w:rsidRDefault="00A41624" w:rsidP="00AF1133">
            <w:pPr>
              <w:rPr>
                <w:del w:id="309" w:author="NAZ, Mamoona (OLDHAM MEDICAL SERVICES)" w:date="2026-09-22T12:47:00Z" w16du:dateUtc="2026-09-22T16:47:00Z"/>
                <w:sz w:val="20"/>
                <w:szCs w:val="20"/>
              </w:rPr>
            </w:pPr>
          </w:p>
          <w:p w14:paraId="4F21EDA2" w14:textId="77777777" w:rsidR="00A41624" w:rsidRDefault="00A41624" w:rsidP="00AF1133">
            <w:pPr>
              <w:rPr>
                <w:del w:id="310" w:author="NAZ, Mamoona (OLDHAM MEDICAL SERVICES)" w:date="2026-09-22T12:47:00Z" w16du:dateUtc="2026-09-22T16:47:00Z"/>
                <w:sz w:val="20"/>
                <w:szCs w:val="20"/>
              </w:rPr>
            </w:pPr>
            <w:del w:id="311" w:author="NAZ, Mamoona (OLDHAM MEDICAL SERVICES)" w:date="2026-09-22T12:47:00Z" w16du:dateUtc="2026-09-22T16:47:00Z">
              <w:r>
                <w:rPr>
                  <w:sz w:val="20"/>
                  <w:szCs w:val="20"/>
                </w:rPr>
                <w:delText>2 (4.3%)</w:delText>
              </w:r>
            </w:del>
          </w:p>
          <w:p w14:paraId="63A62CF3" w14:textId="77777777" w:rsidR="00A41624" w:rsidRDefault="00A41624" w:rsidP="00AF1133">
            <w:pPr>
              <w:rPr>
                <w:del w:id="312" w:author="NAZ, Mamoona (OLDHAM MEDICAL SERVICES)" w:date="2026-09-22T12:47:00Z" w16du:dateUtc="2026-09-22T16:47:00Z"/>
                <w:sz w:val="20"/>
                <w:szCs w:val="20"/>
              </w:rPr>
            </w:pPr>
            <w:del w:id="313" w:author="NAZ, Mamoona (OLDHAM MEDICAL SERVICES)" w:date="2026-09-22T12:47:00Z" w16du:dateUtc="2026-09-22T16:47:00Z">
              <w:r>
                <w:rPr>
                  <w:sz w:val="20"/>
                  <w:szCs w:val="20"/>
                </w:rPr>
                <w:delText>10 (38.5%)</w:delText>
              </w:r>
            </w:del>
          </w:p>
          <w:p w14:paraId="791762F4" w14:textId="77777777" w:rsidR="00A41624" w:rsidRDefault="00A41624" w:rsidP="00AF1133">
            <w:pPr>
              <w:rPr>
                <w:del w:id="314" w:author="NAZ, Mamoona (OLDHAM MEDICAL SERVICES)" w:date="2026-09-22T12:47:00Z" w16du:dateUtc="2026-09-22T16:47:00Z"/>
                <w:sz w:val="20"/>
                <w:szCs w:val="20"/>
              </w:rPr>
            </w:pPr>
            <w:del w:id="315" w:author="NAZ, Mamoona (OLDHAM MEDICAL SERVICES)" w:date="2026-09-22T12:47:00Z" w16du:dateUtc="2026-09-22T16:47:00Z">
              <w:r>
                <w:rPr>
                  <w:sz w:val="20"/>
                  <w:szCs w:val="20"/>
                </w:rPr>
                <w:delText>9 (34.6%)</w:delText>
              </w:r>
            </w:del>
          </w:p>
          <w:p w14:paraId="113C3470" w14:textId="77777777" w:rsidR="00A41624" w:rsidRDefault="00A41624" w:rsidP="00AF1133">
            <w:pPr>
              <w:rPr>
                <w:del w:id="316" w:author="NAZ, Mamoona (OLDHAM MEDICAL SERVICES)" w:date="2026-09-22T12:47:00Z" w16du:dateUtc="2026-09-22T16:47:00Z"/>
                <w:sz w:val="20"/>
                <w:szCs w:val="20"/>
              </w:rPr>
            </w:pPr>
            <w:del w:id="317" w:author="NAZ, Mamoona (OLDHAM MEDICAL SERVICES)" w:date="2026-09-22T12:47:00Z" w16du:dateUtc="2026-09-22T16:47:00Z">
              <w:r>
                <w:rPr>
                  <w:sz w:val="20"/>
                  <w:szCs w:val="20"/>
                </w:rPr>
                <w:delText>11 (42.3%)</w:delText>
              </w:r>
            </w:del>
          </w:p>
          <w:p w14:paraId="4DB461A9" w14:textId="77777777" w:rsidR="00A41624" w:rsidRDefault="00A41624" w:rsidP="00AF1133">
            <w:pPr>
              <w:rPr>
                <w:del w:id="318" w:author="NAZ, Mamoona (OLDHAM MEDICAL SERVICES)" w:date="2026-09-22T12:47:00Z" w16du:dateUtc="2026-09-22T16:47:00Z"/>
                <w:sz w:val="20"/>
                <w:szCs w:val="20"/>
              </w:rPr>
            </w:pPr>
            <w:del w:id="319" w:author="NAZ, Mamoona (OLDHAM MEDICAL SERVICES)" w:date="2026-09-22T12:47:00Z" w16du:dateUtc="2026-09-22T16:47:00Z">
              <w:r>
                <w:rPr>
                  <w:sz w:val="20"/>
                  <w:szCs w:val="20"/>
                </w:rPr>
                <w:delText>10 (38.5%)</w:delText>
              </w:r>
            </w:del>
          </w:p>
          <w:p w14:paraId="1C137A58" w14:textId="77777777" w:rsidR="00A41624" w:rsidRDefault="00A41624" w:rsidP="00AF1133">
            <w:pPr>
              <w:rPr>
                <w:del w:id="320" w:author="NAZ, Mamoona (OLDHAM MEDICAL SERVICES)" w:date="2026-09-22T12:47:00Z" w16du:dateUtc="2026-09-22T16:47:00Z"/>
                <w:sz w:val="20"/>
                <w:szCs w:val="20"/>
              </w:rPr>
            </w:pPr>
            <w:del w:id="321" w:author="NAZ, Mamoona (OLDHAM MEDICAL SERVICES)" w:date="2026-09-22T12:47:00Z" w16du:dateUtc="2026-09-22T16:47:00Z">
              <w:r>
                <w:rPr>
                  <w:sz w:val="20"/>
                  <w:szCs w:val="20"/>
                </w:rPr>
                <w:delText>11 (42.3%)</w:delText>
              </w:r>
            </w:del>
          </w:p>
          <w:p w14:paraId="324955AA" w14:textId="77777777" w:rsidR="00A41624" w:rsidRDefault="00A41624" w:rsidP="00AF1133">
            <w:pPr>
              <w:rPr>
                <w:del w:id="322" w:author="NAZ, Mamoona (OLDHAM MEDICAL SERVICES)" w:date="2026-09-22T12:47:00Z" w16du:dateUtc="2026-09-22T16:47:00Z"/>
                <w:sz w:val="20"/>
                <w:szCs w:val="20"/>
              </w:rPr>
            </w:pPr>
            <w:del w:id="323" w:author="NAZ, Mamoona (OLDHAM MEDICAL SERVICES)" w:date="2026-09-22T12:47:00Z" w16du:dateUtc="2026-09-22T16:47:00Z">
              <w:r>
                <w:rPr>
                  <w:sz w:val="20"/>
                  <w:szCs w:val="20"/>
                </w:rPr>
                <w:delText>2 (4.3%)</w:delText>
              </w:r>
            </w:del>
          </w:p>
          <w:p w14:paraId="4268307A" w14:textId="77777777" w:rsidR="00A41624" w:rsidRPr="008D5DAC" w:rsidRDefault="00A41624" w:rsidP="00AF1133">
            <w:pPr>
              <w:rPr>
                <w:del w:id="324" w:author="NAZ, Mamoona (OLDHAM MEDICAL SERVICES)" w:date="2026-09-22T12:47:00Z" w16du:dateUtc="2026-09-22T16:47:00Z"/>
                <w:sz w:val="20"/>
                <w:szCs w:val="20"/>
              </w:rPr>
            </w:pPr>
            <w:del w:id="325" w:author="NAZ, Mamoona (OLDHAM MEDICAL SERVICES)" w:date="2026-09-22T12:47:00Z" w16du:dateUtc="2026-09-22T16:47:00Z">
              <w:r>
                <w:rPr>
                  <w:sz w:val="20"/>
                  <w:szCs w:val="20"/>
                </w:rPr>
                <w:delText>2 (4.3%)</w:delText>
              </w:r>
            </w:del>
          </w:p>
        </w:tc>
        <w:tc>
          <w:tcPr>
            <w:tcW w:w="1235" w:type="dxa"/>
          </w:tcPr>
          <w:p w14:paraId="32188A5E" w14:textId="77777777" w:rsidR="00A41624" w:rsidRDefault="00A41624" w:rsidP="00AF1133">
            <w:pPr>
              <w:rPr>
                <w:del w:id="326" w:author="NAZ, Mamoona (OLDHAM MEDICAL SERVICES)" w:date="2026-09-22T12:47:00Z" w16du:dateUtc="2026-09-22T16:47:00Z"/>
                <w:sz w:val="20"/>
                <w:szCs w:val="20"/>
              </w:rPr>
            </w:pPr>
          </w:p>
          <w:p w14:paraId="72810E03" w14:textId="77777777" w:rsidR="00A41624" w:rsidRDefault="00A41624" w:rsidP="00AF1133">
            <w:pPr>
              <w:rPr>
                <w:del w:id="327" w:author="NAZ, Mamoona (OLDHAM MEDICAL SERVICES)" w:date="2026-09-22T12:47:00Z" w16du:dateUtc="2026-09-22T16:47:00Z"/>
                <w:sz w:val="20"/>
                <w:szCs w:val="20"/>
              </w:rPr>
            </w:pPr>
            <w:del w:id="328" w:author="NAZ, Mamoona (OLDHAM MEDICAL SERVICES)" w:date="2026-09-22T12:47:00Z" w16du:dateUtc="2026-09-22T16:47:00Z">
              <w:r>
                <w:rPr>
                  <w:sz w:val="20"/>
                  <w:szCs w:val="20"/>
                </w:rPr>
                <w:delText>0.88</w:delText>
              </w:r>
            </w:del>
          </w:p>
          <w:p w14:paraId="5C038F6F" w14:textId="77777777" w:rsidR="00A41624" w:rsidRDefault="00A41624" w:rsidP="00AF1133">
            <w:pPr>
              <w:rPr>
                <w:del w:id="329" w:author="NAZ, Mamoona (OLDHAM MEDICAL SERVICES)" w:date="2026-09-22T12:47:00Z" w16du:dateUtc="2026-09-22T16:47:00Z"/>
                <w:sz w:val="20"/>
                <w:szCs w:val="20"/>
              </w:rPr>
            </w:pPr>
            <w:del w:id="330" w:author="NAZ, Mamoona (OLDHAM MEDICAL SERVICES)" w:date="2026-09-22T12:47:00Z" w16du:dateUtc="2026-09-22T16:47:00Z">
              <w:r>
                <w:rPr>
                  <w:sz w:val="20"/>
                  <w:szCs w:val="20"/>
                </w:rPr>
                <w:delText>0.96</w:delText>
              </w:r>
            </w:del>
          </w:p>
          <w:p w14:paraId="0FA28964" w14:textId="77777777" w:rsidR="00A41624" w:rsidRDefault="00A41624" w:rsidP="00AF1133">
            <w:pPr>
              <w:rPr>
                <w:del w:id="331" w:author="NAZ, Mamoona (OLDHAM MEDICAL SERVICES)" w:date="2026-09-22T12:47:00Z" w16du:dateUtc="2026-09-22T16:47:00Z"/>
                <w:sz w:val="20"/>
                <w:szCs w:val="20"/>
              </w:rPr>
            </w:pPr>
            <w:del w:id="332" w:author="NAZ, Mamoona (OLDHAM MEDICAL SERVICES)" w:date="2026-09-22T12:47:00Z" w16du:dateUtc="2026-09-22T16:47:00Z">
              <w:r>
                <w:rPr>
                  <w:sz w:val="20"/>
                  <w:szCs w:val="20"/>
                </w:rPr>
                <w:delText>0.58</w:delText>
              </w:r>
            </w:del>
          </w:p>
          <w:p w14:paraId="697D82AA" w14:textId="77777777" w:rsidR="00A41624" w:rsidRDefault="00A41624" w:rsidP="00AF1133">
            <w:pPr>
              <w:rPr>
                <w:del w:id="333" w:author="NAZ, Mamoona (OLDHAM MEDICAL SERVICES)" w:date="2026-09-22T12:47:00Z" w16du:dateUtc="2026-09-22T16:47:00Z"/>
                <w:sz w:val="20"/>
                <w:szCs w:val="20"/>
              </w:rPr>
            </w:pPr>
            <w:del w:id="334" w:author="NAZ, Mamoona (OLDHAM MEDICAL SERVICES)" w:date="2026-09-22T12:47:00Z" w16du:dateUtc="2026-09-22T16:47:00Z">
              <w:r>
                <w:rPr>
                  <w:sz w:val="20"/>
                  <w:szCs w:val="20"/>
                </w:rPr>
                <w:delText>0.42</w:delText>
              </w:r>
            </w:del>
          </w:p>
          <w:p w14:paraId="0F0A9C96" w14:textId="77777777" w:rsidR="00A41624" w:rsidRDefault="00A41624" w:rsidP="00AF1133">
            <w:pPr>
              <w:rPr>
                <w:del w:id="335" w:author="NAZ, Mamoona (OLDHAM MEDICAL SERVICES)" w:date="2026-09-22T12:47:00Z" w16du:dateUtc="2026-09-22T16:47:00Z"/>
                <w:sz w:val="20"/>
                <w:szCs w:val="20"/>
              </w:rPr>
            </w:pPr>
            <w:del w:id="336" w:author="NAZ, Mamoona (OLDHAM MEDICAL SERVICES)" w:date="2026-09-22T12:47:00Z" w16du:dateUtc="2026-09-22T16:47:00Z">
              <w:r>
                <w:rPr>
                  <w:sz w:val="20"/>
                  <w:szCs w:val="20"/>
                </w:rPr>
                <w:delText>0.49</w:delText>
              </w:r>
            </w:del>
          </w:p>
          <w:p w14:paraId="2525DE64" w14:textId="77777777" w:rsidR="00A41624" w:rsidRDefault="00A41624" w:rsidP="00AF1133">
            <w:pPr>
              <w:rPr>
                <w:del w:id="337" w:author="NAZ, Mamoona (OLDHAM MEDICAL SERVICES)" w:date="2026-09-22T12:47:00Z" w16du:dateUtc="2026-09-22T16:47:00Z"/>
                <w:sz w:val="20"/>
                <w:szCs w:val="20"/>
              </w:rPr>
            </w:pPr>
            <w:del w:id="338" w:author="NAZ, Mamoona (OLDHAM MEDICAL SERVICES)" w:date="2026-09-22T12:47:00Z" w16du:dateUtc="2026-09-22T16:47:00Z">
              <w:r>
                <w:rPr>
                  <w:sz w:val="20"/>
                  <w:szCs w:val="20"/>
                </w:rPr>
                <w:delText>0.79</w:delText>
              </w:r>
            </w:del>
          </w:p>
          <w:p w14:paraId="38D16923" w14:textId="77777777" w:rsidR="00A41624" w:rsidRDefault="00A41624" w:rsidP="00AF1133">
            <w:pPr>
              <w:rPr>
                <w:del w:id="339" w:author="NAZ, Mamoona (OLDHAM MEDICAL SERVICES)" w:date="2026-09-22T12:47:00Z" w16du:dateUtc="2026-09-22T16:47:00Z"/>
                <w:sz w:val="20"/>
                <w:szCs w:val="20"/>
              </w:rPr>
            </w:pPr>
            <w:del w:id="340" w:author="NAZ, Mamoona (OLDHAM MEDICAL SERVICES)" w:date="2026-09-22T12:47:00Z" w16du:dateUtc="2026-09-22T16:47:00Z">
              <w:r>
                <w:rPr>
                  <w:sz w:val="20"/>
                  <w:szCs w:val="20"/>
                </w:rPr>
                <w:delText>0.25</w:delText>
              </w:r>
            </w:del>
          </w:p>
          <w:p w14:paraId="54BB3024" w14:textId="77777777" w:rsidR="00A41624" w:rsidRPr="008D5DAC" w:rsidRDefault="00A41624" w:rsidP="00AF1133">
            <w:pPr>
              <w:rPr>
                <w:del w:id="341" w:author="NAZ, Mamoona (OLDHAM MEDICAL SERVICES)" w:date="2026-09-22T12:47:00Z" w16du:dateUtc="2026-09-22T16:47:00Z"/>
                <w:sz w:val="20"/>
                <w:szCs w:val="20"/>
              </w:rPr>
            </w:pPr>
            <w:del w:id="342" w:author="NAZ, Mamoona (OLDHAM MEDICAL SERVICES)" w:date="2026-09-22T12:47:00Z" w16du:dateUtc="2026-09-22T16:47:00Z">
              <w:r>
                <w:rPr>
                  <w:sz w:val="20"/>
                  <w:szCs w:val="20"/>
                </w:rPr>
                <w:delText>0.35</w:delText>
              </w:r>
            </w:del>
          </w:p>
        </w:tc>
      </w:tr>
      <w:tr w:rsidR="00A41624" w:rsidRPr="008D5DAC" w14:paraId="27630F77" w14:textId="77777777" w:rsidTr="00AF1133">
        <w:trPr>
          <w:del w:id="343" w:author="NAZ, Mamoona (OLDHAM MEDICAL SERVICES)" w:date="2026-09-22T12:47:00Z" w16du:dateUtc="2026-09-22T16:47:00Z"/>
        </w:trPr>
        <w:tc>
          <w:tcPr>
            <w:tcW w:w="3085" w:type="dxa"/>
          </w:tcPr>
          <w:p w14:paraId="30FFACF0" w14:textId="77777777" w:rsidR="00A41624" w:rsidRPr="008D5DAC" w:rsidRDefault="00A41624" w:rsidP="00AF1133">
            <w:pPr>
              <w:rPr>
                <w:del w:id="344" w:author="NAZ, Mamoona (OLDHAM MEDICAL SERVICES)" w:date="2026-09-22T12:47:00Z" w16du:dateUtc="2026-09-22T16:47:00Z"/>
                <w:sz w:val="20"/>
                <w:szCs w:val="20"/>
              </w:rPr>
            </w:pPr>
            <w:del w:id="345" w:author="NAZ, Mamoona (OLDHAM MEDICAL SERVICES)" w:date="2026-09-22T12:47:00Z" w16du:dateUtc="2026-09-22T16:47:00Z">
              <w:r>
                <w:rPr>
                  <w:sz w:val="20"/>
                  <w:szCs w:val="20"/>
                </w:rPr>
                <w:delText>Statin use (n(%))</w:delText>
              </w:r>
            </w:del>
          </w:p>
        </w:tc>
        <w:tc>
          <w:tcPr>
            <w:tcW w:w="1418" w:type="dxa"/>
          </w:tcPr>
          <w:p w14:paraId="5B9A4B14" w14:textId="77777777" w:rsidR="00A41624" w:rsidRPr="008D5DAC" w:rsidRDefault="00A41624" w:rsidP="00AF1133">
            <w:pPr>
              <w:rPr>
                <w:del w:id="346" w:author="NAZ, Mamoona (OLDHAM MEDICAL SERVICES)" w:date="2026-09-22T12:47:00Z" w16du:dateUtc="2026-09-22T16:47:00Z"/>
                <w:sz w:val="20"/>
                <w:szCs w:val="20"/>
              </w:rPr>
            </w:pPr>
            <w:del w:id="347" w:author="NAZ, Mamoona (OLDHAM MEDICAL SERVICES)" w:date="2026-09-22T12:47:00Z" w16du:dateUtc="2026-09-22T16:47:00Z">
              <w:r>
                <w:rPr>
                  <w:sz w:val="20"/>
                  <w:szCs w:val="20"/>
                </w:rPr>
                <w:delText>36 (78.3%)</w:delText>
              </w:r>
            </w:del>
          </w:p>
        </w:tc>
        <w:tc>
          <w:tcPr>
            <w:tcW w:w="1511" w:type="dxa"/>
          </w:tcPr>
          <w:p w14:paraId="493F1A94" w14:textId="77777777" w:rsidR="00A41624" w:rsidRPr="008D5DAC" w:rsidRDefault="00A41624" w:rsidP="00AF1133">
            <w:pPr>
              <w:rPr>
                <w:del w:id="348" w:author="NAZ, Mamoona (OLDHAM MEDICAL SERVICES)" w:date="2026-09-22T12:47:00Z" w16du:dateUtc="2026-09-22T16:47:00Z"/>
                <w:sz w:val="20"/>
                <w:szCs w:val="20"/>
              </w:rPr>
            </w:pPr>
            <w:del w:id="349" w:author="NAZ, Mamoona (OLDHAM MEDICAL SERVICES)" w:date="2026-09-22T12:47:00Z" w16du:dateUtc="2026-09-22T16:47:00Z">
              <w:r>
                <w:rPr>
                  <w:sz w:val="20"/>
                  <w:szCs w:val="20"/>
                </w:rPr>
                <w:delText>21 (80.8%)</w:delText>
              </w:r>
            </w:del>
          </w:p>
        </w:tc>
        <w:tc>
          <w:tcPr>
            <w:tcW w:w="1235" w:type="dxa"/>
          </w:tcPr>
          <w:p w14:paraId="14EB7137" w14:textId="77777777" w:rsidR="00A41624" w:rsidRPr="008D5DAC" w:rsidRDefault="00A41624" w:rsidP="00AF1133">
            <w:pPr>
              <w:rPr>
                <w:del w:id="350" w:author="NAZ, Mamoona (OLDHAM MEDICAL SERVICES)" w:date="2026-09-22T12:47:00Z" w16du:dateUtc="2026-09-22T16:47:00Z"/>
                <w:sz w:val="20"/>
                <w:szCs w:val="20"/>
              </w:rPr>
            </w:pPr>
            <w:del w:id="351" w:author="NAZ, Mamoona (OLDHAM MEDICAL SERVICES)" w:date="2026-09-22T12:47:00Z" w16du:dateUtc="2026-09-22T16:47:00Z">
              <w:r>
                <w:rPr>
                  <w:sz w:val="20"/>
                  <w:szCs w:val="20"/>
                </w:rPr>
                <w:delText>0.56</w:delText>
              </w:r>
            </w:del>
          </w:p>
        </w:tc>
      </w:tr>
      <w:tr w:rsidR="00A41624" w:rsidRPr="008D5DAC" w14:paraId="6212C715" w14:textId="77777777" w:rsidTr="00AF1133">
        <w:trPr>
          <w:del w:id="352" w:author="NAZ, Mamoona (OLDHAM MEDICAL SERVICES)" w:date="2026-09-22T12:47:00Z" w16du:dateUtc="2026-09-22T16:47:00Z"/>
        </w:trPr>
        <w:tc>
          <w:tcPr>
            <w:tcW w:w="3085" w:type="dxa"/>
            <w:tcBorders>
              <w:bottom w:val="single" w:sz="4" w:space="0" w:color="auto"/>
            </w:tcBorders>
          </w:tcPr>
          <w:p w14:paraId="1E5522D2" w14:textId="77777777" w:rsidR="00A41624" w:rsidRPr="008D5DAC" w:rsidRDefault="00A41624" w:rsidP="00AF1133">
            <w:pPr>
              <w:rPr>
                <w:del w:id="353" w:author="NAZ, Mamoona (OLDHAM MEDICAL SERVICES)" w:date="2026-09-22T12:47:00Z" w16du:dateUtc="2026-09-22T16:47:00Z"/>
                <w:sz w:val="20"/>
                <w:szCs w:val="20"/>
              </w:rPr>
            </w:pPr>
            <w:del w:id="354" w:author="NAZ, Mamoona (OLDHAM MEDICAL SERVICES)" w:date="2026-09-22T12:47:00Z" w16du:dateUtc="2026-09-22T16:47:00Z">
              <w:r>
                <w:rPr>
                  <w:sz w:val="20"/>
                  <w:szCs w:val="20"/>
                </w:rPr>
                <w:delText>Asprin use (n(%))</w:delText>
              </w:r>
            </w:del>
          </w:p>
        </w:tc>
        <w:tc>
          <w:tcPr>
            <w:tcW w:w="1418" w:type="dxa"/>
            <w:tcBorders>
              <w:bottom w:val="single" w:sz="4" w:space="0" w:color="auto"/>
            </w:tcBorders>
          </w:tcPr>
          <w:p w14:paraId="43259CEB" w14:textId="77777777" w:rsidR="00A41624" w:rsidRPr="008D5DAC" w:rsidRDefault="00A41624" w:rsidP="00AF1133">
            <w:pPr>
              <w:rPr>
                <w:del w:id="355" w:author="NAZ, Mamoona (OLDHAM MEDICAL SERVICES)" w:date="2026-09-22T12:47:00Z" w16du:dateUtc="2026-09-22T16:47:00Z"/>
                <w:sz w:val="20"/>
                <w:szCs w:val="20"/>
              </w:rPr>
            </w:pPr>
            <w:del w:id="356" w:author="NAZ, Mamoona (OLDHAM MEDICAL SERVICES)" w:date="2026-09-22T12:47:00Z" w16du:dateUtc="2026-09-22T16:47:00Z">
              <w:r>
                <w:rPr>
                  <w:sz w:val="20"/>
                  <w:szCs w:val="20"/>
                </w:rPr>
                <w:delText>25 (54.3%)</w:delText>
              </w:r>
            </w:del>
          </w:p>
        </w:tc>
        <w:tc>
          <w:tcPr>
            <w:tcW w:w="1511" w:type="dxa"/>
            <w:tcBorders>
              <w:bottom w:val="single" w:sz="4" w:space="0" w:color="auto"/>
            </w:tcBorders>
          </w:tcPr>
          <w:p w14:paraId="1501B9EB" w14:textId="77777777" w:rsidR="00A41624" w:rsidRPr="008D5DAC" w:rsidRDefault="00A41624" w:rsidP="00AF1133">
            <w:pPr>
              <w:rPr>
                <w:del w:id="357" w:author="NAZ, Mamoona (OLDHAM MEDICAL SERVICES)" w:date="2026-09-22T12:47:00Z" w16du:dateUtc="2026-09-22T16:47:00Z"/>
                <w:sz w:val="20"/>
                <w:szCs w:val="20"/>
              </w:rPr>
            </w:pPr>
            <w:del w:id="358" w:author="NAZ, Mamoona (OLDHAM MEDICAL SERVICES)" w:date="2026-09-22T12:47:00Z" w16du:dateUtc="2026-09-22T16:47:00Z">
              <w:r>
                <w:rPr>
                  <w:sz w:val="20"/>
                  <w:szCs w:val="20"/>
                </w:rPr>
                <w:delText>12 (46.2%)</w:delText>
              </w:r>
            </w:del>
          </w:p>
        </w:tc>
        <w:tc>
          <w:tcPr>
            <w:tcW w:w="1235" w:type="dxa"/>
            <w:tcBorders>
              <w:bottom w:val="single" w:sz="4" w:space="0" w:color="auto"/>
            </w:tcBorders>
          </w:tcPr>
          <w:p w14:paraId="7E4617FA" w14:textId="77777777" w:rsidR="00A41624" w:rsidRPr="008D5DAC" w:rsidRDefault="00A41624" w:rsidP="00AF1133">
            <w:pPr>
              <w:rPr>
                <w:del w:id="359" w:author="NAZ, Mamoona (OLDHAM MEDICAL SERVICES)" w:date="2026-09-22T12:47:00Z" w16du:dateUtc="2026-09-22T16:47:00Z"/>
                <w:sz w:val="20"/>
                <w:szCs w:val="20"/>
              </w:rPr>
            </w:pPr>
            <w:del w:id="360" w:author="NAZ, Mamoona (OLDHAM MEDICAL SERVICES)" w:date="2026-09-22T12:47:00Z" w16du:dateUtc="2026-09-22T16:47:00Z">
              <w:r>
                <w:rPr>
                  <w:sz w:val="20"/>
                  <w:szCs w:val="20"/>
                </w:rPr>
                <w:delText>0.61</w:delText>
              </w:r>
            </w:del>
          </w:p>
        </w:tc>
      </w:tr>
    </w:tbl>
    <w:p w14:paraId="056C54D0" w14:textId="77777777" w:rsidR="00A41624" w:rsidRPr="00A41624" w:rsidRDefault="00A41624" w:rsidP="00A41624">
      <w:pPr>
        <w:rPr>
          <w:del w:id="361" w:author="NAZ, Mamoona (OLDHAM MEDICAL SERVICES)" w:date="2026-09-22T12:47:00Z" w16du:dateUtc="2026-09-22T16:47:00Z"/>
          <w:rFonts w:ascii="Times New Roman" w:hAnsi="Times New Roman"/>
          <w:sz w:val="20"/>
          <w:szCs w:val="20"/>
        </w:rPr>
        <w:sectPr w:rsidR="00A41624" w:rsidRPr="00A41624" w:rsidSect="00212EF5">
          <w:pgSz w:w="11900" w:h="16840"/>
          <w:pgMar w:top="1701" w:right="1134" w:bottom="1701" w:left="1134" w:header="708" w:footer="708" w:gutter="0"/>
          <w:cols w:space="708"/>
          <w:docGrid w:linePitch="360"/>
        </w:sectPr>
      </w:pPr>
      <w:del w:id="362" w:author="NAZ, Mamoona (OLDHAM MEDICAL SERVICES)" w:date="2026-09-22T12:47:00Z" w16du:dateUtc="2026-09-22T16:47:00Z">
        <w:r w:rsidRPr="00541227">
          <w:rPr>
            <w:rFonts w:ascii="Times New Roman" w:hAnsi="Times New Roman"/>
            <w:sz w:val="20"/>
            <w:szCs w:val="20"/>
          </w:rPr>
          <w:delText>Abbreviations:</w:delText>
        </w:r>
        <w:r>
          <w:rPr>
            <w:rFonts w:ascii="Times New Roman" w:hAnsi="Times New Roman"/>
            <w:sz w:val="20"/>
            <w:szCs w:val="20"/>
          </w:rPr>
          <w:delText xml:space="preserve"> BP, blood pressure; cf</w:delText>
        </w:r>
        <w:r w:rsidRPr="00541227">
          <w:rPr>
            <w:rFonts w:ascii="Times New Roman" w:hAnsi="Times New Roman"/>
            <w:sz w:val="20"/>
            <w:szCs w:val="20"/>
          </w:rPr>
          <w:delText xml:space="preserve">PWV, </w:delText>
        </w:r>
        <w:r>
          <w:rPr>
            <w:rFonts w:ascii="Times New Roman" w:hAnsi="Times New Roman"/>
            <w:sz w:val="20"/>
            <w:szCs w:val="20"/>
          </w:rPr>
          <w:delText xml:space="preserve">carotid-femoral </w:delText>
        </w:r>
        <w:r w:rsidRPr="00541227">
          <w:rPr>
            <w:rFonts w:ascii="Times New Roman" w:hAnsi="Times New Roman"/>
            <w:sz w:val="20"/>
            <w:szCs w:val="20"/>
          </w:rPr>
          <w:delText>pulse wave velocity</w:delText>
        </w:r>
        <w:r>
          <w:rPr>
            <w:rFonts w:ascii="Times New Roman" w:hAnsi="Times New Roman"/>
            <w:sz w:val="20"/>
            <w:szCs w:val="20"/>
          </w:rPr>
          <w:delText>;</w:delText>
        </w:r>
        <w:r w:rsidRPr="00541227">
          <w:rPr>
            <w:rFonts w:ascii="Times New Roman" w:hAnsi="Times New Roman"/>
            <w:sz w:val="20"/>
            <w:szCs w:val="20"/>
          </w:rPr>
          <w:delText xml:space="preserve"> GLP1, glucagon like peptide; DPP4, di-peptidyl  peptidase 4; SGLT2, sodium-glucose co-transporter 2; ACE, angiotensin convert</w:delText>
        </w:r>
        <w:r>
          <w:rPr>
            <w:rFonts w:ascii="Times New Roman" w:hAnsi="Times New Roman"/>
            <w:sz w:val="20"/>
            <w:szCs w:val="20"/>
          </w:rPr>
          <w:delText xml:space="preserve">ing enzyme; AT2, </w:delText>
        </w:r>
        <w:r w:rsidR="007C597C">
          <w:rPr>
            <w:rFonts w:ascii="Times New Roman" w:hAnsi="Times New Roman"/>
            <w:sz w:val="20"/>
            <w:szCs w:val="20"/>
          </w:rPr>
          <w:delText>angiotensin-</w:delText>
        </w:r>
      </w:del>
    </w:p>
    <w:p w14:paraId="27FE5D6C" w14:textId="77777777" w:rsidR="00ED1DAC" w:rsidRPr="006F1C2D" w:rsidRDefault="00ED1DAC">
      <w:pPr>
        <w:rPr>
          <w:b/>
          <w:rPrChange w:id="363" w:author="NAZ, Mamoona (OLDHAM MEDICAL SERVICES)" w:date="2026-09-22T12:47:00Z" w16du:dateUtc="2026-09-22T16:47:00Z">
            <w:rPr/>
          </w:rPrChange>
        </w:rPr>
      </w:pPr>
    </w:p>
    <w:sectPr w:rsidR="00ED1DAC" w:rsidRPr="006F1C2D">
      <w:pgSz w:w="11906" w:h="16838"/>
      <w:pgMar w:top="1440" w:right="1440" w:bottom="1440" w:left="1440" w:header="708" w:footer="708" w:gutter="0"/>
      <w:cols w:space="708"/>
      <w:docGrid w:linePitch="360"/>
      <w:sectPrChange w:id="364" w:author="NAZ, Mamoona (OLDHAM MEDICAL SERVICES)" w:date="2026-09-22T12:47:00Z" w16du:dateUtc="2026-09-22T16:47:00Z">
        <w:sectPr w:rsidR="00ED1DAC" w:rsidRPr="006F1C2D">
          <w:pgSz w:w="11900" w:h="16840"/>
          <w:pgMar w:top="1701" w:right="1134" w:bottom="1701" w:left="1134"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fornian FB">
    <w:panose1 w:val="0207040306080B030204"/>
    <w:charset w:val="4D"/>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5F0BC4"/>
    <w:multiLevelType w:val="multilevel"/>
    <w:tmpl w:val="0409001D"/>
    <w:styleLink w:val="Typografi1"/>
    <w:lvl w:ilvl="0">
      <w:start w:val="1"/>
      <w:numFmt w:val="bullet"/>
      <w:lvlText w:val=""/>
      <w:lvlJc w:val="left"/>
      <w:pPr>
        <w:ind w:left="360" w:hanging="360"/>
      </w:pPr>
      <w:rPr>
        <w:rFonts w:ascii="Wingdings 2" w:hAnsi="Wingdings 2" w:hint="default"/>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B184421"/>
    <w:multiLevelType w:val="hybridMultilevel"/>
    <w:tmpl w:val="31C6D286"/>
    <w:lvl w:ilvl="0" w:tplc="C894671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2F7070"/>
    <w:multiLevelType w:val="hybridMultilevel"/>
    <w:tmpl w:val="0DC00238"/>
    <w:lvl w:ilvl="0" w:tplc="E39C70C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8508667">
    <w:abstractNumId w:val="1"/>
  </w:num>
  <w:num w:numId="2" w16cid:durableId="104227593">
    <w:abstractNumId w:val="2"/>
  </w:num>
  <w:num w:numId="3" w16cid:durableId="1545823908">
    <w:abstractNumId w:val="3"/>
  </w:num>
  <w:num w:numId="4"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304"/>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1624"/>
    <w:rsid w:val="0008331C"/>
    <w:rsid w:val="001E3E26"/>
    <w:rsid w:val="00212EF5"/>
    <w:rsid w:val="00254AB7"/>
    <w:rsid w:val="0028616A"/>
    <w:rsid w:val="00335DE8"/>
    <w:rsid w:val="00677B90"/>
    <w:rsid w:val="006F1C2D"/>
    <w:rsid w:val="00796251"/>
    <w:rsid w:val="007C597C"/>
    <w:rsid w:val="00875E83"/>
    <w:rsid w:val="009337CB"/>
    <w:rsid w:val="0098344A"/>
    <w:rsid w:val="009A5F2F"/>
    <w:rsid w:val="00A06C43"/>
    <w:rsid w:val="00A41624"/>
    <w:rsid w:val="00A8494F"/>
    <w:rsid w:val="00AE1C34"/>
    <w:rsid w:val="00BB601E"/>
    <w:rsid w:val="00BE78E3"/>
    <w:rsid w:val="00C6554C"/>
    <w:rsid w:val="00EB76BC"/>
    <w:rsid w:val="00ED1DAC"/>
    <w:rsid w:val="00F26689"/>
    <w:rsid w:val="00F41C3B"/>
    <w:rsid w:val="00F90B0A"/>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383ABED"/>
  <w14:defaultImageDpi w14:val="300"/>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pPrChange w:id="0" w:author="NAZ, Mamoona (OLDHAM MEDICAL SERVICES)" w:date="2026-09-22T12:47:00Z">
        <w:pPr/>
      </w:pPrChange>
    </w:pPr>
    <w:rPr>
      <w:rFonts w:eastAsiaTheme="minorHAnsi" w:cs="Times New Roman"/>
      <w:lang w:val="en-GB" w:eastAsia="en-US"/>
      <w:rPrChange w:id="0" w:author="NAZ, Mamoona (OLDHAM MEDICAL SERVICES)" w:date="2026-09-22T12:47:00Z">
        <w:rPr>
          <w:rFonts w:asciiTheme="minorHAnsi" w:eastAsiaTheme="minorEastAsia" w:hAnsiTheme="minorHAnsi" w:cstheme="minorBidi"/>
          <w:sz w:val="24"/>
          <w:szCs w:val="24"/>
          <w:lang w:val="en-US" w:eastAsia="da-DK"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Typografi1">
    <w:name w:val="Typografi1"/>
    <w:uiPriority w:val="99"/>
    <w:rsid w:val="009A5F2F"/>
    <w:pPr>
      <w:numPr>
        <w:numId w:val="1"/>
      </w:numPr>
    </w:pPr>
  </w:style>
  <w:style w:type="paragraph" w:styleId="BalloonText">
    <w:name w:val="Balloon Text"/>
    <w:basedOn w:val="Normal"/>
    <w:link w:val="BalloonTextChar"/>
    <w:uiPriority w:val="99"/>
    <w:semiHidden/>
    <w:unhideWhenUsed/>
    <w:rsid w:val="00AE1C3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E1C34"/>
    <w:rPr>
      <w:rFonts w:ascii="Lucida Grande" w:hAnsi="Lucida Grande" w:cs="Lucida Grande"/>
      <w:sz w:val="18"/>
      <w:szCs w:val="18"/>
    </w:rPr>
  </w:style>
  <w:style w:type="table" w:styleId="TableGrid">
    <w:name w:val="Table Grid"/>
    <w:basedOn w:val="TableNormal"/>
    <w:uiPriority w:val="59"/>
    <w:rsid w:val="00A416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416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Kontor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722</Words>
  <Characters>4117</Characters>
  <Application>Microsoft Office Word</Application>
  <DocSecurity>0</DocSecurity>
  <Lines>34</Lines>
  <Paragraphs>9</Paragraphs>
  <ScaleCrop>false</ScaleCrop>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Christoffer Krogager</dc:creator>
  <cp:keywords/>
  <dc:description/>
  <cp:lastModifiedBy>Arthur Souza Rodrigues</cp:lastModifiedBy>
  <cp:revision>1</cp:revision>
  <dcterms:created xsi:type="dcterms:W3CDTF">2021-07-06T08:25:00Z</dcterms:created>
  <dcterms:modified xsi:type="dcterms:W3CDTF">2026-09-22T16:47:00Z</dcterms:modified>
</cp:coreProperties>
</file>