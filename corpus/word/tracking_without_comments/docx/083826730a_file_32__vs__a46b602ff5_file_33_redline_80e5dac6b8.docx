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F20E8F" w14:textId="77777777" w:rsidR="00C00D2B" w:rsidRDefault="00C00D2B">
      <w:pPr>
        <w:rPr>
          <w:rFonts w:ascii="Arial" w:hAnsi="Arial"/>
          <w:b/>
          <w:sz w:val="40"/>
          <w:rPrChange w:id="0" w:author="Arthur Souza Rodrigues" w:date="2026-07-10T21:43:00Z" w16du:dateUtc="2026-07-11T01:43:00Z">
            <w:rPr>
              <w:b/>
              <w:bCs/>
              <w:u w:val="single"/>
            </w:rPr>
          </w:rPrChange>
        </w:rPr>
      </w:pPr>
      <w:r>
        <w:rPr>
          <w:rFonts w:ascii="Arial" w:hAnsi="Arial"/>
          <w:b/>
          <w:sz w:val="40"/>
          <w:rPrChange w:id="1" w:author="Arthur Souza Rodrigues" w:date="2026-07-10T21:43:00Z" w16du:dateUtc="2026-07-11T01:43:00Z">
            <w:rPr>
              <w:b/>
              <w:bCs/>
              <w:u w:val="single"/>
            </w:rPr>
          </w:rPrChange>
        </w:rPr>
        <w:t>file_</w:t>
      </w:r>
      <w:ins w:id="2" w:author="Arthur Souza Rodrigues" w:date="2026-07-10T21:43:00Z" w16du:dateUtc="2026-07-11T01:43:00Z">
        <w:r w:rsidR="00AB3365">
          <w:rPr>
            <w:rFonts w:ascii="Arial" w:hAnsi="Arial" w:cs="Arial"/>
            <w:b/>
            <w:bCs/>
            <w:sz w:val="40"/>
            <w:szCs w:val="40"/>
          </w:rPr>
          <w:t>33</w:t>
        </w:r>
      </w:ins>
      <w:del w:id="3" w:author="Arthur Souza Rodrigues" w:date="2026-07-10T21:43:00Z" w16du:dateUtc="2026-07-11T01:43:00Z">
        <w:r>
          <w:rPr>
            <w:b/>
            <w:bCs/>
            <w:u w:val="single"/>
          </w:rPr>
          <w:delText>32</w:delText>
        </w:r>
      </w:del>
      <w:r>
        <w:rPr>
          <w:rFonts w:ascii="Arial" w:hAnsi="Arial"/>
          <w:b/>
          <w:sz w:val="40"/>
          <w:rPrChange w:id="4" w:author="Arthur Souza Rodrigues" w:date="2026-07-10T21:43:00Z" w16du:dateUtc="2026-07-11T01:43:00Z">
            <w:rPr>
              <w:b/>
              <w:bCs/>
              <w:u w:val="single"/>
            </w:rPr>
          </w:rPrChange>
        </w:rPr>
        <w:t>.docx</w:t>
      </w:r>
    </w:p>
    <w:p w14:paraId="573764B7" w14:textId="2072A35E" w:rsidR="00166531" w:rsidRDefault="007D62CC">
      <w:ins w:id="5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Heading 1 Style</w:t>
        </w:r>
      </w:ins>
      <w:del w:id="6" w:author="Arthur Souza Rodrigues" w:date="2026-07-10T21:43:00Z" w16du:dateUtc="2026-07-11T01:43:00Z">
        <w:r>
          <w:rPr>
            <w:b/>
            <w:bCs/>
            <w:u w:val="single"/>
          </w:rPr>
          <w:delText>Bold and Underline Combo</w:delText>
        </w:r>
      </w:del>
      <w:r>
        <w:rPr>
          <w:rFonts w:ascii="Arial" w:hAnsi="Arial"/>
          <w:b/>
          <w:sz w:val="40"/>
          <w:rPrChange w:id="7" w:author="Arthur Souza Rodrigues" w:date="2026-07-10T21:43:00Z" w16du:dateUtc="2026-07-11T01:43:00Z">
            <w:rPr>
              <w:b/>
              <w:bCs/>
              <w:u w:val="single"/>
            </w:rPr>
          </w:rPrChange>
        </w:rPr>
        <w:t xml:space="preserve"> Demo</w:t>
      </w:r>
    </w:p>
    <w:p w14:paraId="6F160E40" w14:textId="77777777" w:rsidR="00252EF7" w:rsidRDefault="007D62CC">
      <w:pPr>
        <w:spacing w:before="400" w:after="120" w:line="240" w:lineRule="auto"/>
        <w:rPr>
          <w:ins w:id="8" w:author="Arthur Souza Rodrigues" w:date="2026-07-10T21:43:00Z" w16du:dateUtc="2026-07-11T01:43:00Z"/>
        </w:rPr>
      </w:pPr>
      <w:ins w:id="9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This document demonstrates Heading 1 paragraph style.</w:t>
        </w:r>
      </w:ins>
    </w:p>
    <w:p w14:paraId="031F9707" w14:textId="77777777" w:rsidR="00166531" w:rsidRDefault="007D62CC">
      <w:pPr>
        <w:rPr>
          <w:del w:id="10" w:author="Arthur Souza Rodrigues" w:date="2026-07-10T21:43:00Z" w16du:dateUtc="2026-07-11T01:43:00Z"/>
        </w:rPr>
      </w:pPr>
      <w:ins w:id="11" w:author="Arthur Souza Rodrigues" w:date="2026-07-10T21:43:00Z" w16du:dateUtc="2026-07-11T01:43:00Z">
        <w:r>
          <w:rPr>
            <w:rFonts w:ascii="Arial" w:hAnsi="Arial" w:cs="Arial"/>
            <w:b/>
            <w:bCs/>
            <w:sz w:val="40"/>
            <w:szCs w:val="40"/>
          </w:rPr>
          <w:t>Main Title Section</w:t>
        </w:r>
      </w:ins>
      <w:del w:id="12" w:author="Arthur Souza Rodrigues" w:date="2026-07-10T21:43:00Z" w16du:dateUtc="2026-07-11T01:43:00Z">
        <w:r>
          <w:rPr>
            <w:b/>
            <w:bCs/>
            <w:u w:val="single"/>
          </w:rPr>
          <w:delText>Demonstrating bold and underline combined.</w:delText>
        </w:r>
      </w:del>
    </w:p>
    <w:p w14:paraId="6DF19326" w14:textId="77777777" w:rsidR="00166531" w:rsidRDefault="007D62CC">
      <w:pPr>
        <w:spacing w:before="400" w:after="120" w:line="240" w:lineRule="auto"/>
        <w:pPrChange w:id="13" w:author="Arthur Souza Rodrigues" w:date="2026-07-10T21:43:00Z" w16du:dateUtc="2026-07-11T01:43:00Z">
          <w:pPr/>
        </w:pPrChange>
      </w:pPr>
      <w:del w:id="14" w:author="Arthur Souza Rodrigues" w:date="2026-07-10T21:43:00Z" w16du:dateUtc="2026-07-11T01:43:00Z">
        <w:r>
          <w:rPr>
            <w:b/>
            <w:bCs/>
            <w:u w:val="single"/>
          </w:rPr>
          <w:delText>This text is both bold and underlined.</w:delText>
        </w:r>
      </w:del>
    </w:p>
    <w:sectPr w:rsidR="00166531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66531"/>
    <w:rsid w:val="00166531"/>
    <w:rsid w:val="00252EF7"/>
    <w:rsid w:val="00A51901"/>
    <w:rsid w:val="00AB3365"/>
    <w:rsid w:val="00C00D2B"/>
    <w:rsid w:val="00D53FE7"/>
    <w:rsid w:val="00E5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B8777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2026-05-14T16:56:00Z</dcterms:created>
  <dcterms:modified xsi:type="dcterms:W3CDTF">2026-07-11T01:43:00Z</dcterms:modified>
</cp:coreProperties>
</file>