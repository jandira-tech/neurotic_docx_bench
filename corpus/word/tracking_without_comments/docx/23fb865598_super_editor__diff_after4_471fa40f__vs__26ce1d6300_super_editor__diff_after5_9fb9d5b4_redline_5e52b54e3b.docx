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F1FE" w14:textId="4B0BAEA1" w:rsidR="006E4D75" w:rsidRDefault="006E4D75">
      <w:r>
        <w:t xml:space="preserve">Here’s </w:t>
      </w:r>
      <w:r>
        <w:rPr>
          <w:rPrChange w:id="0" w:author="Luccas Correa" w:date="2026-08-03T22:18:00Z" w16du:dateUtc="2026-08-04T02:18:00Z">
            <w:rPr>
              <w:b/>
              <w:bCs/>
            </w:rPr>
          </w:rPrChange>
        </w:rPr>
        <w:t>some</w:t>
      </w:r>
      <w:ins w:id="1" w:author="Luccas Correa" w:date="2026-08-03T22:18:00Z" w16du:dateUtc="2026-08-04T02:18:00Z">
        <w:r w:rsidR="00267B5E">
          <w:tab/>
        </w:r>
      </w:ins>
      <w:r>
        <w:t xml:space="preserve"> text.</w:t>
      </w:r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267B5E"/>
    <w:rsid w:val="002B1C2A"/>
    <w:rsid w:val="00522FDD"/>
    <w:rsid w:val="00524058"/>
    <w:rsid w:val="006E4D75"/>
    <w:rsid w:val="0098667E"/>
    <w:rsid w:val="00D1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2025-12-26T18:08:00Z</dcterms:created>
  <dcterms:modified xsi:type="dcterms:W3CDTF">2026-08-04T02:18:00Z</dcterms:modified>
</cp:coreProperties>
</file>