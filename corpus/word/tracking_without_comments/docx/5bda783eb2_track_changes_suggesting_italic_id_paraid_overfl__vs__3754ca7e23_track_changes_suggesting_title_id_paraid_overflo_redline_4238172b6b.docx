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CC9EB64" w14:textId="77777777" w:rsidR="00305A7E" w:rsidRDefault="00A50120">
      <w:r>
        <w:rPr>
          <w:rFonts w:ascii="Arial" w:hAnsi="Arial"/>
          <w:b/>
          <w:sz w:val="52"/>
          <w:rPrChange w:id="0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Track Changes Suggesting </w:t>
      </w:r>
      <w:ins w:id="1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Title Bold Center</w:t>
        </w:r>
      </w:ins>
      <w:del w:id="2" w:author="Comparison" w:date="2026-07-05T01:11:00Z" w16du:dateUtc="2026-07-05T05:11:00Z">
        <w:r>
          <w:rPr>
            <w:i/>
            <w:iCs/>
            <w:color w:val="C00000"/>
          </w:rPr>
          <w:delText>Italic Red</w:delText>
        </w:r>
      </w:del>
      <w:r>
        <w:rPr>
          <w:rFonts w:ascii="Arial" w:hAnsi="Arial"/>
          <w:b/>
          <w:sz w:val="52"/>
          <w:rPrChange w:id="3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Demo</w:t>
      </w:r>
    </w:p>
    <w:p w14:paraId="49583C0F" w14:textId="77777777" w:rsidR="00305A7E" w:rsidRDefault="00A50120">
      <w:pPr>
        <w:spacing w:line="240" w:lineRule="auto"/>
        <w:pPrChange w:id="4" w:author="Comparison" w:date="2026-07-05T01:11:00Z" w16du:dateUtc="2026-07-05T05:11:00Z"/>
      </w:pPr>
      <w:r>
        <w:rPr>
          <w:rFonts w:ascii="Arial" w:hAnsi="Arial"/>
          <w:b/>
          <w:sz w:val="52"/>
          <w:rPrChange w:id="5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This document combines Suggesting mode with </w:t>
      </w:r>
      <w:ins w:id="6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Title style, center alignment,</w:t>
        </w:r>
      </w:ins>
      <w:del w:id="7" w:author="Comparison" w:date="2026-07-05T01:11:00Z" w16du:dateUtc="2026-07-05T05:11:00Z">
        <w:r>
          <w:rPr>
            <w:i/>
            <w:iCs/>
            <w:color w:val="C00000"/>
          </w:rPr>
          <w:delText>italic</w:delText>
        </w:r>
      </w:del>
      <w:r>
        <w:rPr>
          <w:rFonts w:ascii="Arial" w:hAnsi="Arial"/>
          <w:b/>
          <w:sz w:val="52"/>
          <w:rPrChange w:id="8" w:author="Comparison" w:date="2026-07-05T01:11:00Z" w16du:dateUtc="2026-07-05T05:11:00Z">
            <w:rPr>
              <w:i/>
              <w:iCs/>
              <w:color w:val="C00000"/>
            </w:rPr>
          </w:rPrChange>
        </w:rPr>
        <w:t xml:space="preserve"> and </w:t>
      </w:r>
      <w:ins w:id="9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bold</w:t>
        </w:r>
      </w:ins>
      <w:del w:id="10" w:author="Comparison" w:date="2026-07-05T01:11:00Z" w16du:dateUtc="2026-07-05T05:11:00Z">
        <w:r>
          <w:rPr>
            <w:i/>
            <w:iCs/>
            <w:color w:val="C00000"/>
          </w:rPr>
          <w:delText>red color</w:delText>
        </w:r>
      </w:del>
      <w:r>
        <w:rPr>
          <w:rFonts w:ascii="Arial" w:hAnsi="Arial"/>
          <w:b/>
          <w:sz w:val="52"/>
          <w:rPrChange w:id="11" w:author="Comparison" w:date="2026-07-05T01:11:00Z" w16du:dateUtc="2026-07-05T05:11:00Z">
            <w:rPr>
              <w:i/>
              <w:iCs/>
              <w:color w:val="C00000"/>
            </w:rPr>
          </w:rPrChange>
        </w:rPr>
        <w:t>.</w:t>
      </w:r>
    </w:p>
    <w:p w14:paraId="5904F865" w14:textId="77777777" w:rsidR="00305A7E" w:rsidRDefault="00A50120">
      <w:pPr>
        <w:spacing w:line="240" w:lineRule="auto"/>
        <w:pPrChange w:id="12" w:author="Comparison" w:date="2026-07-05T01:11:00Z" w16du:dateUtc="2026-07-05T05:11:00Z"/>
      </w:pPr>
      <w:ins w:id="13" w:author="Comparison" w:date="2026-07-05T01:11:00Z" w16du:dateUtc="2026-07-05T05:11:00Z">
        <w:r>
          <w:rPr>
            <w:rFonts w:ascii="Arial" w:hAnsi="Arial" w:cs="Arial"/>
            <w:b/>
            <w:bCs/>
            <w:sz w:val="52"/>
            <w:szCs w:val="52"/>
          </w:rPr>
          <w:t>This powerful combination shows major structural proposals in collaborative editing.</w:t>
        </w:r>
      </w:ins>
      <w:del w:id="14" w:author="Comparison" w:date="2026-07-05T01:11:00Z" w16du:dateUtc="2026-07-05T05:11:00Z">
        <w:r>
          <w:rPr>
            <w:i/>
            <w:iCs/>
            <w:color w:val="C00000"/>
          </w:rPr>
          <w:delText>Red italic suggestions stand out clearly for document reviewers.</w:delText>
        </w:r>
      </w:del>
    </w:p>
    <w:sectPr w:rsidR="00305A7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5A7E"/>
    <w:rsid w:val="00305A7E"/>
    <w:rsid w:val="00566158"/>
    <w:rsid w:val="005C3800"/>
    <w:rsid w:val="00A50120"/>
    <w:rsid w:val="00B37A4C"/>
    <w:rsid w:val="00DF3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0ACD3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262</Characters>
  <Application>Microsoft Office Word</Application>
  <DocSecurity>0</DocSecurity>
  <Lines>2</Lines>
  <Paragraphs>1</Paragraphs>
  <ScaleCrop>false</ScaleCrop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2026-05-14T18:10:00Z</dcterms:created>
  <dcterms:modified xsi:type="dcterms:W3CDTF">2026-07-05T05:11:00Z</dcterms:modified>
</cp:coreProperties>
</file>