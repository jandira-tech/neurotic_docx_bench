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30F75" w14:textId="77777777" w:rsidR="005A2B96" w:rsidRDefault="00AE5B4B">
      <w:r>
        <w:rPr>
          <w:rFonts w:ascii="Arial" w:hAnsi="Arial" w:cs="Arial"/>
          <w:b/>
          <w:bCs/>
          <w:sz w:val="40"/>
          <w:szCs w:val="40"/>
        </w:rPr>
        <w:t xml:space="preserve">Heading 1 </w:t>
      </w:r>
      <w:ins w:id="0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Style</w:t>
        </w:r>
      </w:ins>
      <w:del w:id="1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Bold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Demo</w:t>
      </w:r>
    </w:p>
    <w:p w14:paraId="6CF49D72" w14:textId="77777777" w:rsidR="005A2B96" w:rsidRDefault="00AE5B4B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 xml:space="preserve">This document </w:t>
      </w:r>
      <w:ins w:id="2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demonstrates</w:t>
        </w:r>
      </w:ins>
      <w:del w:id="3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shows</w:delText>
        </w:r>
      </w:del>
      <w:r>
        <w:rPr>
          <w:rFonts w:ascii="Arial" w:hAnsi="Arial" w:cs="Arial"/>
          <w:b/>
          <w:bCs/>
          <w:sz w:val="40"/>
          <w:szCs w:val="40"/>
        </w:rPr>
        <w:t xml:space="preserve"> Heading 1 </w:t>
      </w:r>
      <w:ins w:id="4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 xml:space="preserve">paragraph </w:t>
        </w:r>
      </w:ins>
      <w:r>
        <w:rPr>
          <w:rFonts w:ascii="Arial" w:hAnsi="Arial" w:cs="Arial"/>
          <w:b/>
          <w:bCs/>
          <w:sz w:val="40"/>
          <w:szCs w:val="40"/>
        </w:rPr>
        <w:t>style</w:t>
      </w:r>
      <w:del w:id="5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 xml:space="preserve"> with extra bold emphasis</w:delText>
        </w:r>
      </w:del>
      <w:r>
        <w:rPr>
          <w:rFonts w:ascii="Arial" w:hAnsi="Arial" w:cs="Arial"/>
          <w:b/>
          <w:bCs/>
          <w:sz w:val="40"/>
          <w:szCs w:val="40"/>
        </w:rPr>
        <w:t>.</w:t>
      </w:r>
    </w:p>
    <w:p w14:paraId="7F49031D" w14:textId="77777777" w:rsidR="005A2B96" w:rsidRDefault="00AE5B4B">
      <w:pPr>
        <w:spacing w:before="400" w:after="120" w:line="240" w:lineRule="auto"/>
      </w:pPr>
      <w:ins w:id="6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7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delText>Heading 1 with bold creates the strongest document headers.</w:delText>
        </w:r>
      </w:del>
    </w:p>
    <w:sectPr w:rsidR="005A2B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B96"/>
    <w:rsid w:val="0026474E"/>
    <w:rsid w:val="005017B3"/>
    <w:rsid w:val="005A2B96"/>
    <w:rsid w:val="00AE5B4B"/>
    <w:rsid w:val="00EE2425"/>
    <w:rsid w:val="00F1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EC45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2026-09-26T18:41:00Z</dcterms:modified>
</cp:coreProperties>
</file>