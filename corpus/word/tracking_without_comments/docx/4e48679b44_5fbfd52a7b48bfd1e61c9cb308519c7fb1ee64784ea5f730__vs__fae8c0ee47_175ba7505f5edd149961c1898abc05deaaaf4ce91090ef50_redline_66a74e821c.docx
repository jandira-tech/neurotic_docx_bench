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CF1C29" w14:textId="77777777" w:rsidR="001D4DD0" w:rsidRDefault="001D4DD0" w:rsidP="00BA5A4D">
      <w:pPr>
        <w:pStyle w:val="NoSpacing"/>
        <w:rPr>
          <w:ins w:id="1" w:author="Daniel Kuhn" w:date="2026-09-25T21:13:00Z" w16du:dateUtc="2026-09-26T01:13:00Z"/>
          <w:b/>
          <w:bCs/>
          <w:sz w:val="32"/>
          <w:szCs w:val="32"/>
        </w:rPr>
      </w:pPr>
    </w:p>
    <w:p w14:paraId="6185D416" w14:textId="77777777" w:rsidR="001D4DD0" w:rsidRDefault="001D4DD0" w:rsidP="001D4DD0">
      <w:pPr>
        <w:pStyle w:val="NoSpacing"/>
        <w:jc w:val="center"/>
        <w:rPr>
          <w:ins w:id="2" w:author="Daniel Kuhn" w:date="2026-09-25T21:13:00Z" w16du:dateUtc="2026-09-26T01:13:00Z"/>
          <w:b/>
          <w:bCs/>
          <w:sz w:val="32"/>
          <w:szCs w:val="32"/>
        </w:rPr>
      </w:pPr>
    </w:p>
    <w:p w14:paraId="64B8B942" w14:textId="5238C234" w:rsidR="00664AD5" w:rsidRPr="003E643F" w:rsidRDefault="00212C9E" w:rsidP="001D4DD0">
      <w:pPr>
        <w:pStyle w:val="NoSpacing"/>
        <w:jc w:val="center"/>
        <w:rPr>
          <w:ins w:id="3" w:author="Daniel Kuhn" w:date="2026-09-25T21:13:00Z" w16du:dateUtc="2026-09-26T01:13:00Z"/>
          <w:b/>
          <w:bCs/>
          <w:sz w:val="32"/>
          <w:szCs w:val="32"/>
        </w:rPr>
      </w:pPr>
      <w:ins w:id="4" w:author="Daniel Kuhn" w:date="2026-09-25T21:13:00Z" w16du:dateUtc="2026-09-26T01:13:00Z">
        <w:r w:rsidRPr="003E643F">
          <w:rPr>
            <w:b/>
            <w:bCs/>
            <w:sz w:val="32"/>
            <w:szCs w:val="32"/>
          </w:rPr>
          <w:t>Putnam</w:t>
        </w:r>
        <w:r w:rsidR="005F66B4">
          <w:rPr>
            <w:b/>
            <w:bCs/>
            <w:sz w:val="32"/>
            <w:szCs w:val="32"/>
          </w:rPr>
          <w:t xml:space="preserve"> County</w:t>
        </w:r>
        <w:r w:rsidRPr="003E643F">
          <w:rPr>
            <w:b/>
            <w:bCs/>
            <w:sz w:val="32"/>
            <w:szCs w:val="32"/>
          </w:rPr>
          <w:t xml:space="preserve"> </w:t>
        </w:r>
        <w:r w:rsidR="007F5F50">
          <w:rPr>
            <w:b/>
            <w:bCs/>
            <w:sz w:val="32"/>
            <w:szCs w:val="32"/>
          </w:rPr>
          <w:t>Planning Commission</w:t>
        </w:r>
        <w:r w:rsidRPr="003E643F">
          <w:rPr>
            <w:b/>
            <w:bCs/>
            <w:sz w:val="32"/>
            <w:szCs w:val="32"/>
          </w:rPr>
          <w:t xml:space="preserve"> Public Hearing</w:t>
        </w:r>
        <w:r w:rsidR="009408D1">
          <w:rPr>
            <w:b/>
            <w:bCs/>
            <w:sz w:val="32"/>
            <w:szCs w:val="32"/>
          </w:rPr>
          <w:t xml:space="preserve"> (Rescheduled)</w:t>
        </w:r>
      </w:ins>
    </w:p>
    <w:p w14:paraId="091ECDD9" w14:textId="1F1F306A" w:rsidR="00212C9E" w:rsidRPr="003E643F" w:rsidRDefault="00212C9E" w:rsidP="00212C9E">
      <w:pPr>
        <w:pStyle w:val="NoSpacing"/>
        <w:jc w:val="center"/>
        <w:rPr>
          <w:ins w:id="5" w:author="Daniel Kuhn" w:date="2026-09-25T21:13:00Z" w16du:dateUtc="2026-09-26T01:13:00Z"/>
          <w:b/>
          <w:bCs/>
          <w:sz w:val="32"/>
          <w:szCs w:val="32"/>
        </w:rPr>
      </w:pPr>
      <w:ins w:id="6" w:author="Daniel Kuhn" w:date="2026-09-25T21:13:00Z" w16du:dateUtc="2026-09-26T01:13:00Z">
        <w:r w:rsidRPr="003E643F">
          <w:rPr>
            <w:b/>
            <w:bCs/>
            <w:sz w:val="32"/>
            <w:szCs w:val="32"/>
          </w:rPr>
          <w:t>Wednesday</w:t>
        </w:r>
        <w:r w:rsidR="00BA5A4D">
          <w:rPr>
            <w:b/>
            <w:bCs/>
            <w:sz w:val="32"/>
            <w:szCs w:val="32"/>
          </w:rPr>
          <w:t>,</w:t>
        </w:r>
        <w:r w:rsidR="00AD446D">
          <w:rPr>
            <w:b/>
            <w:bCs/>
            <w:sz w:val="32"/>
            <w:szCs w:val="32"/>
          </w:rPr>
          <w:t xml:space="preserve"> </w:t>
        </w:r>
        <w:r w:rsidR="009408D1">
          <w:rPr>
            <w:b/>
            <w:bCs/>
            <w:sz w:val="32"/>
            <w:szCs w:val="32"/>
          </w:rPr>
          <w:t xml:space="preserve">March </w:t>
        </w:r>
        <w:r w:rsidR="00890A00">
          <w:rPr>
            <w:b/>
            <w:bCs/>
            <w:sz w:val="32"/>
            <w:szCs w:val="32"/>
          </w:rPr>
          <w:t>2</w:t>
        </w:r>
        <w:r w:rsidR="009408D1">
          <w:rPr>
            <w:b/>
            <w:bCs/>
            <w:sz w:val="32"/>
            <w:szCs w:val="32"/>
          </w:rPr>
          <w:t>0th</w:t>
        </w:r>
        <w:r w:rsidR="00AD446D">
          <w:rPr>
            <w:b/>
            <w:bCs/>
            <w:sz w:val="32"/>
            <w:szCs w:val="32"/>
          </w:rPr>
          <w:t>,</w:t>
        </w:r>
        <w:r w:rsidR="00BA5A4D">
          <w:rPr>
            <w:b/>
            <w:bCs/>
            <w:sz w:val="32"/>
            <w:szCs w:val="32"/>
          </w:rPr>
          <w:t xml:space="preserve"> </w:t>
        </w:r>
        <w:r w:rsidRPr="003E643F">
          <w:rPr>
            <w:b/>
            <w:bCs/>
            <w:sz w:val="32"/>
            <w:szCs w:val="32"/>
          </w:rPr>
          <w:t xml:space="preserve">2024 </w:t>
        </w:r>
        <w:r w:rsidR="00AD446D">
          <w:rPr>
            <w:b/>
            <w:bCs/>
            <w:sz w:val="32"/>
            <w:szCs w:val="32"/>
          </w:rPr>
          <w:t>at</w:t>
        </w:r>
        <w:r w:rsidRPr="003E643F">
          <w:rPr>
            <w:b/>
            <w:bCs/>
            <w:sz w:val="32"/>
            <w:szCs w:val="32"/>
          </w:rPr>
          <w:t xml:space="preserve"> </w:t>
        </w:r>
        <w:r w:rsidR="00890A00">
          <w:rPr>
            <w:b/>
            <w:bCs/>
            <w:sz w:val="32"/>
            <w:szCs w:val="32"/>
          </w:rPr>
          <w:t>6</w:t>
        </w:r>
        <w:r w:rsidRPr="003E643F">
          <w:rPr>
            <w:b/>
            <w:bCs/>
            <w:sz w:val="32"/>
            <w:szCs w:val="32"/>
          </w:rPr>
          <w:t>:00 p.m.</w:t>
        </w:r>
      </w:ins>
    </w:p>
    <w:p w14:paraId="06E1AC43" w14:textId="156F1E36" w:rsidR="00212C9E" w:rsidRPr="003E643F" w:rsidRDefault="00212C9E" w:rsidP="00212C9E">
      <w:pPr>
        <w:pStyle w:val="NoSpacing"/>
        <w:jc w:val="center"/>
        <w:rPr>
          <w:ins w:id="7" w:author="Daniel Kuhn" w:date="2026-09-25T21:13:00Z" w16du:dateUtc="2026-09-26T01:13:00Z"/>
          <w:b/>
          <w:bCs/>
          <w:sz w:val="32"/>
          <w:szCs w:val="32"/>
        </w:rPr>
      </w:pPr>
      <w:ins w:id="8" w:author="Daniel Kuhn" w:date="2026-09-25T21:13:00Z" w16du:dateUtc="2026-09-26T01:13:00Z">
        <w:r w:rsidRPr="003E643F">
          <w:rPr>
            <w:b/>
            <w:bCs/>
            <w:sz w:val="32"/>
            <w:szCs w:val="32"/>
          </w:rPr>
          <w:t>Putnam County Courthouse</w:t>
        </w:r>
      </w:ins>
    </w:p>
    <w:p w14:paraId="1B769A7B" w14:textId="192B0D80" w:rsidR="00212C9E" w:rsidRPr="003E643F" w:rsidRDefault="00212C9E" w:rsidP="00212C9E">
      <w:pPr>
        <w:pStyle w:val="NoSpacing"/>
        <w:jc w:val="center"/>
        <w:rPr>
          <w:ins w:id="9" w:author="Daniel Kuhn" w:date="2026-09-25T21:13:00Z" w16du:dateUtc="2026-09-26T01:13:00Z"/>
          <w:b/>
          <w:bCs/>
          <w:sz w:val="32"/>
          <w:szCs w:val="32"/>
        </w:rPr>
      </w:pPr>
      <w:ins w:id="10" w:author="Daniel Kuhn" w:date="2026-09-25T21:13:00Z" w16du:dateUtc="2026-09-26T01:13:00Z">
        <w:r w:rsidRPr="003E643F">
          <w:rPr>
            <w:b/>
            <w:bCs/>
            <w:sz w:val="32"/>
            <w:szCs w:val="32"/>
          </w:rPr>
          <w:t>120 North Fourth Street Hennepin, IL. 61327</w:t>
        </w:r>
      </w:ins>
    </w:p>
    <w:p w14:paraId="740B4705" w14:textId="77777777" w:rsidR="00212C9E" w:rsidRPr="003E643F" w:rsidRDefault="00212C9E" w:rsidP="00212C9E">
      <w:pPr>
        <w:pStyle w:val="NoSpacing"/>
        <w:jc w:val="center"/>
        <w:rPr>
          <w:ins w:id="11" w:author="Daniel Kuhn" w:date="2026-09-25T21:13:00Z" w16du:dateUtc="2026-09-26T01:13:00Z"/>
          <w:b/>
          <w:bCs/>
          <w:sz w:val="32"/>
          <w:szCs w:val="32"/>
        </w:rPr>
      </w:pPr>
    </w:p>
    <w:p w14:paraId="5E6B4342" w14:textId="77777777" w:rsidR="00212C9E" w:rsidRPr="003E643F" w:rsidRDefault="00212C9E" w:rsidP="00212C9E">
      <w:pPr>
        <w:pStyle w:val="NoSpacing"/>
        <w:jc w:val="center"/>
        <w:rPr>
          <w:ins w:id="12" w:author="Daniel Kuhn" w:date="2026-09-25T21:13:00Z" w16du:dateUtc="2026-09-26T01:13:00Z"/>
          <w:b/>
          <w:bCs/>
          <w:sz w:val="32"/>
          <w:szCs w:val="32"/>
        </w:rPr>
      </w:pPr>
    </w:p>
    <w:p w14:paraId="23C954FA" w14:textId="49DB7505" w:rsidR="00212C9E" w:rsidRPr="003E643F" w:rsidRDefault="00212C9E" w:rsidP="00212C9E">
      <w:pPr>
        <w:pStyle w:val="NoSpacing"/>
        <w:jc w:val="center"/>
        <w:rPr>
          <w:ins w:id="13" w:author="Daniel Kuhn" w:date="2026-09-25T21:13:00Z" w16du:dateUtc="2026-09-26T01:13:00Z"/>
          <w:b/>
          <w:bCs/>
          <w:sz w:val="32"/>
          <w:szCs w:val="32"/>
        </w:rPr>
      </w:pPr>
      <w:ins w:id="14" w:author="Daniel Kuhn" w:date="2026-09-25T21:13:00Z" w16du:dateUtc="2026-09-26T01:13:00Z">
        <w:r w:rsidRPr="003E643F">
          <w:rPr>
            <w:b/>
            <w:bCs/>
            <w:sz w:val="32"/>
            <w:szCs w:val="32"/>
          </w:rPr>
          <w:t>This Hearing is to consider the following:</w:t>
        </w:r>
      </w:ins>
    </w:p>
    <w:p w14:paraId="3F23ABBC" w14:textId="77777777" w:rsidR="00212C9E" w:rsidRDefault="00212C9E" w:rsidP="00212C9E">
      <w:pPr>
        <w:pStyle w:val="NoSpacing"/>
        <w:jc w:val="center"/>
        <w:rPr>
          <w:ins w:id="15" w:author="Daniel Kuhn" w:date="2026-09-25T21:13:00Z" w16du:dateUtc="2026-09-26T01:13:00Z"/>
        </w:rPr>
      </w:pPr>
    </w:p>
    <w:p w14:paraId="09E49D83" w14:textId="77777777" w:rsidR="00212C9E" w:rsidRDefault="00212C9E" w:rsidP="00212C9E">
      <w:pPr>
        <w:pStyle w:val="NoSpacing"/>
        <w:jc w:val="center"/>
        <w:rPr>
          <w:ins w:id="16" w:author="Daniel Kuhn" w:date="2026-09-25T21:13:00Z" w16du:dateUtc="2026-09-26T01:13:00Z"/>
        </w:rPr>
      </w:pPr>
    </w:p>
    <w:p w14:paraId="6F6D5F85" w14:textId="77777777" w:rsidR="00212C9E" w:rsidRDefault="00212C9E" w:rsidP="00212C9E">
      <w:pPr>
        <w:pStyle w:val="NoSpacing"/>
        <w:jc w:val="center"/>
        <w:rPr>
          <w:ins w:id="17" w:author="Daniel Kuhn" w:date="2026-09-25T21:13:00Z" w16du:dateUtc="2026-09-26T01:13:00Z"/>
        </w:rPr>
      </w:pPr>
    </w:p>
    <w:p w14:paraId="764B4E9D" w14:textId="77777777" w:rsidR="00212C9E" w:rsidRDefault="00212C9E" w:rsidP="00212C9E">
      <w:pPr>
        <w:pStyle w:val="NoSpacing"/>
        <w:jc w:val="center"/>
        <w:rPr>
          <w:ins w:id="18" w:author="Daniel Kuhn" w:date="2026-09-25T21:13:00Z" w16du:dateUtc="2026-09-26T01:13:00Z"/>
        </w:rPr>
      </w:pPr>
    </w:p>
    <w:p w14:paraId="0BFF02CF" w14:textId="77777777" w:rsidR="00212C9E" w:rsidRPr="003E643F" w:rsidRDefault="00212C9E" w:rsidP="00212C9E">
      <w:pPr>
        <w:pStyle w:val="NoSpacing"/>
        <w:jc w:val="center"/>
        <w:rPr>
          <w:ins w:id="19" w:author="Daniel Kuhn" w:date="2026-09-25T21:13:00Z" w16du:dateUtc="2026-09-26T01:13:00Z"/>
          <w:b/>
          <w:bCs/>
          <w:sz w:val="28"/>
          <w:szCs w:val="28"/>
          <w:u w:val="single"/>
        </w:rPr>
      </w:pPr>
    </w:p>
    <w:p w14:paraId="164CADBC" w14:textId="131B92C1" w:rsidR="00212C9E" w:rsidRDefault="00212C9E" w:rsidP="00212C9E">
      <w:pPr>
        <w:pStyle w:val="NoSpacing"/>
        <w:rPr>
          <w:ins w:id="20" w:author="Daniel Kuhn" w:date="2026-09-25T21:13:00Z" w16du:dateUtc="2026-09-26T01:13:00Z"/>
        </w:rPr>
      </w:pPr>
      <w:ins w:id="21" w:author="Daniel Kuhn" w:date="2026-09-25T21:13:00Z" w16du:dateUtc="2026-09-26T01:13:00Z">
        <w:r w:rsidRPr="003E643F">
          <w:rPr>
            <w:b/>
            <w:bCs/>
            <w:sz w:val="28"/>
            <w:szCs w:val="28"/>
            <w:u w:val="single"/>
          </w:rPr>
          <w:t>ZBA #24-002, Application for Text Amendment</w:t>
        </w:r>
        <w:r>
          <w:t xml:space="preserve"> requested by Putnam County Zoning Administration</w:t>
        </w:r>
        <w:r w:rsidR="003E643F">
          <w:t xml:space="preserve"> </w:t>
        </w:r>
        <w:r>
          <w:t>to amend the ordinance regarding the role and</w:t>
        </w:r>
        <w:r w:rsidR="002C5800">
          <w:t xml:space="preserve"> responsibilities</w:t>
        </w:r>
        <w:r>
          <w:t xml:space="preserve"> of the Planning Commission and to combine the Planning Commission </w:t>
        </w:r>
        <w:r w:rsidR="002C5800">
          <w:t>with the</w:t>
        </w:r>
        <w:r>
          <w:t xml:space="preserve"> Zoning Board of Appeals </w:t>
        </w:r>
        <w:r w:rsidR="002C5800">
          <w:t xml:space="preserve">to create </w:t>
        </w:r>
        <w:r>
          <w:t>a Planning and Zoning Board of Appeals</w:t>
        </w:r>
      </w:ins>
    </w:p>
    <w:p w14:paraId="306B18FC" w14:textId="77777777" w:rsidR="00212C9E" w:rsidRDefault="00212C9E" w:rsidP="00212C9E">
      <w:pPr>
        <w:pStyle w:val="NoSpacing"/>
        <w:rPr>
          <w:ins w:id="22" w:author="Daniel Kuhn" w:date="2026-09-25T21:13:00Z" w16du:dateUtc="2026-09-26T01:13:00Z"/>
        </w:rPr>
      </w:pPr>
    </w:p>
    <w:p w14:paraId="7A89ABEE" w14:textId="77777777" w:rsidR="00212C9E" w:rsidRDefault="00212C9E" w:rsidP="00212C9E">
      <w:pPr>
        <w:pStyle w:val="NoSpacing"/>
        <w:rPr>
          <w:ins w:id="23" w:author="Daniel Kuhn" w:date="2026-09-25T21:13:00Z" w16du:dateUtc="2026-09-26T01:13:00Z"/>
        </w:rPr>
      </w:pPr>
    </w:p>
    <w:p w14:paraId="242E178E" w14:textId="77777777" w:rsidR="00212C9E" w:rsidRDefault="00212C9E" w:rsidP="00212C9E">
      <w:pPr>
        <w:pStyle w:val="NoSpacing"/>
        <w:rPr>
          <w:ins w:id="24" w:author="Daniel Kuhn" w:date="2026-09-25T21:13:00Z" w16du:dateUtc="2026-09-26T01:13:00Z"/>
        </w:rPr>
      </w:pPr>
    </w:p>
    <w:p w14:paraId="1E6660DA" w14:textId="1AA226CF" w:rsidR="00212C9E" w:rsidRDefault="009408D1" w:rsidP="00212C9E">
      <w:pPr>
        <w:pStyle w:val="NoSpacing"/>
        <w:rPr>
          <w:ins w:id="25" w:author="Daniel Kuhn" w:date="2026-09-25T21:13:00Z" w16du:dateUtc="2026-09-26T01:13:00Z"/>
        </w:rPr>
      </w:pPr>
      <w:ins w:id="26" w:author="Daniel Kuhn" w:date="2026-09-25T21:13:00Z" w16du:dateUtc="2026-09-26T01:13:00Z">
        <w:r w:rsidRPr="009408D1">
          <w:rPr>
            <w:highlight w:val="yellow"/>
          </w:rPr>
          <w:t>This is a rescheduled hearing</w:t>
        </w:r>
        <w:r>
          <w:rPr>
            <w:highlight w:val="yellow"/>
          </w:rPr>
          <w:t xml:space="preserve"> originally dated</w:t>
        </w:r>
        <w:r w:rsidRPr="009408D1">
          <w:rPr>
            <w:highlight w:val="yellow"/>
          </w:rPr>
          <w:t xml:space="preserve"> February 21</w:t>
        </w:r>
        <w:r w:rsidRPr="009408D1">
          <w:rPr>
            <w:highlight w:val="yellow"/>
            <w:vertAlign w:val="superscript"/>
          </w:rPr>
          <w:t>st</w:t>
        </w:r>
        <w:r w:rsidRPr="009408D1">
          <w:rPr>
            <w:highlight w:val="yellow"/>
          </w:rPr>
          <w:t>, 2024.</w:t>
        </w:r>
        <w:r>
          <w:t xml:space="preserve"> </w:t>
        </w:r>
        <w:r w:rsidR="00212C9E">
          <w:t xml:space="preserve">At this hearing the </w:t>
        </w:r>
        <w:r w:rsidR="007F5F50">
          <w:t>Planning Commission</w:t>
        </w:r>
        <w:r w:rsidR="00212C9E">
          <w:t xml:space="preserve"> will review the Application for Text Amendment ZBA #24-002 and make a recommendation to the Putnam County Board to grant or deny the Application.</w:t>
        </w:r>
        <w:r w:rsidR="003E643F">
          <w:t xml:space="preserve"> The Putnam County board will vote to grant or deny the application at the following Putnam County Board meeting to be held at the Putnam County Courthouse, Hennepin, Illinois. The following regularly scheduled Putnam County Board Meeting is </w:t>
        </w:r>
        <w:r w:rsidR="001D4DD0" w:rsidRPr="001D4DD0">
          <w:rPr>
            <w:b/>
            <w:bCs/>
          </w:rPr>
          <w:t>Monday</w:t>
        </w:r>
        <w:r w:rsidR="003E643F" w:rsidRPr="001D4DD0">
          <w:rPr>
            <w:b/>
            <w:bCs/>
          </w:rPr>
          <w:t xml:space="preserve">, </w:t>
        </w:r>
        <w:r>
          <w:rPr>
            <w:b/>
            <w:bCs/>
          </w:rPr>
          <w:t>April</w:t>
        </w:r>
        <w:r w:rsidR="003E643F" w:rsidRPr="001D4DD0">
          <w:rPr>
            <w:b/>
            <w:bCs/>
          </w:rPr>
          <w:t xml:space="preserve"> </w:t>
        </w:r>
        <w:r>
          <w:rPr>
            <w:b/>
            <w:bCs/>
          </w:rPr>
          <w:t>8th</w:t>
        </w:r>
        <w:r w:rsidR="003E643F" w:rsidRPr="001D4DD0">
          <w:rPr>
            <w:b/>
            <w:bCs/>
          </w:rPr>
          <w:t>, 2024, at 5:30 p.m</w:t>
        </w:r>
        <w:r w:rsidR="003E643F">
          <w:t>.</w:t>
        </w:r>
      </w:ins>
    </w:p>
    <w:p w14:paraId="44752EA0" w14:textId="77777777" w:rsidR="003E643F" w:rsidRDefault="003E643F" w:rsidP="00212C9E">
      <w:pPr>
        <w:pStyle w:val="NoSpacing"/>
        <w:rPr>
          <w:ins w:id="27" w:author="Daniel Kuhn" w:date="2026-09-25T21:13:00Z" w16du:dateUtc="2026-09-26T01:13:00Z"/>
        </w:rPr>
      </w:pPr>
    </w:p>
    <w:p w14:paraId="05514998" w14:textId="7D4B306A" w:rsidR="003E643F" w:rsidRDefault="003E643F" w:rsidP="00212C9E">
      <w:pPr>
        <w:pStyle w:val="NoSpacing"/>
        <w:rPr>
          <w:ins w:id="28" w:author="Daniel Kuhn" w:date="2026-09-25T21:13:00Z" w16du:dateUtc="2026-09-26T01:13:00Z"/>
        </w:rPr>
      </w:pPr>
      <w:ins w:id="29" w:author="Daniel Kuhn" w:date="2026-09-25T21:13:00Z" w16du:dateUtc="2026-09-26T01:13:00Z">
        <w:r>
          <w:t xml:space="preserve">The application is on file and available for review at the Putnam County Zoning Office and the Putnam County </w:t>
        </w:r>
        <w:r w:rsidR="00BA5A4D">
          <w:t>Clerk</w:t>
        </w:r>
        <w:r>
          <w:t xml:space="preserve"> Office, 120 N Fourth St., Hennepin, Illinois </w:t>
        </w:r>
      </w:ins>
    </w:p>
    <w:p w14:paraId="06E11C62" w14:textId="77777777" w:rsidR="003370DC" w:rsidRPr="0018283A" w:rsidRDefault="003370DC" w:rsidP="0018283A">
      <w:pPr>
        <w:spacing w:after="0" w:line="240" w:lineRule="auto"/>
        <w:jc w:val="center"/>
        <w:rPr>
          <w:del w:id="30" w:author="Daniel Kuhn" w:date="2026-09-25T21:13:00Z" w16du:dateUtc="2026-09-26T01:13:00Z"/>
          <w:rStyle w:val="Strong"/>
          <w:rFonts w:cs="Arial"/>
        </w:rPr>
      </w:pPr>
      <w:del w:id="31" w:author="Daniel Kuhn" w:date="2026-09-25T21:13:00Z" w16du:dateUtc="2026-09-26T01:13:00Z">
        <w:r w:rsidRPr="0018283A">
          <w:rPr>
            <w:rStyle w:val="Strong"/>
            <w:rFonts w:cs="Arial"/>
          </w:rPr>
          <w:delText>Agenda</w:delText>
        </w:r>
        <w:r w:rsidR="0010123D">
          <w:rPr>
            <w:rStyle w:val="Strong"/>
            <w:rFonts w:cs="Arial"/>
          </w:rPr>
          <w:delText xml:space="preserve"> for the </w:delText>
        </w:r>
        <w:r w:rsidRPr="0018283A">
          <w:rPr>
            <w:rStyle w:val="Strong"/>
            <w:rFonts w:cs="Arial"/>
          </w:rPr>
          <w:delText>DPG Nutrition Meeting</w:delText>
        </w:r>
        <w:r w:rsidR="0010123D">
          <w:rPr>
            <w:rStyle w:val="Strong"/>
            <w:rFonts w:cs="Arial"/>
          </w:rPr>
          <w:delText xml:space="preserve"> on </w:delText>
        </w:r>
        <w:r w:rsidR="00A4636F">
          <w:rPr>
            <w:rStyle w:val="Strong"/>
            <w:rFonts w:cs="Arial"/>
          </w:rPr>
          <w:delText xml:space="preserve">Tuesday, </w:delText>
        </w:r>
        <w:r w:rsidR="00C42F42">
          <w:rPr>
            <w:rStyle w:val="Strong"/>
            <w:rFonts w:cs="Arial"/>
          </w:rPr>
          <w:delText>12</w:delText>
        </w:r>
        <w:r w:rsidR="00C42F42" w:rsidRPr="00C42F42">
          <w:rPr>
            <w:rStyle w:val="Strong"/>
            <w:rFonts w:cs="Arial"/>
            <w:vertAlign w:val="superscript"/>
          </w:rPr>
          <w:delText>th</w:delText>
        </w:r>
        <w:r w:rsidR="00C42F42">
          <w:rPr>
            <w:rStyle w:val="Strong"/>
            <w:rFonts w:cs="Arial"/>
          </w:rPr>
          <w:delText xml:space="preserve"> November</w:delText>
        </w:r>
        <w:r w:rsidR="00A4636F">
          <w:rPr>
            <w:rStyle w:val="Strong"/>
            <w:rFonts w:cs="Arial"/>
          </w:rPr>
          <w:delText xml:space="preserve"> </w:delText>
        </w:r>
        <w:r w:rsidR="00AE732A">
          <w:rPr>
            <w:rStyle w:val="Strong"/>
            <w:rFonts w:cs="Arial"/>
          </w:rPr>
          <w:delText>2019</w:delText>
        </w:r>
      </w:del>
    </w:p>
    <w:p w14:paraId="050A978C" w14:textId="77777777" w:rsidR="003370DC" w:rsidRPr="0018283A" w:rsidRDefault="00AE732A" w:rsidP="003370DC">
      <w:pPr>
        <w:spacing w:after="0" w:line="240" w:lineRule="auto"/>
        <w:jc w:val="center"/>
        <w:rPr>
          <w:del w:id="32" w:author="Daniel Kuhn" w:date="2026-09-25T21:13:00Z" w16du:dateUtc="2026-09-26T01:13:00Z"/>
          <w:rStyle w:val="Strong"/>
          <w:rFonts w:cs="Arial"/>
        </w:rPr>
      </w:pPr>
      <w:del w:id="33" w:author="Daniel Kuhn" w:date="2026-09-25T21:13:00Z" w16du:dateUtc="2026-09-26T01:13:00Z">
        <w:r>
          <w:rPr>
            <w:rStyle w:val="Strong"/>
            <w:rFonts w:cs="Arial"/>
          </w:rPr>
          <w:delText xml:space="preserve">Venue: UNICEF </w:delText>
        </w:r>
        <w:r w:rsidR="003370DC" w:rsidRPr="0018283A">
          <w:rPr>
            <w:rStyle w:val="Strong"/>
            <w:rFonts w:cs="Arial"/>
          </w:rPr>
          <w:delText>main conference room</w:delText>
        </w:r>
      </w:del>
    </w:p>
    <w:p w14:paraId="02649554" w14:textId="77777777" w:rsidR="00A15B00" w:rsidRPr="0018283A" w:rsidRDefault="00C027AE" w:rsidP="00F34A39">
      <w:pPr>
        <w:spacing w:after="0" w:line="240" w:lineRule="auto"/>
        <w:jc w:val="center"/>
        <w:rPr>
          <w:del w:id="34" w:author="Daniel Kuhn" w:date="2026-09-25T21:13:00Z" w16du:dateUtc="2026-09-26T01:13:00Z"/>
          <w:rStyle w:val="Emphasis"/>
          <w:rFonts w:cs="Arial"/>
        </w:rPr>
      </w:pPr>
      <w:del w:id="35" w:author="Daniel Kuhn" w:date="2026-09-25T21:13:00Z" w16du:dateUtc="2026-09-26T01:13:00Z">
        <w:r w:rsidRPr="0018283A">
          <w:rPr>
            <w:rStyle w:val="Strong"/>
            <w:rFonts w:cs="Arial"/>
          </w:rPr>
          <w:delText>Time: 2.00pm – 4:0</w:delText>
        </w:r>
        <w:r w:rsidR="003370DC" w:rsidRPr="0018283A">
          <w:rPr>
            <w:rStyle w:val="Strong"/>
            <w:rFonts w:cs="Arial"/>
          </w:rPr>
          <w:delText>0pm</w:delText>
        </w:r>
      </w:del>
    </w:p>
    <w:tbl>
      <w:tblPr>
        <w:tblStyle w:val="ColorfulGrid-Accent3"/>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548"/>
        <w:gridCol w:w="5107"/>
        <w:gridCol w:w="3240"/>
      </w:tblGrid>
      <w:tr w:rsidR="003370DC" w:rsidRPr="0018283A" w14:paraId="16191A8E" w14:textId="77777777" w:rsidTr="0018283A">
        <w:trPr>
          <w:cnfStyle w:val="100000000000" w:firstRow="1" w:lastRow="0" w:firstColumn="0" w:lastColumn="0" w:oddVBand="0" w:evenVBand="0" w:oddHBand="0" w:evenHBand="0" w:firstRowFirstColumn="0" w:firstRowLastColumn="0" w:lastRowFirstColumn="0" w:lastRowLastColumn="0"/>
          <w:trHeight w:val="395"/>
          <w:del w:id="36" w:author="Daniel Kuhn" w:date="2026-09-25T21:13:00Z" w16du:dateUtc="2026-09-26T01:13:00Z"/>
        </w:trPr>
        <w:tc>
          <w:tcPr>
            <w:cnfStyle w:val="001000000000" w:firstRow="0" w:lastRow="0" w:firstColumn="1" w:lastColumn="0" w:oddVBand="0" w:evenVBand="0" w:oddHBand="0" w:evenHBand="0" w:firstRowFirstColumn="0" w:firstRowLastColumn="0" w:lastRowFirstColumn="0" w:lastRowLastColumn="0"/>
            <w:tcW w:w="1548" w:type="dxa"/>
            <w:shd w:val="clear" w:color="auto" w:fill="D9D9D9" w:themeFill="background1" w:themeFillShade="D9"/>
          </w:tcPr>
          <w:p w14:paraId="67C16538" w14:textId="77777777" w:rsidR="003370DC" w:rsidRPr="0018283A" w:rsidRDefault="003370DC" w:rsidP="008A5788">
            <w:pPr>
              <w:rPr>
                <w:del w:id="37" w:author="Daniel Kuhn" w:date="2026-09-25T21:13:00Z" w16du:dateUtc="2026-09-26T01:13:00Z"/>
                <w:rFonts w:cs="Arial"/>
                <w:color w:val="auto"/>
              </w:rPr>
            </w:pPr>
            <w:del w:id="38" w:author="Daniel Kuhn" w:date="2026-09-25T21:13:00Z" w16du:dateUtc="2026-09-26T01:13:00Z">
              <w:r w:rsidRPr="0018283A">
                <w:rPr>
                  <w:rFonts w:cs="Arial"/>
                  <w:color w:val="auto"/>
                </w:rPr>
                <w:delText>Time</w:delText>
              </w:r>
            </w:del>
          </w:p>
        </w:tc>
        <w:tc>
          <w:tcPr>
            <w:tcW w:w="5107" w:type="dxa"/>
            <w:shd w:val="clear" w:color="auto" w:fill="D9D9D9" w:themeFill="background1" w:themeFillShade="D9"/>
          </w:tcPr>
          <w:p w14:paraId="01550DE9" w14:textId="77777777" w:rsidR="003370DC" w:rsidRPr="0018283A" w:rsidRDefault="003370DC" w:rsidP="00391112">
            <w:pPr>
              <w:jc w:val="center"/>
              <w:cnfStyle w:val="100000000000" w:firstRow="1" w:lastRow="0" w:firstColumn="0" w:lastColumn="0" w:oddVBand="0" w:evenVBand="0" w:oddHBand="0" w:evenHBand="0" w:firstRowFirstColumn="0" w:firstRowLastColumn="0" w:lastRowFirstColumn="0" w:lastRowLastColumn="0"/>
              <w:rPr>
                <w:del w:id="39" w:author="Daniel Kuhn" w:date="2026-09-25T21:13:00Z" w16du:dateUtc="2026-09-26T01:13:00Z"/>
                <w:rFonts w:cs="Arial"/>
                <w:b w:val="0"/>
                <w:color w:val="auto"/>
              </w:rPr>
            </w:pPr>
            <w:del w:id="40" w:author="Daniel Kuhn" w:date="2026-09-25T21:13:00Z" w16du:dateUtc="2026-09-26T01:13:00Z">
              <w:r w:rsidRPr="0018283A">
                <w:rPr>
                  <w:rFonts w:cs="Arial"/>
                  <w:color w:val="auto"/>
                </w:rPr>
                <w:delText>Topic</w:delText>
              </w:r>
            </w:del>
          </w:p>
          <w:p w14:paraId="370351BA" w14:textId="77777777" w:rsidR="003370DC" w:rsidRPr="0018283A" w:rsidRDefault="003370DC" w:rsidP="008A5788">
            <w:pPr>
              <w:cnfStyle w:val="100000000000" w:firstRow="1" w:lastRow="0" w:firstColumn="0" w:lastColumn="0" w:oddVBand="0" w:evenVBand="0" w:oddHBand="0" w:evenHBand="0" w:firstRowFirstColumn="0" w:firstRowLastColumn="0" w:lastRowFirstColumn="0" w:lastRowLastColumn="0"/>
              <w:rPr>
                <w:del w:id="41" w:author="Daniel Kuhn" w:date="2026-09-25T21:13:00Z" w16du:dateUtc="2026-09-26T01:13:00Z"/>
                <w:rFonts w:cs="Arial"/>
                <w:b w:val="0"/>
                <w:color w:val="auto"/>
              </w:rPr>
            </w:pPr>
          </w:p>
        </w:tc>
        <w:tc>
          <w:tcPr>
            <w:tcW w:w="3240" w:type="dxa"/>
            <w:shd w:val="clear" w:color="auto" w:fill="D9D9D9" w:themeFill="background1" w:themeFillShade="D9"/>
          </w:tcPr>
          <w:p w14:paraId="15631B40" w14:textId="77777777" w:rsidR="003370DC" w:rsidRPr="0018283A" w:rsidRDefault="003370DC" w:rsidP="008A5788">
            <w:pPr>
              <w:cnfStyle w:val="100000000000" w:firstRow="1" w:lastRow="0" w:firstColumn="0" w:lastColumn="0" w:oddVBand="0" w:evenVBand="0" w:oddHBand="0" w:evenHBand="0" w:firstRowFirstColumn="0" w:firstRowLastColumn="0" w:lastRowFirstColumn="0" w:lastRowLastColumn="0"/>
              <w:rPr>
                <w:del w:id="42" w:author="Daniel Kuhn" w:date="2026-09-25T21:13:00Z" w16du:dateUtc="2026-09-26T01:13:00Z"/>
                <w:rFonts w:cs="Arial"/>
                <w:b w:val="0"/>
                <w:color w:val="auto"/>
              </w:rPr>
            </w:pPr>
            <w:del w:id="43" w:author="Daniel Kuhn" w:date="2026-09-25T21:13:00Z" w16du:dateUtc="2026-09-26T01:13:00Z">
              <w:r w:rsidRPr="0018283A">
                <w:rPr>
                  <w:rFonts w:cs="Arial"/>
                  <w:color w:val="auto"/>
                </w:rPr>
                <w:delText>Responsible</w:delText>
              </w:r>
            </w:del>
          </w:p>
        </w:tc>
      </w:tr>
      <w:tr w:rsidR="003370DC" w:rsidRPr="0018283A" w14:paraId="144E3E2C" w14:textId="77777777" w:rsidTr="0018283A">
        <w:trPr>
          <w:cnfStyle w:val="000000100000" w:firstRow="0" w:lastRow="0" w:firstColumn="0" w:lastColumn="0" w:oddVBand="0" w:evenVBand="0" w:oddHBand="1" w:evenHBand="0" w:firstRowFirstColumn="0" w:firstRowLastColumn="0" w:lastRowFirstColumn="0" w:lastRowLastColumn="0"/>
          <w:del w:id="44" w:author="Daniel Kuhn" w:date="2026-09-25T21:13:00Z" w16du:dateUtc="2026-09-26T01:13:00Z"/>
        </w:trPr>
        <w:tc>
          <w:tcPr>
            <w:cnfStyle w:val="001000000000" w:firstRow="0" w:lastRow="0" w:firstColumn="1" w:lastColumn="0" w:oddVBand="0" w:evenVBand="0" w:oddHBand="0" w:evenHBand="0" w:firstRowFirstColumn="0" w:firstRowLastColumn="0" w:lastRowFirstColumn="0" w:lastRowLastColumn="0"/>
            <w:tcW w:w="1548" w:type="dxa"/>
            <w:shd w:val="clear" w:color="auto" w:fill="FFFFFF" w:themeFill="background1"/>
          </w:tcPr>
          <w:p w14:paraId="5C1C64D1" w14:textId="77777777" w:rsidR="003370DC" w:rsidRPr="0018283A" w:rsidRDefault="00691CC0" w:rsidP="00691CC0">
            <w:pPr>
              <w:rPr>
                <w:del w:id="45" w:author="Daniel Kuhn" w:date="2026-09-25T21:13:00Z" w16du:dateUtc="2026-09-26T01:13:00Z"/>
                <w:rFonts w:cs="Arial"/>
                <w:b/>
                <w:color w:val="auto"/>
              </w:rPr>
            </w:pPr>
            <w:del w:id="46" w:author="Daniel Kuhn" w:date="2026-09-25T21:13:00Z" w16du:dateUtc="2026-09-26T01:13:00Z">
              <w:r>
                <w:rPr>
                  <w:rFonts w:cs="Arial"/>
                  <w:color w:val="auto"/>
                </w:rPr>
                <w:delText>14.00 – 14.10</w:delText>
              </w:r>
            </w:del>
          </w:p>
        </w:tc>
        <w:tc>
          <w:tcPr>
            <w:tcW w:w="5107" w:type="dxa"/>
            <w:shd w:val="clear" w:color="auto" w:fill="FFFFFF" w:themeFill="background1"/>
          </w:tcPr>
          <w:p w14:paraId="48549EB6" w14:textId="77777777" w:rsidR="003370DC" w:rsidRPr="0018283A" w:rsidRDefault="003370DC" w:rsidP="003370DC">
            <w:pPr>
              <w:cnfStyle w:val="000000100000" w:firstRow="0" w:lastRow="0" w:firstColumn="0" w:lastColumn="0" w:oddVBand="0" w:evenVBand="0" w:oddHBand="1" w:evenHBand="0" w:firstRowFirstColumn="0" w:firstRowLastColumn="0" w:lastRowFirstColumn="0" w:lastRowLastColumn="0"/>
              <w:rPr>
                <w:del w:id="47" w:author="Daniel Kuhn" w:date="2026-09-25T21:13:00Z" w16du:dateUtc="2026-09-26T01:13:00Z"/>
                <w:rFonts w:cs="Arial"/>
              </w:rPr>
            </w:pPr>
            <w:del w:id="48" w:author="Daniel Kuhn" w:date="2026-09-25T21:13:00Z" w16du:dateUtc="2026-09-26T01:13:00Z">
              <w:r w:rsidRPr="0018283A">
                <w:rPr>
                  <w:rFonts w:cs="Arial"/>
                </w:rPr>
                <w:delText xml:space="preserve">Welcome and Introductions </w:delText>
              </w:r>
            </w:del>
          </w:p>
          <w:p w14:paraId="71597E76" w14:textId="77777777" w:rsidR="003370DC" w:rsidRPr="0018283A" w:rsidRDefault="003370DC" w:rsidP="003370DC">
            <w:pPr>
              <w:cnfStyle w:val="000000100000" w:firstRow="0" w:lastRow="0" w:firstColumn="0" w:lastColumn="0" w:oddVBand="0" w:evenVBand="0" w:oddHBand="1" w:evenHBand="0" w:firstRowFirstColumn="0" w:firstRowLastColumn="0" w:lastRowFirstColumn="0" w:lastRowLastColumn="0"/>
              <w:rPr>
                <w:del w:id="49" w:author="Daniel Kuhn" w:date="2026-09-25T21:13:00Z" w16du:dateUtc="2026-09-26T01:13:00Z"/>
                <w:rFonts w:cs="Arial"/>
              </w:rPr>
            </w:pPr>
          </w:p>
        </w:tc>
        <w:tc>
          <w:tcPr>
            <w:tcW w:w="3240" w:type="dxa"/>
            <w:shd w:val="clear" w:color="auto" w:fill="FFFFFF" w:themeFill="background1"/>
          </w:tcPr>
          <w:p w14:paraId="1155669D" w14:textId="77777777" w:rsidR="003370DC" w:rsidRPr="0018283A" w:rsidRDefault="003370DC" w:rsidP="003370DC">
            <w:pPr>
              <w:cnfStyle w:val="000000100000" w:firstRow="0" w:lastRow="0" w:firstColumn="0" w:lastColumn="0" w:oddVBand="0" w:evenVBand="0" w:oddHBand="1" w:evenHBand="0" w:firstRowFirstColumn="0" w:firstRowLastColumn="0" w:lastRowFirstColumn="0" w:lastRowLastColumn="0"/>
              <w:rPr>
                <w:del w:id="50" w:author="Daniel Kuhn" w:date="2026-09-25T21:13:00Z" w16du:dateUtc="2026-09-26T01:13:00Z"/>
                <w:rFonts w:cs="Arial"/>
              </w:rPr>
            </w:pPr>
            <w:del w:id="51" w:author="Daniel Kuhn" w:date="2026-09-25T21:13:00Z" w16du:dateUtc="2026-09-26T01:13:00Z">
              <w:r w:rsidRPr="0018283A">
                <w:rPr>
                  <w:rFonts w:cs="Arial"/>
                </w:rPr>
                <w:delText>Chair/co-chairs</w:delText>
              </w:r>
            </w:del>
          </w:p>
        </w:tc>
      </w:tr>
      <w:tr w:rsidR="003370DC" w:rsidRPr="0018283A" w14:paraId="2BFF3932" w14:textId="77777777" w:rsidTr="0018283A">
        <w:trPr>
          <w:del w:id="52" w:author="Daniel Kuhn" w:date="2026-09-25T21:13:00Z" w16du:dateUtc="2026-09-26T01:13:00Z"/>
        </w:trPr>
        <w:tc>
          <w:tcPr>
            <w:cnfStyle w:val="001000000000" w:firstRow="0" w:lastRow="0" w:firstColumn="1" w:lastColumn="0" w:oddVBand="0" w:evenVBand="0" w:oddHBand="0" w:evenHBand="0" w:firstRowFirstColumn="0" w:firstRowLastColumn="0" w:lastRowFirstColumn="0" w:lastRowLastColumn="0"/>
            <w:tcW w:w="1548" w:type="dxa"/>
            <w:shd w:val="clear" w:color="auto" w:fill="FFFFFF" w:themeFill="background1"/>
          </w:tcPr>
          <w:p w14:paraId="18B3ED1D" w14:textId="77777777" w:rsidR="003370DC" w:rsidRPr="0018283A" w:rsidRDefault="00691CC0" w:rsidP="00691CC0">
            <w:pPr>
              <w:rPr>
                <w:del w:id="53" w:author="Daniel Kuhn" w:date="2026-09-25T21:13:00Z" w16du:dateUtc="2026-09-26T01:13:00Z"/>
                <w:rFonts w:cs="Arial"/>
                <w:b/>
                <w:color w:val="auto"/>
              </w:rPr>
            </w:pPr>
            <w:del w:id="54" w:author="Daniel Kuhn" w:date="2026-09-25T21:13:00Z" w16du:dateUtc="2026-09-26T01:13:00Z">
              <w:r>
                <w:rPr>
                  <w:rFonts w:cs="Arial"/>
                  <w:color w:val="auto"/>
                </w:rPr>
                <w:delText>14:10 – 14.20</w:delText>
              </w:r>
            </w:del>
          </w:p>
        </w:tc>
        <w:tc>
          <w:tcPr>
            <w:tcW w:w="5107" w:type="dxa"/>
            <w:shd w:val="clear" w:color="auto" w:fill="FFFFFF" w:themeFill="background1"/>
          </w:tcPr>
          <w:p w14:paraId="499C1DD1" w14:textId="77777777" w:rsidR="003370DC" w:rsidRPr="0018283A" w:rsidRDefault="003370DC" w:rsidP="003370DC">
            <w:pPr>
              <w:cnfStyle w:val="000000000000" w:firstRow="0" w:lastRow="0" w:firstColumn="0" w:lastColumn="0" w:oddVBand="0" w:evenVBand="0" w:oddHBand="0" w:evenHBand="0" w:firstRowFirstColumn="0" w:firstRowLastColumn="0" w:lastRowFirstColumn="0" w:lastRowLastColumn="0"/>
              <w:rPr>
                <w:del w:id="55" w:author="Daniel Kuhn" w:date="2026-09-25T21:13:00Z" w16du:dateUtc="2026-09-26T01:13:00Z"/>
                <w:rFonts w:cs="Arial"/>
              </w:rPr>
            </w:pPr>
            <w:del w:id="56" w:author="Daniel Kuhn" w:date="2026-09-25T21:13:00Z" w16du:dateUtc="2026-09-26T01:13:00Z">
              <w:r w:rsidRPr="0018283A">
                <w:rPr>
                  <w:rFonts w:cs="Arial"/>
                </w:rPr>
                <w:delText>Adoption of the Minutes + Agenda + Matters arising</w:delText>
              </w:r>
            </w:del>
          </w:p>
          <w:p w14:paraId="0530C22E" w14:textId="77777777" w:rsidR="003370DC" w:rsidRPr="0018283A" w:rsidRDefault="003370DC" w:rsidP="003370DC">
            <w:pPr>
              <w:cnfStyle w:val="000000000000" w:firstRow="0" w:lastRow="0" w:firstColumn="0" w:lastColumn="0" w:oddVBand="0" w:evenVBand="0" w:oddHBand="0" w:evenHBand="0" w:firstRowFirstColumn="0" w:firstRowLastColumn="0" w:lastRowFirstColumn="0" w:lastRowLastColumn="0"/>
              <w:rPr>
                <w:del w:id="57" w:author="Daniel Kuhn" w:date="2026-09-25T21:13:00Z" w16du:dateUtc="2026-09-26T01:13:00Z"/>
                <w:rFonts w:cs="Arial"/>
              </w:rPr>
            </w:pPr>
          </w:p>
        </w:tc>
        <w:tc>
          <w:tcPr>
            <w:tcW w:w="3240" w:type="dxa"/>
            <w:shd w:val="clear" w:color="auto" w:fill="FFFFFF" w:themeFill="background1"/>
          </w:tcPr>
          <w:p w14:paraId="3A961DBA" w14:textId="77777777" w:rsidR="003370DC" w:rsidRPr="0018283A" w:rsidRDefault="003370DC" w:rsidP="003370DC">
            <w:pPr>
              <w:cnfStyle w:val="000000000000" w:firstRow="0" w:lastRow="0" w:firstColumn="0" w:lastColumn="0" w:oddVBand="0" w:evenVBand="0" w:oddHBand="0" w:evenHBand="0" w:firstRowFirstColumn="0" w:firstRowLastColumn="0" w:lastRowFirstColumn="0" w:lastRowLastColumn="0"/>
              <w:rPr>
                <w:del w:id="58" w:author="Daniel Kuhn" w:date="2026-09-25T21:13:00Z" w16du:dateUtc="2026-09-26T01:13:00Z"/>
                <w:rFonts w:cs="Arial"/>
              </w:rPr>
            </w:pPr>
            <w:del w:id="59" w:author="Daniel Kuhn" w:date="2026-09-25T21:13:00Z" w16du:dateUtc="2026-09-26T01:13:00Z">
              <w:r w:rsidRPr="0018283A">
                <w:rPr>
                  <w:rFonts w:cs="Arial"/>
                </w:rPr>
                <w:delText>Chair/co-chairs</w:delText>
              </w:r>
            </w:del>
          </w:p>
        </w:tc>
      </w:tr>
      <w:tr w:rsidR="00391386" w:rsidRPr="0018283A" w14:paraId="69CA4B1B" w14:textId="77777777" w:rsidTr="0018283A">
        <w:trPr>
          <w:cnfStyle w:val="000000100000" w:firstRow="0" w:lastRow="0" w:firstColumn="0" w:lastColumn="0" w:oddVBand="0" w:evenVBand="0" w:oddHBand="1" w:evenHBand="0" w:firstRowFirstColumn="0" w:firstRowLastColumn="0" w:lastRowFirstColumn="0" w:lastRowLastColumn="0"/>
          <w:del w:id="60" w:author="Daniel Kuhn" w:date="2026-09-25T21:13:00Z" w16du:dateUtc="2026-09-26T01:13:00Z"/>
        </w:trPr>
        <w:tc>
          <w:tcPr>
            <w:cnfStyle w:val="001000000000" w:firstRow="0" w:lastRow="0" w:firstColumn="1" w:lastColumn="0" w:oddVBand="0" w:evenVBand="0" w:oddHBand="0" w:evenHBand="0" w:firstRowFirstColumn="0" w:firstRowLastColumn="0" w:lastRowFirstColumn="0" w:lastRowLastColumn="0"/>
            <w:tcW w:w="1548" w:type="dxa"/>
            <w:shd w:val="clear" w:color="auto" w:fill="FFFFFF" w:themeFill="background1"/>
          </w:tcPr>
          <w:p w14:paraId="7941F7B8" w14:textId="77777777" w:rsidR="00391386" w:rsidRDefault="005A6935" w:rsidP="00695422">
            <w:pPr>
              <w:rPr>
                <w:del w:id="61" w:author="Daniel Kuhn" w:date="2026-09-25T21:13:00Z" w16du:dateUtc="2026-09-26T01:13:00Z"/>
                <w:rFonts w:cs="Arial"/>
              </w:rPr>
            </w:pPr>
            <w:del w:id="62" w:author="Daniel Kuhn" w:date="2026-09-25T21:13:00Z" w16du:dateUtc="2026-09-26T01:13:00Z">
              <w:r w:rsidRPr="005A6935">
                <w:rPr>
                  <w:rFonts w:cs="Arial"/>
                  <w:color w:val="auto"/>
                </w:rPr>
                <w:delText>14.</w:delText>
              </w:r>
              <w:r>
                <w:rPr>
                  <w:rFonts w:cs="Arial"/>
                  <w:color w:val="auto"/>
                </w:rPr>
                <w:delText>20 – 14.40</w:delText>
              </w:r>
            </w:del>
          </w:p>
        </w:tc>
        <w:tc>
          <w:tcPr>
            <w:tcW w:w="5107" w:type="dxa"/>
            <w:shd w:val="clear" w:color="auto" w:fill="FFFFFF" w:themeFill="background1"/>
          </w:tcPr>
          <w:p w14:paraId="72C955C3" w14:textId="77777777" w:rsidR="00391386" w:rsidRPr="000D72E7" w:rsidRDefault="002A5F9A" w:rsidP="00695422">
            <w:pPr>
              <w:cnfStyle w:val="000000100000" w:firstRow="0" w:lastRow="0" w:firstColumn="0" w:lastColumn="0" w:oddVBand="0" w:evenVBand="0" w:oddHBand="1" w:evenHBand="0" w:firstRowFirstColumn="0" w:firstRowLastColumn="0" w:lastRowFirstColumn="0" w:lastRowLastColumn="0"/>
              <w:rPr>
                <w:del w:id="63" w:author="Daniel Kuhn" w:date="2026-09-25T21:13:00Z" w16du:dateUtc="2026-09-26T01:13:00Z"/>
              </w:rPr>
            </w:pPr>
            <w:del w:id="64" w:author="Daniel Kuhn" w:date="2026-09-25T21:13:00Z" w16du:dateUtc="2026-09-26T01:13:00Z">
              <w:r w:rsidRPr="005A6935">
                <w:rPr>
                  <w:b/>
                </w:rPr>
                <w:delText>Topic</w:delText>
              </w:r>
              <w:r w:rsidR="005A6935" w:rsidRPr="005A6935">
                <w:rPr>
                  <w:b/>
                </w:rPr>
                <w:delText>:</w:delText>
              </w:r>
              <w:r w:rsidR="00111D5F">
                <w:delText xml:space="preserve"> </w:delText>
              </w:r>
              <w:r w:rsidR="00985AA1">
                <w:delText>Video -catalyst team</w:delText>
              </w:r>
            </w:del>
          </w:p>
        </w:tc>
        <w:tc>
          <w:tcPr>
            <w:tcW w:w="3240" w:type="dxa"/>
            <w:shd w:val="clear" w:color="auto" w:fill="FFFFFF" w:themeFill="background1"/>
          </w:tcPr>
          <w:p w14:paraId="30EC06B6" w14:textId="77777777" w:rsidR="00391386" w:rsidRDefault="00C42F42" w:rsidP="00695422">
            <w:pPr>
              <w:cnfStyle w:val="000000100000" w:firstRow="0" w:lastRow="0" w:firstColumn="0" w:lastColumn="0" w:oddVBand="0" w:evenVBand="0" w:oddHBand="1" w:evenHBand="0" w:firstRowFirstColumn="0" w:firstRowLastColumn="0" w:lastRowFirstColumn="0" w:lastRowLastColumn="0"/>
              <w:rPr>
                <w:del w:id="65" w:author="Daniel Kuhn" w:date="2026-09-25T21:13:00Z" w16du:dateUtc="2026-09-26T01:13:00Z"/>
              </w:rPr>
            </w:pPr>
            <w:del w:id="66" w:author="Daniel Kuhn" w:date="2026-09-25T21:13:00Z" w16du:dateUtc="2026-09-26T01:13:00Z">
              <w:r>
                <w:delText>WFP</w:delText>
              </w:r>
            </w:del>
          </w:p>
        </w:tc>
      </w:tr>
      <w:tr w:rsidR="00695422" w:rsidRPr="0018283A" w14:paraId="191B8EB3" w14:textId="77777777" w:rsidTr="0018283A">
        <w:trPr>
          <w:del w:id="67" w:author="Daniel Kuhn" w:date="2026-09-25T21:13:00Z" w16du:dateUtc="2026-09-26T01:13:00Z"/>
        </w:trPr>
        <w:tc>
          <w:tcPr>
            <w:cnfStyle w:val="001000000000" w:firstRow="0" w:lastRow="0" w:firstColumn="1" w:lastColumn="0" w:oddVBand="0" w:evenVBand="0" w:oddHBand="0" w:evenHBand="0" w:firstRowFirstColumn="0" w:firstRowLastColumn="0" w:lastRowFirstColumn="0" w:lastRowLastColumn="0"/>
            <w:tcW w:w="1548" w:type="dxa"/>
            <w:shd w:val="clear" w:color="auto" w:fill="FFFFFF" w:themeFill="background1"/>
          </w:tcPr>
          <w:p w14:paraId="10B04698" w14:textId="77777777" w:rsidR="00695422" w:rsidRPr="00691CC0" w:rsidRDefault="005A6935" w:rsidP="00695422">
            <w:pPr>
              <w:rPr>
                <w:del w:id="68" w:author="Daniel Kuhn" w:date="2026-09-25T21:13:00Z" w16du:dateUtc="2026-09-26T01:13:00Z"/>
                <w:rFonts w:cs="Arial"/>
              </w:rPr>
            </w:pPr>
            <w:del w:id="69" w:author="Daniel Kuhn" w:date="2026-09-25T21:13:00Z" w16du:dateUtc="2026-09-26T01:13:00Z">
              <w:r>
                <w:rPr>
                  <w:rFonts w:cs="Arial"/>
                  <w:color w:val="auto"/>
                </w:rPr>
                <w:delText>14.4</w:delText>
              </w:r>
              <w:r w:rsidR="00695422">
                <w:rPr>
                  <w:rFonts w:cs="Arial"/>
                  <w:color w:val="auto"/>
                </w:rPr>
                <w:delText xml:space="preserve">0 </w:delText>
              </w:r>
              <w:r>
                <w:rPr>
                  <w:rFonts w:cs="Arial"/>
                  <w:color w:val="auto"/>
                </w:rPr>
                <w:delText>– 14. 5</w:delText>
              </w:r>
              <w:r w:rsidR="00695422">
                <w:rPr>
                  <w:rFonts w:cs="Arial"/>
                  <w:color w:val="auto"/>
                </w:rPr>
                <w:delText>0</w:delText>
              </w:r>
            </w:del>
          </w:p>
        </w:tc>
        <w:tc>
          <w:tcPr>
            <w:tcW w:w="5107" w:type="dxa"/>
            <w:shd w:val="clear" w:color="auto" w:fill="FFFFFF" w:themeFill="background1"/>
          </w:tcPr>
          <w:p w14:paraId="5590EB64" w14:textId="77777777" w:rsidR="00695422" w:rsidRPr="000D72E7" w:rsidRDefault="00C42F42" w:rsidP="00695422">
            <w:pPr>
              <w:cnfStyle w:val="000000000000" w:firstRow="0" w:lastRow="0" w:firstColumn="0" w:lastColumn="0" w:oddVBand="0" w:evenVBand="0" w:oddHBand="0" w:evenHBand="0" w:firstRowFirstColumn="0" w:firstRowLastColumn="0" w:lastRowFirstColumn="0" w:lastRowLastColumn="0"/>
              <w:rPr>
                <w:del w:id="70" w:author="Daniel Kuhn" w:date="2026-09-25T21:13:00Z" w16du:dateUtc="2026-09-26T01:13:00Z"/>
              </w:rPr>
            </w:pPr>
            <w:del w:id="71" w:author="Daniel Kuhn" w:date="2026-09-25T21:13:00Z" w16du:dateUtc="2026-09-26T01:13:00Z">
              <w:r>
                <w:delText>Feedback SUN Global Gathering</w:delText>
              </w:r>
            </w:del>
          </w:p>
        </w:tc>
        <w:tc>
          <w:tcPr>
            <w:tcW w:w="3240" w:type="dxa"/>
            <w:shd w:val="clear" w:color="auto" w:fill="FFFFFF" w:themeFill="background1"/>
          </w:tcPr>
          <w:p w14:paraId="33A341AE" w14:textId="77777777" w:rsidR="00695422" w:rsidRDefault="00C42F42" w:rsidP="00695422">
            <w:pPr>
              <w:cnfStyle w:val="000000000000" w:firstRow="0" w:lastRow="0" w:firstColumn="0" w:lastColumn="0" w:oddVBand="0" w:evenVBand="0" w:oddHBand="0" w:evenHBand="0" w:firstRowFirstColumn="0" w:firstRowLastColumn="0" w:lastRowFirstColumn="0" w:lastRowLastColumn="0"/>
              <w:rPr>
                <w:del w:id="72" w:author="Daniel Kuhn" w:date="2026-09-25T21:13:00Z" w16du:dateUtc="2026-09-26T01:13:00Z"/>
              </w:rPr>
            </w:pPr>
            <w:del w:id="73" w:author="Daniel Kuhn" w:date="2026-09-25T21:13:00Z" w16du:dateUtc="2026-09-26T01:13:00Z">
              <w:r>
                <w:delText>PANITA</w:delText>
              </w:r>
            </w:del>
          </w:p>
        </w:tc>
      </w:tr>
      <w:tr w:rsidR="007A4381" w:rsidRPr="0018283A" w14:paraId="1B425A92" w14:textId="77777777" w:rsidTr="0018283A">
        <w:trPr>
          <w:cnfStyle w:val="000000100000" w:firstRow="0" w:lastRow="0" w:firstColumn="0" w:lastColumn="0" w:oddVBand="0" w:evenVBand="0" w:oddHBand="1" w:evenHBand="0" w:firstRowFirstColumn="0" w:firstRowLastColumn="0" w:lastRowFirstColumn="0" w:lastRowLastColumn="0"/>
          <w:trHeight w:val="699"/>
          <w:del w:id="74" w:author="Daniel Kuhn" w:date="2026-09-25T21:13:00Z" w16du:dateUtc="2026-09-26T01:13:00Z"/>
        </w:trPr>
        <w:tc>
          <w:tcPr>
            <w:cnfStyle w:val="001000000000" w:firstRow="0" w:lastRow="0" w:firstColumn="1" w:lastColumn="0" w:oddVBand="0" w:evenVBand="0" w:oddHBand="0" w:evenHBand="0" w:firstRowFirstColumn="0" w:firstRowLastColumn="0" w:lastRowFirstColumn="0" w:lastRowLastColumn="0"/>
            <w:tcW w:w="1548" w:type="dxa"/>
            <w:shd w:val="clear" w:color="auto" w:fill="FFFFFF" w:themeFill="background1"/>
          </w:tcPr>
          <w:p w14:paraId="513E1E60" w14:textId="77777777" w:rsidR="007A4381" w:rsidRPr="0018283A" w:rsidRDefault="00695422" w:rsidP="007A4381">
            <w:pPr>
              <w:rPr>
                <w:del w:id="75" w:author="Daniel Kuhn" w:date="2026-09-25T21:13:00Z" w16du:dateUtc="2026-09-26T01:13:00Z"/>
                <w:rFonts w:cs="Arial"/>
                <w:color w:val="auto"/>
              </w:rPr>
            </w:pPr>
            <w:del w:id="76" w:author="Daniel Kuhn" w:date="2026-09-25T21:13:00Z" w16du:dateUtc="2026-09-26T01:13:00Z">
              <w:r>
                <w:rPr>
                  <w:rFonts w:cs="Arial"/>
                  <w:color w:val="auto"/>
                </w:rPr>
                <w:lastRenderedPageBreak/>
                <w:delText>14.50– 15:3</w:delText>
              </w:r>
              <w:r w:rsidR="007A4381" w:rsidRPr="0018283A">
                <w:rPr>
                  <w:rFonts w:cs="Arial"/>
                  <w:color w:val="auto"/>
                </w:rPr>
                <w:delText>0</w:delText>
              </w:r>
            </w:del>
          </w:p>
        </w:tc>
        <w:tc>
          <w:tcPr>
            <w:tcW w:w="5107" w:type="dxa"/>
            <w:shd w:val="clear" w:color="auto" w:fill="FFFFFF" w:themeFill="background1"/>
          </w:tcPr>
          <w:p w14:paraId="57202F4D" w14:textId="77777777" w:rsidR="007A4381" w:rsidRPr="0018283A" w:rsidRDefault="007A4381" w:rsidP="007A4381">
            <w:pPr>
              <w:cnfStyle w:val="000000100000" w:firstRow="0" w:lastRow="0" w:firstColumn="0" w:lastColumn="0" w:oddVBand="0" w:evenVBand="0" w:oddHBand="1" w:evenHBand="0" w:firstRowFirstColumn="0" w:firstRowLastColumn="0" w:lastRowFirstColumn="0" w:lastRowLastColumn="0"/>
              <w:rPr>
                <w:del w:id="77" w:author="Daniel Kuhn" w:date="2026-09-25T21:13:00Z" w16du:dateUtc="2026-09-26T01:13:00Z"/>
                <w:rFonts w:cs="Arial"/>
                <w:b/>
              </w:rPr>
            </w:pPr>
            <w:del w:id="78" w:author="Daniel Kuhn" w:date="2026-09-25T21:13:00Z" w16du:dateUtc="2026-09-26T01:13:00Z">
              <w:r w:rsidRPr="0018283A">
                <w:rPr>
                  <w:rFonts w:cs="Arial"/>
                  <w:b/>
                </w:rPr>
                <w:delText>Follow up on Key Priorities for DPG-Nutrition</w:delText>
              </w:r>
            </w:del>
          </w:p>
          <w:p w14:paraId="08C3826E" w14:textId="77777777" w:rsidR="00EC2471" w:rsidRDefault="00EC2471" w:rsidP="00EC2471">
            <w:pPr>
              <w:pStyle w:val="ListParagraph"/>
              <w:ind w:left="360"/>
              <w:cnfStyle w:val="000000100000" w:firstRow="0" w:lastRow="0" w:firstColumn="0" w:lastColumn="0" w:oddVBand="0" w:evenVBand="0" w:oddHBand="1" w:evenHBand="0" w:firstRowFirstColumn="0" w:firstRowLastColumn="0" w:lastRowFirstColumn="0" w:lastRowLastColumn="0"/>
              <w:rPr>
                <w:del w:id="79" w:author="Daniel Kuhn" w:date="2026-09-25T21:13:00Z" w16du:dateUtc="2026-09-26T01:13:00Z"/>
                <w:rFonts w:cs="Arial"/>
              </w:rPr>
            </w:pPr>
          </w:p>
          <w:p w14:paraId="4F6F6730" w14:textId="77777777" w:rsidR="00695422" w:rsidRPr="0018283A" w:rsidRDefault="00695422" w:rsidP="00EC2471">
            <w:pPr>
              <w:pStyle w:val="ListParagraph"/>
              <w:ind w:left="360"/>
              <w:cnfStyle w:val="000000100000" w:firstRow="0" w:lastRow="0" w:firstColumn="0" w:lastColumn="0" w:oddVBand="0" w:evenVBand="0" w:oddHBand="1" w:evenHBand="0" w:firstRowFirstColumn="0" w:firstRowLastColumn="0" w:lastRowFirstColumn="0" w:lastRowLastColumn="0"/>
              <w:rPr>
                <w:del w:id="80" w:author="Daniel Kuhn" w:date="2026-09-25T21:13:00Z" w16du:dateUtc="2026-09-26T01:13:00Z"/>
                <w:rFonts w:cs="Arial"/>
              </w:rPr>
            </w:pPr>
          </w:p>
          <w:p w14:paraId="7FD6833C" w14:textId="77777777" w:rsidR="00C549AF" w:rsidRDefault="000F7D51" w:rsidP="00BF20A8">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del w:id="81" w:author="Daniel Kuhn" w:date="2026-09-25T21:13:00Z" w16du:dateUtc="2026-09-26T01:13:00Z"/>
                <w:rFonts w:cs="Arial"/>
              </w:rPr>
            </w:pPr>
            <w:del w:id="82" w:author="Daniel Kuhn" w:date="2026-09-25T21:13:00Z" w16du:dateUtc="2026-09-26T01:13:00Z">
              <w:r w:rsidRPr="0018283A">
                <w:rPr>
                  <w:rFonts w:cs="Arial"/>
                </w:rPr>
                <w:delText xml:space="preserve">Updates on </w:delText>
              </w:r>
              <w:r w:rsidR="00EC2471" w:rsidRPr="0018283A">
                <w:rPr>
                  <w:rFonts w:cs="Arial"/>
                </w:rPr>
                <w:delText xml:space="preserve">NMNAP thematic working </w:delText>
              </w:r>
              <w:r w:rsidRPr="0018283A">
                <w:rPr>
                  <w:rFonts w:cs="Arial"/>
                </w:rPr>
                <w:delText xml:space="preserve">groups, </w:delText>
              </w:r>
            </w:del>
          </w:p>
          <w:p w14:paraId="63759D17" w14:textId="77777777" w:rsidR="00E651F8" w:rsidRDefault="00E651F8" w:rsidP="00E651F8">
            <w:pPr>
              <w:pStyle w:val="ListParagraph"/>
              <w:ind w:left="360"/>
              <w:cnfStyle w:val="000000100000" w:firstRow="0" w:lastRow="0" w:firstColumn="0" w:lastColumn="0" w:oddVBand="0" w:evenVBand="0" w:oddHBand="1" w:evenHBand="0" w:firstRowFirstColumn="0" w:firstRowLastColumn="0" w:lastRowFirstColumn="0" w:lastRowLastColumn="0"/>
              <w:rPr>
                <w:del w:id="83" w:author="Daniel Kuhn" w:date="2026-09-25T21:13:00Z" w16du:dateUtc="2026-09-26T01:13:00Z"/>
                <w:rFonts w:cs="Arial"/>
              </w:rPr>
            </w:pPr>
          </w:p>
          <w:p w14:paraId="321864C8" w14:textId="77777777" w:rsidR="00695422" w:rsidRDefault="00695422" w:rsidP="00E651F8">
            <w:pPr>
              <w:pStyle w:val="ListParagraph"/>
              <w:ind w:left="360"/>
              <w:cnfStyle w:val="000000100000" w:firstRow="0" w:lastRow="0" w:firstColumn="0" w:lastColumn="0" w:oddVBand="0" w:evenVBand="0" w:oddHBand="1" w:evenHBand="0" w:firstRowFirstColumn="0" w:firstRowLastColumn="0" w:lastRowFirstColumn="0" w:lastRowLastColumn="0"/>
              <w:rPr>
                <w:del w:id="84" w:author="Daniel Kuhn" w:date="2026-09-25T21:13:00Z" w16du:dateUtc="2026-09-26T01:13:00Z"/>
                <w:rFonts w:cs="Arial"/>
              </w:rPr>
            </w:pPr>
          </w:p>
          <w:p w14:paraId="6CDF15EF" w14:textId="77777777" w:rsidR="005A6935" w:rsidRDefault="005A6935" w:rsidP="00E651F8">
            <w:pPr>
              <w:pStyle w:val="ListParagraph"/>
              <w:ind w:left="360"/>
              <w:cnfStyle w:val="000000100000" w:firstRow="0" w:lastRow="0" w:firstColumn="0" w:lastColumn="0" w:oddVBand="0" w:evenVBand="0" w:oddHBand="1" w:evenHBand="0" w:firstRowFirstColumn="0" w:firstRowLastColumn="0" w:lastRowFirstColumn="0" w:lastRowLastColumn="0"/>
              <w:rPr>
                <w:del w:id="85" w:author="Daniel Kuhn" w:date="2026-09-25T21:13:00Z" w16du:dateUtc="2026-09-26T01:13:00Z"/>
                <w:rFonts w:cs="Arial"/>
              </w:rPr>
            </w:pPr>
          </w:p>
          <w:p w14:paraId="45596464" w14:textId="77777777" w:rsidR="0018283A" w:rsidRPr="0018283A" w:rsidRDefault="0018283A" w:rsidP="0018283A">
            <w:pPr>
              <w:pStyle w:val="ListParagraph"/>
              <w:ind w:left="360"/>
              <w:cnfStyle w:val="000000100000" w:firstRow="0" w:lastRow="0" w:firstColumn="0" w:lastColumn="0" w:oddVBand="0" w:evenVBand="0" w:oddHBand="1" w:evenHBand="0" w:firstRowFirstColumn="0" w:firstRowLastColumn="0" w:lastRowFirstColumn="0" w:lastRowLastColumn="0"/>
              <w:rPr>
                <w:del w:id="86" w:author="Daniel Kuhn" w:date="2026-09-25T21:13:00Z" w16du:dateUtc="2026-09-26T01:13:00Z"/>
                <w:rFonts w:cs="Arial"/>
              </w:rPr>
            </w:pPr>
          </w:p>
          <w:p w14:paraId="116D1FD5" w14:textId="77777777" w:rsidR="007A4381" w:rsidRDefault="007A4381" w:rsidP="007A4381">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del w:id="87" w:author="Daniel Kuhn" w:date="2026-09-25T21:13:00Z" w16du:dateUtc="2026-09-26T01:13:00Z"/>
                <w:rFonts w:cs="Arial"/>
              </w:rPr>
            </w:pPr>
            <w:del w:id="88" w:author="Daniel Kuhn" w:date="2026-09-25T21:13:00Z" w16du:dateUtc="2026-09-26T01:13:00Z">
              <w:r w:rsidRPr="0018283A">
                <w:rPr>
                  <w:rFonts w:cs="Arial"/>
                </w:rPr>
                <w:delText>Update from SUN networks</w:delText>
              </w:r>
            </w:del>
          </w:p>
          <w:p w14:paraId="226AD724" w14:textId="77777777" w:rsidR="00E651F8" w:rsidRDefault="00E651F8" w:rsidP="00E651F8">
            <w:pPr>
              <w:pStyle w:val="ListParagraph"/>
              <w:cnfStyle w:val="000000100000" w:firstRow="0" w:lastRow="0" w:firstColumn="0" w:lastColumn="0" w:oddVBand="0" w:evenVBand="0" w:oddHBand="1" w:evenHBand="0" w:firstRowFirstColumn="0" w:firstRowLastColumn="0" w:lastRowFirstColumn="0" w:lastRowLastColumn="0"/>
              <w:rPr>
                <w:del w:id="89" w:author="Daniel Kuhn" w:date="2026-09-25T21:13:00Z" w16du:dateUtc="2026-09-26T01:13:00Z"/>
                <w:rFonts w:cs="Arial"/>
              </w:rPr>
            </w:pPr>
          </w:p>
          <w:p w14:paraId="77CC52B9" w14:textId="77777777" w:rsidR="00695422" w:rsidRDefault="00695422" w:rsidP="00E651F8">
            <w:pPr>
              <w:pStyle w:val="ListParagraph"/>
              <w:cnfStyle w:val="000000100000" w:firstRow="0" w:lastRow="0" w:firstColumn="0" w:lastColumn="0" w:oddVBand="0" w:evenVBand="0" w:oddHBand="1" w:evenHBand="0" w:firstRowFirstColumn="0" w:firstRowLastColumn="0" w:lastRowFirstColumn="0" w:lastRowLastColumn="0"/>
              <w:rPr>
                <w:del w:id="90" w:author="Daniel Kuhn" w:date="2026-09-25T21:13:00Z" w16du:dateUtc="2026-09-26T01:13:00Z"/>
                <w:rFonts w:cs="Arial"/>
              </w:rPr>
            </w:pPr>
          </w:p>
          <w:p w14:paraId="748E6A75" w14:textId="77777777" w:rsidR="00695422" w:rsidRDefault="00695422" w:rsidP="00E651F8">
            <w:pPr>
              <w:pStyle w:val="ListParagraph"/>
              <w:cnfStyle w:val="000000100000" w:firstRow="0" w:lastRow="0" w:firstColumn="0" w:lastColumn="0" w:oddVBand="0" w:evenVBand="0" w:oddHBand="1" w:evenHBand="0" w:firstRowFirstColumn="0" w:firstRowLastColumn="0" w:lastRowFirstColumn="0" w:lastRowLastColumn="0"/>
              <w:rPr>
                <w:del w:id="91" w:author="Daniel Kuhn" w:date="2026-09-25T21:13:00Z" w16du:dateUtc="2026-09-26T01:13:00Z"/>
                <w:rFonts w:cs="Arial"/>
              </w:rPr>
            </w:pPr>
          </w:p>
          <w:p w14:paraId="1696EFE2" w14:textId="77777777" w:rsidR="00E651F8" w:rsidRPr="00E651F8" w:rsidRDefault="00E651F8" w:rsidP="00E651F8">
            <w:pPr>
              <w:pStyle w:val="ListParagraph"/>
              <w:cnfStyle w:val="000000100000" w:firstRow="0" w:lastRow="0" w:firstColumn="0" w:lastColumn="0" w:oddVBand="0" w:evenVBand="0" w:oddHBand="1" w:evenHBand="0" w:firstRowFirstColumn="0" w:firstRowLastColumn="0" w:lastRowFirstColumn="0" w:lastRowLastColumn="0"/>
              <w:rPr>
                <w:del w:id="92" w:author="Daniel Kuhn" w:date="2026-09-25T21:13:00Z" w16du:dateUtc="2026-09-26T01:13:00Z"/>
                <w:rFonts w:cs="Arial"/>
              </w:rPr>
            </w:pPr>
          </w:p>
          <w:p w14:paraId="377D81CD" w14:textId="77777777" w:rsidR="00E651F8" w:rsidRPr="0018283A" w:rsidRDefault="00E651F8" w:rsidP="007A4381">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del w:id="93" w:author="Daniel Kuhn" w:date="2026-09-25T21:13:00Z" w16du:dateUtc="2026-09-26T01:13:00Z"/>
                <w:rFonts w:cs="Arial"/>
              </w:rPr>
            </w:pPr>
            <w:del w:id="94" w:author="Daniel Kuhn" w:date="2026-09-25T21:13:00Z" w16du:dateUtc="2026-09-26T01:13:00Z">
              <w:r>
                <w:rPr>
                  <w:rFonts w:cs="Arial"/>
                </w:rPr>
                <w:delText>DPG sector updates</w:delText>
              </w:r>
            </w:del>
          </w:p>
          <w:p w14:paraId="64E96100" w14:textId="77777777" w:rsidR="00EC2471" w:rsidRPr="0018283A" w:rsidRDefault="00EC2471" w:rsidP="00E651F8">
            <w:pPr>
              <w:pStyle w:val="ListParagraph"/>
              <w:ind w:left="1080"/>
              <w:cnfStyle w:val="000000100000" w:firstRow="0" w:lastRow="0" w:firstColumn="0" w:lastColumn="0" w:oddVBand="0" w:evenVBand="0" w:oddHBand="1" w:evenHBand="0" w:firstRowFirstColumn="0" w:firstRowLastColumn="0" w:lastRowFirstColumn="0" w:lastRowLastColumn="0"/>
              <w:rPr>
                <w:del w:id="95" w:author="Daniel Kuhn" w:date="2026-09-25T21:13:00Z" w16du:dateUtc="2026-09-26T01:13:00Z"/>
                <w:rFonts w:cs="Arial"/>
              </w:rPr>
            </w:pPr>
          </w:p>
        </w:tc>
        <w:tc>
          <w:tcPr>
            <w:tcW w:w="3240" w:type="dxa"/>
            <w:shd w:val="clear" w:color="auto" w:fill="FFFFFF" w:themeFill="background1"/>
          </w:tcPr>
          <w:p w14:paraId="683B1A6F" w14:textId="77777777" w:rsidR="007A4381" w:rsidRPr="0018283A" w:rsidRDefault="007A4381" w:rsidP="007A4381">
            <w:pPr>
              <w:cnfStyle w:val="000000100000" w:firstRow="0" w:lastRow="0" w:firstColumn="0" w:lastColumn="0" w:oddVBand="0" w:evenVBand="0" w:oddHBand="1" w:evenHBand="0" w:firstRowFirstColumn="0" w:firstRowLastColumn="0" w:lastRowFirstColumn="0" w:lastRowLastColumn="0"/>
              <w:rPr>
                <w:del w:id="96" w:author="Daniel Kuhn" w:date="2026-09-25T21:13:00Z" w16du:dateUtc="2026-09-26T01:13:00Z"/>
                <w:rFonts w:cs="Arial"/>
              </w:rPr>
            </w:pPr>
          </w:p>
          <w:p w14:paraId="3E720192" w14:textId="77777777" w:rsidR="007A4381" w:rsidRPr="0018283A" w:rsidRDefault="007A4381" w:rsidP="007A4381">
            <w:pPr>
              <w:cnfStyle w:val="000000100000" w:firstRow="0" w:lastRow="0" w:firstColumn="0" w:lastColumn="0" w:oddVBand="0" w:evenVBand="0" w:oddHBand="1" w:evenHBand="0" w:firstRowFirstColumn="0" w:firstRowLastColumn="0" w:lastRowFirstColumn="0" w:lastRowLastColumn="0"/>
              <w:rPr>
                <w:del w:id="97" w:author="Daniel Kuhn" w:date="2026-09-25T21:13:00Z" w16du:dateUtc="2026-09-26T01:13:00Z"/>
                <w:rFonts w:cs="Arial"/>
              </w:rPr>
            </w:pPr>
          </w:p>
          <w:p w14:paraId="36B3116F" w14:textId="77777777" w:rsidR="00695422" w:rsidRDefault="00695422" w:rsidP="007A4381">
            <w:pPr>
              <w:cnfStyle w:val="000000100000" w:firstRow="0" w:lastRow="0" w:firstColumn="0" w:lastColumn="0" w:oddVBand="0" w:evenVBand="0" w:oddHBand="1" w:evenHBand="0" w:firstRowFirstColumn="0" w:firstRowLastColumn="0" w:lastRowFirstColumn="0" w:lastRowLastColumn="0"/>
              <w:rPr>
                <w:del w:id="98" w:author="Daniel Kuhn" w:date="2026-09-25T21:13:00Z" w16du:dateUtc="2026-09-26T01:13:00Z"/>
                <w:rFonts w:cs="Arial"/>
              </w:rPr>
            </w:pPr>
          </w:p>
          <w:p w14:paraId="0EB0AF89" w14:textId="77777777" w:rsidR="000B4319" w:rsidRPr="0018283A" w:rsidRDefault="00F60FD6" w:rsidP="007A4381">
            <w:pPr>
              <w:cnfStyle w:val="000000100000" w:firstRow="0" w:lastRow="0" w:firstColumn="0" w:lastColumn="0" w:oddVBand="0" w:evenVBand="0" w:oddHBand="1" w:evenHBand="0" w:firstRowFirstColumn="0" w:firstRowLastColumn="0" w:lastRowFirstColumn="0" w:lastRowLastColumn="0"/>
              <w:rPr>
                <w:del w:id="99" w:author="Daniel Kuhn" w:date="2026-09-25T21:13:00Z" w16du:dateUtc="2026-09-26T01:13:00Z"/>
                <w:rFonts w:cs="Arial"/>
              </w:rPr>
            </w:pPr>
            <w:del w:id="100" w:author="Daniel Kuhn" w:date="2026-09-25T21:13:00Z" w16du:dateUtc="2026-09-26T01:13:00Z">
              <w:r w:rsidRPr="0018283A">
                <w:rPr>
                  <w:rFonts w:cs="Arial"/>
                </w:rPr>
                <w:delText>Co-chairs</w:delText>
              </w:r>
              <w:r>
                <w:rPr>
                  <w:rFonts w:cs="Arial"/>
                </w:rPr>
                <w:delText xml:space="preserve"> of the TWGs</w:delText>
              </w:r>
            </w:del>
          </w:p>
          <w:p w14:paraId="2B4AD6F0" w14:textId="77777777" w:rsidR="00553A78" w:rsidRPr="0018283A" w:rsidRDefault="00553A78" w:rsidP="007A4381">
            <w:pPr>
              <w:cnfStyle w:val="000000100000" w:firstRow="0" w:lastRow="0" w:firstColumn="0" w:lastColumn="0" w:oddVBand="0" w:evenVBand="0" w:oddHBand="1" w:evenHBand="0" w:firstRowFirstColumn="0" w:firstRowLastColumn="0" w:lastRowFirstColumn="0" w:lastRowLastColumn="0"/>
              <w:rPr>
                <w:del w:id="101" w:author="Daniel Kuhn" w:date="2026-09-25T21:13:00Z" w16du:dateUtc="2026-09-26T01:13:00Z"/>
                <w:rFonts w:cs="Arial"/>
              </w:rPr>
            </w:pPr>
          </w:p>
          <w:p w14:paraId="7124898E" w14:textId="77777777" w:rsidR="00E651F8" w:rsidRDefault="00E651F8" w:rsidP="007A4381">
            <w:pPr>
              <w:cnfStyle w:val="000000100000" w:firstRow="0" w:lastRow="0" w:firstColumn="0" w:lastColumn="0" w:oddVBand="0" w:evenVBand="0" w:oddHBand="1" w:evenHBand="0" w:firstRowFirstColumn="0" w:firstRowLastColumn="0" w:lastRowFirstColumn="0" w:lastRowLastColumn="0"/>
              <w:rPr>
                <w:del w:id="102" w:author="Daniel Kuhn" w:date="2026-09-25T21:13:00Z" w16du:dateUtc="2026-09-26T01:13:00Z"/>
                <w:rFonts w:cs="Arial"/>
              </w:rPr>
            </w:pPr>
          </w:p>
          <w:p w14:paraId="21BDFAA8" w14:textId="77777777" w:rsidR="00695422" w:rsidRDefault="00695422" w:rsidP="007A4381">
            <w:pPr>
              <w:cnfStyle w:val="000000100000" w:firstRow="0" w:lastRow="0" w:firstColumn="0" w:lastColumn="0" w:oddVBand="0" w:evenVBand="0" w:oddHBand="1" w:evenHBand="0" w:firstRowFirstColumn="0" w:firstRowLastColumn="0" w:lastRowFirstColumn="0" w:lastRowLastColumn="0"/>
              <w:rPr>
                <w:del w:id="103" w:author="Daniel Kuhn" w:date="2026-09-25T21:13:00Z" w16du:dateUtc="2026-09-26T01:13:00Z"/>
                <w:rFonts w:cs="Arial"/>
              </w:rPr>
            </w:pPr>
          </w:p>
          <w:p w14:paraId="1045D26E" w14:textId="77777777" w:rsidR="00695422" w:rsidRDefault="00695422" w:rsidP="007A4381">
            <w:pPr>
              <w:cnfStyle w:val="000000100000" w:firstRow="0" w:lastRow="0" w:firstColumn="0" w:lastColumn="0" w:oddVBand="0" w:evenVBand="0" w:oddHBand="1" w:evenHBand="0" w:firstRowFirstColumn="0" w:firstRowLastColumn="0" w:lastRowFirstColumn="0" w:lastRowLastColumn="0"/>
              <w:rPr>
                <w:del w:id="104" w:author="Daniel Kuhn" w:date="2026-09-25T21:13:00Z" w16du:dateUtc="2026-09-26T01:13:00Z"/>
                <w:rFonts w:cs="Arial"/>
              </w:rPr>
            </w:pPr>
          </w:p>
          <w:p w14:paraId="61A67FCE" w14:textId="77777777" w:rsidR="00EC2471" w:rsidRPr="0018283A" w:rsidRDefault="00E651F8" w:rsidP="007A4381">
            <w:pPr>
              <w:cnfStyle w:val="000000100000" w:firstRow="0" w:lastRow="0" w:firstColumn="0" w:lastColumn="0" w:oddVBand="0" w:evenVBand="0" w:oddHBand="1" w:evenHBand="0" w:firstRowFirstColumn="0" w:firstRowLastColumn="0" w:lastRowFirstColumn="0" w:lastRowLastColumn="0"/>
              <w:rPr>
                <w:del w:id="105" w:author="Daniel Kuhn" w:date="2026-09-25T21:13:00Z" w16du:dateUtc="2026-09-26T01:13:00Z"/>
                <w:rFonts w:cs="Arial"/>
              </w:rPr>
            </w:pPr>
            <w:del w:id="106" w:author="Daniel Kuhn" w:date="2026-09-25T21:13:00Z" w16du:dateUtc="2026-09-26T01:13:00Z">
              <w:r>
                <w:rPr>
                  <w:rFonts w:cs="Arial"/>
                </w:rPr>
                <w:delText>USAID/Irish Aid; GAIN/WFP/ PANITA/UNICEF</w:delText>
              </w:r>
            </w:del>
          </w:p>
          <w:p w14:paraId="4B81E45E" w14:textId="77777777" w:rsidR="0018283A" w:rsidRDefault="0018283A" w:rsidP="007A4381">
            <w:pPr>
              <w:cnfStyle w:val="000000100000" w:firstRow="0" w:lastRow="0" w:firstColumn="0" w:lastColumn="0" w:oddVBand="0" w:evenVBand="0" w:oddHBand="1" w:evenHBand="0" w:firstRowFirstColumn="0" w:firstRowLastColumn="0" w:lastRowFirstColumn="0" w:lastRowLastColumn="0"/>
              <w:rPr>
                <w:del w:id="107" w:author="Daniel Kuhn" w:date="2026-09-25T21:13:00Z" w16du:dateUtc="2026-09-26T01:13:00Z"/>
                <w:rFonts w:cs="Arial"/>
              </w:rPr>
            </w:pPr>
          </w:p>
          <w:p w14:paraId="5122BE84" w14:textId="77777777" w:rsidR="00E651F8" w:rsidRDefault="00E651F8" w:rsidP="00E651F8">
            <w:pPr>
              <w:cnfStyle w:val="000000100000" w:firstRow="0" w:lastRow="0" w:firstColumn="0" w:lastColumn="0" w:oddVBand="0" w:evenVBand="0" w:oddHBand="1" w:evenHBand="0" w:firstRowFirstColumn="0" w:firstRowLastColumn="0" w:lastRowFirstColumn="0" w:lastRowLastColumn="0"/>
              <w:rPr>
                <w:del w:id="108" w:author="Daniel Kuhn" w:date="2026-09-25T21:13:00Z" w16du:dateUtc="2026-09-26T01:13:00Z"/>
                <w:rFonts w:cs="Arial"/>
              </w:rPr>
            </w:pPr>
          </w:p>
          <w:p w14:paraId="3CF3BC06" w14:textId="77777777" w:rsidR="00695422" w:rsidRDefault="00695422" w:rsidP="00E651F8">
            <w:pPr>
              <w:cnfStyle w:val="000000100000" w:firstRow="0" w:lastRow="0" w:firstColumn="0" w:lastColumn="0" w:oddVBand="0" w:evenVBand="0" w:oddHBand="1" w:evenHBand="0" w:firstRowFirstColumn="0" w:firstRowLastColumn="0" w:lastRowFirstColumn="0" w:lastRowLastColumn="0"/>
              <w:rPr>
                <w:del w:id="109" w:author="Daniel Kuhn" w:date="2026-09-25T21:13:00Z" w16du:dateUtc="2026-09-26T01:13:00Z"/>
                <w:rFonts w:cs="Arial"/>
              </w:rPr>
            </w:pPr>
          </w:p>
          <w:p w14:paraId="6D81057F" w14:textId="77777777" w:rsidR="00695422" w:rsidRDefault="00695422" w:rsidP="00E651F8">
            <w:pPr>
              <w:cnfStyle w:val="000000100000" w:firstRow="0" w:lastRow="0" w:firstColumn="0" w:lastColumn="0" w:oddVBand="0" w:evenVBand="0" w:oddHBand="1" w:evenHBand="0" w:firstRowFirstColumn="0" w:firstRowLastColumn="0" w:lastRowFirstColumn="0" w:lastRowLastColumn="0"/>
              <w:rPr>
                <w:del w:id="110" w:author="Daniel Kuhn" w:date="2026-09-25T21:13:00Z" w16du:dateUtc="2026-09-26T01:13:00Z"/>
                <w:rFonts w:cs="Arial"/>
              </w:rPr>
            </w:pPr>
          </w:p>
          <w:p w14:paraId="09BCD8BE" w14:textId="77777777" w:rsidR="00E651F8" w:rsidRPr="00E651F8" w:rsidRDefault="00E651F8" w:rsidP="00E651F8">
            <w:pPr>
              <w:cnfStyle w:val="000000100000" w:firstRow="0" w:lastRow="0" w:firstColumn="0" w:lastColumn="0" w:oddVBand="0" w:evenVBand="0" w:oddHBand="1" w:evenHBand="0" w:firstRowFirstColumn="0" w:firstRowLastColumn="0" w:lastRowFirstColumn="0" w:lastRowLastColumn="0"/>
              <w:rPr>
                <w:del w:id="111" w:author="Daniel Kuhn" w:date="2026-09-25T21:13:00Z" w16du:dateUtc="2026-09-26T01:13:00Z"/>
                <w:rFonts w:cs="Arial"/>
              </w:rPr>
            </w:pPr>
            <w:del w:id="112" w:author="Daniel Kuhn" w:date="2026-09-25T21:13:00Z" w16du:dateUtc="2026-09-26T01:13:00Z">
              <w:r w:rsidRPr="00E651F8">
                <w:rPr>
                  <w:rFonts w:cs="Arial"/>
                </w:rPr>
                <w:delText>WB/Irish Aid</w:delText>
              </w:r>
              <w:r>
                <w:rPr>
                  <w:rFonts w:cs="Arial"/>
                </w:rPr>
                <w:delText xml:space="preserve">: </w:delText>
              </w:r>
              <w:r w:rsidRPr="00E651F8">
                <w:rPr>
                  <w:rFonts w:cs="Arial"/>
                </w:rPr>
                <w:delText>FAO/WFP</w:delText>
              </w:r>
              <w:r>
                <w:rPr>
                  <w:rFonts w:cs="Arial"/>
                </w:rPr>
                <w:delText xml:space="preserve">: </w:delText>
              </w:r>
            </w:del>
          </w:p>
          <w:p w14:paraId="2CD3B163" w14:textId="77777777" w:rsidR="00E651F8" w:rsidRPr="00E651F8" w:rsidRDefault="00E651F8" w:rsidP="00E651F8">
            <w:pPr>
              <w:cnfStyle w:val="000000100000" w:firstRow="0" w:lastRow="0" w:firstColumn="0" w:lastColumn="0" w:oddVBand="0" w:evenVBand="0" w:oddHBand="1" w:evenHBand="0" w:firstRowFirstColumn="0" w:firstRowLastColumn="0" w:lastRowFirstColumn="0" w:lastRowLastColumn="0"/>
              <w:rPr>
                <w:del w:id="113" w:author="Daniel Kuhn" w:date="2026-09-25T21:13:00Z" w16du:dateUtc="2026-09-26T01:13:00Z"/>
                <w:rFonts w:cs="Arial"/>
              </w:rPr>
            </w:pPr>
            <w:del w:id="114" w:author="Daniel Kuhn" w:date="2026-09-25T21:13:00Z" w16du:dateUtc="2026-09-26T01:13:00Z">
              <w:r w:rsidRPr="00E651F8">
                <w:rPr>
                  <w:rFonts w:cs="Arial"/>
                </w:rPr>
                <w:delText>World Vision</w:delText>
              </w:r>
              <w:r w:rsidR="00C42F42">
                <w:rPr>
                  <w:rFonts w:cs="Arial"/>
                </w:rPr>
                <w:delText>/Plan int</w:delText>
              </w:r>
            </w:del>
          </w:p>
          <w:p w14:paraId="5048FDED" w14:textId="77777777" w:rsidR="007A4381" w:rsidRPr="0018283A" w:rsidRDefault="007A4381" w:rsidP="00C42F42">
            <w:pPr>
              <w:cnfStyle w:val="000000100000" w:firstRow="0" w:lastRow="0" w:firstColumn="0" w:lastColumn="0" w:oddVBand="0" w:evenVBand="0" w:oddHBand="1" w:evenHBand="0" w:firstRowFirstColumn="0" w:firstRowLastColumn="0" w:lastRowFirstColumn="0" w:lastRowLastColumn="0"/>
              <w:rPr>
                <w:del w:id="115" w:author="Daniel Kuhn" w:date="2026-09-25T21:13:00Z" w16du:dateUtc="2026-09-26T01:13:00Z"/>
                <w:rFonts w:cs="Arial"/>
              </w:rPr>
            </w:pPr>
          </w:p>
        </w:tc>
      </w:tr>
      <w:tr w:rsidR="007A4381" w:rsidRPr="0018283A" w14:paraId="2A973350" w14:textId="77777777" w:rsidTr="0018283A">
        <w:trPr>
          <w:del w:id="116" w:author="Daniel Kuhn" w:date="2026-09-25T21:13:00Z" w16du:dateUtc="2026-09-26T01:13:00Z"/>
        </w:trPr>
        <w:tc>
          <w:tcPr>
            <w:cnfStyle w:val="001000000000" w:firstRow="0" w:lastRow="0" w:firstColumn="1" w:lastColumn="0" w:oddVBand="0" w:evenVBand="0" w:oddHBand="0" w:evenHBand="0" w:firstRowFirstColumn="0" w:firstRowLastColumn="0" w:lastRowFirstColumn="0" w:lastRowLastColumn="0"/>
            <w:tcW w:w="1548" w:type="dxa"/>
            <w:shd w:val="clear" w:color="auto" w:fill="FFFFFF" w:themeFill="background1"/>
          </w:tcPr>
          <w:p w14:paraId="5B9954F9" w14:textId="77777777" w:rsidR="007A4381" w:rsidRPr="0018283A" w:rsidRDefault="00695422" w:rsidP="007A4381">
            <w:pPr>
              <w:rPr>
                <w:del w:id="117" w:author="Daniel Kuhn" w:date="2026-09-25T21:13:00Z" w16du:dateUtc="2026-09-26T01:13:00Z"/>
                <w:rFonts w:cs="Arial"/>
                <w:b/>
                <w:color w:val="auto"/>
              </w:rPr>
            </w:pPr>
            <w:del w:id="118" w:author="Daniel Kuhn" w:date="2026-09-25T21:13:00Z" w16du:dateUtc="2026-09-26T01:13:00Z">
              <w:r>
                <w:rPr>
                  <w:rFonts w:cs="Arial"/>
                  <w:color w:val="auto"/>
                </w:rPr>
                <w:delText>15.30 -15</w:delText>
              </w:r>
              <w:r w:rsidR="000962E8">
                <w:rPr>
                  <w:rFonts w:cs="Arial"/>
                  <w:color w:val="auto"/>
                </w:rPr>
                <w:delText>.</w:delText>
              </w:r>
              <w:r>
                <w:rPr>
                  <w:rFonts w:cs="Arial"/>
                  <w:color w:val="auto"/>
                </w:rPr>
                <w:delText>4</w:delText>
              </w:r>
              <w:r w:rsidR="007A4381" w:rsidRPr="0018283A">
                <w:rPr>
                  <w:rFonts w:cs="Arial"/>
                  <w:color w:val="auto"/>
                </w:rPr>
                <w:delText>0</w:delText>
              </w:r>
            </w:del>
          </w:p>
        </w:tc>
        <w:tc>
          <w:tcPr>
            <w:tcW w:w="5107" w:type="dxa"/>
            <w:shd w:val="clear" w:color="auto" w:fill="FFFFFF" w:themeFill="background1"/>
          </w:tcPr>
          <w:p w14:paraId="245DCEAB" w14:textId="77777777" w:rsidR="007A4381" w:rsidRPr="0018283A" w:rsidRDefault="007A4381" w:rsidP="00F34A39">
            <w:pPr>
              <w:cnfStyle w:val="000000000000" w:firstRow="0" w:lastRow="0" w:firstColumn="0" w:lastColumn="0" w:oddVBand="0" w:evenVBand="0" w:oddHBand="0" w:evenHBand="0" w:firstRowFirstColumn="0" w:firstRowLastColumn="0" w:lastRowFirstColumn="0" w:lastRowLastColumn="0"/>
              <w:rPr>
                <w:del w:id="119" w:author="Daniel Kuhn" w:date="2026-09-25T21:13:00Z" w16du:dateUtc="2026-09-26T01:13:00Z"/>
                <w:rFonts w:cs="Arial"/>
                <w:color w:val="auto"/>
              </w:rPr>
            </w:pPr>
            <w:del w:id="120" w:author="Daniel Kuhn" w:date="2026-09-25T21:13:00Z" w16du:dateUtc="2026-09-26T01:13:00Z">
              <w:r w:rsidRPr="0018283A">
                <w:rPr>
                  <w:rFonts w:cs="Arial"/>
                  <w:color w:val="auto"/>
                </w:rPr>
                <w:delText>AOB</w:delText>
              </w:r>
            </w:del>
          </w:p>
        </w:tc>
        <w:tc>
          <w:tcPr>
            <w:tcW w:w="3240" w:type="dxa"/>
            <w:shd w:val="clear" w:color="auto" w:fill="FFFFFF" w:themeFill="background1"/>
          </w:tcPr>
          <w:p w14:paraId="3DCE336A" w14:textId="77777777" w:rsidR="007A4381" w:rsidRPr="0018283A" w:rsidRDefault="007A4381" w:rsidP="007A4381">
            <w:pPr>
              <w:cnfStyle w:val="000000000000" w:firstRow="0" w:lastRow="0" w:firstColumn="0" w:lastColumn="0" w:oddVBand="0" w:evenVBand="0" w:oddHBand="0" w:evenHBand="0" w:firstRowFirstColumn="0" w:firstRowLastColumn="0" w:lastRowFirstColumn="0" w:lastRowLastColumn="0"/>
              <w:rPr>
                <w:del w:id="121" w:author="Daniel Kuhn" w:date="2026-09-25T21:13:00Z" w16du:dateUtc="2026-09-26T01:13:00Z"/>
                <w:rFonts w:cs="Arial"/>
              </w:rPr>
            </w:pPr>
            <w:del w:id="122" w:author="Daniel Kuhn" w:date="2026-09-25T21:13:00Z" w16du:dateUtc="2026-09-26T01:13:00Z">
              <w:r w:rsidRPr="0018283A">
                <w:rPr>
                  <w:rFonts w:cs="Arial"/>
                </w:rPr>
                <w:delText>All</w:delText>
              </w:r>
            </w:del>
          </w:p>
        </w:tc>
      </w:tr>
      <w:tr w:rsidR="007A4381" w:rsidRPr="0018283A" w14:paraId="27171065" w14:textId="77777777" w:rsidTr="0018283A">
        <w:trPr>
          <w:cnfStyle w:val="000000100000" w:firstRow="0" w:lastRow="0" w:firstColumn="0" w:lastColumn="0" w:oddVBand="0" w:evenVBand="0" w:oddHBand="1" w:evenHBand="0" w:firstRowFirstColumn="0" w:firstRowLastColumn="0" w:lastRowFirstColumn="0" w:lastRowLastColumn="0"/>
          <w:del w:id="123" w:author="Daniel Kuhn" w:date="2026-09-25T21:13:00Z" w16du:dateUtc="2026-09-26T01:13:00Z"/>
        </w:trPr>
        <w:tc>
          <w:tcPr>
            <w:cnfStyle w:val="001000000000" w:firstRow="0" w:lastRow="0" w:firstColumn="1" w:lastColumn="0" w:oddVBand="0" w:evenVBand="0" w:oddHBand="0" w:evenHBand="0" w:firstRowFirstColumn="0" w:firstRowLastColumn="0" w:lastRowFirstColumn="0" w:lastRowLastColumn="0"/>
            <w:tcW w:w="1548" w:type="dxa"/>
            <w:shd w:val="clear" w:color="auto" w:fill="FFFFFF" w:themeFill="background1"/>
          </w:tcPr>
          <w:p w14:paraId="05985AAF" w14:textId="77777777" w:rsidR="007A4381" w:rsidRPr="0018283A" w:rsidRDefault="00695422" w:rsidP="007A4381">
            <w:pPr>
              <w:rPr>
                <w:del w:id="124" w:author="Daniel Kuhn" w:date="2026-09-25T21:13:00Z" w16du:dateUtc="2026-09-26T01:13:00Z"/>
                <w:rFonts w:cs="Arial"/>
                <w:b/>
                <w:color w:val="auto"/>
              </w:rPr>
            </w:pPr>
            <w:del w:id="125" w:author="Daniel Kuhn" w:date="2026-09-25T21:13:00Z" w16du:dateUtc="2026-09-26T01:13:00Z">
              <w:r>
                <w:rPr>
                  <w:rFonts w:cs="Arial"/>
                  <w:color w:val="auto"/>
                </w:rPr>
                <w:delText>15</w:delText>
              </w:r>
              <w:r w:rsidR="000962E8">
                <w:rPr>
                  <w:rFonts w:cs="Arial"/>
                  <w:color w:val="auto"/>
                </w:rPr>
                <w:delText>.</w:delText>
              </w:r>
              <w:r>
                <w:rPr>
                  <w:rFonts w:cs="Arial"/>
                  <w:color w:val="auto"/>
                </w:rPr>
                <w:delText>4</w:delText>
              </w:r>
              <w:r w:rsidR="007A4381" w:rsidRPr="0018283A">
                <w:rPr>
                  <w:rFonts w:cs="Arial"/>
                  <w:color w:val="auto"/>
                </w:rPr>
                <w:delText>0</w:delText>
              </w:r>
            </w:del>
          </w:p>
        </w:tc>
        <w:tc>
          <w:tcPr>
            <w:tcW w:w="5107" w:type="dxa"/>
            <w:shd w:val="clear" w:color="auto" w:fill="FFFFFF" w:themeFill="background1"/>
          </w:tcPr>
          <w:p w14:paraId="40DB9E27" w14:textId="77777777" w:rsidR="007A4381" w:rsidRPr="0018283A" w:rsidRDefault="007A4381" w:rsidP="008A2140">
            <w:pPr>
              <w:cnfStyle w:val="000000100000" w:firstRow="0" w:lastRow="0" w:firstColumn="0" w:lastColumn="0" w:oddVBand="0" w:evenVBand="0" w:oddHBand="1" w:evenHBand="0" w:firstRowFirstColumn="0" w:firstRowLastColumn="0" w:lastRowFirstColumn="0" w:lastRowLastColumn="0"/>
              <w:rPr>
                <w:del w:id="126" w:author="Daniel Kuhn" w:date="2026-09-25T21:13:00Z" w16du:dateUtc="2026-09-26T01:13:00Z"/>
                <w:rFonts w:cs="Arial"/>
                <w:color w:val="auto"/>
              </w:rPr>
            </w:pPr>
            <w:del w:id="127" w:author="Daniel Kuhn" w:date="2026-09-25T21:13:00Z" w16du:dateUtc="2026-09-26T01:13:00Z">
              <w:r w:rsidRPr="0018283A">
                <w:rPr>
                  <w:rFonts w:cs="Arial"/>
                  <w:color w:val="auto"/>
                </w:rPr>
                <w:delText xml:space="preserve">Date of next </w:delText>
              </w:r>
              <w:r w:rsidR="0010123D" w:rsidRPr="0018283A">
                <w:rPr>
                  <w:rFonts w:cs="Arial"/>
                  <w:color w:val="auto"/>
                </w:rPr>
                <w:delText>meeting</w:delText>
              </w:r>
              <w:r w:rsidR="0010123D">
                <w:rPr>
                  <w:rFonts w:cs="Arial"/>
                  <w:color w:val="auto"/>
                </w:rPr>
                <w:delText xml:space="preserve"> </w:delText>
              </w:r>
              <w:r w:rsidR="0010123D" w:rsidRPr="0018283A">
                <w:rPr>
                  <w:rFonts w:cs="Arial"/>
                  <w:color w:val="auto"/>
                </w:rPr>
                <w:delText>&amp;</w:delText>
              </w:r>
              <w:r w:rsidRPr="0018283A">
                <w:rPr>
                  <w:rFonts w:cs="Arial"/>
                  <w:color w:val="auto"/>
                </w:rPr>
                <w:delText xml:space="preserve"> Close</w:delText>
              </w:r>
            </w:del>
          </w:p>
        </w:tc>
        <w:tc>
          <w:tcPr>
            <w:tcW w:w="3240" w:type="dxa"/>
            <w:shd w:val="clear" w:color="auto" w:fill="auto"/>
          </w:tcPr>
          <w:p w14:paraId="444F08F2" w14:textId="77777777" w:rsidR="007A4381" w:rsidRPr="0018283A" w:rsidRDefault="007A4381" w:rsidP="007A4381">
            <w:pPr>
              <w:cnfStyle w:val="000000100000" w:firstRow="0" w:lastRow="0" w:firstColumn="0" w:lastColumn="0" w:oddVBand="0" w:evenVBand="0" w:oddHBand="1" w:evenHBand="0" w:firstRowFirstColumn="0" w:firstRowLastColumn="0" w:lastRowFirstColumn="0" w:lastRowLastColumn="0"/>
              <w:rPr>
                <w:del w:id="128" w:author="Daniel Kuhn" w:date="2026-09-25T21:13:00Z" w16du:dateUtc="2026-09-26T01:13:00Z"/>
                <w:rFonts w:cs="Arial"/>
              </w:rPr>
            </w:pPr>
            <w:del w:id="129" w:author="Daniel Kuhn" w:date="2026-09-25T21:13:00Z" w16du:dateUtc="2026-09-26T01:13:00Z">
              <w:r w:rsidRPr="0018283A">
                <w:rPr>
                  <w:rFonts w:cs="Arial"/>
                </w:rPr>
                <w:delText>Chair/Co-Chair</w:delText>
              </w:r>
            </w:del>
          </w:p>
        </w:tc>
      </w:tr>
    </w:tbl>
    <w:p w14:paraId="3ADCBC6C" w14:textId="77777777" w:rsidR="00E72146" w:rsidRDefault="00E72146" w:rsidP="0018283A">
      <w:pPr>
        <w:rPr>
          <w:del w:id="130" w:author="Daniel Kuhn" w:date="2026-09-25T21:13:00Z" w16du:dateUtc="2026-09-26T01:13:00Z"/>
          <w:rFonts w:cs="Arial"/>
        </w:rPr>
      </w:pPr>
    </w:p>
    <w:p w14:paraId="41354AE2" w14:textId="77777777" w:rsidR="00B7314A" w:rsidRDefault="00B7314A" w:rsidP="0018283A">
      <w:pPr>
        <w:rPr>
          <w:del w:id="131" w:author="Daniel Kuhn" w:date="2026-09-25T21:13:00Z" w16du:dateUtc="2026-09-26T01:13:00Z"/>
          <w:rFonts w:cs="Arial"/>
        </w:rPr>
      </w:pPr>
      <w:del w:id="132" w:author="Daniel Kuhn" w:date="2026-09-25T21:13:00Z" w16du:dateUtc="2026-09-26T01:13:00Z">
        <w:r>
          <w:rPr>
            <w:rFonts w:cs="Arial"/>
          </w:rPr>
          <w:delText>Huddle</w:delText>
        </w:r>
      </w:del>
    </w:p>
    <w:p w14:paraId="34869D2A" w14:textId="77777777" w:rsidR="00B7314A" w:rsidRPr="0018283A" w:rsidRDefault="00B7314A" w:rsidP="00212C9E">
      <w:pPr>
        <w:jc w:val="center"/>
        <w:rPr>
          <w:rFonts w:cs="Arial"/>
        </w:rPr>
        <w:pPrChange w:id="133" w:author="Daniel Kuhn" w:date="2026-09-25T21:13:00Z" w16du:dateUtc="2026-09-26T01:13:00Z">
          <w:pPr/>
        </w:pPrChange>
      </w:pPr>
    </w:p>
    <w:sectPr w:rsidR="00B7314A" w:rsidRPr="0018283A" w:rsidSect="00E633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ill Sans MT">
    <w:panose1 w:val="020B0502020104020203"/>
    <w:charset w:val="4D"/>
    <w:family w:val="swiss"/>
    <w:pitch w:val="variable"/>
    <w:sig w:usb0="00000003" w:usb1="00000000" w:usb2="00000000" w:usb3="00000000" w:csb0="00000003" w:csb1="00000000"/>
  </w:font>
  <w:font w:name="Calibri">
    <w:panose1 w:val="020F0502020204030204"/>
    <w:charset w:val="00"/>
    <w:family w:val="swiss"/>
    <w:pitch w:val="variable"/>
    <w:sig w:usb0="E4002EFF" w:usb1="C000247B" w:usb2="00000009" w:usb3="00000000" w:csb0="000001FF" w:csb1="00000000"/>
  </w:font>
  <w:font w:name="Aparajita">
    <w:panose1 w:val="02020603050405020304"/>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2147A4"/>
    <w:multiLevelType w:val="hybridMultilevel"/>
    <w:tmpl w:val="63CE6AA8"/>
    <w:lvl w:ilvl="0" w:tplc="7B004CC0">
      <w:numFmt w:val="bullet"/>
      <w:lvlText w:val="-"/>
      <w:lvlJc w:val="left"/>
      <w:pPr>
        <w:ind w:left="720" w:hanging="360"/>
      </w:pPr>
      <w:rPr>
        <w:rFonts w:ascii="Gill Sans MT" w:eastAsiaTheme="minorHAnsi" w:hAnsi="Gill Sans MT" w:cs="Aparajita"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886CCC"/>
    <w:multiLevelType w:val="hybridMultilevel"/>
    <w:tmpl w:val="38404E5A"/>
    <w:lvl w:ilvl="0" w:tplc="9D78B5D6">
      <w:numFmt w:val="bullet"/>
      <w:lvlText w:val="-"/>
      <w:lvlJc w:val="left"/>
      <w:pPr>
        <w:ind w:left="360" w:hanging="360"/>
      </w:pPr>
      <w:rPr>
        <w:rFonts w:ascii="Calibri" w:eastAsiaTheme="minorHAnsi" w:hAnsi="Calibri" w:cstheme="minorBid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0353A0"/>
    <w:multiLevelType w:val="hybridMultilevel"/>
    <w:tmpl w:val="B552A53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FDE69E6"/>
    <w:multiLevelType w:val="hybridMultilevel"/>
    <w:tmpl w:val="F26CAD4E"/>
    <w:lvl w:ilvl="0" w:tplc="396406AC">
      <w:start w:val="1"/>
      <w:numFmt w:val="bullet"/>
      <w:lvlText w:val=""/>
      <w:lvlJc w:val="left"/>
      <w:pPr>
        <w:ind w:left="1080"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44799F"/>
    <w:multiLevelType w:val="hybridMultilevel"/>
    <w:tmpl w:val="3A16E67A"/>
    <w:lvl w:ilvl="0" w:tplc="04090003">
      <w:start w:val="1"/>
      <w:numFmt w:val="bullet"/>
      <w:lvlText w:val="o"/>
      <w:lvlJc w:val="left"/>
      <w:pPr>
        <w:ind w:left="720" w:hanging="360"/>
      </w:pPr>
      <w:rPr>
        <w:rFonts w:ascii="Courier New" w:hAnsi="Courier New" w:cs="Courier New"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EC3E58"/>
    <w:multiLevelType w:val="hybridMultilevel"/>
    <w:tmpl w:val="109CB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F44882"/>
    <w:multiLevelType w:val="hybridMultilevel"/>
    <w:tmpl w:val="259C39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9F801A2"/>
    <w:multiLevelType w:val="hybridMultilevel"/>
    <w:tmpl w:val="9B36DF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A196100"/>
    <w:multiLevelType w:val="hybridMultilevel"/>
    <w:tmpl w:val="01D0E9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8C3368"/>
    <w:multiLevelType w:val="hybridMultilevel"/>
    <w:tmpl w:val="B1F0F450"/>
    <w:lvl w:ilvl="0" w:tplc="50DC80FC">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AC93679"/>
    <w:multiLevelType w:val="multilevel"/>
    <w:tmpl w:val="12C8D1BA"/>
    <w:lvl w:ilvl="0">
      <w:start w:val="14"/>
      <w:numFmt w:val="decimal"/>
      <w:lvlText w:val="%1"/>
      <w:lvlJc w:val="left"/>
      <w:pPr>
        <w:ind w:left="480" w:hanging="480"/>
      </w:pPr>
      <w:rPr>
        <w:rFonts w:hint="default"/>
      </w:rPr>
    </w:lvl>
    <w:lvl w:ilvl="1">
      <w:start w:val="4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1BEF626C"/>
    <w:multiLevelType w:val="hybridMultilevel"/>
    <w:tmpl w:val="4F0029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D770DAE"/>
    <w:multiLevelType w:val="hybridMultilevel"/>
    <w:tmpl w:val="1D84A8AE"/>
    <w:lvl w:ilvl="0" w:tplc="9D78B5D6">
      <w:numFmt w:val="bullet"/>
      <w:lvlText w:val="-"/>
      <w:lvlJc w:val="left"/>
      <w:pPr>
        <w:ind w:left="360" w:hanging="360"/>
      </w:pPr>
      <w:rPr>
        <w:rFonts w:ascii="Calibri" w:eastAsiaTheme="minorHAnsi" w:hAnsi="Calibri" w:cstheme="minorBid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DAA330F"/>
    <w:multiLevelType w:val="hybridMultilevel"/>
    <w:tmpl w:val="C1BE3F3E"/>
    <w:lvl w:ilvl="0" w:tplc="75047C52">
      <w:numFmt w:val="bullet"/>
      <w:lvlText w:val="-"/>
      <w:lvlJc w:val="left"/>
      <w:pPr>
        <w:ind w:left="720" w:hanging="360"/>
      </w:pPr>
      <w:rPr>
        <w:rFonts w:ascii="Gill Sans MT" w:eastAsiaTheme="minorHAnsi" w:hAnsi="Gill Sans MT" w:cs="Aparajit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675F4"/>
    <w:multiLevelType w:val="hybridMultilevel"/>
    <w:tmpl w:val="BD4A4228"/>
    <w:lvl w:ilvl="0" w:tplc="9D78B5D6">
      <w:numFmt w:val="bullet"/>
      <w:lvlText w:val="-"/>
      <w:lvlJc w:val="left"/>
      <w:pPr>
        <w:ind w:left="360" w:hanging="360"/>
      </w:pPr>
      <w:rPr>
        <w:rFonts w:ascii="Calibri" w:eastAsiaTheme="minorHAnsi" w:hAnsi="Calibri" w:cstheme="minorBid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638446E"/>
    <w:multiLevelType w:val="hybridMultilevel"/>
    <w:tmpl w:val="9D6004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36BB5C67"/>
    <w:multiLevelType w:val="hybridMultilevel"/>
    <w:tmpl w:val="356E4A3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37A86072"/>
    <w:multiLevelType w:val="hybridMultilevel"/>
    <w:tmpl w:val="8D4C1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5E3335"/>
    <w:multiLevelType w:val="hybridMultilevel"/>
    <w:tmpl w:val="8E283174"/>
    <w:lvl w:ilvl="0" w:tplc="04090005">
      <w:start w:val="1"/>
      <w:numFmt w:val="bullet"/>
      <w:lvlText w:val=""/>
      <w:lvlJc w:val="left"/>
      <w:pPr>
        <w:ind w:left="360" w:hanging="360"/>
      </w:pPr>
      <w:rPr>
        <w:rFonts w:ascii="Wingdings" w:hAnsi="Wingdings"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B667099"/>
    <w:multiLevelType w:val="hybridMultilevel"/>
    <w:tmpl w:val="EDDE13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8216BA"/>
    <w:multiLevelType w:val="hybridMultilevel"/>
    <w:tmpl w:val="9FB09C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09F560A"/>
    <w:multiLevelType w:val="hybridMultilevel"/>
    <w:tmpl w:val="8E98BEE6"/>
    <w:lvl w:ilvl="0" w:tplc="66263636">
      <w:numFmt w:val="bullet"/>
      <w:lvlText w:val="•"/>
      <w:lvlJc w:val="left"/>
      <w:pPr>
        <w:ind w:left="1080" w:hanging="720"/>
      </w:pPr>
      <w:rPr>
        <w:rFonts w:ascii="Aparajita" w:eastAsiaTheme="minorHAnsi" w:hAnsi="Aparajita" w:cs="Aparajit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6A1744"/>
    <w:multiLevelType w:val="hybridMultilevel"/>
    <w:tmpl w:val="9D427C70"/>
    <w:lvl w:ilvl="0" w:tplc="04090003">
      <w:start w:val="1"/>
      <w:numFmt w:val="bullet"/>
      <w:lvlText w:val="o"/>
      <w:lvlJc w:val="left"/>
      <w:pPr>
        <w:ind w:left="720" w:hanging="360"/>
      </w:pPr>
      <w:rPr>
        <w:rFonts w:ascii="Courier New" w:hAnsi="Courier New" w:cs="Courier New"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7990114"/>
    <w:multiLevelType w:val="hybridMultilevel"/>
    <w:tmpl w:val="13B0A736"/>
    <w:lvl w:ilvl="0" w:tplc="04090003">
      <w:start w:val="1"/>
      <w:numFmt w:val="bullet"/>
      <w:lvlText w:val="o"/>
      <w:lvlJc w:val="left"/>
      <w:pPr>
        <w:ind w:left="360" w:hanging="360"/>
      </w:pPr>
      <w:rPr>
        <w:rFonts w:ascii="Courier New" w:hAnsi="Courier New" w:cs="Courier New"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AA86688"/>
    <w:multiLevelType w:val="hybridMultilevel"/>
    <w:tmpl w:val="8B0A68C0"/>
    <w:lvl w:ilvl="0" w:tplc="396406AC">
      <w:start w:val="1"/>
      <w:numFmt w:val="bullet"/>
      <w:lvlText w:val=""/>
      <w:lvlJc w:val="left"/>
      <w:pPr>
        <w:ind w:left="1080"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5C7E49"/>
    <w:multiLevelType w:val="hybridMultilevel"/>
    <w:tmpl w:val="14460E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DA6CF0"/>
    <w:multiLevelType w:val="hybridMultilevel"/>
    <w:tmpl w:val="A2CA9FA0"/>
    <w:lvl w:ilvl="0" w:tplc="3DCAC07A">
      <w:numFmt w:val="bullet"/>
      <w:lvlText w:val="-"/>
      <w:lvlJc w:val="left"/>
      <w:pPr>
        <w:ind w:left="360" w:hanging="360"/>
      </w:pPr>
      <w:rPr>
        <w:rFonts w:ascii="Calibri" w:eastAsiaTheme="minorHAnsi" w:hAnsi="Calibri" w:cstheme="minorBidi" w:hint="default"/>
        <w:b/>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2C64A35"/>
    <w:multiLevelType w:val="hybridMultilevel"/>
    <w:tmpl w:val="7C4286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2F078DA"/>
    <w:multiLevelType w:val="hybridMultilevel"/>
    <w:tmpl w:val="3B1AC2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8F91979"/>
    <w:multiLevelType w:val="hybridMultilevel"/>
    <w:tmpl w:val="7CFE8D5E"/>
    <w:lvl w:ilvl="0" w:tplc="04090003">
      <w:start w:val="1"/>
      <w:numFmt w:val="bullet"/>
      <w:lvlText w:val="o"/>
      <w:lvlJc w:val="left"/>
      <w:pPr>
        <w:ind w:left="720" w:hanging="360"/>
      </w:pPr>
      <w:rPr>
        <w:rFonts w:ascii="Courier New" w:hAnsi="Courier New" w:cs="Courier New"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260DE1"/>
    <w:multiLevelType w:val="hybridMultilevel"/>
    <w:tmpl w:val="5DA63A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D8D2CAB"/>
    <w:multiLevelType w:val="hybridMultilevel"/>
    <w:tmpl w:val="B9706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1C6F29"/>
    <w:multiLevelType w:val="hybridMultilevel"/>
    <w:tmpl w:val="6E54ED5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0CA6E2C"/>
    <w:multiLevelType w:val="hybridMultilevel"/>
    <w:tmpl w:val="A4C6DB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22A2605"/>
    <w:multiLevelType w:val="hybridMultilevel"/>
    <w:tmpl w:val="90DA78F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2732652"/>
    <w:multiLevelType w:val="hybridMultilevel"/>
    <w:tmpl w:val="9BC43A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47B0870"/>
    <w:multiLevelType w:val="hybridMultilevel"/>
    <w:tmpl w:val="B9022D06"/>
    <w:lvl w:ilvl="0" w:tplc="396406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550042D"/>
    <w:multiLevelType w:val="hybridMultilevel"/>
    <w:tmpl w:val="2918F3D0"/>
    <w:lvl w:ilvl="0" w:tplc="9D78B5D6">
      <w:numFmt w:val="bullet"/>
      <w:lvlText w:val="-"/>
      <w:lvlJc w:val="left"/>
      <w:pPr>
        <w:ind w:left="720" w:hanging="360"/>
      </w:pPr>
      <w:rPr>
        <w:rFonts w:ascii="Calibri" w:eastAsiaTheme="minorHAnsi" w:hAnsi="Calibri"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AE47C4D"/>
    <w:multiLevelType w:val="hybridMultilevel"/>
    <w:tmpl w:val="F402849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BBD78BC"/>
    <w:multiLevelType w:val="hybridMultilevel"/>
    <w:tmpl w:val="3CD4DEC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C072384"/>
    <w:multiLevelType w:val="hybridMultilevel"/>
    <w:tmpl w:val="6F048EC0"/>
    <w:lvl w:ilvl="0" w:tplc="7B004CC0">
      <w:numFmt w:val="bullet"/>
      <w:lvlText w:val="-"/>
      <w:lvlJc w:val="left"/>
      <w:pPr>
        <w:ind w:left="720" w:hanging="360"/>
      </w:pPr>
      <w:rPr>
        <w:rFonts w:ascii="Gill Sans MT" w:eastAsiaTheme="minorHAnsi" w:hAnsi="Gill Sans MT" w:cs="Aparajita"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C80314F"/>
    <w:multiLevelType w:val="hybridMultilevel"/>
    <w:tmpl w:val="AEEE8724"/>
    <w:lvl w:ilvl="0" w:tplc="1C0C429C">
      <w:numFmt w:val="bullet"/>
      <w:lvlText w:val="-"/>
      <w:lvlJc w:val="left"/>
      <w:pPr>
        <w:ind w:left="720" w:hanging="360"/>
      </w:pPr>
      <w:rPr>
        <w:rFonts w:ascii="Calibri" w:eastAsiaTheme="minorHAnsi"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CFE0B4C"/>
    <w:multiLevelType w:val="hybridMultilevel"/>
    <w:tmpl w:val="0FAA4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D9B18E6"/>
    <w:multiLevelType w:val="hybridMultilevel"/>
    <w:tmpl w:val="C192B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E662177"/>
    <w:multiLevelType w:val="hybridMultilevel"/>
    <w:tmpl w:val="BDE8E4BA"/>
    <w:lvl w:ilvl="0" w:tplc="7B004CC0">
      <w:numFmt w:val="bullet"/>
      <w:lvlText w:val="-"/>
      <w:lvlJc w:val="left"/>
      <w:pPr>
        <w:ind w:left="720" w:hanging="360"/>
      </w:pPr>
      <w:rPr>
        <w:rFonts w:ascii="Gill Sans MT" w:eastAsiaTheme="minorHAnsi" w:hAnsi="Gill Sans MT" w:cs="Aparajit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239524E"/>
    <w:multiLevelType w:val="hybridMultilevel"/>
    <w:tmpl w:val="157469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3CA6415"/>
    <w:multiLevelType w:val="hybridMultilevel"/>
    <w:tmpl w:val="8E28FDCC"/>
    <w:lvl w:ilvl="0" w:tplc="66263636">
      <w:numFmt w:val="bullet"/>
      <w:lvlText w:val="•"/>
      <w:lvlJc w:val="left"/>
      <w:pPr>
        <w:ind w:left="1080" w:hanging="720"/>
      </w:pPr>
      <w:rPr>
        <w:rFonts w:ascii="Aparajita" w:eastAsiaTheme="minorHAnsi" w:hAnsi="Aparajita" w:cs="Aparajit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84683E"/>
    <w:multiLevelType w:val="hybridMultilevel"/>
    <w:tmpl w:val="E08E328C"/>
    <w:lvl w:ilvl="0" w:tplc="9D78B5D6">
      <w:numFmt w:val="bullet"/>
      <w:lvlText w:val="-"/>
      <w:lvlJc w:val="left"/>
      <w:pPr>
        <w:ind w:left="720" w:hanging="360"/>
      </w:pPr>
      <w:rPr>
        <w:rFonts w:ascii="Calibri" w:eastAsiaTheme="minorHAnsi" w:hAnsi="Calibri"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B042CF9"/>
    <w:multiLevelType w:val="hybridMultilevel"/>
    <w:tmpl w:val="2518856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4954219">
    <w:abstractNumId w:val="2"/>
  </w:num>
  <w:num w:numId="2" w16cid:durableId="64226408">
    <w:abstractNumId w:val="45"/>
  </w:num>
  <w:num w:numId="3" w16cid:durableId="226384227">
    <w:abstractNumId w:val="6"/>
  </w:num>
  <w:num w:numId="4" w16cid:durableId="1517771872">
    <w:abstractNumId w:val="15"/>
  </w:num>
  <w:num w:numId="5" w16cid:durableId="1020741285">
    <w:abstractNumId w:val="7"/>
  </w:num>
  <w:num w:numId="6" w16cid:durableId="240218948">
    <w:abstractNumId w:val="1"/>
  </w:num>
  <w:num w:numId="7" w16cid:durableId="1768580420">
    <w:abstractNumId w:val="12"/>
  </w:num>
  <w:num w:numId="8" w16cid:durableId="936905804">
    <w:abstractNumId w:val="26"/>
  </w:num>
  <w:num w:numId="9" w16cid:durableId="887108148">
    <w:abstractNumId w:val="14"/>
  </w:num>
  <w:num w:numId="10" w16cid:durableId="1367483486">
    <w:abstractNumId w:val="35"/>
  </w:num>
  <w:num w:numId="11" w16cid:durableId="1112094566">
    <w:abstractNumId w:val="30"/>
  </w:num>
  <w:num w:numId="12" w16cid:durableId="969021384">
    <w:abstractNumId w:val="33"/>
  </w:num>
  <w:num w:numId="13" w16cid:durableId="341977730">
    <w:abstractNumId w:val="39"/>
  </w:num>
  <w:num w:numId="14" w16cid:durableId="814838112">
    <w:abstractNumId w:val="48"/>
  </w:num>
  <w:num w:numId="15" w16cid:durableId="360470593">
    <w:abstractNumId w:val="18"/>
  </w:num>
  <w:num w:numId="16" w16cid:durableId="615257473">
    <w:abstractNumId w:val="5"/>
  </w:num>
  <w:num w:numId="17" w16cid:durableId="1361474192">
    <w:abstractNumId w:val="17"/>
  </w:num>
  <w:num w:numId="18" w16cid:durableId="529874830">
    <w:abstractNumId w:val="43"/>
  </w:num>
  <w:num w:numId="19" w16cid:durableId="1343896171">
    <w:abstractNumId w:val="42"/>
  </w:num>
  <w:num w:numId="20" w16cid:durableId="422529985">
    <w:abstractNumId w:val="31"/>
  </w:num>
  <w:num w:numId="21" w16cid:durableId="877013371">
    <w:abstractNumId w:val="21"/>
  </w:num>
  <w:num w:numId="22" w16cid:durableId="137648304">
    <w:abstractNumId w:val="46"/>
  </w:num>
  <w:num w:numId="23" w16cid:durableId="587661647">
    <w:abstractNumId w:val="27"/>
  </w:num>
  <w:num w:numId="24" w16cid:durableId="785587037">
    <w:abstractNumId w:val="3"/>
  </w:num>
  <w:num w:numId="25" w16cid:durableId="2114353661">
    <w:abstractNumId w:val="24"/>
  </w:num>
  <w:num w:numId="26" w16cid:durableId="361518561">
    <w:abstractNumId w:val="29"/>
  </w:num>
  <w:num w:numId="27" w16cid:durableId="1037319335">
    <w:abstractNumId w:val="37"/>
  </w:num>
  <w:num w:numId="28" w16cid:durableId="443576036">
    <w:abstractNumId w:val="47"/>
  </w:num>
  <w:num w:numId="29" w16cid:durableId="216939413">
    <w:abstractNumId w:val="4"/>
  </w:num>
  <w:num w:numId="30" w16cid:durableId="651568122">
    <w:abstractNumId w:val="44"/>
  </w:num>
  <w:num w:numId="31" w16cid:durableId="465320508">
    <w:abstractNumId w:val="13"/>
  </w:num>
  <w:num w:numId="32" w16cid:durableId="1061440912">
    <w:abstractNumId w:val="0"/>
  </w:num>
  <w:num w:numId="33" w16cid:durableId="700281702">
    <w:abstractNumId w:val="40"/>
  </w:num>
  <w:num w:numId="34" w16cid:durableId="1534077529">
    <w:abstractNumId w:val="38"/>
  </w:num>
  <w:num w:numId="35" w16cid:durableId="2011173739">
    <w:abstractNumId w:val="23"/>
  </w:num>
  <w:num w:numId="36" w16cid:durableId="926966702">
    <w:abstractNumId w:val="32"/>
  </w:num>
  <w:num w:numId="37" w16cid:durableId="1735741536">
    <w:abstractNumId w:val="34"/>
  </w:num>
  <w:num w:numId="38" w16cid:durableId="2143770235">
    <w:abstractNumId w:val="19"/>
  </w:num>
  <w:num w:numId="39" w16cid:durableId="1962178673">
    <w:abstractNumId w:val="22"/>
  </w:num>
  <w:num w:numId="40" w16cid:durableId="1275357451">
    <w:abstractNumId w:val="36"/>
  </w:num>
  <w:num w:numId="41" w16cid:durableId="1397243936">
    <w:abstractNumId w:val="16"/>
  </w:num>
  <w:num w:numId="42" w16cid:durableId="1337686226">
    <w:abstractNumId w:val="28"/>
  </w:num>
  <w:num w:numId="43" w16cid:durableId="1732919179">
    <w:abstractNumId w:val="20"/>
  </w:num>
  <w:num w:numId="44" w16cid:durableId="1492674238">
    <w:abstractNumId w:val="11"/>
  </w:num>
  <w:num w:numId="45" w16cid:durableId="1049454300">
    <w:abstractNumId w:val="25"/>
  </w:num>
  <w:num w:numId="46" w16cid:durableId="1578513959">
    <w:abstractNumId w:val="9"/>
  </w:num>
  <w:num w:numId="47" w16cid:durableId="262567109">
    <w:abstractNumId w:val="41"/>
  </w:num>
  <w:num w:numId="48" w16cid:durableId="990988092">
    <w:abstractNumId w:val="10"/>
  </w:num>
  <w:num w:numId="49" w16cid:durableId="1945771797">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788"/>
    <w:rsid w:val="00013387"/>
    <w:rsid w:val="0003320A"/>
    <w:rsid w:val="000459D9"/>
    <w:rsid w:val="000462C3"/>
    <w:rsid w:val="0006537D"/>
    <w:rsid w:val="00083DAD"/>
    <w:rsid w:val="0009455F"/>
    <w:rsid w:val="00095F83"/>
    <w:rsid w:val="000962E8"/>
    <w:rsid w:val="000B4319"/>
    <w:rsid w:val="000C0205"/>
    <w:rsid w:val="000F7D51"/>
    <w:rsid w:val="0010123D"/>
    <w:rsid w:val="00110AC6"/>
    <w:rsid w:val="00111D5F"/>
    <w:rsid w:val="001231D6"/>
    <w:rsid w:val="00131916"/>
    <w:rsid w:val="0014019B"/>
    <w:rsid w:val="001422BD"/>
    <w:rsid w:val="001502E3"/>
    <w:rsid w:val="00150CFF"/>
    <w:rsid w:val="00172D7E"/>
    <w:rsid w:val="00180425"/>
    <w:rsid w:val="0018283A"/>
    <w:rsid w:val="001A0B91"/>
    <w:rsid w:val="001A30EF"/>
    <w:rsid w:val="001D072F"/>
    <w:rsid w:val="001D4DD0"/>
    <w:rsid w:val="001D4E8E"/>
    <w:rsid w:val="001E044D"/>
    <w:rsid w:val="001E4403"/>
    <w:rsid w:val="001E6DC2"/>
    <w:rsid w:val="001E7270"/>
    <w:rsid w:val="001E7679"/>
    <w:rsid w:val="001F1744"/>
    <w:rsid w:val="00212C9E"/>
    <w:rsid w:val="00215286"/>
    <w:rsid w:val="002459B7"/>
    <w:rsid w:val="00247EF6"/>
    <w:rsid w:val="002614B7"/>
    <w:rsid w:val="0026276A"/>
    <w:rsid w:val="00266AF8"/>
    <w:rsid w:val="00267762"/>
    <w:rsid w:val="00267CD1"/>
    <w:rsid w:val="002711E1"/>
    <w:rsid w:val="00272EED"/>
    <w:rsid w:val="00273AC8"/>
    <w:rsid w:val="00284479"/>
    <w:rsid w:val="002942A5"/>
    <w:rsid w:val="00297669"/>
    <w:rsid w:val="002A5F9A"/>
    <w:rsid w:val="002C09F6"/>
    <w:rsid w:val="002C0A1D"/>
    <w:rsid w:val="002C5800"/>
    <w:rsid w:val="002D22B4"/>
    <w:rsid w:val="0031117A"/>
    <w:rsid w:val="00325B32"/>
    <w:rsid w:val="00332700"/>
    <w:rsid w:val="003370DC"/>
    <w:rsid w:val="0034061E"/>
    <w:rsid w:val="00343DDB"/>
    <w:rsid w:val="003460FE"/>
    <w:rsid w:val="003756A2"/>
    <w:rsid w:val="00375E42"/>
    <w:rsid w:val="003852D6"/>
    <w:rsid w:val="00385BED"/>
    <w:rsid w:val="0038645C"/>
    <w:rsid w:val="00391112"/>
    <w:rsid w:val="00391386"/>
    <w:rsid w:val="003B3CDB"/>
    <w:rsid w:val="003D556D"/>
    <w:rsid w:val="003E3CCD"/>
    <w:rsid w:val="003E3D9B"/>
    <w:rsid w:val="003E643F"/>
    <w:rsid w:val="0041737F"/>
    <w:rsid w:val="00422BE6"/>
    <w:rsid w:val="00431BB8"/>
    <w:rsid w:val="00463669"/>
    <w:rsid w:val="004738E0"/>
    <w:rsid w:val="004759FE"/>
    <w:rsid w:val="004A4964"/>
    <w:rsid w:val="004B4612"/>
    <w:rsid w:val="004B768D"/>
    <w:rsid w:val="004C4013"/>
    <w:rsid w:val="004D167F"/>
    <w:rsid w:val="004E1E3B"/>
    <w:rsid w:val="00501476"/>
    <w:rsid w:val="005034A2"/>
    <w:rsid w:val="00504F1D"/>
    <w:rsid w:val="00514AE0"/>
    <w:rsid w:val="00525C78"/>
    <w:rsid w:val="00540AAE"/>
    <w:rsid w:val="005514A2"/>
    <w:rsid w:val="00553A78"/>
    <w:rsid w:val="00554F5D"/>
    <w:rsid w:val="0056426A"/>
    <w:rsid w:val="005A6935"/>
    <w:rsid w:val="005C3DE1"/>
    <w:rsid w:val="005E2E9E"/>
    <w:rsid w:val="005F0EBD"/>
    <w:rsid w:val="005F4E7B"/>
    <w:rsid w:val="005F66B4"/>
    <w:rsid w:val="00604B2B"/>
    <w:rsid w:val="00617ECA"/>
    <w:rsid w:val="0064123F"/>
    <w:rsid w:val="00664AD5"/>
    <w:rsid w:val="00665EDE"/>
    <w:rsid w:val="00676682"/>
    <w:rsid w:val="00686AEB"/>
    <w:rsid w:val="00686F74"/>
    <w:rsid w:val="006903F3"/>
    <w:rsid w:val="00690847"/>
    <w:rsid w:val="00691CC0"/>
    <w:rsid w:val="00695422"/>
    <w:rsid w:val="006A6855"/>
    <w:rsid w:val="006D3028"/>
    <w:rsid w:val="006D61FC"/>
    <w:rsid w:val="006E4AA1"/>
    <w:rsid w:val="006F2FA7"/>
    <w:rsid w:val="007072FB"/>
    <w:rsid w:val="00713FAA"/>
    <w:rsid w:val="00715C95"/>
    <w:rsid w:val="00715CB3"/>
    <w:rsid w:val="00725BF7"/>
    <w:rsid w:val="00731B16"/>
    <w:rsid w:val="00737522"/>
    <w:rsid w:val="007616BF"/>
    <w:rsid w:val="00761A19"/>
    <w:rsid w:val="00766D67"/>
    <w:rsid w:val="00780616"/>
    <w:rsid w:val="00783481"/>
    <w:rsid w:val="007905E1"/>
    <w:rsid w:val="007A4381"/>
    <w:rsid w:val="007D5DA4"/>
    <w:rsid w:val="007E08E6"/>
    <w:rsid w:val="007F136E"/>
    <w:rsid w:val="007F3D41"/>
    <w:rsid w:val="007F5F50"/>
    <w:rsid w:val="008038A9"/>
    <w:rsid w:val="00811F82"/>
    <w:rsid w:val="008313B1"/>
    <w:rsid w:val="00845713"/>
    <w:rsid w:val="008479F0"/>
    <w:rsid w:val="00847DED"/>
    <w:rsid w:val="00870115"/>
    <w:rsid w:val="00874584"/>
    <w:rsid w:val="0087563E"/>
    <w:rsid w:val="00890A00"/>
    <w:rsid w:val="008A2140"/>
    <w:rsid w:val="008A5788"/>
    <w:rsid w:val="008B1ECD"/>
    <w:rsid w:val="0090075F"/>
    <w:rsid w:val="00903493"/>
    <w:rsid w:val="009039CE"/>
    <w:rsid w:val="00911752"/>
    <w:rsid w:val="009161CE"/>
    <w:rsid w:val="00917523"/>
    <w:rsid w:val="00921E61"/>
    <w:rsid w:val="0093603A"/>
    <w:rsid w:val="009408D1"/>
    <w:rsid w:val="0094125C"/>
    <w:rsid w:val="00943753"/>
    <w:rsid w:val="009454F3"/>
    <w:rsid w:val="00975954"/>
    <w:rsid w:val="00985AA1"/>
    <w:rsid w:val="00987D71"/>
    <w:rsid w:val="00A15B00"/>
    <w:rsid w:val="00A2522C"/>
    <w:rsid w:val="00A441E5"/>
    <w:rsid w:val="00A4636F"/>
    <w:rsid w:val="00A511C7"/>
    <w:rsid w:val="00A51CC0"/>
    <w:rsid w:val="00A60EAB"/>
    <w:rsid w:val="00A64094"/>
    <w:rsid w:val="00A64A20"/>
    <w:rsid w:val="00A65E2D"/>
    <w:rsid w:val="00A67A38"/>
    <w:rsid w:val="00A82FE5"/>
    <w:rsid w:val="00A853EE"/>
    <w:rsid w:val="00AA1C57"/>
    <w:rsid w:val="00AB24A2"/>
    <w:rsid w:val="00AC30F8"/>
    <w:rsid w:val="00AD446D"/>
    <w:rsid w:val="00AD5164"/>
    <w:rsid w:val="00AE3E93"/>
    <w:rsid w:val="00AE732A"/>
    <w:rsid w:val="00AF0911"/>
    <w:rsid w:val="00B10BDD"/>
    <w:rsid w:val="00B216D5"/>
    <w:rsid w:val="00B35A46"/>
    <w:rsid w:val="00B503B1"/>
    <w:rsid w:val="00B7314A"/>
    <w:rsid w:val="00BA5A4D"/>
    <w:rsid w:val="00BB519F"/>
    <w:rsid w:val="00BC4BBE"/>
    <w:rsid w:val="00BC6D51"/>
    <w:rsid w:val="00BD4008"/>
    <w:rsid w:val="00BF1BA8"/>
    <w:rsid w:val="00BF1F28"/>
    <w:rsid w:val="00BF2FFC"/>
    <w:rsid w:val="00BF76CA"/>
    <w:rsid w:val="00C003A1"/>
    <w:rsid w:val="00C027AE"/>
    <w:rsid w:val="00C0515C"/>
    <w:rsid w:val="00C05E3F"/>
    <w:rsid w:val="00C11B73"/>
    <w:rsid w:val="00C2078B"/>
    <w:rsid w:val="00C2120A"/>
    <w:rsid w:val="00C2660B"/>
    <w:rsid w:val="00C35A95"/>
    <w:rsid w:val="00C42D87"/>
    <w:rsid w:val="00C42F42"/>
    <w:rsid w:val="00C549AF"/>
    <w:rsid w:val="00C63329"/>
    <w:rsid w:val="00C8661A"/>
    <w:rsid w:val="00C90C6A"/>
    <w:rsid w:val="00C9300B"/>
    <w:rsid w:val="00CB0CCC"/>
    <w:rsid w:val="00CD4B77"/>
    <w:rsid w:val="00CE1496"/>
    <w:rsid w:val="00CF498F"/>
    <w:rsid w:val="00D20607"/>
    <w:rsid w:val="00D44F61"/>
    <w:rsid w:val="00D453EA"/>
    <w:rsid w:val="00D61BE6"/>
    <w:rsid w:val="00D72CD2"/>
    <w:rsid w:val="00D72E9D"/>
    <w:rsid w:val="00DB2B6C"/>
    <w:rsid w:val="00DD06F2"/>
    <w:rsid w:val="00DD11CA"/>
    <w:rsid w:val="00DE72B2"/>
    <w:rsid w:val="00E14BAC"/>
    <w:rsid w:val="00E25561"/>
    <w:rsid w:val="00E46170"/>
    <w:rsid w:val="00E4762E"/>
    <w:rsid w:val="00E56BCD"/>
    <w:rsid w:val="00E63325"/>
    <w:rsid w:val="00E651F8"/>
    <w:rsid w:val="00E65467"/>
    <w:rsid w:val="00E72146"/>
    <w:rsid w:val="00E82023"/>
    <w:rsid w:val="00E867E3"/>
    <w:rsid w:val="00EA5F1D"/>
    <w:rsid w:val="00EC2471"/>
    <w:rsid w:val="00EE7986"/>
    <w:rsid w:val="00EF5974"/>
    <w:rsid w:val="00F00B28"/>
    <w:rsid w:val="00F037E3"/>
    <w:rsid w:val="00F046B6"/>
    <w:rsid w:val="00F12F06"/>
    <w:rsid w:val="00F34A39"/>
    <w:rsid w:val="00F34D73"/>
    <w:rsid w:val="00F3646E"/>
    <w:rsid w:val="00F463C0"/>
    <w:rsid w:val="00F5032B"/>
    <w:rsid w:val="00F6087D"/>
    <w:rsid w:val="00F60FD6"/>
    <w:rsid w:val="00F82032"/>
    <w:rsid w:val="00F86D5B"/>
    <w:rsid w:val="00F948A7"/>
    <w:rsid w:val="00FA1C58"/>
    <w:rsid w:val="00FB1486"/>
    <w:rsid w:val="00FC1AE8"/>
    <w:rsid w:val="00FD5EEC"/>
    <w:rsid w:val="00FD765A"/>
    <w:rsid w:val="00FE390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D276C"/>
  <w15:docId w15:val="{45D7FC77-B114-468B-8EBC-DA856F1AC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PrChange w:id="0" w:author="Daniel Kuhn" w:date="2026-09-25T21:13:00Z">
        <w:pPr>
          <w:spacing w:after="200" w:line="276" w:lineRule="auto"/>
        </w:pPr>
      </w:pPrChange>
    </w:pPr>
    <w:rPr>
      <w:rPrChange w:id="0" w:author="Daniel Kuhn" w:date="2026-09-25T21:13:00Z">
        <w:rPr>
          <w:rFonts w:asciiTheme="minorHAnsi" w:eastAsiaTheme="minorHAnsi" w:hAnsiTheme="minorHAnsi" w:cstheme="minorBidi"/>
          <w:sz w:val="22"/>
          <w:szCs w:val="22"/>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5788"/>
    <w:pPr>
      <w:ind w:left="720"/>
      <w:contextualSpacing/>
    </w:pPr>
  </w:style>
  <w:style w:type="table" w:styleId="TableGrid">
    <w:name w:val="Table Grid"/>
    <w:basedOn w:val="TableNormal"/>
    <w:uiPriority w:val="59"/>
    <w:rsid w:val="008A57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247EF6"/>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5">
    <w:name w:val="Light Shading Accent 5"/>
    <w:basedOn w:val="TableNormal"/>
    <w:uiPriority w:val="60"/>
    <w:rsid w:val="00247EF6"/>
    <w:pPr>
      <w:spacing w:after="0" w:line="240" w:lineRule="auto"/>
    </w:pPr>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paragraph" w:styleId="PlainText">
    <w:name w:val="Plain Text"/>
    <w:basedOn w:val="Normal"/>
    <w:link w:val="PlainTextChar"/>
    <w:uiPriority w:val="99"/>
    <w:unhideWhenUsed/>
    <w:rsid w:val="00C2660B"/>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C2660B"/>
    <w:rPr>
      <w:rFonts w:ascii="Calibri" w:hAnsi="Calibri"/>
      <w:szCs w:val="21"/>
    </w:rPr>
  </w:style>
  <w:style w:type="table" w:styleId="MediumGrid1">
    <w:name w:val="Medium Grid 1"/>
    <w:basedOn w:val="TableNormal"/>
    <w:uiPriority w:val="67"/>
    <w:rsid w:val="004759F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List1">
    <w:name w:val="Medium List 1"/>
    <w:basedOn w:val="TableNormal"/>
    <w:uiPriority w:val="65"/>
    <w:rsid w:val="004759FE"/>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ColorfulGrid-Accent5">
    <w:name w:val="Colorful Grid Accent 5"/>
    <w:basedOn w:val="TableNormal"/>
    <w:uiPriority w:val="73"/>
    <w:rsid w:val="00713FA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Shading2-Accent3">
    <w:name w:val="Medium Shading 2 Accent 3"/>
    <w:basedOn w:val="TableNormal"/>
    <w:uiPriority w:val="64"/>
    <w:rsid w:val="00713FA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Strong">
    <w:name w:val="Strong"/>
    <w:basedOn w:val="DefaultParagraphFont"/>
    <w:uiPriority w:val="22"/>
    <w:qFormat/>
    <w:rsid w:val="00713FAA"/>
    <w:rPr>
      <w:b/>
      <w:bCs/>
    </w:rPr>
  </w:style>
  <w:style w:type="character" w:styleId="Emphasis">
    <w:name w:val="Emphasis"/>
    <w:basedOn w:val="DefaultParagraphFont"/>
    <w:uiPriority w:val="20"/>
    <w:qFormat/>
    <w:rsid w:val="00713FAA"/>
    <w:rPr>
      <w:i/>
      <w:iCs/>
    </w:rPr>
  </w:style>
  <w:style w:type="table" w:styleId="LightGrid-Accent1">
    <w:name w:val="Light Grid Accent 1"/>
    <w:basedOn w:val="TableNormal"/>
    <w:uiPriority w:val="62"/>
    <w:rsid w:val="00504F1D"/>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ColorfulGrid-Accent3">
    <w:name w:val="Colorful Grid Accent 3"/>
    <w:basedOn w:val="TableNormal"/>
    <w:uiPriority w:val="73"/>
    <w:rsid w:val="00504F1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character" w:styleId="CommentReference">
    <w:name w:val="annotation reference"/>
    <w:basedOn w:val="DefaultParagraphFont"/>
    <w:uiPriority w:val="99"/>
    <w:semiHidden/>
    <w:unhideWhenUsed/>
    <w:rsid w:val="00131916"/>
    <w:rPr>
      <w:sz w:val="16"/>
      <w:szCs w:val="16"/>
    </w:rPr>
  </w:style>
  <w:style w:type="paragraph" w:styleId="CommentText">
    <w:name w:val="annotation text"/>
    <w:basedOn w:val="Normal"/>
    <w:link w:val="CommentTextChar"/>
    <w:uiPriority w:val="99"/>
    <w:semiHidden/>
    <w:unhideWhenUsed/>
    <w:rsid w:val="00131916"/>
    <w:pPr>
      <w:spacing w:line="240" w:lineRule="auto"/>
    </w:pPr>
    <w:rPr>
      <w:sz w:val="20"/>
      <w:szCs w:val="20"/>
    </w:rPr>
  </w:style>
  <w:style w:type="character" w:customStyle="1" w:styleId="CommentTextChar">
    <w:name w:val="Comment Text Char"/>
    <w:basedOn w:val="DefaultParagraphFont"/>
    <w:link w:val="CommentText"/>
    <w:uiPriority w:val="99"/>
    <w:semiHidden/>
    <w:rsid w:val="00131916"/>
    <w:rPr>
      <w:sz w:val="20"/>
      <w:szCs w:val="20"/>
    </w:rPr>
  </w:style>
  <w:style w:type="paragraph" w:styleId="CommentSubject">
    <w:name w:val="annotation subject"/>
    <w:basedOn w:val="CommentText"/>
    <w:next w:val="CommentText"/>
    <w:link w:val="CommentSubjectChar"/>
    <w:uiPriority w:val="99"/>
    <w:semiHidden/>
    <w:unhideWhenUsed/>
    <w:rsid w:val="00131916"/>
    <w:rPr>
      <w:b/>
      <w:bCs/>
    </w:rPr>
  </w:style>
  <w:style w:type="character" w:customStyle="1" w:styleId="CommentSubjectChar">
    <w:name w:val="Comment Subject Char"/>
    <w:basedOn w:val="CommentTextChar"/>
    <w:link w:val="CommentSubject"/>
    <w:uiPriority w:val="99"/>
    <w:semiHidden/>
    <w:rsid w:val="00131916"/>
    <w:rPr>
      <w:b/>
      <w:bCs/>
      <w:sz w:val="20"/>
      <w:szCs w:val="20"/>
    </w:rPr>
  </w:style>
  <w:style w:type="paragraph" w:styleId="BalloonText">
    <w:name w:val="Balloon Text"/>
    <w:basedOn w:val="Normal"/>
    <w:link w:val="BalloonTextChar"/>
    <w:uiPriority w:val="99"/>
    <w:semiHidden/>
    <w:unhideWhenUsed/>
    <w:rsid w:val="001319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1916"/>
    <w:rPr>
      <w:rFonts w:ascii="Tahoma" w:hAnsi="Tahoma" w:cs="Tahoma"/>
      <w:sz w:val="16"/>
      <w:szCs w:val="16"/>
    </w:rPr>
  </w:style>
  <w:style w:type="paragraph" w:styleId="NoSpacing">
    <w:name w:val="No Spacing"/>
    <w:uiPriority w:val="1"/>
    <w:qFormat/>
    <w:rsid w:val="00DD06F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90922001">
      <w:bodyDiv w:val="1"/>
      <w:marLeft w:val="0"/>
      <w:marRight w:val="0"/>
      <w:marTop w:val="0"/>
      <w:marBottom w:val="0"/>
      <w:divBdr>
        <w:top w:val="none" w:sz="0" w:space="0" w:color="auto"/>
        <w:left w:val="none" w:sz="0" w:space="0" w:color="auto"/>
        <w:bottom w:val="none" w:sz="0" w:space="0" w:color="auto"/>
        <w:right w:val="none" w:sz="0" w:space="0" w:color="auto"/>
      </w:divBdr>
    </w:div>
    <w:div w:id="1773042095">
      <w:bodyDiv w:val="1"/>
      <w:marLeft w:val="0"/>
      <w:marRight w:val="0"/>
      <w:marTop w:val="0"/>
      <w:marBottom w:val="0"/>
      <w:divBdr>
        <w:top w:val="none" w:sz="0" w:space="0" w:color="auto"/>
        <w:left w:val="none" w:sz="0" w:space="0" w:color="auto"/>
        <w:bottom w:val="none" w:sz="0" w:space="0" w:color="auto"/>
        <w:right w:val="none" w:sz="0" w:space="0" w:color="auto"/>
      </w:divBdr>
    </w:div>
    <w:div w:id="2072072571">
      <w:bodyDiv w:val="1"/>
      <w:marLeft w:val="0"/>
      <w:marRight w:val="0"/>
      <w:marTop w:val="0"/>
      <w:marBottom w:val="0"/>
      <w:divBdr>
        <w:top w:val="none" w:sz="0" w:space="0" w:color="auto"/>
        <w:left w:val="none" w:sz="0" w:space="0" w:color="auto"/>
        <w:bottom w:val="none" w:sz="0" w:space="0" w:color="auto"/>
        <w:right w:val="none" w:sz="0" w:space="0" w:color="auto"/>
      </w:divBdr>
    </w:div>
    <w:div w:id="2131511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429</TotalTime>
  <Pages>2</Pages>
  <Words>295</Words>
  <Characters>1685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DFID</Company>
  <LinksUpToDate>false</LinksUpToDate>
  <CharactersWithSpaces>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Deborah Ash</dc:creator>
  <cp:lastModifiedBy>Arthur Souza Rodrigues</cp:lastModifiedBy>
  <cp:revision>1</cp:revision>
  <cp:lastPrinted>2018-12-11T10:56:00Z</cp:lastPrinted>
  <dcterms:created xsi:type="dcterms:W3CDTF">2019-10-29T09:08:00Z</dcterms:created>
  <dcterms:modified xsi:type="dcterms:W3CDTF">2026-09-26T01:13:00Z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f0e7d78dd41ce6c9434937f561668701859684c78db3e0e27cccf3fa83251be1</vt:lpwstr>
  </property>
</Properties>
</file>