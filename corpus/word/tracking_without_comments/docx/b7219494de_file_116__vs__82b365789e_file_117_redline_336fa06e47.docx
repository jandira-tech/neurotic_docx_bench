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908ECE" w14:textId="77777777" w:rsidR="00225E54" w:rsidRDefault="00225E54">
      <w:pPr>
        <w:rPr>
          <w:rFonts w:ascii="Arial" w:hAnsi="Arial"/>
          <w:b/>
          <w:sz w:val="40"/>
          <w:rPrChange w:id="0" w:author="Arthur Souza Rodrigues" w:date="2026-09-26T14:53:00Z" w16du:dateUtc="2026-09-26T18:53:00Z">
            <w:rPr>
              <w:b/>
              <w:bCs/>
            </w:rPr>
          </w:rPrChange>
        </w:rPr>
        <w:pPrChange w:id="1" w:author="Arthur Souza Rodrigues" w:date="2026-09-26T14:53:00Z" w16du:dateUtc="2026-09-26T18:53:00Z">
          <w:pPr>
            <w:jc w:val="right"/>
          </w:pPr>
        </w:pPrChange>
      </w:pPr>
      <w:r>
        <w:rPr>
          <w:rFonts w:ascii="Arial" w:hAnsi="Arial"/>
          <w:b/>
          <w:sz w:val="40"/>
          <w:rPrChange w:id="2" w:author="Arthur Souza Rodrigues" w:date="2026-09-26T14:53:00Z" w16du:dateUtc="2026-09-26T18:53:00Z">
            <w:rPr>
              <w:b/>
              <w:bCs/>
            </w:rPr>
          </w:rPrChange>
        </w:rPr>
        <w:t>file_</w:t>
      </w:r>
      <w:ins w:id="3" w:author="Arthur Souza Rodrigues" w:date="2026-09-26T14:53:00Z" w16du:dateUtc="2026-09-26T18:53:00Z">
        <w:r w:rsidR="00265707">
          <w:rPr>
            <w:rFonts w:ascii="Arial" w:hAnsi="Arial" w:cs="Arial"/>
            <w:b/>
            <w:bCs/>
            <w:sz w:val="40"/>
            <w:szCs w:val="40"/>
          </w:rPr>
          <w:t>117</w:t>
        </w:r>
      </w:ins>
      <w:del w:id="4" w:author="Arthur Souza Rodrigues" w:date="2026-09-26T14:53:00Z" w16du:dateUtc="2026-09-26T18:53:00Z">
        <w:r>
          <w:rPr>
            <w:b/>
            <w:bCs/>
          </w:rPr>
          <w:delText>116</w:delText>
        </w:r>
      </w:del>
      <w:r>
        <w:rPr>
          <w:rFonts w:ascii="Arial" w:hAnsi="Arial"/>
          <w:b/>
          <w:sz w:val="40"/>
          <w:rPrChange w:id="5" w:author="Arthur Souza Rodrigues" w:date="2026-09-26T14:53:00Z" w16du:dateUtc="2026-09-26T18:53:00Z">
            <w:rPr>
              <w:b/>
              <w:bCs/>
            </w:rPr>
          </w:rPrChange>
        </w:rPr>
        <w:t>.docx</w:t>
      </w:r>
    </w:p>
    <w:p w14:paraId="30263B9C" w14:textId="2B16037D" w:rsidR="002B7D1F" w:rsidRDefault="00050D55">
      <w:pPr>
        <w:pPrChange w:id="6" w:author="Arthur Souza Rodrigues" w:date="2026-09-26T14:53:00Z" w16du:dateUtc="2026-09-26T18:53:00Z">
          <w:pPr>
            <w:jc w:val="right"/>
          </w:pPr>
        </w:pPrChange>
      </w:pPr>
      <w:ins w:id="7" w:author="Arthur Souza Rodrigues" w:date="2026-09-26T14:53:00Z" w16du:dateUtc="2026-09-26T18:53:00Z">
        <w:r>
          <w:rPr>
            <w:rFonts w:ascii="Arial" w:hAnsi="Arial" w:cs="Arial"/>
            <w:b/>
            <w:bCs/>
            <w:sz w:val="40"/>
            <w:szCs w:val="40"/>
          </w:rPr>
          <w:t>Heading 1 Bold</w:t>
        </w:r>
      </w:ins>
      <w:del w:id="8" w:author="Arthur Souza Rodrigues" w:date="2026-09-26T14:53:00Z" w16du:dateUtc="2026-09-26T18:53:00Z">
        <w:r>
          <w:rPr>
            <w:b/>
            <w:bCs/>
          </w:rPr>
          <w:delText>Right Alignment</w:delText>
        </w:r>
      </w:del>
      <w:r>
        <w:rPr>
          <w:rFonts w:ascii="Arial" w:hAnsi="Arial"/>
          <w:b/>
          <w:sz w:val="40"/>
          <w:rPrChange w:id="9" w:author="Arthur Souza Rodrigues" w:date="2026-09-26T14:53:00Z" w16du:dateUtc="2026-09-26T18:53:00Z">
            <w:rPr>
              <w:b/>
              <w:bCs/>
            </w:rPr>
          </w:rPrChange>
        </w:rPr>
        <w:t xml:space="preserve"> Demo</w:t>
      </w:r>
    </w:p>
    <w:p w14:paraId="45C9AB02" w14:textId="77777777" w:rsidR="002B7D1F" w:rsidRDefault="00050D55">
      <w:pPr>
        <w:spacing w:before="400" w:after="120" w:line="240" w:lineRule="auto"/>
        <w:pPrChange w:id="10" w:author="Arthur Souza Rodrigues" w:date="2026-09-26T14:53:00Z" w16du:dateUtc="2026-09-26T18:53:00Z">
          <w:pPr>
            <w:jc w:val="right"/>
          </w:pPr>
        </w:pPrChange>
      </w:pPr>
      <w:r>
        <w:rPr>
          <w:rFonts w:ascii="Arial" w:hAnsi="Arial"/>
          <w:b/>
          <w:sz w:val="40"/>
          <w:rPrChange w:id="11" w:author="Arthur Souza Rodrigues" w:date="2026-09-26T14:53:00Z" w16du:dateUtc="2026-09-26T18:53:00Z">
            <w:rPr>
              <w:b/>
              <w:bCs/>
            </w:rPr>
          </w:rPrChange>
        </w:rPr>
        <w:t xml:space="preserve">This document </w:t>
      </w:r>
      <w:ins w:id="12" w:author="Arthur Souza Rodrigues" w:date="2026-09-26T14:53:00Z" w16du:dateUtc="2026-09-26T18:53:00Z">
        <w:r>
          <w:rPr>
            <w:rFonts w:ascii="Arial" w:hAnsi="Arial" w:cs="Arial"/>
            <w:b/>
            <w:bCs/>
            <w:sz w:val="40"/>
            <w:szCs w:val="40"/>
          </w:rPr>
          <w:t>shows Heading 1 style with extra bold emphasis</w:t>
        </w:r>
      </w:ins>
      <w:del w:id="13" w:author="Arthur Souza Rodrigues" w:date="2026-09-26T14:53:00Z" w16du:dateUtc="2026-09-26T18:53:00Z">
        <w:r>
          <w:rPr>
            <w:b/>
            <w:bCs/>
          </w:rPr>
          <w:delText>demonstrates right alignment</w:delText>
        </w:r>
      </w:del>
      <w:r>
        <w:rPr>
          <w:rFonts w:ascii="Arial" w:hAnsi="Arial"/>
          <w:b/>
          <w:sz w:val="40"/>
          <w:rPrChange w:id="14" w:author="Arthur Souza Rodrigues" w:date="2026-09-26T14:53:00Z" w16du:dateUtc="2026-09-26T18:53:00Z">
            <w:rPr>
              <w:b/>
              <w:bCs/>
            </w:rPr>
          </w:rPrChange>
        </w:rPr>
        <w:t>.</w:t>
      </w:r>
    </w:p>
    <w:p w14:paraId="64B255AC" w14:textId="77777777" w:rsidR="002B7D1F" w:rsidRDefault="00050D55">
      <w:pPr>
        <w:jc w:val="right"/>
        <w:rPr>
          <w:del w:id="15" w:author="Arthur Souza Rodrigues" w:date="2026-09-26T14:53:00Z" w16du:dateUtc="2026-09-26T18:53:00Z"/>
        </w:rPr>
      </w:pPr>
      <w:ins w:id="16" w:author="Arthur Souza Rodrigues" w:date="2026-09-26T14:53:00Z" w16du:dateUtc="2026-09-26T18:53:00Z">
        <w:r>
          <w:rPr>
            <w:rFonts w:ascii="Arial" w:hAnsi="Arial" w:cs="Arial"/>
            <w:b/>
            <w:bCs/>
            <w:sz w:val="40"/>
            <w:szCs w:val="40"/>
          </w:rPr>
          <w:t>Heading 1 with bold creates the strongest document headers.</w:t>
        </w:r>
      </w:ins>
      <w:del w:id="17" w:author="Arthur Souza Rodrigues" w:date="2026-09-26T14:53:00Z" w16du:dateUtc="2026-09-26T18:53:00Z">
        <w:r>
          <w:rPr>
            <w:b/>
            <w:bCs/>
          </w:rPr>
          <w:delText>All text is aligned to the right margin.</w:delText>
        </w:r>
      </w:del>
    </w:p>
    <w:p w14:paraId="288DA18B" w14:textId="77777777" w:rsidR="002B7D1F" w:rsidRDefault="00050D55">
      <w:pPr>
        <w:spacing w:before="400" w:after="120" w:line="240" w:lineRule="auto"/>
        <w:pPrChange w:id="18" w:author="Arthur Souza Rodrigues" w:date="2026-09-26T14:53:00Z" w16du:dateUtc="2026-09-26T18:53:00Z">
          <w:pPr>
            <w:jc w:val="right"/>
          </w:pPr>
        </w:pPrChange>
      </w:pPr>
      <w:del w:id="19" w:author="Arthur Souza Rodrigues" w:date="2026-09-26T14:53:00Z" w16du:dateUtc="2026-09-26T18:53:00Z">
        <w:r>
          <w:rPr>
            <w:b/>
            <w:bCs/>
          </w:rPr>
          <w:delText>Right alignment is used in certain layouts.</w:delText>
        </w:r>
      </w:del>
    </w:p>
    <w:sectPr w:rsidR="002B7D1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7D1F"/>
    <w:rsid w:val="00225E54"/>
    <w:rsid w:val="00241472"/>
    <w:rsid w:val="00265707"/>
    <w:rsid w:val="002B7D1F"/>
    <w:rsid w:val="002F5B90"/>
    <w:rsid w:val="007D5BFD"/>
    <w:rsid w:val="00BD1206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ED092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2026-05-14T16:50:00Z</dcterms:created>
  <dcterms:modified xsi:type="dcterms:W3CDTF">2026-09-26T18:53:00Z</dcterms:modified>
</cp:coreProperties>
</file>