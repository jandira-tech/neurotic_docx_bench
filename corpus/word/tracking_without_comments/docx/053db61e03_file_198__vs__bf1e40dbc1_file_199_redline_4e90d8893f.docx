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6"/>
      </w:tblGrid>
      <w:tr w:rsidR="00AF5E83" w14:paraId="395CCA7A" w14:textId="77777777">
        <w:trPr>
          <w:ins w:id="6" w:author="Arthur Souza Rodrigues" w:date="2026-09-26T14:56:00Z" w16du:dateUtc="2026-09-26T18:56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7D2F" w14:textId="77777777" w:rsidR="00405E2E" w:rsidRDefault="00405E2E">
            <w:pPr>
              <w:pStyle w:val="TableContents"/>
              <w:rPr>
                <w:ins w:id="7" w:author="Arthur Souza Rodrigues" w:date="2026-09-26T14:56:00Z" w16du:dateUtc="2026-09-26T18:56:00Z"/>
              </w:rPr>
            </w:pPr>
            <w:ins w:id="8" w:author="Arthur Souza Rodrigues" w:date="2026-09-26T14:56:00Z" w16du:dateUtc="2026-09-26T18:56:00Z">
              <w:r>
                <w:t>file_199.docx</w:t>
              </w:r>
            </w:ins>
          </w:p>
          <w:p w14:paraId="1008B6E3" w14:textId="49B9EC21" w:rsidR="00AF5E83" w:rsidRDefault="009D5D58">
            <w:pPr>
              <w:pStyle w:val="TableContents"/>
              <w:rPr>
                <w:ins w:id="9" w:author="Arthur Souza Rodrigues" w:date="2026-09-26T14:56:00Z" w16du:dateUtc="2026-09-26T18:56:00Z"/>
              </w:rPr>
            </w:pPr>
            <w:ins w:id="10" w:author="Arthur Souza Rodrigues" w:date="2026-09-26T14:56:00Z" w16du:dateUtc="2026-09-26T18:56:00Z">
              <w:r>
                <w:t>AAA</w:t>
              </w:r>
            </w:ins>
          </w:p>
        </w:tc>
      </w:tr>
      <w:tr w:rsidR="00AF5E83" w14:paraId="2528C249" w14:textId="77777777">
        <w:trPr>
          <w:ins w:id="11" w:author="Arthur Souza Rodrigues" w:date="2026-09-26T14:56:00Z" w16du:dateUtc="2026-09-26T18:56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8403" w14:textId="77777777" w:rsidR="00AF5E83" w:rsidRDefault="009D5D58">
            <w:pPr>
              <w:pStyle w:val="TableContents"/>
              <w:rPr>
                <w:ins w:id="12" w:author="Arthur Souza Rodrigues" w:date="2026-09-26T14:56:00Z" w16du:dateUtc="2026-09-26T18:56:00Z"/>
              </w:rPr>
            </w:pPr>
            <w:ins w:id="13" w:author="Arthur Souza Rodrigues" w:date="2026-09-26T14:56:00Z" w16du:dateUtc="2026-09-26T18:56:00Z">
              <w:r>
                <w:t>BBB</w:t>
              </w:r>
            </w:ins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2AD3" w14:textId="77777777" w:rsidR="00AF5E83" w:rsidRDefault="009D5D58">
            <w:pPr>
              <w:pStyle w:val="TableContents"/>
              <w:rPr>
                <w:ins w:id="14" w:author="Arthur Souza Rodrigues" w:date="2026-09-26T14:56:00Z" w16du:dateUtc="2026-09-26T18:56:00Z"/>
              </w:rPr>
            </w:pPr>
            <w:ins w:id="15" w:author="Arthur Souza Rodrigues" w:date="2026-09-26T14:56:00Z" w16du:dateUtc="2026-09-26T18:56:00Z">
              <w:r>
                <w:t>CCC</w:t>
              </w:r>
            </w:ins>
          </w:p>
        </w:tc>
      </w:tr>
      <w:tr w:rsidR="00AF5E83" w14:paraId="5685E526" w14:textId="77777777">
        <w:trPr>
          <w:ins w:id="16" w:author="Arthur Souza Rodrigues" w:date="2026-09-26T14:56:00Z" w16du:dateUtc="2026-09-26T18:56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237FF" w14:textId="77777777" w:rsidR="00AF5E83" w:rsidRDefault="00AF5E83">
            <w:pPr>
              <w:pStyle w:val="TableContents"/>
              <w:rPr>
                <w:ins w:id="17" w:author="Arthur Souza Rodrigues" w:date="2026-09-26T14:56:00Z" w16du:dateUtc="2026-09-26T18:56:00Z"/>
              </w:rPr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B046E" w14:textId="77777777" w:rsidR="00AF5E83" w:rsidRDefault="009D5D58">
            <w:pPr>
              <w:pStyle w:val="TableContents"/>
              <w:rPr>
                <w:ins w:id="18" w:author="Arthur Souza Rodrigues" w:date="2026-09-26T14:56:00Z" w16du:dateUtc="2026-09-26T18:56:00Z"/>
              </w:rPr>
            </w:pPr>
            <w:ins w:id="19" w:author="Arthur Souza Rodrigues" w:date="2026-09-26T14:56:00Z" w16du:dateUtc="2026-09-26T18:56:00Z">
              <w:r>
                <w:t>DDD</w:t>
              </w:r>
            </w:ins>
          </w:p>
        </w:tc>
      </w:tr>
      <w:tr w:rsidR="00AF5E83" w14:paraId="3037AE9D" w14:textId="77777777">
        <w:trPr>
          <w:ins w:id="20" w:author="Arthur Souza Rodrigues" w:date="2026-09-26T14:56:00Z" w16du:dateUtc="2026-09-26T18:56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4BFF0" w14:textId="77777777" w:rsidR="00AF5E83" w:rsidRDefault="009D5D58">
            <w:pPr>
              <w:pStyle w:val="TableContents"/>
              <w:jc w:val="right"/>
              <w:rPr>
                <w:ins w:id="21" w:author="Arthur Souza Rodrigues" w:date="2026-09-26T14:56:00Z" w16du:dateUtc="2026-09-26T18:56:00Z"/>
              </w:rPr>
            </w:pPr>
            <w:ins w:id="22" w:author="Arthur Souza Rodrigues" w:date="2026-09-26T14:56:00Z" w16du:dateUtc="2026-09-26T18:56:00Z">
              <w:r>
                <w:t>EEE</w:t>
              </w:r>
            </w:ins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451EC" w14:textId="77777777" w:rsidR="00AF5E83" w:rsidRDefault="009D5D58">
            <w:pPr>
              <w:rPr>
                <w:ins w:id="23" w:author="Arthur Souza Rodrigues" w:date="2026-09-26T14:56:00Z" w16du:dateUtc="2026-09-26T18:56:00Z"/>
              </w:rPr>
            </w:pPr>
            <w:ins w:id="24" w:author="Arthur Souza Rodrigues" w:date="2026-09-26T14:56:00Z" w16du:dateUtc="2026-09-26T18:56:00Z">
              <w:r>
                <w:t>FFF</w:t>
              </w:r>
            </w:ins>
          </w:p>
        </w:tc>
      </w:tr>
      <w:tr w:rsidR="00AF5E83" w14:paraId="02F145A5" w14:textId="77777777">
        <w:trPr>
          <w:ins w:id="25" w:author="Arthur Souza Rodrigues" w:date="2026-09-26T14:56:00Z" w16du:dateUtc="2026-09-26T18:56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329BBE" w14:textId="77777777" w:rsidR="00AF5E83" w:rsidRDefault="009D5D58">
            <w:pPr>
              <w:pStyle w:val="TableContents"/>
              <w:jc w:val="right"/>
              <w:rPr>
                <w:ins w:id="26" w:author="Arthur Souza Rodrigues" w:date="2026-09-26T14:56:00Z" w16du:dateUtc="2026-09-26T18:56:00Z"/>
              </w:rPr>
            </w:pPr>
            <w:ins w:id="27" w:author="Arthur Souza Rodrigues" w:date="2026-09-26T14:56:00Z" w16du:dateUtc="2026-09-26T18:56:00Z">
              <w:r>
                <w:t>GGG</w:t>
              </w:r>
            </w:ins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DB8A4" w14:textId="77777777" w:rsidR="00AF5E83" w:rsidRDefault="00AF5E83">
            <w:pPr>
              <w:rPr>
                <w:ins w:id="28" w:author="Arthur Souza Rodrigues" w:date="2026-09-26T14:56:00Z" w16du:dateUtc="2026-09-26T18:56:00Z"/>
              </w:rPr>
            </w:pPr>
          </w:p>
        </w:tc>
      </w:tr>
    </w:tbl>
    <w:p w14:paraId="7D098B27" w14:textId="77777777" w:rsidR="00AF5E83" w:rsidRDefault="00AF5E83">
      <w:pPr>
        <w:rPr>
          <w:ins w:id="29" w:author="Arthur Souza Rodrigues" w:date="2026-09-26T14:56:00Z" w16du:dateUtc="2026-09-26T18:56:00Z"/>
        </w:rPr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AF5E83" w14:paraId="231D4819" w14:textId="77777777">
        <w:trPr>
          <w:ins w:id="30" w:author="Arthur Souza Rodrigues" w:date="2026-09-26T14:56:00Z" w16du:dateUtc="2026-09-26T18:56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C4A8F" w14:textId="77777777" w:rsidR="00AF5E83" w:rsidRDefault="009D5D58">
            <w:pPr>
              <w:pStyle w:val="TableContents"/>
              <w:rPr>
                <w:ins w:id="31" w:author="Arthur Souza Rodrigues" w:date="2026-09-26T14:56:00Z" w16du:dateUtc="2026-09-26T18:56:00Z"/>
              </w:rPr>
            </w:pPr>
            <w:ins w:id="32" w:author="Arthur Souza Rodrigues" w:date="2026-09-26T14:56:00Z" w16du:dateUtc="2026-09-26T18:56:00Z">
              <w:r>
                <w:t>1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5363A" w14:textId="77777777" w:rsidR="00AF5E83" w:rsidRDefault="009D5D58">
            <w:pPr>
              <w:pStyle w:val="TableContents"/>
              <w:rPr>
                <w:ins w:id="33" w:author="Arthur Souza Rodrigues" w:date="2026-09-26T14:56:00Z" w16du:dateUtc="2026-09-26T18:56:00Z"/>
              </w:rPr>
            </w:pPr>
            <w:ins w:id="34" w:author="Arthur Souza Rodrigues" w:date="2026-09-26T14:56:00Z" w16du:dateUtc="2026-09-26T18:56:00Z">
              <w:r>
                <w:t>2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6E26AA" w14:textId="77777777" w:rsidR="00AF5E83" w:rsidRDefault="009D5D58">
            <w:pPr>
              <w:pStyle w:val="TableContents"/>
              <w:rPr>
                <w:ins w:id="35" w:author="Arthur Souza Rodrigues" w:date="2026-09-26T14:56:00Z" w16du:dateUtc="2026-09-26T18:56:00Z"/>
              </w:rPr>
            </w:pPr>
            <w:ins w:id="36" w:author="Arthur Souza Rodrigues" w:date="2026-09-26T14:56:00Z" w16du:dateUtc="2026-09-26T18:56:00Z">
              <w:r>
                <w:t>3</w:t>
              </w:r>
            </w:ins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E0832" w14:textId="77777777" w:rsidR="00AF5E83" w:rsidRDefault="009D5D58">
            <w:pPr>
              <w:pStyle w:val="TableContents"/>
              <w:rPr>
                <w:ins w:id="37" w:author="Arthur Souza Rodrigues" w:date="2026-09-26T14:56:00Z" w16du:dateUtc="2026-09-26T18:56:00Z"/>
              </w:rPr>
            </w:pPr>
            <w:ins w:id="38" w:author="Arthur Souza Rodrigues" w:date="2026-09-26T14:56:00Z" w16du:dateUtc="2026-09-26T18:56:00Z">
              <w:r>
                <w:t>4</w:t>
              </w:r>
            </w:ins>
          </w:p>
        </w:tc>
      </w:tr>
      <w:tr w:rsidR="00AF5E83" w14:paraId="7470D25D" w14:textId="77777777">
        <w:trPr>
          <w:ins w:id="39" w:author="Arthur Souza Rodrigues" w:date="2026-09-26T14:56:00Z" w16du:dateUtc="2026-09-26T18:56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63AA12" w14:textId="77777777" w:rsidR="00AF5E83" w:rsidRDefault="009D5D58">
            <w:pPr>
              <w:pStyle w:val="TableContents"/>
              <w:rPr>
                <w:ins w:id="40" w:author="Arthur Souza Rodrigues" w:date="2026-09-26T14:56:00Z" w16du:dateUtc="2026-09-26T18:56:00Z"/>
              </w:rPr>
            </w:pPr>
            <w:ins w:id="41" w:author="Arthur Souza Rodrigues" w:date="2026-09-26T14:56:00Z" w16du:dateUtc="2026-09-26T18:56:00Z">
              <w:r>
                <w:t>5</w:t>
              </w:r>
            </w:ins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8036DA" w14:textId="77777777" w:rsidR="00AF5E83" w:rsidRDefault="009D5D58">
            <w:pPr>
              <w:pStyle w:val="TableContents"/>
              <w:rPr>
                <w:ins w:id="42" w:author="Arthur Souza Rodrigues" w:date="2026-09-26T14:56:00Z" w16du:dateUtc="2026-09-26T18:56:00Z"/>
              </w:rPr>
            </w:pPr>
            <w:ins w:id="43" w:author="Arthur Souza Rodrigues" w:date="2026-09-26T14:56:00Z" w16du:dateUtc="2026-09-26T18:56:00Z">
              <w:r>
                <w:t>6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51986" w14:textId="77777777" w:rsidR="00AF5E83" w:rsidRDefault="009D5D58">
            <w:pPr>
              <w:pStyle w:val="TableContents"/>
              <w:rPr>
                <w:ins w:id="44" w:author="Arthur Souza Rodrigues" w:date="2026-09-26T14:56:00Z" w16du:dateUtc="2026-09-26T18:56:00Z"/>
              </w:rPr>
            </w:pPr>
            <w:ins w:id="45" w:author="Arthur Souza Rodrigues" w:date="2026-09-26T14:56:00Z" w16du:dateUtc="2026-09-26T18:56:00Z">
              <w:r>
                <w:t>7</w:t>
              </w:r>
            </w:ins>
          </w:p>
        </w:tc>
      </w:tr>
      <w:tr w:rsidR="00AF5E83" w14:paraId="57FACF38" w14:textId="77777777">
        <w:trPr>
          <w:ins w:id="46" w:author="Arthur Souza Rodrigues" w:date="2026-09-26T14:56:00Z" w16du:dateUtc="2026-09-26T18:56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32BD4" w14:textId="77777777" w:rsidR="00AF5E83" w:rsidRDefault="009D5D58">
            <w:pPr>
              <w:pStyle w:val="TableContents"/>
              <w:rPr>
                <w:ins w:id="47" w:author="Arthur Souza Rodrigues" w:date="2026-09-26T14:56:00Z" w16du:dateUtc="2026-09-26T18:56:00Z"/>
              </w:rPr>
            </w:pPr>
            <w:ins w:id="48" w:author="Arthur Souza Rodrigues" w:date="2026-09-26T14:56:00Z" w16du:dateUtc="2026-09-26T18:56:00Z">
              <w:r>
                <w:t>8</w:t>
              </w:r>
            </w:ins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F52906" w14:textId="77777777" w:rsidR="00AF5E83" w:rsidRDefault="00AF5E83">
            <w:pPr>
              <w:pStyle w:val="TableContents"/>
              <w:rPr>
                <w:ins w:id="49" w:author="Arthur Souza Rodrigues" w:date="2026-09-26T14:56:00Z" w16du:dateUtc="2026-09-26T18:56:00Z"/>
              </w:rPr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3B030" w14:textId="77777777" w:rsidR="00AF5E83" w:rsidRDefault="009D5D58">
            <w:pPr>
              <w:pStyle w:val="TableContents"/>
              <w:rPr>
                <w:ins w:id="50" w:author="Arthur Souza Rodrigues" w:date="2026-09-26T14:56:00Z" w16du:dateUtc="2026-09-26T18:56:00Z"/>
              </w:rPr>
            </w:pPr>
            <w:ins w:id="51" w:author="Arthur Souza Rodrigues" w:date="2026-09-26T14:56:00Z" w16du:dateUtc="2026-09-26T18:56:00Z">
              <w:r>
                <w:t>9</w:t>
              </w:r>
            </w:ins>
          </w:p>
        </w:tc>
      </w:tr>
      <w:tr w:rsidR="00AF5E83" w14:paraId="279F0CD3" w14:textId="77777777">
        <w:trPr>
          <w:ins w:id="52" w:author="Arthur Souza Rodrigues" w:date="2026-09-26T14:56:00Z" w16du:dateUtc="2026-09-26T18:56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C7082" w14:textId="77777777" w:rsidR="00AF5E83" w:rsidRDefault="009D5D58">
            <w:pPr>
              <w:pStyle w:val="TableContents"/>
              <w:rPr>
                <w:ins w:id="53" w:author="Arthur Souza Rodrigues" w:date="2026-09-26T14:56:00Z" w16du:dateUtc="2026-09-26T18:56:00Z"/>
              </w:rPr>
            </w:pPr>
            <w:ins w:id="54" w:author="Arthur Souza Rodrigues" w:date="2026-09-26T14:56:00Z" w16du:dateUtc="2026-09-26T18:56:00Z">
              <w:r>
                <w:t>10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50AE9" w14:textId="77777777" w:rsidR="00AF5E83" w:rsidRDefault="009D5D58">
            <w:pPr>
              <w:pStyle w:val="TableContents"/>
              <w:rPr>
                <w:ins w:id="55" w:author="Arthur Souza Rodrigues" w:date="2026-09-26T14:56:00Z" w16du:dateUtc="2026-09-26T18:56:00Z"/>
              </w:rPr>
            </w:pPr>
            <w:ins w:id="56" w:author="Arthur Souza Rodrigues" w:date="2026-09-26T14:56:00Z" w16du:dateUtc="2026-09-26T18:56:00Z">
              <w:r>
                <w:t>11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A064C2" w14:textId="77777777" w:rsidR="00AF5E83" w:rsidRDefault="009D5D58">
            <w:pPr>
              <w:pStyle w:val="TableContents"/>
              <w:rPr>
                <w:ins w:id="57" w:author="Arthur Souza Rodrigues" w:date="2026-09-26T14:56:00Z" w16du:dateUtc="2026-09-26T18:56:00Z"/>
              </w:rPr>
            </w:pPr>
            <w:ins w:id="58" w:author="Arthur Souza Rodrigues" w:date="2026-09-26T14:56:00Z" w16du:dateUtc="2026-09-26T18:56:00Z">
              <w:r>
                <w:t>12</w:t>
              </w:r>
            </w:ins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4657B1" w14:textId="77777777" w:rsidR="00AF5E83" w:rsidRDefault="009D5D58">
            <w:pPr>
              <w:pStyle w:val="TableContents"/>
              <w:rPr>
                <w:ins w:id="59" w:author="Arthur Souza Rodrigues" w:date="2026-09-26T14:56:00Z" w16du:dateUtc="2026-09-26T18:56:00Z"/>
              </w:rPr>
            </w:pPr>
            <w:ins w:id="60" w:author="Arthur Souza Rodrigues" w:date="2026-09-26T14:56:00Z" w16du:dateUtc="2026-09-26T18:56:00Z">
              <w:r>
                <w:t>13</w:t>
              </w:r>
            </w:ins>
          </w:p>
        </w:tc>
      </w:tr>
    </w:tbl>
    <w:p w14:paraId="59AEE65C" w14:textId="77777777" w:rsidR="007A54F8" w:rsidRDefault="007A54F8">
      <w:pPr>
        <w:rPr>
          <w:del w:id="61" w:author="Arthur Souza Rodrigues" w:date="2026-09-26T14:56:00Z" w16du:dateUtc="2026-09-26T18:56:00Z"/>
          <w:rFonts w:ascii="&quot;Calibri&quot;, Arial, sans-serif" w:hAnsi="&quot;Calibri&quot;, Arial, sans-serif" w:cs="&quot;Calibri&quot;, Arial, sans-serif"/>
        </w:rPr>
      </w:pPr>
      <w:del w:id="62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</w:rPr>
          <w:delText>file_198.docx</w:delText>
        </w:r>
      </w:del>
    </w:p>
    <w:p w14:paraId="65A69F4A" w14:textId="7F757FA5" w:rsidR="00BD6C32" w:rsidRDefault="009D5D58">
      <w:pPr>
        <w:rPr>
          <w:del w:id="63" w:author="Arthur Souza Rodrigues" w:date="2026-09-26T14:56:00Z" w16du:dateUtc="2026-09-26T18:56:00Z"/>
        </w:rPr>
      </w:pPr>
      <w:del w:id="64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</w:rPr>
          <w:delText>Calibri Font Demo</w:delText>
        </w:r>
      </w:del>
    </w:p>
    <w:p w14:paraId="4439CDDF" w14:textId="77777777" w:rsidR="00BD6C32" w:rsidRDefault="009D5D58">
      <w:pPr>
        <w:rPr>
          <w:del w:id="65" w:author="Arthur Souza Rodrigues" w:date="2026-09-26T14:56:00Z" w16du:dateUtc="2026-09-26T18:56:00Z"/>
        </w:rPr>
      </w:pPr>
      <w:del w:id="66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</w:rPr>
          <w:delText>This document demonstrates the Calibri font family.</w:delText>
        </w:r>
      </w:del>
    </w:p>
    <w:p w14:paraId="789BC4BE" w14:textId="77777777" w:rsidR="00BD6C32" w:rsidRDefault="009D5D58">
      <w:del w:id="67" w:author="Arthur Souza Rodrigues" w:date="2026-09-26T14:56:00Z" w16du:dateUtc="2026-09-26T18:56:00Z">
        <w:r>
          <w:rPr>
            <w:rFonts w:ascii="&quot;Calibri&quot;, Arial, sans-serif" w:hAnsi="&quot;Calibri&quot;, Arial, sans-serif" w:cs="&quot;Calibri&quot;, Arial, sans-serif"/>
          </w:rPr>
          <w:delText>Calibri is a modern sans-serif typeface used widely in documents.</w:delText>
        </w:r>
      </w:del>
    </w:p>
    <w:sectPr w:rsidR="00BD6C32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68" w:author="Arthur Souza Rodrigues" w:date="2026-09-26T14:56:00Z" w16du:dateUtc="2026-09-26T18:56:00Z">
        <w:sectPr w:rsidR="00BD6C32">
          <w:pgMar w:top="1440" w:right="1440" w:bottom="1440" w:left="1440" w:header="720" w:footer="720" w:gutter="0"/>
          <w:formProt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C32"/>
    <w:rsid w:val="002F5B90"/>
    <w:rsid w:val="00405E2E"/>
    <w:rsid w:val="007A54F8"/>
    <w:rsid w:val="009C65D0"/>
    <w:rsid w:val="00AF5E83"/>
    <w:rsid w:val="00BD6C32"/>
    <w:rsid w:val="00D53FE7"/>
    <w:rsid w:val="00D9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69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9-26T14:56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rthur Souza Rodrigues" w:date="2026-09-26T14:56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9-26T14:56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1" w:author="Arthur Souza Rodrigues" w:date="2026-09-26T14:56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9-26T14:56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9-26T14:56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D9344F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9-26T14:56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9-26T14:56:00Z">
        <w:rPr>
          <w:rFonts w:ascii="Liberation Serif" w:eastAsia="Droid Sans Fallback" w:hAnsi="Liberation Serif" w:cs="Lohit Hindi"/>
          <w:i/>
          <w:iCs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9-26T14:56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9-26T14:56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5" w:author="Arthur Souza Rodrigues" w:date="2026-09-26T14:56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rthur Souza Rodrigues" w:date="2026-09-26T14:56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2026-09-26T18:56:00Z</dcterms:modified>
</cp:coreProperties>
</file>