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ins w:id="0" w:author="Caio Pizzol" w:date="2026-09-26T15:06:00Z" w16du:dateUtc="2026-09-26T19:06:00Z"/>
          <w:rFonts w:eastAsiaTheme="minorEastAsia"/>
          <w:noProof/>
        </w:rPr>
      </w:pPr>
      <w:ins w:id="1" w:author="Caio Pizzol" w:date="2026-09-26T15:06:00Z" w16du:dateUtc="2026-09-26T19:06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ins w:id="2" w:author="Caio Pizzol" w:date="2026-09-26T15:06:00Z" w16du:dateUtc="2026-09-26T19:06:00Z"/>
          <w:rFonts w:eastAsiaTheme="minorEastAsia"/>
          <w:noProof/>
        </w:rPr>
      </w:pPr>
      <w:ins w:id="3" w:author="Caio Pizzol" w:date="2026-09-26T15:06:00Z" w16du:dateUtc="2026-09-26T19:06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ins w:id="4" w:author="Caio Pizzol" w:date="2026-09-26T15:06:00Z" w16du:dateUtc="2026-09-26T19:06:00Z"/>
          <w:rFonts w:eastAsiaTheme="minorEastAsia"/>
          <w:noProof/>
        </w:rPr>
      </w:pPr>
      <w:ins w:id="5" w:author="Caio Pizzol" w:date="2026-09-26T15:06:00Z" w16du:dateUtc="2026-09-26T19:06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ins w:id="6" w:author="Caio Pizzol" w:date="2026-09-26T15:06:00Z" w16du:dateUtc="2026-09-26T19:06:00Z"/>
          <w:rFonts w:eastAsiaTheme="minorEastAsia"/>
          <w:noProof/>
        </w:rPr>
      </w:pPr>
      <w:ins w:id="7" w:author="Caio Pizzol" w:date="2026-09-26T15:06:00Z" w16du:dateUtc="2026-09-26T19:06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ins w:id="8" w:author="Caio Pizzol" w:date="2026-09-26T15:06:00Z" w16du:dateUtc="2026-09-26T19:06:00Z"/>
          <w:rFonts w:eastAsiaTheme="minorEastAsia"/>
          <w:noProof/>
        </w:rPr>
      </w:pPr>
      <w:ins w:id="9" w:author="Caio Pizzol" w:date="2026-09-26T15:06:00Z" w16du:dateUtc="2026-09-26T19:06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ins w:id="10" w:author="Caio Pizzol" w:date="2026-09-26T15:06:00Z" w16du:dateUtc="2026-09-26T19:06:00Z"/>
          <w:rFonts w:eastAsiaTheme="minorEastAsia"/>
          <w:noProof/>
        </w:rPr>
      </w:pPr>
      <w:ins w:id="11" w:author="Caio Pizzol" w:date="2026-09-26T15:06:00Z" w16du:dateUtc="2026-09-26T19:06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ins w:id="12" w:author="Caio Pizzol" w:date="2026-09-26T15:06:00Z" w16du:dateUtc="2026-09-26T19:06:00Z"/>
          <w:rFonts w:eastAsiaTheme="minorEastAsia"/>
          <w:noProof/>
        </w:rPr>
      </w:pPr>
      <w:ins w:id="13" w:author="Caio Pizzol" w:date="2026-09-26T15:06:00Z" w16du:dateUtc="2026-09-26T19:06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870CDE" w14:textId="45DBD7BC" w:rsidR="004076D5" w:rsidRDefault="004076D5" w:rsidP="004076D5">
      <w:pPr>
        <w:pStyle w:val="Heading1"/>
        <w:rPr>
          <w:ins w:id="14" w:author="Caio Pizzol" w:date="2026-09-26T15:06:00Z" w16du:dateUtc="2026-09-26T19:06:00Z"/>
        </w:rPr>
      </w:pPr>
      <w:ins w:id="15" w:author="Caio Pizzol" w:date="2026-09-26T15:06:00Z" w16du:dateUtc="2026-09-26T19:06:00Z">
        <w:r>
          <w:fldChar w:fldCharType="end"/>
        </w:r>
      </w:ins>
    </w:p>
    <w:p w14:paraId="15B497F4" w14:textId="7CA978AA" w:rsidR="00DE0A42" w:rsidRDefault="004076D5" w:rsidP="004076D5">
      <w:pPr>
        <w:pStyle w:val="Heading1"/>
        <w:rPr>
          <w:ins w:id="16" w:author="Caio Pizzol" w:date="2026-09-26T15:06:00Z" w16du:dateUtc="2026-09-26T19:06:00Z"/>
        </w:rPr>
      </w:pPr>
      <w:bookmarkStart w:id="17" w:name="_Toc227765979"/>
      <w:ins w:id="18" w:author="Caio Pizzol" w:date="2026-09-26T15:06:00Z" w16du:dateUtc="2026-09-26T19:06:00Z">
        <w:r>
          <w:t>Introduction</w:t>
        </w:r>
        <w:bookmarkEnd w:id="17"/>
      </w:ins>
    </w:p>
    <w:p w14:paraId="49C7FCAC" w14:textId="183520DD" w:rsidR="004076D5" w:rsidRDefault="004076D5" w:rsidP="004076D5">
      <w:pPr>
        <w:rPr>
          <w:ins w:id="19" w:author="Caio Pizzol" w:date="2026-09-26T15:06:00Z" w16du:dateUtc="2026-09-26T19:06:00Z"/>
        </w:rPr>
      </w:pPr>
      <w:ins w:id="20" w:author="Caio Pizzol" w:date="2026-09-26T15:06:00Z" w16du:dateUtc="2026-09-26T19:06:00Z">
        <w:r>
          <w:t>This is the introduction section.</w:t>
        </w:r>
      </w:ins>
    </w:p>
    <w:p w14:paraId="622557C5" w14:textId="4DA50233" w:rsidR="004076D5" w:rsidRDefault="004076D5" w:rsidP="004076D5">
      <w:pPr>
        <w:pStyle w:val="Heading2"/>
        <w:rPr>
          <w:ins w:id="21" w:author="Caio Pizzol" w:date="2026-09-26T15:06:00Z" w16du:dateUtc="2026-09-26T19:06:00Z"/>
        </w:rPr>
      </w:pPr>
      <w:bookmarkStart w:id="22" w:name="_Toc227765980"/>
      <w:ins w:id="23" w:author="Caio Pizzol" w:date="2026-09-26T15:06:00Z" w16du:dateUtc="2026-09-26T19:06:00Z">
        <w:r>
          <w:t>Background</w:t>
        </w:r>
        <w:bookmarkEnd w:id="22"/>
      </w:ins>
    </w:p>
    <w:p w14:paraId="416EF529" w14:textId="44DA0C77" w:rsidR="004076D5" w:rsidRDefault="004076D5" w:rsidP="004076D5">
      <w:pPr>
        <w:rPr>
          <w:ins w:id="24" w:author="Caio Pizzol" w:date="2026-09-26T15:06:00Z" w16du:dateUtc="2026-09-26T19:06:00Z"/>
        </w:rPr>
      </w:pPr>
      <w:ins w:id="25" w:author="Caio Pizzol" w:date="2026-09-26T15:06:00Z" w16du:dateUtc="2026-09-26T19:06:00Z">
        <w:r>
          <w:t>Prior work focused on narrow aspects.</w:t>
        </w:r>
      </w:ins>
    </w:p>
    <w:p w14:paraId="7C1D1003" w14:textId="77777777" w:rsidR="004076D5" w:rsidRDefault="004076D5">
      <w:pPr>
        <w:rPr>
          <w:ins w:id="26" w:author="Caio Pizzol" w:date="2026-09-26T15:06:00Z" w16du:dateUtc="2026-09-26T19:06:00Z"/>
        </w:rPr>
      </w:pPr>
      <w:ins w:id="27" w:author="Caio Pizzol" w:date="2026-09-26T15:06:00Z" w16du:dateUtc="2026-09-26T19:06:00Z">
        <w:r>
          <w:br w:type="page"/>
        </w:r>
      </w:ins>
    </w:p>
    <w:p w14:paraId="6B37558E" w14:textId="01FC3AAE" w:rsidR="004076D5" w:rsidRDefault="004076D5" w:rsidP="004076D5">
      <w:pPr>
        <w:pStyle w:val="Heading1"/>
        <w:rPr>
          <w:ins w:id="28" w:author="Caio Pizzol" w:date="2026-09-26T15:06:00Z" w16du:dateUtc="2026-09-26T19:06:00Z"/>
        </w:rPr>
      </w:pPr>
      <w:bookmarkStart w:id="29" w:name="_Toc227765981"/>
      <w:ins w:id="30" w:author="Caio Pizzol" w:date="2026-09-26T15:06:00Z" w16du:dateUtc="2026-09-26T19:06:00Z">
        <w:r>
          <w:lastRenderedPageBreak/>
          <w:t>Methodology</w:t>
        </w:r>
        <w:bookmarkEnd w:id="29"/>
      </w:ins>
    </w:p>
    <w:p w14:paraId="44E73056" w14:textId="743633BF" w:rsidR="004076D5" w:rsidRDefault="004076D5" w:rsidP="004076D5">
      <w:pPr>
        <w:rPr>
          <w:ins w:id="31" w:author="Caio Pizzol" w:date="2026-09-26T15:06:00Z" w16du:dateUtc="2026-09-26T19:06:00Z"/>
        </w:rPr>
      </w:pPr>
      <w:ins w:id="32" w:author="Caio Pizzol" w:date="2026-09-26T15:06:00Z" w16du:dateUtc="2026-09-26T19:06:00Z">
        <w:r>
          <w:t>Three-step approach.</w:t>
        </w:r>
      </w:ins>
    </w:p>
    <w:p w14:paraId="75CC43B4" w14:textId="384E46EE" w:rsidR="004076D5" w:rsidRDefault="004076D5" w:rsidP="004076D5">
      <w:pPr>
        <w:pStyle w:val="Heading2"/>
        <w:rPr>
          <w:ins w:id="33" w:author="Caio Pizzol" w:date="2026-09-26T15:06:00Z" w16du:dateUtc="2026-09-26T19:06:00Z"/>
        </w:rPr>
      </w:pPr>
      <w:bookmarkStart w:id="34" w:name="_Toc227765982"/>
      <w:ins w:id="35" w:author="Caio Pizzol" w:date="2026-09-26T15:06:00Z" w16du:dateUtc="2026-09-26T19:06:00Z">
        <w:r>
          <w:t>Data Collection</w:t>
        </w:r>
        <w:bookmarkEnd w:id="34"/>
      </w:ins>
    </w:p>
    <w:p w14:paraId="64C47010" w14:textId="5F0BF831" w:rsidR="004076D5" w:rsidRDefault="004076D5" w:rsidP="004076D5">
      <w:pPr>
        <w:rPr>
          <w:ins w:id="36" w:author="Caio Pizzol" w:date="2026-09-26T15:06:00Z" w16du:dateUtc="2026-09-26T19:06:00Z"/>
        </w:rPr>
      </w:pPr>
      <w:ins w:id="37" w:author="Caio Pizzol" w:date="2026-09-26T15:06:00Z" w16du:dateUtc="2026-09-26T19:06:00Z">
        <w:r>
          <w:t>We gathered data for six months.</w:t>
        </w:r>
      </w:ins>
    </w:p>
    <w:p w14:paraId="72162987" w14:textId="574418FA" w:rsidR="004076D5" w:rsidRDefault="004076D5" w:rsidP="004076D5">
      <w:pPr>
        <w:pStyle w:val="Heading2"/>
        <w:rPr>
          <w:ins w:id="38" w:author="Caio Pizzol" w:date="2026-09-26T15:06:00Z" w16du:dateUtc="2026-09-26T19:06:00Z"/>
        </w:rPr>
      </w:pPr>
      <w:bookmarkStart w:id="39" w:name="_Toc227765983"/>
      <w:ins w:id="40" w:author="Caio Pizzol" w:date="2026-09-26T15:06:00Z" w16du:dateUtc="2026-09-26T19:06:00Z">
        <w:r>
          <w:t>Analysis</w:t>
        </w:r>
        <w:bookmarkEnd w:id="39"/>
      </w:ins>
    </w:p>
    <w:p w14:paraId="277901B0" w14:textId="6E58153A" w:rsidR="004076D5" w:rsidRDefault="004076D5" w:rsidP="004076D5">
      <w:pPr>
        <w:rPr>
          <w:ins w:id="41" w:author="Caio Pizzol" w:date="2026-09-26T15:06:00Z" w16du:dateUtc="2026-09-26T19:06:00Z"/>
        </w:rPr>
      </w:pPr>
      <w:ins w:id="42" w:author="Caio Pizzol" w:date="2026-09-26T15:06:00Z" w16du:dateUtc="2026-09-26T19:06:00Z">
        <w:r>
          <w:t>Two-phase analysis.</w:t>
        </w:r>
      </w:ins>
    </w:p>
    <w:p w14:paraId="44333E57" w14:textId="77777777" w:rsidR="004076D5" w:rsidRDefault="004076D5">
      <w:pPr>
        <w:rPr>
          <w:ins w:id="43" w:author="Caio Pizzol" w:date="2026-09-26T15:06:00Z" w16du:dateUtc="2026-09-26T19:06:00Z"/>
        </w:rPr>
      </w:pPr>
      <w:ins w:id="44" w:author="Caio Pizzol" w:date="2026-09-26T15:06:00Z" w16du:dateUtc="2026-09-26T19:06:00Z">
        <w:r>
          <w:br w:type="page"/>
        </w:r>
      </w:ins>
    </w:p>
    <w:p w14:paraId="37706825" w14:textId="7CEB7B93" w:rsidR="004076D5" w:rsidRDefault="004076D5" w:rsidP="004076D5">
      <w:pPr>
        <w:pStyle w:val="Heading1"/>
        <w:rPr>
          <w:ins w:id="45" w:author="Caio Pizzol" w:date="2026-09-26T15:06:00Z" w16du:dateUtc="2026-09-26T19:06:00Z"/>
        </w:rPr>
      </w:pPr>
      <w:bookmarkStart w:id="46" w:name="_Toc227765984"/>
      <w:ins w:id="47" w:author="Caio Pizzol" w:date="2026-09-26T15:06:00Z" w16du:dateUtc="2026-09-26T19:06:00Z">
        <w:r>
          <w:t>Results</w:t>
        </w:r>
        <w:bookmarkEnd w:id="46"/>
      </w:ins>
    </w:p>
    <w:p w14:paraId="5C219AEC" w14:textId="21A0E9F6" w:rsidR="004076D5" w:rsidRDefault="004076D5" w:rsidP="004076D5">
      <w:pPr>
        <w:rPr>
          <w:ins w:id="48" w:author="Caio Pizzol" w:date="2026-09-26T15:06:00Z" w16du:dateUtc="2026-09-26T19:06:00Z"/>
        </w:rPr>
      </w:pPr>
      <w:ins w:id="49" w:author="Caio Pizzol" w:date="2026-09-26T15:06:00Z" w16du:dateUtc="2026-09-26T19:06:00Z">
        <w:r>
          <w:t>Primary finding confirms the hypothesis.</w:t>
        </w:r>
      </w:ins>
    </w:p>
    <w:p w14:paraId="353C5085" w14:textId="77777777" w:rsidR="004076D5" w:rsidRDefault="004076D5">
      <w:pPr>
        <w:rPr>
          <w:ins w:id="50" w:author="Caio Pizzol" w:date="2026-09-26T15:06:00Z" w16du:dateUtc="2026-09-26T19:06:00Z"/>
        </w:rPr>
      </w:pPr>
      <w:ins w:id="51" w:author="Caio Pizzol" w:date="2026-09-26T15:06:00Z" w16du:dateUtc="2026-09-26T19:06:00Z">
        <w:r>
          <w:br w:type="page"/>
        </w:r>
      </w:ins>
    </w:p>
    <w:p w14:paraId="6129F4CB" w14:textId="65E9C319" w:rsidR="004076D5" w:rsidRDefault="004076D5" w:rsidP="004076D5">
      <w:pPr>
        <w:pStyle w:val="Heading1"/>
        <w:rPr>
          <w:ins w:id="52" w:author="Caio Pizzol" w:date="2026-09-26T15:06:00Z" w16du:dateUtc="2026-09-26T19:06:00Z"/>
        </w:rPr>
      </w:pPr>
      <w:bookmarkStart w:id="53" w:name="_Toc227765985"/>
      <w:ins w:id="54" w:author="Caio Pizzol" w:date="2026-09-26T15:06:00Z" w16du:dateUtc="2026-09-26T19:06:00Z">
        <w:r>
          <w:t>Conclusion</w:t>
        </w:r>
        <w:bookmarkEnd w:id="53"/>
      </w:ins>
    </w:p>
    <w:p w14:paraId="7A0769F5" w14:textId="77777777" w:rsidR="00266829" w:rsidRPr="00266829" w:rsidRDefault="004076D5">
      <w:pPr>
        <w:rPr>
          <w:del w:id="55" w:author="Caio Pizzol" w:date="2026-09-26T15:06:00Z" w16du:dateUtc="2026-09-26T19:06:00Z"/>
          <w:b/>
          <w:sz w:val="40"/>
        </w:rPr>
      </w:pPr>
      <w:ins w:id="56" w:author="Caio Pizzol" w:date="2026-09-26T15:06:00Z" w16du:dateUtc="2026-09-26T19:06:00Z">
        <w:r>
          <w:t>Small fix preserves correctness.</w:t>
        </w:r>
      </w:ins>
      <w:del w:id="57" w:author="Caio Pizzol" w:date="2026-09-26T15:06:00Z" w16du:dateUtc="2026-09-26T19:06:00Z">
        <w:r w:rsidR="00266829" w:rsidRPr="00266829">
          <w:rPr>
            <w:b/>
            <w:sz w:val="40"/>
          </w:rPr>
          <w:delText>Multi-Image Copy-Paste Test</w:delText>
        </w:r>
      </w:del>
    </w:p>
    <w:p w14:paraId="7A406A9E" w14:textId="77777777" w:rsidR="00266829" w:rsidRDefault="00266829">
      <w:pPr>
        <w:rPr>
          <w:del w:id="58" w:author="Caio Pizzol" w:date="2026-09-26T15:06:00Z" w16du:dateUtc="2026-09-26T19:06:00Z"/>
        </w:rPr>
      </w:pPr>
    </w:p>
    <w:p w14:paraId="0B500961" w14:textId="77777777" w:rsidR="00266829" w:rsidRDefault="00266829">
      <w:pPr>
        <w:rPr>
          <w:del w:id="59" w:author="Caio Pizzol" w:date="2026-09-26T15:06:00Z" w16du:dateUtc="2026-09-26T19:06:00Z"/>
        </w:rPr>
      </w:pPr>
      <w:del w:id="60" w:author="Caio Pizzol" w:date="2026-09-26T15:06:00Z" w16du:dateUtc="2026-09-26T19:06:00Z">
        <w:r>
          <w:delText>PNG Image Test</w:delText>
        </w:r>
      </w:del>
    </w:p>
    <w:p w14:paraId="5AD1D010" w14:textId="77777777" w:rsidR="00266829" w:rsidRDefault="00266829">
      <w:pPr>
        <w:rPr>
          <w:del w:id="61" w:author="Caio Pizzol" w:date="2026-09-26T15:06:00Z" w16du:dateUtc="2026-09-26T19:06:00Z"/>
        </w:rPr>
      </w:pPr>
      <w:del w:id="62" w:author="Caio Pizzol" w:date="2026-09-26T15:06:00Z" w16du:dateUtc="2026-09-26T19:06:00Z">
        <w:r>
          <w:rPr>
            <w:noProof/>
          </w:rPr>
          <w:drawing>
            <wp:inline distT="0" distB="0" distL="0" distR="0" wp14:anchorId="1E35DEBE" wp14:editId="37E7A67B">
              <wp:extent cx="1905266" cy="1428949"/>
              <wp:effectExtent l="0" t="0" r="0" b="0"/>
              <wp:docPr id="1871734534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734534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66" cy="14289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A0AF7AF" w14:textId="77777777" w:rsidR="00266829" w:rsidRDefault="00266829">
      <w:pPr>
        <w:rPr>
          <w:del w:id="63" w:author="Caio Pizzol" w:date="2026-09-26T15:06:00Z" w16du:dateUtc="2026-09-26T19:06:00Z"/>
        </w:rPr>
      </w:pPr>
      <w:del w:id="64" w:author="Caio Pizzol" w:date="2026-09-26T15:06:00Z" w16du:dateUtc="2026-09-26T19:06:00Z">
        <w:r>
          <w:delText>JPEG Image Test</w:delText>
        </w:r>
      </w:del>
    </w:p>
    <w:p w14:paraId="7D80B5B8" w14:textId="77777777" w:rsidR="00266829" w:rsidRDefault="00266829">
      <w:pPr>
        <w:rPr>
          <w:del w:id="65" w:author="Caio Pizzol" w:date="2026-09-26T15:06:00Z" w16du:dateUtc="2026-09-26T19:06:00Z"/>
        </w:rPr>
      </w:pPr>
      <w:del w:id="66" w:author="Caio Pizzol" w:date="2026-09-26T15:06:00Z" w16du:dateUtc="2026-09-26T19:06:00Z">
        <w:r>
          <w:rPr>
            <w:noProof/>
          </w:rPr>
          <w:drawing>
            <wp:inline distT="0" distB="0" distL="0" distR="0" wp14:anchorId="4340E720" wp14:editId="20831709">
              <wp:extent cx="1905000" cy="1428750"/>
              <wp:effectExtent l="0" t="0" r="0" b="0"/>
              <wp:docPr id="1911424714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1424714" name="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7B7D46B" w14:textId="77777777" w:rsidR="00266829" w:rsidRDefault="00266829">
      <w:pPr>
        <w:rPr>
          <w:del w:id="67" w:author="Caio Pizzol" w:date="2026-09-26T15:06:00Z" w16du:dateUtc="2026-09-26T19:06:00Z"/>
        </w:rPr>
      </w:pPr>
      <w:del w:id="68" w:author="Caio Pizzol" w:date="2026-09-26T15:06:00Z" w16du:dateUtc="2026-09-26T19:06:00Z">
        <w:r>
          <w:delText>BMP Image Test</w:delText>
        </w:r>
      </w:del>
    </w:p>
    <w:p w14:paraId="4FE6F161" w14:textId="77777777" w:rsidR="00266829" w:rsidRDefault="00266829">
      <w:pPr>
        <w:rPr>
          <w:del w:id="69" w:author="Caio Pizzol" w:date="2026-09-26T15:06:00Z" w16du:dateUtc="2026-09-26T19:06:00Z"/>
        </w:rPr>
      </w:pPr>
      <w:del w:id="70" w:author="Caio Pizzol" w:date="2026-09-26T15:06:00Z" w16du:dateUtc="2026-09-26T19:06:00Z">
        <w:r>
          <w:rPr>
            <w:noProof/>
          </w:rPr>
          <w:drawing>
            <wp:inline distT="0" distB="0" distL="0" distR="0" wp14:anchorId="4233C1E0" wp14:editId="5C4704F9">
              <wp:extent cx="1904762" cy="1428571"/>
              <wp:effectExtent l="0" t="0" r="635" b="635"/>
              <wp:docPr id="278914738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8914738" name="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762" cy="14285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10334C9" w14:textId="77777777" w:rsidR="00266829" w:rsidRDefault="00266829">
      <w:pPr>
        <w:rPr>
          <w:del w:id="71" w:author="Caio Pizzol" w:date="2026-09-26T15:06:00Z" w16du:dateUtc="2026-09-26T19:06:00Z"/>
        </w:rPr>
      </w:pPr>
      <w:del w:id="72" w:author="Caio Pizzol" w:date="2026-09-26T15:06:00Z" w16du:dateUtc="2026-09-26T19:06:00Z">
        <w:r>
          <w:delText>GIF Image Test</w:delText>
        </w:r>
      </w:del>
    </w:p>
    <w:p w14:paraId="23C90226" w14:textId="77777777" w:rsidR="00266829" w:rsidRDefault="00266829">
      <w:pPr>
        <w:rPr>
          <w:del w:id="73" w:author="Caio Pizzol" w:date="2026-09-26T15:06:00Z" w16du:dateUtc="2026-09-26T19:06:00Z"/>
        </w:rPr>
      </w:pPr>
      <w:del w:id="74" w:author="Caio Pizzol" w:date="2026-09-26T15:06:00Z" w16du:dateUtc="2026-09-26T19:06:00Z">
        <w:r>
          <w:rPr>
            <w:noProof/>
          </w:rPr>
          <w:drawing>
            <wp:inline distT="0" distB="0" distL="0" distR="0" wp14:anchorId="61E56FB6" wp14:editId="7F5348B7">
              <wp:extent cx="1905000" cy="1428750"/>
              <wp:effectExtent l="0" t="0" r="0" b="0"/>
              <wp:docPr id="1127820111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820111" name="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E664166" w14:textId="77777777" w:rsidR="00266829" w:rsidRDefault="00266829">
      <w:pPr>
        <w:rPr>
          <w:del w:id="75" w:author="Caio Pizzol" w:date="2026-09-26T15:06:00Z" w16du:dateUtc="2026-09-26T19:06:00Z"/>
        </w:rPr>
      </w:pPr>
      <w:del w:id="76" w:author="Caio Pizzol" w:date="2026-09-26T15:06:00Z" w16du:dateUtc="2026-09-26T19:06:00Z">
        <w:r>
          <w:delText>TIFF Image Test</w:delText>
        </w:r>
      </w:del>
    </w:p>
    <w:p w14:paraId="7FE252D3" w14:textId="77777777" w:rsidR="00266829" w:rsidRDefault="00266829">
      <w:pPr>
        <w:rPr>
          <w:del w:id="77" w:author="Caio Pizzol" w:date="2026-09-26T15:06:00Z" w16du:dateUtc="2026-09-26T19:06:00Z"/>
        </w:rPr>
      </w:pPr>
      <w:del w:id="78" w:author="Caio Pizzol" w:date="2026-09-26T15:06:00Z" w16du:dateUtc="2026-09-26T19:06:00Z">
        <w:r>
          <w:rPr>
            <w:noProof/>
          </w:rPr>
          <w:drawing>
            <wp:inline distT="0" distB="0" distL="0" distR="0" wp14:anchorId="035DD6A6" wp14:editId="1E8DF704">
              <wp:extent cx="1905000" cy="1428750"/>
              <wp:effectExtent l="0" t="0" r="0" b="0"/>
              <wp:docPr id="871589146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1589146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7C8833C" w14:textId="77777777" w:rsidR="00266829" w:rsidRDefault="00266829">
      <w:pPr>
        <w:rPr>
          <w:del w:id="79" w:author="Caio Pizzol" w:date="2026-09-26T15:06:00Z" w16du:dateUtc="2026-09-26T19:06:00Z"/>
        </w:rPr>
      </w:pPr>
      <w:del w:id="80" w:author="Caio Pizzol" w:date="2026-09-26T15:06:00Z" w16du:dateUtc="2026-09-26T19:06:00Z">
        <w:r>
          <w:delText>All image types above should survive copy-paste in SuperDoc.</w:delText>
        </w:r>
      </w:del>
    </w:p>
    <w:p w14:paraId="48B8346E" w14:textId="28906D94" w:rsidR="00DE0A42" w:rsidRDefault="00DE0A42"/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29"/>
    <w:rsid w:val="000919B2"/>
    <w:rsid w:val="00140F08"/>
    <w:rsid w:val="002031F9"/>
    <w:rsid w:val="00266829"/>
    <w:rsid w:val="004076D5"/>
    <w:rsid w:val="00744453"/>
    <w:rsid w:val="009B7295"/>
    <w:rsid w:val="00AF4127"/>
    <w:rsid w:val="00DE0A42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6B8F"/>
  <w15:chartTrackingRefBased/>
  <w15:docId w15:val="{99ABDD37-01C9-477E-A76D-EAA508E9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2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40F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0F0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40F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2026-03-30T14:51:00Z</dcterms:created>
  <dcterms:modified xsi:type="dcterms:W3CDTF">2026-09-26T19:06:00Z</dcterms:modified>
</cp:coreProperties>
</file>