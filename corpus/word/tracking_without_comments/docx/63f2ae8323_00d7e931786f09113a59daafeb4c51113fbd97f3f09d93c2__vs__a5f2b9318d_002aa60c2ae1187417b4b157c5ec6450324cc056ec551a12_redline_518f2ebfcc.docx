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CAF6D" w14:textId="77777777" w:rsidR="00D46904" w:rsidRDefault="00A5391B" w:rsidP="00A5391B">
      <w:pPr>
        <w:jc w:val="center"/>
        <w:rPr>
          <w:ins w:id="2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  <w:ins w:id="3" w:author="mary.inoue@fap.local" w:date="2026-09-22T12:48:00Z" w16du:dateUtc="2026-09-22T16:4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5AC29999" w14:textId="77777777" w:rsidR="00EB0E11" w:rsidRDefault="00EB0E11" w:rsidP="00A5391B">
      <w:pPr>
        <w:jc w:val="center"/>
        <w:rPr>
          <w:ins w:id="4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768B7AD7" w14:textId="77777777" w:rsidR="00EB0E11" w:rsidRPr="00AC2557" w:rsidRDefault="00EB0E11" w:rsidP="00EB0E11">
      <w:pPr>
        <w:rPr>
          <w:ins w:id="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" w:author="mary.inoue@fap.local" w:date="2026-09-22T12:48:00Z" w16du:dateUtc="2026-09-22T16:4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FF47866" w14:textId="77777777" w:rsidR="00A5391B" w:rsidRDefault="00A5391B" w:rsidP="00A5391B">
      <w:pPr>
        <w:jc w:val="center"/>
        <w:rPr>
          <w:ins w:id="7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40BBC94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F259C07" w14:textId="77777777" w:rsidR="00132F7D" w:rsidRDefault="00132F7D" w:rsidP="00A5391B">
      <w:pPr>
        <w:jc w:val="center"/>
        <w:rPr>
          <w:ins w:id="10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60DFC6AE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03D5F115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418E6D5F" w14:textId="77777777" w:rsidR="00A5391B" w:rsidRDefault="00A5391B" w:rsidP="00A5391B">
      <w:pPr>
        <w:rPr>
          <w:ins w:id="1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5" w:author="mary.inoue@fap.local" w:date="2026-09-22T12:48:00Z" w16du:dateUtc="2026-09-22T16:4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006BEF0" w14:textId="77777777" w:rsidR="00EB0E11" w:rsidRDefault="00EB0E11" w:rsidP="00A5391B">
      <w:pPr>
        <w:rPr>
          <w:ins w:id="1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ab/>
        </w:r>
      </w:ins>
    </w:p>
    <w:p w14:paraId="6DD7C677" w14:textId="77777777" w:rsidR="0065070B" w:rsidRPr="00345AD1" w:rsidRDefault="0065070B" w:rsidP="0065070B">
      <w:pPr>
        <w:pStyle w:val="Default"/>
        <w:rPr>
          <w:ins w:id="18" w:author="mary.inoue@fap.local" w:date="2026-09-22T12:48:00Z" w16du:dateUtc="2026-09-22T16:48:00Z"/>
        </w:rPr>
      </w:pPr>
      <w:ins w:id="19" w:author="mary.inoue@fap.local" w:date="2026-09-22T12:48:00Z" w16du:dateUtc="2026-09-22T16:4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9E5B5CD" w14:textId="77777777" w:rsidR="0065070B" w:rsidRDefault="0065070B" w:rsidP="00A5391B">
      <w:pPr>
        <w:rPr>
          <w:ins w:id="2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C7C229C" w14:textId="77777777" w:rsidR="00640AED" w:rsidRPr="00345AD1" w:rsidRDefault="00640AED" w:rsidP="00640AED">
      <w:pPr>
        <w:pStyle w:val="Default"/>
        <w:rPr>
          <w:ins w:id="21" w:author="mary.inoue@fap.local" w:date="2026-09-22T12:48:00Z" w16du:dateUtc="2026-09-22T16:48:00Z"/>
        </w:rPr>
      </w:pPr>
      <w:ins w:id="22" w:author="mary.inoue@fap.local" w:date="2026-09-22T12:48:00Z" w16du:dateUtc="2026-09-22T16:4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514889CC" w14:textId="77777777" w:rsidR="00640AED" w:rsidRPr="00345AD1" w:rsidRDefault="00640AED" w:rsidP="00640AED">
      <w:pPr>
        <w:rPr>
          <w:ins w:id="2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6DB29C1" w14:textId="77777777" w:rsidR="00C9492A" w:rsidRDefault="00C9492A" w:rsidP="00C9492A">
      <w:pPr>
        <w:rPr>
          <w:ins w:id="2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" w:author="mary.inoue@fap.local" w:date="2026-09-22T12:48:00Z" w16du:dateUtc="2026-09-22T16:4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00DDB85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54F6AD2A" w14:textId="77777777" w:rsidR="00C9492A" w:rsidRDefault="00C9492A" w:rsidP="00C9492A">
      <w:pPr>
        <w:rPr>
          <w:ins w:id="2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65DF4E2" w14:textId="77777777" w:rsidR="00A5391B" w:rsidRDefault="00A5391B" w:rsidP="00A5391B">
      <w:pPr>
        <w:rPr>
          <w:ins w:id="2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30" w:author="mary.inoue@fap.local" w:date="2026-09-22T12:48:00Z" w16du:dateUtc="2026-09-22T16:4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D885220" w14:textId="77777777" w:rsidR="00EB0E11" w:rsidRPr="002D0CC2" w:rsidRDefault="00EB0E11" w:rsidP="00EB0E11">
      <w:pPr>
        <w:rPr>
          <w:ins w:id="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32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61C36F2A" w14:textId="77777777" w:rsidR="00EB0E11" w:rsidRDefault="00EB0E11" w:rsidP="00A5391B">
      <w:pPr>
        <w:rPr>
          <w:ins w:id="3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18C7A6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54144BF" w14:textId="77777777" w:rsidR="00C9492A" w:rsidRDefault="00C9492A" w:rsidP="00C9492A">
      <w:pPr>
        <w:rPr>
          <w:ins w:id="3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3F7201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38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A97D260" w14:textId="77777777" w:rsidR="00C9492A" w:rsidRDefault="00C9492A" w:rsidP="00C9492A">
      <w:pPr>
        <w:rPr>
          <w:ins w:id="3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D6E7E8C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41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52F99A3F" w14:textId="77777777" w:rsidR="002D511D" w:rsidRDefault="002D511D" w:rsidP="002D511D">
      <w:pPr>
        <w:rPr>
          <w:ins w:id="4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C9F577A" w14:textId="77777777" w:rsidR="00F11D9F" w:rsidRDefault="00F11D9F" w:rsidP="00F11D9F">
      <w:pPr>
        <w:rPr>
          <w:ins w:id="43" w:author="mary.inoue@fap.local" w:date="2026-09-22T12:48:00Z" w16du:dateUtc="2026-09-22T16:48:00Z"/>
          <w:rFonts w:ascii="Arial" w:hAnsi="Arial" w:cs="Arial"/>
          <w:b/>
        </w:rPr>
      </w:pPr>
      <w:ins w:id="44" w:author="mary.inoue@fap.local" w:date="2026-09-22T12:48:00Z" w16du:dateUtc="2026-09-22T16:4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17EBAF13" w14:textId="77777777" w:rsidR="00F11D9F" w:rsidRPr="00F11D9F" w:rsidRDefault="00F11D9F" w:rsidP="00F11D9F">
      <w:pPr>
        <w:rPr>
          <w:ins w:id="4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46" w:author="mary.inoue@fap.local" w:date="2026-09-22T12:48:00Z" w16du:dateUtc="2026-09-22T16:4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47A837E1" w14:textId="77777777" w:rsidR="00F11D9F" w:rsidRDefault="00F11D9F" w:rsidP="00F11D9F">
      <w:pPr>
        <w:rPr>
          <w:ins w:id="4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B7493A0" w14:textId="77777777" w:rsidR="00F11D9F" w:rsidRDefault="00F11D9F" w:rsidP="002D511D">
      <w:pPr>
        <w:rPr>
          <w:ins w:id="4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2500F47" w14:textId="77777777" w:rsidR="00A5391B" w:rsidRDefault="002D22E0" w:rsidP="00A5391B">
      <w:pPr>
        <w:rPr>
          <w:ins w:id="4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0" w:author="mary.inoue@fap.local" w:date="2026-09-22T12:48:00Z" w16du:dateUtc="2026-09-22T16:4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346712CD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1490D8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1A99B437" w14:textId="77777777" w:rsidR="008C61C6" w:rsidRPr="00791921" w:rsidRDefault="008C61C6" w:rsidP="008C61C6">
      <w:pPr>
        <w:rPr>
          <w:ins w:id="5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5" w:author="mary.inoue@fap.local" w:date="2026-09-22T12:48:00Z" w16du:dateUtc="2026-09-22T16:4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5A35B4E" w14:textId="77777777" w:rsidR="001F3B9E" w:rsidRDefault="001F3B9E" w:rsidP="00A5391B">
      <w:pPr>
        <w:rPr>
          <w:ins w:id="5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6F27117" w14:textId="77777777" w:rsidR="001F3B9E" w:rsidRDefault="001F3B9E" w:rsidP="00A5391B">
      <w:pPr>
        <w:rPr>
          <w:ins w:id="5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DE94A36" w14:textId="77777777" w:rsidR="00DC250C" w:rsidRDefault="00DC250C" w:rsidP="00A5391B">
      <w:pPr>
        <w:rPr>
          <w:ins w:id="5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9" w:author="mary.inoue@fap.local" w:date="2026-09-22T12:48:00Z" w16du:dateUtc="2026-09-22T16:4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49D0BEB3" w14:textId="77777777" w:rsidR="008C61C6" w:rsidRPr="002D0CC2" w:rsidRDefault="008C61C6" w:rsidP="008C61C6">
      <w:pPr>
        <w:rPr>
          <w:ins w:id="6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1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830C4FF" w14:textId="77777777" w:rsidR="003E02AD" w:rsidRDefault="003E02AD" w:rsidP="003E02AD">
      <w:pPr>
        <w:rPr>
          <w:ins w:id="6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2026106" w14:textId="77777777" w:rsidR="003E02AD" w:rsidRDefault="003E02AD" w:rsidP="003E02AD">
      <w:pPr>
        <w:rPr>
          <w:ins w:id="6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4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050FCB9" w14:textId="77777777" w:rsidR="008C61C6" w:rsidRDefault="008C61C6" w:rsidP="00A5391B">
      <w:pPr>
        <w:rPr>
          <w:ins w:id="6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DFBFB01" w14:textId="77777777" w:rsidR="00AF3743" w:rsidRDefault="00AF3743" w:rsidP="00AF3743">
      <w:pPr>
        <w:pStyle w:val="Default"/>
        <w:rPr>
          <w:ins w:id="66" w:author="mary.inoue@fap.local" w:date="2026-09-22T12:48:00Z" w16du:dateUtc="2026-09-22T16:48:00Z"/>
          <w:rFonts w:ascii="ArialMT" w:hAnsi="ArialMT" w:cs="ArialMT"/>
        </w:rPr>
      </w:pPr>
      <w:ins w:id="67" w:author="mary.inoue@fap.local" w:date="2026-09-22T12:48:00Z" w16du:dateUtc="2026-09-22T16:4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26D93F3D" w14:textId="77777777" w:rsidR="00AF3743" w:rsidRDefault="00AF3743" w:rsidP="00A5391B">
      <w:pPr>
        <w:rPr>
          <w:ins w:id="6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75BD3E2" w14:textId="77777777" w:rsidR="00500EF8" w:rsidRPr="00500EF8" w:rsidRDefault="00500EF8" w:rsidP="00A5391B">
      <w:pPr>
        <w:rPr>
          <w:ins w:id="69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  <w:ins w:id="70" w:author="mary.inoue@fap.local" w:date="2026-09-22T12:48:00Z" w16du:dateUtc="2026-09-22T16:4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8DC854E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EF2D315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2498ACFD" w14:textId="77777777" w:rsidR="005120F2" w:rsidRPr="000759E6" w:rsidRDefault="005120F2" w:rsidP="005120F2">
      <w:pPr>
        <w:rPr>
          <w:ins w:id="74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  <w:ins w:id="75" w:author="mary.inoue@fap.local" w:date="2026-09-22T12:48:00Z" w16du:dateUtc="2026-09-22T16:4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0313004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4A0BD594" w14:textId="77777777" w:rsidR="009C4CE8" w:rsidRPr="00345AD1" w:rsidRDefault="009C4CE8" w:rsidP="009C4CE8">
      <w:pPr>
        <w:pStyle w:val="Default"/>
        <w:rPr>
          <w:ins w:id="77" w:author="mary.inoue@fap.local" w:date="2026-09-22T12:48:00Z" w16du:dateUtc="2026-09-22T16:48:00Z"/>
          <w:rFonts w:ascii="ArialMT" w:hAnsi="ArialMT" w:cs="ArialMT"/>
        </w:rPr>
      </w:pPr>
    </w:p>
    <w:p w14:paraId="430D7D96" w14:textId="77777777" w:rsidR="009C4CE8" w:rsidRDefault="009C4CE8" w:rsidP="009C4CE8">
      <w:pPr>
        <w:pStyle w:val="Default"/>
        <w:rPr>
          <w:ins w:id="78" w:author="mary.inoue@fap.local" w:date="2026-09-22T12:48:00Z" w16du:dateUtc="2026-09-22T16:48:00Z"/>
          <w:rFonts w:ascii="ArialMT" w:hAnsi="ArialMT" w:cs="ArialMT"/>
        </w:rPr>
      </w:pPr>
    </w:p>
    <w:p w14:paraId="7797AFC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0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113EEEF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3662177A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3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6C2B816E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5C113832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BA5AAE9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3D9A70D4" w14:textId="77777777" w:rsidR="004B4464" w:rsidRPr="000759E6" w:rsidRDefault="004B4464" w:rsidP="004B4464">
      <w:pPr>
        <w:rPr>
          <w:ins w:id="8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89" w:author="mary.inoue@fap.local" w:date="2026-09-22T12:48:00Z" w16du:dateUtc="2026-09-22T16:4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68E75A1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0E7825D6" w14:textId="77777777" w:rsidR="009C4CE8" w:rsidRDefault="009C4CE8" w:rsidP="00A5391B">
      <w:pPr>
        <w:rPr>
          <w:ins w:id="91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</w:p>
    <w:p w14:paraId="3250316C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48:00Z" w16du:dateUtc="2026-09-22T16:4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4984DC4B" w14:textId="77777777" w:rsidR="00AA2126" w:rsidRDefault="00AA2126" w:rsidP="00A5391B">
      <w:pPr>
        <w:rPr>
          <w:ins w:id="94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</w:p>
    <w:p w14:paraId="0903FDD8" w14:textId="77777777" w:rsidR="00DC250C" w:rsidRDefault="00500EF8" w:rsidP="00A5391B">
      <w:pPr>
        <w:rPr>
          <w:ins w:id="9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6" w:author="mary.inoue@fap.local" w:date="2026-09-22T12:48:00Z" w16du:dateUtc="2026-09-22T16:4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92DFDB7" w14:textId="77777777" w:rsidR="00ED46E8" w:rsidRPr="002D0762" w:rsidRDefault="00ED46E8" w:rsidP="00ED46E8">
      <w:pPr>
        <w:rPr>
          <w:ins w:id="9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8" w:author="mary.inoue@fap.local" w:date="2026-09-22T12:48:00Z" w16du:dateUtc="2026-09-22T16:4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746B42CC" w14:textId="77777777" w:rsidR="00ED46E8" w:rsidRPr="00500EF8" w:rsidRDefault="00ED46E8" w:rsidP="00A5391B">
      <w:pPr>
        <w:rPr>
          <w:ins w:id="9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1EE8CE9" w14:textId="77777777" w:rsidR="00DC250C" w:rsidRDefault="005B3636" w:rsidP="00A5391B">
      <w:pPr>
        <w:rPr>
          <w:ins w:id="10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1" w:author="mary.inoue@fap.local" w:date="2026-09-22T12:48:00Z" w16du:dateUtc="2026-09-22T16:4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7A0A9C6" w14:textId="77777777" w:rsidR="00E0284E" w:rsidRPr="00674D51" w:rsidRDefault="00E0284E" w:rsidP="00A5391B">
      <w:pPr>
        <w:rPr>
          <w:ins w:id="10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3" w:author="mary.inoue@fap.local" w:date="2026-09-22T12:48:00Z" w16du:dateUtc="2026-09-22T16:4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99DF6AE" w14:textId="77777777" w:rsidR="00AA2126" w:rsidRDefault="00AA2126" w:rsidP="00AA2126">
      <w:pPr>
        <w:pStyle w:val="Default"/>
        <w:rPr>
          <w:ins w:id="104" w:author="mary.inoue@fap.local" w:date="2026-09-22T12:48:00Z" w16du:dateUtc="2026-09-22T16:48:00Z"/>
        </w:rPr>
      </w:pPr>
      <w:ins w:id="105" w:author="mary.inoue@fap.local" w:date="2026-09-22T12:48:00Z" w16du:dateUtc="2026-09-22T16:4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C0D64AD" w14:textId="77777777" w:rsidR="000172AA" w:rsidRDefault="000172AA" w:rsidP="00AA2126">
      <w:pPr>
        <w:pStyle w:val="Default"/>
        <w:rPr>
          <w:ins w:id="106" w:author="mary.inoue@fap.local" w:date="2026-09-22T12:48:00Z" w16du:dateUtc="2026-09-22T16:48:00Z"/>
        </w:rPr>
      </w:pPr>
    </w:p>
    <w:p w14:paraId="68DC173D" w14:textId="77777777" w:rsidR="000172AA" w:rsidRDefault="000172AA" w:rsidP="000172AA">
      <w:pPr>
        <w:rPr>
          <w:ins w:id="10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8" w:author="mary.inoue@fap.local" w:date="2026-09-22T12:48:00Z" w16du:dateUtc="2026-09-22T16:4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E74698F" w14:textId="77777777" w:rsidR="000172AA" w:rsidRDefault="000172AA" w:rsidP="00AA2126">
      <w:pPr>
        <w:pStyle w:val="Default"/>
        <w:rPr>
          <w:ins w:id="109" w:author="mary.inoue@fap.local" w:date="2026-09-22T12:48:00Z" w16du:dateUtc="2026-09-22T16:48:00Z"/>
        </w:rPr>
      </w:pPr>
    </w:p>
    <w:p w14:paraId="33026A18" w14:textId="77777777" w:rsidR="00AA2126" w:rsidRPr="00345AD1" w:rsidRDefault="00AA2126" w:rsidP="00AA2126">
      <w:pPr>
        <w:pStyle w:val="Default"/>
        <w:rPr>
          <w:ins w:id="110" w:author="mary.inoue@fap.local" w:date="2026-09-22T12:48:00Z" w16du:dateUtc="2026-09-22T16:48:00Z"/>
        </w:rPr>
      </w:pPr>
    </w:p>
    <w:p w14:paraId="7EACD7B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7DC3569" w14:textId="77777777" w:rsidR="00AA2126" w:rsidRDefault="00AA2126" w:rsidP="00A5391B">
      <w:pPr>
        <w:rPr>
          <w:ins w:id="11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5F9E45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48:00Z" w16du:dateUtc="2026-09-22T16:4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EB8FC3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9B00545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118" w:author="mary.inoue@fap.local" w:date="2026-09-22T12:48:00Z" w16du:dateUtc="2026-09-22T16:4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0C7129D" w14:textId="77777777" w:rsidR="00C01CF0" w:rsidRDefault="00C01CF0" w:rsidP="00A5391B">
      <w:pPr>
        <w:rPr>
          <w:ins w:id="11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021F61E" w14:textId="77777777" w:rsidR="00E0284E" w:rsidRPr="006A49C0" w:rsidRDefault="006A49C0" w:rsidP="00A5391B">
      <w:pPr>
        <w:rPr>
          <w:ins w:id="12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21" w:author="mary.inoue@fap.local" w:date="2026-09-22T12:48:00Z" w16du:dateUtc="2026-09-22T16:4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1EB91A6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353F625A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24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BACDEC6" w14:textId="77777777" w:rsidR="006575DD" w:rsidRDefault="006575DD" w:rsidP="006575DD">
      <w:pPr>
        <w:rPr>
          <w:ins w:id="125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</w:p>
    <w:p w14:paraId="11EB4818" w14:textId="77777777" w:rsidR="006A49C0" w:rsidRDefault="006575DD" w:rsidP="00A5391B">
      <w:pPr>
        <w:rPr>
          <w:ins w:id="126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127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A39855B" w14:textId="77777777" w:rsidR="004D03FD" w:rsidRDefault="004D03FD" w:rsidP="00A5391B">
      <w:pPr>
        <w:rPr>
          <w:ins w:id="12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29" w:author="mary.inoue@fap.local" w:date="2026-09-22T12:48:00Z" w16du:dateUtc="2026-09-22T16:4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BBDB638" w14:textId="77777777" w:rsidR="005B2275" w:rsidRDefault="005B2275" w:rsidP="00A5391B">
      <w:pPr>
        <w:rPr>
          <w:ins w:id="13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8046B19" w14:textId="77777777" w:rsidR="005B2275" w:rsidRPr="00FD6C0D" w:rsidRDefault="005B2275" w:rsidP="005B2275">
      <w:pPr>
        <w:rPr>
          <w:ins w:id="1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2" w:author="mary.inoue@fap.local" w:date="2026-09-22T12:48:00Z" w16du:dateUtc="2026-09-22T16:4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7C8D4F02" w14:textId="77777777" w:rsidR="005B2275" w:rsidRPr="004D03FD" w:rsidRDefault="005B2275" w:rsidP="00A5391B">
      <w:pPr>
        <w:rPr>
          <w:ins w:id="133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</w:p>
    <w:p w14:paraId="541CF104" w14:textId="77777777" w:rsidR="00C43956" w:rsidRDefault="00C43956" w:rsidP="00C43956">
      <w:pPr>
        <w:rPr>
          <w:ins w:id="13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5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55718DE" w14:textId="77777777" w:rsidR="00A54CA6" w:rsidRPr="00C6444F" w:rsidRDefault="00A54CA6" w:rsidP="00A54CA6">
      <w:pPr>
        <w:rPr>
          <w:ins w:id="13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7" w:author="mary.inoue@fap.local" w:date="2026-09-22T12:48:00Z" w16du:dateUtc="2026-09-22T16:4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961E480" w14:textId="77777777" w:rsidR="00A54CA6" w:rsidRDefault="00A54CA6" w:rsidP="00A54CA6">
      <w:pPr>
        <w:rPr>
          <w:ins w:id="13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B87D2E6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40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4B29793" w14:textId="77777777" w:rsidR="00C43956" w:rsidRDefault="00C43956" w:rsidP="00A5391B">
      <w:pPr>
        <w:rPr>
          <w:ins w:id="141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26DA9F6" w14:textId="77777777" w:rsidR="00ED407E" w:rsidRPr="00345AD1" w:rsidRDefault="00ED407E" w:rsidP="00ED407E">
      <w:pPr>
        <w:pStyle w:val="Default"/>
        <w:rPr>
          <w:ins w:id="142" w:author="mary.inoue@fap.local" w:date="2026-09-22T12:48:00Z" w16du:dateUtc="2026-09-22T16:48:00Z"/>
        </w:rPr>
      </w:pPr>
      <w:ins w:id="143" w:author="mary.inoue@fap.local" w:date="2026-09-22T12:48:00Z" w16du:dateUtc="2026-09-22T16:4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41E07C0" w14:textId="77777777" w:rsidR="00ED407E" w:rsidRDefault="00ED407E" w:rsidP="00A5391B">
      <w:pPr>
        <w:rPr>
          <w:ins w:id="14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F1C323B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4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7BFE756" w14:textId="77777777" w:rsidR="00AE71D2" w:rsidRDefault="00AE71D2" w:rsidP="00A5391B">
      <w:pPr>
        <w:rPr>
          <w:ins w:id="147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081AA949" w14:textId="77777777" w:rsidR="00901CD7" w:rsidRDefault="00AE71D2" w:rsidP="00A5391B">
      <w:pPr>
        <w:rPr>
          <w:ins w:id="148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01DCFD3C" w14:textId="77777777" w:rsidR="00D64C4F" w:rsidRPr="00345AD1" w:rsidRDefault="00D64C4F" w:rsidP="00D64C4F">
      <w:pPr>
        <w:pStyle w:val="Default"/>
        <w:rPr>
          <w:ins w:id="150" w:author="mary.inoue@fap.local" w:date="2026-09-22T12:48:00Z" w16du:dateUtc="2026-09-22T16:48:00Z"/>
        </w:rPr>
      </w:pPr>
      <w:ins w:id="151" w:author="mary.inoue@fap.local" w:date="2026-09-22T12:48:00Z" w16du:dateUtc="2026-09-22T16:4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5EBA49E" w14:textId="77777777" w:rsidR="00D64C4F" w:rsidRDefault="00D64C4F" w:rsidP="00A5391B">
      <w:pPr>
        <w:rPr>
          <w:ins w:id="15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C16EF43" w14:textId="77777777" w:rsidR="00D1508E" w:rsidRDefault="00D1508E" w:rsidP="00D1508E">
      <w:pPr>
        <w:pStyle w:val="Default"/>
        <w:rPr>
          <w:ins w:id="153" w:author="mary.inoue@fap.local" w:date="2026-09-22T12:48:00Z" w16du:dateUtc="2026-09-22T16:48:00Z"/>
        </w:rPr>
      </w:pPr>
      <w:ins w:id="154" w:author="mary.inoue@fap.local" w:date="2026-09-22T12:48:00Z" w16du:dateUtc="2026-09-22T16:4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6E587BF" w14:textId="77777777" w:rsidR="00D1508E" w:rsidRDefault="00D1508E" w:rsidP="00A5391B">
      <w:pPr>
        <w:rPr>
          <w:ins w:id="15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E95A340" w14:textId="77777777" w:rsidR="00C43956" w:rsidRDefault="00C43956" w:rsidP="00A5391B">
      <w:pPr>
        <w:rPr>
          <w:ins w:id="15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DA48134" w14:textId="77777777" w:rsidR="00425F7C" w:rsidRPr="009B31F7" w:rsidRDefault="009B31F7" w:rsidP="00A5391B">
      <w:pPr>
        <w:rPr>
          <w:ins w:id="15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58" w:author="mary.inoue@fap.local" w:date="2026-09-22T12:48:00Z" w16du:dateUtc="2026-09-22T16:4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AFD6F26" w14:textId="77777777" w:rsidR="00425F7C" w:rsidRDefault="00C549DE" w:rsidP="00A5391B">
      <w:pPr>
        <w:rPr>
          <w:ins w:id="15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0" w:author="mary.inoue@fap.local" w:date="2026-09-22T12:48:00Z" w16du:dateUtc="2026-09-22T16:4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779DD4AD" w14:textId="77777777" w:rsidR="0040121F" w:rsidRDefault="0040121F" w:rsidP="0040121F">
      <w:pPr>
        <w:rPr>
          <w:ins w:id="16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2" w:author="mary.inoue@fap.local" w:date="2026-09-22T12:48:00Z" w16du:dateUtc="2026-09-22T16:4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7CF4E2CF" w14:textId="77777777" w:rsidR="00A2270B" w:rsidRPr="00AF56D5" w:rsidRDefault="00A2270B" w:rsidP="00A2270B">
      <w:pPr>
        <w:rPr>
          <w:ins w:id="16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4" w:author="mary.inoue@fap.local" w:date="2026-09-22T12:48:00Z" w16du:dateUtc="2026-09-22T16:4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59AE2A0A" w14:textId="77777777" w:rsidR="00E45383" w:rsidRDefault="00E45383" w:rsidP="00E45383">
      <w:pPr>
        <w:rPr>
          <w:ins w:id="16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98FB1CE" w14:textId="77777777" w:rsidR="00395556" w:rsidRPr="000642ED" w:rsidRDefault="00395556" w:rsidP="00395556">
      <w:pPr>
        <w:rPr>
          <w:ins w:id="16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7" w:author="mary.inoue@fap.local" w:date="2026-09-22T12:48:00Z" w16du:dateUtc="2026-09-22T16:4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68A4DC16" w14:textId="77777777" w:rsidR="0040121F" w:rsidRDefault="0040121F" w:rsidP="0040121F">
      <w:pPr>
        <w:rPr>
          <w:ins w:id="16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79C374C" w14:textId="77777777" w:rsidR="00395556" w:rsidRDefault="00395556" w:rsidP="00E45383">
      <w:pPr>
        <w:rPr>
          <w:ins w:id="16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F022963" w14:textId="77777777" w:rsidR="00E45383" w:rsidRPr="0050434A" w:rsidRDefault="00E45383" w:rsidP="00E45383">
      <w:pPr>
        <w:rPr>
          <w:ins w:id="17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1" w:author="mary.inoue@fap.local" w:date="2026-09-22T12:48:00Z" w16du:dateUtc="2026-09-22T16:4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0FA9F71" w14:textId="77777777" w:rsidR="00723985" w:rsidRDefault="00723985" w:rsidP="00723985">
      <w:pPr>
        <w:pStyle w:val="Default"/>
        <w:rPr>
          <w:ins w:id="172" w:author="mary.inoue@fap.local" w:date="2026-09-22T12:48:00Z" w16du:dateUtc="2026-09-22T16:48:00Z"/>
        </w:rPr>
      </w:pPr>
    </w:p>
    <w:p w14:paraId="59C3A224" w14:textId="77777777" w:rsidR="00EB44BF" w:rsidRPr="008D7954" w:rsidRDefault="00EB44BF" w:rsidP="00EB44BF">
      <w:pPr>
        <w:rPr>
          <w:ins w:id="17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4" w:author="mary.inoue@fap.local" w:date="2026-09-22T12:48:00Z" w16du:dateUtc="2026-09-22T16:4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41303517" w14:textId="77777777" w:rsidR="00E45383" w:rsidRDefault="00E45383" w:rsidP="00723985">
      <w:pPr>
        <w:pStyle w:val="Default"/>
        <w:rPr>
          <w:ins w:id="175" w:author="mary.inoue@fap.local" w:date="2026-09-22T12:48:00Z" w16du:dateUtc="2026-09-22T16:48:00Z"/>
        </w:rPr>
      </w:pPr>
    </w:p>
    <w:p w14:paraId="7171906A" w14:textId="77777777" w:rsidR="00723985" w:rsidRPr="00345AD1" w:rsidRDefault="00723985" w:rsidP="00723985">
      <w:pPr>
        <w:pStyle w:val="Default"/>
        <w:rPr>
          <w:ins w:id="176" w:author="mary.inoue@fap.local" w:date="2026-09-22T12:48:00Z" w16du:dateUtc="2026-09-22T16:48:00Z"/>
        </w:rPr>
      </w:pPr>
      <w:ins w:id="177" w:author="mary.inoue@fap.local" w:date="2026-09-22T12:48:00Z" w16du:dateUtc="2026-09-22T16:4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CBE2347" w14:textId="77777777" w:rsidR="00723985" w:rsidRDefault="00723985" w:rsidP="00A5391B">
      <w:pPr>
        <w:rPr>
          <w:ins w:id="17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55C1C82" w14:textId="77777777" w:rsidR="00B30730" w:rsidRPr="00345AD1" w:rsidRDefault="00B30730" w:rsidP="00B30730">
      <w:pPr>
        <w:pStyle w:val="Default"/>
        <w:rPr>
          <w:ins w:id="179" w:author="mary.inoue@fap.local" w:date="2026-09-22T12:48:00Z" w16du:dateUtc="2026-09-22T16:48:00Z"/>
        </w:rPr>
      </w:pPr>
      <w:ins w:id="180" w:author="mary.inoue@fap.local" w:date="2026-09-22T12:48:00Z" w16du:dateUtc="2026-09-22T16:4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9BE662C" w14:textId="77777777" w:rsidR="00B30730" w:rsidRDefault="00B30730" w:rsidP="00A5391B">
      <w:pPr>
        <w:rPr>
          <w:ins w:id="181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8624946" w14:textId="77777777" w:rsidR="00723985" w:rsidRDefault="00723985" w:rsidP="00A5391B">
      <w:pPr>
        <w:rPr>
          <w:ins w:id="18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DA1F17A" w14:textId="77777777" w:rsidR="00723985" w:rsidRDefault="00723985" w:rsidP="00A5391B">
      <w:pPr>
        <w:rPr>
          <w:ins w:id="18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8B99023" w14:textId="77777777" w:rsidR="00BC4C01" w:rsidRPr="00BC4C01" w:rsidRDefault="00BC4C01" w:rsidP="00A5391B">
      <w:pPr>
        <w:rPr>
          <w:ins w:id="18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85" w:author="mary.inoue@fap.local" w:date="2026-09-22T12:48:00Z" w16du:dateUtc="2026-09-22T16:4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1DB7F1C" w14:textId="77777777" w:rsidR="00B23618" w:rsidRDefault="00B23618" w:rsidP="00B23618">
      <w:pPr>
        <w:rPr>
          <w:ins w:id="18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87" w:author="mary.inoue@fap.local" w:date="2026-09-22T12:48:00Z" w16du:dateUtc="2026-09-22T16:4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CA81A55" w14:textId="77777777" w:rsidR="00B23618" w:rsidRDefault="00B23618" w:rsidP="00A5391B">
      <w:pPr>
        <w:rPr>
          <w:ins w:id="18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806FB74" w14:textId="77777777" w:rsidR="00B23618" w:rsidRDefault="00B23618" w:rsidP="00A5391B">
      <w:pPr>
        <w:rPr>
          <w:ins w:id="18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EE98367" w14:textId="77777777" w:rsidR="006D73AD" w:rsidRDefault="006F5CEB" w:rsidP="00A5391B">
      <w:pPr>
        <w:rPr>
          <w:ins w:id="19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1" w:author="mary.inoue@fap.local" w:date="2026-09-22T12:48:00Z" w16du:dateUtc="2026-09-22T16:4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0F6306B3" w14:textId="77777777" w:rsidR="00B23618" w:rsidRPr="003A0E43" w:rsidRDefault="00B23618" w:rsidP="00B23618">
      <w:pPr>
        <w:rPr>
          <w:ins w:id="19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3" w:author="mary.inoue@fap.local" w:date="2026-09-22T12:48:00Z" w16du:dateUtc="2026-09-22T16:4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504B34D" w14:textId="77777777" w:rsidR="00B30730" w:rsidRDefault="00B30730" w:rsidP="00A5391B">
      <w:pPr>
        <w:rPr>
          <w:ins w:id="19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05F8C9C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9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6CA1E4E8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19D786E1" w14:textId="77777777" w:rsidR="00B23618" w:rsidRDefault="00B23618" w:rsidP="00B23618">
      <w:pPr>
        <w:rPr>
          <w:ins w:id="19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9" w:author="mary.inoue@fap.local" w:date="2026-09-22T12:48:00Z" w16du:dateUtc="2026-09-22T16:4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C5E2B7E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3B78519" w14:textId="77777777" w:rsidR="00B23618" w:rsidRPr="00345AD1" w:rsidRDefault="00B23618" w:rsidP="00B23618">
      <w:pPr>
        <w:pStyle w:val="Default"/>
        <w:rPr>
          <w:ins w:id="202" w:author="mary.inoue@fap.local" w:date="2026-09-22T12:48:00Z" w16du:dateUtc="2026-09-22T16:48:00Z"/>
        </w:rPr>
      </w:pPr>
      <w:ins w:id="203" w:author="mary.inoue@fap.local" w:date="2026-09-22T12:48:00Z" w16du:dateUtc="2026-09-22T16:48:00Z">
        <w:r w:rsidRPr="00345AD1">
          <w:t xml:space="preserve"> </w:t>
        </w:r>
      </w:ins>
    </w:p>
    <w:p w14:paraId="7279E160" w14:textId="77777777" w:rsidR="00B23618" w:rsidRDefault="00B23618" w:rsidP="00B23618">
      <w:pPr>
        <w:rPr>
          <w:ins w:id="20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8C82326" w14:textId="77777777" w:rsidR="00B23618" w:rsidRDefault="00B23618" w:rsidP="00B23618">
      <w:pPr>
        <w:rPr>
          <w:ins w:id="20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0F94BA3" w14:textId="77777777" w:rsidR="00B23618" w:rsidRDefault="00B23618" w:rsidP="00B23618">
      <w:pPr>
        <w:rPr>
          <w:ins w:id="20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07" w:author="mary.inoue@fap.local" w:date="2026-09-22T12:48:00Z" w16du:dateUtc="2026-09-22T16:4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6D77618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02DA544F" w14:textId="77777777" w:rsidR="00B30730" w:rsidRDefault="00B30730" w:rsidP="00A5391B">
      <w:pPr>
        <w:rPr>
          <w:ins w:id="20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CE10929" w14:textId="77777777" w:rsidR="00D1600A" w:rsidRPr="00345AD1" w:rsidRDefault="00D1600A" w:rsidP="00D1600A">
      <w:pPr>
        <w:pStyle w:val="Default"/>
        <w:rPr>
          <w:ins w:id="210" w:author="mary.inoue@fap.local" w:date="2026-09-22T12:48:00Z" w16du:dateUtc="2026-09-22T16:48:00Z"/>
        </w:rPr>
      </w:pPr>
      <w:ins w:id="211" w:author="mary.inoue@fap.local" w:date="2026-09-22T12:48:00Z" w16du:dateUtc="2026-09-22T16:4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30290EB0" w14:textId="77777777" w:rsidR="004175E5" w:rsidRDefault="004175E5" w:rsidP="00A5391B">
      <w:pPr>
        <w:rPr>
          <w:ins w:id="21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2254787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214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B35C937" w14:textId="77777777" w:rsidR="00F33C0F" w:rsidRDefault="00F33C0F" w:rsidP="00A5391B">
      <w:pPr>
        <w:rPr>
          <w:ins w:id="21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97529E5" w14:textId="77777777" w:rsidR="00D60738" w:rsidRDefault="00D60738" w:rsidP="00A5391B">
      <w:pPr>
        <w:rPr>
          <w:ins w:id="21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17" w:author="mary.inoue@fap.local" w:date="2026-09-22T12:48:00Z" w16du:dateUtc="2026-09-22T16:4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5ED50F6E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19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EBDD59D" w14:textId="77777777" w:rsidR="00A24980" w:rsidRPr="00D60738" w:rsidRDefault="00A24980" w:rsidP="00A5391B">
      <w:pPr>
        <w:rPr>
          <w:ins w:id="22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3B8BC08" w14:textId="77777777" w:rsidR="00163BDD" w:rsidRDefault="00163BDD" w:rsidP="00A5391B">
      <w:pPr>
        <w:rPr>
          <w:ins w:id="22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22" w:author="mary.inoue@fap.local" w:date="2026-09-22T12:48:00Z" w16du:dateUtc="2026-09-22T16:4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1124A23" w14:textId="77777777" w:rsidR="00B23618" w:rsidRDefault="00B23618" w:rsidP="00A5391B">
      <w:pPr>
        <w:rPr>
          <w:ins w:id="22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5B2E247" w14:textId="77777777" w:rsidR="00B23618" w:rsidRDefault="00B23618" w:rsidP="00B23618">
      <w:pPr>
        <w:rPr>
          <w:ins w:id="22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A9F9529" w14:textId="77777777" w:rsidR="00B23618" w:rsidRDefault="00B23618" w:rsidP="00A5391B">
      <w:pPr>
        <w:rPr>
          <w:ins w:id="22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72A17CA" w14:textId="77777777" w:rsidR="00094AC5" w:rsidRDefault="00094AC5" w:rsidP="00094AC5">
      <w:pPr>
        <w:pStyle w:val="Default"/>
        <w:rPr>
          <w:ins w:id="226" w:author="mary.inoue@fap.local" w:date="2026-09-22T12:48:00Z" w16du:dateUtc="2026-09-22T16:48:00Z"/>
        </w:rPr>
      </w:pPr>
      <w:ins w:id="227" w:author="mary.inoue@fap.local" w:date="2026-09-22T12:48:00Z" w16du:dateUtc="2026-09-22T16:4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54DF8EAD" w14:textId="77777777" w:rsidR="00B23618" w:rsidRDefault="00B23618" w:rsidP="00B23618">
      <w:pPr>
        <w:rPr>
          <w:ins w:id="22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F716B13" w14:textId="77777777" w:rsidR="00B23618" w:rsidRPr="003268AD" w:rsidRDefault="00B23618" w:rsidP="00B23618">
      <w:pPr>
        <w:rPr>
          <w:ins w:id="22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30" w:author="mary.inoue@fap.local" w:date="2026-09-22T12:48:00Z" w16du:dateUtc="2026-09-22T16:4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5D2584C7" w14:textId="77777777" w:rsidR="00B23618" w:rsidRPr="005B78AA" w:rsidRDefault="00B23618" w:rsidP="00B23618">
      <w:pPr>
        <w:rPr>
          <w:ins w:id="2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32" w:author="mary.inoue@fap.local" w:date="2026-09-22T12:48:00Z" w16du:dateUtc="2026-09-22T16:4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0363AE13" w14:textId="77777777" w:rsidR="00B23618" w:rsidRPr="00345AD1" w:rsidRDefault="00B23618" w:rsidP="00094AC5">
      <w:pPr>
        <w:pStyle w:val="Default"/>
        <w:rPr>
          <w:ins w:id="233" w:author="mary.inoue@fap.local" w:date="2026-09-22T12:48:00Z" w16du:dateUtc="2026-09-22T16:48:00Z"/>
        </w:rPr>
      </w:pPr>
    </w:p>
    <w:p w14:paraId="2219B1F9" w14:textId="77777777" w:rsidR="00094AC5" w:rsidRDefault="00094AC5" w:rsidP="00094AC5">
      <w:pPr>
        <w:pStyle w:val="Default"/>
        <w:rPr>
          <w:ins w:id="234" w:author="mary.inoue@fap.local" w:date="2026-09-22T12:48:00Z" w16du:dateUtc="2026-09-22T16:48:00Z"/>
        </w:rPr>
      </w:pPr>
    </w:p>
    <w:p w14:paraId="4ECD513B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5B231F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1034331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3D98C914" w14:textId="77777777" w:rsidR="00094AC5" w:rsidRPr="00163BDD" w:rsidRDefault="00094AC5" w:rsidP="00A5391B">
      <w:pPr>
        <w:rPr>
          <w:ins w:id="24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966E84C" w14:textId="77777777" w:rsidR="00A5391B" w:rsidRPr="00A5391B" w:rsidRDefault="00A5391B" w:rsidP="00A5391B">
      <w:pPr>
        <w:rPr>
          <w:ins w:id="24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42" w:author="mary.inoue@fap.local" w:date="2026-09-22T12:48:00Z" w16du:dateUtc="2026-09-22T16:4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BEA71E4" w14:textId="77777777" w:rsidR="002C247D" w:rsidRDefault="002C247D" w:rsidP="002C247D">
      <w:pPr>
        <w:rPr>
          <w:ins w:id="24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44" w:author="mary.inoue@fap.local" w:date="2026-09-22T12:48:00Z" w16du:dateUtc="2026-09-22T16:4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C202035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24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78045C8" w14:textId="77777777" w:rsidR="00BB7F95" w:rsidRDefault="00BB7F95" w:rsidP="002C247D">
      <w:pPr>
        <w:rPr>
          <w:ins w:id="24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F01C9CC" w14:textId="77777777" w:rsidR="00BB7F95" w:rsidRDefault="00BB7F95" w:rsidP="002C247D">
      <w:pPr>
        <w:rPr>
          <w:ins w:id="24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2A75D2A" w14:textId="77777777" w:rsidR="00BB7F95" w:rsidRDefault="00BB7F95" w:rsidP="002C247D">
      <w:pPr>
        <w:rPr>
          <w:ins w:id="24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9AE0E18" w14:textId="77777777" w:rsidR="00140891" w:rsidRDefault="00140891" w:rsidP="002C247D">
      <w:pPr>
        <w:rPr>
          <w:ins w:id="25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1" w:author="mary.inoue@fap.local" w:date="2026-09-22T12:48:00Z" w16du:dateUtc="2026-09-22T16:4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55F6F88" w14:textId="77777777" w:rsidR="00B23618" w:rsidRPr="005B78AA" w:rsidRDefault="00B23618" w:rsidP="00B23618">
      <w:pPr>
        <w:rPr>
          <w:ins w:id="252" w:author="mary.inoue@fap.local" w:date="2026-09-22T12:48:00Z" w16du:dateUtc="2026-09-22T16:48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48:00Z" w16du:dateUtc="2026-09-22T16:4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794692D0" w14:textId="77777777" w:rsidR="00B23618" w:rsidRPr="00140891" w:rsidRDefault="00B23618" w:rsidP="002C247D">
      <w:pPr>
        <w:rPr>
          <w:ins w:id="25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37B30AC" w14:textId="77777777" w:rsidR="00140891" w:rsidRDefault="00140891" w:rsidP="002C247D">
      <w:pPr>
        <w:rPr>
          <w:ins w:id="25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7" w:author="mary.inoue@fap.local" w:date="2026-09-22T12:48:00Z" w16du:dateUtc="2026-09-22T16:4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4806FABE" w14:textId="77777777" w:rsidR="00064320" w:rsidRDefault="00064320" w:rsidP="00064320">
      <w:pPr>
        <w:pStyle w:val="Default"/>
        <w:rPr>
          <w:ins w:id="258" w:author="mary.inoue@fap.local" w:date="2026-09-22T12:48:00Z" w16du:dateUtc="2026-09-22T16:48:00Z"/>
        </w:rPr>
      </w:pPr>
    </w:p>
    <w:p w14:paraId="4ECE3712" w14:textId="77777777" w:rsidR="00064320" w:rsidRPr="00345AD1" w:rsidRDefault="00064320" w:rsidP="00064320">
      <w:pPr>
        <w:pStyle w:val="Default"/>
        <w:rPr>
          <w:ins w:id="259" w:author="mary.inoue@fap.local" w:date="2026-09-22T12:48:00Z" w16du:dateUtc="2026-09-22T16:48:00Z"/>
        </w:rPr>
      </w:pPr>
      <w:ins w:id="260" w:author="mary.inoue@fap.local" w:date="2026-09-22T12:48:00Z" w16du:dateUtc="2026-09-22T16:4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8238488" w14:textId="77777777" w:rsidR="00064320" w:rsidRDefault="00064320" w:rsidP="00064320">
      <w:pPr>
        <w:pStyle w:val="Default"/>
        <w:rPr>
          <w:ins w:id="261" w:author="mary.inoue@fap.local" w:date="2026-09-22T12:48:00Z" w16du:dateUtc="2026-09-22T16:48:00Z"/>
        </w:rPr>
      </w:pPr>
    </w:p>
    <w:p w14:paraId="65A02AD3" w14:textId="77777777" w:rsidR="00064320" w:rsidRPr="008A41B7" w:rsidRDefault="008A41B7" w:rsidP="002C247D">
      <w:pPr>
        <w:rPr>
          <w:ins w:id="26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63" w:author="mary.inoue@fap.local" w:date="2026-09-22T12:48:00Z" w16du:dateUtc="2026-09-22T16:4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C97BD30" w14:textId="77777777" w:rsidR="00064320" w:rsidRDefault="00064320" w:rsidP="002C247D">
      <w:pPr>
        <w:rPr>
          <w:ins w:id="26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441C0C9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98DE3DF" w14:textId="77777777" w:rsidR="00706622" w:rsidRPr="00345AD1" w:rsidRDefault="00706622" w:rsidP="00706622">
      <w:pPr>
        <w:pStyle w:val="Default"/>
        <w:rPr>
          <w:ins w:id="267" w:author="mary.inoue@fap.local" w:date="2026-09-22T12:48:00Z" w16du:dateUtc="2026-09-22T16:48:00Z"/>
        </w:rPr>
      </w:pPr>
    </w:p>
    <w:p w14:paraId="736B976F" w14:textId="77777777" w:rsidR="00494500" w:rsidRDefault="00494500" w:rsidP="00494500">
      <w:pPr>
        <w:pStyle w:val="Default"/>
        <w:rPr>
          <w:ins w:id="268" w:author="mary.inoue@fap.local" w:date="2026-09-22T12:48:00Z" w16du:dateUtc="2026-09-22T16:48:00Z"/>
        </w:rPr>
      </w:pPr>
      <w:ins w:id="269" w:author="mary.inoue@fap.local" w:date="2026-09-22T12:48:00Z" w16du:dateUtc="2026-09-22T16:4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19D6AB9" w14:textId="77777777" w:rsidR="005201FD" w:rsidRDefault="005201FD" w:rsidP="00494500">
      <w:pPr>
        <w:pStyle w:val="Default"/>
        <w:rPr>
          <w:ins w:id="270" w:author="mary.inoue@fap.local" w:date="2026-09-22T12:48:00Z" w16du:dateUtc="2026-09-22T16:48:00Z"/>
        </w:rPr>
      </w:pPr>
    </w:p>
    <w:p w14:paraId="0F13F62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72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BD7F451" w14:textId="77777777" w:rsidR="005201FD" w:rsidRPr="00345AD1" w:rsidRDefault="005201FD" w:rsidP="00494500">
      <w:pPr>
        <w:pStyle w:val="Default"/>
        <w:rPr>
          <w:ins w:id="273" w:author="mary.inoue@fap.local" w:date="2026-09-22T12:48:00Z" w16du:dateUtc="2026-09-22T16:48:00Z"/>
        </w:rPr>
      </w:pPr>
    </w:p>
    <w:p w14:paraId="76C48FD7" w14:textId="77777777" w:rsidR="00BD6490" w:rsidRPr="00345AD1" w:rsidRDefault="00BD6490" w:rsidP="00BD6490">
      <w:pPr>
        <w:pStyle w:val="Default"/>
        <w:rPr>
          <w:ins w:id="274" w:author="mary.inoue@fap.local" w:date="2026-09-22T12:48:00Z" w16du:dateUtc="2026-09-22T16:48:00Z"/>
        </w:rPr>
      </w:pPr>
      <w:ins w:id="275" w:author="mary.inoue@fap.local" w:date="2026-09-22T12:48:00Z" w16du:dateUtc="2026-09-22T16:4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6DCF2D71" w14:textId="77777777" w:rsidR="00064320" w:rsidRDefault="00064320" w:rsidP="002C247D">
      <w:pPr>
        <w:rPr>
          <w:ins w:id="27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00F33B9" w14:textId="77777777" w:rsidR="00B9482B" w:rsidRDefault="00B9482B" w:rsidP="002C247D">
      <w:pPr>
        <w:rPr>
          <w:ins w:id="27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78" w:author="mary.inoue@fap.local" w:date="2026-09-22T12:48:00Z" w16du:dateUtc="2026-09-22T16:4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2401ACC" w14:textId="77777777" w:rsidR="00B9482B" w:rsidRDefault="00B9482B" w:rsidP="002C247D">
      <w:pPr>
        <w:rPr>
          <w:ins w:id="27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80" w:author="mary.inoue@fap.local" w:date="2026-09-22T12:48:00Z" w16du:dateUtc="2026-09-22T16:4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050CEBE" w14:textId="77777777" w:rsidR="009801CD" w:rsidRDefault="009801CD" w:rsidP="002C247D">
      <w:pPr>
        <w:rPr>
          <w:ins w:id="28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82" w:author="mary.inoue@fap.local" w:date="2026-09-22T12:48:00Z" w16du:dateUtc="2026-09-22T16:4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717FF35" w14:textId="77777777" w:rsidR="00C10C2A" w:rsidRPr="00345AD1" w:rsidRDefault="00C10C2A" w:rsidP="00C10C2A">
      <w:pPr>
        <w:pStyle w:val="Default"/>
        <w:rPr>
          <w:ins w:id="283" w:author="mary.inoue@fap.local" w:date="2026-09-22T12:48:00Z" w16du:dateUtc="2026-09-22T16:48:00Z"/>
        </w:rPr>
      </w:pPr>
      <w:ins w:id="284" w:author="mary.inoue@fap.local" w:date="2026-09-22T12:48:00Z" w16du:dateUtc="2026-09-22T16:4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EA63FDD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0AECD030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287" w:author="mary.inoue@fap.local" w:date="2026-09-22T12:48:00Z" w16du:dateUtc="2026-09-22T16:4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9FB7F2E" w14:textId="77777777" w:rsidR="00C10C2A" w:rsidRPr="009801CD" w:rsidRDefault="00C10C2A" w:rsidP="002C247D">
      <w:pPr>
        <w:rPr>
          <w:ins w:id="28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1217"/>
        <w:gridCol w:w="1218"/>
        <w:gridCol w:w="1218"/>
        <w:gridCol w:w="1218"/>
        <w:gridCol w:w="1218"/>
        <w:gridCol w:w="1218"/>
      </w:tblGrid>
      <w:tr w:rsidR="00F83ACC" w14:paraId="6D7527EE" w14:textId="77777777">
        <w:tblPrEx>
          <w:tblCellMar>
            <w:top w:w="0" w:type="dxa"/>
            <w:bottom w:w="0" w:type="dxa"/>
          </w:tblCellMar>
        </w:tblPrEx>
        <w:trPr>
          <w:del w:id="289" w:author="mary.inoue@fap.local" w:date="2026-09-22T12:48:00Z" w16du:dateUtc="2026-09-22T16:48:00Z"/>
        </w:trPr>
        <w:tc>
          <w:tcPr>
            <w:tcW w:w="11905" w:type="dxa"/>
            <w:gridSpan w:val="7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1CD5650" w14:textId="77777777" w:rsidR="00F83ACC" w:rsidRDefault="00B01E39">
            <w:pPr>
              <w:spacing w:before="80" w:after="80"/>
              <w:jc w:val="center"/>
              <w:rPr>
                <w:del w:id="290" w:author="mary.inoue@fap.local" w:date="2026-09-22T12:48:00Z" w16du:dateUtc="2026-09-22T16:48:00Z"/>
              </w:rPr>
            </w:pPr>
            <w:del w:id="291" w:author="mary.inoue@fap.local" w:date="2026-09-22T12:48:00Z" w16du:dateUtc="2026-09-22T16:48:00Z">
              <w:r>
                <w:rPr>
                  <w:b/>
                  <w:bCs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 w:rsidR="00F83ACC" w14:paraId="3DEF3F6E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  <w:del w:id="292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4289D2D1" w14:textId="77777777" w:rsidR="00F83ACC" w:rsidRDefault="00B01E39">
            <w:pPr>
              <w:jc w:val="center"/>
              <w:rPr>
                <w:del w:id="293" w:author="mary.inoue@fap.local" w:date="2026-09-22T12:48:00Z" w16du:dateUtc="2026-09-22T16:48:00Z"/>
              </w:rPr>
            </w:pPr>
            <w:del w:id="294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3C69716B" w14:textId="77777777" w:rsidR="00F83ACC" w:rsidRDefault="00B01E39">
            <w:pPr>
              <w:jc w:val="center"/>
              <w:rPr>
                <w:del w:id="295" w:author="mary.inoue@fap.local" w:date="2026-09-22T12:48:00Z" w16du:dateUtc="2026-09-22T16:48:00Z"/>
              </w:rPr>
            </w:pPr>
            <w:del w:id="296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3430F960" w14:textId="77777777" w:rsidR="00F83ACC" w:rsidRDefault="00B01E39">
            <w:pPr>
              <w:jc w:val="center"/>
              <w:rPr>
                <w:del w:id="297" w:author="mary.inoue@fap.local" w:date="2026-09-22T12:48:00Z" w16du:dateUtc="2026-09-22T16:48:00Z"/>
              </w:rPr>
            </w:pPr>
            <w:del w:id="298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55DBBA1B" w14:textId="77777777" w:rsidR="00F83ACC" w:rsidRDefault="00B01E39">
            <w:pPr>
              <w:jc w:val="center"/>
              <w:rPr>
                <w:del w:id="299" w:author="mary.inoue@fap.local" w:date="2026-09-22T12:48:00Z" w16du:dateUtc="2026-09-22T16:48:00Z"/>
              </w:rPr>
            </w:pPr>
            <w:del w:id="300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697F7CAA" w14:textId="77777777" w:rsidR="00F83ACC" w:rsidRDefault="00B01E39">
            <w:pPr>
              <w:jc w:val="center"/>
              <w:rPr>
                <w:del w:id="301" w:author="mary.inoue@fap.local" w:date="2026-09-22T12:48:00Z" w16du:dateUtc="2026-09-22T16:48:00Z"/>
              </w:rPr>
            </w:pPr>
            <w:del w:id="302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5ADE844F" w14:textId="77777777" w:rsidR="00F83ACC" w:rsidRDefault="00B01E39">
            <w:pPr>
              <w:jc w:val="center"/>
              <w:rPr>
                <w:del w:id="303" w:author="mary.inoue@fap.local" w:date="2026-09-22T12:48:00Z" w16du:dateUtc="2026-09-22T16:48:00Z"/>
              </w:rPr>
            </w:pPr>
            <w:del w:id="304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space="0" w:color="000000"/>
              <w:right w:val="single" w:sz="1" w:space="0" w:color="000000"/>
            </w:tcBorders>
            <w:shd w:val="clear" w:color="auto" w:fill="DDDDDD"/>
            <w:vAlign w:val="center"/>
          </w:tcPr>
          <w:p w14:paraId="2586C2E3" w14:textId="77777777" w:rsidR="00F83ACC" w:rsidRDefault="00B01E39">
            <w:pPr>
              <w:jc w:val="center"/>
              <w:rPr>
                <w:del w:id="305" w:author="mary.inoue@fap.local" w:date="2026-09-22T12:48:00Z" w16du:dateUtc="2026-09-22T16:48:00Z"/>
              </w:rPr>
            </w:pPr>
            <w:del w:id="306" w:author="mary.inoue@fap.local" w:date="2026-09-22T12:48:00Z" w16du:dateUtc="2026-09-22T16:48:00Z">
              <w:r>
                <w:rPr>
                  <w:b/>
                  <w:bCs/>
                  <w:sz w:val="36"/>
                  <w:szCs w:val="36"/>
                </w:rPr>
                <w:delText>Sun</w:delText>
              </w:r>
            </w:del>
          </w:p>
        </w:tc>
      </w:tr>
      <w:tr w:rsidR="00F83ACC" w14:paraId="1263E2C7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307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124F2" w14:textId="77777777" w:rsidR="00F83ACC" w:rsidRDefault="00F83ACC">
            <w:pPr>
              <w:spacing w:before="80" w:after="80"/>
              <w:jc w:val="center"/>
              <w:rPr>
                <w:del w:id="308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3246B" w14:textId="77777777" w:rsidR="00F83ACC" w:rsidRDefault="00F83ACC">
            <w:pPr>
              <w:spacing w:before="80" w:after="80"/>
              <w:jc w:val="center"/>
              <w:rPr>
                <w:del w:id="309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8E1CE" w14:textId="77777777" w:rsidR="00F83ACC" w:rsidRDefault="00F83ACC">
            <w:pPr>
              <w:spacing w:before="80" w:after="80"/>
              <w:jc w:val="center"/>
              <w:rPr>
                <w:del w:id="310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B79DE" w14:textId="77777777" w:rsidR="00F83ACC" w:rsidRDefault="00F83ACC">
            <w:pPr>
              <w:spacing w:before="80" w:after="80"/>
              <w:jc w:val="center"/>
              <w:rPr>
                <w:del w:id="311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F3846" w14:textId="77777777" w:rsidR="00F83ACC" w:rsidRDefault="00F83ACC">
            <w:pPr>
              <w:spacing w:before="80" w:after="80"/>
              <w:jc w:val="center"/>
              <w:rPr>
                <w:del w:id="312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77E3B56" w14:textId="77777777">
              <w:trPr>
                <w:trHeight w:val="399"/>
                <w:jc w:val="center"/>
                <w:del w:id="313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98ED496" w14:textId="77777777" w:rsidR="00F83ACC" w:rsidRDefault="00B01E39">
                  <w:pPr>
                    <w:spacing w:before="80" w:after="80"/>
                    <w:jc w:val="center"/>
                    <w:rPr>
                      <w:del w:id="314" w:author="mary.inoue@fap.local" w:date="2026-09-22T12:48:00Z" w16du:dateUtc="2026-09-22T16:48:00Z"/>
                    </w:rPr>
                  </w:pPr>
                  <w:del w:id="315" w:author="mary.inoue@fap.local" w:date="2026-09-22T12:48:00Z" w16du:dateUtc="2026-09-22T16:48:00Z">
                    <w:r>
                      <w:rPr>
                        <w:color w:val="FF0000"/>
                      </w:rPr>
                      <w:delText>1</w:delText>
                    </w:r>
                  </w:del>
                </w:p>
              </w:tc>
            </w:tr>
          </w:tbl>
          <w:p w14:paraId="60B71899" w14:textId="77777777" w:rsidR="00F83ACC" w:rsidRDefault="00F83ACC">
            <w:pPr>
              <w:rPr>
                <w:del w:id="316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E591ECA" w14:textId="77777777">
              <w:trPr>
                <w:trHeight w:val="399"/>
                <w:jc w:val="center"/>
                <w:del w:id="317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B3794EC" w14:textId="77777777" w:rsidR="00F83ACC" w:rsidRDefault="00B01E39">
                  <w:pPr>
                    <w:spacing w:before="80" w:after="80"/>
                    <w:jc w:val="center"/>
                    <w:rPr>
                      <w:del w:id="318" w:author="mary.inoue@fap.local" w:date="2026-09-22T12:48:00Z" w16du:dateUtc="2026-09-22T16:48:00Z"/>
                    </w:rPr>
                  </w:pPr>
                  <w:del w:id="319" w:author="mary.inoue@fap.local" w:date="2026-09-22T12:48:00Z" w16du:dateUtc="2026-09-22T16:48:00Z">
                    <w:r>
                      <w:rPr>
                        <w:color w:val="FF0000"/>
                      </w:rPr>
                      <w:delText>2</w:delText>
                    </w:r>
                  </w:del>
                </w:p>
              </w:tc>
            </w:tr>
          </w:tbl>
          <w:p w14:paraId="4BFF0B5E" w14:textId="77777777" w:rsidR="00F83ACC" w:rsidRDefault="00F83ACC">
            <w:pPr>
              <w:rPr>
                <w:del w:id="320" w:author="mary.inoue@fap.local" w:date="2026-09-22T12:48:00Z" w16du:dateUtc="2026-09-22T16:48:00Z"/>
              </w:rPr>
            </w:pPr>
          </w:p>
        </w:tc>
      </w:tr>
      <w:tr w:rsidR="00F83ACC" w14:paraId="0C4F1566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321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6A98E58" w14:textId="77777777">
              <w:trPr>
                <w:trHeight w:val="399"/>
                <w:jc w:val="center"/>
                <w:del w:id="322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CFFA6AA" w14:textId="77777777" w:rsidR="00F83ACC" w:rsidRDefault="00B01E39">
                  <w:pPr>
                    <w:spacing w:before="80" w:after="80"/>
                    <w:jc w:val="center"/>
                    <w:rPr>
                      <w:del w:id="323" w:author="mary.inoue@fap.local" w:date="2026-09-22T12:48:00Z" w16du:dateUtc="2026-09-22T16:48:00Z"/>
                    </w:rPr>
                  </w:pPr>
                  <w:del w:id="324" w:author="mary.inoue@fap.local" w:date="2026-09-22T12:48:00Z" w16du:dateUtc="2026-09-22T16:48:00Z">
                    <w:r>
                      <w:rPr>
                        <w:color w:val="000000"/>
                      </w:rPr>
                      <w:delText>3</w:delText>
                    </w:r>
                  </w:del>
                </w:p>
              </w:tc>
            </w:tr>
          </w:tbl>
          <w:p w14:paraId="01C67D7F" w14:textId="77777777" w:rsidR="00F83ACC" w:rsidRDefault="00F83ACC">
            <w:pPr>
              <w:rPr>
                <w:del w:id="325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5B3B677A" w14:textId="77777777">
              <w:trPr>
                <w:trHeight w:val="399"/>
                <w:jc w:val="center"/>
                <w:del w:id="326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6C9151A" w14:textId="77777777" w:rsidR="00F83ACC" w:rsidRDefault="00B01E39">
                  <w:pPr>
                    <w:spacing w:before="80" w:after="80"/>
                    <w:jc w:val="center"/>
                    <w:rPr>
                      <w:del w:id="327" w:author="mary.inoue@fap.local" w:date="2026-09-22T12:48:00Z" w16du:dateUtc="2026-09-22T16:48:00Z"/>
                    </w:rPr>
                  </w:pPr>
                  <w:del w:id="328" w:author="mary.inoue@fap.local" w:date="2026-09-22T12:48:00Z" w16du:dateUtc="2026-09-22T16:48:00Z">
                    <w:r>
                      <w:rPr>
                        <w:color w:val="000000"/>
                      </w:rPr>
                      <w:delText>4</w:delText>
                    </w:r>
                  </w:del>
                </w:p>
              </w:tc>
            </w:tr>
          </w:tbl>
          <w:p w14:paraId="10FDACC8" w14:textId="77777777" w:rsidR="00F83ACC" w:rsidRDefault="00F83ACC">
            <w:pPr>
              <w:rPr>
                <w:del w:id="329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4C934ED" w14:textId="77777777">
              <w:trPr>
                <w:trHeight w:val="399"/>
                <w:jc w:val="center"/>
                <w:del w:id="330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EDA38FD" w14:textId="77777777" w:rsidR="00F83ACC" w:rsidRDefault="00B01E39">
                  <w:pPr>
                    <w:spacing w:before="80" w:after="80"/>
                    <w:jc w:val="center"/>
                    <w:rPr>
                      <w:del w:id="331" w:author="mary.inoue@fap.local" w:date="2026-09-22T12:48:00Z" w16du:dateUtc="2026-09-22T16:48:00Z"/>
                    </w:rPr>
                  </w:pPr>
                  <w:del w:id="332" w:author="mary.inoue@fap.local" w:date="2026-09-22T12:48:00Z" w16du:dateUtc="2026-09-22T16:48:00Z">
                    <w:r>
                      <w:rPr>
                        <w:color w:val="000000"/>
                      </w:rPr>
                      <w:delText>5</w:delText>
                    </w:r>
                  </w:del>
                </w:p>
              </w:tc>
            </w:tr>
          </w:tbl>
          <w:p w14:paraId="76003B0A" w14:textId="77777777" w:rsidR="00F83ACC" w:rsidRDefault="00F83ACC">
            <w:pPr>
              <w:rPr>
                <w:del w:id="333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6D78745E" w14:textId="77777777">
              <w:trPr>
                <w:trHeight w:val="399"/>
                <w:jc w:val="center"/>
                <w:del w:id="334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1E5F1C3" w14:textId="77777777" w:rsidR="00F83ACC" w:rsidRDefault="00B01E39">
                  <w:pPr>
                    <w:spacing w:before="80" w:after="80"/>
                    <w:jc w:val="center"/>
                    <w:rPr>
                      <w:del w:id="335" w:author="mary.inoue@fap.local" w:date="2026-09-22T12:48:00Z" w16du:dateUtc="2026-09-22T16:48:00Z"/>
                    </w:rPr>
                  </w:pPr>
                  <w:del w:id="336" w:author="mary.inoue@fap.local" w:date="2026-09-22T12:48:00Z" w16du:dateUtc="2026-09-22T16:48:00Z">
                    <w:r>
                      <w:rPr>
                        <w:color w:val="000000"/>
                      </w:rPr>
                      <w:delText>6</w:delText>
                    </w:r>
                  </w:del>
                </w:p>
              </w:tc>
            </w:tr>
          </w:tbl>
          <w:p w14:paraId="411532A3" w14:textId="77777777" w:rsidR="00F83ACC" w:rsidRDefault="00F83ACC">
            <w:pPr>
              <w:rPr>
                <w:del w:id="337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0BD4CD3B" w14:textId="77777777">
              <w:trPr>
                <w:trHeight w:val="399"/>
                <w:jc w:val="center"/>
                <w:del w:id="338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544649D" w14:textId="77777777" w:rsidR="00F83ACC" w:rsidRDefault="00B01E39">
                  <w:pPr>
                    <w:spacing w:before="80" w:after="80"/>
                    <w:jc w:val="center"/>
                    <w:rPr>
                      <w:del w:id="339" w:author="mary.inoue@fap.local" w:date="2026-09-22T12:48:00Z" w16du:dateUtc="2026-09-22T16:48:00Z"/>
                    </w:rPr>
                  </w:pPr>
                  <w:del w:id="340" w:author="mary.inoue@fap.local" w:date="2026-09-22T12:48:00Z" w16du:dateUtc="2026-09-22T16:48:00Z">
                    <w:r>
                      <w:rPr>
                        <w:color w:val="000000"/>
                      </w:rPr>
                      <w:delText>7</w:delText>
                    </w:r>
                  </w:del>
                </w:p>
              </w:tc>
            </w:tr>
          </w:tbl>
          <w:p w14:paraId="7DD1FD03" w14:textId="77777777" w:rsidR="00F83ACC" w:rsidRDefault="00F83ACC">
            <w:pPr>
              <w:rPr>
                <w:del w:id="341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032595E1" w14:textId="77777777">
              <w:trPr>
                <w:trHeight w:val="399"/>
                <w:jc w:val="center"/>
                <w:del w:id="342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BE45F36" w14:textId="77777777" w:rsidR="00F83ACC" w:rsidRDefault="00B01E39">
                  <w:pPr>
                    <w:spacing w:before="80" w:after="80"/>
                    <w:jc w:val="center"/>
                    <w:rPr>
                      <w:del w:id="343" w:author="mary.inoue@fap.local" w:date="2026-09-22T12:48:00Z" w16du:dateUtc="2026-09-22T16:48:00Z"/>
                    </w:rPr>
                  </w:pPr>
                  <w:del w:id="344" w:author="mary.inoue@fap.local" w:date="2026-09-22T12:48:00Z" w16du:dateUtc="2026-09-22T16:48:00Z">
                    <w:r>
                      <w:rPr>
                        <w:color w:val="FF0000"/>
                      </w:rPr>
                      <w:delText>8</w:delText>
                    </w:r>
                  </w:del>
                </w:p>
              </w:tc>
            </w:tr>
          </w:tbl>
          <w:p w14:paraId="53F38492" w14:textId="77777777" w:rsidR="00F83ACC" w:rsidRDefault="00F83ACC">
            <w:pPr>
              <w:rPr>
                <w:del w:id="345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E8D2536" w14:textId="77777777">
              <w:trPr>
                <w:trHeight w:val="399"/>
                <w:jc w:val="center"/>
                <w:del w:id="346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031B8D9" w14:textId="77777777" w:rsidR="00F83ACC" w:rsidRDefault="00B01E39">
                  <w:pPr>
                    <w:spacing w:before="80" w:after="80"/>
                    <w:jc w:val="center"/>
                    <w:rPr>
                      <w:del w:id="347" w:author="mary.inoue@fap.local" w:date="2026-09-22T12:48:00Z" w16du:dateUtc="2026-09-22T16:48:00Z"/>
                    </w:rPr>
                  </w:pPr>
                  <w:del w:id="348" w:author="mary.inoue@fap.local" w:date="2026-09-22T12:48:00Z" w16du:dateUtc="2026-09-22T16:48:00Z">
                    <w:r>
                      <w:rPr>
                        <w:color w:val="FF0000"/>
                      </w:rPr>
                      <w:delText>9</w:delText>
                    </w:r>
                  </w:del>
                </w:p>
              </w:tc>
            </w:tr>
          </w:tbl>
          <w:p w14:paraId="17D9744B" w14:textId="77777777" w:rsidR="00F83ACC" w:rsidRDefault="00F83ACC">
            <w:pPr>
              <w:rPr>
                <w:del w:id="349" w:author="mary.inoue@fap.local" w:date="2026-09-22T12:48:00Z" w16du:dateUtc="2026-09-22T16:48:00Z"/>
              </w:rPr>
            </w:pPr>
          </w:p>
        </w:tc>
      </w:tr>
      <w:tr w:rsidR="00F83ACC" w14:paraId="1B7D663E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350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55B92025" w14:textId="77777777">
              <w:trPr>
                <w:trHeight w:val="399"/>
                <w:jc w:val="center"/>
                <w:del w:id="351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0F4ADB7" w14:textId="77777777" w:rsidR="00F83ACC" w:rsidRDefault="00B01E39">
                  <w:pPr>
                    <w:spacing w:before="80" w:after="80"/>
                    <w:jc w:val="center"/>
                    <w:rPr>
                      <w:del w:id="352" w:author="mary.inoue@fap.local" w:date="2026-09-22T12:48:00Z" w16du:dateUtc="2026-09-22T16:48:00Z"/>
                    </w:rPr>
                  </w:pPr>
                  <w:del w:id="353" w:author="mary.inoue@fap.local" w:date="2026-09-22T12:48:00Z" w16du:dateUtc="2026-09-22T16:48:00Z">
                    <w:r>
                      <w:rPr>
                        <w:color w:val="000000"/>
                      </w:rPr>
                      <w:delText>10</w:delText>
                    </w:r>
                  </w:del>
                </w:p>
              </w:tc>
            </w:tr>
          </w:tbl>
          <w:p w14:paraId="3A12FD0A" w14:textId="77777777" w:rsidR="00F83ACC" w:rsidRDefault="00F83ACC">
            <w:pPr>
              <w:rPr>
                <w:del w:id="354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70205A6E" w14:textId="77777777">
              <w:trPr>
                <w:trHeight w:val="399"/>
                <w:jc w:val="center"/>
                <w:del w:id="355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5823B0F" w14:textId="77777777" w:rsidR="00F83ACC" w:rsidRDefault="00B01E39">
                  <w:pPr>
                    <w:spacing w:before="80" w:after="80"/>
                    <w:jc w:val="center"/>
                    <w:rPr>
                      <w:del w:id="356" w:author="mary.inoue@fap.local" w:date="2026-09-22T12:48:00Z" w16du:dateUtc="2026-09-22T16:48:00Z"/>
                    </w:rPr>
                  </w:pPr>
                  <w:del w:id="357" w:author="mary.inoue@fap.local" w:date="2026-09-22T12:48:00Z" w16du:dateUtc="2026-09-22T16:48:00Z">
                    <w:r>
                      <w:rPr>
                        <w:color w:val="000000"/>
                      </w:rPr>
                      <w:delText>11</w:delText>
                    </w:r>
                  </w:del>
                </w:p>
              </w:tc>
            </w:tr>
          </w:tbl>
          <w:p w14:paraId="243A1FB4" w14:textId="77777777" w:rsidR="00F83ACC" w:rsidRDefault="00F83ACC">
            <w:pPr>
              <w:rPr>
                <w:del w:id="358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5BD7F8F3" w14:textId="77777777">
              <w:trPr>
                <w:trHeight w:val="399"/>
                <w:jc w:val="center"/>
                <w:del w:id="359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4DF0BE3" w14:textId="77777777" w:rsidR="00F83ACC" w:rsidRDefault="00B01E39">
                  <w:pPr>
                    <w:spacing w:before="80" w:after="80"/>
                    <w:jc w:val="center"/>
                    <w:rPr>
                      <w:del w:id="360" w:author="mary.inoue@fap.local" w:date="2026-09-22T12:48:00Z" w16du:dateUtc="2026-09-22T16:48:00Z"/>
                    </w:rPr>
                  </w:pPr>
                  <w:del w:id="361" w:author="mary.inoue@fap.local" w:date="2026-09-22T12:48:00Z" w16du:dateUtc="2026-09-22T16:48:00Z">
                    <w:r>
                      <w:rPr>
                        <w:color w:val="000000"/>
                      </w:rPr>
                      <w:delText>12</w:delText>
                    </w:r>
                  </w:del>
                </w:p>
              </w:tc>
            </w:tr>
          </w:tbl>
          <w:p w14:paraId="07767B4A" w14:textId="77777777" w:rsidR="00F83ACC" w:rsidRDefault="00F83ACC">
            <w:pPr>
              <w:rPr>
                <w:del w:id="362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69318F2" w14:textId="77777777">
              <w:trPr>
                <w:trHeight w:val="399"/>
                <w:jc w:val="center"/>
                <w:del w:id="363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676486C5" w14:textId="77777777" w:rsidR="00F83ACC" w:rsidRDefault="00B01E39">
                  <w:pPr>
                    <w:spacing w:before="80" w:after="80"/>
                    <w:jc w:val="center"/>
                    <w:rPr>
                      <w:del w:id="364" w:author="mary.inoue@fap.local" w:date="2026-09-22T12:48:00Z" w16du:dateUtc="2026-09-22T16:48:00Z"/>
                    </w:rPr>
                  </w:pPr>
                  <w:del w:id="365" w:author="mary.inoue@fap.local" w:date="2026-09-22T12:48:00Z" w16du:dateUtc="2026-09-22T16:48:00Z">
                    <w:r>
                      <w:rPr>
                        <w:color w:val="000000"/>
                      </w:rPr>
                      <w:delText>13</w:delText>
                    </w:r>
                  </w:del>
                </w:p>
              </w:tc>
            </w:tr>
          </w:tbl>
          <w:p w14:paraId="2430CC8A" w14:textId="77777777" w:rsidR="00F83ACC" w:rsidRDefault="00F83ACC">
            <w:pPr>
              <w:rPr>
                <w:del w:id="366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225FDDC" w14:textId="77777777">
              <w:trPr>
                <w:trHeight w:val="399"/>
                <w:jc w:val="center"/>
                <w:del w:id="367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F238EB0" w14:textId="77777777" w:rsidR="00F83ACC" w:rsidRDefault="00B01E39">
                  <w:pPr>
                    <w:spacing w:before="80" w:after="80"/>
                    <w:jc w:val="center"/>
                    <w:rPr>
                      <w:del w:id="368" w:author="mary.inoue@fap.local" w:date="2026-09-22T12:48:00Z" w16du:dateUtc="2026-09-22T16:48:00Z"/>
                    </w:rPr>
                  </w:pPr>
                  <w:del w:id="369" w:author="mary.inoue@fap.local" w:date="2026-09-22T12:48:00Z" w16du:dateUtc="2026-09-22T16:48:00Z">
                    <w:r>
                      <w:rPr>
                        <w:color w:val="000000"/>
                      </w:rPr>
                      <w:delText>14</w:delText>
                    </w:r>
                  </w:del>
                </w:p>
              </w:tc>
            </w:tr>
          </w:tbl>
          <w:p w14:paraId="5688A76E" w14:textId="77777777" w:rsidR="00F83ACC" w:rsidRDefault="00F83ACC">
            <w:pPr>
              <w:rPr>
                <w:del w:id="370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3C976F30" w14:textId="77777777">
              <w:trPr>
                <w:trHeight w:val="399"/>
                <w:jc w:val="center"/>
                <w:del w:id="371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538BFDE0" w14:textId="77777777" w:rsidR="00F83ACC" w:rsidRDefault="00B01E39">
                  <w:pPr>
                    <w:spacing w:before="80" w:after="80"/>
                    <w:jc w:val="center"/>
                    <w:rPr>
                      <w:del w:id="372" w:author="mary.inoue@fap.local" w:date="2026-09-22T12:48:00Z" w16du:dateUtc="2026-09-22T16:48:00Z"/>
                    </w:rPr>
                  </w:pPr>
                  <w:del w:id="373" w:author="mary.inoue@fap.local" w:date="2026-09-22T12:48:00Z" w16du:dateUtc="2026-09-22T16:48:00Z">
                    <w:r>
                      <w:rPr>
                        <w:color w:val="FF0000"/>
                      </w:rPr>
                      <w:delText>15</w:delText>
                    </w:r>
                  </w:del>
                </w:p>
              </w:tc>
            </w:tr>
          </w:tbl>
          <w:p w14:paraId="18916519" w14:textId="77777777" w:rsidR="00F83ACC" w:rsidRDefault="00F83ACC">
            <w:pPr>
              <w:rPr>
                <w:del w:id="374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5F92A1AB" w14:textId="77777777">
              <w:trPr>
                <w:trHeight w:val="399"/>
                <w:jc w:val="center"/>
                <w:del w:id="375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CE02FB3" w14:textId="77777777" w:rsidR="00F83ACC" w:rsidRDefault="00B01E39">
                  <w:pPr>
                    <w:spacing w:before="80" w:after="80"/>
                    <w:jc w:val="center"/>
                    <w:rPr>
                      <w:del w:id="376" w:author="mary.inoue@fap.local" w:date="2026-09-22T12:48:00Z" w16du:dateUtc="2026-09-22T16:48:00Z"/>
                    </w:rPr>
                  </w:pPr>
                  <w:del w:id="377" w:author="mary.inoue@fap.local" w:date="2026-09-22T12:48:00Z" w16du:dateUtc="2026-09-22T16:48:00Z">
                    <w:r>
                      <w:rPr>
                        <w:color w:val="FF0000"/>
                      </w:rPr>
                      <w:delText>16</w:delText>
                    </w:r>
                  </w:del>
                </w:p>
              </w:tc>
            </w:tr>
          </w:tbl>
          <w:p w14:paraId="17510D71" w14:textId="77777777" w:rsidR="00F83ACC" w:rsidRDefault="00F83ACC">
            <w:pPr>
              <w:rPr>
                <w:del w:id="378" w:author="mary.inoue@fap.local" w:date="2026-09-22T12:48:00Z" w16du:dateUtc="2026-09-22T16:48:00Z"/>
              </w:rPr>
            </w:pPr>
          </w:p>
        </w:tc>
      </w:tr>
      <w:tr w:rsidR="00F83ACC" w14:paraId="283560AA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379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7DE23B3B" w14:textId="77777777">
              <w:trPr>
                <w:trHeight w:val="399"/>
                <w:jc w:val="center"/>
                <w:del w:id="380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4C82939" w14:textId="77777777" w:rsidR="00F83ACC" w:rsidRDefault="00B01E39">
                  <w:pPr>
                    <w:spacing w:before="80" w:after="80"/>
                    <w:jc w:val="center"/>
                    <w:rPr>
                      <w:del w:id="381" w:author="mary.inoue@fap.local" w:date="2026-09-22T12:48:00Z" w16du:dateUtc="2026-09-22T16:48:00Z"/>
                    </w:rPr>
                  </w:pPr>
                  <w:del w:id="382" w:author="mary.inoue@fap.local" w:date="2026-09-22T12:48:00Z" w16du:dateUtc="2026-09-22T16:48:00Z">
                    <w:r>
                      <w:rPr>
                        <w:color w:val="000000"/>
                      </w:rPr>
                      <w:delText>17</w:delText>
                    </w:r>
                  </w:del>
                </w:p>
              </w:tc>
            </w:tr>
          </w:tbl>
          <w:p w14:paraId="6B074A3B" w14:textId="77777777" w:rsidR="00F83ACC" w:rsidRDefault="00F83ACC">
            <w:pPr>
              <w:rPr>
                <w:del w:id="383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D85148D" w14:textId="77777777">
              <w:trPr>
                <w:trHeight w:val="399"/>
                <w:jc w:val="center"/>
                <w:del w:id="384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1B7A6C2" w14:textId="77777777" w:rsidR="00F83ACC" w:rsidRDefault="00B01E39">
                  <w:pPr>
                    <w:spacing w:before="80" w:after="80"/>
                    <w:jc w:val="center"/>
                    <w:rPr>
                      <w:del w:id="385" w:author="mary.inoue@fap.local" w:date="2026-09-22T12:48:00Z" w16du:dateUtc="2026-09-22T16:48:00Z"/>
                    </w:rPr>
                  </w:pPr>
                  <w:del w:id="386" w:author="mary.inoue@fap.local" w:date="2026-09-22T12:48:00Z" w16du:dateUtc="2026-09-22T16:48:00Z">
                    <w:r>
                      <w:rPr>
                        <w:color w:val="000000"/>
                      </w:rPr>
                      <w:delText>18</w:delText>
                    </w:r>
                  </w:del>
                </w:p>
              </w:tc>
            </w:tr>
          </w:tbl>
          <w:p w14:paraId="05724848" w14:textId="77777777" w:rsidR="00F83ACC" w:rsidRDefault="00F83ACC">
            <w:pPr>
              <w:rPr>
                <w:del w:id="387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DDBC0FD" w14:textId="77777777">
              <w:trPr>
                <w:trHeight w:val="399"/>
                <w:jc w:val="center"/>
                <w:del w:id="388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0C4BAA95" w14:textId="77777777" w:rsidR="00F83ACC" w:rsidRDefault="00B01E39">
                  <w:pPr>
                    <w:spacing w:before="80" w:after="80"/>
                    <w:jc w:val="center"/>
                    <w:rPr>
                      <w:del w:id="389" w:author="mary.inoue@fap.local" w:date="2026-09-22T12:48:00Z" w16du:dateUtc="2026-09-22T16:48:00Z"/>
                    </w:rPr>
                  </w:pPr>
                  <w:del w:id="390" w:author="mary.inoue@fap.local" w:date="2026-09-22T12:48:00Z" w16du:dateUtc="2026-09-22T16:48:00Z">
                    <w:r>
                      <w:rPr>
                        <w:color w:val="000000"/>
                      </w:rPr>
                      <w:delText>19</w:delText>
                    </w:r>
                  </w:del>
                </w:p>
              </w:tc>
            </w:tr>
          </w:tbl>
          <w:p w14:paraId="02877FDB" w14:textId="77777777" w:rsidR="00F83ACC" w:rsidRDefault="00F83ACC">
            <w:pPr>
              <w:rPr>
                <w:del w:id="391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04723C51" w14:textId="77777777">
              <w:trPr>
                <w:trHeight w:val="399"/>
                <w:jc w:val="center"/>
                <w:del w:id="392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340B526" w14:textId="77777777" w:rsidR="00F83ACC" w:rsidRDefault="00B01E39">
                  <w:pPr>
                    <w:spacing w:before="80" w:after="80"/>
                    <w:jc w:val="center"/>
                    <w:rPr>
                      <w:del w:id="393" w:author="mary.inoue@fap.local" w:date="2026-09-22T12:48:00Z" w16du:dateUtc="2026-09-22T16:48:00Z"/>
                    </w:rPr>
                  </w:pPr>
                  <w:del w:id="394" w:author="mary.inoue@fap.local" w:date="2026-09-22T12:48:00Z" w16du:dateUtc="2026-09-22T16:48:00Z">
                    <w:r>
                      <w:rPr>
                        <w:color w:val="000000"/>
                      </w:rPr>
                      <w:delText>20</w:delText>
                    </w:r>
                  </w:del>
                </w:p>
              </w:tc>
            </w:tr>
          </w:tbl>
          <w:p w14:paraId="2D809AD0" w14:textId="77777777" w:rsidR="00F83ACC" w:rsidRDefault="00F83ACC">
            <w:pPr>
              <w:rPr>
                <w:del w:id="395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0FBD530E" w14:textId="77777777">
              <w:trPr>
                <w:trHeight w:val="399"/>
                <w:jc w:val="center"/>
                <w:del w:id="396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9BFD78F" w14:textId="77777777" w:rsidR="00F83ACC" w:rsidRDefault="00B01E39">
                  <w:pPr>
                    <w:spacing w:before="80" w:after="80"/>
                    <w:jc w:val="center"/>
                    <w:rPr>
                      <w:del w:id="397" w:author="mary.inoue@fap.local" w:date="2026-09-22T12:48:00Z" w16du:dateUtc="2026-09-22T16:48:00Z"/>
                    </w:rPr>
                  </w:pPr>
                  <w:del w:id="398" w:author="mary.inoue@fap.local" w:date="2026-09-22T12:48:00Z" w16du:dateUtc="2026-09-22T16:48:00Z">
                    <w:r>
                      <w:rPr>
                        <w:color w:val="000000"/>
                      </w:rPr>
                      <w:delText>21</w:delText>
                    </w:r>
                  </w:del>
                </w:p>
              </w:tc>
            </w:tr>
          </w:tbl>
          <w:p w14:paraId="6D280C36" w14:textId="77777777" w:rsidR="00F83ACC" w:rsidRDefault="00F83ACC">
            <w:pPr>
              <w:rPr>
                <w:del w:id="399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49F22F0A" w14:textId="77777777">
              <w:trPr>
                <w:trHeight w:val="399"/>
                <w:jc w:val="center"/>
                <w:del w:id="400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4696270" w14:textId="77777777" w:rsidR="00F83ACC" w:rsidRDefault="00B01E39">
                  <w:pPr>
                    <w:spacing w:before="80" w:after="80"/>
                    <w:jc w:val="center"/>
                    <w:rPr>
                      <w:del w:id="401" w:author="mary.inoue@fap.local" w:date="2026-09-22T12:48:00Z" w16du:dateUtc="2026-09-22T16:48:00Z"/>
                    </w:rPr>
                  </w:pPr>
                  <w:del w:id="402" w:author="mary.inoue@fap.local" w:date="2026-09-22T12:48:00Z" w16du:dateUtc="2026-09-22T16:48:00Z">
                    <w:r>
                      <w:rPr>
                        <w:color w:val="FF0000"/>
                      </w:rPr>
                      <w:delText>22</w:delText>
                    </w:r>
                  </w:del>
                </w:p>
              </w:tc>
            </w:tr>
          </w:tbl>
          <w:p w14:paraId="6B036FFE" w14:textId="77777777" w:rsidR="00F83ACC" w:rsidRDefault="00F83ACC">
            <w:pPr>
              <w:rPr>
                <w:del w:id="403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6CCE7DD0" w14:textId="77777777">
              <w:trPr>
                <w:trHeight w:val="399"/>
                <w:jc w:val="center"/>
                <w:del w:id="404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DEC498C" w14:textId="77777777" w:rsidR="00F83ACC" w:rsidRDefault="00B01E39">
                  <w:pPr>
                    <w:spacing w:before="80" w:after="80"/>
                    <w:jc w:val="center"/>
                    <w:rPr>
                      <w:del w:id="405" w:author="mary.inoue@fap.local" w:date="2026-09-22T12:48:00Z" w16du:dateUtc="2026-09-22T16:48:00Z"/>
                    </w:rPr>
                  </w:pPr>
                  <w:del w:id="406" w:author="mary.inoue@fap.local" w:date="2026-09-22T12:48:00Z" w16du:dateUtc="2026-09-22T16:48:00Z">
                    <w:r>
                      <w:rPr>
                        <w:color w:val="FF0000"/>
                      </w:rPr>
                      <w:delText>23</w:delText>
                    </w:r>
                  </w:del>
                </w:p>
              </w:tc>
            </w:tr>
          </w:tbl>
          <w:p w14:paraId="48BD7B70" w14:textId="77777777" w:rsidR="00F83ACC" w:rsidRDefault="00F83ACC">
            <w:pPr>
              <w:rPr>
                <w:del w:id="407" w:author="mary.inoue@fap.local" w:date="2026-09-22T12:48:00Z" w16du:dateUtc="2026-09-22T16:48:00Z"/>
              </w:rPr>
            </w:pPr>
          </w:p>
        </w:tc>
      </w:tr>
      <w:tr w:rsidR="00F83ACC" w14:paraId="694B0F93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408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3F2AC8C9" w14:textId="77777777">
              <w:trPr>
                <w:trHeight w:val="399"/>
                <w:jc w:val="center"/>
                <w:del w:id="409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22CA1F98" w14:textId="77777777" w:rsidR="00F83ACC" w:rsidRDefault="00B01E39">
                  <w:pPr>
                    <w:spacing w:before="80" w:after="80"/>
                    <w:jc w:val="center"/>
                    <w:rPr>
                      <w:del w:id="410" w:author="mary.inoue@fap.local" w:date="2026-09-22T12:48:00Z" w16du:dateUtc="2026-09-22T16:48:00Z"/>
                    </w:rPr>
                  </w:pPr>
                  <w:del w:id="411" w:author="mary.inoue@fap.local" w:date="2026-09-22T12:48:00Z" w16du:dateUtc="2026-09-22T16:48:00Z">
                    <w:r>
                      <w:rPr>
                        <w:color w:val="000000"/>
                      </w:rPr>
                      <w:delText>24</w:delText>
                    </w:r>
                  </w:del>
                </w:p>
              </w:tc>
            </w:tr>
          </w:tbl>
          <w:p w14:paraId="67659432" w14:textId="77777777" w:rsidR="00F83ACC" w:rsidRDefault="00F83ACC">
            <w:pPr>
              <w:rPr>
                <w:del w:id="412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00A5E17" w14:textId="77777777">
              <w:trPr>
                <w:trHeight w:val="399"/>
                <w:jc w:val="center"/>
                <w:del w:id="413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EF31F73" w14:textId="77777777" w:rsidR="00F83ACC" w:rsidRDefault="00B01E39">
                  <w:pPr>
                    <w:spacing w:before="80" w:after="80"/>
                    <w:jc w:val="center"/>
                    <w:rPr>
                      <w:del w:id="414" w:author="mary.inoue@fap.local" w:date="2026-09-22T12:48:00Z" w16du:dateUtc="2026-09-22T16:48:00Z"/>
                    </w:rPr>
                  </w:pPr>
                  <w:del w:id="415" w:author="mary.inoue@fap.local" w:date="2026-09-22T12:48:00Z" w16du:dateUtc="2026-09-22T16:48:00Z">
                    <w:r>
                      <w:rPr>
                        <w:color w:val="000000"/>
                      </w:rPr>
                      <w:delText>25</w:delText>
                    </w:r>
                  </w:del>
                </w:p>
              </w:tc>
            </w:tr>
          </w:tbl>
          <w:p w14:paraId="78C84DA0" w14:textId="77777777" w:rsidR="00F83ACC" w:rsidRDefault="00F83ACC">
            <w:pPr>
              <w:rPr>
                <w:del w:id="416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E99457E" w14:textId="77777777">
              <w:trPr>
                <w:trHeight w:val="399"/>
                <w:jc w:val="center"/>
                <w:del w:id="417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3756F8F3" w14:textId="77777777" w:rsidR="00F83ACC" w:rsidRDefault="00B01E39">
                  <w:pPr>
                    <w:spacing w:before="80" w:after="80"/>
                    <w:jc w:val="center"/>
                    <w:rPr>
                      <w:del w:id="418" w:author="mary.inoue@fap.local" w:date="2026-09-22T12:48:00Z" w16du:dateUtc="2026-09-22T16:48:00Z"/>
                    </w:rPr>
                  </w:pPr>
                  <w:del w:id="419" w:author="mary.inoue@fap.local" w:date="2026-09-22T12:48:00Z" w16du:dateUtc="2026-09-22T16:48:00Z">
                    <w:r>
                      <w:rPr>
                        <w:color w:val="000000"/>
                      </w:rPr>
                      <w:delText>26</w:delText>
                    </w:r>
                  </w:del>
                </w:p>
              </w:tc>
            </w:tr>
          </w:tbl>
          <w:p w14:paraId="790BA3A0" w14:textId="77777777" w:rsidR="00F83ACC" w:rsidRDefault="00F83ACC">
            <w:pPr>
              <w:rPr>
                <w:del w:id="420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2FD6DB07" w14:textId="77777777">
              <w:trPr>
                <w:trHeight w:val="399"/>
                <w:jc w:val="center"/>
                <w:del w:id="421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E911B73" w14:textId="77777777" w:rsidR="00F83ACC" w:rsidRDefault="00B01E39">
                  <w:pPr>
                    <w:spacing w:before="80" w:after="80"/>
                    <w:jc w:val="center"/>
                    <w:rPr>
                      <w:del w:id="422" w:author="mary.inoue@fap.local" w:date="2026-09-22T12:48:00Z" w16du:dateUtc="2026-09-22T16:48:00Z"/>
                    </w:rPr>
                  </w:pPr>
                  <w:del w:id="423" w:author="mary.inoue@fap.local" w:date="2026-09-22T12:48:00Z" w16du:dateUtc="2026-09-22T16:48:00Z">
                    <w:r>
                      <w:rPr>
                        <w:color w:val="000000"/>
                      </w:rPr>
                      <w:delText>27</w:delText>
                    </w:r>
                  </w:del>
                </w:p>
              </w:tc>
            </w:tr>
          </w:tbl>
          <w:p w14:paraId="609D639F" w14:textId="77777777" w:rsidR="00F83ACC" w:rsidRDefault="00F83ACC">
            <w:pPr>
              <w:rPr>
                <w:del w:id="424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580D08BB" w14:textId="77777777">
              <w:trPr>
                <w:trHeight w:val="399"/>
                <w:jc w:val="center"/>
                <w:del w:id="425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1103C0ED" w14:textId="77777777" w:rsidR="00F83ACC" w:rsidRDefault="00B01E39">
                  <w:pPr>
                    <w:spacing w:before="80" w:after="80"/>
                    <w:jc w:val="center"/>
                    <w:rPr>
                      <w:del w:id="426" w:author="mary.inoue@fap.local" w:date="2026-09-22T12:48:00Z" w16du:dateUtc="2026-09-22T16:48:00Z"/>
                    </w:rPr>
                  </w:pPr>
                  <w:del w:id="427" w:author="mary.inoue@fap.local" w:date="2026-09-22T12:48:00Z" w16du:dateUtc="2026-09-22T16:48:00Z">
                    <w:r>
                      <w:rPr>
                        <w:color w:val="000000"/>
                      </w:rPr>
                      <w:delText>28</w:delText>
                    </w:r>
                  </w:del>
                </w:p>
              </w:tc>
            </w:tr>
          </w:tbl>
          <w:p w14:paraId="0714D676" w14:textId="77777777" w:rsidR="00F83ACC" w:rsidRDefault="00F83ACC">
            <w:pPr>
              <w:rPr>
                <w:del w:id="428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1545A7E8" w14:textId="77777777">
              <w:trPr>
                <w:trHeight w:val="399"/>
                <w:jc w:val="center"/>
                <w:del w:id="429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5742F41" w14:textId="77777777" w:rsidR="00F83ACC" w:rsidRDefault="00B01E39">
                  <w:pPr>
                    <w:spacing w:before="80" w:after="80"/>
                    <w:jc w:val="center"/>
                    <w:rPr>
                      <w:del w:id="430" w:author="mary.inoue@fap.local" w:date="2026-09-22T12:48:00Z" w16du:dateUtc="2026-09-22T16:48:00Z"/>
                    </w:rPr>
                  </w:pPr>
                  <w:del w:id="431" w:author="mary.inoue@fap.local" w:date="2026-09-22T12:48:00Z" w16du:dateUtc="2026-09-22T16:48:00Z">
                    <w:r>
                      <w:rPr>
                        <w:color w:val="FF0000"/>
                      </w:rPr>
                      <w:delText>29</w:delText>
                    </w:r>
                  </w:del>
                </w:p>
              </w:tc>
            </w:tr>
          </w:tbl>
          <w:p w14:paraId="2C473A36" w14:textId="77777777" w:rsidR="00F83ACC" w:rsidRDefault="00F83ACC">
            <w:pPr>
              <w:rPr>
                <w:del w:id="432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2B2D88F9" w14:textId="77777777">
              <w:trPr>
                <w:trHeight w:val="399"/>
                <w:jc w:val="center"/>
                <w:del w:id="433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4390F5AB" w14:textId="77777777" w:rsidR="00F83ACC" w:rsidRDefault="00B01E39">
                  <w:pPr>
                    <w:spacing w:before="80" w:after="80"/>
                    <w:jc w:val="center"/>
                    <w:rPr>
                      <w:del w:id="434" w:author="mary.inoue@fap.local" w:date="2026-09-22T12:48:00Z" w16du:dateUtc="2026-09-22T16:48:00Z"/>
                    </w:rPr>
                  </w:pPr>
                  <w:del w:id="435" w:author="mary.inoue@fap.local" w:date="2026-09-22T12:48:00Z" w16du:dateUtc="2026-09-22T16:48:00Z">
                    <w:r>
                      <w:rPr>
                        <w:color w:val="FF0000"/>
                      </w:rPr>
                      <w:delText>30</w:delText>
                    </w:r>
                  </w:del>
                </w:p>
              </w:tc>
            </w:tr>
          </w:tbl>
          <w:p w14:paraId="0CEC88DC" w14:textId="77777777" w:rsidR="00F83ACC" w:rsidRDefault="00F83ACC">
            <w:pPr>
              <w:rPr>
                <w:del w:id="436" w:author="mary.inoue@fap.local" w:date="2026-09-22T12:48:00Z" w16du:dateUtc="2026-09-22T16:48:00Z"/>
              </w:rPr>
            </w:pPr>
          </w:p>
        </w:tc>
      </w:tr>
      <w:tr w:rsidR="00F83ACC" w14:paraId="6A421683" w14:textId="77777777">
        <w:tblPrEx>
          <w:tblCellMar>
            <w:top w:w="0" w:type="dxa"/>
            <w:bottom w:w="0" w:type="dxa"/>
          </w:tblCellMar>
        </w:tblPrEx>
        <w:trPr>
          <w:trHeight w:hRule="exact" w:val="1300"/>
          <w:del w:id="437" w:author="mary.inoue@fap.local" w:date="2026-09-22T12:48:00Z" w16du:dateUtc="2026-09-22T16:48:00Z"/>
        </w:trPr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1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"/>
            </w:tblGrid>
            <w:tr w:rsidR="00F83ACC" w14:paraId="6E2BFD89" w14:textId="77777777">
              <w:trPr>
                <w:trHeight w:val="399"/>
                <w:jc w:val="center"/>
                <w:del w:id="438" w:author="mary.inoue@fap.local" w:date="2026-09-22T12:48:00Z" w16du:dateUtc="2026-09-22T16:48:00Z"/>
              </w:trPr>
              <w:tc>
                <w:tcPr>
                  <w:tcW w:w="399" w:type="dxa"/>
                  <w:tcBorders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</w:tcPr>
                <w:p w14:paraId="7FA16852" w14:textId="77777777" w:rsidR="00F83ACC" w:rsidRDefault="00B01E39">
                  <w:pPr>
                    <w:spacing w:before="80" w:after="80"/>
                    <w:jc w:val="center"/>
                    <w:rPr>
                      <w:del w:id="439" w:author="mary.inoue@fap.local" w:date="2026-09-22T12:48:00Z" w16du:dateUtc="2026-09-22T16:48:00Z"/>
                    </w:rPr>
                  </w:pPr>
                  <w:del w:id="440" w:author="mary.inoue@fap.local" w:date="2026-09-22T12:48:00Z" w16du:dateUtc="2026-09-22T16:48:00Z">
                    <w:r>
                      <w:rPr>
                        <w:color w:val="000000"/>
                      </w:rPr>
                      <w:delText>31</w:delText>
                    </w:r>
                  </w:del>
                </w:p>
              </w:tc>
            </w:tr>
          </w:tbl>
          <w:p w14:paraId="28AA5241" w14:textId="77777777" w:rsidR="00F83ACC" w:rsidRDefault="00F83ACC">
            <w:pPr>
              <w:rPr>
                <w:del w:id="441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2473B" w14:textId="77777777" w:rsidR="00F83ACC" w:rsidRDefault="00F83ACC">
            <w:pPr>
              <w:spacing w:before="80" w:after="80"/>
              <w:jc w:val="center"/>
              <w:rPr>
                <w:del w:id="442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35E14" w14:textId="77777777" w:rsidR="00F83ACC" w:rsidRDefault="00F83ACC">
            <w:pPr>
              <w:spacing w:before="80" w:after="80"/>
              <w:jc w:val="center"/>
              <w:rPr>
                <w:del w:id="443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CEF38" w14:textId="77777777" w:rsidR="00F83ACC" w:rsidRDefault="00F83ACC">
            <w:pPr>
              <w:spacing w:before="80" w:after="80"/>
              <w:jc w:val="center"/>
              <w:rPr>
                <w:del w:id="444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21BE6" w14:textId="77777777" w:rsidR="00F83ACC" w:rsidRDefault="00F83ACC">
            <w:pPr>
              <w:spacing w:before="80" w:after="80"/>
              <w:jc w:val="center"/>
              <w:rPr>
                <w:del w:id="445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43351741" w14:textId="77777777" w:rsidR="00F83ACC" w:rsidRDefault="00F83ACC">
            <w:pPr>
              <w:spacing w:before="80" w:after="80"/>
              <w:jc w:val="center"/>
              <w:rPr>
                <w:del w:id="446" w:author="mary.inoue@fap.local" w:date="2026-09-22T12:48:00Z" w16du:dateUtc="2026-09-22T16:48:00Z"/>
              </w:rPr>
            </w:pPr>
          </w:p>
        </w:tc>
        <w:tc>
          <w:tcPr>
            <w:tcW w:w="19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F7F7"/>
          </w:tcPr>
          <w:p w14:paraId="66C9E424" w14:textId="77777777" w:rsidR="00F83ACC" w:rsidRDefault="00F83ACC">
            <w:pPr>
              <w:spacing w:before="80" w:after="80"/>
              <w:jc w:val="center"/>
              <w:rPr>
                <w:del w:id="447" w:author="mary.inoue@fap.local" w:date="2026-09-22T12:48:00Z" w16du:dateUtc="2026-09-22T16:48:00Z"/>
              </w:rPr>
            </w:pPr>
          </w:p>
        </w:tc>
      </w:tr>
    </w:tbl>
    <w:p w14:paraId="04668CD7" w14:textId="77777777" w:rsidR="00F83ACC" w:rsidRDefault="00B01E39" w:rsidP="00A5391B">
      <w:pPr>
        <w:jc w:val="center"/>
        <w:pPrChange w:id="448" w:author="mary.inoue@fap.local" w:date="2026-09-22T12:48:00Z" w16du:dateUtc="2026-09-22T16:48:00Z">
          <w:pPr>
            <w:spacing w:before="30"/>
            <w:jc w:val="center"/>
          </w:pPr>
        </w:pPrChange>
      </w:pPr>
      <w:del w:id="449" w:author="mary.inoue@fap.local" w:date="2026-09-22T12:48:00Z" w16du:dateUtc="2026-09-22T16:48:00Z">
        <w:r>
          <w:delText>© PrintableCalendar4U.Com</w:delText>
        </w:r>
      </w:del>
    </w:p>
    <w:sectPr w:rsidR="00F83ACC">
      <w:pgSz w:w="11906" w:h="16838" w:orient="portrait"/>
      <w:pgMar w:top="1417" w:right="1701" w:bottom="1417" w:left="1701" w:header="708" w:footer="708" w:gutter="0"/>
      <w:cols w:space="708"/>
      <w:docGrid w:linePitch="360"/>
      <w:sectPrChange w:id="450" w:author="mary.inoue@fap.local" w:date="2026-09-22T12:48:00Z" w16du:dateUtc="2026-09-22T16:48:00Z">
        <w:sectPr w:rsidR="00F83ACC">
          <w:pgSz w:w="16837" w:h="11905" w:orient="landscape"/>
          <w:pgMar w:top="1200" w:right="1440" w:bottom="12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ACC"/>
    <w:rsid w:val="000172A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14E31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80422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83ACC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2:48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pt-BR"/>
      <w:rPrChange w:id="0" w:author="mary.inoue@fap.local" w:date="2026-09-22T12:48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FF"/>
        </w:tcBorders>
        <w:shd w:val="clear" w:color="auto" w:fill="66BBFF"/>
      </w:tcPr>
    </w:tblStyle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1" w:author="mary.inoue@fap.local" w:date="2026-09-22T12:48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1" w:author="mary.inoue@fap.local" w:date="2026-09-22T12:48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1456</Words>
  <Characters>8302</Characters>
  <Application>Microsoft Office Word</Application>
  <DocSecurity>0</DocSecurity>
  <Lines>69</Lines>
  <Paragraphs>19</Paragraphs>
  <ScaleCrop>false</ScaleCrop>
  <Manager/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March 2025 Calendar with days in box, US Holidays, Monday start (Landscape, A4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2025-04-19T05:06:00Z</dcterms:created>
  <dcterms:modified xsi:type="dcterms:W3CDTF">2026-09-22T16:49:00Z</dcterms:modified>
  <cp:category/>
</cp:coreProperties>
</file>