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91A4D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0" w:author="Caio Pizzol" w:date="2026-09-26T15:21:00Z" w16du:dateUtc="2026-09-26T19:21:00Z"/>
        </w:rPr>
      </w:pPr>
      <w:ins w:id="1" w:author="Caio Pizzol" w:date="2026-09-26T15:21:00Z" w16du:dateUtc="2026-09-26T19:21:00Z">
        <w:r>
          <w:t>First</w:t>
        </w:r>
      </w:ins>
    </w:p>
    <w:p w14:paraId="613686A4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2" w:author="Caio Pizzol" w:date="2026-09-26T15:21:00Z" w16du:dateUtc="2026-09-26T19:21:00Z"/>
        </w:rPr>
      </w:pPr>
      <w:ins w:id="3" w:author="Caio Pizzol" w:date="2026-09-26T15:21:00Z" w16du:dateUtc="2026-09-26T19:21:00Z">
        <w:r>
          <w:t>Second</w:t>
        </w:r>
      </w:ins>
    </w:p>
    <w:p w14:paraId="71B692E4" w14:textId="54F2A1FD" w:rsidR="00C80471" w:rsidRDefault="00C40A1D" w:rsidP="00C40A1D">
      <w:pPr>
        <w:pStyle w:val="ListParagraph"/>
        <w:numPr>
          <w:ilvl w:val="0"/>
          <w:numId w:val="1"/>
        </w:numPr>
        <w:pPrChange w:id="4" w:author="Caio Pizzol" w:date="2026-09-26T15:21:00Z" w16du:dateUtc="2026-09-26T19:21:00Z">
          <w:pPr/>
        </w:pPrChange>
      </w:pPr>
      <w:ins w:id="5" w:author="Caio Pizzol" w:date="2026-09-26T15:21:00Z" w16du:dateUtc="2026-09-26T19:21:00Z">
        <w:r>
          <w:t>Third</w:t>
        </w:r>
      </w:ins>
      <w:del w:id="6" w:author="Caio Pizzol" w:date="2026-09-26T15:21:00Z" w16du:dateUtc="2026-09-26T19:21:00Z">
        <w:r w:rsidR="00C80471">
          <w:delText>One two</w:delText>
        </w:r>
      </w:del>
    </w:p>
    <w:sectPr w:rsidR="00C80471">
      <w:pgSz w:w="12240" w:h="15840"/>
      <w:pgMar w:top="1440" w:right="1440" w:bottom="1440" w:left="1440" w:header="720" w:footer="720" w:gutter="0"/>
      <w:cols w:space="720"/>
      <w:docGrid w:linePitch="360"/>
      <w:sectPrChange w:id="7" w:author="Caio Pizzol" w:date="2026-09-26T15:21:00Z" w16du:dateUtc="2026-09-26T19:21:00Z">
        <w:sectPr w:rsidR="00C80471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34FAF"/>
    <w:rsid w:val="002031F9"/>
    <w:rsid w:val="00357F9A"/>
    <w:rsid w:val="00524058"/>
    <w:rsid w:val="00744453"/>
    <w:rsid w:val="00AF4127"/>
    <w:rsid w:val="00C40A1D"/>
    <w:rsid w:val="00C80471"/>
    <w:rsid w:val="00D5380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2026-01-02T18:45:00Z</dcterms:created>
  <dcterms:modified xsi:type="dcterms:W3CDTF">2026-09-26T19:21:00Z</dcterms:modified>
</cp:coreProperties>
</file>