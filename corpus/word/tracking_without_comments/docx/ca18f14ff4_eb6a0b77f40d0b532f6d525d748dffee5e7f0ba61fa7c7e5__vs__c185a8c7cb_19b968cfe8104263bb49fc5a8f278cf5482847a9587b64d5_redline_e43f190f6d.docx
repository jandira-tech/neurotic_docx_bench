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D25B2C" w14:textId="77777777" w:rsidR="00835670" w:rsidRDefault="00835670" w:rsidP="008C4FB1">
      <w:pPr>
        <w:rPr>
          <w:ins w:id="9" w:author="David Arndt" w:date="2026-09-25T20:09:00Z" w16du:dateUtc="2026-09-26T00:09:00Z"/>
          <w:rFonts w:asciiTheme="majorHAnsi" w:hAnsiTheme="majorHAnsi" w:cstheme="majorHAnsi"/>
          <w:sz w:val="20"/>
          <w:szCs w:val="20"/>
        </w:rPr>
      </w:pPr>
    </w:p>
    <w:p w14:paraId="6B52A7BB" w14:textId="7920ED7B" w:rsidR="00835670" w:rsidRDefault="00835670">
      <w:pPr>
        <w:spacing w:after="160" w:line="259" w:lineRule="auto"/>
        <w:rPr>
          <w:ins w:id="10" w:author="David Arndt" w:date="2026-09-25T20:09:00Z" w16du:dateUtc="2026-09-26T00:09:00Z"/>
          <w:rFonts w:asciiTheme="majorHAnsi" w:hAnsiTheme="majorHAnsi" w:cstheme="majorHAnsi"/>
          <w:sz w:val="20"/>
          <w:szCs w:val="20"/>
        </w:rPr>
      </w:pPr>
      <w:ins w:id="11" w:author="David Arndt" w:date="2026-09-25T20:09:00Z" w16du:dateUtc="2026-09-26T00:09:00Z">
        <w:r>
          <w:rPr>
            <w:rFonts w:asciiTheme="majorHAnsi" w:hAnsiTheme="majorHAnsi" w:cstheme="majorHAnsi"/>
            <w:sz w:val="20"/>
            <w:szCs w:val="20"/>
          </w:rPr>
          <w:t xml:space="preserve">This addendum is to </w:t>
        </w:r>
        <w:r w:rsidR="00E75530">
          <w:rPr>
            <w:rFonts w:asciiTheme="majorHAnsi" w:hAnsiTheme="majorHAnsi" w:cstheme="majorHAnsi"/>
            <w:sz w:val="20"/>
            <w:szCs w:val="20"/>
          </w:rPr>
          <w:t xml:space="preserve">provide a cost breakdown work sheet referenced </w:t>
        </w:r>
        <w:r w:rsidR="006A1CCE">
          <w:rPr>
            <w:rFonts w:asciiTheme="majorHAnsi" w:hAnsiTheme="majorHAnsi" w:cstheme="majorHAnsi"/>
            <w:sz w:val="20"/>
            <w:szCs w:val="20"/>
          </w:rPr>
          <w:t xml:space="preserve">on Page 4. </w:t>
        </w:r>
        <w:r>
          <w:rPr>
            <w:rFonts w:asciiTheme="majorHAnsi" w:hAnsiTheme="majorHAnsi" w:cstheme="majorHAnsi"/>
            <w:sz w:val="20"/>
            <w:szCs w:val="20"/>
          </w:rPr>
          <w:br w:type="page"/>
        </w:r>
      </w:ins>
    </w:p>
    <w:p w14:paraId="58D36AB6" w14:textId="4B007343" w:rsidR="008C4FB1" w:rsidRPr="00501F41" w:rsidRDefault="008C4FB1" w:rsidP="008C4FB1">
      <w:pPr>
        <w:rPr>
          <w:ins w:id="12" w:author="David Arndt" w:date="2026-09-25T20:09:00Z" w16du:dateUtc="2026-09-26T00:09:00Z"/>
          <w:rFonts w:asciiTheme="majorHAnsi" w:hAnsiTheme="majorHAnsi" w:cstheme="majorHAnsi"/>
          <w:sz w:val="20"/>
          <w:szCs w:val="20"/>
        </w:rPr>
      </w:pPr>
      <w:ins w:id="13" w:author="David Arndt" w:date="2026-09-25T20:09:00Z" w16du:dateUtc="2026-09-26T00:09:00Z">
        <w:r w:rsidRPr="00501F41">
          <w:rPr>
            <w:rFonts w:asciiTheme="majorHAnsi" w:hAnsiTheme="majorHAnsi" w:cstheme="majorHAnsi"/>
            <w:sz w:val="20"/>
            <w:szCs w:val="20"/>
          </w:rPr>
          <w:lastRenderedPageBreak/>
          <w:t>Please add more rows to table as needed.</w:t>
        </w:r>
      </w:ins>
    </w:p>
    <w:p w14:paraId="675F2A5A" w14:textId="77777777" w:rsidR="00DA2697" w:rsidRDefault="00DA2697" w:rsidP="00356267">
      <w:pPr>
        <w:jc w:val="center"/>
        <w:rPr>
          <w:del w:id="14" w:author="David Arndt" w:date="2026-09-25T20:09:00Z" w16du:dateUtc="2026-09-26T00:09:00Z"/>
        </w:rPr>
      </w:pPr>
      <w:del w:id="15" w:author="David Arndt" w:date="2026-09-25T20:09:00Z" w16du:dateUtc="2026-09-26T00:09:00Z">
        <w:r>
          <w:rPr>
            <w:noProof/>
          </w:rPr>
          <w:drawing>
            <wp:anchor distT="0" distB="0" distL="114300" distR="114300" simplePos="0" relativeHeight="251658240" behindDoc="0" locked="0" layoutInCell="1" allowOverlap="1" wp14:anchorId="35014562" wp14:editId="0CCF9486">
              <wp:simplePos x="0" y="0"/>
              <wp:positionH relativeFrom="column">
                <wp:posOffset>1095375</wp:posOffset>
              </wp:positionH>
              <wp:positionV relativeFrom="topMargin">
                <wp:align>bottom</wp:align>
              </wp:positionV>
              <wp:extent cx="3695700" cy="574040"/>
              <wp:effectExtent l="0" t="0" r="0" b="0"/>
              <wp:wrapTopAndBottom/>
              <wp:docPr id="1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logo.png"/>
                      <pic:cNvPicPr/>
                    </pic:nvPicPr>
                    <pic:blipFill>
                      <a:blip r:embed="rId10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695700" cy="57404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del>
    </w:p>
    <w:p w14:paraId="48E89C0E" w14:textId="77777777" w:rsidR="00356267" w:rsidRPr="00AD70C7" w:rsidRDefault="00095F38" w:rsidP="00DA2697">
      <w:pPr>
        <w:pStyle w:val="NoSpacing"/>
        <w:jc w:val="center"/>
        <w:rPr>
          <w:del w:id="16" w:author="David Arndt" w:date="2026-09-25T20:09:00Z" w16du:dateUtc="2026-09-26T00:09:00Z"/>
          <w:b/>
          <w:sz w:val="28"/>
          <w:szCs w:val="28"/>
        </w:rPr>
      </w:pPr>
      <w:del w:id="17" w:author="David Arndt" w:date="2026-09-25T20:09:00Z" w16du:dateUtc="2026-09-26T00:09:00Z">
        <w:r w:rsidRPr="00AD70C7">
          <w:rPr>
            <w:b/>
            <w:sz w:val="28"/>
            <w:szCs w:val="28"/>
          </w:rPr>
          <w:delText>NORTH KANSAS</w:delText>
        </w:r>
        <w:r w:rsidR="00144599">
          <w:rPr>
            <w:b/>
            <w:sz w:val="28"/>
            <w:szCs w:val="28"/>
          </w:rPr>
          <w:delText xml:space="preserve"> </w:delText>
        </w:r>
        <w:r w:rsidRPr="00AD70C7">
          <w:rPr>
            <w:b/>
            <w:sz w:val="28"/>
            <w:szCs w:val="28"/>
          </w:rPr>
          <w:delText>CITY SCHOOL</w:delText>
        </w:r>
        <w:r w:rsidR="00356267" w:rsidRPr="00AD70C7">
          <w:rPr>
            <w:b/>
            <w:sz w:val="28"/>
            <w:szCs w:val="28"/>
          </w:rPr>
          <w:delText xml:space="preserve"> DISTRICT</w:delText>
        </w:r>
      </w:del>
    </w:p>
    <w:p w14:paraId="1EB7AB5E" w14:textId="77777777" w:rsidR="00356267" w:rsidRPr="00AD70C7" w:rsidRDefault="00356267" w:rsidP="00DA2697">
      <w:pPr>
        <w:pStyle w:val="NoSpacing"/>
        <w:jc w:val="center"/>
        <w:rPr>
          <w:del w:id="18" w:author="David Arndt" w:date="2026-09-25T20:09:00Z" w16du:dateUtc="2026-09-26T00:09:00Z"/>
          <w:b/>
          <w:sz w:val="28"/>
          <w:szCs w:val="28"/>
        </w:rPr>
      </w:pPr>
      <w:del w:id="19" w:author="David Arndt" w:date="2026-09-25T20:09:00Z" w16du:dateUtc="2026-09-26T00:09:00Z">
        <w:r w:rsidRPr="00AD70C7">
          <w:rPr>
            <w:b/>
            <w:sz w:val="28"/>
            <w:szCs w:val="28"/>
          </w:rPr>
          <w:delText>REFUND REQUEST FORM</w:delText>
        </w:r>
      </w:del>
    </w:p>
    <w:p w14:paraId="0735E64E" w14:textId="77777777" w:rsidR="00847B65" w:rsidRDefault="00847B65" w:rsidP="00356267">
      <w:pPr>
        <w:jc w:val="center"/>
        <w:rPr>
          <w:del w:id="20" w:author="David Arndt" w:date="2026-09-25T20:09:00Z" w16du:dateUtc="2026-09-26T00:09:00Z"/>
          <w:sz w:val="20"/>
          <w:szCs w:val="20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  <w:tblPrChange w:id="21" w:author="David Arndt" w:date="2026-09-25T20:09:00Z" w16du:dateUtc="2026-09-26T00:09:00Z">
          <w:tblPr>
            <w:tblpPr w:leftFromText="180" w:rightFromText="180" w:vertAnchor="text" w:horzAnchor="page" w:tblpX="3001" w:tblpY="250"/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000" w:firstRow="0" w:lastRow="0" w:firstColumn="0" w:lastColumn="0" w:noHBand="0" w:noVBand="0"/>
          </w:tblPr>
        </w:tblPrChange>
      </w:tblPr>
      <w:tblGrid>
        <w:gridCol w:w="2515"/>
        <w:gridCol w:w="1041"/>
        <w:gridCol w:w="1389"/>
        <w:gridCol w:w="1800"/>
        <w:gridCol w:w="665"/>
        <w:gridCol w:w="1220"/>
        <w:tblGridChange w:id="22">
          <w:tblGrid>
            <w:gridCol w:w="1665"/>
            <w:gridCol w:w="850"/>
            <w:gridCol w:w="1041"/>
            <w:gridCol w:w="1389"/>
            <w:gridCol w:w="1800"/>
            <w:gridCol w:w="665"/>
            <w:gridCol w:w="1220"/>
          </w:tblGrid>
        </w:tblGridChange>
      </w:tblGrid>
      <w:tr w:rsidR="00847B65" w14:paraId="20BF7FE4" w14:textId="77777777" w:rsidTr="00D1017C">
        <w:trPr>
          <w:trPrChange w:id="23" w:author="David Arndt" w:date="2026-09-25T20:09:00Z" w16du:dateUtc="2026-09-26T00:09:00Z">
            <w:trPr>
              <w:gridAfter w:val="6"/>
              <w:trHeight w:val="360"/>
            </w:trPr>
          </w:trPrChange>
        </w:trPr>
        <w:tc>
          <w:tcPr>
            <w:tcW w:w="8630" w:type="dxa"/>
            <w:gridSpan w:val="6"/>
            <w:tcPrChange w:id="24" w:author="David Arndt" w:date="2026-09-25T20:09:00Z" w16du:dateUtc="2026-09-26T00:09:00Z">
              <w:tcPr>
                <w:tcW w:w="1665" w:type="dxa"/>
              </w:tcPr>
            </w:tcPrChange>
          </w:tcPr>
          <w:p w14:paraId="39D0F7CF" w14:textId="77777777" w:rsidR="00847B65" w:rsidRDefault="008C4FB1" w:rsidP="00D1017C">
            <w:pPr>
              <w:rPr>
                <w:rFonts w:ascii="Arial" w:hAnsi="Arial"/>
                <w:sz w:val="20"/>
                <w:rPrChange w:id="25" w:author="David Arndt" w:date="2026-09-25T20:09:00Z" w16du:dateUtc="2026-09-26T00:09:00Z">
                  <w:rPr>
                    <w:color w:val="FF0000"/>
                    <w:sz w:val="20"/>
                    <w:szCs w:val="20"/>
                  </w:rPr>
                </w:rPrChange>
              </w:rPr>
              <w:pPrChange w:id="26" w:author="David Arndt" w:date="2026-09-25T20:09:00Z" w16du:dateUtc="2026-09-26T00:09:00Z">
                <w:pPr>
                  <w:framePr w:hSpace="180" w:wrap="around" w:vAnchor="text" w:hAnchor="page" w:x="3001" w:y="250"/>
                  <w:jc w:val="center"/>
                </w:pPr>
              </w:pPrChange>
            </w:pPr>
            <w:ins w:id="27" w:author="David Arndt" w:date="2026-09-25T20:09:00Z" w16du:dateUtc="2026-09-26T00:09:00Z">
              <w:r>
                <w:rPr>
                  <w:rFonts w:ascii="Arial" w:hAnsi="Arial" w:cs="Arial"/>
                  <w:sz w:val="20"/>
                  <w:szCs w:val="20"/>
                </w:rPr>
                <w:t xml:space="preserve">SHAREPOINT </w:t>
              </w:r>
            </w:ins>
          </w:p>
        </w:tc>
      </w:tr>
      <w:tr w:rsidR="008C4FB1" w14:paraId="4D204012" w14:textId="77777777" w:rsidTr="00D1017C">
        <w:trPr>
          <w:ins w:id="28" w:author="David Arndt" w:date="2026-09-25T20:09:00Z" w16du:dateUtc="2026-09-26T00:09:00Z"/>
        </w:trPr>
        <w:tc>
          <w:tcPr>
            <w:tcW w:w="2515" w:type="dxa"/>
            <w:vAlign w:val="center"/>
          </w:tcPr>
          <w:p w14:paraId="497BA77C" w14:textId="77777777" w:rsidR="008C4FB1" w:rsidRPr="003D7BE0" w:rsidRDefault="008C4FB1" w:rsidP="00D1017C">
            <w:pPr>
              <w:rPr>
                <w:ins w:id="2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  <w:ins w:id="30" w:author="David Arndt" w:date="2026-09-25T20:09:00Z" w16du:dateUtc="2026-09-26T00:09:00Z">
              <w:r w:rsidRPr="003D7BE0">
                <w:rPr>
                  <w:rFonts w:ascii="Arial" w:hAnsi="Arial" w:cs="Arial"/>
                  <w:sz w:val="16"/>
                  <w:szCs w:val="16"/>
                </w:rPr>
                <w:t>Description</w:t>
              </w:r>
            </w:ins>
          </w:p>
        </w:tc>
        <w:tc>
          <w:tcPr>
            <w:tcW w:w="1041" w:type="dxa"/>
            <w:vAlign w:val="center"/>
          </w:tcPr>
          <w:p w14:paraId="27D51C5C" w14:textId="77777777" w:rsidR="008C4FB1" w:rsidRPr="003D7BE0" w:rsidRDefault="008C4FB1" w:rsidP="00D1017C">
            <w:pPr>
              <w:rPr>
                <w:ins w:id="3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  <w:ins w:id="32" w:author="David Arndt" w:date="2026-09-25T20:09:00Z" w16du:dateUtc="2026-09-26T00:09:00Z">
              <w:r w:rsidRPr="003D7BE0">
                <w:rPr>
                  <w:rFonts w:ascii="Arial" w:hAnsi="Arial" w:cs="Arial"/>
                  <w:sz w:val="16"/>
                  <w:szCs w:val="16"/>
                </w:rPr>
                <w:t>Labor Cost/Hour</w:t>
              </w:r>
            </w:ins>
          </w:p>
        </w:tc>
        <w:tc>
          <w:tcPr>
            <w:tcW w:w="1389" w:type="dxa"/>
            <w:vAlign w:val="center"/>
          </w:tcPr>
          <w:p w14:paraId="35ADC6DF" w14:textId="77777777" w:rsidR="008C4FB1" w:rsidRPr="003D7BE0" w:rsidRDefault="008C4FB1" w:rsidP="00D1017C">
            <w:pPr>
              <w:rPr>
                <w:ins w:id="3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  <w:ins w:id="34" w:author="David Arndt" w:date="2026-09-25T20:09:00Z" w16du:dateUtc="2026-09-26T00:09:00Z">
              <w:r w:rsidRPr="003D7BE0">
                <w:rPr>
                  <w:rFonts w:ascii="Arial" w:hAnsi="Arial" w:cs="Arial"/>
                  <w:sz w:val="16"/>
                  <w:szCs w:val="16"/>
                </w:rPr>
                <w:t>Number of Hours</w:t>
              </w:r>
            </w:ins>
          </w:p>
        </w:tc>
        <w:tc>
          <w:tcPr>
            <w:tcW w:w="1800" w:type="dxa"/>
            <w:vAlign w:val="center"/>
          </w:tcPr>
          <w:p w14:paraId="66B31D7F" w14:textId="77777777" w:rsidR="008C4FB1" w:rsidRPr="003D7BE0" w:rsidRDefault="008C4FB1" w:rsidP="00D1017C">
            <w:pPr>
              <w:rPr>
                <w:ins w:id="3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  <w:ins w:id="36" w:author="David Arndt" w:date="2026-09-25T20:09:00Z" w16du:dateUtc="2026-09-26T00:09:00Z">
              <w:r w:rsidRPr="003D7BE0">
                <w:rPr>
                  <w:rFonts w:ascii="Arial" w:hAnsi="Arial" w:cs="Arial"/>
                  <w:sz w:val="16"/>
                  <w:szCs w:val="16"/>
                </w:rPr>
                <w:t>Item Number</w:t>
              </w:r>
            </w:ins>
          </w:p>
        </w:tc>
        <w:tc>
          <w:tcPr>
            <w:tcW w:w="665" w:type="dxa"/>
            <w:vAlign w:val="center"/>
          </w:tcPr>
          <w:p w14:paraId="007F6BBB" w14:textId="77777777" w:rsidR="008C4FB1" w:rsidRPr="003D7BE0" w:rsidRDefault="008C4FB1" w:rsidP="00D1017C">
            <w:pPr>
              <w:rPr>
                <w:ins w:id="3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  <w:ins w:id="38" w:author="David Arndt" w:date="2026-09-25T20:09:00Z" w16du:dateUtc="2026-09-26T00:09:00Z">
              <w:r w:rsidRPr="003D7BE0">
                <w:rPr>
                  <w:rFonts w:ascii="Arial" w:hAnsi="Arial" w:cs="Arial"/>
                  <w:sz w:val="16"/>
                  <w:szCs w:val="16"/>
                </w:rPr>
                <w:t>QTY</w:t>
              </w:r>
            </w:ins>
          </w:p>
        </w:tc>
        <w:tc>
          <w:tcPr>
            <w:tcW w:w="1220" w:type="dxa"/>
            <w:vAlign w:val="center"/>
          </w:tcPr>
          <w:p w14:paraId="33548933" w14:textId="77777777" w:rsidR="008C4FB1" w:rsidRPr="003D7BE0" w:rsidRDefault="008C4FB1" w:rsidP="00D1017C">
            <w:pPr>
              <w:rPr>
                <w:ins w:id="3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  <w:ins w:id="40" w:author="David Arndt" w:date="2026-09-25T20:09:00Z" w16du:dateUtc="2026-09-26T00:09:00Z">
              <w:r w:rsidRPr="003D7BE0">
                <w:rPr>
                  <w:rFonts w:ascii="Arial" w:hAnsi="Arial" w:cs="Arial"/>
                  <w:sz w:val="16"/>
                  <w:szCs w:val="16"/>
                </w:rPr>
                <w:t>Extended Price</w:t>
              </w:r>
            </w:ins>
          </w:p>
        </w:tc>
      </w:tr>
      <w:tr w:rsidR="008C4FB1" w14:paraId="2FDD8516" w14:textId="77777777" w:rsidTr="00D1017C">
        <w:trPr>
          <w:ins w:id="41" w:author="David Arndt" w:date="2026-09-25T20:09:00Z" w16du:dateUtc="2026-09-26T00:09:00Z"/>
        </w:trPr>
        <w:tc>
          <w:tcPr>
            <w:tcW w:w="2515" w:type="dxa"/>
          </w:tcPr>
          <w:p w14:paraId="090621AC" w14:textId="77777777" w:rsidR="008C4FB1" w:rsidRPr="003D7BE0" w:rsidRDefault="008C4FB1" w:rsidP="00D1017C">
            <w:pPr>
              <w:rPr>
                <w:ins w:id="4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4B466846" w14:textId="77777777" w:rsidR="008C4FB1" w:rsidRPr="003D7BE0" w:rsidRDefault="008C4FB1" w:rsidP="00D1017C">
            <w:pPr>
              <w:rPr>
                <w:ins w:id="4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671B2663" w14:textId="77777777" w:rsidR="008C4FB1" w:rsidRPr="003D7BE0" w:rsidRDefault="008C4FB1" w:rsidP="00D1017C">
            <w:pPr>
              <w:rPr>
                <w:ins w:id="4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179C7F75" w14:textId="77777777" w:rsidR="008C4FB1" w:rsidRPr="003D7BE0" w:rsidRDefault="008C4FB1" w:rsidP="00D1017C">
            <w:pPr>
              <w:rPr>
                <w:ins w:id="4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69D256A9" w14:textId="77777777" w:rsidR="008C4FB1" w:rsidRPr="003D7BE0" w:rsidRDefault="008C4FB1" w:rsidP="00D1017C">
            <w:pPr>
              <w:rPr>
                <w:ins w:id="4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45538336" w14:textId="77777777" w:rsidR="008C4FB1" w:rsidRPr="003D7BE0" w:rsidRDefault="008C4FB1" w:rsidP="00D1017C">
            <w:pPr>
              <w:rPr>
                <w:ins w:id="4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0DBFCC9E" w14:textId="77777777" w:rsidTr="00D1017C">
        <w:trPr>
          <w:ins w:id="48" w:author="David Arndt" w:date="2026-09-25T20:09:00Z" w16du:dateUtc="2026-09-26T00:09:00Z"/>
        </w:trPr>
        <w:tc>
          <w:tcPr>
            <w:tcW w:w="2515" w:type="dxa"/>
          </w:tcPr>
          <w:p w14:paraId="382134C3" w14:textId="77777777" w:rsidR="008C4FB1" w:rsidRPr="003D7BE0" w:rsidRDefault="008C4FB1" w:rsidP="00D1017C">
            <w:pPr>
              <w:rPr>
                <w:ins w:id="4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6CF1ED9C" w14:textId="77777777" w:rsidR="008C4FB1" w:rsidRPr="003D7BE0" w:rsidRDefault="008C4FB1" w:rsidP="00D1017C">
            <w:pPr>
              <w:rPr>
                <w:ins w:id="5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18357289" w14:textId="77777777" w:rsidR="008C4FB1" w:rsidRPr="003D7BE0" w:rsidRDefault="008C4FB1" w:rsidP="00D1017C">
            <w:pPr>
              <w:rPr>
                <w:ins w:id="5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5577A4CB" w14:textId="77777777" w:rsidR="008C4FB1" w:rsidRPr="003D7BE0" w:rsidRDefault="008C4FB1" w:rsidP="00D1017C">
            <w:pPr>
              <w:rPr>
                <w:ins w:id="5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69F9F455" w14:textId="77777777" w:rsidR="008C4FB1" w:rsidRPr="003D7BE0" w:rsidRDefault="008C4FB1" w:rsidP="00D1017C">
            <w:pPr>
              <w:rPr>
                <w:ins w:id="5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351F52FF" w14:textId="77777777" w:rsidR="008C4FB1" w:rsidRPr="003D7BE0" w:rsidRDefault="008C4FB1" w:rsidP="00D1017C">
            <w:pPr>
              <w:rPr>
                <w:ins w:id="5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15D1F134" w14:textId="77777777" w:rsidTr="00D1017C">
        <w:trPr>
          <w:ins w:id="55" w:author="David Arndt" w:date="2026-09-25T20:09:00Z" w16du:dateUtc="2026-09-26T00:09:00Z"/>
        </w:trPr>
        <w:tc>
          <w:tcPr>
            <w:tcW w:w="2515" w:type="dxa"/>
          </w:tcPr>
          <w:p w14:paraId="6603DA78" w14:textId="77777777" w:rsidR="008C4FB1" w:rsidRPr="003D7BE0" w:rsidRDefault="008C4FB1" w:rsidP="00D1017C">
            <w:pPr>
              <w:rPr>
                <w:ins w:id="5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3CE11F1C" w14:textId="77777777" w:rsidR="008C4FB1" w:rsidRPr="003D7BE0" w:rsidRDefault="008C4FB1" w:rsidP="00D1017C">
            <w:pPr>
              <w:rPr>
                <w:ins w:id="5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23735622" w14:textId="77777777" w:rsidR="008C4FB1" w:rsidRPr="003D7BE0" w:rsidRDefault="008C4FB1" w:rsidP="00D1017C">
            <w:pPr>
              <w:rPr>
                <w:ins w:id="5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1ABC0B7A" w14:textId="77777777" w:rsidR="008C4FB1" w:rsidRPr="003D7BE0" w:rsidRDefault="008C4FB1" w:rsidP="00D1017C">
            <w:pPr>
              <w:rPr>
                <w:ins w:id="5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3B1118D8" w14:textId="77777777" w:rsidR="008C4FB1" w:rsidRPr="003D7BE0" w:rsidRDefault="008C4FB1" w:rsidP="00D1017C">
            <w:pPr>
              <w:rPr>
                <w:ins w:id="6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19F2E1ED" w14:textId="77777777" w:rsidR="008C4FB1" w:rsidRPr="003D7BE0" w:rsidRDefault="008C4FB1" w:rsidP="00D1017C">
            <w:pPr>
              <w:rPr>
                <w:ins w:id="6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252E59F8" w14:textId="77777777" w:rsidTr="00D1017C">
        <w:trPr>
          <w:ins w:id="62" w:author="David Arndt" w:date="2026-09-25T20:09:00Z" w16du:dateUtc="2026-09-26T00:09:00Z"/>
        </w:trPr>
        <w:tc>
          <w:tcPr>
            <w:tcW w:w="2515" w:type="dxa"/>
          </w:tcPr>
          <w:p w14:paraId="2F18C159" w14:textId="77777777" w:rsidR="008C4FB1" w:rsidRPr="003D7BE0" w:rsidRDefault="008C4FB1" w:rsidP="00D1017C">
            <w:pPr>
              <w:rPr>
                <w:ins w:id="6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63BE442E" w14:textId="77777777" w:rsidR="008C4FB1" w:rsidRPr="003D7BE0" w:rsidRDefault="008C4FB1" w:rsidP="00D1017C">
            <w:pPr>
              <w:rPr>
                <w:ins w:id="6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154A722E" w14:textId="77777777" w:rsidR="008C4FB1" w:rsidRPr="003D7BE0" w:rsidRDefault="008C4FB1" w:rsidP="00D1017C">
            <w:pPr>
              <w:rPr>
                <w:ins w:id="6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640AFD8A" w14:textId="77777777" w:rsidR="008C4FB1" w:rsidRPr="003D7BE0" w:rsidRDefault="008C4FB1" w:rsidP="00D1017C">
            <w:pPr>
              <w:rPr>
                <w:ins w:id="6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14AD8521" w14:textId="77777777" w:rsidR="008C4FB1" w:rsidRPr="003D7BE0" w:rsidRDefault="008C4FB1" w:rsidP="00D1017C">
            <w:pPr>
              <w:rPr>
                <w:ins w:id="6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5FD90F57" w14:textId="77777777" w:rsidR="008C4FB1" w:rsidRPr="003D7BE0" w:rsidRDefault="008C4FB1" w:rsidP="00D1017C">
            <w:pPr>
              <w:rPr>
                <w:ins w:id="6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5CD2C4AF" w14:textId="77777777" w:rsidTr="00D1017C">
        <w:trPr>
          <w:ins w:id="69" w:author="David Arndt" w:date="2026-09-25T20:09:00Z" w16du:dateUtc="2026-09-26T00:09:00Z"/>
        </w:trPr>
        <w:tc>
          <w:tcPr>
            <w:tcW w:w="2515" w:type="dxa"/>
          </w:tcPr>
          <w:p w14:paraId="7696B55B" w14:textId="77777777" w:rsidR="008C4FB1" w:rsidRPr="003D7BE0" w:rsidRDefault="008C4FB1" w:rsidP="00D1017C">
            <w:pPr>
              <w:rPr>
                <w:ins w:id="7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0EB84A1D" w14:textId="77777777" w:rsidR="008C4FB1" w:rsidRPr="003D7BE0" w:rsidRDefault="008C4FB1" w:rsidP="00D1017C">
            <w:pPr>
              <w:rPr>
                <w:ins w:id="7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4EFFFD25" w14:textId="77777777" w:rsidR="008C4FB1" w:rsidRPr="003D7BE0" w:rsidRDefault="008C4FB1" w:rsidP="00D1017C">
            <w:pPr>
              <w:rPr>
                <w:ins w:id="7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4D9F60A3" w14:textId="77777777" w:rsidR="008C4FB1" w:rsidRPr="003D7BE0" w:rsidRDefault="008C4FB1" w:rsidP="00D1017C">
            <w:pPr>
              <w:rPr>
                <w:ins w:id="7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764B3224" w14:textId="77777777" w:rsidR="008C4FB1" w:rsidRPr="003D7BE0" w:rsidRDefault="008C4FB1" w:rsidP="00D1017C">
            <w:pPr>
              <w:rPr>
                <w:ins w:id="7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3DCF829E" w14:textId="77777777" w:rsidR="008C4FB1" w:rsidRPr="003D7BE0" w:rsidRDefault="008C4FB1" w:rsidP="00D1017C">
            <w:pPr>
              <w:rPr>
                <w:ins w:id="7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65A0A554" w14:textId="77777777" w:rsidTr="00D1017C">
        <w:trPr>
          <w:ins w:id="76" w:author="David Arndt" w:date="2026-09-25T20:09:00Z" w16du:dateUtc="2026-09-26T00:09:00Z"/>
        </w:trPr>
        <w:tc>
          <w:tcPr>
            <w:tcW w:w="2515" w:type="dxa"/>
          </w:tcPr>
          <w:p w14:paraId="0640131F" w14:textId="77777777" w:rsidR="008C4FB1" w:rsidRPr="003D7BE0" w:rsidRDefault="008C4FB1" w:rsidP="00D1017C">
            <w:pPr>
              <w:rPr>
                <w:ins w:id="7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632A4F78" w14:textId="77777777" w:rsidR="008C4FB1" w:rsidRPr="003D7BE0" w:rsidRDefault="008C4FB1" w:rsidP="00D1017C">
            <w:pPr>
              <w:rPr>
                <w:ins w:id="7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6937AC2C" w14:textId="77777777" w:rsidR="008C4FB1" w:rsidRPr="003D7BE0" w:rsidRDefault="008C4FB1" w:rsidP="00D1017C">
            <w:pPr>
              <w:rPr>
                <w:ins w:id="7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17D4FE4F" w14:textId="77777777" w:rsidR="008C4FB1" w:rsidRPr="003D7BE0" w:rsidRDefault="008C4FB1" w:rsidP="00D1017C">
            <w:pPr>
              <w:rPr>
                <w:ins w:id="8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612CECDF" w14:textId="77777777" w:rsidR="008C4FB1" w:rsidRPr="003D7BE0" w:rsidRDefault="008C4FB1" w:rsidP="00D1017C">
            <w:pPr>
              <w:rPr>
                <w:ins w:id="8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13880E7E" w14:textId="77777777" w:rsidR="008C4FB1" w:rsidRPr="003D7BE0" w:rsidRDefault="008C4FB1" w:rsidP="00D1017C">
            <w:pPr>
              <w:rPr>
                <w:ins w:id="8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2E2BD95F" w14:textId="77777777" w:rsidTr="00D1017C">
        <w:trPr>
          <w:ins w:id="83" w:author="David Arndt" w:date="2026-09-25T20:09:00Z" w16du:dateUtc="2026-09-26T00:09:00Z"/>
        </w:trPr>
        <w:tc>
          <w:tcPr>
            <w:tcW w:w="2515" w:type="dxa"/>
          </w:tcPr>
          <w:p w14:paraId="794DD3D4" w14:textId="77777777" w:rsidR="008C4FB1" w:rsidRPr="003D7BE0" w:rsidRDefault="008C4FB1" w:rsidP="00D1017C">
            <w:pPr>
              <w:rPr>
                <w:ins w:id="8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39C467CC" w14:textId="77777777" w:rsidR="008C4FB1" w:rsidRPr="003D7BE0" w:rsidRDefault="008C4FB1" w:rsidP="00D1017C">
            <w:pPr>
              <w:rPr>
                <w:ins w:id="8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3ECED9A5" w14:textId="77777777" w:rsidR="008C4FB1" w:rsidRPr="003D7BE0" w:rsidRDefault="008C4FB1" w:rsidP="00D1017C">
            <w:pPr>
              <w:rPr>
                <w:ins w:id="8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2080754C" w14:textId="77777777" w:rsidR="008C4FB1" w:rsidRPr="003D7BE0" w:rsidRDefault="008C4FB1" w:rsidP="00D1017C">
            <w:pPr>
              <w:rPr>
                <w:ins w:id="8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7B209CBA" w14:textId="77777777" w:rsidR="008C4FB1" w:rsidRPr="003D7BE0" w:rsidRDefault="008C4FB1" w:rsidP="00D1017C">
            <w:pPr>
              <w:rPr>
                <w:ins w:id="8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2D298DA6" w14:textId="77777777" w:rsidR="008C4FB1" w:rsidRPr="003D7BE0" w:rsidRDefault="008C4FB1" w:rsidP="00D1017C">
            <w:pPr>
              <w:rPr>
                <w:ins w:id="8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2DEE4234" w14:textId="77777777" w:rsidTr="00D1017C">
        <w:trPr>
          <w:ins w:id="90" w:author="David Arndt" w:date="2026-09-25T20:09:00Z" w16du:dateUtc="2026-09-26T00:09:00Z"/>
        </w:trPr>
        <w:tc>
          <w:tcPr>
            <w:tcW w:w="2515" w:type="dxa"/>
          </w:tcPr>
          <w:p w14:paraId="47F11D92" w14:textId="77777777" w:rsidR="008C4FB1" w:rsidRPr="003D7BE0" w:rsidRDefault="008C4FB1" w:rsidP="00D1017C">
            <w:pPr>
              <w:rPr>
                <w:ins w:id="9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08084BF9" w14:textId="77777777" w:rsidR="008C4FB1" w:rsidRPr="003D7BE0" w:rsidRDefault="008C4FB1" w:rsidP="00D1017C">
            <w:pPr>
              <w:rPr>
                <w:ins w:id="9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41575271" w14:textId="77777777" w:rsidR="008C4FB1" w:rsidRPr="003D7BE0" w:rsidRDefault="008C4FB1" w:rsidP="00D1017C">
            <w:pPr>
              <w:rPr>
                <w:ins w:id="9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4E02A1BA" w14:textId="77777777" w:rsidR="008C4FB1" w:rsidRPr="003D7BE0" w:rsidRDefault="008C4FB1" w:rsidP="00D1017C">
            <w:pPr>
              <w:rPr>
                <w:ins w:id="9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56032CE4" w14:textId="77777777" w:rsidR="008C4FB1" w:rsidRPr="003D7BE0" w:rsidRDefault="008C4FB1" w:rsidP="00D1017C">
            <w:pPr>
              <w:rPr>
                <w:ins w:id="9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52DE1C3D" w14:textId="77777777" w:rsidR="008C4FB1" w:rsidRPr="003D7BE0" w:rsidRDefault="008C4FB1" w:rsidP="00D1017C">
            <w:pPr>
              <w:rPr>
                <w:ins w:id="9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10ABD43D" w14:textId="77777777" w:rsidTr="00D1017C">
        <w:trPr>
          <w:ins w:id="97" w:author="David Arndt" w:date="2026-09-25T20:09:00Z" w16du:dateUtc="2026-09-26T00:09:00Z"/>
        </w:trPr>
        <w:tc>
          <w:tcPr>
            <w:tcW w:w="2515" w:type="dxa"/>
          </w:tcPr>
          <w:p w14:paraId="13ED3F19" w14:textId="77777777" w:rsidR="008C4FB1" w:rsidRPr="003D7BE0" w:rsidRDefault="008C4FB1" w:rsidP="00D1017C">
            <w:pPr>
              <w:rPr>
                <w:ins w:id="9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0F9A54E3" w14:textId="77777777" w:rsidR="008C4FB1" w:rsidRPr="003D7BE0" w:rsidRDefault="008C4FB1" w:rsidP="00D1017C">
            <w:pPr>
              <w:rPr>
                <w:ins w:id="9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2EB741C9" w14:textId="77777777" w:rsidR="008C4FB1" w:rsidRPr="003D7BE0" w:rsidRDefault="008C4FB1" w:rsidP="00D1017C">
            <w:pPr>
              <w:rPr>
                <w:ins w:id="10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47639423" w14:textId="77777777" w:rsidR="008C4FB1" w:rsidRPr="003D7BE0" w:rsidRDefault="008C4FB1" w:rsidP="00D1017C">
            <w:pPr>
              <w:rPr>
                <w:ins w:id="10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5236CD91" w14:textId="77777777" w:rsidR="008C4FB1" w:rsidRPr="003D7BE0" w:rsidRDefault="008C4FB1" w:rsidP="00D1017C">
            <w:pPr>
              <w:rPr>
                <w:ins w:id="10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1B791F20" w14:textId="77777777" w:rsidR="008C4FB1" w:rsidRPr="003D7BE0" w:rsidRDefault="008C4FB1" w:rsidP="00D1017C">
            <w:pPr>
              <w:rPr>
                <w:ins w:id="10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67A0D66B" w14:textId="77777777" w:rsidTr="00D1017C">
        <w:trPr>
          <w:ins w:id="104" w:author="David Arndt" w:date="2026-09-25T20:09:00Z" w16du:dateUtc="2026-09-26T00:09:00Z"/>
        </w:trPr>
        <w:tc>
          <w:tcPr>
            <w:tcW w:w="2515" w:type="dxa"/>
          </w:tcPr>
          <w:p w14:paraId="2ABE272E" w14:textId="77777777" w:rsidR="008C4FB1" w:rsidRPr="003D7BE0" w:rsidRDefault="008C4FB1" w:rsidP="00D1017C">
            <w:pPr>
              <w:rPr>
                <w:ins w:id="10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5BF1D338" w14:textId="77777777" w:rsidR="008C4FB1" w:rsidRPr="003D7BE0" w:rsidRDefault="008C4FB1" w:rsidP="00D1017C">
            <w:pPr>
              <w:rPr>
                <w:ins w:id="10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6740FE6E" w14:textId="77777777" w:rsidR="008C4FB1" w:rsidRPr="003D7BE0" w:rsidRDefault="008C4FB1" w:rsidP="00D1017C">
            <w:pPr>
              <w:rPr>
                <w:ins w:id="10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436DC22A" w14:textId="77777777" w:rsidR="008C4FB1" w:rsidRPr="003D7BE0" w:rsidRDefault="008C4FB1" w:rsidP="00D1017C">
            <w:pPr>
              <w:rPr>
                <w:ins w:id="10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64BE96EE" w14:textId="77777777" w:rsidR="008C4FB1" w:rsidRPr="003D7BE0" w:rsidRDefault="008C4FB1" w:rsidP="00D1017C">
            <w:pPr>
              <w:rPr>
                <w:ins w:id="10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7EB101D9" w14:textId="77777777" w:rsidR="008C4FB1" w:rsidRPr="003D7BE0" w:rsidRDefault="008C4FB1" w:rsidP="00D1017C">
            <w:pPr>
              <w:rPr>
                <w:ins w:id="11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55F03D62" w14:textId="77777777" w:rsidTr="00D1017C">
        <w:trPr>
          <w:ins w:id="111" w:author="David Arndt" w:date="2026-09-25T20:09:00Z" w16du:dateUtc="2026-09-26T00:09:00Z"/>
        </w:trPr>
        <w:tc>
          <w:tcPr>
            <w:tcW w:w="2515" w:type="dxa"/>
          </w:tcPr>
          <w:p w14:paraId="471F1E59" w14:textId="77777777" w:rsidR="008C4FB1" w:rsidRPr="003D7BE0" w:rsidRDefault="008C4FB1" w:rsidP="00D1017C">
            <w:pPr>
              <w:rPr>
                <w:ins w:id="11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0FDC10DB" w14:textId="77777777" w:rsidR="008C4FB1" w:rsidRPr="003D7BE0" w:rsidRDefault="008C4FB1" w:rsidP="00D1017C">
            <w:pPr>
              <w:rPr>
                <w:ins w:id="11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087F50D8" w14:textId="77777777" w:rsidR="008C4FB1" w:rsidRPr="003D7BE0" w:rsidRDefault="008C4FB1" w:rsidP="00D1017C">
            <w:pPr>
              <w:rPr>
                <w:ins w:id="11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174D1330" w14:textId="77777777" w:rsidR="008C4FB1" w:rsidRPr="003D7BE0" w:rsidRDefault="008C4FB1" w:rsidP="00D1017C">
            <w:pPr>
              <w:rPr>
                <w:ins w:id="11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02E5CC11" w14:textId="77777777" w:rsidR="008C4FB1" w:rsidRPr="003D7BE0" w:rsidRDefault="008C4FB1" w:rsidP="00D1017C">
            <w:pPr>
              <w:rPr>
                <w:ins w:id="11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44D2616C" w14:textId="77777777" w:rsidR="008C4FB1" w:rsidRPr="003D7BE0" w:rsidRDefault="008C4FB1" w:rsidP="00D1017C">
            <w:pPr>
              <w:rPr>
                <w:ins w:id="11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037E7AD6" w14:textId="77777777" w:rsidTr="00D1017C">
        <w:trPr>
          <w:ins w:id="118" w:author="David Arndt" w:date="2026-09-25T20:09:00Z" w16du:dateUtc="2026-09-26T00:09:00Z"/>
        </w:trPr>
        <w:tc>
          <w:tcPr>
            <w:tcW w:w="2515" w:type="dxa"/>
          </w:tcPr>
          <w:p w14:paraId="202316E3" w14:textId="77777777" w:rsidR="008C4FB1" w:rsidRPr="003D7BE0" w:rsidRDefault="008C4FB1" w:rsidP="00D1017C">
            <w:pPr>
              <w:rPr>
                <w:ins w:id="11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7D31C0A7" w14:textId="77777777" w:rsidR="008C4FB1" w:rsidRPr="003D7BE0" w:rsidRDefault="008C4FB1" w:rsidP="00D1017C">
            <w:pPr>
              <w:rPr>
                <w:ins w:id="12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78B8BDBA" w14:textId="77777777" w:rsidR="008C4FB1" w:rsidRPr="003D7BE0" w:rsidRDefault="008C4FB1" w:rsidP="00D1017C">
            <w:pPr>
              <w:rPr>
                <w:ins w:id="12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62537A89" w14:textId="77777777" w:rsidR="008C4FB1" w:rsidRPr="003D7BE0" w:rsidRDefault="008C4FB1" w:rsidP="00D1017C">
            <w:pPr>
              <w:rPr>
                <w:ins w:id="12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3790BE40" w14:textId="77777777" w:rsidR="008C4FB1" w:rsidRPr="003D7BE0" w:rsidRDefault="008C4FB1" w:rsidP="00D1017C">
            <w:pPr>
              <w:rPr>
                <w:ins w:id="12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46DF66FB" w14:textId="77777777" w:rsidR="008C4FB1" w:rsidRPr="003D7BE0" w:rsidRDefault="008C4FB1" w:rsidP="00D1017C">
            <w:pPr>
              <w:rPr>
                <w:ins w:id="12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4D7F0F51" w14:textId="77777777" w:rsidTr="00D1017C">
        <w:trPr>
          <w:ins w:id="125" w:author="David Arndt" w:date="2026-09-25T20:09:00Z" w16du:dateUtc="2026-09-26T00:09:00Z"/>
        </w:trPr>
        <w:tc>
          <w:tcPr>
            <w:tcW w:w="2515" w:type="dxa"/>
          </w:tcPr>
          <w:p w14:paraId="6AF9E924" w14:textId="77777777" w:rsidR="008C4FB1" w:rsidRPr="003D7BE0" w:rsidRDefault="008C4FB1" w:rsidP="00D1017C">
            <w:pPr>
              <w:rPr>
                <w:ins w:id="12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1071E86B" w14:textId="77777777" w:rsidR="008C4FB1" w:rsidRPr="003D7BE0" w:rsidRDefault="008C4FB1" w:rsidP="00D1017C">
            <w:pPr>
              <w:rPr>
                <w:ins w:id="12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7CEDF85B" w14:textId="77777777" w:rsidR="008C4FB1" w:rsidRPr="003D7BE0" w:rsidRDefault="008C4FB1" w:rsidP="00D1017C">
            <w:pPr>
              <w:rPr>
                <w:ins w:id="12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505DB0B2" w14:textId="77777777" w:rsidR="008C4FB1" w:rsidRPr="003D7BE0" w:rsidRDefault="008C4FB1" w:rsidP="00D1017C">
            <w:pPr>
              <w:rPr>
                <w:ins w:id="12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35507D3F" w14:textId="77777777" w:rsidR="008C4FB1" w:rsidRPr="003D7BE0" w:rsidRDefault="008C4FB1" w:rsidP="00D1017C">
            <w:pPr>
              <w:rPr>
                <w:ins w:id="13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6BE1B8E5" w14:textId="77777777" w:rsidR="008C4FB1" w:rsidRPr="003D7BE0" w:rsidRDefault="008C4FB1" w:rsidP="00D1017C">
            <w:pPr>
              <w:rPr>
                <w:ins w:id="13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2F737359" w14:textId="77777777" w:rsidTr="00D1017C">
        <w:trPr>
          <w:ins w:id="132" w:author="David Arndt" w:date="2026-09-25T20:09:00Z" w16du:dateUtc="2026-09-26T00:09:00Z"/>
        </w:trPr>
        <w:tc>
          <w:tcPr>
            <w:tcW w:w="2515" w:type="dxa"/>
          </w:tcPr>
          <w:p w14:paraId="7EC855E6" w14:textId="77777777" w:rsidR="008C4FB1" w:rsidRPr="003D7BE0" w:rsidRDefault="008C4FB1" w:rsidP="00D1017C">
            <w:pPr>
              <w:rPr>
                <w:ins w:id="13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669448F2" w14:textId="77777777" w:rsidR="008C4FB1" w:rsidRPr="003D7BE0" w:rsidRDefault="008C4FB1" w:rsidP="00D1017C">
            <w:pPr>
              <w:rPr>
                <w:ins w:id="13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61BF576F" w14:textId="77777777" w:rsidR="008C4FB1" w:rsidRPr="003D7BE0" w:rsidRDefault="008C4FB1" w:rsidP="00D1017C">
            <w:pPr>
              <w:rPr>
                <w:ins w:id="13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048A3045" w14:textId="77777777" w:rsidR="008C4FB1" w:rsidRPr="003D7BE0" w:rsidRDefault="008C4FB1" w:rsidP="00D1017C">
            <w:pPr>
              <w:rPr>
                <w:ins w:id="13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446A6C9B" w14:textId="77777777" w:rsidR="008C4FB1" w:rsidRPr="003D7BE0" w:rsidRDefault="008C4FB1" w:rsidP="00D1017C">
            <w:pPr>
              <w:rPr>
                <w:ins w:id="13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41D55039" w14:textId="77777777" w:rsidR="008C4FB1" w:rsidRPr="003D7BE0" w:rsidRDefault="008C4FB1" w:rsidP="00D1017C">
            <w:pPr>
              <w:rPr>
                <w:ins w:id="13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3B0D5595" w14:textId="77777777" w:rsidTr="00D1017C">
        <w:trPr>
          <w:ins w:id="139" w:author="David Arndt" w:date="2026-09-25T20:09:00Z" w16du:dateUtc="2026-09-26T00:09:00Z"/>
        </w:trPr>
        <w:tc>
          <w:tcPr>
            <w:tcW w:w="2515" w:type="dxa"/>
          </w:tcPr>
          <w:p w14:paraId="611ADF2A" w14:textId="77777777" w:rsidR="008C4FB1" w:rsidRPr="003D7BE0" w:rsidRDefault="008C4FB1" w:rsidP="00D1017C">
            <w:pPr>
              <w:rPr>
                <w:ins w:id="14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5EF032F6" w14:textId="77777777" w:rsidR="008C4FB1" w:rsidRPr="003D7BE0" w:rsidRDefault="008C4FB1" w:rsidP="00D1017C">
            <w:pPr>
              <w:rPr>
                <w:ins w:id="14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3FDFE601" w14:textId="77777777" w:rsidR="008C4FB1" w:rsidRPr="003D7BE0" w:rsidRDefault="008C4FB1" w:rsidP="00D1017C">
            <w:pPr>
              <w:rPr>
                <w:ins w:id="14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0B8777A7" w14:textId="77777777" w:rsidR="008C4FB1" w:rsidRPr="003D7BE0" w:rsidRDefault="008C4FB1" w:rsidP="00D1017C">
            <w:pPr>
              <w:rPr>
                <w:ins w:id="14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6705F97D" w14:textId="77777777" w:rsidR="008C4FB1" w:rsidRPr="003D7BE0" w:rsidRDefault="008C4FB1" w:rsidP="00D1017C">
            <w:pPr>
              <w:rPr>
                <w:ins w:id="14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6B41169C" w14:textId="77777777" w:rsidR="008C4FB1" w:rsidRPr="003D7BE0" w:rsidRDefault="008C4FB1" w:rsidP="00D1017C">
            <w:pPr>
              <w:rPr>
                <w:ins w:id="14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498082E6" w14:textId="77777777" w:rsidTr="00D1017C">
        <w:trPr>
          <w:ins w:id="146" w:author="David Arndt" w:date="2026-09-25T20:09:00Z" w16du:dateUtc="2026-09-26T00:09:00Z"/>
        </w:trPr>
        <w:tc>
          <w:tcPr>
            <w:tcW w:w="2515" w:type="dxa"/>
          </w:tcPr>
          <w:p w14:paraId="777EA6B8" w14:textId="77777777" w:rsidR="008C4FB1" w:rsidRPr="003D7BE0" w:rsidRDefault="008C4FB1" w:rsidP="00D1017C">
            <w:pPr>
              <w:rPr>
                <w:ins w:id="14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50CEE205" w14:textId="77777777" w:rsidR="008C4FB1" w:rsidRPr="003D7BE0" w:rsidRDefault="008C4FB1" w:rsidP="00D1017C">
            <w:pPr>
              <w:rPr>
                <w:ins w:id="14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2BC1B95A" w14:textId="77777777" w:rsidR="008C4FB1" w:rsidRPr="003D7BE0" w:rsidRDefault="008C4FB1" w:rsidP="00D1017C">
            <w:pPr>
              <w:rPr>
                <w:ins w:id="14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41F07BE0" w14:textId="77777777" w:rsidR="008C4FB1" w:rsidRPr="003D7BE0" w:rsidRDefault="008C4FB1" w:rsidP="00D1017C">
            <w:pPr>
              <w:rPr>
                <w:ins w:id="15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41CD1378" w14:textId="77777777" w:rsidR="008C4FB1" w:rsidRPr="003D7BE0" w:rsidRDefault="008C4FB1" w:rsidP="00D1017C">
            <w:pPr>
              <w:rPr>
                <w:ins w:id="15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7370CD4A" w14:textId="77777777" w:rsidR="008C4FB1" w:rsidRPr="003D7BE0" w:rsidRDefault="008C4FB1" w:rsidP="00D1017C">
            <w:pPr>
              <w:rPr>
                <w:ins w:id="15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037061D3" w14:textId="77777777" w:rsidTr="00D1017C">
        <w:trPr>
          <w:ins w:id="153" w:author="David Arndt" w:date="2026-09-25T20:09:00Z" w16du:dateUtc="2026-09-26T00:09:00Z"/>
        </w:trPr>
        <w:tc>
          <w:tcPr>
            <w:tcW w:w="2515" w:type="dxa"/>
          </w:tcPr>
          <w:p w14:paraId="2A32823C" w14:textId="77777777" w:rsidR="008C4FB1" w:rsidRPr="003D7BE0" w:rsidRDefault="008C4FB1" w:rsidP="00D1017C">
            <w:pPr>
              <w:rPr>
                <w:ins w:id="15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6EBB09EA" w14:textId="77777777" w:rsidR="008C4FB1" w:rsidRPr="003D7BE0" w:rsidRDefault="008C4FB1" w:rsidP="00D1017C">
            <w:pPr>
              <w:rPr>
                <w:ins w:id="15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18785936" w14:textId="77777777" w:rsidR="008C4FB1" w:rsidRPr="003D7BE0" w:rsidRDefault="008C4FB1" w:rsidP="00D1017C">
            <w:pPr>
              <w:rPr>
                <w:ins w:id="15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5C032231" w14:textId="77777777" w:rsidR="008C4FB1" w:rsidRPr="003D7BE0" w:rsidRDefault="008C4FB1" w:rsidP="00D1017C">
            <w:pPr>
              <w:rPr>
                <w:ins w:id="15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7F4386C4" w14:textId="77777777" w:rsidR="008C4FB1" w:rsidRPr="003D7BE0" w:rsidRDefault="008C4FB1" w:rsidP="00D1017C">
            <w:pPr>
              <w:rPr>
                <w:ins w:id="15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5C960CA8" w14:textId="77777777" w:rsidR="008C4FB1" w:rsidRPr="003D7BE0" w:rsidRDefault="008C4FB1" w:rsidP="00D1017C">
            <w:pPr>
              <w:rPr>
                <w:ins w:id="15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26B6665F" w14:textId="77777777" w:rsidTr="00D1017C">
        <w:trPr>
          <w:ins w:id="160" w:author="David Arndt" w:date="2026-09-25T20:09:00Z" w16du:dateUtc="2026-09-26T00:09:00Z"/>
        </w:trPr>
        <w:tc>
          <w:tcPr>
            <w:tcW w:w="2515" w:type="dxa"/>
          </w:tcPr>
          <w:p w14:paraId="783DFF1D" w14:textId="77777777" w:rsidR="008C4FB1" w:rsidRPr="003D7BE0" w:rsidRDefault="008C4FB1" w:rsidP="00D1017C">
            <w:pPr>
              <w:rPr>
                <w:ins w:id="16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7D70F896" w14:textId="77777777" w:rsidR="008C4FB1" w:rsidRPr="003D7BE0" w:rsidRDefault="008C4FB1" w:rsidP="00D1017C">
            <w:pPr>
              <w:rPr>
                <w:ins w:id="16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71FD98D6" w14:textId="77777777" w:rsidR="008C4FB1" w:rsidRPr="003D7BE0" w:rsidRDefault="008C4FB1" w:rsidP="00D1017C">
            <w:pPr>
              <w:rPr>
                <w:ins w:id="16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28DD3DCF" w14:textId="77777777" w:rsidR="008C4FB1" w:rsidRPr="003D7BE0" w:rsidRDefault="008C4FB1" w:rsidP="00D1017C">
            <w:pPr>
              <w:rPr>
                <w:ins w:id="16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4A98EF9C" w14:textId="77777777" w:rsidR="008C4FB1" w:rsidRPr="003D7BE0" w:rsidRDefault="008C4FB1" w:rsidP="00D1017C">
            <w:pPr>
              <w:rPr>
                <w:ins w:id="16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682D2376" w14:textId="77777777" w:rsidR="008C4FB1" w:rsidRPr="003D7BE0" w:rsidRDefault="008C4FB1" w:rsidP="00D1017C">
            <w:pPr>
              <w:rPr>
                <w:ins w:id="16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637E0D5D" w14:textId="77777777" w:rsidTr="00D1017C">
        <w:trPr>
          <w:ins w:id="167" w:author="David Arndt" w:date="2026-09-25T20:09:00Z" w16du:dateUtc="2026-09-26T00:09:00Z"/>
        </w:trPr>
        <w:tc>
          <w:tcPr>
            <w:tcW w:w="2515" w:type="dxa"/>
          </w:tcPr>
          <w:p w14:paraId="1D828AC4" w14:textId="77777777" w:rsidR="008C4FB1" w:rsidRPr="003D7BE0" w:rsidRDefault="008C4FB1" w:rsidP="00D1017C">
            <w:pPr>
              <w:rPr>
                <w:ins w:id="16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34123EDF" w14:textId="77777777" w:rsidR="008C4FB1" w:rsidRPr="003D7BE0" w:rsidRDefault="008C4FB1" w:rsidP="00D1017C">
            <w:pPr>
              <w:rPr>
                <w:ins w:id="16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3B02B74C" w14:textId="77777777" w:rsidR="008C4FB1" w:rsidRPr="003D7BE0" w:rsidRDefault="008C4FB1" w:rsidP="00D1017C">
            <w:pPr>
              <w:rPr>
                <w:ins w:id="17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723EA09E" w14:textId="77777777" w:rsidR="008C4FB1" w:rsidRPr="003D7BE0" w:rsidRDefault="008C4FB1" w:rsidP="00D1017C">
            <w:pPr>
              <w:rPr>
                <w:ins w:id="17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67A4CE93" w14:textId="77777777" w:rsidR="008C4FB1" w:rsidRPr="003D7BE0" w:rsidRDefault="008C4FB1" w:rsidP="00D1017C">
            <w:pPr>
              <w:rPr>
                <w:ins w:id="17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3895BCF0" w14:textId="77777777" w:rsidR="008C4FB1" w:rsidRPr="003D7BE0" w:rsidRDefault="008C4FB1" w:rsidP="00D1017C">
            <w:pPr>
              <w:rPr>
                <w:ins w:id="17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629C73D3" w14:textId="77777777" w:rsidTr="00D1017C">
        <w:trPr>
          <w:ins w:id="174" w:author="David Arndt" w:date="2026-09-25T20:09:00Z" w16du:dateUtc="2026-09-26T00:09:00Z"/>
        </w:trPr>
        <w:tc>
          <w:tcPr>
            <w:tcW w:w="2515" w:type="dxa"/>
          </w:tcPr>
          <w:p w14:paraId="5DC8CA5B" w14:textId="77777777" w:rsidR="008C4FB1" w:rsidRPr="003D7BE0" w:rsidRDefault="008C4FB1" w:rsidP="00D1017C">
            <w:pPr>
              <w:rPr>
                <w:ins w:id="17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7B07FE4A" w14:textId="77777777" w:rsidR="008C4FB1" w:rsidRPr="003D7BE0" w:rsidRDefault="008C4FB1" w:rsidP="00D1017C">
            <w:pPr>
              <w:rPr>
                <w:ins w:id="17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7CB35909" w14:textId="77777777" w:rsidR="008C4FB1" w:rsidRPr="003D7BE0" w:rsidRDefault="008C4FB1" w:rsidP="00D1017C">
            <w:pPr>
              <w:rPr>
                <w:ins w:id="17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076BADBA" w14:textId="77777777" w:rsidR="008C4FB1" w:rsidRPr="003D7BE0" w:rsidRDefault="008C4FB1" w:rsidP="00D1017C">
            <w:pPr>
              <w:rPr>
                <w:ins w:id="17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48F46AFF" w14:textId="77777777" w:rsidR="008C4FB1" w:rsidRPr="003D7BE0" w:rsidRDefault="008C4FB1" w:rsidP="00D1017C">
            <w:pPr>
              <w:rPr>
                <w:ins w:id="17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63B99BD7" w14:textId="77777777" w:rsidR="008C4FB1" w:rsidRPr="003D7BE0" w:rsidRDefault="008C4FB1" w:rsidP="00D1017C">
            <w:pPr>
              <w:rPr>
                <w:ins w:id="18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42ED7A03" w14:textId="77777777" w:rsidTr="00D1017C">
        <w:trPr>
          <w:ins w:id="181" w:author="David Arndt" w:date="2026-09-25T20:09:00Z" w16du:dateUtc="2026-09-26T00:09:00Z"/>
        </w:trPr>
        <w:tc>
          <w:tcPr>
            <w:tcW w:w="2515" w:type="dxa"/>
          </w:tcPr>
          <w:p w14:paraId="6D8D236C" w14:textId="77777777" w:rsidR="008C4FB1" w:rsidRPr="003D7BE0" w:rsidRDefault="008C4FB1" w:rsidP="00D1017C">
            <w:pPr>
              <w:rPr>
                <w:ins w:id="18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  <w:ins w:id="183" w:author="David Arndt" w:date="2026-09-25T20:09:00Z" w16du:dateUtc="2026-09-26T00:09:00Z">
              <w:r>
                <w:rPr>
                  <w:rFonts w:ascii="Arial" w:hAnsi="Arial" w:cs="Arial"/>
                  <w:sz w:val="16"/>
                  <w:szCs w:val="16"/>
                </w:rPr>
                <w:t>HARDWARE</w:t>
              </w:r>
            </w:ins>
          </w:p>
        </w:tc>
        <w:tc>
          <w:tcPr>
            <w:tcW w:w="1041" w:type="dxa"/>
          </w:tcPr>
          <w:p w14:paraId="5A94D341" w14:textId="77777777" w:rsidR="008C4FB1" w:rsidRPr="003D7BE0" w:rsidRDefault="008C4FB1" w:rsidP="00D1017C">
            <w:pPr>
              <w:rPr>
                <w:ins w:id="18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1A79498B" w14:textId="77777777" w:rsidR="008C4FB1" w:rsidRPr="003D7BE0" w:rsidRDefault="008C4FB1" w:rsidP="00D1017C">
            <w:pPr>
              <w:rPr>
                <w:ins w:id="18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3A0726AC" w14:textId="77777777" w:rsidR="008C4FB1" w:rsidRPr="003D7BE0" w:rsidRDefault="008C4FB1" w:rsidP="00D1017C">
            <w:pPr>
              <w:rPr>
                <w:ins w:id="18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3F6371C5" w14:textId="77777777" w:rsidR="008C4FB1" w:rsidRPr="003D7BE0" w:rsidRDefault="008C4FB1" w:rsidP="00D1017C">
            <w:pPr>
              <w:rPr>
                <w:ins w:id="18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651071E0" w14:textId="77777777" w:rsidR="008C4FB1" w:rsidRPr="003D7BE0" w:rsidRDefault="008C4FB1" w:rsidP="00D1017C">
            <w:pPr>
              <w:rPr>
                <w:ins w:id="18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4AAADAF1" w14:textId="77777777" w:rsidTr="00D1017C">
        <w:trPr>
          <w:ins w:id="189" w:author="David Arndt" w:date="2026-09-25T20:09:00Z" w16du:dateUtc="2026-09-26T00:09:00Z"/>
        </w:trPr>
        <w:tc>
          <w:tcPr>
            <w:tcW w:w="2515" w:type="dxa"/>
          </w:tcPr>
          <w:p w14:paraId="2338118B" w14:textId="77777777" w:rsidR="008C4FB1" w:rsidRPr="003D7BE0" w:rsidRDefault="008C4FB1" w:rsidP="00D1017C">
            <w:pPr>
              <w:rPr>
                <w:ins w:id="19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3905C575" w14:textId="77777777" w:rsidR="008C4FB1" w:rsidRPr="003D7BE0" w:rsidRDefault="008C4FB1" w:rsidP="00D1017C">
            <w:pPr>
              <w:rPr>
                <w:ins w:id="19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2D74E9AE" w14:textId="77777777" w:rsidR="008C4FB1" w:rsidRPr="003D7BE0" w:rsidRDefault="008C4FB1" w:rsidP="00D1017C">
            <w:pPr>
              <w:rPr>
                <w:ins w:id="19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79357952" w14:textId="77777777" w:rsidR="008C4FB1" w:rsidRPr="003D7BE0" w:rsidRDefault="008C4FB1" w:rsidP="00D1017C">
            <w:pPr>
              <w:rPr>
                <w:ins w:id="19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137C3913" w14:textId="77777777" w:rsidR="008C4FB1" w:rsidRPr="003D7BE0" w:rsidRDefault="008C4FB1" w:rsidP="00D1017C">
            <w:pPr>
              <w:rPr>
                <w:ins w:id="19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1FA6522A" w14:textId="77777777" w:rsidR="008C4FB1" w:rsidRPr="003D7BE0" w:rsidRDefault="008C4FB1" w:rsidP="00D1017C">
            <w:pPr>
              <w:rPr>
                <w:ins w:id="19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1D691000" w14:textId="77777777" w:rsidTr="00D1017C">
        <w:trPr>
          <w:ins w:id="196" w:author="David Arndt" w:date="2026-09-25T20:09:00Z" w16du:dateUtc="2026-09-26T00:09:00Z"/>
        </w:trPr>
        <w:tc>
          <w:tcPr>
            <w:tcW w:w="2515" w:type="dxa"/>
          </w:tcPr>
          <w:p w14:paraId="1CBA288C" w14:textId="77777777" w:rsidR="008C4FB1" w:rsidRPr="003D7BE0" w:rsidRDefault="008C4FB1" w:rsidP="00D1017C">
            <w:pPr>
              <w:rPr>
                <w:ins w:id="19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2CB242DA" w14:textId="77777777" w:rsidR="008C4FB1" w:rsidRPr="003D7BE0" w:rsidRDefault="008C4FB1" w:rsidP="00D1017C">
            <w:pPr>
              <w:rPr>
                <w:ins w:id="19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4DBB5D51" w14:textId="77777777" w:rsidR="008C4FB1" w:rsidRPr="003D7BE0" w:rsidRDefault="008C4FB1" w:rsidP="00D1017C">
            <w:pPr>
              <w:rPr>
                <w:ins w:id="19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27F7C824" w14:textId="77777777" w:rsidR="008C4FB1" w:rsidRPr="003D7BE0" w:rsidRDefault="008C4FB1" w:rsidP="00D1017C">
            <w:pPr>
              <w:rPr>
                <w:ins w:id="20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67C5CD24" w14:textId="77777777" w:rsidR="008C4FB1" w:rsidRPr="003D7BE0" w:rsidRDefault="008C4FB1" w:rsidP="00D1017C">
            <w:pPr>
              <w:rPr>
                <w:ins w:id="20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2A5BC388" w14:textId="77777777" w:rsidR="008C4FB1" w:rsidRPr="003D7BE0" w:rsidRDefault="008C4FB1" w:rsidP="00D1017C">
            <w:pPr>
              <w:rPr>
                <w:ins w:id="20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3874AF2D" w14:textId="77777777" w:rsidTr="00D1017C">
        <w:trPr>
          <w:ins w:id="203" w:author="David Arndt" w:date="2026-09-25T20:09:00Z" w16du:dateUtc="2026-09-26T00:09:00Z"/>
        </w:trPr>
        <w:tc>
          <w:tcPr>
            <w:tcW w:w="2515" w:type="dxa"/>
          </w:tcPr>
          <w:p w14:paraId="1A7768C0" w14:textId="77777777" w:rsidR="008C4FB1" w:rsidRPr="003D7BE0" w:rsidRDefault="008C4FB1" w:rsidP="00D1017C">
            <w:pPr>
              <w:rPr>
                <w:ins w:id="20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71FA500F" w14:textId="77777777" w:rsidR="008C4FB1" w:rsidRPr="003D7BE0" w:rsidRDefault="008C4FB1" w:rsidP="00D1017C">
            <w:pPr>
              <w:rPr>
                <w:ins w:id="20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2ADE4623" w14:textId="77777777" w:rsidR="008C4FB1" w:rsidRPr="003D7BE0" w:rsidRDefault="008C4FB1" w:rsidP="00D1017C">
            <w:pPr>
              <w:rPr>
                <w:ins w:id="20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2C357BC4" w14:textId="77777777" w:rsidR="008C4FB1" w:rsidRPr="003D7BE0" w:rsidRDefault="008C4FB1" w:rsidP="00D1017C">
            <w:pPr>
              <w:rPr>
                <w:ins w:id="20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1AD9D9E2" w14:textId="77777777" w:rsidR="008C4FB1" w:rsidRPr="003D7BE0" w:rsidRDefault="008C4FB1" w:rsidP="00D1017C">
            <w:pPr>
              <w:rPr>
                <w:ins w:id="20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3288781D" w14:textId="77777777" w:rsidR="008C4FB1" w:rsidRPr="003D7BE0" w:rsidRDefault="008C4FB1" w:rsidP="00D1017C">
            <w:pPr>
              <w:rPr>
                <w:ins w:id="20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18C334FB" w14:textId="77777777" w:rsidTr="00D1017C">
        <w:trPr>
          <w:ins w:id="210" w:author="David Arndt" w:date="2026-09-25T20:09:00Z" w16du:dateUtc="2026-09-26T00:09:00Z"/>
        </w:trPr>
        <w:tc>
          <w:tcPr>
            <w:tcW w:w="2515" w:type="dxa"/>
          </w:tcPr>
          <w:p w14:paraId="4E7A75DF" w14:textId="77777777" w:rsidR="008C4FB1" w:rsidRPr="003D7BE0" w:rsidRDefault="008C4FB1" w:rsidP="00D1017C">
            <w:pPr>
              <w:rPr>
                <w:ins w:id="21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4B08C421" w14:textId="77777777" w:rsidR="008C4FB1" w:rsidRPr="003D7BE0" w:rsidRDefault="008C4FB1" w:rsidP="00D1017C">
            <w:pPr>
              <w:rPr>
                <w:ins w:id="21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2A58F0D8" w14:textId="77777777" w:rsidR="008C4FB1" w:rsidRPr="003D7BE0" w:rsidRDefault="008C4FB1" w:rsidP="00D1017C">
            <w:pPr>
              <w:rPr>
                <w:ins w:id="21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311C538E" w14:textId="77777777" w:rsidR="008C4FB1" w:rsidRPr="003D7BE0" w:rsidRDefault="008C4FB1" w:rsidP="00D1017C">
            <w:pPr>
              <w:rPr>
                <w:ins w:id="21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26BE3432" w14:textId="77777777" w:rsidR="008C4FB1" w:rsidRPr="003D7BE0" w:rsidRDefault="008C4FB1" w:rsidP="00D1017C">
            <w:pPr>
              <w:rPr>
                <w:ins w:id="21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69E5322F" w14:textId="77777777" w:rsidR="008C4FB1" w:rsidRPr="003D7BE0" w:rsidRDefault="008C4FB1" w:rsidP="00D1017C">
            <w:pPr>
              <w:rPr>
                <w:ins w:id="21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2BEF4E85" w14:textId="77777777" w:rsidTr="00D1017C">
        <w:trPr>
          <w:ins w:id="217" w:author="David Arndt" w:date="2026-09-25T20:09:00Z" w16du:dateUtc="2026-09-26T00:09:00Z"/>
        </w:trPr>
        <w:tc>
          <w:tcPr>
            <w:tcW w:w="2515" w:type="dxa"/>
          </w:tcPr>
          <w:p w14:paraId="03F07D2E" w14:textId="77777777" w:rsidR="008C4FB1" w:rsidRPr="003D7BE0" w:rsidRDefault="008C4FB1" w:rsidP="00D1017C">
            <w:pPr>
              <w:rPr>
                <w:ins w:id="21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3BFF0130" w14:textId="77777777" w:rsidR="008C4FB1" w:rsidRPr="003D7BE0" w:rsidRDefault="008C4FB1" w:rsidP="00D1017C">
            <w:pPr>
              <w:rPr>
                <w:ins w:id="21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40DD601C" w14:textId="77777777" w:rsidR="008C4FB1" w:rsidRPr="003D7BE0" w:rsidRDefault="008C4FB1" w:rsidP="00D1017C">
            <w:pPr>
              <w:rPr>
                <w:ins w:id="22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07BCEB91" w14:textId="77777777" w:rsidR="008C4FB1" w:rsidRPr="003D7BE0" w:rsidRDefault="008C4FB1" w:rsidP="00D1017C">
            <w:pPr>
              <w:rPr>
                <w:ins w:id="22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75A5C189" w14:textId="77777777" w:rsidR="008C4FB1" w:rsidRPr="003D7BE0" w:rsidRDefault="008C4FB1" w:rsidP="00D1017C">
            <w:pPr>
              <w:rPr>
                <w:ins w:id="22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72FE96E2" w14:textId="77777777" w:rsidR="008C4FB1" w:rsidRPr="003D7BE0" w:rsidRDefault="008C4FB1" w:rsidP="00D1017C">
            <w:pPr>
              <w:rPr>
                <w:ins w:id="22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2308A516" w14:textId="77777777" w:rsidTr="00D1017C">
        <w:trPr>
          <w:ins w:id="224" w:author="David Arndt" w:date="2026-09-25T20:09:00Z" w16du:dateUtc="2026-09-26T00:09:00Z"/>
        </w:trPr>
        <w:tc>
          <w:tcPr>
            <w:tcW w:w="2515" w:type="dxa"/>
          </w:tcPr>
          <w:p w14:paraId="7DADBDB4" w14:textId="77777777" w:rsidR="008C4FB1" w:rsidRPr="003D7BE0" w:rsidRDefault="008C4FB1" w:rsidP="00D1017C">
            <w:pPr>
              <w:rPr>
                <w:ins w:id="22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0D5390B0" w14:textId="77777777" w:rsidR="008C4FB1" w:rsidRPr="003D7BE0" w:rsidRDefault="008C4FB1" w:rsidP="00D1017C">
            <w:pPr>
              <w:rPr>
                <w:ins w:id="22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59E271CC" w14:textId="77777777" w:rsidR="008C4FB1" w:rsidRPr="003D7BE0" w:rsidRDefault="008C4FB1" w:rsidP="00D1017C">
            <w:pPr>
              <w:rPr>
                <w:ins w:id="22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5F349259" w14:textId="77777777" w:rsidR="008C4FB1" w:rsidRPr="003D7BE0" w:rsidRDefault="008C4FB1" w:rsidP="00D1017C">
            <w:pPr>
              <w:rPr>
                <w:ins w:id="22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7EDF481B" w14:textId="77777777" w:rsidR="008C4FB1" w:rsidRPr="003D7BE0" w:rsidRDefault="008C4FB1" w:rsidP="00D1017C">
            <w:pPr>
              <w:rPr>
                <w:ins w:id="22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56DE239A" w14:textId="77777777" w:rsidR="008C4FB1" w:rsidRPr="003D7BE0" w:rsidRDefault="008C4FB1" w:rsidP="00D1017C">
            <w:pPr>
              <w:rPr>
                <w:ins w:id="23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670054B8" w14:textId="77777777" w:rsidTr="00D1017C">
        <w:trPr>
          <w:ins w:id="231" w:author="David Arndt" w:date="2026-09-25T20:09:00Z" w16du:dateUtc="2026-09-26T00:09:00Z"/>
        </w:trPr>
        <w:tc>
          <w:tcPr>
            <w:tcW w:w="2515" w:type="dxa"/>
          </w:tcPr>
          <w:p w14:paraId="10F1BC57" w14:textId="77777777" w:rsidR="008C4FB1" w:rsidRPr="003D7BE0" w:rsidRDefault="008C4FB1" w:rsidP="00D1017C">
            <w:pPr>
              <w:rPr>
                <w:ins w:id="23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  <w:ins w:id="233" w:author="David Arndt" w:date="2026-09-25T20:09:00Z" w16du:dateUtc="2026-09-26T00:09:00Z">
              <w:r>
                <w:rPr>
                  <w:rFonts w:ascii="Arial" w:hAnsi="Arial" w:cs="Arial"/>
                  <w:sz w:val="16"/>
                  <w:szCs w:val="16"/>
                </w:rPr>
                <w:t>ADDITIONAL MATERIAL</w:t>
              </w:r>
            </w:ins>
          </w:p>
        </w:tc>
        <w:tc>
          <w:tcPr>
            <w:tcW w:w="1041" w:type="dxa"/>
          </w:tcPr>
          <w:p w14:paraId="24D31346" w14:textId="77777777" w:rsidR="008C4FB1" w:rsidRPr="003D7BE0" w:rsidRDefault="008C4FB1" w:rsidP="00D1017C">
            <w:pPr>
              <w:rPr>
                <w:ins w:id="23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50972AB6" w14:textId="77777777" w:rsidR="008C4FB1" w:rsidRPr="003D7BE0" w:rsidRDefault="008C4FB1" w:rsidP="00D1017C">
            <w:pPr>
              <w:rPr>
                <w:ins w:id="23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524E707E" w14:textId="77777777" w:rsidR="008C4FB1" w:rsidRPr="003D7BE0" w:rsidRDefault="008C4FB1" w:rsidP="00D1017C">
            <w:pPr>
              <w:rPr>
                <w:ins w:id="23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263E6C97" w14:textId="77777777" w:rsidR="008C4FB1" w:rsidRPr="003D7BE0" w:rsidRDefault="008C4FB1" w:rsidP="00D1017C">
            <w:pPr>
              <w:rPr>
                <w:ins w:id="23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43D89607" w14:textId="77777777" w:rsidR="008C4FB1" w:rsidRPr="003D7BE0" w:rsidRDefault="008C4FB1" w:rsidP="00D1017C">
            <w:pPr>
              <w:rPr>
                <w:ins w:id="23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5A2D992A" w14:textId="77777777" w:rsidTr="00D1017C">
        <w:trPr>
          <w:ins w:id="239" w:author="David Arndt" w:date="2026-09-25T20:09:00Z" w16du:dateUtc="2026-09-26T00:09:00Z"/>
        </w:trPr>
        <w:tc>
          <w:tcPr>
            <w:tcW w:w="2515" w:type="dxa"/>
          </w:tcPr>
          <w:p w14:paraId="4B144723" w14:textId="77777777" w:rsidR="008C4FB1" w:rsidRPr="003D7BE0" w:rsidRDefault="008C4FB1" w:rsidP="00D1017C">
            <w:pPr>
              <w:rPr>
                <w:ins w:id="24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63F9DC95" w14:textId="77777777" w:rsidR="008C4FB1" w:rsidRPr="003D7BE0" w:rsidRDefault="008C4FB1" w:rsidP="00D1017C">
            <w:pPr>
              <w:rPr>
                <w:ins w:id="24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03903C4A" w14:textId="77777777" w:rsidR="008C4FB1" w:rsidRPr="003D7BE0" w:rsidRDefault="008C4FB1" w:rsidP="00D1017C">
            <w:pPr>
              <w:rPr>
                <w:ins w:id="24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4F659589" w14:textId="77777777" w:rsidR="008C4FB1" w:rsidRPr="003D7BE0" w:rsidRDefault="008C4FB1" w:rsidP="00D1017C">
            <w:pPr>
              <w:rPr>
                <w:ins w:id="24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07267A85" w14:textId="77777777" w:rsidR="008C4FB1" w:rsidRPr="003D7BE0" w:rsidRDefault="008C4FB1" w:rsidP="00D1017C">
            <w:pPr>
              <w:rPr>
                <w:ins w:id="24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6A36FA4F" w14:textId="77777777" w:rsidR="008C4FB1" w:rsidRPr="003D7BE0" w:rsidRDefault="008C4FB1" w:rsidP="00D1017C">
            <w:pPr>
              <w:rPr>
                <w:ins w:id="24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34DB8365" w14:textId="77777777" w:rsidTr="00D1017C">
        <w:trPr>
          <w:ins w:id="246" w:author="David Arndt" w:date="2026-09-25T20:09:00Z" w16du:dateUtc="2026-09-26T00:09:00Z"/>
        </w:trPr>
        <w:tc>
          <w:tcPr>
            <w:tcW w:w="2515" w:type="dxa"/>
          </w:tcPr>
          <w:p w14:paraId="1AD13589" w14:textId="77777777" w:rsidR="008C4FB1" w:rsidRPr="003D7BE0" w:rsidRDefault="008C4FB1" w:rsidP="00D1017C">
            <w:pPr>
              <w:rPr>
                <w:ins w:id="24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66FF78CC" w14:textId="77777777" w:rsidR="008C4FB1" w:rsidRPr="003D7BE0" w:rsidRDefault="008C4FB1" w:rsidP="00D1017C">
            <w:pPr>
              <w:rPr>
                <w:ins w:id="24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71CA1481" w14:textId="77777777" w:rsidR="008C4FB1" w:rsidRPr="003D7BE0" w:rsidRDefault="008C4FB1" w:rsidP="00D1017C">
            <w:pPr>
              <w:rPr>
                <w:ins w:id="24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7081965E" w14:textId="77777777" w:rsidR="008C4FB1" w:rsidRPr="003D7BE0" w:rsidRDefault="008C4FB1" w:rsidP="00D1017C">
            <w:pPr>
              <w:rPr>
                <w:ins w:id="25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36727794" w14:textId="77777777" w:rsidR="008C4FB1" w:rsidRPr="003D7BE0" w:rsidRDefault="008C4FB1" w:rsidP="00D1017C">
            <w:pPr>
              <w:rPr>
                <w:ins w:id="25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6062441A" w14:textId="77777777" w:rsidR="008C4FB1" w:rsidRPr="003D7BE0" w:rsidRDefault="008C4FB1" w:rsidP="00D1017C">
            <w:pPr>
              <w:rPr>
                <w:ins w:id="25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1334B189" w14:textId="77777777" w:rsidTr="00D1017C">
        <w:trPr>
          <w:ins w:id="253" w:author="David Arndt" w:date="2026-09-25T20:09:00Z" w16du:dateUtc="2026-09-26T00:09:00Z"/>
        </w:trPr>
        <w:tc>
          <w:tcPr>
            <w:tcW w:w="2515" w:type="dxa"/>
          </w:tcPr>
          <w:p w14:paraId="06C9DFA0" w14:textId="77777777" w:rsidR="008C4FB1" w:rsidRPr="003D7BE0" w:rsidRDefault="008C4FB1" w:rsidP="00D1017C">
            <w:pPr>
              <w:rPr>
                <w:ins w:id="25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0994ACA2" w14:textId="77777777" w:rsidR="008C4FB1" w:rsidRPr="003D7BE0" w:rsidRDefault="008C4FB1" w:rsidP="00D1017C">
            <w:pPr>
              <w:rPr>
                <w:ins w:id="25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27AF7C79" w14:textId="77777777" w:rsidR="008C4FB1" w:rsidRPr="003D7BE0" w:rsidRDefault="008C4FB1" w:rsidP="00D1017C">
            <w:pPr>
              <w:rPr>
                <w:ins w:id="25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1246FB96" w14:textId="77777777" w:rsidR="008C4FB1" w:rsidRPr="003D7BE0" w:rsidRDefault="008C4FB1" w:rsidP="00D1017C">
            <w:pPr>
              <w:rPr>
                <w:ins w:id="25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482E63DC" w14:textId="77777777" w:rsidR="008C4FB1" w:rsidRPr="003D7BE0" w:rsidRDefault="008C4FB1" w:rsidP="00D1017C">
            <w:pPr>
              <w:rPr>
                <w:ins w:id="25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36B9DBDE" w14:textId="77777777" w:rsidR="008C4FB1" w:rsidRPr="003D7BE0" w:rsidRDefault="008C4FB1" w:rsidP="00D1017C">
            <w:pPr>
              <w:rPr>
                <w:ins w:id="25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4D556462" w14:textId="77777777" w:rsidTr="00D1017C">
        <w:trPr>
          <w:ins w:id="260" w:author="David Arndt" w:date="2026-09-25T20:09:00Z" w16du:dateUtc="2026-09-26T00:09:00Z"/>
        </w:trPr>
        <w:tc>
          <w:tcPr>
            <w:tcW w:w="2515" w:type="dxa"/>
          </w:tcPr>
          <w:p w14:paraId="69DE31FD" w14:textId="77777777" w:rsidR="008C4FB1" w:rsidRPr="003D7BE0" w:rsidRDefault="008C4FB1" w:rsidP="00D1017C">
            <w:pPr>
              <w:rPr>
                <w:ins w:id="26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0C30AAAE" w14:textId="77777777" w:rsidR="008C4FB1" w:rsidRPr="003D7BE0" w:rsidRDefault="008C4FB1" w:rsidP="00D1017C">
            <w:pPr>
              <w:rPr>
                <w:ins w:id="26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42107AAD" w14:textId="77777777" w:rsidR="008C4FB1" w:rsidRPr="003D7BE0" w:rsidRDefault="008C4FB1" w:rsidP="00D1017C">
            <w:pPr>
              <w:rPr>
                <w:ins w:id="26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0D3F11CC" w14:textId="77777777" w:rsidR="008C4FB1" w:rsidRPr="003D7BE0" w:rsidRDefault="008C4FB1" w:rsidP="00D1017C">
            <w:pPr>
              <w:rPr>
                <w:ins w:id="26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479A7582" w14:textId="77777777" w:rsidR="008C4FB1" w:rsidRPr="003D7BE0" w:rsidRDefault="008C4FB1" w:rsidP="00D1017C">
            <w:pPr>
              <w:rPr>
                <w:ins w:id="26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0B9AD120" w14:textId="77777777" w:rsidR="008C4FB1" w:rsidRPr="003D7BE0" w:rsidRDefault="008C4FB1" w:rsidP="00D1017C">
            <w:pPr>
              <w:rPr>
                <w:ins w:id="26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417E989B" w14:textId="77777777" w:rsidTr="00D1017C">
        <w:trPr>
          <w:ins w:id="267" w:author="David Arndt" w:date="2026-09-25T20:09:00Z" w16du:dateUtc="2026-09-26T00:09:00Z"/>
        </w:trPr>
        <w:tc>
          <w:tcPr>
            <w:tcW w:w="2515" w:type="dxa"/>
          </w:tcPr>
          <w:p w14:paraId="1306633A" w14:textId="77777777" w:rsidR="008C4FB1" w:rsidRPr="003D7BE0" w:rsidRDefault="008C4FB1" w:rsidP="00D1017C">
            <w:pPr>
              <w:rPr>
                <w:ins w:id="26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77195EEA" w14:textId="77777777" w:rsidR="008C4FB1" w:rsidRPr="003D7BE0" w:rsidRDefault="008C4FB1" w:rsidP="00D1017C">
            <w:pPr>
              <w:rPr>
                <w:ins w:id="26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235B35B7" w14:textId="77777777" w:rsidR="008C4FB1" w:rsidRPr="003D7BE0" w:rsidRDefault="008C4FB1" w:rsidP="00D1017C">
            <w:pPr>
              <w:rPr>
                <w:ins w:id="27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7D2866F2" w14:textId="77777777" w:rsidR="008C4FB1" w:rsidRPr="003D7BE0" w:rsidRDefault="008C4FB1" w:rsidP="00D1017C">
            <w:pPr>
              <w:rPr>
                <w:ins w:id="27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12025E55" w14:textId="77777777" w:rsidR="008C4FB1" w:rsidRPr="003D7BE0" w:rsidRDefault="008C4FB1" w:rsidP="00D1017C">
            <w:pPr>
              <w:rPr>
                <w:ins w:id="27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7FE9A57D" w14:textId="77777777" w:rsidR="008C4FB1" w:rsidRPr="003D7BE0" w:rsidRDefault="008C4FB1" w:rsidP="00D1017C">
            <w:pPr>
              <w:rPr>
                <w:ins w:id="27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4EB69267" w14:textId="77777777" w:rsidTr="00D1017C">
        <w:trPr>
          <w:ins w:id="274" w:author="David Arndt" w:date="2026-09-25T20:09:00Z" w16du:dateUtc="2026-09-26T00:09:00Z"/>
        </w:trPr>
        <w:tc>
          <w:tcPr>
            <w:tcW w:w="2515" w:type="dxa"/>
          </w:tcPr>
          <w:p w14:paraId="45509C87" w14:textId="77777777" w:rsidR="008C4FB1" w:rsidRPr="003D7BE0" w:rsidRDefault="008C4FB1" w:rsidP="00D1017C">
            <w:pPr>
              <w:rPr>
                <w:ins w:id="27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4091C65A" w14:textId="77777777" w:rsidR="008C4FB1" w:rsidRPr="003D7BE0" w:rsidRDefault="008C4FB1" w:rsidP="00D1017C">
            <w:pPr>
              <w:rPr>
                <w:ins w:id="27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33734655" w14:textId="77777777" w:rsidR="008C4FB1" w:rsidRPr="003D7BE0" w:rsidRDefault="008C4FB1" w:rsidP="00D1017C">
            <w:pPr>
              <w:rPr>
                <w:ins w:id="27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685E0A56" w14:textId="77777777" w:rsidR="008C4FB1" w:rsidRPr="003D7BE0" w:rsidRDefault="008C4FB1" w:rsidP="00D1017C">
            <w:pPr>
              <w:rPr>
                <w:ins w:id="27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7ABF6ED0" w14:textId="77777777" w:rsidR="008C4FB1" w:rsidRPr="003D7BE0" w:rsidRDefault="008C4FB1" w:rsidP="00D1017C">
            <w:pPr>
              <w:rPr>
                <w:ins w:id="27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1D0B1F25" w14:textId="77777777" w:rsidR="008C4FB1" w:rsidRPr="003D7BE0" w:rsidRDefault="008C4FB1" w:rsidP="00D1017C">
            <w:pPr>
              <w:rPr>
                <w:ins w:id="28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11E26EE8" w14:textId="77777777" w:rsidTr="00D1017C">
        <w:trPr>
          <w:ins w:id="281" w:author="David Arndt" w:date="2026-09-25T20:09:00Z" w16du:dateUtc="2026-09-26T00:09:00Z"/>
        </w:trPr>
        <w:tc>
          <w:tcPr>
            <w:tcW w:w="2515" w:type="dxa"/>
          </w:tcPr>
          <w:p w14:paraId="638349CC" w14:textId="77777777" w:rsidR="008C4FB1" w:rsidRPr="003D7BE0" w:rsidRDefault="008C4FB1" w:rsidP="00D1017C">
            <w:pPr>
              <w:rPr>
                <w:ins w:id="28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3EB301BC" w14:textId="77777777" w:rsidR="008C4FB1" w:rsidRPr="003D7BE0" w:rsidRDefault="008C4FB1" w:rsidP="00D1017C">
            <w:pPr>
              <w:rPr>
                <w:ins w:id="28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74564EFA" w14:textId="77777777" w:rsidR="008C4FB1" w:rsidRPr="003D7BE0" w:rsidRDefault="008C4FB1" w:rsidP="00D1017C">
            <w:pPr>
              <w:rPr>
                <w:ins w:id="28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2E20CA2D" w14:textId="77777777" w:rsidR="008C4FB1" w:rsidRPr="003D7BE0" w:rsidRDefault="008C4FB1" w:rsidP="00D1017C">
            <w:pPr>
              <w:rPr>
                <w:ins w:id="28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3AF8F5D7" w14:textId="77777777" w:rsidR="008C4FB1" w:rsidRPr="003D7BE0" w:rsidRDefault="008C4FB1" w:rsidP="00D1017C">
            <w:pPr>
              <w:rPr>
                <w:ins w:id="28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7BFC1C9B" w14:textId="77777777" w:rsidR="008C4FB1" w:rsidRPr="003D7BE0" w:rsidRDefault="008C4FB1" w:rsidP="00D1017C">
            <w:pPr>
              <w:rPr>
                <w:ins w:id="28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13EF85B0" w14:textId="77777777" w:rsidTr="00D1017C">
        <w:trPr>
          <w:ins w:id="288" w:author="David Arndt" w:date="2026-09-25T20:09:00Z" w16du:dateUtc="2026-09-26T00:09:00Z"/>
        </w:trPr>
        <w:tc>
          <w:tcPr>
            <w:tcW w:w="2515" w:type="dxa"/>
          </w:tcPr>
          <w:p w14:paraId="115214C3" w14:textId="77777777" w:rsidR="008C4FB1" w:rsidRPr="003D7BE0" w:rsidRDefault="008C4FB1" w:rsidP="00D1017C">
            <w:pPr>
              <w:rPr>
                <w:ins w:id="28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14F33E2E" w14:textId="77777777" w:rsidR="008C4FB1" w:rsidRPr="003D7BE0" w:rsidRDefault="008C4FB1" w:rsidP="00D1017C">
            <w:pPr>
              <w:rPr>
                <w:ins w:id="29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52A52D2C" w14:textId="77777777" w:rsidR="008C4FB1" w:rsidRPr="003D7BE0" w:rsidRDefault="008C4FB1" w:rsidP="00D1017C">
            <w:pPr>
              <w:rPr>
                <w:ins w:id="29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25C2CF3F" w14:textId="77777777" w:rsidR="008C4FB1" w:rsidRPr="003D7BE0" w:rsidRDefault="008C4FB1" w:rsidP="00D1017C">
            <w:pPr>
              <w:rPr>
                <w:ins w:id="29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3D956AB2" w14:textId="77777777" w:rsidR="008C4FB1" w:rsidRPr="003D7BE0" w:rsidRDefault="008C4FB1" w:rsidP="00D1017C">
            <w:pPr>
              <w:rPr>
                <w:ins w:id="29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282AFB18" w14:textId="77777777" w:rsidR="008C4FB1" w:rsidRPr="003D7BE0" w:rsidRDefault="008C4FB1" w:rsidP="00D1017C">
            <w:pPr>
              <w:rPr>
                <w:ins w:id="29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7E912CE5" w14:textId="77777777" w:rsidTr="00D1017C">
        <w:trPr>
          <w:ins w:id="295" w:author="David Arndt" w:date="2026-09-25T20:09:00Z" w16du:dateUtc="2026-09-26T00:09:00Z"/>
        </w:trPr>
        <w:tc>
          <w:tcPr>
            <w:tcW w:w="2515" w:type="dxa"/>
          </w:tcPr>
          <w:p w14:paraId="020B8FF8" w14:textId="77777777" w:rsidR="008C4FB1" w:rsidRPr="003D7BE0" w:rsidRDefault="008C4FB1" w:rsidP="00D1017C">
            <w:pPr>
              <w:rPr>
                <w:ins w:id="29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  <w:ins w:id="297" w:author="David Arndt" w:date="2026-09-25T20:09:00Z" w16du:dateUtc="2026-09-26T00:09:00Z">
              <w:r w:rsidRPr="003D7BE0">
                <w:rPr>
                  <w:rFonts w:ascii="Arial" w:hAnsi="Arial" w:cs="Arial"/>
                  <w:sz w:val="16"/>
                  <w:szCs w:val="16"/>
                </w:rPr>
                <w:t>Labor (Install/Config)</w:t>
              </w:r>
            </w:ins>
          </w:p>
        </w:tc>
        <w:tc>
          <w:tcPr>
            <w:tcW w:w="1041" w:type="dxa"/>
          </w:tcPr>
          <w:p w14:paraId="109EC82E" w14:textId="77777777" w:rsidR="008C4FB1" w:rsidRPr="003D7BE0" w:rsidRDefault="008C4FB1" w:rsidP="00D1017C">
            <w:pPr>
              <w:rPr>
                <w:ins w:id="29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36725133" w14:textId="77777777" w:rsidR="008C4FB1" w:rsidRPr="003D7BE0" w:rsidRDefault="008C4FB1" w:rsidP="00D1017C">
            <w:pPr>
              <w:rPr>
                <w:ins w:id="29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5AA1DCC1" w14:textId="77777777" w:rsidR="008C4FB1" w:rsidRPr="003D7BE0" w:rsidRDefault="008C4FB1" w:rsidP="00D1017C">
            <w:pPr>
              <w:rPr>
                <w:ins w:id="30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0E9EC00B" w14:textId="77777777" w:rsidR="008C4FB1" w:rsidRPr="003D7BE0" w:rsidRDefault="008C4FB1" w:rsidP="00D1017C">
            <w:pPr>
              <w:rPr>
                <w:ins w:id="30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7B3A16FF" w14:textId="77777777" w:rsidR="008C4FB1" w:rsidRPr="003D7BE0" w:rsidRDefault="008C4FB1" w:rsidP="00D1017C">
            <w:pPr>
              <w:rPr>
                <w:ins w:id="30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08EC895C" w14:textId="77777777" w:rsidTr="00D1017C">
        <w:trPr>
          <w:ins w:id="303" w:author="David Arndt" w:date="2026-09-25T20:09:00Z" w16du:dateUtc="2026-09-26T00:09:00Z"/>
        </w:trPr>
        <w:tc>
          <w:tcPr>
            <w:tcW w:w="2515" w:type="dxa"/>
          </w:tcPr>
          <w:p w14:paraId="72305011" w14:textId="77777777" w:rsidR="008C4FB1" w:rsidRPr="003D7BE0" w:rsidRDefault="008C4FB1" w:rsidP="00D1017C">
            <w:pPr>
              <w:rPr>
                <w:ins w:id="30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427C8035" w14:textId="77777777" w:rsidR="008C4FB1" w:rsidRPr="003D7BE0" w:rsidRDefault="008C4FB1" w:rsidP="00D1017C">
            <w:pPr>
              <w:rPr>
                <w:ins w:id="30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3D4F379D" w14:textId="77777777" w:rsidR="008C4FB1" w:rsidRPr="003D7BE0" w:rsidRDefault="008C4FB1" w:rsidP="00D1017C">
            <w:pPr>
              <w:rPr>
                <w:ins w:id="30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23154B04" w14:textId="77777777" w:rsidR="008C4FB1" w:rsidRPr="003D7BE0" w:rsidRDefault="008C4FB1" w:rsidP="00D1017C">
            <w:pPr>
              <w:rPr>
                <w:ins w:id="30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02EBAF26" w14:textId="77777777" w:rsidR="008C4FB1" w:rsidRPr="003D7BE0" w:rsidRDefault="008C4FB1" w:rsidP="00D1017C">
            <w:pPr>
              <w:rPr>
                <w:ins w:id="30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26AAFE5A" w14:textId="77777777" w:rsidR="008C4FB1" w:rsidRPr="003D7BE0" w:rsidRDefault="008C4FB1" w:rsidP="00D1017C">
            <w:pPr>
              <w:rPr>
                <w:ins w:id="30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03D635CD" w14:textId="77777777" w:rsidTr="00D1017C">
        <w:trPr>
          <w:ins w:id="310" w:author="David Arndt" w:date="2026-09-25T20:09:00Z" w16du:dateUtc="2026-09-26T00:09:00Z"/>
        </w:trPr>
        <w:tc>
          <w:tcPr>
            <w:tcW w:w="2515" w:type="dxa"/>
          </w:tcPr>
          <w:p w14:paraId="40231ACD" w14:textId="77777777" w:rsidR="008C4FB1" w:rsidRPr="003D7BE0" w:rsidRDefault="008C4FB1" w:rsidP="00D1017C">
            <w:pPr>
              <w:rPr>
                <w:ins w:id="31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1DC80956" w14:textId="77777777" w:rsidR="008C4FB1" w:rsidRPr="003D7BE0" w:rsidRDefault="008C4FB1" w:rsidP="00D1017C">
            <w:pPr>
              <w:rPr>
                <w:ins w:id="31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1E1ADA12" w14:textId="77777777" w:rsidR="008C4FB1" w:rsidRPr="003D7BE0" w:rsidRDefault="008C4FB1" w:rsidP="00D1017C">
            <w:pPr>
              <w:rPr>
                <w:ins w:id="31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072CB65D" w14:textId="77777777" w:rsidR="008C4FB1" w:rsidRPr="003D7BE0" w:rsidRDefault="008C4FB1" w:rsidP="00D1017C">
            <w:pPr>
              <w:rPr>
                <w:ins w:id="31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595CCEBF" w14:textId="77777777" w:rsidR="008C4FB1" w:rsidRPr="003D7BE0" w:rsidRDefault="008C4FB1" w:rsidP="00D1017C">
            <w:pPr>
              <w:rPr>
                <w:ins w:id="31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587461BB" w14:textId="77777777" w:rsidR="008C4FB1" w:rsidRPr="003D7BE0" w:rsidRDefault="008C4FB1" w:rsidP="00D1017C">
            <w:pPr>
              <w:rPr>
                <w:ins w:id="31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65278F82" w14:textId="77777777" w:rsidTr="00D1017C">
        <w:trPr>
          <w:ins w:id="317" w:author="David Arndt" w:date="2026-09-25T20:09:00Z" w16du:dateUtc="2026-09-26T00:09:00Z"/>
        </w:trPr>
        <w:tc>
          <w:tcPr>
            <w:tcW w:w="2515" w:type="dxa"/>
          </w:tcPr>
          <w:p w14:paraId="7C991F30" w14:textId="77777777" w:rsidR="008C4FB1" w:rsidRPr="003D7BE0" w:rsidRDefault="008C4FB1" w:rsidP="00D1017C">
            <w:pPr>
              <w:rPr>
                <w:ins w:id="31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194E7398" w14:textId="77777777" w:rsidR="008C4FB1" w:rsidRPr="003D7BE0" w:rsidRDefault="008C4FB1" w:rsidP="00D1017C">
            <w:pPr>
              <w:rPr>
                <w:ins w:id="31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71B54B22" w14:textId="77777777" w:rsidR="008C4FB1" w:rsidRPr="003D7BE0" w:rsidRDefault="008C4FB1" w:rsidP="00D1017C">
            <w:pPr>
              <w:rPr>
                <w:ins w:id="32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53104B0A" w14:textId="77777777" w:rsidR="008C4FB1" w:rsidRPr="003D7BE0" w:rsidRDefault="008C4FB1" w:rsidP="00D1017C">
            <w:pPr>
              <w:rPr>
                <w:ins w:id="32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331BA9DB" w14:textId="77777777" w:rsidR="008C4FB1" w:rsidRPr="003D7BE0" w:rsidRDefault="008C4FB1" w:rsidP="00D1017C">
            <w:pPr>
              <w:rPr>
                <w:ins w:id="32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47500DA0" w14:textId="77777777" w:rsidR="008C4FB1" w:rsidRPr="003D7BE0" w:rsidRDefault="008C4FB1" w:rsidP="00D1017C">
            <w:pPr>
              <w:rPr>
                <w:ins w:id="32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182EF973" w14:textId="77777777" w:rsidTr="00D1017C">
        <w:trPr>
          <w:ins w:id="324" w:author="David Arndt" w:date="2026-09-25T20:09:00Z" w16du:dateUtc="2026-09-26T00:09:00Z"/>
        </w:trPr>
        <w:tc>
          <w:tcPr>
            <w:tcW w:w="2515" w:type="dxa"/>
          </w:tcPr>
          <w:p w14:paraId="69CB9B51" w14:textId="77777777" w:rsidR="008C4FB1" w:rsidRPr="003D7BE0" w:rsidRDefault="008C4FB1" w:rsidP="00D1017C">
            <w:pPr>
              <w:rPr>
                <w:ins w:id="32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43125FE5" w14:textId="77777777" w:rsidR="008C4FB1" w:rsidRPr="003D7BE0" w:rsidRDefault="008C4FB1" w:rsidP="00D1017C">
            <w:pPr>
              <w:rPr>
                <w:ins w:id="32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32F5BC7E" w14:textId="77777777" w:rsidR="008C4FB1" w:rsidRPr="003D7BE0" w:rsidRDefault="008C4FB1" w:rsidP="00D1017C">
            <w:pPr>
              <w:rPr>
                <w:ins w:id="32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184D019F" w14:textId="77777777" w:rsidR="008C4FB1" w:rsidRPr="003D7BE0" w:rsidRDefault="008C4FB1" w:rsidP="00D1017C">
            <w:pPr>
              <w:rPr>
                <w:ins w:id="32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5D43EE0D" w14:textId="77777777" w:rsidR="008C4FB1" w:rsidRPr="003D7BE0" w:rsidRDefault="008C4FB1" w:rsidP="00D1017C">
            <w:pPr>
              <w:rPr>
                <w:ins w:id="32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121058E5" w14:textId="77777777" w:rsidR="008C4FB1" w:rsidRPr="003D7BE0" w:rsidRDefault="008C4FB1" w:rsidP="00D1017C">
            <w:pPr>
              <w:rPr>
                <w:ins w:id="33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4BC2E3BB" w14:textId="77777777" w:rsidTr="00D1017C">
        <w:trPr>
          <w:ins w:id="331" w:author="David Arndt" w:date="2026-09-25T20:09:00Z" w16du:dateUtc="2026-09-26T00:09:00Z"/>
        </w:trPr>
        <w:tc>
          <w:tcPr>
            <w:tcW w:w="2515" w:type="dxa"/>
          </w:tcPr>
          <w:p w14:paraId="3B9D4A39" w14:textId="77777777" w:rsidR="008C4FB1" w:rsidRPr="003D7BE0" w:rsidRDefault="008C4FB1" w:rsidP="00D1017C">
            <w:pPr>
              <w:rPr>
                <w:ins w:id="33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1C353670" w14:textId="77777777" w:rsidR="008C4FB1" w:rsidRPr="003D7BE0" w:rsidRDefault="008C4FB1" w:rsidP="00D1017C">
            <w:pPr>
              <w:rPr>
                <w:ins w:id="33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40763656" w14:textId="77777777" w:rsidR="008C4FB1" w:rsidRPr="003D7BE0" w:rsidRDefault="008C4FB1" w:rsidP="00D1017C">
            <w:pPr>
              <w:rPr>
                <w:ins w:id="33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120F5E4E" w14:textId="77777777" w:rsidR="008C4FB1" w:rsidRPr="003D7BE0" w:rsidRDefault="008C4FB1" w:rsidP="00D1017C">
            <w:pPr>
              <w:rPr>
                <w:ins w:id="33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72A1A0BD" w14:textId="77777777" w:rsidR="008C4FB1" w:rsidRPr="003D7BE0" w:rsidRDefault="008C4FB1" w:rsidP="00D1017C">
            <w:pPr>
              <w:rPr>
                <w:ins w:id="33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3DA05AA9" w14:textId="77777777" w:rsidR="008C4FB1" w:rsidRPr="003D7BE0" w:rsidRDefault="008C4FB1" w:rsidP="00D1017C">
            <w:pPr>
              <w:rPr>
                <w:ins w:id="33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28E8E180" w14:textId="77777777" w:rsidTr="00D1017C">
        <w:trPr>
          <w:ins w:id="338" w:author="David Arndt" w:date="2026-09-25T20:09:00Z" w16du:dateUtc="2026-09-26T00:09:00Z"/>
        </w:trPr>
        <w:tc>
          <w:tcPr>
            <w:tcW w:w="2515" w:type="dxa"/>
          </w:tcPr>
          <w:p w14:paraId="23B943F1" w14:textId="77777777" w:rsidR="008C4FB1" w:rsidRPr="003D7BE0" w:rsidRDefault="008C4FB1" w:rsidP="00D1017C">
            <w:pPr>
              <w:rPr>
                <w:ins w:id="33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15702CD3" w14:textId="77777777" w:rsidR="008C4FB1" w:rsidRPr="003D7BE0" w:rsidRDefault="008C4FB1" w:rsidP="00D1017C">
            <w:pPr>
              <w:rPr>
                <w:ins w:id="34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0B745DF1" w14:textId="77777777" w:rsidR="008C4FB1" w:rsidRPr="003D7BE0" w:rsidRDefault="008C4FB1" w:rsidP="00D1017C">
            <w:pPr>
              <w:rPr>
                <w:ins w:id="34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0A449E60" w14:textId="77777777" w:rsidR="008C4FB1" w:rsidRPr="003D7BE0" w:rsidRDefault="008C4FB1" w:rsidP="00D1017C">
            <w:pPr>
              <w:rPr>
                <w:ins w:id="34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057C88B8" w14:textId="77777777" w:rsidR="008C4FB1" w:rsidRPr="003D7BE0" w:rsidRDefault="008C4FB1" w:rsidP="00D1017C">
            <w:pPr>
              <w:rPr>
                <w:ins w:id="34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1595A508" w14:textId="77777777" w:rsidR="008C4FB1" w:rsidRPr="003D7BE0" w:rsidRDefault="008C4FB1" w:rsidP="00D1017C">
            <w:pPr>
              <w:rPr>
                <w:ins w:id="34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0C8A71DD" w14:textId="77777777" w:rsidTr="00D1017C">
        <w:trPr>
          <w:ins w:id="345" w:author="David Arndt" w:date="2026-09-25T20:09:00Z" w16du:dateUtc="2026-09-26T00:09:00Z"/>
        </w:trPr>
        <w:tc>
          <w:tcPr>
            <w:tcW w:w="2515" w:type="dxa"/>
          </w:tcPr>
          <w:p w14:paraId="66024BE3" w14:textId="77777777" w:rsidR="008C4FB1" w:rsidRPr="003D7BE0" w:rsidRDefault="008C4FB1" w:rsidP="00D1017C">
            <w:pPr>
              <w:rPr>
                <w:ins w:id="34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01262686" w14:textId="77777777" w:rsidR="008C4FB1" w:rsidRPr="003D7BE0" w:rsidRDefault="008C4FB1" w:rsidP="00D1017C">
            <w:pPr>
              <w:rPr>
                <w:ins w:id="34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2FA09B1A" w14:textId="77777777" w:rsidR="008C4FB1" w:rsidRPr="003D7BE0" w:rsidRDefault="008C4FB1" w:rsidP="00D1017C">
            <w:pPr>
              <w:rPr>
                <w:ins w:id="34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3F6B05AB" w14:textId="77777777" w:rsidR="008C4FB1" w:rsidRPr="003D7BE0" w:rsidRDefault="008C4FB1" w:rsidP="00D1017C">
            <w:pPr>
              <w:rPr>
                <w:ins w:id="34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07C55292" w14:textId="77777777" w:rsidR="008C4FB1" w:rsidRPr="003D7BE0" w:rsidRDefault="008C4FB1" w:rsidP="00D1017C">
            <w:pPr>
              <w:rPr>
                <w:ins w:id="35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37FD53F3" w14:textId="77777777" w:rsidR="008C4FB1" w:rsidRPr="003D7BE0" w:rsidRDefault="008C4FB1" w:rsidP="00D1017C">
            <w:pPr>
              <w:rPr>
                <w:ins w:id="35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3917914C" w14:textId="77777777" w:rsidTr="00D1017C">
        <w:trPr>
          <w:ins w:id="352" w:author="David Arndt" w:date="2026-09-25T20:09:00Z" w16du:dateUtc="2026-09-26T00:09:00Z"/>
        </w:trPr>
        <w:tc>
          <w:tcPr>
            <w:tcW w:w="2515" w:type="dxa"/>
          </w:tcPr>
          <w:p w14:paraId="131EF570" w14:textId="77777777" w:rsidR="008C4FB1" w:rsidRPr="003D7BE0" w:rsidRDefault="008C4FB1" w:rsidP="00D1017C">
            <w:pPr>
              <w:rPr>
                <w:ins w:id="35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25BA8B67" w14:textId="77777777" w:rsidR="008C4FB1" w:rsidRPr="003D7BE0" w:rsidRDefault="008C4FB1" w:rsidP="00D1017C">
            <w:pPr>
              <w:rPr>
                <w:ins w:id="35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0082AD5D" w14:textId="77777777" w:rsidR="008C4FB1" w:rsidRPr="003D7BE0" w:rsidRDefault="008C4FB1" w:rsidP="00D1017C">
            <w:pPr>
              <w:rPr>
                <w:ins w:id="35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30416C14" w14:textId="77777777" w:rsidR="008C4FB1" w:rsidRPr="003D7BE0" w:rsidRDefault="008C4FB1" w:rsidP="00D1017C">
            <w:pPr>
              <w:rPr>
                <w:ins w:id="35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58DC03F2" w14:textId="77777777" w:rsidR="008C4FB1" w:rsidRPr="003D7BE0" w:rsidRDefault="008C4FB1" w:rsidP="00D1017C">
            <w:pPr>
              <w:rPr>
                <w:ins w:id="35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0B90479A" w14:textId="77777777" w:rsidR="008C4FB1" w:rsidRPr="003D7BE0" w:rsidRDefault="008C4FB1" w:rsidP="00D1017C">
            <w:pPr>
              <w:rPr>
                <w:ins w:id="35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6DA762C1" w14:textId="77777777" w:rsidTr="00D1017C">
        <w:trPr>
          <w:ins w:id="359" w:author="David Arndt" w:date="2026-09-25T20:09:00Z" w16du:dateUtc="2026-09-26T00:09:00Z"/>
        </w:trPr>
        <w:tc>
          <w:tcPr>
            <w:tcW w:w="2515" w:type="dxa"/>
          </w:tcPr>
          <w:p w14:paraId="6B92C4AA" w14:textId="77777777" w:rsidR="008C4FB1" w:rsidRPr="003D7BE0" w:rsidRDefault="008C4FB1" w:rsidP="00D1017C">
            <w:pPr>
              <w:rPr>
                <w:ins w:id="36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788FAE68" w14:textId="77777777" w:rsidR="008C4FB1" w:rsidRPr="003D7BE0" w:rsidRDefault="008C4FB1" w:rsidP="00D1017C">
            <w:pPr>
              <w:rPr>
                <w:ins w:id="36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3B22C757" w14:textId="77777777" w:rsidR="008C4FB1" w:rsidRPr="003D7BE0" w:rsidRDefault="008C4FB1" w:rsidP="00D1017C">
            <w:pPr>
              <w:rPr>
                <w:ins w:id="36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40461C50" w14:textId="77777777" w:rsidR="008C4FB1" w:rsidRPr="003D7BE0" w:rsidRDefault="008C4FB1" w:rsidP="00D1017C">
            <w:pPr>
              <w:rPr>
                <w:ins w:id="36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5CB8FC62" w14:textId="77777777" w:rsidR="008C4FB1" w:rsidRPr="003D7BE0" w:rsidRDefault="008C4FB1" w:rsidP="00D1017C">
            <w:pPr>
              <w:rPr>
                <w:ins w:id="36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3FB714D7" w14:textId="77777777" w:rsidR="008C4FB1" w:rsidRPr="003D7BE0" w:rsidRDefault="008C4FB1" w:rsidP="00D1017C">
            <w:pPr>
              <w:rPr>
                <w:ins w:id="36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5D5B7A35" w14:textId="77777777" w:rsidTr="00D1017C">
        <w:trPr>
          <w:ins w:id="366" w:author="David Arndt" w:date="2026-09-25T20:09:00Z" w16du:dateUtc="2026-09-26T00:09:00Z"/>
        </w:trPr>
        <w:tc>
          <w:tcPr>
            <w:tcW w:w="2515" w:type="dxa"/>
          </w:tcPr>
          <w:p w14:paraId="18096BE0" w14:textId="77777777" w:rsidR="008C4FB1" w:rsidRPr="003D7BE0" w:rsidRDefault="008C4FB1" w:rsidP="00D1017C">
            <w:pPr>
              <w:rPr>
                <w:ins w:id="36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3C7C1D42" w14:textId="77777777" w:rsidR="008C4FB1" w:rsidRPr="003D7BE0" w:rsidRDefault="008C4FB1" w:rsidP="00D1017C">
            <w:pPr>
              <w:rPr>
                <w:ins w:id="36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007B3F41" w14:textId="77777777" w:rsidR="008C4FB1" w:rsidRPr="003D7BE0" w:rsidRDefault="008C4FB1" w:rsidP="00D1017C">
            <w:pPr>
              <w:rPr>
                <w:ins w:id="36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13363EAA" w14:textId="77777777" w:rsidR="008C4FB1" w:rsidRPr="003D7BE0" w:rsidRDefault="008C4FB1" w:rsidP="00D1017C">
            <w:pPr>
              <w:rPr>
                <w:ins w:id="37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230EAD05" w14:textId="77777777" w:rsidR="008C4FB1" w:rsidRPr="003D7BE0" w:rsidRDefault="008C4FB1" w:rsidP="00D1017C">
            <w:pPr>
              <w:rPr>
                <w:ins w:id="37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05104CB5" w14:textId="77777777" w:rsidR="008C4FB1" w:rsidRPr="003D7BE0" w:rsidRDefault="008C4FB1" w:rsidP="00D1017C">
            <w:pPr>
              <w:rPr>
                <w:ins w:id="37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0F680699" w14:textId="77777777" w:rsidTr="00D1017C">
        <w:trPr>
          <w:ins w:id="373" w:author="David Arndt" w:date="2026-09-25T20:09:00Z" w16du:dateUtc="2026-09-26T00:09:00Z"/>
        </w:trPr>
        <w:tc>
          <w:tcPr>
            <w:tcW w:w="2515" w:type="dxa"/>
          </w:tcPr>
          <w:p w14:paraId="2CAAD565" w14:textId="77777777" w:rsidR="008C4FB1" w:rsidRPr="003D7BE0" w:rsidRDefault="008C4FB1" w:rsidP="00D1017C">
            <w:pPr>
              <w:rPr>
                <w:ins w:id="37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30C94F5F" w14:textId="77777777" w:rsidR="008C4FB1" w:rsidRPr="003D7BE0" w:rsidRDefault="008C4FB1" w:rsidP="00D1017C">
            <w:pPr>
              <w:rPr>
                <w:ins w:id="37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35F6B486" w14:textId="77777777" w:rsidR="008C4FB1" w:rsidRPr="003D7BE0" w:rsidRDefault="008C4FB1" w:rsidP="00D1017C">
            <w:pPr>
              <w:rPr>
                <w:ins w:id="37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54783752" w14:textId="77777777" w:rsidR="008C4FB1" w:rsidRPr="003D7BE0" w:rsidRDefault="008C4FB1" w:rsidP="00D1017C">
            <w:pPr>
              <w:rPr>
                <w:ins w:id="37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22EF18F0" w14:textId="77777777" w:rsidR="008C4FB1" w:rsidRPr="003D7BE0" w:rsidRDefault="008C4FB1" w:rsidP="00D1017C">
            <w:pPr>
              <w:rPr>
                <w:ins w:id="37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499C61FD" w14:textId="77777777" w:rsidR="008C4FB1" w:rsidRPr="003D7BE0" w:rsidRDefault="008C4FB1" w:rsidP="00D1017C">
            <w:pPr>
              <w:rPr>
                <w:ins w:id="37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34513C06" w14:textId="77777777" w:rsidTr="00D1017C">
        <w:trPr>
          <w:ins w:id="380" w:author="David Arndt" w:date="2026-09-25T20:09:00Z" w16du:dateUtc="2026-09-26T00:09:00Z"/>
        </w:trPr>
        <w:tc>
          <w:tcPr>
            <w:tcW w:w="2515" w:type="dxa"/>
          </w:tcPr>
          <w:p w14:paraId="034BAF2C" w14:textId="77777777" w:rsidR="008C4FB1" w:rsidRPr="003D7BE0" w:rsidRDefault="008C4FB1" w:rsidP="00D1017C">
            <w:pPr>
              <w:rPr>
                <w:ins w:id="38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098BCA3C" w14:textId="77777777" w:rsidR="008C4FB1" w:rsidRPr="003D7BE0" w:rsidRDefault="008C4FB1" w:rsidP="00D1017C">
            <w:pPr>
              <w:rPr>
                <w:ins w:id="38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52DA0975" w14:textId="77777777" w:rsidR="008C4FB1" w:rsidRPr="003D7BE0" w:rsidRDefault="008C4FB1" w:rsidP="00D1017C">
            <w:pPr>
              <w:rPr>
                <w:ins w:id="38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11A9BE0A" w14:textId="77777777" w:rsidR="008C4FB1" w:rsidRPr="003D7BE0" w:rsidRDefault="008C4FB1" w:rsidP="00D1017C">
            <w:pPr>
              <w:rPr>
                <w:ins w:id="38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37EC4972" w14:textId="77777777" w:rsidR="008C4FB1" w:rsidRPr="003D7BE0" w:rsidRDefault="008C4FB1" w:rsidP="00D1017C">
            <w:pPr>
              <w:rPr>
                <w:ins w:id="38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7ECA5CA6" w14:textId="77777777" w:rsidR="008C4FB1" w:rsidRPr="003D7BE0" w:rsidRDefault="008C4FB1" w:rsidP="00D1017C">
            <w:pPr>
              <w:rPr>
                <w:ins w:id="38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63CD0D5C" w14:textId="77777777" w:rsidTr="00D1017C">
        <w:trPr>
          <w:ins w:id="387" w:author="David Arndt" w:date="2026-09-25T20:09:00Z" w16du:dateUtc="2026-09-26T00:09:00Z"/>
        </w:trPr>
        <w:tc>
          <w:tcPr>
            <w:tcW w:w="2515" w:type="dxa"/>
          </w:tcPr>
          <w:p w14:paraId="1F60C76C" w14:textId="77777777" w:rsidR="008C4FB1" w:rsidRPr="003D7BE0" w:rsidRDefault="008C4FB1" w:rsidP="00D1017C">
            <w:pPr>
              <w:rPr>
                <w:ins w:id="38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5ECF4DDA" w14:textId="77777777" w:rsidR="008C4FB1" w:rsidRPr="003D7BE0" w:rsidRDefault="008C4FB1" w:rsidP="00D1017C">
            <w:pPr>
              <w:rPr>
                <w:ins w:id="38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51EA994F" w14:textId="77777777" w:rsidR="008C4FB1" w:rsidRPr="003D7BE0" w:rsidRDefault="008C4FB1" w:rsidP="00D1017C">
            <w:pPr>
              <w:rPr>
                <w:ins w:id="39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300841DE" w14:textId="77777777" w:rsidR="008C4FB1" w:rsidRPr="003D7BE0" w:rsidRDefault="008C4FB1" w:rsidP="00D1017C">
            <w:pPr>
              <w:rPr>
                <w:ins w:id="39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47D3B724" w14:textId="77777777" w:rsidR="008C4FB1" w:rsidRPr="003D7BE0" w:rsidRDefault="008C4FB1" w:rsidP="00D1017C">
            <w:pPr>
              <w:rPr>
                <w:ins w:id="39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2025C396" w14:textId="77777777" w:rsidR="008C4FB1" w:rsidRPr="003D7BE0" w:rsidRDefault="008C4FB1" w:rsidP="00D1017C">
            <w:pPr>
              <w:rPr>
                <w:ins w:id="39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7CFE7703" w14:textId="77777777" w:rsidTr="00D1017C">
        <w:trPr>
          <w:ins w:id="394" w:author="David Arndt" w:date="2026-09-25T20:09:00Z" w16du:dateUtc="2026-09-26T00:09:00Z"/>
        </w:trPr>
        <w:tc>
          <w:tcPr>
            <w:tcW w:w="2515" w:type="dxa"/>
          </w:tcPr>
          <w:p w14:paraId="1EDB2B28" w14:textId="77777777" w:rsidR="008C4FB1" w:rsidRPr="003D7BE0" w:rsidRDefault="008C4FB1" w:rsidP="00D1017C">
            <w:pPr>
              <w:rPr>
                <w:ins w:id="39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59135E7E" w14:textId="77777777" w:rsidR="008C4FB1" w:rsidRPr="003D7BE0" w:rsidRDefault="008C4FB1" w:rsidP="00D1017C">
            <w:pPr>
              <w:rPr>
                <w:ins w:id="39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571CF41E" w14:textId="77777777" w:rsidR="008C4FB1" w:rsidRPr="003D7BE0" w:rsidRDefault="008C4FB1" w:rsidP="00D1017C">
            <w:pPr>
              <w:rPr>
                <w:ins w:id="39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0CCE15C4" w14:textId="77777777" w:rsidR="008C4FB1" w:rsidRPr="003D7BE0" w:rsidRDefault="008C4FB1" w:rsidP="00D1017C">
            <w:pPr>
              <w:rPr>
                <w:ins w:id="39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5925C523" w14:textId="77777777" w:rsidR="008C4FB1" w:rsidRPr="003D7BE0" w:rsidRDefault="008C4FB1" w:rsidP="00D1017C">
            <w:pPr>
              <w:rPr>
                <w:ins w:id="39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1908ADC1" w14:textId="77777777" w:rsidR="008C4FB1" w:rsidRPr="003D7BE0" w:rsidRDefault="008C4FB1" w:rsidP="00D1017C">
            <w:pPr>
              <w:rPr>
                <w:ins w:id="40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66BDC558" w14:textId="77777777" w:rsidTr="00D1017C">
        <w:trPr>
          <w:ins w:id="401" w:author="David Arndt" w:date="2026-09-25T20:09:00Z" w16du:dateUtc="2026-09-26T00:09:00Z"/>
        </w:trPr>
        <w:tc>
          <w:tcPr>
            <w:tcW w:w="2515" w:type="dxa"/>
          </w:tcPr>
          <w:p w14:paraId="4890DA29" w14:textId="77777777" w:rsidR="008C4FB1" w:rsidRPr="003D7BE0" w:rsidRDefault="008C4FB1" w:rsidP="00D1017C">
            <w:pPr>
              <w:rPr>
                <w:ins w:id="40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780E421D" w14:textId="77777777" w:rsidR="008C4FB1" w:rsidRPr="003D7BE0" w:rsidRDefault="008C4FB1" w:rsidP="00D1017C">
            <w:pPr>
              <w:rPr>
                <w:ins w:id="40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560B4FF7" w14:textId="77777777" w:rsidR="008C4FB1" w:rsidRPr="003D7BE0" w:rsidRDefault="008C4FB1" w:rsidP="00D1017C">
            <w:pPr>
              <w:rPr>
                <w:ins w:id="40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0B07931F" w14:textId="77777777" w:rsidR="008C4FB1" w:rsidRPr="003D7BE0" w:rsidRDefault="008C4FB1" w:rsidP="00D1017C">
            <w:pPr>
              <w:rPr>
                <w:ins w:id="40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3CA3BE50" w14:textId="77777777" w:rsidR="008C4FB1" w:rsidRPr="003D7BE0" w:rsidRDefault="008C4FB1" w:rsidP="00D1017C">
            <w:pPr>
              <w:rPr>
                <w:ins w:id="40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70C8E9C9" w14:textId="77777777" w:rsidR="008C4FB1" w:rsidRPr="003D7BE0" w:rsidRDefault="008C4FB1" w:rsidP="00D1017C">
            <w:pPr>
              <w:rPr>
                <w:ins w:id="40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695FD795" w14:textId="77777777" w:rsidTr="00D1017C">
        <w:trPr>
          <w:ins w:id="408" w:author="David Arndt" w:date="2026-09-25T20:09:00Z" w16du:dateUtc="2026-09-26T00:09:00Z"/>
        </w:trPr>
        <w:tc>
          <w:tcPr>
            <w:tcW w:w="2515" w:type="dxa"/>
          </w:tcPr>
          <w:p w14:paraId="31A24BC2" w14:textId="77777777" w:rsidR="008C4FB1" w:rsidRPr="003D7BE0" w:rsidRDefault="008C4FB1" w:rsidP="00D1017C">
            <w:pPr>
              <w:rPr>
                <w:ins w:id="40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3A410EC5" w14:textId="77777777" w:rsidR="008C4FB1" w:rsidRPr="003D7BE0" w:rsidRDefault="008C4FB1" w:rsidP="00D1017C">
            <w:pPr>
              <w:rPr>
                <w:ins w:id="41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6CE0655E" w14:textId="77777777" w:rsidR="008C4FB1" w:rsidRPr="003D7BE0" w:rsidRDefault="008C4FB1" w:rsidP="00D1017C">
            <w:pPr>
              <w:rPr>
                <w:ins w:id="41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779DC420" w14:textId="77777777" w:rsidR="008C4FB1" w:rsidRPr="003D7BE0" w:rsidRDefault="008C4FB1" w:rsidP="00D1017C">
            <w:pPr>
              <w:rPr>
                <w:ins w:id="41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7A79FEED" w14:textId="77777777" w:rsidR="008C4FB1" w:rsidRPr="003D7BE0" w:rsidRDefault="008C4FB1" w:rsidP="00D1017C">
            <w:pPr>
              <w:rPr>
                <w:ins w:id="41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3535BB51" w14:textId="77777777" w:rsidR="008C4FB1" w:rsidRPr="003D7BE0" w:rsidRDefault="008C4FB1" w:rsidP="00D1017C">
            <w:pPr>
              <w:rPr>
                <w:ins w:id="41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6B309EAA" w14:textId="77777777" w:rsidTr="00D1017C">
        <w:trPr>
          <w:ins w:id="415" w:author="David Arndt" w:date="2026-09-25T20:09:00Z" w16du:dateUtc="2026-09-26T00:09:00Z"/>
        </w:trPr>
        <w:tc>
          <w:tcPr>
            <w:tcW w:w="2515" w:type="dxa"/>
          </w:tcPr>
          <w:p w14:paraId="336780F7" w14:textId="77777777" w:rsidR="008C4FB1" w:rsidRPr="003D7BE0" w:rsidRDefault="008C4FB1" w:rsidP="00D1017C">
            <w:pPr>
              <w:rPr>
                <w:ins w:id="41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24CB5C5F" w14:textId="77777777" w:rsidR="008C4FB1" w:rsidRPr="003D7BE0" w:rsidRDefault="008C4FB1" w:rsidP="00D1017C">
            <w:pPr>
              <w:rPr>
                <w:ins w:id="41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28A37DC8" w14:textId="77777777" w:rsidR="008C4FB1" w:rsidRPr="003D7BE0" w:rsidRDefault="008C4FB1" w:rsidP="00D1017C">
            <w:pPr>
              <w:rPr>
                <w:ins w:id="41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231D3042" w14:textId="77777777" w:rsidR="008C4FB1" w:rsidRPr="003D7BE0" w:rsidRDefault="008C4FB1" w:rsidP="00D1017C">
            <w:pPr>
              <w:rPr>
                <w:ins w:id="41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31D11C35" w14:textId="77777777" w:rsidR="008C4FB1" w:rsidRPr="003D7BE0" w:rsidRDefault="008C4FB1" w:rsidP="00D1017C">
            <w:pPr>
              <w:rPr>
                <w:ins w:id="42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3E33FAFD" w14:textId="77777777" w:rsidR="008C4FB1" w:rsidRPr="003D7BE0" w:rsidRDefault="008C4FB1" w:rsidP="00D1017C">
            <w:pPr>
              <w:rPr>
                <w:ins w:id="42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418396D0" w14:textId="77777777" w:rsidTr="00D1017C">
        <w:trPr>
          <w:ins w:id="422" w:author="David Arndt" w:date="2026-09-25T20:09:00Z" w16du:dateUtc="2026-09-26T00:09:00Z"/>
        </w:trPr>
        <w:tc>
          <w:tcPr>
            <w:tcW w:w="2515" w:type="dxa"/>
          </w:tcPr>
          <w:p w14:paraId="58DA5059" w14:textId="77777777" w:rsidR="008C4FB1" w:rsidRPr="003D7BE0" w:rsidRDefault="008C4FB1" w:rsidP="00D1017C">
            <w:pPr>
              <w:rPr>
                <w:ins w:id="42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  <w:ins w:id="424" w:author="David Arndt" w:date="2026-09-25T20:09:00Z" w16du:dateUtc="2026-09-26T00:09:00Z">
              <w:r>
                <w:rPr>
                  <w:rFonts w:ascii="Arial" w:hAnsi="Arial" w:cs="Arial"/>
                  <w:sz w:val="16"/>
                  <w:szCs w:val="16"/>
                </w:rPr>
                <w:t>TOTAL</w:t>
              </w:r>
            </w:ins>
          </w:p>
        </w:tc>
        <w:tc>
          <w:tcPr>
            <w:tcW w:w="1041" w:type="dxa"/>
          </w:tcPr>
          <w:p w14:paraId="4A495740" w14:textId="77777777" w:rsidR="008C4FB1" w:rsidRPr="003D7BE0" w:rsidRDefault="008C4FB1" w:rsidP="00D1017C">
            <w:pPr>
              <w:rPr>
                <w:ins w:id="42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7AA501D2" w14:textId="77777777" w:rsidR="008C4FB1" w:rsidRPr="003D7BE0" w:rsidRDefault="008C4FB1" w:rsidP="00D1017C">
            <w:pPr>
              <w:rPr>
                <w:ins w:id="42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2743D1BF" w14:textId="77777777" w:rsidR="008C4FB1" w:rsidRPr="003D7BE0" w:rsidRDefault="008C4FB1" w:rsidP="00D1017C">
            <w:pPr>
              <w:rPr>
                <w:ins w:id="42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6FD25AFC" w14:textId="77777777" w:rsidR="008C4FB1" w:rsidRPr="003D7BE0" w:rsidRDefault="008C4FB1" w:rsidP="00D1017C">
            <w:pPr>
              <w:rPr>
                <w:ins w:id="42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73F96423" w14:textId="77777777" w:rsidR="008C4FB1" w:rsidRPr="003D7BE0" w:rsidRDefault="008C4FB1" w:rsidP="00D1017C">
            <w:pPr>
              <w:rPr>
                <w:ins w:id="42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</w:tbl>
    <w:p w14:paraId="6D9A1070" w14:textId="77777777" w:rsidR="00847B65" w:rsidRDefault="008C4FB1" w:rsidP="008C4FB1">
      <w:pPr>
        <w:rPr>
          <w:rFonts w:ascii="Arial" w:hAnsi="Arial"/>
          <w:sz w:val="20"/>
          <w:rPrChange w:id="430" w:author="David Arndt" w:date="2026-09-25T20:09:00Z" w16du:dateUtc="2026-09-26T00:09:00Z">
            <w:rPr>
              <w:sz w:val="20"/>
              <w:szCs w:val="20"/>
            </w:rPr>
          </w:rPrChange>
        </w:rPr>
        <w:pPrChange w:id="431" w:author="David Arndt" w:date="2026-09-25T20:09:00Z" w16du:dateUtc="2026-09-26T00:09:00Z">
          <w:pPr>
            <w:jc w:val="center"/>
          </w:pPr>
        </w:pPrChange>
      </w:pPr>
      <w:ins w:id="432" w:author="David Arndt" w:date="2026-09-25T20:09:00Z" w16du:dateUtc="2026-09-26T00:09:00Z">
        <w:r>
          <w:rPr>
            <w:rFonts w:ascii="Arial" w:hAnsi="Arial" w:cs="Arial"/>
            <w:sz w:val="20"/>
            <w:szCs w:val="20"/>
          </w:rPr>
          <w:br w:type="page"/>
        </w:r>
      </w:ins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  <w:tblPrChange w:id="433" w:author="David Arndt" w:date="2026-09-25T20:09:00Z" w16du:dateUtc="2026-09-26T00:09:00Z">
          <w:tblPr>
            <w:tblpPr w:leftFromText="180" w:rightFromText="180" w:vertAnchor="text" w:tblpX="1576" w:tblpY="436"/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000" w:firstRow="0" w:lastRow="0" w:firstColumn="0" w:lastColumn="0" w:noHBand="0" w:noVBand="0"/>
          </w:tblPr>
        </w:tblPrChange>
      </w:tblPr>
      <w:tblGrid>
        <w:gridCol w:w="2515"/>
        <w:gridCol w:w="1041"/>
        <w:gridCol w:w="1389"/>
        <w:gridCol w:w="1800"/>
        <w:gridCol w:w="665"/>
        <w:gridCol w:w="1220"/>
        <w:tblGridChange w:id="434">
          <w:tblGrid>
            <w:gridCol w:w="2515"/>
            <w:gridCol w:w="1041"/>
            <w:gridCol w:w="1389"/>
            <w:gridCol w:w="1800"/>
            <w:gridCol w:w="230"/>
            <w:gridCol w:w="435"/>
            <w:gridCol w:w="1220"/>
          </w:tblGrid>
        </w:tblGridChange>
      </w:tblGrid>
      <w:tr w:rsidR="00B73839" w:rsidRPr="00847B65" w14:paraId="1977B708" w14:textId="77777777" w:rsidTr="00D1017C">
        <w:trPr>
          <w:trPrChange w:id="435" w:author="David Arndt" w:date="2026-09-25T20:09:00Z" w16du:dateUtc="2026-09-26T00:09:00Z">
            <w:trPr>
              <w:gridAfter w:val="2"/>
              <w:trHeight w:val="405"/>
            </w:trPr>
          </w:trPrChange>
        </w:trPr>
        <w:tc>
          <w:tcPr>
            <w:tcW w:w="8630" w:type="dxa"/>
            <w:gridSpan w:val="6"/>
            <w:tcPrChange w:id="436" w:author="David Arndt" w:date="2026-09-25T20:09:00Z" w16du:dateUtc="2026-09-26T00:09:00Z">
              <w:tcPr>
                <w:tcW w:w="6975" w:type="dxa"/>
                <w:gridSpan w:val="5"/>
              </w:tcPr>
            </w:tcPrChange>
          </w:tcPr>
          <w:p w14:paraId="4A7584E2" w14:textId="77777777" w:rsidR="00B73839" w:rsidRDefault="008C4FB1" w:rsidP="00D1017C">
            <w:pPr>
              <w:rPr>
                <w:rFonts w:ascii="Arial" w:hAnsi="Arial"/>
                <w:sz w:val="20"/>
                <w:rPrChange w:id="437" w:author="David Arndt" w:date="2026-09-25T20:09:00Z" w16du:dateUtc="2026-09-26T00:09:00Z">
                  <w:rPr>
                    <w:sz w:val="20"/>
                    <w:szCs w:val="20"/>
                  </w:rPr>
                </w:rPrChange>
              </w:rPr>
              <w:pPrChange w:id="438" w:author="David Arndt" w:date="2026-09-25T20:09:00Z" w16du:dateUtc="2026-09-26T00:09:00Z">
                <w:pPr>
                  <w:framePr w:hSpace="180" w:wrap="around" w:vAnchor="text" w:hAnchor="text" w:x="1576" w:y="436"/>
                </w:pPr>
              </w:pPrChange>
            </w:pPr>
            <w:ins w:id="439" w:author="David Arndt" w:date="2026-09-25T20:09:00Z" w16du:dateUtc="2026-09-26T00:09:00Z">
              <w:r>
                <w:rPr>
                  <w:rFonts w:ascii="Arial" w:hAnsi="Arial" w:cs="Arial"/>
                  <w:sz w:val="20"/>
                  <w:szCs w:val="20"/>
                </w:rPr>
                <w:t xml:space="preserve">ONEDRIVE </w:t>
              </w:r>
            </w:ins>
          </w:p>
        </w:tc>
      </w:tr>
      <w:tr w:rsidR="008C4FB1" w14:paraId="7EF407F0" w14:textId="77777777" w:rsidTr="00D1017C">
        <w:trPr>
          <w:ins w:id="440" w:author="David Arndt" w:date="2026-09-25T20:09:00Z" w16du:dateUtc="2026-09-26T00:09:00Z"/>
        </w:trPr>
        <w:tc>
          <w:tcPr>
            <w:tcW w:w="2515" w:type="dxa"/>
            <w:vAlign w:val="center"/>
          </w:tcPr>
          <w:p w14:paraId="1DFE66A0" w14:textId="77777777" w:rsidR="008C4FB1" w:rsidRPr="003D7BE0" w:rsidRDefault="008C4FB1" w:rsidP="00D1017C">
            <w:pPr>
              <w:rPr>
                <w:ins w:id="44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  <w:ins w:id="442" w:author="David Arndt" w:date="2026-09-25T20:09:00Z" w16du:dateUtc="2026-09-26T00:09:00Z">
              <w:r w:rsidRPr="003D7BE0">
                <w:rPr>
                  <w:rFonts w:ascii="Arial" w:hAnsi="Arial" w:cs="Arial"/>
                  <w:sz w:val="16"/>
                  <w:szCs w:val="16"/>
                </w:rPr>
                <w:t>Description</w:t>
              </w:r>
            </w:ins>
          </w:p>
        </w:tc>
        <w:tc>
          <w:tcPr>
            <w:tcW w:w="1041" w:type="dxa"/>
            <w:vAlign w:val="center"/>
          </w:tcPr>
          <w:p w14:paraId="43B3DCF2" w14:textId="77777777" w:rsidR="008C4FB1" w:rsidRPr="003D7BE0" w:rsidRDefault="008C4FB1" w:rsidP="00D1017C">
            <w:pPr>
              <w:rPr>
                <w:ins w:id="44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  <w:ins w:id="444" w:author="David Arndt" w:date="2026-09-25T20:09:00Z" w16du:dateUtc="2026-09-26T00:09:00Z">
              <w:r w:rsidRPr="003D7BE0">
                <w:rPr>
                  <w:rFonts w:ascii="Arial" w:hAnsi="Arial" w:cs="Arial"/>
                  <w:sz w:val="16"/>
                  <w:szCs w:val="16"/>
                </w:rPr>
                <w:t>Labor Cost/Hour</w:t>
              </w:r>
            </w:ins>
          </w:p>
        </w:tc>
        <w:tc>
          <w:tcPr>
            <w:tcW w:w="1389" w:type="dxa"/>
            <w:vAlign w:val="center"/>
          </w:tcPr>
          <w:p w14:paraId="662FFB11" w14:textId="77777777" w:rsidR="008C4FB1" w:rsidRPr="003D7BE0" w:rsidRDefault="008C4FB1" w:rsidP="00D1017C">
            <w:pPr>
              <w:rPr>
                <w:ins w:id="44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  <w:ins w:id="446" w:author="David Arndt" w:date="2026-09-25T20:09:00Z" w16du:dateUtc="2026-09-26T00:09:00Z">
              <w:r w:rsidRPr="003D7BE0">
                <w:rPr>
                  <w:rFonts w:ascii="Arial" w:hAnsi="Arial" w:cs="Arial"/>
                  <w:sz w:val="16"/>
                  <w:szCs w:val="16"/>
                </w:rPr>
                <w:t>Number of Hours</w:t>
              </w:r>
            </w:ins>
          </w:p>
        </w:tc>
        <w:tc>
          <w:tcPr>
            <w:tcW w:w="1800" w:type="dxa"/>
            <w:vAlign w:val="center"/>
          </w:tcPr>
          <w:p w14:paraId="59BF9C22" w14:textId="77777777" w:rsidR="008C4FB1" w:rsidRPr="003D7BE0" w:rsidRDefault="008C4FB1" w:rsidP="00D1017C">
            <w:pPr>
              <w:rPr>
                <w:ins w:id="44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  <w:ins w:id="448" w:author="David Arndt" w:date="2026-09-25T20:09:00Z" w16du:dateUtc="2026-09-26T00:09:00Z">
              <w:r w:rsidRPr="003D7BE0">
                <w:rPr>
                  <w:rFonts w:ascii="Arial" w:hAnsi="Arial" w:cs="Arial"/>
                  <w:sz w:val="16"/>
                  <w:szCs w:val="16"/>
                </w:rPr>
                <w:t>Item Number</w:t>
              </w:r>
            </w:ins>
          </w:p>
        </w:tc>
        <w:tc>
          <w:tcPr>
            <w:tcW w:w="665" w:type="dxa"/>
            <w:vAlign w:val="center"/>
          </w:tcPr>
          <w:p w14:paraId="26D59FD7" w14:textId="77777777" w:rsidR="008C4FB1" w:rsidRPr="003D7BE0" w:rsidRDefault="008C4FB1" w:rsidP="00D1017C">
            <w:pPr>
              <w:rPr>
                <w:ins w:id="44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  <w:ins w:id="450" w:author="David Arndt" w:date="2026-09-25T20:09:00Z" w16du:dateUtc="2026-09-26T00:09:00Z">
              <w:r w:rsidRPr="003D7BE0">
                <w:rPr>
                  <w:rFonts w:ascii="Arial" w:hAnsi="Arial" w:cs="Arial"/>
                  <w:sz w:val="16"/>
                  <w:szCs w:val="16"/>
                </w:rPr>
                <w:t>QTY</w:t>
              </w:r>
            </w:ins>
          </w:p>
        </w:tc>
        <w:tc>
          <w:tcPr>
            <w:tcW w:w="1220" w:type="dxa"/>
            <w:vAlign w:val="center"/>
          </w:tcPr>
          <w:p w14:paraId="6C61CCA0" w14:textId="77777777" w:rsidR="008C4FB1" w:rsidRPr="003D7BE0" w:rsidRDefault="008C4FB1" w:rsidP="00D1017C">
            <w:pPr>
              <w:rPr>
                <w:ins w:id="45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  <w:ins w:id="452" w:author="David Arndt" w:date="2026-09-25T20:09:00Z" w16du:dateUtc="2026-09-26T00:09:00Z">
              <w:r w:rsidRPr="003D7BE0">
                <w:rPr>
                  <w:rFonts w:ascii="Arial" w:hAnsi="Arial" w:cs="Arial"/>
                  <w:sz w:val="16"/>
                  <w:szCs w:val="16"/>
                </w:rPr>
                <w:t>Extended Price</w:t>
              </w:r>
            </w:ins>
          </w:p>
        </w:tc>
      </w:tr>
      <w:tr w:rsidR="008C4FB1" w14:paraId="7AD5F328" w14:textId="77777777" w:rsidTr="00D1017C">
        <w:trPr>
          <w:ins w:id="453" w:author="David Arndt" w:date="2026-09-25T20:09:00Z" w16du:dateUtc="2026-09-26T00:09:00Z"/>
        </w:trPr>
        <w:tc>
          <w:tcPr>
            <w:tcW w:w="2515" w:type="dxa"/>
          </w:tcPr>
          <w:p w14:paraId="4EAC6E25" w14:textId="77777777" w:rsidR="008C4FB1" w:rsidRPr="003D7BE0" w:rsidRDefault="008C4FB1" w:rsidP="00D1017C">
            <w:pPr>
              <w:rPr>
                <w:ins w:id="45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480A6865" w14:textId="77777777" w:rsidR="008C4FB1" w:rsidRPr="003D7BE0" w:rsidRDefault="008C4FB1" w:rsidP="00D1017C">
            <w:pPr>
              <w:rPr>
                <w:ins w:id="45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5253B432" w14:textId="77777777" w:rsidR="008C4FB1" w:rsidRPr="003D7BE0" w:rsidRDefault="008C4FB1" w:rsidP="00D1017C">
            <w:pPr>
              <w:rPr>
                <w:ins w:id="45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7034C345" w14:textId="77777777" w:rsidR="008C4FB1" w:rsidRPr="003D7BE0" w:rsidRDefault="008C4FB1" w:rsidP="00D1017C">
            <w:pPr>
              <w:rPr>
                <w:ins w:id="45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3334177E" w14:textId="77777777" w:rsidR="008C4FB1" w:rsidRPr="003D7BE0" w:rsidRDefault="008C4FB1" w:rsidP="00D1017C">
            <w:pPr>
              <w:rPr>
                <w:ins w:id="45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70760620" w14:textId="77777777" w:rsidR="008C4FB1" w:rsidRPr="003D7BE0" w:rsidRDefault="008C4FB1" w:rsidP="00D1017C">
            <w:pPr>
              <w:rPr>
                <w:ins w:id="45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1B2BCADE" w14:textId="77777777" w:rsidTr="00D1017C">
        <w:trPr>
          <w:ins w:id="460" w:author="David Arndt" w:date="2026-09-25T20:09:00Z" w16du:dateUtc="2026-09-26T00:09:00Z"/>
        </w:trPr>
        <w:tc>
          <w:tcPr>
            <w:tcW w:w="2515" w:type="dxa"/>
          </w:tcPr>
          <w:p w14:paraId="1BBFBAA5" w14:textId="77777777" w:rsidR="008C4FB1" w:rsidRPr="003D7BE0" w:rsidRDefault="008C4FB1" w:rsidP="00D1017C">
            <w:pPr>
              <w:rPr>
                <w:ins w:id="46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2567FAC6" w14:textId="77777777" w:rsidR="008C4FB1" w:rsidRPr="003D7BE0" w:rsidRDefault="008C4FB1" w:rsidP="00D1017C">
            <w:pPr>
              <w:rPr>
                <w:ins w:id="46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210C4590" w14:textId="77777777" w:rsidR="008C4FB1" w:rsidRPr="003D7BE0" w:rsidRDefault="008C4FB1" w:rsidP="00D1017C">
            <w:pPr>
              <w:rPr>
                <w:ins w:id="46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6ED571A9" w14:textId="77777777" w:rsidR="008C4FB1" w:rsidRPr="003D7BE0" w:rsidRDefault="008C4FB1" w:rsidP="00D1017C">
            <w:pPr>
              <w:rPr>
                <w:ins w:id="46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0D76641F" w14:textId="77777777" w:rsidR="008C4FB1" w:rsidRPr="003D7BE0" w:rsidRDefault="008C4FB1" w:rsidP="00D1017C">
            <w:pPr>
              <w:rPr>
                <w:ins w:id="46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11EBB92E" w14:textId="77777777" w:rsidR="008C4FB1" w:rsidRPr="003D7BE0" w:rsidRDefault="008C4FB1" w:rsidP="00D1017C">
            <w:pPr>
              <w:rPr>
                <w:ins w:id="46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01C84261" w14:textId="77777777" w:rsidTr="00D1017C">
        <w:trPr>
          <w:ins w:id="467" w:author="David Arndt" w:date="2026-09-25T20:09:00Z" w16du:dateUtc="2026-09-26T00:09:00Z"/>
        </w:trPr>
        <w:tc>
          <w:tcPr>
            <w:tcW w:w="2515" w:type="dxa"/>
          </w:tcPr>
          <w:p w14:paraId="0EA80741" w14:textId="77777777" w:rsidR="008C4FB1" w:rsidRPr="003D7BE0" w:rsidRDefault="008C4FB1" w:rsidP="00D1017C">
            <w:pPr>
              <w:rPr>
                <w:ins w:id="46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5F2B0E72" w14:textId="77777777" w:rsidR="008C4FB1" w:rsidRPr="003D7BE0" w:rsidRDefault="008C4FB1" w:rsidP="00D1017C">
            <w:pPr>
              <w:rPr>
                <w:ins w:id="46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11D61058" w14:textId="77777777" w:rsidR="008C4FB1" w:rsidRPr="003D7BE0" w:rsidRDefault="008C4FB1" w:rsidP="00D1017C">
            <w:pPr>
              <w:rPr>
                <w:ins w:id="47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5C3DCD25" w14:textId="77777777" w:rsidR="008C4FB1" w:rsidRPr="003D7BE0" w:rsidRDefault="008C4FB1" w:rsidP="00D1017C">
            <w:pPr>
              <w:rPr>
                <w:ins w:id="47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49F3E1BA" w14:textId="77777777" w:rsidR="008C4FB1" w:rsidRPr="003D7BE0" w:rsidRDefault="008C4FB1" w:rsidP="00D1017C">
            <w:pPr>
              <w:rPr>
                <w:ins w:id="47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2C277BE1" w14:textId="77777777" w:rsidR="008C4FB1" w:rsidRPr="003D7BE0" w:rsidRDefault="008C4FB1" w:rsidP="00D1017C">
            <w:pPr>
              <w:rPr>
                <w:ins w:id="47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5B7D9AAD" w14:textId="77777777" w:rsidTr="00D1017C">
        <w:trPr>
          <w:ins w:id="474" w:author="David Arndt" w:date="2026-09-25T20:09:00Z" w16du:dateUtc="2026-09-26T00:09:00Z"/>
        </w:trPr>
        <w:tc>
          <w:tcPr>
            <w:tcW w:w="2515" w:type="dxa"/>
          </w:tcPr>
          <w:p w14:paraId="4AADBA5C" w14:textId="77777777" w:rsidR="008C4FB1" w:rsidRPr="003D7BE0" w:rsidRDefault="008C4FB1" w:rsidP="00D1017C">
            <w:pPr>
              <w:rPr>
                <w:ins w:id="47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05D33CC2" w14:textId="77777777" w:rsidR="008C4FB1" w:rsidRPr="003D7BE0" w:rsidRDefault="008C4FB1" w:rsidP="00D1017C">
            <w:pPr>
              <w:rPr>
                <w:ins w:id="47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13CE9015" w14:textId="77777777" w:rsidR="008C4FB1" w:rsidRPr="003D7BE0" w:rsidRDefault="008C4FB1" w:rsidP="00D1017C">
            <w:pPr>
              <w:rPr>
                <w:ins w:id="47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767A328B" w14:textId="77777777" w:rsidR="008C4FB1" w:rsidRPr="003D7BE0" w:rsidRDefault="008C4FB1" w:rsidP="00D1017C">
            <w:pPr>
              <w:rPr>
                <w:ins w:id="47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48F1F22F" w14:textId="77777777" w:rsidR="008C4FB1" w:rsidRPr="003D7BE0" w:rsidRDefault="008C4FB1" w:rsidP="00D1017C">
            <w:pPr>
              <w:rPr>
                <w:ins w:id="47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04E4E04D" w14:textId="77777777" w:rsidR="008C4FB1" w:rsidRPr="003D7BE0" w:rsidRDefault="008C4FB1" w:rsidP="00D1017C">
            <w:pPr>
              <w:rPr>
                <w:ins w:id="48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365CF03D" w14:textId="77777777" w:rsidTr="00D1017C">
        <w:trPr>
          <w:ins w:id="481" w:author="David Arndt" w:date="2026-09-25T20:09:00Z" w16du:dateUtc="2026-09-26T00:09:00Z"/>
        </w:trPr>
        <w:tc>
          <w:tcPr>
            <w:tcW w:w="2515" w:type="dxa"/>
          </w:tcPr>
          <w:p w14:paraId="72648F57" w14:textId="77777777" w:rsidR="008C4FB1" w:rsidRPr="003D7BE0" w:rsidRDefault="008C4FB1" w:rsidP="00D1017C">
            <w:pPr>
              <w:rPr>
                <w:ins w:id="48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16DBFDEF" w14:textId="77777777" w:rsidR="008C4FB1" w:rsidRPr="003D7BE0" w:rsidRDefault="008C4FB1" w:rsidP="00D1017C">
            <w:pPr>
              <w:rPr>
                <w:ins w:id="48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10A980EF" w14:textId="77777777" w:rsidR="008C4FB1" w:rsidRPr="003D7BE0" w:rsidRDefault="008C4FB1" w:rsidP="00D1017C">
            <w:pPr>
              <w:rPr>
                <w:ins w:id="48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51C412C3" w14:textId="77777777" w:rsidR="008C4FB1" w:rsidRPr="003D7BE0" w:rsidRDefault="008C4FB1" w:rsidP="00D1017C">
            <w:pPr>
              <w:rPr>
                <w:ins w:id="48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6A1096AF" w14:textId="77777777" w:rsidR="008C4FB1" w:rsidRPr="003D7BE0" w:rsidRDefault="008C4FB1" w:rsidP="00D1017C">
            <w:pPr>
              <w:rPr>
                <w:ins w:id="48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19719B3B" w14:textId="77777777" w:rsidR="008C4FB1" w:rsidRPr="003D7BE0" w:rsidRDefault="008C4FB1" w:rsidP="00D1017C">
            <w:pPr>
              <w:rPr>
                <w:ins w:id="48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33BC8302" w14:textId="77777777" w:rsidTr="00D1017C">
        <w:trPr>
          <w:ins w:id="488" w:author="David Arndt" w:date="2026-09-25T20:09:00Z" w16du:dateUtc="2026-09-26T00:09:00Z"/>
        </w:trPr>
        <w:tc>
          <w:tcPr>
            <w:tcW w:w="2515" w:type="dxa"/>
          </w:tcPr>
          <w:p w14:paraId="4E1BE193" w14:textId="77777777" w:rsidR="008C4FB1" w:rsidRPr="003D7BE0" w:rsidRDefault="008C4FB1" w:rsidP="00D1017C">
            <w:pPr>
              <w:rPr>
                <w:ins w:id="48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1EA9A8E2" w14:textId="77777777" w:rsidR="008C4FB1" w:rsidRPr="003D7BE0" w:rsidRDefault="008C4FB1" w:rsidP="00D1017C">
            <w:pPr>
              <w:rPr>
                <w:ins w:id="49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6DC0AFD4" w14:textId="77777777" w:rsidR="008C4FB1" w:rsidRPr="003D7BE0" w:rsidRDefault="008C4FB1" w:rsidP="00D1017C">
            <w:pPr>
              <w:rPr>
                <w:ins w:id="49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14264E08" w14:textId="77777777" w:rsidR="008C4FB1" w:rsidRPr="003D7BE0" w:rsidRDefault="008C4FB1" w:rsidP="00D1017C">
            <w:pPr>
              <w:rPr>
                <w:ins w:id="49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1C8C3FAE" w14:textId="77777777" w:rsidR="008C4FB1" w:rsidRPr="003D7BE0" w:rsidRDefault="008C4FB1" w:rsidP="00D1017C">
            <w:pPr>
              <w:rPr>
                <w:ins w:id="49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4B73C795" w14:textId="77777777" w:rsidR="008C4FB1" w:rsidRPr="003D7BE0" w:rsidRDefault="008C4FB1" w:rsidP="00D1017C">
            <w:pPr>
              <w:rPr>
                <w:ins w:id="49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42ADAD7A" w14:textId="77777777" w:rsidTr="00D1017C">
        <w:trPr>
          <w:ins w:id="495" w:author="David Arndt" w:date="2026-09-25T20:09:00Z" w16du:dateUtc="2026-09-26T00:09:00Z"/>
        </w:trPr>
        <w:tc>
          <w:tcPr>
            <w:tcW w:w="2515" w:type="dxa"/>
          </w:tcPr>
          <w:p w14:paraId="25B7539E" w14:textId="77777777" w:rsidR="008C4FB1" w:rsidRPr="003D7BE0" w:rsidRDefault="008C4FB1" w:rsidP="00D1017C">
            <w:pPr>
              <w:rPr>
                <w:ins w:id="49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050F949E" w14:textId="77777777" w:rsidR="008C4FB1" w:rsidRPr="003D7BE0" w:rsidRDefault="008C4FB1" w:rsidP="00D1017C">
            <w:pPr>
              <w:rPr>
                <w:ins w:id="49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41C51810" w14:textId="77777777" w:rsidR="008C4FB1" w:rsidRPr="003D7BE0" w:rsidRDefault="008C4FB1" w:rsidP="00D1017C">
            <w:pPr>
              <w:rPr>
                <w:ins w:id="49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4138ED29" w14:textId="77777777" w:rsidR="008C4FB1" w:rsidRPr="003D7BE0" w:rsidRDefault="008C4FB1" w:rsidP="00D1017C">
            <w:pPr>
              <w:rPr>
                <w:ins w:id="49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3FEF2572" w14:textId="77777777" w:rsidR="008C4FB1" w:rsidRPr="003D7BE0" w:rsidRDefault="008C4FB1" w:rsidP="00D1017C">
            <w:pPr>
              <w:rPr>
                <w:ins w:id="50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547C614D" w14:textId="77777777" w:rsidR="008C4FB1" w:rsidRPr="003D7BE0" w:rsidRDefault="008C4FB1" w:rsidP="00D1017C">
            <w:pPr>
              <w:rPr>
                <w:ins w:id="50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58DDCEE1" w14:textId="77777777" w:rsidTr="00D1017C">
        <w:trPr>
          <w:ins w:id="502" w:author="David Arndt" w:date="2026-09-25T20:09:00Z" w16du:dateUtc="2026-09-26T00:09:00Z"/>
        </w:trPr>
        <w:tc>
          <w:tcPr>
            <w:tcW w:w="2515" w:type="dxa"/>
          </w:tcPr>
          <w:p w14:paraId="4204D1EE" w14:textId="77777777" w:rsidR="008C4FB1" w:rsidRPr="003D7BE0" w:rsidRDefault="008C4FB1" w:rsidP="00D1017C">
            <w:pPr>
              <w:rPr>
                <w:ins w:id="50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4DF675DF" w14:textId="77777777" w:rsidR="008C4FB1" w:rsidRPr="003D7BE0" w:rsidRDefault="008C4FB1" w:rsidP="00D1017C">
            <w:pPr>
              <w:rPr>
                <w:ins w:id="50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0314C0C2" w14:textId="77777777" w:rsidR="008C4FB1" w:rsidRPr="003D7BE0" w:rsidRDefault="008C4FB1" w:rsidP="00D1017C">
            <w:pPr>
              <w:rPr>
                <w:ins w:id="50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4E3396A9" w14:textId="77777777" w:rsidR="008C4FB1" w:rsidRPr="003D7BE0" w:rsidRDefault="008C4FB1" w:rsidP="00D1017C">
            <w:pPr>
              <w:rPr>
                <w:ins w:id="50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2C27B67A" w14:textId="77777777" w:rsidR="008C4FB1" w:rsidRPr="003D7BE0" w:rsidRDefault="008C4FB1" w:rsidP="00D1017C">
            <w:pPr>
              <w:rPr>
                <w:ins w:id="50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0A903214" w14:textId="77777777" w:rsidR="008C4FB1" w:rsidRPr="003D7BE0" w:rsidRDefault="008C4FB1" w:rsidP="00D1017C">
            <w:pPr>
              <w:rPr>
                <w:ins w:id="50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3FA379B4" w14:textId="77777777" w:rsidTr="00D1017C">
        <w:trPr>
          <w:ins w:id="509" w:author="David Arndt" w:date="2026-09-25T20:09:00Z" w16du:dateUtc="2026-09-26T00:09:00Z"/>
        </w:trPr>
        <w:tc>
          <w:tcPr>
            <w:tcW w:w="2515" w:type="dxa"/>
          </w:tcPr>
          <w:p w14:paraId="5D6B05CC" w14:textId="77777777" w:rsidR="008C4FB1" w:rsidRPr="003D7BE0" w:rsidRDefault="008C4FB1" w:rsidP="00D1017C">
            <w:pPr>
              <w:rPr>
                <w:ins w:id="51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6DCA548C" w14:textId="77777777" w:rsidR="008C4FB1" w:rsidRPr="003D7BE0" w:rsidRDefault="008C4FB1" w:rsidP="00D1017C">
            <w:pPr>
              <w:rPr>
                <w:ins w:id="51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061A7F37" w14:textId="77777777" w:rsidR="008C4FB1" w:rsidRPr="003D7BE0" w:rsidRDefault="008C4FB1" w:rsidP="00D1017C">
            <w:pPr>
              <w:rPr>
                <w:ins w:id="51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418F1A4D" w14:textId="77777777" w:rsidR="008C4FB1" w:rsidRPr="003D7BE0" w:rsidRDefault="008C4FB1" w:rsidP="00D1017C">
            <w:pPr>
              <w:rPr>
                <w:ins w:id="51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29F0D417" w14:textId="77777777" w:rsidR="008C4FB1" w:rsidRPr="003D7BE0" w:rsidRDefault="008C4FB1" w:rsidP="00D1017C">
            <w:pPr>
              <w:rPr>
                <w:ins w:id="51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17054136" w14:textId="77777777" w:rsidR="008C4FB1" w:rsidRPr="003D7BE0" w:rsidRDefault="008C4FB1" w:rsidP="00D1017C">
            <w:pPr>
              <w:rPr>
                <w:ins w:id="51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14831C1E" w14:textId="77777777" w:rsidTr="00D1017C">
        <w:trPr>
          <w:ins w:id="516" w:author="David Arndt" w:date="2026-09-25T20:09:00Z" w16du:dateUtc="2026-09-26T00:09:00Z"/>
        </w:trPr>
        <w:tc>
          <w:tcPr>
            <w:tcW w:w="2515" w:type="dxa"/>
          </w:tcPr>
          <w:p w14:paraId="3086A3B8" w14:textId="77777777" w:rsidR="008C4FB1" w:rsidRPr="003D7BE0" w:rsidRDefault="008C4FB1" w:rsidP="00D1017C">
            <w:pPr>
              <w:rPr>
                <w:ins w:id="51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3843A602" w14:textId="77777777" w:rsidR="008C4FB1" w:rsidRPr="003D7BE0" w:rsidRDefault="008C4FB1" w:rsidP="00D1017C">
            <w:pPr>
              <w:rPr>
                <w:ins w:id="51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16445E3D" w14:textId="77777777" w:rsidR="008C4FB1" w:rsidRPr="003D7BE0" w:rsidRDefault="008C4FB1" w:rsidP="00D1017C">
            <w:pPr>
              <w:rPr>
                <w:ins w:id="51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57E016E3" w14:textId="77777777" w:rsidR="008C4FB1" w:rsidRPr="003D7BE0" w:rsidRDefault="008C4FB1" w:rsidP="00D1017C">
            <w:pPr>
              <w:rPr>
                <w:ins w:id="52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4ADADC4E" w14:textId="77777777" w:rsidR="008C4FB1" w:rsidRPr="003D7BE0" w:rsidRDefault="008C4FB1" w:rsidP="00D1017C">
            <w:pPr>
              <w:rPr>
                <w:ins w:id="52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49426E02" w14:textId="77777777" w:rsidR="008C4FB1" w:rsidRPr="003D7BE0" w:rsidRDefault="008C4FB1" w:rsidP="00D1017C">
            <w:pPr>
              <w:rPr>
                <w:ins w:id="52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2A8E6BFF" w14:textId="77777777" w:rsidTr="00D1017C">
        <w:trPr>
          <w:ins w:id="523" w:author="David Arndt" w:date="2026-09-25T20:09:00Z" w16du:dateUtc="2026-09-26T00:09:00Z"/>
        </w:trPr>
        <w:tc>
          <w:tcPr>
            <w:tcW w:w="2515" w:type="dxa"/>
          </w:tcPr>
          <w:p w14:paraId="6EC73137" w14:textId="77777777" w:rsidR="008C4FB1" w:rsidRPr="003D7BE0" w:rsidRDefault="008C4FB1" w:rsidP="00D1017C">
            <w:pPr>
              <w:rPr>
                <w:ins w:id="52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6AB7EBDC" w14:textId="77777777" w:rsidR="008C4FB1" w:rsidRPr="003D7BE0" w:rsidRDefault="008C4FB1" w:rsidP="00D1017C">
            <w:pPr>
              <w:rPr>
                <w:ins w:id="52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2CE051E1" w14:textId="77777777" w:rsidR="008C4FB1" w:rsidRPr="003D7BE0" w:rsidRDefault="008C4FB1" w:rsidP="00D1017C">
            <w:pPr>
              <w:rPr>
                <w:ins w:id="52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34B2015A" w14:textId="77777777" w:rsidR="008C4FB1" w:rsidRPr="003D7BE0" w:rsidRDefault="008C4FB1" w:rsidP="00D1017C">
            <w:pPr>
              <w:rPr>
                <w:ins w:id="52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2BEAA0A7" w14:textId="77777777" w:rsidR="008C4FB1" w:rsidRPr="003D7BE0" w:rsidRDefault="008C4FB1" w:rsidP="00D1017C">
            <w:pPr>
              <w:rPr>
                <w:ins w:id="52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63220108" w14:textId="77777777" w:rsidR="008C4FB1" w:rsidRPr="003D7BE0" w:rsidRDefault="008C4FB1" w:rsidP="00D1017C">
            <w:pPr>
              <w:rPr>
                <w:ins w:id="52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23957CD9" w14:textId="77777777" w:rsidTr="00D1017C">
        <w:trPr>
          <w:ins w:id="530" w:author="David Arndt" w:date="2026-09-25T20:09:00Z" w16du:dateUtc="2026-09-26T00:09:00Z"/>
        </w:trPr>
        <w:tc>
          <w:tcPr>
            <w:tcW w:w="2515" w:type="dxa"/>
          </w:tcPr>
          <w:p w14:paraId="6CF0EA69" w14:textId="77777777" w:rsidR="008C4FB1" w:rsidRPr="003D7BE0" w:rsidRDefault="008C4FB1" w:rsidP="00D1017C">
            <w:pPr>
              <w:rPr>
                <w:ins w:id="53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715DB9B3" w14:textId="77777777" w:rsidR="008C4FB1" w:rsidRPr="003D7BE0" w:rsidRDefault="008C4FB1" w:rsidP="00D1017C">
            <w:pPr>
              <w:rPr>
                <w:ins w:id="53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33A9F619" w14:textId="77777777" w:rsidR="008C4FB1" w:rsidRPr="003D7BE0" w:rsidRDefault="008C4FB1" w:rsidP="00D1017C">
            <w:pPr>
              <w:rPr>
                <w:ins w:id="53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1A52F07B" w14:textId="77777777" w:rsidR="008C4FB1" w:rsidRPr="003D7BE0" w:rsidRDefault="008C4FB1" w:rsidP="00D1017C">
            <w:pPr>
              <w:rPr>
                <w:ins w:id="53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7AE05886" w14:textId="77777777" w:rsidR="008C4FB1" w:rsidRPr="003D7BE0" w:rsidRDefault="008C4FB1" w:rsidP="00D1017C">
            <w:pPr>
              <w:rPr>
                <w:ins w:id="53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0BB11594" w14:textId="77777777" w:rsidR="008C4FB1" w:rsidRPr="003D7BE0" w:rsidRDefault="008C4FB1" w:rsidP="00D1017C">
            <w:pPr>
              <w:rPr>
                <w:ins w:id="53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563EB304" w14:textId="77777777" w:rsidTr="00D1017C">
        <w:trPr>
          <w:ins w:id="537" w:author="David Arndt" w:date="2026-09-25T20:09:00Z" w16du:dateUtc="2026-09-26T00:09:00Z"/>
        </w:trPr>
        <w:tc>
          <w:tcPr>
            <w:tcW w:w="2515" w:type="dxa"/>
          </w:tcPr>
          <w:p w14:paraId="297CA837" w14:textId="77777777" w:rsidR="008C4FB1" w:rsidRPr="003D7BE0" w:rsidRDefault="008C4FB1" w:rsidP="00D1017C">
            <w:pPr>
              <w:rPr>
                <w:ins w:id="53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2E4E02C0" w14:textId="77777777" w:rsidR="008C4FB1" w:rsidRPr="003D7BE0" w:rsidRDefault="008C4FB1" w:rsidP="00D1017C">
            <w:pPr>
              <w:rPr>
                <w:ins w:id="53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01CC3F25" w14:textId="77777777" w:rsidR="008C4FB1" w:rsidRPr="003D7BE0" w:rsidRDefault="008C4FB1" w:rsidP="00D1017C">
            <w:pPr>
              <w:rPr>
                <w:ins w:id="54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139F152F" w14:textId="77777777" w:rsidR="008C4FB1" w:rsidRPr="003D7BE0" w:rsidRDefault="008C4FB1" w:rsidP="00D1017C">
            <w:pPr>
              <w:rPr>
                <w:ins w:id="54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58FC5C08" w14:textId="77777777" w:rsidR="008C4FB1" w:rsidRPr="003D7BE0" w:rsidRDefault="008C4FB1" w:rsidP="00D1017C">
            <w:pPr>
              <w:rPr>
                <w:ins w:id="54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646372F9" w14:textId="77777777" w:rsidR="008C4FB1" w:rsidRPr="003D7BE0" w:rsidRDefault="008C4FB1" w:rsidP="00D1017C">
            <w:pPr>
              <w:rPr>
                <w:ins w:id="54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6BA43012" w14:textId="77777777" w:rsidTr="00D1017C">
        <w:trPr>
          <w:ins w:id="544" w:author="David Arndt" w:date="2026-09-25T20:09:00Z" w16du:dateUtc="2026-09-26T00:09:00Z"/>
        </w:trPr>
        <w:tc>
          <w:tcPr>
            <w:tcW w:w="2515" w:type="dxa"/>
          </w:tcPr>
          <w:p w14:paraId="7C1DF437" w14:textId="77777777" w:rsidR="008C4FB1" w:rsidRPr="003D7BE0" w:rsidRDefault="008C4FB1" w:rsidP="00D1017C">
            <w:pPr>
              <w:rPr>
                <w:ins w:id="54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242EE209" w14:textId="77777777" w:rsidR="008C4FB1" w:rsidRPr="003D7BE0" w:rsidRDefault="008C4FB1" w:rsidP="00D1017C">
            <w:pPr>
              <w:rPr>
                <w:ins w:id="54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35A23715" w14:textId="77777777" w:rsidR="008C4FB1" w:rsidRPr="003D7BE0" w:rsidRDefault="008C4FB1" w:rsidP="00D1017C">
            <w:pPr>
              <w:rPr>
                <w:ins w:id="54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2B27E2DE" w14:textId="77777777" w:rsidR="008C4FB1" w:rsidRPr="003D7BE0" w:rsidRDefault="008C4FB1" w:rsidP="00D1017C">
            <w:pPr>
              <w:rPr>
                <w:ins w:id="54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34372801" w14:textId="77777777" w:rsidR="008C4FB1" w:rsidRPr="003D7BE0" w:rsidRDefault="008C4FB1" w:rsidP="00D1017C">
            <w:pPr>
              <w:rPr>
                <w:ins w:id="54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43068189" w14:textId="77777777" w:rsidR="008C4FB1" w:rsidRPr="003D7BE0" w:rsidRDefault="008C4FB1" w:rsidP="00D1017C">
            <w:pPr>
              <w:rPr>
                <w:ins w:id="55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65E6FC82" w14:textId="77777777" w:rsidTr="00D1017C">
        <w:trPr>
          <w:ins w:id="551" w:author="David Arndt" w:date="2026-09-25T20:09:00Z" w16du:dateUtc="2026-09-26T00:09:00Z"/>
        </w:trPr>
        <w:tc>
          <w:tcPr>
            <w:tcW w:w="2515" w:type="dxa"/>
          </w:tcPr>
          <w:p w14:paraId="2C0B8D50" w14:textId="77777777" w:rsidR="008C4FB1" w:rsidRPr="003D7BE0" w:rsidRDefault="008C4FB1" w:rsidP="00D1017C">
            <w:pPr>
              <w:rPr>
                <w:ins w:id="55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5238FA79" w14:textId="77777777" w:rsidR="008C4FB1" w:rsidRPr="003D7BE0" w:rsidRDefault="008C4FB1" w:rsidP="00D1017C">
            <w:pPr>
              <w:rPr>
                <w:ins w:id="55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6EEDC793" w14:textId="77777777" w:rsidR="008C4FB1" w:rsidRPr="003D7BE0" w:rsidRDefault="008C4FB1" w:rsidP="00D1017C">
            <w:pPr>
              <w:rPr>
                <w:ins w:id="55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330E4784" w14:textId="77777777" w:rsidR="008C4FB1" w:rsidRPr="003D7BE0" w:rsidRDefault="008C4FB1" w:rsidP="00D1017C">
            <w:pPr>
              <w:rPr>
                <w:ins w:id="55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45DA6932" w14:textId="77777777" w:rsidR="008C4FB1" w:rsidRPr="003D7BE0" w:rsidRDefault="008C4FB1" w:rsidP="00D1017C">
            <w:pPr>
              <w:rPr>
                <w:ins w:id="55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67027FA0" w14:textId="77777777" w:rsidR="008C4FB1" w:rsidRPr="003D7BE0" w:rsidRDefault="008C4FB1" w:rsidP="00D1017C">
            <w:pPr>
              <w:rPr>
                <w:ins w:id="55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44EDAE76" w14:textId="77777777" w:rsidTr="00D1017C">
        <w:trPr>
          <w:ins w:id="558" w:author="David Arndt" w:date="2026-09-25T20:09:00Z" w16du:dateUtc="2026-09-26T00:09:00Z"/>
        </w:trPr>
        <w:tc>
          <w:tcPr>
            <w:tcW w:w="2515" w:type="dxa"/>
          </w:tcPr>
          <w:p w14:paraId="5A45356E" w14:textId="77777777" w:rsidR="008C4FB1" w:rsidRPr="003D7BE0" w:rsidRDefault="008C4FB1" w:rsidP="00D1017C">
            <w:pPr>
              <w:rPr>
                <w:ins w:id="55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2C1F90A8" w14:textId="77777777" w:rsidR="008C4FB1" w:rsidRPr="003D7BE0" w:rsidRDefault="008C4FB1" w:rsidP="00D1017C">
            <w:pPr>
              <w:rPr>
                <w:ins w:id="56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51FD52C0" w14:textId="77777777" w:rsidR="008C4FB1" w:rsidRPr="003D7BE0" w:rsidRDefault="008C4FB1" w:rsidP="00D1017C">
            <w:pPr>
              <w:rPr>
                <w:ins w:id="56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7E5C61CB" w14:textId="77777777" w:rsidR="008C4FB1" w:rsidRPr="003D7BE0" w:rsidRDefault="008C4FB1" w:rsidP="00D1017C">
            <w:pPr>
              <w:rPr>
                <w:ins w:id="56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3920A4FA" w14:textId="77777777" w:rsidR="008C4FB1" w:rsidRPr="003D7BE0" w:rsidRDefault="008C4FB1" w:rsidP="00D1017C">
            <w:pPr>
              <w:rPr>
                <w:ins w:id="56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3465EACE" w14:textId="77777777" w:rsidR="008C4FB1" w:rsidRPr="003D7BE0" w:rsidRDefault="008C4FB1" w:rsidP="00D1017C">
            <w:pPr>
              <w:rPr>
                <w:ins w:id="56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344501A8" w14:textId="77777777" w:rsidTr="00D1017C">
        <w:trPr>
          <w:ins w:id="565" w:author="David Arndt" w:date="2026-09-25T20:09:00Z" w16du:dateUtc="2026-09-26T00:09:00Z"/>
        </w:trPr>
        <w:tc>
          <w:tcPr>
            <w:tcW w:w="2515" w:type="dxa"/>
          </w:tcPr>
          <w:p w14:paraId="47A8F7EE" w14:textId="77777777" w:rsidR="008C4FB1" w:rsidRPr="003D7BE0" w:rsidRDefault="008C4FB1" w:rsidP="00D1017C">
            <w:pPr>
              <w:rPr>
                <w:ins w:id="56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383C2FCA" w14:textId="77777777" w:rsidR="008C4FB1" w:rsidRPr="003D7BE0" w:rsidRDefault="008C4FB1" w:rsidP="00D1017C">
            <w:pPr>
              <w:rPr>
                <w:ins w:id="56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78023969" w14:textId="77777777" w:rsidR="008C4FB1" w:rsidRPr="003D7BE0" w:rsidRDefault="008C4FB1" w:rsidP="00D1017C">
            <w:pPr>
              <w:rPr>
                <w:ins w:id="56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086179F8" w14:textId="77777777" w:rsidR="008C4FB1" w:rsidRPr="003D7BE0" w:rsidRDefault="008C4FB1" w:rsidP="00D1017C">
            <w:pPr>
              <w:rPr>
                <w:ins w:id="56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1E90C622" w14:textId="77777777" w:rsidR="008C4FB1" w:rsidRPr="003D7BE0" w:rsidRDefault="008C4FB1" w:rsidP="00D1017C">
            <w:pPr>
              <w:rPr>
                <w:ins w:id="57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330DD22E" w14:textId="77777777" w:rsidR="008C4FB1" w:rsidRPr="003D7BE0" w:rsidRDefault="008C4FB1" w:rsidP="00D1017C">
            <w:pPr>
              <w:rPr>
                <w:ins w:id="57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7AB8BDC8" w14:textId="77777777" w:rsidTr="00D1017C">
        <w:trPr>
          <w:ins w:id="572" w:author="David Arndt" w:date="2026-09-25T20:09:00Z" w16du:dateUtc="2026-09-26T00:09:00Z"/>
        </w:trPr>
        <w:tc>
          <w:tcPr>
            <w:tcW w:w="2515" w:type="dxa"/>
          </w:tcPr>
          <w:p w14:paraId="42FEBBB3" w14:textId="77777777" w:rsidR="008C4FB1" w:rsidRPr="003D7BE0" w:rsidRDefault="008C4FB1" w:rsidP="00D1017C">
            <w:pPr>
              <w:rPr>
                <w:ins w:id="57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41739EDD" w14:textId="77777777" w:rsidR="008C4FB1" w:rsidRPr="003D7BE0" w:rsidRDefault="008C4FB1" w:rsidP="00D1017C">
            <w:pPr>
              <w:rPr>
                <w:ins w:id="57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0BA26027" w14:textId="77777777" w:rsidR="008C4FB1" w:rsidRPr="003D7BE0" w:rsidRDefault="008C4FB1" w:rsidP="00D1017C">
            <w:pPr>
              <w:rPr>
                <w:ins w:id="57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6F4F5FCD" w14:textId="77777777" w:rsidR="008C4FB1" w:rsidRPr="003D7BE0" w:rsidRDefault="008C4FB1" w:rsidP="00D1017C">
            <w:pPr>
              <w:rPr>
                <w:ins w:id="57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531B3F0C" w14:textId="77777777" w:rsidR="008C4FB1" w:rsidRPr="003D7BE0" w:rsidRDefault="008C4FB1" w:rsidP="00D1017C">
            <w:pPr>
              <w:rPr>
                <w:ins w:id="57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574E87B3" w14:textId="77777777" w:rsidR="008C4FB1" w:rsidRPr="003D7BE0" w:rsidRDefault="008C4FB1" w:rsidP="00D1017C">
            <w:pPr>
              <w:rPr>
                <w:ins w:id="57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5E69B28E" w14:textId="77777777" w:rsidTr="00D1017C">
        <w:trPr>
          <w:ins w:id="579" w:author="David Arndt" w:date="2026-09-25T20:09:00Z" w16du:dateUtc="2026-09-26T00:09:00Z"/>
        </w:trPr>
        <w:tc>
          <w:tcPr>
            <w:tcW w:w="2515" w:type="dxa"/>
          </w:tcPr>
          <w:p w14:paraId="03F7E2D4" w14:textId="77777777" w:rsidR="008C4FB1" w:rsidRPr="003D7BE0" w:rsidRDefault="008C4FB1" w:rsidP="00D1017C">
            <w:pPr>
              <w:rPr>
                <w:ins w:id="58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57C59CFB" w14:textId="77777777" w:rsidR="008C4FB1" w:rsidRPr="003D7BE0" w:rsidRDefault="008C4FB1" w:rsidP="00D1017C">
            <w:pPr>
              <w:rPr>
                <w:ins w:id="58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53242B57" w14:textId="77777777" w:rsidR="008C4FB1" w:rsidRPr="003D7BE0" w:rsidRDefault="008C4FB1" w:rsidP="00D1017C">
            <w:pPr>
              <w:rPr>
                <w:ins w:id="58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2D9F807F" w14:textId="77777777" w:rsidR="008C4FB1" w:rsidRPr="003D7BE0" w:rsidRDefault="008C4FB1" w:rsidP="00D1017C">
            <w:pPr>
              <w:rPr>
                <w:ins w:id="58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5B116472" w14:textId="77777777" w:rsidR="008C4FB1" w:rsidRPr="003D7BE0" w:rsidRDefault="008C4FB1" w:rsidP="00D1017C">
            <w:pPr>
              <w:rPr>
                <w:ins w:id="58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45476139" w14:textId="77777777" w:rsidR="008C4FB1" w:rsidRPr="003D7BE0" w:rsidRDefault="008C4FB1" w:rsidP="00D1017C">
            <w:pPr>
              <w:rPr>
                <w:ins w:id="58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59EDE8EF" w14:textId="77777777" w:rsidTr="00D1017C">
        <w:trPr>
          <w:ins w:id="586" w:author="David Arndt" w:date="2026-09-25T20:09:00Z" w16du:dateUtc="2026-09-26T00:09:00Z"/>
        </w:trPr>
        <w:tc>
          <w:tcPr>
            <w:tcW w:w="2515" w:type="dxa"/>
          </w:tcPr>
          <w:p w14:paraId="5781E15D" w14:textId="77777777" w:rsidR="008C4FB1" w:rsidRPr="003D7BE0" w:rsidRDefault="008C4FB1" w:rsidP="00D1017C">
            <w:pPr>
              <w:rPr>
                <w:ins w:id="58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2CAF7ED5" w14:textId="77777777" w:rsidR="008C4FB1" w:rsidRPr="003D7BE0" w:rsidRDefault="008C4FB1" w:rsidP="00D1017C">
            <w:pPr>
              <w:rPr>
                <w:ins w:id="58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63A1873F" w14:textId="77777777" w:rsidR="008C4FB1" w:rsidRPr="003D7BE0" w:rsidRDefault="008C4FB1" w:rsidP="00D1017C">
            <w:pPr>
              <w:rPr>
                <w:ins w:id="58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46CE5BDF" w14:textId="77777777" w:rsidR="008C4FB1" w:rsidRPr="003D7BE0" w:rsidRDefault="008C4FB1" w:rsidP="00D1017C">
            <w:pPr>
              <w:rPr>
                <w:ins w:id="59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75A747A2" w14:textId="77777777" w:rsidR="008C4FB1" w:rsidRPr="003D7BE0" w:rsidRDefault="008C4FB1" w:rsidP="00D1017C">
            <w:pPr>
              <w:rPr>
                <w:ins w:id="59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2D7418F3" w14:textId="77777777" w:rsidR="008C4FB1" w:rsidRPr="003D7BE0" w:rsidRDefault="008C4FB1" w:rsidP="00D1017C">
            <w:pPr>
              <w:rPr>
                <w:ins w:id="59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29A29CFD" w14:textId="77777777" w:rsidTr="00D1017C">
        <w:trPr>
          <w:ins w:id="593" w:author="David Arndt" w:date="2026-09-25T20:09:00Z" w16du:dateUtc="2026-09-26T00:09:00Z"/>
        </w:trPr>
        <w:tc>
          <w:tcPr>
            <w:tcW w:w="2515" w:type="dxa"/>
          </w:tcPr>
          <w:p w14:paraId="6D346447" w14:textId="77777777" w:rsidR="008C4FB1" w:rsidRPr="003D7BE0" w:rsidRDefault="008C4FB1" w:rsidP="00D1017C">
            <w:pPr>
              <w:rPr>
                <w:ins w:id="59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  <w:ins w:id="595" w:author="David Arndt" w:date="2026-09-25T20:09:00Z" w16du:dateUtc="2026-09-26T00:09:00Z">
              <w:r>
                <w:rPr>
                  <w:rFonts w:ascii="Arial" w:hAnsi="Arial" w:cs="Arial"/>
                  <w:sz w:val="16"/>
                  <w:szCs w:val="16"/>
                </w:rPr>
                <w:t>HARDWARE</w:t>
              </w:r>
            </w:ins>
          </w:p>
        </w:tc>
        <w:tc>
          <w:tcPr>
            <w:tcW w:w="1041" w:type="dxa"/>
          </w:tcPr>
          <w:p w14:paraId="0DF7D6BB" w14:textId="77777777" w:rsidR="008C4FB1" w:rsidRPr="003D7BE0" w:rsidRDefault="008C4FB1" w:rsidP="00D1017C">
            <w:pPr>
              <w:rPr>
                <w:ins w:id="59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77F57CCD" w14:textId="77777777" w:rsidR="008C4FB1" w:rsidRPr="003D7BE0" w:rsidRDefault="008C4FB1" w:rsidP="00D1017C">
            <w:pPr>
              <w:rPr>
                <w:ins w:id="59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1FC1BF82" w14:textId="77777777" w:rsidR="008C4FB1" w:rsidRPr="003D7BE0" w:rsidRDefault="008C4FB1" w:rsidP="00D1017C">
            <w:pPr>
              <w:rPr>
                <w:ins w:id="59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66DC9B71" w14:textId="77777777" w:rsidR="008C4FB1" w:rsidRPr="003D7BE0" w:rsidRDefault="008C4FB1" w:rsidP="00D1017C">
            <w:pPr>
              <w:rPr>
                <w:ins w:id="59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38442740" w14:textId="77777777" w:rsidR="008C4FB1" w:rsidRPr="003D7BE0" w:rsidRDefault="008C4FB1" w:rsidP="00D1017C">
            <w:pPr>
              <w:rPr>
                <w:ins w:id="60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22BCC99D" w14:textId="77777777" w:rsidTr="00D1017C">
        <w:trPr>
          <w:ins w:id="601" w:author="David Arndt" w:date="2026-09-25T20:09:00Z" w16du:dateUtc="2026-09-26T00:09:00Z"/>
        </w:trPr>
        <w:tc>
          <w:tcPr>
            <w:tcW w:w="2515" w:type="dxa"/>
          </w:tcPr>
          <w:p w14:paraId="12D5027C" w14:textId="77777777" w:rsidR="008C4FB1" w:rsidRPr="003D7BE0" w:rsidRDefault="008C4FB1" w:rsidP="00D1017C">
            <w:pPr>
              <w:rPr>
                <w:ins w:id="60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10CD16E8" w14:textId="77777777" w:rsidR="008C4FB1" w:rsidRPr="003D7BE0" w:rsidRDefault="008C4FB1" w:rsidP="00D1017C">
            <w:pPr>
              <w:rPr>
                <w:ins w:id="60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26F47D2D" w14:textId="77777777" w:rsidR="008C4FB1" w:rsidRPr="003D7BE0" w:rsidRDefault="008C4FB1" w:rsidP="00D1017C">
            <w:pPr>
              <w:rPr>
                <w:ins w:id="60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0C72F859" w14:textId="77777777" w:rsidR="008C4FB1" w:rsidRPr="003D7BE0" w:rsidRDefault="008C4FB1" w:rsidP="00D1017C">
            <w:pPr>
              <w:rPr>
                <w:ins w:id="60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31AE2F5F" w14:textId="77777777" w:rsidR="008C4FB1" w:rsidRPr="003D7BE0" w:rsidRDefault="008C4FB1" w:rsidP="00D1017C">
            <w:pPr>
              <w:rPr>
                <w:ins w:id="60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025C1C78" w14:textId="77777777" w:rsidR="008C4FB1" w:rsidRPr="003D7BE0" w:rsidRDefault="008C4FB1" w:rsidP="00D1017C">
            <w:pPr>
              <w:rPr>
                <w:ins w:id="60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670E1874" w14:textId="77777777" w:rsidTr="00D1017C">
        <w:trPr>
          <w:ins w:id="608" w:author="David Arndt" w:date="2026-09-25T20:09:00Z" w16du:dateUtc="2026-09-26T00:09:00Z"/>
        </w:trPr>
        <w:tc>
          <w:tcPr>
            <w:tcW w:w="2515" w:type="dxa"/>
          </w:tcPr>
          <w:p w14:paraId="79D70C00" w14:textId="77777777" w:rsidR="008C4FB1" w:rsidRPr="003D7BE0" w:rsidRDefault="008C4FB1" w:rsidP="00D1017C">
            <w:pPr>
              <w:rPr>
                <w:ins w:id="60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49F45DDA" w14:textId="77777777" w:rsidR="008C4FB1" w:rsidRPr="003D7BE0" w:rsidRDefault="008C4FB1" w:rsidP="00D1017C">
            <w:pPr>
              <w:rPr>
                <w:ins w:id="61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3EC145CB" w14:textId="77777777" w:rsidR="008C4FB1" w:rsidRPr="003D7BE0" w:rsidRDefault="008C4FB1" w:rsidP="00D1017C">
            <w:pPr>
              <w:rPr>
                <w:ins w:id="61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179F4F2C" w14:textId="77777777" w:rsidR="008C4FB1" w:rsidRPr="003D7BE0" w:rsidRDefault="008C4FB1" w:rsidP="00D1017C">
            <w:pPr>
              <w:rPr>
                <w:ins w:id="61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55ACF6F7" w14:textId="77777777" w:rsidR="008C4FB1" w:rsidRPr="003D7BE0" w:rsidRDefault="008C4FB1" w:rsidP="00D1017C">
            <w:pPr>
              <w:rPr>
                <w:ins w:id="61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678B5378" w14:textId="77777777" w:rsidR="008C4FB1" w:rsidRPr="003D7BE0" w:rsidRDefault="008C4FB1" w:rsidP="00D1017C">
            <w:pPr>
              <w:rPr>
                <w:ins w:id="61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13F64FAF" w14:textId="77777777" w:rsidTr="00D1017C">
        <w:trPr>
          <w:ins w:id="615" w:author="David Arndt" w:date="2026-09-25T20:09:00Z" w16du:dateUtc="2026-09-26T00:09:00Z"/>
        </w:trPr>
        <w:tc>
          <w:tcPr>
            <w:tcW w:w="2515" w:type="dxa"/>
          </w:tcPr>
          <w:p w14:paraId="5BA40D9A" w14:textId="77777777" w:rsidR="008C4FB1" w:rsidRPr="003D7BE0" w:rsidRDefault="008C4FB1" w:rsidP="00D1017C">
            <w:pPr>
              <w:rPr>
                <w:ins w:id="61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3FAAB253" w14:textId="77777777" w:rsidR="008C4FB1" w:rsidRPr="003D7BE0" w:rsidRDefault="008C4FB1" w:rsidP="00D1017C">
            <w:pPr>
              <w:rPr>
                <w:ins w:id="61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1287EAC7" w14:textId="77777777" w:rsidR="008C4FB1" w:rsidRPr="003D7BE0" w:rsidRDefault="008C4FB1" w:rsidP="00D1017C">
            <w:pPr>
              <w:rPr>
                <w:ins w:id="61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034698DB" w14:textId="77777777" w:rsidR="008C4FB1" w:rsidRPr="003D7BE0" w:rsidRDefault="008C4FB1" w:rsidP="00D1017C">
            <w:pPr>
              <w:rPr>
                <w:ins w:id="61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4662C4C0" w14:textId="77777777" w:rsidR="008C4FB1" w:rsidRPr="003D7BE0" w:rsidRDefault="008C4FB1" w:rsidP="00D1017C">
            <w:pPr>
              <w:rPr>
                <w:ins w:id="62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5622E69F" w14:textId="77777777" w:rsidR="008C4FB1" w:rsidRPr="003D7BE0" w:rsidRDefault="008C4FB1" w:rsidP="00D1017C">
            <w:pPr>
              <w:rPr>
                <w:ins w:id="62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367C26BC" w14:textId="77777777" w:rsidTr="00D1017C">
        <w:trPr>
          <w:ins w:id="622" w:author="David Arndt" w:date="2026-09-25T20:09:00Z" w16du:dateUtc="2026-09-26T00:09:00Z"/>
        </w:trPr>
        <w:tc>
          <w:tcPr>
            <w:tcW w:w="2515" w:type="dxa"/>
          </w:tcPr>
          <w:p w14:paraId="645EAC06" w14:textId="77777777" w:rsidR="008C4FB1" w:rsidRPr="003D7BE0" w:rsidRDefault="008C4FB1" w:rsidP="00D1017C">
            <w:pPr>
              <w:rPr>
                <w:ins w:id="62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1EFA4430" w14:textId="77777777" w:rsidR="008C4FB1" w:rsidRPr="003D7BE0" w:rsidRDefault="008C4FB1" w:rsidP="00D1017C">
            <w:pPr>
              <w:rPr>
                <w:ins w:id="62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0216AF65" w14:textId="77777777" w:rsidR="008C4FB1" w:rsidRPr="003D7BE0" w:rsidRDefault="008C4FB1" w:rsidP="00D1017C">
            <w:pPr>
              <w:rPr>
                <w:ins w:id="62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3B5373E2" w14:textId="77777777" w:rsidR="008C4FB1" w:rsidRPr="003D7BE0" w:rsidRDefault="008C4FB1" w:rsidP="00D1017C">
            <w:pPr>
              <w:rPr>
                <w:ins w:id="62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0B9175CE" w14:textId="77777777" w:rsidR="008C4FB1" w:rsidRPr="003D7BE0" w:rsidRDefault="008C4FB1" w:rsidP="00D1017C">
            <w:pPr>
              <w:rPr>
                <w:ins w:id="62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66611C00" w14:textId="77777777" w:rsidR="008C4FB1" w:rsidRPr="003D7BE0" w:rsidRDefault="008C4FB1" w:rsidP="00D1017C">
            <w:pPr>
              <w:rPr>
                <w:ins w:id="62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6A8D7B5C" w14:textId="77777777" w:rsidTr="00D1017C">
        <w:trPr>
          <w:ins w:id="629" w:author="David Arndt" w:date="2026-09-25T20:09:00Z" w16du:dateUtc="2026-09-26T00:09:00Z"/>
        </w:trPr>
        <w:tc>
          <w:tcPr>
            <w:tcW w:w="2515" w:type="dxa"/>
          </w:tcPr>
          <w:p w14:paraId="573BD9D0" w14:textId="77777777" w:rsidR="008C4FB1" w:rsidRPr="003D7BE0" w:rsidRDefault="008C4FB1" w:rsidP="00D1017C">
            <w:pPr>
              <w:rPr>
                <w:ins w:id="63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2E1FE737" w14:textId="77777777" w:rsidR="008C4FB1" w:rsidRPr="003D7BE0" w:rsidRDefault="008C4FB1" w:rsidP="00D1017C">
            <w:pPr>
              <w:rPr>
                <w:ins w:id="63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18F5FCFA" w14:textId="77777777" w:rsidR="008C4FB1" w:rsidRPr="003D7BE0" w:rsidRDefault="008C4FB1" w:rsidP="00D1017C">
            <w:pPr>
              <w:rPr>
                <w:ins w:id="63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2FF6CE0D" w14:textId="77777777" w:rsidR="008C4FB1" w:rsidRPr="003D7BE0" w:rsidRDefault="008C4FB1" w:rsidP="00D1017C">
            <w:pPr>
              <w:rPr>
                <w:ins w:id="63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2A4B8A49" w14:textId="77777777" w:rsidR="008C4FB1" w:rsidRPr="003D7BE0" w:rsidRDefault="008C4FB1" w:rsidP="00D1017C">
            <w:pPr>
              <w:rPr>
                <w:ins w:id="63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2F04E9E3" w14:textId="77777777" w:rsidR="008C4FB1" w:rsidRPr="003D7BE0" w:rsidRDefault="008C4FB1" w:rsidP="00D1017C">
            <w:pPr>
              <w:rPr>
                <w:ins w:id="63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675DBAF3" w14:textId="77777777" w:rsidTr="00D1017C">
        <w:trPr>
          <w:ins w:id="636" w:author="David Arndt" w:date="2026-09-25T20:09:00Z" w16du:dateUtc="2026-09-26T00:09:00Z"/>
        </w:trPr>
        <w:tc>
          <w:tcPr>
            <w:tcW w:w="2515" w:type="dxa"/>
          </w:tcPr>
          <w:p w14:paraId="7D3686A0" w14:textId="77777777" w:rsidR="008C4FB1" w:rsidRPr="003D7BE0" w:rsidRDefault="008C4FB1" w:rsidP="00D1017C">
            <w:pPr>
              <w:rPr>
                <w:ins w:id="63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2FD7B644" w14:textId="77777777" w:rsidR="008C4FB1" w:rsidRPr="003D7BE0" w:rsidRDefault="008C4FB1" w:rsidP="00D1017C">
            <w:pPr>
              <w:rPr>
                <w:ins w:id="63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01781836" w14:textId="77777777" w:rsidR="008C4FB1" w:rsidRPr="003D7BE0" w:rsidRDefault="008C4FB1" w:rsidP="00D1017C">
            <w:pPr>
              <w:rPr>
                <w:ins w:id="63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77458A5C" w14:textId="77777777" w:rsidR="008C4FB1" w:rsidRPr="003D7BE0" w:rsidRDefault="008C4FB1" w:rsidP="00D1017C">
            <w:pPr>
              <w:rPr>
                <w:ins w:id="64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41D9D4D9" w14:textId="77777777" w:rsidR="008C4FB1" w:rsidRPr="003D7BE0" w:rsidRDefault="008C4FB1" w:rsidP="00D1017C">
            <w:pPr>
              <w:rPr>
                <w:ins w:id="64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5CC75D93" w14:textId="77777777" w:rsidR="008C4FB1" w:rsidRPr="003D7BE0" w:rsidRDefault="008C4FB1" w:rsidP="00D1017C">
            <w:pPr>
              <w:rPr>
                <w:ins w:id="64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15F6A5E0" w14:textId="77777777" w:rsidTr="00D1017C">
        <w:trPr>
          <w:ins w:id="643" w:author="David Arndt" w:date="2026-09-25T20:09:00Z" w16du:dateUtc="2026-09-26T00:09:00Z"/>
        </w:trPr>
        <w:tc>
          <w:tcPr>
            <w:tcW w:w="2515" w:type="dxa"/>
          </w:tcPr>
          <w:p w14:paraId="2095DC08" w14:textId="77777777" w:rsidR="008C4FB1" w:rsidRPr="003D7BE0" w:rsidRDefault="008C4FB1" w:rsidP="00D1017C">
            <w:pPr>
              <w:rPr>
                <w:ins w:id="64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  <w:ins w:id="645" w:author="David Arndt" w:date="2026-09-25T20:09:00Z" w16du:dateUtc="2026-09-26T00:09:00Z">
              <w:r>
                <w:rPr>
                  <w:rFonts w:ascii="Arial" w:hAnsi="Arial" w:cs="Arial"/>
                  <w:sz w:val="16"/>
                  <w:szCs w:val="16"/>
                </w:rPr>
                <w:t>ADDITIONAL MATERIAL</w:t>
              </w:r>
            </w:ins>
          </w:p>
        </w:tc>
        <w:tc>
          <w:tcPr>
            <w:tcW w:w="1041" w:type="dxa"/>
          </w:tcPr>
          <w:p w14:paraId="3026D8AD" w14:textId="77777777" w:rsidR="008C4FB1" w:rsidRPr="003D7BE0" w:rsidRDefault="008C4FB1" w:rsidP="00D1017C">
            <w:pPr>
              <w:rPr>
                <w:ins w:id="64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5D534069" w14:textId="77777777" w:rsidR="008C4FB1" w:rsidRPr="003D7BE0" w:rsidRDefault="008C4FB1" w:rsidP="00D1017C">
            <w:pPr>
              <w:rPr>
                <w:ins w:id="64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5DDAD4A2" w14:textId="77777777" w:rsidR="008C4FB1" w:rsidRPr="003D7BE0" w:rsidRDefault="008C4FB1" w:rsidP="00D1017C">
            <w:pPr>
              <w:rPr>
                <w:ins w:id="64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2F1C388C" w14:textId="77777777" w:rsidR="008C4FB1" w:rsidRPr="003D7BE0" w:rsidRDefault="008C4FB1" w:rsidP="00D1017C">
            <w:pPr>
              <w:rPr>
                <w:ins w:id="64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68B229B3" w14:textId="77777777" w:rsidR="008C4FB1" w:rsidRPr="003D7BE0" w:rsidRDefault="008C4FB1" w:rsidP="00D1017C">
            <w:pPr>
              <w:rPr>
                <w:ins w:id="65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4D67A102" w14:textId="77777777" w:rsidTr="00D1017C">
        <w:trPr>
          <w:ins w:id="651" w:author="David Arndt" w:date="2026-09-25T20:09:00Z" w16du:dateUtc="2026-09-26T00:09:00Z"/>
        </w:trPr>
        <w:tc>
          <w:tcPr>
            <w:tcW w:w="2515" w:type="dxa"/>
          </w:tcPr>
          <w:p w14:paraId="78852B12" w14:textId="77777777" w:rsidR="008C4FB1" w:rsidRPr="003D7BE0" w:rsidRDefault="008C4FB1" w:rsidP="00D1017C">
            <w:pPr>
              <w:rPr>
                <w:ins w:id="65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27D25677" w14:textId="77777777" w:rsidR="008C4FB1" w:rsidRPr="003D7BE0" w:rsidRDefault="008C4FB1" w:rsidP="00D1017C">
            <w:pPr>
              <w:rPr>
                <w:ins w:id="65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4B4BCF8C" w14:textId="77777777" w:rsidR="008C4FB1" w:rsidRPr="003D7BE0" w:rsidRDefault="008C4FB1" w:rsidP="00D1017C">
            <w:pPr>
              <w:rPr>
                <w:ins w:id="65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3666102B" w14:textId="77777777" w:rsidR="008C4FB1" w:rsidRPr="003D7BE0" w:rsidRDefault="008C4FB1" w:rsidP="00D1017C">
            <w:pPr>
              <w:rPr>
                <w:ins w:id="65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04870117" w14:textId="77777777" w:rsidR="008C4FB1" w:rsidRPr="003D7BE0" w:rsidRDefault="008C4FB1" w:rsidP="00D1017C">
            <w:pPr>
              <w:rPr>
                <w:ins w:id="65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4A417D10" w14:textId="77777777" w:rsidR="008C4FB1" w:rsidRPr="003D7BE0" w:rsidRDefault="008C4FB1" w:rsidP="00D1017C">
            <w:pPr>
              <w:rPr>
                <w:ins w:id="65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27B85DBB" w14:textId="77777777" w:rsidTr="00D1017C">
        <w:trPr>
          <w:ins w:id="658" w:author="David Arndt" w:date="2026-09-25T20:09:00Z" w16du:dateUtc="2026-09-26T00:09:00Z"/>
        </w:trPr>
        <w:tc>
          <w:tcPr>
            <w:tcW w:w="2515" w:type="dxa"/>
          </w:tcPr>
          <w:p w14:paraId="5A330A2E" w14:textId="77777777" w:rsidR="008C4FB1" w:rsidRPr="003D7BE0" w:rsidRDefault="008C4FB1" w:rsidP="00D1017C">
            <w:pPr>
              <w:rPr>
                <w:ins w:id="65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731A6066" w14:textId="77777777" w:rsidR="008C4FB1" w:rsidRPr="003D7BE0" w:rsidRDefault="008C4FB1" w:rsidP="00D1017C">
            <w:pPr>
              <w:rPr>
                <w:ins w:id="66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55F11327" w14:textId="77777777" w:rsidR="008C4FB1" w:rsidRPr="003D7BE0" w:rsidRDefault="008C4FB1" w:rsidP="00D1017C">
            <w:pPr>
              <w:rPr>
                <w:ins w:id="66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1C78A0CD" w14:textId="77777777" w:rsidR="008C4FB1" w:rsidRPr="003D7BE0" w:rsidRDefault="008C4FB1" w:rsidP="00D1017C">
            <w:pPr>
              <w:rPr>
                <w:ins w:id="66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5ABDA5F2" w14:textId="77777777" w:rsidR="008C4FB1" w:rsidRPr="003D7BE0" w:rsidRDefault="008C4FB1" w:rsidP="00D1017C">
            <w:pPr>
              <w:rPr>
                <w:ins w:id="66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38942E13" w14:textId="77777777" w:rsidR="008C4FB1" w:rsidRPr="003D7BE0" w:rsidRDefault="008C4FB1" w:rsidP="00D1017C">
            <w:pPr>
              <w:rPr>
                <w:ins w:id="66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56CDDF90" w14:textId="77777777" w:rsidTr="00D1017C">
        <w:trPr>
          <w:ins w:id="665" w:author="David Arndt" w:date="2026-09-25T20:09:00Z" w16du:dateUtc="2026-09-26T00:09:00Z"/>
        </w:trPr>
        <w:tc>
          <w:tcPr>
            <w:tcW w:w="2515" w:type="dxa"/>
          </w:tcPr>
          <w:p w14:paraId="0663A982" w14:textId="77777777" w:rsidR="008C4FB1" w:rsidRPr="003D7BE0" w:rsidRDefault="008C4FB1" w:rsidP="00D1017C">
            <w:pPr>
              <w:rPr>
                <w:ins w:id="66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386A9893" w14:textId="77777777" w:rsidR="008C4FB1" w:rsidRPr="003D7BE0" w:rsidRDefault="008C4FB1" w:rsidP="00D1017C">
            <w:pPr>
              <w:rPr>
                <w:ins w:id="66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6C6C09A7" w14:textId="77777777" w:rsidR="008C4FB1" w:rsidRPr="003D7BE0" w:rsidRDefault="008C4FB1" w:rsidP="00D1017C">
            <w:pPr>
              <w:rPr>
                <w:ins w:id="66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07BB4C19" w14:textId="77777777" w:rsidR="008C4FB1" w:rsidRPr="003D7BE0" w:rsidRDefault="008C4FB1" w:rsidP="00D1017C">
            <w:pPr>
              <w:rPr>
                <w:ins w:id="66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37631B4C" w14:textId="77777777" w:rsidR="008C4FB1" w:rsidRPr="003D7BE0" w:rsidRDefault="008C4FB1" w:rsidP="00D1017C">
            <w:pPr>
              <w:rPr>
                <w:ins w:id="67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701AFFA2" w14:textId="77777777" w:rsidR="008C4FB1" w:rsidRPr="003D7BE0" w:rsidRDefault="008C4FB1" w:rsidP="00D1017C">
            <w:pPr>
              <w:rPr>
                <w:ins w:id="67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06E500C2" w14:textId="77777777" w:rsidTr="00D1017C">
        <w:trPr>
          <w:ins w:id="672" w:author="David Arndt" w:date="2026-09-25T20:09:00Z" w16du:dateUtc="2026-09-26T00:09:00Z"/>
        </w:trPr>
        <w:tc>
          <w:tcPr>
            <w:tcW w:w="2515" w:type="dxa"/>
          </w:tcPr>
          <w:p w14:paraId="19224B61" w14:textId="77777777" w:rsidR="008C4FB1" w:rsidRPr="003D7BE0" w:rsidRDefault="008C4FB1" w:rsidP="00D1017C">
            <w:pPr>
              <w:rPr>
                <w:ins w:id="67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53B28EAC" w14:textId="77777777" w:rsidR="008C4FB1" w:rsidRPr="003D7BE0" w:rsidRDefault="008C4FB1" w:rsidP="00D1017C">
            <w:pPr>
              <w:rPr>
                <w:ins w:id="67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04182C70" w14:textId="77777777" w:rsidR="008C4FB1" w:rsidRPr="003D7BE0" w:rsidRDefault="008C4FB1" w:rsidP="00D1017C">
            <w:pPr>
              <w:rPr>
                <w:ins w:id="67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2E6D70E6" w14:textId="77777777" w:rsidR="008C4FB1" w:rsidRPr="003D7BE0" w:rsidRDefault="008C4FB1" w:rsidP="00D1017C">
            <w:pPr>
              <w:rPr>
                <w:ins w:id="67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3790E17A" w14:textId="77777777" w:rsidR="008C4FB1" w:rsidRPr="003D7BE0" w:rsidRDefault="008C4FB1" w:rsidP="00D1017C">
            <w:pPr>
              <w:rPr>
                <w:ins w:id="67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4C26C875" w14:textId="77777777" w:rsidR="008C4FB1" w:rsidRPr="003D7BE0" w:rsidRDefault="008C4FB1" w:rsidP="00D1017C">
            <w:pPr>
              <w:rPr>
                <w:ins w:id="67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67FA64CA" w14:textId="77777777" w:rsidTr="00D1017C">
        <w:trPr>
          <w:ins w:id="679" w:author="David Arndt" w:date="2026-09-25T20:09:00Z" w16du:dateUtc="2026-09-26T00:09:00Z"/>
        </w:trPr>
        <w:tc>
          <w:tcPr>
            <w:tcW w:w="2515" w:type="dxa"/>
          </w:tcPr>
          <w:p w14:paraId="691B155D" w14:textId="77777777" w:rsidR="008C4FB1" w:rsidRPr="003D7BE0" w:rsidRDefault="008C4FB1" w:rsidP="00D1017C">
            <w:pPr>
              <w:rPr>
                <w:ins w:id="68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4F0F794F" w14:textId="77777777" w:rsidR="008C4FB1" w:rsidRPr="003D7BE0" w:rsidRDefault="008C4FB1" w:rsidP="00D1017C">
            <w:pPr>
              <w:rPr>
                <w:ins w:id="68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1FADB474" w14:textId="77777777" w:rsidR="008C4FB1" w:rsidRPr="003D7BE0" w:rsidRDefault="008C4FB1" w:rsidP="00D1017C">
            <w:pPr>
              <w:rPr>
                <w:ins w:id="68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65F07711" w14:textId="77777777" w:rsidR="008C4FB1" w:rsidRPr="003D7BE0" w:rsidRDefault="008C4FB1" w:rsidP="00D1017C">
            <w:pPr>
              <w:rPr>
                <w:ins w:id="68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5514B877" w14:textId="77777777" w:rsidR="008C4FB1" w:rsidRPr="003D7BE0" w:rsidRDefault="008C4FB1" w:rsidP="00D1017C">
            <w:pPr>
              <w:rPr>
                <w:ins w:id="68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16F59FA6" w14:textId="77777777" w:rsidR="008C4FB1" w:rsidRPr="003D7BE0" w:rsidRDefault="008C4FB1" w:rsidP="00D1017C">
            <w:pPr>
              <w:rPr>
                <w:ins w:id="68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19A95815" w14:textId="77777777" w:rsidTr="00D1017C">
        <w:trPr>
          <w:ins w:id="686" w:author="David Arndt" w:date="2026-09-25T20:09:00Z" w16du:dateUtc="2026-09-26T00:09:00Z"/>
        </w:trPr>
        <w:tc>
          <w:tcPr>
            <w:tcW w:w="2515" w:type="dxa"/>
          </w:tcPr>
          <w:p w14:paraId="4173C36D" w14:textId="77777777" w:rsidR="008C4FB1" w:rsidRPr="003D7BE0" w:rsidRDefault="008C4FB1" w:rsidP="00D1017C">
            <w:pPr>
              <w:rPr>
                <w:ins w:id="68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111CF1FC" w14:textId="77777777" w:rsidR="008C4FB1" w:rsidRPr="003D7BE0" w:rsidRDefault="008C4FB1" w:rsidP="00D1017C">
            <w:pPr>
              <w:rPr>
                <w:ins w:id="68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1E7C1A0E" w14:textId="77777777" w:rsidR="008C4FB1" w:rsidRPr="003D7BE0" w:rsidRDefault="008C4FB1" w:rsidP="00D1017C">
            <w:pPr>
              <w:rPr>
                <w:ins w:id="68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1A0045D5" w14:textId="77777777" w:rsidR="008C4FB1" w:rsidRPr="003D7BE0" w:rsidRDefault="008C4FB1" w:rsidP="00D1017C">
            <w:pPr>
              <w:rPr>
                <w:ins w:id="69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1783BF71" w14:textId="77777777" w:rsidR="008C4FB1" w:rsidRPr="003D7BE0" w:rsidRDefault="008C4FB1" w:rsidP="00D1017C">
            <w:pPr>
              <w:rPr>
                <w:ins w:id="69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34541B55" w14:textId="77777777" w:rsidR="008C4FB1" w:rsidRPr="003D7BE0" w:rsidRDefault="008C4FB1" w:rsidP="00D1017C">
            <w:pPr>
              <w:rPr>
                <w:ins w:id="69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6CDEE0FE" w14:textId="77777777" w:rsidTr="00D1017C">
        <w:trPr>
          <w:ins w:id="693" w:author="David Arndt" w:date="2026-09-25T20:09:00Z" w16du:dateUtc="2026-09-26T00:09:00Z"/>
        </w:trPr>
        <w:tc>
          <w:tcPr>
            <w:tcW w:w="2515" w:type="dxa"/>
          </w:tcPr>
          <w:p w14:paraId="4C5AF34A" w14:textId="77777777" w:rsidR="008C4FB1" w:rsidRPr="003D7BE0" w:rsidRDefault="008C4FB1" w:rsidP="00D1017C">
            <w:pPr>
              <w:rPr>
                <w:ins w:id="69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583444C2" w14:textId="77777777" w:rsidR="008C4FB1" w:rsidRPr="003D7BE0" w:rsidRDefault="008C4FB1" w:rsidP="00D1017C">
            <w:pPr>
              <w:rPr>
                <w:ins w:id="69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683EAF60" w14:textId="77777777" w:rsidR="008C4FB1" w:rsidRPr="003D7BE0" w:rsidRDefault="008C4FB1" w:rsidP="00D1017C">
            <w:pPr>
              <w:rPr>
                <w:ins w:id="69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47DADB1A" w14:textId="77777777" w:rsidR="008C4FB1" w:rsidRPr="003D7BE0" w:rsidRDefault="008C4FB1" w:rsidP="00D1017C">
            <w:pPr>
              <w:rPr>
                <w:ins w:id="69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32145D7F" w14:textId="77777777" w:rsidR="008C4FB1" w:rsidRPr="003D7BE0" w:rsidRDefault="008C4FB1" w:rsidP="00D1017C">
            <w:pPr>
              <w:rPr>
                <w:ins w:id="69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52539DF0" w14:textId="77777777" w:rsidR="008C4FB1" w:rsidRPr="003D7BE0" w:rsidRDefault="008C4FB1" w:rsidP="00D1017C">
            <w:pPr>
              <w:rPr>
                <w:ins w:id="69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6CD8E73A" w14:textId="77777777" w:rsidTr="00D1017C">
        <w:trPr>
          <w:ins w:id="700" w:author="David Arndt" w:date="2026-09-25T20:09:00Z" w16du:dateUtc="2026-09-26T00:09:00Z"/>
        </w:trPr>
        <w:tc>
          <w:tcPr>
            <w:tcW w:w="2515" w:type="dxa"/>
          </w:tcPr>
          <w:p w14:paraId="4B5DF877" w14:textId="77777777" w:rsidR="008C4FB1" w:rsidRPr="003D7BE0" w:rsidRDefault="008C4FB1" w:rsidP="00D1017C">
            <w:pPr>
              <w:rPr>
                <w:ins w:id="70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6F11C69E" w14:textId="77777777" w:rsidR="008C4FB1" w:rsidRPr="003D7BE0" w:rsidRDefault="008C4FB1" w:rsidP="00D1017C">
            <w:pPr>
              <w:rPr>
                <w:ins w:id="70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17FD8FFD" w14:textId="77777777" w:rsidR="008C4FB1" w:rsidRPr="003D7BE0" w:rsidRDefault="008C4FB1" w:rsidP="00D1017C">
            <w:pPr>
              <w:rPr>
                <w:ins w:id="70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7589A8A9" w14:textId="77777777" w:rsidR="008C4FB1" w:rsidRPr="003D7BE0" w:rsidRDefault="008C4FB1" w:rsidP="00D1017C">
            <w:pPr>
              <w:rPr>
                <w:ins w:id="70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3D184DBC" w14:textId="77777777" w:rsidR="008C4FB1" w:rsidRPr="003D7BE0" w:rsidRDefault="008C4FB1" w:rsidP="00D1017C">
            <w:pPr>
              <w:rPr>
                <w:ins w:id="70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686B062D" w14:textId="77777777" w:rsidR="008C4FB1" w:rsidRPr="003D7BE0" w:rsidRDefault="008C4FB1" w:rsidP="00D1017C">
            <w:pPr>
              <w:rPr>
                <w:ins w:id="70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60ACEE95" w14:textId="77777777" w:rsidTr="00D1017C">
        <w:trPr>
          <w:ins w:id="707" w:author="David Arndt" w:date="2026-09-25T20:09:00Z" w16du:dateUtc="2026-09-26T00:09:00Z"/>
        </w:trPr>
        <w:tc>
          <w:tcPr>
            <w:tcW w:w="2515" w:type="dxa"/>
          </w:tcPr>
          <w:p w14:paraId="1947A3D5" w14:textId="77777777" w:rsidR="008C4FB1" w:rsidRPr="003D7BE0" w:rsidRDefault="008C4FB1" w:rsidP="00D1017C">
            <w:pPr>
              <w:rPr>
                <w:ins w:id="70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  <w:ins w:id="709" w:author="David Arndt" w:date="2026-09-25T20:09:00Z" w16du:dateUtc="2026-09-26T00:09:00Z">
              <w:r w:rsidRPr="003D7BE0">
                <w:rPr>
                  <w:rFonts w:ascii="Arial" w:hAnsi="Arial" w:cs="Arial"/>
                  <w:sz w:val="16"/>
                  <w:szCs w:val="16"/>
                </w:rPr>
                <w:t>Labor (Install/Config)</w:t>
              </w:r>
            </w:ins>
          </w:p>
        </w:tc>
        <w:tc>
          <w:tcPr>
            <w:tcW w:w="1041" w:type="dxa"/>
          </w:tcPr>
          <w:p w14:paraId="6C64D780" w14:textId="77777777" w:rsidR="008C4FB1" w:rsidRPr="003D7BE0" w:rsidRDefault="008C4FB1" w:rsidP="00D1017C">
            <w:pPr>
              <w:rPr>
                <w:ins w:id="71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73AC4162" w14:textId="77777777" w:rsidR="008C4FB1" w:rsidRPr="003D7BE0" w:rsidRDefault="008C4FB1" w:rsidP="00D1017C">
            <w:pPr>
              <w:rPr>
                <w:ins w:id="71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32553E6B" w14:textId="77777777" w:rsidR="008C4FB1" w:rsidRPr="003D7BE0" w:rsidRDefault="008C4FB1" w:rsidP="00D1017C">
            <w:pPr>
              <w:rPr>
                <w:ins w:id="71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0B48656B" w14:textId="77777777" w:rsidR="008C4FB1" w:rsidRPr="003D7BE0" w:rsidRDefault="008C4FB1" w:rsidP="00D1017C">
            <w:pPr>
              <w:rPr>
                <w:ins w:id="71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7367657A" w14:textId="77777777" w:rsidR="008C4FB1" w:rsidRPr="003D7BE0" w:rsidRDefault="008C4FB1" w:rsidP="00D1017C">
            <w:pPr>
              <w:rPr>
                <w:ins w:id="71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6F00037E" w14:textId="77777777" w:rsidTr="00D1017C">
        <w:trPr>
          <w:ins w:id="715" w:author="David Arndt" w:date="2026-09-25T20:09:00Z" w16du:dateUtc="2026-09-26T00:09:00Z"/>
        </w:trPr>
        <w:tc>
          <w:tcPr>
            <w:tcW w:w="2515" w:type="dxa"/>
          </w:tcPr>
          <w:p w14:paraId="5AB17781" w14:textId="77777777" w:rsidR="008C4FB1" w:rsidRPr="003D7BE0" w:rsidRDefault="008C4FB1" w:rsidP="00D1017C">
            <w:pPr>
              <w:rPr>
                <w:ins w:id="71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65426B6C" w14:textId="77777777" w:rsidR="008C4FB1" w:rsidRPr="003D7BE0" w:rsidRDefault="008C4FB1" w:rsidP="00D1017C">
            <w:pPr>
              <w:rPr>
                <w:ins w:id="71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40200D17" w14:textId="77777777" w:rsidR="008C4FB1" w:rsidRPr="003D7BE0" w:rsidRDefault="008C4FB1" w:rsidP="00D1017C">
            <w:pPr>
              <w:rPr>
                <w:ins w:id="71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28A2F2B0" w14:textId="77777777" w:rsidR="008C4FB1" w:rsidRPr="003D7BE0" w:rsidRDefault="008C4FB1" w:rsidP="00D1017C">
            <w:pPr>
              <w:rPr>
                <w:ins w:id="71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0E4520C8" w14:textId="77777777" w:rsidR="008C4FB1" w:rsidRPr="003D7BE0" w:rsidRDefault="008C4FB1" w:rsidP="00D1017C">
            <w:pPr>
              <w:rPr>
                <w:ins w:id="72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0D076024" w14:textId="77777777" w:rsidR="008C4FB1" w:rsidRPr="003D7BE0" w:rsidRDefault="008C4FB1" w:rsidP="00D1017C">
            <w:pPr>
              <w:rPr>
                <w:ins w:id="72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01BB3F73" w14:textId="77777777" w:rsidTr="00D1017C">
        <w:trPr>
          <w:ins w:id="722" w:author="David Arndt" w:date="2026-09-25T20:09:00Z" w16du:dateUtc="2026-09-26T00:09:00Z"/>
        </w:trPr>
        <w:tc>
          <w:tcPr>
            <w:tcW w:w="2515" w:type="dxa"/>
          </w:tcPr>
          <w:p w14:paraId="61EBC40D" w14:textId="77777777" w:rsidR="008C4FB1" w:rsidRPr="003D7BE0" w:rsidRDefault="008C4FB1" w:rsidP="00D1017C">
            <w:pPr>
              <w:rPr>
                <w:ins w:id="72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2CCD105F" w14:textId="77777777" w:rsidR="008C4FB1" w:rsidRPr="003D7BE0" w:rsidRDefault="008C4FB1" w:rsidP="00D1017C">
            <w:pPr>
              <w:rPr>
                <w:ins w:id="72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51F9EAB2" w14:textId="77777777" w:rsidR="008C4FB1" w:rsidRPr="003D7BE0" w:rsidRDefault="008C4FB1" w:rsidP="00D1017C">
            <w:pPr>
              <w:rPr>
                <w:ins w:id="72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7BAD94DD" w14:textId="77777777" w:rsidR="008C4FB1" w:rsidRPr="003D7BE0" w:rsidRDefault="008C4FB1" w:rsidP="00D1017C">
            <w:pPr>
              <w:rPr>
                <w:ins w:id="72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4D34D932" w14:textId="77777777" w:rsidR="008C4FB1" w:rsidRPr="003D7BE0" w:rsidRDefault="008C4FB1" w:rsidP="00D1017C">
            <w:pPr>
              <w:rPr>
                <w:ins w:id="72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7F7D3731" w14:textId="77777777" w:rsidR="008C4FB1" w:rsidRPr="003D7BE0" w:rsidRDefault="008C4FB1" w:rsidP="00D1017C">
            <w:pPr>
              <w:rPr>
                <w:ins w:id="72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59C834AF" w14:textId="77777777" w:rsidTr="00D1017C">
        <w:trPr>
          <w:ins w:id="729" w:author="David Arndt" w:date="2026-09-25T20:09:00Z" w16du:dateUtc="2026-09-26T00:09:00Z"/>
        </w:trPr>
        <w:tc>
          <w:tcPr>
            <w:tcW w:w="2515" w:type="dxa"/>
          </w:tcPr>
          <w:p w14:paraId="50B3F4B1" w14:textId="77777777" w:rsidR="008C4FB1" w:rsidRPr="003D7BE0" w:rsidRDefault="008C4FB1" w:rsidP="00D1017C">
            <w:pPr>
              <w:rPr>
                <w:ins w:id="73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22BF0286" w14:textId="77777777" w:rsidR="008C4FB1" w:rsidRPr="003D7BE0" w:rsidRDefault="008C4FB1" w:rsidP="00D1017C">
            <w:pPr>
              <w:rPr>
                <w:ins w:id="73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14D09890" w14:textId="77777777" w:rsidR="008C4FB1" w:rsidRPr="003D7BE0" w:rsidRDefault="008C4FB1" w:rsidP="00D1017C">
            <w:pPr>
              <w:rPr>
                <w:ins w:id="73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21798389" w14:textId="77777777" w:rsidR="008C4FB1" w:rsidRPr="003D7BE0" w:rsidRDefault="008C4FB1" w:rsidP="00D1017C">
            <w:pPr>
              <w:rPr>
                <w:ins w:id="73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4DB7F396" w14:textId="77777777" w:rsidR="008C4FB1" w:rsidRPr="003D7BE0" w:rsidRDefault="008C4FB1" w:rsidP="00D1017C">
            <w:pPr>
              <w:rPr>
                <w:ins w:id="73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2508B303" w14:textId="77777777" w:rsidR="008C4FB1" w:rsidRPr="003D7BE0" w:rsidRDefault="008C4FB1" w:rsidP="00D1017C">
            <w:pPr>
              <w:rPr>
                <w:ins w:id="73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1CC2DDD9" w14:textId="77777777" w:rsidTr="00D1017C">
        <w:trPr>
          <w:ins w:id="736" w:author="David Arndt" w:date="2026-09-25T20:09:00Z" w16du:dateUtc="2026-09-26T00:09:00Z"/>
        </w:trPr>
        <w:tc>
          <w:tcPr>
            <w:tcW w:w="2515" w:type="dxa"/>
          </w:tcPr>
          <w:p w14:paraId="0E842AB3" w14:textId="77777777" w:rsidR="008C4FB1" w:rsidRPr="003D7BE0" w:rsidRDefault="008C4FB1" w:rsidP="00D1017C">
            <w:pPr>
              <w:rPr>
                <w:ins w:id="73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7F66C521" w14:textId="77777777" w:rsidR="008C4FB1" w:rsidRPr="003D7BE0" w:rsidRDefault="008C4FB1" w:rsidP="00D1017C">
            <w:pPr>
              <w:rPr>
                <w:ins w:id="73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24A5745B" w14:textId="77777777" w:rsidR="008C4FB1" w:rsidRPr="003D7BE0" w:rsidRDefault="008C4FB1" w:rsidP="00D1017C">
            <w:pPr>
              <w:rPr>
                <w:ins w:id="73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7A6D9A27" w14:textId="77777777" w:rsidR="008C4FB1" w:rsidRPr="003D7BE0" w:rsidRDefault="008C4FB1" w:rsidP="00D1017C">
            <w:pPr>
              <w:rPr>
                <w:ins w:id="74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59BFB4DD" w14:textId="77777777" w:rsidR="008C4FB1" w:rsidRPr="003D7BE0" w:rsidRDefault="008C4FB1" w:rsidP="00D1017C">
            <w:pPr>
              <w:rPr>
                <w:ins w:id="74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2A8A754D" w14:textId="77777777" w:rsidR="008C4FB1" w:rsidRPr="003D7BE0" w:rsidRDefault="008C4FB1" w:rsidP="00D1017C">
            <w:pPr>
              <w:rPr>
                <w:ins w:id="74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2B3A4607" w14:textId="77777777" w:rsidTr="00D1017C">
        <w:trPr>
          <w:ins w:id="743" w:author="David Arndt" w:date="2026-09-25T20:09:00Z" w16du:dateUtc="2026-09-26T00:09:00Z"/>
        </w:trPr>
        <w:tc>
          <w:tcPr>
            <w:tcW w:w="2515" w:type="dxa"/>
          </w:tcPr>
          <w:p w14:paraId="4D7510CE" w14:textId="77777777" w:rsidR="008C4FB1" w:rsidRPr="003D7BE0" w:rsidRDefault="008C4FB1" w:rsidP="00D1017C">
            <w:pPr>
              <w:rPr>
                <w:ins w:id="74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1F128F32" w14:textId="77777777" w:rsidR="008C4FB1" w:rsidRPr="003D7BE0" w:rsidRDefault="008C4FB1" w:rsidP="00D1017C">
            <w:pPr>
              <w:rPr>
                <w:ins w:id="74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260C3B45" w14:textId="77777777" w:rsidR="008C4FB1" w:rsidRPr="003D7BE0" w:rsidRDefault="008C4FB1" w:rsidP="00D1017C">
            <w:pPr>
              <w:rPr>
                <w:ins w:id="74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3E4A9232" w14:textId="77777777" w:rsidR="008C4FB1" w:rsidRPr="003D7BE0" w:rsidRDefault="008C4FB1" w:rsidP="00D1017C">
            <w:pPr>
              <w:rPr>
                <w:ins w:id="74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4DD7509F" w14:textId="77777777" w:rsidR="008C4FB1" w:rsidRPr="003D7BE0" w:rsidRDefault="008C4FB1" w:rsidP="00D1017C">
            <w:pPr>
              <w:rPr>
                <w:ins w:id="74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583CB00A" w14:textId="77777777" w:rsidR="008C4FB1" w:rsidRPr="003D7BE0" w:rsidRDefault="008C4FB1" w:rsidP="00D1017C">
            <w:pPr>
              <w:rPr>
                <w:ins w:id="74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26095F40" w14:textId="77777777" w:rsidTr="00D1017C">
        <w:trPr>
          <w:ins w:id="750" w:author="David Arndt" w:date="2026-09-25T20:09:00Z" w16du:dateUtc="2026-09-26T00:09:00Z"/>
        </w:trPr>
        <w:tc>
          <w:tcPr>
            <w:tcW w:w="2515" w:type="dxa"/>
          </w:tcPr>
          <w:p w14:paraId="5ABBC9B6" w14:textId="77777777" w:rsidR="008C4FB1" w:rsidRPr="003D7BE0" w:rsidRDefault="008C4FB1" w:rsidP="00D1017C">
            <w:pPr>
              <w:rPr>
                <w:ins w:id="75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71362661" w14:textId="77777777" w:rsidR="008C4FB1" w:rsidRPr="003D7BE0" w:rsidRDefault="008C4FB1" w:rsidP="00D1017C">
            <w:pPr>
              <w:rPr>
                <w:ins w:id="75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456B3A38" w14:textId="77777777" w:rsidR="008C4FB1" w:rsidRPr="003D7BE0" w:rsidRDefault="008C4FB1" w:rsidP="00D1017C">
            <w:pPr>
              <w:rPr>
                <w:ins w:id="75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3DA54E3C" w14:textId="77777777" w:rsidR="008C4FB1" w:rsidRPr="003D7BE0" w:rsidRDefault="008C4FB1" w:rsidP="00D1017C">
            <w:pPr>
              <w:rPr>
                <w:ins w:id="75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09B7301D" w14:textId="77777777" w:rsidR="008C4FB1" w:rsidRPr="003D7BE0" w:rsidRDefault="008C4FB1" w:rsidP="00D1017C">
            <w:pPr>
              <w:rPr>
                <w:ins w:id="75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53BD739E" w14:textId="77777777" w:rsidR="008C4FB1" w:rsidRPr="003D7BE0" w:rsidRDefault="008C4FB1" w:rsidP="00D1017C">
            <w:pPr>
              <w:rPr>
                <w:ins w:id="75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7AC95348" w14:textId="77777777" w:rsidTr="00D1017C">
        <w:trPr>
          <w:ins w:id="757" w:author="David Arndt" w:date="2026-09-25T20:09:00Z" w16du:dateUtc="2026-09-26T00:09:00Z"/>
        </w:trPr>
        <w:tc>
          <w:tcPr>
            <w:tcW w:w="2515" w:type="dxa"/>
          </w:tcPr>
          <w:p w14:paraId="1E6D88D2" w14:textId="77777777" w:rsidR="008C4FB1" w:rsidRPr="003D7BE0" w:rsidRDefault="008C4FB1" w:rsidP="00D1017C">
            <w:pPr>
              <w:rPr>
                <w:ins w:id="75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6B26B255" w14:textId="77777777" w:rsidR="008C4FB1" w:rsidRPr="003D7BE0" w:rsidRDefault="008C4FB1" w:rsidP="00D1017C">
            <w:pPr>
              <w:rPr>
                <w:ins w:id="75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4694631C" w14:textId="77777777" w:rsidR="008C4FB1" w:rsidRPr="003D7BE0" w:rsidRDefault="008C4FB1" w:rsidP="00D1017C">
            <w:pPr>
              <w:rPr>
                <w:ins w:id="76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45AB0928" w14:textId="77777777" w:rsidR="008C4FB1" w:rsidRPr="003D7BE0" w:rsidRDefault="008C4FB1" w:rsidP="00D1017C">
            <w:pPr>
              <w:rPr>
                <w:ins w:id="76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4D8B1128" w14:textId="77777777" w:rsidR="008C4FB1" w:rsidRPr="003D7BE0" w:rsidRDefault="008C4FB1" w:rsidP="00D1017C">
            <w:pPr>
              <w:rPr>
                <w:ins w:id="76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6B1E0C43" w14:textId="77777777" w:rsidR="008C4FB1" w:rsidRPr="003D7BE0" w:rsidRDefault="008C4FB1" w:rsidP="00D1017C">
            <w:pPr>
              <w:rPr>
                <w:ins w:id="76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45F8554A" w14:textId="77777777" w:rsidTr="00D1017C">
        <w:trPr>
          <w:ins w:id="764" w:author="David Arndt" w:date="2026-09-25T20:09:00Z" w16du:dateUtc="2026-09-26T00:09:00Z"/>
        </w:trPr>
        <w:tc>
          <w:tcPr>
            <w:tcW w:w="2515" w:type="dxa"/>
          </w:tcPr>
          <w:p w14:paraId="4D303013" w14:textId="77777777" w:rsidR="008C4FB1" w:rsidRPr="003D7BE0" w:rsidRDefault="008C4FB1" w:rsidP="00D1017C">
            <w:pPr>
              <w:rPr>
                <w:ins w:id="76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4CB1273D" w14:textId="77777777" w:rsidR="008C4FB1" w:rsidRPr="003D7BE0" w:rsidRDefault="008C4FB1" w:rsidP="00D1017C">
            <w:pPr>
              <w:rPr>
                <w:ins w:id="76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433B1CF0" w14:textId="77777777" w:rsidR="008C4FB1" w:rsidRPr="003D7BE0" w:rsidRDefault="008C4FB1" w:rsidP="00D1017C">
            <w:pPr>
              <w:rPr>
                <w:ins w:id="76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4DD1EB7E" w14:textId="77777777" w:rsidR="008C4FB1" w:rsidRPr="003D7BE0" w:rsidRDefault="008C4FB1" w:rsidP="00D1017C">
            <w:pPr>
              <w:rPr>
                <w:ins w:id="76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0944257B" w14:textId="77777777" w:rsidR="008C4FB1" w:rsidRPr="003D7BE0" w:rsidRDefault="008C4FB1" w:rsidP="00D1017C">
            <w:pPr>
              <w:rPr>
                <w:ins w:id="76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165E97F5" w14:textId="77777777" w:rsidR="008C4FB1" w:rsidRPr="003D7BE0" w:rsidRDefault="008C4FB1" w:rsidP="00D1017C">
            <w:pPr>
              <w:rPr>
                <w:ins w:id="77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4B4BD20C" w14:textId="77777777" w:rsidTr="00D1017C">
        <w:trPr>
          <w:ins w:id="771" w:author="David Arndt" w:date="2026-09-25T20:09:00Z" w16du:dateUtc="2026-09-26T00:09:00Z"/>
        </w:trPr>
        <w:tc>
          <w:tcPr>
            <w:tcW w:w="2515" w:type="dxa"/>
          </w:tcPr>
          <w:p w14:paraId="6A95C9C9" w14:textId="77777777" w:rsidR="008C4FB1" w:rsidRPr="003D7BE0" w:rsidRDefault="008C4FB1" w:rsidP="00D1017C">
            <w:pPr>
              <w:rPr>
                <w:ins w:id="77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0F6B07FA" w14:textId="77777777" w:rsidR="008C4FB1" w:rsidRPr="003D7BE0" w:rsidRDefault="008C4FB1" w:rsidP="00D1017C">
            <w:pPr>
              <w:rPr>
                <w:ins w:id="77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181DC123" w14:textId="77777777" w:rsidR="008C4FB1" w:rsidRPr="003D7BE0" w:rsidRDefault="008C4FB1" w:rsidP="00D1017C">
            <w:pPr>
              <w:rPr>
                <w:ins w:id="77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488721D9" w14:textId="77777777" w:rsidR="008C4FB1" w:rsidRPr="003D7BE0" w:rsidRDefault="008C4FB1" w:rsidP="00D1017C">
            <w:pPr>
              <w:rPr>
                <w:ins w:id="77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032A5C46" w14:textId="77777777" w:rsidR="008C4FB1" w:rsidRPr="003D7BE0" w:rsidRDefault="008C4FB1" w:rsidP="00D1017C">
            <w:pPr>
              <w:rPr>
                <w:ins w:id="77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0B22A620" w14:textId="77777777" w:rsidR="008C4FB1" w:rsidRPr="003D7BE0" w:rsidRDefault="008C4FB1" w:rsidP="00D1017C">
            <w:pPr>
              <w:rPr>
                <w:ins w:id="77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4867B81C" w14:textId="77777777" w:rsidTr="00D1017C">
        <w:trPr>
          <w:ins w:id="778" w:author="David Arndt" w:date="2026-09-25T20:09:00Z" w16du:dateUtc="2026-09-26T00:09:00Z"/>
        </w:trPr>
        <w:tc>
          <w:tcPr>
            <w:tcW w:w="2515" w:type="dxa"/>
          </w:tcPr>
          <w:p w14:paraId="55A655BC" w14:textId="77777777" w:rsidR="008C4FB1" w:rsidRPr="003D7BE0" w:rsidRDefault="008C4FB1" w:rsidP="00D1017C">
            <w:pPr>
              <w:rPr>
                <w:ins w:id="77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6933F9CA" w14:textId="77777777" w:rsidR="008C4FB1" w:rsidRPr="003D7BE0" w:rsidRDefault="008C4FB1" w:rsidP="00D1017C">
            <w:pPr>
              <w:rPr>
                <w:ins w:id="78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0A02BB30" w14:textId="77777777" w:rsidR="008C4FB1" w:rsidRPr="003D7BE0" w:rsidRDefault="008C4FB1" w:rsidP="00D1017C">
            <w:pPr>
              <w:rPr>
                <w:ins w:id="78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25D3DD22" w14:textId="77777777" w:rsidR="008C4FB1" w:rsidRPr="003D7BE0" w:rsidRDefault="008C4FB1" w:rsidP="00D1017C">
            <w:pPr>
              <w:rPr>
                <w:ins w:id="78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4BD719C6" w14:textId="77777777" w:rsidR="008C4FB1" w:rsidRPr="003D7BE0" w:rsidRDefault="008C4FB1" w:rsidP="00D1017C">
            <w:pPr>
              <w:rPr>
                <w:ins w:id="78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16049228" w14:textId="77777777" w:rsidR="008C4FB1" w:rsidRPr="003D7BE0" w:rsidRDefault="008C4FB1" w:rsidP="00D1017C">
            <w:pPr>
              <w:rPr>
                <w:ins w:id="78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5F56C8EE" w14:textId="77777777" w:rsidTr="00D1017C">
        <w:trPr>
          <w:ins w:id="785" w:author="David Arndt" w:date="2026-09-25T20:09:00Z" w16du:dateUtc="2026-09-26T00:09:00Z"/>
        </w:trPr>
        <w:tc>
          <w:tcPr>
            <w:tcW w:w="2515" w:type="dxa"/>
          </w:tcPr>
          <w:p w14:paraId="2D3B2D19" w14:textId="77777777" w:rsidR="008C4FB1" w:rsidRPr="003D7BE0" w:rsidRDefault="008C4FB1" w:rsidP="00D1017C">
            <w:pPr>
              <w:rPr>
                <w:ins w:id="78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523DDB24" w14:textId="77777777" w:rsidR="008C4FB1" w:rsidRPr="003D7BE0" w:rsidRDefault="008C4FB1" w:rsidP="00D1017C">
            <w:pPr>
              <w:rPr>
                <w:ins w:id="78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2A0CE3B9" w14:textId="77777777" w:rsidR="008C4FB1" w:rsidRPr="003D7BE0" w:rsidRDefault="008C4FB1" w:rsidP="00D1017C">
            <w:pPr>
              <w:rPr>
                <w:ins w:id="78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4B88FC69" w14:textId="77777777" w:rsidR="008C4FB1" w:rsidRPr="003D7BE0" w:rsidRDefault="008C4FB1" w:rsidP="00D1017C">
            <w:pPr>
              <w:rPr>
                <w:ins w:id="78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61481791" w14:textId="77777777" w:rsidR="008C4FB1" w:rsidRPr="003D7BE0" w:rsidRDefault="008C4FB1" w:rsidP="00D1017C">
            <w:pPr>
              <w:rPr>
                <w:ins w:id="79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25BD0432" w14:textId="77777777" w:rsidR="008C4FB1" w:rsidRPr="003D7BE0" w:rsidRDefault="008C4FB1" w:rsidP="00D1017C">
            <w:pPr>
              <w:rPr>
                <w:ins w:id="79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078419E1" w14:textId="77777777" w:rsidTr="00D1017C">
        <w:trPr>
          <w:ins w:id="792" w:author="David Arndt" w:date="2026-09-25T20:09:00Z" w16du:dateUtc="2026-09-26T00:09:00Z"/>
        </w:trPr>
        <w:tc>
          <w:tcPr>
            <w:tcW w:w="2515" w:type="dxa"/>
          </w:tcPr>
          <w:p w14:paraId="2BDA274F" w14:textId="77777777" w:rsidR="008C4FB1" w:rsidRPr="003D7BE0" w:rsidRDefault="008C4FB1" w:rsidP="00D1017C">
            <w:pPr>
              <w:rPr>
                <w:ins w:id="79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6B22C462" w14:textId="77777777" w:rsidR="008C4FB1" w:rsidRPr="003D7BE0" w:rsidRDefault="008C4FB1" w:rsidP="00D1017C">
            <w:pPr>
              <w:rPr>
                <w:ins w:id="79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2FD4D6C5" w14:textId="77777777" w:rsidR="008C4FB1" w:rsidRPr="003D7BE0" w:rsidRDefault="008C4FB1" w:rsidP="00D1017C">
            <w:pPr>
              <w:rPr>
                <w:ins w:id="79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133FFE17" w14:textId="77777777" w:rsidR="008C4FB1" w:rsidRPr="003D7BE0" w:rsidRDefault="008C4FB1" w:rsidP="00D1017C">
            <w:pPr>
              <w:rPr>
                <w:ins w:id="79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19036684" w14:textId="77777777" w:rsidR="008C4FB1" w:rsidRPr="003D7BE0" w:rsidRDefault="008C4FB1" w:rsidP="00D1017C">
            <w:pPr>
              <w:rPr>
                <w:ins w:id="79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3280853C" w14:textId="77777777" w:rsidR="008C4FB1" w:rsidRPr="003D7BE0" w:rsidRDefault="008C4FB1" w:rsidP="00D1017C">
            <w:pPr>
              <w:rPr>
                <w:ins w:id="79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0649E8FC" w14:textId="77777777" w:rsidTr="00D1017C">
        <w:trPr>
          <w:ins w:id="799" w:author="David Arndt" w:date="2026-09-25T20:09:00Z" w16du:dateUtc="2026-09-26T00:09:00Z"/>
        </w:trPr>
        <w:tc>
          <w:tcPr>
            <w:tcW w:w="2515" w:type="dxa"/>
          </w:tcPr>
          <w:p w14:paraId="5420A6D6" w14:textId="77777777" w:rsidR="008C4FB1" w:rsidRPr="003D7BE0" w:rsidRDefault="008C4FB1" w:rsidP="00D1017C">
            <w:pPr>
              <w:rPr>
                <w:ins w:id="80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03AD5529" w14:textId="77777777" w:rsidR="008C4FB1" w:rsidRPr="003D7BE0" w:rsidRDefault="008C4FB1" w:rsidP="00D1017C">
            <w:pPr>
              <w:rPr>
                <w:ins w:id="80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2BA8AB36" w14:textId="77777777" w:rsidR="008C4FB1" w:rsidRPr="003D7BE0" w:rsidRDefault="008C4FB1" w:rsidP="00D1017C">
            <w:pPr>
              <w:rPr>
                <w:ins w:id="80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00BCFBA1" w14:textId="77777777" w:rsidR="008C4FB1" w:rsidRPr="003D7BE0" w:rsidRDefault="008C4FB1" w:rsidP="00D1017C">
            <w:pPr>
              <w:rPr>
                <w:ins w:id="80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6D0E0E20" w14:textId="77777777" w:rsidR="008C4FB1" w:rsidRPr="003D7BE0" w:rsidRDefault="008C4FB1" w:rsidP="00D1017C">
            <w:pPr>
              <w:rPr>
                <w:ins w:id="80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4F40DC22" w14:textId="77777777" w:rsidR="008C4FB1" w:rsidRPr="003D7BE0" w:rsidRDefault="008C4FB1" w:rsidP="00D1017C">
            <w:pPr>
              <w:rPr>
                <w:ins w:id="80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683BC66D" w14:textId="77777777" w:rsidTr="00D1017C">
        <w:trPr>
          <w:ins w:id="806" w:author="David Arndt" w:date="2026-09-25T20:09:00Z" w16du:dateUtc="2026-09-26T00:09:00Z"/>
        </w:trPr>
        <w:tc>
          <w:tcPr>
            <w:tcW w:w="2515" w:type="dxa"/>
          </w:tcPr>
          <w:p w14:paraId="7484F7C1" w14:textId="77777777" w:rsidR="008C4FB1" w:rsidRPr="003D7BE0" w:rsidRDefault="008C4FB1" w:rsidP="00D1017C">
            <w:pPr>
              <w:rPr>
                <w:ins w:id="80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2C2190D7" w14:textId="77777777" w:rsidR="008C4FB1" w:rsidRPr="003D7BE0" w:rsidRDefault="008C4FB1" w:rsidP="00D1017C">
            <w:pPr>
              <w:rPr>
                <w:ins w:id="80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1EBE46F9" w14:textId="77777777" w:rsidR="008C4FB1" w:rsidRPr="003D7BE0" w:rsidRDefault="008C4FB1" w:rsidP="00D1017C">
            <w:pPr>
              <w:rPr>
                <w:ins w:id="80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04B58126" w14:textId="77777777" w:rsidR="008C4FB1" w:rsidRPr="003D7BE0" w:rsidRDefault="008C4FB1" w:rsidP="00D1017C">
            <w:pPr>
              <w:rPr>
                <w:ins w:id="81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4228353E" w14:textId="77777777" w:rsidR="008C4FB1" w:rsidRPr="003D7BE0" w:rsidRDefault="008C4FB1" w:rsidP="00D1017C">
            <w:pPr>
              <w:rPr>
                <w:ins w:id="81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1B8F6C55" w14:textId="77777777" w:rsidR="008C4FB1" w:rsidRPr="003D7BE0" w:rsidRDefault="008C4FB1" w:rsidP="00D1017C">
            <w:pPr>
              <w:rPr>
                <w:ins w:id="81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28F78237" w14:textId="77777777" w:rsidTr="00D1017C">
        <w:trPr>
          <w:ins w:id="813" w:author="David Arndt" w:date="2026-09-25T20:09:00Z" w16du:dateUtc="2026-09-26T00:09:00Z"/>
        </w:trPr>
        <w:tc>
          <w:tcPr>
            <w:tcW w:w="2515" w:type="dxa"/>
          </w:tcPr>
          <w:p w14:paraId="4CBCB7F1" w14:textId="77777777" w:rsidR="008C4FB1" w:rsidRPr="003D7BE0" w:rsidRDefault="008C4FB1" w:rsidP="00D1017C">
            <w:pPr>
              <w:rPr>
                <w:ins w:id="81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7EE96666" w14:textId="77777777" w:rsidR="008C4FB1" w:rsidRPr="003D7BE0" w:rsidRDefault="008C4FB1" w:rsidP="00D1017C">
            <w:pPr>
              <w:rPr>
                <w:ins w:id="81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5B0A5828" w14:textId="77777777" w:rsidR="008C4FB1" w:rsidRPr="003D7BE0" w:rsidRDefault="008C4FB1" w:rsidP="00D1017C">
            <w:pPr>
              <w:rPr>
                <w:ins w:id="81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36E4CF2C" w14:textId="77777777" w:rsidR="008C4FB1" w:rsidRPr="003D7BE0" w:rsidRDefault="008C4FB1" w:rsidP="00D1017C">
            <w:pPr>
              <w:rPr>
                <w:ins w:id="81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02ECA042" w14:textId="77777777" w:rsidR="008C4FB1" w:rsidRPr="003D7BE0" w:rsidRDefault="008C4FB1" w:rsidP="00D1017C">
            <w:pPr>
              <w:rPr>
                <w:ins w:id="81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4ACCAC36" w14:textId="77777777" w:rsidR="008C4FB1" w:rsidRPr="003D7BE0" w:rsidRDefault="008C4FB1" w:rsidP="00D1017C">
            <w:pPr>
              <w:rPr>
                <w:ins w:id="81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7B8FE9CB" w14:textId="77777777" w:rsidTr="00D1017C">
        <w:trPr>
          <w:ins w:id="820" w:author="David Arndt" w:date="2026-09-25T20:09:00Z" w16du:dateUtc="2026-09-26T00:09:00Z"/>
        </w:trPr>
        <w:tc>
          <w:tcPr>
            <w:tcW w:w="2515" w:type="dxa"/>
          </w:tcPr>
          <w:p w14:paraId="73F88B7B" w14:textId="77777777" w:rsidR="008C4FB1" w:rsidRPr="003D7BE0" w:rsidRDefault="008C4FB1" w:rsidP="00D1017C">
            <w:pPr>
              <w:rPr>
                <w:ins w:id="82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210BF5AE" w14:textId="77777777" w:rsidR="008C4FB1" w:rsidRPr="003D7BE0" w:rsidRDefault="008C4FB1" w:rsidP="00D1017C">
            <w:pPr>
              <w:rPr>
                <w:ins w:id="82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62DCE1C3" w14:textId="77777777" w:rsidR="008C4FB1" w:rsidRPr="003D7BE0" w:rsidRDefault="008C4FB1" w:rsidP="00D1017C">
            <w:pPr>
              <w:rPr>
                <w:ins w:id="82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4ECDCF9A" w14:textId="77777777" w:rsidR="008C4FB1" w:rsidRPr="003D7BE0" w:rsidRDefault="008C4FB1" w:rsidP="00D1017C">
            <w:pPr>
              <w:rPr>
                <w:ins w:id="82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48A23803" w14:textId="77777777" w:rsidR="008C4FB1" w:rsidRPr="003D7BE0" w:rsidRDefault="008C4FB1" w:rsidP="00D1017C">
            <w:pPr>
              <w:rPr>
                <w:ins w:id="82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124BA89A" w14:textId="77777777" w:rsidR="008C4FB1" w:rsidRPr="003D7BE0" w:rsidRDefault="008C4FB1" w:rsidP="00D1017C">
            <w:pPr>
              <w:rPr>
                <w:ins w:id="82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3B5BE3C1" w14:textId="77777777" w:rsidTr="00D1017C">
        <w:trPr>
          <w:ins w:id="827" w:author="David Arndt" w:date="2026-09-25T20:09:00Z" w16du:dateUtc="2026-09-26T00:09:00Z"/>
        </w:trPr>
        <w:tc>
          <w:tcPr>
            <w:tcW w:w="2515" w:type="dxa"/>
          </w:tcPr>
          <w:p w14:paraId="28FAF016" w14:textId="77777777" w:rsidR="008C4FB1" w:rsidRPr="003D7BE0" w:rsidRDefault="008C4FB1" w:rsidP="00D1017C">
            <w:pPr>
              <w:rPr>
                <w:ins w:id="82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3DD93BC2" w14:textId="77777777" w:rsidR="008C4FB1" w:rsidRPr="003D7BE0" w:rsidRDefault="008C4FB1" w:rsidP="00D1017C">
            <w:pPr>
              <w:rPr>
                <w:ins w:id="82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51D64B0E" w14:textId="77777777" w:rsidR="008C4FB1" w:rsidRPr="003D7BE0" w:rsidRDefault="008C4FB1" w:rsidP="00D1017C">
            <w:pPr>
              <w:rPr>
                <w:ins w:id="83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250A402A" w14:textId="77777777" w:rsidR="008C4FB1" w:rsidRPr="003D7BE0" w:rsidRDefault="008C4FB1" w:rsidP="00D1017C">
            <w:pPr>
              <w:rPr>
                <w:ins w:id="83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154C4A33" w14:textId="77777777" w:rsidR="008C4FB1" w:rsidRPr="003D7BE0" w:rsidRDefault="008C4FB1" w:rsidP="00D1017C">
            <w:pPr>
              <w:rPr>
                <w:ins w:id="83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2AC7502F" w14:textId="77777777" w:rsidR="008C4FB1" w:rsidRPr="003D7BE0" w:rsidRDefault="008C4FB1" w:rsidP="00D1017C">
            <w:pPr>
              <w:rPr>
                <w:ins w:id="83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360C9EDD" w14:textId="77777777" w:rsidTr="00D1017C">
        <w:trPr>
          <w:ins w:id="834" w:author="David Arndt" w:date="2026-09-25T20:09:00Z" w16du:dateUtc="2026-09-26T00:09:00Z"/>
        </w:trPr>
        <w:tc>
          <w:tcPr>
            <w:tcW w:w="2515" w:type="dxa"/>
          </w:tcPr>
          <w:p w14:paraId="37EA15BD" w14:textId="77777777" w:rsidR="008C4FB1" w:rsidRPr="003D7BE0" w:rsidRDefault="008C4FB1" w:rsidP="00D1017C">
            <w:pPr>
              <w:rPr>
                <w:ins w:id="83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  <w:ins w:id="836" w:author="David Arndt" w:date="2026-09-25T20:09:00Z" w16du:dateUtc="2026-09-26T00:09:00Z">
              <w:r>
                <w:rPr>
                  <w:rFonts w:ascii="Arial" w:hAnsi="Arial" w:cs="Arial"/>
                  <w:sz w:val="16"/>
                  <w:szCs w:val="16"/>
                </w:rPr>
                <w:t>TOTAL</w:t>
              </w:r>
            </w:ins>
          </w:p>
        </w:tc>
        <w:tc>
          <w:tcPr>
            <w:tcW w:w="1041" w:type="dxa"/>
          </w:tcPr>
          <w:p w14:paraId="2A50C050" w14:textId="77777777" w:rsidR="008C4FB1" w:rsidRPr="003D7BE0" w:rsidRDefault="008C4FB1" w:rsidP="00D1017C">
            <w:pPr>
              <w:rPr>
                <w:ins w:id="83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76EE8FEE" w14:textId="77777777" w:rsidR="008C4FB1" w:rsidRPr="003D7BE0" w:rsidRDefault="008C4FB1" w:rsidP="00D1017C">
            <w:pPr>
              <w:rPr>
                <w:ins w:id="83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3914999E" w14:textId="77777777" w:rsidR="008C4FB1" w:rsidRPr="003D7BE0" w:rsidRDefault="008C4FB1" w:rsidP="00D1017C">
            <w:pPr>
              <w:rPr>
                <w:ins w:id="83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66561B7C" w14:textId="77777777" w:rsidR="008C4FB1" w:rsidRPr="003D7BE0" w:rsidRDefault="008C4FB1" w:rsidP="00D1017C">
            <w:pPr>
              <w:rPr>
                <w:ins w:id="84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10696321" w14:textId="77777777" w:rsidR="008C4FB1" w:rsidRPr="003D7BE0" w:rsidRDefault="008C4FB1" w:rsidP="00D1017C">
            <w:pPr>
              <w:rPr>
                <w:ins w:id="84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</w:tbl>
    <w:p w14:paraId="285C972F" w14:textId="77777777" w:rsidR="008C4FB1" w:rsidRDefault="008C4FB1" w:rsidP="008C4FB1">
      <w:pPr>
        <w:rPr>
          <w:ins w:id="842" w:author="David Arndt" w:date="2026-09-25T20:09:00Z" w16du:dateUtc="2026-09-26T00:09:00Z"/>
          <w:rFonts w:ascii="Arial" w:hAnsi="Arial" w:cs="Arial"/>
          <w:sz w:val="20"/>
          <w:szCs w:val="20"/>
        </w:rPr>
      </w:pPr>
    </w:p>
    <w:p w14:paraId="3DDF8408" w14:textId="77777777" w:rsidR="008C4FB1" w:rsidRDefault="008C4FB1" w:rsidP="008C4FB1">
      <w:pPr>
        <w:rPr>
          <w:ins w:id="843" w:author="David Arndt" w:date="2026-09-25T20:09:00Z" w16du:dateUtc="2026-09-26T00:09:00Z"/>
          <w:rFonts w:ascii="Arial" w:hAnsi="Arial" w:cs="Arial"/>
          <w:sz w:val="20"/>
          <w:szCs w:val="20"/>
        </w:rPr>
      </w:pPr>
      <w:ins w:id="844" w:author="David Arndt" w:date="2026-09-25T20:09:00Z" w16du:dateUtc="2026-09-26T00:09:00Z">
        <w:r>
          <w:rPr>
            <w:rFonts w:ascii="Arial" w:hAnsi="Arial" w:cs="Arial"/>
            <w:sz w:val="20"/>
            <w:szCs w:val="20"/>
          </w:rPr>
          <w:br w:type="page"/>
        </w:r>
      </w:ins>
    </w:p>
    <w:p w14:paraId="20B57B16" w14:textId="77777777" w:rsidR="00847B65" w:rsidRPr="00DA2697" w:rsidRDefault="00847B65" w:rsidP="00356267">
      <w:pPr>
        <w:rPr>
          <w:del w:id="845" w:author="David Arndt" w:date="2026-09-25T20:09:00Z" w16du:dateUtc="2026-09-26T00:09:00Z"/>
          <w:b/>
          <w:sz w:val="20"/>
          <w:szCs w:val="20"/>
        </w:rPr>
      </w:pPr>
      <w:del w:id="846" w:author="David Arndt" w:date="2026-09-25T20:09:00Z" w16du:dateUtc="2026-09-26T00:09:00Z">
        <w:r w:rsidRPr="00DA2697">
          <w:rPr>
            <w:b/>
            <w:sz w:val="20"/>
            <w:szCs w:val="20"/>
          </w:rPr>
          <w:delText>DATE:</w:delText>
        </w:r>
        <w:r w:rsidRPr="00DA2697">
          <w:rPr>
            <w:b/>
            <w:sz w:val="20"/>
            <w:szCs w:val="20"/>
          </w:rPr>
          <w:tab/>
        </w:r>
        <w:r w:rsidRPr="00DA2697">
          <w:rPr>
            <w:b/>
            <w:sz w:val="20"/>
            <w:szCs w:val="20"/>
          </w:rPr>
          <w:tab/>
        </w:r>
      </w:del>
    </w:p>
    <w:p w14:paraId="6D3FB1EA" w14:textId="77777777" w:rsidR="00356267" w:rsidRPr="00DA2697" w:rsidRDefault="00A6572A" w:rsidP="00356267">
      <w:pPr>
        <w:rPr>
          <w:del w:id="847" w:author="David Arndt" w:date="2026-09-25T20:09:00Z" w16du:dateUtc="2026-09-26T00:09:00Z"/>
          <w:b/>
          <w:sz w:val="20"/>
          <w:szCs w:val="20"/>
        </w:rPr>
      </w:pPr>
      <w:del w:id="848" w:author="David Arndt" w:date="2026-09-25T20:09:00Z" w16du:dateUtc="2026-09-26T00:09:00Z">
        <w:r>
          <w:rPr>
            <w:b/>
            <w:sz w:val="20"/>
            <w:szCs w:val="20"/>
          </w:rPr>
          <w:delText>CONFIRMATION NUMBER</w:delText>
        </w:r>
        <w:r w:rsidR="00356267" w:rsidRPr="00DA2697">
          <w:rPr>
            <w:b/>
            <w:sz w:val="20"/>
            <w:szCs w:val="20"/>
          </w:rPr>
          <w:delText>:</w:delText>
        </w:r>
      </w:del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  <w:tblPrChange w:id="849" w:author="David Arndt" w:date="2026-09-25T20:09:00Z" w16du:dateUtc="2026-09-26T00:09:00Z">
          <w:tblPr>
            <w:tblpPr w:leftFromText="180" w:rightFromText="180" w:vertAnchor="text" w:tblpX="1571" w:tblpY="331"/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000" w:firstRow="0" w:lastRow="0" w:firstColumn="0" w:lastColumn="0" w:noHBand="0" w:noVBand="0"/>
          </w:tblPr>
        </w:tblPrChange>
      </w:tblPr>
      <w:tblGrid>
        <w:gridCol w:w="2515"/>
        <w:gridCol w:w="1041"/>
        <w:gridCol w:w="1389"/>
        <w:gridCol w:w="1800"/>
        <w:gridCol w:w="665"/>
        <w:gridCol w:w="1220"/>
        <w:tblGridChange w:id="850">
          <w:tblGrid>
            <w:gridCol w:w="2515"/>
            <w:gridCol w:w="1041"/>
            <w:gridCol w:w="1389"/>
            <w:gridCol w:w="1800"/>
            <w:gridCol w:w="250"/>
            <w:gridCol w:w="415"/>
            <w:gridCol w:w="1220"/>
          </w:tblGrid>
        </w:tblGridChange>
      </w:tblGrid>
      <w:tr w:rsidR="00B73839" w:rsidRPr="00DA2697" w14:paraId="74D2280F" w14:textId="77777777" w:rsidTr="00D1017C">
        <w:trPr>
          <w:trPrChange w:id="851" w:author="David Arndt" w:date="2026-09-25T20:09:00Z" w16du:dateUtc="2026-09-26T00:09:00Z">
            <w:trPr>
              <w:gridAfter w:val="2"/>
              <w:trHeight w:val="555"/>
            </w:trPr>
          </w:trPrChange>
        </w:trPr>
        <w:tc>
          <w:tcPr>
            <w:tcW w:w="8630" w:type="dxa"/>
            <w:gridSpan w:val="6"/>
            <w:tcPrChange w:id="852" w:author="David Arndt" w:date="2026-09-25T20:09:00Z" w16du:dateUtc="2026-09-26T00:09:00Z">
              <w:tcPr>
                <w:tcW w:w="6995" w:type="dxa"/>
                <w:gridSpan w:val="5"/>
              </w:tcPr>
            </w:tcPrChange>
          </w:tcPr>
          <w:p w14:paraId="3F993D51" w14:textId="77777777" w:rsidR="00B73839" w:rsidRDefault="008C4FB1" w:rsidP="00D1017C">
            <w:pPr>
              <w:rPr>
                <w:rFonts w:ascii="Arial" w:hAnsi="Arial"/>
                <w:sz w:val="20"/>
                <w:rPrChange w:id="853" w:author="David Arndt" w:date="2026-09-25T20:09:00Z" w16du:dateUtc="2026-09-26T00:09:00Z">
                  <w:rPr>
                    <w:b/>
                    <w:sz w:val="20"/>
                    <w:szCs w:val="20"/>
                  </w:rPr>
                </w:rPrChange>
              </w:rPr>
              <w:pPrChange w:id="854" w:author="David Arndt" w:date="2026-09-25T20:09:00Z" w16du:dateUtc="2026-09-26T00:09:00Z">
                <w:pPr>
                  <w:framePr w:hSpace="180" w:wrap="around" w:vAnchor="text" w:hAnchor="text" w:x="1571" w:y="331"/>
                </w:pPr>
              </w:pPrChange>
            </w:pPr>
            <w:ins w:id="855" w:author="David Arndt" w:date="2026-09-25T20:09:00Z" w16du:dateUtc="2026-09-26T00:09:00Z">
              <w:r>
                <w:rPr>
                  <w:rFonts w:ascii="Arial" w:hAnsi="Arial" w:cs="Arial"/>
                  <w:sz w:val="20"/>
                  <w:szCs w:val="20"/>
                </w:rPr>
                <w:t xml:space="preserve">DOCUMENT MANAGEMENT SYSTEM </w:t>
              </w:r>
            </w:ins>
          </w:p>
        </w:tc>
      </w:tr>
      <w:tr w:rsidR="008C4FB1" w14:paraId="1C03F1FF" w14:textId="77777777" w:rsidTr="00D1017C">
        <w:trPr>
          <w:ins w:id="856" w:author="David Arndt" w:date="2026-09-25T20:09:00Z" w16du:dateUtc="2026-09-26T00:09:00Z"/>
        </w:trPr>
        <w:tc>
          <w:tcPr>
            <w:tcW w:w="2515" w:type="dxa"/>
            <w:vAlign w:val="center"/>
          </w:tcPr>
          <w:p w14:paraId="3248486A" w14:textId="77777777" w:rsidR="008C4FB1" w:rsidRPr="003D7BE0" w:rsidRDefault="008C4FB1" w:rsidP="00D1017C">
            <w:pPr>
              <w:rPr>
                <w:ins w:id="85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  <w:ins w:id="858" w:author="David Arndt" w:date="2026-09-25T20:09:00Z" w16du:dateUtc="2026-09-26T00:09:00Z">
              <w:r w:rsidRPr="003D7BE0">
                <w:rPr>
                  <w:rFonts w:ascii="Arial" w:hAnsi="Arial" w:cs="Arial"/>
                  <w:sz w:val="16"/>
                  <w:szCs w:val="16"/>
                </w:rPr>
                <w:t>Description</w:t>
              </w:r>
            </w:ins>
          </w:p>
        </w:tc>
        <w:tc>
          <w:tcPr>
            <w:tcW w:w="1041" w:type="dxa"/>
            <w:vAlign w:val="center"/>
          </w:tcPr>
          <w:p w14:paraId="1A0ED8A9" w14:textId="77777777" w:rsidR="008C4FB1" w:rsidRPr="003D7BE0" w:rsidRDefault="008C4FB1" w:rsidP="00D1017C">
            <w:pPr>
              <w:rPr>
                <w:ins w:id="85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  <w:ins w:id="860" w:author="David Arndt" w:date="2026-09-25T20:09:00Z" w16du:dateUtc="2026-09-26T00:09:00Z">
              <w:r w:rsidRPr="003D7BE0">
                <w:rPr>
                  <w:rFonts w:ascii="Arial" w:hAnsi="Arial" w:cs="Arial"/>
                  <w:sz w:val="16"/>
                  <w:szCs w:val="16"/>
                </w:rPr>
                <w:t>Labor Cost/Hour</w:t>
              </w:r>
            </w:ins>
          </w:p>
        </w:tc>
        <w:tc>
          <w:tcPr>
            <w:tcW w:w="1389" w:type="dxa"/>
            <w:vAlign w:val="center"/>
          </w:tcPr>
          <w:p w14:paraId="469A902E" w14:textId="77777777" w:rsidR="008C4FB1" w:rsidRPr="003D7BE0" w:rsidRDefault="008C4FB1" w:rsidP="00D1017C">
            <w:pPr>
              <w:rPr>
                <w:ins w:id="86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  <w:ins w:id="862" w:author="David Arndt" w:date="2026-09-25T20:09:00Z" w16du:dateUtc="2026-09-26T00:09:00Z">
              <w:r w:rsidRPr="003D7BE0">
                <w:rPr>
                  <w:rFonts w:ascii="Arial" w:hAnsi="Arial" w:cs="Arial"/>
                  <w:sz w:val="16"/>
                  <w:szCs w:val="16"/>
                </w:rPr>
                <w:t>Number of Hours</w:t>
              </w:r>
            </w:ins>
          </w:p>
        </w:tc>
        <w:tc>
          <w:tcPr>
            <w:tcW w:w="1800" w:type="dxa"/>
            <w:vAlign w:val="center"/>
          </w:tcPr>
          <w:p w14:paraId="329A04CF" w14:textId="77777777" w:rsidR="008C4FB1" w:rsidRPr="003D7BE0" w:rsidRDefault="008C4FB1" w:rsidP="00D1017C">
            <w:pPr>
              <w:rPr>
                <w:ins w:id="86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  <w:ins w:id="864" w:author="David Arndt" w:date="2026-09-25T20:09:00Z" w16du:dateUtc="2026-09-26T00:09:00Z">
              <w:r w:rsidRPr="003D7BE0">
                <w:rPr>
                  <w:rFonts w:ascii="Arial" w:hAnsi="Arial" w:cs="Arial"/>
                  <w:sz w:val="16"/>
                  <w:szCs w:val="16"/>
                </w:rPr>
                <w:t>Item Number</w:t>
              </w:r>
            </w:ins>
          </w:p>
        </w:tc>
        <w:tc>
          <w:tcPr>
            <w:tcW w:w="665" w:type="dxa"/>
            <w:vAlign w:val="center"/>
          </w:tcPr>
          <w:p w14:paraId="59B759B5" w14:textId="77777777" w:rsidR="008C4FB1" w:rsidRPr="003D7BE0" w:rsidRDefault="008C4FB1" w:rsidP="00D1017C">
            <w:pPr>
              <w:rPr>
                <w:ins w:id="86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  <w:ins w:id="866" w:author="David Arndt" w:date="2026-09-25T20:09:00Z" w16du:dateUtc="2026-09-26T00:09:00Z">
              <w:r w:rsidRPr="003D7BE0">
                <w:rPr>
                  <w:rFonts w:ascii="Arial" w:hAnsi="Arial" w:cs="Arial"/>
                  <w:sz w:val="16"/>
                  <w:szCs w:val="16"/>
                </w:rPr>
                <w:t>QTY</w:t>
              </w:r>
            </w:ins>
          </w:p>
        </w:tc>
        <w:tc>
          <w:tcPr>
            <w:tcW w:w="1220" w:type="dxa"/>
            <w:vAlign w:val="center"/>
          </w:tcPr>
          <w:p w14:paraId="69F94CCB" w14:textId="77777777" w:rsidR="008C4FB1" w:rsidRPr="003D7BE0" w:rsidRDefault="008C4FB1" w:rsidP="00D1017C">
            <w:pPr>
              <w:rPr>
                <w:ins w:id="86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  <w:ins w:id="868" w:author="David Arndt" w:date="2026-09-25T20:09:00Z" w16du:dateUtc="2026-09-26T00:09:00Z">
              <w:r w:rsidRPr="003D7BE0">
                <w:rPr>
                  <w:rFonts w:ascii="Arial" w:hAnsi="Arial" w:cs="Arial"/>
                  <w:sz w:val="16"/>
                  <w:szCs w:val="16"/>
                </w:rPr>
                <w:t>Extended Price</w:t>
              </w:r>
            </w:ins>
          </w:p>
        </w:tc>
      </w:tr>
      <w:tr w:rsidR="008C4FB1" w14:paraId="20FA5772" w14:textId="77777777" w:rsidTr="00D1017C">
        <w:trPr>
          <w:ins w:id="869" w:author="David Arndt" w:date="2026-09-25T20:09:00Z" w16du:dateUtc="2026-09-26T00:09:00Z"/>
        </w:trPr>
        <w:tc>
          <w:tcPr>
            <w:tcW w:w="2515" w:type="dxa"/>
          </w:tcPr>
          <w:p w14:paraId="33686FF0" w14:textId="77777777" w:rsidR="008C4FB1" w:rsidRPr="003D7BE0" w:rsidRDefault="008C4FB1" w:rsidP="00D1017C">
            <w:pPr>
              <w:rPr>
                <w:ins w:id="87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489B11F8" w14:textId="77777777" w:rsidR="008C4FB1" w:rsidRPr="003D7BE0" w:rsidRDefault="008C4FB1" w:rsidP="00D1017C">
            <w:pPr>
              <w:rPr>
                <w:ins w:id="87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000D3163" w14:textId="77777777" w:rsidR="008C4FB1" w:rsidRPr="003D7BE0" w:rsidRDefault="008C4FB1" w:rsidP="00D1017C">
            <w:pPr>
              <w:rPr>
                <w:ins w:id="87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152C51B9" w14:textId="77777777" w:rsidR="008C4FB1" w:rsidRPr="003D7BE0" w:rsidRDefault="008C4FB1" w:rsidP="00D1017C">
            <w:pPr>
              <w:rPr>
                <w:ins w:id="87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6047E6DF" w14:textId="77777777" w:rsidR="008C4FB1" w:rsidRPr="003D7BE0" w:rsidRDefault="008C4FB1" w:rsidP="00D1017C">
            <w:pPr>
              <w:rPr>
                <w:ins w:id="87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4170D724" w14:textId="77777777" w:rsidR="008C4FB1" w:rsidRPr="003D7BE0" w:rsidRDefault="008C4FB1" w:rsidP="00D1017C">
            <w:pPr>
              <w:rPr>
                <w:ins w:id="87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6EC368BB" w14:textId="77777777" w:rsidTr="00D1017C">
        <w:trPr>
          <w:ins w:id="876" w:author="David Arndt" w:date="2026-09-25T20:09:00Z" w16du:dateUtc="2026-09-26T00:09:00Z"/>
        </w:trPr>
        <w:tc>
          <w:tcPr>
            <w:tcW w:w="2515" w:type="dxa"/>
          </w:tcPr>
          <w:p w14:paraId="452B3E80" w14:textId="77777777" w:rsidR="008C4FB1" w:rsidRPr="003D7BE0" w:rsidRDefault="008C4FB1" w:rsidP="00D1017C">
            <w:pPr>
              <w:rPr>
                <w:ins w:id="87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27098161" w14:textId="77777777" w:rsidR="008C4FB1" w:rsidRPr="003D7BE0" w:rsidRDefault="008C4FB1" w:rsidP="00D1017C">
            <w:pPr>
              <w:rPr>
                <w:ins w:id="87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32B527A7" w14:textId="77777777" w:rsidR="008C4FB1" w:rsidRPr="003D7BE0" w:rsidRDefault="008C4FB1" w:rsidP="00D1017C">
            <w:pPr>
              <w:rPr>
                <w:ins w:id="87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6ABEFB18" w14:textId="77777777" w:rsidR="008C4FB1" w:rsidRPr="003D7BE0" w:rsidRDefault="008C4FB1" w:rsidP="00D1017C">
            <w:pPr>
              <w:rPr>
                <w:ins w:id="88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3BB3C839" w14:textId="77777777" w:rsidR="008C4FB1" w:rsidRPr="003D7BE0" w:rsidRDefault="008C4FB1" w:rsidP="00D1017C">
            <w:pPr>
              <w:rPr>
                <w:ins w:id="88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7B14F9E3" w14:textId="77777777" w:rsidR="008C4FB1" w:rsidRPr="003D7BE0" w:rsidRDefault="008C4FB1" w:rsidP="00D1017C">
            <w:pPr>
              <w:rPr>
                <w:ins w:id="88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1CC95487" w14:textId="77777777" w:rsidTr="00D1017C">
        <w:trPr>
          <w:ins w:id="883" w:author="David Arndt" w:date="2026-09-25T20:09:00Z" w16du:dateUtc="2026-09-26T00:09:00Z"/>
        </w:trPr>
        <w:tc>
          <w:tcPr>
            <w:tcW w:w="2515" w:type="dxa"/>
          </w:tcPr>
          <w:p w14:paraId="07E7AFE1" w14:textId="77777777" w:rsidR="008C4FB1" w:rsidRPr="003D7BE0" w:rsidRDefault="008C4FB1" w:rsidP="00D1017C">
            <w:pPr>
              <w:rPr>
                <w:ins w:id="88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5E530901" w14:textId="77777777" w:rsidR="008C4FB1" w:rsidRPr="003D7BE0" w:rsidRDefault="008C4FB1" w:rsidP="00D1017C">
            <w:pPr>
              <w:rPr>
                <w:ins w:id="88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328D4308" w14:textId="77777777" w:rsidR="008C4FB1" w:rsidRPr="003D7BE0" w:rsidRDefault="008C4FB1" w:rsidP="00D1017C">
            <w:pPr>
              <w:rPr>
                <w:ins w:id="88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7051514F" w14:textId="77777777" w:rsidR="008C4FB1" w:rsidRPr="003D7BE0" w:rsidRDefault="008C4FB1" w:rsidP="00D1017C">
            <w:pPr>
              <w:rPr>
                <w:ins w:id="88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7AA947DF" w14:textId="77777777" w:rsidR="008C4FB1" w:rsidRPr="003D7BE0" w:rsidRDefault="008C4FB1" w:rsidP="00D1017C">
            <w:pPr>
              <w:rPr>
                <w:ins w:id="88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4B371FBC" w14:textId="77777777" w:rsidR="008C4FB1" w:rsidRPr="003D7BE0" w:rsidRDefault="008C4FB1" w:rsidP="00D1017C">
            <w:pPr>
              <w:rPr>
                <w:ins w:id="88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4F2B122F" w14:textId="77777777" w:rsidTr="00D1017C">
        <w:trPr>
          <w:ins w:id="890" w:author="David Arndt" w:date="2026-09-25T20:09:00Z" w16du:dateUtc="2026-09-26T00:09:00Z"/>
        </w:trPr>
        <w:tc>
          <w:tcPr>
            <w:tcW w:w="2515" w:type="dxa"/>
          </w:tcPr>
          <w:p w14:paraId="0867A02F" w14:textId="77777777" w:rsidR="008C4FB1" w:rsidRPr="003D7BE0" w:rsidRDefault="008C4FB1" w:rsidP="00D1017C">
            <w:pPr>
              <w:rPr>
                <w:ins w:id="89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0A78D93C" w14:textId="77777777" w:rsidR="008C4FB1" w:rsidRPr="003D7BE0" w:rsidRDefault="008C4FB1" w:rsidP="00D1017C">
            <w:pPr>
              <w:rPr>
                <w:ins w:id="89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59328213" w14:textId="77777777" w:rsidR="008C4FB1" w:rsidRPr="003D7BE0" w:rsidRDefault="008C4FB1" w:rsidP="00D1017C">
            <w:pPr>
              <w:rPr>
                <w:ins w:id="89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01B50459" w14:textId="77777777" w:rsidR="008C4FB1" w:rsidRPr="003D7BE0" w:rsidRDefault="008C4FB1" w:rsidP="00D1017C">
            <w:pPr>
              <w:rPr>
                <w:ins w:id="89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18747DF6" w14:textId="77777777" w:rsidR="008C4FB1" w:rsidRPr="003D7BE0" w:rsidRDefault="008C4FB1" w:rsidP="00D1017C">
            <w:pPr>
              <w:rPr>
                <w:ins w:id="89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4810FF9D" w14:textId="77777777" w:rsidR="008C4FB1" w:rsidRPr="003D7BE0" w:rsidRDefault="008C4FB1" w:rsidP="00D1017C">
            <w:pPr>
              <w:rPr>
                <w:ins w:id="89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17561822" w14:textId="77777777" w:rsidTr="00D1017C">
        <w:trPr>
          <w:ins w:id="897" w:author="David Arndt" w:date="2026-09-25T20:09:00Z" w16du:dateUtc="2026-09-26T00:09:00Z"/>
        </w:trPr>
        <w:tc>
          <w:tcPr>
            <w:tcW w:w="2515" w:type="dxa"/>
          </w:tcPr>
          <w:p w14:paraId="249B25B5" w14:textId="77777777" w:rsidR="008C4FB1" w:rsidRPr="003D7BE0" w:rsidRDefault="008C4FB1" w:rsidP="00D1017C">
            <w:pPr>
              <w:rPr>
                <w:ins w:id="89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6F02480C" w14:textId="77777777" w:rsidR="008C4FB1" w:rsidRPr="003D7BE0" w:rsidRDefault="008C4FB1" w:rsidP="00D1017C">
            <w:pPr>
              <w:rPr>
                <w:ins w:id="89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4592F683" w14:textId="77777777" w:rsidR="008C4FB1" w:rsidRPr="003D7BE0" w:rsidRDefault="008C4FB1" w:rsidP="00D1017C">
            <w:pPr>
              <w:rPr>
                <w:ins w:id="90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3207C6B3" w14:textId="77777777" w:rsidR="008C4FB1" w:rsidRPr="003D7BE0" w:rsidRDefault="008C4FB1" w:rsidP="00D1017C">
            <w:pPr>
              <w:rPr>
                <w:ins w:id="90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6F5E82F6" w14:textId="77777777" w:rsidR="008C4FB1" w:rsidRPr="003D7BE0" w:rsidRDefault="008C4FB1" w:rsidP="00D1017C">
            <w:pPr>
              <w:rPr>
                <w:ins w:id="90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17D31194" w14:textId="77777777" w:rsidR="008C4FB1" w:rsidRPr="003D7BE0" w:rsidRDefault="008C4FB1" w:rsidP="00D1017C">
            <w:pPr>
              <w:rPr>
                <w:ins w:id="90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305DF198" w14:textId="77777777" w:rsidTr="00D1017C">
        <w:trPr>
          <w:ins w:id="904" w:author="David Arndt" w:date="2026-09-25T20:09:00Z" w16du:dateUtc="2026-09-26T00:09:00Z"/>
        </w:trPr>
        <w:tc>
          <w:tcPr>
            <w:tcW w:w="2515" w:type="dxa"/>
          </w:tcPr>
          <w:p w14:paraId="5E6F4D93" w14:textId="77777777" w:rsidR="008C4FB1" w:rsidRPr="003D7BE0" w:rsidRDefault="008C4FB1" w:rsidP="00D1017C">
            <w:pPr>
              <w:rPr>
                <w:ins w:id="90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6EFFEE05" w14:textId="77777777" w:rsidR="008C4FB1" w:rsidRPr="003D7BE0" w:rsidRDefault="008C4FB1" w:rsidP="00D1017C">
            <w:pPr>
              <w:rPr>
                <w:ins w:id="90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6B5B2C0D" w14:textId="77777777" w:rsidR="008C4FB1" w:rsidRPr="003D7BE0" w:rsidRDefault="008C4FB1" w:rsidP="00D1017C">
            <w:pPr>
              <w:rPr>
                <w:ins w:id="90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23B5E0B1" w14:textId="77777777" w:rsidR="008C4FB1" w:rsidRPr="003D7BE0" w:rsidRDefault="008C4FB1" w:rsidP="00D1017C">
            <w:pPr>
              <w:rPr>
                <w:ins w:id="90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1379A46B" w14:textId="77777777" w:rsidR="008C4FB1" w:rsidRPr="003D7BE0" w:rsidRDefault="008C4FB1" w:rsidP="00D1017C">
            <w:pPr>
              <w:rPr>
                <w:ins w:id="90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3CA5669A" w14:textId="77777777" w:rsidR="008C4FB1" w:rsidRPr="003D7BE0" w:rsidRDefault="008C4FB1" w:rsidP="00D1017C">
            <w:pPr>
              <w:rPr>
                <w:ins w:id="91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761FFD29" w14:textId="77777777" w:rsidTr="00D1017C">
        <w:trPr>
          <w:ins w:id="911" w:author="David Arndt" w:date="2026-09-25T20:09:00Z" w16du:dateUtc="2026-09-26T00:09:00Z"/>
        </w:trPr>
        <w:tc>
          <w:tcPr>
            <w:tcW w:w="2515" w:type="dxa"/>
          </w:tcPr>
          <w:p w14:paraId="66D892F3" w14:textId="77777777" w:rsidR="008C4FB1" w:rsidRPr="003D7BE0" w:rsidRDefault="008C4FB1" w:rsidP="00D1017C">
            <w:pPr>
              <w:rPr>
                <w:ins w:id="91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1D8A529D" w14:textId="77777777" w:rsidR="008C4FB1" w:rsidRPr="003D7BE0" w:rsidRDefault="008C4FB1" w:rsidP="00D1017C">
            <w:pPr>
              <w:rPr>
                <w:ins w:id="91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5E901ECF" w14:textId="77777777" w:rsidR="008C4FB1" w:rsidRPr="003D7BE0" w:rsidRDefault="008C4FB1" w:rsidP="00D1017C">
            <w:pPr>
              <w:rPr>
                <w:ins w:id="91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59FAD9DE" w14:textId="77777777" w:rsidR="008C4FB1" w:rsidRPr="003D7BE0" w:rsidRDefault="008C4FB1" w:rsidP="00D1017C">
            <w:pPr>
              <w:rPr>
                <w:ins w:id="91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0784FE5B" w14:textId="77777777" w:rsidR="008C4FB1" w:rsidRPr="003D7BE0" w:rsidRDefault="008C4FB1" w:rsidP="00D1017C">
            <w:pPr>
              <w:rPr>
                <w:ins w:id="91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141EA155" w14:textId="77777777" w:rsidR="008C4FB1" w:rsidRPr="003D7BE0" w:rsidRDefault="008C4FB1" w:rsidP="00D1017C">
            <w:pPr>
              <w:rPr>
                <w:ins w:id="91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24057759" w14:textId="77777777" w:rsidTr="00D1017C">
        <w:trPr>
          <w:ins w:id="918" w:author="David Arndt" w:date="2026-09-25T20:09:00Z" w16du:dateUtc="2026-09-26T00:09:00Z"/>
        </w:trPr>
        <w:tc>
          <w:tcPr>
            <w:tcW w:w="2515" w:type="dxa"/>
          </w:tcPr>
          <w:p w14:paraId="3425F108" w14:textId="77777777" w:rsidR="008C4FB1" w:rsidRPr="003D7BE0" w:rsidRDefault="008C4FB1" w:rsidP="00D1017C">
            <w:pPr>
              <w:rPr>
                <w:ins w:id="91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2E9C9FBE" w14:textId="77777777" w:rsidR="008C4FB1" w:rsidRPr="003D7BE0" w:rsidRDefault="008C4FB1" w:rsidP="00D1017C">
            <w:pPr>
              <w:rPr>
                <w:ins w:id="92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49A8FBB6" w14:textId="77777777" w:rsidR="008C4FB1" w:rsidRPr="003D7BE0" w:rsidRDefault="008C4FB1" w:rsidP="00D1017C">
            <w:pPr>
              <w:rPr>
                <w:ins w:id="92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72CD5E17" w14:textId="77777777" w:rsidR="008C4FB1" w:rsidRPr="003D7BE0" w:rsidRDefault="008C4FB1" w:rsidP="00D1017C">
            <w:pPr>
              <w:rPr>
                <w:ins w:id="92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4B9F848D" w14:textId="77777777" w:rsidR="008C4FB1" w:rsidRPr="003D7BE0" w:rsidRDefault="008C4FB1" w:rsidP="00D1017C">
            <w:pPr>
              <w:rPr>
                <w:ins w:id="92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41ACFA27" w14:textId="77777777" w:rsidR="008C4FB1" w:rsidRPr="003D7BE0" w:rsidRDefault="008C4FB1" w:rsidP="00D1017C">
            <w:pPr>
              <w:rPr>
                <w:ins w:id="92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43CB07A1" w14:textId="77777777" w:rsidTr="00D1017C">
        <w:trPr>
          <w:ins w:id="925" w:author="David Arndt" w:date="2026-09-25T20:09:00Z" w16du:dateUtc="2026-09-26T00:09:00Z"/>
        </w:trPr>
        <w:tc>
          <w:tcPr>
            <w:tcW w:w="2515" w:type="dxa"/>
          </w:tcPr>
          <w:p w14:paraId="11AF6D60" w14:textId="77777777" w:rsidR="008C4FB1" w:rsidRPr="003D7BE0" w:rsidRDefault="008C4FB1" w:rsidP="00D1017C">
            <w:pPr>
              <w:rPr>
                <w:ins w:id="92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1203C070" w14:textId="77777777" w:rsidR="008C4FB1" w:rsidRPr="003D7BE0" w:rsidRDefault="008C4FB1" w:rsidP="00D1017C">
            <w:pPr>
              <w:rPr>
                <w:ins w:id="92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34FA43E2" w14:textId="77777777" w:rsidR="008C4FB1" w:rsidRPr="003D7BE0" w:rsidRDefault="008C4FB1" w:rsidP="00D1017C">
            <w:pPr>
              <w:rPr>
                <w:ins w:id="92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000AFB9D" w14:textId="77777777" w:rsidR="008C4FB1" w:rsidRPr="003D7BE0" w:rsidRDefault="008C4FB1" w:rsidP="00D1017C">
            <w:pPr>
              <w:rPr>
                <w:ins w:id="92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40636697" w14:textId="77777777" w:rsidR="008C4FB1" w:rsidRPr="003D7BE0" w:rsidRDefault="008C4FB1" w:rsidP="00D1017C">
            <w:pPr>
              <w:rPr>
                <w:ins w:id="93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40637D4F" w14:textId="77777777" w:rsidR="008C4FB1" w:rsidRPr="003D7BE0" w:rsidRDefault="008C4FB1" w:rsidP="00D1017C">
            <w:pPr>
              <w:rPr>
                <w:ins w:id="93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5FADD76F" w14:textId="77777777" w:rsidTr="00D1017C">
        <w:trPr>
          <w:ins w:id="932" w:author="David Arndt" w:date="2026-09-25T20:09:00Z" w16du:dateUtc="2026-09-26T00:09:00Z"/>
        </w:trPr>
        <w:tc>
          <w:tcPr>
            <w:tcW w:w="2515" w:type="dxa"/>
          </w:tcPr>
          <w:p w14:paraId="4597AAD6" w14:textId="77777777" w:rsidR="008C4FB1" w:rsidRPr="003D7BE0" w:rsidRDefault="008C4FB1" w:rsidP="00D1017C">
            <w:pPr>
              <w:rPr>
                <w:ins w:id="93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66819D2B" w14:textId="77777777" w:rsidR="008C4FB1" w:rsidRPr="003D7BE0" w:rsidRDefault="008C4FB1" w:rsidP="00D1017C">
            <w:pPr>
              <w:rPr>
                <w:ins w:id="93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15777B20" w14:textId="77777777" w:rsidR="008C4FB1" w:rsidRPr="003D7BE0" w:rsidRDefault="008C4FB1" w:rsidP="00D1017C">
            <w:pPr>
              <w:rPr>
                <w:ins w:id="93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23BB41CF" w14:textId="77777777" w:rsidR="008C4FB1" w:rsidRPr="003D7BE0" w:rsidRDefault="008C4FB1" w:rsidP="00D1017C">
            <w:pPr>
              <w:rPr>
                <w:ins w:id="93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61D86B1A" w14:textId="77777777" w:rsidR="008C4FB1" w:rsidRPr="003D7BE0" w:rsidRDefault="008C4FB1" w:rsidP="00D1017C">
            <w:pPr>
              <w:rPr>
                <w:ins w:id="93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4691BA88" w14:textId="77777777" w:rsidR="008C4FB1" w:rsidRPr="003D7BE0" w:rsidRDefault="008C4FB1" w:rsidP="00D1017C">
            <w:pPr>
              <w:rPr>
                <w:ins w:id="93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6C92952A" w14:textId="77777777" w:rsidTr="00D1017C">
        <w:trPr>
          <w:ins w:id="939" w:author="David Arndt" w:date="2026-09-25T20:09:00Z" w16du:dateUtc="2026-09-26T00:09:00Z"/>
        </w:trPr>
        <w:tc>
          <w:tcPr>
            <w:tcW w:w="2515" w:type="dxa"/>
          </w:tcPr>
          <w:p w14:paraId="5C631168" w14:textId="77777777" w:rsidR="008C4FB1" w:rsidRPr="003D7BE0" w:rsidRDefault="008C4FB1" w:rsidP="00D1017C">
            <w:pPr>
              <w:rPr>
                <w:ins w:id="94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5F9FA250" w14:textId="77777777" w:rsidR="008C4FB1" w:rsidRPr="003D7BE0" w:rsidRDefault="008C4FB1" w:rsidP="00D1017C">
            <w:pPr>
              <w:rPr>
                <w:ins w:id="94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0A22C79C" w14:textId="77777777" w:rsidR="008C4FB1" w:rsidRPr="003D7BE0" w:rsidRDefault="008C4FB1" w:rsidP="00D1017C">
            <w:pPr>
              <w:rPr>
                <w:ins w:id="94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73505867" w14:textId="77777777" w:rsidR="008C4FB1" w:rsidRPr="003D7BE0" w:rsidRDefault="008C4FB1" w:rsidP="00D1017C">
            <w:pPr>
              <w:rPr>
                <w:ins w:id="94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6C5C521D" w14:textId="77777777" w:rsidR="008C4FB1" w:rsidRPr="003D7BE0" w:rsidRDefault="008C4FB1" w:rsidP="00D1017C">
            <w:pPr>
              <w:rPr>
                <w:ins w:id="94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2CC7158D" w14:textId="77777777" w:rsidR="008C4FB1" w:rsidRPr="003D7BE0" w:rsidRDefault="008C4FB1" w:rsidP="00D1017C">
            <w:pPr>
              <w:rPr>
                <w:ins w:id="94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2C108CC1" w14:textId="77777777" w:rsidTr="00D1017C">
        <w:trPr>
          <w:ins w:id="946" w:author="David Arndt" w:date="2026-09-25T20:09:00Z" w16du:dateUtc="2026-09-26T00:09:00Z"/>
        </w:trPr>
        <w:tc>
          <w:tcPr>
            <w:tcW w:w="2515" w:type="dxa"/>
          </w:tcPr>
          <w:p w14:paraId="30B9F542" w14:textId="77777777" w:rsidR="008C4FB1" w:rsidRPr="003D7BE0" w:rsidRDefault="008C4FB1" w:rsidP="00D1017C">
            <w:pPr>
              <w:rPr>
                <w:ins w:id="94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6902C1CF" w14:textId="77777777" w:rsidR="008C4FB1" w:rsidRPr="003D7BE0" w:rsidRDefault="008C4FB1" w:rsidP="00D1017C">
            <w:pPr>
              <w:rPr>
                <w:ins w:id="94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29D2246D" w14:textId="77777777" w:rsidR="008C4FB1" w:rsidRPr="003D7BE0" w:rsidRDefault="008C4FB1" w:rsidP="00D1017C">
            <w:pPr>
              <w:rPr>
                <w:ins w:id="94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7DCC3798" w14:textId="77777777" w:rsidR="008C4FB1" w:rsidRPr="003D7BE0" w:rsidRDefault="008C4FB1" w:rsidP="00D1017C">
            <w:pPr>
              <w:rPr>
                <w:ins w:id="95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1E7DC5CC" w14:textId="77777777" w:rsidR="008C4FB1" w:rsidRPr="003D7BE0" w:rsidRDefault="008C4FB1" w:rsidP="00D1017C">
            <w:pPr>
              <w:rPr>
                <w:ins w:id="95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5A19D516" w14:textId="77777777" w:rsidR="008C4FB1" w:rsidRPr="003D7BE0" w:rsidRDefault="008C4FB1" w:rsidP="00D1017C">
            <w:pPr>
              <w:rPr>
                <w:ins w:id="95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335FFF25" w14:textId="77777777" w:rsidTr="00D1017C">
        <w:trPr>
          <w:ins w:id="953" w:author="David Arndt" w:date="2026-09-25T20:09:00Z" w16du:dateUtc="2026-09-26T00:09:00Z"/>
        </w:trPr>
        <w:tc>
          <w:tcPr>
            <w:tcW w:w="2515" w:type="dxa"/>
          </w:tcPr>
          <w:p w14:paraId="3DF205C8" w14:textId="77777777" w:rsidR="008C4FB1" w:rsidRPr="003D7BE0" w:rsidRDefault="008C4FB1" w:rsidP="00D1017C">
            <w:pPr>
              <w:rPr>
                <w:ins w:id="95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08D48BD2" w14:textId="77777777" w:rsidR="008C4FB1" w:rsidRPr="003D7BE0" w:rsidRDefault="008C4FB1" w:rsidP="00D1017C">
            <w:pPr>
              <w:rPr>
                <w:ins w:id="95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5D04B9AD" w14:textId="77777777" w:rsidR="008C4FB1" w:rsidRPr="003D7BE0" w:rsidRDefault="008C4FB1" w:rsidP="00D1017C">
            <w:pPr>
              <w:rPr>
                <w:ins w:id="95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1953F924" w14:textId="77777777" w:rsidR="008C4FB1" w:rsidRPr="003D7BE0" w:rsidRDefault="008C4FB1" w:rsidP="00D1017C">
            <w:pPr>
              <w:rPr>
                <w:ins w:id="95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4589A502" w14:textId="77777777" w:rsidR="008C4FB1" w:rsidRPr="003D7BE0" w:rsidRDefault="008C4FB1" w:rsidP="00D1017C">
            <w:pPr>
              <w:rPr>
                <w:ins w:id="95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4C8C09C7" w14:textId="77777777" w:rsidR="008C4FB1" w:rsidRPr="003D7BE0" w:rsidRDefault="008C4FB1" w:rsidP="00D1017C">
            <w:pPr>
              <w:rPr>
                <w:ins w:id="95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34AA7F0D" w14:textId="77777777" w:rsidTr="00D1017C">
        <w:trPr>
          <w:ins w:id="960" w:author="David Arndt" w:date="2026-09-25T20:09:00Z" w16du:dateUtc="2026-09-26T00:09:00Z"/>
        </w:trPr>
        <w:tc>
          <w:tcPr>
            <w:tcW w:w="2515" w:type="dxa"/>
          </w:tcPr>
          <w:p w14:paraId="0B34172F" w14:textId="77777777" w:rsidR="008C4FB1" w:rsidRPr="003D7BE0" w:rsidRDefault="008C4FB1" w:rsidP="00D1017C">
            <w:pPr>
              <w:rPr>
                <w:ins w:id="96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686A2B75" w14:textId="77777777" w:rsidR="008C4FB1" w:rsidRPr="003D7BE0" w:rsidRDefault="008C4FB1" w:rsidP="00D1017C">
            <w:pPr>
              <w:rPr>
                <w:ins w:id="96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4C1208FC" w14:textId="77777777" w:rsidR="008C4FB1" w:rsidRPr="003D7BE0" w:rsidRDefault="008C4FB1" w:rsidP="00D1017C">
            <w:pPr>
              <w:rPr>
                <w:ins w:id="96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6AEF9172" w14:textId="77777777" w:rsidR="008C4FB1" w:rsidRPr="003D7BE0" w:rsidRDefault="008C4FB1" w:rsidP="00D1017C">
            <w:pPr>
              <w:rPr>
                <w:ins w:id="96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03ABC3D2" w14:textId="77777777" w:rsidR="008C4FB1" w:rsidRPr="003D7BE0" w:rsidRDefault="008C4FB1" w:rsidP="00D1017C">
            <w:pPr>
              <w:rPr>
                <w:ins w:id="96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6F83F713" w14:textId="77777777" w:rsidR="008C4FB1" w:rsidRPr="003D7BE0" w:rsidRDefault="008C4FB1" w:rsidP="00D1017C">
            <w:pPr>
              <w:rPr>
                <w:ins w:id="96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457E3C45" w14:textId="77777777" w:rsidTr="00D1017C">
        <w:trPr>
          <w:ins w:id="967" w:author="David Arndt" w:date="2026-09-25T20:09:00Z" w16du:dateUtc="2026-09-26T00:09:00Z"/>
        </w:trPr>
        <w:tc>
          <w:tcPr>
            <w:tcW w:w="2515" w:type="dxa"/>
          </w:tcPr>
          <w:p w14:paraId="58B42F26" w14:textId="77777777" w:rsidR="008C4FB1" w:rsidRPr="003D7BE0" w:rsidRDefault="008C4FB1" w:rsidP="00D1017C">
            <w:pPr>
              <w:rPr>
                <w:ins w:id="96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1381AF0E" w14:textId="77777777" w:rsidR="008C4FB1" w:rsidRPr="003D7BE0" w:rsidRDefault="008C4FB1" w:rsidP="00D1017C">
            <w:pPr>
              <w:rPr>
                <w:ins w:id="96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7125754A" w14:textId="77777777" w:rsidR="008C4FB1" w:rsidRPr="003D7BE0" w:rsidRDefault="008C4FB1" w:rsidP="00D1017C">
            <w:pPr>
              <w:rPr>
                <w:ins w:id="97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4511837B" w14:textId="77777777" w:rsidR="008C4FB1" w:rsidRPr="003D7BE0" w:rsidRDefault="008C4FB1" w:rsidP="00D1017C">
            <w:pPr>
              <w:rPr>
                <w:ins w:id="97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4BEDD93A" w14:textId="77777777" w:rsidR="008C4FB1" w:rsidRPr="003D7BE0" w:rsidRDefault="008C4FB1" w:rsidP="00D1017C">
            <w:pPr>
              <w:rPr>
                <w:ins w:id="97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7EB37436" w14:textId="77777777" w:rsidR="008C4FB1" w:rsidRPr="003D7BE0" w:rsidRDefault="008C4FB1" w:rsidP="00D1017C">
            <w:pPr>
              <w:rPr>
                <w:ins w:id="97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314FEADE" w14:textId="77777777" w:rsidTr="00D1017C">
        <w:trPr>
          <w:ins w:id="974" w:author="David Arndt" w:date="2026-09-25T20:09:00Z" w16du:dateUtc="2026-09-26T00:09:00Z"/>
        </w:trPr>
        <w:tc>
          <w:tcPr>
            <w:tcW w:w="2515" w:type="dxa"/>
          </w:tcPr>
          <w:p w14:paraId="7886C1CE" w14:textId="77777777" w:rsidR="008C4FB1" w:rsidRPr="003D7BE0" w:rsidRDefault="008C4FB1" w:rsidP="00D1017C">
            <w:pPr>
              <w:rPr>
                <w:ins w:id="97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64C5FF8F" w14:textId="77777777" w:rsidR="008C4FB1" w:rsidRPr="003D7BE0" w:rsidRDefault="008C4FB1" w:rsidP="00D1017C">
            <w:pPr>
              <w:rPr>
                <w:ins w:id="97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1AE9F73B" w14:textId="77777777" w:rsidR="008C4FB1" w:rsidRPr="003D7BE0" w:rsidRDefault="008C4FB1" w:rsidP="00D1017C">
            <w:pPr>
              <w:rPr>
                <w:ins w:id="97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1CBE4397" w14:textId="77777777" w:rsidR="008C4FB1" w:rsidRPr="003D7BE0" w:rsidRDefault="008C4FB1" w:rsidP="00D1017C">
            <w:pPr>
              <w:rPr>
                <w:ins w:id="97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4A33B153" w14:textId="77777777" w:rsidR="008C4FB1" w:rsidRPr="003D7BE0" w:rsidRDefault="008C4FB1" w:rsidP="00D1017C">
            <w:pPr>
              <w:rPr>
                <w:ins w:id="97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3C26A335" w14:textId="77777777" w:rsidR="008C4FB1" w:rsidRPr="003D7BE0" w:rsidRDefault="008C4FB1" w:rsidP="00D1017C">
            <w:pPr>
              <w:rPr>
                <w:ins w:id="98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584BFF04" w14:textId="77777777" w:rsidTr="00D1017C">
        <w:trPr>
          <w:ins w:id="981" w:author="David Arndt" w:date="2026-09-25T20:09:00Z" w16du:dateUtc="2026-09-26T00:09:00Z"/>
        </w:trPr>
        <w:tc>
          <w:tcPr>
            <w:tcW w:w="2515" w:type="dxa"/>
          </w:tcPr>
          <w:p w14:paraId="29BEE737" w14:textId="77777777" w:rsidR="008C4FB1" w:rsidRPr="003D7BE0" w:rsidRDefault="008C4FB1" w:rsidP="00D1017C">
            <w:pPr>
              <w:rPr>
                <w:ins w:id="98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1BB8DFE8" w14:textId="77777777" w:rsidR="008C4FB1" w:rsidRPr="003D7BE0" w:rsidRDefault="008C4FB1" w:rsidP="00D1017C">
            <w:pPr>
              <w:rPr>
                <w:ins w:id="98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1E72803B" w14:textId="77777777" w:rsidR="008C4FB1" w:rsidRPr="003D7BE0" w:rsidRDefault="008C4FB1" w:rsidP="00D1017C">
            <w:pPr>
              <w:rPr>
                <w:ins w:id="98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29AE0CB6" w14:textId="77777777" w:rsidR="008C4FB1" w:rsidRPr="003D7BE0" w:rsidRDefault="008C4FB1" w:rsidP="00D1017C">
            <w:pPr>
              <w:rPr>
                <w:ins w:id="98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152A5B37" w14:textId="77777777" w:rsidR="008C4FB1" w:rsidRPr="003D7BE0" w:rsidRDefault="008C4FB1" w:rsidP="00D1017C">
            <w:pPr>
              <w:rPr>
                <w:ins w:id="98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14FA1032" w14:textId="77777777" w:rsidR="008C4FB1" w:rsidRPr="003D7BE0" w:rsidRDefault="008C4FB1" w:rsidP="00D1017C">
            <w:pPr>
              <w:rPr>
                <w:ins w:id="98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56338D1D" w14:textId="77777777" w:rsidTr="00D1017C">
        <w:trPr>
          <w:ins w:id="988" w:author="David Arndt" w:date="2026-09-25T20:09:00Z" w16du:dateUtc="2026-09-26T00:09:00Z"/>
        </w:trPr>
        <w:tc>
          <w:tcPr>
            <w:tcW w:w="2515" w:type="dxa"/>
          </w:tcPr>
          <w:p w14:paraId="07AE6CB6" w14:textId="77777777" w:rsidR="008C4FB1" w:rsidRPr="003D7BE0" w:rsidRDefault="008C4FB1" w:rsidP="00D1017C">
            <w:pPr>
              <w:rPr>
                <w:ins w:id="98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498D2FAC" w14:textId="77777777" w:rsidR="008C4FB1" w:rsidRPr="003D7BE0" w:rsidRDefault="008C4FB1" w:rsidP="00D1017C">
            <w:pPr>
              <w:rPr>
                <w:ins w:id="99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486AC41B" w14:textId="77777777" w:rsidR="008C4FB1" w:rsidRPr="003D7BE0" w:rsidRDefault="008C4FB1" w:rsidP="00D1017C">
            <w:pPr>
              <w:rPr>
                <w:ins w:id="99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42F22BDB" w14:textId="77777777" w:rsidR="008C4FB1" w:rsidRPr="003D7BE0" w:rsidRDefault="008C4FB1" w:rsidP="00D1017C">
            <w:pPr>
              <w:rPr>
                <w:ins w:id="99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5F89478C" w14:textId="77777777" w:rsidR="008C4FB1" w:rsidRPr="003D7BE0" w:rsidRDefault="008C4FB1" w:rsidP="00D1017C">
            <w:pPr>
              <w:rPr>
                <w:ins w:id="99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308AC1A4" w14:textId="77777777" w:rsidR="008C4FB1" w:rsidRPr="003D7BE0" w:rsidRDefault="008C4FB1" w:rsidP="00D1017C">
            <w:pPr>
              <w:rPr>
                <w:ins w:id="99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6E837DCC" w14:textId="77777777" w:rsidTr="00D1017C">
        <w:trPr>
          <w:ins w:id="995" w:author="David Arndt" w:date="2026-09-25T20:09:00Z" w16du:dateUtc="2026-09-26T00:09:00Z"/>
        </w:trPr>
        <w:tc>
          <w:tcPr>
            <w:tcW w:w="2515" w:type="dxa"/>
          </w:tcPr>
          <w:p w14:paraId="5A3ECEFD" w14:textId="77777777" w:rsidR="008C4FB1" w:rsidRPr="003D7BE0" w:rsidRDefault="008C4FB1" w:rsidP="00D1017C">
            <w:pPr>
              <w:rPr>
                <w:ins w:id="99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3697A657" w14:textId="77777777" w:rsidR="008C4FB1" w:rsidRPr="003D7BE0" w:rsidRDefault="008C4FB1" w:rsidP="00D1017C">
            <w:pPr>
              <w:rPr>
                <w:ins w:id="99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72D516B1" w14:textId="77777777" w:rsidR="008C4FB1" w:rsidRPr="003D7BE0" w:rsidRDefault="008C4FB1" w:rsidP="00D1017C">
            <w:pPr>
              <w:rPr>
                <w:ins w:id="99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73D48241" w14:textId="77777777" w:rsidR="008C4FB1" w:rsidRPr="003D7BE0" w:rsidRDefault="008C4FB1" w:rsidP="00D1017C">
            <w:pPr>
              <w:rPr>
                <w:ins w:id="99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3A95DE7E" w14:textId="77777777" w:rsidR="008C4FB1" w:rsidRPr="003D7BE0" w:rsidRDefault="008C4FB1" w:rsidP="00D1017C">
            <w:pPr>
              <w:rPr>
                <w:ins w:id="100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22854A63" w14:textId="77777777" w:rsidR="008C4FB1" w:rsidRPr="003D7BE0" w:rsidRDefault="008C4FB1" w:rsidP="00D1017C">
            <w:pPr>
              <w:rPr>
                <w:ins w:id="100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241A4041" w14:textId="77777777" w:rsidTr="00D1017C">
        <w:trPr>
          <w:ins w:id="1002" w:author="David Arndt" w:date="2026-09-25T20:09:00Z" w16du:dateUtc="2026-09-26T00:09:00Z"/>
        </w:trPr>
        <w:tc>
          <w:tcPr>
            <w:tcW w:w="2515" w:type="dxa"/>
          </w:tcPr>
          <w:p w14:paraId="2CDD3E5B" w14:textId="77777777" w:rsidR="008C4FB1" w:rsidRPr="003D7BE0" w:rsidRDefault="008C4FB1" w:rsidP="00D1017C">
            <w:pPr>
              <w:rPr>
                <w:ins w:id="100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3EAE043F" w14:textId="77777777" w:rsidR="008C4FB1" w:rsidRPr="003D7BE0" w:rsidRDefault="008C4FB1" w:rsidP="00D1017C">
            <w:pPr>
              <w:rPr>
                <w:ins w:id="100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34E5C0E6" w14:textId="77777777" w:rsidR="008C4FB1" w:rsidRPr="003D7BE0" w:rsidRDefault="008C4FB1" w:rsidP="00D1017C">
            <w:pPr>
              <w:rPr>
                <w:ins w:id="100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6D26137D" w14:textId="77777777" w:rsidR="008C4FB1" w:rsidRPr="003D7BE0" w:rsidRDefault="008C4FB1" w:rsidP="00D1017C">
            <w:pPr>
              <w:rPr>
                <w:ins w:id="100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68C69DBD" w14:textId="77777777" w:rsidR="008C4FB1" w:rsidRPr="003D7BE0" w:rsidRDefault="008C4FB1" w:rsidP="00D1017C">
            <w:pPr>
              <w:rPr>
                <w:ins w:id="100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269E5B1D" w14:textId="77777777" w:rsidR="008C4FB1" w:rsidRPr="003D7BE0" w:rsidRDefault="008C4FB1" w:rsidP="00D1017C">
            <w:pPr>
              <w:rPr>
                <w:ins w:id="100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0300456C" w14:textId="77777777" w:rsidTr="00D1017C">
        <w:trPr>
          <w:ins w:id="1009" w:author="David Arndt" w:date="2026-09-25T20:09:00Z" w16du:dateUtc="2026-09-26T00:09:00Z"/>
        </w:trPr>
        <w:tc>
          <w:tcPr>
            <w:tcW w:w="2515" w:type="dxa"/>
          </w:tcPr>
          <w:p w14:paraId="3E6ACF6F" w14:textId="77777777" w:rsidR="008C4FB1" w:rsidRPr="003D7BE0" w:rsidRDefault="008C4FB1" w:rsidP="00D1017C">
            <w:pPr>
              <w:rPr>
                <w:ins w:id="101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  <w:ins w:id="1011" w:author="David Arndt" w:date="2026-09-25T20:09:00Z" w16du:dateUtc="2026-09-26T00:09:00Z">
              <w:r>
                <w:rPr>
                  <w:rFonts w:ascii="Arial" w:hAnsi="Arial" w:cs="Arial"/>
                  <w:sz w:val="16"/>
                  <w:szCs w:val="16"/>
                </w:rPr>
                <w:t>HARDWARE</w:t>
              </w:r>
            </w:ins>
          </w:p>
        </w:tc>
        <w:tc>
          <w:tcPr>
            <w:tcW w:w="1041" w:type="dxa"/>
          </w:tcPr>
          <w:p w14:paraId="22A4AF8A" w14:textId="77777777" w:rsidR="008C4FB1" w:rsidRPr="003D7BE0" w:rsidRDefault="008C4FB1" w:rsidP="00D1017C">
            <w:pPr>
              <w:rPr>
                <w:ins w:id="101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22EF0F49" w14:textId="77777777" w:rsidR="008C4FB1" w:rsidRPr="003D7BE0" w:rsidRDefault="008C4FB1" w:rsidP="00D1017C">
            <w:pPr>
              <w:rPr>
                <w:ins w:id="101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482A284E" w14:textId="77777777" w:rsidR="008C4FB1" w:rsidRPr="003D7BE0" w:rsidRDefault="008C4FB1" w:rsidP="00D1017C">
            <w:pPr>
              <w:rPr>
                <w:ins w:id="101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14590870" w14:textId="77777777" w:rsidR="008C4FB1" w:rsidRPr="003D7BE0" w:rsidRDefault="008C4FB1" w:rsidP="00D1017C">
            <w:pPr>
              <w:rPr>
                <w:ins w:id="101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36A56AD5" w14:textId="77777777" w:rsidR="008C4FB1" w:rsidRPr="003D7BE0" w:rsidRDefault="008C4FB1" w:rsidP="00D1017C">
            <w:pPr>
              <w:rPr>
                <w:ins w:id="101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7E399F06" w14:textId="77777777" w:rsidTr="00D1017C">
        <w:trPr>
          <w:ins w:id="1017" w:author="David Arndt" w:date="2026-09-25T20:09:00Z" w16du:dateUtc="2026-09-26T00:09:00Z"/>
        </w:trPr>
        <w:tc>
          <w:tcPr>
            <w:tcW w:w="2515" w:type="dxa"/>
          </w:tcPr>
          <w:p w14:paraId="20D2F1D5" w14:textId="77777777" w:rsidR="008C4FB1" w:rsidRPr="003D7BE0" w:rsidRDefault="008C4FB1" w:rsidP="00D1017C">
            <w:pPr>
              <w:rPr>
                <w:ins w:id="101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579442DB" w14:textId="77777777" w:rsidR="008C4FB1" w:rsidRPr="003D7BE0" w:rsidRDefault="008C4FB1" w:rsidP="00D1017C">
            <w:pPr>
              <w:rPr>
                <w:ins w:id="101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6DD5BA86" w14:textId="77777777" w:rsidR="008C4FB1" w:rsidRPr="003D7BE0" w:rsidRDefault="008C4FB1" w:rsidP="00D1017C">
            <w:pPr>
              <w:rPr>
                <w:ins w:id="102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3B61A742" w14:textId="77777777" w:rsidR="008C4FB1" w:rsidRPr="003D7BE0" w:rsidRDefault="008C4FB1" w:rsidP="00D1017C">
            <w:pPr>
              <w:rPr>
                <w:ins w:id="102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2C5A5D21" w14:textId="77777777" w:rsidR="008C4FB1" w:rsidRPr="003D7BE0" w:rsidRDefault="008C4FB1" w:rsidP="00D1017C">
            <w:pPr>
              <w:rPr>
                <w:ins w:id="102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21B37FC6" w14:textId="77777777" w:rsidR="008C4FB1" w:rsidRPr="003D7BE0" w:rsidRDefault="008C4FB1" w:rsidP="00D1017C">
            <w:pPr>
              <w:rPr>
                <w:ins w:id="102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794BD41C" w14:textId="77777777" w:rsidTr="00D1017C">
        <w:trPr>
          <w:ins w:id="1024" w:author="David Arndt" w:date="2026-09-25T20:09:00Z" w16du:dateUtc="2026-09-26T00:09:00Z"/>
        </w:trPr>
        <w:tc>
          <w:tcPr>
            <w:tcW w:w="2515" w:type="dxa"/>
          </w:tcPr>
          <w:p w14:paraId="02C5B518" w14:textId="77777777" w:rsidR="008C4FB1" w:rsidRPr="003D7BE0" w:rsidRDefault="008C4FB1" w:rsidP="00D1017C">
            <w:pPr>
              <w:rPr>
                <w:ins w:id="102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75C0FC8F" w14:textId="77777777" w:rsidR="008C4FB1" w:rsidRPr="003D7BE0" w:rsidRDefault="008C4FB1" w:rsidP="00D1017C">
            <w:pPr>
              <w:rPr>
                <w:ins w:id="102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07A5E58D" w14:textId="77777777" w:rsidR="008C4FB1" w:rsidRPr="003D7BE0" w:rsidRDefault="008C4FB1" w:rsidP="00D1017C">
            <w:pPr>
              <w:rPr>
                <w:ins w:id="102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02641656" w14:textId="77777777" w:rsidR="008C4FB1" w:rsidRPr="003D7BE0" w:rsidRDefault="008C4FB1" w:rsidP="00D1017C">
            <w:pPr>
              <w:rPr>
                <w:ins w:id="102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54B998FD" w14:textId="77777777" w:rsidR="008C4FB1" w:rsidRPr="003D7BE0" w:rsidRDefault="008C4FB1" w:rsidP="00D1017C">
            <w:pPr>
              <w:rPr>
                <w:ins w:id="102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6F2F0125" w14:textId="77777777" w:rsidR="008C4FB1" w:rsidRPr="003D7BE0" w:rsidRDefault="008C4FB1" w:rsidP="00D1017C">
            <w:pPr>
              <w:rPr>
                <w:ins w:id="103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2F685DDB" w14:textId="77777777" w:rsidTr="00D1017C">
        <w:trPr>
          <w:ins w:id="1031" w:author="David Arndt" w:date="2026-09-25T20:09:00Z" w16du:dateUtc="2026-09-26T00:09:00Z"/>
        </w:trPr>
        <w:tc>
          <w:tcPr>
            <w:tcW w:w="2515" w:type="dxa"/>
          </w:tcPr>
          <w:p w14:paraId="65042119" w14:textId="77777777" w:rsidR="008C4FB1" w:rsidRPr="003D7BE0" w:rsidRDefault="008C4FB1" w:rsidP="00D1017C">
            <w:pPr>
              <w:rPr>
                <w:ins w:id="103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6A76B743" w14:textId="77777777" w:rsidR="008C4FB1" w:rsidRPr="003D7BE0" w:rsidRDefault="008C4FB1" w:rsidP="00D1017C">
            <w:pPr>
              <w:rPr>
                <w:ins w:id="103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676176DB" w14:textId="77777777" w:rsidR="008C4FB1" w:rsidRPr="003D7BE0" w:rsidRDefault="008C4FB1" w:rsidP="00D1017C">
            <w:pPr>
              <w:rPr>
                <w:ins w:id="103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21199085" w14:textId="77777777" w:rsidR="008C4FB1" w:rsidRPr="003D7BE0" w:rsidRDefault="008C4FB1" w:rsidP="00D1017C">
            <w:pPr>
              <w:rPr>
                <w:ins w:id="103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6CC9F370" w14:textId="77777777" w:rsidR="008C4FB1" w:rsidRPr="003D7BE0" w:rsidRDefault="008C4FB1" w:rsidP="00D1017C">
            <w:pPr>
              <w:rPr>
                <w:ins w:id="103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1A8D0793" w14:textId="77777777" w:rsidR="008C4FB1" w:rsidRPr="003D7BE0" w:rsidRDefault="008C4FB1" w:rsidP="00D1017C">
            <w:pPr>
              <w:rPr>
                <w:ins w:id="103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19545AEA" w14:textId="77777777" w:rsidTr="00D1017C">
        <w:trPr>
          <w:ins w:id="1038" w:author="David Arndt" w:date="2026-09-25T20:09:00Z" w16du:dateUtc="2026-09-26T00:09:00Z"/>
        </w:trPr>
        <w:tc>
          <w:tcPr>
            <w:tcW w:w="2515" w:type="dxa"/>
          </w:tcPr>
          <w:p w14:paraId="7DA5A1E0" w14:textId="77777777" w:rsidR="008C4FB1" w:rsidRPr="003D7BE0" w:rsidRDefault="008C4FB1" w:rsidP="00D1017C">
            <w:pPr>
              <w:rPr>
                <w:ins w:id="103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56401878" w14:textId="77777777" w:rsidR="008C4FB1" w:rsidRPr="003D7BE0" w:rsidRDefault="008C4FB1" w:rsidP="00D1017C">
            <w:pPr>
              <w:rPr>
                <w:ins w:id="104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73F78470" w14:textId="77777777" w:rsidR="008C4FB1" w:rsidRPr="003D7BE0" w:rsidRDefault="008C4FB1" w:rsidP="00D1017C">
            <w:pPr>
              <w:rPr>
                <w:ins w:id="104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79A0BC83" w14:textId="77777777" w:rsidR="008C4FB1" w:rsidRPr="003D7BE0" w:rsidRDefault="008C4FB1" w:rsidP="00D1017C">
            <w:pPr>
              <w:rPr>
                <w:ins w:id="104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266CE926" w14:textId="77777777" w:rsidR="008C4FB1" w:rsidRPr="003D7BE0" w:rsidRDefault="008C4FB1" w:rsidP="00D1017C">
            <w:pPr>
              <w:rPr>
                <w:ins w:id="104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3B391E83" w14:textId="77777777" w:rsidR="008C4FB1" w:rsidRPr="003D7BE0" w:rsidRDefault="008C4FB1" w:rsidP="00D1017C">
            <w:pPr>
              <w:rPr>
                <w:ins w:id="104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36B2BA07" w14:textId="77777777" w:rsidTr="00D1017C">
        <w:trPr>
          <w:ins w:id="1045" w:author="David Arndt" w:date="2026-09-25T20:09:00Z" w16du:dateUtc="2026-09-26T00:09:00Z"/>
        </w:trPr>
        <w:tc>
          <w:tcPr>
            <w:tcW w:w="2515" w:type="dxa"/>
          </w:tcPr>
          <w:p w14:paraId="17ABD11C" w14:textId="77777777" w:rsidR="008C4FB1" w:rsidRPr="003D7BE0" w:rsidRDefault="008C4FB1" w:rsidP="00D1017C">
            <w:pPr>
              <w:rPr>
                <w:ins w:id="104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3581EA67" w14:textId="77777777" w:rsidR="008C4FB1" w:rsidRPr="003D7BE0" w:rsidRDefault="008C4FB1" w:rsidP="00D1017C">
            <w:pPr>
              <w:rPr>
                <w:ins w:id="104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540A32FB" w14:textId="77777777" w:rsidR="008C4FB1" w:rsidRPr="003D7BE0" w:rsidRDefault="008C4FB1" w:rsidP="00D1017C">
            <w:pPr>
              <w:rPr>
                <w:ins w:id="104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26529E8D" w14:textId="77777777" w:rsidR="008C4FB1" w:rsidRPr="003D7BE0" w:rsidRDefault="008C4FB1" w:rsidP="00D1017C">
            <w:pPr>
              <w:rPr>
                <w:ins w:id="104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4A99591E" w14:textId="77777777" w:rsidR="008C4FB1" w:rsidRPr="003D7BE0" w:rsidRDefault="008C4FB1" w:rsidP="00D1017C">
            <w:pPr>
              <w:rPr>
                <w:ins w:id="105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77FCC231" w14:textId="77777777" w:rsidR="008C4FB1" w:rsidRPr="003D7BE0" w:rsidRDefault="008C4FB1" w:rsidP="00D1017C">
            <w:pPr>
              <w:rPr>
                <w:ins w:id="105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407F0B12" w14:textId="77777777" w:rsidTr="00D1017C">
        <w:trPr>
          <w:ins w:id="1052" w:author="David Arndt" w:date="2026-09-25T20:09:00Z" w16du:dateUtc="2026-09-26T00:09:00Z"/>
        </w:trPr>
        <w:tc>
          <w:tcPr>
            <w:tcW w:w="2515" w:type="dxa"/>
          </w:tcPr>
          <w:p w14:paraId="0D7146A1" w14:textId="77777777" w:rsidR="008C4FB1" w:rsidRPr="003D7BE0" w:rsidRDefault="008C4FB1" w:rsidP="00D1017C">
            <w:pPr>
              <w:rPr>
                <w:ins w:id="105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4DAF4E24" w14:textId="77777777" w:rsidR="008C4FB1" w:rsidRPr="003D7BE0" w:rsidRDefault="008C4FB1" w:rsidP="00D1017C">
            <w:pPr>
              <w:rPr>
                <w:ins w:id="105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59558D63" w14:textId="77777777" w:rsidR="008C4FB1" w:rsidRPr="003D7BE0" w:rsidRDefault="008C4FB1" w:rsidP="00D1017C">
            <w:pPr>
              <w:rPr>
                <w:ins w:id="105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421DEA14" w14:textId="77777777" w:rsidR="008C4FB1" w:rsidRPr="003D7BE0" w:rsidRDefault="008C4FB1" w:rsidP="00D1017C">
            <w:pPr>
              <w:rPr>
                <w:ins w:id="105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10A9D650" w14:textId="77777777" w:rsidR="008C4FB1" w:rsidRPr="003D7BE0" w:rsidRDefault="008C4FB1" w:rsidP="00D1017C">
            <w:pPr>
              <w:rPr>
                <w:ins w:id="105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5E8F74C1" w14:textId="77777777" w:rsidR="008C4FB1" w:rsidRPr="003D7BE0" w:rsidRDefault="008C4FB1" w:rsidP="00D1017C">
            <w:pPr>
              <w:rPr>
                <w:ins w:id="105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48FA7B06" w14:textId="77777777" w:rsidTr="00D1017C">
        <w:trPr>
          <w:ins w:id="1059" w:author="David Arndt" w:date="2026-09-25T20:09:00Z" w16du:dateUtc="2026-09-26T00:09:00Z"/>
        </w:trPr>
        <w:tc>
          <w:tcPr>
            <w:tcW w:w="2515" w:type="dxa"/>
          </w:tcPr>
          <w:p w14:paraId="354CE6FD" w14:textId="77777777" w:rsidR="008C4FB1" w:rsidRPr="003D7BE0" w:rsidRDefault="008C4FB1" w:rsidP="00D1017C">
            <w:pPr>
              <w:rPr>
                <w:ins w:id="106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  <w:ins w:id="1061" w:author="David Arndt" w:date="2026-09-25T20:09:00Z" w16du:dateUtc="2026-09-26T00:09:00Z">
              <w:r>
                <w:rPr>
                  <w:rFonts w:ascii="Arial" w:hAnsi="Arial" w:cs="Arial"/>
                  <w:sz w:val="16"/>
                  <w:szCs w:val="16"/>
                </w:rPr>
                <w:t>ADDITIONAL MATERIAL</w:t>
              </w:r>
            </w:ins>
          </w:p>
        </w:tc>
        <w:tc>
          <w:tcPr>
            <w:tcW w:w="1041" w:type="dxa"/>
          </w:tcPr>
          <w:p w14:paraId="624653FF" w14:textId="77777777" w:rsidR="008C4FB1" w:rsidRPr="003D7BE0" w:rsidRDefault="008C4FB1" w:rsidP="00D1017C">
            <w:pPr>
              <w:rPr>
                <w:ins w:id="106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3F11408B" w14:textId="77777777" w:rsidR="008C4FB1" w:rsidRPr="003D7BE0" w:rsidRDefault="008C4FB1" w:rsidP="00D1017C">
            <w:pPr>
              <w:rPr>
                <w:ins w:id="106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13E5E559" w14:textId="77777777" w:rsidR="008C4FB1" w:rsidRPr="003D7BE0" w:rsidRDefault="008C4FB1" w:rsidP="00D1017C">
            <w:pPr>
              <w:rPr>
                <w:ins w:id="106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759C3A6E" w14:textId="77777777" w:rsidR="008C4FB1" w:rsidRPr="003D7BE0" w:rsidRDefault="008C4FB1" w:rsidP="00D1017C">
            <w:pPr>
              <w:rPr>
                <w:ins w:id="106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057A8986" w14:textId="77777777" w:rsidR="008C4FB1" w:rsidRPr="003D7BE0" w:rsidRDefault="008C4FB1" w:rsidP="00D1017C">
            <w:pPr>
              <w:rPr>
                <w:ins w:id="106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0535B629" w14:textId="77777777" w:rsidTr="00D1017C">
        <w:trPr>
          <w:ins w:id="1067" w:author="David Arndt" w:date="2026-09-25T20:09:00Z" w16du:dateUtc="2026-09-26T00:09:00Z"/>
        </w:trPr>
        <w:tc>
          <w:tcPr>
            <w:tcW w:w="2515" w:type="dxa"/>
          </w:tcPr>
          <w:p w14:paraId="1B2D6C51" w14:textId="77777777" w:rsidR="008C4FB1" w:rsidRPr="003D7BE0" w:rsidRDefault="008C4FB1" w:rsidP="00D1017C">
            <w:pPr>
              <w:rPr>
                <w:ins w:id="106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38A10D0F" w14:textId="77777777" w:rsidR="008C4FB1" w:rsidRPr="003D7BE0" w:rsidRDefault="008C4FB1" w:rsidP="00D1017C">
            <w:pPr>
              <w:rPr>
                <w:ins w:id="106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157EC3AE" w14:textId="77777777" w:rsidR="008C4FB1" w:rsidRPr="003D7BE0" w:rsidRDefault="008C4FB1" w:rsidP="00D1017C">
            <w:pPr>
              <w:rPr>
                <w:ins w:id="107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3B25ABC6" w14:textId="77777777" w:rsidR="008C4FB1" w:rsidRPr="003D7BE0" w:rsidRDefault="008C4FB1" w:rsidP="00D1017C">
            <w:pPr>
              <w:rPr>
                <w:ins w:id="107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2F3BA24C" w14:textId="77777777" w:rsidR="008C4FB1" w:rsidRPr="003D7BE0" w:rsidRDefault="008C4FB1" w:rsidP="00D1017C">
            <w:pPr>
              <w:rPr>
                <w:ins w:id="107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1DCE0F82" w14:textId="77777777" w:rsidR="008C4FB1" w:rsidRPr="003D7BE0" w:rsidRDefault="008C4FB1" w:rsidP="00D1017C">
            <w:pPr>
              <w:rPr>
                <w:ins w:id="107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1FBE878F" w14:textId="77777777" w:rsidTr="00D1017C">
        <w:trPr>
          <w:ins w:id="1074" w:author="David Arndt" w:date="2026-09-25T20:09:00Z" w16du:dateUtc="2026-09-26T00:09:00Z"/>
        </w:trPr>
        <w:tc>
          <w:tcPr>
            <w:tcW w:w="2515" w:type="dxa"/>
          </w:tcPr>
          <w:p w14:paraId="124B8B79" w14:textId="77777777" w:rsidR="008C4FB1" w:rsidRPr="003D7BE0" w:rsidRDefault="008C4FB1" w:rsidP="00D1017C">
            <w:pPr>
              <w:rPr>
                <w:ins w:id="107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77326A62" w14:textId="77777777" w:rsidR="008C4FB1" w:rsidRPr="003D7BE0" w:rsidRDefault="008C4FB1" w:rsidP="00D1017C">
            <w:pPr>
              <w:rPr>
                <w:ins w:id="107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6428321A" w14:textId="77777777" w:rsidR="008C4FB1" w:rsidRPr="003D7BE0" w:rsidRDefault="008C4FB1" w:rsidP="00D1017C">
            <w:pPr>
              <w:rPr>
                <w:ins w:id="107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7516FD10" w14:textId="77777777" w:rsidR="008C4FB1" w:rsidRPr="003D7BE0" w:rsidRDefault="008C4FB1" w:rsidP="00D1017C">
            <w:pPr>
              <w:rPr>
                <w:ins w:id="107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0DF7450D" w14:textId="77777777" w:rsidR="008C4FB1" w:rsidRPr="003D7BE0" w:rsidRDefault="008C4FB1" w:rsidP="00D1017C">
            <w:pPr>
              <w:rPr>
                <w:ins w:id="107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6220CF53" w14:textId="77777777" w:rsidR="008C4FB1" w:rsidRPr="003D7BE0" w:rsidRDefault="008C4FB1" w:rsidP="00D1017C">
            <w:pPr>
              <w:rPr>
                <w:ins w:id="108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33D1CBBC" w14:textId="77777777" w:rsidTr="00D1017C">
        <w:trPr>
          <w:ins w:id="1081" w:author="David Arndt" w:date="2026-09-25T20:09:00Z" w16du:dateUtc="2026-09-26T00:09:00Z"/>
        </w:trPr>
        <w:tc>
          <w:tcPr>
            <w:tcW w:w="2515" w:type="dxa"/>
          </w:tcPr>
          <w:p w14:paraId="04EE4928" w14:textId="77777777" w:rsidR="008C4FB1" w:rsidRPr="003D7BE0" w:rsidRDefault="008C4FB1" w:rsidP="00D1017C">
            <w:pPr>
              <w:rPr>
                <w:ins w:id="108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44792B18" w14:textId="77777777" w:rsidR="008C4FB1" w:rsidRPr="003D7BE0" w:rsidRDefault="008C4FB1" w:rsidP="00D1017C">
            <w:pPr>
              <w:rPr>
                <w:ins w:id="108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77770DF5" w14:textId="77777777" w:rsidR="008C4FB1" w:rsidRPr="003D7BE0" w:rsidRDefault="008C4FB1" w:rsidP="00D1017C">
            <w:pPr>
              <w:rPr>
                <w:ins w:id="108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2D5F72D5" w14:textId="77777777" w:rsidR="008C4FB1" w:rsidRPr="003D7BE0" w:rsidRDefault="008C4FB1" w:rsidP="00D1017C">
            <w:pPr>
              <w:rPr>
                <w:ins w:id="108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41C50E66" w14:textId="77777777" w:rsidR="008C4FB1" w:rsidRPr="003D7BE0" w:rsidRDefault="008C4FB1" w:rsidP="00D1017C">
            <w:pPr>
              <w:rPr>
                <w:ins w:id="108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3FC641A9" w14:textId="77777777" w:rsidR="008C4FB1" w:rsidRPr="003D7BE0" w:rsidRDefault="008C4FB1" w:rsidP="00D1017C">
            <w:pPr>
              <w:rPr>
                <w:ins w:id="108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0AFD9C82" w14:textId="77777777" w:rsidTr="00D1017C">
        <w:trPr>
          <w:ins w:id="1088" w:author="David Arndt" w:date="2026-09-25T20:09:00Z" w16du:dateUtc="2026-09-26T00:09:00Z"/>
        </w:trPr>
        <w:tc>
          <w:tcPr>
            <w:tcW w:w="2515" w:type="dxa"/>
          </w:tcPr>
          <w:p w14:paraId="00AF52D5" w14:textId="77777777" w:rsidR="008C4FB1" w:rsidRPr="003D7BE0" w:rsidRDefault="008C4FB1" w:rsidP="00D1017C">
            <w:pPr>
              <w:rPr>
                <w:ins w:id="108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6109610F" w14:textId="77777777" w:rsidR="008C4FB1" w:rsidRPr="003D7BE0" w:rsidRDefault="008C4FB1" w:rsidP="00D1017C">
            <w:pPr>
              <w:rPr>
                <w:ins w:id="109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3FDD78AF" w14:textId="77777777" w:rsidR="008C4FB1" w:rsidRPr="003D7BE0" w:rsidRDefault="008C4FB1" w:rsidP="00D1017C">
            <w:pPr>
              <w:rPr>
                <w:ins w:id="109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2E6B96A9" w14:textId="77777777" w:rsidR="008C4FB1" w:rsidRPr="003D7BE0" w:rsidRDefault="008C4FB1" w:rsidP="00D1017C">
            <w:pPr>
              <w:rPr>
                <w:ins w:id="109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707F9700" w14:textId="77777777" w:rsidR="008C4FB1" w:rsidRPr="003D7BE0" w:rsidRDefault="008C4FB1" w:rsidP="00D1017C">
            <w:pPr>
              <w:rPr>
                <w:ins w:id="109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69D0D162" w14:textId="77777777" w:rsidR="008C4FB1" w:rsidRPr="003D7BE0" w:rsidRDefault="008C4FB1" w:rsidP="00D1017C">
            <w:pPr>
              <w:rPr>
                <w:ins w:id="109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46F90ED3" w14:textId="77777777" w:rsidTr="00D1017C">
        <w:trPr>
          <w:ins w:id="1095" w:author="David Arndt" w:date="2026-09-25T20:09:00Z" w16du:dateUtc="2026-09-26T00:09:00Z"/>
        </w:trPr>
        <w:tc>
          <w:tcPr>
            <w:tcW w:w="2515" w:type="dxa"/>
          </w:tcPr>
          <w:p w14:paraId="083AFAD1" w14:textId="77777777" w:rsidR="008C4FB1" w:rsidRPr="003D7BE0" w:rsidRDefault="008C4FB1" w:rsidP="00D1017C">
            <w:pPr>
              <w:rPr>
                <w:ins w:id="109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59B4D766" w14:textId="77777777" w:rsidR="008C4FB1" w:rsidRPr="003D7BE0" w:rsidRDefault="008C4FB1" w:rsidP="00D1017C">
            <w:pPr>
              <w:rPr>
                <w:ins w:id="109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09B85C18" w14:textId="77777777" w:rsidR="008C4FB1" w:rsidRPr="003D7BE0" w:rsidRDefault="008C4FB1" w:rsidP="00D1017C">
            <w:pPr>
              <w:rPr>
                <w:ins w:id="109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00B1B7C0" w14:textId="77777777" w:rsidR="008C4FB1" w:rsidRPr="003D7BE0" w:rsidRDefault="008C4FB1" w:rsidP="00D1017C">
            <w:pPr>
              <w:rPr>
                <w:ins w:id="109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3CE2E89D" w14:textId="77777777" w:rsidR="008C4FB1" w:rsidRPr="003D7BE0" w:rsidRDefault="008C4FB1" w:rsidP="00D1017C">
            <w:pPr>
              <w:rPr>
                <w:ins w:id="110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68029AC9" w14:textId="77777777" w:rsidR="008C4FB1" w:rsidRPr="003D7BE0" w:rsidRDefault="008C4FB1" w:rsidP="00D1017C">
            <w:pPr>
              <w:rPr>
                <w:ins w:id="110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15AF064C" w14:textId="77777777" w:rsidTr="00D1017C">
        <w:trPr>
          <w:ins w:id="1102" w:author="David Arndt" w:date="2026-09-25T20:09:00Z" w16du:dateUtc="2026-09-26T00:09:00Z"/>
        </w:trPr>
        <w:tc>
          <w:tcPr>
            <w:tcW w:w="2515" w:type="dxa"/>
          </w:tcPr>
          <w:p w14:paraId="42F0133A" w14:textId="77777777" w:rsidR="008C4FB1" w:rsidRPr="003D7BE0" w:rsidRDefault="008C4FB1" w:rsidP="00D1017C">
            <w:pPr>
              <w:rPr>
                <w:ins w:id="110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0F1E616E" w14:textId="77777777" w:rsidR="008C4FB1" w:rsidRPr="003D7BE0" w:rsidRDefault="008C4FB1" w:rsidP="00D1017C">
            <w:pPr>
              <w:rPr>
                <w:ins w:id="110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1B8C65C5" w14:textId="77777777" w:rsidR="008C4FB1" w:rsidRPr="003D7BE0" w:rsidRDefault="008C4FB1" w:rsidP="00D1017C">
            <w:pPr>
              <w:rPr>
                <w:ins w:id="110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742901DE" w14:textId="77777777" w:rsidR="008C4FB1" w:rsidRPr="003D7BE0" w:rsidRDefault="008C4FB1" w:rsidP="00D1017C">
            <w:pPr>
              <w:rPr>
                <w:ins w:id="110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6439908A" w14:textId="77777777" w:rsidR="008C4FB1" w:rsidRPr="003D7BE0" w:rsidRDefault="008C4FB1" w:rsidP="00D1017C">
            <w:pPr>
              <w:rPr>
                <w:ins w:id="110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0F6AF7BF" w14:textId="77777777" w:rsidR="008C4FB1" w:rsidRPr="003D7BE0" w:rsidRDefault="008C4FB1" w:rsidP="00D1017C">
            <w:pPr>
              <w:rPr>
                <w:ins w:id="110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33BFF1A4" w14:textId="77777777" w:rsidTr="00D1017C">
        <w:trPr>
          <w:ins w:id="1109" w:author="David Arndt" w:date="2026-09-25T20:09:00Z" w16du:dateUtc="2026-09-26T00:09:00Z"/>
        </w:trPr>
        <w:tc>
          <w:tcPr>
            <w:tcW w:w="2515" w:type="dxa"/>
          </w:tcPr>
          <w:p w14:paraId="01788471" w14:textId="77777777" w:rsidR="008C4FB1" w:rsidRPr="003D7BE0" w:rsidRDefault="008C4FB1" w:rsidP="00D1017C">
            <w:pPr>
              <w:rPr>
                <w:ins w:id="111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077D92DC" w14:textId="77777777" w:rsidR="008C4FB1" w:rsidRPr="003D7BE0" w:rsidRDefault="008C4FB1" w:rsidP="00D1017C">
            <w:pPr>
              <w:rPr>
                <w:ins w:id="111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7777B10D" w14:textId="77777777" w:rsidR="008C4FB1" w:rsidRPr="003D7BE0" w:rsidRDefault="008C4FB1" w:rsidP="00D1017C">
            <w:pPr>
              <w:rPr>
                <w:ins w:id="111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45D02EBB" w14:textId="77777777" w:rsidR="008C4FB1" w:rsidRPr="003D7BE0" w:rsidRDefault="008C4FB1" w:rsidP="00D1017C">
            <w:pPr>
              <w:rPr>
                <w:ins w:id="111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5E9D867C" w14:textId="77777777" w:rsidR="008C4FB1" w:rsidRPr="003D7BE0" w:rsidRDefault="008C4FB1" w:rsidP="00D1017C">
            <w:pPr>
              <w:rPr>
                <w:ins w:id="111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5C3D38FC" w14:textId="77777777" w:rsidR="008C4FB1" w:rsidRPr="003D7BE0" w:rsidRDefault="008C4FB1" w:rsidP="00D1017C">
            <w:pPr>
              <w:rPr>
                <w:ins w:id="111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0C1EFE40" w14:textId="77777777" w:rsidTr="00D1017C">
        <w:trPr>
          <w:ins w:id="1116" w:author="David Arndt" w:date="2026-09-25T20:09:00Z" w16du:dateUtc="2026-09-26T00:09:00Z"/>
        </w:trPr>
        <w:tc>
          <w:tcPr>
            <w:tcW w:w="2515" w:type="dxa"/>
          </w:tcPr>
          <w:p w14:paraId="1053B466" w14:textId="77777777" w:rsidR="008C4FB1" w:rsidRPr="003D7BE0" w:rsidRDefault="008C4FB1" w:rsidP="00D1017C">
            <w:pPr>
              <w:rPr>
                <w:ins w:id="111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763C6912" w14:textId="77777777" w:rsidR="008C4FB1" w:rsidRPr="003D7BE0" w:rsidRDefault="008C4FB1" w:rsidP="00D1017C">
            <w:pPr>
              <w:rPr>
                <w:ins w:id="111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0697C457" w14:textId="77777777" w:rsidR="008C4FB1" w:rsidRPr="003D7BE0" w:rsidRDefault="008C4FB1" w:rsidP="00D1017C">
            <w:pPr>
              <w:rPr>
                <w:ins w:id="111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0753E732" w14:textId="77777777" w:rsidR="008C4FB1" w:rsidRPr="003D7BE0" w:rsidRDefault="008C4FB1" w:rsidP="00D1017C">
            <w:pPr>
              <w:rPr>
                <w:ins w:id="112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38D9155F" w14:textId="77777777" w:rsidR="008C4FB1" w:rsidRPr="003D7BE0" w:rsidRDefault="008C4FB1" w:rsidP="00D1017C">
            <w:pPr>
              <w:rPr>
                <w:ins w:id="112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7B15BDCB" w14:textId="77777777" w:rsidR="008C4FB1" w:rsidRPr="003D7BE0" w:rsidRDefault="008C4FB1" w:rsidP="00D1017C">
            <w:pPr>
              <w:rPr>
                <w:ins w:id="112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5448B339" w14:textId="77777777" w:rsidTr="00D1017C">
        <w:trPr>
          <w:ins w:id="1123" w:author="David Arndt" w:date="2026-09-25T20:09:00Z" w16du:dateUtc="2026-09-26T00:09:00Z"/>
        </w:trPr>
        <w:tc>
          <w:tcPr>
            <w:tcW w:w="2515" w:type="dxa"/>
          </w:tcPr>
          <w:p w14:paraId="1C1C8EE9" w14:textId="77777777" w:rsidR="008C4FB1" w:rsidRPr="003D7BE0" w:rsidRDefault="008C4FB1" w:rsidP="00D1017C">
            <w:pPr>
              <w:rPr>
                <w:ins w:id="112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  <w:ins w:id="1125" w:author="David Arndt" w:date="2026-09-25T20:09:00Z" w16du:dateUtc="2026-09-26T00:09:00Z">
              <w:r w:rsidRPr="003D7BE0">
                <w:rPr>
                  <w:rFonts w:ascii="Arial" w:hAnsi="Arial" w:cs="Arial"/>
                  <w:sz w:val="16"/>
                  <w:szCs w:val="16"/>
                </w:rPr>
                <w:t>Labor (Install/Config)</w:t>
              </w:r>
            </w:ins>
          </w:p>
        </w:tc>
        <w:tc>
          <w:tcPr>
            <w:tcW w:w="1041" w:type="dxa"/>
          </w:tcPr>
          <w:p w14:paraId="0EA34548" w14:textId="77777777" w:rsidR="008C4FB1" w:rsidRPr="003D7BE0" w:rsidRDefault="008C4FB1" w:rsidP="00D1017C">
            <w:pPr>
              <w:rPr>
                <w:ins w:id="112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28A59D52" w14:textId="77777777" w:rsidR="008C4FB1" w:rsidRPr="003D7BE0" w:rsidRDefault="008C4FB1" w:rsidP="00D1017C">
            <w:pPr>
              <w:rPr>
                <w:ins w:id="112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7491152C" w14:textId="77777777" w:rsidR="008C4FB1" w:rsidRPr="003D7BE0" w:rsidRDefault="008C4FB1" w:rsidP="00D1017C">
            <w:pPr>
              <w:rPr>
                <w:ins w:id="112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7CE636A3" w14:textId="77777777" w:rsidR="008C4FB1" w:rsidRPr="003D7BE0" w:rsidRDefault="008C4FB1" w:rsidP="00D1017C">
            <w:pPr>
              <w:rPr>
                <w:ins w:id="112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26CAFC95" w14:textId="77777777" w:rsidR="008C4FB1" w:rsidRPr="003D7BE0" w:rsidRDefault="008C4FB1" w:rsidP="00D1017C">
            <w:pPr>
              <w:rPr>
                <w:ins w:id="113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186E7FFC" w14:textId="77777777" w:rsidTr="00D1017C">
        <w:trPr>
          <w:ins w:id="1131" w:author="David Arndt" w:date="2026-09-25T20:09:00Z" w16du:dateUtc="2026-09-26T00:09:00Z"/>
        </w:trPr>
        <w:tc>
          <w:tcPr>
            <w:tcW w:w="2515" w:type="dxa"/>
          </w:tcPr>
          <w:p w14:paraId="0B766B33" w14:textId="77777777" w:rsidR="008C4FB1" w:rsidRPr="003D7BE0" w:rsidRDefault="008C4FB1" w:rsidP="00D1017C">
            <w:pPr>
              <w:rPr>
                <w:ins w:id="113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58FB32F5" w14:textId="77777777" w:rsidR="008C4FB1" w:rsidRPr="003D7BE0" w:rsidRDefault="008C4FB1" w:rsidP="00D1017C">
            <w:pPr>
              <w:rPr>
                <w:ins w:id="113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37DEBA05" w14:textId="77777777" w:rsidR="008C4FB1" w:rsidRPr="003D7BE0" w:rsidRDefault="008C4FB1" w:rsidP="00D1017C">
            <w:pPr>
              <w:rPr>
                <w:ins w:id="113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7693238F" w14:textId="77777777" w:rsidR="008C4FB1" w:rsidRPr="003D7BE0" w:rsidRDefault="008C4FB1" w:rsidP="00D1017C">
            <w:pPr>
              <w:rPr>
                <w:ins w:id="113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05C82BAD" w14:textId="77777777" w:rsidR="008C4FB1" w:rsidRPr="003D7BE0" w:rsidRDefault="008C4FB1" w:rsidP="00D1017C">
            <w:pPr>
              <w:rPr>
                <w:ins w:id="113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6B402F96" w14:textId="77777777" w:rsidR="008C4FB1" w:rsidRPr="003D7BE0" w:rsidRDefault="008C4FB1" w:rsidP="00D1017C">
            <w:pPr>
              <w:rPr>
                <w:ins w:id="113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1903986C" w14:textId="77777777" w:rsidTr="00D1017C">
        <w:trPr>
          <w:ins w:id="1138" w:author="David Arndt" w:date="2026-09-25T20:09:00Z" w16du:dateUtc="2026-09-26T00:09:00Z"/>
        </w:trPr>
        <w:tc>
          <w:tcPr>
            <w:tcW w:w="2515" w:type="dxa"/>
          </w:tcPr>
          <w:p w14:paraId="7531BAF8" w14:textId="77777777" w:rsidR="008C4FB1" w:rsidRPr="003D7BE0" w:rsidRDefault="008C4FB1" w:rsidP="00D1017C">
            <w:pPr>
              <w:rPr>
                <w:ins w:id="113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0FDEA67F" w14:textId="77777777" w:rsidR="008C4FB1" w:rsidRPr="003D7BE0" w:rsidRDefault="008C4FB1" w:rsidP="00D1017C">
            <w:pPr>
              <w:rPr>
                <w:ins w:id="114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6BA61274" w14:textId="77777777" w:rsidR="008C4FB1" w:rsidRPr="003D7BE0" w:rsidRDefault="008C4FB1" w:rsidP="00D1017C">
            <w:pPr>
              <w:rPr>
                <w:ins w:id="114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5D1ECE72" w14:textId="77777777" w:rsidR="008C4FB1" w:rsidRPr="003D7BE0" w:rsidRDefault="008C4FB1" w:rsidP="00D1017C">
            <w:pPr>
              <w:rPr>
                <w:ins w:id="114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01E2D13F" w14:textId="77777777" w:rsidR="008C4FB1" w:rsidRPr="003D7BE0" w:rsidRDefault="008C4FB1" w:rsidP="00D1017C">
            <w:pPr>
              <w:rPr>
                <w:ins w:id="114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75820B97" w14:textId="77777777" w:rsidR="008C4FB1" w:rsidRPr="003D7BE0" w:rsidRDefault="008C4FB1" w:rsidP="00D1017C">
            <w:pPr>
              <w:rPr>
                <w:ins w:id="114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050BC25A" w14:textId="77777777" w:rsidTr="00D1017C">
        <w:trPr>
          <w:ins w:id="1145" w:author="David Arndt" w:date="2026-09-25T20:09:00Z" w16du:dateUtc="2026-09-26T00:09:00Z"/>
        </w:trPr>
        <w:tc>
          <w:tcPr>
            <w:tcW w:w="2515" w:type="dxa"/>
          </w:tcPr>
          <w:p w14:paraId="36B11BA5" w14:textId="77777777" w:rsidR="008C4FB1" w:rsidRPr="003D7BE0" w:rsidRDefault="008C4FB1" w:rsidP="00D1017C">
            <w:pPr>
              <w:rPr>
                <w:ins w:id="114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437E62A1" w14:textId="77777777" w:rsidR="008C4FB1" w:rsidRPr="003D7BE0" w:rsidRDefault="008C4FB1" w:rsidP="00D1017C">
            <w:pPr>
              <w:rPr>
                <w:ins w:id="114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629AA496" w14:textId="77777777" w:rsidR="008C4FB1" w:rsidRPr="003D7BE0" w:rsidRDefault="008C4FB1" w:rsidP="00D1017C">
            <w:pPr>
              <w:rPr>
                <w:ins w:id="114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61A8F01F" w14:textId="77777777" w:rsidR="008C4FB1" w:rsidRPr="003D7BE0" w:rsidRDefault="008C4FB1" w:rsidP="00D1017C">
            <w:pPr>
              <w:rPr>
                <w:ins w:id="114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2910C91A" w14:textId="77777777" w:rsidR="008C4FB1" w:rsidRPr="003D7BE0" w:rsidRDefault="008C4FB1" w:rsidP="00D1017C">
            <w:pPr>
              <w:rPr>
                <w:ins w:id="115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03FFBD3F" w14:textId="77777777" w:rsidR="008C4FB1" w:rsidRPr="003D7BE0" w:rsidRDefault="008C4FB1" w:rsidP="00D1017C">
            <w:pPr>
              <w:rPr>
                <w:ins w:id="115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1D596934" w14:textId="77777777" w:rsidTr="00D1017C">
        <w:trPr>
          <w:ins w:id="1152" w:author="David Arndt" w:date="2026-09-25T20:09:00Z" w16du:dateUtc="2026-09-26T00:09:00Z"/>
        </w:trPr>
        <w:tc>
          <w:tcPr>
            <w:tcW w:w="2515" w:type="dxa"/>
          </w:tcPr>
          <w:p w14:paraId="62ADD89C" w14:textId="77777777" w:rsidR="008C4FB1" w:rsidRPr="003D7BE0" w:rsidRDefault="008C4FB1" w:rsidP="00D1017C">
            <w:pPr>
              <w:rPr>
                <w:ins w:id="115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425BB762" w14:textId="77777777" w:rsidR="008C4FB1" w:rsidRPr="003D7BE0" w:rsidRDefault="008C4FB1" w:rsidP="00D1017C">
            <w:pPr>
              <w:rPr>
                <w:ins w:id="115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5396F4DB" w14:textId="77777777" w:rsidR="008C4FB1" w:rsidRPr="003D7BE0" w:rsidRDefault="008C4FB1" w:rsidP="00D1017C">
            <w:pPr>
              <w:rPr>
                <w:ins w:id="115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613C4F9F" w14:textId="77777777" w:rsidR="008C4FB1" w:rsidRPr="003D7BE0" w:rsidRDefault="008C4FB1" w:rsidP="00D1017C">
            <w:pPr>
              <w:rPr>
                <w:ins w:id="115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61C76D56" w14:textId="77777777" w:rsidR="008C4FB1" w:rsidRPr="003D7BE0" w:rsidRDefault="008C4FB1" w:rsidP="00D1017C">
            <w:pPr>
              <w:rPr>
                <w:ins w:id="115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3ABA6FA2" w14:textId="77777777" w:rsidR="008C4FB1" w:rsidRPr="003D7BE0" w:rsidRDefault="008C4FB1" w:rsidP="00D1017C">
            <w:pPr>
              <w:rPr>
                <w:ins w:id="115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29A4178C" w14:textId="77777777" w:rsidTr="00D1017C">
        <w:trPr>
          <w:ins w:id="1159" w:author="David Arndt" w:date="2026-09-25T20:09:00Z" w16du:dateUtc="2026-09-26T00:09:00Z"/>
        </w:trPr>
        <w:tc>
          <w:tcPr>
            <w:tcW w:w="2515" w:type="dxa"/>
          </w:tcPr>
          <w:p w14:paraId="2475E9AC" w14:textId="77777777" w:rsidR="008C4FB1" w:rsidRPr="003D7BE0" w:rsidRDefault="008C4FB1" w:rsidP="00D1017C">
            <w:pPr>
              <w:rPr>
                <w:ins w:id="116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5A92318B" w14:textId="77777777" w:rsidR="008C4FB1" w:rsidRPr="003D7BE0" w:rsidRDefault="008C4FB1" w:rsidP="00D1017C">
            <w:pPr>
              <w:rPr>
                <w:ins w:id="116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358374F8" w14:textId="77777777" w:rsidR="008C4FB1" w:rsidRPr="003D7BE0" w:rsidRDefault="008C4FB1" w:rsidP="00D1017C">
            <w:pPr>
              <w:rPr>
                <w:ins w:id="116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0F2B0EE9" w14:textId="77777777" w:rsidR="008C4FB1" w:rsidRPr="003D7BE0" w:rsidRDefault="008C4FB1" w:rsidP="00D1017C">
            <w:pPr>
              <w:rPr>
                <w:ins w:id="116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01E7B8B2" w14:textId="77777777" w:rsidR="008C4FB1" w:rsidRPr="003D7BE0" w:rsidRDefault="008C4FB1" w:rsidP="00D1017C">
            <w:pPr>
              <w:rPr>
                <w:ins w:id="116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31A5330C" w14:textId="77777777" w:rsidR="008C4FB1" w:rsidRPr="003D7BE0" w:rsidRDefault="008C4FB1" w:rsidP="00D1017C">
            <w:pPr>
              <w:rPr>
                <w:ins w:id="116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6CD56D1E" w14:textId="77777777" w:rsidTr="00D1017C">
        <w:trPr>
          <w:ins w:id="1166" w:author="David Arndt" w:date="2026-09-25T20:09:00Z" w16du:dateUtc="2026-09-26T00:09:00Z"/>
        </w:trPr>
        <w:tc>
          <w:tcPr>
            <w:tcW w:w="2515" w:type="dxa"/>
          </w:tcPr>
          <w:p w14:paraId="1405676F" w14:textId="77777777" w:rsidR="008C4FB1" w:rsidRPr="003D7BE0" w:rsidRDefault="008C4FB1" w:rsidP="00D1017C">
            <w:pPr>
              <w:rPr>
                <w:ins w:id="116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2E5DC6F2" w14:textId="77777777" w:rsidR="008C4FB1" w:rsidRPr="003D7BE0" w:rsidRDefault="008C4FB1" w:rsidP="00D1017C">
            <w:pPr>
              <w:rPr>
                <w:ins w:id="116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5EA5FF8A" w14:textId="77777777" w:rsidR="008C4FB1" w:rsidRPr="003D7BE0" w:rsidRDefault="008C4FB1" w:rsidP="00D1017C">
            <w:pPr>
              <w:rPr>
                <w:ins w:id="116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214931DE" w14:textId="77777777" w:rsidR="008C4FB1" w:rsidRPr="003D7BE0" w:rsidRDefault="008C4FB1" w:rsidP="00D1017C">
            <w:pPr>
              <w:rPr>
                <w:ins w:id="117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100AD83C" w14:textId="77777777" w:rsidR="008C4FB1" w:rsidRPr="003D7BE0" w:rsidRDefault="008C4FB1" w:rsidP="00D1017C">
            <w:pPr>
              <w:rPr>
                <w:ins w:id="117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0B162D53" w14:textId="77777777" w:rsidR="008C4FB1" w:rsidRPr="003D7BE0" w:rsidRDefault="008C4FB1" w:rsidP="00D1017C">
            <w:pPr>
              <w:rPr>
                <w:ins w:id="117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7BA287B1" w14:textId="77777777" w:rsidTr="00D1017C">
        <w:trPr>
          <w:ins w:id="1173" w:author="David Arndt" w:date="2026-09-25T20:09:00Z" w16du:dateUtc="2026-09-26T00:09:00Z"/>
        </w:trPr>
        <w:tc>
          <w:tcPr>
            <w:tcW w:w="2515" w:type="dxa"/>
          </w:tcPr>
          <w:p w14:paraId="59B778A4" w14:textId="77777777" w:rsidR="008C4FB1" w:rsidRPr="003D7BE0" w:rsidRDefault="008C4FB1" w:rsidP="00D1017C">
            <w:pPr>
              <w:rPr>
                <w:ins w:id="117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6E9C19A5" w14:textId="77777777" w:rsidR="008C4FB1" w:rsidRPr="003D7BE0" w:rsidRDefault="008C4FB1" w:rsidP="00D1017C">
            <w:pPr>
              <w:rPr>
                <w:ins w:id="117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7590C89F" w14:textId="77777777" w:rsidR="008C4FB1" w:rsidRPr="003D7BE0" w:rsidRDefault="008C4FB1" w:rsidP="00D1017C">
            <w:pPr>
              <w:rPr>
                <w:ins w:id="117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4E6D7B5D" w14:textId="77777777" w:rsidR="008C4FB1" w:rsidRPr="003D7BE0" w:rsidRDefault="008C4FB1" w:rsidP="00D1017C">
            <w:pPr>
              <w:rPr>
                <w:ins w:id="117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59228583" w14:textId="77777777" w:rsidR="008C4FB1" w:rsidRPr="003D7BE0" w:rsidRDefault="008C4FB1" w:rsidP="00D1017C">
            <w:pPr>
              <w:rPr>
                <w:ins w:id="117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1C68CD8E" w14:textId="77777777" w:rsidR="008C4FB1" w:rsidRPr="003D7BE0" w:rsidRDefault="008C4FB1" w:rsidP="00D1017C">
            <w:pPr>
              <w:rPr>
                <w:ins w:id="117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539E9C6A" w14:textId="77777777" w:rsidTr="00D1017C">
        <w:trPr>
          <w:ins w:id="1180" w:author="David Arndt" w:date="2026-09-25T20:09:00Z" w16du:dateUtc="2026-09-26T00:09:00Z"/>
        </w:trPr>
        <w:tc>
          <w:tcPr>
            <w:tcW w:w="2515" w:type="dxa"/>
          </w:tcPr>
          <w:p w14:paraId="74501509" w14:textId="77777777" w:rsidR="008C4FB1" w:rsidRPr="003D7BE0" w:rsidRDefault="008C4FB1" w:rsidP="00D1017C">
            <w:pPr>
              <w:rPr>
                <w:ins w:id="118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3F43EA70" w14:textId="77777777" w:rsidR="008C4FB1" w:rsidRPr="003D7BE0" w:rsidRDefault="008C4FB1" w:rsidP="00D1017C">
            <w:pPr>
              <w:rPr>
                <w:ins w:id="118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2B85A162" w14:textId="77777777" w:rsidR="008C4FB1" w:rsidRPr="003D7BE0" w:rsidRDefault="008C4FB1" w:rsidP="00D1017C">
            <w:pPr>
              <w:rPr>
                <w:ins w:id="118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408CE626" w14:textId="77777777" w:rsidR="008C4FB1" w:rsidRPr="003D7BE0" w:rsidRDefault="008C4FB1" w:rsidP="00D1017C">
            <w:pPr>
              <w:rPr>
                <w:ins w:id="118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78660675" w14:textId="77777777" w:rsidR="008C4FB1" w:rsidRPr="003D7BE0" w:rsidRDefault="008C4FB1" w:rsidP="00D1017C">
            <w:pPr>
              <w:rPr>
                <w:ins w:id="118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7D12C1B8" w14:textId="77777777" w:rsidR="008C4FB1" w:rsidRPr="003D7BE0" w:rsidRDefault="008C4FB1" w:rsidP="00D1017C">
            <w:pPr>
              <w:rPr>
                <w:ins w:id="118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660F0BC6" w14:textId="77777777" w:rsidTr="00D1017C">
        <w:trPr>
          <w:ins w:id="1187" w:author="David Arndt" w:date="2026-09-25T20:09:00Z" w16du:dateUtc="2026-09-26T00:09:00Z"/>
        </w:trPr>
        <w:tc>
          <w:tcPr>
            <w:tcW w:w="2515" w:type="dxa"/>
          </w:tcPr>
          <w:p w14:paraId="29E0609A" w14:textId="77777777" w:rsidR="008C4FB1" w:rsidRPr="003D7BE0" w:rsidRDefault="008C4FB1" w:rsidP="00D1017C">
            <w:pPr>
              <w:rPr>
                <w:ins w:id="118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1FE6C206" w14:textId="77777777" w:rsidR="008C4FB1" w:rsidRPr="003D7BE0" w:rsidRDefault="008C4FB1" w:rsidP="00D1017C">
            <w:pPr>
              <w:rPr>
                <w:ins w:id="118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72AE1DFE" w14:textId="77777777" w:rsidR="008C4FB1" w:rsidRPr="003D7BE0" w:rsidRDefault="008C4FB1" w:rsidP="00D1017C">
            <w:pPr>
              <w:rPr>
                <w:ins w:id="119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1CC193DC" w14:textId="77777777" w:rsidR="008C4FB1" w:rsidRPr="003D7BE0" w:rsidRDefault="008C4FB1" w:rsidP="00D1017C">
            <w:pPr>
              <w:rPr>
                <w:ins w:id="119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495218B1" w14:textId="77777777" w:rsidR="008C4FB1" w:rsidRPr="003D7BE0" w:rsidRDefault="008C4FB1" w:rsidP="00D1017C">
            <w:pPr>
              <w:rPr>
                <w:ins w:id="119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6D8A19DC" w14:textId="77777777" w:rsidR="008C4FB1" w:rsidRPr="003D7BE0" w:rsidRDefault="008C4FB1" w:rsidP="00D1017C">
            <w:pPr>
              <w:rPr>
                <w:ins w:id="119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0E8B428B" w14:textId="77777777" w:rsidTr="00D1017C">
        <w:trPr>
          <w:ins w:id="1194" w:author="David Arndt" w:date="2026-09-25T20:09:00Z" w16du:dateUtc="2026-09-26T00:09:00Z"/>
        </w:trPr>
        <w:tc>
          <w:tcPr>
            <w:tcW w:w="2515" w:type="dxa"/>
          </w:tcPr>
          <w:p w14:paraId="1B024378" w14:textId="77777777" w:rsidR="008C4FB1" w:rsidRPr="003D7BE0" w:rsidRDefault="008C4FB1" w:rsidP="00D1017C">
            <w:pPr>
              <w:rPr>
                <w:ins w:id="119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40E31162" w14:textId="77777777" w:rsidR="008C4FB1" w:rsidRPr="003D7BE0" w:rsidRDefault="008C4FB1" w:rsidP="00D1017C">
            <w:pPr>
              <w:rPr>
                <w:ins w:id="119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621EBEAE" w14:textId="77777777" w:rsidR="008C4FB1" w:rsidRPr="003D7BE0" w:rsidRDefault="008C4FB1" w:rsidP="00D1017C">
            <w:pPr>
              <w:rPr>
                <w:ins w:id="119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5086107F" w14:textId="77777777" w:rsidR="008C4FB1" w:rsidRPr="003D7BE0" w:rsidRDefault="008C4FB1" w:rsidP="00D1017C">
            <w:pPr>
              <w:rPr>
                <w:ins w:id="119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4233B892" w14:textId="77777777" w:rsidR="008C4FB1" w:rsidRPr="003D7BE0" w:rsidRDefault="008C4FB1" w:rsidP="00D1017C">
            <w:pPr>
              <w:rPr>
                <w:ins w:id="119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553C8A1C" w14:textId="77777777" w:rsidR="008C4FB1" w:rsidRPr="003D7BE0" w:rsidRDefault="008C4FB1" w:rsidP="00D1017C">
            <w:pPr>
              <w:rPr>
                <w:ins w:id="120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7AA845C5" w14:textId="77777777" w:rsidTr="00D1017C">
        <w:trPr>
          <w:ins w:id="1201" w:author="David Arndt" w:date="2026-09-25T20:09:00Z" w16du:dateUtc="2026-09-26T00:09:00Z"/>
        </w:trPr>
        <w:tc>
          <w:tcPr>
            <w:tcW w:w="2515" w:type="dxa"/>
          </w:tcPr>
          <w:p w14:paraId="72FE5137" w14:textId="77777777" w:rsidR="008C4FB1" w:rsidRPr="003D7BE0" w:rsidRDefault="008C4FB1" w:rsidP="00D1017C">
            <w:pPr>
              <w:rPr>
                <w:ins w:id="120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217E9741" w14:textId="77777777" w:rsidR="008C4FB1" w:rsidRPr="003D7BE0" w:rsidRDefault="008C4FB1" w:rsidP="00D1017C">
            <w:pPr>
              <w:rPr>
                <w:ins w:id="120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107D5E3A" w14:textId="77777777" w:rsidR="008C4FB1" w:rsidRPr="003D7BE0" w:rsidRDefault="008C4FB1" w:rsidP="00D1017C">
            <w:pPr>
              <w:rPr>
                <w:ins w:id="120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349480BB" w14:textId="77777777" w:rsidR="008C4FB1" w:rsidRPr="003D7BE0" w:rsidRDefault="008C4FB1" w:rsidP="00D1017C">
            <w:pPr>
              <w:rPr>
                <w:ins w:id="120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401B5F79" w14:textId="77777777" w:rsidR="008C4FB1" w:rsidRPr="003D7BE0" w:rsidRDefault="008C4FB1" w:rsidP="00D1017C">
            <w:pPr>
              <w:rPr>
                <w:ins w:id="120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752A811E" w14:textId="77777777" w:rsidR="008C4FB1" w:rsidRPr="003D7BE0" w:rsidRDefault="008C4FB1" w:rsidP="00D1017C">
            <w:pPr>
              <w:rPr>
                <w:ins w:id="120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07D221CB" w14:textId="77777777" w:rsidTr="00D1017C">
        <w:trPr>
          <w:ins w:id="1208" w:author="David Arndt" w:date="2026-09-25T20:09:00Z" w16du:dateUtc="2026-09-26T00:09:00Z"/>
        </w:trPr>
        <w:tc>
          <w:tcPr>
            <w:tcW w:w="2515" w:type="dxa"/>
          </w:tcPr>
          <w:p w14:paraId="7C4D4571" w14:textId="77777777" w:rsidR="008C4FB1" w:rsidRPr="003D7BE0" w:rsidRDefault="008C4FB1" w:rsidP="00D1017C">
            <w:pPr>
              <w:rPr>
                <w:ins w:id="120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3B6DFC0F" w14:textId="77777777" w:rsidR="008C4FB1" w:rsidRPr="003D7BE0" w:rsidRDefault="008C4FB1" w:rsidP="00D1017C">
            <w:pPr>
              <w:rPr>
                <w:ins w:id="121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056B969B" w14:textId="77777777" w:rsidR="008C4FB1" w:rsidRPr="003D7BE0" w:rsidRDefault="008C4FB1" w:rsidP="00D1017C">
            <w:pPr>
              <w:rPr>
                <w:ins w:id="121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0B7D72E8" w14:textId="77777777" w:rsidR="008C4FB1" w:rsidRPr="003D7BE0" w:rsidRDefault="008C4FB1" w:rsidP="00D1017C">
            <w:pPr>
              <w:rPr>
                <w:ins w:id="121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66ADE367" w14:textId="77777777" w:rsidR="008C4FB1" w:rsidRPr="003D7BE0" w:rsidRDefault="008C4FB1" w:rsidP="00D1017C">
            <w:pPr>
              <w:rPr>
                <w:ins w:id="121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37F9DE4E" w14:textId="77777777" w:rsidR="008C4FB1" w:rsidRPr="003D7BE0" w:rsidRDefault="008C4FB1" w:rsidP="00D1017C">
            <w:pPr>
              <w:rPr>
                <w:ins w:id="121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2030375F" w14:textId="77777777" w:rsidTr="00D1017C">
        <w:trPr>
          <w:ins w:id="1215" w:author="David Arndt" w:date="2026-09-25T20:09:00Z" w16du:dateUtc="2026-09-26T00:09:00Z"/>
        </w:trPr>
        <w:tc>
          <w:tcPr>
            <w:tcW w:w="2515" w:type="dxa"/>
          </w:tcPr>
          <w:p w14:paraId="0AC62D8D" w14:textId="77777777" w:rsidR="008C4FB1" w:rsidRPr="003D7BE0" w:rsidRDefault="008C4FB1" w:rsidP="00D1017C">
            <w:pPr>
              <w:rPr>
                <w:ins w:id="121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6FCE3796" w14:textId="77777777" w:rsidR="008C4FB1" w:rsidRPr="003D7BE0" w:rsidRDefault="008C4FB1" w:rsidP="00D1017C">
            <w:pPr>
              <w:rPr>
                <w:ins w:id="121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55376CA1" w14:textId="77777777" w:rsidR="008C4FB1" w:rsidRPr="003D7BE0" w:rsidRDefault="008C4FB1" w:rsidP="00D1017C">
            <w:pPr>
              <w:rPr>
                <w:ins w:id="121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4A4F2EFC" w14:textId="77777777" w:rsidR="008C4FB1" w:rsidRPr="003D7BE0" w:rsidRDefault="008C4FB1" w:rsidP="00D1017C">
            <w:pPr>
              <w:rPr>
                <w:ins w:id="121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5ACA52DC" w14:textId="77777777" w:rsidR="008C4FB1" w:rsidRPr="003D7BE0" w:rsidRDefault="008C4FB1" w:rsidP="00D1017C">
            <w:pPr>
              <w:rPr>
                <w:ins w:id="122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1ED9AF8B" w14:textId="77777777" w:rsidR="008C4FB1" w:rsidRPr="003D7BE0" w:rsidRDefault="008C4FB1" w:rsidP="00D1017C">
            <w:pPr>
              <w:rPr>
                <w:ins w:id="122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607A1070" w14:textId="77777777" w:rsidTr="00D1017C">
        <w:trPr>
          <w:ins w:id="1222" w:author="David Arndt" w:date="2026-09-25T20:09:00Z" w16du:dateUtc="2026-09-26T00:09:00Z"/>
        </w:trPr>
        <w:tc>
          <w:tcPr>
            <w:tcW w:w="2515" w:type="dxa"/>
          </w:tcPr>
          <w:p w14:paraId="55660750" w14:textId="77777777" w:rsidR="008C4FB1" w:rsidRPr="003D7BE0" w:rsidRDefault="008C4FB1" w:rsidP="00D1017C">
            <w:pPr>
              <w:rPr>
                <w:ins w:id="122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46335BD5" w14:textId="77777777" w:rsidR="008C4FB1" w:rsidRPr="003D7BE0" w:rsidRDefault="008C4FB1" w:rsidP="00D1017C">
            <w:pPr>
              <w:rPr>
                <w:ins w:id="122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3B56D711" w14:textId="77777777" w:rsidR="008C4FB1" w:rsidRPr="003D7BE0" w:rsidRDefault="008C4FB1" w:rsidP="00D1017C">
            <w:pPr>
              <w:rPr>
                <w:ins w:id="122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0D85751B" w14:textId="77777777" w:rsidR="008C4FB1" w:rsidRPr="003D7BE0" w:rsidRDefault="008C4FB1" w:rsidP="00D1017C">
            <w:pPr>
              <w:rPr>
                <w:ins w:id="122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53EA3CB0" w14:textId="77777777" w:rsidR="008C4FB1" w:rsidRPr="003D7BE0" w:rsidRDefault="008C4FB1" w:rsidP="00D1017C">
            <w:pPr>
              <w:rPr>
                <w:ins w:id="122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5C270866" w14:textId="77777777" w:rsidR="008C4FB1" w:rsidRPr="003D7BE0" w:rsidRDefault="008C4FB1" w:rsidP="00D1017C">
            <w:pPr>
              <w:rPr>
                <w:ins w:id="122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3E4DB9AC" w14:textId="77777777" w:rsidTr="00D1017C">
        <w:trPr>
          <w:ins w:id="1229" w:author="David Arndt" w:date="2026-09-25T20:09:00Z" w16du:dateUtc="2026-09-26T00:09:00Z"/>
        </w:trPr>
        <w:tc>
          <w:tcPr>
            <w:tcW w:w="2515" w:type="dxa"/>
          </w:tcPr>
          <w:p w14:paraId="3BE08914" w14:textId="77777777" w:rsidR="008C4FB1" w:rsidRPr="003D7BE0" w:rsidRDefault="008C4FB1" w:rsidP="00D1017C">
            <w:pPr>
              <w:rPr>
                <w:ins w:id="123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2FF797F6" w14:textId="77777777" w:rsidR="008C4FB1" w:rsidRPr="003D7BE0" w:rsidRDefault="008C4FB1" w:rsidP="00D1017C">
            <w:pPr>
              <w:rPr>
                <w:ins w:id="123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488D8E16" w14:textId="77777777" w:rsidR="008C4FB1" w:rsidRPr="003D7BE0" w:rsidRDefault="008C4FB1" w:rsidP="00D1017C">
            <w:pPr>
              <w:rPr>
                <w:ins w:id="123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7990B409" w14:textId="77777777" w:rsidR="008C4FB1" w:rsidRPr="003D7BE0" w:rsidRDefault="008C4FB1" w:rsidP="00D1017C">
            <w:pPr>
              <w:rPr>
                <w:ins w:id="123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3F57B980" w14:textId="77777777" w:rsidR="008C4FB1" w:rsidRPr="003D7BE0" w:rsidRDefault="008C4FB1" w:rsidP="00D1017C">
            <w:pPr>
              <w:rPr>
                <w:ins w:id="123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2374437C" w14:textId="77777777" w:rsidR="008C4FB1" w:rsidRPr="003D7BE0" w:rsidRDefault="008C4FB1" w:rsidP="00D1017C">
            <w:pPr>
              <w:rPr>
                <w:ins w:id="123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68A48B06" w14:textId="77777777" w:rsidTr="00D1017C">
        <w:trPr>
          <w:ins w:id="1236" w:author="David Arndt" w:date="2026-09-25T20:09:00Z" w16du:dateUtc="2026-09-26T00:09:00Z"/>
        </w:trPr>
        <w:tc>
          <w:tcPr>
            <w:tcW w:w="2515" w:type="dxa"/>
          </w:tcPr>
          <w:p w14:paraId="74CD5FFB" w14:textId="77777777" w:rsidR="008C4FB1" w:rsidRPr="003D7BE0" w:rsidRDefault="008C4FB1" w:rsidP="00D1017C">
            <w:pPr>
              <w:rPr>
                <w:ins w:id="123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05E810E1" w14:textId="77777777" w:rsidR="008C4FB1" w:rsidRPr="003D7BE0" w:rsidRDefault="008C4FB1" w:rsidP="00D1017C">
            <w:pPr>
              <w:rPr>
                <w:ins w:id="123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32DC4269" w14:textId="77777777" w:rsidR="008C4FB1" w:rsidRPr="003D7BE0" w:rsidRDefault="008C4FB1" w:rsidP="00D1017C">
            <w:pPr>
              <w:rPr>
                <w:ins w:id="123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46EC723D" w14:textId="77777777" w:rsidR="008C4FB1" w:rsidRPr="003D7BE0" w:rsidRDefault="008C4FB1" w:rsidP="00D1017C">
            <w:pPr>
              <w:rPr>
                <w:ins w:id="124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77E75B8F" w14:textId="77777777" w:rsidR="008C4FB1" w:rsidRPr="003D7BE0" w:rsidRDefault="008C4FB1" w:rsidP="00D1017C">
            <w:pPr>
              <w:rPr>
                <w:ins w:id="124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01B06F25" w14:textId="77777777" w:rsidR="008C4FB1" w:rsidRPr="003D7BE0" w:rsidRDefault="008C4FB1" w:rsidP="00D1017C">
            <w:pPr>
              <w:rPr>
                <w:ins w:id="124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26450014" w14:textId="77777777" w:rsidTr="00D1017C">
        <w:trPr>
          <w:ins w:id="1243" w:author="David Arndt" w:date="2026-09-25T20:09:00Z" w16du:dateUtc="2026-09-26T00:09:00Z"/>
        </w:trPr>
        <w:tc>
          <w:tcPr>
            <w:tcW w:w="2515" w:type="dxa"/>
          </w:tcPr>
          <w:p w14:paraId="101A52D6" w14:textId="77777777" w:rsidR="008C4FB1" w:rsidRPr="003D7BE0" w:rsidRDefault="008C4FB1" w:rsidP="00D1017C">
            <w:pPr>
              <w:rPr>
                <w:ins w:id="124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5CE8930A" w14:textId="77777777" w:rsidR="008C4FB1" w:rsidRPr="003D7BE0" w:rsidRDefault="008C4FB1" w:rsidP="00D1017C">
            <w:pPr>
              <w:rPr>
                <w:ins w:id="124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615DC26B" w14:textId="77777777" w:rsidR="008C4FB1" w:rsidRPr="003D7BE0" w:rsidRDefault="008C4FB1" w:rsidP="00D1017C">
            <w:pPr>
              <w:rPr>
                <w:ins w:id="124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64F87044" w14:textId="77777777" w:rsidR="008C4FB1" w:rsidRPr="003D7BE0" w:rsidRDefault="008C4FB1" w:rsidP="00D1017C">
            <w:pPr>
              <w:rPr>
                <w:ins w:id="124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29F7C209" w14:textId="77777777" w:rsidR="008C4FB1" w:rsidRPr="003D7BE0" w:rsidRDefault="008C4FB1" w:rsidP="00D1017C">
            <w:pPr>
              <w:rPr>
                <w:ins w:id="124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20DBAB3D" w14:textId="77777777" w:rsidR="008C4FB1" w:rsidRPr="003D7BE0" w:rsidRDefault="008C4FB1" w:rsidP="00D1017C">
            <w:pPr>
              <w:rPr>
                <w:ins w:id="124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492F5C6B" w14:textId="77777777" w:rsidTr="00D1017C">
        <w:trPr>
          <w:ins w:id="1250" w:author="David Arndt" w:date="2026-09-25T20:09:00Z" w16du:dateUtc="2026-09-26T00:09:00Z"/>
        </w:trPr>
        <w:tc>
          <w:tcPr>
            <w:tcW w:w="2515" w:type="dxa"/>
          </w:tcPr>
          <w:p w14:paraId="021DDE56" w14:textId="77777777" w:rsidR="008C4FB1" w:rsidRPr="003D7BE0" w:rsidRDefault="008C4FB1" w:rsidP="00D1017C">
            <w:pPr>
              <w:rPr>
                <w:ins w:id="125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  <w:ins w:id="1252" w:author="David Arndt" w:date="2026-09-25T20:09:00Z" w16du:dateUtc="2026-09-26T00:09:00Z">
              <w:r>
                <w:rPr>
                  <w:rFonts w:ascii="Arial" w:hAnsi="Arial" w:cs="Arial"/>
                  <w:sz w:val="16"/>
                  <w:szCs w:val="16"/>
                </w:rPr>
                <w:t>TOTAL</w:t>
              </w:r>
            </w:ins>
          </w:p>
        </w:tc>
        <w:tc>
          <w:tcPr>
            <w:tcW w:w="1041" w:type="dxa"/>
          </w:tcPr>
          <w:p w14:paraId="4EE73F44" w14:textId="77777777" w:rsidR="008C4FB1" w:rsidRPr="003D7BE0" w:rsidRDefault="008C4FB1" w:rsidP="00D1017C">
            <w:pPr>
              <w:rPr>
                <w:ins w:id="125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1872EC20" w14:textId="77777777" w:rsidR="008C4FB1" w:rsidRPr="003D7BE0" w:rsidRDefault="008C4FB1" w:rsidP="00D1017C">
            <w:pPr>
              <w:rPr>
                <w:ins w:id="125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0BD938A2" w14:textId="77777777" w:rsidR="008C4FB1" w:rsidRPr="003D7BE0" w:rsidRDefault="008C4FB1" w:rsidP="00D1017C">
            <w:pPr>
              <w:rPr>
                <w:ins w:id="125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275E4A63" w14:textId="77777777" w:rsidR="008C4FB1" w:rsidRPr="003D7BE0" w:rsidRDefault="008C4FB1" w:rsidP="00D1017C">
            <w:pPr>
              <w:rPr>
                <w:ins w:id="125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67587FE5" w14:textId="77777777" w:rsidR="008C4FB1" w:rsidRPr="003D7BE0" w:rsidRDefault="008C4FB1" w:rsidP="00D1017C">
            <w:pPr>
              <w:rPr>
                <w:ins w:id="125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</w:tbl>
    <w:p w14:paraId="3D57CD46" w14:textId="77777777" w:rsidR="00B73839" w:rsidRDefault="00B73839" w:rsidP="008C4FB1">
      <w:pPr>
        <w:rPr>
          <w:rFonts w:ascii="Arial" w:hAnsi="Arial"/>
          <w:sz w:val="20"/>
          <w:rPrChange w:id="1258" w:author="David Arndt" w:date="2026-09-25T20:09:00Z" w16du:dateUtc="2026-09-26T00:09:00Z">
            <w:rPr/>
          </w:rPrChange>
        </w:rPr>
        <w:pPrChange w:id="1259" w:author="David Arndt" w:date="2026-09-25T20:09:00Z" w16du:dateUtc="2026-09-26T00:09:00Z">
          <w:pPr>
            <w:pStyle w:val="NoSpacing"/>
          </w:pPr>
        </w:pPrChange>
      </w:pPr>
    </w:p>
    <w:p w14:paraId="4387BCFF" w14:textId="77777777" w:rsidR="008C4FB1" w:rsidRDefault="008C4FB1" w:rsidP="008C4FB1">
      <w:pPr>
        <w:rPr>
          <w:ins w:id="1260" w:author="David Arndt" w:date="2026-09-25T20:09:00Z" w16du:dateUtc="2026-09-26T00:09:00Z"/>
          <w:rFonts w:ascii="Arial" w:hAnsi="Arial" w:cs="Arial"/>
          <w:sz w:val="20"/>
          <w:szCs w:val="20"/>
        </w:rPr>
      </w:pPr>
    </w:p>
    <w:p w14:paraId="11A3D7E6" w14:textId="77777777" w:rsidR="008C4FB1" w:rsidRDefault="008C4FB1" w:rsidP="008C4FB1">
      <w:pPr>
        <w:rPr>
          <w:ins w:id="1261" w:author="David Arndt" w:date="2026-09-25T20:09:00Z" w16du:dateUtc="2026-09-26T00:09:00Z"/>
          <w:rFonts w:ascii="Arial" w:hAnsi="Arial" w:cs="Arial"/>
          <w:sz w:val="20"/>
          <w:szCs w:val="20"/>
        </w:rPr>
      </w:pPr>
    </w:p>
    <w:p w14:paraId="358C8016" w14:textId="77777777" w:rsidR="008C4FB1" w:rsidRDefault="008C4FB1" w:rsidP="008C4FB1">
      <w:pPr>
        <w:rPr>
          <w:ins w:id="1262" w:author="David Arndt" w:date="2026-09-25T20:09:00Z" w16du:dateUtc="2026-09-26T00:09:00Z"/>
          <w:rFonts w:ascii="Arial" w:hAnsi="Arial" w:cs="Arial"/>
          <w:sz w:val="20"/>
          <w:szCs w:val="20"/>
        </w:rPr>
      </w:pPr>
    </w:p>
    <w:p w14:paraId="1933A6C1" w14:textId="77777777" w:rsidR="008C4FB1" w:rsidRDefault="008C4FB1" w:rsidP="008C4FB1">
      <w:pPr>
        <w:rPr>
          <w:ins w:id="1263" w:author="David Arndt" w:date="2026-09-25T20:09:00Z" w16du:dateUtc="2026-09-26T00:09:00Z"/>
          <w:rFonts w:ascii="Arial" w:hAnsi="Arial" w:cs="Arial"/>
          <w:sz w:val="20"/>
          <w:szCs w:val="20"/>
        </w:rPr>
      </w:pPr>
    </w:p>
    <w:p w14:paraId="4A885127" w14:textId="77777777" w:rsidR="008C4FB1" w:rsidRPr="001D71F8" w:rsidRDefault="008C4FB1" w:rsidP="008C4FB1">
      <w:pPr>
        <w:rPr>
          <w:ins w:id="1264" w:author="David Arndt" w:date="2026-09-25T20:09:00Z" w16du:dateUtc="2026-09-26T00:09:00Z"/>
          <w:rFonts w:ascii="Arial" w:hAnsi="Arial" w:cs="Arial"/>
          <w:sz w:val="20"/>
          <w:szCs w:val="20"/>
        </w:rPr>
      </w:pPr>
    </w:p>
    <w:p w14:paraId="61670983" w14:textId="48E4CAD8" w:rsidR="00FE381E" w:rsidRDefault="00356267" w:rsidP="00356267">
      <w:pPr>
        <w:rPr>
          <w:del w:id="1265" w:author="David Arndt" w:date="2026-09-25T20:09:00Z" w16du:dateUtc="2026-09-26T00:09:00Z"/>
          <w:b/>
          <w:sz w:val="20"/>
          <w:szCs w:val="20"/>
        </w:rPr>
      </w:pPr>
      <w:del w:id="1266" w:author="David Arndt" w:date="2026-09-25T20:09:00Z" w16du:dateUtc="2026-09-26T00:09:00Z">
        <w:r w:rsidRPr="00DA2697">
          <w:rPr>
            <w:b/>
            <w:sz w:val="20"/>
            <w:szCs w:val="20"/>
          </w:rPr>
          <w:delText>STUDENT ID</w:delText>
        </w:r>
        <w:r w:rsidR="00FE381E">
          <w:rPr>
            <w:b/>
            <w:sz w:val="20"/>
            <w:szCs w:val="20"/>
          </w:rPr>
          <w:delText xml:space="preserve"> and </w:delText>
        </w:r>
      </w:del>
    </w:p>
    <w:p w14:paraId="6C6AB9CA" w14:textId="5A969ACB" w:rsidR="00356267" w:rsidRPr="00DA2697" w:rsidRDefault="00FE381E" w:rsidP="00356267">
      <w:pPr>
        <w:rPr>
          <w:del w:id="1267" w:author="David Arndt" w:date="2026-09-25T20:09:00Z" w16du:dateUtc="2026-09-26T00:09:00Z"/>
          <w:b/>
          <w:sz w:val="20"/>
          <w:szCs w:val="20"/>
        </w:rPr>
      </w:pPr>
      <w:del w:id="1268" w:author="David Arndt" w:date="2026-09-25T20:09:00Z" w16du:dateUtc="2026-09-26T00:09:00Z">
        <w:r>
          <w:rPr>
            <w:b/>
            <w:sz w:val="20"/>
            <w:szCs w:val="20"/>
          </w:rPr>
          <w:delText>NAME</w:delText>
        </w:r>
        <w:r w:rsidR="00356267" w:rsidRPr="00DA2697">
          <w:rPr>
            <w:b/>
            <w:sz w:val="20"/>
            <w:szCs w:val="20"/>
          </w:rPr>
          <w:delText>:</w:delText>
        </w:r>
      </w:del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  <w:tblPrChange w:id="1269" w:author="David Arndt" w:date="2026-09-25T20:09:00Z" w16du:dateUtc="2026-09-26T00:09:00Z">
          <w:tblPr>
            <w:tblpPr w:leftFromText="180" w:rightFromText="180" w:vertAnchor="text" w:tblpX="1571" w:tblpY="421"/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000" w:firstRow="0" w:lastRow="0" w:firstColumn="0" w:lastColumn="0" w:noHBand="0" w:noVBand="0"/>
          </w:tblPr>
        </w:tblPrChange>
      </w:tblPr>
      <w:tblGrid>
        <w:gridCol w:w="2515"/>
        <w:gridCol w:w="1041"/>
        <w:gridCol w:w="1389"/>
        <w:gridCol w:w="1800"/>
        <w:gridCol w:w="665"/>
        <w:gridCol w:w="1220"/>
        <w:tblGridChange w:id="1270">
          <w:tblGrid>
            <w:gridCol w:w="2515"/>
            <w:gridCol w:w="1041"/>
            <w:gridCol w:w="1389"/>
            <w:gridCol w:w="1800"/>
            <w:gridCol w:w="235"/>
            <w:gridCol w:w="430"/>
            <w:gridCol w:w="1220"/>
          </w:tblGrid>
        </w:tblGridChange>
      </w:tblGrid>
      <w:tr w:rsidR="00B73839" w:rsidRPr="00DA2697" w14:paraId="536BED00" w14:textId="77777777" w:rsidTr="00361C73">
        <w:trPr>
          <w:trPrChange w:id="1271" w:author="David Arndt" w:date="2026-09-25T20:09:00Z" w16du:dateUtc="2026-09-26T00:09:00Z">
            <w:trPr>
              <w:gridAfter w:val="2"/>
              <w:trHeight w:val="630"/>
            </w:trPr>
          </w:trPrChange>
        </w:trPr>
        <w:tc>
          <w:tcPr>
            <w:tcW w:w="8630" w:type="dxa"/>
            <w:gridSpan w:val="6"/>
            <w:tcPrChange w:id="1272" w:author="David Arndt" w:date="2026-09-25T20:09:00Z" w16du:dateUtc="2026-09-26T00:09:00Z">
              <w:tcPr>
                <w:tcW w:w="6980" w:type="dxa"/>
                <w:gridSpan w:val="5"/>
              </w:tcPr>
            </w:tcPrChange>
          </w:tcPr>
          <w:p w14:paraId="55665F89" w14:textId="77777777" w:rsidR="00B73839" w:rsidRPr="008C4FB1" w:rsidRDefault="008C4FB1" w:rsidP="00D1017C">
            <w:pPr>
              <w:rPr>
                <w:rFonts w:ascii="Arial" w:hAnsi="Arial"/>
                <w:sz w:val="20"/>
                <w:rPrChange w:id="1273" w:author="David Arndt" w:date="2026-09-25T20:09:00Z" w16du:dateUtc="2026-09-26T00:09:00Z">
                  <w:rPr>
                    <w:b/>
                    <w:sz w:val="20"/>
                    <w:szCs w:val="20"/>
                  </w:rPr>
                </w:rPrChange>
              </w:rPr>
              <w:pPrChange w:id="1274" w:author="David Arndt" w:date="2026-09-25T20:09:00Z" w16du:dateUtc="2026-09-26T00:09:00Z">
                <w:pPr>
                  <w:framePr w:hSpace="180" w:wrap="around" w:vAnchor="text" w:hAnchor="text" w:x="1571" w:y="421"/>
                </w:pPr>
              </w:pPrChange>
            </w:pPr>
            <w:ins w:id="1275" w:author="David Arndt" w:date="2026-09-25T20:09:00Z" w16du:dateUtc="2026-09-26T00:09:00Z">
              <w:r w:rsidRPr="008C4FB1">
                <w:rPr>
                  <w:rFonts w:ascii="Arial" w:hAnsi="Arial" w:cs="Arial"/>
                  <w:sz w:val="20"/>
                  <w:szCs w:val="20"/>
                </w:rPr>
                <w:t>PROJECT TOTAL</w:t>
              </w:r>
            </w:ins>
          </w:p>
        </w:tc>
      </w:tr>
      <w:tr w:rsidR="008C4FB1" w14:paraId="0DBD89DD" w14:textId="77777777" w:rsidTr="00D1017C">
        <w:trPr>
          <w:ins w:id="1276" w:author="David Arndt" w:date="2026-09-25T20:09:00Z" w16du:dateUtc="2026-09-26T00:09:00Z"/>
        </w:trPr>
        <w:tc>
          <w:tcPr>
            <w:tcW w:w="2515" w:type="dxa"/>
          </w:tcPr>
          <w:p w14:paraId="62E428B0" w14:textId="77777777" w:rsidR="008C4FB1" w:rsidRPr="003D7BE0" w:rsidRDefault="008C4FB1" w:rsidP="00D1017C">
            <w:pPr>
              <w:rPr>
                <w:ins w:id="127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  <w:ins w:id="1278" w:author="David Arndt" w:date="2026-09-25T20:09:00Z" w16du:dateUtc="2026-09-26T00:09:00Z">
              <w:r>
                <w:rPr>
                  <w:rFonts w:ascii="Arial" w:hAnsi="Arial" w:cs="Arial"/>
                  <w:sz w:val="16"/>
                  <w:szCs w:val="16"/>
                </w:rPr>
                <w:t>SHAREPOINT</w:t>
              </w:r>
            </w:ins>
          </w:p>
        </w:tc>
        <w:tc>
          <w:tcPr>
            <w:tcW w:w="1041" w:type="dxa"/>
          </w:tcPr>
          <w:p w14:paraId="65F9C213" w14:textId="77777777" w:rsidR="008C4FB1" w:rsidRPr="003D7BE0" w:rsidRDefault="008C4FB1" w:rsidP="00D1017C">
            <w:pPr>
              <w:rPr>
                <w:ins w:id="127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39974073" w14:textId="77777777" w:rsidR="008C4FB1" w:rsidRPr="003D7BE0" w:rsidRDefault="008C4FB1" w:rsidP="00D1017C">
            <w:pPr>
              <w:rPr>
                <w:ins w:id="128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7A9044AE" w14:textId="77777777" w:rsidR="008C4FB1" w:rsidRPr="003D7BE0" w:rsidRDefault="008C4FB1" w:rsidP="00D1017C">
            <w:pPr>
              <w:rPr>
                <w:ins w:id="128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0BA7BD4D" w14:textId="77777777" w:rsidR="008C4FB1" w:rsidRPr="003D7BE0" w:rsidRDefault="008C4FB1" w:rsidP="00D1017C">
            <w:pPr>
              <w:rPr>
                <w:ins w:id="128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3D15F0A4" w14:textId="77777777" w:rsidR="008C4FB1" w:rsidRPr="003D7BE0" w:rsidRDefault="008C4FB1" w:rsidP="00D1017C">
            <w:pPr>
              <w:rPr>
                <w:ins w:id="128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10ED41D8" w14:textId="77777777" w:rsidTr="00D1017C">
        <w:trPr>
          <w:ins w:id="1284" w:author="David Arndt" w:date="2026-09-25T20:09:00Z" w16du:dateUtc="2026-09-26T00:09:00Z"/>
        </w:trPr>
        <w:tc>
          <w:tcPr>
            <w:tcW w:w="2515" w:type="dxa"/>
          </w:tcPr>
          <w:p w14:paraId="244021C5" w14:textId="77777777" w:rsidR="008C4FB1" w:rsidRPr="003D7BE0" w:rsidRDefault="008C4FB1" w:rsidP="00D1017C">
            <w:pPr>
              <w:rPr>
                <w:ins w:id="128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  <w:ins w:id="1286" w:author="David Arndt" w:date="2026-09-25T20:09:00Z" w16du:dateUtc="2026-09-26T00:09:00Z">
              <w:r>
                <w:rPr>
                  <w:rFonts w:ascii="Arial" w:hAnsi="Arial" w:cs="Arial"/>
                  <w:sz w:val="16"/>
                  <w:szCs w:val="16"/>
                </w:rPr>
                <w:t>ONEDRIVE</w:t>
              </w:r>
            </w:ins>
          </w:p>
        </w:tc>
        <w:tc>
          <w:tcPr>
            <w:tcW w:w="1041" w:type="dxa"/>
          </w:tcPr>
          <w:p w14:paraId="4B5C4CBF" w14:textId="77777777" w:rsidR="008C4FB1" w:rsidRPr="003D7BE0" w:rsidRDefault="008C4FB1" w:rsidP="00D1017C">
            <w:pPr>
              <w:rPr>
                <w:ins w:id="128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2EF90E7C" w14:textId="77777777" w:rsidR="008C4FB1" w:rsidRPr="003D7BE0" w:rsidRDefault="008C4FB1" w:rsidP="00D1017C">
            <w:pPr>
              <w:rPr>
                <w:ins w:id="128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23AD6F62" w14:textId="77777777" w:rsidR="008C4FB1" w:rsidRPr="003D7BE0" w:rsidRDefault="008C4FB1" w:rsidP="00D1017C">
            <w:pPr>
              <w:rPr>
                <w:ins w:id="128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4F96CF41" w14:textId="77777777" w:rsidR="008C4FB1" w:rsidRPr="003D7BE0" w:rsidRDefault="008C4FB1" w:rsidP="00D1017C">
            <w:pPr>
              <w:rPr>
                <w:ins w:id="129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6799C37B" w14:textId="77777777" w:rsidR="008C4FB1" w:rsidRPr="003D7BE0" w:rsidRDefault="008C4FB1" w:rsidP="00D1017C">
            <w:pPr>
              <w:rPr>
                <w:ins w:id="129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377D2B47" w14:textId="77777777" w:rsidTr="00D1017C">
        <w:trPr>
          <w:ins w:id="1292" w:author="David Arndt" w:date="2026-09-25T20:09:00Z" w16du:dateUtc="2026-09-26T00:09:00Z"/>
        </w:trPr>
        <w:tc>
          <w:tcPr>
            <w:tcW w:w="2515" w:type="dxa"/>
          </w:tcPr>
          <w:p w14:paraId="1569062A" w14:textId="77777777" w:rsidR="008C4FB1" w:rsidRPr="003D7BE0" w:rsidRDefault="008C4FB1" w:rsidP="00D1017C">
            <w:pPr>
              <w:rPr>
                <w:ins w:id="129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  <w:ins w:id="1294" w:author="David Arndt" w:date="2026-09-25T20:09:00Z" w16du:dateUtc="2026-09-26T00:09:00Z">
              <w:r>
                <w:rPr>
                  <w:rFonts w:ascii="Arial" w:hAnsi="Arial" w:cs="Arial"/>
                  <w:sz w:val="16"/>
                  <w:szCs w:val="16"/>
                </w:rPr>
                <w:t>DOC MGMT SYSTEM</w:t>
              </w:r>
            </w:ins>
          </w:p>
        </w:tc>
        <w:tc>
          <w:tcPr>
            <w:tcW w:w="1041" w:type="dxa"/>
          </w:tcPr>
          <w:p w14:paraId="791E23F7" w14:textId="77777777" w:rsidR="008C4FB1" w:rsidRPr="003D7BE0" w:rsidRDefault="008C4FB1" w:rsidP="00D1017C">
            <w:pPr>
              <w:rPr>
                <w:ins w:id="129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1456A91A" w14:textId="77777777" w:rsidR="008C4FB1" w:rsidRPr="003D7BE0" w:rsidRDefault="008C4FB1" w:rsidP="00D1017C">
            <w:pPr>
              <w:rPr>
                <w:ins w:id="129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5BA21359" w14:textId="77777777" w:rsidR="008C4FB1" w:rsidRPr="003D7BE0" w:rsidRDefault="008C4FB1" w:rsidP="00D1017C">
            <w:pPr>
              <w:rPr>
                <w:ins w:id="1297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73CD336B" w14:textId="77777777" w:rsidR="008C4FB1" w:rsidRPr="003D7BE0" w:rsidRDefault="008C4FB1" w:rsidP="00D1017C">
            <w:pPr>
              <w:rPr>
                <w:ins w:id="1298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223A73E7" w14:textId="77777777" w:rsidR="008C4FB1" w:rsidRPr="003D7BE0" w:rsidRDefault="008C4FB1" w:rsidP="00D1017C">
            <w:pPr>
              <w:rPr>
                <w:ins w:id="1299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2E237DCC" w14:textId="77777777" w:rsidTr="00D1017C">
        <w:trPr>
          <w:ins w:id="1300" w:author="David Arndt" w:date="2026-09-25T20:09:00Z" w16du:dateUtc="2026-09-26T00:09:00Z"/>
        </w:trPr>
        <w:tc>
          <w:tcPr>
            <w:tcW w:w="2515" w:type="dxa"/>
          </w:tcPr>
          <w:p w14:paraId="3D0B90AC" w14:textId="77777777" w:rsidR="008C4FB1" w:rsidRPr="003D7BE0" w:rsidRDefault="008C4FB1" w:rsidP="00D1017C">
            <w:pPr>
              <w:rPr>
                <w:ins w:id="130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1" w:type="dxa"/>
          </w:tcPr>
          <w:p w14:paraId="7FB9DD23" w14:textId="77777777" w:rsidR="008C4FB1" w:rsidRPr="003D7BE0" w:rsidRDefault="008C4FB1" w:rsidP="00D1017C">
            <w:pPr>
              <w:rPr>
                <w:ins w:id="130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186592EF" w14:textId="77777777" w:rsidR="008C4FB1" w:rsidRPr="003D7BE0" w:rsidRDefault="008C4FB1" w:rsidP="00D1017C">
            <w:pPr>
              <w:rPr>
                <w:ins w:id="130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0BC2A109" w14:textId="77777777" w:rsidR="008C4FB1" w:rsidRPr="003D7BE0" w:rsidRDefault="008C4FB1" w:rsidP="00D1017C">
            <w:pPr>
              <w:rPr>
                <w:ins w:id="130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44A89150" w14:textId="77777777" w:rsidR="008C4FB1" w:rsidRPr="003D7BE0" w:rsidRDefault="008C4FB1" w:rsidP="00D1017C">
            <w:pPr>
              <w:rPr>
                <w:ins w:id="1305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11DB8900" w14:textId="77777777" w:rsidR="008C4FB1" w:rsidRPr="003D7BE0" w:rsidRDefault="008C4FB1" w:rsidP="00D1017C">
            <w:pPr>
              <w:rPr>
                <w:ins w:id="1306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  <w:tr w:rsidR="008C4FB1" w14:paraId="69AF2DDE" w14:textId="77777777" w:rsidTr="00D1017C">
        <w:trPr>
          <w:ins w:id="1307" w:author="David Arndt" w:date="2026-09-25T20:09:00Z" w16du:dateUtc="2026-09-26T00:09:00Z"/>
        </w:trPr>
        <w:tc>
          <w:tcPr>
            <w:tcW w:w="2515" w:type="dxa"/>
          </w:tcPr>
          <w:p w14:paraId="61B62461" w14:textId="77777777" w:rsidR="008C4FB1" w:rsidRPr="008C4FB1" w:rsidRDefault="008C4FB1" w:rsidP="00D1017C">
            <w:pPr>
              <w:rPr>
                <w:ins w:id="1308" w:author="David Arndt" w:date="2026-09-25T20:09:00Z" w16du:dateUtc="2026-09-26T00:09:00Z"/>
                <w:rFonts w:ascii="Arial" w:hAnsi="Arial" w:cs="Arial"/>
                <w:b/>
                <w:bCs/>
                <w:sz w:val="16"/>
                <w:szCs w:val="16"/>
              </w:rPr>
            </w:pPr>
            <w:ins w:id="1309" w:author="David Arndt" w:date="2026-09-25T20:09:00Z" w16du:dateUtc="2026-09-26T00:09:00Z">
              <w:r w:rsidRPr="008C4FB1">
                <w:rPr>
                  <w:rFonts w:ascii="Arial" w:hAnsi="Arial" w:cs="Arial"/>
                  <w:b/>
                  <w:bCs/>
                  <w:sz w:val="16"/>
                  <w:szCs w:val="16"/>
                </w:rPr>
                <w:t>TOTAL</w:t>
              </w:r>
            </w:ins>
          </w:p>
        </w:tc>
        <w:tc>
          <w:tcPr>
            <w:tcW w:w="1041" w:type="dxa"/>
          </w:tcPr>
          <w:p w14:paraId="239E7B80" w14:textId="77777777" w:rsidR="008C4FB1" w:rsidRPr="003D7BE0" w:rsidRDefault="008C4FB1" w:rsidP="00D1017C">
            <w:pPr>
              <w:rPr>
                <w:ins w:id="1310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</w:tcPr>
          <w:p w14:paraId="11F4A44F" w14:textId="77777777" w:rsidR="008C4FB1" w:rsidRPr="003D7BE0" w:rsidRDefault="008C4FB1" w:rsidP="00D1017C">
            <w:pPr>
              <w:rPr>
                <w:ins w:id="1311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71503720" w14:textId="77777777" w:rsidR="008C4FB1" w:rsidRPr="003D7BE0" w:rsidRDefault="008C4FB1" w:rsidP="00D1017C">
            <w:pPr>
              <w:rPr>
                <w:ins w:id="1312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dxa"/>
          </w:tcPr>
          <w:p w14:paraId="2D5FAAF5" w14:textId="77777777" w:rsidR="008C4FB1" w:rsidRPr="003D7BE0" w:rsidRDefault="008C4FB1" w:rsidP="00D1017C">
            <w:pPr>
              <w:rPr>
                <w:ins w:id="1313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0" w:type="dxa"/>
          </w:tcPr>
          <w:p w14:paraId="4A2E34DF" w14:textId="77777777" w:rsidR="008C4FB1" w:rsidRPr="003D7BE0" w:rsidRDefault="008C4FB1" w:rsidP="00D1017C">
            <w:pPr>
              <w:rPr>
                <w:ins w:id="1314" w:author="David Arndt" w:date="2026-09-25T20:09:00Z" w16du:dateUtc="2026-09-26T00:09:00Z"/>
                <w:rFonts w:ascii="Arial" w:hAnsi="Arial" w:cs="Arial"/>
                <w:sz w:val="16"/>
                <w:szCs w:val="16"/>
              </w:rPr>
            </w:pPr>
          </w:p>
        </w:tc>
      </w:tr>
    </w:tbl>
    <w:p w14:paraId="6E6FF7DB" w14:textId="77777777" w:rsidR="00B73839" w:rsidRPr="00DA2697" w:rsidRDefault="00B73839" w:rsidP="00356267">
      <w:pPr>
        <w:rPr>
          <w:del w:id="1315" w:author="David Arndt" w:date="2026-09-25T20:09:00Z" w16du:dateUtc="2026-09-26T00:09:00Z"/>
          <w:b/>
          <w:sz w:val="20"/>
          <w:szCs w:val="20"/>
        </w:rPr>
      </w:pPr>
    </w:p>
    <w:p w14:paraId="58848B1C" w14:textId="77777777" w:rsidR="00356267" w:rsidRPr="00DA2697" w:rsidRDefault="00356267" w:rsidP="00356267">
      <w:pPr>
        <w:rPr>
          <w:del w:id="1316" w:author="David Arndt" w:date="2026-09-25T20:09:00Z" w16du:dateUtc="2026-09-26T00:09:00Z"/>
          <w:b/>
          <w:sz w:val="20"/>
          <w:szCs w:val="20"/>
        </w:rPr>
      </w:pPr>
      <w:del w:id="1317" w:author="David Arndt" w:date="2026-09-25T20:09:00Z" w16du:dateUtc="2026-09-26T00:09:00Z">
        <w:r w:rsidRPr="00DA2697">
          <w:rPr>
            <w:b/>
            <w:sz w:val="20"/>
            <w:szCs w:val="20"/>
          </w:rPr>
          <w:delText>PARENT NAME:</w:delText>
        </w:r>
      </w:del>
    </w:p>
    <w:p w14:paraId="6FD9A96E" w14:textId="77777777" w:rsidR="00B73839" w:rsidRPr="00DA2697" w:rsidRDefault="00B73839" w:rsidP="00356267">
      <w:pPr>
        <w:rPr>
          <w:del w:id="1318" w:author="David Arndt" w:date="2026-09-25T20:09:00Z" w16du:dateUtc="2026-09-26T00:09:00Z"/>
          <w:b/>
          <w:sz w:val="20"/>
          <w:szCs w:val="20"/>
        </w:rPr>
      </w:pPr>
    </w:p>
    <w:tbl>
      <w:tblPr>
        <w:tblpPr w:leftFromText="180" w:rightFromText="180" w:vertAnchor="text" w:tblpX="1591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990"/>
      </w:tblGrid>
      <w:tr w:rsidR="003D673D" w14:paraId="6D2CD8D6" w14:textId="77777777" w:rsidTr="003D673D">
        <w:trPr>
          <w:trHeight w:val="780"/>
          <w:del w:id="1319" w:author="David Arndt" w:date="2026-09-25T20:09:00Z" w16du:dateUtc="2026-09-26T00:09:00Z"/>
        </w:trPr>
        <w:tc>
          <w:tcPr>
            <w:tcW w:w="6990" w:type="dxa"/>
          </w:tcPr>
          <w:p w14:paraId="0C45CF42" w14:textId="77777777" w:rsidR="003D673D" w:rsidRDefault="003D673D" w:rsidP="003D673D">
            <w:pPr>
              <w:pStyle w:val="NoSpacing"/>
              <w:rPr>
                <w:del w:id="1320" w:author="David Arndt" w:date="2026-09-25T20:09:00Z" w16du:dateUtc="2026-09-26T00:09:00Z"/>
                <w:b/>
                <w:sz w:val="20"/>
                <w:szCs w:val="20"/>
              </w:rPr>
            </w:pPr>
          </w:p>
        </w:tc>
      </w:tr>
    </w:tbl>
    <w:p w14:paraId="6C877CFB" w14:textId="77777777" w:rsidR="00847B65" w:rsidRPr="00A6572A" w:rsidRDefault="00356267" w:rsidP="00847B65">
      <w:pPr>
        <w:pStyle w:val="NoSpacing"/>
        <w:rPr>
          <w:del w:id="1321" w:author="David Arndt" w:date="2026-09-25T20:09:00Z" w16du:dateUtc="2026-09-26T00:09:00Z"/>
          <w:b/>
          <w:sz w:val="20"/>
          <w:szCs w:val="20"/>
        </w:rPr>
      </w:pPr>
      <w:del w:id="1322" w:author="David Arndt" w:date="2026-09-25T20:09:00Z" w16du:dateUtc="2026-09-26T00:09:00Z">
        <w:r w:rsidRPr="00A6572A">
          <w:rPr>
            <w:b/>
            <w:sz w:val="20"/>
            <w:szCs w:val="20"/>
          </w:rPr>
          <w:delText xml:space="preserve">PARENT </w:delText>
        </w:r>
      </w:del>
    </w:p>
    <w:p w14:paraId="24D2911C" w14:textId="77777777" w:rsidR="00356267" w:rsidRPr="00A6572A" w:rsidRDefault="00356267" w:rsidP="00847B65">
      <w:pPr>
        <w:pStyle w:val="NoSpacing"/>
        <w:rPr>
          <w:del w:id="1323" w:author="David Arndt" w:date="2026-09-25T20:09:00Z" w16du:dateUtc="2026-09-26T00:09:00Z"/>
          <w:b/>
          <w:sz w:val="20"/>
          <w:szCs w:val="20"/>
        </w:rPr>
      </w:pPr>
      <w:del w:id="1324" w:author="David Arndt" w:date="2026-09-25T20:09:00Z" w16du:dateUtc="2026-09-26T00:09:00Z">
        <w:r w:rsidRPr="00A6572A">
          <w:rPr>
            <w:b/>
            <w:sz w:val="20"/>
            <w:szCs w:val="20"/>
          </w:rPr>
          <w:delText>ADDRESS:</w:delText>
        </w:r>
      </w:del>
    </w:p>
    <w:p w14:paraId="3D15B69D" w14:textId="77777777" w:rsidR="00B73839" w:rsidRPr="00DA2697" w:rsidRDefault="00B73839" w:rsidP="00356267">
      <w:pPr>
        <w:rPr>
          <w:del w:id="1325" w:author="David Arndt" w:date="2026-09-25T20:09:00Z" w16du:dateUtc="2026-09-26T00:09:00Z"/>
          <w:b/>
          <w:sz w:val="20"/>
          <w:szCs w:val="20"/>
        </w:rPr>
      </w:pPr>
    </w:p>
    <w:tbl>
      <w:tblPr>
        <w:tblpPr w:leftFromText="180" w:rightFromText="180" w:vertAnchor="text" w:tblpX="1561" w:tblpY="21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34"/>
      </w:tblGrid>
      <w:tr w:rsidR="003D673D" w14:paraId="24E9CABB" w14:textId="77777777" w:rsidTr="00871B52">
        <w:trPr>
          <w:trHeight w:val="524"/>
          <w:del w:id="1326" w:author="David Arndt" w:date="2026-09-25T20:09:00Z" w16du:dateUtc="2026-09-26T00:09:00Z"/>
        </w:trPr>
        <w:tc>
          <w:tcPr>
            <w:tcW w:w="1934" w:type="dxa"/>
          </w:tcPr>
          <w:p w14:paraId="050B7DE7" w14:textId="77777777" w:rsidR="003D673D" w:rsidRDefault="003D673D" w:rsidP="003D673D">
            <w:pPr>
              <w:pStyle w:val="NoSpacing"/>
              <w:rPr>
                <w:del w:id="1327" w:author="David Arndt" w:date="2026-09-25T20:09:00Z" w16du:dateUtc="2026-09-26T00:09:00Z"/>
                <w:b/>
                <w:sz w:val="20"/>
                <w:szCs w:val="20"/>
              </w:rPr>
            </w:pPr>
          </w:p>
        </w:tc>
      </w:tr>
    </w:tbl>
    <w:p w14:paraId="38132A2C" w14:textId="77777777" w:rsidR="003D673D" w:rsidRDefault="003D673D" w:rsidP="00847B65">
      <w:pPr>
        <w:pStyle w:val="NoSpacing"/>
        <w:rPr>
          <w:del w:id="1328" w:author="David Arndt" w:date="2026-09-25T20:09:00Z" w16du:dateUtc="2026-09-26T00:09:00Z"/>
          <w:b/>
          <w:sz w:val="20"/>
          <w:szCs w:val="20"/>
        </w:rPr>
      </w:pPr>
    </w:p>
    <w:p w14:paraId="5245A357" w14:textId="77777777" w:rsidR="00847B65" w:rsidRPr="00A6572A" w:rsidRDefault="00356267" w:rsidP="00847B65">
      <w:pPr>
        <w:pStyle w:val="NoSpacing"/>
        <w:rPr>
          <w:del w:id="1329" w:author="David Arndt" w:date="2026-09-25T20:09:00Z" w16du:dateUtc="2026-09-26T00:09:00Z"/>
          <w:b/>
          <w:sz w:val="20"/>
          <w:szCs w:val="20"/>
        </w:rPr>
      </w:pPr>
      <w:del w:id="1330" w:author="David Arndt" w:date="2026-09-25T20:09:00Z" w16du:dateUtc="2026-09-26T00:09:00Z">
        <w:r w:rsidRPr="00A6572A">
          <w:rPr>
            <w:b/>
            <w:sz w:val="20"/>
            <w:szCs w:val="20"/>
          </w:rPr>
          <w:delText xml:space="preserve">REFUND </w:delText>
        </w:r>
      </w:del>
    </w:p>
    <w:p w14:paraId="549813C6" w14:textId="77777777" w:rsidR="00B73839" w:rsidRPr="00A6572A" w:rsidRDefault="00356267" w:rsidP="00847B65">
      <w:pPr>
        <w:pStyle w:val="NoSpacing"/>
        <w:rPr>
          <w:del w:id="1331" w:author="David Arndt" w:date="2026-09-25T20:09:00Z" w16du:dateUtc="2026-09-26T00:09:00Z"/>
          <w:b/>
          <w:sz w:val="20"/>
          <w:szCs w:val="20"/>
        </w:rPr>
      </w:pPr>
      <w:del w:id="1332" w:author="David Arndt" w:date="2026-09-25T20:09:00Z" w16du:dateUtc="2026-09-26T00:09:00Z">
        <w:r w:rsidRPr="00A6572A">
          <w:rPr>
            <w:b/>
            <w:sz w:val="20"/>
            <w:szCs w:val="20"/>
          </w:rPr>
          <w:delText>AMOUNT:</w:delText>
        </w:r>
      </w:del>
    </w:p>
    <w:p w14:paraId="693B8498" w14:textId="77777777" w:rsidR="00B73839" w:rsidRPr="00DA2697" w:rsidRDefault="00B73839" w:rsidP="00356267">
      <w:pPr>
        <w:rPr>
          <w:del w:id="1333" w:author="David Arndt" w:date="2026-09-25T20:09:00Z" w16du:dateUtc="2026-09-26T00:09:00Z"/>
          <w:b/>
          <w:sz w:val="20"/>
          <w:szCs w:val="20"/>
        </w:rPr>
      </w:pPr>
    </w:p>
    <w:tbl>
      <w:tblPr>
        <w:tblpPr w:leftFromText="180" w:rightFromText="180" w:vertAnchor="text" w:tblpX="1556" w:tblpY="3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025"/>
      </w:tblGrid>
      <w:tr w:rsidR="00673F33" w14:paraId="503CEDC8" w14:textId="77777777" w:rsidTr="00710F3D">
        <w:trPr>
          <w:trHeight w:val="900"/>
          <w:del w:id="1334" w:author="David Arndt" w:date="2026-09-25T20:09:00Z" w16du:dateUtc="2026-09-26T00:09:00Z"/>
        </w:trPr>
        <w:tc>
          <w:tcPr>
            <w:tcW w:w="7025" w:type="dxa"/>
          </w:tcPr>
          <w:p w14:paraId="2B5AAA1D" w14:textId="77777777" w:rsidR="00673F33" w:rsidRDefault="00673F33" w:rsidP="00710F3D">
            <w:pPr>
              <w:pStyle w:val="NoSpacing"/>
              <w:rPr>
                <w:del w:id="1335" w:author="David Arndt" w:date="2026-09-25T20:09:00Z" w16du:dateUtc="2026-09-26T00:09:00Z"/>
                <w:b/>
                <w:sz w:val="20"/>
                <w:szCs w:val="20"/>
              </w:rPr>
            </w:pPr>
          </w:p>
        </w:tc>
      </w:tr>
    </w:tbl>
    <w:p w14:paraId="4C7AE3ED" w14:textId="77777777" w:rsidR="00356267" w:rsidRPr="00673F33" w:rsidRDefault="00356267" w:rsidP="00673F33">
      <w:pPr>
        <w:pStyle w:val="NoSpacing"/>
        <w:rPr>
          <w:del w:id="1336" w:author="David Arndt" w:date="2026-09-25T20:09:00Z" w16du:dateUtc="2026-09-26T00:09:00Z"/>
          <w:b/>
          <w:sz w:val="20"/>
          <w:szCs w:val="20"/>
        </w:rPr>
      </w:pPr>
      <w:del w:id="1337" w:author="David Arndt" w:date="2026-09-25T20:09:00Z" w16du:dateUtc="2026-09-26T00:09:00Z">
        <w:r w:rsidRPr="00673F33">
          <w:rPr>
            <w:b/>
            <w:sz w:val="20"/>
            <w:szCs w:val="20"/>
          </w:rPr>
          <w:delText>REASON FOR REFUND:</w:delText>
        </w:r>
      </w:del>
    </w:p>
    <w:p w14:paraId="2186E5DF" w14:textId="77777777" w:rsidR="00B73839" w:rsidRPr="00DA2697" w:rsidRDefault="00B73839" w:rsidP="00356267">
      <w:pPr>
        <w:rPr>
          <w:del w:id="1338" w:author="David Arndt" w:date="2026-09-25T20:09:00Z" w16du:dateUtc="2026-09-26T00:09:00Z"/>
          <w:b/>
          <w:sz w:val="20"/>
          <w:szCs w:val="20"/>
        </w:rPr>
      </w:pPr>
    </w:p>
    <w:p w14:paraId="4F2D6FA2" w14:textId="77777777" w:rsidR="00847B65" w:rsidRPr="00DA2697" w:rsidRDefault="00DA2697" w:rsidP="00847B65">
      <w:pPr>
        <w:pStyle w:val="NoSpacing"/>
        <w:rPr>
          <w:del w:id="1339" w:author="David Arndt" w:date="2026-09-25T20:09:00Z" w16du:dateUtc="2026-09-26T00:09:00Z"/>
          <w:b/>
          <w:color w:val="FF0000"/>
        </w:rPr>
      </w:pPr>
      <w:del w:id="1340" w:author="David Arndt" w:date="2026-09-25T20:09:00Z" w16du:dateUtc="2026-09-26T00:09:00Z">
        <w:r w:rsidRPr="00DA2697">
          <w:rPr>
            <w:b/>
            <w:color w:val="FF0000"/>
          </w:rPr>
          <w:delText xml:space="preserve">SELECT </w:delText>
        </w:r>
      </w:del>
    </w:p>
    <w:p w14:paraId="1D20689B" w14:textId="77777777" w:rsidR="00356267" w:rsidRPr="00DA2697" w:rsidRDefault="00356267" w:rsidP="00847B65">
      <w:pPr>
        <w:pStyle w:val="NoSpacing"/>
        <w:rPr>
          <w:del w:id="1341" w:author="David Arndt" w:date="2026-09-25T20:09:00Z" w16du:dateUtc="2026-09-26T00:09:00Z"/>
          <w:b/>
          <w:color w:val="FF0000"/>
        </w:rPr>
      </w:pPr>
      <w:del w:id="1342" w:author="David Arndt" w:date="2026-09-25T20:09:00Z" w16du:dateUtc="2026-09-26T00:09:00Z">
        <w:r w:rsidRPr="00DA2697">
          <w:rPr>
            <w:b/>
            <w:color w:val="FF0000"/>
          </w:rPr>
          <w:delText>REFUND</w:delText>
        </w:r>
        <w:r w:rsidR="00DA2697" w:rsidRPr="00DA2697">
          <w:rPr>
            <w:b/>
            <w:color w:val="FF0000"/>
          </w:rPr>
          <w:delText xml:space="preserve"> TYPE</w:delText>
        </w:r>
        <w:r w:rsidRPr="00DA2697">
          <w:rPr>
            <w:b/>
            <w:color w:val="FF0000"/>
          </w:rPr>
          <w:delText>:</w:delText>
        </w:r>
      </w:del>
    </w:p>
    <w:p w14:paraId="7F59B21C" w14:textId="77777777" w:rsidR="00847B65" w:rsidRPr="00DA2697" w:rsidRDefault="00847B65" w:rsidP="00847B65">
      <w:pPr>
        <w:pStyle w:val="NoSpacing"/>
        <w:rPr>
          <w:del w:id="1343" w:author="David Arndt" w:date="2026-09-25T20:09:00Z" w16du:dateUtc="2026-09-26T00:09:00Z"/>
          <w:b/>
        </w:rPr>
      </w:pPr>
      <w:del w:id="1344" w:author="David Arndt" w:date="2026-09-25T20:09:00Z" w16du:dateUtc="2026-09-26T00:09:00Z">
        <w:r w:rsidRPr="00DA2697">
          <w:rPr>
            <w:b/>
          </w:rPr>
          <w:tab/>
        </w:r>
        <w:r w:rsidRPr="00DA2697">
          <w:rPr>
            <w:b/>
          </w:rPr>
          <w:tab/>
        </w:r>
      </w:del>
    </w:p>
    <w:tbl>
      <w:tblPr>
        <w:tblpPr w:leftFromText="180" w:rightFromText="180" w:vertAnchor="text" w:tblpX="46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10"/>
      </w:tblGrid>
      <w:tr w:rsidR="00847B65" w:rsidRPr="00DA2697" w14:paraId="00F66820" w14:textId="77777777" w:rsidTr="00847B65">
        <w:trPr>
          <w:trHeight w:val="405"/>
          <w:del w:id="1345" w:author="David Arndt" w:date="2026-09-25T20:09:00Z" w16du:dateUtc="2026-09-26T00:09:00Z"/>
        </w:trPr>
        <w:tc>
          <w:tcPr>
            <w:tcW w:w="810" w:type="dxa"/>
            <w:tcBorders>
              <w:bottom w:val="single" w:sz="4" w:space="0" w:color="auto"/>
            </w:tcBorders>
          </w:tcPr>
          <w:p w14:paraId="2F12D808" w14:textId="77777777" w:rsidR="00847B65" w:rsidRPr="00DA2697" w:rsidRDefault="00847B65" w:rsidP="00847B65">
            <w:pPr>
              <w:pStyle w:val="NoSpacing"/>
              <w:rPr>
                <w:del w:id="1346" w:author="David Arndt" w:date="2026-09-25T20:09:00Z" w16du:dateUtc="2026-09-26T00:09:00Z"/>
                <w:b/>
              </w:rPr>
            </w:pPr>
          </w:p>
        </w:tc>
      </w:tr>
    </w:tbl>
    <w:p w14:paraId="5C1BB060" w14:textId="77777777" w:rsidR="000655B0" w:rsidRDefault="00847B65" w:rsidP="00847B65">
      <w:pPr>
        <w:pStyle w:val="NoSpacing"/>
        <w:rPr>
          <w:del w:id="1347" w:author="David Arndt" w:date="2026-09-25T20:09:00Z" w16du:dateUtc="2026-09-26T00:09:00Z"/>
          <w:b/>
        </w:rPr>
      </w:pPr>
      <w:del w:id="1348" w:author="David Arndt" w:date="2026-09-25T20:09:00Z" w16du:dateUtc="2026-09-26T00:09:00Z">
        <w:r w:rsidRPr="00DA2697">
          <w:rPr>
            <w:b/>
          </w:rPr>
          <w:tab/>
        </w:r>
      </w:del>
    </w:p>
    <w:p w14:paraId="08055677" w14:textId="0D2B95BA" w:rsidR="00847B65" w:rsidRPr="00DA2697" w:rsidRDefault="00847B65" w:rsidP="00847B65">
      <w:pPr>
        <w:pStyle w:val="NoSpacing"/>
        <w:rPr>
          <w:del w:id="1349" w:author="David Arndt" w:date="2026-09-25T20:09:00Z" w16du:dateUtc="2026-09-26T00:09:00Z"/>
          <w:b/>
        </w:rPr>
      </w:pPr>
      <w:del w:id="1350" w:author="David Arndt" w:date="2026-09-25T20:09:00Z" w16du:dateUtc="2026-09-26T00:09:00Z">
        <w:r w:rsidRPr="00DA2697">
          <w:rPr>
            <w:b/>
          </w:rPr>
          <w:delText>PAID BY CASH/CHECK</w:delText>
        </w:r>
      </w:del>
    </w:p>
    <w:p w14:paraId="4FD2C79B" w14:textId="77777777" w:rsidR="00847B65" w:rsidRPr="00DA2697" w:rsidRDefault="00847B65" w:rsidP="00847B65">
      <w:pPr>
        <w:pStyle w:val="NoSpacing"/>
        <w:rPr>
          <w:del w:id="1351" w:author="David Arndt" w:date="2026-09-25T20:09:00Z" w16du:dateUtc="2026-09-26T00:09:00Z"/>
          <w:b/>
        </w:rPr>
      </w:pPr>
    </w:p>
    <w:tbl>
      <w:tblPr>
        <w:tblpPr w:leftFromText="180" w:rightFromText="180" w:vertAnchor="text" w:tblpX="46" w:tblpY="9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5"/>
      </w:tblGrid>
      <w:tr w:rsidR="00847B65" w:rsidRPr="00DA2697" w14:paraId="161764CA" w14:textId="77777777" w:rsidTr="00847B65">
        <w:trPr>
          <w:trHeight w:val="450"/>
          <w:del w:id="1352" w:author="David Arndt" w:date="2026-09-25T20:09:00Z" w16du:dateUtc="2026-09-26T00:09:00Z"/>
        </w:trPr>
        <w:tc>
          <w:tcPr>
            <w:tcW w:w="825" w:type="dxa"/>
          </w:tcPr>
          <w:p w14:paraId="64406960" w14:textId="77777777" w:rsidR="00847B65" w:rsidRPr="00DA2697" w:rsidRDefault="00847B65" w:rsidP="00847B65">
            <w:pPr>
              <w:pStyle w:val="NoSpacing"/>
              <w:rPr>
                <w:del w:id="1353" w:author="David Arndt" w:date="2026-09-25T20:09:00Z" w16du:dateUtc="2026-09-26T00:09:00Z"/>
                <w:b/>
              </w:rPr>
            </w:pPr>
          </w:p>
        </w:tc>
      </w:tr>
    </w:tbl>
    <w:p w14:paraId="6512614C" w14:textId="77777777" w:rsidR="000655B0" w:rsidRDefault="00847B65" w:rsidP="00847B65">
      <w:pPr>
        <w:pStyle w:val="NoSpacing"/>
        <w:rPr>
          <w:del w:id="1354" w:author="David Arndt" w:date="2026-09-25T20:09:00Z" w16du:dateUtc="2026-09-26T00:09:00Z"/>
          <w:b/>
        </w:rPr>
      </w:pPr>
      <w:del w:id="1355" w:author="David Arndt" w:date="2026-09-25T20:09:00Z" w16du:dateUtc="2026-09-26T00:09:00Z">
        <w:r w:rsidRPr="00DA2697">
          <w:rPr>
            <w:b/>
          </w:rPr>
          <w:tab/>
        </w:r>
      </w:del>
    </w:p>
    <w:p w14:paraId="1A8255DA" w14:textId="6B52DDC3" w:rsidR="00847B65" w:rsidRPr="00DA2697" w:rsidRDefault="00847B65" w:rsidP="00847B65">
      <w:pPr>
        <w:pStyle w:val="NoSpacing"/>
        <w:rPr>
          <w:del w:id="1356" w:author="David Arndt" w:date="2026-09-25T20:09:00Z" w16du:dateUtc="2026-09-26T00:09:00Z"/>
          <w:b/>
        </w:rPr>
      </w:pPr>
      <w:del w:id="1357" w:author="David Arndt" w:date="2026-09-25T20:09:00Z" w16du:dateUtc="2026-09-26T00:09:00Z">
        <w:r w:rsidRPr="00DA2697">
          <w:rPr>
            <w:b/>
          </w:rPr>
          <w:delText>ONLINE PAYMENT/E-CHECK</w:delText>
        </w:r>
      </w:del>
    </w:p>
    <w:p w14:paraId="5BDE343A" w14:textId="77777777" w:rsidR="00DA2697" w:rsidRPr="00DA2697" w:rsidRDefault="00DA2697" w:rsidP="00847B65">
      <w:pPr>
        <w:pStyle w:val="NoSpacing"/>
        <w:rPr>
          <w:del w:id="1358" w:author="David Arndt" w:date="2026-09-25T20:09:00Z" w16du:dateUtc="2026-09-26T00:09:00Z"/>
          <w:b/>
        </w:rPr>
      </w:pPr>
    </w:p>
    <w:p w14:paraId="76868695" w14:textId="77777777" w:rsidR="00DA2697" w:rsidRPr="00DA2697" w:rsidRDefault="00DA2697" w:rsidP="00847B65">
      <w:pPr>
        <w:pStyle w:val="NoSpacing"/>
        <w:rPr>
          <w:del w:id="1359" w:author="David Arndt" w:date="2026-09-25T20:09:00Z" w16du:dateUtc="2026-09-26T00:09:00Z"/>
          <w:b/>
        </w:rPr>
      </w:pPr>
    </w:p>
    <w:p w14:paraId="21E60974" w14:textId="77777777" w:rsidR="00DA2697" w:rsidRPr="00DA2697" w:rsidRDefault="00DA2697" w:rsidP="00DA2697">
      <w:pPr>
        <w:pStyle w:val="NoSpacing"/>
        <w:rPr>
          <w:del w:id="1360" w:author="David Arndt" w:date="2026-09-25T20:09:00Z" w16du:dateUtc="2026-09-26T00:09:00Z"/>
          <w:b/>
        </w:rPr>
      </w:pPr>
      <w:del w:id="1361" w:author="David Arndt" w:date="2026-09-25T20:09:00Z" w16du:dateUtc="2026-09-26T00:09:00Z">
        <w:r w:rsidRPr="00DA2697">
          <w:rPr>
            <w:b/>
          </w:rPr>
          <w:delText>EMPLOYEE REQUESTING REFUND__________________________________________________</w:delText>
        </w:r>
      </w:del>
    </w:p>
    <w:p w14:paraId="11055C6B" w14:textId="77777777" w:rsidR="00DA2697" w:rsidRPr="00DA2697" w:rsidRDefault="00DA2697" w:rsidP="00DA2697">
      <w:pPr>
        <w:pStyle w:val="NoSpacing"/>
        <w:rPr>
          <w:del w:id="1362" w:author="David Arndt" w:date="2026-09-25T20:09:00Z" w16du:dateUtc="2026-09-26T00:09:00Z"/>
          <w:b/>
        </w:rPr>
      </w:pPr>
    </w:p>
    <w:p w14:paraId="15B72DF8" w14:textId="77777777" w:rsidR="00DA2697" w:rsidRDefault="00DA2697" w:rsidP="00DA2697">
      <w:pPr>
        <w:pStyle w:val="NoSpacing"/>
        <w:rPr>
          <w:del w:id="1363" w:author="David Arndt" w:date="2026-09-25T20:09:00Z" w16du:dateUtc="2026-09-26T00:09:00Z"/>
        </w:rPr>
      </w:pPr>
      <w:del w:id="1364" w:author="David Arndt" w:date="2026-09-25T20:09:00Z" w16du:dateUtc="2026-09-26T00:09:00Z">
        <w:r w:rsidRPr="00DA2697">
          <w:rPr>
            <w:b/>
          </w:rPr>
          <w:delText>SCHOOL</w:delText>
        </w:r>
        <w:r>
          <w:delText xml:space="preserve"> </w:delText>
        </w:r>
        <w:r w:rsidRPr="00DA2697">
          <w:rPr>
            <w:b/>
          </w:rPr>
          <w:delText>NAME</w:delText>
        </w:r>
        <w:r>
          <w:delText>_______________________________________________________________</w:delText>
        </w:r>
        <w:r w:rsidR="00A6572A">
          <w:delText>_</w:delText>
        </w:r>
        <w:r>
          <w:delText>_</w:delText>
        </w:r>
      </w:del>
    </w:p>
    <w:p w14:paraId="4174F58D" w14:textId="77777777" w:rsidR="00A6572A" w:rsidRDefault="00A6572A" w:rsidP="00A6572A">
      <w:pPr>
        <w:pStyle w:val="NoSpacing"/>
        <w:jc w:val="center"/>
        <w:rPr>
          <w:del w:id="1365" w:author="David Arndt" w:date="2026-09-25T20:09:00Z" w16du:dateUtc="2026-09-26T00:09:00Z"/>
          <w:b/>
          <w:color w:val="FF0000"/>
        </w:rPr>
      </w:pPr>
      <w:del w:id="1366" w:author="David Arndt" w:date="2026-09-25T20:09:00Z" w16du:dateUtc="2026-09-26T00:09:00Z">
        <w:r w:rsidRPr="00A6572A">
          <w:rPr>
            <w:b/>
            <w:color w:val="FF0000"/>
          </w:rPr>
          <w:delText>PLEASE ATTACH PROPER DOCUMENTATION FOR REFUND</w:delText>
        </w:r>
      </w:del>
    </w:p>
    <w:p w14:paraId="3EFD0C8C" w14:textId="77777777" w:rsidR="00024911" w:rsidRPr="00A6572A" w:rsidRDefault="00024911" w:rsidP="00A6572A">
      <w:pPr>
        <w:pStyle w:val="NoSpacing"/>
        <w:jc w:val="center"/>
        <w:rPr>
          <w:del w:id="1367" w:author="David Arndt" w:date="2026-09-25T20:09:00Z" w16du:dateUtc="2026-09-26T00:09:00Z"/>
          <w:b/>
          <w:color w:val="FF0000"/>
        </w:rPr>
      </w:pPr>
    </w:p>
    <w:p w14:paraId="0CD72709" w14:textId="73418095" w:rsidR="00A6572A" w:rsidRDefault="00A6572A" w:rsidP="008C4FB1">
      <w:pPr>
        <w:rPr>
          <w:rPrChange w:id="1368" w:author="David Arndt" w:date="2026-09-25T20:09:00Z" w16du:dateUtc="2026-09-26T00:09:00Z">
            <w:rPr>
              <w:sz w:val="28"/>
              <w:szCs w:val="28"/>
            </w:rPr>
          </w:rPrChange>
        </w:rPr>
        <w:pPrChange w:id="1369" w:author="David Arndt" w:date="2026-09-25T20:09:00Z" w16du:dateUtc="2026-09-26T00:09:00Z">
          <w:pPr>
            <w:pStyle w:val="NoSpacing"/>
            <w:jc w:val="center"/>
          </w:pPr>
        </w:pPrChange>
      </w:pPr>
      <w:del w:id="1370" w:author="David Arndt" w:date="2026-09-25T20:09:00Z" w16du:dateUtc="2026-09-26T00:09:00Z">
        <w:r w:rsidRPr="00A6572A">
          <w:rPr>
            <w:b/>
            <w:color w:val="FF0000"/>
            <w:sz w:val="28"/>
            <w:szCs w:val="28"/>
          </w:rPr>
          <w:delText xml:space="preserve">SEND REFUND REQUEST TO KERA </w:delText>
        </w:r>
        <w:r w:rsidR="00FF54EF">
          <w:rPr>
            <w:b/>
            <w:color w:val="FF0000"/>
            <w:sz w:val="28"/>
            <w:szCs w:val="28"/>
          </w:rPr>
          <w:delText>PEPPERDINE</w:delText>
        </w:r>
      </w:del>
    </w:p>
    <w:sectPr w:rsidR="00A6572A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14FFF1D" w14:textId="77777777" w:rsidR="00C201EE" w:rsidRDefault="00C201EE" w:rsidP="008C4FB1">
      <w:pPr>
        <w:pPrChange w:id="7" w:author="David Arndt" w:date="2026-09-25T20:09:00Z" w16du:dateUtc="2026-09-26T00:09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63015644" w14:textId="77777777" w:rsidR="00C201EE" w:rsidRDefault="00C201EE" w:rsidP="008C4FB1">
      <w:pPr>
        <w:pPrChange w:id="8" w:author="David Arndt" w:date="2026-09-25T20:09:00Z" w16du:dateUtc="2026-09-26T00:09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8AA1BAF" w14:textId="715A3FDC" w:rsidR="00961206" w:rsidRDefault="00961206">
    <w:pPr>
      <w:pStyle w:val="Footer"/>
      <w:rPr>
        <w:del w:id="1377" w:author="David Arndt" w:date="2026-09-25T20:09:00Z" w16du:dateUtc="2026-09-26T00:09:00Z"/>
      </w:rPr>
    </w:pPr>
    <w:del w:id="1378" w:author="David Arndt" w:date="2026-09-25T20:09:00Z" w16du:dateUtc="2026-09-26T00:09:00Z">
      <w:r>
        <w:delText>Revised July 202</w:delText>
      </w:r>
      <w:r w:rsidR="00C624BD">
        <w:delText>4</w:delText>
      </w:r>
    </w:del>
  </w:p>
  <w:p w14:paraId="2443E632" w14:textId="77777777" w:rsidR="00961206" w:rsidRDefault="009612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0CDEEEB" w14:textId="77777777" w:rsidR="00C201EE" w:rsidRDefault="00C201EE" w:rsidP="008C4FB1">
      <w:pPr>
        <w:pPrChange w:id="5" w:author="David Arndt" w:date="2026-09-25T20:09:00Z" w16du:dateUtc="2026-09-26T00:09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19BF1392" w14:textId="77777777" w:rsidR="00C201EE" w:rsidRDefault="00C201EE" w:rsidP="008C4FB1">
      <w:pPr>
        <w:pPrChange w:id="6" w:author="David Arndt" w:date="2026-09-25T20:09:00Z" w16du:dateUtc="2026-09-26T00:09:00Z">
          <w:pPr>
            <w:spacing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2B231C" w14:textId="6EE1B91A" w:rsidR="008C4FB1" w:rsidRPr="001D71F8" w:rsidRDefault="008C4FB1" w:rsidP="008C4FB1">
    <w:pPr>
      <w:pStyle w:val="Heading1"/>
      <w:rPr>
        <w:ins w:id="1371" w:author="David Arndt" w:date="2026-09-25T20:09:00Z" w16du:dateUtc="2026-09-26T00:09:00Z"/>
      </w:rPr>
    </w:pPr>
    <w:bookmarkStart w:id="1372" w:name="_Toc397073607"/>
    <w:ins w:id="1373" w:author="David Arndt" w:date="2026-09-25T20:09:00Z" w16du:dateUtc="2026-09-26T00:09:00Z">
      <w:r>
        <w:t>Village of North Aurora</w:t>
      </w:r>
      <w:r>
        <w:br/>
        <w:t>SharePoint Migration Implementation Service</w:t>
      </w:r>
      <w:r>
        <w:br/>
        <w:t>D</w:t>
      </w:r>
      <w:r w:rsidRPr="001D71F8">
        <w:t>ETAILED PRICE BREAKDOWN</w:t>
      </w:r>
      <w:bookmarkEnd w:id="1372"/>
    </w:ins>
  </w:p>
  <w:p w14:paraId="161CC7DD" w14:textId="77777777" w:rsidR="004E1ADD" w:rsidRDefault="008C4FB1" w:rsidP="008C4FB1">
    <w:pPr>
      <w:pStyle w:val="Heading2"/>
      <w:pPrChange w:id="1374" w:author="David Arndt" w:date="2026-09-25T20:09:00Z" w16du:dateUtc="2026-09-26T00:09:00Z">
        <w:pPr>
          <w:pStyle w:val="Header"/>
        </w:pPr>
      </w:pPrChange>
    </w:pPr>
    <w:bookmarkStart w:id="1375" w:name="_Toc397073608"/>
    <w:ins w:id="1376" w:author="David Arndt" w:date="2026-09-25T20:09:00Z" w16du:dateUtc="2026-09-26T00:09:00Z">
      <w:r w:rsidRPr="001D71F8">
        <w:t>Detailed System Cost Breakdown</w:t>
      </w:r>
      <w:bookmarkEnd w:id="1375"/>
      <w:r w:rsidRPr="001D71F8">
        <w:t xml:space="preserve"> </w:t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9046230"/>
    <w:multiLevelType w:val="hybridMultilevel"/>
    <w:tmpl w:val="AFC46B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758614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267"/>
    <w:rsid w:val="00024911"/>
    <w:rsid w:val="000655B0"/>
    <w:rsid w:val="00095F38"/>
    <w:rsid w:val="00144599"/>
    <w:rsid w:val="002150CC"/>
    <w:rsid w:val="002B414E"/>
    <w:rsid w:val="00356267"/>
    <w:rsid w:val="003D673D"/>
    <w:rsid w:val="0041415E"/>
    <w:rsid w:val="0043288D"/>
    <w:rsid w:val="004458A5"/>
    <w:rsid w:val="004E1ADD"/>
    <w:rsid w:val="005165B3"/>
    <w:rsid w:val="005E33BB"/>
    <w:rsid w:val="00673F33"/>
    <w:rsid w:val="006A1CCE"/>
    <w:rsid w:val="00710F3D"/>
    <w:rsid w:val="00835670"/>
    <w:rsid w:val="00847B65"/>
    <w:rsid w:val="00871B52"/>
    <w:rsid w:val="008C4FB1"/>
    <w:rsid w:val="00961206"/>
    <w:rsid w:val="00985FC9"/>
    <w:rsid w:val="009D760D"/>
    <w:rsid w:val="00A6572A"/>
    <w:rsid w:val="00AD70C7"/>
    <w:rsid w:val="00B73839"/>
    <w:rsid w:val="00C201EE"/>
    <w:rsid w:val="00C624BD"/>
    <w:rsid w:val="00CF48A4"/>
    <w:rsid w:val="00D35B3F"/>
    <w:rsid w:val="00D62302"/>
    <w:rsid w:val="00DA2697"/>
    <w:rsid w:val="00E75530"/>
    <w:rsid w:val="00FB1F35"/>
    <w:rsid w:val="00FE381E"/>
    <w:rsid w:val="00FF5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E8F3D"/>
  <w15:chartTrackingRefBased/>
  <w15:docId w15:val="{49A376A6-D884-4C21-BCF1-D36A83379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4FB1"/>
    <w:pPr>
      <w:spacing w:after="0" w:line="240" w:lineRule="auto"/>
      <w:pPrChange w:id="0" w:author="David Arndt" w:date="2026-09-25T20:09:00Z">
        <w:pPr>
          <w:spacing w:after="160" w:line="259" w:lineRule="auto"/>
        </w:pPr>
      </w:pPrChange>
    </w:pPr>
    <w:rPr>
      <w:rFonts w:ascii="Times New Roman" w:eastAsia="Times New Roman" w:hAnsi="Times New Roman" w:cs="Times New Roman"/>
      <w:sz w:val="24"/>
      <w:szCs w:val="24"/>
      <w:rPrChange w:id="0" w:author="David Arndt" w:date="2026-09-25T20:09:00Z">
        <w:rPr>
          <w:rFonts w:asciiTheme="minorHAnsi" w:eastAsiaTheme="minorHAnsi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qFormat/>
    <w:rsid w:val="008C4FB1"/>
    <w:pPr>
      <w:keepNext/>
      <w:keepLines/>
      <w:spacing w:before="240"/>
      <w:outlineLvl w:val="0"/>
      <w:pPrChange w:id="1" w:author="David Arndt" w:date="2026-09-25T20:09:00Z">
        <w:pPr>
          <w:keepNext/>
          <w:keepLines/>
          <w:spacing w:before="240"/>
          <w:outlineLvl w:val="0"/>
        </w:pPr>
      </w:pPrChange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rPrChange w:id="1" w:author="David Arndt" w:date="2026-09-25T20:09:00Z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nhideWhenUsed/>
    <w:qFormat/>
    <w:rsid w:val="008C4FB1"/>
    <w:pPr>
      <w:keepNext/>
      <w:keepLines/>
      <w:spacing w:before="40"/>
      <w:outlineLvl w:val="1"/>
      <w:pPrChange w:id="2" w:author="David Arndt" w:date="2026-09-25T20:09:00Z">
        <w:pPr>
          <w:keepNext/>
          <w:keepLines/>
          <w:spacing w:before="40"/>
          <w:outlineLvl w:val="1"/>
        </w:pPr>
      </w:pPrChange>
    </w:pPr>
    <w:rPr>
      <w:rFonts w:asciiTheme="majorHAnsi" w:eastAsiaTheme="majorEastAsia" w:hAnsiTheme="majorHAnsi" w:cstheme="majorBidi"/>
      <w:color w:val="2E74B5" w:themeColor="accent1" w:themeShade="BF"/>
      <w:szCs w:val="26"/>
      <w:rPrChange w:id="2" w:author="David Arndt" w:date="2026-09-25T20:09:00Z">
        <w:rPr>
          <w:rFonts w:asciiTheme="majorHAnsi" w:eastAsiaTheme="majorEastAsia" w:hAnsiTheme="majorHAnsi" w:cstheme="majorBidi"/>
          <w:color w:val="2E74B5" w:themeColor="accent1" w:themeShade="BF"/>
          <w:sz w:val="24"/>
          <w:szCs w:val="26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47B6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D673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673D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C4FB1"/>
    <w:pPr>
      <w:tabs>
        <w:tab w:val="center" w:pos="4680"/>
        <w:tab w:val="right" w:pos="9360"/>
      </w:tabs>
      <w:pPrChange w:id="3" w:author="David Arndt" w:date="2026-09-25T20:09:00Z">
        <w:pPr>
          <w:tabs>
            <w:tab w:val="center" w:pos="4680"/>
            <w:tab w:val="right" w:pos="9360"/>
          </w:tabs>
        </w:pPr>
      </w:pPrChange>
    </w:pPr>
    <w:rPr>
      <w:rPrChange w:id="3" w:author="David Arndt" w:date="2026-09-25T20:09:00Z">
        <w:rPr>
          <w:sz w:val="24"/>
          <w:szCs w:val="24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961206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C4FB1"/>
    <w:pPr>
      <w:tabs>
        <w:tab w:val="center" w:pos="4680"/>
        <w:tab w:val="right" w:pos="9360"/>
      </w:tabs>
      <w:pPrChange w:id="4" w:author="David Arndt" w:date="2026-09-25T20:09:00Z">
        <w:pPr>
          <w:tabs>
            <w:tab w:val="center" w:pos="4680"/>
            <w:tab w:val="right" w:pos="9360"/>
          </w:tabs>
        </w:pPr>
      </w:pPrChange>
    </w:pPr>
    <w:rPr>
      <w:rPrChange w:id="4" w:author="David Arndt" w:date="2026-09-25T20:09:00Z">
        <w:rPr>
          <w:sz w:val="24"/>
          <w:szCs w:val="24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961206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4E1AD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4E1ADD"/>
    <w:rPr>
      <w:rFonts w:asciiTheme="majorHAnsi" w:eastAsiaTheme="majorEastAsia" w:hAnsiTheme="majorHAnsi" w:cstheme="majorBidi"/>
      <w:color w:val="2E74B5" w:themeColor="accent1" w:themeShade="BF"/>
      <w:sz w:val="24"/>
      <w:szCs w:val="26"/>
    </w:rPr>
  </w:style>
  <w:style w:type="table" w:styleId="TableGrid">
    <w:name w:val="Table Grid"/>
    <w:basedOn w:val="TableNormal"/>
    <w:rsid w:val="004E1AD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E08AC7C74E6C4B82CE4AD49CB94F81" ma:contentTypeVersion="13" ma:contentTypeDescription="Create a new document." ma:contentTypeScope="" ma:versionID="0ab764046f592f6f53b8a6832737ca8c">
  <xsd:schema xmlns:xsd="http://www.w3.org/2001/XMLSchema" xmlns:xs="http://www.w3.org/2001/XMLSchema" xmlns:p="http://schemas.microsoft.com/office/2006/metadata/properties" xmlns:ns2="96e466b2-1365-486b-9e61-23d6312d5e6c" xmlns:ns3="032e29d1-5bc8-4609-b77f-a8d340f160ba" targetNamespace="http://schemas.microsoft.com/office/2006/metadata/properties" ma:root="true" ma:fieldsID="fd05c43e06473e013a3a6f6af1fb220d" ns2:_="" ns3:_="">
    <xsd:import namespace="96e466b2-1365-486b-9e61-23d6312d5e6c"/>
    <xsd:import namespace="032e29d1-5bc8-4609-b77f-a8d340f160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ate" minOccurs="0"/>
                <xsd:element ref="ns2:Department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e466b2-1365-486b-9e61-23d6312d5e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ate" ma:index="10" nillable="true" ma:displayName="Date" ma:description="Date Last Updated" ma:format="DateOnly" ma:internalName="Date">
      <xsd:simpleType>
        <xsd:restriction base="dms:DateTime"/>
      </xsd:simpleType>
    </xsd:element>
    <xsd:element name="Department" ma:index="11" nillable="true" ma:displayName="Department" ma:description="Primary Department" ma:format="Dropdown" ma:internalName="Department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Village Wide"/>
                    <xsd:enumeration value="Administration"/>
                    <xsd:enumeration value="Community Development/Code Enforcement"/>
                    <xsd:enumeration value="Finance"/>
                    <xsd:enumeration value="Police"/>
                    <xsd:enumeration value="Public Works"/>
                    <xsd:enumeration value="Water"/>
                    <xsd:enumeration value="Information Technology"/>
                  </xsd:restriction>
                </xsd:simpleType>
              </xsd:element>
            </xsd:sequence>
          </xsd:extension>
        </xsd:complexContent>
      </xsd:complex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8be5c8b-93ef-4735-b5f4-bd5742a237b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2e29d1-5bc8-4609-b77f-a8d340f160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d35d4ba-0c96-4c6b-a5e5-4f6d434c0b04}" ma:internalName="TaxCatchAll" ma:showField="CatchAllData" ma:web="032e29d1-5bc8-4609-b77f-a8d340f160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partment xmlns="96e466b2-1365-486b-9e61-23d6312d5e6c"/>
    <Date xmlns="96e466b2-1365-486b-9e61-23d6312d5e6c" xsi:nil="true"/>
    <lcf76f155ced4ddcb4097134ff3c332f xmlns="96e466b2-1365-486b-9e61-23d6312d5e6c">
      <Terms xmlns="http://schemas.microsoft.com/office/infopath/2007/PartnerControls"/>
    </lcf76f155ced4ddcb4097134ff3c332f>
    <TaxCatchAll xmlns="032e29d1-5bc8-4609-b77f-a8d340f160ba"/>
  </documentManagement>
</p:properties>
</file>

<file path=customXml/itemProps1.xml><?xml version="1.0" encoding="utf-8"?>
<ds:datastoreItem xmlns:ds="http://schemas.openxmlformats.org/officeDocument/2006/customXml" ds:itemID="{8CDEEFF8-484F-42C5-8EF3-5C202975B09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F583AE5-2A4C-4066-B8C1-2FD1266EB9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6e466b2-1365-486b-9e61-23d6312d5e6c"/>
    <ds:schemaRef ds:uri="032e29d1-5bc8-4609-b77f-a8d340f160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736CD7-4A09-4005-AEEE-39C5B2D372D2}">
  <ds:schemaRefs>
    <ds:schemaRef ds:uri="http://schemas.microsoft.com/office/2006/metadata/properties"/>
    <ds:schemaRef ds:uri="http://schemas.microsoft.com/office/infopath/2007/PartnerControls"/>
    <ds:schemaRef ds:uri="96e466b2-1365-486b-9e61-23d6312d5e6c"/>
    <ds:schemaRef ds:uri="032e29d1-5bc8-4609-b77f-a8d340f160b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346</Words>
  <Characters>1976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North Kansas City Schools</Company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Paez</dc:creator>
  <cp:keywords/>
  <dc:description/>
  <cp:lastModifiedBy>Arthur Souza Rodrigues</cp:lastModifiedBy>
  <cp:revision>1</cp:revision>
  <cp:lastPrinted>2018-08-29T20:02:00Z</cp:lastPrinted>
  <dcterms:created xsi:type="dcterms:W3CDTF">2018-08-29T18:50:00Z</dcterms:created>
  <dcterms:modified xsi:type="dcterms:W3CDTF">2026-09-26T00:09:00Z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0x0101008BE08AC7C74E6C4B82CE4AD49CB94F81</vt:lpwstr>
  </property>
</Properties>
</file>