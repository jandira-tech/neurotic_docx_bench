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31D732" w14:textId="77777777" w:rsidR="007114B0" w:rsidRDefault="00A0260E">
      <w:pPr>
        <w:rPr>
          <w:ins w:id="0" w:author="Comparison" w:date="2026-07-05T01:10:00Z" w16du:dateUtc="2026-07-05T05:10:00Z"/>
        </w:rPr>
      </w:pPr>
      <w:ins w:id="1" w:author="Comparison" w:date="2026-07-05T01:10:00Z" w16du:dateUtc="2026-07-05T05:10:00Z">
        <w:r>
          <w:t>Support Tickets</w:t>
        </w:r>
      </w:ins>
    </w:p>
    <w:p w14:paraId="41194393" w14:textId="77777777" w:rsidR="007114B0" w:rsidRDefault="007114B0">
      <w:pPr>
        <w:rPr>
          <w:ins w:id="2" w:author="Comparison" w:date="2026-07-05T01:10:00Z" w16du:dateUtc="2026-07-05T05:10:00Z"/>
        </w:rPr>
      </w:pPr>
    </w:p>
    <w:p w14:paraId="014230E7" w14:textId="77777777" w:rsidR="007114B0" w:rsidRDefault="007114B0">
      <w:pPr>
        <w:rPr>
          <w:ins w:id="3" w:author="Comparison" w:date="2026-07-05T01:10:00Z" w16du:dateUtc="2026-07-05T05:10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114B0" w14:paraId="3AEA855E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4" w:author="Comparison" w:date="2026-07-05T01:10:00Z" w16du:dateUtc="2026-07-05T05:1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AC0DE" w14:textId="77777777" w:rsidR="007114B0" w:rsidRDefault="00A0260E">
            <w:pPr>
              <w:rPr>
                <w:ins w:id="5" w:author="Comparison" w:date="2026-07-05T01:10:00Z" w16du:dateUtc="2026-07-05T05:10:00Z"/>
              </w:rPr>
            </w:pPr>
            <w:ins w:id="6" w:author="Comparison" w:date="2026-07-05T01:10:00Z" w16du:dateUtc="2026-07-05T05:10:00Z">
              <w:r>
                <w:rPr>
                  <w:i/>
                  <w:iCs/>
                </w:rPr>
                <w:t>Ticket ID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5F245" w14:textId="77777777" w:rsidR="007114B0" w:rsidRDefault="00A0260E">
            <w:pPr>
              <w:rPr>
                <w:ins w:id="7" w:author="Comparison" w:date="2026-07-05T01:10:00Z" w16du:dateUtc="2026-07-05T05:10:00Z"/>
              </w:rPr>
            </w:pPr>
            <w:ins w:id="8" w:author="Comparison" w:date="2026-07-05T01:10:00Z" w16du:dateUtc="2026-07-05T05:10:00Z">
              <w:r>
                <w:rPr>
                  <w:i/>
                  <w:iCs/>
                </w:rPr>
                <w:t>Issue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1C68" w14:textId="77777777" w:rsidR="007114B0" w:rsidRDefault="00A0260E">
            <w:pPr>
              <w:rPr>
                <w:ins w:id="9" w:author="Comparison" w:date="2026-07-05T01:10:00Z" w16du:dateUtc="2026-07-05T05:10:00Z"/>
              </w:rPr>
            </w:pPr>
            <w:ins w:id="10" w:author="Comparison" w:date="2026-07-05T01:10:00Z" w16du:dateUtc="2026-07-05T05:10:00Z">
              <w:r>
                <w:rPr>
                  <w:i/>
                  <w:iCs/>
                </w:rPr>
                <w:t>Priority</w:t>
              </w:r>
            </w:ins>
          </w:p>
        </w:tc>
      </w:tr>
      <w:tr w:rsidR="007114B0" w14:paraId="194077EB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1" w:author="Comparison" w:date="2026-07-05T01:10:00Z" w16du:dateUtc="2026-07-05T05:1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B3AD8" w14:textId="77777777" w:rsidR="007114B0" w:rsidRDefault="00A0260E">
            <w:pPr>
              <w:rPr>
                <w:ins w:id="12" w:author="Comparison" w:date="2026-07-05T01:10:00Z" w16du:dateUtc="2026-07-05T05:10:00Z"/>
              </w:rPr>
            </w:pPr>
            <w:ins w:id="13" w:author="Comparison" w:date="2026-07-05T01:10:00Z" w16du:dateUtc="2026-07-05T05:10:00Z">
              <w:r>
                <w:t>#1001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D4631" w14:textId="77777777" w:rsidR="007114B0" w:rsidRDefault="00A0260E">
            <w:pPr>
              <w:rPr>
                <w:ins w:id="14" w:author="Comparison" w:date="2026-07-05T01:10:00Z" w16du:dateUtc="2026-07-05T05:10:00Z"/>
              </w:rPr>
            </w:pPr>
            <w:ins w:id="15" w:author="Comparison" w:date="2026-07-05T01:10:00Z" w16du:dateUtc="2026-07-05T05:10:00Z">
              <w:r>
                <w:t>Login failure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A717C" w14:textId="77777777" w:rsidR="007114B0" w:rsidRDefault="00A0260E">
            <w:pPr>
              <w:rPr>
                <w:ins w:id="16" w:author="Comparison" w:date="2026-07-05T01:10:00Z" w16du:dateUtc="2026-07-05T05:10:00Z"/>
              </w:rPr>
            </w:pPr>
            <w:ins w:id="17" w:author="Comparison" w:date="2026-07-05T01:10:00Z" w16du:dateUtc="2026-07-05T05:10:00Z">
              <w:r>
                <w:t>High</w:t>
              </w:r>
            </w:ins>
          </w:p>
        </w:tc>
      </w:tr>
      <w:tr w:rsidR="007114B0" w14:paraId="06653178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8" w:author="Comparison" w:date="2026-07-05T01:10:00Z" w16du:dateUtc="2026-07-05T05:1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52BFD" w14:textId="77777777" w:rsidR="007114B0" w:rsidRDefault="00A0260E">
            <w:pPr>
              <w:rPr>
                <w:ins w:id="19" w:author="Comparison" w:date="2026-07-05T01:10:00Z" w16du:dateUtc="2026-07-05T05:10:00Z"/>
              </w:rPr>
            </w:pPr>
            <w:ins w:id="20" w:author="Comparison" w:date="2026-07-05T01:10:00Z" w16du:dateUtc="2026-07-05T05:10:00Z">
              <w:r>
                <w:t>#1002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57CE6" w14:textId="77777777" w:rsidR="007114B0" w:rsidRDefault="00A0260E">
            <w:pPr>
              <w:rPr>
                <w:ins w:id="21" w:author="Comparison" w:date="2026-07-05T01:10:00Z" w16du:dateUtc="2026-07-05T05:10:00Z"/>
              </w:rPr>
            </w:pPr>
            <w:ins w:id="22" w:author="Comparison" w:date="2026-07-05T01:10:00Z" w16du:dateUtc="2026-07-05T05:10:00Z">
              <w:r>
                <w:t>Slow loading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56449" w14:textId="77777777" w:rsidR="007114B0" w:rsidRDefault="00A0260E">
            <w:pPr>
              <w:rPr>
                <w:ins w:id="23" w:author="Comparison" w:date="2026-07-05T01:10:00Z" w16du:dateUtc="2026-07-05T05:10:00Z"/>
              </w:rPr>
            </w:pPr>
            <w:ins w:id="24" w:author="Comparison" w:date="2026-07-05T01:10:00Z" w16du:dateUtc="2026-07-05T05:10:00Z">
              <w:r>
                <w:t>Medium</w:t>
              </w:r>
            </w:ins>
          </w:p>
        </w:tc>
      </w:tr>
    </w:tbl>
    <w:p w14:paraId="22B1655D" w14:textId="77777777" w:rsidR="00212A26" w:rsidRDefault="00A0260E">
      <w:pPr>
        <w:rPr>
          <w:del w:id="25" w:author="Comparison" w:date="2026-07-05T01:10:00Z" w16du:dateUtc="2026-07-05T05:10:00Z"/>
        </w:rPr>
      </w:pPr>
      <w:del w:id="26" w:author="Comparison" w:date="2026-07-05T01:10:00Z" w16du:dateUtc="2026-07-05T05:10:00Z">
        <w:r>
          <w:delText>Superscript Demo</w:delText>
        </w:r>
      </w:del>
    </w:p>
    <w:p w14:paraId="04D58F3C" w14:textId="77777777" w:rsidR="00212A26" w:rsidRDefault="00A0260E">
      <w:del w:id="27" w:author="Comparison" w:date="2026-07-05T01:10:00Z" w16du:dateUtc="2026-07-05T05:10:00Z">
        <w:r>
          <w:delText>Demonstrating superscript: E=mc2 and H2O</w:delText>
        </w:r>
      </w:del>
    </w:p>
    <w:sectPr w:rsidR="00212A2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2A26"/>
    <w:rsid w:val="00212A26"/>
    <w:rsid w:val="007114B0"/>
    <w:rsid w:val="00A0260E"/>
    <w:rsid w:val="00B25BDE"/>
    <w:rsid w:val="00B37A4C"/>
    <w:rsid w:val="00BE3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2026-07-05T05:10:00Z</dcterms:modified>
</cp:coreProperties>
</file>