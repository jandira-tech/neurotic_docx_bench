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A3E77" w14:textId="77777777" w:rsidR="006969CB" w:rsidRDefault="006969CB" w:rsidP="00F66B6B">
      <w:pPr>
        <w:pStyle w:val="Title"/>
        <w:rPr>
          <w:rPrChange w:id="20" w:author="Arthur Souza Rodrigues" w:date="2026-07-10T21:51:00Z" w16du:dateUtc="2026-07-11T01:51:00Z">
            <w:rPr>
              <w:b/>
              <w:bCs/>
              <w:strike/>
            </w:rPr>
          </w:rPrChange>
        </w:rPr>
        <w:pPrChange w:id="21" w:author="Arthur Souza Rodrigues" w:date="2026-07-10T21:51:00Z" w16du:dateUtc="2026-07-11T01:51:00Z"/>
      </w:pPr>
      <w:r>
        <w:rPr>
          <w:rPrChange w:id="22" w:author="Arthur Souza Rodrigues" w:date="2026-07-10T21:51:00Z" w16du:dateUtc="2026-07-11T01:51:00Z">
            <w:rPr>
              <w:b/>
              <w:bCs/>
              <w:strike/>
            </w:rPr>
          </w:rPrChange>
        </w:rPr>
        <w:t>file_</w:t>
      </w:r>
      <w:ins w:id="23" w:author="Arthur Souza Rodrigues" w:date="2026-07-10T21:51:00Z" w16du:dateUtc="2026-07-11T01:51:00Z">
        <w:r>
          <w:t>170</w:t>
        </w:r>
      </w:ins>
      <w:del w:id="24" w:author="Arthur Souza Rodrigues" w:date="2026-07-10T21:51:00Z" w16du:dateUtc="2026-07-11T01:51:00Z">
        <w:r>
          <w:rPr>
            <w:b/>
            <w:bCs/>
            <w:strike/>
          </w:rPr>
          <w:delText>169</w:delText>
        </w:r>
      </w:del>
      <w:r>
        <w:rPr>
          <w:rPrChange w:id="25" w:author="Arthur Souza Rodrigues" w:date="2026-07-10T21:51:00Z" w16du:dateUtc="2026-07-11T01:51:00Z">
            <w:rPr>
              <w:b/>
              <w:bCs/>
              <w:strike/>
            </w:rPr>
          </w:rPrChange>
        </w:rPr>
        <w:t>.docx</w:t>
      </w:r>
    </w:p>
    <w:p w14:paraId="10524B7A" w14:textId="2C516CC6" w:rsidR="00F66B6B" w:rsidRDefault="00F66B6B" w:rsidP="00F66B6B">
      <w:pPr>
        <w:pStyle w:val="Title"/>
        <w:rPr>
          <w:ins w:id="26" w:author="Arthur Souza Rodrigues" w:date="2026-07-10T21:51:00Z" w16du:dateUtc="2026-07-11T01:51:00Z"/>
        </w:rPr>
      </w:pPr>
      <w:ins w:id="27" w:author="Arthur Souza Rodrigues" w:date="2026-07-10T21:51:00Z" w16du:dateUtc="2026-07-11T01:51:00Z">
        <w:r>
          <w:t>The Pot-Pourri Compendium</w:t>
        </w:r>
      </w:ins>
    </w:p>
    <w:p w14:paraId="141057AD" w14:textId="520056AC" w:rsidR="00F66B6B" w:rsidRPr="00F66B6B" w:rsidRDefault="00F66B6B" w:rsidP="00F66B6B">
      <w:pPr>
        <w:pStyle w:val="Subtitle"/>
        <w:rPr>
          <w:ins w:id="28" w:author="Arthur Souza Rodrigues" w:date="2026-07-10T21:51:00Z" w16du:dateUtc="2026-07-11T01:51:00Z"/>
        </w:rPr>
      </w:pPr>
      <w:ins w:id="29" w:author="Arthur Souza Rodrigues" w:date="2026-07-10T21:51:00Z" w16du:dateUtc="2026-07-11T01:51:00Z">
        <w:r>
          <w:t>A Sampler Document for Extraction Testing</w:t>
        </w:r>
      </w:ins>
    </w:p>
    <w:p w14:paraId="00216223" w14:textId="54EF8006" w:rsidR="00F66B6B" w:rsidRPr="00F66B6B" w:rsidRDefault="00F66B6B" w:rsidP="00F66B6B">
      <w:pPr>
        <w:rPr>
          <w:ins w:id="30" w:author="Arthur Souza Rodrigues" w:date="2026-07-10T21:51:00Z" w16du:dateUtc="2026-07-11T01:51:00Z"/>
          <w:rFonts w:ascii="Aptos" w:hAnsi="Aptos"/>
        </w:rPr>
      </w:pPr>
      <w:ins w:id="31" w:author="Arthur Souza Rodrigues" w:date="2026-07-10T21:51:00Z" w16du:dateUtc="2026-07-11T01:51:00Z">
        <w:r>
          <w:rPr>
            <w:rFonts w:ascii="Aptos" w:hAnsi="Aptos"/>
          </w:rPr>
          <w:t>This document is intentionally varied</w:t>
        </w:r>
        <w:r>
          <w:rPr>
            <w:rFonts w:ascii="Aptos" w:hAnsi="Aptos"/>
          </w:rPr>
          <w:t>. It mixes headings, body copy, inline formatting, colors, lists, a table, footnotes, a hyperlink, and a block quote so an extraction tool has plenty to chew on.</w:t>
        </w:r>
        <w:r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1"/>
        </w:r>
      </w:ins>
    </w:p>
    <w:p w14:paraId="3505C72B" w14:textId="39B6932A" w:rsidR="00F66B6B" w:rsidRPr="00F66B6B" w:rsidRDefault="00F66B6B" w:rsidP="00F66B6B">
      <w:pPr>
        <w:pStyle w:val="Heading1"/>
        <w:rPr>
          <w:ins w:id="36" w:author="Arthur Souza Rodrigues" w:date="2026-07-10T21:51:00Z" w16du:dateUtc="2026-07-11T01:51:00Z"/>
        </w:rPr>
      </w:pPr>
      <w:ins w:id="37" w:author="Arthur Souza Rodrigues" w:date="2026-07-10T21:51:00Z" w16du:dateUtc="2026-07-11T01:51:00Z">
        <w:r>
          <w:t>1. Typography Samples</w:t>
        </w:r>
      </w:ins>
    </w:p>
    <w:p w14:paraId="10EED686" w14:textId="35A88123" w:rsidR="00F66B6B" w:rsidRPr="00F66B6B" w:rsidRDefault="00F66B6B" w:rsidP="00F66B6B">
      <w:pPr>
        <w:rPr>
          <w:ins w:id="38" w:author="Arthur Souza Rodrigues" w:date="2026-07-10T21:51:00Z" w16du:dateUtc="2026-07-11T01:51:00Z"/>
          <w:rFonts w:ascii="Aptos" w:hAnsi="Aptos"/>
        </w:rPr>
      </w:pPr>
      <w:ins w:id="39" w:author="Arthur Souza Rodrigues" w:date="2026-07-10T21:51:00Z" w16du:dateUtc="2026-07-11T01:51:00Z">
        <w:r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659BB39B" w14:textId="5841125A" w:rsidR="00F66B6B" w:rsidRPr="00F66B6B" w:rsidRDefault="00F66B6B" w:rsidP="00F66B6B">
      <w:pPr>
        <w:rPr>
          <w:ins w:id="40" w:author="Arthur Souza Rodrigues" w:date="2026-07-10T21:51:00Z" w16du:dateUtc="2026-07-11T01:51:00Z"/>
          <w:rFonts w:ascii="Aptos" w:hAnsi="Aptos"/>
        </w:rPr>
      </w:pPr>
      <w:ins w:id="41" w:author="Arthur Souza Rodrigues" w:date="2026-07-10T21:51:00Z" w16du:dateUtc="2026-07-11T01:51:00Z">
        <w:r>
          <w:rPr>
            <w:rFonts w:ascii="Aptos" w:hAnsi="Aptos"/>
            <w:b/>
            <w:color w:val="1565C0"/>
          </w:rPr>
          <w:t xml:space="preserve">Bold blue, </w:t>
        </w:r>
        <w:r>
          <w:rPr>
            <w:rFonts w:ascii="Aptos" w:hAnsi="Aptos"/>
            <w:b/>
            <w:i/>
            <w:color w:val="C62828"/>
          </w:rPr>
          <w:t xml:space="preserve">italic red, </w:t>
        </w:r>
        <w:r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2DF4FB10" w14:textId="2A50721A" w:rsidR="00F66B6B" w:rsidRPr="00F66B6B" w:rsidRDefault="00F66B6B" w:rsidP="00F66B6B">
      <w:pPr>
        <w:pStyle w:val="Heading1"/>
        <w:rPr>
          <w:ins w:id="42" w:author="Arthur Souza Rodrigues" w:date="2026-07-10T21:51:00Z" w16du:dateUtc="2026-07-11T01:51:00Z"/>
        </w:rPr>
      </w:pPr>
      <w:ins w:id="43" w:author="Arthur Souza Rodrigues" w:date="2026-07-10T21:51:00Z" w16du:dateUtc="2026-07-11T01:51:00Z">
        <w:r>
          <w:t>2. Lists</w:t>
        </w:r>
      </w:ins>
    </w:p>
    <w:p w14:paraId="12ECBFF8" w14:textId="1F8D4644" w:rsidR="00F66B6B" w:rsidRPr="00F66B6B" w:rsidRDefault="00F66B6B" w:rsidP="00F66B6B">
      <w:pPr>
        <w:pStyle w:val="Heading2"/>
        <w:rPr>
          <w:ins w:id="44" w:author="Arthur Souza Rodrigues" w:date="2026-07-10T21:51:00Z" w16du:dateUtc="2026-07-11T01:51:00Z"/>
        </w:rPr>
      </w:pPr>
      <w:ins w:id="45" w:author="Arthur Souza Rodrigues" w:date="2026-07-10T21:51:00Z" w16du:dateUtc="2026-07-11T01:51:00Z">
        <w:r>
          <w:t>2.1 Bulleted</w:t>
        </w:r>
      </w:ins>
    </w:p>
    <w:p w14:paraId="283D7933" w14:textId="595F5DDC" w:rsidR="00F66B6B" w:rsidRPr="00F66B6B" w:rsidRDefault="00F66B6B" w:rsidP="00F66B6B">
      <w:pPr>
        <w:pStyle w:val="ListBullet"/>
        <w:rPr>
          <w:ins w:id="46" w:author="Arthur Souza Rodrigues" w:date="2026-07-10T21:51:00Z" w16du:dateUtc="2026-07-11T01:51:00Z"/>
        </w:rPr>
      </w:pPr>
      <w:ins w:id="47" w:author="Arthur Souza Rodrigues" w:date="2026-07-10T21:51:00Z" w16du:dateUtc="2026-07-11T01:51:00Z">
        <w:r>
          <w:t>Apples — a pomaceous fruit</w:t>
        </w:r>
      </w:ins>
    </w:p>
    <w:p w14:paraId="471AD8B6" w14:textId="6BF89BC6" w:rsidR="00F66B6B" w:rsidRDefault="00F66B6B" w:rsidP="00F66B6B">
      <w:pPr>
        <w:pStyle w:val="ListBullet"/>
        <w:rPr>
          <w:ins w:id="48" w:author="Arthur Souza Rodrigues" w:date="2026-07-10T21:51:00Z" w16du:dateUtc="2026-07-11T01:51:00Z"/>
        </w:rPr>
      </w:pPr>
      <w:ins w:id="49" w:author="Arthur Souza Rodrigues" w:date="2026-07-10T21:51:00Z" w16du:dateUtc="2026-07-11T01:51:00Z">
        <w:r>
          <w:t>Bourbon — distilled in Kentucky</w:t>
        </w:r>
      </w:ins>
    </w:p>
    <w:p w14:paraId="4505D5BC" w14:textId="0BE5759A" w:rsidR="00F66B6B" w:rsidRDefault="00F66B6B" w:rsidP="00F66B6B">
      <w:pPr>
        <w:pStyle w:val="ListBullet"/>
        <w:rPr>
          <w:ins w:id="50" w:author="Arthur Souza Rodrigues" w:date="2026-07-10T21:51:00Z" w16du:dateUtc="2026-07-11T01:51:00Z"/>
        </w:rPr>
      </w:pPr>
      <w:ins w:id="51" w:author="Arthur Souza Rodrigues" w:date="2026-07-10T21:51:00Z" w16du:dateUtc="2026-07-11T01:51:00Z">
        <w:r>
          <w:t>Cardamom — a fragrant spice</w:t>
        </w:r>
      </w:ins>
    </w:p>
    <w:p w14:paraId="4F4A3340" w14:textId="6C9D0E6A" w:rsidR="00F66B6B" w:rsidRDefault="00F66B6B" w:rsidP="00F66B6B">
      <w:pPr>
        <w:pStyle w:val="Heading2"/>
        <w:rPr>
          <w:ins w:id="52" w:author="Arthur Souza Rodrigues" w:date="2026-07-10T21:51:00Z" w16du:dateUtc="2026-07-11T01:51:00Z"/>
        </w:rPr>
      </w:pPr>
      <w:ins w:id="53" w:author="Arthur Souza Rodrigues" w:date="2026-07-10T21:51:00Z" w16du:dateUtc="2026-07-11T01:51:00Z">
        <w:r>
          <w:t>2.2 Numbered (with nested)</w:t>
        </w:r>
      </w:ins>
    </w:p>
    <w:p w14:paraId="6A5C9559" w14:textId="7CDA6878" w:rsidR="00F66B6B" w:rsidRPr="00F66B6B" w:rsidRDefault="00F66B6B" w:rsidP="00F66B6B">
      <w:pPr>
        <w:pStyle w:val="ListNumber"/>
        <w:rPr>
          <w:ins w:id="54" w:author="Arthur Souza Rodrigues" w:date="2026-07-10T21:51:00Z" w16du:dateUtc="2026-07-11T01:51:00Z"/>
        </w:rPr>
      </w:pPr>
      <w:ins w:id="55" w:author="Arthur Souza Rodrigues" w:date="2026-07-10T21:51:00Z" w16du:dateUtc="2026-07-11T01:51:00Z">
        <w:r>
          <w:t>Preheat the oven to 375°F.</w:t>
        </w:r>
      </w:ins>
    </w:p>
    <w:p w14:paraId="4810DC60" w14:textId="49E32BF0" w:rsidR="00F66B6B" w:rsidRDefault="00F66B6B" w:rsidP="00F66B6B">
      <w:pPr>
        <w:pStyle w:val="ListNumber"/>
        <w:rPr>
          <w:ins w:id="56" w:author="Arthur Souza Rodrigues" w:date="2026-07-10T21:51:00Z" w16du:dateUtc="2026-07-11T01:51:00Z"/>
        </w:rPr>
      </w:pPr>
      <w:ins w:id="57" w:author="Arthur Souza Rodrigues" w:date="2026-07-10T21:51:00Z" w16du:dateUtc="2026-07-11T01:51:00Z">
        <w:r>
          <w:t>Whisk dry ingredients.</w:t>
        </w:r>
      </w:ins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  <w:rPr>
          <w:ins w:id="58" w:author="Arthur Souza Rodrigues" w:date="2026-07-10T21:51:00Z" w16du:dateUtc="2026-07-11T01:51:00Z"/>
        </w:rPr>
      </w:pPr>
      <w:ins w:id="59" w:author="Arthur Souza Rodrigues" w:date="2026-07-10T21:51:00Z" w16du:dateUtc="2026-07-11T01:51:00Z">
        <w:r>
          <w:t>Sift the flour twice.</w:t>
        </w:r>
      </w:ins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  <w:rPr>
          <w:ins w:id="60" w:author="Arthur Souza Rodrigues" w:date="2026-07-10T21:51:00Z" w16du:dateUtc="2026-07-11T01:51:00Z"/>
        </w:rPr>
      </w:pPr>
      <w:ins w:id="61" w:author="Arthur Souza Rodrigues" w:date="2026-07-10T21:51:00Z" w16du:dateUtc="2026-07-11T01:51:00Z">
        <w:r>
          <w:t>Add a pinch of salt.</w:t>
        </w:r>
      </w:ins>
    </w:p>
    <w:p w14:paraId="5617EDCC" w14:textId="6F0A997A" w:rsidR="00F66B6B" w:rsidRDefault="00F66B6B" w:rsidP="00F66B6B">
      <w:pPr>
        <w:pStyle w:val="ListNumber"/>
        <w:rPr>
          <w:ins w:id="62" w:author="Arthur Souza Rodrigues" w:date="2026-07-10T21:51:00Z" w16du:dateUtc="2026-07-11T01:51:00Z"/>
        </w:rPr>
      </w:pPr>
      <w:ins w:id="63" w:author="Arthur Souza Rodrigues" w:date="2026-07-10T21:51:00Z" w16du:dateUtc="2026-07-11T01:51:00Z">
        <w:r>
          <w:t>Bake for 22 minutes.</w:t>
        </w:r>
      </w:ins>
    </w:p>
    <w:p w14:paraId="05ABAFA8" w14:textId="267E656C" w:rsidR="00F66B6B" w:rsidRDefault="00F66B6B" w:rsidP="00F66B6B">
      <w:pPr>
        <w:pStyle w:val="Heading1"/>
        <w:rPr>
          <w:ins w:id="64" w:author="Arthur Souza Rodrigues" w:date="2026-07-10T21:51:00Z" w16du:dateUtc="2026-07-11T01:51:00Z"/>
        </w:rPr>
      </w:pPr>
      <w:ins w:id="65" w:author="Arthur Souza Rodrigues" w:date="2026-07-10T21:51:00Z" w16du:dateUtc="2026-07-11T01:51:00Z">
        <w:r>
          <w:t>3. Tabular Data</w:t>
        </w:r>
      </w:ins>
    </w:p>
    <w:p w14:paraId="26AC7480" w14:textId="40FE2705" w:rsidR="00F66B6B" w:rsidRPr="00F66B6B" w:rsidRDefault="00F66B6B" w:rsidP="00F66B6B">
      <w:pPr>
        <w:rPr>
          <w:ins w:id="66" w:author="Arthur Souza Rodrigues" w:date="2026-07-10T21:51:00Z" w16du:dateUtc="2026-07-11T01:51:00Z"/>
          <w:rFonts w:ascii="Aptos" w:hAnsi="Aptos"/>
        </w:rPr>
      </w:pPr>
      <w:ins w:id="67" w:author="Arthur Souza Rodrigues" w:date="2026-07-10T21:51:00Z" w16du:dateUtc="2026-07-11T01:51:00Z">
        <w:r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68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ins w:id="69" w:author="Arthur Souza Rodrigues" w:date="2026-07-10T21:51:00Z" w16du:dateUtc="2026-07-11T01:51:00Z"/>
                <w:rFonts w:ascii="Aptos" w:hAnsi="Aptos"/>
              </w:rPr>
            </w:pPr>
            <w:ins w:id="70" w:author="Arthur Souza Rodrigues" w:date="2026-07-10T21:51:00Z" w16du:dateUtc="2026-07-11T01:51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71" w:author="Arthur Souza Rodrigues" w:date="2026-07-10T21:51:00Z" w16du:dateUtc="2026-07-11T01:51:00Z"/>
                <w:rFonts w:ascii="Aptos" w:hAnsi="Aptos"/>
              </w:rPr>
            </w:pPr>
            <w:ins w:id="72" w:author="Arthur Souza Rodrigues" w:date="2026-07-10T21:51:00Z" w16du:dateUtc="2026-07-11T01:51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73" w:author="Arthur Souza Rodrigues" w:date="2026-07-10T21:51:00Z" w16du:dateUtc="2026-07-11T01:51:00Z"/>
                <w:rFonts w:ascii="Aptos" w:hAnsi="Aptos"/>
              </w:rPr>
            </w:pPr>
            <w:ins w:id="74" w:author="Arthur Souza Rodrigues" w:date="2026-07-10T21:51:00Z" w16du:dateUtc="2026-07-11T01:51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75" w:author="Arthur Souza Rodrigues" w:date="2026-07-10T21:51:00Z" w16du:dateUtc="2026-07-11T01:51:00Z"/>
                <w:rFonts w:ascii="Aptos" w:hAnsi="Aptos"/>
              </w:rPr>
            </w:pPr>
            <w:ins w:id="76" w:author="Arthur Souza Rodrigues" w:date="2026-07-10T21:51:00Z" w16du:dateUtc="2026-07-11T01:51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77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ins w:id="78" w:author="Arthur Souza Rodrigues" w:date="2026-07-10T21:51:00Z" w16du:dateUtc="2026-07-11T01:51:00Z"/>
                <w:rFonts w:ascii="Aptos" w:hAnsi="Aptos"/>
              </w:rPr>
            </w:pPr>
            <w:ins w:id="79" w:author="Arthur Souza Rodrigues" w:date="2026-07-10T21:51:00Z" w16du:dateUtc="2026-07-11T01:51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0" w:author="Arthur Souza Rodrigues" w:date="2026-07-10T21:51:00Z" w16du:dateUtc="2026-07-11T01:51:00Z"/>
                <w:rFonts w:ascii="Aptos" w:hAnsi="Aptos"/>
              </w:rPr>
            </w:pPr>
            <w:ins w:id="81" w:author="Arthur Souza Rodrigues" w:date="2026-07-10T21:51:00Z" w16du:dateUtc="2026-07-11T01:51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2" w:author="Arthur Souza Rodrigues" w:date="2026-07-10T21:51:00Z" w16du:dateUtc="2026-07-11T01:51:00Z"/>
                <w:rFonts w:ascii="Aptos" w:hAnsi="Aptos"/>
              </w:rPr>
            </w:pPr>
            <w:ins w:id="83" w:author="Arthur Souza Rodrigues" w:date="2026-07-10T21:51:00Z" w16du:dateUtc="2026-07-11T01:51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4" w:author="Arthur Souza Rodrigues" w:date="2026-07-10T21:51:00Z" w16du:dateUtc="2026-07-11T01:51:00Z"/>
                <w:rFonts w:ascii="Aptos" w:hAnsi="Aptos"/>
              </w:rPr>
            </w:pPr>
            <w:ins w:id="85" w:author="Arthur Souza Rodrigues" w:date="2026-07-10T21:51:00Z" w16du:dateUtc="2026-07-11T01:51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AA81D36" w14:textId="77777777" w:rsidTr="00F66B6B">
        <w:trPr>
          <w:ins w:id="86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ins w:id="87" w:author="Arthur Souza Rodrigues" w:date="2026-07-10T21:51:00Z" w16du:dateUtc="2026-07-11T01:51:00Z"/>
                <w:rFonts w:ascii="Aptos" w:hAnsi="Aptos"/>
              </w:rPr>
            </w:pPr>
            <w:ins w:id="88" w:author="Arthur Souza Rodrigues" w:date="2026-07-10T21:51:00Z" w16du:dateUtc="2026-07-11T01:51:00Z">
              <w:r>
                <w:rPr>
                  <w:rFonts w:ascii="Aptos" w:hAnsi="Aptos"/>
                </w:rPr>
                <w:lastRenderedPageBreak/>
              </w:r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9" w:author="Arthur Souza Rodrigues" w:date="2026-07-10T21:51:00Z" w16du:dateUtc="2026-07-11T01:51:00Z"/>
                <w:rFonts w:ascii="Aptos" w:hAnsi="Aptos"/>
              </w:rPr>
            </w:pPr>
            <w:ins w:id="90" w:author="Arthur Souza Rodrigues" w:date="2026-07-10T21:51:00Z" w16du:dateUtc="2026-07-11T01:51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1" w:author="Arthur Souza Rodrigues" w:date="2026-07-10T21:51:00Z" w16du:dateUtc="2026-07-11T01:51:00Z"/>
                <w:rFonts w:ascii="Aptos" w:hAnsi="Aptos"/>
              </w:rPr>
            </w:pPr>
            <w:ins w:id="92" w:author="Arthur Souza Rodrigues" w:date="2026-07-10T21:51:00Z" w16du:dateUtc="2026-07-11T01:51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3" w:author="Arthur Souza Rodrigues" w:date="2026-07-10T21:51:00Z" w16du:dateUtc="2026-07-11T01:51:00Z"/>
                <w:rFonts w:ascii="Aptos" w:hAnsi="Aptos"/>
              </w:rPr>
            </w:pPr>
            <w:ins w:id="94" w:author="Arthur Souza Rodrigues" w:date="2026-07-10T21:51:00Z" w16du:dateUtc="2026-07-11T01:51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95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ins w:id="96" w:author="Arthur Souza Rodrigues" w:date="2026-07-10T21:51:00Z" w16du:dateUtc="2026-07-11T01:51:00Z"/>
                <w:rFonts w:ascii="Aptos" w:hAnsi="Aptos"/>
              </w:rPr>
            </w:pPr>
            <w:ins w:id="97" w:author="Arthur Souza Rodrigues" w:date="2026-07-10T21:51:00Z" w16du:dateUtc="2026-07-11T01:51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8" w:author="Arthur Souza Rodrigues" w:date="2026-07-10T21:51:00Z" w16du:dateUtc="2026-07-11T01:51:00Z"/>
                <w:rFonts w:ascii="Aptos" w:hAnsi="Aptos"/>
              </w:rPr>
            </w:pPr>
            <w:ins w:id="99" w:author="Arthur Souza Rodrigues" w:date="2026-07-10T21:51:00Z" w16du:dateUtc="2026-07-11T01:51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0" w:author="Arthur Souza Rodrigues" w:date="2026-07-10T21:51:00Z" w16du:dateUtc="2026-07-11T01:51:00Z"/>
                <w:rFonts w:ascii="Aptos" w:hAnsi="Aptos"/>
              </w:rPr>
            </w:pPr>
            <w:ins w:id="101" w:author="Arthur Souza Rodrigues" w:date="2026-07-10T21:51:00Z" w16du:dateUtc="2026-07-11T01:51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2" w:author="Arthur Souza Rodrigues" w:date="2026-07-10T21:51:00Z" w16du:dateUtc="2026-07-11T01:51:00Z"/>
                <w:rFonts w:ascii="Aptos" w:hAnsi="Aptos"/>
              </w:rPr>
            </w:pPr>
            <w:ins w:id="103" w:author="Arthur Souza Rodrigues" w:date="2026-07-10T21:51:00Z" w16du:dateUtc="2026-07-11T01:51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34F7C378" w14:textId="77777777" w:rsidTr="00F66B6B">
        <w:trPr>
          <w:ins w:id="104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ins w:id="105" w:author="Arthur Souza Rodrigues" w:date="2026-07-10T21:51:00Z" w16du:dateUtc="2026-07-11T01:51:00Z"/>
                <w:rFonts w:ascii="Aptos" w:hAnsi="Aptos"/>
              </w:rPr>
            </w:pPr>
            <w:ins w:id="106" w:author="Arthur Souza Rodrigues" w:date="2026-07-10T21:51:00Z" w16du:dateUtc="2026-07-11T01:51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7" w:author="Arthur Souza Rodrigues" w:date="2026-07-10T21:51:00Z" w16du:dateUtc="2026-07-11T01:51:00Z"/>
                <w:rFonts w:ascii="Aptos" w:hAnsi="Aptos"/>
              </w:rPr>
            </w:pPr>
            <w:ins w:id="108" w:author="Arthur Souza Rodrigues" w:date="2026-07-10T21:51:00Z" w16du:dateUtc="2026-07-11T01:51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9" w:author="Arthur Souza Rodrigues" w:date="2026-07-10T21:51:00Z" w16du:dateUtc="2026-07-11T01:51:00Z"/>
                <w:rFonts w:ascii="Aptos" w:hAnsi="Aptos"/>
              </w:rPr>
            </w:pPr>
            <w:ins w:id="110" w:author="Arthur Souza Rodrigues" w:date="2026-07-10T21:51:00Z" w16du:dateUtc="2026-07-11T01:51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1" w:author="Arthur Souza Rodrigues" w:date="2026-07-10T21:51:00Z" w16du:dateUtc="2026-07-11T01:51:00Z"/>
                <w:rFonts w:ascii="Aptos" w:hAnsi="Aptos"/>
              </w:rPr>
            </w:pPr>
            <w:ins w:id="112" w:author="Arthur Souza Rodrigues" w:date="2026-07-10T21:51:00Z" w16du:dateUtc="2026-07-11T01:51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368339F2" w14:textId="77777777" w:rsidR="00F66B6B" w:rsidRPr="00F66B6B" w:rsidRDefault="00F66B6B" w:rsidP="00F66B6B">
      <w:pPr>
        <w:rPr>
          <w:ins w:id="113" w:author="Arthur Souza Rodrigues" w:date="2026-07-10T21:51:00Z" w16du:dateUtc="2026-07-11T01:51:00Z"/>
        </w:rPr>
      </w:pPr>
    </w:p>
    <w:p w14:paraId="0349A5D9" w14:textId="3B6C2D6E" w:rsidR="00F66B6B" w:rsidRDefault="00F66B6B" w:rsidP="00F66B6B">
      <w:pPr>
        <w:pStyle w:val="Heading1"/>
        <w:rPr>
          <w:ins w:id="114" w:author="Arthur Souza Rodrigues" w:date="2026-07-10T21:51:00Z" w16du:dateUtc="2026-07-11T01:51:00Z"/>
        </w:rPr>
      </w:pPr>
      <w:ins w:id="115" w:author="Arthur Souza Rodrigues" w:date="2026-07-10T21:51:00Z" w16du:dateUtc="2026-07-11T01:51:00Z">
        <w:r>
          <w:t>4. Quote &amp; Link</w:t>
        </w:r>
      </w:ins>
    </w:p>
    <w:p w14:paraId="665225E3" w14:textId="78847597" w:rsidR="00F66B6B" w:rsidRPr="00F66B6B" w:rsidRDefault="00F66B6B" w:rsidP="00F66B6B">
      <w:pPr>
        <w:pStyle w:val="Quote"/>
        <w:rPr>
          <w:ins w:id="116" w:author="Arthur Souza Rodrigues" w:date="2026-07-10T21:51:00Z" w16du:dateUtc="2026-07-11T01:51:00Z"/>
        </w:rPr>
      </w:pPr>
      <w:ins w:id="117" w:author="Arthur Souza Rodrigues" w:date="2026-07-10T21:51:00Z" w16du:dateUtc="2026-07-11T01:51:00Z">
        <w:r>
          <w:t>“Not all those who wander are lost.” — a line often quoted to test block-quote handling.</w:t>
        </w:r>
      </w:ins>
    </w:p>
    <w:p w14:paraId="7402C551" w14:textId="44B9C541" w:rsidR="00F66B6B" w:rsidRPr="00F66B6B" w:rsidRDefault="00F66B6B" w:rsidP="00F66B6B">
      <w:pPr>
        <w:rPr>
          <w:ins w:id="118" w:author="Arthur Souza Rodrigues" w:date="2026-07-10T21:51:00Z" w16du:dateUtc="2026-07-11T01:51:00Z"/>
          <w:rFonts w:ascii="Aptos" w:hAnsi="Aptos"/>
        </w:rPr>
      </w:pPr>
      <w:ins w:id="119" w:author="Arthur Souza Rodrigues" w:date="2026-07-10T21:51:00Z" w16du:dateUtc="2026-07-11T01:51:00Z">
        <w:r>
          <w:rPr>
            <w:rFonts w:ascii="Aptos" w:hAnsi="Aptos"/>
          </w:rPr>
          <w:t xml:space="preserve">More information available at our </w:t>
        </w:r>
        <w:r>
          <w:fldChar w:fldCharType="begin"/>
        </w:r>
        <w:r>
          <w:instrText>HYPERLINK "https://example.com/reference"</w:instrText>
        </w:r>
        <w:r>
          <w:fldChar w:fldCharType="separate"/>
        </w:r>
        <w:r>
          <w:rPr>
            <w:rStyle w:val="Hyperlink"/>
            <w:rFonts w:ascii="Aptos" w:hAnsi="Aptos"/>
          </w:rPr>
          <w:t>reference page</w:t>
        </w:r>
        <w:r>
          <w:fldChar w:fldCharType="end"/>
        </w:r>
        <w:r>
          <w:rPr>
            <w:rFonts w:ascii="Aptos" w:hAnsi="Aptos"/>
          </w:rPr>
          <w:t>.</w:t>
        </w:r>
      </w:ins>
    </w:p>
    <w:p w14:paraId="65EF85F4" w14:textId="300B2EC3" w:rsidR="00F66B6B" w:rsidRPr="00F66B6B" w:rsidRDefault="00F66B6B" w:rsidP="00F66B6B">
      <w:pPr>
        <w:rPr>
          <w:ins w:id="120" w:author="Arthur Souza Rodrigues" w:date="2026-07-10T21:51:00Z" w16du:dateUtc="2026-07-11T01:51:00Z"/>
          <w:rFonts w:ascii="Aptos" w:hAnsi="Aptos"/>
        </w:rPr>
      </w:pPr>
      <w:ins w:id="121" w:author="Arthur Souza Rodrigues" w:date="2026-07-10T21:51:00Z" w16du:dateUtc="2026-07-11T01:51:00Z">
        <w:r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2"/>
        </w:r>
      </w:ins>
    </w:p>
    <w:p w14:paraId="3E0B38C0" w14:textId="4F8CF32B" w:rsidR="00F66B6B" w:rsidRPr="00F66B6B" w:rsidRDefault="00F66B6B" w:rsidP="00F66B6B">
      <w:pPr>
        <w:pStyle w:val="Heading1"/>
        <w:rPr>
          <w:ins w:id="123" w:author="Arthur Souza Rodrigues" w:date="2026-07-10T21:51:00Z" w16du:dateUtc="2026-07-11T01:51:00Z"/>
        </w:rPr>
      </w:pPr>
      <w:ins w:id="124" w:author="Arthur Souza Rodrigues" w:date="2026-07-10T21:51:00Z" w16du:dateUtc="2026-07-11T01:51:00Z">
        <w:r>
          <w:t>5. Color Callouts</w:t>
        </w:r>
      </w:ins>
    </w:p>
    <w:p w14:paraId="20BC05E3" w14:textId="29568F35" w:rsidR="00F66B6B" w:rsidRPr="00F66B6B" w:rsidRDefault="00F66B6B" w:rsidP="00F66B6B">
      <w:pPr>
        <w:rPr>
          <w:ins w:id="125" w:author="Arthur Souza Rodrigues" w:date="2026-07-10T21:51:00Z" w16du:dateUtc="2026-07-11T01:51:00Z"/>
          <w:rFonts w:ascii="Aptos" w:hAnsi="Aptos"/>
          <w:b/>
          <w:color w:val="C62828"/>
        </w:rPr>
      </w:pPr>
      <w:ins w:id="126" w:author="Arthur Souza Rodrigues" w:date="2026-07-10T21:51:00Z" w16du:dateUtc="2026-07-11T01:51:00Z">
        <w:r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116C9CE2" w14:textId="25AFEC52" w:rsidR="00F66B6B" w:rsidRPr="00F66B6B" w:rsidRDefault="00F66B6B" w:rsidP="00F66B6B">
      <w:pPr>
        <w:rPr>
          <w:ins w:id="127" w:author="Arthur Souza Rodrigues" w:date="2026-07-10T21:51:00Z" w16du:dateUtc="2026-07-11T01:51:00Z"/>
          <w:rFonts w:ascii="Aptos" w:hAnsi="Aptos"/>
          <w:b/>
          <w:color w:val="1565C0"/>
        </w:rPr>
      </w:pPr>
      <w:ins w:id="128" w:author="Arthur Souza Rodrigues" w:date="2026-07-10T21:51:00Z" w16du:dateUtc="2026-07-11T01:51:00Z">
        <w:r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364BA969" w14:textId="0FAEE376" w:rsidR="00F66B6B" w:rsidRPr="00F66B6B" w:rsidRDefault="00F66B6B" w:rsidP="00F66B6B">
      <w:pPr>
        <w:jc w:val="center"/>
        <w:rPr>
          <w:ins w:id="129" w:author="Arthur Souza Rodrigues" w:date="2026-07-10T21:51:00Z" w16du:dateUtc="2026-07-11T01:51:00Z"/>
          <w:rFonts w:ascii="Aptos" w:hAnsi="Aptos"/>
          <w:i/>
          <w:color w:val="6A1B9A"/>
          <w:sz w:val="28"/>
        </w:rPr>
      </w:pPr>
      <w:ins w:id="130" w:author="Arthur Souza Rodrigues" w:date="2026-07-10T21:51:00Z" w16du:dateUtc="2026-07-11T01:51:00Z">
        <w:r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241378CF" w14:textId="77777777" w:rsidR="00F66B6B" w:rsidRDefault="00F66B6B" w:rsidP="00F66B6B">
      <w:pPr>
        <w:pStyle w:val="Title"/>
        <w:rPr>
          <w:ins w:id="131" w:author="Arthur Souza Rodrigues" w:date="2026-07-10T21:51:00Z" w16du:dateUtc="2026-07-11T01:51:00Z"/>
        </w:rPr>
      </w:pPr>
      <w:ins w:id="132" w:author="Arthur Souza Rodrigues" w:date="2026-07-10T21:51:00Z" w16du:dateUtc="2026-07-11T01:51:00Z">
        <w:r>
          <w:t>The Pot-Pourri Compendium</w:t>
        </w:r>
      </w:ins>
    </w:p>
    <w:p w14:paraId="1A0E576C" w14:textId="77777777" w:rsidR="00F66B6B" w:rsidRPr="00F66B6B" w:rsidRDefault="00F66B6B" w:rsidP="00F66B6B">
      <w:pPr>
        <w:pStyle w:val="Subtitle"/>
        <w:rPr>
          <w:ins w:id="133" w:author="Arthur Souza Rodrigues" w:date="2026-07-10T21:51:00Z" w16du:dateUtc="2026-07-11T01:51:00Z"/>
        </w:rPr>
      </w:pPr>
      <w:ins w:id="134" w:author="Arthur Souza Rodrigues" w:date="2026-07-10T21:51:00Z" w16du:dateUtc="2026-07-11T01:51:00Z">
        <w:r>
          <w:t>A Sampler Document for Extraction Testing</w:t>
        </w:r>
      </w:ins>
    </w:p>
    <w:p w14:paraId="333C82E2" w14:textId="77777777" w:rsidR="00F66B6B" w:rsidRPr="00F66B6B" w:rsidRDefault="00F66B6B" w:rsidP="00F66B6B">
      <w:pPr>
        <w:rPr>
          <w:ins w:id="135" w:author="Arthur Souza Rodrigues" w:date="2026-07-10T21:51:00Z" w16du:dateUtc="2026-07-11T01:51:00Z"/>
          <w:rFonts w:ascii="Aptos" w:hAnsi="Aptos"/>
        </w:rPr>
      </w:pPr>
      <w:ins w:id="136" w:author="Arthur Souza Rodrigues" w:date="2026-07-10T21:51:00Z" w16du:dateUtc="2026-07-11T01:51:00Z">
        <w:r>
          <w:rPr>
            <w:rFonts w:ascii="Aptos" w:hAnsi="Aptos"/>
          </w:rPr>
          <w:t>This document is intentionally varied. It mixes headings, body copy, inline formatting, colors, lists, a table, footnotes, a hyperlink, and a block quote so an extraction tool has plenty to chew on.</w:t>
        </w:r>
        <w:r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3"/>
        </w:r>
      </w:ins>
    </w:p>
    <w:p w14:paraId="3375D7DE" w14:textId="77777777" w:rsidR="00F66B6B" w:rsidRPr="00F66B6B" w:rsidRDefault="00F66B6B" w:rsidP="00F66B6B">
      <w:pPr>
        <w:pStyle w:val="Heading1"/>
        <w:rPr>
          <w:ins w:id="138" w:author="Arthur Souza Rodrigues" w:date="2026-07-10T21:51:00Z" w16du:dateUtc="2026-07-11T01:51:00Z"/>
        </w:rPr>
      </w:pPr>
      <w:ins w:id="139" w:author="Arthur Souza Rodrigues" w:date="2026-07-10T21:51:00Z" w16du:dateUtc="2026-07-11T01:51:00Z">
        <w:r>
          <w:t>1. Typography Samples</w:t>
        </w:r>
      </w:ins>
    </w:p>
    <w:p w14:paraId="4AE7293A" w14:textId="77777777" w:rsidR="00F66B6B" w:rsidRPr="00F66B6B" w:rsidRDefault="00F66B6B" w:rsidP="00F66B6B">
      <w:pPr>
        <w:rPr>
          <w:ins w:id="140" w:author="Arthur Souza Rodrigues" w:date="2026-07-10T21:51:00Z" w16du:dateUtc="2026-07-11T01:51:00Z"/>
          <w:rFonts w:ascii="Aptos" w:hAnsi="Aptos"/>
        </w:rPr>
      </w:pPr>
      <w:ins w:id="141" w:author="Arthur Souza Rodrigues" w:date="2026-07-10T21:51:00Z" w16du:dateUtc="2026-07-11T01:51:00Z">
        <w:r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786C5CA4" w14:textId="608CD73E" w:rsidR="000F006C" w:rsidRDefault="00645C46">
      <w:pPr>
        <w:rPr>
          <w:del w:id="142" w:author="Arthur Souza Rodrigues" w:date="2026-07-10T21:51:00Z" w16du:dateUtc="2026-07-11T01:51:00Z"/>
        </w:rPr>
      </w:pPr>
      <w:del w:id="143" w:author="Arthur Souza Rodrigues" w:date="2026-07-10T21:51:00Z" w16du:dateUtc="2026-07-11T01:51:00Z">
        <w:r>
          <w:rPr>
            <w:b/>
            <w:bCs/>
            <w:strike/>
          </w:rPr>
          <w:delText>Strikethrough Bold Demo</w:delText>
        </w:r>
      </w:del>
    </w:p>
    <w:p w14:paraId="702B095E" w14:textId="77777777" w:rsidR="000F006C" w:rsidRDefault="00645C46">
      <w:pPr>
        <w:rPr>
          <w:del w:id="144" w:author="Arthur Souza Rodrigues" w:date="2026-07-10T21:51:00Z" w16du:dateUtc="2026-07-11T01:51:00Z"/>
        </w:rPr>
      </w:pPr>
      <w:del w:id="145" w:author="Arthur Souza Rodrigues" w:date="2026-07-10T21:51:00Z" w16du:dateUtc="2026-07-11T01:51:00Z">
        <w:r>
          <w:rPr>
            <w:b/>
            <w:bCs/>
            <w:strike/>
          </w:rPr>
          <w:delText>This document combines strikethrough with bold formatting.</w:delText>
        </w:r>
      </w:del>
    </w:p>
    <w:p w14:paraId="21257E26" w14:textId="77777777" w:rsidR="00F66B6B" w:rsidRPr="00F66B6B" w:rsidRDefault="00645C46" w:rsidP="00F66B6B">
      <w:pPr>
        <w:rPr>
          <w:ins w:id="146" w:author="Arthur Souza Rodrigues" w:date="2026-07-10T21:51:00Z" w16du:dateUtc="2026-07-11T01:51:00Z"/>
          <w:rFonts w:ascii="Aptos" w:hAnsi="Aptos"/>
        </w:rPr>
      </w:pPr>
      <w:r>
        <w:rPr>
          <w:rFonts w:ascii="Aptos" w:hAnsi="Aptos"/>
          <w:b/>
          <w:color w:val="1565C0"/>
          <w:rPrChange w:id="147" w:author="Arthur Souza Rodrigues" w:date="2026-07-10T21:51:00Z" w16du:dateUtc="2026-07-11T01:51:00Z">
            <w:rPr>
              <w:b/>
              <w:bCs/>
              <w:strike/>
            </w:rPr>
          </w:rPrChange>
        </w:rPr>
        <w:t xml:space="preserve">Bold </w:t>
      </w:r>
      <w:ins w:id="148" w:author="Arthur Souza Rodrigues" w:date="2026-07-10T21:51:00Z" w16du:dateUtc="2026-07-11T01:51:00Z">
        <w:r>
          <w:rPr>
            <w:rFonts w:ascii="Aptos" w:hAnsi="Aptos"/>
            <w:b/>
            <w:color w:val="1565C0"/>
          </w:rPr>
          <w:t xml:space="preserve">blue, </w:t>
        </w:r>
        <w:r>
          <w:rPr>
            <w:rFonts w:ascii="Aptos" w:hAnsi="Aptos"/>
            <w:b/>
            <w:i/>
            <w:color w:val="C62828"/>
          </w:rPr>
          <w:t xml:space="preserve">italic red, </w:t>
        </w:r>
        <w:r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</w:ins>
      <w:r>
        <w:rPr>
          <w:rFonts w:ascii="Aptos" w:hAnsi="Aptos"/>
          <w:b/>
          <w:i/>
          <w:strike/>
          <w:color w:val="2E7D32"/>
          <w:highlight w:val="yellow"/>
          <w:u w:val="single"/>
          <w:rPrChange w:id="149" w:author="Arthur Souza Rodrigues" w:date="2026-07-10T21:51:00Z" w16du:dateUtc="2026-07-11T01:51:00Z">
            <w:rPr>
              <w:b/>
              <w:bCs/>
              <w:strike/>
            </w:rPr>
          </w:rPrChange>
        </w:rPr>
        <w:t>strikethrough</w:t>
      </w:r>
      <w:ins w:id="150" w:author="Arthur Souza Rodrigues" w:date="2026-07-10T21:51:00Z" w16du:dateUtc="2026-07-11T01:51:00Z">
        <w:r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, 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366536BF" w14:textId="77777777" w:rsidR="00F66B6B" w:rsidRPr="00F66B6B" w:rsidRDefault="00F66B6B" w:rsidP="00F66B6B">
      <w:pPr>
        <w:pStyle w:val="Heading1"/>
        <w:rPr>
          <w:ins w:id="151" w:author="Arthur Souza Rodrigues" w:date="2026-07-10T21:51:00Z" w16du:dateUtc="2026-07-11T01:51:00Z"/>
        </w:rPr>
      </w:pPr>
      <w:ins w:id="152" w:author="Arthur Souza Rodrigues" w:date="2026-07-10T21:51:00Z" w16du:dateUtc="2026-07-11T01:51:00Z">
        <w:r>
          <w:lastRenderedPageBreak/>
        </w:r>
        <w:r>
          <w:t>2. Lists</w:t>
        </w:r>
      </w:ins>
    </w:p>
    <w:p w14:paraId="63F2070A" w14:textId="77777777" w:rsidR="00F66B6B" w:rsidRPr="00F66B6B" w:rsidRDefault="00F66B6B" w:rsidP="00F66B6B">
      <w:pPr>
        <w:pStyle w:val="Heading2"/>
        <w:rPr>
          <w:ins w:id="153" w:author="Arthur Souza Rodrigues" w:date="2026-07-10T21:51:00Z" w16du:dateUtc="2026-07-11T01:51:00Z"/>
        </w:rPr>
      </w:pPr>
      <w:ins w:id="154" w:author="Arthur Souza Rodrigues" w:date="2026-07-10T21:51:00Z" w16du:dateUtc="2026-07-11T01:51:00Z">
        <w:r>
          <w:t>2.1 Bulleted</w:t>
        </w:r>
      </w:ins>
    </w:p>
    <w:p w14:paraId="5704F9AD" w14:textId="77777777" w:rsidR="00F66B6B" w:rsidRPr="00F66B6B" w:rsidRDefault="00F66B6B" w:rsidP="00F66B6B">
      <w:pPr>
        <w:pStyle w:val="ListBullet"/>
        <w:rPr>
          <w:ins w:id="155" w:author="Arthur Souza Rodrigues" w:date="2026-07-10T21:51:00Z" w16du:dateUtc="2026-07-11T01:51:00Z"/>
        </w:rPr>
      </w:pPr>
      <w:ins w:id="156" w:author="Arthur Souza Rodrigues" w:date="2026-07-10T21:51:00Z" w16du:dateUtc="2026-07-11T01:51:00Z">
        <w:r>
          <w:t>Apples — a pomaceous fruit</w:t>
        </w:r>
      </w:ins>
    </w:p>
    <w:p w14:paraId="74EB4307" w14:textId="77777777" w:rsidR="00F66B6B" w:rsidRDefault="00F66B6B" w:rsidP="00F66B6B">
      <w:pPr>
        <w:pStyle w:val="ListBullet"/>
        <w:rPr>
          <w:ins w:id="157" w:author="Arthur Souza Rodrigues" w:date="2026-07-10T21:51:00Z" w16du:dateUtc="2026-07-11T01:51:00Z"/>
        </w:rPr>
      </w:pPr>
      <w:ins w:id="158" w:author="Arthur Souza Rodrigues" w:date="2026-07-10T21:51:00Z" w16du:dateUtc="2026-07-11T01:51:00Z">
        <w:r>
          <w:t>Bourbon — distilled in Kentucky</w:t>
        </w:r>
      </w:ins>
    </w:p>
    <w:p w14:paraId="007753F1" w14:textId="77777777" w:rsidR="00F66B6B" w:rsidRDefault="00F66B6B" w:rsidP="00F66B6B">
      <w:pPr>
        <w:pStyle w:val="ListBullet"/>
        <w:rPr>
          <w:ins w:id="159" w:author="Arthur Souza Rodrigues" w:date="2026-07-10T21:51:00Z" w16du:dateUtc="2026-07-11T01:51:00Z"/>
        </w:rPr>
      </w:pPr>
      <w:ins w:id="160" w:author="Arthur Souza Rodrigues" w:date="2026-07-10T21:51:00Z" w16du:dateUtc="2026-07-11T01:51:00Z">
        <w:r>
          <w:t>Cardamom — a fragrant spice</w:t>
        </w:r>
      </w:ins>
    </w:p>
    <w:p w14:paraId="7CDBE358" w14:textId="77777777" w:rsidR="00F66B6B" w:rsidRDefault="00F66B6B" w:rsidP="00F66B6B">
      <w:pPr>
        <w:pStyle w:val="Heading2"/>
        <w:rPr>
          <w:ins w:id="161" w:author="Arthur Souza Rodrigues" w:date="2026-07-10T21:51:00Z" w16du:dateUtc="2026-07-11T01:51:00Z"/>
        </w:rPr>
      </w:pPr>
      <w:ins w:id="162" w:author="Arthur Souza Rodrigues" w:date="2026-07-10T21:51:00Z" w16du:dateUtc="2026-07-11T01:51:00Z">
        <w:r>
          <w:t>2.2 Numbered (with nested)</w:t>
        </w:r>
      </w:ins>
    </w:p>
    <w:p w14:paraId="1AAD99EA" w14:textId="77777777" w:rsidR="00F66B6B" w:rsidRPr="00F66B6B" w:rsidRDefault="00F66B6B" w:rsidP="00F66B6B">
      <w:pPr>
        <w:pStyle w:val="ListNumber"/>
        <w:rPr>
          <w:ins w:id="163" w:author="Arthur Souza Rodrigues" w:date="2026-07-10T21:51:00Z" w16du:dateUtc="2026-07-11T01:51:00Z"/>
        </w:rPr>
      </w:pPr>
      <w:ins w:id="164" w:author="Arthur Souza Rodrigues" w:date="2026-07-10T21:51:00Z" w16du:dateUtc="2026-07-11T01:51:00Z">
        <w:r>
          <w:t>Preheat the oven to 375°F.</w:t>
        </w:r>
      </w:ins>
    </w:p>
    <w:p w14:paraId="10F65717" w14:textId="77777777" w:rsidR="00F66B6B" w:rsidRDefault="00F66B6B" w:rsidP="00F66B6B">
      <w:pPr>
        <w:pStyle w:val="ListNumber"/>
        <w:rPr>
          <w:ins w:id="165" w:author="Arthur Souza Rodrigues" w:date="2026-07-10T21:51:00Z" w16du:dateUtc="2026-07-11T01:51:00Z"/>
        </w:rPr>
      </w:pPr>
      <w:ins w:id="166" w:author="Arthur Souza Rodrigues" w:date="2026-07-10T21:51:00Z" w16du:dateUtc="2026-07-11T01:51:00Z">
        <w:r>
          <w:t>Whisk dry ingredients.</w:t>
        </w:r>
      </w:ins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167" w:author="Arthur Souza Rodrigues" w:date="2026-07-10T21:51:00Z" w16du:dateUtc="2026-07-11T01:51:00Z"/>
        </w:rPr>
      </w:pPr>
      <w:ins w:id="168" w:author="Arthur Souza Rodrigues" w:date="2026-07-10T21:51:00Z" w16du:dateUtc="2026-07-11T01:51:00Z">
        <w:r>
          <w:t>Sift the flour twice.</w:t>
        </w:r>
      </w:ins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169" w:author="Arthur Souza Rodrigues" w:date="2026-07-10T21:51:00Z" w16du:dateUtc="2026-07-11T01:51:00Z"/>
        </w:rPr>
      </w:pPr>
      <w:ins w:id="170" w:author="Arthur Souza Rodrigues" w:date="2026-07-10T21:51:00Z" w16du:dateUtc="2026-07-11T01:51:00Z">
        <w:r>
          <w:t>Add a pinch of salt.</w:t>
        </w:r>
      </w:ins>
    </w:p>
    <w:p w14:paraId="488FD489" w14:textId="77777777" w:rsidR="00F66B6B" w:rsidRDefault="00F66B6B" w:rsidP="00F66B6B">
      <w:pPr>
        <w:pStyle w:val="ListNumber"/>
        <w:rPr>
          <w:ins w:id="171" w:author="Arthur Souza Rodrigues" w:date="2026-07-10T21:51:00Z" w16du:dateUtc="2026-07-11T01:51:00Z"/>
        </w:rPr>
      </w:pPr>
      <w:ins w:id="172" w:author="Arthur Souza Rodrigues" w:date="2026-07-10T21:51:00Z" w16du:dateUtc="2026-07-11T01:51:00Z">
        <w:r>
          <w:t>Bake for 22 minutes.</w:t>
        </w:r>
      </w:ins>
    </w:p>
    <w:p w14:paraId="50D95520" w14:textId="77777777" w:rsidR="00F66B6B" w:rsidRDefault="00F66B6B" w:rsidP="00F66B6B">
      <w:pPr>
        <w:pStyle w:val="Heading1"/>
        <w:rPr>
          <w:ins w:id="173" w:author="Arthur Souza Rodrigues" w:date="2026-07-10T21:51:00Z" w16du:dateUtc="2026-07-11T01:51:00Z"/>
        </w:rPr>
      </w:pPr>
      <w:ins w:id="174" w:author="Arthur Souza Rodrigues" w:date="2026-07-10T21:51:00Z" w16du:dateUtc="2026-07-11T01:51:00Z">
        <w:r>
          <w:t>3. Tabular Data</w:t>
        </w:r>
      </w:ins>
    </w:p>
    <w:p w14:paraId="3CA37FCC" w14:textId="77777777" w:rsidR="00F66B6B" w:rsidRPr="00F66B6B" w:rsidRDefault="00F66B6B" w:rsidP="00F66B6B">
      <w:pPr>
        <w:rPr>
          <w:ins w:id="175" w:author="Arthur Souza Rodrigues" w:date="2026-07-10T21:51:00Z" w16du:dateUtc="2026-07-11T01:51:00Z"/>
          <w:rFonts w:ascii="Aptos" w:hAnsi="Aptos"/>
        </w:rPr>
      </w:pPr>
      <w:ins w:id="176" w:author="Arthur Souza Rodrigues" w:date="2026-07-10T21:51:00Z" w16du:dateUtc="2026-07-11T01:51:00Z">
        <w:r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77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ins w:id="178" w:author="Arthur Souza Rodrigues" w:date="2026-07-10T21:51:00Z" w16du:dateUtc="2026-07-11T01:51:00Z"/>
                <w:rFonts w:ascii="Aptos" w:hAnsi="Aptos"/>
              </w:rPr>
            </w:pPr>
            <w:ins w:id="179" w:author="Arthur Souza Rodrigues" w:date="2026-07-10T21:51:00Z" w16du:dateUtc="2026-07-11T01:51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0" w:author="Arthur Souza Rodrigues" w:date="2026-07-10T21:51:00Z" w16du:dateUtc="2026-07-11T01:51:00Z"/>
                <w:rFonts w:ascii="Aptos" w:hAnsi="Aptos"/>
              </w:rPr>
            </w:pPr>
            <w:ins w:id="181" w:author="Arthur Souza Rodrigues" w:date="2026-07-10T21:51:00Z" w16du:dateUtc="2026-07-11T01:51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2" w:author="Arthur Souza Rodrigues" w:date="2026-07-10T21:51:00Z" w16du:dateUtc="2026-07-11T01:51:00Z"/>
                <w:rFonts w:ascii="Aptos" w:hAnsi="Aptos"/>
              </w:rPr>
            </w:pPr>
            <w:ins w:id="183" w:author="Arthur Souza Rodrigues" w:date="2026-07-10T21:51:00Z" w16du:dateUtc="2026-07-11T01:51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4" w:author="Arthur Souza Rodrigues" w:date="2026-07-10T21:51:00Z" w16du:dateUtc="2026-07-11T01:51:00Z"/>
                <w:rFonts w:ascii="Aptos" w:hAnsi="Aptos"/>
              </w:rPr>
            </w:pPr>
            <w:ins w:id="185" w:author="Arthur Souza Rodrigues" w:date="2026-07-10T21:51:00Z" w16du:dateUtc="2026-07-11T01:51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86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ins w:id="187" w:author="Arthur Souza Rodrigues" w:date="2026-07-10T21:51:00Z" w16du:dateUtc="2026-07-11T01:51:00Z"/>
                <w:rFonts w:ascii="Aptos" w:hAnsi="Aptos"/>
              </w:rPr>
            </w:pPr>
            <w:ins w:id="188" w:author="Arthur Souza Rodrigues" w:date="2026-07-10T21:51:00Z" w16du:dateUtc="2026-07-11T01:51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89" w:author="Arthur Souza Rodrigues" w:date="2026-07-10T21:51:00Z" w16du:dateUtc="2026-07-11T01:51:00Z"/>
                <w:rFonts w:ascii="Aptos" w:hAnsi="Aptos"/>
              </w:rPr>
            </w:pPr>
            <w:ins w:id="190" w:author="Arthur Souza Rodrigues" w:date="2026-07-10T21:51:00Z" w16du:dateUtc="2026-07-11T01:51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1" w:author="Arthur Souza Rodrigues" w:date="2026-07-10T21:51:00Z" w16du:dateUtc="2026-07-11T01:51:00Z"/>
                <w:rFonts w:ascii="Aptos" w:hAnsi="Aptos"/>
              </w:rPr>
            </w:pPr>
            <w:ins w:id="192" w:author="Arthur Souza Rodrigues" w:date="2026-07-10T21:51:00Z" w16du:dateUtc="2026-07-11T01:51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3" w:author="Arthur Souza Rodrigues" w:date="2026-07-10T21:51:00Z" w16du:dateUtc="2026-07-11T01:51:00Z"/>
                <w:rFonts w:ascii="Aptos" w:hAnsi="Aptos"/>
              </w:rPr>
            </w:pPr>
            <w:ins w:id="194" w:author="Arthur Souza Rodrigues" w:date="2026-07-10T21:51:00Z" w16du:dateUtc="2026-07-11T01:51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EBEF72B" w14:textId="77777777" w:rsidTr="005D1077">
        <w:trPr>
          <w:ins w:id="195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ins w:id="196" w:author="Arthur Souza Rodrigues" w:date="2026-07-10T21:51:00Z" w16du:dateUtc="2026-07-11T01:51:00Z"/>
                <w:rFonts w:ascii="Aptos" w:hAnsi="Aptos"/>
              </w:rPr>
            </w:pPr>
            <w:ins w:id="197" w:author="Arthur Souza Rodrigues" w:date="2026-07-10T21:51:00Z" w16du:dateUtc="2026-07-11T01:51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8" w:author="Arthur Souza Rodrigues" w:date="2026-07-10T21:51:00Z" w16du:dateUtc="2026-07-11T01:51:00Z"/>
                <w:rFonts w:ascii="Aptos" w:hAnsi="Aptos"/>
              </w:rPr>
            </w:pPr>
            <w:ins w:id="199" w:author="Arthur Souza Rodrigues" w:date="2026-07-10T21:51:00Z" w16du:dateUtc="2026-07-11T01:51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0" w:author="Arthur Souza Rodrigues" w:date="2026-07-10T21:51:00Z" w16du:dateUtc="2026-07-11T01:51:00Z"/>
                <w:rFonts w:ascii="Aptos" w:hAnsi="Aptos"/>
              </w:rPr>
            </w:pPr>
            <w:ins w:id="201" w:author="Arthur Souza Rodrigues" w:date="2026-07-10T21:51:00Z" w16du:dateUtc="2026-07-11T01:51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2" w:author="Arthur Souza Rodrigues" w:date="2026-07-10T21:51:00Z" w16du:dateUtc="2026-07-11T01:51:00Z"/>
                <w:rFonts w:ascii="Aptos" w:hAnsi="Aptos"/>
              </w:rPr>
            </w:pPr>
            <w:ins w:id="203" w:author="Arthur Souza Rodrigues" w:date="2026-07-10T21:51:00Z" w16du:dateUtc="2026-07-11T01:51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04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ins w:id="205" w:author="Arthur Souza Rodrigues" w:date="2026-07-10T21:51:00Z" w16du:dateUtc="2026-07-11T01:51:00Z"/>
                <w:rFonts w:ascii="Aptos" w:hAnsi="Aptos"/>
              </w:rPr>
            </w:pPr>
            <w:ins w:id="206" w:author="Arthur Souza Rodrigues" w:date="2026-07-10T21:51:00Z" w16du:dateUtc="2026-07-11T01:51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7" w:author="Arthur Souza Rodrigues" w:date="2026-07-10T21:51:00Z" w16du:dateUtc="2026-07-11T01:51:00Z"/>
                <w:rFonts w:ascii="Aptos" w:hAnsi="Aptos"/>
              </w:rPr>
            </w:pPr>
            <w:ins w:id="208" w:author="Arthur Souza Rodrigues" w:date="2026-07-10T21:51:00Z" w16du:dateUtc="2026-07-11T01:51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9" w:author="Arthur Souza Rodrigues" w:date="2026-07-10T21:51:00Z" w16du:dateUtc="2026-07-11T01:51:00Z"/>
                <w:rFonts w:ascii="Aptos" w:hAnsi="Aptos"/>
              </w:rPr>
            </w:pPr>
            <w:ins w:id="210" w:author="Arthur Souza Rodrigues" w:date="2026-07-10T21:51:00Z" w16du:dateUtc="2026-07-11T01:51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11" w:author="Arthur Souza Rodrigues" w:date="2026-07-10T21:51:00Z" w16du:dateUtc="2026-07-11T01:51:00Z"/>
                <w:rFonts w:ascii="Aptos" w:hAnsi="Aptos"/>
              </w:rPr>
            </w:pPr>
            <w:ins w:id="212" w:author="Arthur Souza Rodrigues" w:date="2026-07-10T21:51:00Z" w16du:dateUtc="2026-07-11T01:51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430563B8" w14:textId="77777777" w:rsidTr="005D1077">
        <w:trPr>
          <w:ins w:id="213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ins w:id="214" w:author="Arthur Souza Rodrigues" w:date="2026-07-10T21:51:00Z" w16du:dateUtc="2026-07-11T01:51:00Z"/>
                <w:rFonts w:ascii="Aptos" w:hAnsi="Aptos"/>
              </w:rPr>
            </w:pPr>
            <w:ins w:id="215" w:author="Arthur Souza Rodrigues" w:date="2026-07-10T21:51:00Z" w16du:dateUtc="2026-07-11T01:51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6" w:author="Arthur Souza Rodrigues" w:date="2026-07-10T21:51:00Z" w16du:dateUtc="2026-07-11T01:51:00Z"/>
                <w:rFonts w:ascii="Aptos" w:hAnsi="Aptos"/>
              </w:rPr>
            </w:pPr>
            <w:ins w:id="217" w:author="Arthur Souza Rodrigues" w:date="2026-07-10T21:51:00Z" w16du:dateUtc="2026-07-11T01:51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8" w:author="Arthur Souza Rodrigues" w:date="2026-07-10T21:51:00Z" w16du:dateUtc="2026-07-11T01:51:00Z"/>
                <w:rFonts w:ascii="Aptos" w:hAnsi="Aptos"/>
              </w:rPr>
            </w:pPr>
            <w:ins w:id="219" w:author="Arthur Souza Rodrigues" w:date="2026-07-10T21:51:00Z" w16du:dateUtc="2026-07-11T01:51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0" w:author="Arthur Souza Rodrigues" w:date="2026-07-10T21:51:00Z" w16du:dateUtc="2026-07-11T01:51:00Z"/>
                <w:rFonts w:ascii="Aptos" w:hAnsi="Aptos"/>
              </w:rPr>
            </w:pPr>
            <w:ins w:id="221" w:author="Arthur Souza Rodrigues" w:date="2026-07-10T21:51:00Z" w16du:dateUtc="2026-07-11T01:51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40CF6901" w14:textId="77777777" w:rsidR="00F66B6B" w:rsidRPr="00F66B6B" w:rsidRDefault="00F66B6B" w:rsidP="00F66B6B">
      <w:pPr>
        <w:rPr>
          <w:ins w:id="222" w:author="Arthur Souza Rodrigues" w:date="2026-07-10T21:51:00Z" w16du:dateUtc="2026-07-11T01:51:00Z"/>
        </w:rPr>
      </w:pPr>
    </w:p>
    <w:p w14:paraId="6FFC1910" w14:textId="77777777" w:rsidR="00F66B6B" w:rsidRDefault="00F66B6B" w:rsidP="00F66B6B">
      <w:pPr>
        <w:pStyle w:val="Heading1"/>
        <w:rPr>
          <w:ins w:id="223" w:author="Arthur Souza Rodrigues" w:date="2026-07-10T21:51:00Z" w16du:dateUtc="2026-07-11T01:51:00Z"/>
        </w:rPr>
      </w:pPr>
      <w:ins w:id="224" w:author="Arthur Souza Rodrigues" w:date="2026-07-10T21:51:00Z" w16du:dateUtc="2026-07-11T01:51:00Z">
        <w:r>
          <w:t>4. Quote &amp; Link</w:t>
        </w:r>
      </w:ins>
    </w:p>
    <w:p w14:paraId="355A6284" w14:textId="77777777" w:rsidR="00F66B6B" w:rsidRPr="00F66B6B" w:rsidRDefault="00F66B6B" w:rsidP="00F66B6B">
      <w:pPr>
        <w:pStyle w:val="Quote"/>
        <w:rPr>
          <w:ins w:id="225" w:author="Arthur Souza Rodrigues" w:date="2026-07-10T21:51:00Z" w16du:dateUtc="2026-07-11T01:51:00Z"/>
        </w:rPr>
      </w:pPr>
      <w:ins w:id="226" w:author="Arthur Souza Rodrigues" w:date="2026-07-10T21:51:00Z" w16du:dateUtc="2026-07-11T01:51:00Z">
        <w:r>
          <w:t>“Not all those who wander are lost.” — a line often quoted to test block-quote handling.</w:t>
        </w:r>
      </w:ins>
    </w:p>
    <w:p w14:paraId="6782246A" w14:textId="77777777" w:rsidR="00F66B6B" w:rsidRPr="00F66B6B" w:rsidRDefault="00F66B6B" w:rsidP="00F66B6B">
      <w:pPr>
        <w:rPr>
          <w:ins w:id="227" w:author="Arthur Souza Rodrigues" w:date="2026-07-10T21:51:00Z" w16du:dateUtc="2026-07-11T01:51:00Z"/>
          <w:rFonts w:ascii="Aptos" w:hAnsi="Aptos"/>
        </w:rPr>
      </w:pPr>
      <w:ins w:id="228" w:author="Arthur Souza Rodrigues" w:date="2026-07-10T21:51:00Z" w16du:dateUtc="2026-07-11T01:51:00Z">
        <w:r>
          <w:rPr>
            <w:rFonts w:ascii="Aptos" w:hAnsi="Aptos"/>
          </w:rPr>
          <w:t xml:space="preserve">More information available at our </w: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instrText>HYPERLINK "https://example.com/reference"</w:instrText>
        </w:r>
        <w:r>
          <w:rPr>
            <w:rFonts w:ascii="Aptos" w:hAnsi="Aptos"/>
          </w:rPr>
          <w:fldChar w:fldCharType="separate"/>
        </w:r>
        <w:r>
          <w:rPr>
            <w:rStyle w:val="Hyperlink"/>
            <w:rFonts w:ascii="Aptos" w:hAnsi="Aptos"/>
          </w:rPr>
          <w:t>reference page</w:t>
        </w:r>
        <w:r>
          <w:rPr>
            <w:rFonts w:ascii="Aptos" w:hAnsi="Aptos"/>
          </w:rPr>
          <w:fldChar w:fldCharType="end"/>
        </w:r>
        <w:r>
          <w:rPr>
            <w:rFonts w:ascii="Aptos" w:hAnsi="Aptos"/>
          </w:rPr>
          <w:t>.</w:t>
        </w:r>
      </w:ins>
    </w:p>
    <w:p w14:paraId="06BBD4C5" w14:textId="77777777" w:rsidR="00F66B6B" w:rsidRPr="00F66B6B" w:rsidRDefault="00F66B6B" w:rsidP="00F66B6B">
      <w:pPr>
        <w:rPr>
          <w:ins w:id="229" w:author="Arthur Souza Rodrigues" w:date="2026-07-10T21:51:00Z" w16du:dateUtc="2026-07-11T01:51:00Z"/>
          <w:rFonts w:ascii="Aptos" w:hAnsi="Aptos"/>
        </w:rPr>
      </w:pPr>
      <w:ins w:id="230" w:author="Arthur Souza Rodrigues" w:date="2026-07-10T21:51:00Z" w16du:dateUtc="2026-07-11T01:51:00Z">
        <w:r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4"/>
        </w:r>
      </w:ins>
    </w:p>
    <w:p w14:paraId="6EDE505F" w14:textId="77777777" w:rsidR="00F66B6B" w:rsidRPr="00F66B6B" w:rsidRDefault="00F66B6B" w:rsidP="00F66B6B">
      <w:pPr>
        <w:pStyle w:val="Heading1"/>
        <w:rPr>
          <w:ins w:id="232" w:author="Arthur Souza Rodrigues" w:date="2026-07-10T21:51:00Z" w16du:dateUtc="2026-07-11T01:51:00Z"/>
        </w:rPr>
      </w:pPr>
      <w:ins w:id="233" w:author="Arthur Souza Rodrigues" w:date="2026-07-10T21:51:00Z" w16du:dateUtc="2026-07-11T01:51:00Z">
        <w:r>
          <w:t>5. Color Callouts</w:t>
        </w:r>
      </w:ins>
    </w:p>
    <w:p w14:paraId="61BE3F4D" w14:textId="77777777" w:rsidR="00F66B6B" w:rsidRPr="00F66B6B" w:rsidRDefault="00F66B6B" w:rsidP="00F66B6B">
      <w:pPr>
        <w:rPr>
          <w:ins w:id="234" w:author="Arthur Souza Rodrigues" w:date="2026-07-10T21:51:00Z" w16du:dateUtc="2026-07-11T01:51:00Z"/>
          <w:rFonts w:ascii="Aptos" w:hAnsi="Aptos"/>
          <w:b/>
          <w:color w:val="C62828"/>
        </w:rPr>
      </w:pPr>
      <w:ins w:id="235" w:author="Arthur Souza Rodrigues" w:date="2026-07-10T21:51:00Z" w16du:dateUtc="2026-07-11T01:51:00Z">
        <w:r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5A8F514D" w14:textId="77777777" w:rsidR="00F66B6B" w:rsidRPr="00F66B6B" w:rsidRDefault="00F66B6B" w:rsidP="00F66B6B">
      <w:pPr>
        <w:rPr>
          <w:ins w:id="236" w:author="Arthur Souza Rodrigues" w:date="2026-07-10T21:51:00Z" w16du:dateUtc="2026-07-11T01:51:00Z"/>
          <w:rFonts w:ascii="Aptos" w:hAnsi="Aptos"/>
          <w:b/>
          <w:color w:val="1565C0"/>
        </w:rPr>
      </w:pPr>
      <w:ins w:id="237" w:author="Arthur Souza Rodrigues" w:date="2026-07-10T21:51:00Z" w16du:dateUtc="2026-07-11T01:51:00Z">
        <w:r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472ED921" w14:textId="77777777" w:rsidR="00F66B6B" w:rsidRPr="00F66B6B" w:rsidRDefault="00F66B6B" w:rsidP="00F66B6B">
      <w:pPr>
        <w:jc w:val="center"/>
        <w:rPr>
          <w:ins w:id="238" w:author="Arthur Souza Rodrigues" w:date="2026-07-10T21:51:00Z" w16du:dateUtc="2026-07-11T01:51:00Z"/>
          <w:rFonts w:ascii="Aptos" w:hAnsi="Aptos"/>
          <w:i/>
          <w:color w:val="6A1B9A"/>
          <w:sz w:val="28"/>
        </w:rPr>
      </w:pPr>
      <w:ins w:id="239" w:author="Arthur Souza Rodrigues" w:date="2026-07-10T21:51:00Z" w16du:dateUtc="2026-07-11T01:51:00Z">
        <w:r>
          <w:rPr>
            <w:rFonts w:ascii="Aptos" w:hAnsi="Aptos"/>
            <w:i/>
            <w:color w:val="6A1B9A"/>
            <w:sz w:val="28"/>
          </w:rPr>
          <w:lastRenderedPageBreak/>
        </w:r>
        <w:r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6B4C9EE0" w14:textId="77777777" w:rsidR="00F66B6B" w:rsidRDefault="00F66B6B" w:rsidP="00F66B6B">
      <w:pPr>
        <w:rPr>
          <w:ins w:id="240" w:author="Arthur Souza Rodrigues" w:date="2026-07-10T21:51:00Z" w16du:dateUtc="2026-07-11T01:51:00Z"/>
        </w:rPr>
      </w:pPr>
    </w:p>
    <w:p w14:paraId="221BDDC7" w14:textId="77777777" w:rsidR="00F66B6B" w:rsidRDefault="00F66B6B" w:rsidP="00F66B6B">
      <w:pPr>
        <w:pStyle w:val="Title"/>
        <w:rPr>
          <w:ins w:id="241" w:author="Arthur Souza Rodrigues" w:date="2026-07-10T21:51:00Z" w16du:dateUtc="2026-07-11T01:51:00Z"/>
        </w:rPr>
      </w:pPr>
      <w:ins w:id="242" w:author="Arthur Souza Rodrigues" w:date="2026-07-10T21:51:00Z" w16du:dateUtc="2026-07-11T01:51:00Z">
        <w:r>
          <w:t>The Pot-Pourri Compendium</w:t>
        </w:r>
      </w:ins>
    </w:p>
    <w:p w14:paraId="2217E4D6" w14:textId="77777777" w:rsidR="00F66B6B" w:rsidRPr="00F66B6B" w:rsidRDefault="00F66B6B" w:rsidP="00F66B6B">
      <w:pPr>
        <w:pStyle w:val="Subtitle"/>
        <w:rPr>
          <w:ins w:id="243" w:author="Arthur Souza Rodrigues" w:date="2026-07-10T21:51:00Z" w16du:dateUtc="2026-07-11T01:51:00Z"/>
        </w:rPr>
      </w:pPr>
      <w:ins w:id="244" w:author="Arthur Souza Rodrigues" w:date="2026-07-10T21:51:00Z" w16du:dateUtc="2026-07-11T01:51:00Z">
        <w:r>
          <w:t>A Sampler Document for Extraction Testing</w:t>
        </w:r>
      </w:ins>
    </w:p>
    <w:p w14:paraId="09B2A027" w14:textId="43EDED99" w:rsidR="00F66B6B" w:rsidRPr="00F66B6B" w:rsidRDefault="00F66B6B" w:rsidP="00F66B6B">
      <w:pPr>
        <w:rPr>
          <w:ins w:id="245" w:author="Arthur Souza Rodrigues" w:date="2026-07-10T21:51:00Z" w16du:dateUtc="2026-07-11T01:51:00Z"/>
          <w:rFonts w:ascii="Aptos" w:hAnsi="Aptos"/>
        </w:rPr>
      </w:pPr>
      <w:ins w:id="246" w:author="Arthur Souza Rodrigues" w:date="2026-07-10T21:51:00Z" w16du:dateUtc="2026-07-11T01:51:00Z">
        <w:r>
          <w:rPr>
            <w:rFonts w:ascii="Aptos" w:hAnsi="Aptos"/>
          </w:rPr>
          <w:t>This document is intentionally block quote so an extraction tool has plenty to chew on.</w:t>
        </w:r>
        <w:r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5"/>
        </w:r>
      </w:ins>
    </w:p>
    <w:p w14:paraId="24B6AF0E" w14:textId="77777777" w:rsidR="00F66B6B" w:rsidRPr="00F66B6B" w:rsidRDefault="00F66B6B" w:rsidP="00F66B6B">
      <w:pPr>
        <w:pStyle w:val="Heading1"/>
        <w:rPr>
          <w:ins w:id="248" w:author="Arthur Souza Rodrigues" w:date="2026-07-10T21:51:00Z" w16du:dateUtc="2026-07-11T01:51:00Z"/>
        </w:rPr>
      </w:pPr>
      <w:ins w:id="249" w:author="Arthur Souza Rodrigues" w:date="2026-07-10T21:51:00Z" w16du:dateUtc="2026-07-11T01:51:00Z">
        <w:r>
          <w:t>1. Typography Samples</w:t>
        </w:r>
      </w:ins>
    </w:p>
    <w:p w14:paraId="0F6674BB" w14:textId="77777777" w:rsidR="00F66B6B" w:rsidRPr="00F66B6B" w:rsidRDefault="00F66B6B" w:rsidP="00F66B6B">
      <w:pPr>
        <w:rPr>
          <w:ins w:id="250" w:author="Arthur Souza Rodrigues" w:date="2026-07-10T21:51:00Z" w16du:dateUtc="2026-07-11T01:51:00Z"/>
          <w:rFonts w:ascii="Aptos" w:hAnsi="Aptos"/>
        </w:rPr>
      </w:pPr>
      <w:ins w:id="251" w:author="Arthur Souza Rodrigues" w:date="2026-07-10T21:51:00Z" w16du:dateUtc="2026-07-11T01:51:00Z">
        <w:r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6898F473" w14:textId="77777777" w:rsidR="00F66B6B" w:rsidRPr="00F66B6B" w:rsidRDefault="00F66B6B" w:rsidP="00F66B6B">
      <w:pPr>
        <w:rPr>
          <w:ins w:id="252" w:author="Arthur Souza Rodrigues" w:date="2026-07-10T21:51:00Z" w16du:dateUtc="2026-07-11T01:51:00Z"/>
          <w:rFonts w:ascii="Aptos" w:hAnsi="Aptos"/>
        </w:rPr>
      </w:pPr>
      <w:ins w:id="253" w:author="Arthur Souza Rodrigues" w:date="2026-07-10T21:51:00Z" w16du:dateUtc="2026-07-11T01:51:00Z">
        <w:r>
          <w:rPr>
            <w:rFonts w:ascii="Aptos" w:hAnsi="Aptos"/>
            <w:b/>
            <w:color w:val="1565C0"/>
          </w:rPr>
          <w:t xml:space="preserve">Bold blue, </w:t>
        </w:r>
        <w:r>
          <w:rPr>
            <w:rFonts w:ascii="Aptos" w:hAnsi="Aptos"/>
            <w:b/>
            <w:i/>
            <w:color w:val="C62828"/>
          </w:rPr>
          <w:t xml:space="preserve">italic red, </w:t>
        </w:r>
        <w:r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4EE6BF0C" w14:textId="77777777" w:rsidR="00F66B6B" w:rsidRPr="00F66B6B" w:rsidRDefault="00F66B6B" w:rsidP="00F66B6B">
      <w:pPr>
        <w:pStyle w:val="Heading1"/>
        <w:rPr>
          <w:ins w:id="254" w:author="Arthur Souza Rodrigues" w:date="2026-07-10T21:51:00Z" w16du:dateUtc="2026-07-11T01:51:00Z"/>
        </w:rPr>
      </w:pPr>
      <w:ins w:id="255" w:author="Arthur Souza Rodrigues" w:date="2026-07-10T21:51:00Z" w16du:dateUtc="2026-07-11T01:51:00Z">
        <w:r>
          <w:t>2. Lists</w:t>
        </w:r>
      </w:ins>
    </w:p>
    <w:p w14:paraId="053C1ABC" w14:textId="77777777" w:rsidR="00F66B6B" w:rsidRPr="00F66B6B" w:rsidRDefault="00F66B6B" w:rsidP="00F66B6B">
      <w:pPr>
        <w:pStyle w:val="Heading2"/>
        <w:rPr>
          <w:ins w:id="256" w:author="Arthur Souza Rodrigues" w:date="2026-07-10T21:51:00Z" w16du:dateUtc="2026-07-11T01:51:00Z"/>
        </w:rPr>
      </w:pPr>
      <w:ins w:id="257" w:author="Arthur Souza Rodrigues" w:date="2026-07-10T21:51:00Z" w16du:dateUtc="2026-07-11T01:51:00Z">
        <w:r>
          <w:t>2.1 Bulleted</w:t>
        </w:r>
      </w:ins>
    </w:p>
    <w:p w14:paraId="6DDA5CEF" w14:textId="77777777" w:rsidR="00F66B6B" w:rsidRPr="00F66B6B" w:rsidRDefault="00F66B6B" w:rsidP="00F66B6B">
      <w:pPr>
        <w:pStyle w:val="ListBullet"/>
        <w:rPr>
          <w:ins w:id="258" w:author="Arthur Souza Rodrigues" w:date="2026-07-10T21:51:00Z" w16du:dateUtc="2026-07-11T01:51:00Z"/>
        </w:rPr>
      </w:pPr>
      <w:ins w:id="259" w:author="Arthur Souza Rodrigues" w:date="2026-07-10T21:51:00Z" w16du:dateUtc="2026-07-11T01:51:00Z">
        <w:r>
          <w:t>Apples — a pomaceous fruit</w:t>
        </w:r>
      </w:ins>
    </w:p>
    <w:p w14:paraId="6D2C3754" w14:textId="77777777" w:rsidR="00F66B6B" w:rsidRDefault="00F66B6B" w:rsidP="00F66B6B">
      <w:pPr>
        <w:pStyle w:val="ListBullet"/>
        <w:rPr>
          <w:ins w:id="260" w:author="Arthur Souza Rodrigues" w:date="2026-07-10T21:51:00Z" w16du:dateUtc="2026-07-11T01:51:00Z"/>
        </w:rPr>
      </w:pPr>
      <w:ins w:id="261" w:author="Arthur Souza Rodrigues" w:date="2026-07-10T21:51:00Z" w16du:dateUtc="2026-07-11T01:51:00Z">
        <w:r>
          <w:t>Bourbon — distilled in Kentucky</w:t>
        </w:r>
      </w:ins>
    </w:p>
    <w:p w14:paraId="5453911E" w14:textId="77777777" w:rsidR="00F66B6B" w:rsidRDefault="00F66B6B" w:rsidP="00F66B6B">
      <w:pPr>
        <w:pStyle w:val="ListBullet"/>
        <w:rPr>
          <w:ins w:id="262" w:author="Arthur Souza Rodrigues" w:date="2026-07-10T21:51:00Z" w16du:dateUtc="2026-07-11T01:51:00Z"/>
        </w:rPr>
      </w:pPr>
      <w:ins w:id="263" w:author="Arthur Souza Rodrigues" w:date="2026-07-10T21:51:00Z" w16du:dateUtc="2026-07-11T01:51:00Z">
        <w:r>
          <w:t>Cardamom — a fragrant spice</w:t>
        </w:r>
      </w:ins>
    </w:p>
    <w:p w14:paraId="24F312A1" w14:textId="77777777" w:rsidR="00F66B6B" w:rsidRDefault="00F66B6B" w:rsidP="00F66B6B">
      <w:pPr>
        <w:pStyle w:val="Heading2"/>
        <w:rPr>
          <w:ins w:id="264" w:author="Arthur Souza Rodrigues" w:date="2026-07-10T21:51:00Z" w16du:dateUtc="2026-07-11T01:51:00Z"/>
        </w:rPr>
      </w:pPr>
      <w:ins w:id="265" w:author="Arthur Souza Rodrigues" w:date="2026-07-10T21:51:00Z" w16du:dateUtc="2026-07-11T01:51:00Z">
        <w:r>
          <w:t>2.2 Numbered (with nested)</w:t>
        </w:r>
      </w:ins>
    </w:p>
    <w:p w14:paraId="1C1E5F17" w14:textId="77777777" w:rsidR="00F66B6B" w:rsidRPr="00F66B6B" w:rsidRDefault="00F66B6B" w:rsidP="00F66B6B">
      <w:pPr>
        <w:pStyle w:val="ListNumber"/>
        <w:rPr>
          <w:ins w:id="266" w:author="Arthur Souza Rodrigues" w:date="2026-07-10T21:51:00Z" w16du:dateUtc="2026-07-11T01:51:00Z"/>
        </w:rPr>
      </w:pPr>
      <w:ins w:id="267" w:author="Arthur Souza Rodrigues" w:date="2026-07-10T21:51:00Z" w16du:dateUtc="2026-07-11T01:51:00Z">
        <w:r>
          <w:t>Preheat the oven to 375°F.</w:t>
        </w:r>
      </w:ins>
    </w:p>
    <w:p w14:paraId="5432BC76" w14:textId="77777777" w:rsidR="00F66B6B" w:rsidRDefault="00F66B6B" w:rsidP="00F66B6B">
      <w:pPr>
        <w:pStyle w:val="ListNumber"/>
        <w:rPr>
          <w:ins w:id="268" w:author="Arthur Souza Rodrigues" w:date="2026-07-10T21:51:00Z" w16du:dateUtc="2026-07-11T01:51:00Z"/>
        </w:rPr>
      </w:pPr>
      <w:ins w:id="269" w:author="Arthur Souza Rodrigues" w:date="2026-07-10T21:51:00Z" w16du:dateUtc="2026-07-11T01:51:00Z">
        <w:r>
          <w:t>Whisk dry ingredients.</w:t>
        </w:r>
      </w:ins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270" w:author="Arthur Souza Rodrigues" w:date="2026-07-10T21:51:00Z" w16du:dateUtc="2026-07-11T01:51:00Z"/>
        </w:rPr>
      </w:pPr>
      <w:ins w:id="271" w:author="Arthur Souza Rodrigues" w:date="2026-07-10T21:51:00Z" w16du:dateUtc="2026-07-11T01:51:00Z">
        <w:r>
          <w:t>Sift the flour twice.</w:t>
        </w:r>
      </w:ins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  <w:rPr>
          <w:ins w:id="272" w:author="Arthur Souza Rodrigues" w:date="2026-07-10T21:51:00Z" w16du:dateUtc="2026-07-11T01:51:00Z"/>
        </w:rPr>
      </w:pPr>
      <w:ins w:id="273" w:author="Arthur Souza Rodrigues" w:date="2026-07-10T21:51:00Z" w16du:dateUtc="2026-07-11T01:51:00Z">
        <w:r>
          <w:t>Add a pinch of salt.</w:t>
        </w:r>
      </w:ins>
    </w:p>
    <w:p w14:paraId="3E135CDA" w14:textId="77777777" w:rsidR="000F006C" w:rsidRDefault="00645C46">
      <w:del w:id="274" w:author="Arthur Souza Rodrigues" w:date="2026-07-10T21:51:00Z" w16du:dateUtc="2026-07-11T01:51:00Z">
        <w:r>
          <w:rPr>
            <w:b/>
            <w:bCs/>
            <w:strike/>
          </w:rPr>
          <w:delText xml:space="preserve"> text shows deleted content more prominently.</w:delText>
        </w:r>
      </w:del>
    </w:p>
    <w:sectPr w:rsidR="000F006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  <w:sectPrChange w:id="275" w:author="Arthur Souza Rodrigues" w:date="2026-07-10T21:51:00Z" w16du:dateUtc="2026-07-11T01:51:00Z">
        <w:sectPr w:rsidR="000F006C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9DB5CD" w14:textId="77777777" w:rsidR="00645C46" w:rsidRDefault="00645C46">
      <w:pPr>
        <w:spacing w:after="0" w:line="240" w:lineRule="auto"/>
      </w:pPr>
      <w:r>
        <w:separator/>
      </w:r>
    </w:p>
  </w:endnote>
  <w:endnote w:type="continuationSeparator" w:id="0">
    <w:p w14:paraId="3A54FE03" w14:textId="77777777" w:rsidR="00645C46" w:rsidRDefault="00645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7D7230" w14:textId="77777777" w:rsidR="001E1DEB" w:rsidRDefault="001E1D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7DF547" w14:textId="77777777" w:rsidR="001E1DEB" w:rsidRDefault="001E1D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8AF498" w14:textId="77777777" w:rsidR="001E1DEB" w:rsidRDefault="001E1D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B73EAA" w14:textId="77777777" w:rsidR="00645C46" w:rsidRDefault="00645C46">
      <w:pPr>
        <w:spacing w:after="0" w:line="240" w:lineRule="auto"/>
      </w:pPr>
      <w:r>
        <w:separator/>
      </w:r>
    </w:p>
  </w:footnote>
  <w:footnote w:type="continuationSeparator" w:id="0">
    <w:p w14:paraId="4D441D0C" w14:textId="77777777" w:rsidR="00645C46" w:rsidRDefault="00645C46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ins w:id="35" w:author="Arthur Souza Rodrigues" w:date="2026-07-10T21:51:00Z" w16du:dateUtc="2026-07-11T01:5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2">
    <w:p w14:paraId="380DC396" w14:textId="625EC936" w:rsidR="00F66B6B" w:rsidRDefault="00F66B6B">
      <w:pPr>
        <w:pStyle w:val="FootnoteText"/>
      </w:pPr>
      <w:ins w:id="122" w:author="Arthur Souza Rodrigues" w:date="2026-07-10T21:51:00Z" w16du:dateUtc="2026-07-11T01:5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3">
    <w:p w14:paraId="7577FA0C" w14:textId="77777777" w:rsidR="00F66B6B" w:rsidRDefault="00F66B6B" w:rsidP="00F66B6B">
      <w:pPr>
        <w:pStyle w:val="FootnoteText"/>
      </w:pPr>
      <w:ins w:id="137" w:author="Arthur Souza Rodrigues" w:date="2026-07-10T21:51:00Z" w16du:dateUtc="2026-07-11T01:5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</w:pPr>
      <w:ins w:id="231" w:author="Arthur Souza Rodrigues" w:date="2026-07-10T21:51:00Z" w16du:dateUtc="2026-07-11T01:5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ins w:id="247" w:author="Arthur Souza Rodrigues" w:date="2026-07-10T21:51:00Z" w16du:dateUtc="2026-07-11T01:5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85C18F" w14:textId="77777777" w:rsidR="001E1DEB" w:rsidRDefault="001E1D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29BABB" w14:textId="77777777" w:rsidR="001E1DEB" w:rsidRDefault="001E1D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0AF02D" w14:textId="77777777" w:rsidR="001E1DEB" w:rsidRDefault="001E1D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006C"/>
    <w:rsid w:val="00005B5C"/>
    <w:rsid w:val="000F006C"/>
    <w:rsid w:val="00101E46"/>
    <w:rsid w:val="001C29DD"/>
    <w:rsid w:val="001E1DEB"/>
    <w:rsid w:val="00340046"/>
    <w:rsid w:val="00485E16"/>
    <w:rsid w:val="005051E2"/>
    <w:rsid w:val="00645C46"/>
    <w:rsid w:val="006969CB"/>
    <w:rsid w:val="00924409"/>
    <w:rsid w:val="00CB4B32"/>
    <w:rsid w:val="00D47378"/>
    <w:rsid w:val="00D53FE7"/>
    <w:rsid w:val="00F27502"/>
    <w:rsid w:val="00F66B6B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03CC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 w:line="278" w:lineRule="auto"/>
      <w:outlineLvl w:val="0"/>
      <w:pPrChange w:id="0" w:author="Arthur Souza Rodrigues" w:date="2026-07-10T21:51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Arthur Souza Rodrigues" w:date="2026-07-10T21:5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 w:line="278" w:lineRule="auto"/>
      <w:outlineLvl w:val="1"/>
      <w:pPrChange w:id="1" w:author="Arthur Souza Rodrigues" w:date="2026-07-10T21:51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Arthur Souza Rodrigues" w:date="2026-07-10T21:5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 w:line="278" w:lineRule="auto"/>
      <w:outlineLvl w:val="2"/>
      <w:pPrChange w:id="2" w:author="Arthur Souza Rodrigues" w:date="2026-07-10T21:51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Arthur Souza Rodrigues" w:date="2026-07-10T21:5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3"/>
      <w:pPrChange w:id="3" w:author="Arthur Souza Rodrigues" w:date="2026-07-10T21:51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Arthur Souza Rodrigues" w:date="2026-07-10T21:5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4"/>
      <w:pPrChange w:id="4" w:author="Arthur Souza Rodrigues" w:date="2026-07-10T21:51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Arthur Souza Rodrigues" w:date="2026-07-10T21:5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5"/>
      <w:pPrChange w:id="5" w:author="Arthur Souza Rodrigues" w:date="2026-07-10T21:51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Arthur Souza Rodrigues" w:date="2026-07-10T21:5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6"/>
      <w:pPrChange w:id="6" w:author="Arthur Souza Rodrigues" w:date="2026-07-10T21:51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Arthur Souza Rodrigues" w:date="2026-07-10T21:5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 w:line="278" w:lineRule="auto"/>
      <w:outlineLvl w:val="7"/>
      <w:pPrChange w:id="7" w:author="Arthur Souza Rodrigues" w:date="2026-07-10T21:51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Arthur Souza Rodrigues" w:date="2026-07-10T21:5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 w:line="278" w:lineRule="auto"/>
      <w:outlineLvl w:val="8"/>
      <w:pPrChange w:id="8" w:author="Arthur Souza Rodrigues" w:date="2026-07-10T21:51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Arthur Souza Rodrigues" w:date="2026-07-10T21:5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DEB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DEB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DEB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DEB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DEB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DEB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DEB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DEB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DEB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E1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  <w:spacing w:after="160" w:line="278" w:lineRule="auto"/>
      <w:pPrChange w:id="9" w:author="Arthur Souza Rodrigues" w:date="2026-07-10T21:51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9" w:author="Arthur Souza Rodrigues" w:date="2026-07-10T21:5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1E1DEB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 w:after="160" w:line="278" w:lineRule="auto"/>
      <w:jc w:val="center"/>
      <w:pPrChange w:id="10" w:author="Arthur Souza Rodrigues" w:date="2026-07-10T21:51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0" w:author="Arthur Souza Rodrigues" w:date="2026-07-10T21:5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1E1DEB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F66B6B"/>
    <w:pPr>
      <w:spacing w:after="160" w:line="278" w:lineRule="auto"/>
      <w:ind w:left="720"/>
      <w:contextualSpacing/>
      <w:pPrChange w:id="11" w:author="Arthur Souza Rodrigues" w:date="2026-07-10T21:51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1" w:author="Arthur Souza Rodrigues" w:date="2026-07-10T21:5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1E1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2" w:author="Arthur Souza Rodrigues" w:date="2026-07-10T21:5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2" w:author="Arthur Souza Rodrigues" w:date="2026-07-10T21:51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DEB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E1D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  <w:pPrChange w:id="13" w:author="Arthur Souza Rodrigues" w:date="2026-07-10T21:5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HAnsi" w:hAnsiTheme="minorHAnsi" w:cstheme="minorBidi"/>
      <w:kern w:val="2"/>
      <w:sz w:val="24"/>
      <w:szCs w:val="24"/>
      <w:rPrChange w:id="13" w:author="Arthur Souza Rodrigues" w:date="2026-07-10T21:5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1E1DEB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  <w:pPrChange w:id="14" w:author="Arthur Souza Rodrigues" w:date="2026-07-10T21:5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HAnsi" w:hAnsiTheme="minorHAnsi" w:cstheme="minorBidi"/>
      <w:kern w:val="2"/>
      <w:sz w:val="24"/>
      <w:szCs w:val="24"/>
      <w:rPrChange w:id="14" w:author="Arthur Souza Rodrigues" w:date="2026-07-10T21:5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1E1DEB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  <w:pPrChange w:id="15" w:author="Arthur Souza Rodrigues" w:date="2026-07-10T21:51:00Z"/>
    </w:pPr>
    <w:rPr>
      <w:rFonts w:asciiTheme="minorHAnsi" w:eastAsiaTheme="minorHAnsi" w:hAnsiTheme="minorHAnsi" w:cstheme="minorBidi"/>
      <w:kern w:val="2"/>
      <w:sz w:val="20"/>
      <w:rPrChange w:id="15" w:author="Arthur Souza Rodrigues" w:date="2026-07-10T21:51:00Z">
        <w:rPr>
          <w:rFonts w:asciiTheme="minorHAnsi" w:eastAsiaTheme="minorHAnsi" w:hAnsiTheme="minorHAnsi" w:cstheme="minorBidi"/>
          <w:kern w:val="2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1DEB"/>
    <w:rPr>
      <w:rFonts w:asciiTheme="minorHAnsi" w:eastAsiaTheme="minorHAnsi" w:hAnsiTheme="minorHAnsi" w:cstheme="minorBidi"/>
      <w:kern w:val="2"/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1DE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spacing w:after="160" w:line="278" w:lineRule="auto"/>
      <w:contextualSpacing/>
      <w:pPrChange w:id="16" w:author="Arthur Souza Rodrigues" w:date="2026-07-10T21:51:00Z">
        <w:pPr>
          <w:numPr>
            <w:numId w:val="1"/>
          </w:numPr>
          <w:tabs>
            <w:tab w:val="num" w:pos="360"/>
          </w:tabs>
          <w:spacing w:after="160" w:line="278" w:lineRule="auto"/>
          <w:ind w:left="360" w:hanging="36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6" w:author="Arthur Souza Rodrigues" w:date="2026-07-10T21:5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spacing w:after="160" w:line="278" w:lineRule="auto"/>
      <w:contextualSpacing/>
      <w:pPrChange w:id="17" w:author="Arthur Souza Rodrigues" w:date="2026-07-10T21:51:00Z">
        <w:pPr>
          <w:numPr>
            <w:numId w:val="2"/>
          </w:numPr>
          <w:tabs>
            <w:tab w:val="num" w:pos="360"/>
          </w:tabs>
          <w:spacing w:after="160" w:line="278" w:lineRule="auto"/>
          <w:ind w:left="360" w:hanging="36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7" w:author="Arthur Souza Rodrigues" w:date="2026-07-10T21:5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39"/>
    <w:rsid w:val="001E1DEB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E1DEB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E1D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DE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  <w:pPrChange w:id="18" w:author="Arthur Souza Rodrigues" w:date="2026-07-10T21:51:00Z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8" w:author="Arthur Souza Rodrigues" w:date="2026-07-10T21:5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1E1D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after="160" w:line="240" w:lineRule="auto"/>
      <w:pPrChange w:id="19" w:author="Arthur Souza Rodrigues" w:date="2026-07-10T21:51:00Z">
        <w:pPr>
          <w:spacing w:after="160"/>
        </w:pPr>
      </w:pPrChange>
    </w:pPr>
    <w:rPr>
      <w:rFonts w:asciiTheme="minorHAnsi" w:eastAsiaTheme="minorHAnsi" w:hAnsiTheme="minorHAnsi" w:cstheme="minorBidi"/>
      <w:kern w:val="2"/>
      <w:sz w:val="20"/>
      <w:rPrChange w:id="19" w:author="Arthur Souza Rodrigues" w:date="2026-07-10T21:51:00Z">
        <w:rPr>
          <w:rFonts w:asciiTheme="minorHAnsi" w:eastAsiaTheme="minorHAnsi" w:hAnsiTheme="minorHAnsi" w:cstheme="minorBidi"/>
          <w:kern w:val="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1DEB"/>
    <w:rPr>
      <w:rFonts w:asciiTheme="minorHAnsi" w:eastAsiaTheme="minorHAnsi" w:hAnsiTheme="minorHAnsi" w:cstheme="minorBidi"/>
      <w:kern w:val="2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1D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1DEB"/>
    <w:rPr>
      <w:rFonts w:asciiTheme="minorHAnsi" w:eastAsiaTheme="minorHAnsi" w:hAnsiTheme="minorHAnsi" w:cstheme="minorBidi"/>
      <w:b/>
      <w:bCs/>
      <w:kern w:val="2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2026-07-11T01:51:00Z</dcterms:modified>
</cp:coreProperties>
</file>