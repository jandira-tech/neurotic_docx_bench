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F06D" w14:textId="77777777" w:rsidR="005051FA" w:rsidRDefault="005051FA">
      <w:pPr>
        <w:spacing w:after="20"/>
        <w:rPr>
          <w:b/>
          <w:color w:val="0F172A"/>
          <w:sz w:val="64"/>
          <w:rPrChange w:id="15" w:author="Arthur Souza Rodrigues" w:date="2026-07-10T21:52:00Z" w16du:dateUtc="2026-07-11T01:52:00Z"/>
        </w:rPr>
        <w:pPrChange w:id="16" w:author="Arthur Souza Rodrigues" w:date="2026-07-10T21:52:00Z" w16du:dateUtc="2026-07-11T01:52:00Z"/>
      </w:pPr>
      <w:r>
        <w:rPr>
          <w:b/>
          <w:color w:val="0F172A"/>
          <w:sz w:val="64"/>
          <w:rPrChange w:id="17" w:author="Arthur Souza Rodrigues" w:date="2026-07-10T21:52:00Z" w16du:dateUtc="2026-07-11T01:52:00Z"/>
        </w:rPr>
        <w:t>file_</w:t>
      </w:r>
      <w:ins w:id="18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t>188</w:t>
        </w:r>
      </w:ins>
      <w:del w:id="19" w:author="Arthur Souza Rodrigues" w:date="2026-07-10T21:52:00Z" w16du:dateUtc="2026-07-11T01:52:00Z">
        <w:r>
          <w:delText>187</w:delText>
        </w:r>
      </w:del>
      <w:r>
        <w:rPr>
          <w:b/>
          <w:color w:val="0F172A"/>
          <w:sz w:val="64"/>
          <w:rPrChange w:id="20" w:author="Arthur Souza Rodrigues" w:date="2026-07-10T21:52:00Z" w16du:dateUtc="2026-07-11T01:52:00Z"/>
        </w:rPr>
        <w:t>.docx</w:t>
      </w:r>
    </w:p>
    <w:p w14:paraId="2313C800" w14:textId="65933BEA" w:rsidR="009474C0" w:rsidRDefault="00877D76">
      <w:pPr>
        <w:spacing w:after="20"/>
        <w:rPr>
          <w:ins w:id="21" w:author="Arthur Souza Rodrigues" w:date="2026-07-10T21:52:00Z" w16du:dateUtc="2026-07-11T01:52:00Z"/>
        </w:rPr>
      </w:pPr>
      <w:ins w:id="22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2D33E5C" w14:textId="19F40C7E" w:rsidR="0007271B" w:rsidRDefault="00877D76">
      <w:pPr>
        <w:rPr>
          <w:del w:id="23" w:author="Arthur Souza Rodrigues" w:date="2026-07-10T21:52:00Z" w16du:dateUtc="2026-07-11T01:52:00Z"/>
        </w:rPr>
      </w:pPr>
      <w:ins w:id="24" w:author="Arthur Souza Rodrigues" w:date="2026-07-10T21:52:00Z" w16du:dateUtc="2026-07-11T01:52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  <w:del w:id="25" w:author="Arthur Souza Rodrigues" w:date="2026-07-10T21:52:00Z" w16du:dateUtc="2026-07-11T01:52:00Z">
        <w:r>
          <w:delText>Book Catalog</w:delText>
        </w:r>
      </w:del>
    </w:p>
    <w:p w14:paraId="7D0C140E" w14:textId="77777777" w:rsidR="0007271B" w:rsidRDefault="0007271B">
      <w:pPr>
        <w:spacing w:after="60"/>
        <w:pPrChange w:id="26" w:author="Arthur Souza Rodrigues" w:date="2026-07-10T21:52:00Z" w16du:dateUtc="2026-07-11T01:52:00Z"/>
      </w:pPr>
    </w:p>
    <w:p w14:paraId="536A459D" w14:textId="77777777" w:rsidR="0007271B" w:rsidRDefault="0007271B">
      <w:pPr>
        <w:spacing w:after="60"/>
        <w:pPrChange w:id="27" w:author="Arthur Souza Rodrigues" w:date="2026-07-10T21:52:00Z" w16du:dateUtc="2026-07-11T01:52:00Z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8" w:author="Arthur Souza Rodrigues" w:date="2026-07-10T21:52:00Z" w16du:dateUtc="2026-07-11T01:52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329"/>
        <w:gridCol w:w="3270"/>
        <w:gridCol w:w="2761"/>
        <w:tblGridChange w:id="29">
          <w:tblGrid>
            <w:gridCol w:w="164"/>
            <w:gridCol w:w="3120"/>
            <w:gridCol w:w="45"/>
            <w:gridCol w:w="3075"/>
            <w:gridCol w:w="195"/>
            <w:gridCol w:w="2761"/>
            <w:gridCol w:w="164"/>
          </w:tblGrid>
        </w:tblGridChange>
      </w:tblGrid>
      <w:tr w:rsidR="0007271B" w14:paraId="09ED93C3" w14:textId="77777777">
        <w:trPr>
          <w:trPrChange w:id="30" w:author="Arthur Souza Rodrigues" w:date="2026-07-10T21:52:00Z" w16du:dateUtc="2026-07-11T01:52:00Z">
            <w:trPr>
              <w:gridBefore w:val="1"/>
              <w:trHeight w:val="36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1" w:author="Arthur Souza Rodrigues" w:date="2026-07-10T21:52:00Z" w16du:dateUtc="2026-07-11T01:52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FD716D" w14:textId="77777777" w:rsidR="0007271B" w:rsidRDefault="00877D76">
            <w:ins w:id="3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  <w:del w:id="33" w:author="Arthur Souza Rodrigues" w:date="2026-07-10T21:52:00Z" w16du:dateUtc="2026-07-11T01:52:00Z">
              <w:r>
                <w:delText>Title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4" w:author="Arthur Souza Rodrigues" w:date="2026-07-10T21:52:00Z" w16du:dateUtc="2026-07-11T01:52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BF530D3" w14:textId="77777777" w:rsidR="0007271B" w:rsidRDefault="00877D76">
            <w:ins w:id="35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  <w:del w:id="36" w:author="Arthur Souza Rodrigues" w:date="2026-07-10T21:52:00Z" w16du:dateUtc="2026-07-11T01:52:00Z">
              <w:r>
                <w:delText>Author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7" w:author="Arthur Souza Rodrigues" w:date="2026-07-10T21:52:00Z" w16du:dateUtc="2026-07-11T01:52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5EDA68" w14:textId="77777777" w:rsidR="0007271B" w:rsidRDefault="000C4B20">
            <w:del w:id="38" w:author="Arthur Souza Rodrigues" w:date="2026-07-10T21:52:00Z" w16du:dateUtc="2026-07-11T01:52:00Z">
              <w:r>
                <w:delText>Genre</w:delText>
              </w:r>
            </w:del>
          </w:p>
        </w:tc>
      </w:tr>
      <w:tr w:rsidR="0007271B" w14:paraId="7880973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39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0C4B20">
            <w:pPr>
              <w:rPr>
                <w:del w:id="40" w:author="Arthur Souza Rodrigues" w:date="2026-07-10T21:52:00Z" w16du:dateUtc="2026-07-11T01:52:00Z"/>
              </w:rPr>
            </w:pPr>
            <w:del w:id="41" w:author="Arthur Souza Rodrigues" w:date="2026-07-10T21:52:00Z" w16du:dateUtc="2026-07-11T01:52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0C4B20">
            <w:pPr>
              <w:rPr>
                <w:del w:id="42" w:author="Arthur Souza Rodrigues" w:date="2026-07-10T21:52:00Z" w16du:dateUtc="2026-07-11T01:52:00Z"/>
              </w:rPr>
            </w:pPr>
            <w:del w:id="43" w:author="Arthur Souza Rodrigues" w:date="2026-07-10T21:52:00Z" w16du:dateUtc="2026-07-11T01:52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0C4B20">
            <w:pPr>
              <w:rPr>
                <w:del w:id="44" w:author="Arthur Souza Rodrigues" w:date="2026-07-10T21:52:00Z" w16du:dateUtc="2026-07-11T01:52:00Z"/>
              </w:rPr>
            </w:pPr>
            <w:del w:id="45" w:author="Arthur Souza Rodrigues" w:date="2026-07-10T21:52:00Z" w16du:dateUtc="2026-07-11T01:52:00Z">
              <w:r>
                <w:delText>Fiction</w:delText>
              </w:r>
            </w:del>
          </w:p>
        </w:tc>
      </w:tr>
      <w:tr w:rsidR="0007271B" w14:paraId="7149CAA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46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0C4B20">
            <w:pPr>
              <w:rPr>
                <w:del w:id="47" w:author="Arthur Souza Rodrigues" w:date="2026-07-10T21:52:00Z" w16du:dateUtc="2026-07-11T01:52:00Z"/>
              </w:rPr>
            </w:pPr>
            <w:del w:id="48" w:author="Arthur Souza Rodrigues" w:date="2026-07-10T21:52:00Z" w16du:dateUtc="2026-07-11T01:52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0C4B20">
            <w:pPr>
              <w:rPr>
                <w:del w:id="49" w:author="Arthur Souza Rodrigues" w:date="2026-07-10T21:52:00Z" w16du:dateUtc="2026-07-11T01:52:00Z"/>
              </w:rPr>
            </w:pPr>
            <w:del w:id="50" w:author="Arthur Souza Rodrigues" w:date="2026-07-10T21:52:00Z" w16du:dateUtc="2026-07-11T01:52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0C4B20">
            <w:pPr>
              <w:rPr>
                <w:del w:id="51" w:author="Arthur Souza Rodrigues" w:date="2026-07-10T21:52:00Z" w16du:dateUtc="2026-07-11T01:52:00Z"/>
              </w:rPr>
            </w:pPr>
            <w:del w:id="52" w:author="Arthur Souza Rodrigues" w:date="2026-07-10T21:52:00Z" w16du:dateUtc="2026-07-11T01:52:00Z">
              <w:r>
                <w:delText>Dystopian</w:delText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53" w:author="Arthur Souza Rodrigues" w:date="2026-07-10T21:52:00Z" w16du:dateUtc="2026-07-11T01:52:00Z"/>
        </w:rPr>
      </w:pPr>
      <w:ins w:id="54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7F7117B" w:rsidR="009474C0" w:rsidRDefault="00877D76">
      <w:pPr>
        <w:spacing w:before="60" w:after="60"/>
        <w:rPr>
          <w:ins w:id="55" w:author="Arthur Souza Rodrigues" w:date="2026-07-10T21:52:00Z" w16du:dateUtc="2026-07-11T01:52:00Z"/>
        </w:rPr>
      </w:pPr>
      <w:ins w:id="56" w:author="Arthur Souza Rodrigues" w:date="2026-07-10T21:52:00Z" w16du:dateUtc="2026-07-11T01:52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9474C0" w:rsidRDefault="009474C0">
      <w:pPr>
        <w:spacing w:before="60"/>
        <w:rPr>
          <w:ins w:id="57" w:author="Arthur Souza Rodrigues" w:date="2026-07-10T21:52:00Z" w16du:dateUtc="2026-07-11T01:52:00Z"/>
        </w:rPr>
      </w:pPr>
    </w:p>
    <w:p w14:paraId="28B83400" w14:textId="0C669A8A" w:rsidR="009474C0" w:rsidRDefault="00877D76">
      <w:pPr>
        <w:spacing w:before="60" w:after="60"/>
        <w:rPr>
          <w:ins w:id="58" w:author="Arthur Souza Rodrigues" w:date="2026-07-10T21:52:00Z" w16du:dateUtc="2026-07-11T01:52:00Z"/>
        </w:rPr>
      </w:pPr>
      <w:ins w:id="59" w:author="Arthur Souza Rodrigues" w:date="2026-07-10T21:52:00Z" w16du:dateUtc="2026-07-11T01:52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7EA1849" w14:textId="77777777" w:rsidR="009474C0" w:rsidRDefault="009474C0">
      <w:pPr>
        <w:spacing w:before="80"/>
        <w:rPr>
          <w:ins w:id="60" w:author="Arthur Souza Rodrigues" w:date="2026-07-10T21:52:00Z" w16du:dateUtc="2026-07-11T01:5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ins w:id="61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ins w:id="62" w:author="Arthur Souza Rodrigues" w:date="2026-07-10T21:52:00Z" w16du:dateUtc="2026-07-11T01:52:00Z"/>
              </w:rPr>
            </w:pPr>
            <w:ins w:id="63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41FF92A1" w14:textId="77777777" w:rsidR="009474C0" w:rsidRDefault="00877D76">
            <w:pPr>
              <w:rPr>
                <w:ins w:id="64" w:author="Arthur Souza Rodrigues" w:date="2026-07-10T21:52:00Z" w16du:dateUtc="2026-07-11T01:52:00Z"/>
              </w:rPr>
            </w:pPr>
            <w:ins w:id="65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B62361B" w14:textId="6D263800" w:rsidR="009474C0" w:rsidRDefault="009474C0">
            <w:pPr>
              <w:rPr>
                <w:ins w:id="66" w:author="Arthur Souza Rodrigues" w:date="2026-07-10T21:52:00Z" w16du:dateUtc="2026-07-11T01:52:00Z"/>
              </w:rPr>
            </w:pPr>
          </w:p>
          <w:p w14:paraId="567EA400" w14:textId="30A68100" w:rsidR="009474C0" w:rsidRDefault="00877D76">
            <w:pPr>
              <w:rPr>
                <w:ins w:id="67" w:author="Arthur Souza Rodrigues" w:date="2026-07-10T21:52:00Z" w16du:dateUtc="2026-07-11T01:52:00Z"/>
              </w:rPr>
            </w:pPr>
            <w:ins w:id="6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F47C02C" w14:textId="1F183200" w:rsidR="009474C0" w:rsidRDefault="00877D76">
            <w:pPr>
              <w:rPr>
                <w:ins w:id="69" w:author="Arthur Souza Rodrigues" w:date="2026-07-10T21:52:00Z" w16du:dateUtc="2026-07-11T01:52:00Z"/>
              </w:rPr>
            </w:pPr>
            <w:ins w:id="7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9474C0" w:rsidRDefault="00877D76">
            <w:pPr>
              <w:rPr>
                <w:ins w:id="71" w:author="Arthur Souza Rodrigues" w:date="2026-07-10T21:52:00Z" w16du:dateUtc="2026-07-11T01:52:00Z"/>
              </w:rPr>
            </w:pPr>
            <w:ins w:id="7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9474C0" w:rsidRDefault="00877D76">
            <w:pPr>
              <w:rPr>
                <w:ins w:id="73" w:author="Arthur Souza Rodrigues" w:date="2026-07-10T21:52:00Z" w16du:dateUtc="2026-07-11T01:52:00Z"/>
              </w:rPr>
            </w:pPr>
            <w:ins w:id="7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5AC5121E" w14:textId="4854BC00" w:rsidR="009474C0" w:rsidRDefault="00877D76">
            <w:pPr>
              <w:rPr>
                <w:ins w:id="75" w:author="Arthur Souza Rodrigues" w:date="2026-07-10T21:52:00Z" w16du:dateUtc="2026-07-11T01:52:00Z"/>
              </w:rPr>
            </w:pPr>
            <w:ins w:id="7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9474C0" w:rsidRDefault="00877D76">
            <w:pPr>
              <w:rPr>
                <w:ins w:id="77" w:author="Arthur Souza Rodrigues" w:date="2026-07-10T21:52:00Z" w16du:dateUtc="2026-07-11T01:52:00Z"/>
              </w:rPr>
            </w:pPr>
            <w:ins w:id="7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49A0A538" w14:textId="77777777" w:rsidR="009474C0" w:rsidRDefault="00877D76">
            <w:pPr>
              <w:rPr>
                <w:ins w:id="79" w:author="Arthur Souza Rodrigues" w:date="2026-07-10T21:52:00Z" w16du:dateUtc="2026-07-11T01:52:00Z"/>
              </w:rPr>
            </w:pPr>
            <w:ins w:id="8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61DF88B" w14:textId="77777777" w:rsidR="009474C0" w:rsidRDefault="00877D76">
            <w:pPr>
              <w:rPr>
                <w:ins w:id="81" w:author="Arthur Souza Rodrigues" w:date="2026-07-10T21:52:00Z" w16du:dateUtc="2026-07-11T01:52:00Z"/>
              </w:rPr>
            </w:pPr>
            <w:ins w:id="8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9474C0" w:rsidRDefault="009474C0">
      <w:pPr>
        <w:spacing w:before="160"/>
        <w:rPr>
          <w:ins w:id="83" w:author="Arthur Souza Rodrigues" w:date="2026-07-10T21:52:00Z" w16du:dateUtc="2026-07-11T01:52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84" w:author="Arthur Souza Rodrigues" w:date="2026-07-10T21:52:00Z" w16du:dateUtc="2026-07-11T01:52:00Z"/>
        </w:rPr>
      </w:pPr>
      <w:ins w:id="8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9474C0" w:rsidRDefault="00877D76">
      <w:pPr>
        <w:spacing w:before="60" w:after="60"/>
        <w:rPr>
          <w:ins w:id="86" w:author="Arthur Souza Rodrigues" w:date="2026-07-10T21:52:00Z" w16du:dateUtc="2026-07-11T01:52:00Z"/>
        </w:rPr>
      </w:pPr>
      <w:ins w:id="87" w:author="Arthur Souza Rodrigues" w:date="2026-07-10T21:52:00Z" w16du:dateUtc="2026-07-11T01:52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9474C0" w:rsidRDefault="009474C0">
      <w:pPr>
        <w:spacing w:before="80"/>
        <w:rPr>
          <w:ins w:id="88" w:author="Arthur Souza Rodrigues" w:date="2026-07-10T21:52:00Z" w16du:dateUtc="2026-07-11T01:52:00Z"/>
        </w:rPr>
      </w:pPr>
    </w:p>
    <w:p w14:paraId="738EC8D8" w14:textId="15C85C00" w:rsidR="009474C0" w:rsidRDefault="00877D76">
      <w:pPr>
        <w:spacing w:before="180" w:after="40"/>
        <w:rPr>
          <w:ins w:id="89" w:author="Arthur Souza Rodrigues" w:date="2026-07-10T21:52:00Z" w16du:dateUtc="2026-07-11T01:52:00Z"/>
        </w:rPr>
      </w:pPr>
      <w:ins w:id="90" w:author="Arthur Souza Rodrigues" w:date="2026-07-10T21:52:00Z" w16du:dateUtc="2026-07-11T01:52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9474C0" w:rsidRDefault="00877D76">
      <w:pPr>
        <w:spacing w:before="60" w:after="60"/>
        <w:rPr>
          <w:ins w:id="91" w:author="Arthur Souza Rodrigues" w:date="2026-07-10T21:52:00Z" w16du:dateUtc="2026-07-11T01:52:00Z"/>
        </w:rPr>
      </w:pPr>
      <w:ins w:id="92" w:author="Arthur Souza Rodrigues" w:date="2026-07-10T21:52:00Z" w16du:dateUtc="2026-07-11T01:52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05126CC" w14:textId="78C5FE00" w:rsidR="009474C0" w:rsidRDefault="009474C0">
      <w:pPr>
        <w:spacing w:before="60"/>
        <w:rPr>
          <w:ins w:id="93" w:author="Arthur Souza Rodrigues" w:date="2026-07-10T21:52:00Z" w16du:dateUtc="2026-07-11T01:52:00Z"/>
        </w:rPr>
      </w:pPr>
    </w:p>
    <w:p w14:paraId="2228E200" w14:textId="40AC8A00" w:rsidR="009474C0" w:rsidRDefault="00877D76">
      <w:pPr>
        <w:spacing w:before="60" w:after="60"/>
        <w:rPr>
          <w:ins w:id="94" w:author="Arthur Souza Rodrigues" w:date="2026-07-10T21:52:00Z" w16du:dateUtc="2026-07-11T01:52:00Z"/>
        </w:rPr>
      </w:pPr>
      <w:ins w:id="95" w:author="Arthur Souza Rodrigues" w:date="2026-07-10T21:52:00Z" w16du:dateUtc="2026-07-11T01:5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9474C0" w:rsidRDefault="009474C0">
      <w:pPr>
        <w:spacing w:before="80"/>
        <w:rPr>
          <w:ins w:id="96" w:author="Arthur Souza Rodrigues" w:date="2026-07-10T21:52:00Z" w16du:dateUtc="2026-07-11T01:52:00Z"/>
        </w:rPr>
      </w:pPr>
    </w:p>
    <w:p w14:paraId="5E3FB6DC" w14:textId="77777777" w:rsidR="009474C0" w:rsidRDefault="00877D76">
      <w:pPr>
        <w:spacing w:before="180" w:after="40"/>
        <w:rPr>
          <w:ins w:id="97" w:author="Arthur Souza Rodrigues" w:date="2026-07-10T21:52:00Z" w16du:dateUtc="2026-07-11T01:52:00Z"/>
        </w:rPr>
      </w:pPr>
      <w:ins w:id="98" w:author="Arthur Souza Rodrigues" w:date="2026-07-10T21:52:00Z" w16du:dateUtc="2026-07-11T01:52:00Z">
        <w:r>
          <w:rPr>
            <w:b/>
            <w:bCs/>
            <w:color w:val="0F172A"/>
          </w:rPr>
          <w:t xml:space="preserve">Comments         </w:t>
        </w:r>
      </w:ins>
    </w:p>
    <w:p w14:paraId="46D9A0B1" w14:textId="2F40A200" w:rsidR="009474C0" w:rsidRDefault="00877D76">
      <w:pPr>
        <w:spacing w:before="60" w:after="60"/>
        <w:rPr>
          <w:ins w:id="99" w:author="Arthur Souza Rodrigues" w:date="2026-07-10T21:52:00Z" w16du:dateUtc="2026-07-11T01:52:00Z"/>
        </w:rPr>
      </w:pPr>
      <w:ins w:id="100" w:author="Arthur Souza Rodrigues" w:date="2026-07-10T21:52:00Z" w16du:dateUtc="2026-07-11T01:52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9474C0" w:rsidRDefault="009474C0">
      <w:pPr>
        <w:spacing w:before="60"/>
        <w:rPr>
          <w:ins w:id="102" w:author="Arthur Souza Rodrigues" w:date="2026-07-10T21:52:00Z" w16du:dateUtc="2026-07-11T01:52:00Z"/>
        </w:rPr>
      </w:pPr>
    </w:p>
    <w:p w14:paraId="4E5B52AD" w14:textId="255A2400" w:rsidR="009474C0" w:rsidRDefault="00877D76">
      <w:pPr>
        <w:spacing w:before="60" w:after="60"/>
        <w:rPr>
          <w:ins w:id="103" w:author="Arthur Souza Rodrigues" w:date="2026-07-10T21:52:00Z" w16du:dateUtc="2026-07-11T01:52:00Z"/>
        </w:rPr>
      </w:pPr>
      <w:ins w:id="104" w:author="Arthur Souza Rodrigues" w:date="2026-07-10T21:52:00Z" w16du:dateUtc="2026-07-11T01:5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9474C0" w:rsidRDefault="009474C0">
      <w:pPr>
        <w:spacing w:before="80"/>
        <w:rPr>
          <w:ins w:id="105" w:author="Arthur Souza Rodrigues" w:date="2026-07-10T21:52:00Z" w16du:dateUtc="2026-07-11T01:52:00Z"/>
        </w:rPr>
      </w:pPr>
    </w:p>
    <w:p w14:paraId="07D0CE00" w14:textId="0F7CE400" w:rsidR="009474C0" w:rsidRDefault="00877D76">
      <w:pPr>
        <w:spacing w:before="180" w:after="40"/>
        <w:rPr>
          <w:ins w:id="106" w:author="Arthur Souza Rodrigues" w:date="2026-07-10T21:52:00Z" w16du:dateUtc="2026-07-11T01:52:00Z"/>
        </w:rPr>
      </w:pPr>
      <w:ins w:id="107" w:author="Arthur Souza Rodrigues" w:date="2026-07-10T21:52:00Z" w16du:dateUtc="2026-07-11T01:52:00Z">
        <w:r>
          <w:rPr>
            <w:b/>
            <w:bCs/>
            <w:color w:val="0F172A"/>
          </w:rPr>
          <w:t xml:space="preserve">Agent-friendly         </w:t>
        </w:r>
      </w:ins>
    </w:p>
    <w:p w14:paraId="4848B882" w14:textId="77777777" w:rsidR="009474C0" w:rsidRDefault="00877D76">
      <w:pPr>
        <w:spacing w:before="60" w:after="60"/>
        <w:rPr>
          <w:ins w:id="108" w:author="Arthur Souza Rodrigues" w:date="2026-07-10T21:52:00Z" w16du:dateUtc="2026-07-11T01:52:00Z"/>
        </w:rPr>
      </w:pPr>
      <w:ins w:id="109" w:author="Arthur Souza Rodrigues" w:date="2026-07-10T21:52:00Z" w16du:dateUtc="2026-07-11T01:52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198958F" w14:textId="7A256D00" w:rsidR="009474C0" w:rsidRDefault="009474C0">
      <w:pPr>
        <w:spacing w:before="160"/>
        <w:rPr>
          <w:ins w:id="110" w:author="Arthur Souza Rodrigues" w:date="2026-07-10T21:52:00Z" w16du:dateUtc="2026-07-11T01:52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ins w:id="111" w:author="Arthur Souza Rodrigues" w:date="2026-07-10T21:52:00Z" w16du:dateUtc="2026-07-11T01:52:00Z"/>
        </w:rPr>
      </w:pPr>
      <w:ins w:id="112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9474C0" w:rsidRDefault="00877D76">
      <w:pPr>
        <w:spacing w:before="60" w:after="60"/>
        <w:rPr>
          <w:ins w:id="113" w:author="Arthur Souza Rodrigues" w:date="2026-07-10T21:52:00Z" w16du:dateUtc="2026-07-11T01:52:00Z"/>
        </w:rPr>
      </w:pPr>
      <w:ins w:id="114" w:author="Arthur Souza Rodrigues" w:date="2026-07-10T21:52:00Z" w16du:dateUtc="2026-07-11T01:52:00Z">
        <w:r>
          <w:rPr>
            <w:color w:val="0F172A"/>
          </w:rPr>
          <w:lastRenderedPageBreak/>
        </w:r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9474C0" w:rsidRDefault="009474C0">
      <w:pPr>
        <w:spacing w:before="60"/>
        <w:rPr>
          <w:ins w:id="115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ins w:id="116" w:author="Arthur Souza Rodrigues" w:date="2026-07-10T21:52:00Z" w16du:dateUtc="2026-07-11T01:5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ins w:id="117" w:author="Arthur Souza Rodrigues" w:date="2026-07-10T21:52:00Z" w16du:dateUtc="2026-07-11T01:52:00Z"/>
              </w:rPr>
            </w:pPr>
            <w:ins w:id="118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ins w:id="119" w:author="Arthur Souza Rodrigues" w:date="2026-07-10T21:52:00Z" w16du:dateUtc="2026-07-11T01:52:00Z"/>
              </w:rPr>
            </w:pPr>
            <w:ins w:id="120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ins w:id="121" w:author="Arthur Souza Rodrigues" w:date="2026-07-10T21:52:00Z" w16du:dateUtc="2026-07-11T01:52:00Z"/>
              </w:rPr>
            </w:pPr>
            <w:ins w:id="122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ins w:id="123" w:author="Arthur Souza Rodrigues" w:date="2026-07-10T21:52:00Z" w16du:dateUtc="2026-07-11T01:52:00Z"/>
              </w:rPr>
            </w:pPr>
            <w:ins w:id="124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A7DA2" w14:paraId="16A38973" w14:textId="77777777">
        <w:trPr>
          <w:ins w:id="125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ins w:id="126" w:author="Arthur Souza Rodrigues" w:date="2026-07-10T21:52:00Z" w16du:dateUtc="2026-07-11T01:52:00Z"/>
              </w:rPr>
            </w:pPr>
            <w:ins w:id="127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ins w:id="128" w:author="Arthur Souza Rodrigues" w:date="2026-07-10T21:52:00Z" w16du:dateUtc="2026-07-11T01:52:00Z"/>
              </w:rPr>
            </w:pPr>
            <w:ins w:id="129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ins w:id="130" w:author="Arthur Souza Rodrigues" w:date="2026-07-10T21:52:00Z" w16du:dateUtc="2026-07-11T01:52:00Z"/>
              </w:rPr>
            </w:pPr>
            <w:ins w:id="131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ins w:id="132" w:author="Arthur Souza Rodrigues" w:date="2026-07-10T21:52:00Z" w16du:dateUtc="2026-07-11T01:52:00Z"/>
              </w:rPr>
            </w:pPr>
            <w:ins w:id="133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A7DA2" w14:paraId="20522F68" w14:textId="77777777">
        <w:trPr>
          <w:ins w:id="134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ins w:id="135" w:author="Arthur Souza Rodrigues" w:date="2026-07-10T21:52:00Z" w16du:dateUtc="2026-07-11T01:52:00Z"/>
              </w:rPr>
            </w:pPr>
            <w:ins w:id="136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ins w:id="137" w:author="Arthur Souza Rodrigues" w:date="2026-07-10T21:52:00Z" w16du:dateUtc="2026-07-11T01:52:00Z"/>
              </w:rPr>
            </w:pPr>
            <w:ins w:id="138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ins w:id="139" w:author="Arthur Souza Rodrigues" w:date="2026-07-10T21:52:00Z" w16du:dateUtc="2026-07-11T01:52:00Z"/>
              </w:rPr>
            </w:pPr>
            <w:ins w:id="140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ins w:id="141" w:author="Arthur Souza Rodrigues" w:date="2026-07-10T21:52:00Z" w16du:dateUtc="2026-07-11T01:52:00Z"/>
              </w:rPr>
            </w:pPr>
            <w:ins w:id="14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A7DA2" w14:paraId="49D3EEF4" w14:textId="77777777">
        <w:trPr>
          <w:ins w:id="143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ins w:id="144" w:author="Arthur Souza Rodrigues" w:date="2026-07-10T21:52:00Z" w16du:dateUtc="2026-07-11T01:52:00Z"/>
              </w:rPr>
            </w:pPr>
            <w:ins w:id="145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ins w:id="146" w:author="Arthur Souza Rodrigues" w:date="2026-07-10T21:52:00Z" w16du:dateUtc="2026-07-11T01:52:00Z"/>
              </w:rPr>
            </w:pPr>
            <w:ins w:id="147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ins w:id="148" w:author="Arthur Souza Rodrigues" w:date="2026-07-10T21:52:00Z" w16du:dateUtc="2026-07-11T01:52:00Z"/>
              </w:rPr>
            </w:pPr>
            <w:ins w:id="149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ins w:id="150" w:author="Arthur Souza Rodrigues" w:date="2026-07-10T21:52:00Z" w16du:dateUtc="2026-07-11T01:52:00Z"/>
              </w:rPr>
            </w:pPr>
            <w:ins w:id="151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A7DA2" w14:paraId="5138685F" w14:textId="77777777">
        <w:trPr>
          <w:ins w:id="152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ins w:id="153" w:author="Arthur Souza Rodrigues" w:date="2026-07-10T21:52:00Z" w16du:dateUtc="2026-07-11T01:52:00Z"/>
              </w:rPr>
            </w:pPr>
            <w:ins w:id="154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ins w:id="155" w:author="Arthur Souza Rodrigues" w:date="2026-07-10T21:52:00Z" w16du:dateUtc="2026-07-11T01:52:00Z"/>
              </w:rPr>
            </w:pPr>
            <w:ins w:id="156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ins w:id="157" w:author="Arthur Souza Rodrigues" w:date="2026-07-10T21:52:00Z" w16du:dateUtc="2026-07-11T01:52:00Z"/>
              </w:rPr>
            </w:pPr>
            <w:ins w:id="158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ins w:id="159" w:author="Arthur Souza Rodrigues" w:date="2026-07-10T21:52:00Z" w16du:dateUtc="2026-07-11T01:52:00Z"/>
              </w:rPr>
            </w:pPr>
            <w:ins w:id="160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A7DA2" w14:paraId="7F01496D" w14:textId="77777777">
        <w:trPr>
          <w:ins w:id="161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ins w:id="162" w:author="Arthur Souza Rodrigues" w:date="2026-07-10T21:52:00Z" w16du:dateUtc="2026-07-11T01:52:00Z"/>
              </w:rPr>
            </w:pPr>
            <w:ins w:id="163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ins w:id="164" w:author="Arthur Souza Rodrigues" w:date="2026-07-10T21:52:00Z" w16du:dateUtc="2026-07-11T01:52:00Z"/>
              </w:rPr>
            </w:pPr>
            <w:ins w:id="165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ins w:id="166" w:author="Arthur Souza Rodrigues" w:date="2026-07-10T21:52:00Z" w16du:dateUtc="2026-07-11T01:52:00Z"/>
              </w:rPr>
            </w:pPr>
            <w:ins w:id="167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ins w:id="168" w:author="Arthur Souza Rodrigues" w:date="2026-07-10T21:52:00Z" w16du:dateUtc="2026-07-11T01:52:00Z"/>
              </w:rPr>
            </w:pPr>
            <w:ins w:id="16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A7DA2" w14:paraId="7335E6C0" w14:textId="77777777">
        <w:trPr>
          <w:ins w:id="170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ins w:id="171" w:author="Arthur Souza Rodrigues" w:date="2026-07-10T21:52:00Z" w16du:dateUtc="2026-07-11T01:52:00Z"/>
              </w:rPr>
            </w:pPr>
            <w:ins w:id="172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ins w:id="173" w:author="Arthur Souza Rodrigues" w:date="2026-07-10T21:52:00Z" w16du:dateUtc="2026-07-11T01:52:00Z"/>
              </w:rPr>
            </w:pPr>
            <w:ins w:id="174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ins w:id="175" w:author="Arthur Souza Rodrigues" w:date="2026-07-10T21:52:00Z" w16du:dateUtc="2026-07-11T01:52:00Z"/>
              </w:rPr>
            </w:pPr>
            <w:ins w:id="176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ins w:id="177" w:author="Arthur Souza Rodrigues" w:date="2026-07-10T21:52:00Z" w16du:dateUtc="2026-07-11T01:52:00Z"/>
              </w:rPr>
            </w:pPr>
            <w:ins w:id="178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A7DA2" w14:paraId="02EFF51B" w14:textId="77777777">
        <w:trPr>
          <w:ins w:id="179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ins w:id="180" w:author="Arthur Souza Rodrigues" w:date="2026-07-10T21:52:00Z" w16du:dateUtc="2026-07-11T01:52:00Z"/>
              </w:rPr>
            </w:pPr>
            <w:ins w:id="181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ins w:id="182" w:author="Arthur Souza Rodrigues" w:date="2026-07-10T21:52:00Z" w16du:dateUtc="2026-07-11T01:52:00Z"/>
              </w:rPr>
            </w:pPr>
            <w:ins w:id="183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ins w:id="184" w:author="Arthur Souza Rodrigues" w:date="2026-07-10T21:52:00Z" w16du:dateUtc="2026-07-11T01:52:00Z"/>
              </w:rPr>
            </w:pPr>
            <w:ins w:id="185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ins w:id="186" w:author="Arthur Souza Rodrigues" w:date="2026-07-10T21:52:00Z" w16du:dateUtc="2026-07-11T01:52:00Z"/>
              </w:rPr>
            </w:pPr>
            <w:ins w:id="187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9474C0" w:rsidRDefault="009474C0">
      <w:pPr>
        <w:spacing w:before="80"/>
        <w:rPr>
          <w:ins w:id="188" w:author="Arthur Souza Rodrigues" w:date="2026-07-10T21:52:00Z" w16du:dateUtc="2026-07-11T01:52:00Z"/>
        </w:rPr>
      </w:pPr>
    </w:p>
    <w:p w14:paraId="24E1813A" w14:textId="77777777" w:rsidR="009474C0" w:rsidRDefault="00877D76">
      <w:pPr>
        <w:rPr>
          <w:ins w:id="189" w:author="Arthur Souza Rodrigues" w:date="2026-07-10T21:52:00Z" w16du:dateUtc="2026-07-11T01:52:00Z"/>
        </w:rPr>
      </w:pPr>
      <w:ins w:id="190" w:author="Arthur Souza Rodrigues" w:date="2026-07-10T21:52:00Z" w16du:dateUtc="2026-07-11T01:52:00Z">
        <w:r>
          <w:br w:type="page"/>
        </w:r>
      </w:ins>
    </w:p>
    <w:p w14:paraId="06CF0E61" w14:textId="7D8B6000" w:rsidR="009474C0" w:rsidRDefault="00877D76">
      <w:pPr>
        <w:spacing w:before="180" w:after="40"/>
        <w:rPr>
          <w:ins w:id="191" w:author="Arthur Souza Rodrigues" w:date="2026-07-10T21:52:00Z" w16du:dateUtc="2026-07-11T01:52:00Z"/>
        </w:rPr>
      </w:pPr>
      <w:ins w:id="192" w:author="Arthur Souza Rodrigues" w:date="2026-07-10T21:52:00Z" w16du:dateUtc="2026-07-11T01:52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ins w:id="193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ins w:id="194" w:author="Arthur Souza Rodrigues" w:date="2026-07-10T21:52:00Z" w16du:dateUtc="2026-07-11T01:52:00Z"/>
              </w:rPr>
            </w:pPr>
            <w:ins w:id="195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83CA734" w14:textId="77777777" w:rsidR="009474C0" w:rsidRDefault="009474C0">
            <w:pPr>
              <w:rPr>
                <w:ins w:id="196" w:author="Arthur Souza Rodrigues" w:date="2026-07-10T21:52:00Z" w16du:dateUtc="2026-07-11T01:52:00Z"/>
              </w:rPr>
            </w:pPr>
          </w:p>
          <w:p w14:paraId="3D3D0108" w14:textId="7641B600" w:rsidR="009474C0" w:rsidRDefault="00877D76">
            <w:pPr>
              <w:rPr>
                <w:ins w:id="197" w:author="Arthur Souza Rodrigues" w:date="2026-07-10T21:52:00Z" w16du:dateUtc="2026-07-11T01:52:00Z"/>
              </w:rPr>
            </w:pPr>
            <w:ins w:id="19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1A665C9" w14:textId="4C570E00" w:rsidR="009474C0" w:rsidRDefault="00877D76">
            <w:pPr>
              <w:rPr>
                <w:ins w:id="199" w:author="Arthur Souza Rodrigues" w:date="2026-07-10T21:52:00Z" w16du:dateUtc="2026-07-11T01:52:00Z"/>
              </w:rPr>
            </w:pPr>
            <w:ins w:id="20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694F6B5" w14:textId="77777777" w:rsidR="009474C0" w:rsidRDefault="00877D76">
            <w:pPr>
              <w:rPr>
                <w:ins w:id="201" w:author="Arthur Souza Rodrigues" w:date="2026-07-10T21:52:00Z" w16du:dateUtc="2026-07-11T01:52:00Z"/>
              </w:rPr>
            </w:pPr>
            <w:ins w:id="20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7225A00" w14:textId="2F654B00" w:rsidR="009474C0" w:rsidRDefault="00877D76">
            <w:pPr>
              <w:rPr>
                <w:ins w:id="203" w:author="Arthur Souza Rodrigues" w:date="2026-07-10T21:52:00Z" w16du:dateUtc="2026-07-11T01:52:00Z"/>
              </w:rPr>
            </w:pPr>
            <w:ins w:id="20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9474C0" w:rsidRDefault="00877D76">
            <w:pPr>
              <w:rPr>
                <w:ins w:id="205" w:author="Arthur Souza Rodrigues" w:date="2026-07-10T21:52:00Z" w16du:dateUtc="2026-07-11T01:52:00Z"/>
              </w:rPr>
            </w:pPr>
            <w:ins w:id="20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48AE0C52" w14:textId="77777777" w:rsidR="009474C0" w:rsidRDefault="009474C0">
      <w:pPr>
        <w:spacing w:before="160"/>
        <w:rPr>
          <w:ins w:id="207" w:author="Arthur Souza Rodrigues" w:date="2026-07-10T21:52:00Z" w16du:dateUtc="2026-07-11T01:52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ins w:id="208" w:author="Arthur Souza Rodrigues" w:date="2026-07-10T21:52:00Z" w16du:dateUtc="2026-07-11T01:52:00Z"/>
        </w:rPr>
      </w:pPr>
      <w:ins w:id="209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A568B4C" w14:textId="5084D000" w:rsidR="009474C0" w:rsidRDefault="00877D76">
      <w:pPr>
        <w:spacing w:before="60" w:after="60"/>
        <w:rPr>
          <w:ins w:id="210" w:author="Arthur Souza Rodrigues" w:date="2026-07-10T21:52:00Z" w16du:dateUtc="2026-07-11T01:52:00Z"/>
        </w:rPr>
      </w:pPr>
      <w:ins w:id="211" w:author="Arthur Souza Rodrigues" w:date="2026-07-10T21:52:00Z" w16du:dateUtc="2026-07-11T01:52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5935F437" w14:textId="24089F00" w:rsidR="009474C0" w:rsidRDefault="009474C0">
      <w:pPr>
        <w:spacing w:before="60"/>
        <w:rPr>
          <w:ins w:id="212" w:author="Arthur Souza Rodrigues" w:date="2026-07-10T21:52:00Z" w16du:dateUtc="2026-07-11T01:52:00Z"/>
        </w:rPr>
      </w:pPr>
    </w:p>
    <w:p w14:paraId="5D0DEE00" w14:textId="77777777" w:rsidR="009474C0" w:rsidRDefault="00877D76">
      <w:pPr>
        <w:spacing w:before="180" w:after="40"/>
        <w:rPr>
          <w:ins w:id="213" w:author="Arthur Souza Rodrigues" w:date="2026-07-10T21:52:00Z" w16du:dateUtc="2026-07-11T01:52:00Z"/>
        </w:rPr>
      </w:pPr>
      <w:ins w:id="214" w:author="Arthur Souza Rodrigues" w:date="2026-07-10T21:52:00Z" w16du:dateUtc="2026-07-11T01:52:00Z">
        <w:r>
          <w:rPr>
            <w:b/>
            <w:bCs/>
            <w:color w:val="0F172A"/>
          </w:rPr>
          <w:t xml:space="preserve">Ground rules         </w:t>
        </w:r>
      </w:ins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5" w:author="Arthur Souza Rodrigues" w:date="2026-07-10T21:52:00Z" w16du:dateUtc="2026-07-11T01:52:00Z"/>
        </w:rPr>
      </w:pPr>
      <w:ins w:id="216" w:author="Arthur Souza Rodrigues" w:date="2026-07-10T21:52:00Z" w16du:dateUtc="2026-07-11T01:52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7" w:author="Arthur Souza Rodrigues" w:date="2026-07-10T21:52:00Z" w16du:dateUtc="2026-07-11T01:52:00Z"/>
        </w:rPr>
      </w:pPr>
      <w:ins w:id="218" w:author="Arthur Souza Rodrigues" w:date="2026-07-10T21:52:00Z" w16du:dateUtc="2026-07-11T01:52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D30B69D" w14:textId="57436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9" w:author="Arthur Souza Rodrigues" w:date="2026-07-10T21:52:00Z" w16du:dateUtc="2026-07-11T01:52:00Z"/>
        </w:rPr>
      </w:pPr>
      <w:ins w:id="220" w:author="Arthur Souza Rodrigues" w:date="2026-07-10T21:52:00Z" w16du:dateUtc="2026-07-11T01:52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21" w:author="Arthur Souza Rodrigues" w:date="2026-07-10T21:52:00Z" w16du:dateUtc="2026-07-11T01:52:00Z"/>
        </w:rPr>
      </w:pPr>
      <w:ins w:id="222" w:author="Arthur Souza Rodrigues" w:date="2026-07-10T21:52:00Z" w16du:dateUtc="2026-07-11T01:52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3D95E4F" w14:textId="10AA3000" w:rsidR="009474C0" w:rsidRDefault="009474C0">
      <w:pPr>
        <w:spacing w:before="80"/>
        <w:rPr>
          <w:ins w:id="223" w:author="Arthur Souza Rodrigues" w:date="2026-07-10T21:52:00Z" w16du:dateUtc="2026-07-11T01:52:00Z"/>
        </w:rPr>
      </w:pPr>
    </w:p>
    <w:p w14:paraId="7AB6E680" w14:textId="77777777" w:rsidR="009474C0" w:rsidRDefault="00877D76">
      <w:pPr>
        <w:spacing w:before="180" w:after="40"/>
        <w:rPr>
          <w:ins w:id="224" w:author="Arthur Souza Rodrigues" w:date="2026-07-10T21:52:00Z" w16du:dateUtc="2026-07-11T01:52:00Z"/>
        </w:rPr>
      </w:pPr>
      <w:ins w:id="225" w:author="Arthur Souza Rodrigues" w:date="2026-07-10T21:52:00Z" w16du:dateUtc="2026-07-11T01:52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ins w:id="226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ins w:id="227" w:author="Arthur Souza Rodrigues" w:date="2026-07-10T21:52:00Z" w16du:dateUtc="2026-07-11T01:52:00Z"/>
              </w:rPr>
            </w:pPr>
            <w:ins w:id="22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9474C0" w:rsidRDefault="00877D76">
            <w:pPr>
              <w:rPr>
                <w:ins w:id="229" w:author="Arthur Souza Rodrigues" w:date="2026-07-10T21:52:00Z" w16du:dateUtc="2026-07-11T01:52:00Z"/>
              </w:rPr>
            </w:pPr>
            <w:ins w:id="23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523C3151" w14:textId="689A8600" w:rsidR="009474C0" w:rsidRDefault="009474C0">
      <w:pPr>
        <w:spacing w:before="200"/>
        <w:rPr>
          <w:ins w:id="231" w:author="Arthur Souza Rodrigues" w:date="2026-07-10T21:52:00Z" w16du:dateUtc="2026-07-11T01:52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ins w:id="232" w:author="Arthur Souza Rodrigues" w:date="2026-07-10T21:52:00Z" w16du:dateUtc="2026-07-11T01:52:00Z"/>
        </w:rPr>
      </w:pPr>
      <w:ins w:id="233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F4BB77D" w14:textId="77777777" w:rsidR="009474C0" w:rsidRDefault="009474C0">
      <w:pPr>
        <w:spacing w:before="60"/>
        <w:rPr>
          <w:ins w:id="234" w:author="Arthur Souza Rodrigues" w:date="2026-07-10T21:52:00Z" w16du:dateUtc="2026-07-11T01:5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ins w:id="235" w:author="Arthur Souza Rodrigues" w:date="2026-07-10T21:52:00Z" w16du:dateUtc="2026-07-11T01:5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ins w:id="236" w:author="Arthur Souza Rodrigues" w:date="2026-07-10T21:52:00Z" w16du:dateUtc="2026-07-11T01:52:00Z"/>
              </w:rPr>
            </w:pPr>
            <w:ins w:id="237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9474C0" w:rsidRDefault="00877D76">
            <w:pPr>
              <w:spacing w:after="320"/>
              <w:rPr>
                <w:ins w:id="238" w:author="Arthur Souza Rodrigues" w:date="2026-07-10T21:52:00Z" w16du:dateUtc="2026-07-11T01:52:00Z"/>
              </w:rPr>
            </w:pPr>
            <w:ins w:id="23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0" w:author="Arthur Souza Rodrigues" w:date="2026-07-10T21:52:00Z" w16du:dateUtc="2026-07-11T01:52:00Z"/>
              </w:rPr>
            </w:pPr>
          </w:p>
          <w:p w14:paraId="2FC89015" w14:textId="77777777" w:rsidR="009474C0" w:rsidRDefault="00877D76">
            <w:pPr>
              <w:rPr>
                <w:ins w:id="241" w:author="Arthur Souza Rodrigues" w:date="2026-07-10T21:52:00Z" w16du:dateUtc="2026-07-11T01:52:00Z"/>
              </w:rPr>
            </w:pPr>
            <w:ins w:id="24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ins w:id="243" w:author="Arthur Souza Rodrigues" w:date="2026-07-10T21:52:00Z" w16du:dateUtc="2026-07-11T01:52:00Z"/>
              </w:rPr>
            </w:pPr>
            <w:ins w:id="244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739843B" w14:textId="23392000" w:rsidR="009474C0" w:rsidRDefault="00877D76">
            <w:pPr>
              <w:spacing w:after="320"/>
              <w:rPr>
                <w:ins w:id="245" w:author="Arthur Souza Rodrigues" w:date="2026-07-10T21:52:00Z" w16du:dateUtc="2026-07-11T01:52:00Z"/>
              </w:rPr>
            </w:pPr>
            <w:ins w:id="246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7" w:author="Arthur Souza Rodrigues" w:date="2026-07-10T21:52:00Z" w16du:dateUtc="2026-07-11T01:52:00Z"/>
              </w:rPr>
            </w:pPr>
          </w:p>
          <w:p w14:paraId="09E07E00" w14:textId="72F92000" w:rsidR="009474C0" w:rsidRDefault="00877D76">
            <w:pPr>
              <w:rPr>
                <w:ins w:id="248" w:author="Arthur Souza Rodrigues" w:date="2026-07-10T21:52:00Z" w16du:dateUtc="2026-07-11T01:52:00Z"/>
              </w:rPr>
            </w:pPr>
            <w:ins w:id="24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6F07D54" w14:textId="77777777" w:rsidR="0007271B" w:rsidRDefault="0007271B"/>
    <w:sectPr w:rsidR="0007271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54" w:author="Arthur Souza Rodrigues" w:date="2026-07-10T21:52:00Z" w16du:dateUtc="2026-07-11T01:52:00Z">
        <w:sectPr w:rsidR="0007271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3AF14" w14:textId="77777777" w:rsidR="000C4B20" w:rsidRDefault="000C4B20">
      <w:pPr>
        <w:pPrChange w:id="13" w:author="Arthur Souza Rodrigues" w:date="2026-07-10T21:52:00Z" w16du:dateUtc="2026-07-11T01:5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81D60DF" w14:textId="77777777" w:rsidR="000C4B20" w:rsidRDefault="000C4B20">
      <w:pPr>
        <w:pPrChange w:id="14" w:author="Arthur Souza Rodrigues" w:date="2026-07-10T21:52:00Z" w16du:dateUtc="2026-07-11T01:5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F7186A" w14:textId="77777777" w:rsidR="00E422B2" w:rsidRDefault="00877D76">
    <w:pPr>
      <w:pBdr>
        <w:top w:val="single" w:sz="2" w:space="1" w:color="E2E8F0"/>
      </w:pBdr>
      <w:spacing w:before="80"/>
      <w:jc w:val="center"/>
      <w:pPrChange w:id="252" w:author="Arthur Souza Rodrigues" w:date="2026-07-10T21:52:00Z" w16du:dateUtc="2026-07-11T01:52:00Z">
        <w:pPr>
          <w:pStyle w:val="Footer"/>
        </w:pPr>
      </w:pPrChange>
    </w:pPr>
    <w:ins w:id="253" w:author="Arthur Souza Rodrigues" w:date="2026-07-10T21:52:00Z" w16du:dateUtc="2026-07-11T01:52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942DE" w14:textId="77777777" w:rsidR="000C4B20" w:rsidRDefault="000C4B20">
      <w:pPr>
        <w:pPrChange w:id="11" w:author="Arthur Souza Rodrigues" w:date="2026-07-10T21:52:00Z" w16du:dateUtc="2026-07-11T01:5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7E4BA38" w14:textId="77777777" w:rsidR="000C4B20" w:rsidRDefault="000C4B20">
      <w:pPr>
        <w:pPrChange w:id="12" w:author="Arthur Souza Rodrigues" w:date="2026-07-10T21:52:00Z" w16du:dateUtc="2026-07-11T01:5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6C88E4" w14:textId="77777777" w:rsidR="00E422B2" w:rsidRDefault="00877D76">
    <w:pPr>
      <w:pBdr>
        <w:bottom w:val="single" w:sz="2" w:space="1" w:color="E2E8F0"/>
      </w:pBdr>
      <w:jc w:val="center"/>
      <w:pPrChange w:id="250" w:author="Arthur Souza Rodrigues" w:date="2026-07-10T21:52:00Z" w16du:dateUtc="2026-07-11T01:52:00Z">
        <w:pPr>
          <w:pStyle w:val="Header"/>
        </w:pPr>
      </w:pPrChange>
    </w:pPr>
    <w:ins w:id="251" w:author="Arthur Souza Rodrigues" w:date="2026-07-10T21:52:00Z" w16du:dateUtc="2026-07-11T01:52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1B"/>
    <w:rsid w:val="0007271B"/>
    <w:rsid w:val="000C4B20"/>
    <w:rsid w:val="00446CC3"/>
    <w:rsid w:val="005051FA"/>
    <w:rsid w:val="005A7DA2"/>
    <w:rsid w:val="005D6077"/>
    <w:rsid w:val="006B4313"/>
    <w:rsid w:val="00877D76"/>
    <w:rsid w:val="009474C0"/>
    <w:rsid w:val="00B27200"/>
    <w:rsid w:val="00D53FE7"/>
    <w:rsid w:val="00D57A56"/>
    <w:rsid w:val="00E4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517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52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52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52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52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52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52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52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52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52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52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52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52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B2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B2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B2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B2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B2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B2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52:00Z"/>
    </w:pPr>
    <w:rPr>
      <w:rFonts w:ascii="Inter" w:eastAsia="Inter" w:hAnsi="Inter" w:cs="Inter"/>
      <w:sz w:val="56"/>
      <w:szCs w:val="56"/>
      <w:rPrChange w:id="6" w:author="Arthur Souza Rodrigues" w:date="2026-07-10T21:52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22B2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52:00Z"/>
    </w:pPr>
    <w:rPr>
      <w:rFonts w:ascii="Inter" w:eastAsia="Inter" w:hAnsi="Inter" w:cs="Inter"/>
      <w:b/>
      <w:bCs/>
      <w:szCs w:val="22"/>
      <w:rPrChange w:id="7" w:author="Arthur Souza Rodrigues" w:date="2026-07-10T21:52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52:00Z"/>
    </w:pPr>
    <w:rPr>
      <w:rFonts w:ascii="Inter" w:eastAsia="Inter" w:hAnsi="Inter" w:cs="Inter"/>
      <w:szCs w:val="22"/>
      <w:rPrChange w:id="8" w:author="Arthur Souza Rodrigues" w:date="2026-07-10T21:52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E422B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422B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52:00Z"/>
    </w:pPr>
    <w:rPr>
      <w:rFonts w:ascii="Inter" w:eastAsia="Inter" w:hAnsi="Inter" w:cs="Inter"/>
      <w:sz w:val="20"/>
      <w:rPrChange w:id="9" w:author="Arthur Souza Rodrigues" w:date="2026-07-10T21:5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22B2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52:00Z"/>
    </w:pPr>
    <w:rPr>
      <w:rFonts w:ascii="Inter" w:eastAsia="Inter" w:hAnsi="Inter" w:cs="Inter"/>
      <w:sz w:val="20"/>
      <w:rPrChange w:id="10" w:author="Arthur Souza Rodrigues" w:date="2026-07-10T21:5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2B2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422B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2B2"/>
  </w:style>
  <w:style w:type="paragraph" w:styleId="Footer">
    <w:name w:val="footer"/>
    <w:basedOn w:val="Normal"/>
    <w:link w:val="Foot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2026-07-11T01:52:00Z</dcterms:modified>
</cp:coreProperties>
</file>