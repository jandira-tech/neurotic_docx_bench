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8A39BC" w14:textId="77777777" w:rsidR="001753A0" w:rsidRDefault="001753A0">
      <w:r>
        <w:t>file_</w:t>
      </w:r>
      <w:ins w:id="6" w:author="Arthur Souza Rodrigues" w:date="2026-07-10T21:45:00Z" w16du:dateUtc="2026-07-11T01:45:00Z">
        <w:r>
          <w:t>77</w:t>
        </w:r>
      </w:ins>
      <w:del w:id="7" w:author="Arthur Souza Rodrigues" w:date="2026-07-10T21:45:00Z" w16du:dateUtc="2026-07-11T01:45:00Z">
        <w:r>
          <w:delText>76</w:delText>
        </w:r>
      </w:del>
      <w:r>
        <w:t>.docx</w:t>
      </w:r>
    </w:p>
    <w:p w14:paraId="4D48C7BC" w14:textId="201011DE" w:rsidR="009022CA" w:rsidRDefault="00E44D4B">
      <w:pPr>
        <w:rPr>
          <w:del w:id="8" w:author="Arthur Souza Rodrigues" w:date="2026-07-10T21:45:00Z" w16du:dateUtc="2026-07-11T01:45:00Z"/>
        </w:rPr>
      </w:pPr>
      <w:ins w:id="9" w:author="Arthur Souza Rodrigues" w:date="2026-07-10T21:45:00Z" w16du:dateUtc="2026-07-11T01:45:00Z">
        <w:r>
          <w:t>Ouch</w:t>
        </w:r>
        <w:r>
          <w:rPr>
            <w:rStyle w:val="Endnoteanchor"/>
          </w:rPr>
          <w:endnoteReference w:id="1"/>
        </w:r>
        <w:r>
          <w:t>.</w:t>
        </w:r>
        <w:r>
          <w:rPr>
            <w:rStyle w:val="Endnoteanchor"/>
          </w:rPr>
          <w:endnoteReference w:id="2"/>
        </w:r>
      </w:ins>
      <w:del w:id="12" w:author="Arthur Souza Rodrigues" w:date="2026-07-10T21:45:00Z" w16du:dateUtc="2026-07-11T01:45:00Z">
        <w:r>
          <w:delText>Quarterly Performance Report</w:delText>
        </w:r>
      </w:del>
    </w:p>
    <w:p w14:paraId="7C2343B8" w14:textId="77777777" w:rsidR="009022CA" w:rsidRDefault="009022CA">
      <w:pPr>
        <w:rPr>
          <w:del w:id="13" w:author="Arthur Souza Rodrigues" w:date="2026-07-10T21:45:00Z" w16du:dateUtc="2026-07-11T01:45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9022CA" w14:paraId="1482981F" w14:textId="77777777">
        <w:trPr>
          <w:trHeight w:val="360"/>
          <w:del w:id="14" w:author="Arthur Souza Rodrigues" w:date="2026-07-10T21:45:00Z" w16du:dateUtc="2026-07-11T01:45:00Z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9F489" w14:textId="77777777" w:rsidR="009022CA" w:rsidRDefault="00D25355">
            <w:pPr>
              <w:rPr>
                <w:del w:id="15" w:author="Arthur Souza Rodrigues" w:date="2026-07-10T21:45:00Z" w16du:dateUtc="2026-07-11T01:45:00Z"/>
              </w:rPr>
            </w:pPr>
            <w:del w:id="16" w:author="Arthur Souza Rodrigues" w:date="2026-07-10T21:45:00Z" w16du:dateUtc="2026-07-11T01:45:00Z">
              <w:r>
                <w:delText>Metric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70DFF" w14:textId="77777777" w:rsidR="009022CA" w:rsidRDefault="00D25355">
            <w:pPr>
              <w:rPr>
                <w:del w:id="17" w:author="Arthur Souza Rodrigues" w:date="2026-07-10T21:45:00Z" w16du:dateUtc="2026-07-11T01:45:00Z"/>
              </w:rPr>
            </w:pPr>
            <w:del w:id="18" w:author="Arthur Souza Rodrigues" w:date="2026-07-10T21:45:00Z" w16du:dateUtc="2026-07-11T01:45:00Z">
              <w:r>
                <w:delText>Q1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0F4F0" w14:textId="77777777" w:rsidR="009022CA" w:rsidRDefault="00D25355">
            <w:pPr>
              <w:rPr>
                <w:del w:id="19" w:author="Arthur Souza Rodrigues" w:date="2026-07-10T21:45:00Z" w16du:dateUtc="2026-07-11T01:45:00Z"/>
              </w:rPr>
            </w:pPr>
            <w:del w:id="20" w:author="Arthur Souza Rodrigues" w:date="2026-07-10T21:45:00Z" w16du:dateUtc="2026-07-11T01:45:00Z">
              <w:r>
                <w:delText>Q2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1540E" w14:textId="77777777" w:rsidR="009022CA" w:rsidRDefault="00D25355">
            <w:pPr>
              <w:rPr>
                <w:del w:id="21" w:author="Arthur Souza Rodrigues" w:date="2026-07-10T21:45:00Z" w16du:dateUtc="2026-07-11T01:45:00Z"/>
              </w:rPr>
            </w:pPr>
            <w:del w:id="22" w:author="Arthur Souza Rodrigues" w:date="2026-07-10T21:45:00Z" w16du:dateUtc="2026-07-11T01:45:00Z">
              <w:r>
                <w:delText>Q3</w:delText>
              </w:r>
            </w:del>
          </w:p>
        </w:tc>
      </w:tr>
      <w:tr w:rsidR="009022CA" w14:paraId="7488C1D6" w14:textId="77777777">
        <w:trPr>
          <w:trHeight w:val="360"/>
          <w:del w:id="23" w:author="Arthur Souza Rodrigues" w:date="2026-07-10T21:45:00Z" w16du:dateUtc="2026-07-11T01:45:00Z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29A7A" w14:textId="77777777" w:rsidR="009022CA" w:rsidRDefault="00D25355">
            <w:pPr>
              <w:rPr>
                <w:del w:id="24" w:author="Arthur Souza Rodrigues" w:date="2026-07-10T21:45:00Z" w16du:dateUtc="2026-07-11T01:45:00Z"/>
              </w:rPr>
            </w:pPr>
            <w:del w:id="25" w:author="Arthur Souza Rodrigues" w:date="2026-07-10T21:45:00Z" w16du:dateUtc="2026-07-11T01:45:00Z">
              <w:r>
                <w:delText>Revenue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D2384" w14:textId="77777777" w:rsidR="009022CA" w:rsidRDefault="00D25355">
            <w:pPr>
              <w:rPr>
                <w:del w:id="26" w:author="Arthur Souza Rodrigues" w:date="2026-07-10T21:45:00Z" w16du:dateUtc="2026-07-11T01:45:00Z"/>
              </w:rPr>
            </w:pPr>
            <w:del w:id="27" w:author="Arthur Souza Rodrigues" w:date="2026-07-10T21:45:00Z" w16du:dateUtc="2026-07-11T01:45:00Z">
              <w:r>
                <w:delText>$1.2M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8800F" w14:textId="77777777" w:rsidR="009022CA" w:rsidRDefault="00D25355">
            <w:pPr>
              <w:rPr>
                <w:del w:id="28" w:author="Arthur Souza Rodrigues" w:date="2026-07-10T21:45:00Z" w16du:dateUtc="2026-07-11T01:45:00Z"/>
              </w:rPr>
            </w:pPr>
            <w:del w:id="29" w:author="Arthur Souza Rodrigues" w:date="2026-07-10T21:45:00Z" w16du:dateUtc="2026-07-11T01:45:00Z">
              <w:r>
                <w:delText>$1.5M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571B9" w14:textId="77777777" w:rsidR="009022CA" w:rsidRDefault="00D25355">
            <w:pPr>
              <w:rPr>
                <w:del w:id="30" w:author="Arthur Souza Rodrigues" w:date="2026-07-10T21:45:00Z" w16du:dateUtc="2026-07-11T01:45:00Z"/>
              </w:rPr>
            </w:pPr>
            <w:del w:id="31" w:author="Arthur Souza Rodrigues" w:date="2026-07-10T21:45:00Z" w16du:dateUtc="2026-07-11T01:45:00Z">
              <w:r>
                <w:delText>$1.8M</w:delText>
              </w:r>
            </w:del>
          </w:p>
        </w:tc>
      </w:tr>
      <w:tr w:rsidR="009022CA" w14:paraId="2F563C48" w14:textId="77777777">
        <w:trPr>
          <w:trHeight w:val="360"/>
          <w:del w:id="32" w:author="Arthur Souza Rodrigues" w:date="2026-07-10T21:45:00Z" w16du:dateUtc="2026-07-11T01:45:00Z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13158" w14:textId="77777777" w:rsidR="009022CA" w:rsidRDefault="00D25355">
            <w:pPr>
              <w:rPr>
                <w:del w:id="33" w:author="Arthur Souza Rodrigues" w:date="2026-07-10T21:45:00Z" w16du:dateUtc="2026-07-11T01:45:00Z"/>
              </w:rPr>
            </w:pPr>
            <w:del w:id="34" w:author="Arthur Souza Rodrigues" w:date="2026-07-10T21:45:00Z" w16du:dateUtc="2026-07-11T01:45:00Z">
              <w:r>
                <w:delText>Customers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EC786" w14:textId="77777777" w:rsidR="009022CA" w:rsidRDefault="00D25355">
            <w:pPr>
              <w:rPr>
                <w:del w:id="35" w:author="Arthur Souza Rodrigues" w:date="2026-07-10T21:45:00Z" w16du:dateUtc="2026-07-11T01:45:00Z"/>
              </w:rPr>
            </w:pPr>
            <w:del w:id="36" w:author="Arthur Souza Rodrigues" w:date="2026-07-10T21:45:00Z" w16du:dateUtc="2026-07-11T01:45:00Z">
              <w:r>
                <w:delText>2,400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92F42" w14:textId="77777777" w:rsidR="009022CA" w:rsidRDefault="00D25355">
            <w:pPr>
              <w:rPr>
                <w:del w:id="37" w:author="Arthur Souza Rodrigues" w:date="2026-07-10T21:45:00Z" w16du:dateUtc="2026-07-11T01:45:00Z"/>
              </w:rPr>
            </w:pPr>
            <w:del w:id="38" w:author="Arthur Souza Rodrigues" w:date="2026-07-10T21:45:00Z" w16du:dateUtc="2026-07-11T01:45:00Z">
              <w:r>
                <w:delText>2,800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6A6B4" w14:textId="77777777" w:rsidR="009022CA" w:rsidRDefault="00D25355">
            <w:pPr>
              <w:rPr>
                <w:del w:id="39" w:author="Arthur Souza Rodrigues" w:date="2026-07-10T21:45:00Z" w16du:dateUtc="2026-07-11T01:45:00Z"/>
              </w:rPr>
            </w:pPr>
            <w:del w:id="40" w:author="Arthur Souza Rodrigues" w:date="2026-07-10T21:45:00Z" w16du:dateUtc="2026-07-11T01:45:00Z">
              <w:r>
                <w:delText>3,200</w:delText>
              </w:r>
            </w:del>
          </w:p>
        </w:tc>
      </w:tr>
      <w:tr w:rsidR="009022CA" w14:paraId="19CE65DA" w14:textId="77777777">
        <w:trPr>
          <w:trHeight w:val="360"/>
          <w:del w:id="41" w:author="Arthur Souza Rodrigues" w:date="2026-07-10T21:45:00Z" w16du:dateUtc="2026-07-11T01:45:00Z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3576C" w14:textId="77777777" w:rsidR="009022CA" w:rsidRDefault="00D25355">
            <w:pPr>
              <w:rPr>
                <w:del w:id="42" w:author="Arthur Souza Rodrigues" w:date="2026-07-10T21:45:00Z" w16du:dateUtc="2026-07-11T01:45:00Z"/>
              </w:rPr>
            </w:pPr>
            <w:del w:id="43" w:author="Arthur Souza Rodrigues" w:date="2026-07-10T21:45:00Z" w16du:dateUtc="2026-07-11T01:45:00Z">
              <w:r>
                <w:delText>NPS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D85BB" w14:textId="77777777" w:rsidR="009022CA" w:rsidRDefault="00D25355">
            <w:pPr>
              <w:rPr>
                <w:del w:id="44" w:author="Arthur Souza Rodrigues" w:date="2026-07-10T21:45:00Z" w16du:dateUtc="2026-07-11T01:45:00Z"/>
              </w:rPr>
            </w:pPr>
            <w:del w:id="45" w:author="Arthur Souza Rodrigues" w:date="2026-07-10T21:45:00Z" w16du:dateUtc="2026-07-11T01:45:00Z">
              <w:r>
                <w:delText>65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012F3" w14:textId="77777777" w:rsidR="009022CA" w:rsidRDefault="00D25355">
            <w:pPr>
              <w:rPr>
                <w:del w:id="46" w:author="Arthur Souza Rodrigues" w:date="2026-07-10T21:45:00Z" w16du:dateUtc="2026-07-11T01:45:00Z"/>
              </w:rPr>
            </w:pPr>
            <w:del w:id="47" w:author="Arthur Souza Rodrigues" w:date="2026-07-10T21:45:00Z" w16du:dateUtc="2026-07-11T01:45:00Z">
              <w:r>
                <w:delText>70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3E114" w14:textId="77777777" w:rsidR="009022CA" w:rsidRDefault="00D25355">
            <w:pPr>
              <w:rPr>
                <w:del w:id="48" w:author="Arthur Souza Rodrigues" w:date="2026-07-10T21:45:00Z" w16du:dateUtc="2026-07-11T01:45:00Z"/>
              </w:rPr>
            </w:pPr>
            <w:del w:id="49" w:author="Arthur Souza Rodrigues" w:date="2026-07-10T21:45:00Z" w16du:dateUtc="2026-07-11T01:45:00Z">
              <w:r>
                <w:delText>72</w:delText>
              </w:r>
            </w:del>
          </w:p>
        </w:tc>
      </w:tr>
      <w:tr w:rsidR="009022CA" w14:paraId="37F27054" w14:textId="77777777">
        <w:trPr>
          <w:trHeight w:val="360"/>
          <w:del w:id="50" w:author="Arthur Souza Rodrigues" w:date="2026-07-10T21:45:00Z" w16du:dateUtc="2026-07-11T01:45:00Z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62EC5" w14:textId="77777777" w:rsidR="009022CA" w:rsidRDefault="00D25355">
            <w:pPr>
              <w:rPr>
                <w:del w:id="51" w:author="Arthur Souza Rodrigues" w:date="2026-07-10T21:45:00Z" w16du:dateUtc="2026-07-11T01:45:00Z"/>
              </w:rPr>
            </w:pPr>
            <w:del w:id="52" w:author="Arthur Souza Rodrigues" w:date="2026-07-10T21:45:00Z" w16du:dateUtc="2026-07-11T01:45:00Z">
              <w:r>
                <w:delText>Churn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CF57D" w14:textId="77777777" w:rsidR="009022CA" w:rsidRDefault="00D25355">
            <w:pPr>
              <w:rPr>
                <w:del w:id="53" w:author="Arthur Souza Rodrigues" w:date="2026-07-10T21:45:00Z" w16du:dateUtc="2026-07-11T01:45:00Z"/>
              </w:rPr>
            </w:pPr>
            <w:del w:id="54" w:author="Arthur Souza Rodrigues" w:date="2026-07-10T21:45:00Z" w16du:dateUtc="2026-07-11T01:45:00Z">
              <w:r>
                <w:delText>5%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27F8B" w14:textId="77777777" w:rsidR="009022CA" w:rsidRDefault="00D25355">
            <w:pPr>
              <w:rPr>
                <w:del w:id="55" w:author="Arthur Souza Rodrigues" w:date="2026-07-10T21:45:00Z" w16du:dateUtc="2026-07-11T01:45:00Z"/>
              </w:rPr>
            </w:pPr>
            <w:del w:id="56" w:author="Arthur Souza Rodrigues" w:date="2026-07-10T21:45:00Z" w16du:dateUtc="2026-07-11T01:45:00Z">
              <w:r>
                <w:delText>4.5%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3EE1B" w14:textId="77777777" w:rsidR="009022CA" w:rsidRDefault="00D25355">
            <w:pPr>
              <w:rPr>
                <w:del w:id="57" w:author="Arthur Souza Rodrigues" w:date="2026-07-10T21:45:00Z" w16du:dateUtc="2026-07-11T01:45:00Z"/>
              </w:rPr>
            </w:pPr>
            <w:del w:id="58" w:author="Arthur Souza Rodrigues" w:date="2026-07-10T21:45:00Z" w16du:dateUtc="2026-07-11T01:45:00Z">
              <w:r>
                <w:delText>4%</w:delText>
              </w:r>
            </w:del>
          </w:p>
        </w:tc>
      </w:tr>
    </w:tbl>
    <w:p w14:paraId="6ACC1D5B" w14:textId="77777777" w:rsidR="009022CA" w:rsidRDefault="009022CA"/>
    <w:sectPr w:rsidR="009022CA">
      <w:headerReference w:type="default" r:id="rId6"/>
      <w:footerReference w:type="default" r:id="rId7"/>
      <w:pgSz w:w="11906" w:h="16838"/>
      <w:pgMar w:top="1134" w:right="1134" w:bottom="1134" w:left="1134" w:header="0" w:footer="0" w:gutter="0"/>
      <w:cols w:space="720"/>
      <w:formProt w:val="0"/>
      <w:sectPrChange w:id="59" w:author="Arthur Souza Rodrigues" w:date="2026-07-10T21:45:00Z" w16du:dateUtc="2026-07-11T01:45:00Z">
        <w:sectPr w:rsidR="009022CA">
          <w:pgSz w:w="12240" w:h="15840"/>
          <w:pgMar w:top="1440" w:right="1440" w:bottom="1440" w:left="1440" w:header="720" w:footer="720" w:gutter="0"/>
          <w:formProt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D1D5907" w14:textId="77777777" w:rsidR="00D25355" w:rsidRDefault="00D25355" w:rsidP="0067297A">
      <w:r>
        <w:separator/>
      </w:r>
    </w:p>
  </w:endnote>
  <w:endnote w:type="continuationSeparator" w:id="0">
    <w:p w14:paraId="678E4F83" w14:textId="77777777" w:rsidR="00D25355" w:rsidRDefault="00D25355" w:rsidP="0067297A">
      <w:r>
        <w:continuationSeparator/>
      </w:r>
    </w:p>
  </w:endnote>
  <w:endnote w:id="1">
    <w:p w14:paraId="37DD98DF" w14:textId="77777777" w:rsidR="00AF2909" w:rsidRDefault="00E44D4B">
      <w:pPr>
        <w:pStyle w:val="Endnote"/>
      </w:pPr>
      <w:ins w:id="10" w:author="Arthur Souza Rodrigues" w:date="2026-07-10T21:45:00Z" w16du:dateUtc="2026-07-11T01:45:00Z">
        <w:r>
          <w:endnoteRef/>
        </w:r>
        <w:r>
          <w:t>A tachyon walks into a bar.</w:t>
        </w:r>
      </w:ins>
    </w:p>
  </w:endnote>
  <w:endnote w:id="2">
    <w:p w14:paraId="4B3E6B64" w14:textId="77777777" w:rsidR="00AF2909" w:rsidRDefault="00E44D4B">
      <w:pPr>
        <w:pStyle w:val="Endnote"/>
      </w:pPr>
      <w:ins w:id="11" w:author="Arthur Souza Rodrigues" w:date="2026-07-10T21:45:00Z" w16du:dateUtc="2026-07-11T01:45:00Z">
        <w:r>
          <w:endnoteRef/>
        </w:r>
        <w:r>
          <w:t>Fin.</w:t>
        </w:r>
      </w:ins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roid Sans">
    <w:panose1 w:val="020B0604020202020204"/>
    <w:charset w:val="00"/>
    <w:family w:val="roman"/>
    <w:notTrueType/>
    <w:pitch w:val="default"/>
  </w:font>
  <w:font w:name="FreeSans"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0F27745" w14:textId="77777777" w:rsidR="0067297A" w:rsidRDefault="006729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92195DF" w14:textId="77777777" w:rsidR="00D25355" w:rsidRDefault="00D25355">
      <w:pPr>
        <w:spacing w:after="0" w:line="240" w:lineRule="auto"/>
      </w:pPr>
      <w:r>
        <w:separator/>
      </w:r>
    </w:p>
  </w:footnote>
  <w:footnote w:type="continuationSeparator" w:id="0">
    <w:p w14:paraId="08AFE22D" w14:textId="77777777" w:rsidR="00D25355" w:rsidRDefault="00D253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40E13F" w14:textId="77777777" w:rsidR="0067297A" w:rsidRDefault="0067297A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22CA"/>
    <w:rsid w:val="00011AEE"/>
    <w:rsid w:val="001753A0"/>
    <w:rsid w:val="0067297A"/>
    <w:rsid w:val="00673FBC"/>
    <w:rsid w:val="009022CA"/>
    <w:rsid w:val="00AF2909"/>
    <w:rsid w:val="00B705D7"/>
    <w:rsid w:val="00D25355"/>
    <w:rsid w:val="00D53FE7"/>
    <w:rsid w:val="00E44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BDAF3C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tabs>
        <w:tab w:val="left" w:pos="709"/>
      </w:tabs>
      <w:suppressAutoHyphens/>
      <w:spacing w:after="160" w:line="278" w:lineRule="auto"/>
      <w:pPrChange w:id="0" w:author="Arthur Souza Rodrigues" w:date="2026-07-10T21:45:00Z">
        <w:pPr>
          <w:spacing w:after="200" w:line="276" w:lineRule="auto"/>
        </w:pPr>
      </w:pPrChange>
    </w:pPr>
    <w:rPr>
      <w:rFonts w:ascii="Times New Roman" w:eastAsia="Droid Sans" w:hAnsi="Times New Roman" w:cs="FreeSans"/>
      <w:kern w:val="2"/>
      <w:sz w:val="24"/>
      <w:szCs w:val="24"/>
      <w:lang w:val="en-GB" w:eastAsia="zh-CN" w:bidi="hi-IN"/>
      <w14:ligatures w14:val="standardContextual"/>
      <w:rPrChange w:id="0" w:author="Arthur Souza Rodrigues" w:date="2026-07-10T21:45:00Z">
        <w:rPr>
          <w:rFonts w:ascii="Calibri" w:hAnsi="Calibri"/>
          <w:sz w:val="22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EndnoteCharacters">
    <w:name w:val="Endnote Characters"/>
    <w:rsid w:val="0067297A"/>
  </w:style>
  <w:style w:type="character" w:customStyle="1" w:styleId="Endnoteanchor">
    <w:name w:val="Endnote anchor"/>
    <w:rsid w:val="0067297A"/>
    <w:rPr>
      <w:vertAlign w:val="superscript"/>
    </w:rPr>
  </w:style>
  <w:style w:type="character" w:customStyle="1" w:styleId="Footnoteanchor">
    <w:name w:val="Footnote anchor"/>
    <w:rsid w:val="0067297A"/>
    <w:rPr>
      <w:vertAlign w:val="superscript"/>
    </w:rPr>
  </w:style>
  <w:style w:type="character" w:customStyle="1" w:styleId="FootnoteCharacters">
    <w:name w:val="Footnote Characters"/>
    <w:rsid w:val="0067297A"/>
  </w:style>
  <w:style w:type="paragraph" w:customStyle="1" w:styleId="Heading">
    <w:name w:val="Heading"/>
    <w:basedOn w:val="Normal"/>
    <w:next w:val="Textbody"/>
    <w:pPr>
      <w:keepNext/>
      <w:spacing w:before="240" w:after="120"/>
      <w:pPrChange w:id="1" w:author="Arthur Souza Rodrigues" w:date="2026-07-10T21:45:00Z">
        <w:pPr>
          <w:keepNext/>
          <w:widowControl w:val="0"/>
          <w:tabs>
            <w:tab w:val="left" w:pos="709"/>
          </w:tabs>
          <w:suppressAutoHyphens/>
          <w:spacing w:before="240" w:after="120" w:line="278" w:lineRule="auto"/>
        </w:pPr>
      </w:pPrChange>
    </w:pPr>
    <w:rPr>
      <w:rFonts w:ascii="Arial" w:hAnsi="Arial"/>
      <w:sz w:val="28"/>
      <w:szCs w:val="28"/>
      <w:rPrChange w:id="1" w:author="Arthur Souza Rodrigues" w:date="2026-07-10T21:45:00Z">
        <w:rPr>
          <w:rFonts w:ascii="Arial" w:eastAsia="Droid Sans" w:hAnsi="Arial" w:cs="FreeSans"/>
          <w:kern w:val="2"/>
          <w:sz w:val="28"/>
          <w:szCs w:val="28"/>
          <w:lang w:val="en-GB" w:eastAsia="zh-CN" w:bidi="hi-IN"/>
          <w14:ligatures w14:val="standardContextual"/>
        </w:rPr>
      </w:rPrChange>
    </w:rPr>
  </w:style>
  <w:style w:type="paragraph" w:customStyle="1" w:styleId="Textbody">
    <w:name w:val="Text body"/>
    <w:basedOn w:val="Normal"/>
    <w:pPr>
      <w:spacing w:after="120"/>
      <w:pPrChange w:id="2" w:author="Arthur Souza Rodrigues" w:date="2026-07-10T21:45:00Z">
        <w:pPr>
          <w:widowControl w:val="0"/>
          <w:tabs>
            <w:tab w:val="left" w:pos="709"/>
          </w:tabs>
          <w:suppressAutoHyphens/>
          <w:spacing w:after="120" w:line="278" w:lineRule="auto"/>
        </w:pPr>
      </w:pPrChange>
    </w:pPr>
    <w:rPr>
      <w:rPrChange w:id="2" w:author="Arthur Souza Rodrigues" w:date="2026-07-10T21:45:00Z">
        <w:rPr>
          <w:rFonts w:eastAsia="Droid Sans" w:cs="FreeSans"/>
          <w:kern w:val="2"/>
          <w:sz w:val="24"/>
          <w:szCs w:val="24"/>
          <w:lang w:val="en-GB" w:eastAsia="zh-CN" w:bidi="hi-IN"/>
          <w14:ligatures w14:val="standardContextual"/>
        </w:rPr>
      </w:rPrChange>
    </w:rPr>
  </w:style>
  <w:style w:type="paragraph" w:styleId="List">
    <w:name w:val="List"/>
    <w:basedOn w:val="Textbody"/>
    <w:rsid w:val="0067297A"/>
  </w:style>
  <w:style w:type="paragraph" w:styleId="Caption">
    <w:name w:val="caption"/>
    <w:basedOn w:val="Normal"/>
    <w:pPr>
      <w:suppressLineNumbers/>
      <w:spacing w:before="120" w:after="120"/>
      <w:pPrChange w:id="3" w:author="Arthur Souza Rodrigues" w:date="2026-07-10T21:45:00Z">
        <w:pPr>
          <w:widowControl w:val="0"/>
          <w:suppressLineNumbers/>
          <w:tabs>
            <w:tab w:val="left" w:pos="709"/>
          </w:tabs>
          <w:suppressAutoHyphens/>
          <w:spacing w:before="120" w:after="120" w:line="278" w:lineRule="auto"/>
        </w:pPr>
      </w:pPrChange>
    </w:pPr>
    <w:rPr>
      <w:i/>
      <w:iCs/>
      <w:rPrChange w:id="3" w:author="Arthur Souza Rodrigues" w:date="2026-07-10T21:45:00Z">
        <w:rPr>
          <w:rFonts w:eastAsia="Droid Sans" w:cs="FreeSans"/>
          <w:i/>
          <w:iCs/>
          <w:kern w:val="2"/>
          <w:sz w:val="24"/>
          <w:szCs w:val="24"/>
          <w:lang w:val="en-GB" w:eastAsia="zh-CN" w:bidi="hi-IN"/>
          <w14:ligatures w14:val="standardContextual"/>
        </w:rPr>
      </w:rPrChange>
    </w:rPr>
  </w:style>
  <w:style w:type="paragraph" w:customStyle="1" w:styleId="Index">
    <w:name w:val="Index"/>
    <w:basedOn w:val="Normal"/>
    <w:pPr>
      <w:suppressLineNumbers/>
      <w:pPrChange w:id="4" w:author="Arthur Souza Rodrigues" w:date="2026-07-10T21:45:00Z">
        <w:pPr>
          <w:widowControl w:val="0"/>
          <w:suppressLineNumbers/>
          <w:tabs>
            <w:tab w:val="left" w:pos="709"/>
          </w:tabs>
          <w:suppressAutoHyphens/>
          <w:spacing w:after="160" w:line="278" w:lineRule="auto"/>
        </w:pPr>
      </w:pPrChange>
    </w:pPr>
    <w:rPr>
      <w:rPrChange w:id="4" w:author="Arthur Souza Rodrigues" w:date="2026-07-10T21:45:00Z">
        <w:rPr>
          <w:rFonts w:eastAsia="Droid Sans" w:cs="FreeSans"/>
          <w:kern w:val="2"/>
          <w:sz w:val="24"/>
          <w:szCs w:val="24"/>
          <w:lang w:val="en-GB" w:eastAsia="zh-CN" w:bidi="hi-IN"/>
          <w14:ligatures w14:val="standardContextual"/>
        </w:rPr>
      </w:rPrChange>
    </w:rPr>
  </w:style>
  <w:style w:type="paragraph" w:customStyle="1" w:styleId="Endnote">
    <w:name w:val="Endnote"/>
    <w:basedOn w:val="Normal"/>
    <w:pPr>
      <w:suppressLineNumbers/>
      <w:ind w:left="339" w:hanging="339"/>
      <w:pPrChange w:id="5" w:author="Arthur Souza Rodrigues" w:date="2026-07-10T21:45:00Z">
        <w:pPr>
          <w:widowControl w:val="0"/>
          <w:suppressLineNumbers/>
          <w:tabs>
            <w:tab w:val="left" w:pos="709"/>
          </w:tabs>
          <w:suppressAutoHyphens/>
          <w:spacing w:after="160" w:line="278" w:lineRule="auto"/>
          <w:ind w:left="339" w:hanging="339"/>
        </w:pPr>
      </w:pPrChange>
    </w:pPr>
    <w:rPr>
      <w:sz w:val="20"/>
      <w:szCs w:val="20"/>
      <w:rPrChange w:id="5" w:author="Arthur Souza Rodrigues" w:date="2026-07-10T21:45:00Z">
        <w:rPr>
          <w:rFonts w:eastAsia="Droid Sans" w:cs="FreeSans"/>
          <w:kern w:val="2"/>
          <w:szCs w:val="24"/>
          <w:lang w:val="en-GB" w:eastAsia="zh-CN" w:bidi="hi-IN"/>
          <w14:ligatures w14:val="standardContextual"/>
        </w:rPr>
      </w:rPrChange>
    </w:rPr>
  </w:style>
  <w:style w:type="paragraph" w:styleId="Header">
    <w:name w:val="header"/>
    <w:basedOn w:val="Normal"/>
    <w:link w:val="HeaderChar"/>
    <w:uiPriority w:val="99"/>
    <w:unhideWhenUsed/>
    <w:rsid w:val="006729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97A"/>
  </w:style>
  <w:style w:type="paragraph" w:styleId="Footer">
    <w:name w:val="footer"/>
    <w:basedOn w:val="Normal"/>
    <w:link w:val="FooterChar"/>
    <w:uiPriority w:val="99"/>
    <w:unhideWhenUsed/>
    <w:rsid w:val="006729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9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2026-05-14T20:28:00Z</dcterms:created>
  <dcterms:modified xsi:type="dcterms:W3CDTF">2026-07-11T01:45:00Z</dcterms:modified>
</cp:coreProperties>
</file>