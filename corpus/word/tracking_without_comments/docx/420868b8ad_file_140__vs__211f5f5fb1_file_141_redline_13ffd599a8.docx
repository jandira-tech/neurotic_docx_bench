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B6AB6" w14:textId="77777777" w:rsidR="00C530D5" w:rsidRDefault="00C530D5">
      <w:pPr>
        <w:rPr>
          <w:rFonts w:ascii="Verdana, Geneva, sans-serif" w:hAnsi="Verdana, Geneva, sans-serif"/>
          <w:rPrChange w:id="0" w:author="Arthur Souza Rodrigues" w:date="2026-07-10T21:49:00Z" w16du:dateUtc="2026-07-11T01:49:00Z">
            <w:rPr>
              <w:sz w:val="24"/>
              <w:szCs w:val="24"/>
            </w:rPr>
          </w:rPrChange>
        </w:rPr>
      </w:pPr>
      <w:r>
        <w:rPr>
          <w:rFonts w:ascii="Verdana, Geneva, sans-serif" w:hAnsi="Verdana, Geneva, sans-serif"/>
          <w:rPrChange w:id="1" w:author="Arthur Souza Rodrigues" w:date="2026-07-10T21:49:00Z" w16du:dateUtc="2026-07-11T01:49:00Z">
            <w:rPr>
              <w:sz w:val="24"/>
              <w:szCs w:val="24"/>
            </w:rPr>
          </w:rPrChange>
        </w:rPr>
        <w:t>file_</w:t>
      </w:r>
      <w:ins w:id="2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141</w:t>
        </w:r>
      </w:ins>
      <w:del w:id="3" w:author="Arthur Souza Rodrigues" w:date="2026-07-10T21:49:00Z" w16du:dateUtc="2026-07-11T01:49:00Z">
        <w:r>
          <w:rPr>
            <w:sz w:val="24"/>
            <w:szCs w:val="24"/>
          </w:rPr>
          <w:delText>140</w:delText>
        </w:r>
      </w:del>
      <w:r>
        <w:rPr>
          <w:rFonts w:ascii="Verdana, Geneva, sans-serif" w:hAnsi="Verdana, Geneva, sans-serif"/>
          <w:rPrChange w:id="4" w:author="Arthur Souza Rodrigues" w:date="2026-07-10T21:49:00Z" w16du:dateUtc="2026-07-11T01:49:00Z">
            <w:rPr>
              <w:sz w:val="24"/>
              <w:szCs w:val="24"/>
            </w:rPr>
          </w:rPrChange>
        </w:rPr>
        <w:t>.docx</w:t>
      </w:r>
    </w:p>
    <w:p w14:paraId="6F7081FE" w14:textId="11CA46D1" w:rsidR="00A6530E" w:rsidRDefault="00315F00">
      <w:ins w:id="7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 xml:space="preserve">Verdana </w:t>
        </w:r>
      </w:ins>
      <w:r>
        <w:rPr>
          <w:rFonts w:ascii="Verdana, Geneva, sans-serif" w:hAnsi="Verdana, Geneva, sans-serif"/>
          <w:rPrChange w:id="8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Font </w:t>
      </w:r>
      <w:del w:id="9" w:author="Arthur Souza Rodrigues" w:date="2026-07-10T21:49:00Z" w16du:dateUtc="2026-07-11T01:49:00Z">
        <w:r>
          <w:rPr>
            <w:sz w:val="24"/>
            <w:szCs w:val="24"/>
          </w:rPr>
          <w:delText xml:space="preserve">Size 12 </w:delText>
        </w:r>
      </w:del>
      <w:r>
        <w:rPr>
          <w:rFonts w:ascii="Verdana, Geneva, sans-serif" w:hAnsi="Verdana, Geneva, sans-serif"/>
          <w:rPrChange w:id="10" w:author="Arthur Souza Rodrigues" w:date="2026-07-10T21:49:00Z" w16du:dateUtc="2026-07-11T01:49:00Z">
            <w:rPr>
              <w:sz w:val="24"/>
              <w:szCs w:val="24"/>
            </w:rPr>
          </w:rPrChange>
        </w:rPr>
        <w:t>Demo</w:t>
      </w:r>
    </w:p>
    <w:p w14:paraId="4A37F2F2" w14:textId="77777777" w:rsidR="00A6530E" w:rsidRDefault="00315F00">
      <w:r>
        <w:rPr>
          <w:rFonts w:ascii="Verdana, Geneva, sans-serif" w:hAnsi="Verdana, Geneva, sans-serif"/>
          <w:rPrChange w:id="11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This document </w:t>
      </w:r>
      <w:ins w:id="12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uses the Verdana</w:t>
        </w:r>
      </w:ins>
      <w:del w:id="13" w:author="Arthur Souza Rodrigues" w:date="2026-07-10T21:49:00Z" w16du:dateUtc="2026-07-11T01:49:00Z">
        <w:r>
          <w:rPr>
            <w:sz w:val="24"/>
            <w:szCs w:val="24"/>
          </w:rPr>
          <w:delText>demonstrates</w:delText>
        </w:r>
      </w:del>
      <w:r>
        <w:rPr>
          <w:rFonts w:ascii="Verdana, Geneva, sans-serif" w:hAnsi="Verdana, Geneva, sans-serif"/>
          <w:rPrChange w:id="14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 font </w:t>
      </w:r>
      <w:ins w:id="15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family</w:t>
        </w:r>
      </w:ins>
      <w:del w:id="16" w:author="Arthur Souza Rodrigues" w:date="2026-07-10T21:49:00Z" w16du:dateUtc="2026-07-11T01:49:00Z">
        <w:r>
          <w:rPr>
            <w:sz w:val="24"/>
            <w:szCs w:val="24"/>
          </w:rPr>
          <w:delText>size 12 point text</w:delText>
        </w:r>
      </w:del>
      <w:r>
        <w:rPr>
          <w:rFonts w:ascii="Verdana, Geneva, sans-serif" w:hAnsi="Verdana, Geneva, sans-serif"/>
          <w:rPrChange w:id="17" w:author="Arthur Souza Rodrigues" w:date="2026-07-10T21:49:00Z" w16du:dateUtc="2026-07-11T01:49:00Z">
            <w:rPr>
              <w:sz w:val="24"/>
              <w:szCs w:val="24"/>
            </w:rPr>
          </w:rPrChange>
        </w:rPr>
        <w:t>.</w:t>
      </w:r>
    </w:p>
    <w:p w14:paraId="5F70098D" w14:textId="77777777" w:rsidR="00A6530E" w:rsidRDefault="00315F00">
      <w:ins w:id="18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Verdana</w:t>
        </w:r>
      </w:ins>
      <w:del w:id="19" w:author="Arthur Souza Rodrigues" w:date="2026-07-10T21:49:00Z" w16du:dateUtc="2026-07-11T01:49:00Z">
        <w:r>
          <w:rPr>
            <w:sz w:val="24"/>
            <w:szCs w:val="24"/>
          </w:rPr>
          <w:delText>Size 12</w:delText>
        </w:r>
      </w:del>
      <w:r>
        <w:rPr>
          <w:rFonts w:ascii="Verdana, Geneva, sans-serif" w:hAnsi="Verdana, Geneva, sans-serif"/>
          <w:rPrChange w:id="20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 is a </w:t>
      </w:r>
      <w:ins w:id="21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>highly</w:t>
        </w:r>
      </w:ins>
      <w:del w:id="22" w:author="Arthur Souza Rodrigues" w:date="2026-07-10T21:49:00Z" w16du:dateUtc="2026-07-11T01:49:00Z">
        <w:r>
          <w:rPr>
            <w:sz w:val="24"/>
            <w:szCs w:val="24"/>
          </w:rPr>
          <w:delText>standard</w:delText>
        </w:r>
      </w:del>
      <w:r>
        <w:rPr>
          <w:rFonts w:ascii="Verdana, Geneva, sans-serif" w:hAnsi="Verdana, Geneva, sans-serif"/>
          <w:rPrChange w:id="23" w:author="Arthur Souza Rodrigues" w:date="2026-07-10T21:49:00Z" w16du:dateUtc="2026-07-11T01:49:00Z">
            <w:rPr>
              <w:sz w:val="24"/>
              <w:szCs w:val="24"/>
            </w:rPr>
          </w:rPrChange>
        </w:rPr>
        <w:t xml:space="preserve"> readable </w:t>
      </w:r>
      <w:ins w:id="24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t xml:space="preserve">sans-serif </w:t>
        </w:r>
      </w:ins>
      <w:r>
        <w:rPr>
          <w:rFonts w:ascii="Verdana, Geneva, sans-serif" w:hAnsi="Verdana, Geneva, sans-serif"/>
          <w:rPrChange w:id="25" w:author="Arthur Souza Rodrigues" w:date="2026-07-10T21:49:00Z" w16du:dateUtc="2026-07-11T01:49:00Z">
            <w:rPr>
              <w:sz w:val="24"/>
              <w:szCs w:val="24"/>
            </w:rPr>
          </w:rPrChange>
        </w:rPr>
        <w:t>font</w:t>
      </w:r>
      <w:del w:id="26" w:author="Arthur Souza Rodrigues" w:date="2026-07-10T21:49:00Z" w16du:dateUtc="2026-07-11T01:49:00Z">
        <w:r>
          <w:rPr>
            <w:sz w:val="24"/>
            <w:szCs w:val="24"/>
          </w:rPr>
          <w:delText xml:space="preserve"> size for documents</w:delText>
        </w:r>
      </w:del>
      <w:r>
        <w:rPr>
          <w:rFonts w:ascii="Verdana, Geneva, sans-serif" w:hAnsi="Verdana, Geneva, sans-serif"/>
          <w:rPrChange w:id="27" w:author="Arthur Souza Rodrigues" w:date="2026-07-10T21:49:00Z" w16du:dateUtc="2026-07-11T01:49:00Z">
            <w:rPr>
              <w:sz w:val="24"/>
              <w:szCs w:val="24"/>
            </w:rPr>
          </w:rPrChange>
        </w:rPr>
        <w:t>.</w:t>
      </w:r>
    </w:p>
    <w:sectPr w:rsidR="00A6530E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0E"/>
    <w:rsid w:val="0033635D"/>
    <w:rsid w:val="0046780D"/>
    <w:rsid w:val="0050181B"/>
    <w:rsid w:val="008255F4"/>
    <w:rsid w:val="00A6530E"/>
    <w:rsid w:val="00B14B7B"/>
    <w:rsid w:val="00C530D5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7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25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5F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5F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5F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2026-07-11T01:49:00Z</dcterms:modified>
</cp:coreProperties>
</file>