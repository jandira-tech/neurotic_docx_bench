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77777777" w:rsidR="00B14B7B" w:rsidRDefault="00B14B7B">
      <w:pPr>
        <w:rPr>
          <w:b/>
          <w:rPrChange w:id="0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</w:pPr>
      <w:r>
        <w:rPr>
          <w:b/>
          <w:rPrChange w:id="1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>file_</w:t>
      </w:r>
      <w:ins w:id="2" w:author="Arthur Souza Rodrigues" w:date="2026-07-10T21:49:00Z" w16du:dateUtc="2026-07-11T01:49:00Z">
        <w:r>
          <w:rPr>
            <w:b/>
            <w:bCs/>
          </w:rPr>
          <w:t>142</w:t>
        </w:r>
      </w:ins>
      <w:del w:id="3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141</w:delText>
        </w:r>
      </w:del>
      <w:r>
        <w:rPr>
          <w:b/>
          <w:rPrChange w:id="4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>.docx</w:t>
      </w:r>
    </w:p>
    <w:p w14:paraId="6384C32D" w14:textId="19703817" w:rsidR="0050181B" w:rsidRDefault="00267491">
      <w:ins w:id="5" w:author="Arthur Souza Rodrigues" w:date="2026-07-10T21:49:00Z" w16du:dateUtc="2026-07-11T01:49:00Z">
        <w:r>
          <w:rPr>
            <w:b/>
            <w:bCs/>
          </w:rPr>
          <w:t>Bold Text Formatting</w:t>
        </w:r>
      </w:ins>
      <w:del w:id="8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Verdana Font</w:delText>
        </w:r>
      </w:del>
      <w:r>
        <w:rPr>
          <w:b/>
          <w:rPrChange w:id="9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267491">
      <w:r>
        <w:rPr>
          <w:b/>
          <w:rPrChange w:id="10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11" w:author="Arthur Souza Rodrigues" w:date="2026-07-10T21:49:00Z" w16du:dateUtc="2026-07-11T01:49:00Z">
        <w:r>
          <w:rPr>
            <w:b/>
            <w:bCs/>
          </w:rPr>
          <w:t>demonstrates bold text formatting</w:t>
        </w:r>
      </w:ins>
      <w:del w:id="12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uses the Verdana font family</w:delText>
        </w:r>
      </w:del>
      <w:r>
        <w:rPr>
          <w:b/>
          <w:rPrChange w:id="13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267491">
      <w:ins w:id="14" w:author="Arthur Souza Rodrigues" w:date="2026-07-10T21:49:00Z" w16du:dateUtc="2026-07-11T01:49:00Z">
        <w:r>
          <w:rPr>
            <w:b/>
            <w:bCs/>
          </w:rPr>
          <w:t>This text is bold.</w:t>
        </w:r>
      </w:ins>
      <w:del w:id="15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Verdana is a highly readable sans-serif font.</w:delText>
        </w:r>
      </w:del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2A2EF2"/>
    <w:rsid w:val="0033635D"/>
    <w:rsid w:val="003C6C97"/>
    <w:rsid w:val="004E7307"/>
    <w:rsid w:val="0050181B"/>
    <w:rsid w:val="00A82F04"/>
    <w:rsid w:val="00B14B7B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2026-07-11T01:49:00Z</dcterms:modified>
</cp:coreProperties>
</file>