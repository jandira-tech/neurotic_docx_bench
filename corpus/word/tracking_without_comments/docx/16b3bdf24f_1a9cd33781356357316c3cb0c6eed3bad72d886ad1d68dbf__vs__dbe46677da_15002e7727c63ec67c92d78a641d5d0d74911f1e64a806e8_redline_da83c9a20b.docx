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8BA94A" w14:textId="77777777" w:rsidR="00F71B9E" w:rsidRPr="00BA3F26" w:rsidRDefault="00F71B9E" w:rsidP="00BA3F26">
      <w:pPr>
        <w:pStyle w:val="MBTitle"/>
        <w:spacing w:after="0"/>
        <w:jc w:val="center"/>
        <w:rPr>
          <w:ins w:id="10" w:author="Comparison" w:date="2026-09-25T21:07:00Z" w16du:dateUtc="2026-09-26T01:07:00Z"/>
        </w:rPr>
      </w:pPr>
      <w:ins w:id="11" w:author="Comparison" w:date="2026-09-25T21:07:00Z" w16du:dateUtc="2026-09-26T01:07:00Z">
        <w:r>
          <w:rPr>
            <w:noProof/>
            <w:lang w:eastAsia="en-GB"/>
          </w:rPr>
          <w:drawing>
            <wp:anchor distT="0" distB="0" distL="114300" distR="114300" simplePos="0" relativeHeight="251659264" behindDoc="0" locked="0" layoutInCell="1" allowOverlap="0">
              <wp:simplePos x="0" y="0"/>
              <wp:positionH relativeFrom="column">
                <wp:posOffset>-504190</wp:posOffset>
              </wp:positionH>
              <wp:positionV relativeFrom="paragraph">
                <wp:posOffset>-716915</wp:posOffset>
              </wp:positionV>
              <wp:extent cx="3317240" cy="495935"/>
              <wp:effectExtent l="0" t="0" r="0" b="0"/>
              <wp:wrapNone/>
              <wp:docPr id="20" name="Log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Logo"/>
                      <pic:cNvPicPr>
                        <a:picLocks noChangeAspect="1" noChangeArrowheads="1"/>
                      </pic:cNvPicPr>
                    </pic:nvPicPr>
                    <pic:blipFill>
                      <a:blip r:embed="rId1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317240" cy="49593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 w:rsidRPr="3AE7E9F3">
          <w:rPr>
            <w:sz w:val="24"/>
          </w:rPr>
          <w:t>SERVICES COMMITTEE</w:t>
        </w:r>
      </w:ins>
    </w:p>
    <w:p w14:paraId="0CEA65D6" w14:textId="77777777" w:rsidR="00F71B9E" w:rsidRDefault="00F71B9E" w:rsidP="00BA3F26">
      <w:pPr>
        <w:pStyle w:val="MBTitle"/>
        <w:spacing w:after="0"/>
        <w:jc w:val="center"/>
        <w:rPr>
          <w:ins w:id="12" w:author="Comparison" w:date="2026-09-25T21:07:00Z" w16du:dateUtc="2026-09-26T01:07:00Z"/>
          <w:sz w:val="24"/>
        </w:rPr>
      </w:pPr>
      <w:ins w:id="13" w:author="Comparison" w:date="2026-09-25T21:07:00Z" w16du:dateUtc="2026-09-26T01:07:00Z">
        <w:r w:rsidRPr="07CD5BC7">
          <w:rPr>
            <w:sz w:val="24"/>
          </w:rPr>
          <w:t>Decisions</w:t>
        </w:r>
      </w:ins>
    </w:p>
    <w:p w14:paraId="17517014" w14:textId="77777777" w:rsidR="00F71B9E" w:rsidRDefault="00F71B9E" w:rsidP="00BA3F26">
      <w:pPr>
        <w:pStyle w:val="MBTitle"/>
        <w:spacing w:after="0"/>
        <w:jc w:val="center"/>
        <w:rPr>
          <w:ins w:id="14" w:author="Comparison" w:date="2026-09-25T21:07:00Z" w16du:dateUtc="2026-09-26T01:07:00Z"/>
          <w:b w:val="0"/>
          <w:color w:val="000000" w:themeColor="text1"/>
          <w:sz w:val="24"/>
        </w:rPr>
      </w:pPr>
      <w:ins w:id="15" w:author="Comparison" w:date="2026-09-25T21:07:00Z" w16du:dateUtc="2026-09-26T01:07:00Z">
        <w:r w:rsidRPr="00AC17EC">
          <w:rPr>
            <w:b w:val="0"/>
            <w:color w:val="000000" w:themeColor="text1"/>
            <w:sz w:val="24"/>
          </w:rPr>
          <w:t>Tuesday 9 September at 15.30 in Committee Room 3A and on Microsoft Teams</w:t>
        </w:r>
      </w:ins>
    </w:p>
    <w:p w14:paraId="2A455E9F" w14:textId="77777777" w:rsidR="00F71B9E" w:rsidRPr="00BA3F26" w:rsidRDefault="00F71B9E" w:rsidP="00BA3F26">
      <w:pPr>
        <w:pStyle w:val="MBTitle"/>
        <w:spacing w:after="0"/>
        <w:jc w:val="center"/>
        <w:rPr>
          <w:ins w:id="16" w:author="Comparison" w:date="2026-09-25T21:07:00Z" w16du:dateUtc="2026-09-26T01:07:00Z"/>
        </w:rPr>
      </w:pPr>
    </w:p>
    <w:p w14:paraId="5793D421" w14:textId="77777777" w:rsidR="008E2CCB" w:rsidRDefault="008E2CCB">
      <w:pPr>
        <w:pStyle w:val="Title"/>
        <w:rPr>
          <w:del w:id="17" w:author="Comparison" w:date="2026-09-25T21:07:00Z" w16du:dateUtc="2026-09-26T01:07:00Z"/>
          <w:rFonts w:ascii="Times New Roman" w:hAnsi="Times New Roman" w:cs="Times New Roman"/>
          <w:sz w:val="22"/>
        </w:rPr>
      </w:pPr>
      <w:del w:id="18" w:author="Comparison" w:date="2026-09-25T21:07:00Z" w16du:dateUtc="2026-09-26T01:07:00Z">
        <w:r>
          <w:rPr>
            <w:rFonts w:ascii="Times New Roman" w:hAnsi="Times New Roman" w:cs="Times New Roman"/>
            <w:sz w:val="22"/>
          </w:rPr>
          <w:delText>NORTH CAROLINA ASSOCIATION OF MUNICIPAL CLERKS</w:delText>
        </w:r>
      </w:del>
    </w:p>
    <w:p w14:paraId="5D3DD093" w14:textId="77777777" w:rsidR="00D039CC" w:rsidRDefault="008E2CCB">
      <w:pPr>
        <w:pStyle w:val="Title"/>
        <w:rPr>
          <w:del w:id="19" w:author="Comparison" w:date="2026-09-25T21:07:00Z" w16du:dateUtc="2026-09-26T01:07:00Z"/>
          <w:rFonts w:ascii="Times New Roman" w:hAnsi="Times New Roman" w:cs="Times New Roman"/>
          <w:sz w:val="22"/>
        </w:rPr>
      </w:pPr>
      <w:del w:id="20" w:author="Comparison" w:date="2026-09-25T21:07:00Z" w16du:dateUtc="2026-09-26T01:07:00Z">
        <w:r>
          <w:rPr>
            <w:rFonts w:ascii="Times New Roman" w:hAnsi="Times New Roman" w:cs="Times New Roman"/>
            <w:sz w:val="22"/>
          </w:rPr>
          <w:delText>BOARD OF DIRECTORS MEETING</w:delText>
        </w:r>
        <w:r w:rsidR="00D039CC">
          <w:rPr>
            <w:rFonts w:ascii="Times New Roman" w:hAnsi="Times New Roman" w:cs="Times New Roman"/>
            <w:sz w:val="22"/>
          </w:rPr>
          <w:delText xml:space="preserve"> MINUTES</w:delText>
        </w:r>
      </w:del>
    </w:p>
    <w:p w14:paraId="27778865" w14:textId="77777777" w:rsidR="00CE30B5" w:rsidRDefault="008E2CCB">
      <w:pPr>
        <w:autoSpaceDE w:val="0"/>
        <w:autoSpaceDN w:val="0"/>
        <w:adjustRightInd w:val="0"/>
        <w:jc w:val="center"/>
        <w:rPr>
          <w:del w:id="21" w:author="Comparison" w:date="2026-09-25T21:07:00Z" w16du:dateUtc="2026-09-26T01:07:00Z"/>
          <w:b/>
          <w:bCs/>
          <w:sz w:val="22"/>
        </w:rPr>
      </w:pPr>
      <w:del w:id="22" w:author="Comparison" w:date="2026-09-25T21:07:00Z" w16du:dateUtc="2026-09-26T01:07:00Z">
        <w:r>
          <w:rPr>
            <w:b/>
            <w:bCs/>
            <w:sz w:val="22"/>
          </w:rPr>
          <w:delText>VIRTUAL MEETING</w:delText>
        </w:r>
      </w:del>
    </w:p>
    <w:p w14:paraId="2FB8613C" w14:textId="77777777" w:rsidR="00D039CC" w:rsidRDefault="0012427E">
      <w:pPr>
        <w:autoSpaceDE w:val="0"/>
        <w:autoSpaceDN w:val="0"/>
        <w:adjustRightInd w:val="0"/>
        <w:jc w:val="center"/>
        <w:rPr>
          <w:del w:id="23" w:author="Comparison" w:date="2026-09-25T21:07:00Z" w16du:dateUtc="2026-09-26T01:07:00Z"/>
          <w:b/>
          <w:bCs/>
          <w:sz w:val="22"/>
        </w:rPr>
      </w:pPr>
      <w:del w:id="24" w:author="Comparison" w:date="2026-09-25T21:07:00Z" w16du:dateUtc="2026-09-26T01:07:00Z">
        <w:r>
          <w:rPr>
            <w:b/>
            <w:bCs/>
            <w:sz w:val="22"/>
          </w:rPr>
          <w:delText>THURSDAY, NOVEMBER 18</w:delText>
        </w:r>
        <w:r w:rsidR="008E2CCB">
          <w:rPr>
            <w:b/>
            <w:bCs/>
            <w:sz w:val="22"/>
          </w:rPr>
          <w:delText>, 2021</w:delText>
        </w:r>
      </w:del>
    </w:p>
    <w:p w14:paraId="4F770CC5" w14:textId="77777777" w:rsidR="00D039CC" w:rsidRDefault="0012427E">
      <w:pPr>
        <w:autoSpaceDE w:val="0"/>
        <w:autoSpaceDN w:val="0"/>
        <w:adjustRightInd w:val="0"/>
        <w:jc w:val="center"/>
        <w:rPr>
          <w:del w:id="25" w:author="Comparison" w:date="2026-09-25T21:07:00Z" w16du:dateUtc="2026-09-26T01:07:00Z"/>
          <w:b/>
          <w:bCs/>
          <w:sz w:val="22"/>
        </w:rPr>
      </w:pPr>
      <w:del w:id="26" w:author="Comparison" w:date="2026-09-25T21:07:00Z" w16du:dateUtc="2026-09-26T01:07:00Z">
        <w:r>
          <w:rPr>
            <w:b/>
            <w:bCs/>
            <w:sz w:val="22"/>
          </w:rPr>
          <w:delText>4</w:delText>
        </w:r>
        <w:r w:rsidR="00D039CC">
          <w:rPr>
            <w:b/>
            <w:bCs/>
            <w:sz w:val="22"/>
          </w:rPr>
          <w:delText>:</w:delText>
        </w:r>
        <w:r>
          <w:rPr>
            <w:b/>
            <w:bCs/>
            <w:sz w:val="22"/>
          </w:rPr>
          <w:delText>3</w:delText>
        </w:r>
        <w:r w:rsidR="007421BA">
          <w:rPr>
            <w:b/>
            <w:bCs/>
            <w:sz w:val="22"/>
          </w:rPr>
          <w:delText>0</w:delText>
        </w:r>
        <w:r w:rsidR="00D039CC">
          <w:rPr>
            <w:b/>
            <w:bCs/>
            <w:sz w:val="22"/>
          </w:rPr>
          <w:delText xml:space="preserve"> P.M.</w:delText>
        </w:r>
      </w:del>
    </w:p>
    <w:p w14:paraId="2531B078" w14:textId="77777777" w:rsidR="00D039CC" w:rsidRDefault="00D039CC">
      <w:pPr>
        <w:autoSpaceDE w:val="0"/>
        <w:autoSpaceDN w:val="0"/>
        <w:adjustRightInd w:val="0"/>
        <w:jc w:val="both"/>
        <w:rPr>
          <w:del w:id="27" w:author="Comparison" w:date="2026-09-25T21:07:00Z" w16du:dateUtc="2026-09-26T01:07:00Z"/>
          <w:sz w:val="22"/>
        </w:rPr>
      </w:pPr>
    </w:p>
    <w:p w14:paraId="7E4BA955" w14:textId="77777777" w:rsidR="00FE3F06" w:rsidRPr="008276EA" w:rsidRDefault="008E2CCB" w:rsidP="00A35DFF">
      <w:pPr>
        <w:rPr>
          <w:b/>
          <w:color w:val="000000" w:themeColor="text1"/>
          <w:rPrChange w:id="28" w:author="Comparison" w:date="2026-09-25T21:07:00Z" w16du:dateUtc="2026-09-26T01:07:00Z">
            <w:rPr>
              <w:spacing w:val="-3"/>
              <w:sz w:val="22"/>
            </w:rPr>
          </w:rPrChange>
        </w:rPr>
        <w:pPrChange w:id="29" w:author="Comparison" w:date="2026-09-25T21:07:00Z" w16du:dateUtc="2026-09-26T01:07:00Z">
          <w:pPr>
            <w:tabs>
              <w:tab w:val="left" w:pos="3240"/>
            </w:tabs>
            <w:suppressAutoHyphens/>
            <w:spacing w:line="240" w:lineRule="atLeast"/>
            <w:jc w:val="both"/>
          </w:pPr>
        </w:pPrChange>
      </w:pPr>
      <w:del w:id="30" w:author="Comparison" w:date="2026-09-25T21:07:00Z" w16du:dateUtc="2026-09-26T01:07:00Z">
        <w:r>
          <w:rPr>
            <w:b/>
            <w:bCs/>
            <w:spacing w:val="-3"/>
            <w:sz w:val="22"/>
          </w:rPr>
          <w:delText>Officers and Members</w:delText>
        </w:r>
        <w:r w:rsidR="00D039CC" w:rsidRPr="00D762A6">
          <w:rPr>
            <w:b/>
            <w:bCs/>
            <w:spacing w:val="-3"/>
            <w:sz w:val="22"/>
          </w:rPr>
          <w:delText xml:space="preserve"> </w:delText>
        </w:r>
      </w:del>
      <w:r w:rsidR="00D039CC" w:rsidRPr="008276EA">
        <w:rPr>
          <w:b/>
          <w:color w:val="000000" w:themeColor="text1"/>
          <w:rPrChange w:id="31" w:author="Comparison" w:date="2026-09-25T21:07:00Z" w16du:dateUtc="2026-09-26T01:07:00Z">
            <w:rPr>
              <w:b/>
              <w:bCs/>
              <w:spacing w:val="-3"/>
              <w:sz w:val="22"/>
            </w:rPr>
          </w:rPrChange>
        </w:rPr>
        <w:t>Present:</w:t>
      </w:r>
      <w:ins w:id="32" w:author="Comparison" w:date="2026-09-25T21:07:00Z" w16du:dateUtc="2026-09-26T01:07:00Z">
        <w:r w:rsidR="00F71B9E" w:rsidRPr="008276EA">
          <w:rPr>
            <w:rFonts w:eastAsia="Gill Sans MT" w:cs="Gill Sans MT"/>
            <w:b/>
            <w:bCs/>
            <w:color w:val="000000" w:themeColor="text1"/>
          </w:rPr>
          <w:t>  </w:t>
        </w:r>
      </w:ins>
      <w:del w:id="33" w:author="Comparison" w:date="2026-09-25T21:07:00Z" w16du:dateUtc="2026-09-26T01:07:00Z">
        <w:r w:rsidR="00DA4703" w:rsidRPr="00D762A6">
          <w:rPr>
            <w:spacing w:val="-3"/>
            <w:sz w:val="22"/>
          </w:rPr>
          <w:delText xml:space="preserve">   </w:delText>
        </w:r>
        <w:r w:rsidR="00FE3F06" w:rsidRPr="005E02FA">
          <w:rPr>
            <w:spacing w:val="-3"/>
            <w:sz w:val="22"/>
          </w:rPr>
          <w:delText>Lisa Stites, President</w:delText>
        </w:r>
      </w:del>
    </w:p>
    <w:p w14:paraId="70D69A10" w14:textId="77777777" w:rsidR="00F71B9E" w:rsidRPr="0088445A" w:rsidRDefault="00F71B9E" w:rsidP="00A35DFF">
      <w:pPr>
        <w:ind w:left="142" w:hanging="142"/>
        <w:rPr>
          <w:ins w:id="34" w:author="Comparison" w:date="2026-09-25T21:07:00Z" w16du:dateUtc="2026-09-26T01:07:00Z"/>
          <w:rFonts w:eastAsia="Gill Sans MT" w:cs="Gill Sans MT"/>
          <w:color w:val="000000" w:themeColor="text1"/>
        </w:rPr>
      </w:pPr>
      <w:ins w:id="35" w:author="Comparison" w:date="2026-09-25T21:07:00Z" w16du:dateUtc="2026-09-26T01:07:00Z">
        <w:r w:rsidRPr="5975F8E7">
          <w:rPr>
            <w:rFonts w:eastAsia="Gill Sans MT" w:cs="Gill Sans MT"/>
            <w:color w:val="000000" w:themeColor="text1"/>
          </w:rPr>
          <w:t>Lord McLoughlin</w:t>
        </w:r>
        <w:r w:rsidRPr="5975F8E7">
          <w:rPr>
            <w:rFonts w:eastAsia="Gill Sans MT" w:cs="Gill Sans MT"/>
          </w:rPr>
          <w:t xml:space="preserve"> </w:t>
        </w:r>
        <w:r w:rsidRPr="5975F8E7">
          <w:rPr>
            <w:rFonts w:eastAsia="Gill Sans MT" w:cs="Gill Sans MT"/>
            <w:color w:val="000000" w:themeColor="text1"/>
          </w:rPr>
          <w:t>(Chair)  </w:t>
        </w:r>
      </w:ins>
    </w:p>
    <w:p w14:paraId="73E15E28" w14:textId="77777777" w:rsidR="00F71B9E" w:rsidRDefault="00F71B9E" w:rsidP="00A35DFF">
      <w:pPr>
        <w:ind w:left="142" w:hanging="142"/>
        <w:rPr>
          <w:ins w:id="36" w:author="Comparison" w:date="2026-09-25T21:07:00Z" w16du:dateUtc="2026-09-26T01:07:00Z"/>
          <w:rFonts w:eastAsia="Gill Sans MT" w:cs="Gill Sans MT"/>
          <w:color w:val="000000" w:themeColor="text1"/>
        </w:rPr>
      </w:pPr>
      <w:ins w:id="37" w:author="Comparison" w:date="2026-09-25T21:07:00Z" w16du:dateUtc="2026-09-26T01:07:00Z">
        <w:r w:rsidRPr="5975F8E7">
          <w:rPr>
            <w:rFonts w:eastAsia="Gill Sans MT" w:cs="Gill Sans MT"/>
            <w:color w:val="000000" w:themeColor="text1"/>
          </w:rPr>
          <w:t>Lord Faulkner of Worcester</w:t>
        </w:r>
      </w:ins>
    </w:p>
    <w:p w14:paraId="27E61899" w14:textId="77777777" w:rsidR="00F71B9E" w:rsidRDefault="00F71B9E" w:rsidP="00A35DFF">
      <w:pPr>
        <w:ind w:left="142" w:hanging="142"/>
        <w:rPr>
          <w:ins w:id="38" w:author="Comparison" w:date="2026-09-25T21:07:00Z" w16du:dateUtc="2026-09-26T01:07:00Z"/>
          <w:rFonts w:eastAsia="Gill Sans MT" w:cs="Gill Sans MT"/>
          <w:color w:val="000000" w:themeColor="text1"/>
        </w:rPr>
      </w:pPr>
      <w:ins w:id="39" w:author="Comparison" w:date="2026-09-25T21:07:00Z" w16du:dateUtc="2026-09-26T01:07:00Z">
        <w:r>
          <w:rPr>
            <w:rFonts w:eastAsia="Gill Sans MT" w:cs="Gill Sans MT"/>
            <w:color w:val="000000" w:themeColor="text1"/>
          </w:rPr>
          <w:t>L</w:t>
        </w:r>
        <w:r w:rsidRPr="5975F8E7">
          <w:rPr>
            <w:rFonts w:eastAsia="Gill Sans MT" w:cs="Gill Sans MT"/>
            <w:color w:val="000000" w:themeColor="text1"/>
          </w:rPr>
          <w:t>ord Hogan-Howe</w:t>
        </w:r>
      </w:ins>
    </w:p>
    <w:p w14:paraId="414A66FF" w14:textId="77777777" w:rsidR="00F71B9E" w:rsidRPr="0088445A" w:rsidRDefault="00F71B9E" w:rsidP="00A35DFF">
      <w:pPr>
        <w:ind w:left="142" w:hanging="142"/>
        <w:rPr>
          <w:ins w:id="40" w:author="Comparison" w:date="2026-09-25T21:07:00Z" w16du:dateUtc="2026-09-26T01:07:00Z"/>
          <w:rFonts w:eastAsia="Gill Sans MT" w:cs="Gill Sans MT"/>
          <w:color w:val="000000" w:themeColor="text1"/>
        </w:rPr>
      </w:pPr>
      <w:ins w:id="41" w:author="Comparison" w:date="2026-09-25T21:07:00Z" w16du:dateUtc="2026-09-26T01:07:00Z">
        <w:r w:rsidRPr="5975F8E7">
          <w:rPr>
            <w:rFonts w:eastAsia="Gill Sans MT" w:cs="Gill Sans MT"/>
            <w:color w:val="000000" w:themeColor="text1"/>
          </w:rPr>
          <w:t>Baroness Hussein-Ece</w:t>
        </w:r>
      </w:ins>
    </w:p>
    <w:p w14:paraId="5E5E0E11" w14:textId="77777777" w:rsidR="00F71B9E" w:rsidRPr="0088445A" w:rsidRDefault="00F71B9E" w:rsidP="00A35DFF">
      <w:pPr>
        <w:ind w:left="142" w:hanging="142"/>
        <w:rPr>
          <w:ins w:id="42" w:author="Comparison" w:date="2026-09-25T21:07:00Z" w16du:dateUtc="2026-09-26T01:07:00Z"/>
          <w:color w:val="000000" w:themeColor="text1"/>
        </w:rPr>
      </w:pPr>
      <w:ins w:id="43" w:author="Comparison" w:date="2026-09-25T21:07:00Z" w16du:dateUtc="2026-09-26T01:07:00Z">
        <w:r w:rsidRPr="5975F8E7">
          <w:rPr>
            <w:rFonts w:eastAsia="Gill Sans MT" w:cs="Gill Sans MT"/>
          </w:rPr>
          <w:t>Earl of Kinnoull</w:t>
        </w:r>
      </w:ins>
    </w:p>
    <w:p w14:paraId="594E7C50" w14:textId="77777777" w:rsidR="00F71B9E" w:rsidRDefault="00F71B9E" w:rsidP="00A35DFF">
      <w:pPr>
        <w:ind w:left="142" w:hanging="142"/>
        <w:rPr>
          <w:ins w:id="44" w:author="Comparison" w:date="2026-09-25T21:07:00Z" w16du:dateUtc="2026-09-26T01:07:00Z"/>
          <w:rFonts w:eastAsia="Gill Sans MT" w:cs="Gill Sans MT"/>
          <w:color w:val="000000" w:themeColor="text1"/>
        </w:rPr>
      </w:pPr>
      <w:ins w:id="45" w:author="Comparison" w:date="2026-09-25T21:07:00Z" w16du:dateUtc="2026-09-26T01:07:00Z">
        <w:r w:rsidRPr="5975F8E7">
          <w:rPr>
            <w:rFonts w:eastAsia="Gill Sans MT" w:cs="Gill Sans MT"/>
            <w:color w:val="000000" w:themeColor="text1"/>
          </w:rPr>
          <w:t>Baroness Stedman-Scott</w:t>
        </w:r>
      </w:ins>
    </w:p>
    <w:p w14:paraId="3303F69C" w14:textId="77777777" w:rsidR="00F71B9E" w:rsidRPr="0088445A" w:rsidRDefault="00F71B9E" w:rsidP="00A35DFF">
      <w:pPr>
        <w:ind w:left="142" w:hanging="142"/>
        <w:rPr>
          <w:ins w:id="46" w:author="Comparison" w:date="2026-09-25T21:07:00Z" w16du:dateUtc="2026-09-26T01:07:00Z"/>
          <w:color w:val="000000" w:themeColor="text1"/>
        </w:rPr>
      </w:pPr>
      <w:ins w:id="47" w:author="Comparison" w:date="2026-09-25T21:07:00Z" w16du:dateUtc="2026-09-26T01:07:00Z">
        <w:r w:rsidRPr="5975F8E7">
          <w:rPr>
            <w:rFonts w:eastAsia="Gill Sans MT" w:cs="Gill Sans MT"/>
            <w:color w:val="000000" w:themeColor="text1"/>
          </w:rPr>
          <w:t>Lord Stoneham of Droxford</w:t>
        </w:r>
      </w:ins>
    </w:p>
    <w:p w14:paraId="3A188794" w14:textId="77777777" w:rsidR="00F71B9E" w:rsidRDefault="00F71B9E" w:rsidP="00A35DFF">
      <w:pPr>
        <w:ind w:left="142" w:hanging="142"/>
        <w:rPr>
          <w:ins w:id="48" w:author="Comparison" w:date="2026-09-25T21:07:00Z" w16du:dateUtc="2026-09-26T01:07:00Z"/>
          <w:rFonts w:eastAsia="Gill Sans MT" w:cs="Gill Sans MT"/>
          <w:color w:val="000000" w:themeColor="text1"/>
        </w:rPr>
      </w:pPr>
      <w:ins w:id="49" w:author="Comparison" w:date="2026-09-25T21:07:00Z" w16du:dateUtc="2026-09-26T01:07:00Z">
        <w:r w:rsidRPr="5975F8E7">
          <w:rPr>
            <w:rFonts w:eastAsia="Gill Sans MT" w:cs="Gill Sans MT"/>
            <w:color w:val="000000" w:themeColor="text1"/>
          </w:rPr>
          <w:t>Baroness Wheeler</w:t>
        </w:r>
      </w:ins>
    </w:p>
    <w:p w14:paraId="5A16087D" w14:textId="77777777" w:rsidR="00F71B9E" w:rsidRDefault="00F71B9E" w:rsidP="00A35DFF">
      <w:pPr>
        <w:ind w:left="142" w:hanging="142"/>
        <w:rPr>
          <w:ins w:id="50" w:author="Comparison" w:date="2026-09-25T21:07:00Z" w16du:dateUtc="2026-09-26T01:07:00Z"/>
          <w:color w:val="000000" w:themeColor="text1"/>
        </w:rPr>
      </w:pPr>
      <w:ins w:id="51" w:author="Comparison" w:date="2026-09-25T21:07:00Z" w16du:dateUtc="2026-09-26T01:07:00Z">
        <w:r w:rsidRPr="5975F8E7">
          <w:rPr>
            <w:rFonts w:eastAsia="Gill Sans MT" w:cs="Gill Sans MT"/>
            <w:color w:val="000000" w:themeColor="text1"/>
          </w:rPr>
          <w:t>Baroness Wilcox of Newport</w:t>
        </w:r>
      </w:ins>
    </w:p>
    <w:p w14:paraId="1A508771" w14:textId="77777777" w:rsidR="00F71B9E" w:rsidRPr="0088445A" w:rsidRDefault="00F71B9E" w:rsidP="00A35DFF">
      <w:pPr>
        <w:ind w:left="142" w:hanging="142"/>
        <w:rPr>
          <w:ins w:id="52" w:author="Comparison" w:date="2026-09-25T21:07:00Z" w16du:dateUtc="2026-09-26T01:07:00Z"/>
          <w:rFonts w:eastAsia="Gill Sans MT" w:cs="Gill Sans MT"/>
          <w:color w:val="000000" w:themeColor="text1"/>
        </w:rPr>
      </w:pPr>
      <w:ins w:id="53" w:author="Comparison" w:date="2026-09-25T21:07:00Z" w16du:dateUtc="2026-09-26T01:07:00Z">
        <w:r w:rsidRPr="5975F8E7">
          <w:rPr>
            <w:rFonts w:eastAsia="Gill Sans MT" w:cs="Gill Sans MT"/>
            <w:color w:val="000000" w:themeColor="text1"/>
          </w:rPr>
          <w:t>Baroness Williams of Trafford</w:t>
        </w:r>
      </w:ins>
    </w:p>
    <w:p w14:paraId="1E68C056" w14:textId="77777777" w:rsidR="00F71B9E" w:rsidRPr="0088445A" w:rsidRDefault="00F71B9E" w:rsidP="00A35DFF">
      <w:pPr>
        <w:ind w:left="142"/>
        <w:rPr>
          <w:ins w:id="54" w:author="Comparison" w:date="2026-09-25T21:07:00Z" w16du:dateUtc="2026-09-26T01:07:00Z"/>
          <w:rFonts w:eastAsia="Gill Sans MT" w:cs="Gill Sans MT"/>
          <w:color w:val="000000" w:themeColor="text1"/>
        </w:rPr>
      </w:pPr>
    </w:p>
    <w:p w14:paraId="33A76541" w14:textId="77777777" w:rsidR="00F71B9E" w:rsidRPr="00655E68" w:rsidRDefault="00F71B9E" w:rsidP="00655E68">
      <w:pPr>
        <w:ind w:left="-142" w:firstLine="142"/>
        <w:rPr>
          <w:ins w:id="55" w:author="Comparison" w:date="2026-09-25T21:07:00Z" w16du:dateUtc="2026-09-26T01:07:00Z"/>
          <w:rStyle w:val="normaltextrun1"/>
          <w:rFonts w:eastAsia="Gill Sans MT" w:cs="Gill Sans MT"/>
          <w:color w:val="000000" w:themeColor="text1"/>
        </w:rPr>
      </w:pPr>
      <w:ins w:id="56" w:author="Comparison" w:date="2026-09-25T21:07:00Z" w16du:dateUtc="2026-09-26T01:07:00Z">
        <w:r w:rsidRPr="5975F8E7">
          <w:rPr>
            <w:rFonts w:eastAsia="Gill Sans MT" w:cs="Gill Sans MT"/>
            <w:color w:val="000000" w:themeColor="text1"/>
          </w:rPr>
          <w:t>Together with the Clerk of the Parliaments</w:t>
        </w:r>
      </w:ins>
    </w:p>
    <w:p w14:paraId="37E4496D" w14:textId="77777777" w:rsidR="00F71B9E" w:rsidRPr="00C93F16" w:rsidRDefault="00F71B9E" w:rsidP="00A35DFF">
      <w:pPr>
        <w:rPr>
          <w:ins w:id="57" w:author="Comparison" w:date="2026-09-25T21:07:00Z" w16du:dateUtc="2026-09-26T01:07:00Z"/>
          <w:rFonts w:cs="Segoe UI"/>
          <w:lang w:eastAsia="en-GB"/>
        </w:rPr>
      </w:pPr>
    </w:p>
    <w:p w14:paraId="4BE1BA21" w14:textId="77777777" w:rsidR="00F71B9E" w:rsidRPr="0088445A" w:rsidRDefault="00F71B9E" w:rsidP="00A35DFF">
      <w:pPr>
        <w:spacing w:after="240"/>
        <w:rPr>
          <w:ins w:id="58" w:author="Comparison" w:date="2026-09-25T21:07:00Z" w16du:dateUtc="2026-09-26T01:07:00Z"/>
        </w:rPr>
      </w:pPr>
      <w:ins w:id="59" w:author="Comparison" w:date="2026-09-25T21:07:00Z" w16du:dateUtc="2026-09-26T01:07:00Z">
        <w:r w:rsidRPr="5975F8E7">
          <w:rPr>
            <w:rFonts w:eastAsia="Gill Sans MT" w:cs="Gill Sans MT"/>
            <w:b/>
            <w:bCs/>
          </w:rPr>
          <w:t>Apologies</w:t>
        </w:r>
      </w:ins>
    </w:p>
    <w:p w14:paraId="2DAE7488" w14:textId="77777777" w:rsidR="00F71B9E" w:rsidRPr="00D51072" w:rsidRDefault="00F71B9E" w:rsidP="00A35DFF">
      <w:pPr>
        <w:ind w:left="142" w:hanging="142"/>
        <w:rPr>
          <w:ins w:id="60" w:author="Comparison" w:date="2026-09-25T21:07:00Z" w16du:dateUtc="2026-09-26T01:07:00Z"/>
          <w:rFonts w:eastAsia="Gill Sans MT" w:cs="Gill Sans MT"/>
          <w:color w:val="000000" w:themeColor="text1"/>
        </w:rPr>
      </w:pPr>
      <w:ins w:id="61" w:author="Comparison" w:date="2026-09-25T21:07:00Z" w16du:dateUtc="2026-09-26T01:07:00Z">
        <w:r>
          <w:rPr>
            <w:rFonts w:eastAsia="Gill Sans MT" w:cs="Gill Sans MT"/>
          </w:rPr>
          <w:t>No apologies ha</w:t>
        </w:r>
        <w:r>
          <w:rPr>
            <w:rFonts w:eastAsia="Gill Sans MT" w:cs="Gill Sans MT"/>
          </w:rPr>
          <w:t>d</w:t>
        </w:r>
        <w:r>
          <w:rPr>
            <w:rFonts w:eastAsia="Gill Sans MT" w:cs="Gill Sans MT"/>
          </w:rPr>
          <w:t xml:space="preserve"> been received.</w:t>
        </w:r>
      </w:ins>
    </w:p>
    <w:p w14:paraId="18B95881" w14:textId="77777777" w:rsidR="00F71B9E" w:rsidRDefault="00F71B9E" w:rsidP="00A35DFF">
      <w:pPr>
        <w:ind w:left="142"/>
        <w:rPr>
          <w:ins w:id="62" w:author="Comparison" w:date="2026-09-25T21:07:00Z" w16du:dateUtc="2026-09-26T01:07:00Z"/>
        </w:rPr>
      </w:pPr>
    </w:p>
    <w:p w14:paraId="19851133" w14:textId="77777777" w:rsidR="00F71B9E" w:rsidRPr="0088445A" w:rsidRDefault="00F71B9E" w:rsidP="00A35DFF">
      <w:pPr>
        <w:spacing w:after="240"/>
        <w:rPr>
          <w:ins w:id="63" w:author="Comparison" w:date="2026-09-25T21:07:00Z" w16du:dateUtc="2026-09-26T01:07:00Z"/>
          <w:b/>
          <w:bCs/>
        </w:rPr>
      </w:pPr>
      <w:ins w:id="64" w:author="Comparison" w:date="2026-09-25T21:07:00Z" w16du:dateUtc="2026-09-26T01:07:00Z">
        <w:r w:rsidRPr="5975F8E7">
          <w:rPr>
            <w:rFonts w:eastAsia="Gill Sans MT" w:cs="Gill Sans MT"/>
            <w:b/>
            <w:bCs/>
          </w:rPr>
          <w:t>Minutes of the previous meeting, and matters arising</w:t>
        </w:r>
      </w:ins>
    </w:p>
    <w:p w14:paraId="20F19E2E" w14:textId="77777777" w:rsidR="00F71B9E" w:rsidRDefault="00F71B9E" w:rsidP="00A35DFF">
      <w:pPr>
        <w:rPr>
          <w:ins w:id="65" w:author="Comparison" w:date="2026-09-25T21:07:00Z" w16du:dateUtc="2026-09-26T01:07:00Z"/>
          <w:rFonts w:eastAsia="Gill Sans MT" w:cs="Gill Sans MT"/>
        </w:rPr>
      </w:pPr>
      <w:ins w:id="66" w:author="Comparison" w:date="2026-09-25T21:07:00Z" w16du:dateUtc="2026-09-26T01:07:00Z">
        <w:r w:rsidRPr="5975F8E7">
          <w:rPr>
            <w:rFonts w:eastAsia="Gill Sans MT" w:cs="Gill Sans MT"/>
          </w:rPr>
          <w:t xml:space="preserve">The Committee agreed the minutes of the </w:t>
        </w:r>
        <w:r>
          <w:rPr>
            <w:rFonts w:eastAsia="Gill Sans MT" w:cs="Gill Sans MT"/>
          </w:rPr>
          <w:t>8</w:t>
        </w:r>
        <w:r w:rsidRPr="5975F8E7">
          <w:rPr>
            <w:rFonts w:eastAsia="Gill Sans MT" w:cs="Gill Sans MT"/>
            <w:vertAlign w:val="superscript"/>
          </w:rPr>
          <w:t>th</w:t>
        </w:r>
        <w:r w:rsidRPr="5975F8E7">
          <w:rPr>
            <w:rFonts w:eastAsia="Gill Sans MT" w:cs="Gill Sans MT"/>
          </w:rPr>
          <w:t xml:space="preserve"> meeting. </w:t>
        </w:r>
      </w:ins>
    </w:p>
    <w:p w14:paraId="704E1D94" w14:textId="77777777" w:rsidR="00F71B9E" w:rsidRPr="00672D4A" w:rsidRDefault="00F71B9E" w:rsidP="00A35DFF">
      <w:pPr>
        <w:rPr>
          <w:ins w:id="67" w:author="Comparison" w:date="2026-09-25T21:07:00Z" w16du:dateUtc="2026-09-26T01:07:00Z"/>
          <w:b/>
          <w:bCs/>
        </w:rPr>
      </w:pPr>
    </w:p>
    <w:p w14:paraId="7FD1B2EB" w14:textId="77777777" w:rsidR="00F71B9E" w:rsidRPr="00DD45B2" w:rsidRDefault="00F71B9E" w:rsidP="00A35DFF">
      <w:pPr>
        <w:rPr>
          <w:ins w:id="68" w:author="Comparison" w:date="2026-09-25T21:07:00Z" w16du:dateUtc="2026-09-26T01:07:00Z"/>
          <w:rFonts w:eastAsia="Gill Sans MT" w:cs="Gill Sans MT"/>
        </w:rPr>
      </w:pPr>
      <w:ins w:id="69" w:author="Comparison" w:date="2026-09-25T21:07:00Z" w16du:dateUtc="2026-09-26T01:07:00Z">
        <w:r w:rsidRPr="00DD45B2">
          <w:rPr>
            <w:b/>
          </w:rPr>
          <w:t xml:space="preserve">Notices from the Chair </w:t>
        </w:r>
        <w:r>
          <w:t>S/24-25/60 RESTRICTED: MANAGEMENT</w:t>
        </w:r>
      </w:ins>
    </w:p>
    <w:p w14:paraId="2AC9E0D3" w14:textId="77777777" w:rsidR="00F71B9E" w:rsidRDefault="00F71B9E" w:rsidP="00A35DFF">
      <w:pPr>
        <w:ind w:left="360"/>
        <w:rPr>
          <w:ins w:id="70" w:author="Comparison" w:date="2026-09-25T21:07:00Z" w16du:dateUtc="2026-09-26T01:07:00Z"/>
          <w:rFonts w:eastAsia="Gill Sans MT" w:cs="Gill Sans MT"/>
        </w:rPr>
      </w:pPr>
    </w:p>
    <w:p w14:paraId="1DC2D772" w14:textId="77777777" w:rsidR="00F71B9E" w:rsidRDefault="00F71B9E" w:rsidP="00A35DFF">
      <w:pPr>
        <w:rPr>
          <w:ins w:id="71" w:author="Comparison" w:date="2026-09-25T21:07:00Z" w16du:dateUtc="2026-09-26T01:07:00Z"/>
          <w:rFonts w:eastAsia="Gill Sans MT" w:cs="Gill Sans MT"/>
        </w:rPr>
      </w:pPr>
      <w:ins w:id="72" w:author="Comparison" w:date="2026-09-25T21:07:00Z" w16du:dateUtc="2026-09-26T01:07:00Z">
        <w:r w:rsidRPr="00486AC8">
          <w:rPr>
            <w:rFonts w:eastAsia="Gill Sans MT" w:cs="Gill Sans MT"/>
          </w:rPr>
          <w:t xml:space="preserve">The Committee received updates on </w:t>
        </w:r>
        <w:r>
          <w:rPr>
            <w:rFonts w:eastAsia="Gill Sans MT" w:cs="Gill Sans MT"/>
          </w:rPr>
          <w:t xml:space="preserve">electric vehicle charging points; digital coaching; R&amp;R Surveys; and Victoria Tower access changes. </w:t>
        </w:r>
      </w:ins>
    </w:p>
    <w:p w14:paraId="56CFED41" w14:textId="77777777" w:rsidR="00F71B9E" w:rsidRDefault="00F71B9E" w:rsidP="00A35DFF">
      <w:pPr>
        <w:rPr>
          <w:ins w:id="73" w:author="Comparison" w:date="2026-09-25T21:07:00Z" w16du:dateUtc="2026-09-26T01:07:00Z"/>
          <w:rFonts w:eastAsia="Gill Sans MT" w:cs="Gill Sans MT"/>
        </w:rPr>
      </w:pPr>
    </w:p>
    <w:p w14:paraId="01CDC357" w14:textId="77777777" w:rsidR="00F71B9E" w:rsidRDefault="00F71B9E" w:rsidP="00A35DFF">
      <w:pPr>
        <w:rPr>
          <w:ins w:id="74" w:author="Comparison" w:date="2026-09-25T21:07:00Z" w16du:dateUtc="2026-09-26T01:07:00Z"/>
          <w:rFonts w:eastAsia="Gill Sans MT" w:cs="Gill Sans MT"/>
        </w:rPr>
      </w:pPr>
      <w:ins w:id="75" w:author="Comparison" w:date="2026-09-25T21:07:00Z" w16du:dateUtc="2026-09-26T01:07:00Z">
        <w:r>
          <w:rPr>
            <w:rFonts w:eastAsia="Gill Sans MT" w:cs="Gill Sans MT"/>
          </w:rPr>
          <w:t xml:space="preserve">The Committee </w:t>
        </w:r>
        <w:r>
          <w:rPr>
            <w:rFonts w:eastAsia="Gill Sans MT" w:cs="Gill Sans MT"/>
          </w:rPr>
          <w:t>endorsed the use of the Salisbury Room as a digital coaching hub</w:t>
        </w:r>
        <w:r>
          <w:rPr>
            <w:rFonts w:eastAsia="Gill Sans MT" w:cs="Gill Sans MT"/>
          </w:rPr>
          <w:t xml:space="preserve"> from October to the end of the year. </w:t>
        </w:r>
      </w:ins>
    </w:p>
    <w:p w14:paraId="4DCB8339" w14:textId="77777777" w:rsidR="00F71B9E" w:rsidRDefault="00F71B9E" w:rsidP="00A35DFF">
      <w:pPr>
        <w:rPr>
          <w:ins w:id="76" w:author="Comparison" w:date="2026-09-25T21:07:00Z" w16du:dateUtc="2026-09-26T01:07:00Z"/>
          <w:rFonts w:eastAsia="Gill Sans MT" w:cs="Gill Sans MT"/>
        </w:rPr>
      </w:pPr>
    </w:p>
    <w:p w14:paraId="1375F868" w14:textId="77777777" w:rsidR="00F71B9E" w:rsidRDefault="00F71B9E" w:rsidP="00A35DFF">
      <w:pPr>
        <w:rPr>
          <w:ins w:id="77" w:author="Comparison" w:date="2026-09-25T21:07:00Z" w16du:dateUtc="2026-09-26T01:07:00Z"/>
          <w:rFonts w:eastAsia="Gill Sans MT" w:cs="Gill Sans MT"/>
        </w:rPr>
      </w:pPr>
      <w:ins w:id="78" w:author="Comparison" w:date="2026-09-25T21:07:00Z" w16du:dateUtc="2026-09-26T01:07:00Z">
        <w:r>
          <w:rPr>
            <w:rFonts w:eastAsia="Gill Sans MT" w:cs="Gill Sans MT"/>
          </w:rPr>
          <w:t xml:space="preserve">The Committee discussed the impact of </w:t>
        </w:r>
        <w:r>
          <w:rPr>
            <w:rFonts w:eastAsia="Gill Sans MT" w:cs="Gill Sans MT"/>
          </w:rPr>
          <w:t xml:space="preserve">the </w:t>
        </w:r>
        <w:r>
          <w:rPr>
            <w:rFonts w:eastAsia="Gill Sans MT" w:cs="Gill Sans MT"/>
          </w:rPr>
          <w:t>Victoria Tower</w:t>
        </w:r>
        <w:r>
          <w:rPr>
            <w:rFonts w:eastAsia="Gill Sans MT" w:cs="Gill Sans MT"/>
          </w:rPr>
          <w:t xml:space="preserve"> project</w:t>
        </w:r>
        <w:r>
          <w:rPr>
            <w:rFonts w:eastAsia="Gill Sans MT" w:cs="Gill Sans MT"/>
          </w:rPr>
          <w:t xml:space="preserve"> on access and parking. </w:t>
        </w:r>
      </w:ins>
    </w:p>
    <w:p w14:paraId="2FC757F8" w14:textId="77777777" w:rsidR="00F71B9E" w:rsidRPr="00735C75" w:rsidRDefault="00F71B9E" w:rsidP="00A35DFF">
      <w:pPr>
        <w:ind w:firstLine="360"/>
        <w:jc w:val="center"/>
        <w:rPr>
          <w:ins w:id="79" w:author="Comparison" w:date="2026-09-25T21:07:00Z" w16du:dateUtc="2026-09-26T01:07:00Z"/>
          <w:b/>
          <w:bCs/>
        </w:rPr>
      </w:pPr>
    </w:p>
    <w:p w14:paraId="0D8682B0" w14:textId="77777777" w:rsidR="00F71B9E" w:rsidRPr="00F30184" w:rsidRDefault="00F71B9E" w:rsidP="00A35DFF">
      <w:pPr>
        <w:rPr>
          <w:ins w:id="80" w:author="Comparison" w:date="2026-09-25T21:07:00Z" w16du:dateUtc="2026-09-26T01:07:00Z"/>
          <w:rFonts w:eastAsiaTheme="minorEastAsia" w:cstheme="minorBidi"/>
          <w:b/>
          <w:bCs/>
        </w:rPr>
      </w:pPr>
      <w:ins w:id="81" w:author="Comparison" w:date="2026-09-25T21:07:00Z" w16du:dateUtc="2026-09-26T01:07:00Z">
        <w:r w:rsidRPr="00F30184">
          <w:rPr>
            <w:b/>
            <w:bCs/>
          </w:rPr>
          <w:t>For Information: Security Portfolio - Physical Works Update</w:t>
        </w:r>
        <w:r>
          <w:rPr>
            <w:rFonts w:eastAsiaTheme="minorEastAsia" w:cstheme="minorBidi"/>
            <w:b/>
            <w:bCs/>
          </w:rPr>
          <w:t xml:space="preserve"> </w:t>
        </w:r>
        <w:r>
          <w:t>S/24-25/61 HIGHLY RESTRICTED: SECURITY</w:t>
        </w:r>
      </w:ins>
    </w:p>
    <w:p w14:paraId="7C505940" w14:textId="77777777" w:rsidR="00F71B9E" w:rsidRDefault="00F71B9E" w:rsidP="00A35DFF">
      <w:pPr>
        <w:rPr>
          <w:ins w:id="82" w:author="Comparison" w:date="2026-09-25T21:07:00Z" w16du:dateUtc="2026-09-26T01:07:00Z"/>
          <w:b/>
          <w:bCs/>
        </w:rPr>
      </w:pPr>
    </w:p>
    <w:p w14:paraId="317CD8BF" w14:textId="77777777" w:rsidR="00F71B9E" w:rsidRDefault="00F71B9E" w:rsidP="00A35DFF">
      <w:pPr>
        <w:rPr>
          <w:ins w:id="83" w:author="Comparison" w:date="2026-09-25T21:07:00Z" w16du:dateUtc="2026-09-26T01:07:00Z"/>
        </w:rPr>
      </w:pPr>
      <w:ins w:id="84" w:author="Comparison" w:date="2026-09-25T21:07:00Z" w16du:dateUtc="2026-09-26T01:07:00Z">
        <w:r>
          <w:lastRenderedPageBreak/>
          <w:t>The</w:t>
        </w:r>
        <w:r w:rsidRPr="000571D2">
          <w:t xml:space="preserve"> Committee</w:t>
        </w:r>
        <w:r>
          <w:t xml:space="preserve"> was provided with an update</w:t>
        </w:r>
        <w:r w:rsidRPr="000571D2">
          <w:t xml:space="preserve"> on works being undertaken by Strategic Estates</w:t>
        </w:r>
        <w:r>
          <w:t>,</w:t>
        </w:r>
        <w:r w:rsidRPr="000571D2">
          <w:t xml:space="preserve"> on behalf of the Parliamentary Security Department</w:t>
        </w:r>
        <w:r>
          <w:t>,</w:t>
        </w:r>
        <w:r w:rsidRPr="000571D2">
          <w:t xml:space="preserve"> to improve the physical security of the Parliamentary Estate.</w:t>
        </w:r>
      </w:ins>
    </w:p>
    <w:p w14:paraId="1D93F1D4" w14:textId="77777777" w:rsidR="00F71B9E" w:rsidRDefault="00F71B9E" w:rsidP="00A35DFF">
      <w:pPr>
        <w:rPr>
          <w:ins w:id="85" w:author="Comparison" w:date="2026-09-25T21:07:00Z" w16du:dateUtc="2026-09-26T01:07:00Z"/>
        </w:rPr>
      </w:pPr>
    </w:p>
    <w:p w14:paraId="4FB10EB5" w14:textId="77777777" w:rsidR="00F71B9E" w:rsidRDefault="00F71B9E" w:rsidP="25B30519">
      <w:pPr>
        <w:rPr>
          <w:ins w:id="86" w:author="Comparison" w:date="2026-09-25T21:07:00Z" w16du:dateUtc="2026-09-26T01:07:00Z"/>
        </w:rPr>
      </w:pPr>
      <w:ins w:id="87" w:author="Comparison" w:date="2026-09-25T21:07:00Z" w16du:dateUtc="2026-09-26T01:07:00Z">
        <w:r>
          <w:t>The Director of Security apologised for th</w:t>
        </w:r>
        <w:r>
          <w:t xml:space="preserve">e misinformation previously </w:t>
        </w:r>
        <w:r>
          <w:t>received by the Committee on CCTV.</w:t>
        </w:r>
        <w:r>
          <w:t xml:space="preserve"> </w:t>
        </w:r>
      </w:ins>
    </w:p>
    <w:p w14:paraId="568E148A" w14:textId="77777777" w:rsidR="00F71B9E" w:rsidRDefault="00F71B9E" w:rsidP="00A35DFF">
      <w:pPr>
        <w:rPr>
          <w:ins w:id="88" w:author="Comparison" w:date="2026-09-25T21:07:00Z" w16du:dateUtc="2026-09-26T01:07:00Z"/>
        </w:rPr>
      </w:pPr>
      <w:ins w:id="89" w:author="Comparison" w:date="2026-09-25T21:07:00Z" w16du:dateUtc="2026-09-26T01:07:00Z">
        <w:r>
          <w:t xml:space="preserve">The Committee </w:t>
        </w:r>
        <w:r>
          <w:t>reviewed</w:t>
        </w:r>
        <w:r>
          <w:t xml:space="preserve"> the Commission’s decision on</w:t>
        </w:r>
        <w:r>
          <w:t xml:space="preserve"> </w:t>
        </w:r>
        <w:r>
          <w:t>the use of CCTV along the visitor route during sitting</w:t>
        </w:r>
        <w:r>
          <w:t xml:space="preserve"> </w:t>
        </w:r>
        <w:r>
          <w:t xml:space="preserve">and non-sitting times </w:t>
        </w:r>
        <w:r>
          <w:t xml:space="preserve">and </w:t>
        </w:r>
        <w:r>
          <w:t>was satisfied it should continue.</w:t>
        </w:r>
        <w:r>
          <w:t xml:space="preserve"> </w:t>
        </w:r>
      </w:ins>
    </w:p>
    <w:p w14:paraId="23B6C35B" w14:textId="77777777" w:rsidR="00F71B9E" w:rsidRPr="0023576B" w:rsidRDefault="00F71B9E" w:rsidP="00A35DFF">
      <w:pPr>
        <w:rPr>
          <w:ins w:id="90" w:author="Comparison" w:date="2026-09-25T21:07:00Z" w16du:dateUtc="2026-09-26T01:07:00Z"/>
          <w:rFonts w:eastAsiaTheme="minorEastAsia" w:cstheme="minorBidi"/>
          <w:b/>
        </w:rPr>
      </w:pPr>
      <w:ins w:id="91" w:author="Comparison" w:date="2026-09-25T21:07:00Z" w16du:dateUtc="2026-09-26T01:07:00Z">
        <w:r w:rsidRPr="00380866">
          <w:rPr>
            <w:b/>
          </w:rPr>
          <w:t xml:space="preserve">For Information: </w:t>
        </w:r>
        <w:r w:rsidRPr="00380866">
          <w:rPr>
            <w:b/>
            <w:bCs/>
            <w:color w:val="000000"/>
            <w:shd w:val="clear" w:color="auto" w:fill="FFFFFF"/>
          </w:rPr>
          <w:t>Improving the digital and physical management of the Heritage Collections - the Collection Management System (CMS)</w:t>
        </w:r>
        <w:r w:rsidRPr="00380866">
          <w:rPr>
            <w:rFonts w:ascii="Arial" w:hAnsi="Arial" w:cs="Arial"/>
            <w:b/>
            <w:bCs/>
            <w:color w:val="000000"/>
            <w:shd w:val="clear" w:color="auto" w:fill="FFFFFF"/>
          </w:rPr>
          <w:t>​</w:t>
        </w:r>
        <w:r w:rsidRPr="00380866">
          <w:rPr>
            <w:b/>
            <w:bCs/>
            <w:color w:val="000000"/>
            <w:shd w:val="clear" w:color="auto" w:fill="FFFFFF"/>
          </w:rPr>
          <w:t xml:space="preserve"> and Interim Storage Consolidation Project</w:t>
        </w:r>
        <w:r w:rsidRPr="00380866">
          <w:rPr>
            <w:rFonts w:ascii="Arial" w:hAnsi="Arial" w:cs="Arial"/>
            <w:b/>
            <w:bCs/>
            <w:color w:val="000000"/>
            <w:shd w:val="clear" w:color="auto" w:fill="FFFFFF"/>
          </w:rPr>
          <w:t>​​</w:t>
        </w:r>
        <w:r w:rsidRPr="00380866">
          <w:rPr>
            <w:b/>
            <w:bCs/>
            <w:color w:val="000000"/>
            <w:shd w:val="clear" w:color="auto" w:fill="FFFFFF"/>
          </w:rPr>
          <w:t>s </w:t>
        </w:r>
        <w:r w:rsidRPr="006C24B2">
          <w:t>S/</w:t>
        </w:r>
        <w:r>
          <w:t>24-25</w:t>
        </w:r>
        <w:r w:rsidRPr="006C24B2">
          <w:t>/</w:t>
        </w:r>
        <w:r>
          <w:t>62</w:t>
        </w:r>
        <w:r w:rsidRPr="006C24B2">
          <w:t xml:space="preserve"> </w:t>
        </w:r>
        <w:r w:rsidRPr="00077011">
          <w:t>RESTRICTED</w:t>
        </w:r>
        <w:r>
          <w:t>:</w:t>
        </w:r>
        <w:r w:rsidRPr="00077011">
          <w:t xml:space="preserve"> MANAGEMENT</w:t>
        </w:r>
      </w:ins>
    </w:p>
    <w:p w14:paraId="35715001" w14:textId="77777777" w:rsidR="00F71B9E" w:rsidRDefault="00F71B9E" w:rsidP="00A35DFF">
      <w:pPr>
        <w:rPr>
          <w:ins w:id="92" w:author="Comparison" w:date="2026-09-25T21:07:00Z" w16du:dateUtc="2026-09-26T01:07:00Z"/>
          <w:b/>
          <w:bCs/>
        </w:rPr>
      </w:pPr>
    </w:p>
    <w:p w14:paraId="5716F6F3" w14:textId="77777777" w:rsidR="00F71B9E" w:rsidRDefault="00F71B9E" w:rsidP="00A35DFF">
      <w:pPr>
        <w:rPr>
          <w:ins w:id="93" w:author="Comparison" w:date="2026-09-25T21:07:00Z" w16du:dateUtc="2026-09-26T01:07:00Z"/>
        </w:rPr>
      </w:pPr>
      <w:ins w:id="94" w:author="Comparison" w:date="2026-09-25T21:07:00Z" w16du:dateUtc="2026-09-26T01:07:00Z">
        <w:r>
          <w:t>The Committee was presented with two projects being undertaken by the Heritage Collections Team</w:t>
        </w:r>
        <w:r>
          <w:t>,</w:t>
        </w:r>
        <w:r>
          <w:t xml:space="preserve"> the benefits they </w:t>
        </w:r>
        <w:r>
          <w:t>would</w:t>
        </w:r>
        <w:r>
          <w:t xml:space="preserve"> bring, the potentials impact</w:t>
        </w:r>
        <w:r>
          <w:t>s</w:t>
        </w:r>
        <w:r>
          <w:t xml:space="preserve"> and the communications planned. </w:t>
        </w:r>
      </w:ins>
    </w:p>
    <w:p w14:paraId="270CB826" w14:textId="77777777" w:rsidR="00F71B9E" w:rsidRDefault="00F71B9E" w:rsidP="00A35DFF">
      <w:pPr>
        <w:rPr>
          <w:ins w:id="95" w:author="Comparison" w:date="2026-09-25T21:07:00Z" w16du:dateUtc="2026-09-26T01:07:00Z"/>
          <w:b/>
          <w:bCs/>
        </w:rPr>
      </w:pPr>
    </w:p>
    <w:p w14:paraId="2E01448D" w14:textId="77777777" w:rsidR="00F71B9E" w:rsidRDefault="00F71B9E" w:rsidP="00A35DFF">
      <w:pPr>
        <w:rPr>
          <w:ins w:id="96" w:author="Comparison" w:date="2026-09-25T21:07:00Z" w16du:dateUtc="2026-09-26T01:07:00Z"/>
        </w:rPr>
      </w:pPr>
      <w:ins w:id="97" w:author="Comparison" w:date="2026-09-25T21:07:00Z" w16du:dateUtc="2026-09-26T01:07:00Z">
        <w:r>
          <w:t xml:space="preserve">The Committee took note of the impact the work may have on </w:t>
        </w:r>
        <w:r>
          <w:t>members</w:t>
        </w:r>
        <w:r>
          <w:t xml:space="preserve"> and the communication activities that </w:t>
        </w:r>
        <w:r>
          <w:t>we</w:t>
        </w:r>
        <w:r>
          <w:t>re proposed, considering the key benefits the overall works w</w:t>
        </w:r>
        <w:r>
          <w:t>ould</w:t>
        </w:r>
        <w:r>
          <w:t xml:space="preserve"> deliver.</w:t>
        </w:r>
      </w:ins>
    </w:p>
    <w:p w14:paraId="01AF984A" w14:textId="77777777" w:rsidR="00F71B9E" w:rsidRPr="00F30184" w:rsidRDefault="00F71B9E" w:rsidP="00A35DFF">
      <w:pPr>
        <w:pStyle w:val="ListParagraph"/>
        <w:ind w:left="360"/>
        <w:rPr>
          <w:ins w:id="98" w:author="Comparison" w:date="2026-09-25T21:07:00Z" w16du:dateUtc="2026-09-26T01:07:00Z"/>
          <w:rFonts w:eastAsiaTheme="minorEastAsia" w:cstheme="minorBidi"/>
          <w:b/>
        </w:rPr>
      </w:pPr>
    </w:p>
    <w:p w14:paraId="4871F1CD" w14:textId="77777777" w:rsidR="00F71B9E" w:rsidRPr="00C93F16" w:rsidRDefault="00F71B9E" w:rsidP="00A35DFF">
      <w:pPr>
        <w:rPr>
          <w:ins w:id="99" w:author="Comparison" w:date="2026-09-25T21:07:00Z" w16du:dateUtc="2026-09-26T01:07:00Z"/>
        </w:rPr>
      </w:pPr>
      <w:ins w:id="100" w:author="Comparison" w:date="2026-09-25T21:07:00Z" w16du:dateUtc="2026-09-26T01:07:00Z">
        <w:r w:rsidRPr="00C93F16">
          <w:rPr>
            <w:b/>
          </w:rPr>
          <w:t xml:space="preserve">For Information: </w:t>
        </w:r>
        <w:r w:rsidRPr="00C93F16">
          <w:rPr>
            <w:b/>
            <w:bCs/>
            <w:color w:val="000000"/>
            <w:shd w:val="clear" w:color="auto" w:fill="FFFFFF"/>
          </w:rPr>
          <w:t>Catering venues – access and usage rules </w:t>
        </w:r>
        <w:r w:rsidRPr="006C24B2">
          <w:t>S/</w:t>
        </w:r>
        <w:r>
          <w:t>24-25</w:t>
        </w:r>
        <w:r w:rsidRPr="006C24B2">
          <w:t>/</w:t>
        </w:r>
        <w:r>
          <w:t>63</w:t>
        </w:r>
        <w:r w:rsidRPr="006C24B2">
          <w:t xml:space="preserve"> </w:t>
        </w:r>
        <w:r>
          <w:t>UN</w:t>
        </w:r>
        <w:r w:rsidRPr="00230C50">
          <w:t>RESTRICTED</w:t>
        </w:r>
      </w:ins>
    </w:p>
    <w:p w14:paraId="565611AD" w14:textId="77777777" w:rsidR="00F71B9E" w:rsidRDefault="00F71B9E" w:rsidP="00A35DFF">
      <w:pPr>
        <w:rPr>
          <w:ins w:id="101" w:author="Comparison" w:date="2026-09-25T21:07:00Z" w16du:dateUtc="2026-09-26T01:07:00Z"/>
          <w:rFonts w:eastAsiaTheme="minorEastAsia" w:cstheme="minorBidi"/>
          <w:b/>
        </w:rPr>
      </w:pPr>
    </w:p>
    <w:p w14:paraId="3EF10046" w14:textId="77777777" w:rsidR="00F71B9E" w:rsidRDefault="00F71B9E" w:rsidP="00A35DFF">
      <w:pPr>
        <w:rPr>
          <w:ins w:id="102" w:author="Comparison" w:date="2026-09-25T21:07:00Z" w16du:dateUtc="2026-09-26T01:07:00Z"/>
        </w:rPr>
      </w:pPr>
      <w:ins w:id="103" w:author="Comparison" w:date="2026-09-25T21:07:00Z" w16du:dateUtc="2026-09-26T01:07:00Z">
        <w:r>
          <w:t>The Committee was informed of the access arrangements and usage rules set within catering venues.</w:t>
        </w:r>
      </w:ins>
    </w:p>
    <w:p w14:paraId="3EA462E2" w14:textId="77777777" w:rsidR="00F71B9E" w:rsidRDefault="00F71B9E" w:rsidP="00A35DFF">
      <w:pPr>
        <w:rPr>
          <w:ins w:id="104" w:author="Comparison" w:date="2026-09-25T21:07:00Z" w16du:dateUtc="2026-09-26T01:07:00Z"/>
          <w:b/>
          <w:bCs/>
        </w:rPr>
      </w:pPr>
    </w:p>
    <w:p w14:paraId="43724FB1" w14:textId="77777777" w:rsidR="00F71B9E" w:rsidRPr="00C163E7" w:rsidRDefault="00F71B9E" w:rsidP="00A35DFF">
      <w:pPr>
        <w:rPr>
          <w:ins w:id="105" w:author="Comparison" w:date="2026-09-25T21:07:00Z" w16du:dateUtc="2026-09-26T01:07:00Z"/>
        </w:rPr>
      </w:pPr>
      <w:ins w:id="106" w:author="Comparison" w:date="2026-09-25T21:07:00Z" w16du:dateUtc="2026-09-26T01:07:00Z">
        <w:r>
          <w:t xml:space="preserve">The Committee </w:t>
        </w:r>
        <w:r>
          <w:t>agreed that the current rules for catering venues should be made clear to members</w:t>
        </w:r>
        <w:r>
          <w:t xml:space="preserve">. </w:t>
        </w:r>
      </w:ins>
    </w:p>
    <w:p w14:paraId="1368201B" w14:textId="77777777" w:rsidR="00F71B9E" w:rsidRDefault="00F71B9E" w:rsidP="00A35DFF">
      <w:pPr>
        <w:rPr>
          <w:ins w:id="107" w:author="Comparison" w:date="2026-09-25T21:07:00Z" w16du:dateUtc="2026-09-26T01:07:00Z"/>
          <w:b/>
        </w:rPr>
      </w:pPr>
    </w:p>
    <w:p w14:paraId="1CA46761" w14:textId="77777777" w:rsidR="00F71B9E" w:rsidRDefault="00F71B9E" w:rsidP="00A35DFF">
      <w:pPr>
        <w:rPr>
          <w:ins w:id="108" w:author="Comparison" w:date="2026-09-25T21:07:00Z" w16du:dateUtc="2026-09-26T01:07:00Z"/>
        </w:rPr>
      </w:pPr>
      <w:ins w:id="109" w:author="Comparison" w:date="2026-09-25T21:07:00Z" w16du:dateUtc="2026-09-26T01:07:00Z">
        <w:r w:rsidRPr="25B30519">
          <w:rPr>
            <w:b/>
            <w:bCs/>
          </w:rPr>
          <w:t xml:space="preserve">For Information: </w:t>
        </w:r>
        <w:r w:rsidRPr="00C93F16">
          <w:rPr>
            <w:b/>
            <w:bCs/>
            <w:color w:val="000000"/>
            <w:shd w:val="clear" w:color="auto" w:fill="FFFFFF"/>
          </w:rPr>
          <w:t xml:space="preserve">Restoration and Renewal </w:t>
        </w:r>
        <w:r w:rsidRPr="00C93F16">
          <w:rPr>
            <w:b/>
            <w:bCs/>
            <w:color w:val="000000"/>
            <w:shd w:val="clear" w:color="auto" w:fill="FFFFFF"/>
          </w:rPr>
          <w:t>(R&amp;R)</w:t>
        </w:r>
        <w:r w:rsidRPr="00C93F16">
          <w:rPr>
            <w:b/>
            <w:bCs/>
            <w:color w:val="000000"/>
            <w:shd w:val="clear" w:color="auto" w:fill="FFFFFF"/>
          </w:rPr>
          <w:t xml:space="preserve"> Programme: temporary accommodation proposals under the Enhanced Maintenance and Improvement (EMI) option </w:t>
        </w:r>
        <w:r w:rsidRPr="006C24B2">
          <w:t>S/</w:t>
        </w:r>
        <w:r>
          <w:t>24-25</w:t>
        </w:r>
        <w:r w:rsidRPr="006C24B2">
          <w:t>/</w:t>
        </w:r>
        <w:r>
          <w:t>64</w:t>
        </w:r>
        <w:r w:rsidRPr="006C24B2">
          <w:t xml:space="preserve"> </w:t>
        </w:r>
        <w:r w:rsidRPr="003E4933">
          <w:t>RESTRICTED</w:t>
        </w:r>
        <w:r>
          <w:t>:</w:t>
        </w:r>
        <w:r w:rsidRPr="003E4933">
          <w:t xml:space="preserve"> MANAGEMENT</w:t>
        </w:r>
      </w:ins>
    </w:p>
    <w:p w14:paraId="6A1EB739" w14:textId="77777777" w:rsidR="00F71B9E" w:rsidRPr="00C93F16" w:rsidRDefault="00F71B9E" w:rsidP="00A35DFF">
      <w:pPr>
        <w:rPr>
          <w:ins w:id="110" w:author="Comparison" w:date="2026-09-25T21:07:00Z" w16du:dateUtc="2026-09-26T01:07:00Z"/>
          <w:rFonts w:eastAsiaTheme="minorEastAsia" w:cstheme="minorBidi"/>
          <w:b/>
        </w:rPr>
      </w:pPr>
    </w:p>
    <w:p w14:paraId="3767EE62" w14:textId="77777777" w:rsidR="00F71B9E" w:rsidRDefault="00F71B9E" w:rsidP="25B30519">
      <w:pPr>
        <w:rPr>
          <w:ins w:id="111" w:author="Comparison" w:date="2026-09-25T21:07:00Z" w16du:dateUtc="2026-09-26T01:07:00Z"/>
        </w:rPr>
      </w:pPr>
      <w:ins w:id="112" w:author="Comparison" w:date="2026-09-25T21:07:00Z" w16du:dateUtc="2026-09-26T01:07:00Z">
        <w:r>
          <w:t>The Committee discussed the current temporary accommodation proposals for the EMI delivery option, one of three options being developed for the R&amp;R Programme</w:t>
        </w:r>
        <w:r>
          <w:t>.</w:t>
        </w:r>
      </w:ins>
    </w:p>
    <w:p w14:paraId="2930F5ED" w14:textId="77777777" w:rsidR="00F71B9E" w:rsidRDefault="00F71B9E" w:rsidP="00A35DFF">
      <w:pPr>
        <w:rPr>
          <w:ins w:id="113" w:author="Comparison" w:date="2026-09-25T21:07:00Z" w16du:dateUtc="2026-09-26T01:07:00Z"/>
        </w:rPr>
      </w:pPr>
      <w:ins w:id="114" w:author="Comparison" w:date="2026-09-25T21:07:00Z" w16du:dateUtc="2026-09-26T01:07:00Z">
        <w:r w:rsidRPr="003E17DD">
          <w:t xml:space="preserve">The Committee </w:t>
        </w:r>
        <w:r>
          <w:t xml:space="preserve">took note </w:t>
        </w:r>
        <w:r w:rsidRPr="003E17DD">
          <w:t>o</w:t>
        </w:r>
        <w:r>
          <w:t>f</w:t>
        </w:r>
        <w:r w:rsidRPr="003E17DD">
          <w:t xml:space="preserve"> the current proposals for decanting the House under the R&amp;R EMI delivery option. </w:t>
        </w:r>
      </w:ins>
    </w:p>
    <w:p w14:paraId="56575425" w14:textId="77777777" w:rsidR="00F71B9E" w:rsidRDefault="00F71B9E" w:rsidP="00A35DFF">
      <w:pPr>
        <w:rPr>
          <w:ins w:id="115" w:author="Comparison" w:date="2026-09-25T21:07:00Z" w16du:dateUtc="2026-09-26T01:07:00Z"/>
          <w:b/>
        </w:rPr>
      </w:pPr>
    </w:p>
    <w:p w14:paraId="6F44017B" w14:textId="77777777" w:rsidR="00F71B9E" w:rsidRPr="00C93F16" w:rsidRDefault="00F71B9E" w:rsidP="00A35DFF">
      <w:pPr>
        <w:rPr>
          <w:ins w:id="116" w:author="Comparison" w:date="2026-09-25T21:07:00Z" w16du:dateUtc="2026-09-26T01:07:00Z"/>
          <w:rFonts w:eastAsiaTheme="minorEastAsia" w:cstheme="minorBidi"/>
          <w:b/>
        </w:rPr>
      </w:pPr>
      <w:ins w:id="117" w:author="Comparison" w:date="2026-09-25T21:07:00Z" w16du:dateUtc="2026-09-26T01:07:00Z">
        <w:r w:rsidRPr="00C93F16">
          <w:rPr>
            <w:b/>
          </w:rPr>
          <w:t xml:space="preserve">For Information: </w:t>
        </w:r>
        <w:r w:rsidRPr="00C93F16">
          <w:rPr>
            <w:rStyle w:val="normaltextrun"/>
            <w:b/>
            <w:bCs/>
            <w:color w:val="000000"/>
            <w:shd w:val="clear" w:color="auto" w:fill="FFFFFF"/>
          </w:rPr>
          <w:t>Member Insight Update</w:t>
        </w:r>
        <w:r>
          <w:rPr>
            <w:rStyle w:val="normaltextrun"/>
            <w:b/>
            <w:bCs/>
            <w:color w:val="000000"/>
            <w:shd w:val="clear" w:color="auto" w:fill="FFFFFF"/>
          </w:rPr>
          <w:t xml:space="preserve"> </w:t>
        </w:r>
        <w:r w:rsidRPr="006C24B2">
          <w:t>S/</w:t>
        </w:r>
        <w:r>
          <w:t>24-25</w:t>
        </w:r>
        <w:r w:rsidRPr="006C24B2">
          <w:t>/</w:t>
        </w:r>
        <w:r>
          <w:t>65</w:t>
        </w:r>
        <w:r w:rsidRPr="006C24B2">
          <w:t xml:space="preserve"> </w:t>
        </w:r>
        <w:r>
          <w:t>UN</w:t>
        </w:r>
        <w:r w:rsidRPr="00AF2E25">
          <w:t>RESTRICTED</w:t>
        </w:r>
      </w:ins>
    </w:p>
    <w:p w14:paraId="1EF9B70F" w14:textId="77777777" w:rsidR="00F71B9E" w:rsidRDefault="00F71B9E" w:rsidP="00A35DFF">
      <w:pPr>
        <w:ind w:firstLine="360"/>
        <w:rPr>
          <w:ins w:id="118" w:author="Comparison" w:date="2026-09-25T21:07:00Z" w16du:dateUtc="2026-09-26T01:07:00Z"/>
        </w:rPr>
      </w:pPr>
    </w:p>
    <w:p w14:paraId="6CF07929" w14:textId="77777777" w:rsidR="00F71B9E" w:rsidRDefault="00F71B9E" w:rsidP="00A35DFF">
      <w:pPr>
        <w:rPr>
          <w:ins w:id="119" w:author="Comparison" w:date="2026-09-25T21:07:00Z" w16du:dateUtc="2026-09-26T01:07:00Z"/>
        </w:rPr>
      </w:pPr>
      <w:ins w:id="120" w:author="Comparison" w:date="2026-09-25T21:07:00Z" w16du:dateUtc="2026-09-26T01:07:00Z">
        <w:r>
          <w:t>The Committee was presented with</w:t>
        </w:r>
        <w:r w:rsidRPr="002D51B7">
          <w:t xml:space="preserve"> key findings of the November 2024 Members’ Survey and subsequent insight activity, highlighting areas where its findings are informing ongoing action.</w:t>
        </w:r>
        <w:r w:rsidRPr="002D51B7">
          <w:rPr>
            <w:rFonts w:ascii="Arial" w:hAnsi="Arial" w:cs="Arial"/>
          </w:rPr>
          <w:t> </w:t>
        </w:r>
        <w:r w:rsidRPr="002D51B7">
          <w:t> </w:t>
        </w:r>
      </w:ins>
    </w:p>
    <w:p w14:paraId="60651B5E" w14:textId="77777777" w:rsidR="00F71B9E" w:rsidRDefault="00F71B9E" w:rsidP="00A35DFF">
      <w:pPr>
        <w:rPr>
          <w:ins w:id="121" w:author="Comparison" w:date="2026-09-25T21:07:00Z" w16du:dateUtc="2026-09-26T01:07:00Z"/>
          <w:b/>
          <w:bCs/>
        </w:rPr>
      </w:pPr>
    </w:p>
    <w:p w14:paraId="21D7E08F" w14:textId="77777777" w:rsidR="00F71B9E" w:rsidRDefault="00F71B9E" w:rsidP="00A35DFF">
      <w:pPr>
        <w:rPr>
          <w:ins w:id="122" w:author="Comparison" w:date="2026-09-25T21:07:00Z" w16du:dateUtc="2026-09-26T01:07:00Z"/>
        </w:rPr>
      </w:pPr>
      <w:ins w:id="123" w:author="Comparison" w:date="2026-09-25T21:07:00Z" w16du:dateUtc="2026-09-26T01:07:00Z">
        <w:r>
          <w:t>The Committee discussed and took note of the report</w:t>
        </w:r>
        <w:r>
          <w:t>. The C</w:t>
        </w:r>
        <w:r>
          <w:t>o</w:t>
        </w:r>
        <w:r>
          <w:t>mmit</w:t>
        </w:r>
        <w:r>
          <w:t xml:space="preserve">tee agreed to hold a </w:t>
        </w:r>
        <w:r>
          <w:t>‘</w:t>
        </w:r>
        <w:r>
          <w:t>deep dive</w:t>
        </w:r>
        <w:r>
          <w:t>’</w:t>
        </w:r>
        <w:r>
          <w:t xml:space="preserve"> meeting</w:t>
        </w:r>
        <w:r>
          <w:t xml:space="preserve"> on how </w:t>
        </w:r>
        <w:r>
          <w:t xml:space="preserve">the </w:t>
        </w:r>
        <w:r>
          <w:t>M</w:t>
        </w:r>
        <w:r>
          <w:t>embers</w:t>
        </w:r>
        <w:r>
          <w:t>’</w:t>
        </w:r>
        <w:r>
          <w:t xml:space="preserve"> </w:t>
        </w:r>
        <w:r>
          <w:t>Survey w</w:t>
        </w:r>
        <w:r>
          <w:t>ould</w:t>
        </w:r>
        <w:r>
          <w:t xml:space="preserve"> be conducted in 2026. </w:t>
        </w:r>
      </w:ins>
    </w:p>
    <w:p w14:paraId="71CE87A4" w14:textId="77777777" w:rsidR="00F71B9E" w:rsidRPr="002D51B7" w:rsidRDefault="00F71B9E" w:rsidP="00A35DFF">
      <w:pPr>
        <w:rPr>
          <w:ins w:id="124" w:author="Comparison" w:date="2026-09-25T21:07:00Z" w16du:dateUtc="2026-09-26T01:07:00Z"/>
        </w:rPr>
      </w:pPr>
    </w:p>
    <w:p w14:paraId="1B36998A" w14:textId="77777777" w:rsidR="00F71B9E" w:rsidRPr="003E74E1" w:rsidRDefault="00F71B9E" w:rsidP="00A35DFF">
      <w:pPr>
        <w:rPr>
          <w:ins w:id="125" w:author="Comparison" w:date="2026-09-25T21:07:00Z" w16du:dateUtc="2026-09-26T01:07:00Z"/>
          <w:rFonts w:eastAsiaTheme="minorEastAsia" w:cstheme="minorBidi"/>
          <w:b/>
        </w:rPr>
      </w:pPr>
      <w:ins w:id="126" w:author="Comparison" w:date="2026-09-25T21:07:00Z" w16du:dateUtc="2026-09-26T01:07:00Z">
        <w:r w:rsidRPr="00601B9C">
          <w:rPr>
            <w:b/>
          </w:rPr>
          <w:t xml:space="preserve">For Information: </w:t>
        </w:r>
        <w:r w:rsidRPr="00601B9C">
          <w:rPr>
            <w:rStyle w:val="normaltextrun"/>
            <w:b/>
            <w:bCs/>
            <w:color w:val="000000"/>
            <w:shd w:val="clear" w:color="auto" w:fill="FFFFFF"/>
          </w:rPr>
          <w:t>Continual Member Discovery: findings and resulting actions</w:t>
        </w:r>
        <w:r>
          <w:rPr>
            <w:rFonts w:eastAsiaTheme="minorEastAsia" w:cstheme="minorBidi"/>
            <w:b/>
          </w:rPr>
          <w:t xml:space="preserve"> </w:t>
        </w:r>
        <w:r w:rsidRPr="006C24B2">
          <w:t>S/</w:t>
        </w:r>
        <w:r>
          <w:t>24-25</w:t>
        </w:r>
        <w:r w:rsidRPr="006C24B2">
          <w:t>/</w:t>
        </w:r>
        <w:r>
          <w:t>66</w:t>
        </w:r>
        <w:r w:rsidRPr="006C24B2">
          <w:t xml:space="preserve"> </w:t>
        </w:r>
        <w:r>
          <w:t>UNRESTRICTED</w:t>
        </w:r>
      </w:ins>
    </w:p>
    <w:p w14:paraId="18ACF975" w14:textId="77777777" w:rsidR="00F71B9E" w:rsidRDefault="00F71B9E" w:rsidP="00A35DFF">
      <w:pPr>
        <w:rPr>
          <w:ins w:id="127" w:author="Comparison" w:date="2026-09-25T21:07:00Z" w16du:dateUtc="2026-09-26T01:07:00Z"/>
          <w:b/>
          <w:bCs/>
        </w:rPr>
      </w:pPr>
    </w:p>
    <w:p w14:paraId="3EEACB6E" w14:textId="77777777" w:rsidR="00F71B9E" w:rsidRDefault="00F71B9E" w:rsidP="00A35DFF">
      <w:pPr>
        <w:rPr>
          <w:ins w:id="128" w:author="Comparison" w:date="2026-09-25T21:07:00Z" w16du:dateUtc="2026-09-26T01:07:00Z"/>
        </w:rPr>
      </w:pPr>
      <w:ins w:id="129" w:author="Comparison" w:date="2026-09-25T21:07:00Z" w16du:dateUtc="2026-09-26T01:07:00Z">
        <w:r>
          <w:t xml:space="preserve">The Committee was presented with the findings of </w:t>
        </w:r>
        <w:r>
          <w:t xml:space="preserve">the </w:t>
        </w:r>
        <w:r>
          <w:t>P</w:t>
        </w:r>
        <w:r>
          <w:t xml:space="preserve">arliamentary </w:t>
        </w:r>
        <w:r>
          <w:t>D</w:t>
        </w:r>
        <w:r>
          <w:t xml:space="preserve">igital </w:t>
        </w:r>
        <w:r>
          <w:t>S</w:t>
        </w:r>
        <w:r>
          <w:t>ervice</w:t>
        </w:r>
        <w:r>
          <w:t>’s Continual Member Discovery research, and the actions taken as a result. </w:t>
        </w:r>
      </w:ins>
    </w:p>
    <w:p w14:paraId="508B1134" w14:textId="77777777" w:rsidR="00F71B9E" w:rsidRDefault="00F71B9E" w:rsidP="00A35DFF">
      <w:pPr>
        <w:rPr>
          <w:ins w:id="130" w:author="Comparison" w:date="2026-09-25T21:07:00Z" w16du:dateUtc="2026-09-26T01:07:00Z"/>
        </w:rPr>
      </w:pPr>
    </w:p>
    <w:p w14:paraId="021FD45B" w14:textId="77777777" w:rsidR="00F71B9E" w:rsidRDefault="00F71B9E" w:rsidP="00A35DFF">
      <w:pPr>
        <w:rPr>
          <w:ins w:id="131" w:author="Comparison" w:date="2026-09-25T21:07:00Z" w16du:dateUtc="2026-09-26T01:07:00Z"/>
        </w:rPr>
      </w:pPr>
      <w:ins w:id="132" w:author="Comparison" w:date="2026-09-25T21:07:00Z" w16du:dateUtc="2026-09-26T01:07:00Z">
        <w:r>
          <w:t xml:space="preserve">The Committee discussed views on the </w:t>
        </w:r>
        <w:r>
          <w:t xml:space="preserve">planned </w:t>
        </w:r>
        <w:r>
          <w:t>work plan arising from the continual Member Discovery findings</w:t>
        </w:r>
        <w:r>
          <w:t xml:space="preserve"> and supported the work continuing beyond pilot stage. </w:t>
        </w:r>
      </w:ins>
    </w:p>
    <w:p w14:paraId="1A226015" w14:textId="77777777" w:rsidR="00F71B9E" w:rsidRDefault="00F71B9E" w:rsidP="00A35DFF">
      <w:pPr>
        <w:rPr>
          <w:ins w:id="133" w:author="Comparison" w:date="2026-09-25T21:07:00Z" w16du:dateUtc="2026-09-26T01:07:00Z"/>
          <w:rFonts w:eastAsiaTheme="minorEastAsia" w:cstheme="minorBidi"/>
          <w:b/>
        </w:rPr>
      </w:pPr>
    </w:p>
    <w:p w14:paraId="33CCC1E0" w14:textId="77777777" w:rsidR="00F71B9E" w:rsidRDefault="00F71B9E" w:rsidP="000A49CB">
      <w:pPr>
        <w:rPr>
          <w:ins w:id="134" w:author="Comparison" w:date="2026-09-25T21:07:00Z" w16du:dateUtc="2026-09-26T01:07:00Z"/>
          <w:rFonts w:eastAsiaTheme="minorEastAsia" w:cstheme="minorBidi"/>
          <w:bCs/>
        </w:rPr>
      </w:pPr>
      <w:ins w:id="135" w:author="Comparison" w:date="2026-09-25T21:07:00Z" w16du:dateUtc="2026-09-26T01:07:00Z">
        <w:r w:rsidRPr="000A49CB">
          <w:rPr>
            <w:rFonts w:eastAsiaTheme="minorEastAsia" w:cstheme="minorBidi"/>
            <w:b/>
            <w:bCs/>
          </w:rPr>
          <w:t>For Information: Embedding Parliament’s revised Acceptable Use Policy (AUP) and enabling members to work safely and securely</w:t>
        </w:r>
        <w:r w:rsidRPr="000A49CB">
          <w:rPr>
            <w:rFonts w:eastAsiaTheme="minorEastAsia" w:cstheme="minorBidi"/>
            <w:b/>
          </w:rPr>
          <w:t> </w:t>
        </w:r>
        <w:r w:rsidRPr="000A49CB">
          <w:rPr>
            <w:rFonts w:eastAsiaTheme="minorEastAsia" w:cstheme="minorBidi"/>
            <w:bCs/>
          </w:rPr>
          <w:t>S/24-25/67 RESTRICTED: SECURITY </w:t>
        </w:r>
      </w:ins>
    </w:p>
    <w:p w14:paraId="51367A5A" w14:textId="77777777" w:rsidR="00F71B9E" w:rsidRPr="000A49CB" w:rsidRDefault="00F71B9E" w:rsidP="000A49CB">
      <w:pPr>
        <w:rPr>
          <w:ins w:id="136" w:author="Comparison" w:date="2026-09-25T21:07:00Z" w16du:dateUtc="2026-09-26T01:07:00Z"/>
          <w:rFonts w:eastAsiaTheme="minorEastAsia" w:cstheme="minorBidi"/>
          <w:b/>
        </w:rPr>
      </w:pPr>
    </w:p>
    <w:p w14:paraId="3200AF94" w14:textId="77777777" w:rsidR="00F71B9E" w:rsidRPr="000A49CB" w:rsidRDefault="00F71B9E" w:rsidP="25B30519">
      <w:pPr>
        <w:rPr>
          <w:ins w:id="137" w:author="Comparison" w:date="2026-09-25T21:07:00Z" w16du:dateUtc="2026-09-26T01:07:00Z"/>
          <w:rFonts w:eastAsiaTheme="minorEastAsia" w:cstheme="minorBidi"/>
        </w:rPr>
      </w:pPr>
      <w:ins w:id="138" w:author="Comparison" w:date="2026-09-25T21:07:00Z" w16du:dateUtc="2026-09-26T01:07:00Z">
        <w:r w:rsidRPr="25B30519">
          <w:rPr>
            <w:rFonts w:eastAsiaTheme="minorEastAsia" w:cstheme="minorBidi"/>
          </w:rPr>
          <w:t>The Committee was presented with the changes to the Acceptable Use Policy</w:t>
        </w:r>
        <w:r w:rsidRPr="25B30519">
          <w:rPr>
            <w:rFonts w:eastAsiaTheme="minorEastAsia" w:cstheme="minorBidi"/>
          </w:rPr>
          <w:t xml:space="preserve"> (AUP)</w:t>
        </w:r>
        <w:r w:rsidRPr="25B30519">
          <w:rPr>
            <w:rFonts w:eastAsiaTheme="minorEastAsia" w:cstheme="minorBidi"/>
          </w:rPr>
          <w:t xml:space="preserve"> as </w:t>
        </w:r>
        <w:r w:rsidRPr="25B30519">
          <w:rPr>
            <w:rFonts w:eastAsiaTheme="minorEastAsia" w:cstheme="minorBidi"/>
          </w:rPr>
          <w:t>the</w:t>
        </w:r>
        <w:r w:rsidRPr="25B30519">
          <w:rPr>
            <w:rFonts w:eastAsiaTheme="minorEastAsia" w:cstheme="minorBidi"/>
          </w:rPr>
          <w:t xml:space="preserve"> result of a recent review. </w:t>
        </w:r>
      </w:ins>
    </w:p>
    <w:p w14:paraId="5F5C9548" w14:textId="77777777" w:rsidR="00F71B9E" w:rsidRPr="000A49CB" w:rsidRDefault="00F71B9E" w:rsidP="000A49CB">
      <w:pPr>
        <w:rPr>
          <w:ins w:id="139" w:author="Comparison" w:date="2026-09-25T21:07:00Z" w16du:dateUtc="2026-09-26T01:07:00Z"/>
          <w:rFonts w:eastAsiaTheme="minorEastAsia" w:cstheme="minorBidi"/>
          <w:bCs/>
        </w:rPr>
      </w:pPr>
    </w:p>
    <w:p w14:paraId="7DD7E729" w14:textId="77777777" w:rsidR="00F71B9E" w:rsidRPr="0003754E" w:rsidRDefault="00F71B9E" w:rsidP="00A35DFF">
      <w:pPr>
        <w:rPr>
          <w:ins w:id="140" w:author="Comparison" w:date="2026-09-25T21:07:00Z" w16du:dateUtc="2026-09-26T01:07:00Z"/>
          <w:rFonts w:eastAsiaTheme="minorEastAsia" w:cstheme="minorBidi"/>
        </w:rPr>
      </w:pPr>
      <w:ins w:id="141" w:author="Comparison" w:date="2026-09-25T21:07:00Z" w16du:dateUtc="2026-09-26T01:07:00Z">
        <w:r w:rsidRPr="0003754E">
          <w:rPr>
            <w:rFonts w:eastAsiaTheme="minorEastAsia" w:cstheme="minorBidi"/>
          </w:rPr>
          <w:t xml:space="preserve">The Committee noted the changes and agreed that the AUP would be brought back </w:t>
        </w:r>
        <w:r>
          <w:rPr>
            <w:rFonts w:eastAsiaTheme="minorEastAsia" w:cstheme="minorBidi"/>
          </w:rPr>
          <w:t xml:space="preserve">to a future meeting </w:t>
        </w:r>
        <w:r w:rsidRPr="0003754E">
          <w:rPr>
            <w:rFonts w:eastAsiaTheme="minorEastAsia" w:cstheme="minorBidi"/>
          </w:rPr>
          <w:t>following consultation with the Registrar of Interests, to clarify the</w:t>
        </w:r>
        <w:r>
          <w:rPr>
            <w:rFonts w:eastAsiaTheme="minorEastAsia" w:cstheme="minorBidi"/>
          </w:rPr>
          <w:t xml:space="preserve"> different</w:t>
        </w:r>
        <w:r w:rsidRPr="0003754E">
          <w:rPr>
            <w:rFonts w:eastAsiaTheme="minorEastAsia" w:cstheme="minorBidi"/>
          </w:rPr>
          <w:t xml:space="preserve"> implications of the policy for the Commons and the Lords.</w:t>
        </w:r>
      </w:ins>
    </w:p>
    <w:p w14:paraId="5ECC0156" w14:textId="77777777" w:rsidR="00F71B9E" w:rsidRPr="00CA31E5" w:rsidRDefault="00F71B9E" w:rsidP="00A35DFF">
      <w:pPr>
        <w:rPr>
          <w:ins w:id="142" w:author="Comparison" w:date="2026-09-25T21:07:00Z" w16du:dateUtc="2026-09-26T01:07:00Z"/>
          <w:rFonts w:eastAsiaTheme="minorEastAsia" w:cstheme="minorBidi"/>
          <w:b/>
        </w:rPr>
      </w:pPr>
    </w:p>
    <w:p w14:paraId="535C1A3B" w14:textId="77777777" w:rsidR="00F71B9E" w:rsidRPr="00A33D89" w:rsidRDefault="00F71B9E" w:rsidP="00A35DFF">
      <w:pPr>
        <w:rPr>
          <w:ins w:id="143" w:author="Comparison" w:date="2026-09-25T21:07:00Z" w16du:dateUtc="2026-09-26T01:07:00Z"/>
        </w:rPr>
      </w:pPr>
      <w:ins w:id="144" w:author="Comparison" w:date="2026-09-25T21:07:00Z" w16du:dateUtc="2026-09-26T01:07:00Z">
        <w:r w:rsidRPr="00A33D89">
          <w:rPr>
            <w:b/>
          </w:rPr>
          <w:t xml:space="preserve">For Guidance: </w:t>
        </w:r>
        <w:r w:rsidRPr="00A33D89">
          <w:rPr>
            <w:b/>
            <w:bCs/>
          </w:rPr>
          <w:t>Committee Operating Framework review and 2025/26 Forward Plan</w:t>
        </w:r>
        <w:r w:rsidRPr="00A33D89">
          <w:rPr>
            <w:rFonts w:ascii="Arial" w:hAnsi="Arial" w:cs="Arial"/>
          </w:rPr>
          <w:t> </w:t>
        </w:r>
        <w:r w:rsidRPr="006C24B2">
          <w:t>S/</w:t>
        </w:r>
        <w:r>
          <w:t>24-25</w:t>
        </w:r>
        <w:r w:rsidRPr="006C24B2">
          <w:t>/</w:t>
        </w:r>
        <w:r>
          <w:t>68</w:t>
        </w:r>
        <w:r w:rsidRPr="006C24B2">
          <w:t xml:space="preserve"> </w:t>
        </w:r>
        <w:r>
          <w:t>UN</w:t>
        </w:r>
        <w:r w:rsidRPr="006C24B2">
          <w:t xml:space="preserve">RESTRICTED </w:t>
        </w:r>
      </w:ins>
    </w:p>
    <w:p w14:paraId="0F67290C" w14:textId="77777777" w:rsidR="00F71B9E" w:rsidRDefault="00F71B9E" w:rsidP="00A35DFF">
      <w:pPr>
        <w:rPr>
          <w:ins w:id="145" w:author="Comparison" w:date="2026-09-25T21:07:00Z" w16du:dateUtc="2026-09-26T01:07:00Z"/>
        </w:rPr>
      </w:pPr>
    </w:p>
    <w:p w14:paraId="039E5C26" w14:textId="77777777" w:rsidR="00F71B9E" w:rsidRPr="00CC5674" w:rsidRDefault="00F71B9E" w:rsidP="00A35DFF">
      <w:pPr>
        <w:rPr>
          <w:ins w:id="146" w:author="Comparison" w:date="2026-09-25T21:07:00Z" w16du:dateUtc="2026-09-26T01:07:00Z"/>
          <w:rFonts w:eastAsiaTheme="minorEastAsia" w:cstheme="minorBidi"/>
        </w:rPr>
      </w:pPr>
      <w:ins w:id="147" w:author="Comparison" w:date="2026-09-25T21:07:00Z" w16du:dateUtc="2026-09-26T01:07:00Z">
        <w:r w:rsidRPr="000E6B3B">
          <w:t xml:space="preserve">The Committee </w:t>
        </w:r>
        <w:r>
          <w:t>took note of the forward work pro</w:t>
        </w:r>
        <w:r>
          <w:t xml:space="preserve">gramme. </w:t>
        </w:r>
      </w:ins>
    </w:p>
    <w:p w14:paraId="6D41C66A" w14:textId="77777777" w:rsidR="00F71B9E" w:rsidRPr="00F92155" w:rsidRDefault="00F71B9E" w:rsidP="00A35DFF">
      <w:pPr>
        <w:rPr>
          <w:ins w:id="148" w:author="Comparison" w:date="2026-09-25T21:07:00Z" w16du:dateUtc="2026-09-26T01:07:00Z"/>
          <w:rFonts w:eastAsiaTheme="minorEastAsia" w:cstheme="minorBidi"/>
          <w:b/>
        </w:rPr>
      </w:pPr>
    </w:p>
    <w:p w14:paraId="0F65BB95" w14:textId="77777777" w:rsidR="00F71B9E" w:rsidRPr="00E97661" w:rsidRDefault="00F71B9E" w:rsidP="00A35DFF">
      <w:pPr>
        <w:rPr>
          <w:ins w:id="149" w:author="Comparison" w:date="2026-09-25T21:07:00Z" w16du:dateUtc="2026-09-26T01:07:00Z"/>
          <w:rFonts w:eastAsiaTheme="minorEastAsia" w:cstheme="minorBidi"/>
          <w:b/>
        </w:rPr>
      </w:pPr>
      <w:ins w:id="150" w:author="Comparison" w:date="2026-09-25T21:07:00Z" w16du:dateUtc="2026-09-26T01:07:00Z">
        <w:r w:rsidRPr="00E97661">
          <w:rPr>
            <w:rFonts w:eastAsiaTheme="minorEastAsia" w:cstheme="minorBidi"/>
            <w:b/>
          </w:rPr>
          <w:t>Any Other Business</w:t>
        </w:r>
      </w:ins>
    </w:p>
    <w:p w14:paraId="4CDA0C55" w14:textId="77777777" w:rsidR="00F71B9E" w:rsidRPr="00AC7231" w:rsidRDefault="00F71B9E" w:rsidP="00A35DFF">
      <w:pPr>
        <w:pStyle w:val="paragraph"/>
        <w:ind w:left="360"/>
        <w:textAlignment w:val="baseline"/>
        <w:rPr>
          <w:ins w:id="151" w:author="Comparison" w:date="2026-09-25T21:07:00Z" w16du:dateUtc="2026-09-26T01:07:00Z"/>
          <w:rStyle w:val="eop"/>
          <w:rFonts w:ascii="Gill Sans MT" w:hAnsi="Gill Sans MT"/>
          <w:sz w:val="24"/>
          <w:szCs w:val="24"/>
        </w:rPr>
      </w:pPr>
    </w:p>
    <w:p w14:paraId="64180479" w14:textId="77777777" w:rsidR="00F71B9E" w:rsidRDefault="00F71B9E" w:rsidP="00A35DFF">
      <w:pPr>
        <w:pStyle w:val="paragraph"/>
        <w:textAlignment w:val="baseline"/>
        <w:rPr>
          <w:ins w:id="152" w:author="Comparison" w:date="2026-09-25T21:07:00Z" w16du:dateUtc="2026-09-26T01:07:00Z"/>
          <w:rStyle w:val="eop"/>
          <w:rFonts w:ascii="Gill Sans MT" w:hAnsi="Gill Sans MT"/>
          <w:sz w:val="24"/>
          <w:szCs w:val="24"/>
        </w:rPr>
      </w:pPr>
      <w:ins w:id="153" w:author="Comparison" w:date="2026-09-25T21:07:00Z" w16du:dateUtc="2026-09-26T01:07:00Z">
        <w:r>
          <w:rPr>
            <w:rStyle w:val="eop"/>
            <w:rFonts w:ascii="Gill Sans MT" w:hAnsi="Gill Sans MT"/>
            <w:sz w:val="24"/>
            <w:szCs w:val="24"/>
          </w:rPr>
          <w:t xml:space="preserve">The next Committee meeting will be on Tuesday 28 October in Committee Room 3A. </w:t>
        </w:r>
      </w:ins>
    </w:p>
    <w:p w14:paraId="08708FDE" w14:textId="77777777" w:rsidR="00F71B9E" w:rsidRDefault="00F71B9E" w:rsidP="00A35DFF">
      <w:pPr>
        <w:pStyle w:val="paragraph"/>
        <w:ind w:left="360"/>
        <w:textAlignment w:val="baseline"/>
        <w:rPr>
          <w:ins w:id="154" w:author="Comparison" w:date="2026-09-25T21:07:00Z" w16du:dateUtc="2026-09-26T01:07:00Z"/>
          <w:rStyle w:val="eop"/>
          <w:rFonts w:ascii="Gill Sans MT" w:hAnsi="Gill Sans MT"/>
          <w:sz w:val="24"/>
          <w:szCs w:val="24"/>
        </w:rPr>
      </w:pPr>
    </w:p>
    <w:p w14:paraId="614BFF6E" w14:textId="77777777" w:rsidR="00F71B9E" w:rsidRPr="0088445A" w:rsidRDefault="00F71B9E" w:rsidP="00A35DFF">
      <w:pPr>
        <w:pStyle w:val="paragraph"/>
        <w:textAlignment w:val="baseline"/>
        <w:rPr>
          <w:ins w:id="155" w:author="Comparison" w:date="2026-09-25T21:07:00Z" w16du:dateUtc="2026-09-26T01:07:00Z"/>
          <w:rStyle w:val="eop"/>
          <w:rFonts w:ascii="Gill Sans MT" w:hAnsi="Gill Sans MT"/>
          <w:sz w:val="24"/>
          <w:szCs w:val="24"/>
        </w:rPr>
      </w:pPr>
    </w:p>
    <w:p w14:paraId="3B92F940" w14:textId="77777777" w:rsidR="00F71B9E" w:rsidRDefault="00F71B9E" w:rsidP="00A35DFF">
      <w:pPr>
        <w:pStyle w:val="paragraph"/>
        <w:textAlignment w:val="baseline"/>
        <w:rPr>
          <w:ins w:id="156" w:author="Comparison" w:date="2026-09-25T21:07:00Z" w16du:dateUtc="2026-09-26T01:07:00Z"/>
          <w:rStyle w:val="eop"/>
          <w:rFonts w:ascii="Gill Sans MT" w:hAnsi="Gill Sans MT"/>
          <w:b/>
          <w:bCs/>
          <w:sz w:val="24"/>
          <w:szCs w:val="24"/>
        </w:rPr>
      </w:pPr>
    </w:p>
    <w:p w14:paraId="1070E15F" w14:textId="77777777" w:rsidR="00F71B9E" w:rsidRPr="00C63E5B" w:rsidRDefault="00F71B9E" w:rsidP="00C63E5B">
      <w:pPr>
        <w:pStyle w:val="paragraph"/>
        <w:ind w:left="284"/>
        <w:rPr>
          <w:ins w:id="157" w:author="Comparison" w:date="2026-09-25T21:07:00Z" w16du:dateUtc="2026-09-26T01:07:00Z"/>
          <w:rStyle w:val="eop"/>
        </w:rPr>
      </w:pPr>
    </w:p>
    <w:p w14:paraId="5582BA2D" w14:textId="77777777" w:rsidR="00F71B9E" w:rsidRPr="00AF0730" w:rsidRDefault="00F71B9E" w:rsidP="00AF0730">
      <w:pPr>
        <w:pStyle w:val="paragraph"/>
        <w:ind w:left="284"/>
        <w:textAlignment w:val="baseline"/>
        <w:rPr>
          <w:ins w:id="158" w:author="Comparison" w:date="2026-09-25T21:07:00Z" w16du:dateUtc="2026-09-26T01:07:00Z"/>
          <w:rFonts w:ascii="Gill Sans MT" w:hAnsi="Gill Sans MT"/>
          <w:sz w:val="16"/>
          <w:szCs w:val="24"/>
        </w:rPr>
      </w:pPr>
    </w:p>
    <w:p w14:paraId="132D20D3" w14:textId="77777777" w:rsidR="00F71B9E" w:rsidRDefault="00F71B9E" w:rsidP="2FA8C1A5">
      <w:pPr>
        <w:jc w:val="right"/>
        <w:rPr>
          <w:ins w:id="159" w:author="Comparison" w:date="2026-09-25T21:07:00Z" w16du:dateUtc="2026-09-26T01:07:00Z"/>
        </w:rPr>
      </w:pPr>
    </w:p>
    <w:p w14:paraId="4550F546" w14:textId="77777777" w:rsidR="00F71B9E" w:rsidRDefault="00F71B9E" w:rsidP="00DF1C68">
      <w:pPr>
        <w:jc w:val="right"/>
        <w:rPr>
          <w:ins w:id="160" w:author="Comparison" w:date="2026-09-25T21:07:00Z" w16du:dateUtc="2026-09-26T01:07:00Z"/>
        </w:rPr>
      </w:pPr>
      <w:ins w:id="161" w:author="Comparison" w:date="2026-09-25T21:07:00Z" w16du:dateUtc="2026-09-26T01:07:00Z">
        <w:r>
          <w:t>Emma Burke</w:t>
        </w:r>
      </w:ins>
    </w:p>
    <w:p w14:paraId="4DDE683A" w14:textId="77777777" w:rsidR="00F71B9E" w:rsidRDefault="00F71B9E" w:rsidP="00DF1C68">
      <w:pPr>
        <w:jc w:val="right"/>
        <w:rPr>
          <w:ins w:id="162" w:author="Comparison" w:date="2026-09-25T21:07:00Z" w16du:dateUtc="2026-09-26T01:07:00Z"/>
        </w:rPr>
      </w:pPr>
      <w:ins w:id="163" w:author="Comparison" w:date="2026-09-25T21:07:00Z" w16du:dateUtc="2026-09-26T01:07:00Z">
        <w:r>
          <w:t>Clerk</w:t>
        </w:r>
      </w:ins>
    </w:p>
    <w:p w14:paraId="37AC157E" w14:textId="77777777" w:rsidR="00FE3F06" w:rsidRPr="005E02FA" w:rsidRDefault="00F71B9E" w:rsidP="009176B3">
      <w:pPr>
        <w:tabs>
          <w:tab w:val="left" w:pos="3240"/>
        </w:tabs>
        <w:suppressAutoHyphens/>
        <w:spacing w:line="240" w:lineRule="atLeast"/>
        <w:jc w:val="both"/>
        <w:rPr>
          <w:del w:id="164" w:author="Comparison" w:date="2026-09-25T21:07:00Z" w16du:dateUtc="2026-09-26T01:07:00Z"/>
          <w:spacing w:val="-3"/>
          <w:sz w:val="22"/>
        </w:rPr>
      </w:pPr>
      <w:ins w:id="165" w:author="Comparison" w:date="2026-09-25T21:07:00Z" w16du:dateUtc="2026-09-26T01:07:00Z">
        <w:r>
          <w:fldChar w:fldCharType="begin"/>
        </w:r>
        <w:r>
          <w:instrText xml:space="preserve"> HYPERLINK "mailto:HLServicesCommittee@parliament.uk" </w:instrText>
        </w:r>
        <w:r>
          <w:fldChar w:fldCharType="separate"/>
        </w:r>
        <w:r w:rsidRPr="003D3621">
          <w:rPr>
            <w:rStyle w:val="Hyperlink"/>
          </w:rPr>
          <w:t>HLServicesCommittee@parliament.uk</w:t>
        </w:r>
        <w:r>
          <w:fldChar w:fldCharType="end"/>
        </w:r>
        <w:r w:rsidRPr="00275333">
          <w:t xml:space="preserve"> </w:t>
        </w:r>
      </w:ins>
      <w:del w:id="166" w:author="Comparison" w:date="2026-09-25T21:07:00Z" w16du:dateUtc="2026-09-26T01:07:00Z">
        <w:r w:rsidR="00FE3F06" w:rsidRPr="005E02FA">
          <w:rPr>
            <w:spacing w:val="-3"/>
            <w:sz w:val="22"/>
          </w:rPr>
          <w:delText xml:space="preserve">                                                          </w:delText>
        </w:r>
        <w:r w:rsidR="009176B3" w:rsidRPr="005E02FA">
          <w:rPr>
            <w:spacing w:val="-3"/>
            <w:sz w:val="22"/>
          </w:rPr>
          <w:delText>DiAnne Enoch, 1</w:delText>
        </w:r>
        <w:r w:rsidR="009176B3" w:rsidRPr="005E02FA">
          <w:rPr>
            <w:spacing w:val="-3"/>
            <w:sz w:val="22"/>
            <w:vertAlign w:val="superscript"/>
          </w:rPr>
          <w:delText>st</w:delText>
        </w:r>
        <w:r w:rsidR="00FE3F06" w:rsidRPr="005E02FA">
          <w:rPr>
            <w:spacing w:val="-3"/>
            <w:sz w:val="22"/>
          </w:rPr>
          <w:delText xml:space="preserve"> Vice President</w:delText>
        </w:r>
      </w:del>
    </w:p>
    <w:p w14:paraId="5FC1671A" w14:textId="77777777" w:rsidR="00FE3F06" w:rsidRPr="005E02FA" w:rsidRDefault="00FE3F06" w:rsidP="009176B3">
      <w:pPr>
        <w:tabs>
          <w:tab w:val="left" w:pos="3240"/>
        </w:tabs>
        <w:suppressAutoHyphens/>
        <w:spacing w:line="240" w:lineRule="atLeast"/>
        <w:jc w:val="both"/>
        <w:rPr>
          <w:del w:id="167" w:author="Comparison" w:date="2026-09-25T21:07:00Z" w16du:dateUtc="2026-09-26T01:07:00Z"/>
          <w:spacing w:val="-3"/>
          <w:sz w:val="22"/>
        </w:rPr>
      </w:pPr>
      <w:del w:id="168" w:author="Comparison" w:date="2026-09-25T21:07:00Z" w16du:dateUtc="2026-09-26T01:07:00Z">
        <w:r w:rsidRPr="005E02FA">
          <w:rPr>
            <w:spacing w:val="-3"/>
            <w:sz w:val="22"/>
          </w:rPr>
          <w:delText xml:space="preserve">                                                          </w:delText>
        </w:r>
        <w:r w:rsidR="009176B3" w:rsidRPr="005E02FA">
          <w:rPr>
            <w:spacing w:val="-3"/>
            <w:sz w:val="22"/>
          </w:rPr>
          <w:delText>Jen</w:delText>
        </w:r>
        <w:r w:rsidRPr="005E02FA">
          <w:rPr>
            <w:spacing w:val="-3"/>
            <w:sz w:val="22"/>
          </w:rPr>
          <w:delText>nifer Ayre, Recording Secretary</w:delText>
        </w:r>
        <w:r w:rsidR="005E02FA" w:rsidRPr="005E02FA">
          <w:rPr>
            <w:spacing w:val="-3"/>
            <w:sz w:val="22"/>
          </w:rPr>
          <w:delText xml:space="preserve"> (via Zoom)</w:delText>
        </w:r>
      </w:del>
    </w:p>
    <w:p w14:paraId="199D329B" w14:textId="77777777" w:rsidR="00FE3F06" w:rsidRPr="005E02FA" w:rsidRDefault="00FE3F06" w:rsidP="009176B3">
      <w:pPr>
        <w:tabs>
          <w:tab w:val="left" w:pos="3240"/>
        </w:tabs>
        <w:suppressAutoHyphens/>
        <w:spacing w:line="240" w:lineRule="atLeast"/>
        <w:jc w:val="both"/>
        <w:rPr>
          <w:del w:id="169" w:author="Comparison" w:date="2026-09-25T21:07:00Z" w16du:dateUtc="2026-09-26T01:07:00Z"/>
          <w:spacing w:val="-3"/>
          <w:sz w:val="22"/>
        </w:rPr>
      </w:pPr>
      <w:del w:id="170" w:author="Comparison" w:date="2026-09-25T21:07:00Z" w16du:dateUtc="2026-09-26T01:07:00Z">
        <w:r w:rsidRPr="005E02FA">
          <w:rPr>
            <w:spacing w:val="-3"/>
            <w:sz w:val="22"/>
          </w:rPr>
          <w:delText xml:space="preserve">                                                          Linda Christopher, District 7</w:delText>
        </w:r>
      </w:del>
    </w:p>
    <w:p w14:paraId="3EAB15D6" w14:textId="77777777" w:rsidR="00FE3F06" w:rsidRPr="005E02FA" w:rsidRDefault="00FE3F06" w:rsidP="009176B3">
      <w:pPr>
        <w:tabs>
          <w:tab w:val="left" w:pos="3240"/>
        </w:tabs>
        <w:suppressAutoHyphens/>
        <w:spacing w:line="240" w:lineRule="atLeast"/>
        <w:jc w:val="both"/>
        <w:rPr>
          <w:del w:id="171" w:author="Comparison" w:date="2026-09-25T21:07:00Z" w16du:dateUtc="2026-09-26T01:07:00Z"/>
          <w:spacing w:val="-3"/>
          <w:sz w:val="22"/>
        </w:rPr>
      </w:pPr>
      <w:del w:id="172" w:author="Comparison" w:date="2026-09-25T21:07:00Z" w16du:dateUtc="2026-09-26T01:07:00Z">
        <w:r w:rsidRPr="005E02FA">
          <w:rPr>
            <w:spacing w:val="-3"/>
            <w:sz w:val="22"/>
          </w:rPr>
          <w:delText xml:space="preserve">                                                          Laura Morton, District 8</w:delText>
        </w:r>
      </w:del>
    </w:p>
    <w:p w14:paraId="44718F0E" w14:textId="77777777" w:rsidR="00FE3F06" w:rsidRPr="005E02FA" w:rsidRDefault="00FE3F06" w:rsidP="009176B3">
      <w:pPr>
        <w:tabs>
          <w:tab w:val="left" w:pos="3240"/>
        </w:tabs>
        <w:suppressAutoHyphens/>
        <w:spacing w:line="240" w:lineRule="atLeast"/>
        <w:jc w:val="both"/>
        <w:rPr>
          <w:del w:id="173" w:author="Comparison" w:date="2026-09-25T21:07:00Z" w16du:dateUtc="2026-09-26T01:07:00Z"/>
          <w:spacing w:val="-3"/>
          <w:sz w:val="22"/>
        </w:rPr>
      </w:pPr>
      <w:del w:id="174" w:author="Comparison" w:date="2026-09-25T21:07:00Z" w16du:dateUtc="2026-09-26T01:07:00Z">
        <w:r w:rsidRPr="005E02FA">
          <w:rPr>
            <w:spacing w:val="-3"/>
            <w:sz w:val="22"/>
          </w:rPr>
          <w:delText xml:space="preserve">                                                          Joyce Walker, District 9</w:delText>
        </w:r>
      </w:del>
    </w:p>
    <w:p w14:paraId="5389DD88" w14:textId="77777777" w:rsidR="00FE3F06" w:rsidRPr="005E02FA" w:rsidRDefault="00FE3F06" w:rsidP="009176B3">
      <w:pPr>
        <w:tabs>
          <w:tab w:val="left" w:pos="3240"/>
        </w:tabs>
        <w:suppressAutoHyphens/>
        <w:spacing w:line="240" w:lineRule="atLeast"/>
        <w:jc w:val="both"/>
        <w:rPr>
          <w:del w:id="175" w:author="Comparison" w:date="2026-09-25T21:07:00Z" w16du:dateUtc="2026-09-26T01:07:00Z"/>
          <w:spacing w:val="-3"/>
          <w:sz w:val="22"/>
        </w:rPr>
      </w:pPr>
      <w:del w:id="176" w:author="Comparison" w:date="2026-09-25T21:07:00Z" w16du:dateUtc="2026-09-26T01:07:00Z">
        <w:r w:rsidRPr="005E02FA">
          <w:rPr>
            <w:spacing w:val="-3"/>
            <w:sz w:val="22"/>
          </w:rPr>
          <w:delText xml:space="preserve">                                                          James Byrd, District 10</w:delText>
        </w:r>
      </w:del>
    </w:p>
    <w:p w14:paraId="6B049540" w14:textId="77777777" w:rsidR="00FE3F06" w:rsidRPr="005E02FA" w:rsidRDefault="00FE3F06" w:rsidP="009176B3">
      <w:pPr>
        <w:tabs>
          <w:tab w:val="left" w:pos="3240"/>
        </w:tabs>
        <w:suppressAutoHyphens/>
        <w:spacing w:line="240" w:lineRule="atLeast"/>
        <w:jc w:val="both"/>
        <w:rPr>
          <w:del w:id="177" w:author="Comparison" w:date="2026-09-25T21:07:00Z" w16du:dateUtc="2026-09-26T01:07:00Z"/>
          <w:spacing w:val="-3"/>
          <w:sz w:val="22"/>
        </w:rPr>
      </w:pPr>
      <w:del w:id="178" w:author="Comparison" w:date="2026-09-25T21:07:00Z" w16du:dateUtc="2026-09-26T01:07:00Z">
        <w:r w:rsidRPr="005E02FA">
          <w:rPr>
            <w:spacing w:val="-3"/>
            <w:sz w:val="22"/>
          </w:rPr>
          <w:delText xml:space="preserve">                                                          Angela Reece, District 12 and State Certification Committee Chair</w:delText>
        </w:r>
      </w:del>
    </w:p>
    <w:p w14:paraId="29DEB934" w14:textId="77777777" w:rsidR="00191237" w:rsidRDefault="005E02FA" w:rsidP="009176B3">
      <w:pPr>
        <w:tabs>
          <w:tab w:val="left" w:pos="3240"/>
        </w:tabs>
        <w:suppressAutoHyphens/>
        <w:spacing w:line="240" w:lineRule="atLeast"/>
        <w:jc w:val="both"/>
        <w:rPr>
          <w:del w:id="179" w:author="Comparison" w:date="2026-09-25T21:07:00Z" w16du:dateUtc="2026-09-26T01:07:00Z"/>
          <w:spacing w:val="-3"/>
          <w:sz w:val="22"/>
        </w:rPr>
      </w:pPr>
      <w:del w:id="180" w:author="Comparison" w:date="2026-09-25T21:07:00Z" w16du:dateUtc="2026-09-26T01:07:00Z">
        <w:r w:rsidRPr="005E02FA">
          <w:rPr>
            <w:spacing w:val="-3"/>
            <w:sz w:val="22"/>
          </w:rPr>
          <w:delText xml:space="preserve">                                                          </w:delText>
        </w:r>
        <w:r w:rsidR="00191237" w:rsidRPr="005E02FA">
          <w:rPr>
            <w:spacing w:val="-3"/>
            <w:sz w:val="22"/>
          </w:rPr>
          <w:delText>Michael O’Dell</w:delText>
        </w:r>
        <w:r w:rsidRPr="005E02FA">
          <w:rPr>
            <w:spacing w:val="-3"/>
            <w:sz w:val="22"/>
          </w:rPr>
          <w:delText xml:space="preserve"> (via Zoom)</w:delText>
        </w:r>
      </w:del>
    </w:p>
    <w:p w14:paraId="6073CA98" w14:textId="77777777" w:rsidR="001651DE" w:rsidRPr="00055555" w:rsidRDefault="00FE3F06" w:rsidP="00FE3F06">
      <w:pPr>
        <w:tabs>
          <w:tab w:val="left" w:pos="3240"/>
        </w:tabs>
        <w:suppressAutoHyphens/>
        <w:spacing w:line="240" w:lineRule="atLeast"/>
        <w:ind w:left="3240" w:hanging="3240"/>
        <w:jc w:val="both"/>
        <w:rPr>
          <w:del w:id="181" w:author="Comparison" w:date="2026-09-25T21:07:00Z" w16du:dateUtc="2026-09-26T01:07:00Z"/>
          <w:sz w:val="22"/>
        </w:rPr>
      </w:pPr>
      <w:del w:id="182" w:author="Comparison" w:date="2026-09-25T21:07:00Z" w16du:dateUtc="2026-09-26T01:07:00Z">
        <w:r>
          <w:rPr>
            <w:spacing w:val="-3"/>
            <w:sz w:val="22"/>
          </w:rPr>
          <w:delText xml:space="preserve">                                                          Tom Carruthers, Interim Corresponding Secretary/Treasurer, North Carolina League of Municipalities (NCLM)</w:delText>
        </w:r>
      </w:del>
    </w:p>
    <w:p w14:paraId="553006BA" w14:textId="77777777" w:rsidR="00693DEE" w:rsidRPr="00055555" w:rsidRDefault="00693DEE" w:rsidP="00CE30B5">
      <w:pPr>
        <w:tabs>
          <w:tab w:val="left" w:pos="1620"/>
        </w:tabs>
        <w:suppressAutoHyphens/>
        <w:spacing w:line="240" w:lineRule="atLeast"/>
        <w:jc w:val="both"/>
        <w:rPr>
          <w:del w:id="183" w:author="Comparison" w:date="2026-09-25T21:07:00Z" w16du:dateUtc="2026-09-26T01:07:00Z"/>
          <w:spacing w:val="-3"/>
          <w:sz w:val="22"/>
        </w:rPr>
      </w:pPr>
    </w:p>
    <w:p w14:paraId="2E7F01C9" w14:textId="77777777" w:rsidR="008D6C5E" w:rsidRPr="00927BCD" w:rsidRDefault="00927BCD" w:rsidP="008E2CCB">
      <w:pPr>
        <w:tabs>
          <w:tab w:val="left" w:pos="1620"/>
        </w:tabs>
        <w:suppressAutoHyphens/>
        <w:spacing w:line="240" w:lineRule="atLeast"/>
        <w:ind w:left="1620" w:hanging="1620"/>
        <w:jc w:val="both"/>
        <w:rPr>
          <w:del w:id="184" w:author="Comparison" w:date="2026-09-25T21:07:00Z" w16du:dateUtc="2026-09-26T01:07:00Z"/>
          <w:spacing w:val="-3"/>
          <w:sz w:val="22"/>
        </w:rPr>
      </w:pPr>
      <w:del w:id="185" w:author="Comparison" w:date="2026-09-25T21:07:00Z" w16du:dateUtc="2026-09-26T01:07:00Z">
        <w:r w:rsidRPr="00055555">
          <w:rPr>
            <w:b/>
            <w:bCs/>
            <w:spacing w:val="-3"/>
            <w:sz w:val="22"/>
          </w:rPr>
          <w:delText>Others Present:</w:delText>
        </w:r>
        <w:r w:rsidRPr="00055555">
          <w:rPr>
            <w:b/>
            <w:bCs/>
            <w:spacing w:val="-3"/>
            <w:sz w:val="22"/>
          </w:rPr>
          <w:tab/>
        </w:r>
        <w:r w:rsidR="00FE3F06" w:rsidRPr="005E02FA">
          <w:rPr>
            <w:spacing w:val="-3"/>
            <w:sz w:val="22"/>
          </w:rPr>
          <w:delText>Melody Schuler</w:delText>
        </w:r>
        <w:r w:rsidR="005E02FA" w:rsidRPr="005E02FA">
          <w:rPr>
            <w:spacing w:val="-3"/>
            <w:sz w:val="22"/>
          </w:rPr>
          <w:delText>, Immediate Past President (via Zoom)</w:delText>
        </w:r>
        <w:r w:rsidR="00FE3F06" w:rsidRPr="005E02FA">
          <w:rPr>
            <w:spacing w:val="-3"/>
            <w:sz w:val="22"/>
          </w:rPr>
          <w:delText>; Dora Moore, Past</w:delText>
        </w:r>
        <w:r w:rsidR="00FE3F06">
          <w:rPr>
            <w:spacing w:val="-3"/>
            <w:sz w:val="22"/>
          </w:rPr>
          <w:delText xml:space="preserve"> President and Organizational Assessment Committee Chair; </w:delText>
        </w:r>
        <w:r w:rsidR="00285DC6">
          <w:rPr>
            <w:spacing w:val="-3"/>
            <w:sz w:val="22"/>
          </w:rPr>
          <w:delText>Multiple Association Members</w:delText>
        </w:r>
      </w:del>
    </w:p>
    <w:p w14:paraId="59744B4B" w14:textId="77777777" w:rsidR="00AF6579" w:rsidRDefault="006E7AF1" w:rsidP="00CE30B5">
      <w:pPr>
        <w:tabs>
          <w:tab w:val="left" w:pos="1620"/>
        </w:tabs>
        <w:suppressAutoHyphens/>
        <w:spacing w:line="240" w:lineRule="atLeast"/>
        <w:jc w:val="both"/>
        <w:rPr>
          <w:del w:id="186" w:author="Comparison" w:date="2026-09-25T21:07:00Z" w16du:dateUtc="2026-09-26T01:07:00Z"/>
          <w:spacing w:val="-3"/>
          <w:sz w:val="22"/>
        </w:rPr>
      </w:pPr>
      <w:del w:id="187" w:author="Comparison" w:date="2026-09-25T21:07:00Z" w16du:dateUtc="2026-09-26T01:07:00Z">
        <w:r>
          <w:rPr>
            <w:spacing w:val="-3"/>
            <w:sz w:val="22"/>
          </w:rPr>
          <w:tab/>
        </w:r>
        <w:r w:rsidR="00B2431F">
          <w:rPr>
            <w:spacing w:val="-3"/>
            <w:sz w:val="22"/>
          </w:rPr>
          <w:tab/>
        </w:r>
      </w:del>
    </w:p>
    <w:p w14:paraId="5D795CD4" w14:textId="77777777" w:rsidR="00FE3936" w:rsidRDefault="00774A6B" w:rsidP="00774A6B">
      <w:pPr>
        <w:pStyle w:val="Heading3"/>
        <w:numPr>
          <w:ilvl w:val="0"/>
          <w:numId w:val="5"/>
        </w:numPr>
        <w:autoSpaceDE/>
        <w:autoSpaceDN/>
        <w:adjustRightInd/>
        <w:rPr>
          <w:del w:id="188" w:author="Comparison" w:date="2026-09-25T21:07:00Z" w16du:dateUtc="2026-09-26T01:07:00Z"/>
          <w:sz w:val="22"/>
        </w:rPr>
      </w:pPr>
      <w:del w:id="189" w:author="Comparison" w:date="2026-09-25T21:07:00Z" w16du:dateUtc="2026-09-26T01:07:00Z">
        <w:r>
          <w:rPr>
            <w:sz w:val="22"/>
          </w:rPr>
          <w:delText xml:space="preserve">       </w:delText>
        </w:r>
        <w:r w:rsidR="00FB34E7">
          <w:rPr>
            <w:sz w:val="22"/>
          </w:rPr>
          <w:delText>CALL TO ORDER</w:delText>
        </w:r>
      </w:del>
    </w:p>
    <w:p w14:paraId="13EB1007" w14:textId="77777777" w:rsidR="00524F5E" w:rsidRPr="0036037D" w:rsidRDefault="00524F5E" w:rsidP="00774A6B">
      <w:pPr>
        <w:pStyle w:val="Heading3"/>
        <w:autoSpaceDE/>
        <w:autoSpaceDN/>
        <w:adjustRightInd/>
        <w:rPr>
          <w:del w:id="190" w:author="Comparison" w:date="2026-09-25T21:07:00Z" w16du:dateUtc="2026-09-26T01:07:00Z"/>
          <w:sz w:val="16"/>
        </w:rPr>
      </w:pPr>
    </w:p>
    <w:p w14:paraId="3BD29C4F" w14:textId="77777777" w:rsidR="00D039CC" w:rsidRPr="00CB1A52" w:rsidRDefault="008E2CCB" w:rsidP="00774A6B">
      <w:pPr>
        <w:pStyle w:val="Heading3"/>
        <w:autoSpaceDE/>
        <w:autoSpaceDN/>
        <w:adjustRightInd/>
        <w:rPr>
          <w:del w:id="191" w:author="Comparison" w:date="2026-09-25T21:07:00Z" w16du:dateUtc="2026-09-26T01:07:00Z"/>
          <w:sz w:val="22"/>
        </w:rPr>
      </w:pPr>
      <w:del w:id="192" w:author="Comparison" w:date="2026-09-25T21:07:00Z" w16du:dateUtc="2026-09-26T01:07:00Z">
        <w:r w:rsidRPr="008E2CCB">
          <w:rPr>
            <w:b w:val="0"/>
            <w:sz w:val="22"/>
          </w:rPr>
          <w:delText xml:space="preserve">President </w:delText>
        </w:r>
        <w:r w:rsidR="009176B3">
          <w:rPr>
            <w:b w:val="0"/>
            <w:sz w:val="22"/>
          </w:rPr>
          <w:delText xml:space="preserve">Lisa </w:delText>
        </w:r>
        <w:r w:rsidRPr="008E2CCB">
          <w:rPr>
            <w:b w:val="0"/>
            <w:sz w:val="22"/>
          </w:rPr>
          <w:delText>Stites</w:delText>
        </w:r>
        <w:r w:rsidR="002016AC" w:rsidRPr="008E2CCB">
          <w:rPr>
            <w:b w:val="0"/>
            <w:sz w:val="22"/>
          </w:rPr>
          <w:delText xml:space="preserve"> </w:delText>
        </w:r>
        <w:r w:rsidR="007421BA" w:rsidRPr="008E2CCB">
          <w:rPr>
            <w:b w:val="0"/>
            <w:sz w:val="22"/>
          </w:rPr>
          <w:delText>called the meeting to order at</w:delText>
        </w:r>
        <w:r w:rsidR="002F3D4C" w:rsidRPr="008E2CCB">
          <w:rPr>
            <w:b w:val="0"/>
            <w:sz w:val="22"/>
          </w:rPr>
          <w:delText xml:space="preserve"> </w:delText>
        </w:r>
        <w:r w:rsidR="00285DC6">
          <w:rPr>
            <w:b w:val="0"/>
            <w:sz w:val="22"/>
          </w:rPr>
          <w:delText>4</w:delText>
        </w:r>
        <w:r w:rsidR="00D44EDC" w:rsidRPr="008E2CCB">
          <w:rPr>
            <w:b w:val="0"/>
            <w:sz w:val="22"/>
          </w:rPr>
          <w:delText>:</w:delText>
        </w:r>
        <w:r w:rsidR="00191237">
          <w:rPr>
            <w:b w:val="0"/>
            <w:sz w:val="22"/>
          </w:rPr>
          <w:delText>41</w:delText>
        </w:r>
        <w:r w:rsidR="00AA2C28" w:rsidRPr="008E2CCB">
          <w:rPr>
            <w:b w:val="0"/>
            <w:sz w:val="22"/>
          </w:rPr>
          <w:delText xml:space="preserve"> </w:delText>
        </w:r>
        <w:r w:rsidR="00285DC6">
          <w:rPr>
            <w:b w:val="0"/>
            <w:sz w:val="22"/>
          </w:rPr>
          <w:delText>p</w:delText>
        </w:r>
        <w:r w:rsidR="00D039CC" w:rsidRPr="008E2CCB">
          <w:rPr>
            <w:b w:val="0"/>
            <w:sz w:val="22"/>
          </w:rPr>
          <w:delText>.m</w:delText>
        </w:r>
        <w:r w:rsidR="00D039CC" w:rsidRPr="00CB1A52">
          <w:rPr>
            <w:sz w:val="22"/>
          </w:rPr>
          <w:delText>.</w:delText>
        </w:r>
        <w:r w:rsidR="00D455C7">
          <w:rPr>
            <w:sz w:val="22"/>
          </w:rPr>
          <w:delText xml:space="preserve"> </w:delText>
        </w:r>
      </w:del>
    </w:p>
    <w:p w14:paraId="19C34C48" w14:textId="77777777" w:rsidR="00D039CC" w:rsidRDefault="00D039CC">
      <w:pPr>
        <w:ind w:firstLine="720"/>
        <w:jc w:val="both"/>
        <w:rPr>
          <w:del w:id="193" w:author="Comparison" w:date="2026-09-25T21:07:00Z" w16du:dateUtc="2026-09-26T01:07:00Z"/>
          <w:sz w:val="22"/>
        </w:rPr>
      </w:pPr>
    </w:p>
    <w:p w14:paraId="745227DE" w14:textId="77777777" w:rsidR="008E2CCB" w:rsidRDefault="008E2CCB" w:rsidP="00823F38">
      <w:pPr>
        <w:pStyle w:val="BodyText"/>
        <w:autoSpaceDE/>
        <w:autoSpaceDN/>
        <w:adjustRightInd/>
        <w:ind w:left="720" w:hanging="720"/>
        <w:rPr>
          <w:del w:id="194" w:author="Comparison" w:date="2026-09-25T21:07:00Z" w16du:dateUtc="2026-09-26T01:07:00Z"/>
          <w:b/>
          <w:bCs/>
          <w:sz w:val="22"/>
        </w:rPr>
      </w:pPr>
      <w:del w:id="195" w:author="Comparison" w:date="2026-09-25T21:07:00Z" w16du:dateUtc="2026-09-26T01:07:00Z">
        <w:r>
          <w:rPr>
            <w:b/>
            <w:bCs/>
            <w:sz w:val="22"/>
          </w:rPr>
          <w:delText>2.</w:delText>
        </w:r>
        <w:r>
          <w:rPr>
            <w:b/>
            <w:bCs/>
            <w:sz w:val="22"/>
          </w:rPr>
          <w:tab/>
        </w:r>
        <w:r w:rsidR="00FB34E7">
          <w:rPr>
            <w:b/>
            <w:bCs/>
            <w:sz w:val="22"/>
          </w:rPr>
          <w:delText>INVOCATION</w:delText>
        </w:r>
      </w:del>
    </w:p>
    <w:p w14:paraId="0ED054F4" w14:textId="77777777" w:rsidR="008E2CCB" w:rsidRPr="0036037D" w:rsidRDefault="008E2CCB" w:rsidP="00823F38">
      <w:pPr>
        <w:pStyle w:val="BodyText"/>
        <w:autoSpaceDE/>
        <w:autoSpaceDN/>
        <w:adjustRightInd/>
        <w:ind w:left="720" w:hanging="720"/>
        <w:rPr>
          <w:del w:id="196" w:author="Comparison" w:date="2026-09-25T21:07:00Z" w16du:dateUtc="2026-09-26T01:07:00Z"/>
          <w:b/>
          <w:bCs/>
          <w:sz w:val="16"/>
        </w:rPr>
      </w:pPr>
    </w:p>
    <w:p w14:paraId="6957DE4B" w14:textId="77777777" w:rsidR="009176B3" w:rsidRDefault="009176B3" w:rsidP="00823F38">
      <w:pPr>
        <w:pStyle w:val="BodyText"/>
        <w:autoSpaceDE/>
        <w:autoSpaceDN/>
        <w:adjustRightInd/>
        <w:ind w:left="720" w:hanging="720"/>
        <w:rPr>
          <w:del w:id="197" w:author="Comparison" w:date="2026-09-25T21:07:00Z" w16du:dateUtc="2026-09-26T01:07:00Z"/>
          <w:bCs/>
          <w:sz w:val="22"/>
        </w:rPr>
      </w:pPr>
      <w:del w:id="198" w:author="Comparison" w:date="2026-09-25T21:07:00Z" w16du:dateUtc="2026-09-26T01:07:00Z">
        <w:r>
          <w:rPr>
            <w:bCs/>
            <w:sz w:val="22"/>
          </w:rPr>
          <w:delText xml:space="preserve">The invocation was offered by </w:delText>
        </w:r>
        <w:r w:rsidR="00191237">
          <w:rPr>
            <w:bCs/>
            <w:sz w:val="22"/>
          </w:rPr>
          <w:delText>DiAnne Enoch</w:delText>
        </w:r>
        <w:r w:rsidR="00FE3F06">
          <w:rPr>
            <w:bCs/>
            <w:sz w:val="22"/>
          </w:rPr>
          <w:delText>.</w:delText>
        </w:r>
      </w:del>
    </w:p>
    <w:p w14:paraId="6AF7D24A" w14:textId="77777777" w:rsidR="00285DC6" w:rsidRDefault="00285DC6" w:rsidP="00823F38">
      <w:pPr>
        <w:pStyle w:val="BodyText"/>
        <w:autoSpaceDE/>
        <w:autoSpaceDN/>
        <w:adjustRightInd/>
        <w:ind w:left="720" w:hanging="720"/>
        <w:rPr>
          <w:del w:id="199" w:author="Comparison" w:date="2026-09-25T21:07:00Z" w16du:dateUtc="2026-09-26T01:07:00Z"/>
          <w:bCs/>
          <w:sz w:val="22"/>
        </w:rPr>
      </w:pPr>
    </w:p>
    <w:p w14:paraId="404B4211" w14:textId="77777777" w:rsidR="00285DC6" w:rsidRDefault="00285DC6" w:rsidP="00823F38">
      <w:pPr>
        <w:pStyle w:val="BodyText"/>
        <w:autoSpaceDE/>
        <w:autoSpaceDN/>
        <w:adjustRightInd/>
        <w:ind w:left="720" w:hanging="720"/>
        <w:rPr>
          <w:del w:id="200" w:author="Comparison" w:date="2026-09-25T21:07:00Z" w16du:dateUtc="2026-09-26T01:07:00Z"/>
          <w:b/>
          <w:bCs/>
          <w:sz w:val="22"/>
        </w:rPr>
      </w:pPr>
      <w:del w:id="201" w:author="Comparison" w:date="2026-09-25T21:07:00Z" w16du:dateUtc="2026-09-26T01:07:00Z">
        <w:r>
          <w:rPr>
            <w:b/>
            <w:bCs/>
            <w:sz w:val="22"/>
          </w:rPr>
          <w:delText>3.</w:delText>
        </w:r>
        <w:r>
          <w:rPr>
            <w:b/>
            <w:bCs/>
            <w:sz w:val="22"/>
          </w:rPr>
          <w:tab/>
          <w:delText>APPROVAL OF THE MINUTES</w:delText>
        </w:r>
      </w:del>
    </w:p>
    <w:p w14:paraId="22325048" w14:textId="77777777" w:rsidR="00285DC6" w:rsidRPr="0036037D" w:rsidRDefault="00285DC6" w:rsidP="00823F38">
      <w:pPr>
        <w:pStyle w:val="BodyText"/>
        <w:autoSpaceDE/>
        <w:autoSpaceDN/>
        <w:adjustRightInd/>
        <w:ind w:left="720" w:hanging="720"/>
        <w:rPr>
          <w:del w:id="202" w:author="Comparison" w:date="2026-09-25T21:07:00Z" w16du:dateUtc="2026-09-26T01:07:00Z"/>
          <w:b/>
          <w:bCs/>
          <w:sz w:val="16"/>
        </w:rPr>
      </w:pPr>
    </w:p>
    <w:p w14:paraId="7F3EA648" w14:textId="77777777" w:rsidR="00285DC6" w:rsidRPr="008E2CCB" w:rsidRDefault="00285DC6" w:rsidP="005E02FA">
      <w:pPr>
        <w:pStyle w:val="BodyText"/>
        <w:autoSpaceDE/>
        <w:autoSpaceDN/>
        <w:adjustRightInd/>
        <w:ind w:left="1440" w:hanging="1440"/>
        <w:rPr>
          <w:del w:id="203" w:author="Comparison" w:date="2026-09-25T21:07:00Z" w16du:dateUtc="2026-09-26T01:07:00Z"/>
          <w:bCs/>
          <w:sz w:val="22"/>
        </w:rPr>
      </w:pPr>
      <w:del w:id="204" w:author="Comparison" w:date="2026-09-25T21:07:00Z" w16du:dateUtc="2026-09-26T01:07:00Z">
        <w:r>
          <w:rPr>
            <w:b/>
            <w:bCs/>
            <w:sz w:val="22"/>
          </w:rPr>
          <w:delText>MOTION:</w:delText>
        </w:r>
        <w:r>
          <w:rPr>
            <w:b/>
            <w:bCs/>
            <w:sz w:val="22"/>
          </w:rPr>
          <w:tab/>
        </w:r>
        <w:r w:rsidR="00191237">
          <w:rPr>
            <w:bCs/>
            <w:sz w:val="22"/>
          </w:rPr>
          <w:delText>Linda Christopher</w:delText>
        </w:r>
        <w:r w:rsidR="005E02FA">
          <w:rPr>
            <w:bCs/>
            <w:sz w:val="22"/>
          </w:rPr>
          <w:delText>, Whispering Pines</w:delText>
        </w:r>
        <w:r>
          <w:rPr>
            <w:bCs/>
            <w:sz w:val="22"/>
          </w:rPr>
          <w:delText xml:space="preserve"> moved to approve the August 21, 2021 NCAMC Business Meeting Minutes</w:delText>
        </w:r>
      </w:del>
    </w:p>
    <w:p w14:paraId="217E06FA" w14:textId="77777777" w:rsidR="00285DC6" w:rsidRDefault="00285DC6" w:rsidP="00285DC6">
      <w:pPr>
        <w:pStyle w:val="BodyText"/>
        <w:autoSpaceDE/>
        <w:autoSpaceDN/>
        <w:adjustRightInd/>
        <w:ind w:left="720" w:hanging="720"/>
        <w:rPr>
          <w:del w:id="205" w:author="Comparison" w:date="2026-09-25T21:07:00Z" w16du:dateUtc="2026-09-26T01:07:00Z"/>
          <w:b/>
          <w:bCs/>
          <w:sz w:val="22"/>
        </w:rPr>
      </w:pPr>
      <w:del w:id="206" w:author="Comparison" w:date="2026-09-25T21:07:00Z" w16du:dateUtc="2026-09-26T01:07:00Z">
        <w:r>
          <w:rPr>
            <w:b/>
            <w:bCs/>
            <w:sz w:val="22"/>
          </w:rPr>
          <w:delText xml:space="preserve">SECOND: </w:delText>
        </w:r>
        <w:r>
          <w:rPr>
            <w:b/>
            <w:bCs/>
            <w:sz w:val="22"/>
          </w:rPr>
          <w:tab/>
        </w:r>
        <w:r w:rsidR="00191237">
          <w:rPr>
            <w:bCs/>
            <w:sz w:val="22"/>
          </w:rPr>
          <w:delText>Jim Byrd</w:delText>
        </w:r>
        <w:r w:rsidR="005E02FA">
          <w:rPr>
            <w:bCs/>
            <w:sz w:val="22"/>
          </w:rPr>
          <w:delText>, Wilkesboro</w:delText>
        </w:r>
      </w:del>
    </w:p>
    <w:p w14:paraId="7ADE712B" w14:textId="77777777" w:rsidR="00285DC6" w:rsidRPr="008E2CCB" w:rsidRDefault="00285DC6" w:rsidP="00285DC6">
      <w:pPr>
        <w:pStyle w:val="BodyText"/>
        <w:autoSpaceDE/>
        <w:autoSpaceDN/>
        <w:adjustRightInd/>
        <w:ind w:left="720" w:hanging="720"/>
        <w:rPr>
          <w:del w:id="207" w:author="Comparison" w:date="2026-09-25T21:07:00Z" w16du:dateUtc="2026-09-26T01:07:00Z"/>
          <w:b/>
          <w:bCs/>
          <w:sz w:val="22"/>
        </w:rPr>
      </w:pPr>
      <w:del w:id="208" w:author="Comparison" w:date="2026-09-25T21:07:00Z" w16du:dateUtc="2026-09-26T01:07:00Z">
        <w:r>
          <w:rPr>
            <w:b/>
            <w:bCs/>
            <w:sz w:val="22"/>
          </w:rPr>
          <w:delText>VOTE:</w:delText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 w:rsidRPr="00FE3F06">
          <w:rPr>
            <w:bCs/>
            <w:sz w:val="22"/>
          </w:rPr>
          <w:delText>UNANIMOUS</w:delText>
        </w:r>
      </w:del>
    </w:p>
    <w:p w14:paraId="42A88258" w14:textId="77777777" w:rsidR="00055555" w:rsidRDefault="00055555" w:rsidP="007421BA">
      <w:pPr>
        <w:pStyle w:val="BodyText"/>
        <w:autoSpaceDE/>
        <w:autoSpaceDN/>
        <w:adjustRightInd/>
        <w:rPr>
          <w:del w:id="209" w:author="Comparison" w:date="2026-09-25T21:07:00Z" w16du:dateUtc="2026-09-26T01:07:00Z"/>
          <w:b/>
          <w:bCs/>
          <w:sz w:val="22"/>
        </w:rPr>
      </w:pPr>
    </w:p>
    <w:p w14:paraId="559D503F" w14:textId="77777777" w:rsidR="007421BA" w:rsidRDefault="00285DC6" w:rsidP="007421BA">
      <w:pPr>
        <w:pStyle w:val="BodyText"/>
        <w:autoSpaceDE/>
        <w:autoSpaceDN/>
        <w:adjustRightInd/>
        <w:rPr>
          <w:del w:id="210" w:author="Comparison" w:date="2026-09-25T21:07:00Z" w16du:dateUtc="2026-09-26T01:07:00Z"/>
          <w:b/>
          <w:bCs/>
          <w:sz w:val="22"/>
        </w:rPr>
      </w:pPr>
      <w:del w:id="211" w:author="Comparison" w:date="2026-09-25T21:07:00Z" w16du:dateUtc="2026-09-26T01:07:00Z">
        <w:r>
          <w:rPr>
            <w:b/>
            <w:bCs/>
            <w:sz w:val="22"/>
          </w:rPr>
          <w:delText>4</w:delText>
        </w:r>
        <w:r w:rsidR="007421BA">
          <w:rPr>
            <w:b/>
            <w:bCs/>
            <w:sz w:val="22"/>
          </w:rPr>
          <w:delText>.</w:delText>
        </w:r>
        <w:r w:rsidR="007421BA">
          <w:rPr>
            <w:b/>
            <w:bCs/>
            <w:sz w:val="22"/>
          </w:rPr>
          <w:tab/>
        </w:r>
        <w:r w:rsidR="00FB34E7">
          <w:rPr>
            <w:b/>
            <w:bCs/>
            <w:sz w:val="22"/>
          </w:rPr>
          <w:delText>TREASURER’S REPORT</w:delText>
        </w:r>
        <w:r w:rsidR="00FE3F06">
          <w:rPr>
            <w:b/>
            <w:bCs/>
            <w:sz w:val="22"/>
          </w:rPr>
          <w:delText xml:space="preserve"> – Tom Carruthers, NCLM</w:delText>
        </w:r>
      </w:del>
    </w:p>
    <w:p w14:paraId="0F1C5868" w14:textId="77777777" w:rsidR="008E2CCB" w:rsidRPr="0036037D" w:rsidRDefault="008E2CCB" w:rsidP="007421BA">
      <w:pPr>
        <w:pStyle w:val="BodyText"/>
        <w:autoSpaceDE/>
        <w:autoSpaceDN/>
        <w:adjustRightInd/>
        <w:rPr>
          <w:del w:id="212" w:author="Comparison" w:date="2026-09-25T21:07:00Z" w16du:dateUtc="2026-09-26T01:07:00Z"/>
          <w:b/>
          <w:bCs/>
          <w:sz w:val="16"/>
        </w:rPr>
      </w:pPr>
    </w:p>
    <w:p w14:paraId="4D784740" w14:textId="77777777" w:rsidR="00F866F3" w:rsidRDefault="00F866F3" w:rsidP="005E02FA">
      <w:pPr>
        <w:pStyle w:val="BodyText"/>
        <w:autoSpaceDE/>
        <w:autoSpaceDN/>
        <w:adjustRightInd/>
        <w:ind w:firstLine="720"/>
        <w:rPr>
          <w:del w:id="213" w:author="Comparison" w:date="2026-09-25T21:07:00Z" w16du:dateUtc="2026-09-26T01:07:00Z"/>
          <w:bCs/>
          <w:sz w:val="22"/>
        </w:rPr>
      </w:pPr>
      <w:del w:id="214" w:author="Comparison" w:date="2026-09-25T21:07:00Z" w16du:dateUtc="2026-09-26T01:07:00Z">
        <w:r>
          <w:rPr>
            <w:bCs/>
            <w:sz w:val="22"/>
          </w:rPr>
          <w:delText>Mr. Tom Carruthers</w:delText>
        </w:r>
        <w:r w:rsidR="005E02FA">
          <w:rPr>
            <w:bCs/>
            <w:sz w:val="22"/>
          </w:rPr>
          <w:delText>, Interim Corresponding Secretery/Treasurer</w:delText>
        </w:r>
        <w:r>
          <w:rPr>
            <w:bCs/>
            <w:sz w:val="22"/>
          </w:rPr>
          <w:delText xml:space="preserve"> stated </w:delText>
        </w:r>
        <w:r w:rsidR="00191237">
          <w:rPr>
            <w:bCs/>
            <w:sz w:val="22"/>
          </w:rPr>
          <w:delText>on Oct</w:delText>
        </w:r>
        <w:r w:rsidR="005E02FA">
          <w:rPr>
            <w:bCs/>
            <w:sz w:val="22"/>
          </w:rPr>
          <w:delText>ober</w:delText>
        </w:r>
        <w:r w:rsidR="00191237">
          <w:rPr>
            <w:bCs/>
            <w:sz w:val="22"/>
          </w:rPr>
          <w:delText xml:space="preserve"> 27</w:delText>
        </w:r>
        <w:r w:rsidR="005E02FA">
          <w:rPr>
            <w:bCs/>
            <w:sz w:val="22"/>
          </w:rPr>
          <w:delText>, 2021 the F</w:delText>
        </w:r>
        <w:r w:rsidR="00191237">
          <w:rPr>
            <w:bCs/>
            <w:sz w:val="22"/>
          </w:rPr>
          <w:delText xml:space="preserve">inance </w:delText>
        </w:r>
        <w:r w:rsidR="005E02FA">
          <w:rPr>
            <w:bCs/>
            <w:sz w:val="22"/>
          </w:rPr>
          <w:delText>C</w:delText>
        </w:r>
        <w:r w:rsidR="00191237">
          <w:rPr>
            <w:bCs/>
            <w:sz w:val="22"/>
          </w:rPr>
          <w:delText xml:space="preserve">ommittee completed </w:delText>
        </w:r>
        <w:r w:rsidR="005E02FA">
          <w:rPr>
            <w:bCs/>
            <w:sz w:val="22"/>
          </w:rPr>
          <w:delText xml:space="preserve">and approved </w:delText>
        </w:r>
        <w:r w:rsidR="00191237">
          <w:rPr>
            <w:bCs/>
            <w:sz w:val="22"/>
          </w:rPr>
          <w:delText xml:space="preserve">the audit for 2021.  </w:delText>
        </w:r>
        <w:r w:rsidR="005E02FA">
          <w:rPr>
            <w:bCs/>
            <w:sz w:val="22"/>
          </w:rPr>
          <w:delText>Mr. Carruthers informed that the</w:delText>
        </w:r>
        <w:r w:rsidR="00191237">
          <w:rPr>
            <w:bCs/>
            <w:sz w:val="22"/>
          </w:rPr>
          <w:delText xml:space="preserve"> finances of the organization are sound.  </w:delText>
        </w:r>
        <w:r w:rsidR="005E02FA">
          <w:rPr>
            <w:bCs/>
            <w:sz w:val="22"/>
          </w:rPr>
          <w:delText>Tota</w:delText>
        </w:r>
        <w:r w:rsidR="00191237">
          <w:rPr>
            <w:bCs/>
            <w:sz w:val="22"/>
          </w:rPr>
          <w:delText>l fund balance 148K in 2021 161K 2021/22 190K.</w:delText>
        </w:r>
      </w:del>
    </w:p>
    <w:p w14:paraId="1A52484E" w14:textId="77777777" w:rsidR="00FE3F06" w:rsidRDefault="00FE3F06" w:rsidP="00FE3F06">
      <w:pPr>
        <w:pStyle w:val="BodyText"/>
        <w:autoSpaceDE/>
        <w:autoSpaceDN/>
        <w:adjustRightInd/>
        <w:rPr>
          <w:del w:id="215" w:author="Comparison" w:date="2026-09-25T21:07:00Z" w16du:dateUtc="2026-09-26T01:07:00Z"/>
          <w:bCs/>
          <w:sz w:val="22"/>
        </w:rPr>
      </w:pPr>
    </w:p>
    <w:p w14:paraId="61AC9AF2" w14:textId="77777777" w:rsidR="00285DC6" w:rsidRDefault="00285DC6" w:rsidP="007421BA">
      <w:pPr>
        <w:pStyle w:val="BodyText"/>
        <w:autoSpaceDE/>
        <w:autoSpaceDN/>
        <w:adjustRightInd/>
        <w:rPr>
          <w:del w:id="216" w:author="Comparison" w:date="2026-09-25T21:07:00Z" w16du:dateUtc="2026-09-26T01:07:00Z"/>
          <w:b/>
          <w:bCs/>
          <w:sz w:val="22"/>
        </w:rPr>
      </w:pPr>
      <w:del w:id="217" w:author="Comparison" w:date="2026-09-25T21:07:00Z" w16du:dateUtc="2026-09-26T01:07:00Z">
        <w:r>
          <w:rPr>
            <w:b/>
            <w:bCs/>
            <w:sz w:val="22"/>
          </w:rPr>
          <w:delText>5.</w:delText>
        </w:r>
        <w:r>
          <w:rPr>
            <w:b/>
            <w:bCs/>
            <w:sz w:val="22"/>
          </w:rPr>
          <w:tab/>
          <w:delText>ACKNOWLEDGEMENTS</w:delText>
        </w:r>
      </w:del>
    </w:p>
    <w:p w14:paraId="35C1221D" w14:textId="77777777" w:rsidR="0036037D" w:rsidRPr="0036037D" w:rsidRDefault="0036037D" w:rsidP="007421BA">
      <w:pPr>
        <w:pStyle w:val="BodyText"/>
        <w:autoSpaceDE/>
        <w:autoSpaceDN/>
        <w:adjustRightInd/>
        <w:rPr>
          <w:del w:id="218" w:author="Comparison" w:date="2026-09-25T21:07:00Z" w16du:dateUtc="2026-09-26T01:07:00Z"/>
          <w:b/>
          <w:bCs/>
          <w:sz w:val="16"/>
        </w:rPr>
      </w:pPr>
    </w:p>
    <w:p w14:paraId="4D46711A" w14:textId="77777777" w:rsidR="00285DC6" w:rsidRDefault="00285DC6" w:rsidP="00285DC6">
      <w:pPr>
        <w:pStyle w:val="BodyText"/>
        <w:autoSpaceDE/>
        <w:autoSpaceDN/>
        <w:adjustRightInd/>
        <w:ind w:left="1440" w:hanging="720"/>
        <w:rPr>
          <w:del w:id="219" w:author="Comparison" w:date="2026-09-25T21:07:00Z" w16du:dateUtc="2026-09-26T01:07:00Z"/>
          <w:bCs/>
          <w:sz w:val="22"/>
        </w:rPr>
      </w:pPr>
      <w:del w:id="220" w:author="Comparison" w:date="2026-09-25T21:07:00Z" w16du:dateUtc="2026-09-26T01:07:00Z">
        <w:r>
          <w:rPr>
            <w:bCs/>
            <w:sz w:val="22"/>
          </w:rPr>
          <w:delText>A. Kristina Wilson (UNC – Chapel Hill School of Government), Rebecca Badgett (SOG); Carla Stowe (SOG); Tom Carruthers and Heather James (NC League of Municipalities); Angela Lord, Betsy Shores (Program &amp; Education Committee Chairman and co-Chairman)</w:delText>
        </w:r>
      </w:del>
    </w:p>
    <w:p w14:paraId="226DBFA0" w14:textId="77777777" w:rsidR="00285DC6" w:rsidRDefault="00285DC6" w:rsidP="007421BA">
      <w:pPr>
        <w:pStyle w:val="BodyText"/>
        <w:autoSpaceDE/>
        <w:autoSpaceDN/>
        <w:adjustRightInd/>
        <w:rPr>
          <w:del w:id="221" w:author="Comparison" w:date="2026-09-25T21:07:00Z" w16du:dateUtc="2026-09-26T01:07:00Z"/>
          <w:bCs/>
          <w:sz w:val="22"/>
        </w:rPr>
      </w:pPr>
      <w:del w:id="222" w:author="Comparison" w:date="2026-09-25T21:07:00Z" w16du:dateUtc="2026-09-26T01:07:00Z">
        <w:r>
          <w:rPr>
            <w:bCs/>
            <w:sz w:val="22"/>
          </w:rPr>
          <w:tab/>
          <w:delText>B.  NCAMC Officers and Board of Directors</w:delText>
        </w:r>
      </w:del>
    </w:p>
    <w:p w14:paraId="675D140C" w14:textId="77777777" w:rsidR="00285DC6" w:rsidRDefault="00285DC6" w:rsidP="007421BA">
      <w:pPr>
        <w:pStyle w:val="BodyText"/>
        <w:autoSpaceDE/>
        <w:autoSpaceDN/>
        <w:adjustRightInd/>
        <w:rPr>
          <w:del w:id="223" w:author="Comparison" w:date="2026-09-25T21:07:00Z" w16du:dateUtc="2026-09-26T01:07:00Z"/>
          <w:bCs/>
          <w:sz w:val="22"/>
        </w:rPr>
      </w:pPr>
      <w:del w:id="224" w:author="Comparison" w:date="2026-09-25T21:07:00Z" w16du:dateUtc="2026-09-26T01:07:00Z">
        <w:r>
          <w:rPr>
            <w:bCs/>
            <w:sz w:val="22"/>
          </w:rPr>
          <w:tab/>
          <w:delText>C.  First Time Clerks Attending</w:delText>
        </w:r>
      </w:del>
    </w:p>
    <w:p w14:paraId="78D6EFAA" w14:textId="77777777" w:rsidR="00285DC6" w:rsidRDefault="00285DC6" w:rsidP="007421BA">
      <w:pPr>
        <w:pStyle w:val="BodyText"/>
        <w:autoSpaceDE/>
        <w:autoSpaceDN/>
        <w:adjustRightInd/>
        <w:rPr>
          <w:del w:id="225" w:author="Comparison" w:date="2026-09-25T21:07:00Z" w16du:dateUtc="2026-09-26T01:07:00Z"/>
          <w:bCs/>
          <w:sz w:val="22"/>
        </w:rPr>
      </w:pPr>
      <w:del w:id="226" w:author="Comparison" w:date="2026-09-25T21:07:00Z" w16du:dateUtc="2026-09-26T01:07:00Z">
        <w:r>
          <w:rPr>
            <w:bCs/>
            <w:sz w:val="22"/>
          </w:rPr>
          <w:tab/>
          <w:delText>D. Past Presidents</w:delText>
        </w:r>
      </w:del>
    </w:p>
    <w:p w14:paraId="68B54EC2" w14:textId="77777777" w:rsidR="00285DC6" w:rsidRDefault="00285DC6" w:rsidP="007421BA">
      <w:pPr>
        <w:pStyle w:val="BodyText"/>
        <w:autoSpaceDE/>
        <w:autoSpaceDN/>
        <w:adjustRightInd/>
        <w:rPr>
          <w:del w:id="227" w:author="Comparison" w:date="2026-09-25T21:07:00Z" w16du:dateUtc="2026-09-26T01:07:00Z"/>
          <w:bCs/>
          <w:sz w:val="22"/>
        </w:rPr>
      </w:pPr>
      <w:del w:id="228" w:author="Comparison" w:date="2026-09-25T21:07:00Z" w16du:dateUtc="2026-09-26T01:07:00Z">
        <w:r>
          <w:rPr>
            <w:bCs/>
            <w:sz w:val="22"/>
          </w:rPr>
          <w:tab/>
          <w:delText>E.  Retired Clerks</w:delText>
        </w:r>
      </w:del>
    </w:p>
    <w:p w14:paraId="0E9B4803" w14:textId="77777777" w:rsidR="00285DC6" w:rsidRDefault="00285DC6" w:rsidP="007421BA">
      <w:pPr>
        <w:pStyle w:val="BodyText"/>
        <w:autoSpaceDE/>
        <w:autoSpaceDN/>
        <w:adjustRightInd/>
        <w:rPr>
          <w:del w:id="229" w:author="Comparison" w:date="2026-09-25T21:07:00Z" w16du:dateUtc="2026-09-26T01:07:00Z"/>
          <w:bCs/>
          <w:sz w:val="22"/>
        </w:rPr>
      </w:pPr>
      <w:del w:id="230" w:author="Comparison" w:date="2026-09-25T21:07:00Z" w16du:dateUtc="2026-09-26T01:07:00Z">
        <w:r>
          <w:rPr>
            <w:bCs/>
            <w:sz w:val="22"/>
          </w:rPr>
          <w:tab/>
          <w:delText>F.  Certification School Graduates</w:delText>
        </w:r>
      </w:del>
    </w:p>
    <w:p w14:paraId="76266544" w14:textId="77777777" w:rsidR="00285DC6" w:rsidRDefault="00285DC6" w:rsidP="007421BA">
      <w:pPr>
        <w:pStyle w:val="BodyText"/>
        <w:autoSpaceDE/>
        <w:autoSpaceDN/>
        <w:adjustRightInd/>
        <w:rPr>
          <w:del w:id="231" w:author="Comparison" w:date="2026-09-25T21:07:00Z" w16du:dateUtc="2026-09-26T01:07:00Z"/>
          <w:bCs/>
          <w:sz w:val="22"/>
        </w:rPr>
      </w:pPr>
      <w:del w:id="232" w:author="Comparison" w:date="2026-09-25T21:07:00Z" w16du:dateUtc="2026-09-26T01:07:00Z">
        <w:r>
          <w:rPr>
            <w:bCs/>
            <w:sz w:val="22"/>
          </w:rPr>
          <w:tab/>
          <w:delText>G. CMC</w:delText>
        </w:r>
      </w:del>
    </w:p>
    <w:p w14:paraId="3A07DB2A" w14:textId="77777777" w:rsidR="00285DC6" w:rsidRDefault="00285DC6" w:rsidP="007421BA">
      <w:pPr>
        <w:pStyle w:val="BodyText"/>
        <w:autoSpaceDE/>
        <w:autoSpaceDN/>
        <w:adjustRightInd/>
        <w:rPr>
          <w:del w:id="233" w:author="Comparison" w:date="2026-09-25T21:07:00Z" w16du:dateUtc="2026-09-26T01:07:00Z"/>
          <w:bCs/>
          <w:sz w:val="22"/>
        </w:rPr>
      </w:pPr>
      <w:del w:id="234" w:author="Comparison" w:date="2026-09-25T21:07:00Z" w16du:dateUtc="2026-09-26T01:07:00Z">
        <w:r>
          <w:rPr>
            <w:bCs/>
            <w:sz w:val="22"/>
          </w:rPr>
          <w:tab/>
          <w:delText>H. NCCMC</w:delText>
        </w:r>
      </w:del>
    </w:p>
    <w:p w14:paraId="5A6F9EAB" w14:textId="77777777" w:rsidR="00285DC6" w:rsidRDefault="00285DC6" w:rsidP="007421BA">
      <w:pPr>
        <w:pStyle w:val="BodyText"/>
        <w:autoSpaceDE/>
        <w:autoSpaceDN/>
        <w:adjustRightInd/>
        <w:rPr>
          <w:del w:id="235" w:author="Comparison" w:date="2026-09-25T21:07:00Z" w16du:dateUtc="2026-09-26T01:07:00Z"/>
          <w:bCs/>
          <w:sz w:val="22"/>
        </w:rPr>
      </w:pPr>
      <w:del w:id="236" w:author="Comparison" w:date="2026-09-25T21:07:00Z" w16du:dateUtc="2026-09-26T01:07:00Z">
        <w:r>
          <w:rPr>
            <w:bCs/>
            <w:sz w:val="22"/>
          </w:rPr>
          <w:tab/>
          <w:delText>I.  MMC</w:delText>
        </w:r>
      </w:del>
    </w:p>
    <w:p w14:paraId="0726D9BF" w14:textId="77777777" w:rsidR="00191237" w:rsidRDefault="00191237" w:rsidP="007421BA">
      <w:pPr>
        <w:pStyle w:val="BodyText"/>
        <w:autoSpaceDE/>
        <w:autoSpaceDN/>
        <w:adjustRightInd/>
        <w:rPr>
          <w:del w:id="237" w:author="Comparison" w:date="2026-09-25T21:07:00Z" w16du:dateUtc="2026-09-26T01:07:00Z"/>
          <w:bCs/>
          <w:sz w:val="22"/>
        </w:rPr>
      </w:pPr>
    </w:p>
    <w:p w14:paraId="787C1CC5" w14:textId="77777777" w:rsidR="00191237" w:rsidRDefault="00191237" w:rsidP="005E02FA">
      <w:pPr>
        <w:pStyle w:val="BodyText"/>
        <w:autoSpaceDE/>
        <w:autoSpaceDN/>
        <w:adjustRightInd/>
        <w:ind w:firstLine="720"/>
        <w:rPr>
          <w:del w:id="238" w:author="Comparison" w:date="2026-09-25T21:07:00Z" w16du:dateUtc="2026-09-26T01:07:00Z"/>
          <w:bCs/>
          <w:sz w:val="22"/>
        </w:rPr>
      </w:pPr>
      <w:del w:id="239" w:author="Comparison" w:date="2026-09-25T21:07:00Z" w16du:dateUtc="2026-09-26T01:07:00Z">
        <w:r>
          <w:rPr>
            <w:bCs/>
            <w:sz w:val="22"/>
          </w:rPr>
          <w:delText>President Stites recognized and thanked multiple members in the organization.</w:delText>
        </w:r>
        <w:r w:rsidR="005E02FA">
          <w:rPr>
            <w:bCs/>
            <w:sz w:val="22"/>
          </w:rPr>
          <w:delText xml:space="preserve">  She also welcomed new Clerk’s and first time attendees to the conference.</w:delText>
        </w:r>
      </w:del>
    </w:p>
    <w:p w14:paraId="4C68AE19" w14:textId="77777777" w:rsidR="00285DC6" w:rsidRPr="00285DC6" w:rsidRDefault="00285DC6" w:rsidP="007421BA">
      <w:pPr>
        <w:pStyle w:val="BodyText"/>
        <w:autoSpaceDE/>
        <w:autoSpaceDN/>
        <w:adjustRightInd/>
        <w:rPr>
          <w:del w:id="240" w:author="Comparison" w:date="2026-09-25T21:07:00Z" w16du:dateUtc="2026-09-26T01:07:00Z"/>
          <w:bCs/>
          <w:sz w:val="22"/>
        </w:rPr>
      </w:pPr>
    </w:p>
    <w:p w14:paraId="66EBCA93" w14:textId="77777777" w:rsidR="008E2CCB" w:rsidRDefault="00285DC6" w:rsidP="007421BA">
      <w:pPr>
        <w:pStyle w:val="BodyText"/>
        <w:autoSpaceDE/>
        <w:autoSpaceDN/>
        <w:adjustRightInd/>
        <w:rPr>
          <w:del w:id="241" w:author="Comparison" w:date="2026-09-25T21:07:00Z" w16du:dateUtc="2026-09-26T01:07:00Z"/>
          <w:b/>
          <w:bCs/>
          <w:sz w:val="22"/>
        </w:rPr>
      </w:pPr>
      <w:del w:id="242" w:author="Comparison" w:date="2026-09-25T21:07:00Z" w16du:dateUtc="2026-09-26T01:07:00Z">
        <w:r>
          <w:rPr>
            <w:b/>
            <w:bCs/>
            <w:sz w:val="22"/>
          </w:rPr>
          <w:delText>6</w:delText>
        </w:r>
        <w:r w:rsidR="008E2CCB">
          <w:rPr>
            <w:b/>
            <w:bCs/>
            <w:sz w:val="22"/>
          </w:rPr>
          <w:delText>.</w:delText>
        </w:r>
        <w:r w:rsidR="008E2CCB">
          <w:rPr>
            <w:b/>
            <w:bCs/>
            <w:sz w:val="22"/>
          </w:rPr>
          <w:tab/>
          <w:delText xml:space="preserve">NCAMC </w:delText>
        </w:r>
        <w:r w:rsidR="00FB34E7">
          <w:rPr>
            <w:b/>
            <w:bCs/>
            <w:sz w:val="22"/>
          </w:rPr>
          <w:delText>COMMITTEE REPORTS</w:delText>
        </w:r>
      </w:del>
    </w:p>
    <w:p w14:paraId="7EC74CE7" w14:textId="77777777" w:rsidR="0036037D" w:rsidRPr="0036037D" w:rsidRDefault="0036037D" w:rsidP="007421BA">
      <w:pPr>
        <w:pStyle w:val="BodyText"/>
        <w:autoSpaceDE/>
        <w:autoSpaceDN/>
        <w:adjustRightInd/>
        <w:rPr>
          <w:del w:id="243" w:author="Comparison" w:date="2026-09-25T21:07:00Z" w16du:dateUtc="2026-09-26T01:07:00Z"/>
          <w:b/>
          <w:bCs/>
          <w:sz w:val="16"/>
        </w:rPr>
      </w:pPr>
    </w:p>
    <w:p w14:paraId="3EDE4283" w14:textId="77777777" w:rsidR="00F26326" w:rsidRDefault="008E2CCB" w:rsidP="00851FB5">
      <w:pPr>
        <w:pStyle w:val="BodyText"/>
        <w:autoSpaceDE/>
        <w:autoSpaceDN/>
        <w:adjustRightInd/>
        <w:rPr>
          <w:del w:id="244" w:author="Comparison" w:date="2026-09-25T21:07:00Z" w16du:dateUtc="2026-09-26T01:07:00Z"/>
          <w:b/>
          <w:bCs/>
          <w:sz w:val="22"/>
        </w:rPr>
      </w:pPr>
      <w:del w:id="245" w:author="Comparison" w:date="2026-09-25T21:07:00Z" w16du:dateUtc="2026-09-26T01:07:00Z">
        <w:r>
          <w:rPr>
            <w:b/>
            <w:bCs/>
            <w:sz w:val="22"/>
          </w:rPr>
          <w:delText>A.</w:delText>
        </w:r>
        <w:r>
          <w:rPr>
            <w:b/>
            <w:bCs/>
            <w:sz w:val="22"/>
          </w:rPr>
          <w:tab/>
          <w:delText>Finance – Sabrena Reinhardt, Leland</w:delText>
        </w:r>
      </w:del>
    </w:p>
    <w:p w14:paraId="6FAA7A85" w14:textId="77777777" w:rsidR="00D97265" w:rsidRPr="0036037D" w:rsidRDefault="00D97265" w:rsidP="00851FB5">
      <w:pPr>
        <w:pStyle w:val="BodyText"/>
        <w:autoSpaceDE/>
        <w:autoSpaceDN/>
        <w:adjustRightInd/>
        <w:rPr>
          <w:del w:id="246" w:author="Comparison" w:date="2026-09-25T21:07:00Z" w16du:dateUtc="2026-09-26T01:07:00Z"/>
          <w:bCs/>
          <w:sz w:val="16"/>
        </w:rPr>
      </w:pPr>
    </w:p>
    <w:p w14:paraId="7A2B45D6" w14:textId="77777777" w:rsidR="00285DC6" w:rsidRDefault="00C20117" w:rsidP="00ED099B">
      <w:pPr>
        <w:pStyle w:val="BodyText"/>
        <w:autoSpaceDE/>
        <w:autoSpaceDN/>
        <w:adjustRightInd/>
        <w:ind w:firstLine="720"/>
        <w:rPr>
          <w:del w:id="247" w:author="Comparison" w:date="2026-09-25T21:07:00Z" w16du:dateUtc="2026-09-26T01:07:00Z"/>
          <w:bCs/>
          <w:sz w:val="22"/>
        </w:rPr>
      </w:pPr>
      <w:del w:id="248" w:author="Comparison" w:date="2026-09-25T21:07:00Z" w16du:dateUtc="2026-09-26T01:07:00Z">
        <w:r>
          <w:rPr>
            <w:bCs/>
            <w:sz w:val="22"/>
          </w:rPr>
          <w:delText>No report is provided at this time.</w:delText>
        </w:r>
      </w:del>
    </w:p>
    <w:p w14:paraId="692316CE" w14:textId="77777777" w:rsidR="00C20117" w:rsidRDefault="00C20117" w:rsidP="00BC116D">
      <w:pPr>
        <w:pStyle w:val="BodyText"/>
        <w:autoSpaceDE/>
        <w:autoSpaceDN/>
        <w:adjustRightInd/>
        <w:rPr>
          <w:del w:id="249" w:author="Comparison" w:date="2026-09-25T21:07:00Z" w16du:dateUtc="2026-09-26T01:07:00Z"/>
          <w:bCs/>
          <w:sz w:val="22"/>
        </w:rPr>
      </w:pPr>
    </w:p>
    <w:p w14:paraId="022EC49E" w14:textId="77777777" w:rsidR="004D7389" w:rsidRDefault="008E2CCB" w:rsidP="004D7389">
      <w:pPr>
        <w:pStyle w:val="BodyText"/>
        <w:autoSpaceDE/>
        <w:autoSpaceDN/>
        <w:adjustRightInd/>
        <w:rPr>
          <w:del w:id="250" w:author="Comparison" w:date="2026-09-25T21:07:00Z" w16du:dateUtc="2026-09-26T01:07:00Z"/>
          <w:b/>
          <w:bCs/>
          <w:sz w:val="22"/>
        </w:rPr>
      </w:pPr>
      <w:del w:id="251" w:author="Comparison" w:date="2026-09-25T21:07:00Z" w16du:dateUtc="2026-09-26T01:07:00Z">
        <w:r>
          <w:rPr>
            <w:b/>
            <w:bCs/>
            <w:sz w:val="22"/>
          </w:rPr>
          <w:delText>B.</w:delText>
        </w:r>
        <w:r w:rsidR="004D7389">
          <w:rPr>
            <w:b/>
            <w:bCs/>
            <w:sz w:val="22"/>
          </w:rPr>
          <w:tab/>
        </w:r>
        <w:r>
          <w:rPr>
            <w:b/>
            <w:bCs/>
            <w:sz w:val="22"/>
          </w:rPr>
          <w:delText>Legislative – Linda Christopher, Whispering Pines</w:delText>
        </w:r>
      </w:del>
    </w:p>
    <w:p w14:paraId="57398477" w14:textId="77777777" w:rsidR="00CE1D55" w:rsidRPr="0036037D" w:rsidRDefault="00CE1D55" w:rsidP="00851FB5">
      <w:pPr>
        <w:pStyle w:val="BodyText"/>
        <w:autoSpaceDE/>
        <w:autoSpaceDN/>
        <w:adjustRightInd/>
        <w:rPr>
          <w:del w:id="252" w:author="Comparison" w:date="2026-09-25T21:07:00Z" w16du:dateUtc="2026-09-26T01:07:00Z"/>
          <w:b/>
          <w:bCs/>
          <w:color w:val="FF0000"/>
          <w:sz w:val="16"/>
        </w:rPr>
      </w:pPr>
    </w:p>
    <w:p w14:paraId="549BA35F" w14:textId="77777777" w:rsidR="00C20117" w:rsidRDefault="00C20117" w:rsidP="00ED099B">
      <w:pPr>
        <w:pStyle w:val="BodyText"/>
        <w:autoSpaceDE/>
        <w:autoSpaceDN/>
        <w:adjustRightInd/>
        <w:ind w:firstLine="720"/>
        <w:rPr>
          <w:del w:id="253" w:author="Comparison" w:date="2026-09-25T21:07:00Z" w16du:dateUtc="2026-09-26T01:07:00Z"/>
          <w:bCs/>
          <w:sz w:val="22"/>
        </w:rPr>
      </w:pPr>
      <w:del w:id="254" w:author="Comparison" w:date="2026-09-25T21:07:00Z" w16du:dateUtc="2026-09-26T01:07:00Z">
        <w:r>
          <w:rPr>
            <w:bCs/>
            <w:sz w:val="22"/>
          </w:rPr>
          <w:delText>No report is provided at this time.</w:delText>
        </w:r>
      </w:del>
    </w:p>
    <w:p w14:paraId="71D751B2" w14:textId="77777777" w:rsidR="00D44EDC" w:rsidRDefault="00AB2992" w:rsidP="002B4815">
      <w:pPr>
        <w:pStyle w:val="BodyText"/>
        <w:autoSpaceDE/>
        <w:autoSpaceDN/>
        <w:adjustRightInd/>
        <w:rPr>
          <w:del w:id="255" w:author="Comparison" w:date="2026-09-25T21:07:00Z" w16du:dateUtc="2026-09-26T01:07:00Z"/>
          <w:bCs/>
          <w:sz w:val="22"/>
        </w:rPr>
      </w:pPr>
      <w:del w:id="256" w:author="Comparison" w:date="2026-09-25T21:07:00Z" w16du:dateUtc="2026-09-26T01:07:00Z">
        <w:r>
          <w:rPr>
            <w:bCs/>
            <w:color w:val="000000" w:themeColor="text1"/>
            <w:sz w:val="22"/>
          </w:rPr>
          <w:tab/>
        </w:r>
      </w:del>
    </w:p>
    <w:p w14:paraId="6C65FFDD" w14:textId="77777777" w:rsidR="004D7389" w:rsidRDefault="008E2CCB" w:rsidP="004D7389">
      <w:pPr>
        <w:pStyle w:val="BodyText"/>
        <w:autoSpaceDE/>
        <w:autoSpaceDN/>
        <w:adjustRightInd/>
        <w:rPr>
          <w:del w:id="257" w:author="Comparison" w:date="2026-09-25T21:07:00Z" w16du:dateUtc="2026-09-26T01:07:00Z"/>
          <w:b/>
          <w:bCs/>
          <w:sz w:val="22"/>
        </w:rPr>
      </w:pPr>
      <w:del w:id="258" w:author="Comparison" w:date="2026-09-25T21:07:00Z" w16du:dateUtc="2026-09-26T01:07:00Z">
        <w:r>
          <w:rPr>
            <w:b/>
            <w:bCs/>
            <w:sz w:val="22"/>
          </w:rPr>
          <w:delText>C.</w:delText>
        </w:r>
        <w:r w:rsidR="004D7389">
          <w:rPr>
            <w:b/>
            <w:bCs/>
            <w:sz w:val="22"/>
          </w:rPr>
          <w:tab/>
        </w:r>
        <w:r>
          <w:rPr>
            <w:b/>
            <w:bCs/>
            <w:sz w:val="22"/>
          </w:rPr>
          <w:delText>Leaving a Green Legacy – Keith Hooker, Kernersville</w:delText>
        </w:r>
      </w:del>
    </w:p>
    <w:p w14:paraId="2015B833" w14:textId="77777777" w:rsidR="00A07CC4" w:rsidRPr="0036037D" w:rsidRDefault="00A07CC4" w:rsidP="00F76861">
      <w:pPr>
        <w:pStyle w:val="BodyText"/>
        <w:autoSpaceDE/>
        <w:autoSpaceDN/>
        <w:adjustRightInd/>
        <w:rPr>
          <w:del w:id="259" w:author="Comparison" w:date="2026-09-25T21:07:00Z" w16du:dateUtc="2026-09-26T01:07:00Z"/>
          <w:bCs/>
          <w:sz w:val="16"/>
        </w:rPr>
      </w:pPr>
    </w:p>
    <w:p w14:paraId="7C483A31" w14:textId="77777777" w:rsidR="00285DC6" w:rsidRDefault="00C20117" w:rsidP="00C20117">
      <w:pPr>
        <w:pStyle w:val="BodyText"/>
        <w:autoSpaceDE/>
        <w:autoSpaceDN/>
        <w:adjustRightInd/>
        <w:ind w:firstLine="720"/>
        <w:rPr>
          <w:del w:id="260" w:author="Comparison" w:date="2026-09-25T21:07:00Z" w16du:dateUtc="2026-09-26T01:07:00Z"/>
          <w:bCs/>
          <w:sz w:val="22"/>
        </w:rPr>
      </w:pPr>
      <w:del w:id="261" w:author="Comparison" w:date="2026-09-25T21:07:00Z" w16du:dateUtc="2026-09-26T01:07:00Z">
        <w:r>
          <w:rPr>
            <w:bCs/>
            <w:sz w:val="22"/>
          </w:rPr>
          <w:delText xml:space="preserve">Mr. </w:delText>
        </w:r>
        <w:r w:rsidR="00586138">
          <w:rPr>
            <w:bCs/>
            <w:sz w:val="22"/>
          </w:rPr>
          <w:delText xml:space="preserve">Keith </w:delText>
        </w:r>
        <w:r>
          <w:rPr>
            <w:bCs/>
            <w:sz w:val="22"/>
          </w:rPr>
          <w:delText>Hooker stated the</w:delText>
        </w:r>
        <w:r w:rsidR="005253A3">
          <w:rPr>
            <w:bCs/>
            <w:sz w:val="22"/>
          </w:rPr>
          <w:delText xml:space="preserve"> tree planting</w:delText>
        </w:r>
        <w:r>
          <w:rPr>
            <w:bCs/>
            <w:sz w:val="22"/>
          </w:rPr>
          <w:delText xml:space="preserve"> ceremony</w:delText>
        </w:r>
        <w:r w:rsidR="005253A3">
          <w:rPr>
            <w:bCs/>
            <w:sz w:val="22"/>
          </w:rPr>
          <w:delText xml:space="preserve"> for Sabrina Reinhardt for the 2020 Clerk of the year</w:delText>
        </w:r>
        <w:r>
          <w:rPr>
            <w:bCs/>
            <w:sz w:val="22"/>
          </w:rPr>
          <w:delText xml:space="preserve"> took place on November 15</w:delText>
        </w:r>
        <w:r w:rsidRPr="00C20117">
          <w:rPr>
            <w:bCs/>
            <w:sz w:val="22"/>
            <w:vertAlign w:val="superscript"/>
          </w:rPr>
          <w:delText>th</w:delText>
        </w:r>
        <w:r w:rsidR="005253A3">
          <w:rPr>
            <w:bCs/>
            <w:sz w:val="22"/>
          </w:rPr>
          <w:delText xml:space="preserve">. </w:delText>
        </w:r>
        <w:r>
          <w:rPr>
            <w:bCs/>
            <w:sz w:val="22"/>
          </w:rPr>
          <w:delText>The ceremony for the 2019 Clerk of the Year, Sue Powell is scheduled for April 28, 2022.</w:delText>
        </w:r>
      </w:del>
    </w:p>
    <w:p w14:paraId="79ED5672" w14:textId="77777777" w:rsidR="005253A3" w:rsidRDefault="005253A3" w:rsidP="005253A3">
      <w:pPr>
        <w:pStyle w:val="BodyText"/>
        <w:autoSpaceDE/>
        <w:autoSpaceDN/>
        <w:adjustRightInd/>
        <w:rPr>
          <w:del w:id="262" w:author="Comparison" w:date="2026-09-25T21:07:00Z" w16du:dateUtc="2026-09-26T01:07:00Z"/>
          <w:bCs/>
          <w:sz w:val="22"/>
        </w:rPr>
      </w:pPr>
    </w:p>
    <w:p w14:paraId="211A3BCB" w14:textId="77777777" w:rsidR="004D7389" w:rsidRDefault="008E2CCB" w:rsidP="004D7389">
      <w:pPr>
        <w:pStyle w:val="BodyText"/>
        <w:autoSpaceDE/>
        <w:autoSpaceDN/>
        <w:adjustRightInd/>
        <w:rPr>
          <w:del w:id="263" w:author="Comparison" w:date="2026-09-25T21:07:00Z" w16du:dateUtc="2026-09-26T01:07:00Z"/>
          <w:b/>
          <w:bCs/>
          <w:sz w:val="22"/>
        </w:rPr>
      </w:pPr>
      <w:del w:id="264" w:author="Comparison" w:date="2026-09-25T21:07:00Z" w16du:dateUtc="2026-09-26T01:07:00Z">
        <w:r>
          <w:rPr>
            <w:b/>
            <w:bCs/>
            <w:sz w:val="22"/>
          </w:rPr>
          <w:delText>D.</w:delText>
        </w:r>
        <w:r w:rsidR="004D7389">
          <w:rPr>
            <w:b/>
            <w:bCs/>
            <w:sz w:val="22"/>
          </w:rPr>
          <w:tab/>
        </w:r>
        <w:r>
          <w:rPr>
            <w:b/>
            <w:bCs/>
            <w:sz w:val="22"/>
          </w:rPr>
          <w:delText>Membership – Jamie Whitley, Manteo</w:delText>
        </w:r>
      </w:del>
    </w:p>
    <w:p w14:paraId="06748F46" w14:textId="77777777" w:rsidR="005E02FA" w:rsidRPr="0036037D" w:rsidRDefault="005E02FA" w:rsidP="005E02FA">
      <w:pPr>
        <w:pStyle w:val="BodyText"/>
        <w:autoSpaceDE/>
        <w:autoSpaceDN/>
        <w:adjustRightInd/>
        <w:rPr>
          <w:del w:id="265" w:author="Comparison" w:date="2026-09-25T21:07:00Z" w16du:dateUtc="2026-09-26T01:07:00Z"/>
          <w:bCs/>
          <w:sz w:val="16"/>
        </w:rPr>
      </w:pPr>
    </w:p>
    <w:p w14:paraId="40A93092" w14:textId="77777777" w:rsidR="005E02FA" w:rsidRDefault="00ED099B" w:rsidP="00ED099B">
      <w:pPr>
        <w:pStyle w:val="BodyText"/>
        <w:autoSpaceDE/>
        <w:autoSpaceDN/>
        <w:adjustRightInd/>
        <w:ind w:firstLine="720"/>
        <w:rPr>
          <w:del w:id="266" w:author="Comparison" w:date="2026-09-25T21:07:00Z" w16du:dateUtc="2026-09-26T01:07:00Z"/>
          <w:bCs/>
          <w:sz w:val="22"/>
        </w:rPr>
      </w:pPr>
      <w:del w:id="267" w:author="Comparison" w:date="2026-09-25T21:07:00Z" w16du:dateUtc="2026-09-26T01:07:00Z">
        <w:r>
          <w:rPr>
            <w:bCs/>
            <w:sz w:val="22"/>
          </w:rPr>
          <w:delText>No report is provided at this time.</w:delText>
        </w:r>
      </w:del>
    </w:p>
    <w:p w14:paraId="35B91719" w14:textId="77777777" w:rsidR="00285DC6" w:rsidRDefault="00285DC6" w:rsidP="0065630F">
      <w:pPr>
        <w:pStyle w:val="BodyText"/>
        <w:autoSpaceDE/>
        <w:autoSpaceDN/>
        <w:adjustRightInd/>
        <w:ind w:firstLine="720"/>
        <w:rPr>
          <w:del w:id="268" w:author="Comparison" w:date="2026-09-25T21:07:00Z" w16du:dateUtc="2026-09-26T01:07:00Z"/>
          <w:bCs/>
          <w:sz w:val="22"/>
        </w:rPr>
      </w:pPr>
    </w:p>
    <w:p w14:paraId="18B7ED8E" w14:textId="77777777" w:rsidR="006A04D2" w:rsidRDefault="008E2CCB" w:rsidP="00851FB5">
      <w:pPr>
        <w:pStyle w:val="BodyText"/>
        <w:autoSpaceDE/>
        <w:autoSpaceDN/>
        <w:adjustRightInd/>
        <w:rPr>
          <w:del w:id="269" w:author="Comparison" w:date="2026-09-25T21:07:00Z" w16du:dateUtc="2026-09-26T01:07:00Z"/>
          <w:b/>
          <w:bCs/>
          <w:sz w:val="22"/>
        </w:rPr>
      </w:pPr>
      <w:del w:id="270" w:author="Comparison" w:date="2026-09-25T21:07:00Z" w16du:dateUtc="2026-09-26T01:07:00Z">
        <w:r>
          <w:rPr>
            <w:b/>
            <w:bCs/>
            <w:sz w:val="22"/>
          </w:rPr>
          <w:delText>E.</w:delText>
        </w:r>
        <w:r w:rsidR="006A04D2">
          <w:rPr>
            <w:b/>
            <w:bCs/>
            <w:sz w:val="22"/>
          </w:rPr>
          <w:tab/>
        </w:r>
        <w:r>
          <w:rPr>
            <w:b/>
            <w:bCs/>
            <w:sz w:val="22"/>
          </w:rPr>
          <w:delText>Past Presidents – Sherry Scoggins, Retired</w:delText>
        </w:r>
      </w:del>
    </w:p>
    <w:p w14:paraId="63212166" w14:textId="77777777" w:rsidR="002B4815" w:rsidRPr="0036037D" w:rsidRDefault="002B4815" w:rsidP="00851FB5">
      <w:pPr>
        <w:pStyle w:val="BodyText"/>
        <w:autoSpaceDE/>
        <w:autoSpaceDN/>
        <w:adjustRightInd/>
        <w:rPr>
          <w:del w:id="271" w:author="Comparison" w:date="2026-09-25T21:07:00Z" w16du:dateUtc="2026-09-26T01:07:00Z"/>
          <w:b/>
          <w:bCs/>
          <w:sz w:val="16"/>
        </w:rPr>
      </w:pPr>
    </w:p>
    <w:p w14:paraId="090B2478" w14:textId="77777777" w:rsidR="005E02FA" w:rsidRDefault="005E02FA" w:rsidP="00ED099B">
      <w:pPr>
        <w:pStyle w:val="BodyText"/>
        <w:autoSpaceDE/>
        <w:autoSpaceDN/>
        <w:adjustRightInd/>
        <w:ind w:firstLine="720"/>
        <w:rPr>
          <w:del w:id="272" w:author="Comparison" w:date="2026-09-25T21:07:00Z" w16du:dateUtc="2026-09-26T01:07:00Z"/>
          <w:bCs/>
          <w:sz w:val="22"/>
        </w:rPr>
      </w:pPr>
      <w:del w:id="273" w:author="Comparison" w:date="2026-09-25T21:07:00Z" w16du:dateUtc="2026-09-26T01:07:00Z">
        <w:r>
          <w:rPr>
            <w:bCs/>
            <w:sz w:val="22"/>
          </w:rPr>
          <w:delText>President Stites allowed the report submitted to stand as submitted.</w:delText>
        </w:r>
      </w:del>
    </w:p>
    <w:p w14:paraId="0B82BDFA" w14:textId="77777777" w:rsidR="00285DC6" w:rsidRDefault="00285DC6" w:rsidP="00E55C0A">
      <w:pPr>
        <w:pStyle w:val="BodyText"/>
        <w:autoSpaceDE/>
        <w:autoSpaceDN/>
        <w:adjustRightInd/>
        <w:rPr>
          <w:del w:id="274" w:author="Comparison" w:date="2026-09-25T21:07:00Z" w16du:dateUtc="2026-09-26T01:07:00Z"/>
          <w:bCs/>
          <w:sz w:val="22"/>
        </w:rPr>
      </w:pPr>
    </w:p>
    <w:p w14:paraId="31BEE402" w14:textId="77777777" w:rsidR="00E55C0A" w:rsidRDefault="008E2CCB" w:rsidP="00E55C0A">
      <w:pPr>
        <w:pStyle w:val="BodyText"/>
        <w:autoSpaceDE/>
        <w:autoSpaceDN/>
        <w:adjustRightInd/>
        <w:rPr>
          <w:del w:id="275" w:author="Comparison" w:date="2026-09-25T21:07:00Z" w16du:dateUtc="2026-09-26T01:07:00Z"/>
          <w:b/>
          <w:bCs/>
          <w:sz w:val="22"/>
        </w:rPr>
      </w:pPr>
      <w:del w:id="276" w:author="Comparison" w:date="2026-09-25T21:07:00Z" w16du:dateUtc="2026-09-26T01:07:00Z">
        <w:r>
          <w:rPr>
            <w:b/>
            <w:bCs/>
            <w:sz w:val="22"/>
          </w:rPr>
          <w:delText>F.</w:delText>
        </w:r>
        <w:r w:rsidR="00E55C0A">
          <w:rPr>
            <w:b/>
            <w:bCs/>
            <w:sz w:val="22"/>
          </w:rPr>
          <w:tab/>
        </w:r>
        <w:r>
          <w:rPr>
            <w:b/>
            <w:bCs/>
            <w:sz w:val="22"/>
          </w:rPr>
          <w:delText>Program &amp; Education – Angela Lord, Greensboro</w:delText>
        </w:r>
      </w:del>
    </w:p>
    <w:p w14:paraId="033DDF72" w14:textId="77777777" w:rsidR="00E55C0A" w:rsidRPr="0036037D" w:rsidRDefault="00E55C0A" w:rsidP="00E55C0A">
      <w:pPr>
        <w:pStyle w:val="BodyText"/>
        <w:autoSpaceDE/>
        <w:autoSpaceDN/>
        <w:adjustRightInd/>
        <w:rPr>
          <w:del w:id="277" w:author="Comparison" w:date="2026-09-25T21:07:00Z" w16du:dateUtc="2026-09-26T01:07:00Z"/>
          <w:b/>
          <w:bCs/>
          <w:sz w:val="16"/>
        </w:rPr>
      </w:pPr>
    </w:p>
    <w:p w14:paraId="77B1CD29" w14:textId="77777777" w:rsidR="005E02FA" w:rsidRDefault="005E02FA" w:rsidP="00ED099B">
      <w:pPr>
        <w:pStyle w:val="BodyText"/>
        <w:autoSpaceDE/>
        <w:autoSpaceDN/>
        <w:adjustRightInd/>
        <w:ind w:firstLine="720"/>
        <w:rPr>
          <w:del w:id="278" w:author="Comparison" w:date="2026-09-25T21:07:00Z" w16du:dateUtc="2026-09-26T01:07:00Z"/>
          <w:bCs/>
          <w:sz w:val="22"/>
        </w:rPr>
      </w:pPr>
      <w:del w:id="279" w:author="Comparison" w:date="2026-09-25T21:07:00Z" w16du:dateUtc="2026-09-26T01:07:00Z">
        <w:r>
          <w:rPr>
            <w:bCs/>
            <w:sz w:val="22"/>
          </w:rPr>
          <w:delText>President Stites allowed the report submitted to stand as submitted.</w:delText>
        </w:r>
      </w:del>
    </w:p>
    <w:p w14:paraId="7B18994D" w14:textId="77777777" w:rsidR="00285DC6" w:rsidRDefault="00285DC6" w:rsidP="00E55C0A">
      <w:pPr>
        <w:pStyle w:val="BodyText"/>
        <w:autoSpaceDE/>
        <w:autoSpaceDN/>
        <w:adjustRightInd/>
        <w:rPr>
          <w:del w:id="280" w:author="Comparison" w:date="2026-09-25T21:07:00Z" w16du:dateUtc="2026-09-26T01:07:00Z"/>
          <w:b/>
          <w:bCs/>
          <w:sz w:val="22"/>
        </w:rPr>
      </w:pPr>
    </w:p>
    <w:p w14:paraId="79BE1608" w14:textId="77777777" w:rsidR="00E55C0A" w:rsidRDefault="008E2CCB" w:rsidP="00E55C0A">
      <w:pPr>
        <w:pStyle w:val="BodyText"/>
        <w:autoSpaceDE/>
        <w:autoSpaceDN/>
        <w:adjustRightInd/>
        <w:rPr>
          <w:del w:id="281" w:author="Comparison" w:date="2026-09-25T21:07:00Z" w16du:dateUtc="2026-09-26T01:07:00Z"/>
          <w:b/>
          <w:bCs/>
          <w:sz w:val="22"/>
        </w:rPr>
      </w:pPr>
      <w:del w:id="282" w:author="Comparison" w:date="2026-09-25T21:07:00Z" w16du:dateUtc="2026-09-26T01:07:00Z">
        <w:r>
          <w:rPr>
            <w:b/>
            <w:bCs/>
            <w:sz w:val="22"/>
          </w:rPr>
          <w:delText>G.</w:delText>
        </w:r>
        <w:r w:rsidR="002B4815">
          <w:rPr>
            <w:b/>
            <w:bCs/>
            <w:sz w:val="22"/>
          </w:rPr>
          <w:tab/>
        </w:r>
        <w:r>
          <w:rPr>
            <w:b/>
            <w:bCs/>
            <w:sz w:val="22"/>
          </w:rPr>
          <w:delText>Publicity – Michael O’Dell, Kill Devil Hills</w:delText>
        </w:r>
      </w:del>
    </w:p>
    <w:p w14:paraId="0C6022E0" w14:textId="77777777" w:rsidR="00E55C0A" w:rsidRPr="0036037D" w:rsidRDefault="00E55C0A" w:rsidP="00E55C0A">
      <w:pPr>
        <w:pStyle w:val="BodyText"/>
        <w:autoSpaceDE/>
        <w:autoSpaceDN/>
        <w:adjustRightInd/>
        <w:rPr>
          <w:del w:id="283" w:author="Comparison" w:date="2026-09-25T21:07:00Z" w16du:dateUtc="2026-09-26T01:07:00Z"/>
          <w:b/>
          <w:bCs/>
          <w:sz w:val="16"/>
        </w:rPr>
      </w:pPr>
    </w:p>
    <w:p w14:paraId="5F26A97D" w14:textId="77777777" w:rsidR="00ED099B" w:rsidRDefault="00ED099B" w:rsidP="00ED099B">
      <w:pPr>
        <w:pStyle w:val="BodyText"/>
        <w:autoSpaceDE/>
        <w:autoSpaceDN/>
        <w:adjustRightInd/>
        <w:ind w:firstLine="720"/>
        <w:rPr>
          <w:del w:id="284" w:author="Comparison" w:date="2026-09-25T21:07:00Z" w16du:dateUtc="2026-09-26T01:07:00Z"/>
          <w:bCs/>
          <w:sz w:val="22"/>
        </w:rPr>
      </w:pPr>
      <w:del w:id="285" w:author="Comparison" w:date="2026-09-25T21:07:00Z" w16du:dateUtc="2026-09-26T01:07:00Z">
        <w:r>
          <w:rPr>
            <w:bCs/>
            <w:sz w:val="22"/>
          </w:rPr>
          <w:delText>No report is provided at this time.</w:delText>
        </w:r>
      </w:del>
    </w:p>
    <w:p w14:paraId="69411080" w14:textId="77777777" w:rsidR="00285DC6" w:rsidRDefault="00285DC6" w:rsidP="002B4815">
      <w:pPr>
        <w:pStyle w:val="BodyText"/>
        <w:autoSpaceDE/>
        <w:autoSpaceDN/>
        <w:adjustRightInd/>
        <w:rPr>
          <w:del w:id="286" w:author="Comparison" w:date="2026-09-25T21:07:00Z" w16du:dateUtc="2026-09-26T01:07:00Z"/>
          <w:bCs/>
          <w:sz w:val="22"/>
        </w:rPr>
      </w:pPr>
    </w:p>
    <w:p w14:paraId="0022F484" w14:textId="77777777" w:rsidR="002B4815" w:rsidRDefault="008E2CCB" w:rsidP="002B4815">
      <w:pPr>
        <w:pStyle w:val="BodyText"/>
        <w:autoSpaceDE/>
        <w:autoSpaceDN/>
        <w:adjustRightInd/>
        <w:rPr>
          <w:del w:id="287" w:author="Comparison" w:date="2026-09-25T21:07:00Z" w16du:dateUtc="2026-09-26T01:07:00Z"/>
          <w:b/>
          <w:bCs/>
          <w:sz w:val="22"/>
        </w:rPr>
      </w:pPr>
      <w:del w:id="288" w:author="Comparison" w:date="2026-09-25T21:07:00Z" w16du:dateUtc="2026-09-26T01:07:00Z">
        <w:r>
          <w:rPr>
            <w:b/>
            <w:bCs/>
            <w:sz w:val="22"/>
          </w:rPr>
          <w:delText>H.</w:delText>
        </w:r>
        <w:r w:rsidR="002B4815">
          <w:rPr>
            <w:b/>
            <w:bCs/>
            <w:sz w:val="22"/>
          </w:rPr>
          <w:tab/>
        </w:r>
        <w:r>
          <w:rPr>
            <w:b/>
            <w:bCs/>
            <w:sz w:val="22"/>
          </w:rPr>
          <w:delText>State Certification – Angela Reece, Hendersonville</w:delText>
        </w:r>
      </w:del>
    </w:p>
    <w:p w14:paraId="580B22A6" w14:textId="77777777" w:rsidR="002B4815" w:rsidRPr="0036037D" w:rsidRDefault="002B4815" w:rsidP="002B4815">
      <w:pPr>
        <w:pStyle w:val="BodyText"/>
        <w:autoSpaceDE/>
        <w:autoSpaceDN/>
        <w:adjustRightInd/>
        <w:rPr>
          <w:del w:id="289" w:author="Comparison" w:date="2026-09-25T21:07:00Z" w16du:dateUtc="2026-09-26T01:07:00Z"/>
          <w:b/>
          <w:bCs/>
          <w:sz w:val="16"/>
        </w:rPr>
      </w:pPr>
    </w:p>
    <w:p w14:paraId="3E3D2B13" w14:textId="77777777" w:rsidR="00ED099B" w:rsidRDefault="00ED099B" w:rsidP="00ED099B">
      <w:pPr>
        <w:pStyle w:val="BodyText"/>
        <w:autoSpaceDE/>
        <w:autoSpaceDN/>
        <w:adjustRightInd/>
        <w:ind w:firstLine="720"/>
        <w:rPr>
          <w:del w:id="290" w:author="Comparison" w:date="2026-09-25T21:07:00Z" w16du:dateUtc="2026-09-26T01:07:00Z"/>
          <w:bCs/>
          <w:sz w:val="22"/>
        </w:rPr>
      </w:pPr>
      <w:del w:id="291" w:author="Comparison" w:date="2026-09-25T21:07:00Z" w16du:dateUtc="2026-09-26T01:07:00Z">
        <w:r>
          <w:rPr>
            <w:bCs/>
            <w:sz w:val="22"/>
          </w:rPr>
          <w:delText>No report is provided at this time.</w:delText>
        </w:r>
      </w:del>
    </w:p>
    <w:p w14:paraId="4BAA47ED" w14:textId="77777777" w:rsidR="00285DC6" w:rsidRDefault="00285DC6" w:rsidP="002B4815">
      <w:pPr>
        <w:pStyle w:val="BodyText"/>
        <w:autoSpaceDE/>
        <w:autoSpaceDN/>
        <w:adjustRightInd/>
        <w:rPr>
          <w:del w:id="292" w:author="Comparison" w:date="2026-09-25T21:07:00Z" w16du:dateUtc="2026-09-26T01:07:00Z"/>
          <w:b/>
          <w:bCs/>
          <w:sz w:val="22"/>
        </w:rPr>
      </w:pPr>
    </w:p>
    <w:p w14:paraId="5E9628A3" w14:textId="77777777" w:rsidR="008E2CCB" w:rsidRDefault="008E2CCB" w:rsidP="002B4815">
      <w:pPr>
        <w:pStyle w:val="BodyText"/>
        <w:autoSpaceDE/>
        <w:autoSpaceDN/>
        <w:adjustRightInd/>
        <w:rPr>
          <w:del w:id="293" w:author="Comparison" w:date="2026-09-25T21:07:00Z" w16du:dateUtc="2026-09-26T01:07:00Z"/>
          <w:b/>
          <w:bCs/>
          <w:sz w:val="22"/>
        </w:rPr>
      </w:pPr>
      <w:del w:id="294" w:author="Comparison" w:date="2026-09-25T21:07:00Z" w16du:dateUtc="2026-09-26T01:07:00Z">
        <w:r>
          <w:rPr>
            <w:b/>
            <w:bCs/>
            <w:sz w:val="22"/>
          </w:rPr>
          <w:delText>I.</w:delText>
        </w:r>
        <w:r>
          <w:rPr>
            <w:b/>
            <w:bCs/>
            <w:sz w:val="22"/>
          </w:rPr>
          <w:tab/>
          <w:delText>Site Selection</w:delText>
        </w:r>
      </w:del>
    </w:p>
    <w:p w14:paraId="41A1D160" w14:textId="77777777" w:rsidR="00ED099B" w:rsidRPr="0036037D" w:rsidRDefault="00ED099B" w:rsidP="002B4815">
      <w:pPr>
        <w:pStyle w:val="BodyText"/>
        <w:autoSpaceDE/>
        <w:autoSpaceDN/>
        <w:adjustRightInd/>
        <w:rPr>
          <w:del w:id="295" w:author="Comparison" w:date="2026-09-25T21:07:00Z" w16du:dateUtc="2026-09-26T01:07:00Z"/>
          <w:bCs/>
          <w:sz w:val="16"/>
        </w:rPr>
      </w:pPr>
    </w:p>
    <w:p w14:paraId="77EA39BF" w14:textId="77777777" w:rsidR="008E2CCB" w:rsidRDefault="00ED099B" w:rsidP="002B4815">
      <w:pPr>
        <w:pStyle w:val="BodyText"/>
        <w:autoSpaceDE/>
        <w:autoSpaceDN/>
        <w:adjustRightInd/>
        <w:rPr>
          <w:del w:id="296" w:author="Comparison" w:date="2026-09-25T21:07:00Z" w16du:dateUtc="2026-09-26T01:07:00Z"/>
          <w:bCs/>
          <w:sz w:val="22"/>
        </w:rPr>
      </w:pPr>
      <w:del w:id="297" w:author="Comparison" w:date="2026-09-25T21:07:00Z" w16du:dateUtc="2026-09-26T01:07:00Z">
        <w:r>
          <w:rPr>
            <w:bCs/>
            <w:sz w:val="22"/>
          </w:rPr>
          <w:delText>President Stites allowed the report submitted to stand as submitted.</w:delText>
        </w:r>
      </w:del>
    </w:p>
    <w:p w14:paraId="6FB64779" w14:textId="77777777" w:rsidR="0036037D" w:rsidRDefault="0036037D" w:rsidP="002B4815">
      <w:pPr>
        <w:pStyle w:val="BodyText"/>
        <w:autoSpaceDE/>
        <w:autoSpaceDN/>
        <w:adjustRightInd/>
        <w:rPr>
          <w:del w:id="298" w:author="Comparison" w:date="2026-09-25T21:07:00Z" w16du:dateUtc="2026-09-26T01:07:00Z"/>
          <w:b/>
          <w:bCs/>
          <w:sz w:val="22"/>
        </w:rPr>
      </w:pPr>
    </w:p>
    <w:p w14:paraId="3EE0ED29" w14:textId="77777777" w:rsidR="008E2CCB" w:rsidRDefault="008E2CCB" w:rsidP="008E2CCB">
      <w:pPr>
        <w:pStyle w:val="BodyText"/>
        <w:numPr>
          <w:ilvl w:val="0"/>
          <w:numId w:val="8"/>
        </w:numPr>
        <w:autoSpaceDE/>
        <w:autoSpaceDN/>
        <w:adjustRightInd/>
        <w:rPr>
          <w:del w:id="299" w:author="Comparison" w:date="2026-09-25T21:07:00Z" w16du:dateUtc="2026-09-26T01:07:00Z"/>
          <w:b/>
          <w:bCs/>
          <w:sz w:val="22"/>
        </w:rPr>
      </w:pPr>
      <w:del w:id="300" w:author="Comparison" w:date="2026-09-25T21:07:00Z" w16du:dateUtc="2026-09-26T01:07:00Z">
        <w:r>
          <w:rPr>
            <w:b/>
            <w:bCs/>
            <w:sz w:val="22"/>
          </w:rPr>
          <w:delText>2022 Site Selection – Karen Barnett, Maggie Valley</w:delText>
        </w:r>
      </w:del>
    </w:p>
    <w:p w14:paraId="55F70FA4" w14:textId="77777777" w:rsidR="008E2CCB" w:rsidRDefault="008E2CCB" w:rsidP="008E2CCB">
      <w:pPr>
        <w:pStyle w:val="BodyText"/>
        <w:numPr>
          <w:ilvl w:val="0"/>
          <w:numId w:val="8"/>
        </w:numPr>
        <w:autoSpaceDE/>
        <w:autoSpaceDN/>
        <w:adjustRightInd/>
        <w:rPr>
          <w:del w:id="301" w:author="Comparison" w:date="2026-09-25T21:07:00Z" w16du:dateUtc="2026-09-26T01:07:00Z"/>
          <w:b/>
          <w:bCs/>
          <w:sz w:val="22"/>
        </w:rPr>
      </w:pPr>
      <w:del w:id="302" w:author="Comparison" w:date="2026-09-25T21:07:00Z" w16du:dateUtc="2026-09-26T01:07:00Z">
        <w:r>
          <w:rPr>
            <w:b/>
            <w:bCs/>
            <w:sz w:val="22"/>
          </w:rPr>
          <w:delText>2023 Site Selection – Penny Spicer-Sidbury, Wilmington</w:delText>
        </w:r>
      </w:del>
    </w:p>
    <w:p w14:paraId="021FE6F1" w14:textId="77777777" w:rsidR="008E2CCB" w:rsidRDefault="008E2CCB" w:rsidP="008E2CCB">
      <w:pPr>
        <w:pStyle w:val="BodyText"/>
        <w:numPr>
          <w:ilvl w:val="0"/>
          <w:numId w:val="8"/>
        </w:numPr>
        <w:autoSpaceDE/>
        <w:autoSpaceDN/>
        <w:adjustRightInd/>
        <w:rPr>
          <w:del w:id="303" w:author="Comparison" w:date="2026-09-25T21:07:00Z" w16du:dateUtc="2026-09-26T01:07:00Z"/>
          <w:b/>
          <w:bCs/>
          <w:sz w:val="22"/>
        </w:rPr>
      </w:pPr>
      <w:del w:id="304" w:author="Comparison" w:date="2026-09-25T21:07:00Z" w16du:dateUtc="2026-09-26T01:07:00Z">
        <w:r>
          <w:rPr>
            <w:b/>
            <w:bCs/>
            <w:sz w:val="22"/>
          </w:rPr>
          <w:delText>2024 Site Selection – Beth Price, Kernersville</w:delText>
        </w:r>
      </w:del>
    </w:p>
    <w:p w14:paraId="1CEB4F4B" w14:textId="77777777" w:rsidR="006E073B" w:rsidRDefault="006E073B" w:rsidP="006E073B">
      <w:pPr>
        <w:pStyle w:val="BodyText"/>
        <w:autoSpaceDE/>
        <w:autoSpaceDN/>
        <w:adjustRightInd/>
        <w:rPr>
          <w:del w:id="305" w:author="Comparison" w:date="2026-09-25T21:07:00Z" w16du:dateUtc="2026-09-26T01:07:00Z"/>
          <w:bCs/>
          <w:sz w:val="22"/>
        </w:rPr>
      </w:pPr>
    </w:p>
    <w:p w14:paraId="0A4DBC61" w14:textId="77777777" w:rsidR="0036037D" w:rsidRDefault="0036037D" w:rsidP="006E073B">
      <w:pPr>
        <w:pStyle w:val="BodyText"/>
        <w:autoSpaceDE/>
        <w:autoSpaceDN/>
        <w:adjustRightInd/>
        <w:rPr>
          <w:del w:id="306" w:author="Comparison" w:date="2026-09-25T21:07:00Z" w16du:dateUtc="2026-09-26T01:07:00Z"/>
          <w:bCs/>
          <w:sz w:val="22"/>
        </w:rPr>
      </w:pPr>
    </w:p>
    <w:p w14:paraId="63408E55" w14:textId="77777777" w:rsidR="008E2CCB" w:rsidRDefault="008E2CCB" w:rsidP="008E2CCB">
      <w:pPr>
        <w:pStyle w:val="BodyText"/>
        <w:autoSpaceDE/>
        <w:autoSpaceDN/>
        <w:adjustRightInd/>
        <w:ind w:left="360"/>
        <w:rPr>
          <w:del w:id="307" w:author="Comparison" w:date="2026-09-25T21:07:00Z" w16du:dateUtc="2026-09-26T01:07:00Z"/>
          <w:bCs/>
          <w:sz w:val="22"/>
        </w:rPr>
      </w:pPr>
    </w:p>
    <w:p w14:paraId="3EA13C74" w14:textId="77777777" w:rsidR="008E2CCB" w:rsidRDefault="008E2CCB" w:rsidP="008E2CCB">
      <w:pPr>
        <w:pStyle w:val="BodyText"/>
        <w:autoSpaceDE/>
        <w:autoSpaceDN/>
        <w:adjustRightInd/>
        <w:rPr>
          <w:del w:id="308" w:author="Comparison" w:date="2026-09-25T21:07:00Z" w16du:dateUtc="2026-09-26T01:07:00Z"/>
          <w:b/>
          <w:bCs/>
          <w:sz w:val="22"/>
        </w:rPr>
      </w:pPr>
      <w:del w:id="309" w:author="Comparison" w:date="2026-09-25T21:07:00Z" w16du:dateUtc="2026-09-26T01:07:00Z">
        <w:r>
          <w:rPr>
            <w:b/>
            <w:bCs/>
            <w:sz w:val="22"/>
          </w:rPr>
          <w:delText>J.</w:delText>
        </w:r>
        <w:r>
          <w:rPr>
            <w:b/>
            <w:bCs/>
            <w:sz w:val="22"/>
          </w:rPr>
          <w:tab/>
          <w:delText>We Share Our Services – Shannan Parrish, Smithfield</w:delText>
        </w:r>
      </w:del>
    </w:p>
    <w:p w14:paraId="4A99055B" w14:textId="77777777" w:rsidR="008E2CCB" w:rsidRPr="0036037D" w:rsidRDefault="008E2CCB" w:rsidP="008E2CCB">
      <w:pPr>
        <w:pStyle w:val="BodyText"/>
        <w:autoSpaceDE/>
        <w:autoSpaceDN/>
        <w:adjustRightInd/>
        <w:rPr>
          <w:del w:id="310" w:author="Comparison" w:date="2026-09-25T21:07:00Z" w16du:dateUtc="2026-09-26T01:07:00Z"/>
          <w:b/>
          <w:bCs/>
          <w:sz w:val="16"/>
        </w:rPr>
      </w:pPr>
    </w:p>
    <w:p w14:paraId="6B6F5E61" w14:textId="77777777" w:rsidR="006E073B" w:rsidRDefault="00ED099B" w:rsidP="00ED099B">
      <w:pPr>
        <w:pStyle w:val="BodyText"/>
        <w:autoSpaceDE/>
        <w:autoSpaceDN/>
        <w:adjustRightInd/>
        <w:ind w:firstLine="720"/>
        <w:rPr>
          <w:del w:id="311" w:author="Comparison" w:date="2026-09-25T21:07:00Z" w16du:dateUtc="2026-09-26T01:07:00Z"/>
          <w:bCs/>
          <w:sz w:val="22"/>
        </w:rPr>
      </w:pPr>
      <w:del w:id="312" w:author="Comparison" w:date="2026-09-25T21:07:00Z" w16du:dateUtc="2026-09-26T01:07:00Z">
        <w:r>
          <w:rPr>
            <w:bCs/>
            <w:sz w:val="22"/>
          </w:rPr>
          <w:delText>Ms. Shannan Perrish stated a</w:delText>
        </w:r>
        <w:r w:rsidR="005253A3">
          <w:rPr>
            <w:bCs/>
            <w:sz w:val="22"/>
          </w:rPr>
          <w:delText xml:space="preserve">pplications for new mentors are </w:delText>
        </w:r>
        <w:r>
          <w:rPr>
            <w:bCs/>
            <w:sz w:val="22"/>
          </w:rPr>
          <w:delText xml:space="preserve">now </w:delText>
        </w:r>
        <w:r w:rsidR="005253A3">
          <w:rPr>
            <w:bCs/>
            <w:sz w:val="22"/>
          </w:rPr>
          <w:delText>available.</w:delText>
        </w:r>
      </w:del>
    </w:p>
    <w:p w14:paraId="2A84A5C7" w14:textId="77777777" w:rsidR="006E073B" w:rsidRDefault="006E073B" w:rsidP="008E2CCB">
      <w:pPr>
        <w:pStyle w:val="BodyText"/>
        <w:autoSpaceDE/>
        <w:autoSpaceDN/>
        <w:adjustRightInd/>
        <w:rPr>
          <w:del w:id="313" w:author="Comparison" w:date="2026-09-25T21:07:00Z" w16du:dateUtc="2026-09-26T01:07:00Z"/>
          <w:b/>
          <w:bCs/>
          <w:sz w:val="22"/>
        </w:rPr>
      </w:pPr>
    </w:p>
    <w:p w14:paraId="3DD88468" w14:textId="77777777" w:rsidR="008E2CCB" w:rsidRDefault="008E2CCB" w:rsidP="008E2CCB">
      <w:pPr>
        <w:pStyle w:val="BodyText"/>
        <w:autoSpaceDE/>
        <w:autoSpaceDN/>
        <w:adjustRightInd/>
        <w:rPr>
          <w:del w:id="314" w:author="Comparison" w:date="2026-09-25T21:07:00Z" w16du:dateUtc="2026-09-26T01:07:00Z"/>
          <w:b/>
          <w:bCs/>
          <w:sz w:val="22"/>
        </w:rPr>
      </w:pPr>
      <w:del w:id="315" w:author="Comparison" w:date="2026-09-25T21:07:00Z" w16du:dateUtc="2026-09-26T01:07:00Z">
        <w:r>
          <w:rPr>
            <w:b/>
            <w:bCs/>
            <w:sz w:val="22"/>
          </w:rPr>
          <w:delText>K.</w:delText>
        </w:r>
        <w:r>
          <w:rPr>
            <w:b/>
            <w:bCs/>
            <w:sz w:val="22"/>
          </w:rPr>
          <w:tab/>
          <w:delText>Website – Laura Morton, Biscoe</w:delText>
        </w:r>
      </w:del>
    </w:p>
    <w:p w14:paraId="365C5DB4" w14:textId="77777777" w:rsidR="008E2CCB" w:rsidRPr="0036037D" w:rsidRDefault="008E2CCB" w:rsidP="008E2CCB">
      <w:pPr>
        <w:pStyle w:val="BodyText"/>
        <w:autoSpaceDE/>
        <w:autoSpaceDN/>
        <w:adjustRightInd/>
        <w:rPr>
          <w:del w:id="316" w:author="Comparison" w:date="2026-09-25T21:07:00Z" w16du:dateUtc="2026-09-26T01:07:00Z"/>
          <w:b/>
          <w:bCs/>
          <w:sz w:val="16"/>
        </w:rPr>
      </w:pPr>
    </w:p>
    <w:p w14:paraId="108386A7" w14:textId="77777777" w:rsidR="00ED099B" w:rsidRDefault="00ED099B" w:rsidP="00ED099B">
      <w:pPr>
        <w:pStyle w:val="BodyText"/>
        <w:autoSpaceDE/>
        <w:autoSpaceDN/>
        <w:adjustRightInd/>
        <w:ind w:firstLine="720"/>
        <w:rPr>
          <w:del w:id="317" w:author="Comparison" w:date="2026-09-25T21:07:00Z" w16du:dateUtc="2026-09-26T01:07:00Z"/>
          <w:bCs/>
          <w:sz w:val="22"/>
        </w:rPr>
      </w:pPr>
      <w:del w:id="318" w:author="Comparison" w:date="2026-09-25T21:07:00Z" w16du:dateUtc="2026-09-26T01:07:00Z">
        <w:r>
          <w:rPr>
            <w:bCs/>
            <w:sz w:val="22"/>
          </w:rPr>
          <w:delText>No report is provided at this time.</w:delText>
        </w:r>
      </w:del>
    </w:p>
    <w:p w14:paraId="20D17A5A" w14:textId="77777777" w:rsidR="00285DC6" w:rsidRDefault="00285DC6" w:rsidP="008E2CCB">
      <w:pPr>
        <w:pStyle w:val="BodyText"/>
        <w:autoSpaceDE/>
        <w:autoSpaceDN/>
        <w:adjustRightInd/>
        <w:rPr>
          <w:del w:id="319" w:author="Comparison" w:date="2026-09-25T21:07:00Z" w16du:dateUtc="2026-09-26T01:07:00Z"/>
          <w:b/>
          <w:bCs/>
          <w:sz w:val="22"/>
        </w:rPr>
      </w:pPr>
    </w:p>
    <w:p w14:paraId="1F4FA5B0" w14:textId="77777777" w:rsidR="008E2CCB" w:rsidRDefault="00285DC6" w:rsidP="008E2CCB">
      <w:pPr>
        <w:pStyle w:val="BodyText"/>
        <w:autoSpaceDE/>
        <w:autoSpaceDN/>
        <w:adjustRightInd/>
        <w:rPr>
          <w:del w:id="320" w:author="Comparison" w:date="2026-09-25T21:07:00Z" w16du:dateUtc="2026-09-26T01:07:00Z"/>
          <w:b/>
          <w:bCs/>
          <w:sz w:val="22"/>
        </w:rPr>
      </w:pPr>
      <w:del w:id="321" w:author="Comparison" w:date="2026-09-25T21:07:00Z" w16du:dateUtc="2026-09-26T01:07:00Z">
        <w:r>
          <w:rPr>
            <w:b/>
            <w:bCs/>
            <w:sz w:val="22"/>
          </w:rPr>
          <w:delText>7</w:delText>
        </w:r>
        <w:r w:rsidR="008E2CCB">
          <w:rPr>
            <w:b/>
            <w:bCs/>
            <w:sz w:val="22"/>
          </w:rPr>
          <w:delText>.</w:delText>
        </w:r>
        <w:r w:rsidR="008E2CCB">
          <w:rPr>
            <w:b/>
            <w:bCs/>
            <w:sz w:val="22"/>
          </w:rPr>
          <w:tab/>
        </w:r>
        <w:r>
          <w:rPr>
            <w:b/>
            <w:bCs/>
            <w:sz w:val="22"/>
          </w:rPr>
          <w:delText>OTHER REPORTS</w:delText>
        </w:r>
      </w:del>
    </w:p>
    <w:p w14:paraId="4D94265B" w14:textId="77777777" w:rsidR="00285DC6" w:rsidRPr="0036037D" w:rsidRDefault="00285DC6" w:rsidP="008E2CCB">
      <w:pPr>
        <w:pStyle w:val="BodyText"/>
        <w:autoSpaceDE/>
        <w:autoSpaceDN/>
        <w:adjustRightInd/>
        <w:rPr>
          <w:del w:id="322" w:author="Comparison" w:date="2026-09-25T21:07:00Z" w16du:dateUtc="2026-09-26T01:07:00Z"/>
          <w:b/>
          <w:bCs/>
          <w:sz w:val="16"/>
        </w:rPr>
      </w:pPr>
    </w:p>
    <w:p w14:paraId="47904D98" w14:textId="77777777" w:rsidR="00285DC6" w:rsidRDefault="00285DC6" w:rsidP="008E2CCB">
      <w:pPr>
        <w:pStyle w:val="BodyText"/>
        <w:autoSpaceDE/>
        <w:autoSpaceDN/>
        <w:adjustRightInd/>
        <w:rPr>
          <w:del w:id="323" w:author="Comparison" w:date="2026-09-25T21:07:00Z" w16du:dateUtc="2026-09-26T01:07:00Z"/>
          <w:b/>
          <w:bCs/>
          <w:sz w:val="22"/>
        </w:rPr>
      </w:pPr>
      <w:del w:id="324" w:author="Comparison" w:date="2026-09-25T21:07:00Z" w16du:dateUtc="2026-09-26T01:07:00Z">
        <w:r w:rsidRPr="00285DC6">
          <w:rPr>
            <w:b/>
            <w:bCs/>
            <w:sz w:val="22"/>
          </w:rPr>
          <w:delText>A.</w:delText>
        </w:r>
        <w:r w:rsidRPr="00285DC6">
          <w:rPr>
            <w:b/>
            <w:bCs/>
            <w:sz w:val="22"/>
          </w:rPr>
          <w:tab/>
          <w:delText>Clerk of the Year – Lisa Stites, Oak Island</w:delText>
        </w:r>
      </w:del>
    </w:p>
    <w:p w14:paraId="05FDA693" w14:textId="77777777" w:rsidR="00285DC6" w:rsidRPr="0036037D" w:rsidRDefault="00285DC6" w:rsidP="008E2CCB">
      <w:pPr>
        <w:pStyle w:val="BodyText"/>
        <w:autoSpaceDE/>
        <w:autoSpaceDN/>
        <w:adjustRightInd/>
        <w:rPr>
          <w:del w:id="325" w:author="Comparison" w:date="2026-09-25T21:07:00Z" w16du:dateUtc="2026-09-26T01:07:00Z"/>
          <w:b/>
          <w:bCs/>
          <w:sz w:val="16"/>
        </w:rPr>
      </w:pPr>
    </w:p>
    <w:p w14:paraId="6EEC0D85" w14:textId="77777777" w:rsidR="00285DC6" w:rsidRPr="005253A3" w:rsidRDefault="00ED099B" w:rsidP="00ED099B">
      <w:pPr>
        <w:pStyle w:val="BodyText"/>
        <w:autoSpaceDE/>
        <w:autoSpaceDN/>
        <w:adjustRightInd/>
        <w:ind w:firstLine="720"/>
        <w:rPr>
          <w:del w:id="326" w:author="Comparison" w:date="2026-09-25T21:07:00Z" w16du:dateUtc="2026-09-26T01:07:00Z"/>
          <w:bCs/>
          <w:sz w:val="22"/>
        </w:rPr>
      </w:pPr>
      <w:del w:id="327" w:author="Comparison" w:date="2026-09-25T21:07:00Z" w16du:dateUtc="2026-09-26T01:07:00Z">
        <w:r>
          <w:rPr>
            <w:bCs/>
            <w:sz w:val="22"/>
          </w:rPr>
          <w:delText>President Stites stated t</w:delText>
        </w:r>
        <w:r w:rsidR="005253A3" w:rsidRPr="005253A3">
          <w:rPr>
            <w:bCs/>
            <w:sz w:val="22"/>
          </w:rPr>
          <w:delText xml:space="preserve">he applications </w:delText>
        </w:r>
        <w:r>
          <w:rPr>
            <w:bCs/>
            <w:sz w:val="22"/>
          </w:rPr>
          <w:delText xml:space="preserve">for Clerk of the Year </w:delText>
        </w:r>
        <w:r w:rsidR="005253A3" w:rsidRPr="005253A3">
          <w:rPr>
            <w:bCs/>
            <w:sz w:val="22"/>
          </w:rPr>
          <w:delText>will be available in the spring with guidelines</w:delText>
        </w:r>
        <w:r w:rsidR="005253A3">
          <w:rPr>
            <w:bCs/>
            <w:sz w:val="22"/>
          </w:rPr>
          <w:delText xml:space="preserve"> and requirements</w:delText>
        </w:r>
        <w:r w:rsidR="005253A3" w:rsidRPr="005253A3">
          <w:rPr>
            <w:bCs/>
            <w:sz w:val="22"/>
          </w:rPr>
          <w:delText>.</w:delText>
        </w:r>
      </w:del>
    </w:p>
    <w:p w14:paraId="70CFA964" w14:textId="77777777" w:rsidR="00285DC6" w:rsidRDefault="00285DC6" w:rsidP="008E2CCB">
      <w:pPr>
        <w:pStyle w:val="BodyText"/>
        <w:autoSpaceDE/>
        <w:autoSpaceDN/>
        <w:adjustRightInd/>
        <w:rPr>
          <w:del w:id="328" w:author="Comparison" w:date="2026-09-25T21:07:00Z" w16du:dateUtc="2026-09-26T01:07:00Z"/>
          <w:b/>
          <w:bCs/>
          <w:sz w:val="22"/>
        </w:rPr>
      </w:pPr>
    </w:p>
    <w:p w14:paraId="69A247C1" w14:textId="77777777" w:rsidR="00285DC6" w:rsidRDefault="00285DC6" w:rsidP="008E2CCB">
      <w:pPr>
        <w:pStyle w:val="BodyText"/>
        <w:autoSpaceDE/>
        <w:autoSpaceDN/>
        <w:adjustRightInd/>
        <w:rPr>
          <w:del w:id="329" w:author="Comparison" w:date="2026-09-25T21:07:00Z" w16du:dateUtc="2026-09-26T01:07:00Z"/>
          <w:b/>
          <w:bCs/>
          <w:sz w:val="22"/>
        </w:rPr>
      </w:pPr>
      <w:del w:id="330" w:author="Comparison" w:date="2026-09-25T21:07:00Z" w16du:dateUtc="2026-09-26T01:07:00Z">
        <w:r>
          <w:rPr>
            <w:b/>
            <w:bCs/>
            <w:sz w:val="22"/>
          </w:rPr>
          <w:delText>B.</w:delText>
        </w:r>
        <w:r>
          <w:rPr>
            <w:b/>
            <w:bCs/>
            <w:sz w:val="22"/>
          </w:rPr>
          <w:tab/>
          <w:delText>District 2 Report – Brenda Blanco, New Bern</w:delText>
        </w:r>
      </w:del>
    </w:p>
    <w:p w14:paraId="11A79CA5" w14:textId="77777777" w:rsidR="00285DC6" w:rsidRPr="0036037D" w:rsidRDefault="00285DC6" w:rsidP="008E2CCB">
      <w:pPr>
        <w:pStyle w:val="BodyText"/>
        <w:autoSpaceDE/>
        <w:autoSpaceDN/>
        <w:adjustRightInd/>
        <w:rPr>
          <w:del w:id="331" w:author="Comparison" w:date="2026-09-25T21:07:00Z" w16du:dateUtc="2026-09-26T01:07:00Z"/>
          <w:b/>
          <w:bCs/>
          <w:sz w:val="16"/>
        </w:rPr>
      </w:pPr>
    </w:p>
    <w:p w14:paraId="66311E23" w14:textId="77777777" w:rsidR="00285DC6" w:rsidRDefault="00ED099B" w:rsidP="00ED099B">
      <w:pPr>
        <w:pStyle w:val="BodyText"/>
        <w:autoSpaceDE/>
        <w:autoSpaceDN/>
        <w:adjustRightInd/>
        <w:ind w:firstLine="720"/>
        <w:rPr>
          <w:del w:id="332" w:author="Comparison" w:date="2026-09-25T21:07:00Z" w16du:dateUtc="2026-09-26T01:07:00Z"/>
          <w:bCs/>
          <w:sz w:val="22"/>
        </w:rPr>
      </w:pPr>
      <w:del w:id="333" w:author="Comparison" w:date="2026-09-25T21:07:00Z" w16du:dateUtc="2026-09-26T01:07:00Z">
        <w:r>
          <w:rPr>
            <w:bCs/>
            <w:sz w:val="22"/>
          </w:rPr>
          <w:delText>President Stites stated t</w:delText>
        </w:r>
        <w:r w:rsidR="005253A3">
          <w:rPr>
            <w:bCs/>
            <w:sz w:val="22"/>
          </w:rPr>
          <w:delText xml:space="preserve">here are new efforts to have </w:delText>
        </w:r>
        <w:r>
          <w:rPr>
            <w:bCs/>
            <w:sz w:val="22"/>
          </w:rPr>
          <w:delText>District D</w:delText>
        </w:r>
        <w:r w:rsidR="005253A3">
          <w:rPr>
            <w:bCs/>
            <w:sz w:val="22"/>
          </w:rPr>
          <w:delText>irectors engage membership more often</w:delText>
        </w:r>
        <w:r>
          <w:rPr>
            <w:bCs/>
            <w:sz w:val="22"/>
          </w:rPr>
          <w:delText xml:space="preserve"> with their district membership</w:delText>
        </w:r>
        <w:r w:rsidR="005253A3">
          <w:rPr>
            <w:bCs/>
            <w:sz w:val="22"/>
          </w:rPr>
          <w:delText xml:space="preserve">.  </w:delText>
        </w:r>
        <w:r>
          <w:rPr>
            <w:bCs/>
            <w:sz w:val="22"/>
          </w:rPr>
          <w:delText xml:space="preserve">District 2 and 7 provided reports on events they have been engaging in to increase engagement.  </w:delText>
        </w:r>
        <w:r w:rsidR="005253A3">
          <w:rPr>
            <w:bCs/>
            <w:sz w:val="22"/>
          </w:rPr>
          <w:delText>District 4 will have a get together in January</w:delText>
        </w:r>
        <w:r>
          <w:rPr>
            <w:bCs/>
            <w:sz w:val="22"/>
          </w:rPr>
          <w:delText>.</w:delText>
        </w:r>
      </w:del>
    </w:p>
    <w:p w14:paraId="055E0766" w14:textId="77777777" w:rsidR="00ED099B" w:rsidRDefault="00ED099B" w:rsidP="00ED099B">
      <w:pPr>
        <w:pStyle w:val="BodyText"/>
        <w:autoSpaceDE/>
        <w:autoSpaceDN/>
        <w:adjustRightInd/>
        <w:ind w:firstLine="720"/>
        <w:rPr>
          <w:del w:id="334" w:author="Comparison" w:date="2026-09-25T21:07:00Z" w16du:dateUtc="2026-09-26T01:07:00Z"/>
          <w:bCs/>
          <w:sz w:val="22"/>
        </w:rPr>
      </w:pPr>
    </w:p>
    <w:p w14:paraId="034E9000" w14:textId="77777777" w:rsidR="00ED099B" w:rsidRPr="005253A3" w:rsidRDefault="00ED099B" w:rsidP="00ED099B">
      <w:pPr>
        <w:pStyle w:val="BodyText"/>
        <w:autoSpaceDE/>
        <w:autoSpaceDN/>
        <w:adjustRightInd/>
        <w:ind w:firstLine="720"/>
        <w:rPr>
          <w:del w:id="335" w:author="Comparison" w:date="2026-09-25T21:07:00Z" w16du:dateUtc="2026-09-26T01:07:00Z"/>
          <w:bCs/>
          <w:sz w:val="22"/>
        </w:rPr>
      </w:pPr>
      <w:del w:id="336" w:author="Comparison" w:date="2026-09-25T21:07:00Z" w16du:dateUtc="2026-09-26T01:07:00Z">
        <w:r>
          <w:rPr>
            <w:bCs/>
            <w:sz w:val="22"/>
          </w:rPr>
          <w:delText>President Stites</w:delText>
        </w:r>
        <w:r w:rsidRPr="00ED099B">
          <w:rPr>
            <w:bCs/>
            <w:sz w:val="22"/>
          </w:rPr>
          <w:delText xml:space="preserve"> </w:delText>
        </w:r>
        <w:r>
          <w:rPr>
            <w:bCs/>
            <w:sz w:val="22"/>
          </w:rPr>
          <w:delText>allowed the report submitted to stand as submitted.</w:delText>
        </w:r>
      </w:del>
    </w:p>
    <w:p w14:paraId="77F70F76" w14:textId="77777777" w:rsidR="00285DC6" w:rsidRDefault="00285DC6" w:rsidP="008E2CCB">
      <w:pPr>
        <w:pStyle w:val="BodyText"/>
        <w:autoSpaceDE/>
        <w:autoSpaceDN/>
        <w:adjustRightInd/>
        <w:rPr>
          <w:del w:id="337" w:author="Comparison" w:date="2026-09-25T21:07:00Z" w16du:dateUtc="2026-09-26T01:07:00Z"/>
          <w:b/>
          <w:bCs/>
          <w:sz w:val="22"/>
        </w:rPr>
      </w:pPr>
    </w:p>
    <w:p w14:paraId="5C191C4D" w14:textId="77777777" w:rsidR="00285DC6" w:rsidRPr="00285DC6" w:rsidRDefault="00285DC6" w:rsidP="008E2CCB">
      <w:pPr>
        <w:pStyle w:val="BodyText"/>
        <w:autoSpaceDE/>
        <w:autoSpaceDN/>
        <w:adjustRightInd/>
        <w:rPr>
          <w:del w:id="338" w:author="Comparison" w:date="2026-09-25T21:07:00Z" w16du:dateUtc="2026-09-26T01:07:00Z"/>
          <w:b/>
          <w:bCs/>
          <w:sz w:val="22"/>
        </w:rPr>
      </w:pPr>
      <w:del w:id="339" w:author="Comparison" w:date="2026-09-25T21:07:00Z" w16du:dateUtc="2026-09-26T01:07:00Z">
        <w:r>
          <w:rPr>
            <w:b/>
            <w:bCs/>
            <w:sz w:val="22"/>
          </w:rPr>
          <w:delText>C.</w:delText>
        </w:r>
        <w:r>
          <w:rPr>
            <w:b/>
            <w:bCs/>
            <w:sz w:val="22"/>
          </w:rPr>
          <w:tab/>
          <w:delText>District 7 Report – Linda Christopher, Whispering Pines</w:delText>
        </w:r>
      </w:del>
    </w:p>
    <w:p w14:paraId="4A5F9F19" w14:textId="77777777" w:rsidR="008E2CCB" w:rsidRPr="0036037D" w:rsidRDefault="008E2CCB" w:rsidP="008E2CCB">
      <w:pPr>
        <w:pStyle w:val="BodyText"/>
        <w:autoSpaceDE/>
        <w:autoSpaceDN/>
        <w:adjustRightInd/>
        <w:rPr>
          <w:del w:id="340" w:author="Comparison" w:date="2026-09-25T21:07:00Z" w16du:dateUtc="2026-09-26T01:07:00Z"/>
          <w:b/>
          <w:bCs/>
          <w:sz w:val="16"/>
        </w:rPr>
      </w:pPr>
    </w:p>
    <w:p w14:paraId="516755DA" w14:textId="77777777" w:rsidR="008E2CCB" w:rsidRDefault="00ED099B" w:rsidP="008E2CCB">
      <w:pPr>
        <w:pStyle w:val="BodyText"/>
        <w:autoSpaceDE/>
        <w:autoSpaceDN/>
        <w:adjustRightInd/>
        <w:rPr>
          <w:del w:id="341" w:author="Comparison" w:date="2026-09-25T21:07:00Z" w16du:dateUtc="2026-09-26T01:07:00Z"/>
          <w:bCs/>
          <w:sz w:val="22"/>
        </w:rPr>
      </w:pPr>
      <w:del w:id="342" w:author="Comparison" w:date="2026-09-25T21:07:00Z" w16du:dateUtc="2026-09-26T01:07:00Z">
        <w:r>
          <w:rPr>
            <w:b/>
            <w:bCs/>
            <w:sz w:val="22"/>
          </w:rPr>
          <w:tab/>
        </w:r>
        <w:r>
          <w:rPr>
            <w:bCs/>
            <w:sz w:val="22"/>
          </w:rPr>
          <w:delText>President Stites allowed the report submitted to stand as submitted.</w:delText>
        </w:r>
      </w:del>
    </w:p>
    <w:p w14:paraId="045568E3" w14:textId="77777777" w:rsidR="00ED099B" w:rsidRPr="002B4815" w:rsidRDefault="00ED099B" w:rsidP="008E2CCB">
      <w:pPr>
        <w:pStyle w:val="BodyText"/>
        <w:autoSpaceDE/>
        <w:autoSpaceDN/>
        <w:adjustRightInd/>
        <w:rPr>
          <w:del w:id="343" w:author="Comparison" w:date="2026-09-25T21:07:00Z" w16du:dateUtc="2026-09-26T01:07:00Z"/>
          <w:b/>
          <w:bCs/>
          <w:sz w:val="22"/>
        </w:rPr>
      </w:pPr>
    </w:p>
    <w:p w14:paraId="5BA57407" w14:textId="77777777" w:rsidR="007A19A4" w:rsidRDefault="008E2CCB" w:rsidP="00851FB5">
      <w:pPr>
        <w:pStyle w:val="BodyText"/>
        <w:autoSpaceDE/>
        <w:autoSpaceDN/>
        <w:adjustRightInd/>
        <w:rPr>
          <w:del w:id="344" w:author="Comparison" w:date="2026-09-25T21:07:00Z" w16du:dateUtc="2026-09-26T01:07:00Z"/>
          <w:b/>
          <w:bCs/>
          <w:sz w:val="22"/>
        </w:rPr>
      </w:pPr>
      <w:del w:id="345" w:author="Comparison" w:date="2026-09-25T21:07:00Z" w16du:dateUtc="2026-09-26T01:07:00Z">
        <w:r>
          <w:rPr>
            <w:b/>
            <w:bCs/>
            <w:sz w:val="22"/>
          </w:rPr>
          <w:delText>8</w:delText>
        </w:r>
        <w:r w:rsidR="005C58E3">
          <w:rPr>
            <w:b/>
            <w:bCs/>
            <w:sz w:val="22"/>
          </w:rPr>
          <w:delText xml:space="preserve">. </w:delText>
        </w:r>
        <w:r w:rsidR="005C58E3">
          <w:rPr>
            <w:b/>
            <w:bCs/>
            <w:sz w:val="22"/>
          </w:rPr>
          <w:tab/>
        </w:r>
        <w:r w:rsidR="00285DC6">
          <w:rPr>
            <w:b/>
            <w:bCs/>
            <w:sz w:val="22"/>
          </w:rPr>
          <w:delText>CALL TO SERVE ON NCAMC BOARDS</w:delText>
        </w:r>
      </w:del>
    </w:p>
    <w:p w14:paraId="756106C8" w14:textId="77777777" w:rsidR="001073AA" w:rsidRPr="0036037D" w:rsidRDefault="001073AA" w:rsidP="00851FB5">
      <w:pPr>
        <w:pStyle w:val="BodyText"/>
        <w:autoSpaceDE/>
        <w:autoSpaceDN/>
        <w:adjustRightInd/>
        <w:rPr>
          <w:del w:id="346" w:author="Comparison" w:date="2026-09-25T21:07:00Z" w16du:dateUtc="2026-09-26T01:07:00Z"/>
          <w:b/>
          <w:bCs/>
          <w:sz w:val="16"/>
        </w:rPr>
      </w:pPr>
    </w:p>
    <w:p w14:paraId="264E297C" w14:textId="77777777" w:rsidR="005253A3" w:rsidRPr="005253A3" w:rsidRDefault="00ED099B" w:rsidP="00ED099B">
      <w:pPr>
        <w:pStyle w:val="BodyText"/>
        <w:autoSpaceDE/>
        <w:autoSpaceDN/>
        <w:adjustRightInd/>
        <w:ind w:firstLine="720"/>
        <w:rPr>
          <w:del w:id="347" w:author="Comparison" w:date="2026-09-25T21:07:00Z" w16du:dateUtc="2026-09-26T01:07:00Z"/>
          <w:bCs/>
          <w:sz w:val="22"/>
        </w:rPr>
      </w:pPr>
      <w:del w:id="348" w:author="Comparison" w:date="2026-09-25T21:07:00Z" w16du:dateUtc="2026-09-26T01:07:00Z">
        <w:r>
          <w:rPr>
            <w:bCs/>
            <w:sz w:val="22"/>
          </w:rPr>
          <w:delText xml:space="preserve">Past President </w:delText>
        </w:r>
        <w:r w:rsidR="005253A3">
          <w:rPr>
            <w:bCs/>
            <w:sz w:val="22"/>
          </w:rPr>
          <w:delText xml:space="preserve">Melody Shuler stated applications </w:delText>
        </w:r>
        <w:r>
          <w:rPr>
            <w:bCs/>
            <w:sz w:val="22"/>
          </w:rPr>
          <w:delText xml:space="preserve">are now being accepted </w:delText>
        </w:r>
        <w:r w:rsidR="005253A3">
          <w:rPr>
            <w:bCs/>
            <w:sz w:val="22"/>
          </w:rPr>
          <w:delText>for District Directo</w:delText>
        </w:r>
        <w:r>
          <w:rPr>
            <w:bCs/>
            <w:sz w:val="22"/>
          </w:rPr>
          <w:delText>r</w:delText>
        </w:r>
        <w:r w:rsidR="005253A3">
          <w:rPr>
            <w:bCs/>
            <w:sz w:val="22"/>
          </w:rPr>
          <w:delText xml:space="preserve">s </w:delText>
        </w:r>
        <w:r>
          <w:rPr>
            <w:bCs/>
            <w:sz w:val="22"/>
          </w:rPr>
          <w:delText>of the o</w:delText>
        </w:r>
        <w:r w:rsidR="005253A3">
          <w:rPr>
            <w:bCs/>
            <w:sz w:val="22"/>
          </w:rPr>
          <w:delText xml:space="preserve">dd </w:delText>
        </w:r>
        <w:r>
          <w:rPr>
            <w:bCs/>
            <w:sz w:val="22"/>
          </w:rPr>
          <w:delText>numbered districts, and Recording Secretary. App</w:delText>
        </w:r>
        <w:r w:rsidR="005253A3">
          <w:rPr>
            <w:bCs/>
            <w:sz w:val="22"/>
          </w:rPr>
          <w:delText xml:space="preserve">lications </w:delText>
        </w:r>
        <w:r>
          <w:rPr>
            <w:bCs/>
            <w:sz w:val="22"/>
          </w:rPr>
          <w:delText xml:space="preserve">can be found </w:delText>
        </w:r>
        <w:r w:rsidR="005253A3">
          <w:rPr>
            <w:bCs/>
            <w:sz w:val="22"/>
          </w:rPr>
          <w:delText xml:space="preserve">online or can </w:delText>
        </w:r>
        <w:r>
          <w:rPr>
            <w:bCs/>
            <w:sz w:val="22"/>
          </w:rPr>
          <w:delText xml:space="preserve">by </w:delText>
        </w:r>
        <w:r w:rsidR="005253A3">
          <w:rPr>
            <w:bCs/>
            <w:sz w:val="22"/>
          </w:rPr>
          <w:delText>email</w:delText>
        </w:r>
        <w:r>
          <w:rPr>
            <w:bCs/>
            <w:sz w:val="22"/>
          </w:rPr>
          <w:delText>ing Ms. Shuler</w:delText>
        </w:r>
        <w:r w:rsidR="005253A3">
          <w:rPr>
            <w:bCs/>
            <w:sz w:val="22"/>
          </w:rPr>
          <w:delText>.</w:delText>
        </w:r>
      </w:del>
    </w:p>
    <w:p w14:paraId="1F9A3312" w14:textId="77777777" w:rsidR="00285DC6" w:rsidRDefault="00285DC6" w:rsidP="00851FB5">
      <w:pPr>
        <w:pStyle w:val="BodyText"/>
        <w:autoSpaceDE/>
        <w:autoSpaceDN/>
        <w:adjustRightInd/>
        <w:rPr>
          <w:del w:id="349" w:author="Comparison" w:date="2026-09-25T21:07:00Z" w16du:dateUtc="2026-09-26T01:07:00Z"/>
          <w:b/>
          <w:bCs/>
          <w:sz w:val="22"/>
        </w:rPr>
      </w:pPr>
    </w:p>
    <w:p w14:paraId="79A5F5C7" w14:textId="77777777" w:rsidR="008E2CCB" w:rsidRDefault="00285DC6" w:rsidP="008E2CCB">
      <w:pPr>
        <w:pStyle w:val="BodyText"/>
        <w:autoSpaceDE/>
        <w:autoSpaceDN/>
        <w:adjustRightInd/>
        <w:ind w:left="720" w:hanging="720"/>
        <w:rPr>
          <w:del w:id="350" w:author="Comparison" w:date="2026-09-25T21:07:00Z" w16du:dateUtc="2026-09-26T01:07:00Z"/>
          <w:b/>
          <w:bCs/>
          <w:sz w:val="22"/>
        </w:rPr>
      </w:pPr>
      <w:del w:id="351" w:author="Comparison" w:date="2026-09-25T21:07:00Z" w16du:dateUtc="2026-09-26T01:07:00Z">
        <w:r>
          <w:rPr>
            <w:b/>
            <w:bCs/>
            <w:sz w:val="22"/>
          </w:rPr>
          <w:delText>9</w:delText>
        </w:r>
        <w:r w:rsidR="008E2CCB">
          <w:rPr>
            <w:b/>
            <w:bCs/>
            <w:sz w:val="22"/>
          </w:rPr>
          <w:delText>.</w:delText>
        </w:r>
        <w:r w:rsidR="008E2CCB">
          <w:rPr>
            <w:b/>
            <w:bCs/>
            <w:sz w:val="22"/>
          </w:rPr>
          <w:tab/>
        </w:r>
        <w:r>
          <w:rPr>
            <w:b/>
            <w:bCs/>
            <w:sz w:val="22"/>
          </w:rPr>
          <w:delText>CALL TO SERVE ON NCAMC COMMITTEES</w:delText>
        </w:r>
      </w:del>
    </w:p>
    <w:p w14:paraId="6ED2D4FE" w14:textId="77777777" w:rsidR="008E2CCB" w:rsidRPr="0036037D" w:rsidRDefault="008E2CCB" w:rsidP="002B4815">
      <w:pPr>
        <w:pStyle w:val="BodyText"/>
        <w:autoSpaceDE/>
        <w:autoSpaceDN/>
        <w:adjustRightInd/>
        <w:rPr>
          <w:del w:id="352" w:author="Comparison" w:date="2026-09-25T21:07:00Z" w16du:dateUtc="2026-09-26T01:07:00Z"/>
          <w:b/>
          <w:bCs/>
          <w:sz w:val="16"/>
        </w:rPr>
      </w:pPr>
    </w:p>
    <w:p w14:paraId="2941FE4C" w14:textId="77777777" w:rsidR="005253A3" w:rsidRDefault="00ED099B" w:rsidP="00ED099B">
      <w:pPr>
        <w:pStyle w:val="BodyText"/>
        <w:autoSpaceDE/>
        <w:autoSpaceDN/>
        <w:adjustRightInd/>
        <w:ind w:firstLine="720"/>
        <w:rPr>
          <w:del w:id="353" w:author="Comparison" w:date="2026-09-25T21:07:00Z" w16du:dateUtc="2026-09-26T01:07:00Z"/>
          <w:bCs/>
          <w:sz w:val="22"/>
        </w:rPr>
      </w:pPr>
      <w:del w:id="354" w:author="Comparison" w:date="2026-09-25T21:07:00Z" w16du:dateUtc="2026-09-26T01:07:00Z">
        <w:r>
          <w:rPr>
            <w:bCs/>
            <w:sz w:val="22"/>
          </w:rPr>
          <w:delText>1</w:delText>
        </w:r>
        <w:r w:rsidRPr="00ED099B">
          <w:rPr>
            <w:bCs/>
            <w:sz w:val="22"/>
            <w:vertAlign w:val="superscript"/>
          </w:rPr>
          <w:delText>st</w:delText>
        </w:r>
        <w:r>
          <w:rPr>
            <w:bCs/>
            <w:sz w:val="22"/>
          </w:rPr>
          <w:delText xml:space="preserve"> Vice President </w:delText>
        </w:r>
        <w:r w:rsidR="005253A3">
          <w:rPr>
            <w:bCs/>
            <w:sz w:val="22"/>
          </w:rPr>
          <w:delText xml:space="preserve">Dianna Enoch stated committee applications are </w:delText>
        </w:r>
        <w:r>
          <w:rPr>
            <w:bCs/>
            <w:sz w:val="22"/>
          </w:rPr>
          <w:delText>now being accepted and are due by April, 2022.</w:delText>
        </w:r>
        <w:r w:rsidR="005253A3">
          <w:rPr>
            <w:bCs/>
            <w:sz w:val="22"/>
          </w:rPr>
          <w:delText xml:space="preserve">  There are multiple committee opportunities</w:delText>
        </w:r>
        <w:r>
          <w:rPr>
            <w:bCs/>
            <w:sz w:val="22"/>
          </w:rPr>
          <w:delText xml:space="preserve"> to choose from</w:delText>
        </w:r>
        <w:r w:rsidR="005253A3">
          <w:rPr>
            <w:bCs/>
            <w:sz w:val="22"/>
          </w:rPr>
          <w:delText xml:space="preserve">.  </w:delText>
        </w:r>
      </w:del>
    </w:p>
    <w:p w14:paraId="63C58458" w14:textId="77777777" w:rsidR="00ED099B" w:rsidRPr="005253A3" w:rsidRDefault="00ED099B" w:rsidP="00ED099B">
      <w:pPr>
        <w:pStyle w:val="BodyText"/>
        <w:autoSpaceDE/>
        <w:autoSpaceDN/>
        <w:adjustRightInd/>
        <w:ind w:firstLine="720"/>
        <w:rPr>
          <w:del w:id="355" w:author="Comparison" w:date="2026-09-25T21:07:00Z" w16du:dateUtc="2026-09-26T01:07:00Z"/>
          <w:bCs/>
          <w:sz w:val="22"/>
        </w:rPr>
      </w:pPr>
    </w:p>
    <w:p w14:paraId="2B7322E6" w14:textId="77777777" w:rsidR="005C58E3" w:rsidRDefault="005C58E3" w:rsidP="00851FB5">
      <w:pPr>
        <w:pStyle w:val="BodyText"/>
        <w:autoSpaceDE/>
        <w:autoSpaceDN/>
        <w:adjustRightInd/>
        <w:rPr>
          <w:del w:id="356" w:author="Comparison" w:date="2026-09-25T21:07:00Z" w16du:dateUtc="2026-09-26T01:07:00Z"/>
          <w:b/>
          <w:bCs/>
          <w:sz w:val="22"/>
        </w:rPr>
      </w:pPr>
      <w:del w:id="357" w:author="Comparison" w:date="2026-09-25T21:07:00Z" w16du:dateUtc="2026-09-26T01:07:00Z">
        <w:r>
          <w:rPr>
            <w:b/>
            <w:bCs/>
            <w:sz w:val="22"/>
          </w:rPr>
          <w:delText>6.</w:delText>
        </w:r>
        <w:r>
          <w:rPr>
            <w:b/>
            <w:bCs/>
            <w:sz w:val="22"/>
          </w:rPr>
          <w:tab/>
        </w:r>
        <w:r w:rsidR="00285DC6">
          <w:rPr>
            <w:b/>
            <w:bCs/>
            <w:sz w:val="22"/>
          </w:rPr>
          <w:delText>ADJOURNMENT</w:delText>
        </w:r>
      </w:del>
    </w:p>
    <w:p w14:paraId="7B0E9FDA" w14:textId="77777777" w:rsidR="005B6EF5" w:rsidRPr="0036037D" w:rsidRDefault="005B6EF5" w:rsidP="00851FB5">
      <w:pPr>
        <w:pStyle w:val="BodyText"/>
        <w:autoSpaceDE/>
        <w:autoSpaceDN/>
        <w:adjustRightInd/>
        <w:rPr>
          <w:del w:id="358" w:author="Comparison" w:date="2026-09-25T21:07:00Z" w16du:dateUtc="2026-09-26T01:07:00Z"/>
          <w:b/>
          <w:bCs/>
          <w:sz w:val="16"/>
        </w:rPr>
      </w:pPr>
    </w:p>
    <w:p w14:paraId="7B176747" w14:textId="77777777" w:rsidR="005253A3" w:rsidRDefault="005253A3" w:rsidP="00ED099B">
      <w:pPr>
        <w:pStyle w:val="BodyText"/>
        <w:autoSpaceDE/>
        <w:autoSpaceDN/>
        <w:adjustRightInd/>
        <w:ind w:firstLine="720"/>
        <w:rPr>
          <w:del w:id="359" w:author="Comparison" w:date="2026-09-25T21:07:00Z" w16du:dateUtc="2026-09-26T01:07:00Z"/>
          <w:bCs/>
          <w:sz w:val="22"/>
        </w:rPr>
      </w:pPr>
      <w:del w:id="360" w:author="Comparison" w:date="2026-09-25T21:07:00Z" w16du:dateUtc="2026-09-26T01:07:00Z">
        <w:r>
          <w:rPr>
            <w:bCs/>
            <w:sz w:val="22"/>
          </w:rPr>
          <w:delText xml:space="preserve">President Stites </w:delText>
        </w:r>
        <w:r w:rsidR="001B2462">
          <w:rPr>
            <w:bCs/>
            <w:sz w:val="22"/>
          </w:rPr>
          <w:delText>reminded everyone of the upcoming</w:delText>
        </w:r>
        <w:r>
          <w:rPr>
            <w:bCs/>
            <w:sz w:val="22"/>
          </w:rPr>
          <w:delText xml:space="preserve"> Athen</w:delText>
        </w:r>
        <w:r w:rsidR="001B2462">
          <w:rPr>
            <w:bCs/>
            <w:sz w:val="22"/>
          </w:rPr>
          <w:delText>ian Dialogue happening at Cathi</w:delText>
        </w:r>
        <w:r>
          <w:rPr>
            <w:bCs/>
            <w:sz w:val="22"/>
          </w:rPr>
          <w:delText xml:space="preserve">s Farm in </w:delText>
        </w:r>
        <w:r w:rsidR="001B2462">
          <w:rPr>
            <w:bCs/>
            <w:sz w:val="22"/>
          </w:rPr>
          <w:delText>Lillington.  The book they will discuss is “The Andy Griffith Show Book”</w:delText>
        </w:r>
        <w:r>
          <w:rPr>
            <w:bCs/>
            <w:sz w:val="22"/>
          </w:rPr>
          <w:delText xml:space="preserve">.  Please email </w:delText>
        </w:r>
        <w:r w:rsidR="001B2462">
          <w:rPr>
            <w:bCs/>
            <w:sz w:val="22"/>
          </w:rPr>
          <w:delText xml:space="preserve">Diane Pflugfelder </w:delText>
        </w:r>
        <w:r>
          <w:rPr>
            <w:bCs/>
            <w:sz w:val="22"/>
          </w:rPr>
          <w:delText>to register.</w:delText>
        </w:r>
      </w:del>
    </w:p>
    <w:p w14:paraId="4BE1FD03" w14:textId="77777777" w:rsidR="005253A3" w:rsidRPr="005253A3" w:rsidRDefault="005253A3" w:rsidP="00851FB5">
      <w:pPr>
        <w:pStyle w:val="BodyText"/>
        <w:autoSpaceDE/>
        <w:autoSpaceDN/>
        <w:adjustRightInd/>
        <w:rPr>
          <w:del w:id="361" w:author="Comparison" w:date="2026-09-25T21:07:00Z" w16du:dateUtc="2026-09-26T01:07:00Z"/>
          <w:bCs/>
          <w:sz w:val="22"/>
        </w:rPr>
      </w:pPr>
    </w:p>
    <w:p w14:paraId="37B43D6C" w14:textId="77777777" w:rsidR="005C58E3" w:rsidRDefault="005C58E3" w:rsidP="00FE3F06">
      <w:pPr>
        <w:pStyle w:val="BodyText"/>
        <w:autoSpaceDE/>
        <w:autoSpaceDN/>
        <w:adjustRightInd/>
        <w:rPr>
          <w:del w:id="362" w:author="Comparison" w:date="2026-09-25T21:07:00Z" w16du:dateUtc="2026-09-26T01:07:00Z"/>
          <w:bCs/>
          <w:sz w:val="22"/>
        </w:rPr>
      </w:pPr>
      <w:del w:id="363" w:author="Comparison" w:date="2026-09-25T21:07:00Z" w16du:dateUtc="2026-09-26T01:07:00Z">
        <w:r>
          <w:rPr>
            <w:bCs/>
            <w:sz w:val="22"/>
          </w:rPr>
          <w:delText xml:space="preserve">There being no further business, the meeting adjourned at </w:delText>
        </w:r>
        <w:r w:rsidR="005253A3">
          <w:rPr>
            <w:bCs/>
            <w:sz w:val="22"/>
          </w:rPr>
          <w:delText>4</w:delText>
        </w:r>
        <w:r w:rsidR="001F7B0F">
          <w:rPr>
            <w:bCs/>
            <w:sz w:val="22"/>
          </w:rPr>
          <w:delText>:</w:delText>
        </w:r>
        <w:r w:rsidR="005253A3">
          <w:rPr>
            <w:bCs/>
            <w:sz w:val="22"/>
          </w:rPr>
          <w:delText>56</w:delText>
        </w:r>
        <w:r w:rsidR="001216E3">
          <w:rPr>
            <w:bCs/>
            <w:sz w:val="22"/>
          </w:rPr>
          <w:delText xml:space="preserve"> </w:delText>
        </w:r>
        <w:r w:rsidR="00F47DD1">
          <w:rPr>
            <w:bCs/>
            <w:sz w:val="22"/>
          </w:rPr>
          <w:delText>p</w:delText>
        </w:r>
        <w:r>
          <w:rPr>
            <w:bCs/>
            <w:sz w:val="22"/>
          </w:rPr>
          <w:delText>.m.</w:delText>
        </w:r>
        <w:r w:rsidR="005253A3">
          <w:rPr>
            <w:bCs/>
            <w:sz w:val="22"/>
          </w:rPr>
          <w:delText xml:space="preserve"> </w:delText>
        </w:r>
        <w:r w:rsidR="001B2462">
          <w:rPr>
            <w:bCs/>
            <w:sz w:val="22"/>
          </w:rPr>
          <w:delText xml:space="preserve"> motioned by </w:delText>
        </w:r>
        <w:r w:rsidR="005253A3">
          <w:rPr>
            <w:bCs/>
            <w:sz w:val="22"/>
          </w:rPr>
          <w:delText>D</w:delText>
        </w:r>
        <w:r w:rsidR="00ED099B">
          <w:rPr>
            <w:bCs/>
            <w:sz w:val="22"/>
          </w:rPr>
          <w:delText>e</w:delText>
        </w:r>
        <w:r w:rsidR="005253A3">
          <w:rPr>
            <w:bCs/>
            <w:sz w:val="22"/>
          </w:rPr>
          <w:delText>bbie Whitlee</w:delText>
        </w:r>
        <w:r w:rsidR="001B2462">
          <w:rPr>
            <w:bCs/>
            <w:sz w:val="22"/>
          </w:rPr>
          <w:delText xml:space="preserve"> of </w:delText>
        </w:r>
        <w:r w:rsidR="005253A3">
          <w:rPr>
            <w:bCs/>
            <w:sz w:val="22"/>
          </w:rPr>
          <w:delText xml:space="preserve"> </w:delText>
        </w:r>
        <w:r w:rsidR="001B2462">
          <w:rPr>
            <w:bCs/>
            <w:sz w:val="22"/>
          </w:rPr>
          <w:delText>Manteo</w:delText>
        </w:r>
        <w:r w:rsidR="0036037D">
          <w:rPr>
            <w:bCs/>
            <w:sz w:val="22"/>
          </w:rPr>
          <w:delText>, Dianne Enoch of Elon.</w:delText>
        </w:r>
      </w:del>
    </w:p>
    <w:p w14:paraId="18A53034" w14:textId="77777777" w:rsidR="005C58E3" w:rsidRDefault="005C58E3" w:rsidP="00851FB5">
      <w:pPr>
        <w:pStyle w:val="BodyText"/>
        <w:autoSpaceDE/>
        <w:autoSpaceDN/>
        <w:adjustRightInd/>
        <w:rPr>
          <w:del w:id="364" w:author="Comparison" w:date="2026-09-25T21:07:00Z" w16du:dateUtc="2026-09-26T01:07:00Z"/>
          <w:bCs/>
          <w:sz w:val="22"/>
        </w:rPr>
      </w:pPr>
    </w:p>
    <w:p w14:paraId="1436F7CF" w14:textId="77777777" w:rsidR="005C58E3" w:rsidRDefault="005C58E3" w:rsidP="00851FB5">
      <w:pPr>
        <w:pStyle w:val="BodyText"/>
        <w:autoSpaceDE/>
        <w:autoSpaceDN/>
        <w:adjustRightInd/>
        <w:rPr>
          <w:del w:id="365" w:author="Comparison" w:date="2026-09-25T21:07:00Z" w16du:dateUtc="2026-09-26T01:07:00Z"/>
          <w:bCs/>
          <w:sz w:val="22"/>
        </w:rPr>
      </w:pPr>
      <w:del w:id="366" w:author="Comparison" w:date="2026-09-25T21:07:00Z" w16du:dateUtc="2026-09-26T01:07:00Z">
        <w:r>
          <w:rPr>
            <w:bCs/>
            <w:sz w:val="22"/>
          </w:rPr>
          <w:delText>Respectfully submitted,</w:delText>
        </w:r>
      </w:del>
    </w:p>
    <w:p w14:paraId="1BCD8D87" w14:textId="77777777" w:rsidR="005C58E3" w:rsidRDefault="005C58E3" w:rsidP="00851FB5">
      <w:pPr>
        <w:pStyle w:val="BodyText"/>
        <w:autoSpaceDE/>
        <w:autoSpaceDN/>
        <w:adjustRightInd/>
        <w:rPr>
          <w:del w:id="367" w:author="Comparison" w:date="2026-09-25T21:07:00Z" w16du:dateUtc="2026-09-26T01:07:00Z"/>
          <w:bCs/>
          <w:sz w:val="22"/>
        </w:rPr>
      </w:pPr>
    </w:p>
    <w:p w14:paraId="37BB38E7" w14:textId="77777777" w:rsidR="0036037D" w:rsidRDefault="0036037D" w:rsidP="00851FB5">
      <w:pPr>
        <w:pStyle w:val="BodyText"/>
        <w:autoSpaceDE/>
        <w:autoSpaceDN/>
        <w:adjustRightInd/>
        <w:rPr>
          <w:del w:id="368" w:author="Comparison" w:date="2026-09-25T21:07:00Z" w16du:dateUtc="2026-09-26T01:07:00Z"/>
          <w:bCs/>
          <w:sz w:val="22"/>
        </w:rPr>
      </w:pPr>
    </w:p>
    <w:p w14:paraId="2482CCFD" w14:textId="77777777" w:rsidR="005C58E3" w:rsidRDefault="002A0468" w:rsidP="00851FB5">
      <w:pPr>
        <w:pStyle w:val="BodyText"/>
        <w:autoSpaceDE/>
        <w:autoSpaceDN/>
        <w:adjustRightInd/>
        <w:rPr>
          <w:del w:id="369" w:author="Comparison" w:date="2026-09-25T21:07:00Z" w16du:dateUtc="2026-09-26T01:07:00Z"/>
          <w:bCs/>
          <w:sz w:val="22"/>
        </w:rPr>
      </w:pPr>
      <w:del w:id="370" w:author="Comparison" w:date="2026-09-25T21:07:00Z" w16du:dateUtc="2026-09-26T01:07:00Z">
        <w:r>
          <w:rPr>
            <w:bCs/>
            <w:sz w:val="22"/>
          </w:rPr>
          <w:delText xml:space="preserve">_____________________             </w:delText>
        </w:r>
        <w:r w:rsidR="009176B3">
          <w:rPr>
            <w:bCs/>
            <w:sz w:val="22"/>
          </w:rPr>
          <w:delText xml:space="preserve">                               </w:delText>
        </w:r>
      </w:del>
    </w:p>
    <w:p w14:paraId="48FEBBEF" w14:textId="77777777" w:rsidR="005C58E3" w:rsidRDefault="005C58E3" w:rsidP="00851FB5">
      <w:pPr>
        <w:pStyle w:val="BodyText"/>
        <w:autoSpaceDE/>
        <w:autoSpaceDN/>
        <w:adjustRightInd/>
        <w:rPr>
          <w:del w:id="371" w:author="Comparison" w:date="2026-09-25T21:07:00Z" w16du:dateUtc="2026-09-26T01:07:00Z"/>
          <w:bCs/>
          <w:sz w:val="22"/>
        </w:rPr>
      </w:pPr>
      <w:del w:id="372" w:author="Comparison" w:date="2026-09-25T21:07:00Z" w16du:dateUtc="2026-09-26T01:07:00Z">
        <w:r>
          <w:rPr>
            <w:bCs/>
            <w:sz w:val="22"/>
          </w:rPr>
          <w:delText>J</w:delText>
        </w:r>
        <w:r w:rsidR="009176B3">
          <w:rPr>
            <w:bCs/>
            <w:sz w:val="22"/>
          </w:rPr>
          <w:delText>ENNIFER L. AYRE</w:delText>
        </w:r>
        <w:r w:rsidR="009176B3">
          <w:rPr>
            <w:bCs/>
            <w:sz w:val="22"/>
          </w:rPr>
          <w:tab/>
        </w:r>
        <w:r w:rsidR="009176B3">
          <w:rPr>
            <w:bCs/>
            <w:sz w:val="22"/>
          </w:rPr>
          <w:tab/>
        </w:r>
        <w:r w:rsidR="009176B3">
          <w:rPr>
            <w:bCs/>
            <w:sz w:val="22"/>
          </w:rPr>
          <w:tab/>
        </w:r>
        <w:r w:rsidR="009176B3">
          <w:rPr>
            <w:bCs/>
            <w:sz w:val="22"/>
          </w:rPr>
          <w:tab/>
        </w:r>
        <w:r w:rsidR="009176B3">
          <w:rPr>
            <w:bCs/>
            <w:sz w:val="22"/>
          </w:rPr>
          <w:tab/>
        </w:r>
        <w:r w:rsidR="00DA4703">
          <w:rPr>
            <w:bCs/>
            <w:sz w:val="22"/>
          </w:rPr>
          <w:delText xml:space="preserve">             </w:delText>
        </w:r>
        <w:r w:rsidR="009176B3">
          <w:rPr>
            <w:bCs/>
            <w:sz w:val="22"/>
          </w:rPr>
          <w:tab/>
        </w:r>
        <w:r w:rsidR="009176B3">
          <w:rPr>
            <w:bCs/>
            <w:sz w:val="22"/>
          </w:rPr>
          <w:tab/>
        </w:r>
        <w:r w:rsidR="009176B3">
          <w:rPr>
            <w:bCs/>
            <w:sz w:val="22"/>
          </w:rPr>
          <w:tab/>
        </w:r>
      </w:del>
    </w:p>
    <w:p w14:paraId="6F7C983D" w14:textId="77777777" w:rsidR="005C58E3" w:rsidRDefault="00285DC6" w:rsidP="00AF0730">
      <w:pPr>
        <w:jc w:val="right"/>
        <w:rPr>
          <w:rPrChange w:id="373" w:author="Comparison" w:date="2026-09-25T21:07:00Z" w16du:dateUtc="2026-09-26T01:07:00Z">
            <w:rPr>
              <w:bCs/>
              <w:sz w:val="22"/>
            </w:rPr>
          </w:rPrChange>
        </w:rPr>
        <w:pPrChange w:id="374" w:author="Comparison" w:date="2026-09-25T21:07:00Z" w16du:dateUtc="2026-09-26T01:07:00Z">
          <w:pPr>
            <w:pStyle w:val="BodyText"/>
            <w:autoSpaceDE/>
            <w:autoSpaceDN/>
            <w:adjustRightInd/>
          </w:pPr>
        </w:pPrChange>
      </w:pPr>
      <w:del w:id="375" w:author="Comparison" w:date="2026-09-25T21:07:00Z" w16du:dateUtc="2026-09-26T01:07:00Z">
        <w:r>
          <w:rPr>
            <w:bCs/>
            <w:sz w:val="22"/>
          </w:rPr>
          <w:delText>111821</w:delText>
        </w:r>
      </w:del>
    </w:p>
    <w:sectPr w:rsidR="005C58E3" w:rsidSect="00C63E5B">
      <w:headerReference w:type="default" r:id="rId12"/>
      <w:footerReference w:type="even" r:id="rId13"/>
      <w:footerReference w:type="default" r:id="rId14"/>
      <w:headerReference w:type="first" r:id="rId15"/>
      <w:pgSz w:w="11907" w:h="16840" w:code="9"/>
      <w:pgMar w:top="1440" w:right="1440" w:bottom="1440" w:left="1440" w:header="680" w:footer="851" w:gutter="0"/>
      <w:cols w:space="720"/>
      <w:noEndnote w:val="0"/>
      <w:docGrid w:linePitch="326"/>
      <w:sectPrChange w:id="396" w:author="Comparison" w:date="2026-09-25T21:07:00Z" w16du:dateUtc="2026-09-26T01:07:00Z">
        <w:sectPr w:rsidR="005C58E3" w:rsidSect="00C63E5B">
          <w:pgSz w:w="12240" w:h="15840" w:code="1"/>
          <w:pgMar w:top="1440" w:right="1440" w:bottom="1440" w:left="1440" w:header="720" w:footer="720" w:gutter="0"/>
          <w:noEndnote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38A2B3" w14:textId="77777777" w:rsidR="00F71B9E" w:rsidRDefault="00F71B9E">
      <w:r>
        <w:separator/>
      </w:r>
    </w:p>
  </w:endnote>
  <w:endnote w:type="continuationSeparator" w:id="0">
    <w:p w14:paraId="0592546B" w14:textId="77777777" w:rsidR="00F71B9E" w:rsidRDefault="00F71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E57CCD" w14:textId="77777777" w:rsidR="00405948" w:rsidRDefault="00405948">
    <w:pPr>
      <w:pStyle w:val="Footer"/>
      <w:framePr w:wrap="around" w:vAnchor="text" w:hAnchor="margin" w:xAlign="center" w:y="1"/>
      <w:rPr>
        <w:del w:id="386" w:author="Comparison" w:date="2026-09-25T21:07:00Z" w16du:dateUtc="2026-09-26T01:07:00Z"/>
        <w:rStyle w:val="PageNumber"/>
      </w:rPr>
    </w:pPr>
    <w:del w:id="387" w:author="Comparison" w:date="2026-09-25T21:07:00Z" w16du:dateUtc="2026-09-26T01:07:00Z">
      <w:r>
        <w:rPr>
          <w:rStyle w:val="PageNumber"/>
        </w:rPr>
        <w:fldChar w:fldCharType="begin"/>
      </w:r>
      <w:r>
        <w:rPr>
          <w:rStyle w:val="PageNumber"/>
        </w:rPr>
        <w:delInstrText xml:space="preserve">PAGE  </w:delInstrText>
      </w:r>
      <w:r>
        <w:rPr>
          <w:rStyle w:val="PageNumber"/>
        </w:rPr>
        <w:fldChar w:fldCharType="end"/>
      </w:r>
    </w:del>
  </w:p>
  <w:p w14:paraId="2BF17F98" w14:textId="77777777" w:rsidR="00405948" w:rsidRDefault="004059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500C72" w14:textId="77777777" w:rsidR="00F71B9E" w:rsidRDefault="00F71B9E">
    <w:pPr>
      <w:pStyle w:val="Footer"/>
      <w:jc w:val="center"/>
      <w:rPr>
        <w:ins w:id="388" w:author="Comparison" w:date="2026-09-25T21:07:00Z" w16du:dateUtc="2026-09-26T01:07:00Z"/>
      </w:rPr>
    </w:pPr>
  </w:p>
  <w:p w14:paraId="065EC137" w14:textId="77777777" w:rsidR="003A396F" w:rsidRDefault="003A396F">
    <w:pPr>
      <w:pPrChange w:id="389" w:author="Comparison" w:date="2026-09-25T21:07:00Z" w16du:dateUtc="2026-09-26T01:0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2B35A0" w14:textId="77777777" w:rsidR="00F71B9E" w:rsidRDefault="00F71B9E">
      <w:r>
        <w:separator/>
      </w:r>
    </w:p>
  </w:footnote>
  <w:footnote w:type="continuationSeparator" w:id="0">
    <w:p w14:paraId="73F67320" w14:textId="77777777" w:rsidR="00F71B9E" w:rsidRDefault="00F71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3697" w:type="dxa"/>
      <w:tblInd w:w="5637" w:type="dxa"/>
      <w:tblLook w:val="01E0" w:firstRow="1" w:lastRow="1" w:firstColumn="1" w:lastColumn="1" w:noHBand="0" w:noVBand="0"/>
    </w:tblPr>
    <w:tblGrid>
      <w:gridCol w:w="3697"/>
    </w:tblGrid>
    <w:tr w:rsidR="00CE2532" w14:paraId="4BD89823" w14:textId="77777777" w:rsidTr="39B4CDFF">
      <w:trPr>
        <w:trHeight w:val="265"/>
        <w:ins w:id="376" w:author="Comparison" w:date="2026-09-25T21:07:00Z" w16du:dateUtc="2026-09-26T01:07:00Z"/>
      </w:trPr>
      <w:tc>
        <w:tcPr>
          <w:tcW w:w="3697" w:type="dxa"/>
        </w:tcPr>
        <w:p w14:paraId="15A3E6C4" w14:textId="77777777" w:rsidR="00F71B9E" w:rsidRPr="00757B04" w:rsidRDefault="00F71B9E" w:rsidP="005B5ABC">
          <w:pPr>
            <w:pStyle w:val="Header"/>
            <w:overflowPunct w:val="0"/>
            <w:autoSpaceDE w:val="0"/>
            <w:autoSpaceDN w:val="0"/>
            <w:adjustRightInd w:val="0"/>
            <w:jc w:val="right"/>
            <w:textAlignment w:val="baseline"/>
            <w:rPr>
              <w:ins w:id="377" w:author="Comparison" w:date="2026-09-25T21:07:00Z" w16du:dateUtc="2026-09-26T01:07:00Z"/>
            </w:rPr>
          </w:pPr>
          <w:ins w:id="378" w:author="Comparison" w:date="2026-09-25T21:07:00Z" w16du:dateUtc="2026-09-26T01:07:00Z">
            <w:r>
              <w:t>S/</w:t>
            </w:r>
            <w:r>
              <w:t>24-25</w:t>
            </w:r>
          </w:ins>
        </w:p>
      </w:tc>
    </w:tr>
    <w:tr w:rsidR="00CE2532" w14:paraId="7E0203F4" w14:textId="77777777" w:rsidTr="39B4CDFF">
      <w:trPr>
        <w:trHeight w:val="279"/>
        <w:ins w:id="379" w:author="Comparison" w:date="2026-09-25T21:07:00Z" w16du:dateUtc="2026-09-26T01:07:00Z"/>
      </w:trPr>
      <w:tc>
        <w:tcPr>
          <w:tcW w:w="3697" w:type="dxa"/>
        </w:tcPr>
        <w:p w14:paraId="4F5153A0" w14:textId="77777777" w:rsidR="00F71B9E" w:rsidRPr="00757B04" w:rsidRDefault="00F71B9E" w:rsidP="00C42A13">
          <w:pPr>
            <w:pStyle w:val="Header"/>
            <w:overflowPunct w:val="0"/>
            <w:autoSpaceDE w:val="0"/>
            <w:autoSpaceDN w:val="0"/>
            <w:adjustRightInd w:val="0"/>
            <w:jc w:val="right"/>
            <w:textAlignment w:val="baseline"/>
            <w:rPr>
              <w:ins w:id="380" w:author="Comparison" w:date="2026-09-25T21:07:00Z" w16du:dateUtc="2026-09-26T01:07:00Z"/>
            </w:rPr>
          </w:pPr>
          <w:ins w:id="381" w:author="Comparison" w:date="2026-09-25T21:07:00Z" w16du:dateUtc="2026-09-26T01:07:00Z">
            <w:r>
              <w:t>9</w:t>
            </w:r>
            <w:r>
              <w:t>th Meeting</w:t>
            </w:r>
          </w:ins>
        </w:p>
      </w:tc>
    </w:tr>
    <w:tr w:rsidR="00CE2532" w14:paraId="7DF596AF" w14:textId="77777777" w:rsidTr="39B4CDFF">
      <w:trPr>
        <w:trHeight w:val="279"/>
        <w:ins w:id="382" w:author="Comparison" w:date="2026-09-25T21:07:00Z" w16du:dateUtc="2026-09-26T01:07:00Z"/>
      </w:trPr>
      <w:tc>
        <w:tcPr>
          <w:tcW w:w="3697" w:type="dxa"/>
        </w:tcPr>
        <w:p w14:paraId="2E5E97E2" w14:textId="77777777" w:rsidR="00F71B9E" w:rsidRPr="00757B04" w:rsidRDefault="00F71B9E" w:rsidP="005B5ABC">
          <w:pPr>
            <w:pStyle w:val="Header"/>
            <w:overflowPunct w:val="0"/>
            <w:autoSpaceDE w:val="0"/>
            <w:autoSpaceDN w:val="0"/>
            <w:adjustRightInd w:val="0"/>
            <w:textAlignment w:val="baseline"/>
            <w:rPr>
              <w:ins w:id="383" w:author="Comparison" w:date="2026-09-25T21:07:00Z" w16du:dateUtc="2026-09-26T01:07:00Z"/>
            </w:rPr>
          </w:pPr>
        </w:p>
      </w:tc>
    </w:tr>
  </w:tbl>
  <w:sdt>
    <w:sdtPr>
      <w:id w:val="675533648"/>
      <w:docPartObj>
        <w:docPartGallery w:val="Watermarks"/>
        <w:docPartUnique/>
      </w:docPartObj>
    </w:sdtPr>
    <w:sdtEndPr/>
    <w:sdtContent>
      <w:p w14:paraId="4F17FA3E" w14:textId="77777777" w:rsidR="00D8599A" w:rsidRDefault="00F71B9E" w:rsidP="005B5ABC">
        <w:pPr>
          <w:pPrChange w:id="384" w:author="Comparison" w:date="2026-09-25T21:07:00Z" w16du:dateUtc="2026-09-26T01:07:00Z">
            <w:pPr>
              <w:pStyle w:val="Header"/>
            </w:pPr>
          </w:pPrChange>
        </w:pPr>
        <w:del w:id="385" w:author="Comparison" w:date="2026-09-25T21:07:00Z" w16du:dateUtc="2026-09-26T01:07:00Z">
          <w:r>
            <w:rPr>
              <w:noProof/>
            </w:rPr>
            <w:pict w14:anchorId="0F583858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357831064" o:spid="_x0000_s1025" type="#_x0000_t136" alt="" style="position:absolute;margin-left:0;margin-top:0;width:412.4pt;height:247.45pt;rotation:315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    <v:fill opacity=".5"/>
                <v:textpath style="font-family:&quot;Calibri&quot;;font-size:1pt" string="DRAFT"/>
                <w10:wrap anchorx="margin" anchory="margin"/>
              </v:shape>
            </w:pict>
          </w:r>
        </w:del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74B980" w14:textId="77777777" w:rsidR="00F71B9E" w:rsidRDefault="00F71B9E">
    <w:pPr>
      <w:pStyle w:val="LogoPlacement"/>
      <w:tabs>
        <w:tab w:val="right" w:pos="9071"/>
      </w:tabs>
      <w:spacing w:after="0"/>
      <w:rPr>
        <w:ins w:id="390" w:author="Comparison" w:date="2026-09-25T21:07:00Z" w16du:dateUtc="2026-09-26T01:07:00Z"/>
      </w:rPr>
    </w:pPr>
    <w:ins w:id="391" w:author="Comparison" w:date="2026-09-25T21:07:00Z" w16du:dateUtc="2026-09-26T01:07:00Z">
      <w:r>
        <w:tab/>
        <w:t>MB/2009/xx</w:t>
      </w:r>
    </w:ins>
  </w:p>
  <w:p w14:paraId="31FD6055" w14:textId="77777777" w:rsidR="00F71B9E" w:rsidRDefault="00F71B9E">
    <w:pPr>
      <w:pStyle w:val="LogoPlacement"/>
      <w:tabs>
        <w:tab w:val="right" w:pos="9071"/>
      </w:tabs>
      <w:spacing w:after="0"/>
      <w:rPr>
        <w:ins w:id="392" w:author="Comparison" w:date="2026-09-25T21:07:00Z" w16du:dateUtc="2026-09-26T01:07:00Z"/>
      </w:rPr>
    </w:pPr>
    <w:ins w:id="393" w:author="Comparison" w:date="2026-09-25T21:07:00Z" w16du:dateUtc="2026-09-26T01:07:00Z">
      <w:r>
        <w:tab/>
        <w:t>Xth Meeting</w:t>
      </w:r>
    </w:ins>
  </w:p>
  <w:p w14:paraId="3A540BD0" w14:textId="77777777" w:rsidR="003A396F" w:rsidRDefault="00F71B9E">
    <w:pPr>
      <w:pStyle w:val="LogoPlacement"/>
      <w:tabs>
        <w:tab w:val="right" w:pos="9071"/>
      </w:tabs>
      <w:spacing w:after="0"/>
      <w:pPrChange w:id="394" w:author="Comparison" w:date="2026-09-25T21:07:00Z" w16du:dateUtc="2026-09-26T01:07:00Z">
        <w:pPr>
          <w:pStyle w:val="Header"/>
        </w:pPr>
      </w:pPrChange>
    </w:pPr>
    <w:ins w:id="395" w:author="Comparison" w:date="2026-09-25T21:07:00Z" w16du:dateUtc="2026-09-26T01:07:00Z">
      <w:r>
        <w:tab/>
        <w:t>Leave blank line if not RESERVED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88320B"/>
    <w:multiLevelType w:val="hybridMultilevel"/>
    <w:tmpl w:val="2AA8DB08"/>
    <w:lvl w:ilvl="0" w:tplc="F336144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83C7A3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7A4B03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610B74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044792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9868F3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77C969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932196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244DB3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38319C"/>
    <w:multiLevelType w:val="hybridMultilevel"/>
    <w:tmpl w:val="BB065122"/>
    <w:lvl w:ilvl="0" w:tplc="25B4D6C6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E6CA9400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61C5BE8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4D66F04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7826DC50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8150466C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06CFA42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6126C78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A7BEC3B0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0A6C034B"/>
    <w:multiLevelType w:val="multilevel"/>
    <w:tmpl w:val="E64CAA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00EEE"/>
    <w:multiLevelType w:val="hybridMultilevel"/>
    <w:tmpl w:val="010468BA"/>
    <w:lvl w:ilvl="0" w:tplc="22D2373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E9432D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663DB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592DB5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13AC2A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966C08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39E85E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290942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9640985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F817A3"/>
    <w:multiLevelType w:val="hybridMultilevel"/>
    <w:tmpl w:val="EA1AA0B2"/>
    <w:lvl w:ilvl="0" w:tplc="6032DA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7C96258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E024443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A6A455A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0C8631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8B9A1DC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CE38E988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C1D24156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5B010C0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 w15:restartNumberingAfterBreak="0">
    <w:nsid w:val="13FC6F6D"/>
    <w:multiLevelType w:val="hybridMultilevel"/>
    <w:tmpl w:val="4418BD9C"/>
    <w:lvl w:ilvl="0" w:tplc="821043D8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4860075"/>
    <w:multiLevelType w:val="hybridMultilevel"/>
    <w:tmpl w:val="19EE4688"/>
    <w:lvl w:ilvl="0" w:tplc="9970DF6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EA0FDF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344DBF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C582AC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5F2017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7BCD32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356E26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78E4D6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E014F23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B2263A"/>
    <w:multiLevelType w:val="hybridMultilevel"/>
    <w:tmpl w:val="4292453E"/>
    <w:lvl w:ilvl="0" w:tplc="7DB0409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Gill Sans MT" w:hAnsi="Gill Sans MT" w:hint="default"/>
        <w:b/>
        <w:sz w:val="24"/>
      </w:rPr>
    </w:lvl>
    <w:lvl w:ilvl="1" w:tplc="794030AA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516E7AA6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8DC8D560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4F280E7C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E7D0A024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E7E3F72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514E9BAE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EF0AD612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BF77D3D"/>
    <w:multiLevelType w:val="hybridMultilevel"/>
    <w:tmpl w:val="E564D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4E1B40"/>
    <w:multiLevelType w:val="hybridMultilevel"/>
    <w:tmpl w:val="527E3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3B157C"/>
    <w:multiLevelType w:val="hybridMultilevel"/>
    <w:tmpl w:val="DD2ED386"/>
    <w:lvl w:ilvl="0" w:tplc="11B0FF1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BC660F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E3EF6B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AACE84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B2A042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6FE9A7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4B8F4C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A1610F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44D02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94E41C5"/>
    <w:multiLevelType w:val="hybridMultilevel"/>
    <w:tmpl w:val="BCB62EB0"/>
    <w:lvl w:ilvl="0" w:tplc="4BAA3E5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BD8D5C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DEB2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EACB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16A5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E02D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0003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58BF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1C8BC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7B2B9C"/>
    <w:multiLevelType w:val="hybridMultilevel"/>
    <w:tmpl w:val="716A69BE"/>
    <w:lvl w:ilvl="0" w:tplc="02BA10E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A0840E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B74C5C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F38F3A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0D0C556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0687F7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232214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50EAFFC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CB49C5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4936C3"/>
    <w:multiLevelType w:val="hybridMultilevel"/>
    <w:tmpl w:val="0A6636A6"/>
    <w:lvl w:ilvl="0" w:tplc="B7CED3B6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648BA0C">
      <w:start w:val="16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8C9B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DCAF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C0FA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ADA31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907F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A24D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6A6EA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3E0848"/>
    <w:multiLevelType w:val="hybridMultilevel"/>
    <w:tmpl w:val="A48E8FAC"/>
    <w:lvl w:ilvl="0" w:tplc="0DE0C9E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A74F5E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AF0EEC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DCEEAD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8006E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F500E9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BF27C6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18A6A0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D8FCFC8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7AC0E7F"/>
    <w:multiLevelType w:val="multilevel"/>
    <w:tmpl w:val="8F76085C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32"/>
      <w:numFmt w:val="decimal"/>
      <w:isLgl/>
      <w:lvlText w:val="%1.%2"/>
      <w:lvlJc w:val="left"/>
      <w:pPr>
        <w:ind w:left="820" w:hanging="4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6" w15:restartNumberingAfterBreak="0">
    <w:nsid w:val="3AED46F3"/>
    <w:multiLevelType w:val="hybridMultilevel"/>
    <w:tmpl w:val="D408C978"/>
    <w:lvl w:ilvl="0" w:tplc="9796BB3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8CCF6E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A92F87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C2E80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68C338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DBAF5E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5464C2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12B33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352EF5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A9725B"/>
    <w:multiLevelType w:val="hybridMultilevel"/>
    <w:tmpl w:val="B6F42206"/>
    <w:lvl w:ilvl="0" w:tplc="99165E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7386F4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AC96D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EF0251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D366A3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900631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1D06B1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2FAEFC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96A8568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D1475C7"/>
    <w:multiLevelType w:val="hybridMultilevel"/>
    <w:tmpl w:val="360CD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172721"/>
    <w:multiLevelType w:val="hybridMultilevel"/>
    <w:tmpl w:val="26CCEA08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7D74FB3"/>
    <w:multiLevelType w:val="multilevel"/>
    <w:tmpl w:val="90DE37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832A9F"/>
    <w:multiLevelType w:val="hybridMultilevel"/>
    <w:tmpl w:val="B70850A4"/>
    <w:lvl w:ilvl="0" w:tplc="741601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19A0C5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33AE08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5646FA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FF0B7C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7D0C31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274558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E446D1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B2D2D9B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212CB2"/>
    <w:multiLevelType w:val="hybridMultilevel"/>
    <w:tmpl w:val="DAF0B034"/>
    <w:lvl w:ilvl="0" w:tplc="588A1FC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91CB58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262E43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740505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310E5A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6BB0C7D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2CF5F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9A8BC2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DE926A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97F216D"/>
    <w:multiLevelType w:val="hybridMultilevel"/>
    <w:tmpl w:val="0CE039B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920661"/>
    <w:multiLevelType w:val="hybridMultilevel"/>
    <w:tmpl w:val="B4F00CF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9F82D0D"/>
    <w:multiLevelType w:val="hybridMultilevel"/>
    <w:tmpl w:val="30268B74"/>
    <w:lvl w:ilvl="0" w:tplc="15ACCDF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BFCDDB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5F6458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ADE007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542128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994B37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9C28CA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1CE92F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B7251D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F0443B5"/>
    <w:multiLevelType w:val="hybridMultilevel"/>
    <w:tmpl w:val="4C64ED90"/>
    <w:lvl w:ilvl="0" w:tplc="5470C4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7948CC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1D0915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E02A71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5740AF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066811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2A858F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224DE0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5E8381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55F030C"/>
    <w:multiLevelType w:val="hybridMultilevel"/>
    <w:tmpl w:val="1AB628F4"/>
    <w:lvl w:ilvl="0" w:tplc="4BE26B5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5A4436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6656634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29AFD3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304A15A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6DA953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B86491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808F9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9321BB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6270398"/>
    <w:multiLevelType w:val="multilevel"/>
    <w:tmpl w:val="30A46B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7597393">
    <w:abstractNumId w:val="5"/>
  </w:num>
  <w:num w:numId="2" w16cid:durableId="2127919507">
    <w:abstractNumId w:val="19"/>
  </w:num>
  <w:num w:numId="3" w16cid:durableId="525872030">
    <w:abstractNumId w:val="15"/>
  </w:num>
  <w:num w:numId="4" w16cid:durableId="1020934598">
    <w:abstractNumId w:val="18"/>
  </w:num>
  <w:num w:numId="5" w16cid:durableId="1175610913">
    <w:abstractNumId w:val="24"/>
  </w:num>
  <w:num w:numId="6" w16cid:durableId="500045094">
    <w:abstractNumId w:val="23"/>
  </w:num>
  <w:num w:numId="7" w16cid:durableId="1247032968">
    <w:abstractNumId w:val="8"/>
  </w:num>
  <w:num w:numId="8" w16cid:durableId="1121067892">
    <w:abstractNumId w:val="9"/>
  </w:num>
  <w:num w:numId="9" w16cid:durableId="79502629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54998468">
    <w:abstractNumId w:val="12"/>
  </w:num>
  <w:num w:numId="11" w16cid:durableId="1437142552">
    <w:abstractNumId w:val="7"/>
  </w:num>
  <w:num w:numId="12" w16cid:durableId="1437167895">
    <w:abstractNumId w:val="0"/>
  </w:num>
  <w:num w:numId="13" w16cid:durableId="1459567192">
    <w:abstractNumId w:val="3"/>
  </w:num>
  <w:num w:numId="14" w16cid:durableId="302974270">
    <w:abstractNumId w:val="26"/>
  </w:num>
  <w:num w:numId="15" w16cid:durableId="708259701">
    <w:abstractNumId w:val="14"/>
  </w:num>
  <w:num w:numId="16" w16cid:durableId="972833047">
    <w:abstractNumId w:val="16"/>
  </w:num>
  <w:num w:numId="17" w16cid:durableId="1843008677">
    <w:abstractNumId w:val="1"/>
  </w:num>
  <w:num w:numId="18" w16cid:durableId="285087200">
    <w:abstractNumId w:val="27"/>
  </w:num>
  <w:num w:numId="19" w16cid:durableId="1643147774">
    <w:abstractNumId w:val="13"/>
  </w:num>
  <w:num w:numId="20" w16cid:durableId="1705978826">
    <w:abstractNumId w:val="11"/>
  </w:num>
  <w:num w:numId="21" w16cid:durableId="908923317">
    <w:abstractNumId w:val="21"/>
  </w:num>
  <w:num w:numId="22" w16cid:durableId="1048845654">
    <w:abstractNumId w:val="25"/>
  </w:num>
  <w:num w:numId="23" w16cid:durableId="459150414">
    <w:abstractNumId w:val="4"/>
  </w:num>
  <w:num w:numId="24" w16cid:durableId="851724877">
    <w:abstractNumId w:val="10"/>
  </w:num>
  <w:num w:numId="25" w16cid:durableId="1979602504">
    <w:abstractNumId w:val="17"/>
  </w:num>
  <w:num w:numId="26" w16cid:durableId="77405762">
    <w:abstractNumId w:val="22"/>
  </w:num>
  <w:num w:numId="27" w16cid:durableId="1583299359">
    <w:abstractNumId w:val="6"/>
  </w:num>
  <w:num w:numId="28" w16cid:durableId="1147281558">
    <w:abstractNumId w:val="2"/>
  </w:num>
  <w:num w:numId="29" w16cid:durableId="2103062384">
    <w:abstractNumId w:val="20"/>
  </w:num>
  <w:num w:numId="30" w16cid:durableId="1490828677">
    <w:abstractNumId w:val="2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0B5"/>
    <w:rsid w:val="00001835"/>
    <w:rsid w:val="000033CC"/>
    <w:rsid w:val="000039C0"/>
    <w:rsid w:val="0000441B"/>
    <w:rsid w:val="00004460"/>
    <w:rsid w:val="0000509F"/>
    <w:rsid w:val="000063DB"/>
    <w:rsid w:val="00006FF3"/>
    <w:rsid w:val="00007068"/>
    <w:rsid w:val="00007230"/>
    <w:rsid w:val="0001054A"/>
    <w:rsid w:val="00014B6C"/>
    <w:rsid w:val="00014CFA"/>
    <w:rsid w:val="00014E87"/>
    <w:rsid w:val="000155D7"/>
    <w:rsid w:val="00015E18"/>
    <w:rsid w:val="0001658F"/>
    <w:rsid w:val="0001720C"/>
    <w:rsid w:val="0002026B"/>
    <w:rsid w:val="00020BB1"/>
    <w:rsid w:val="0002331B"/>
    <w:rsid w:val="00023FCA"/>
    <w:rsid w:val="00026968"/>
    <w:rsid w:val="0003127A"/>
    <w:rsid w:val="00031A82"/>
    <w:rsid w:val="00031C27"/>
    <w:rsid w:val="00032B7C"/>
    <w:rsid w:val="00033B1A"/>
    <w:rsid w:val="00034242"/>
    <w:rsid w:val="00035356"/>
    <w:rsid w:val="000375FE"/>
    <w:rsid w:val="000379A0"/>
    <w:rsid w:val="000402EE"/>
    <w:rsid w:val="0004275F"/>
    <w:rsid w:val="000455BA"/>
    <w:rsid w:val="00050193"/>
    <w:rsid w:val="0005125B"/>
    <w:rsid w:val="00051891"/>
    <w:rsid w:val="00051BD1"/>
    <w:rsid w:val="00053578"/>
    <w:rsid w:val="000537A9"/>
    <w:rsid w:val="000540C9"/>
    <w:rsid w:val="0005438B"/>
    <w:rsid w:val="00054F03"/>
    <w:rsid w:val="00055555"/>
    <w:rsid w:val="00055E11"/>
    <w:rsid w:val="00056876"/>
    <w:rsid w:val="00060FBE"/>
    <w:rsid w:val="00066282"/>
    <w:rsid w:val="00067178"/>
    <w:rsid w:val="000708AF"/>
    <w:rsid w:val="00070E2B"/>
    <w:rsid w:val="000744D3"/>
    <w:rsid w:val="000750C5"/>
    <w:rsid w:val="00075ADB"/>
    <w:rsid w:val="00075D53"/>
    <w:rsid w:val="00077CE1"/>
    <w:rsid w:val="00077D59"/>
    <w:rsid w:val="00080547"/>
    <w:rsid w:val="0008091C"/>
    <w:rsid w:val="000822DC"/>
    <w:rsid w:val="000842E4"/>
    <w:rsid w:val="00086FB2"/>
    <w:rsid w:val="00087821"/>
    <w:rsid w:val="00096267"/>
    <w:rsid w:val="000A0394"/>
    <w:rsid w:val="000A1379"/>
    <w:rsid w:val="000A2649"/>
    <w:rsid w:val="000A3353"/>
    <w:rsid w:val="000A5169"/>
    <w:rsid w:val="000A5735"/>
    <w:rsid w:val="000A5800"/>
    <w:rsid w:val="000A6F2C"/>
    <w:rsid w:val="000A776A"/>
    <w:rsid w:val="000B0F7E"/>
    <w:rsid w:val="000B1946"/>
    <w:rsid w:val="000B2224"/>
    <w:rsid w:val="000B23FF"/>
    <w:rsid w:val="000B25B6"/>
    <w:rsid w:val="000B7D9E"/>
    <w:rsid w:val="000C0554"/>
    <w:rsid w:val="000C17E8"/>
    <w:rsid w:val="000C2752"/>
    <w:rsid w:val="000C4609"/>
    <w:rsid w:val="000C4A4B"/>
    <w:rsid w:val="000C6647"/>
    <w:rsid w:val="000C664B"/>
    <w:rsid w:val="000C7832"/>
    <w:rsid w:val="000D082F"/>
    <w:rsid w:val="000D1D5D"/>
    <w:rsid w:val="000D42DB"/>
    <w:rsid w:val="000D6323"/>
    <w:rsid w:val="000D7341"/>
    <w:rsid w:val="000E18B2"/>
    <w:rsid w:val="000E2286"/>
    <w:rsid w:val="000E34B1"/>
    <w:rsid w:val="000E398C"/>
    <w:rsid w:val="000E3CB2"/>
    <w:rsid w:val="000E5926"/>
    <w:rsid w:val="000E6D19"/>
    <w:rsid w:val="000E7AA7"/>
    <w:rsid w:val="000E7F18"/>
    <w:rsid w:val="000F0194"/>
    <w:rsid w:val="000F396F"/>
    <w:rsid w:val="000F3DD6"/>
    <w:rsid w:val="000F6324"/>
    <w:rsid w:val="000F6DC6"/>
    <w:rsid w:val="000F799A"/>
    <w:rsid w:val="000F7A25"/>
    <w:rsid w:val="00101F43"/>
    <w:rsid w:val="00106DDA"/>
    <w:rsid w:val="00107341"/>
    <w:rsid w:val="001073AA"/>
    <w:rsid w:val="00107E86"/>
    <w:rsid w:val="001114DA"/>
    <w:rsid w:val="001119EA"/>
    <w:rsid w:val="00111A24"/>
    <w:rsid w:val="001131B1"/>
    <w:rsid w:val="00116BC1"/>
    <w:rsid w:val="00120ED4"/>
    <w:rsid w:val="001215AB"/>
    <w:rsid w:val="001216E3"/>
    <w:rsid w:val="00123569"/>
    <w:rsid w:val="0012427E"/>
    <w:rsid w:val="00124982"/>
    <w:rsid w:val="001277F0"/>
    <w:rsid w:val="00127C5D"/>
    <w:rsid w:val="00130EAD"/>
    <w:rsid w:val="0013166D"/>
    <w:rsid w:val="0013440A"/>
    <w:rsid w:val="00134B6C"/>
    <w:rsid w:val="00136660"/>
    <w:rsid w:val="00140154"/>
    <w:rsid w:val="001407D6"/>
    <w:rsid w:val="00141CBF"/>
    <w:rsid w:val="00141ED4"/>
    <w:rsid w:val="00143E80"/>
    <w:rsid w:val="00145668"/>
    <w:rsid w:val="00146697"/>
    <w:rsid w:val="00146FC2"/>
    <w:rsid w:val="00147673"/>
    <w:rsid w:val="001478CF"/>
    <w:rsid w:val="00147DC8"/>
    <w:rsid w:val="0015024A"/>
    <w:rsid w:val="00150FC3"/>
    <w:rsid w:val="0015197E"/>
    <w:rsid w:val="00151CC6"/>
    <w:rsid w:val="00153EEE"/>
    <w:rsid w:val="00153F94"/>
    <w:rsid w:val="00154CFC"/>
    <w:rsid w:val="00156434"/>
    <w:rsid w:val="00156AC4"/>
    <w:rsid w:val="00156B86"/>
    <w:rsid w:val="001651DE"/>
    <w:rsid w:val="001658EA"/>
    <w:rsid w:val="00170D87"/>
    <w:rsid w:val="00172443"/>
    <w:rsid w:val="0018094F"/>
    <w:rsid w:val="0018379A"/>
    <w:rsid w:val="001837A4"/>
    <w:rsid w:val="00186325"/>
    <w:rsid w:val="0018647B"/>
    <w:rsid w:val="0018735A"/>
    <w:rsid w:val="001908C5"/>
    <w:rsid w:val="00191237"/>
    <w:rsid w:val="001915EA"/>
    <w:rsid w:val="00194263"/>
    <w:rsid w:val="00195394"/>
    <w:rsid w:val="001959DA"/>
    <w:rsid w:val="001A0AD5"/>
    <w:rsid w:val="001A122A"/>
    <w:rsid w:val="001A195A"/>
    <w:rsid w:val="001A1A89"/>
    <w:rsid w:val="001A1CBD"/>
    <w:rsid w:val="001A2585"/>
    <w:rsid w:val="001A3086"/>
    <w:rsid w:val="001A46ED"/>
    <w:rsid w:val="001A47D3"/>
    <w:rsid w:val="001A4BA2"/>
    <w:rsid w:val="001A553C"/>
    <w:rsid w:val="001A58E1"/>
    <w:rsid w:val="001A6335"/>
    <w:rsid w:val="001A6AB5"/>
    <w:rsid w:val="001A73F5"/>
    <w:rsid w:val="001A7781"/>
    <w:rsid w:val="001B0EE1"/>
    <w:rsid w:val="001B1B62"/>
    <w:rsid w:val="001B2462"/>
    <w:rsid w:val="001B7960"/>
    <w:rsid w:val="001B7A6C"/>
    <w:rsid w:val="001C0D3A"/>
    <w:rsid w:val="001C5339"/>
    <w:rsid w:val="001C6469"/>
    <w:rsid w:val="001D0894"/>
    <w:rsid w:val="001D1200"/>
    <w:rsid w:val="001D1A44"/>
    <w:rsid w:val="001D1A7C"/>
    <w:rsid w:val="001E02F9"/>
    <w:rsid w:val="001E36B3"/>
    <w:rsid w:val="001E397B"/>
    <w:rsid w:val="001E4460"/>
    <w:rsid w:val="001E5CFA"/>
    <w:rsid w:val="001F03A9"/>
    <w:rsid w:val="001F0ED8"/>
    <w:rsid w:val="001F148C"/>
    <w:rsid w:val="001F1E7D"/>
    <w:rsid w:val="001F2062"/>
    <w:rsid w:val="001F5819"/>
    <w:rsid w:val="001F7B0F"/>
    <w:rsid w:val="001F7DD7"/>
    <w:rsid w:val="00200348"/>
    <w:rsid w:val="0020071F"/>
    <w:rsid w:val="002016AC"/>
    <w:rsid w:val="002018AA"/>
    <w:rsid w:val="00201A1C"/>
    <w:rsid w:val="0020229A"/>
    <w:rsid w:val="002033E1"/>
    <w:rsid w:val="00203A5C"/>
    <w:rsid w:val="00204DD8"/>
    <w:rsid w:val="0020569E"/>
    <w:rsid w:val="00205C6D"/>
    <w:rsid w:val="00206689"/>
    <w:rsid w:val="00206AA3"/>
    <w:rsid w:val="00207CB0"/>
    <w:rsid w:val="00210ACC"/>
    <w:rsid w:val="00212620"/>
    <w:rsid w:val="00213052"/>
    <w:rsid w:val="0021349D"/>
    <w:rsid w:val="00213D58"/>
    <w:rsid w:val="00214A92"/>
    <w:rsid w:val="00215C9E"/>
    <w:rsid w:val="0021656A"/>
    <w:rsid w:val="002175CD"/>
    <w:rsid w:val="002178AA"/>
    <w:rsid w:val="00217F69"/>
    <w:rsid w:val="00220CF7"/>
    <w:rsid w:val="00220EE1"/>
    <w:rsid w:val="00221560"/>
    <w:rsid w:val="00223317"/>
    <w:rsid w:val="00223431"/>
    <w:rsid w:val="00223CB6"/>
    <w:rsid w:val="0022493C"/>
    <w:rsid w:val="00225A8D"/>
    <w:rsid w:val="00226702"/>
    <w:rsid w:val="0023060B"/>
    <w:rsid w:val="002337C0"/>
    <w:rsid w:val="00234E88"/>
    <w:rsid w:val="00235306"/>
    <w:rsid w:val="002354C4"/>
    <w:rsid w:val="002361A6"/>
    <w:rsid w:val="00236985"/>
    <w:rsid w:val="002400F9"/>
    <w:rsid w:val="00240AD2"/>
    <w:rsid w:val="002415B7"/>
    <w:rsid w:val="00241BF5"/>
    <w:rsid w:val="00242089"/>
    <w:rsid w:val="0024320A"/>
    <w:rsid w:val="00243C78"/>
    <w:rsid w:val="0024431F"/>
    <w:rsid w:val="002443B0"/>
    <w:rsid w:val="002462B6"/>
    <w:rsid w:val="00247D42"/>
    <w:rsid w:val="00250B6E"/>
    <w:rsid w:val="002516A5"/>
    <w:rsid w:val="002518FC"/>
    <w:rsid w:val="00252531"/>
    <w:rsid w:val="0025383D"/>
    <w:rsid w:val="00253972"/>
    <w:rsid w:val="00256DE7"/>
    <w:rsid w:val="0026231A"/>
    <w:rsid w:val="00263219"/>
    <w:rsid w:val="00263745"/>
    <w:rsid w:val="00265639"/>
    <w:rsid w:val="00266C34"/>
    <w:rsid w:val="00267C7C"/>
    <w:rsid w:val="00273A26"/>
    <w:rsid w:val="002764CA"/>
    <w:rsid w:val="002770DB"/>
    <w:rsid w:val="002777A6"/>
    <w:rsid w:val="00281B60"/>
    <w:rsid w:val="00282715"/>
    <w:rsid w:val="0028330F"/>
    <w:rsid w:val="0028366D"/>
    <w:rsid w:val="00283859"/>
    <w:rsid w:val="002843CC"/>
    <w:rsid w:val="002846E3"/>
    <w:rsid w:val="00284EBA"/>
    <w:rsid w:val="00285DC6"/>
    <w:rsid w:val="00285E77"/>
    <w:rsid w:val="00286347"/>
    <w:rsid w:val="00286E48"/>
    <w:rsid w:val="00291AA7"/>
    <w:rsid w:val="00292C77"/>
    <w:rsid w:val="00294A9E"/>
    <w:rsid w:val="00294E33"/>
    <w:rsid w:val="00296F72"/>
    <w:rsid w:val="00297759"/>
    <w:rsid w:val="00297D89"/>
    <w:rsid w:val="002A0468"/>
    <w:rsid w:val="002A1119"/>
    <w:rsid w:val="002A1E1B"/>
    <w:rsid w:val="002A2063"/>
    <w:rsid w:val="002A2FE9"/>
    <w:rsid w:val="002A4709"/>
    <w:rsid w:val="002A58DD"/>
    <w:rsid w:val="002A5C49"/>
    <w:rsid w:val="002A5DA3"/>
    <w:rsid w:val="002A6DDB"/>
    <w:rsid w:val="002A6F92"/>
    <w:rsid w:val="002B0B43"/>
    <w:rsid w:val="002B1748"/>
    <w:rsid w:val="002B4063"/>
    <w:rsid w:val="002B4815"/>
    <w:rsid w:val="002B56EE"/>
    <w:rsid w:val="002B7238"/>
    <w:rsid w:val="002C0A8E"/>
    <w:rsid w:val="002C35A6"/>
    <w:rsid w:val="002C4931"/>
    <w:rsid w:val="002C69FE"/>
    <w:rsid w:val="002C6CED"/>
    <w:rsid w:val="002C6D7C"/>
    <w:rsid w:val="002C7698"/>
    <w:rsid w:val="002D3BA9"/>
    <w:rsid w:val="002D60A7"/>
    <w:rsid w:val="002D6E40"/>
    <w:rsid w:val="002D74BA"/>
    <w:rsid w:val="002D7D38"/>
    <w:rsid w:val="002E06C8"/>
    <w:rsid w:val="002E1D50"/>
    <w:rsid w:val="002E264D"/>
    <w:rsid w:val="002E4CAA"/>
    <w:rsid w:val="002E5CD7"/>
    <w:rsid w:val="002E6418"/>
    <w:rsid w:val="002E64AB"/>
    <w:rsid w:val="002F0505"/>
    <w:rsid w:val="002F0E36"/>
    <w:rsid w:val="002F0EEC"/>
    <w:rsid w:val="002F1B0B"/>
    <w:rsid w:val="002F3390"/>
    <w:rsid w:val="002F3D4C"/>
    <w:rsid w:val="002F4405"/>
    <w:rsid w:val="002F4623"/>
    <w:rsid w:val="002F4EA3"/>
    <w:rsid w:val="002F533F"/>
    <w:rsid w:val="002F5D28"/>
    <w:rsid w:val="002F6513"/>
    <w:rsid w:val="002F7E61"/>
    <w:rsid w:val="00300248"/>
    <w:rsid w:val="003007A3"/>
    <w:rsid w:val="003020FC"/>
    <w:rsid w:val="003031AD"/>
    <w:rsid w:val="00303C03"/>
    <w:rsid w:val="00304106"/>
    <w:rsid w:val="00304D84"/>
    <w:rsid w:val="003052C2"/>
    <w:rsid w:val="0030576A"/>
    <w:rsid w:val="00305F30"/>
    <w:rsid w:val="0030639C"/>
    <w:rsid w:val="003070C6"/>
    <w:rsid w:val="00307707"/>
    <w:rsid w:val="003103EB"/>
    <w:rsid w:val="003104A5"/>
    <w:rsid w:val="00311C57"/>
    <w:rsid w:val="00312AE4"/>
    <w:rsid w:val="00313758"/>
    <w:rsid w:val="003146E9"/>
    <w:rsid w:val="003147F6"/>
    <w:rsid w:val="00314C33"/>
    <w:rsid w:val="003155C4"/>
    <w:rsid w:val="0031600B"/>
    <w:rsid w:val="0031647E"/>
    <w:rsid w:val="003171D3"/>
    <w:rsid w:val="0031747B"/>
    <w:rsid w:val="00317F16"/>
    <w:rsid w:val="00322924"/>
    <w:rsid w:val="00323A11"/>
    <w:rsid w:val="00324FAE"/>
    <w:rsid w:val="00325E3D"/>
    <w:rsid w:val="003269FE"/>
    <w:rsid w:val="003277D0"/>
    <w:rsid w:val="00330989"/>
    <w:rsid w:val="00330D99"/>
    <w:rsid w:val="00332A2C"/>
    <w:rsid w:val="00332D77"/>
    <w:rsid w:val="00333B01"/>
    <w:rsid w:val="00334023"/>
    <w:rsid w:val="00334C34"/>
    <w:rsid w:val="00336140"/>
    <w:rsid w:val="0033642C"/>
    <w:rsid w:val="00337EF4"/>
    <w:rsid w:val="003414B1"/>
    <w:rsid w:val="00341F18"/>
    <w:rsid w:val="00342A5B"/>
    <w:rsid w:val="00343BCB"/>
    <w:rsid w:val="003455ED"/>
    <w:rsid w:val="0034616F"/>
    <w:rsid w:val="003507FD"/>
    <w:rsid w:val="0035098C"/>
    <w:rsid w:val="00351C8C"/>
    <w:rsid w:val="003527CF"/>
    <w:rsid w:val="00354AE0"/>
    <w:rsid w:val="003554C4"/>
    <w:rsid w:val="00355F05"/>
    <w:rsid w:val="00356C4E"/>
    <w:rsid w:val="0035738E"/>
    <w:rsid w:val="003602D5"/>
    <w:rsid w:val="0036037D"/>
    <w:rsid w:val="0036266E"/>
    <w:rsid w:val="0036512C"/>
    <w:rsid w:val="003664FA"/>
    <w:rsid w:val="00366EEB"/>
    <w:rsid w:val="0037046D"/>
    <w:rsid w:val="00370EEC"/>
    <w:rsid w:val="00372C61"/>
    <w:rsid w:val="0037433D"/>
    <w:rsid w:val="00375604"/>
    <w:rsid w:val="003775BF"/>
    <w:rsid w:val="00377B73"/>
    <w:rsid w:val="00381967"/>
    <w:rsid w:val="00382AD6"/>
    <w:rsid w:val="003839E0"/>
    <w:rsid w:val="00383BED"/>
    <w:rsid w:val="00384DFD"/>
    <w:rsid w:val="003852AE"/>
    <w:rsid w:val="0038570E"/>
    <w:rsid w:val="00386FDE"/>
    <w:rsid w:val="00387189"/>
    <w:rsid w:val="00387A2D"/>
    <w:rsid w:val="00387C2A"/>
    <w:rsid w:val="00390399"/>
    <w:rsid w:val="0039080F"/>
    <w:rsid w:val="00390CDD"/>
    <w:rsid w:val="003918D8"/>
    <w:rsid w:val="00391B42"/>
    <w:rsid w:val="00393D0C"/>
    <w:rsid w:val="00396788"/>
    <w:rsid w:val="003A0D51"/>
    <w:rsid w:val="003A114B"/>
    <w:rsid w:val="003A1C6F"/>
    <w:rsid w:val="003A247E"/>
    <w:rsid w:val="003A31EB"/>
    <w:rsid w:val="003A396F"/>
    <w:rsid w:val="003A51BF"/>
    <w:rsid w:val="003A5449"/>
    <w:rsid w:val="003A54EC"/>
    <w:rsid w:val="003A5A48"/>
    <w:rsid w:val="003A5B24"/>
    <w:rsid w:val="003A6DB5"/>
    <w:rsid w:val="003B0ADA"/>
    <w:rsid w:val="003B0EB6"/>
    <w:rsid w:val="003B29C7"/>
    <w:rsid w:val="003B6933"/>
    <w:rsid w:val="003C023D"/>
    <w:rsid w:val="003C052C"/>
    <w:rsid w:val="003C205D"/>
    <w:rsid w:val="003C3017"/>
    <w:rsid w:val="003C30D8"/>
    <w:rsid w:val="003C6EA0"/>
    <w:rsid w:val="003D170D"/>
    <w:rsid w:val="003D3A62"/>
    <w:rsid w:val="003D408A"/>
    <w:rsid w:val="003D603E"/>
    <w:rsid w:val="003D6893"/>
    <w:rsid w:val="003D7E26"/>
    <w:rsid w:val="003E0556"/>
    <w:rsid w:val="003E1FF1"/>
    <w:rsid w:val="003E21D6"/>
    <w:rsid w:val="003E2AEA"/>
    <w:rsid w:val="003E2BC2"/>
    <w:rsid w:val="003E3DFA"/>
    <w:rsid w:val="003E3E02"/>
    <w:rsid w:val="003E4DF0"/>
    <w:rsid w:val="003F0B1D"/>
    <w:rsid w:val="003F1971"/>
    <w:rsid w:val="003F1B0B"/>
    <w:rsid w:val="003F741B"/>
    <w:rsid w:val="00402B01"/>
    <w:rsid w:val="00403DF7"/>
    <w:rsid w:val="00405948"/>
    <w:rsid w:val="004061D3"/>
    <w:rsid w:val="00406825"/>
    <w:rsid w:val="0041190D"/>
    <w:rsid w:val="00413119"/>
    <w:rsid w:val="00414141"/>
    <w:rsid w:val="0041448C"/>
    <w:rsid w:val="00414F8C"/>
    <w:rsid w:val="0041599C"/>
    <w:rsid w:val="00416143"/>
    <w:rsid w:val="0041616C"/>
    <w:rsid w:val="004200CF"/>
    <w:rsid w:val="0042387D"/>
    <w:rsid w:val="00427C21"/>
    <w:rsid w:val="00430562"/>
    <w:rsid w:val="004325DD"/>
    <w:rsid w:val="0043263A"/>
    <w:rsid w:val="00433B28"/>
    <w:rsid w:val="004411F1"/>
    <w:rsid w:val="004425E6"/>
    <w:rsid w:val="00443DF7"/>
    <w:rsid w:val="00444DFA"/>
    <w:rsid w:val="00445DB3"/>
    <w:rsid w:val="004475A4"/>
    <w:rsid w:val="00447FBF"/>
    <w:rsid w:val="00451BF6"/>
    <w:rsid w:val="00454368"/>
    <w:rsid w:val="00455DF4"/>
    <w:rsid w:val="00456C1E"/>
    <w:rsid w:val="00456D4B"/>
    <w:rsid w:val="004570D1"/>
    <w:rsid w:val="00457A63"/>
    <w:rsid w:val="00460F89"/>
    <w:rsid w:val="00461AFF"/>
    <w:rsid w:val="0046327A"/>
    <w:rsid w:val="00464F22"/>
    <w:rsid w:val="0046677B"/>
    <w:rsid w:val="00467463"/>
    <w:rsid w:val="00467530"/>
    <w:rsid w:val="0047056A"/>
    <w:rsid w:val="0047273D"/>
    <w:rsid w:val="00472894"/>
    <w:rsid w:val="00473DFD"/>
    <w:rsid w:val="00475366"/>
    <w:rsid w:val="00475D55"/>
    <w:rsid w:val="004761A0"/>
    <w:rsid w:val="00476B2F"/>
    <w:rsid w:val="004773BD"/>
    <w:rsid w:val="00482947"/>
    <w:rsid w:val="00482E9B"/>
    <w:rsid w:val="00484497"/>
    <w:rsid w:val="00486178"/>
    <w:rsid w:val="00487004"/>
    <w:rsid w:val="00490228"/>
    <w:rsid w:val="0049131E"/>
    <w:rsid w:val="00492491"/>
    <w:rsid w:val="00492697"/>
    <w:rsid w:val="00493200"/>
    <w:rsid w:val="0049463F"/>
    <w:rsid w:val="00495F35"/>
    <w:rsid w:val="004965BB"/>
    <w:rsid w:val="004969D8"/>
    <w:rsid w:val="004A0A4A"/>
    <w:rsid w:val="004A0B36"/>
    <w:rsid w:val="004A2553"/>
    <w:rsid w:val="004A4CC3"/>
    <w:rsid w:val="004A5610"/>
    <w:rsid w:val="004A7FF6"/>
    <w:rsid w:val="004B04FF"/>
    <w:rsid w:val="004B10EC"/>
    <w:rsid w:val="004B124B"/>
    <w:rsid w:val="004B7B49"/>
    <w:rsid w:val="004C181A"/>
    <w:rsid w:val="004C4E5C"/>
    <w:rsid w:val="004C5B9E"/>
    <w:rsid w:val="004C6894"/>
    <w:rsid w:val="004C6951"/>
    <w:rsid w:val="004C7436"/>
    <w:rsid w:val="004D0676"/>
    <w:rsid w:val="004D0878"/>
    <w:rsid w:val="004D0AD2"/>
    <w:rsid w:val="004D0C47"/>
    <w:rsid w:val="004D4A77"/>
    <w:rsid w:val="004D53EA"/>
    <w:rsid w:val="004D57E1"/>
    <w:rsid w:val="004D68E4"/>
    <w:rsid w:val="004D7389"/>
    <w:rsid w:val="004D7CB9"/>
    <w:rsid w:val="004E01F0"/>
    <w:rsid w:val="004E0301"/>
    <w:rsid w:val="004E401C"/>
    <w:rsid w:val="004E48CB"/>
    <w:rsid w:val="004E4F0B"/>
    <w:rsid w:val="004E7851"/>
    <w:rsid w:val="004F4A13"/>
    <w:rsid w:val="004F59C6"/>
    <w:rsid w:val="004F6141"/>
    <w:rsid w:val="004F7298"/>
    <w:rsid w:val="004F7B7A"/>
    <w:rsid w:val="00502D85"/>
    <w:rsid w:val="00503345"/>
    <w:rsid w:val="005035F0"/>
    <w:rsid w:val="00503B68"/>
    <w:rsid w:val="00504172"/>
    <w:rsid w:val="00505C8B"/>
    <w:rsid w:val="00507138"/>
    <w:rsid w:val="00507298"/>
    <w:rsid w:val="00510CBA"/>
    <w:rsid w:val="00510F13"/>
    <w:rsid w:val="00511D4D"/>
    <w:rsid w:val="00513D49"/>
    <w:rsid w:val="00513F02"/>
    <w:rsid w:val="0051482E"/>
    <w:rsid w:val="005177F9"/>
    <w:rsid w:val="00520CAC"/>
    <w:rsid w:val="00521C1F"/>
    <w:rsid w:val="00523341"/>
    <w:rsid w:val="00524664"/>
    <w:rsid w:val="00524980"/>
    <w:rsid w:val="00524F5E"/>
    <w:rsid w:val="005253A3"/>
    <w:rsid w:val="005256A4"/>
    <w:rsid w:val="00525EDA"/>
    <w:rsid w:val="0053064B"/>
    <w:rsid w:val="00530ED7"/>
    <w:rsid w:val="00533914"/>
    <w:rsid w:val="00534EB2"/>
    <w:rsid w:val="00536D15"/>
    <w:rsid w:val="00540C76"/>
    <w:rsid w:val="0054221B"/>
    <w:rsid w:val="00542320"/>
    <w:rsid w:val="00542A04"/>
    <w:rsid w:val="00543402"/>
    <w:rsid w:val="00547833"/>
    <w:rsid w:val="00551D69"/>
    <w:rsid w:val="00553833"/>
    <w:rsid w:val="00554EB5"/>
    <w:rsid w:val="00555122"/>
    <w:rsid w:val="00555ECD"/>
    <w:rsid w:val="00561709"/>
    <w:rsid w:val="005617DF"/>
    <w:rsid w:val="00561C86"/>
    <w:rsid w:val="005627F6"/>
    <w:rsid w:val="00562C5D"/>
    <w:rsid w:val="00563367"/>
    <w:rsid w:val="005645F4"/>
    <w:rsid w:val="00565A21"/>
    <w:rsid w:val="00565BAD"/>
    <w:rsid w:val="005719AA"/>
    <w:rsid w:val="00576BF5"/>
    <w:rsid w:val="0057768D"/>
    <w:rsid w:val="00580217"/>
    <w:rsid w:val="00584803"/>
    <w:rsid w:val="005850BB"/>
    <w:rsid w:val="00586138"/>
    <w:rsid w:val="005872F0"/>
    <w:rsid w:val="00590042"/>
    <w:rsid w:val="0059026E"/>
    <w:rsid w:val="00590E94"/>
    <w:rsid w:val="0059371D"/>
    <w:rsid w:val="00594A30"/>
    <w:rsid w:val="00594BD2"/>
    <w:rsid w:val="00595294"/>
    <w:rsid w:val="005958F2"/>
    <w:rsid w:val="00597AD3"/>
    <w:rsid w:val="005A33BF"/>
    <w:rsid w:val="005A40D7"/>
    <w:rsid w:val="005A4191"/>
    <w:rsid w:val="005A5A3E"/>
    <w:rsid w:val="005A63AC"/>
    <w:rsid w:val="005A6964"/>
    <w:rsid w:val="005B004E"/>
    <w:rsid w:val="005B0CB0"/>
    <w:rsid w:val="005B0F7D"/>
    <w:rsid w:val="005B4478"/>
    <w:rsid w:val="005B60BE"/>
    <w:rsid w:val="005B6EF5"/>
    <w:rsid w:val="005B74E5"/>
    <w:rsid w:val="005B798A"/>
    <w:rsid w:val="005C0162"/>
    <w:rsid w:val="005C0CC8"/>
    <w:rsid w:val="005C2C5C"/>
    <w:rsid w:val="005C4138"/>
    <w:rsid w:val="005C4322"/>
    <w:rsid w:val="005C505E"/>
    <w:rsid w:val="005C58E3"/>
    <w:rsid w:val="005C5A36"/>
    <w:rsid w:val="005C78A3"/>
    <w:rsid w:val="005C7B84"/>
    <w:rsid w:val="005C7EDE"/>
    <w:rsid w:val="005D15F7"/>
    <w:rsid w:val="005D1797"/>
    <w:rsid w:val="005D1855"/>
    <w:rsid w:val="005D1E66"/>
    <w:rsid w:val="005D215A"/>
    <w:rsid w:val="005D2411"/>
    <w:rsid w:val="005D2C99"/>
    <w:rsid w:val="005D53D4"/>
    <w:rsid w:val="005D743D"/>
    <w:rsid w:val="005D7E11"/>
    <w:rsid w:val="005E00A1"/>
    <w:rsid w:val="005E02FA"/>
    <w:rsid w:val="005E4B41"/>
    <w:rsid w:val="005E5383"/>
    <w:rsid w:val="005E6130"/>
    <w:rsid w:val="005E7848"/>
    <w:rsid w:val="005F1DB1"/>
    <w:rsid w:val="005F2E4A"/>
    <w:rsid w:val="005F31DC"/>
    <w:rsid w:val="005F4BA2"/>
    <w:rsid w:val="005F4EEF"/>
    <w:rsid w:val="00600138"/>
    <w:rsid w:val="0060158E"/>
    <w:rsid w:val="0060276D"/>
    <w:rsid w:val="00602822"/>
    <w:rsid w:val="006029CF"/>
    <w:rsid w:val="00602F1A"/>
    <w:rsid w:val="00605E13"/>
    <w:rsid w:val="00606144"/>
    <w:rsid w:val="00606987"/>
    <w:rsid w:val="00606A01"/>
    <w:rsid w:val="00606BA6"/>
    <w:rsid w:val="00606DC4"/>
    <w:rsid w:val="006103C4"/>
    <w:rsid w:val="0061481D"/>
    <w:rsid w:val="00614C74"/>
    <w:rsid w:val="0061761C"/>
    <w:rsid w:val="00617A83"/>
    <w:rsid w:val="0062046D"/>
    <w:rsid w:val="00621445"/>
    <w:rsid w:val="00621DDE"/>
    <w:rsid w:val="006221F5"/>
    <w:rsid w:val="00622CFB"/>
    <w:rsid w:val="0062326B"/>
    <w:rsid w:val="0062443A"/>
    <w:rsid w:val="00624BFB"/>
    <w:rsid w:val="00624EBC"/>
    <w:rsid w:val="006256CC"/>
    <w:rsid w:val="00625E05"/>
    <w:rsid w:val="00630050"/>
    <w:rsid w:val="00630F5F"/>
    <w:rsid w:val="006311F1"/>
    <w:rsid w:val="00632F9E"/>
    <w:rsid w:val="00634D50"/>
    <w:rsid w:val="00634F71"/>
    <w:rsid w:val="00641285"/>
    <w:rsid w:val="006418C7"/>
    <w:rsid w:val="00643513"/>
    <w:rsid w:val="00645E0E"/>
    <w:rsid w:val="00645FB1"/>
    <w:rsid w:val="0065053F"/>
    <w:rsid w:val="00650D60"/>
    <w:rsid w:val="00653964"/>
    <w:rsid w:val="0065533A"/>
    <w:rsid w:val="0065630F"/>
    <w:rsid w:val="00657436"/>
    <w:rsid w:val="006604C8"/>
    <w:rsid w:val="00661351"/>
    <w:rsid w:val="0066173C"/>
    <w:rsid w:val="0066189E"/>
    <w:rsid w:val="00662084"/>
    <w:rsid w:val="00662FDB"/>
    <w:rsid w:val="00663016"/>
    <w:rsid w:val="0066368A"/>
    <w:rsid w:val="006638F5"/>
    <w:rsid w:val="00663ACB"/>
    <w:rsid w:val="006652A1"/>
    <w:rsid w:val="0066641D"/>
    <w:rsid w:val="006669CF"/>
    <w:rsid w:val="00667C2F"/>
    <w:rsid w:val="0067034B"/>
    <w:rsid w:val="00671C55"/>
    <w:rsid w:val="006727A2"/>
    <w:rsid w:val="00675432"/>
    <w:rsid w:val="00676381"/>
    <w:rsid w:val="0067668B"/>
    <w:rsid w:val="0068112C"/>
    <w:rsid w:val="00683062"/>
    <w:rsid w:val="00687145"/>
    <w:rsid w:val="00691A4C"/>
    <w:rsid w:val="006921FF"/>
    <w:rsid w:val="0069246C"/>
    <w:rsid w:val="0069328C"/>
    <w:rsid w:val="00693DEE"/>
    <w:rsid w:val="00694927"/>
    <w:rsid w:val="00694B75"/>
    <w:rsid w:val="00695D5F"/>
    <w:rsid w:val="00697B0C"/>
    <w:rsid w:val="006A00A5"/>
    <w:rsid w:val="006A017F"/>
    <w:rsid w:val="006A02F2"/>
    <w:rsid w:val="006A04D2"/>
    <w:rsid w:val="006A05F9"/>
    <w:rsid w:val="006A0856"/>
    <w:rsid w:val="006A178D"/>
    <w:rsid w:val="006A253F"/>
    <w:rsid w:val="006A4FCD"/>
    <w:rsid w:val="006B1780"/>
    <w:rsid w:val="006B397A"/>
    <w:rsid w:val="006B5E0A"/>
    <w:rsid w:val="006B7D74"/>
    <w:rsid w:val="006C2148"/>
    <w:rsid w:val="006C2E39"/>
    <w:rsid w:val="006C54FF"/>
    <w:rsid w:val="006C5A89"/>
    <w:rsid w:val="006C7261"/>
    <w:rsid w:val="006D0EB8"/>
    <w:rsid w:val="006D1FB1"/>
    <w:rsid w:val="006D36A7"/>
    <w:rsid w:val="006D39C1"/>
    <w:rsid w:val="006D4F76"/>
    <w:rsid w:val="006D55E9"/>
    <w:rsid w:val="006D568E"/>
    <w:rsid w:val="006D5B75"/>
    <w:rsid w:val="006D606D"/>
    <w:rsid w:val="006E04E7"/>
    <w:rsid w:val="006E073B"/>
    <w:rsid w:val="006E197E"/>
    <w:rsid w:val="006E337B"/>
    <w:rsid w:val="006E69F2"/>
    <w:rsid w:val="006E6D57"/>
    <w:rsid w:val="006E7AF1"/>
    <w:rsid w:val="006F27C7"/>
    <w:rsid w:val="006F2FA7"/>
    <w:rsid w:val="006F3508"/>
    <w:rsid w:val="006F527E"/>
    <w:rsid w:val="006F5C2F"/>
    <w:rsid w:val="006F6CDF"/>
    <w:rsid w:val="006F718C"/>
    <w:rsid w:val="006F769D"/>
    <w:rsid w:val="00700009"/>
    <w:rsid w:val="0070009D"/>
    <w:rsid w:val="0070043B"/>
    <w:rsid w:val="00701638"/>
    <w:rsid w:val="00702493"/>
    <w:rsid w:val="007044FD"/>
    <w:rsid w:val="00705E8F"/>
    <w:rsid w:val="007075FC"/>
    <w:rsid w:val="00707EFE"/>
    <w:rsid w:val="00713F36"/>
    <w:rsid w:val="007142A2"/>
    <w:rsid w:val="0071625A"/>
    <w:rsid w:val="00720D35"/>
    <w:rsid w:val="007212F7"/>
    <w:rsid w:val="00722AB2"/>
    <w:rsid w:val="007230C1"/>
    <w:rsid w:val="007238CD"/>
    <w:rsid w:val="007239C8"/>
    <w:rsid w:val="00723DC2"/>
    <w:rsid w:val="00725F58"/>
    <w:rsid w:val="00726425"/>
    <w:rsid w:val="00731ACE"/>
    <w:rsid w:val="007326E3"/>
    <w:rsid w:val="00733C93"/>
    <w:rsid w:val="007352B8"/>
    <w:rsid w:val="00736290"/>
    <w:rsid w:val="00736A71"/>
    <w:rsid w:val="00736DB1"/>
    <w:rsid w:val="007421BA"/>
    <w:rsid w:val="00742544"/>
    <w:rsid w:val="007427D2"/>
    <w:rsid w:val="00742D75"/>
    <w:rsid w:val="00744AF5"/>
    <w:rsid w:val="00746357"/>
    <w:rsid w:val="00747000"/>
    <w:rsid w:val="00750F0D"/>
    <w:rsid w:val="007510FB"/>
    <w:rsid w:val="007516E1"/>
    <w:rsid w:val="00751B68"/>
    <w:rsid w:val="0075365D"/>
    <w:rsid w:val="00756D71"/>
    <w:rsid w:val="0076029A"/>
    <w:rsid w:val="00760AC9"/>
    <w:rsid w:val="00760E5B"/>
    <w:rsid w:val="00762AD7"/>
    <w:rsid w:val="00762CC3"/>
    <w:rsid w:val="00763FC3"/>
    <w:rsid w:val="0076402D"/>
    <w:rsid w:val="00770B1B"/>
    <w:rsid w:val="00772268"/>
    <w:rsid w:val="00774A6B"/>
    <w:rsid w:val="00774DAE"/>
    <w:rsid w:val="0077565B"/>
    <w:rsid w:val="00775D8E"/>
    <w:rsid w:val="0077686E"/>
    <w:rsid w:val="00782349"/>
    <w:rsid w:val="0078237B"/>
    <w:rsid w:val="007828EE"/>
    <w:rsid w:val="007831CA"/>
    <w:rsid w:val="00783737"/>
    <w:rsid w:val="00785205"/>
    <w:rsid w:val="0078537E"/>
    <w:rsid w:val="007870E9"/>
    <w:rsid w:val="00787580"/>
    <w:rsid w:val="0078764B"/>
    <w:rsid w:val="00791B63"/>
    <w:rsid w:val="00791CDD"/>
    <w:rsid w:val="00793D89"/>
    <w:rsid w:val="00793EBF"/>
    <w:rsid w:val="007A0910"/>
    <w:rsid w:val="007A1019"/>
    <w:rsid w:val="007A19A4"/>
    <w:rsid w:val="007A2495"/>
    <w:rsid w:val="007A71BA"/>
    <w:rsid w:val="007A7CA5"/>
    <w:rsid w:val="007A7F05"/>
    <w:rsid w:val="007B1F1B"/>
    <w:rsid w:val="007B2C09"/>
    <w:rsid w:val="007B3970"/>
    <w:rsid w:val="007B6AF0"/>
    <w:rsid w:val="007B7C53"/>
    <w:rsid w:val="007C0C84"/>
    <w:rsid w:val="007C0F29"/>
    <w:rsid w:val="007C1959"/>
    <w:rsid w:val="007C21CF"/>
    <w:rsid w:val="007C27F4"/>
    <w:rsid w:val="007C41A6"/>
    <w:rsid w:val="007C4F27"/>
    <w:rsid w:val="007C6032"/>
    <w:rsid w:val="007C6165"/>
    <w:rsid w:val="007C62E2"/>
    <w:rsid w:val="007C7379"/>
    <w:rsid w:val="007D1045"/>
    <w:rsid w:val="007D261F"/>
    <w:rsid w:val="007D29EC"/>
    <w:rsid w:val="007D2EAA"/>
    <w:rsid w:val="007D3CC4"/>
    <w:rsid w:val="007D4367"/>
    <w:rsid w:val="007D4632"/>
    <w:rsid w:val="007D58F2"/>
    <w:rsid w:val="007D5B44"/>
    <w:rsid w:val="007D6EE7"/>
    <w:rsid w:val="007E24D1"/>
    <w:rsid w:val="007E4FE7"/>
    <w:rsid w:val="007E630A"/>
    <w:rsid w:val="007E673E"/>
    <w:rsid w:val="007E6DA4"/>
    <w:rsid w:val="007F14B3"/>
    <w:rsid w:val="007F2738"/>
    <w:rsid w:val="007F38D4"/>
    <w:rsid w:val="007F38D7"/>
    <w:rsid w:val="007F3E2D"/>
    <w:rsid w:val="007F594E"/>
    <w:rsid w:val="007F6B01"/>
    <w:rsid w:val="00801A44"/>
    <w:rsid w:val="00801A51"/>
    <w:rsid w:val="00802BC8"/>
    <w:rsid w:val="00803453"/>
    <w:rsid w:val="00806648"/>
    <w:rsid w:val="00806F9D"/>
    <w:rsid w:val="00810609"/>
    <w:rsid w:val="0081088B"/>
    <w:rsid w:val="00810BBB"/>
    <w:rsid w:val="00812A3F"/>
    <w:rsid w:val="00814A68"/>
    <w:rsid w:val="00816281"/>
    <w:rsid w:val="00816F48"/>
    <w:rsid w:val="00817F3B"/>
    <w:rsid w:val="00822297"/>
    <w:rsid w:val="0082328D"/>
    <w:rsid w:val="00823F38"/>
    <w:rsid w:val="008259AE"/>
    <w:rsid w:val="00826204"/>
    <w:rsid w:val="008306E0"/>
    <w:rsid w:val="00833BD3"/>
    <w:rsid w:val="00833CA9"/>
    <w:rsid w:val="00834552"/>
    <w:rsid w:val="00834B3F"/>
    <w:rsid w:val="0083607A"/>
    <w:rsid w:val="008360B9"/>
    <w:rsid w:val="00836B8B"/>
    <w:rsid w:val="00840375"/>
    <w:rsid w:val="00841CF8"/>
    <w:rsid w:val="00842C4C"/>
    <w:rsid w:val="0084420D"/>
    <w:rsid w:val="008443A7"/>
    <w:rsid w:val="0084568F"/>
    <w:rsid w:val="008457FB"/>
    <w:rsid w:val="00846932"/>
    <w:rsid w:val="00850604"/>
    <w:rsid w:val="00851FB5"/>
    <w:rsid w:val="008521B2"/>
    <w:rsid w:val="008528C4"/>
    <w:rsid w:val="00854769"/>
    <w:rsid w:val="00856700"/>
    <w:rsid w:val="008568A2"/>
    <w:rsid w:val="00861817"/>
    <w:rsid w:val="00861CC0"/>
    <w:rsid w:val="00862375"/>
    <w:rsid w:val="00863E22"/>
    <w:rsid w:val="00866191"/>
    <w:rsid w:val="00866BBC"/>
    <w:rsid w:val="008701E2"/>
    <w:rsid w:val="00872A51"/>
    <w:rsid w:val="00872CB9"/>
    <w:rsid w:val="008735A4"/>
    <w:rsid w:val="008738C3"/>
    <w:rsid w:val="00874B7C"/>
    <w:rsid w:val="00876255"/>
    <w:rsid w:val="008766B3"/>
    <w:rsid w:val="008774AD"/>
    <w:rsid w:val="0087780C"/>
    <w:rsid w:val="008809A8"/>
    <w:rsid w:val="00881100"/>
    <w:rsid w:val="00881B2B"/>
    <w:rsid w:val="00881ECE"/>
    <w:rsid w:val="00882EA4"/>
    <w:rsid w:val="0088372F"/>
    <w:rsid w:val="00883D02"/>
    <w:rsid w:val="00885B45"/>
    <w:rsid w:val="00887551"/>
    <w:rsid w:val="008877EC"/>
    <w:rsid w:val="00887967"/>
    <w:rsid w:val="00892581"/>
    <w:rsid w:val="008947C3"/>
    <w:rsid w:val="00894EE6"/>
    <w:rsid w:val="0089700F"/>
    <w:rsid w:val="00897E57"/>
    <w:rsid w:val="008A0762"/>
    <w:rsid w:val="008A11CF"/>
    <w:rsid w:val="008A1BFF"/>
    <w:rsid w:val="008A2557"/>
    <w:rsid w:val="008A302C"/>
    <w:rsid w:val="008A3F13"/>
    <w:rsid w:val="008A60E8"/>
    <w:rsid w:val="008A63A4"/>
    <w:rsid w:val="008A670F"/>
    <w:rsid w:val="008A73C0"/>
    <w:rsid w:val="008B011C"/>
    <w:rsid w:val="008B2067"/>
    <w:rsid w:val="008B2F6F"/>
    <w:rsid w:val="008B47BA"/>
    <w:rsid w:val="008B5D77"/>
    <w:rsid w:val="008C192A"/>
    <w:rsid w:val="008C1A21"/>
    <w:rsid w:val="008C2392"/>
    <w:rsid w:val="008C353D"/>
    <w:rsid w:val="008C525B"/>
    <w:rsid w:val="008C5520"/>
    <w:rsid w:val="008C7E0A"/>
    <w:rsid w:val="008D2209"/>
    <w:rsid w:val="008D2699"/>
    <w:rsid w:val="008D3AE5"/>
    <w:rsid w:val="008D6C5E"/>
    <w:rsid w:val="008D7623"/>
    <w:rsid w:val="008D7998"/>
    <w:rsid w:val="008D7C53"/>
    <w:rsid w:val="008E06E1"/>
    <w:rsid w:val="008E0CC5"/>
    <w:rsid w:val="008E0D22"/>
    <w:rsid w:val="008E0E5B"/>
    <w:rsid w:val="008E0EE3"/>
    <w:rsid w:val="008E12ED"/>
    <w:rsid w:val="008E153D"/>
    <w:rsid w:val="008E17BB"/>
    <w:rsid w:val="008E2CCB"/>
    <w:rsid w:val="008E303F"/>
    <w:rsid w:val="008E497A"/>
    <w:rsid w:val="008E4AB1"/>
    <w:rsid w:val="008E4D0F"/>
    <w:rsid w:val="008F07CD"/>
    <w:rsid w:val="008F108C"/>
    <w:rsid w:val="008F1378"/>
    <w:rsid w:val="008F1F9D"/>
    <w:rsid w:val="008F2B97"/>
    <w:rsid w:val="008F3092"/>
    <w:rsid w:val="008F43CD"/>
    <w:rsid w:val="008F477E"/>
    <w:rsid w:val="008F4907"/>
    <w:rsid w:val="008F4D7E"/>
    <w:rsid w:val="008F5DD1"/>
    <w:rsid w:val="008F7235"/>
    <w:rsid w:val="008F78E3"/>
    <w:rsid w:val="009002EC"/>
    <w:rsid w:val="009015D4"/>
    <w:rsid w:val="00901AB6"/>
    <w:rsid w:val="00903973"/>
    <w:rsid w:val="00903FB6"/>
    <w:rsid w:val="0090583C"/>
    <w:rsid w:val="009061C1"/>
    <w:rsid w:val="0091046A"/>
    <w:rsid w:val="00910841"/>
    <w:rsid w:val="00910920"/>
    <w:rsid w:val="00910DEB"/>
    <w:rsid w:val="00913A26"/>
    <w:rsid w:val="00913ABE"/>
    <w:rsid w:val="00913E91"/>
    <w:rsid w:val="00914282"/>
    <w:rsid w:val="0091544B"/>
    <w:rsid w:val="00915BB6"/>
    <w:rsid w:val="009168EE"/>
    <w:rsid w:val="009176B3"/>
    <w:rsid w:val="00920005"/>
    <w:rsid w:val="00921010"/>
    <w:rsid w:val="00922EBD"/>
    <w:rsid w:val="009235F4"/>
    <w:rsid w:val="0092456A"/>
    <w:rsid w:val="00924A88"/>
    <w:rsid w:val="0092519B"/>
    <w:rsid w:val="00926163"/>
    <w:rsid w:val="00927BCD"/>
    <w:rsid w:val="009304A5"/>
    <w:rsid w:val="009317E7"/>
    <w:rsid w:val="0093227B"/>
    <w:rsid w:val="00932526"/>
    <w:rsid w:val="00935253"/>
    <w:rsid w:val="009362FD"/>
    <w:rsid w:val="0093643A"/>
    <w:rsid w:val="0093744A"/>
    <w:rsid w:val="0093760B"/>
    <w:rsid w:val="00940450"/>
    <w:rsid w:val="00940766"/>
    <w:rsid w:val="0094089D"/>
    <w:rsid w:val="009412D7"/>
    <w:rsid w:val="009420D5"/>
    <w:rsid w:val="0094221D"/>
    <w:rsid w:val="0094225A"/>
    <w:rsid w:val="00942516"/>
    <w:rsid w:val="0094385C"/>
    <w:rsid w:val="00944433"/>
    <w:rsid w:val="00945C47"/>
    <w:rsid w:val="0094797A"/>
    <w:rsid w:val="00947C79"/>
    <w:rsid w:val="009507F2"/>
    <w:rsid w:val="009528A3"/>
    <w:rsid w:val="009532B2"/>
    <w:rsid w:val="00953307"/>
    <w:rsid w:val="00960476"/>
    <w:rsid w:val="00960986"/>
    <w:rsid w:val="0096246A"/>
    <w:rsid w:val="009628D3"/>
    <w:rsid w:val="00962986"/>
    <w:rsid w:val="00962CDD"/>
    <w:rsid w:val="00963DB4"/>
    <w:rsid w:val="00964F3F"/>
    <w:rsid w:val="009667F4"/>
    <w:rsid w:val="00967B98"/>
    <w:rsid w:val="00970518"/>
    <w:rsid w:val="009706A0"/>
    <w:rsid w:val="00970FEA"/>
    <w:rsid w:val="009714F5"/>
    <w:rsid w:val="00973672"/>
    <w:rsid w:val="009743CB"/>
    <w:rsid w:val="00975336"/>
    <w:rsid w:val="00975ADA"/>
    <w:rsid w:val="00980A35"/>
    <w:rsid w:val="00981F99"/>
    <w:rsid w:val="00982349"/>
    <w:rsid w:val="00982FF2"/>
    <w:rsid w:val="0098343B"/>
    <w:rsid w:val="009844EA"/>
    <w:rsid w:val="00986009"/>
    <w:rsid w:val="0098751F"/>
    <w:rsid w:val="00990731"/>
    <w:rsid w:val="0099233C"/>
    <w:rsid w:val="00992721"/>
    <w:rsid w:val="009927F6"/>
    <w:rsid w:val="00992D19"/>
    <w:rsid w:val="00993CAF"/>
    <w:rsid w:val="0099515B"/>
    <w:rsid w:val="009A19B0"/>
    <w:rsid w:val="009A23DA"/>
    <w:rsid w:val="009A2F5D"/>
    <w:rsid w:val="009A4075"/>
    <w:rsid w:val="009A4084"/>
    <w:rsid w:val="009A656D"/>
    <w:rsid w:val="009A737C"/>
    <w:rsid w:val="009A738F"/>
    <w:rsid w:val="009A7A18"/>
    <w:rsid w:val="009B136A"/>
    <w:rsid w:val="009B16E1"/>
    <w:rsid w:val="009B17F8"/>
    <w:rsid w:val="009B1F7E"/>
    <w:rsid w:val="009B2B39"/>
    <w:rsid w:val="009B2F15"/>
    <w:rsid w:val="009B4A91"/>
    <w:rsid w:val="009B5037"/>
    <w:rsid w:val="009B67DC"/>
    <w:rsid w:val="009B6E38"/>
    <w:rsid w:val="009B70B8"/>
    <w:rsid w:val="009C1B42"/>
    <w:rsid w:val="009C2841"/>
    <w:rsid w:val="009C33DF"/>
    <w:rsid w:val="009C370A"/>
    <w:rsid w:val="009C6621"/>
    <w:rsid w:val="009C7973"/>
    <w:rsid w:val="009C7FAC"/>
    <w:rsid w:val="009D1CEC"/>
    <w:rsid w:val="009D1E57"/>
    <w:rsid w:val="009D1E71"/>
    <w:rsid w:val="009D26B6"/>
    <w:rsid w:val="009D39D8"/>
    <w:rsid w:val="009D445F"/>
    <w:rsid w:val="009D559E"/>
    <w:rsid w:val="009D6776"/>
    <w:rsid w:val="009D6A5F"/>
    <w:rsid w:val="009D7B41"/>
    <w:rsid w:val="009E0346"/>
    <w:rsid w:val="009E18D1"/>
    <w:rsid w:val="009E1FEC"/>
    <w:rsid w:val="009E266B"/>
    <w:rsid w:val="009E44C9"/>
    <w:rsid w:val="009E5E10"/>
    <w:rsid w:val="009E6103"/>
    <w:rsid w:val="009E6654"/>
    <w:rsid w:val="009F2411"/>
    <w:rsid w:val="009F4992"/>
    <w:rsid w:val="009F4DD7"/>
    <w:rsid w:val="009F6533"/>
    <w:rsid w:val="00A002F9"/>
    <w:rsid w:val="00A00971"/>
    <w:rsid w:val="00A00995"/>
    <w:rsid w:val="00A02CA6"/>
    <w:rsid w:val="00A032A4"/>
    <w:rsid w:val="00A047EB"/>
    <w:rsid w:val="00A06874"/>
    <w:rsid w:val="00A07CC4"/>
    <w:rsid w:val="00A12829"/>
    <w:rsid w:val="00A14018"/>
    <w:rsid w:val="00A1410C"/>
    <w:rsid w:val="00A16122"/>
    <w:rsid w:val="00A2210C"/>
    <w:rsid w:val="00A2343B"/>
    <w:rsid w:val="00A23ED1"/>
    <w:rsid w:val="00A26069"/>
    <w:rsid w:val="00A260B5"/>
    <w:rsid w:val="00A26AF8"/>
    <w:rsid w:val="00A27C18"/>
    <w:rsid w:val="00A332A9"/>
    <w:rsid w:val="00A338F4"/>
    <w:rsid w:val="00A34B8B"/>
    <w:rsid w:val="00A3506E"/>
    <w:rsid w:val="00A36C5A"/>
    <w:rsid w:val="00A37020"/>
    <w:rsid w:val="00A41063"/>
    <w:rsid w:val="00A41122"/>
    <w:rsid w:val="00A42943"/>
    <w:rsid w:val="00A443F0"/>
    <w:rsid w:val="00A47487"/>
    <w:rsid w:val="00A51619"/>
    <w:rsid w:val="00A519E4"/>
    <w:rsid w:val="00A52059"/>
    <w:rsid w:val="00A5247C"/>
    <w:rsid w:val="00A52632"/>
    <w:rsid w:val="00A5312E"/>
    <w:rsid w:val="00A544D4"/>
    <w:rsid w:val="00A5658A"/>
    <w:rsid w:val="00A5756C"/>
    <w:rsid w:val="00A57A05"/>
    <w:rsid w:val="00A60887"/>
    <w:rsid w:val="00A62282"/>
    <w:rsid w:val="00A62D2F"/>
    <w:rsid w:val="00A63777"/>
    <w:rsid w:val="00A642F6"/>
    <w:rsid w:val="00A6486C"/>
    <w:rsid w:val="00A66005"/>
    <w:rsid w:val="00A66FE6"/>
    <w:rsid w:val="00A72771"/>
    <w:rsid w:val="00A73EFE"/>
    <w:rsid w:val="00A8094F"/>
    <w:rsid w:val="00A8099F"/>
    <w:rsid w:val="00A8321B"/>
    <w:rsid w:val="00A8352B"/>
    <w:rsid w:val="00A83CBA"/>
    <w:rsid w:val="00A83D74"/>
    <w:rsid w:val="00A845D2"/>
    <w:rsid w:val="00A86D46"/>
    <w:rsid w:val="00A87CC2"/>
    <w:rsid w:val="00A87E82"/>
    <w:rsid w:val="00A9111F"/>
    <w:rsid w:val="00A9224E"/>
    <w:rsid w:val="00A94618"/>
    <w:rsid w:val="00AA0D55"/>
    <w:rsid w:val="00AA1F26"/>
    <w:rsid w:val="00AA23E8"/>
    <w:rsid w:val="00AA24D9"/>
    <w:rsid w:val="00AA2C28"/>
    <w:rsid w:val="00AA3DFB"/>
    <w:rsid w:val="00AA7CFA"/>
    <w:rsid w:val="00AA7E68"/>
    <w:rsid w:val="00AB1751"/>
    <w:rsid w:val="00AB1E4F"/>
    <w:rsid w:val="00AB2992"/>
    <w:rsid w:val="00AB4A50"/>
    <w:rsid w:val="00AB4FA7"/>
    <w:rsid w:val="00AB67C7"/>
    <w:rsid w:val="00AB6C00"/>
    <w:rsid w:val="00AC2D8F"/>
    <w:rsid w:val="00AC3CEE"/>
    <w:rsid w:val="00AC572E"/>
    <w:rsid w:val="00AC5B73"/>
    <w:rsid w:val="00AC66A0"/>
    <w:rsid w:val="00AC7216"/>
    <w:rsid w:val="00AD0A37"/>
    <w:rsid w:val="00AD28CB"/>
    <w:rsid w:val="00AD2BAD"/>
    <w:rsid w:val="00AD2D3F"/>
    <w:rsid w:val="00AD6694"/>
    <w:rsid w:val="00AD7D7E"/>
    <w:rsid w:val="00AE2A66"/>
    <w:rsid w:val="00AE3590"/>
    <w:rsid w:val="00AE5A05"/>
    <w:rsid w:val="00AF0575"/>
    <w:rsid w:val="00AF3F62"/>
    <w:rsid w:val="00AF6579"/>
    <w:rsid w:val="00AF7DC8"/>
    <w:rsid w:val="00B00863"/>
    <w:rsid w:val="00B01F35"/>
    <w:rsid w:val="00B02EBF"/>
    <w:rsid w:val="00B030F6"/>
    <w:rsid w:val="00B047D2"/>
    <w:rsid w:val="00B04855"/>
    <w:rsid w:val="00B04CFE"/>
    <w:rsid w:val="00B057EC"/>
    <w:rsid w:val="00B058E4"/>
    <w:rsid w:val="00B06637"/>
    <w:rsid w:val="00B07DD3"/>
    <w:rsid w:val="00B1126B"/>
    <w:rsid w:val="00B1374F"/>
    <w:rsid w:val="00B14408"/>
    <w:rsid w:val="00B14AFA"/>
    <w:rsid w:val="00B20F48"/>
    <w:rsid w:val="00B216DC"/>
    <w:rsid w:val="00B21DC1"/>
    <w:rsid w:val="00B22E97"/>
    <w:rsid w:val="00B23152"/>
    <w:rsid w:val="00B23C58"/>
    <w:rsid w:val="00B2431F"/>
    <w:rsid w:val="00B26F1B"/>
    <w:rsid w:val="00B27140"/>
    <w:rsid w:val="00B301E0"/>
    <w:rsid w:val="00B30827"/>
    <w:rsid w:val="00B31277"/>
    <w:rsid w:val="00B32B71"/>
    <w:rsid w:val="00B33079"/>
    <w:rsid w:val="00B333E6"/>
    <w:rsid w:val="00B33E13"/>
    <w:rsid w:val="00B35D1B"/>
    <w:rsid w:val="00B369FA"/>
    <w:rsid w:val="00B36D78"/>
    <w:rsid w:val="00B37843"/>
    <w:rsid w:val="00B419AA"/>
    <w:rsid w:val="00B42AD0"/>
    <w:rsid w:val="00B43858"/>
    <w:rsid w:val="00B43E01"/>
    <w:rsid w:val="00B446E8"/>
    <w:rsid w:val="00B4555F"/>
    <w:rsid w:val="00B45573"/>
    <w:rsid w:val="00B46DD3"/>
    <w:rsid w:val="00B51387"/>
    <w:rsid w:val="00B51583"/>
    <w:rsid w:val="00B537E8"/>
    <w:rsid w:val="00B54050"/>
    <w:rsid w:val="00B57012"/>
    <w:rsid w:val="00B61527"/>
    <w:rsid w:val="00B634DF"/>
    <w:rsid w:val="00B636C0"/>
    <w:rsid w:val="00B637A2"/>
    <w:rsid w:val="00B63B17"/>
    <w:rsid w:val="00B64108"/>
    <w:rsid w:val="00B679E6"/>
    <w:rsid w:val="00B67AEF"/>
    <w:rsid w:val="00B67CDA"/>
    <w:rsid w:val="00B71E46"/>
    <w:rsid w:val="00B736EA"/>
    <w:rsid w:val="00B76B59"/>
    <w:rsid w:val="00B80676"/>
    <w:rsid w:val="00B85B6A"/>
    <w:rsid w:val="00B860DE"/>
    <w:rsid w:val="00B87756"/>
    <w:rsid w:val="00B87F9F"/>
    <w:rsid w:val="00B91014"/>
    <w:rsid w:val="00B915BF"/>
    <w:rsid w:val="00B96223"/>
    <w:rsid w:val="00B9666E"/>
    <w:rsid w:val="00B9707A"/>
    <w:rsid w:val="00B97138"/>
    <w:rsid w:val="00B97FBC"/>
    <w:rsid w:val="00BA0203"/>
    <w:rsid w:val="00BA1BF4"/>
    <w:rsid w:val="00BA3313"/>
    <w:rsid w:val="00BA5271"/>
    <w:rsid w:val="00BA5579"/>
    <w:rsid w:val="00BA5E62"/>
    <w:rsid w:val="00BB230B"/>
    <w:rsid w:val="00BB2504"/>
    <w:rsid w:val="00BB2895"/>
    <w:rsid w:val="00BB33AE"/>
    <w:rsid w:val="00BB35F9"/>
    <w:rsid w:val="00BB3B8B"/>
    <w:rsid w:val="00BB470B"/>
    <w:rsid w:val="00BB514D"/>
    <w:rsid w:val="00BB74E5"/>
    <w:rsid w:val="00BC0C59"/>
    <w:rsid w:val="00BC0DD3"/>
    <w:rsid w:val="00BC116D"/>
    <w:rsid w:val="00BC377D"/>
    <w:rsid w:val="00BC7301"/>
    <w:rsid w:val="00BC7861"/>
    <w:rsid w:val="00BC7B7A"/>
    <w:rsid w:val="00BC7F7B"/>
    <w:rsid w:val="00BD05A2"/>
    <w:rsid w:val="00BD0C4E"/>
    <w:rsid w:val="00BD1807"/>
    <w:rsid w:val="00BD1823"/>
    <w:rsid w:val="00BD1D11"/>
    <w:rsid w:val="00BD1E51"/>
    <w:rsid w:val="00BD3901"/>
    <w:rsid w:val="00BD4D08"/>
    <w:rsid w:val="00BD70D9"/>
    <w:rsid w:val="00BE0251"/>
    <w:rsid w:val="00BE15E3"/>
    <w:rsid w:val="00BE1982"/>
    <w:rsid w:val="00BE26CC"/>
    <w:rsid w:val="00BE51B5"/>
    <w:rsid w:val="00BE6947"/>
    <w:rsid w:val="00BF174F"/>
    <w:rsid w:val="00BF23FF"/>
    <w:rsid w:val="00BF52A5"/>
    <w:rsid w:val="00BF5BE2"/>
    <w:rsid w:val="00BF7570"/>
    <w:rsid w:val="00BF7CE6"/>
    <w:rsid w:val="00C0248A"/>
    <w:rsid w:val="00C04154"/>
    <w:rsid w:val="00C059D2"/>
    <w:rsid w:val="00C07260"/>
    <w:rsid w:val="00C11973"/>
    <w:rsid w:val="00C11C2C"/>
    <w:rsid w:val="00C130B8"/>
    <w:rsid w:val="00C17D27"/>
    <w:rsid w:val="00C20117"/>
    <w:rsid w:val="00C23921"/>
    <w:rsid w:val="00C242A8"/>
    <w:rsid w:val="00C324F7"/>
    <w:rsid w:val="00C33802"/>
    <w:rsid w:val="00C3638F"/>
    <w:rsid w:val="00C36B21"/>
    <w:rsid w:val="00C379D9"/>
    <w:rsid w:val="00C4096C"/>
    <w:rsid w:val="00C40CD8"/>
    <w:rsid w:val="00C413B7"/>
    <w:rsid w:val="00C41ECA"/>
    <w:rsid w:val="00C42E3E"/>
    <w:rsid w:val="00C4453B"/>
    <w:rsid w:val="00C46F81"/>
    <w:rsid w:val="00C51F89"/>
    <w:rsid w:val="00C53645"/>
    <w:rsid w:val="00C54D32"/>
    <w:rsid w:val="00C54E59"/>
    <w:rsid w:val="00C54F8B"/>
    <w:rsid w:val="00C5795A"/>
    <w:rsid w:val="00C61369"/>
    <w:rsid w:val="00C62020"/>
    <w:rsid w:val="00C658BE"/>
    <w:rsid w:val="00C661AA"/>
    <w:rsid w:val="00C714C7"/>
    <w:rsid w:val="00C7233F"/>
    <w:rsid w:val="00C73A46"/>
    <w:rsid w:val="00C7507F"/>
    <w:rsid w:val="00C75362"/>
    <w:rsid w:val="00C75853"/>
    <w:rsid w:val="00C75D0E"/>
    <w:rsid w:val="00C77517"/>
    <w:rsid w:val="00C81A55"/>
    <w:rsid w:val="00C8310F"/>
    <w:rsid w:val="00C840FC"/>
    <w:rsid w:val="00C84153"/>
    <w:rsid w:val="00C84D25"/>
    <w:rsid w:val="00C86188"/>
    <w:rsid w:val="00C951A0"/>
    <w:rsid w:val="00C9596B"/>
    <w:rsid w:val="00CA0573"/>
    <w:rsid w:val="00CA08DA"/>
    <w:rsid w:val="00CA2423"/>
    <w:rsid w:val="00CA2E61"/>
    <w:rsid w:val="00CA414D"/>
    <w:rsid w:val="00CA5727"/>
    <w:rsid w:val="00CA7B68"/>
    <w:rsid w:val="00CA7F8F"/>
    <w:rsid w:val="00CB03F2"/>
    <w:rsid w:val="00CB0B3F"/>
    <w:rsid w:val="00CB1A52"/>
    <w:rsid w:val="00CB2739"/>
    <w:rsid w:val="00CB2F7A"/>
    <w:rsid w:val="00CB4FB3"/>
    <w:rsid w:val="00CB7B06"/>
    <w:rsid w:val="00CB7B4B"/>
    <w:rsid w:val="00CC125D"/>
    <w:rsid w:val="00CC2C50"/>
    <w:rsid w:val="00CC352F"/>
    <w:rsid w:val="00CC3998"/>
    <w:rsid w:val="00CC3FCD"/>
    <w:rsid w:val="00CD06A9"/>
    <w:rsid w:val="00CD095C"/>
    <w:rsid w:val="00CD16BD"/>
    <w:rsid w:val="00CD270C"/>
    <w:rsid w:val="00CD54D9"/>
    <w:rsid w:val="00CD62A3"/>
    <w:rsid w:val="00CE0BBD"/>
    <w:rsid w:val="00CE1D55"/>
    <w:rsid w:val="00CE2532"/>
    <w:rsid w:val="00CE30B5"/>
    <w:rsid w:val="00CE3FEF"/>
    <w:rsid w:val="00CE44CA"/>
    <w:rsid w:val="00CE4BCD"/>
    <w:rsid w:val="00CE562B"/>
    <w:rsid w:val="00CE6098"/>
    <w:rsid w:val="00CE64F0"/>
    <w:rsid w:val="00CE6B4F"/>
    <w:rsid w:val="00CE6B5C"/>
    <w:rsid w:val="00CE7341"/>
    <w:rsid w:val="00CF13C9"/>
    <w:rsid w:val="00CF1508"/>
    <w:rsid w:val="00CF195E"/>
    <w:rsid w:val="00CF34FC"/>
    <w:rsid w:val="00CF3B30"/>
    <w:rsid w:val="00D03856"/>
    <w:rsid w:val="00D039CC"/>
    <w:rsid w:val="00D0636D"/>
    <w:rsid w:val="00D1048F"/>
    <w:rsid w:val="00D113EB"/>
    <w:rsid w:val="00D124A1"/>
    <w:rsid w:val="00D12CFC"/>
    <w:rsid w:val="00D15189"/>
    <w:rsid w:val="00D158BE"/>
    <w:rsid w:val="00D15DAC"/>
    <w:rsid w:val="00D17325"/>
    <w:rsid w:val="00D2282B"/>
    <w:rsid w:val="00D233E7"/>
    <w:rsid w:val="00D2359D"/>
    <w:rsid w:val="00D23C46"/>
    <w:rsid w:val="00D23EEC"/>
    <w:rsid w:val="00D26933"/>
    <w:rsid w:val="00D2787A"/>
    <w:rsid w:val="00D33248"/>
    <w:rsid w:val="00D349EE"/>
    <w:rsid w:val="00D355BB"/>
    <w:rsid w:val="00D374D3"/>
    <w:rsid w:val="00D37A01"/>
    <w:rsid w:val="00D41F8B"/>
    <w:rsid w:val="00D433CC"/>
    <w:rsid w:val="00D43A93"/>
    <w:rsid w:val="00D44741"/>
    <w:rsid w:val="00D44EDC"/>
    <w:rsid w:val="00D455C7"/>
    <w:rsid w:val="00D471FA"/>
    <w:rsid w:val="00D47C66"/>
    <w:rsid w:val="00D50166"/>
    <w:rsid w:val="00D50F18"/>
    <w:rsid w:val="00D51EF4"/>
    <w:rsid w:val="00D525CF"/>
    <w:rsid w:val="00D5517A"/>
    <w:rsid w:val="00D556EE"/>
    <w:rsid w:val="00D55C8F"/>
    <w:rsid w:val="00D60084"/>
    <w:rsid w:val="00D61173"/>
    <w:rsid w:val="00D62688"/>
    <w:rsid w:val="00D63D04"/>
    <w:rsid w:val="00D64A2F"/>
    <w:rsid w:val="00D65539"/>
    <w:rsid w:val="00D67CFA"/>
    <w:rsid w:val="00D702FF"/>
    <w:rsid w:val="00D7159D"/>
    <w:rsid w:val="00D71714"/>
    <w:rsid w:val="00D718C6"/>
    <w:rsid w:val="00D729FA"/>
    <w:rsid w:val="00D72FD5"/>
    <w:rsid w:val="00D73574"/>
    <w:rsid w:val="00D747FC"/>
    <w:rsid w:val="00D750C0"/>
    <w:rsid w:val="00D750DF"/>
    <w:rsid w:val="00D75B81"/>
    <w:rsid w:val="00D762A6"/>
    <w:rsid w:val="00D76FD5"/>
    <w:rsid w:val="00D81A42"/>
    <w:rsid w:val="00D825E9"/>
    <w:rsid w:val="00D82DAC"/>
    <w:rsid w:val="00D84C8C"/>
    <w:rsid w:val="00D8599A"/>
    <w:rsid w:val="00D86A44"/>
    <w:rsid w:val="00D8767B"/>
    <w:rsid w:val="00D876C3"/>
    <w:rsid w:val="00D92DDC"/>
    <w:rsid w:val="00D93342"/>
    <w:rsid w:val="00D94057"/>
    <w:rsid w:val="00D95D82"/>
    <w:rsid w:val="00D971E2"/>
    <w:rsid w:val="00D97265"/>
    <w:rsid w:val="00D97D6C"/>
    <w:rsid w:val="00DA1A72"/>
    <w:rsid w:val="00DA1BCB"/>
    <w:rsid w:val="00DA1C98"/>
    <w:rsid w:val="00DA1F25"/>
    <w:rsid w:val="00DA2D04"/>
    <w:rsid w:val="00DA2E41"/>
    <w:rsid w:val="00DA3075"/>
    <w:rsid w:val="00DA3156"/>
    <w:rsid w:val="00DA4703"/>
    <w:rsid w:val="00DA52DD"/>
    <w:rsid w:val="00DA559B"/>
    <w:rsid w:val="00DA5C2A"/>
    <w:rsid w:val="00DA70BE"/>
    <w:rsid w:val="00DA7382"/>
    <w:rsid w:val="00DA7387"/>
    <w:rsid w:val="00DB2426"/>
    <w:rsid w:val="00DB24E0"/>
    <w:rsid w:val="00DB44FC"/>
    <w:rsid w:val="00DB53D5"/>
    <w:rsid w:val="00DB5403"/>
    <w:rsid w:val="00DB6805"/>
    <w:rsid w:val="00DB73EF"/>
    <w:rsid w:val="00DC03F4"/>
    <w:rsid w:val="00DC17AE"/>
    <w:rsid w:val="00DC2BBF"/>
    <w:rsid w:val="00DC31E5"/>
    <w:rsid w:val="00DC362D"/>
    <w:rsid w:val="00DC3D3E"/>
    <w:rsid w:val="00DC3F0E"/>
    <w:rsid w:val="00DC4A17"/>
    <w:rsid w:val="00DC57E6"/>
    <w:rsid w:val="00DC704F"/>
    <w:rsid w:val="00DC71BE"/>
    <w:rsid w:val="00DC7A1A"/>
    <w:rsid w:val="00DD00C1"/>
    <w:rsid w:val="00DD273B"/>
    <w:rsid w:val="00DD313F"/>
    <w:rsid w:val="00DD5F36"/>
    <w:rsid w:val="00DE0EBD"/>
    <w:rsid w:val="00DE1BB4"/>
    <w:rsid w:val="00DE22AB"/>
    <w:rsid w:val="00DE2949"/>
    <w:rsid w:val="00DE42B1"/>
    <w:rsid w:val="00DE4472"/>
    <w:rsid w:val="00DE5069"/>
    <w:rsid w:val="00DE6FA0"/>
    <w:rsid w:val="00DE7097"/>
    <w:rsid w:val="00DE7863"/>
    <w:rsid w:val="00DE7870"/>
    <w:rsid w:val="00DF013C"/>
    <w:rsid w:val="00DF15A0"/>
    <w:rsid w:val="00DF58C6"/>
    <w:rsid w:val="00DF5FCD"/>
    <w:rsid w:val="00DF6F24"/>
    <w:rsid w:val="00E02D77"/>
    <w:rsid w:val="00E0415B"/>
    <w:rsid w:val="00E04EBD"/>
    <w:rsid w:val="00E05DD6"/>
    <w:rsid w:val="00E1187C"/>
    <w:rsid w:val="00E14C9D"/>
    <w:rsid w:val="00E16D92"/>
    <w:rsid w:val="00E17A74"/>
    <w:rsid w:val="00E17F53"/>
    <w:rsid w:val="00E20148"/>
    <w:rsid w:val="00E211F3"/>
    <w:rsid w:val="00E222D1"/>
    <w:rsid w:val="00E229B5"/>
    <w:rsid w:val="00E2393F"/>
    <w:rsid w:val="00E239DA"/>
    <w:rsid w:val="00E247D8"/>
    <w:rsid w:val="00E27527"/>
    <w:rsid w:val="00E27A3F"/>
    <w:rsid w:val="00E348FC"/>
    <w:rsid w:val="00E35201"/>
    <w:rsid w:val="00E35777"/>
    <w:rsid w:val="00E3682F"/>
    <w:rsid w:val="00E37347"/>
    <w:rsid w:val="00E405F1"/>
    <w:rsid w:val="00E40E5F"/>
    <w:rsid w:val="00E41277"/>
    <w:rsid w:val="00E412CF"/>
    <w:rsid w:val="00E4417B"/>
    <w:rsid w:val="00E4476C"/>
    <w:rsid w:val="00E464D7"/>
    <w:rsid w:val="00E469FF"/>
    <w:rsid w:val="00E50417"/>
    <w:rsid w:val="00E506FB"/>
    <w:rsid w:val="00E50AC3"/>
    <w:rsid w:val="00E51602"/>
    <w:rsid w:val="00E5260F"/>
    <w:rsid w:val="00E52BE1"/>
    <w:rsid w:val="00E52EF7"/>
    <w:rsid w:val="00E5315C"/>
    <w:rsid w:val="00E53B4C"/>
    <w:rsid w:val="00E5434F"/>
    <w:rsid w:val="00E55889"/>
    <w:rsid w:val="00E55C0A"/>
    <w:rsid w:val="00E57362"/>
    <w:rsid w:val="00E57687"/>
    <w:rsid w:val="00E62207"/>
    <w:rsid w:val="00E62436"/>
    <w:rsid w:val="00E64335"/>
    <w:rsid w:val="00E6764A"/>
    <w:rsid w:val="00E677A6"/>
    <w:rsid w:val="00E67F57"/>
    <w:rsid w:val="00E70764"/>
    <w:rsid w:val="00E71449"/>
    <w:rsid w:val="00E71915"/>
    <w:rsid w:val="00E72B29"/>
    <w:rsid w:val="00E7786F"/>
    <w:rsid w:val="00E811B7"/>
    <w:rsid w:val="00E81280"/>
    <w:rsid w:val="00E814DF"/>
    <w:rsid w:val="00E83117"/>
    <w:rsid w:val="00E83EA4"/>
    <w:rsid w:val="00E84A73"/>
    <w:rsid w:val="00E86643"/>
    <w:rsid w:val="00E87530"/>
    <w:rsid w:val="00E91F9C"/>
    <w:rsid w:val="00E9284C"/>
    <w:rsid w:val="00E9320E"/>
    <w:rsid w:val="00E93C18"/>
    <w:rsid w:val="00E944A2"/>
    <w:rsid w:val="00E94840"/>
    <w:rsid w:val="00E94D56"/>
    <w:rsid w:val="00E96107"/>
    <w:rsid w:val="00E969BE"/>
    <w:rsid w:val="00E973D4"/>
    <w:rsid w:val="00EA453D"/>
    <w:rsid w:val="00EA4BEA"/>
    <w:rsid w:val="00EB127C"/>
    <w:rsid w:val="00EB1E83"/>
    <w:rsid w:val="00EB21A9"/>
    <w:rsid w:val="00EB295D"/>
    <w:rsid w:val="00EB29B1"/>
    <w:rsid w:val="00EB2E7D"/>
    <w:rsid w:val="00EB33B5"/>
    <w:rsid w:val="00EB340D"/>
    <w:rsid w:val="00EB42B1"/>
    <w:rsid w:val="00EB5010"/>
    <w:rsid w:val="00EB68D8"/>
    <w:rsid w:val="00EC1B5B"/>
    <w:rsid w:val="00EC1C7A"/>
    <w:rsid w:val="00EC302A"/>
    <w:rsid w:val="00EC34D0"/>
    <w:rsid w:val="00EC5D9D"/>
    <w:rsid w:val="00EC63AD"/>
    <w:rsid w:val="00EC71B6"/>
    <w:rsid w:val="00ED099B"/>
    <w:rsid w:val="00ED1C90"/>
    <w:rsid w:val="00ED2442"/>
    <w:rsid w:val="00ED4668"/>
    <w:rsid w:val="00EE08DB"/>
    <w:rsid w:val="00EE309E"/>
    <w:rsid w:val="00EE33E1"/>
    <w:rsid w:val="00EE488E"/>
    <w:rsid w:val="00EE4A46"/>
    <w:rsid w:val="00EE765A"/>
    <w:rsid w:val="00EE7F33"/>
    <w:rsid w:val="00EF06C1"/>
    <w:rsid w:val="00EF1993"/>
    <w:rsid w:val="00EF342C"/>
    <w:rsid w:val="00EF367B"/>
    <w:rsid w:val="00EF7AB7"/>
    <w:rsid w:val="00F00800"/>
    <w:rsid w:val="00F008CB"/>
    <w:rsid w:val="00F00D27"/>
    <w:rsid w:val="00F013B5"/>
    <w:rsid w:val="00F01676"/>
    <w:rsid w:val="00F02364"/>
    <w:rsid w:val="00F067B6"/>
    <w:rsid w:val="00F072C1"/>
    <w:rsid w:val="00F10630"/>
    <w:rsid w:val="00F121B0"/>
    <w:rsid w:val="00F13937"/>
    <w:rsid w:val="00F16D3B"/>
    <w:rsid w:val="00F205A3"/>
    <w:rsid w:val="00F2189A"/>
    <w:rsid w:val="00F21B98"/>
    <w:rsid w:val="00F23004"/>
    <w:rsid w:val="00F231F2"/>
    <w:rsid w:val="00F2465F"/>
    <w:rsid w:val="00F24E7C"/>
    <w:rsid w:val="00F26326"/>
    <w:rsid w:val="00F27444"/>
    <w:rsid w:val="00F27ECF"/>
    <w:rsid w:val="00F32598"/>
    <w:rsid w:val="00F33510"/>
    <w:rsid w:val="00F347E2"/>
    <w:rsid w:val="00F3491F"/>
    <w:rsid w:val="00F35496"/>
    <w:rsid w:val="00F35B45"/>
    <w:rsid w:val="00F4065E"/>
    <w:rsid w:val="00F40C82"/>
    <w:rsid w:val="00F40D21"/>
    <w:rsid w:val="00F40D9A"/>
    <w:rsid w:val="00F410E1"/>
    <w:rsid w:val="00F42DAD"/>
    <w:rsid w:val="00F43B70"/>
    <w:rsid w:val="00F44D91"/>
    <w:rsid w:val="00F47139"/>
    <w:rsid w:val="00F47DD1"/>
    <w:rsid w:val="00F50369"/>
    <w:rsid w:val="00F50B64"/>
    <w:rsid w:val="00F52D9E"/>
    <w:rsid w:val="00F53CB9"/>
    <w:rsid w:val="00F54EBF"/>
    <w:rsid w:val="00F55A71"/>
    <w:rsid w:val="00F560A9"/>
    <w:rsid w:val="00F56EE6"/>
    <w:rsid w:val="00F579B7"/>
    <w:rsid w:val="00F57AA8"/>
    <w:rsid w:val="00F57AEA"/>
    <w:rsid w:val="00F57D2E"/>
    <w:rsid w:val="00F60315"/>
    <w:rsid w:val="00F60DDA"/>
    <w:rsid w:val="00F612AE"/>
    <w:rsid w:val="00F61B5D"/>
    <w:rsid w:val="00F63AD3"/>
    <w:rsid w:val="00F656CF"/>
    <w:rsid w:val="00F66A4C"/>
    <w:rsid w:val="00F703B4"/>
    <w:rsid w:val="00F712D1"/>
    <w:rsid w:val="00F71B9E"/>
    <w:rsid w:val="00F7213D"/>
    <w:rsid w:val="00F72597"/>
    <w:rsid w:val="00F72CA6"/>
    <w:rsid w:val="00F73B85"/>
    <w:rsid w:val="00F76861"/>
    <w:rsid w:val="00F77104"/>
    <w:rsid w:val="00F778AD"/>
    <w:rsid w:val="00F81499"/>
    <w:rsid w:val="00F821C5"/>
    <w:rsid w:val="00F82D3B"/>
    <w:rsid w:val="00F8316B"/>
    <w:rsid w:val="00F83F32"/>
    <w:rsid w:val="00F8515A"/>
    <w:rsid w:val="00F853D8"/>
    <w:rsid w:val="00F866F3"/>
    <w:rsid w:val="00F871B9"/>
    <w:rsid w:val="00F90F5E"/>
    <w:rsid w:val="00F933F0"/>
    <w:rsid w:val="00F93700"/>
    <w:rsid w:val="00F945BC"/>
    <w:rsid w:val="00F94F87"/>
    <w:rsid w:val="00F95A21"/>
    <w:rsid w:val="00F95C13"/>
    <w:rsid w:val="00F95FDE"/>
    <w:rsid w:val="00F9684E"/>
    <w:rsid w:val="00F970AF"/>
    <w:rsid w:val="00F971C1"/>
    <w:rsid w:val="00F97300"/>
    <w:rsid w:val="00F97C48"/>
    <w:rsid w:val="00FA103C"/>
    <w:rsid w:val="00FA13D1"/>
    <w:rsid w:val="00FA146B"/>
    <w:rsid w:val="00FA1637"/>
    <w:rsid w:val="00FA18B2"/>
    <w:rsid w:val="00FA3F3C"/>
    <w:rsid w:val="00FB16C8"/>
    <w:rsid w:val="00FB21D3"/>
    <w:rsid w:val="00FB2B0C"/>
    <w:rsid w:val="00FB34E7"/>
    <w:rsid w:val="00FB3A00"/>
    <w:rsid w:val="00FB3AAC"/>
    <w:rsid w:val="00FB3EF9"/>
    <w:rsid w:val="00FB4CC5"/>
    <w:rsid w:val="00FB51F8"/>
    <w:rsid w:val="00FB64CA"/>
    <w:rsid w:val="00FB6D84"/>
    <w:rsid w:val="00FB7820"/>
    <w:rsid w:val="00FC0857"/>
    <w:rsid w:val="00FC2C8A"/>
    <w:rsid w:val="00FC2CD7"/>
    <w:rsid w:val="00FC3A03"/>
    <w:rsid w:val="00FC3C94"/>
    <w:rsid w:val="00FC3D77"/>
    <w:rsid w:val="00FC5175"/>
    <w:rsid w:val="00FC64BE"/>
    <w:rsid w:val="00FD181A"/>
    <w:rsid w:val="00FD2EDD"/>
    <w:rsid w:val="00FD3BC3"/>
    <w:rsid w:val="00FD4581"/>
    <w:rsid w:val="00FD48D9"/>
    <w:rsid w:val="00FE0276"/>
    <w:rsid w:val="00FE1C0F"/>
    <w:rsid w:val="00FE1EA7"/>
    <w:rsid w:val="00FE27DF"/>
    <w:rsid w:val="00FE3936"/>
    <w:rsid w:val="00FE3F06"/>
    <w:rsid w:val="00FE51F3"/>
    <w:rsid w:val="00FE5327"/>
    <w:rsid w:val="00FE6183"/>
    <w:rsid w:val="00FE6635"/>
    <w:rsid w:val="00FF29DE"/>
    <w:rsid w:val="00FF4400"/>
    <w:rsid w:val="00FF49BF"/>
    <w:rsid w:val="00FF4C58"/>
    <w:rsid w:val="00FF54D3"/>
    <w:rsid w:val="00FF5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92ED56"/>
  <w15:chartTrackingRefBased/>
  <w15:docId w15:val="{9BF6166B-4ABF-4DFC-A0C3-B40757552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C68"/>
    <w:pPr>
      <w:pPrChange w:id="0" w:author="Comparison" w:date="2026-09-25T21:07:00Z">
        <w:pPr/>
      </w:pPrChange>
    </w:pPr>
    <w:rPr>
      <w:rFonts w:ascii="Gill Sans MT" w:hAnsi="Gill Sans MT"/>
      <w:sz w:val="24"/>
      <w:szCs w:val="24"/>
      <w:lang w:val="en-GB"/>
      <w:rPrChange w:id="0" w:author="Comparison" w:date="2026-09-25T21:07:00Z">
        <w:rPr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qFormat/>
    <w:pPr>
      <w:keepNext/>
      <w:autoSpaceDE w:val="0"/>
      <w:autoSpaceDN w:val="0"/>
      <w:adjustRightInd w:val="0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pPr>
      <w:keepNext/>
      <w:autoSpaceDE w:val="0"/>
      <w:autoSpaceDN w:val="0"/>
      <w:adjustRightInd w:val="0"/>
      <w:ind w:left="1440" w:hanging="1440"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keepNext/>
      <w:autoSpaceDE w:val="0"/>
      <w:autoSpaceDN w:val="0"/>
      <w:adjustRightInd w:val="0"/>
      <w:jc w:val="both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Arial" w:hAnsi="Arial" w:cs="Arial"/>
      <w:b/>
      <w:bCs/>
    </w:rPr>
  </w:style>
  <w:style w:type="paragraph" w:styleId="Header">
    <w:name w:val="header"/>
    <w:basedOn w:val="Normal"/>
    <w:link w:val="HeaderChar"/>
    <w:rsid w:val="00DF1C68"/>
    <w:pPr>
      <w:tabs>
        <w:tab w:val="center" w:pos="4153"/>
        <w:tab w:val="right" w:pos="8306"/>
      </w:tabs>
      <w:pPrChange w:id="1" w:author="Comparison" w:date="2026-09-25T21:07:00Z">
        <w:pPr>
          <w:tabs>
            <w:tab w:val="center" w:pos="4320"/>
            <w:tab w:val="right" w:pos="8640"/>
          </w:tabs>
        </w:pPr>
      </w:pPrChange>
    </w:pPr>
    <w:rPr>
      <w:rPrChange w:id="1" w:author="Comparison" w:date="2026-09-25T21:07:00Z">
        <w:rPr>
          <w:rFonts w:ascii="Gill Sans MT" w:hAnsi="Gill Sans MT"/>
          <w:sz w:val="24"/>
          <w:szCs w:val="24"/>
          <w:lang w:val="en-GB" w:eastAsia="en-US" w:bidi="ar-SA"/>
        </w:rPr>
      </w:rPrChange>
    </w:rPr>
  </w:style>
  <w:style w:type="paragraph" w:styleId="Footer">
    <w:name w:val="footer"/>
    <w:basedOn w:val="Normal"/>
    <w:link w:val="FooterChar"/>
    <w:rsid w:val="00DF1C68"/>
    <w:pPr>
      <w:tabs>
        <w:tab w:val="center" w:pos="4153"/>
        <w:tab w:val="right" w:pos="8306"/>
      </w:tabs>
      <w:pPrChange w:id="2" w:author="Comparison" w:date="2026-09-25T21:07:00Z">
        <w:pPr>
          <w:tabs>
            <w:tab w:val="center" w:pos="4320"/>
            <w:tab w:val="right" w:pos="8640"/>
          </w:tabs>
        </w:pPr>
      </w:pPrChange>
    </w:pPr>
    <w:rPr>
      <w:rPrChange w:id="2" w:author="Comparison" w:date="2026-09-25T21:07:00Z">
        <w:rPr>
          <w:rFonts w:ascii="Gill Sans MT" w:hAnsi="Gill Sans MT"/>
          <w:sz w:val="24"/>
          <w:szCs w:val="24"/>
          <w:lang w:val="en-GB" w:eastAsia="en-US" w:bidi="ar-SA"/>
        </w:rPr>
      </w:rPrChange>
    </w:rPr>
  </w:style>
  <w:style w:type="paragraph" w:styleId="BodyTextIndent">
    <w:name w:val="Body Text Indent"/>
    <w:basedOn w:val="Normal"/>
    <w:semiHidden/>
    <w:pPr>
      <w:autoSpaceDE w:val="0"/>
      <w:autoSpaceDN w:val="0"/>
      <w:adjustRightInd w:val="0"/>
      <w:ind w:left="1440" w:hanging="1440"/>
    </w:pPr>
    <w:rPr>
      <w:rFonts w:ascii="Arial" w:hAnsi="Arial" w:cs="Arial"/>
      <w:b/>
      <w:bCs/>
    </w:rPr>
  </w:style>
  <w:style w:type="paragraph" w:styleId="BodyTextIndent2">
    <w:name w:val="Body Text Indent 2"/>
    <w:basedOn w:val="Normal"/>
    <w:semiHidden/>
    <w:pPr>
      <w:autoSpaceDE w:val="0"/>
      <w:autoSpaceDN w:val="0"/>
      <w:adjustRightInd w:val="0"/>
      <w:ind w:left="1440" w:hanging="1440"/>
      <w:jc w:val="both"/>
    </w:pPr>
    <w:rPr>
      <w:b/>
      <w:bCs/>
    </w:rPr>
  </w:style>
  <w:style w:type="paragraph" w:styleId="BodyText">
    <w:name w:val="Body Text"/>
    <w:basedOn w:val="Normal"/>
    <w:link w:val="BodyTextChar"/>
    <w:semiHidden/>
    <w:pPr>
      <w:autoSpaceDE w:val="0"/>
      <w:autoSpaceDN w:val="0"/>
      <w:adjustRightInd w:val="0"/>
      <w:jc w:val="both"/>
    </w:p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pPr>
      <w:tabs>
        <w:tab w:val="left" w:pos="3240"/>
      </w:tabs>
      <w:suppressAutoHyphens/>
      <w:spacing w:line="240" w:lineRule="atLeast"/>
    </w:pPr>
    <w:rPr>
      <w:rFonts w:ascii="Courier New" w:hAnsi="Courier New" w:cs="Courier New"/>
      <w:spacing w:val="-3"/>
      <w:sz w:val="22"/>
    </w:rPr>
  </w:style>
  <w:style w:type="paragraph" w:styleId="BodyTextIndent3">
    <w:name w:val="Body Text Indent 3"/>
    <w:basedOn w:val="Normal"/>
    <w:semiHidden/>
    <w:pPr>
      <w:tabs>
        <w:tab w:val="left" w:pos="3240"/>
      </w:tabs>
      <w:suppressAutoHyphens/>
      <w:spacing w:line="240" w:lineRule="atLeast"/>
      <w:ind w:left="3780" w:hanging="540"/>
      <w:jc w:val="both"/>
    </w:pPr>
    <w:rPr>
      <w:spacing w:val="-3"/>
    </w:rPr>
  </w:style>
  <w:style w:type="paragraph" w:styleId="NormalWeb">
    <w:name w:val="Normal (Web)"/>
    <w:basedOn w:val="Normal"/>
    <w:uiPriority w:val="99"/>
    <w:unhideWhenUsed/>
    <w:rsid w:val="009D3B94"/>
    <w:pPr>
      <w:spacing w:before="100" w:beforeAutospacing="1" w:after="100" w:afterAutospacing="1"/>
      <w:pPrChange w:id="3" w:author="Comparison" w:date="2026-09-25T21:07:00Z">
        <w:pPr>
          <w:spacing w:before="100" w:beforeAutospacing="1" w:after="100" w:afterAutospacing="1"/>
        </w:pPr>
      </w:pPrChange>
    </w:pPr>
    <w:rPr>
      <w:rFonts w:ascii="Times New Roman" w:hAnsi="Times New Roman"/>
      <w:lang w:eastAsia="en-GB"/>
      <w:rPrChange w:id="3" w:author="Comparison" w:date="2026-09-25T21:07:00Z">
        <w:rPr>
          <w:rFonts w:ascii="Gill Sans MT" w:eastAsiaTheme="minorEastAsia" w:hAnsi="Gill Sans MT"/>
          <w:sz w:val="24"/>
          <w:szCs w:val="24"/>
          <w:lang w:val="en-GB" w:eastAsia="en-US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0B4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B43"/>
    <w:rPr>
      <w:rFonts w:ascii="Segoe UI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semiHidden/>
    <w:rsid w:val="005D743D"/>
    <w:rPr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DF1C68"/>
    <w:pPr>
      <w:ind w:left="720"/>
      <w:pPrChange w:id="4" w:author="Comparison" w:date="2026-09-25T21:07:00Z">
        <w:pPr>
          <w:ind w:left="720"/>
          <w:contextualSpacing/>
        </w:pPr>
      </w:pPrChange>
    </w:pPr>
    <w:rPr>
      <w:rPrChange w:id="4" w:author="Comparison" w:date="2026-09-25T21:07:00Z">
        <w:rPr>
          <w:rFonts w:ascii="Gill Sans MT" w:hAnsi="Gill Sans MT"/>
          <w:sz w:val="24"/>
          <w:szCs w:val="24"/>
          <w:lang w:val="en-GB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rsid w:val="003A396F"/>
    <w:rPr>
      <w:rFonts w:ascii="Gill Sans MT" w:hAnsi="Gill Sans MT"/>
      <w:sz w:val="24"/>
      <w:szCs w:val="24"/>
      <w:lang w:val="en-GB"/>
    </w:rPr>
  </w:style>
  <w:style w:type="character" w:customStyle="1" w:styleId="FooterChar">
    <w:name w:val="Footer Char"/>
    <w:basedOn w:val="DefaultParagraphFont"/>
    <w:link w:val="Footer"/>
    <w:rsid w:val="003A396F"/>
    <w:rPr>
      <w:rFonts w:ascii="Gill Sans MT" w:hAnsi="Gill Sans MT"/>
      <w:sz w:val="24"/>
      <w:szCs w:val="24"/>
      <w:lang w:val="en-GB"/>
    </w:rPr>
  </w:style>
  <w:style w:type="character" w:styleId="Hyperlink">
    <w:name w:val="Hyperlink"/>
    <w:rsid w:val="003A396F"/>
    <w:rPr>
      <w:color w:val="0000FF"/>
      <w:u w:val="single"/>
    </w:rPr>
  </w:style>
  <w:style w:type="paragraph" w:customStyle="1" w:styleId="LogoPlacement">
    <w:name w:val="Logo Placement"/>
    <w:basedOn w:val="Normal"/>
    <w:semiHidden/>
    <w:rsid w:val="00DF1C68"/>
    <w:pPr>
      <w:spacing w:after="360"/>
      <w:ind w:left="-794"/>
      <w:pPrChange w:id="5" w:author="Comparison" w:date="2026-09-25T21:07:00Z">
        <w:pPr>
          <w:spacing w:after="360"/>
          <w:ind w:left="-794"/>
        </w:pPr>
      </w:pPrChange>
    </w:pPr>
    <w:rPr>
      <w:rPrChange w:id="5" w:author="Comparison" w:date="2026-09-25T21:07:00Z">
        <w:rPr>
          <w:rFonts w:ascii="Gill Sans MT" w:hAnsi="Gill Sans MT"/>
          <w:sz w:val="24"/>
          <w:szCs w:val="24"/>
          <w:lang w:val="en-GB" w:eastAsia="en-US" w:bidi="ar-SA"/>
        </w:rPr>
      </w:rPrChange>
    </w:rPr>
  </w:style>
  <w:style w:type="paragraph" w:customStyle="1" w:styleId="MemorandumTitle">
    <w:name w:val="Memorandum Title"/>
    <w:basedOn w:val="Normal"/>
    <w:rsid w:val="00DF1C68"/>
    <w:pPr>
      <w:spacing w:after="360" w:line="360" w:lineRule="exact"/>
      <w:jc w:val="center"/>
      <w:pPrChange w:id="6" w:author="Comparison" w:date="2026-09-25T21:07:00Z">
        <w:pPr>
          <w:spacing w:after="360" w:line="360" w:lineRule="exact"/>
          <w:jc w:val="center"/>
        </w:pPr>
      </w:pPrChange>
    </w:pPr>
    <w:rPr>
      <w:b/>
      <w:sz w:val="28"/>
      <w:szCs w:val="28"/>
      <w:rPrChange w:id="6" w:author="Comparison" w:date="2026-09-25T21:07:00Z">
        <w:rPr>
          <w:rFonts w:ascii="Gill Sans MT" w:hAnsi="Gill Sans MT"/>
          <w:b/>
          <w:sz w:val="28"/>
          <w:szCs w:val="28"/>
          <w:lang w:val="en-GB" w:eastAsia="en-US" w:bidi="ar-SA"/>
        </w:rPr>
      </w:rPrChange>
    </w:rPr>
  </w:style>
  <w:style w:type="paragraph" w:customStyle="1" w:styleId="MBTitle">
    <w:name w:val="MB Title"/>
    <w:basedOn w:val="Normal"/>
    <w:rsid w:val="00DF1C68"/>
    <w:pPr>
      <w:spacing w:after="400" w:line="400" w:lineRule="exact"/>
      <w:jc w:val="right"/>
      <w:pPrChange w:id="7" w:author="Comparison" w:date="2026-09-25T21:07:00Z">
        <w:pPr>
          <w:spacing w:after="400" w:line="400" w:lineRule="exact"/>
          <w:jc w:val="right"/>
        </w:pPr>
      </w:pPrChange>
    </w:pPr>
    <w:rPr>
      <w:b/>
      <w:sz w:val="32"/>
      <w:rPrChange w:id="7" w:author="Comparison" w:date="2026-09-25T21:07:00Z">
        <w:rPr>
          <w:rFonts w:ascii="Gill Sans MT" w:hAnsi="Gill Sans MT"/>
          <w:b/>
          <w:sz w:val="32"/>
          <w:szCs w:val="24"/>
          <w:lang w:val="en-GB" w:eastAsia="en-US" w:bidi="ar-SA"/>
        </w:rPr>
      </w:rPrChange>
    </w:rPr>
  </w:style>
  <w:style w:type="paragraph" w:customStyle="1" w:styleId="paragraph">
    <w:name w:val="paragraph"/>
    <w:basedOn w:val="Normal"/>
    <w:rsid w:val="003A396F"/>
    <w:rPr>
      <w:rFonts w:ascii="Calibri" w:eastAsiaTheme="minorHAnsi" w:hAnsi="Calibri" w:cs="Calibri"/>
      <w:sz w:val="22"/>
      <w:szCs w:val="22"/>
      <w:lang w:eastAsia="en-GB"/>
    </w:rPr>
  </w:style>
  <w:style w:type="character" w:customStyle="1" w:styleId="normaltextrun1">
    <w:name w:val="normaltextrun1"/>
    <w:basedOn w:val="DefaultParagraphFont"/>
    <w:rsid w:val="003A396F"/>
  </w:style>
  <w:style w:type="character" w:customStyle="1" w:styleId="eop">
    <w:name w:val="eop"/>
    <w:basedOn w:val="DefaultParagraphFont"/>
    <w:rsid w:val="003A396F"/>
  </w:style>
  <w:style w:type="character" w:customStyle="1" w:styleId="advancedproofingissue">
    <w:name w:val="advancedproofingissue"/>
    <w:basedOn w:val="DefaultParagraphFont"/>
    <w:rsid w:val="003A396F"/>
  </w:style>
  <w:style w:type="character" w:customStyle="1" w:styleId="spellingerror">
    <w:name w:val="spellingerror"/>
    <w:basedOn w:val="DefaultParagraphFont"/>
    <w:rsid w:val="003A396F"/>
  </w:style>
  <w:style w:type="character" w:styleId="CommentReference">
    <w:name w:val="annotation reference"/>
    <w:basedOn w:val="DefaultParagraphFont"/>
    <w:uiPriority w:val="99"/>
    <w:semiHidden/>
    <w:unhideWhenUsed/>
    <w:rsid w:val="003A39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52CC"/>
    <w:pPr>
      <w:pPrChange w:id="8" w:author="Comparison" w:date="2026-09-25T21:07:00Z">
        <w:pPr/>
      </w:pPrChange>
    </w:pPr>
    <w:rPr>
      <w:sz w:val="20"/>
      <w:szCs w:val="20"/>
      <w:rPrChange w:id="8" w:author="Comparison" w:date="2026-09-25T21:07:00Z">
        <w:rPr>
          <w:rFonts w:ascii="Gill Sans MT" w:hAnsi="Gill Sans MT"/>
          <w:lang w:val="en-GB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396F"/>
    <w:rPr>
      <w:rFonts w:ascii="Gill Sans MT" w:hAnsi="Gill Sans MT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39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396F"/>
    <w:rPr>
      <w:rFonts w:ascii="Gill Sans MT" w:hAnsi="Gill Sans MT"/>
      <w:b/>
      <w:bCs/>
      <w:lang w:val="en-GB"/>
    </w:rPr>
  </w:style>
  <w:style w:type="character" w:customStyle="1" w:styleId="normaltextrun">
    <w:name w:val="normaltextrun"/>
    <w:basedOn w:val="DefaultParagraphFont"/>
    <w:rsid w:val="003A396F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3A396F"/>
    <w:rPr>
      <w:rFonts w:ascii="Gill Sans MT" w:hAnsi="Gill Sans MT"/>
      <w:sz w:val="24"/>
      <w:szCs w:val="24"/>
      <w:lang w:val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A396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23C3F"/>
    <w:pPr>
      <w:pPrChange w:id="9" w:author="Comparison" w:date="2026-09-25T21:07:00Z">
        <w:pPr/>
      </w:pPrChange>
    </w:pPr>
    <w:rPr>
      <w:rFonts w:ascii="Gill Sans MT" w:hAnsi="Gill Sans MT"/>
      <w:sz w:val="24"/>
      <w:szCs w:val="24"/>
      <w:lang w:val="en-GB"/>
      <w:rPrChange w:id="9" w:author="Comparison" w:date="2026-09-25T21:07:00Z">
        <w:rPr>
          <w:rFonts w:ascii="Gill Sans MT" w:hAnsi="Gill Sans MT"/>
          <w:sz w:val="24"/>
          <w:szCs w:val="24"/>
          <w:lang w:val="en-GB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61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0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0907CA416E094BBE01E143435439A8" ma:contentTypeVersion="223" ma:contentTypeDescription="Create a new document." ma:contentTypeScope="" ma:versionID="c6013642c18dadebe9dcfcf0c26459bd">
  <xsd:schema xmlns:xsd="http://www.w3.org/2001/XMLSchema" xmlns:xs="http://www.w3.org/2001/XMLSchema" xmlns:p="http://schemas.microsoft.com/office/2006/metadata/properties" xmlns:ns2="4600776d-0a3c-44b4-bff2-0ceaafb13046" xmlns:ns3="b42ee53a-2340-4c25-89c8-245227b3848b" xmlns:ns4="a4b5f761-6594-4d4d-b6b4-a2515cb88027" targetNamespace="http://schemas.microsoft.com/office/2006/metadata/properties" ma:root="true" ma:fieldsID="35bc0dc4f55c46b63fa551e95d0e502f" ns2:_="" ns3:_="" ns4:_="">
    <xsd:import namespace="4600776d-0a3c-44b4-bff2-0ceaafb13046"/>
    <xsd:import namespace="b42ee53a-2340-4c25-89c8-245227b3848b"/>
    <xsd:import namespace="a4b5f761-6594-4d4d-b6b4-a2515cb88027"/>
    <xsd:element name="properties">
      <xsd:complexType>
        <xsd:sequence>
          <xsd:element name="documentManagement">
            <xsd:complexType>
              <xsd:all>
                <xsd:element ref="ns2:c4838c65c76546ae93d5703426802f7f" minOccurs="0"/>
                <xsd:element ref="ns2:TaxCatchAll" minOccurs="0"/>
                <xsd:element ref="ns2:TaxCatchAllLabel" minOccurs="0"/>
                <xsd:element ref="ns2:j6c5b17cd04246da82e5604daf08bc68" minOccurs="0"/>
                <xsd:element ref="ns2:g3ef09377e3444258679b6035a1ff93a" minOccurs="0"/>
                <xsd:element ref="ns2:cd0fc526a5c840319a97fd94028e9904" minOccurs="0"/>
                <xsd:element ref="ns2:k5b153ee974a4a57a7568e533217f2cb" minOccurs="0"/>
                <xsd:element ref="ns2:TransfertoArchives" minOccurs="0"/>
                <xsd:element ref="ns2:RetentionTriggerDate" minOccurs="0"/>
                <xsd:element ref="ns2:RecordNumber" minOccurs="0"/>
                <xsd:element ref="ns3:Document_x0020_Type" minOccurs="0"/>
                <xsd:element ref="ns3:Document_x0020_Status1" minOccurs="0"/>
                <xsd:element ref="ns3:Circulation_x0020_Status" minOccurs="0"/>
                <xsd:element ref="ns3:Circulation_x0020_Date" minOccurs="0"/>
                <xsd:element ref="ns3:Meeting_x0020_Date" minOccurs="0"/>
                <xsd:element ref="ns2:Session" minOccurs="0"/>
                <xsd:element ref="ns4:MediaServiceMetadata" minOccurs="0"/>
                <xsd:element ref="ns4:MediaServiceFastMetadata" minOccurs="0"/>
                <xsd:element ref="ns3:SharedWithUsers" minOccurs="0"/>
                <xsd:element ref="ns3:SharedWithDetails" minOccurs="0"/>
                <xsd:element ref="ns4:Document_x0020_Access" minOccurs="0"/>
                <xsd:element ref="ns4:MediaServiceEventHashCode" minOccurs="0"/>
                <xsd:element ref="ns4:MediaServiceGenerationTime" minOccurs="0"/>
                <xsd:element ref="ns4:MediaServiceAutoTags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lcf76f155ced4ddcb4097134ff3c332f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0776d-0a3c-44b4-bff2-0ceaafb13046" elementFormDefault="qualified">
    <xsd:import namespace="http://schemas.microsoft.com/office/2006/documentManagement/types"/>
    <xsd:import namespace="http://schemas.microsoft.com/office/infopath/2007/PartnerControls"/>
    <xsd:element name="c4838c65c76546ae93d5703426802f7f" ma:index="8" nillable="true" ma:taxonomy="true" ma:internalName="c4838c65c76546ae93d5703426802f7f" ma:taxonomyFieldName="RMKeyword1" ma:displayName="RM Keyword 1" ma:default="2;#Corporate Governance|18f3be47-5b1b-4975-9814-50680e5cfe37" ma:fieldId="{c4838c65-c765-46ae-93d5-703426802f7f}" ma:sspId="eb37f91c-4bb8-4ab3-bc5a-cd8753815459" ma:termSetId="6ce78382-c8e8-44b0-9862-0d52dc2f47b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f36d4ec9-51b3-479d-9d5a-c267932e4652}" ma:internalName="TaxCatchAll" ma:showField="CatchAllData" ma:web="b42ee53a-2340-4c25-89c8-245227b384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f36d4ec9-51b3-479d-9d5a-c267932e4652}" ma:internalName="TaxCatchAllLabel" ma:readOnly="true" ma:showField="CatchAllDataLabel" ma:web="b42ee53a-2340-4c25-89c8-245227b384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j6c5b17cd04246da82e5604daf08bc68" ma:index="12" nillable="true" ma:taxonomy="true" ma:internalName="j6c5b17cd04246da82e5604daf08bc68" ma:taxonomyFieldName="RMKeyword2" ma:displayName="RM Keyword 2" ma:default="4;#Committees|33adf4e6-7770-4a28-8fef-1501eacd6c5e" ma:fieldId="{36c5b17c-d042-46da-82e5-604daf08bc68}" ma:sspId="eb37f91c-4bb8-4ab3-bc5a-cd8753815459" ma:termSetId="6d4083f0-4a5b-4f0d-bf61-1a7bc95d06a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3ef09377e3444258679b6035a1ff93a" ma:index="14" nillable="true" ma:taxonomy="true" ma:internalName="g3ef09377e3444258679b6035a1ff93a" ma:taxonomyFieldName="RMKeyword3" ma:displayName="RM Keyword 3" ma:default="" ma:fieldId="{03ef0937-7e34-4425-8679-b6035a1ff93a}" ma:sspId="eb37f91c-4bb8-4ab3-bc5a-cd8753815459" ma:termSetId="4114c526-84fc-4c3e-bdac-645514365e2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d0fc526a5c840319a97fd94028e9904" ma:index="16" nillable="true" ma:taxonomy="true" ma:internalName="cd0fc526a5c840319a97fd94028e9904" ma:taxonomyFieldName="RMKeyword4" ma:displayName="RM Keyword 4" ma:default="" ma:fieldId="{cd0fc526-a5c8-4031-9a97-fd94028e9904}" ma:sspId="eb37f91c-4bb8-4ab3-bc5a-cd8753815459" ma:termSetId="35662a10-3587-4b3e-a59c-955899b5916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5b153ee974a4a57a7568e533217f2cb" ma:index="18" nillable="true" ma:taxonomy="true" ma:internalName="k5b153ee974a4a57a7568e533217f2cb" ma:taxonomyFieldName="ProtectiveMarking" ma:displayName="Protective Marking" ma:default="1;#RA Management|d70d2c11-15cf-4eb5-a79e-bda2c534f41f" ma:fieldId="{45b153ee-974a-4a57-a756-8e533217f2cb}" ma:sspId="eb37f91c-4bb8-4ab3-bc5a-cd8753815459" ma:termSetId="a21652b8-fc26-4b81-81c8-686b596c9f4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ransfertoArchives" ma:index="20" nillable="true" ma:displayName="Transfer to Archives" ma:default="0" ma:internalName="TransfertoArchives">
      <xsd:simpleType>
        <xsd:restriction base="dms:Boolean"/>
      </xsd:simpleType>
    </xsd:element>
    <xsd:element name="RetentionTriggerDate" ma:index="21" nillable="true" ma:displayName="Retention Trigger Date" ma:format="DateOnly" ma:internalName="RetentionTriggerDate">
      <xsd:simpleType>
        <xsd:restriction base="dms:DateTime"/>
      </xsd:simpleType>
    </xsd:element>
    <xsd:element name="RecordNumber" ma:index="22" nillable="true" ma:displayName="Record Number" ma:indexed="true" ma:internalName="RecordNumber">
      <xsd:simpleType>
        <xsd:restriction base="dms:Text">
          <xsd:maxLength value="255"/>
        </xsd:restriction>
      </xsd:simpleType>
    </xsd:element>
    <xsd:element name="Session" ma:index="28" nillable="true" ma:displayName="Session" ma:format="Dropdown" ma:internalName="Session">
      <xsd:simpleType>
        <xsd:restriction base="dms:Choice">
          <xsd:enumeration value="2013 - 14"/>
          <xsd:enumeration value="2014 - 15"/>
          <xsd:enumeration value="2015 - 16"/>
          <xsd:enumeration value="2016 - 17"/>
          <xsd:enumeration value="2017 - 19"/>
          <xsd:enumeration value="2019 - 20"/>
          <xsd:enumeration value="2019 - 21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ee53a-2340-4c25-89c8-245227b3848b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3" nillable="true" ma:displayName="Document Type" ma:format="Dropdown" ma:indexed="true" ma:internalName="Document_x0020_Type">
      <xsd:simpleType>
        <xsd:restriction base="dms:Choice">
          <xsd:enumeration value="Agenda"/>
          <xsd:enumeration value="Correspondence"/>
          <xsd:enumeration value="Minutes"/>
          <xsd:enumeration value="Papers"/>
        </xsd:restriction>
      </xsd:simpleType>
    </xsd:element>
    <xsd:element name="Document_x0020_Status1" ma:index="24" nillable="true" ma:displayName="Document Status" ma:format="Dropdown" ma:internalName="Document_x0020_Status1">
      <xsd:simpleType>
        <xsd:restriction base="dms:Choice">
          <xsd:enumeration value="Draft"/>
          <xsd:enumeration value="Final"/>
          <xsd:enumeration value="Published"/>
        </xsd:restriction>
      </xsd:simpleType>
    </xsd:element>
    <xsd:element name="Circulation_x0020_Status" ma:index="25" nillable="true" ma:displayName="Circulation Status" ma:format="Dropdown" ma:indexed="true" ma:internalName="Circulation_x0020_Status">
      <xsd:simpleType>
        <xsd:restriction base="dms:Choice">
          <xsd:enumeration value="Not For Circulation"/>
          <xsd:enumeration value="To Be Circulated"/>
          <xsd:enumeration value="Circulated"/>
        </xsd:restriction>
      </xsd:simpleType>
    </xsd:element>
    <xsd:element name="Circulation_x0020_Date" ma:index="26" nillable="true" ma:displayName="Circulation Date" ma:format="DateOnly" ma:internalName="Circulation_x0020_Date">
      <xsd:simpleType>
        <xsd:restriction base="dms:DateTime"/>
      </xsd:simpleType>
    </xsd:element>
    <xsd:element name="Meeting_x0020_Date" ma:index="27" nillable="true" ma:displayName="Meeting Date" ma:format="DateOnly" ma:internalName="Meeting_x0020_Date">
      <xsd:simpleType>
        <xsd:restriction base="dms:DateTime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b5f761-6594-4d4d-b6b4-a2515cb880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Document_x0020_Access" ma:index="33" nillable="true" ma:displayName="Document Access" ma:format="Dropdown" ma:internalName="Document_x0020_Access">
      <xsd:simpleType>
        <xsd:restriction base="dms:Choice">
          <xsd:enumeration value="Not Reserved"/>
          <xsd:enumeration value="Reserved"/>
          <xsd:enumeration value="Reserved &amp; Confidential"/>
        </xsd:restriction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36" nillable="true" ma:displayName="Tags" ma:internalName="MediaServiceAutoTags" ma:readOnly="true">
      <xsd:simpleType>
        <xsd:restriction base="dms:Text"/>
      </xsd:simpleType>
    </xsd:element>
    <xsd:element name="MediaServiceOCR" ma:index="3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3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4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4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43" nillable="true" ma:taxonomy="true" ma:internalName="lcf76f155ced4ddcb4097134ff3c332f" ma:taxonomyFieldName="MediaServiceImageTags" ma:displayName="Image Tags" ma:readOnly="false" ma:fieldId="{5cf76f15-5ced-4ddc-b409-7134ff3c332f}" ma:taxonomyMulti="true" ma:sspId="eb37f91c-4bb8-4ab3-bc5a-cd8753815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cordNumber xmlns="4600776d-0a3c-44b4-bff2-0ceaafb13046" xsi:nil="true"/>
    <TaxCatchAll xmlns="4600776d-0a3c-44b4-bff2-0ceaafb13046">
      <Value>4</Value>
      <Value>2</Value>
      <Value>1</Value>
    </TaxCatchAll>
    <g3ef09377e3444258679b6035a1ff93a xmlns="4600776d-0a3c-44b4-bff2-0ceaafb13046">
      <Terms xmlns="http://schemas.microsoft.com/office/infopath/2007/PartnerControls"/>
    </g3ef09377e3444258679b6035a1ff93a>
    <k5b153ee974a4a57a7568e533217f2cb xmlns="4600776d-0a3c-44b4-bff2-0ceaafb130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RA Management</TermName>
          <TermId xmlns="http://schemas.microsoft.com/office/infopath/2007/PartnerControls">d70d2c11-15cf-4eb5-a79e-bda2c534f41f</TermId>
        </TermInfo>
      </Terms>
    </k5b153ee974a4a57a7568e533217f2cb>
    <Meeting_x0020_Date xmlns="b42ee53a-2340-4c25-89c8-245227b3848b" xsi:nil="true"/>
    <Document_x0020_Access xmlns="a4b5f761-6594-4d4d-b6b4-a2515cb88027" xsi:nil="true"/>
    <Session xmlns="4600776d-0a3c-44b4-bff2-0ceaafb13046" xsi:nil="true"/>
    <j6c5b17cd04246da82e5604daf08bc68 xmlns="4600776d-0a3c-44b4-bff2-0ceaafb130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Committees</TermName>
          <TermId xmlns="http://schemas.microsoft.com/office/infopath/2007/PartnerControls">33adf4e6-7770-4a28-8fef-1501eacd6c5e</TermId>
        </TermInfo>
      </Terms>
    </j6c5b17cd04246da82e5604daf08bc68>
    <Circulation_x0020_Date xmlns="b42ee53a-2340-4c25-89c8-245227b3848b" xsi:nil="true"/>
    <Document_x0020_Status1 xmlns="b42ee53a-2340-4c25-89c8-245227b3848b">Published</Document_x0020_Status1>
    <TransfertoArchives xmlns="4600776d-0a3c-44b4-bff2-0ceaafb13046">false</TransfertoArchives>
    <Document_x0020_Type xmlns="b42ee53a-2340-4c25-89c8-245227b3848b">Minutes</Document_x0020_Type>
    <Circulation_x0020_Status xmlns="b42ee53a-2340-4c25-89c8-245227b3848b">Not For Circulation</Circulation_x0020_Status>
    <cd0fc526a5c840319a97fd94028e9904 xmlns="4600776d-0a3c-44b4-bff2-0ceaafb13046">
      <Terms xmlns="http://schemas.microsoft.com/office/infopath/2007/PartnerControls"/>
    </cd0fc526a5c840319a97fd94028e9904>
    <c4838c65c76546ae93d5703426802f7f xmlns="4600776d-0a3c-44b4-bff2-0ceaafb130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Corporate Governance</TermName>
          <TermId xmlns="http://schemas.microsoft.com/office/infopath/2007/PartnerControls">18f3be47-5b1b-4975-9814-50680e5cfe37</TermId>
        </TermInfo>
      </Terms>
    </c4838c65c76546ae93d5703426802f7f>
    <RetentionTriggerDate xmlns="4600776d-0a3c-44b4-bff2-0ceaafb13046" xsi:nil="true"/>
    <SharedWithUsers xmlns="b42ee53a-2340-4c25-89c8-245227b3848b">
      <UserInfo>
        <DisplayName>LONGDIN, Gabrielle</DisplayName>
        <AccountId>627</AccountId>
        <AccountType/>
      </UserInfo>
      <UserInfo>
        <DisplayName>OLLARD, Edward</DisplayName>
        <AccountId>67</AccountId>
        <AccountType/>
      </UserInfo>
      <UserInfo>
        <DisplayName>JONES, Sarah</DisplayName>
        <AccountId>70</AccountId>
        <AccountType/>
      </UserInfo>
      <UserInfo>
        <DisplayName>TAYLOR, Monelle</DisplayName>
        <AccountId>182</AccountId>
        <AccountType/>
      </UserInfo>
      <UserInfo>
        <DisplayName>CRACKNELL, Scott</DisplayName>
        <AccountId>730</AccountId>
        <AccountType/>
      </UserInfo>
      <UserInfo>
        <DisplayName>BHUTTA, Ayeesha</DisplayName>
        <AccountId>191</AccountId>
        <AccountType/>
      </UserInfo>
    </SharedWithUsers>
    <lcf76f155ced4ddcb4097134ff3c332f xmlns="a4b5f761-6594-4d4d-b6b4-a2515cb88027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F51EF6-71DC-423F-A8EC-AFEAC65A55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2C7DC6-1997-45D7-9A34-0F0E200FBE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00776d-0a3c-44b4-bff2-0ceaafb13046"/>
    <ds:schemaRef ds:uri="b42ee53a-2340-4c25-89c8-245227b3848b"/>
    <ds:schemaRef ds:uri="a4b5f761-6594-4d4d-b6b4-a2515cb880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36F5C6-B5F5-4319-B708-2E0C26ED52FE}">
  <ds:schemaRefs>
    <ds:schemaRef ds:uri="http://schemas.microsoft.com/office/2006/metadata/properties"/>
    <ds:schemaRef ds:uri="http://schemas.microsoft.com/office/infopath/2007/PartnerControls"/>
    <ds:schemaRef ds:uri="4600776d-0a3c-44b4-bff2-0ceaafb13046"/>
    <ds:schemaRef ds:uri="b42ee53a-2340-4c25-89c8-245227b3848b"/>
    <ds:schemaRef ds:uri="a4b5f761-6594-4d4d-b6b4-a2515cb88027"/>
  </ds:schemaRefs>
</ds:datastoreItem>
</file>

<file path=customXml/itemProps4.xml><?xml version="1.0" encoding="utf-8"?>
<ds:datastoreItem xmlns:ds="http://schemas.openxmlformats.org/officeDocument/2006/customXml" ds:itemID="{6219AD87-3392-C342-86DE-0AA5C854C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1522</Words>
  <Characters>8677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Transportation Committee</vt:lpstr>
    </vt:vector>
  </TitlesOfParts>
  <Company>City of Fayetteville</Company>
  <LinksUpToDate>false</LinksUpToDate>
  <CharactersWithSpaces>10179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Transportation Committee</dc:title>
  <dc:subject/>
  <dc:creator>Jennifer Ayre</dc:creator>
  <cp:keywords/>
  <dc:description/>
  <cp:lastModifiedBy>Arthur Souza Rodrigues</cp:lastModifiedBy>
  <cp:revision>1</cp:revision>
  <cp:lastPrinted>2019-09-26T18:59:00Z</cp:lastPrinted>
  <dcterms:created xsi:type="dcterms:W3CDTF">2021-11-18T20:47:00Z</dcterms:created>
  <dcterms:modified xsi:type="dcterms:W3CDTF">2026-09-26T01:07:00Z</dcterms:modified>
</cp:coreProperties>
</file>