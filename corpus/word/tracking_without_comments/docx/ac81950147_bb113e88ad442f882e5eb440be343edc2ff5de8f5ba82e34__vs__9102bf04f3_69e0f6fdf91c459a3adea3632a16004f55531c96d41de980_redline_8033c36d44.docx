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A70FD" w14:textId="77777777" w:rsidR="0096534E" w:rsidRPr="005D399F" w:rsidRDefault="0096534E" w:rsidP="001F7CD1">
      <w:pPr>
        <w:spacing w:before="120" w:after="120" w:line="240" w:lineRule="auto"/>
        <w:rPr>
          <w:ins w:id="6" w:author="WASSON John" w:date="2026-09-25T20:04:00Z" w16du:dateUtc="2026-09-26T00:04:00Z"/>
          <w:b/>
        </w:rPr>
      </w:pPr>
      <w:ins w:id="7" w:author="WASSON John" w:date="2026-09-25T20:04:00Z" w16du:dateUtc="2026-09-26T00:04:00Z">
        <w:r w:rsidRPr="0096534E">
          <w:rPr>
            <w:b/>
            <w:noProof/>
            <w:lang w:eastAsia="en-AU"/>
          </w:rPr>
          <w:drawing>
            <wp:anchor distT="0" distB="0" distL="114300" distR="114300" simplePos="0" relativeHeight="251665408" behindDoc="0" locked="0" layoutInCell="1" allowOverlap="1" wp14:anchorId="41DF6028" wp14:editId="383BBCBE">
              <wp:simplePos x="0" y="0"/>
              <wp:positionH relativeFrom="column">
                <wp:posOffset>0</wp:posOffset>
              </wp:positionH>
              <wp:positionV relativeFrom="paragraph">
                <wp:posOffset>-4445</wp:posOffset>
              </wp:positionV>
              <wp:extent cx="1009650" cy="752511"/>
              <wp:effectExtent l="0" t="0" r="0" b="9525"/>
              <wp:wrapSquare wrapText="bothSides"/>
              <wp:docPr id="1" name="Picture 1" descr="C:\Users\Rpyett\AppData\Local\Microsoft\Windows\Temporary Internet Files\Content.Outlook\WYBXPBWF\CoA_Stylis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pyett\AppData\Local\Microsoft\Windows\Temporary Internet Files\Content.Outlook\WYBXPBWF\CoA_Stylised.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9650" cy="752511"/>
                      </a:xfrm>
                      <a:prstGeom prst="rect">
                        <a:avLst/>
                      </a:prstGeom>
                      <a:noFill/>
                      <a:ln>
                        <a:noFill/>
                      </a:ln>
                    </pic:spPr>
                  </pic:pic>
                </a:graphicData>
              </a:graphic>
            </wp:anchor>
          </w:drawing>
        </w:r>
      </w:ins>
    </w:p>
    <w:p w14:paraId="588D6E47" w14:textId="77777777" w:rsidR="0096534E" w:rsidRDefault="0096534E" w:rsidP="00EE2461">
      <w:pPr>
        <w:spacing w:before="120" w:after="240" w:line="240" w:lineRule="auto"/>
        <w:rPr>
          <w:ins w:id="8" w:author="WASSON John" w:date="2026-09-25T20:04:00Z" w16du:dateUtc="2026-09-26T00:04:00Z"/>
          <w:b/>
        </w:rPr>
      </w:pPr>
    </w:p>
    <w:p w14:paraId="44CC87DD" w14:textId="77777777" w:rsidR="0096534E" w:rsidRDefault="0096534E" w:rsidP="0096534E">
      <w:pPr>
        <w:spacing w:before="120" w:after="120" w:line="240" w:lineRule="auto"/>
        <w:rPr>
          <w:ins w:id="9" w:author="WASSON John" w:date="2026-09-25T20:04:00Z" w16du:dateUtc="2026-09-26T00:04:00Z"/>
          <w:b/>
        </w:rPr>
      </w:pPr>
    </w:p>
    <w:p w14:paraId="7584FC9A" w14:textId="41B81C0D" w:rsidR="0096534E" w:rsidRPr="001F7CD1" w:rsidRDefault="0096534E" w:rsidP="0096534E">
      <w:pPr>
        <w:spacing w:before="120" w:after="120" w:line="240" w:lineRule="auto"/>
        <w:rPr>
          <w:ins w:id="10" w:author="WASSON John" w:date="2026-09-25T20:04:00Z" w16du:dateUtc="2026-09-26T00:04:00Z"/>
          <w:b/>
          <w:i/>
          <w:sz w:val="28"/>
          <w:szCs w:val="28"/>
        </w:rPr>
      </w:pPr>
      <w:ins w:id="11" w:author="WASSON John" w:date="2026-09-25T20:04:00Z" w16du:dateUtc="2026-09-26T00:04:00Z">
        <w:r w:rsidRPr="001F7CD1">
          <w:rPr>
            <w:b/>
            <w:i/>
            <w:sz w:val="28"/>
            <w:szCs w:val="28"/>
          </w:rPr>
          <w:t xml:space="preserve">Statement of Expectations </w:t>
        </w:r>
        <w:r>
          <w:rPr>
            <w:b/>
            <w:i/>
            <w:sz w:val="28"/>
            <w:szCs w:val="28"/>
          </w:rPr>
          <w:t>f</w:t>
        </w:r>
        <w:r w:rsidRPr="001F7CD1">
          <w:rPr>
            <w:b/>
            <w:i/>
            <w:sz w:val="28"/>
            <w:szCs w:val="28"/>
          </w:rPr>
          <w:t>or the Board of the Civil Aviation Safety Authority</w:t>
        </w:r>
        <w:r>
          <w:rPr>
            <w:b/>
            <w:i/>
            <w:sz w:val="28"/>
            <w:szCs w:val="28"/>
          </w:rPr>
          <w:t xml:space="preserve"> f</w:t>
        </w:r>
        <w:r w:rsidR="00500143">
          <w:rPr>
            <w:b/>
            <w:i/>
            <w:sz w:val="28"/>
            <w:szCs w:val="28"/>
          </w:rPr>
          <w:t xml:space="preserve">or the Period </w:t>
        </w:r>
        <w:r w:rsidR="00C93012">
          <w:rPr>
            <w:b/>
            <w:i/>
            <w:sz w:val="28"/>
            <w:szCs w:val="28"/>
          </w:rPr>
          <w:t>1</w:t>
        </w:r>
        <w:r w:rsidR="00B24AC2">
          <w:rPr>
            <w:b/>
            <w:i/>
            <w:sz w:val="28"/>
            <w:szCs w:val="28"/>
          </w:rPr>
          <w:t>5</w:t>
        </w:r>
        <w:r w:rsidR="00C93012">
          <w:rPr>
            <w:b/>
            <w:i/>
            <w:sz w:val="28"/>
            <w:szCs w:val="28"/>
          </w:rPr>
          <w:t xml:space="preserve"> July</w:t>
        </w:r>
        <w:r w:rsidRPr="001F7CD1">
          <w:rPr>
            <w:b/>
            <w:i/>
            <w:sz w:val="28"/>
            <w:szCs w:val="28"/>
          </w:rPr>
          <w:t xml:space="preserve"> 201</w:t>
        </w:r>
        <w:r w:rsidR="004703C7">
          <w:rPr>
            <w:b/>
            <w:i/>
            <w:sz w:val="28"/>
            <w:szCs w:val="28"/>
          </w:rPr>
          <w:t>9</w:t>
        </w:r>
        <w:r w:rsidRPr="001F7CD1">
          <w:rPr>
            <w:b/>
            <w:i/>
            <w:sz w:val="28"/>
            <w:szCs w:val="28"/>
          </w:rPr>
          <w:t xml:space="preserve"> to 30 June 20</w:t>
        </w:r>
        <w:r w:rsidR="004703C7">
          <w:rPr>
            <w:b/>
            <w:i/>
            <w:sz w:val="28"/>
            <w:szCs w:val="28"/>
          </w:rPr>
          <w:t>21</w:t>
        </w:r>
      </w:ins>
    </w:p>
    <w:p w14:paraId="09DB9F8D" w14:textId="77777777" w:rsidR="0096534E" w:rsidRPr="0036422D" w:rsidRDefault="00717690" w:rsidP="0096534E">
      <w:pPr>
        <w:autoSpaceDE w:val="0"/>
        <w:autoSpaceDN w:val="0"/>
        <w:adjustRightInd w:val="0"/>
        <w:rPr>
          <w:ins w:id="12" w:author="WASSON John" w:date="2026-09-25T20:04:00Z" w16du:dateUtc="2026-09-26T00:04:00Z"/>
        </w:rPr>
      </w:pPr>
      <w:ins w:id="13" w:author="WASSON John" w:date="2026-09-25T20:04:00Z" w16du:dateUtc="2026-09-26T00:04:00Z">
        <w:r w:rsidRPr="00717690">
          <w:rPr>
            <w:b/>
            <w:noProof/>
            <w14:ligatures w14:val="standardContextual"/>
          </w:rPr>
          <w:pict w14:anchorId="660B94F7">
            <v:rect id="_x0000_i1027" alt="" style="width:451.15pt;height:.05pt;mso-width-percent:0;mso-height-percent:0;mso-width-percent:0;mso-height-percent:0" o:hrpct="964" o:hralign="center" o:hrstd="t" o:hr="t" fillcolor="#aca899" stroked="f"/>
          </w:pict>
        </w:r>
      </w:ins>
    </w:p>
    <w:p w14:paraId="4984A496" w14:textId="697EAA84" w:rsidR="0096534E" w:rsidRDefault="0096534E" w:rsidP="001F7CD1">
      <w:pPr>
        <w:tabs>
          <w:tab w:val="left" w:pos="3469"/>
        </w:tabs>
        <w:autoSpaceDE w:val="0"/>
        <w:autoSpaceDN w:val="0"/>
        <w:adjustRightInd w:val="0"/>
        <w:rPr>
          <w:ins w:id="14" w:author="WASSON John" w:date="2026-09-25T20:04:00Z" w16du:dateUtc="2026-09-26T00:04:00Z"/>
        </w:rPr>
      </w:pPr>
      <w:ins w:id="15" w:author="WASSON John" w:date="2026-09-25T20:04:00Z" w16du:dateUtc="2026-09-26T00:04:00Z">
        <w:r w:rsidRPr="001F7CD1">
          <w:t>I,</w:t>
        </w:r>
        <w:r>
          <w:rPr>
            <w:b/>
          </w:rPr>
          <w:t xml:space="preserve"> </w:t>
        </w:r>
        <w:r w:rsidR="00EE0EBC">
          <w:t>Michael McCormack</w:t>
        </w:r>
        <w:r>
          <w:t xml:space="preserve">, </w:t>
        </w:r>
        <w:r w:rsidRPr="00796EC4">
          <w:t>Minister for Infrastructure</w:t>
        </w:r>
        <w:r w:rsidR="00EE0EBC">
          <w:t>,</w:t>
        </w:r>
        <w:r w:rsidRPr="00796EC4">
          <w:t xml:space="preserve"> Transport</w:t>
        </w:r>
        <w:r w:rsidR="00EE0EBC">
          <w:t xml:space="preserve"> and Regional Development</w:t>
        </w:r>
        <w:r>
          <w:t>, make the following instrument.</w:t>
        </w:r>
      </w:ins>
    </w:p>
    <w:p w14:paraId="00AAE976" w14:textId="7C88E2CF" w:rsidR="0096534E" w:rsidRDefault="0096534E" w:rsidP="001F7CD1">
      <w:pPr>
        <w:spacing w:before="120" w:after="240" w:line="240" w:lineRule="auto"/>
        <w:rPr>
          <w:ins w:id="16" w:author="WASSON John" w:date="2026-09-25T20:04:00Z" w16du:dateUtc="2026-09-26T00:04:00Z"/>
        </w:rPr>
      </w:pPr>
      <w:ins w:id="17" w:author="WASSON John" w:date="2026-09-25T20:04:00Z" w16du:dateUtc="2026-09-26T00:04:00Z">
        <w:r>
          <w:t xml:space="preserve">Dated  </w:t>
        </w:r>
        <w:r w:rsidR="008D15B3">
          <w:t xml:space="preserve"> </w:t>
        </w:r>
        <w:r w:rsidR="00236FCD">
          <w:tab/>
          <w:t xml:space="preserve">4 </w:t>
        </w:r>
        <w:r w:rsidR="00A95101">
          <w:t>July 2</w:t>
        </w:r>
        <w:r>
          <w:t>01</w:t>
        </w:r>
        <w:r w:rsidR="004703C7">
          <w:t>9</w:t>
        </w:r>
      </w:ins>
    </w:p>
    <w:p w14:paraId="0016ECFA" w14:textId="4084C30A" w:rsidR="007E7DAF" w:rsidRDefault="007E7DAF" w:rsidP="001F7CD1">
      <w:pPr>
        <w:spacing w:before="120" w:after="240" w:line="240" w:lineRule="auto"/>
        <w:rPr>
          <w:ins w:id="18" w:author="WASSON John" w:date="2026-09-25T20:04:00Z" w16du:dateUtc="2026-09-26T00:04:00Z"/>
        </w:rPr>
      </w:pPr>
    </w:p>
    <w:p w14:paraId="403B2DA0" w14:textId="3952288B" w:rsidR="00AD3816" w:rsidRDefault="00AD3816" w:rsidP="001F7CD1">
      <w:pPr>
        <w:spacing w:before="120" w:after="240" w:line="240" w:lineRule="auto"/>
        <w:rPr>
          <w:ins w:id="19" w:author="WASSON John" w:date="2026-09-25T20:04:00Z" w16du:dateUtc="2026-09-26T00:04:00Z"/>
        </w:rPr>
      </w:pPr>
    </w:p>
    <w:p w14:paraId="1FEA3909" w14:textId="77777777" w:rsidR="00AD3816" w:rsidRDefault="00AD3816" w:rsidP="001F7CD1">
      <w:pPr>
        <w:spacing w:before="120" w:after="240" w:line="240" w:lineRule="auto"/>
        <w:rPr>
          <w:ins w:id="20" w:author="WASSON John" w:date="2026-09-25T20:04:00Z" w16du:dateUtc="2026-09-26T00:04:00Z"/>
        </w:rPr>
      </w:pPr>
    </w:p>
    <w:p w14:paraId="0F6DBAEC" w14:textId="43856CC7" w:rsidR="00EE0EBC" w:rsidRPr="00796EC4" w:rsidRDefault="00EE0EBC" w:rsidP="001F7CD1">
      <w:pPr>
        <w:spacing w:after="0"/>
        <w:rPr>
          <w:ins w:id="21" w:author="WASSON John" w:date="2026-09-25T20:04:00Z" w16du:dateUtc="2026-09-26T00:04:00Z"/>
        </w:rPr>
      </w:pPr>
      <w:ins w:id="22" w:author="WASSON John" w:date="2026-09-25T20:04:00Z" w16du:dateUtc="2026-09-26T00:04:00Z">
        <w:r>
          <w:t>Michael McCormack</w:t>
        </w:r>
      </w:ins>
    </w:p>
    <w:p w14:paraId="3A50DA52" w14:textId="2A28C7A2" w:rsidR="0096534E" w:rsidRPr="00796EC4" w:rsidRDefault="0096534E" w:rsidP="001F7CD1">
      <w:pPr>
        <w:spacing w:after="0"/>
        <w:rPr>
          <w:ins w:id="23" w:author="WASSON John" w:date="2026-09-25T20:04:00Z" w16du:dateUtc="2026-09-26T00:04:00Z"/>
        </w:rPr>
      </w:pPr>
      <w:ins w:id="24" w:author="WASSON John" w:date="2026-09-25T20:04:00Z" w16du:dateUtc="2026-09-26T00:04:00Z">
        <w:r w:rsidRPr="00796EC4">
          <w:t>Minister for Infrastructure</w:t>
        </w:r>
        <w:r w:rsidR="00EE0EBC">
          <w:t>,</w:t>
        </w:r>
        <w:r w:rsidRPr="00796EC4">
          <w:t xml:space="preserve"> Transport</w:t>
        </w:r>
        <w:r w:rsidR="00EE0EBC">
          <w:t xml:space="preserve"> and Regional Development</w:t>
        </w:r>
      </w:ins>
    </w:p>
    <w:p w14:paraId="4AD43EBD" w14:textId="77777777" w:rsidR="0096534E" w:rsidRPr="0036422D" w:rsidRDefault="00717690" w:rsidP="0096534E">
      <w:pPr>
        <w:autoSpaceDE w:val="0"/>
        <w:autoSpaceDN w:val="0"/>
        <w:adjustRightInd w:val="0"/>
        <w:rPr>
          <w:ins w:id="25" w:author="WASSON John" w:date="2026-09-25T20:04:00Z" w16du:dateUtc="2026-09-26T00:04:00Z"/>
        </w:rPr>
      </w:pPr>
      <w:ins w:id="26" w:author="WASSON John" w:date="2026-09-25T20:04:00Z" w16du:dateUtc="2026-09-26T00:04:00Z">
        <w:r>
          <w:rPr>
            <w:noProof/>
          </w:rPr>
        </w:r>
      </w:ins>
      <w:r>
        <w:pict w14:anchorId="21C88DE7">
          <v:rect id="Horizontal Line 2" o:spid="_x0000_s2051"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3DE63374" w14:textId="77777777" w:rsidR="00D2411B" w:rsidRPr="0094338B" w:rsidRDefault="00D2411B" w:rsidP="0094338B">
      <w:pPr>
        <w:pStyle w:val="ListParagraph"/>
        <w:numPr>
          <w:ilvl w:val="0"/>
          <w:numId w:val="38"/>
        </w:numPr>
        <w:spacing w:before="120" w:after="120"/>
        <w:ind w:left="426" w:hanging="426"/>
        <w:rPr>
          <w:ins w:id="27" w:author="WASSON John" w:date="2026-09-25T20:04:00Z" w16du:dateUtc="2026-09-26T00:04:00Z"/>
          <w:b/>
        </w:rPr>
      </w:pPr>
      <w:ins w:id="28" w:author="WASSON John" w:date="2026-09-25T20:04:00Z" w16du:dateUtc="2026-09-26T00:04:00Z">
        <w:r w:rsidRPr="0094338B">
          <w:rPr>
            <w:b/>
          </w:rPr>
          <w:t>Overview</w:t>
        </w:r>
      </w:ins>
    </w:p>
    <w:p w14:paraId="0752B5AB" w14:textId="62388E2E" w:rsidR="00AD3816" w:rsidRDefault="00AD3816" w:rsidP="00DC21A0">
      <w:pPr>
        <w:spacing w:before="120" w:after="120" w:line="240" w:lineRule="auto"/>
        <w:rPr>
          <w:ins w:id="29" w:author="WASSON John" w:date="2026-09-25T20:04:00Z" w16du:dateUtc="2026-09-26T00:04:00Z"/>
        </w:rPr>
      </w:pPr>
      <w:ins w:id="30" w:author="WASSON John" w:date="2026-09-25T20:04:00Z" w16du:dateUtc="2026-09-26T00:04:00Z">
        <w:r>
          <w:t xml:space="preserve">This instrument is the </w:t>
        </w:r>
        <w:r w:rsidRPr="00B17E1F">
          <w:rPr>
            <w:i/>
          </w:rPr>
          <w:t xml:space="preserve">Statement of Expectations for the Board of the Civil Aviation Safety Authority for the </w:t>
        </w:r>
        <w:r w:rsidR="008D15B3">
          <w:rPr>
            <w:i/>
          </w:rPr>
          <w:t xml:space="preserve">Period </w:t>
        </w:r>
        <w:r w:rsidR="00EE0EBC">
          <w:rPr>
            <w:i/>
          </w:rPr>
          <w:t>1</w:t>
        </w:r>
        <w:r w:rsidR="00B24AC2">
          <w:rPr>
            <w:i/>
          </w:rPr>
          <w:t>5</w:t>
        </w:r>
        <w:r w:rsidR="00EE0EBC">
          <w:rPr>
            <w:i/>
          </w:rPr>
          <w:t xml:space="preserve"> July</w:t>
        </w:r>
        <w:r w:rsidRPr="00B17E1F">
          <w:rPr>
            <w:i/>
          </w:rPr>
          <w:t xml:space="preserve"> 201</w:t>
        </w:r>
        <w:r w:rsidR="004703C7">
          <w:rPr>
            <w:i/>
          </w:rPr>
          <w:t>9</w:t>
        </w:r>
        <w:r w:rsidRPr="00B17E1F">
          <w:rPr>
            <w:i/>
          </w:rPr>
          <w:t xml:space="preserve"> to 30 June 20</w:t>
        </w:r>
        <w:r w:rsidR="004703C7">
          <w:rPr>
            <w:i/>
          </w:rPr>
          <w:t>21</w:t>
        </w:r>
        <w:r>
          <w:t>.</w:t>
        </w:r>
      </w:ins>
    </w:p>
    <w:p w14:paraId="0EBA8D3E" w14:textId="393B9259" w:rsidR="00886872" w:rsidRDefault="00500143" w:rsidP="00FF21A7">
      <w:pPr>
        <w:spacing w:before="120" w:after="120" w:line="240" w:lineRule="auto"/>
        <w:rPr>
          <w:ins w:id="31" w:author="WASSON John" w:date="2026-09-25T20:04:00Z" w16du:dateUtc="2026-09-26T00:04:00Z"/>
        </w:rPr>
      </w:pPr>
      <w:ins w:id="32" w:author="WASSON John" w:date="2026-09-25T20:04:00Z" w16du:dateUtc="2026-09-26T00:04:00Z">
        <w:r>
          <w:t xml:space="preserve">This instrument commences on </w:t>
        </w:r>
        <w:r w:rsidR="00EE0EBC">
          <w:t>1</w:t>
        </w:r>
        <w:r w:rsidR="00B24AC2">
          <w:t>5</w:t>
        </w:r>
        <w:r w:rsidR="00EE0EBC">
          <w:t xml:space="preserve"> July </w:t>
        </w:r>
        <w:r w:rsidR="00AD3816" w:rsidRPr="00295A4F">
          <w:t>201</w:t>
        </w:r>
        <w:r w:rsidR="004703C7">
          <w:t>9</w:t>
        </w:r>
        <w:r w:rsidR="00AD3816" w:rsidRPr="00295A4F">
          <w:t xml:space="preserve"> </w:t>
        </w:r>
        <w:r w:rsidR="00AD3816">
          <w:t xml:space="preserve">and expires </w:t>
        </w:r>
        <w:r w:rsidR="002B1C5D">
          <w:t>at the end of</w:t>
        </w:r>
        <w:r w:rsidR="00AD3816">
          <w:t xml:space="preserve"> </w:t>
        </w:r>
        <w:r w:rsidR="00AD3816" w:rsidRPr="00295A4F">
          <w:t>30 June 20</w:t>
        </w:r>
        <w:r w:rsidR="004703C7">
          <w:t>2</w:t>
        </w:r>
        <w:r w:rsidR="00AD3816" w:rsidRPr="00295A4F">
          <w:t>1</w:t>
        </w:r>
        <w:r w:rsidR="002B1C5D">
          <w:t xml:space="preserve"> as if it had been repealed by another instrument</w:t>
        </w:r>
        <w:r w:rsidR="00AD3816">
          <w:t>.</w:t>
        </w:r>
        <w:r w:rsidR="00A63BA2">
          <w:t xml:space="preserve"> </w:t>
        </w:r>
      </w:ins>
    </w:p>
    <w:p w14:paraId="0C88A688" w14:textId="608F0905" w:rsidR="005F426B" w:rsidRDefault="005F426B" w:rsidP="00886872">
      <w:pPr>
        <w:spacing w:before="120" w:after="120" w:line="240" w:lineRule="auto"/>
        <w:rPr>
          <w:ins w:id="33" w:author="WASSON John" w:date="2026-09-25T20:04:00Z" w16du:dateUtc="2026-09-26T00:04:00Z"/>
        </w:rPr>
      </w:pPr>
      <w:ins w:id="34" w:author="WASSON John" w:date="2026-09-25T20:04:00Z" w16du:dateUtc="2026-09-26T00:04:00Z">
        <w:r>
          <w:t xml:space="preserve">This instrument puts in place a new </w:t>
        </w:r>
        <w:r w:rsidR="00BA2785" w:rsidRPr="00295A4F">
          <w:t xml:space="preserve">Statement of Expectations </w:t>
        </w:r>
        <w:r w:rsidR="00BA2785">
          <w:t xml:space="preserve">(SOE) </w:t>
        </w:r>
        <w:r>
          <w:t>which</w:t>
        </w:r>
        <w:r w:rsidRPr="00295A4F">
          <w:t xml:space="preserve"> serves as a notice to </w:t>
        </w:r>
        <w:r w:rsidR="00AC519A">
          <w:t>the</w:t>
        </w:r>
        <w:r w:rsidR="00F77603">
          <w:t xml:space="preserve"> Board of the</w:t>
        </w:r>
        <w:r w:rsidR="00AC519A">
          <w:t xml:space="preserve"> Civil Aviation Safety Authority (</w:t>
        </w:r>
        <w:r w:rsidRPr="00295A4F">
          <w:t>CASA</w:t>
        </w:r>
        <w:r w:rsidR="00AC519A">
          <w:t>)</w:t>
        </w:r>
        <w:r w:rsidRPr="00295A4F">
          <w:t xml:space="preserve"> under </w:t>
        </w:r>
        <w:r w:rsidR="00CC33E5">
          <w:t>s</w:t>
        </w:r>
        <w:r>
          <w:t xml:space="preserve">ection </w:t>
        </w:r>
        <w:r w:rsidRPr="00295A4F">
          <w:t xml:space="preserve">12A of the </w:t>
        </w:r>
        <w:r w:rsidRPr="00B0696E">
          <w:rPr>
            <w:i/>
          </w:rPr>
          <w:t>Civil Aviation Act 1988</w:t>
        </w:r>
        <w:r w:rsidR="00C76F15">
          <w:rPr>
            <w:i/>
          </w:rPr>
          <w:t xml:space="preserve"> </w:t>
        </w:r>
        <w:r w:rsidR="00C76F15" w:rsidRPr="00426963">
          <w:t>(the Act)</w:t>
        </w:r>
        <w:r w:rsidRPr="00426963">
          <w:t>.</w:t>
        </w:r>
        <w:r w:rsidR="00AC519A">
          <w:t xml:space="preserve">  </w:t>
        </w:r>
      </w:ins>
    </w:p>
    <w:p w14:paraId="716964FA" w14:textId="3E3095D0" w:rsidR="00F25CF4" w:rsidRDefault="00AC519A" w:rsidP="00DC21A0">
      <w:pPr>
        <w:spacing w:before="120" w:after="120" w:line="240" w:lineRule="auto"/>
        <w:rPr>
          <w:ins w:id="35" w:author="WASSON John" w:date="2026-09-25T20:04:00Z" w16du:dateUtc="2026-09-26T00:04:00Z"/>
        </w:rPr>
      </w:pPr>
      <w:ins w:id="36" w:author="WASSON John" w:date="2026-09-25T20:04:00Z" w16du:dateUtc="2026-09-26T00:04:00Z">
        <w:r>
          <w:t xml:space="preserve">This new SOE </w:t>
        </w:r>
        <w:r w:rsidR="00A63BA2">
          <w:t xml:space="preserve">formalises </w:t>
        </w:r>
        <w:r w:rsidR="00A94237">
          <w:t xml:space="preserve">the Government’s </w:t>
        </w:r>
        <w:r w:rsidR="00BA2785" w:rsidRPr="00295A4F">
          <w:t xml:space="preserve">expectations concerning the operations and performance of CASA.  </w:t>
        </w:r>
      </w:ins>
    </w:p>
    <w:p w14:paraId="527E5A05" w14:textId="6ECEE7F1" w:rsidR="00A63BA2" w:rsidRDefault="000A4876" w:rsidP="00DC21A0">
      <w:pPr>
        <w:spacing w:before="120" w:after="120" w:line="240" w:lineRule="auto"/>
        <w:rPr>
          <w:ins w:id="37" w:author="WASSON John" w:date="2026-09-25T20:04:00Z" w16du:dateUtc="2026-09-26T00:04:00Z"/>
          <w:rStyle w:val="HelpText"/>
          <w:color w:val="auto"/>
        </w:rPr>
      </w:pPr>
      <w:ins w:id="38" w:author="WASSON John" w:date="2026-09-25T20:04:00Z" w16du:dateUtc="2026-09-26T00:04:00Z">
        <w:r>
          <w:t xml:space="preserve">CASA should </w:t>
        </w:r>
        <w:r w:rsidR="00CA490D">
          <w:t xml:space="preserve">perform its functions </w:t>
        </w:r>
        <w:r w:rsidR="00CA490D" w:rsidRPr="00295A4F">
          <w:t>in accordance with the Act</w:t>
        </w:r>
        <w:r w:rsidR="00CA490D">
          <w:t xml:space="preserve">, the </w:t>
        </w:r>
        <w:r w:rsidR="00CA490D" w:rsidRPr="00EE2461">
          <w:rPr>
            <w:i/>
          </w:rPr>
          <w:t>Airspace Act 2007</w:t>
        </w:r>
        <w:r w:rsidR="00CA490D" w:rsidRPr="00295A4F">
          <w:t xml:space="preserve"> and the </w:t>
        </w:r>
        <w:r w:rsidR="00CA490D" w:rsidRPr="00542731">
          <w:rPr>
            <w:i/>
          </w:rPr>
          <w:t>Public Governance, Performance and Accountability</w:t>
        </w:r>
        <w:r w:rsidR="00CA490D">
          <w:rPr>
            <w:i/>
          </w:rPr>
          <w:t xml:space="preserve"> </w:t>
        </w:r>
        <w:r w:rsidR="00CA490D" w:rsidRPr="00542731">
          <w:rPr>
            <w:i/>
          </w:rPr>
          <w:t>Act 2013</w:t>
        </w:r>
        <w:r w:rsidR="00CA490D">
          <w:t xml:space="preserve"> (PGPA Act) </w:t>
        </w:r>
        <w:r w:rsidR="00CA490D" w:rsidRPr="00295A4F">
          <w:t>as well as other relevant legislation</w:t>
        </w:r>
        <w:r w:rsidR="002F40D2">
          <w:t>.</w:t>
        </w:r>
        <w:r w:rsidR="00F74CE2">
          <w:rPr>
            <w:rStyle w:val="HelpText"/>
            <w:color w:val="auto"/>
          </w:rPr>
          <w:t xml:space="preserve"> </w:t>
        </w:r>
      </w:ins>
    </w:p>
    <w:p w14:paraId="10F7793F" w14:textId="5CDBECBB" w:rsidR="00F74CE2" w:rsidRDefault="002B6EBA" w:rsidP="00914B8B">
      <w:pPr>
        <w:spacing w:before="120" w:after="120" w:line="240" w:lineRule="auto"/>
        <w:rPr>
          <w:ins w:id="39" w:author="WASSON John" w:date="2026-09-25T20:04:00Z" w16du:dateUtc="2026-09-26T00:04:00Z"/>
          <w:rStyle w:val="HelpText"/>
          <w:color w:val="auto"/>
        </w:rPr>
      </w:pPr>
      <w:ins w:id="40" w:author="WASSON John" w:date="2026-09-25T20:04:00Z" w16du:dateUtc="2026-09-26T00:04:00Z">
        <w:r>
          <w:rPr>
            <w:rStyle w:val="HelpText"/>
            <w:color w:val="auto"/>
          </w:rPr>
          <w:t>I also expect that t</w:t>
        </w:r>
        <w:r w:rsidR="00A63BA2">
          <w:rPr>
            <w:rStyle w:val="HelpText"/>
            <w:color w:val="auto"/>
          </w:rPr>
          <w:t xml:space="preserve">he conduct and values of </w:t>
        </w:r>
        <w:r w:rsidR="000A4876">
          <w:rPr>
            <w:rStyle w:val="HelpText"/>
            <w:color w:val="auto"/>
          </w:rPr>
          <w:t>CASA</w:t>
        </w:r>
        <w:r w:rsidR="00A63BA2">
          <w:rPr>
            <w:rStyle w:val="HelpText"/>
            <w:color w:val="auto"/>
          </w:rPr>
          <w:t>’s Board and staff should be consistent with that of the A</w:t>
        </w:r>
        <w:r w:rsidR="000A4876" w:rsidRPr="000A4876">
          <w:rPr>
            <w:rStyle w:val="HelpText"/>
            <w:color w:val="auto"/>
          </w:rPr>
          <w:t>ustralian Public Service</w:t>
        </w:r>
        <w:r w:rsidR="002F40D2">
          <w:rPr>
            <w:rStyle w:val="HelpText"/>
            <w:color w:val="auto"/>
          </w:rPr>
          <w:t>.</w:t>
        </w:r>
        <w:r w:rsidR="00B17E1F">
          <w:rPr>
            <w:rStyle w:val="HelpText"/>
            <w:color w:val="auto"/>
          </w:rPr>
          <w:t xml:space="preserve"> </w:t>
        </w:r>
      </w:ins>
    </w:p>
    <w:p w14:paraId="0EBC1501" w14:textId="77777777" w:rsidR="0066787E" w:rsidRDefault="0066787E" w:rsidP="00914B8B">
      <w:pPr>
        <w:spacing w:before="120" w:after="120" w:line="240" w:lineRule="auto"/>
        <w:rPr>
          <w:ins w:id="41" w:author="WASSON John" w:date="2026-09-25T20:04:00Z" w16du:dateUtc="2026-09-26T00:04:00Z"/>
          <w:rStyle w:val="HelpText"/>
          <w:color w:val="auto"/>
        </w:rPr>
      </w:pPr>
    </w:p>
    <w:p w14:paraId="57213F82" w14:textId="16043BDC" w:rsidR="000F0774" w:rsidRPr="00EE2461" w:rsidRDefault="002709B1" w:rsidP="0094338B">
      <w:pPr>
        <w:pStyle w:val="ListParagraph"/>
        <w:numPr>
          <w:ilvl w:val="0"/>
          <w:numId w:val="38"/>
        </w:numPr>
        <w:spacing w:before="120" w:after="120"/>
        <w:ind w:left="426" w:hanging="426"/>
        <w:rPr>
          <w:ins w:id="42" w:author="WASSON John" w:date="2026-09-25T20:04:00Z" w16du:dateUtc="2026-09-26T00:04:00Z"/>
          <w:b/>
        </w:rPr>
      </w:pPr>
      <w:ins w:id="43" w:author="WASSON John" w:date="2026-09-25T20:04:00Z" w16du:dateUtc="2026-09-26T00:04:00Z">
        <w:r>
          <w:rPr>
            <w:b/>
          </w:rPr>
          <w:t>Governance</w:t>
        </w:r>
      </w:ins>
    </w:p>
    <w:p w14:paraId="3837B3C7" w14:textId="3E49660D" w:rsidR="00CA7FA4" w:rsidRPr="00FF21A7" w:rsidRDefault="0032151A" w:rsidP="00FF21A7">
      <w:pPr>
        <w:spacing w:before="120" w:after="120" w:line="240" w:lineRule="auto"/>
        <w:rPr>
          <w:ins w:id="44" w:author="WASSON John" w:date="2026-09-25T20:04:00Z" w16du:dateUtc="2026-09-26T00:04:00Z"/>
        </w:rPr>
      </w:pPr>
      <w:ins w:id="45" w:author="WASSON John" w:date="2026-09-25T20:04:00Z" w16du:dateUtc="2026-09-26T00:04:00Z">
        <w:r w:rsidRPr="009C6519">
          <w:t xml:space="preserve">I expect </w:t>
        </w:r>
        <w:r w:rsidR="000F0774" w:rsidRPr="009C6519">
          <w:t xml:space="preserve">that the Board and the </w:t>
        </w:r>
        <w:r w:rsidR="00CA7FA4" w:rsidRPr="009C6519">
          <w:t xml:space="preserve">Director of Aviation Safety </w:t>
        </w:r>
        <w:r w:rsidR="00B83AA9" w:rsidRPr="009C6519">
          <w:t xml:space="preserve">(DAS) </w:t>
        </w:r>
        <w:r w:rsidR="002709B1" w:rsidRPr="009C6519">
          <w:t xml:space="preserve">will </w:t>
        </w:r>
        <w:r w:rsidR="004259C6">
          <w:t xml:space="preserve">continue to </w:t>
        </w:r>
        <w:r w:rsidR="00426963" w:rsidRPr="009C6519">
          <w:t xml:space="preserve">work </w:t>
        </w:r>
        <w:r w:rsidR="00CA7FA4" w:rsidRPr="00773879">
          <w:t>to enable the effective operation of CASA</w:t>
        </w:r>
        <w:r w:rsidR="001C5F20" w:rsidRPr="00FF21A7">
          <w:t xml:space="preserve"> as </w:t>
        </w:r>
        <w:r w:rsidR="002F40D2" w:rsidRPr="00FF21A7">
          <w:t>the</w:t>
        </w:r>
        <w:r w:rsidR="001C5F20" w:rsidRPr="00FF21A7">
          <w:t xml:space="preserve"> national aviation safety regulator</w:t>
        </w:r>
        <w:r w:rsidR="00CA7FA4" w:rsidRPr="00FF21A7">
          <w:t>.</w:t>
        </w:r>
        <w:r w:rsidR="00560D89" w:rsidRPr="00FF21A7">
          <w:t xml:space="preserve"> </w:t>
        </w:r>
      </w:ins>
    </w:p>
    <w:p w14:paraId="24251027" w14:textId="77777777" w:rsidR="00EF0C07" w:rsidRDefault="00EF0C07" w:rsidP="00EF0C07">
      <w:pPr>
        <w:spacing w:before="120" w:after="120" w:line="240" w:lineRule="auto"/>
        <w:rPr>
          <w:ins w:id="46" w:author="WASSON John" w:date="2026-09-25T20:04:00Z" w16du:dateUtc="2026-09-26T00:04:00Z"/>
          <w:rStyle w:val="HelpText"/>
          <w:color w:val="auto"/>
        </w:rPr>
      </w:pPr>
      <w:ins w:id="47" w:author="WASSON John" w:date="2026-09-25T20:04:00Z" w16du:dateUtc="2026-09-26T00:04:00Z">
        <w:r w:rsidRPr="007249D8">
          <w:rPr>
            <w:rStyle w:val="HelpText"/>
            <w:color w:val="auto"/>
          </w:rPr>
          <w:t>I</w:t>
        </w:r>
        <w:r>
          <w:rPr>
            <w:rStyle w:val="HelpText"/>
            <w:color w:val="auto"/>
          </w:rPr>
          <w:t> </w:t>
        </w:r>
        <w:r w:rsidRPr="007249D8">
          <w:rPr>
            <w:rStyle w:val="HelpText"/>
            <w:color w:val="auto"/>
          </w:rPr>
          <w:t xml:space="preserve">expect CASA to </w:t>
        </w:r>
        <w:r>
          <w:rPr>
            <w:rStyle w:val="HelpText"/>
            <w:color w:val="auto"/>
          </w:rPr>
          <w:t>be a world-best-practice</w:t>
        </w:r>
        <w:r w:rsidRPr="007249D8">
          <w:rPr>
            <w:rStyle w:val="HelpText"/>
            <w:color w:val="auto"/>
          </w:rPr>
          <w:t xml:space="preserve"> aviation safety regulator</w:t>
        </w:r>
        <w:r>
          <w:rPr>
            <w:rStyle w:val="HelpText"/>
            <w:color w:val="auto"/>
          </w:rPr>
          <w:t xml:space="preserve">. </w:t>
        </w:r>
      </w:ins>
    </w:p>
    <w:p w14:paraId="3520CC39" w14:textId="551CB1C8" w:rsidR="00D02B00" w:rsidRDefault="00EF0C07" w:rsidP="00FF21A7">
      <w:pPr>
        <w:spacing w:before="120" w:after="120" w:line="240" w:lineRule="auto"/>
        <w:rPr>
          <w:ins w:id="48" w:author="WASSON John" w:date="2026-09-25T20:04:00Z" w16du:dateUtc="2026-09-26T00:04:00Z"/>
        </w:rPr>
      </w:pPr>
      <w:ins w:id="49" w:author="WASSON John" w:date="2026-09-25T20:04:00Z" w16du:dateUtc="2026-09-26T00:04:00Z">
        <w:r>
          <w:t>I expect the</w:t>
        </w:r>
        <w:r w:rsidR="00D02B00">
          <w:t xml:space="preserve"> Board </w:t>
        </w:r>
        <w:r>
          <w:t xml:space="preserve">be </w:t>
        </w:r>
        <w:r w:rsidR="00D02B00">
          <w:t>responsible for the matters set out in the Act, including in particular, CASA’s strategic direction, risk management and corporate planning.</w:t>
        </w:r>
      </w:ins>
    </w:p>
    <w:p w14:paraId="4062D492" w14:textId="13970F48" w:rsidR="00CA7FA4" w:rsidRPr="00886872" w:rsidRDefault="00CA7FA4" w:rsidP="00FF21A7">
      <w:pPr>
        <w:spacing w:before="120" w:after="120" w:line="240" w:lineRule="auto"/>
        <w:rPr>
          <w:ins w:id="50" w:author="WASSON John" w:date="2026-09-25T20:04:00Z" w16du:dateUtc="2026-09-26T00:04:00Z"/>
        </w:rPr>
      </w:pPr>
      <w:ins w:id="51" w:author="WASSON John" w:date="2026-09-25T20:04:00Z" w16du:dateUtc="2026-09-26T00:04:00Z">
        <w:r w:rsidRPr="009C6519">
          <w:lastRenderedPageBreak/>
          <w:t xml:space="preserve">I expect the Board </w:t>
        </w:r>
        <w:r w:rsidR="00D02B00">
          <w:t>to</w:t>
        </w:r>
        <w:r w:rsidR="00D02B00" w:rsidRPr="009C6519">
          <w:t xml:space="preserve"> </w:t>
        </w:r>
        <w:r w:rsidR="002709B1" w:rsidRPr="009C6519">
          <w:t xml:space="preserve">ensure that CASA </w:t>
        </w:r>
        <w:r w:rsidR="00D02B00">
          <w:t>makes progress on its strategic priorities, including the key aviation initiatives outlined in this statement.</w:t>
        </w:r>
        <w:r w:rsidR="00495D9D" w:rsidRPr="009C6519">
          <w:t xml:space="preserve"> </w:t>
        </w:r>
      </w:ins>
    </w:p>
    <w:p w14:paraId="4904C5FE" w14:textId="2AD89444" w:rsidR="00D02B00" w:rsidRDefault="00D02B00" w:rsidP="00FF21A7">
      <w:pPr>
        <w:spacing w:before="120" w:after="120" w:line="240" w:lineRule="auto"/>
        <w:rPr>
          <w:ins w:id="52" w:author="WASSON John" w:date="2026-09-25T20:04:00Z" w16du:dateUtc="2026-09-26T00:04:00Z"/>
        </w:rPr>
      </w:pPr>
      <w:ins w:id="53" w:author="WASSON John" w:date="2026-09-25T20:04:00Z" w16du:dateUtc="2026-09-26T00:04:00Z">
        <w:r>
          <w:t xml:space="preserve">I also expect the Board to </w:t>
        </w:r>
        <w:r w:rsidR="004259C6">
          <w:t xml:space="preserve">continue to </w:t>
        </w:r>
        <w:r>
          <w:t>facilitate effective interaction between CASA and industry.</w:t>
        </w:r>
      </w:ins>
    </w:p>
    <w:p w14:paraId="4E119495" w14:textId="0753CF41" w:rsidR="00A924E6" w:rsidRDefault="00D02B00" w:rsidP="00FF21A7">
      <w:pPr>
        <w:spacing w:before="120" w:after="120" w:line="240" w:lineRule="auto"/>
        <w:rPr>
          <w:ins w:id="54" w:author="WASSON John" w:date="2026-09-25T20:04:00Z" w16du:dateUtc="2026-09-26T00:04:00Z"/>
        </w:rPr>
      </w:pPr>
      <w:ins w:id="55" w:author="WASSON John" w:date="2026-09-25T20:04:00Z" w16du:dateUtc="2026-09-26T00:04:00Z">
        <w:r>
          <w:t xml:space="preserve">Subject to the Act, </w:t>
        </w:r>
        <w:r w:rsidR="00D2411B" w:rsidRPr="00886872">
          <w:t xml:space="preserve">I expect the </w:t>
        </w:r>
        <w:r w:rsidR="00CA7FA4" w:rsidRPr="00886872">
          <w:t>DAS</w:t>
        </w:r>
        <w:r>
          <w:t>, as the Chief Executive Officer of CASA,</w:t>
        </w:r>
        <w:r w:rsidR="00E11A86">
          <w:t xml:space="preserve"> t</w:t>
        </w:r>
        <w:r w:rsidR="00D2411B" w:rsidRPr="009C6519">
          <w:t xml:space="preserve">o </w:t>
        </w:r>
        <w:r w:rsidR="004259C6">
          <w:t xml:space="preserve">continue to </w:t>
        </w:r>
        <w:r w:rsidR="00CA7FA4" w:rsidRPr="009C6519">
          <w:t xml:space="preserve">be responsible for </w:t>
        </w:r>
        <w:r w:rsidR="00B73864" w:rsidRPr="00FF21A7">
          <w:t>manag</w:t>
        </w:r>
        <w:r w:rsidR="00D2411B" w:rsidRPr="00FF21A7">
          <w:t>ing</w:t>
        </w:r>
        <w:r w:rsidR="00B73864" w:rsidRPr="00FF21A7">
          <w:t xml:space="preserve"> </w:t>
        </w:r>
        <w:r w:rsidR="00531120" w:rsidRPr="00FF21A7">
          <w:t xml:space="preserve">the </w:t>
        </w:r>
        <w:r w:rsidR="00D2411B" w:rsidRPr="00FF21A7">
          <w:t xml:space="preserve">operations </w:t>
        </w:r>
        <w:r w:rsidR="000D6F7E" w:rsidRPr="00FF21A7">
          <w:t xml:space="preserve">of CASA, its </w:t>
        </w:r>
        <w:r w:rsidR="00531120" w:rsidRPr="00FF21A7">
          <w:t>organisational capacity</w:t>
        </w:r>
        <w:r w:rsidR="00AA5003">
          <w:t xml:space="preserve">, </w:t>
        </w:r>
        <w:r w:rsidR="00E574B8" w:rsidRPr="00FF21A7">
          <w:t xml:space="preserve">and the exercise of </w:t>
        </w:r>
        <w:r w:rsidR="00531120" w:rsidRPr="00FF21A7">
          <w:t xml:space="preserve">its </w:t>
        </w:r>
        <w:r w:rsidR="00E574B8" w:rsidRPr="00FF21A7">
          <w:t>statutory functions</w:t>
        </w:r>
        <w:r w:rsidR="00E11A86">
          <w:t>. This includes th</w:t>
        </w:r>
        <w:r w:rsidR="00B73864" w:rsidRPr="009C6519">
          <w:t xml:space="preserve">e development and implementation of </w:t>
        </w:r>
        <w:r w:rsidR="00531120" w:rsidRPr="009C6519">
          <w:t>regulation</w:t>
        </w:r>
        <w:r w:rsidR="00B73864" w:rsidRPr="009C6519">
          <w:t xml:space="preserve">, </w:t>
        </w:r>
        <w:r w:rsidR="00E574B8" w:rsidRPr="009C6519">
          <w:t>executive</w:t>
        </w:r>
        <w:r w:rsidR="00D26E8A" w:rsidRPr="009C6519">
          <w:t>-</w:t>
        </w:r>
        <w:r w:rsidR="00B73864" w:rsidRPr="009C6519">
          <w:t>decision making</w:t>
        </w:r>
        <w:r w:rsidR="00E574B8" w:rsidRPr="009C6519">
          <w:t>,</w:t>
        </w:r>
        <w:r w:rsidR="00591457" w:rsidRPr="009C6519">
          <w:t xml:space="preserve"> </w:t>
        </w:r>
        <w:r w:rsidR="00E574B8" w:rsidRPr="009C6519">
          <w:t xml:space="preserve">and </w:t>
        </w:r>
        <w:r w:rsidR="00CA490D" w:rsidRPr="00773879">
          <w:t xml:space="preserve">all </w:t>
        </w:r>
        <w:r w:rsidR="001C5F20" w:rsidRPr="00773879">
          <w:t xml:space="preserve">day-to-day </w:t>
        </w:r>
        <w:r w:rsidR="00B73864" w:rsidRPr="00FF21A7">
          <w:t>operational</w:t>
        </w:r>
        <w:r w:rsidR="004E54FB" w:rsidRPr="00FF21A7">
          <w:t>, financial</w:t>
        </w:r>
        <w:r w:rsidR="00BF0FA2" w:rsidRPr="00FF21A7">
          <w:t>, personnel</w:t>
        </w:r>
        <w:r w:rsidR="004E54FB" w:rsidRPr="00FF21A7">
          <w:t xml:space="preserve"> </w:t>
        </w:r>
        <w:r w:rsidR="00B73864" w:rsidRPr="00FF21A7">
          <w:t>and administrative activities</w:t>
        </w:r>
        <w:r w:rsidR="00D2411B" w:rsidRPr="00FF21A7">
          <w:t>.</w:t>
        </w:r>
      </w:ins>
    </w:p>
    <w:p w14:paraId="7B7EAC75" w14:textId="656606F3" w:rsidR="00A41115" w:rsidRDefault="002739B0" w:rsidP="00E73F2E">
      <w:pPr>
        <w:spacing w:before="120" w:after="120" w:line="240" w:lineRule="auto"/>
        <w:rPr>
          <w:ins w:id="56" w:author="WASSON John" w:date="2026-09-25T20:04:00Z" w16du:dateUtc="2026-09-26T00:04:00Z"/>
        </w:rPr>
      </w:pPr>
      <w:ins w:id="57" w:author="WASSON John" w:date="2026-09-25T20:04:00Z" w16du:dateUtc="2026-09-26T00:04:00Z">
        <w:r>
          <w:t>I expect the Board to keep</w:t>
        </w:r>
        <w:r w:rsidR="00EF0C07">
          <w:t xml:space="preserve"> </w:t>
        </w:r>
        <w:r w:rsidR="00A41115">
          <w:t xml:space="preserve">the Secretary </w:t>
        </w:r>
        <w:r w:rsidR="00A41115" w:rsidRPr="00295A4F">
          <w:t xml:space="preserve">of </w:t>
        </w:r>
        <w:r w:rsidR="00A41115">
          <w:t>my</w:t>
        </w:r>
        <w:r w:rsidR="00A41115" w:rsidRPr="00295A4F">
          <w:t xml:space="preserve"> </w:t>
        </w:r>
        <w:r w:rsidR="00A41115">
          <w:t>Department</w:t>
        </w:r>
        <w:r>
          <w:t xml:space="preserve"> and me</w:t>
        </w:r>
        <w:r w:rsidR="00A41115">
          <w:t xml:space="preserve"> </w:t>
        </w:r>
        <w:r w:rsidR="00EF0C07">
          <w:t xml:space="preserve">fully </w:t>
        </w:r>
        <w:r w:rsidR="00A41115" w:rsidRPr="00295A4F">
          <w:t xml:space="preserve">informed of CASA’s </w:t>
        </w:r>
        <w:r w:rsidR="00A41115">
          <w:t xml:space="preserve">actions in relation to the requirements stated in this SOE, </w:t>
        </w:r>
        <w:r w:rsidR="00A41115" w:rsidRPr="00295A4F">
          <w:t xml:space="preserve">and </w:t>
        </w:r>
        <w:r w:rsidR="00A41115">
          <w:t xml:space="preserve">promptly advise </w:t>
        </w:r>
        <w:r w:rsidR="00AA5003">
          <w:t xml:space="preserve">of </w:t>
        </w:r>
        <w:r w:rsidR="00A41115">
          <w:t>any</w:t>
        </w:r>
        <w:r w:rsidR="00A41115" w:rsidRPr="00295A4F">
          <w:t xml:space="preserve"> events or issues that may impact on the operations of CASA, including </w:t>
        </w:r>
        <w:r w:rsidR="00A41115">
          <w:t xml:space="preserve">through </w:t>
        </w:r>
        <w:r w:rsidR="00B1410D">
          <w:t>quarterly</w:t>
        </w:r>
        <w:r w:rsidR="00A41115">
          <w:t xml:space="preserve"> progress reports from the Board against the Corporate Plan and this SOE</w:t>
        </w:r>
        <w:r w:rsidR="00C93194">
          <w:t>.</w:t>
        </w:r>
      </w:ins>
    </w:p>
    <w:p w14:paraId="5D0F0794" w14:textId="77777777" w:rsidR="0066787E" w:rsidRPr="00EE2461" w:rsidRDefault="0066787E" w:rsidP="00FF21A7">
      <w:pPr>
        <w:spacing w:before="120" w:after="120" w:line="240" w:lineRule="auto"/>
        <w:rPr>
          <w:ins w:id="58" w:author="WASSON John" w:date="2026-09-25T20:04:00Z" w16du:dateUtc="2026-09-26T00:04:00Z"/>
        </w:rPr>
      </w:pPr>
    </w:p>
    <w:p w14:paraId="635C35E2" w14:textId="77777777" w:rsidR="00CA490D" w:rsidRPr="00EE2461" w:rsidRDefault="000A4876" w:rsidP="0094338B">
      <w:pPr>
        <w:pStyle w:val="ListParagraph"/>
        <w:numPr>
          <w:ilvl w:val="0"/>
          <w:numId w:val="38"/>
        </w:numPr>
        <w:spacing w:before="120" w:after="120"/>
        <w:ind w:left="426" w:hanging="426"/>
        <w:rPr>
          <w:ins w:id="59" w:author="WASSON John" w:date="2026-09-25T20:04:00Z" w16du:dateUtc="2026-09-26T00:04:00Z"/>
          <w:b/>
        </w:rPr>
      </w:pPr>
      <w:ins w:id="60" w:author="WASSON John" w:date="2026-09-25T20:04:00Z" w16du:dateUtc="2026-09-26T00:04:00Z">
        <w:r w:rsidRPr="00EE2461">
          <w:rPr>
            <w:b/>
          </w:rPr>
          <w:t>Regulatory Approach</w:t>
        </w:r>
      </w:ins>
    </w:p>
    <w:p w14:paraId="638C04A1" w14:textId="7E690E89" w:rsidR="006E49E9" w:rsidRDefault="00A63BA2" w:rsidP="006E49E9">
      <w:pPr>
        <w:tabs>
          <w:tab w:val="left" w:pos="426"/>
        </w:tabs>
        <w:spacing w:after="0" w:line="240" w:lineRule="auto"/>
        <w:rPr>
          <w:ins w:id="61" w:author="WASSON John" w:date="2026-09-25T20:04:00Z" w16du:dateUtc="2026-09-26T00:04:00Z"/>
        </w:rPr>
      </w:pPr>
      <w:ins w:id="62" w:author="WASSON John" w:date="2026-09-25T20:04:00Z" w16du:dateUtc="2026-09-26T00:04:00Z">
        <w:r>
          <w:t>I expect</w:t>
        </w:r>
        <w:r w:rsidR="006E49E9">
          <w:t xml:space="preserve"> CASA will</w:t>
        </w:r>
        <w:r w:rsidR="00D02B00">
          <w:t xml:space="preserve"> continue </w:t>
        </w:r>
        <w:r w:rsidR="008B69F2">
          <w:t>its regulatory approach, in accordance with its regulatory philosophy, with</w:t>
        </w:r>
        <w:r w:rsidR="00C054A9">
          <w:t>:</w:t>
        </w:r>
      </w:ins>
    </w:p>
    <w:p w14:paraId="0D9A730D" w14:textId="666C9125" w:rsidR="006E49E9" w:rsidRDefault="0094338B" w:rsidP="001F7CD1">
      <w:pPr>
        <w:pStyle w:val="ListParagraph"/>
        <w:spacing w:before="120" w:after="120" w:line="240" w:lineRule="auto"/>
        <w:ind w:left="426" w:hanging="426"/>
        <w:contextualSpacing w:val="0"/>
        <w:rPr>
          <w:ins w:id="63" w:author="WASSON John" w:date="2026-09-25T20:04:00Z" w16du:dateUtc="2026-09-26T00:04:00Z"/>
        </w:rPr>
      </w:pPr>
      <w:ins w:id="64" w:author="WASSON John" w:date="2026-09-25T20:04:00Z" w16du:dateUtc="2026-09-26T00:04:00Z">
        <w:r>
          <w:t>(a)</w:t>
        </w:r>
        <w:r>
          <w:tab/>
        </w:r>
        <w:r w:rsidR="00AA5003">
          <w:t>a</w:t>
        </w:r>
        <w:r w:rsidR="006E49E9">
          <w:t xml:space="preserve"> focus on aviation safety as the highest priorit</w:t>
        </w:r>
        <w:r w:rsidR="009C5A65">
          <w:t>y</w:t>
        </w:r>
        <w:r w:rsidR="00C92EA3">
          <w:t>;</w:t>
        </w:r>
      </w:ins>
    </w:p>
    <w:p w14:paraId="709B3DCA" w14:textId="7C33ACC3" w:rsidR="00836F0B" w:rsidRDefault="0094338B" w:rsidP="0098514B">
      <w:pPr>
        <w:pStyle w:val="ListParagraph"/>
        <w:spacing w:before="120" w:after="120" w:line="240" w:lineRule="auto"/>
        <w:ind w:left="426" w:hanging="426"/>
        <w:contextualSpacing w:val="0"/>
        <w:rPr>
          <w:ins w:id="65" w:author="WASSON John" w:date="2026-09-25T20:04:00Z" w16du:dateUtc="2026-09-26T00:04:00Z"/>
        </w:rPr>
      </w:pPr>
      <w:ins w:id="66" w:author="WASSON John" w:date="2026-09-25T20:04:00Z" w16du:dateUtc="2026-09-26T00:04:00Z">
        <w:r>
          <w:t>(b)</w:t>
        </w:r>
        <w:r>
          <w:tab/>
        </w:r>
        <w:r w:rsidR="006E49E9">
          <w:t>consider</w:t>
        </w:r>
        <w:r w:rsidR="00AA5003">
          <w:t>ation of</w:t>
        </w:r>
        <w:r w:rsidR="006E49E9">
          <w:t xml:space="preserve"> the economic and cost impact on individuals, businesses and the community in the development and finalisation of </w:t>
        </w:r>
        <w:r w:rsidR="00C054A9">
          <w:t>new or amended regulatory changes</w:t>
        </w:r>
        <w:r w:rsidR="00C92EA3">
          <w:t>; and</w:t>
        </w:r>
      </w:ins>
    </w:p>
    <w:p w14:paraId="7F269C92" w14:textId="2EDD690F" w:rsidR="0066787E" w:rsidRDefault="0094338B" w:rsidP="0098514B">
      <w:pPr>
        <w:pStyle w:val="ListParagraph"/>
        <w:spacing w:before="120" w:after="120" w:line="240" w:lineRule="auto"/>
        <w:ind w:left="426" w:hanging="426"/>
        <w:contextualSpacing w:val="0"/>
        <w:rPr>
          <w:ins w:id="67" w:author="WASSON John" w:date="2026-09-25T20:04:00Z" w16du:dateUtc="2026-09-26T00:04:00Z"/>
        </w:rPr>
      </w:pPr>
      <w:ins w:id="68" w:author="WASSON John" w:date="2026-09-25T20:04:00Z" w16du:dateUtc="2026-09-26T00:04:00Z">
        <w:r>
          <w:t>(c)</w:t>
        </w:r>
        <w:r>
          <w:tab/>
        </w:r>
        <w:r w:rsidR="00C054A9">
          <w:t>a pragmatic, practical and proportionate approach to regulation as it applies to different industry sectors</w:t>
        </w:r>
        <w:r w:rsidR="00A63BA2">
          <w:t>.</w:t>
        </w:r>
      </w:ins>
    </w:p>
    <w:p w14:paraId="1F893FF1" w14:textId="59271901" w:rsidR="00C054A9" w:rsidRDefault="00C054A9" w:rsidP="001F7CD1">
      <w:pPr>
        <w:pStyle w:val="ListParagraph"/>
        <w:spacing w:before="120" w:after="120" w:line="240" w:lineRule="auto"/>
        <w:ind w:left="426" w:hanging="426"/>
        <w:contextualSpacing w:val="0"/>
        <w:rPr>
          <w:ins w:id="69" w:author="WASSON John" w:date="2026-09-25T20:04:00Z" w16du:dateUtc="2026-09-26T00:04:00Z"/>
        </w:rPr>
      </w:pPr>
    </w:p>
    <w:p w14:paraId="009C4008" w14:textId="77777777" w:rsidR="00CA490D" w:rsidRPr="002B7841" w:rsidRDefault="002B7841" w:rsidP="0094338B">
      <w:pPr>
        <w:pStyle w:val="ListParagraph"/>
        <w:numPr>
          <w:ilvl w:val="0"/>
          <w:numId w:val="38"/>
        </w:numPr>
        <w:spacing w:before="120" w:after="120"/>
        <w:ind w:left="426" w:hanging="426"/>
        <w:rPr>
          <w:ins w:id="70" w:author="WASSON John" w:date="2026-09-25T20:04:00Z" w16du:dateUtc="2026-09-26T00:04:00Z"/>
          <w:b/>
        </w:rPr>
      </w:pPr>
      <w:ins w:id="71" w:author="WASSON John" w:date="2026-09-25T20:04:00Z" w16du:dateUtc="2026-09-26T00:04:00Z">
        <w:r w:rsidRPr="002B7841">
          <w:rPr>
            <w:b/>
          </w:rPr>
          <w:t>Key Aviation Initiatives</w:t>
        </w:r>
      </w:ins>
    </w:p>
    <w:p w14:paraId="055117ED" w14:textId="1C5BD7EC" w:rsidR="00353B7E" w:rsidRDefault="002B7841" w:rsidP="000A25FD">
      <w:pPr>
        <w:tabs>
          <w:tab w:val="left" w:pos="426"/>
        </w:tabs>
        <w:spacing w:after="0" w:line="240" w:lineRule="auto"/>
        <w:rPr>
          <w:ins w:id="72" w:author="WASSON John" w:date="2026-09-25T20:04:00Z" w16du:dateUtc="2026-09-26T00:04:00Z"/>
        </w:rPr>
      </w:pPr>
      <w:ins w:id="73" w:author="WASSON John" w:date="2026-09-25T20:04:00Z" w16du:dateUtc="2026-09-26T00:04:00Z">
        <w:r>
          <w:t xml:space="preserve">I expect CASA, </w:t>
        </w:r>
        <w:r w:rsidR="006177DD">
          <w:t xml:space="preserve">in conducting its responsibilities </w:t>
        </w:r>
        <w:r>
          <w:t xml:space="preserve">as the aviation safety regulator, </w:t>
        </w:r>
        <w:r w:rsidR="00773879">
          <w:t>will</w:t>
        </w:r>
        <w:r w:rsidR="00D24436">
          <w:t xml:space="preserve"> </w:t>
        </w:r>
        <w:r w:rsidR="00EC44F0">
          <w:t>focus</w:t>
        </w:r>
        <w:r w:rsidR="00D24436">
          <w:t xml:space="preserve"> </w:t>
        </w:r>
        <w:r w:rsidR="009C5A65">
          <w:t>on</w:t>
        </w:r>
        <w:r>
          <w:t xml:space="preserve"> the following key </w:t>
        </w:r>
        <w:r w:rsidR="00E97471">
          <w:t xml:space="preserve">aviation </w:t>
        </w:r>
        <w:r>
          <w:t>initiatives:</w:t>
        </w:r>
      </w:ins>
    </w:p>
    <w:p w14:paraId="1A54F4DE" w14:textId="125C6ECD" w:rsidR="008B69F2" w:rsidRDefault="008B69F2" w:rsidP="008B69F2">
      <w:pPr>
        <w:pStyle w:val="ListParagraph"/>
        <w:numPr>
          <w:ilvl w:val="0"/>
          <w:numId w:val="42"/>
        </w:numPr>
        <w:spacing w:before="120" w:after="120" w:line="240" w:lineRule="auto"/>
        <w:contextualSpacing w:val="0"/>
        <w:rPr>
          <w:ins w:id="74" w:author="WASSON John" w:date="2026-09-25T20:04:00Z" w16du:dateUtc="2026-09-26T00:04:00Z"/>
        </w:rPr>
      </w:pPr>
      <w:ins w:id="75" w:author="WASSON John" w:date="2026-09-25T20:04:00Z" w16du:dateUtc="2026-09-26T00:04:00Z">
        <w:r>
          <w:t>finalise the remaining new Civil Aviation Safety Regulations and ensure effective implementation and transition arrangements are applied</w:t>
        </w:r>
        <w:r w:rsidR="005D0804">
          <w:t>.</w:t>
        </w:r>
      </w:ins>
    </w:p>
    <w:p w14:paraId="7F137C78" w14:textId="0FF5A414" w:rsidR="00F325B9" w:rsidRDefault="00F325B9" w:rsidP="008B69F2">
      <w:pPr>
        <w:pStyle w:val="ListParagraph"/>
        <w:numPr>
          <w:ilvl w:val="0"/>
          <w:numId w:val="42"/>
        </w:numPr>
        <w:spacing w:before="120" w:after="120" w:line="240" w:lineRule="auto"/>
        <w:contextualSpacing w:val="0"/>
        <w:rPr>
          <w:ins w:id="76" w:author="WASSON John" w:date="2026-09-25T20:04:00Z" w16du:dateUtc="2026-09-26T00:04:00Z"/>
        </w:rPr>
      </w:pPr>
      <w:ins w:id="77" w:author="WASSON John" w:date="2026-09-25T20:04:00Z" w16du:dateUtc="2026-09-26T00:04:00Z">
        <w:r>
          <w:t xml:space="preserve">continue effective engagement with industry in the lead up to the implementation of the flight operations suite of regulations, including on the issue of passenger limitations under Part 135 and on the development of associated regulatory and guidance material. </w:t>
        </w:r>
      </w:ins>
    </w:p>
    <w:p w14:paraId="73F3A4AA" w14:textId="3895AC98" w:rsidR="00300ECE" w:rsidRDefault="004057DE" w:rsidP="00B95D0B">
      <w:pPr>
        <w:pStyle w:val="ListParagraph"/>
        <w:numPr>
          <w:ilvl w:val="0"/>
          <w:numId w:val="42"/>
        </w:numPr>
        <w:spacing w:before="120" w:after="120" w:line="240" w:lineRule="auto"/>
        <w:contextualSpacing w:val="0"/>
        <w:rPr>
          <w:ins w:id="78" w:author="WASSON John" w:date="2026-09-25T20:04:00Z" w16du:dateUtc="2026-09-26T00:04:00Z"/>
        </w:rPr>
      </w:pPr>
      <w:ins w:id="79" w:author="WASSON John" w:date="2026-09-25T20:04:00Z" w16du:dateUtc="2026-09-26T00:04:00Z">
        <w:r>
          <w:t xml:space="preserve">support Airservices Australia </w:t>
        </w:r>
        <w:r w:rsidR="008B69F2">
          <w:t>in</w:t>
        </w:r>
        <w:r>
          <w:t xml:space="preserve"> t</w:t>
        </w:r>
        <w:r w:rsidR="00300ECE">
          <w:t xml:space="preserve">he </w:t>
        </w:r>
        <w:r w:rsidR="008B69F2">
          <w:t xml:space="preserve">implementation of the </w:t>
        </w:r>
        <w:r w:rsidR="00300ECE">
          <w:t>new civil-military air traffic management system</w:t>
        </w:r>
        <w:r w:rsidR="00EF0C07">
          <w:t>, also known as OneSKY,</w:t>
        </w:r>
        <w:r w:rsidR="00300ECE">
          <w:t xml:space="preserve"> </w:t>
        </w:r>
        <w:r>
          <w:t xml:space="preserve">with timely approval and certification activities, </w:t>
        </w:r>
        <w:r w:rsidR="00300ECE">
          <w:t xml:space="preserve">in addition to the continuing regulatory oversight </w:t>
        </w:r>
        <w:r w:rsidR="00773879">
          <w:t>of Australia’s existing air traffic management</w:t>
        </w:r>
        <w:r w:rsidR="00300ECE">
          <w:t xml:space="preserve"> system</w:t>
        </w:r>
        <w:r w:rsidR="005D0804">
          <w:t>.</w:t>
        </w:r>
      </w:ins>
    </w:p>
    <w:p w14:paraId="301DE6C6" w14:textId="7768362F" w:rsidR="00A41115" w:rsidRPr="00914B8B" w:rsidRDefault="00A41115" w:rsidP="00A41115">
      <w:pPr>
        <w:pStyle w:val="ListParagraph"/>
        <w:numPr>
          <w:ilvl w:val="0"/>
          <w:numId w:val="42"/>
        </w:numPr>
        <w:spacing w:before="120" w:after="120" w:line="240" w:lineRule="auto"/>
        <w:contextualSpacing w:val="0"/>
        <w:rPr>
          <w:ins w:id="80" w:author="WASSON John" w:date="2026-09-25T20:04:00Z" w16du:dateUtc="2026-09-26T00:04:00Z"/>
        </w:rPr>
      </w:pPr>
      <w:ins w:id="81" w:author="WASSON John" w:date="2026-09-25T20:04:00Z" w16du:dateUtc="2026-09-26T00:04:00Z">
        <w:r>
          <w:t>continue to respond to emerging risks related to drones, including the implementation of a registration</w:t>
        </w:r>
        <w:r w:rsidR="008B69F2">
          <w:t xml:space="preserve"> and accreditation</w:t>
        </w:r>
        <w:r>
          <w:t xml:space="preserve"> scheme</w:t>
        </w:r>
        <w:r w:rsidR="008B69F2">
          <w:t xml:space="preserve"> </w:t>
        </w:r>
        <w:r w:rsidRPr="00914B8B">
          <w:t>and</w:t>
        </w:r>
        <w:r>
          <w:t xml:space="preserve"> working collaboratively</w:t>
        </w:r>
        <w:r w:rsidR="00E73F2E">
          <w:t xml:space="preserve"> with my</w:t>
        </w:r>
        <w:r>
          <w:t xml:space="preserve"> Department and Airservices Australia</w:t>
        </w:r>
        <w:r w:rsidR="00E73F2E">
          <w:t xml:space="preserve"> on</w:t>
        </w:r>
        <w:r>
          <w:t xml:space="preserve"> </w:t>
        </w:r>
        <w:r w:rsidR="008B69F2">
          <w:t xml:space="preserve">an approach to </w:t>
        </w:r>
        <w:r>
          <w:t xml:space="preserve">the </w:t>
        </w:r>
        <w:r w:rsidR="008B69F2">
          <w:t xml:space="preserve">safe and efficient airspace integration of unmanned </w:t>
        </w:r>
        <w:r w:rsidR="000431A3">
          <w:t>vehicle</w:t>
        </w:r>
        <w:r w:rsidR="001D745E">
          <w:t>s</w:t>
        </w:r>
        <w:r w:rsidR="000431A3">
          <w:t xml:space="preserve"> </w:t>
        </w:r>
        <w:r>
          <w:t>that complements the Government’s broader approach to this sector</w:t>
        </w:r>
        <w:r w:rsidR="005D0804">
          <w:t>.</w:t>
        </w:r>
      </w:ins>
    </w:p>
    <w:p w14:paraId="09D02C7E" w14:textId="11AAA281" w:rsidR="00EF30BB" w:rsidRPr="00EF30BB" w:rsidRDefault="00704679" w:rsidP="00EF30BB">
      <w:pPr>
        <w:pStyle w:val="ListParagraph"/>
        <w:numPr>
          <w:ilvl w:val="0"/>
          <w:numId w:val="42"/>
        </w:numPr>
        <w:spacing w:before="120" w:after="120" w:line="240" w:lineRule="auto"/>
        <w:contextualSpacing w:val="0"/>
        <w:rPr>
          <w:ins w:id="82" w:author="WASSON John" w:date="2026-09-25T20:04:00Z" w16du:dateUtc="2026-09-26T00:04:00Z"/>
        </w:rPr>
      </w:pPr>
      <w:ins w:id="83" w:author="WASSON John" w:date="2026-09-25T20:04:00Z" w16du:dateUtc="2026-09-26T00:04:00Z">
        <w:r>
          <w:t>p</w:t>
        </w:r>
        <w:r w:rsidR="009C5A65" w:rsidRPr="00914B8B">
          <w:t>rovide regulatory o</w:t>
        </w:r>
        <w:r w:rsidR="00300ECE" w:rsidRPr="00914B8B">
          <w:t xml:space="preserve">versight </w:t>
        </w:r>
        <w:r w:rsidR="009C5A65" w:rsidRPr="00914B8B">
          <w:t xml:space="preserve">for </w:t>
        </w:r>
        <w:r w:rsidR="00F74CE2" w:rsidRPr="00914B8B">
          <w:t>major</w:t>
        </w:r>
        <w:r w:rsidR="00300ECE" w:rsidRPr="00914B8B">
          <w:t xml:space="preserve"> aerodrome infrastructure projects</w:t>
        </w:r>
        <w:r w:rsidR="00F74CE2" w:rsidRPr="00914B8B">
          <w:t>, including</w:t>
        </w:r>
        <w:r w:rsidR="00300ECE" w:rsidRPr="00F74CE2">
          <w:t xml:space="preserve"> Western Sydney Airport</w:t>
        </w:r>
        <w:r w:rsidR="00EF30BB" w:rsidRPr="00EF30BB">
          <w:t xml:space="preserve"> </w:t>
        </w:r>
        <w:r w:rsidR="00EF30BB">
          <w:t>and significant new runway projects</w:t>
        </w:r>
        <w:r w:rsidR="00966B6D">
          <w:t>,</w:t>
        </w:r>
        <w:r w:rsidR="00EF30BB">
          <w:t xml:space="preserve"> as well as providing authoritative and timely advice</w:t>
        </w:r>
        <w:r w:rsidR="00966B6D">
          <w:t xml:space="preserve"> to me and my Department</w:t>
        </w:r>
        <w:r w:rsidR="00EF30BB">
          <w:t xml:space="preserve"> on other airport developments</w:t>
        </w:r>
        <w:r w:rsidR="00966B6D">
          <w:t>,</w:t>
        </w:r>
        <w:r w:rsidR="00EF30BB">
          <w:t xml:space="preserve"> to assist me in complying with the statutory requirements of the </w:t>
        </w:r>
        <w:r w:rsidR="00EF30BB" w:rsidRPr="00EF30BB">
          <w:rPr>
            <w:i/>
            <w:iCs/>
          </w:rPr>
          <w:t>Airports Act 1996</w:t>
        </w:r>
        <w:r w:rsidR="00433B54">
          <w:rPr>
            <w:i/>
            <w:iCs/>
          </w:rPr>
          <w:t xml:space="preserve">, </w:t>
        </w:r>
        <w:r w:rsidR="00433B54">
          <w:rPr>
            <w:iCs/>
          </w:rPr>
          <w:t xml:space="preserve">and regulations made under it. </w:t>
        </w:r>
      </w:ins>
    </w:p>
    <w:p w14:paraId="09C073C7" w14:textId="7BDDDF65" w:rsidR="00A41115" w:rsidRPr="00F74CE2" w:rsidRDefault="00E73F2E" w:rsidP="00EF30BB">
      <w:pPr>
        <w:pStyle w:val="ListParagraph"/>
        <w:numPr>
          <w:ilvl w:val="0"/>
          <w:numId w:val="42"/>
        </w:numPr>
        <w:spacing w:before="120" w:after="120" w:line="240" w:lineRule="auto"/>
        <w:contextualSpacing w:val="0"/>
        <w:rPr>
          <w:ins w:id="84" w:author="WASSON John" w:date="2026-09-25T20:04:00Z" w16du:dateUtc="2026-09-26T00:04:00Z"/>
        </w:rPr>
      </w:pPr>
      <w:ins w:id="85" w:author="WASSON John" w:date="2026-09-25T20:04:00Z" w16du:dateUtc="2026-09-26T00:04:00Z">
        <w:r>
          <w:t>work with my Department and Airservices Australia on modernising airspace management, including, as</w:t>
        </w:r>
        <w:r w:rsidR="00A41115">
          <w:t xml:space="preserve"> the regulator, l</w:t>
        </w:r>
        <w:r w:rsidR="00A41115" w:rsidRPr="00914B8B">
          <w:t>ead</w:t>
        </w:r>
        <w:r>
          <w:t>ing</w:t>
        </w:r>
        <w:r w:rsidR="00A41115" w:rsidRPr="00914B8B">
          <w:t xml:space="preserve"> the development of a national strategic airspace plan</w:t>
        </w:r>
        <w:r>
          <w:t xml:space="preserve"> which articulates a</w:t>
        </w:r>
        <w:r w:rsidR="00A41115" w:rsidRPr="00914B8B">
          <w:t xml:space="preserve"> regulatory n</w:t>
        </w:r>
        <w:r>
          <w:t>arrative on controlled airspace</w:t>
        </w:r>
        <w:r w:rsidR="005D0804">
          <w:t>.</w:t>
        </w:r>
      </w:ins>
    </w:p>
    <w:p w14:paraId="456926D5" w14:textId="5E445013" w:rsidR="00300ECE" w:rsidRPr="00914B8B" w:rsidRDefault="00704679">
      <w:pPr>
        <w:pStyle w:val="ListParagraph"/>
        <w:numPr>
          <w:ilvl w:val="0"/>
          <w:numId w:val="42"/>
        </w:numPr>
        <w:spacing w:before="120" w:after="120" w:line="240" w:lineRule="auto"/>
        <w:contextualSpacing w:val="0"/>
        <w:rPr>
          <w:ins w:id="86" w:author="WASSON John" w:date="2026-09-25T20:04:00Z" w16du:dateUtc="2026-09-26T00:04:00Z"/>
        </w:rPr>
      </w:pPr>
      <w:ins w:id="87" w:author="WASSON John" w:date="2026-09-25T20:04:00Z" w16du:dateUtc="2026-09-26T00:04:00Z">
        <w:r>
          <w:t>w</w:t>
        </w:r>
        <w:r w:rsidR="009C5A65" w:rsidRPr="00914B8B">
          <w:t>ork</w:t>
        </w:r>
        <w:r w:rsidR="00300ECE" w:rsidRPr="00914B8B">
          <w:t xml:space="preserve"> with Geoscience Australia </w:t>
        </w:r>
        <w:r w:rsidR="00986A2F" w:rsidRPr="00914B8B">
          <w:t>and Airservices</w:t>
        </w:r>
        <w:r w:rsidR="00137BBD" w:rsidRPr="00914B8B">
          <w:t xml:space="preserve"> Australia </w:t>
        </w:r>
        <w:r w:rsidR="00CC33E5">
          <w:t xml:space="preserve">to </w:t>
        </w:r>
        <w:r w:rsidR="00773879">
          <w:t xml:space="preserve">progress safe and timely implementation of </w:t>
        </w:r>
        <w:r w:rsidR="009C5A65" w:rsidRPr="00914B8B">
          <w:t xml:space="preserve">satellite based augmentation systems </w:t>
        </w:r>
        <w:r w:rsidR="00A12369" w:rsidRPr="00914B8B">
          <w:t>in the air traffic management environment</w:t>
        </w:r>
        <w:r w:rsidR="005D0804">
          <w:t>.</w:t>
        </w:r>
      </w:ins>
    </w:p>
    <w:p w14:paraId="6B32ED0E" w14:textId="63BDAD32" w:rsidR="004057DE" w:rsidRDefault="005D0804" w:rsidP="00E73F2E">
      <w:pPr>
        <w:pStyle w:val="ListParagraph"/>
        <w:numPr>
          <w:ilvl w:val="0"/>
          <w:numId w:val="42"/>
        </w:numPr>
        <w:spacing w:before="120" w:after="120" w:line="240" w:lineRule="auto"/>
        <w:contextualSpacing w:val="0"/>
        <w:rPr>
          <w:ins w:id="88" w:author="WASSON John" w:date="2026-09-25T20:04:00Z" w16du:dateUtc="2026-09-26T00:04:00Z"/>
        </w:rPr>
      </w:pPr>
      <w:ins w:id="89" w:author="WASSON John" w:date="2026-09-25T20:04:00Z" w16du:dateUtc="2026-09-26T00:04:00Z">
        <w:r>
          <w:t>assist</w:t>
        </w:r>
        <w:r w:rsidR="00A12369" w:rsidRPr="00FF21A7">
          <w:t xml:space="preserve"> the Australian Space Agency</w:t>
        </w:r>
        <w:r>
          <w:t xml:space="preserve"> in forming their regulatory framework for high powered rockets and provide timely approvals and advice for operation under their regulations to ensure safe integrations into the air traffic management environment.</w:t>
        </w:r>
      </w:ins>
    </w:p>
    <w:p w14:paraId="16B6228B" w14:textId="3DD2E267" w:rsidR="00B769EB" w:rsidRDefault="00704679" w:rsidP="00B95D0B">
      <w:pPr>
        <w:pStyle w:val="ListParagraph"/>
        <w:numPr>
          <w:ilvl w:val="0"/>
          <w:numId w:val="42"/>
        </w:numPr>
        <w:spacing w:before="120" w:after="120" w:line="240" w:lineRule="auto"/>
        <w:contextualSpacing w:val="0"/>
        <w:rPr>
          <w:ins w:id="90" w:author="WASSON John" w:date="2026-09-25T20:04:00Z" w16du:dateUtc="2026-09-26T00:04:00Z"/>
        </w:rPr>
      </w:pPr>
      <w:ins w:id="91" w:author="WASSON John" w:date="2026-09-25T20:04:00Z" w16du:dateUtc="2026-09-26T00:04:00Z">
        <w:r>
          <w:t>c</w:t>
        </w:r>
        <w:r w:rsidR="009C5A65">
          <w:t xml:space="preserve">ontinue to </w:t>
        </w:r>
        <w:r w:rsidR="00E97471">
          <w:t>shar</w:t>
        </w:r>
        <w:r w:rsidR="009C5A65">
          <w:t xml:space="preserve">e </w:t>
        </w:r>
        <w:r w:rsidR="00E97471">
          <w:t xml:space="preserve">safety information </w:t>
        </w:r>
        <w:r w:rsidR="00305BB5">
          <w:t>consistent</w:t>
        </w:r>
        <w:r w:rsidR="00CC33E5">
          <w:t>ly</w:t>
        </w:r>
        <w:r w:rsidR="00305BB5">
          <w:t xml:space="preserve"> with </w:t>
        </w:r>
        <w:r w:rsidR="00305BB5" w:rsidRPr="00576B06">
          <w:t xml:space="preserve">the Safety Information Policy Statement </w:t>
        </w:r>
        <w:r w:rsidR="00E97471">
          <w:t>agreed with the Australian Transport Safety Bureau</w:t>
        </w:r>
        <w:r w:rsidR="005D0804">
          <w:t>.</w:t>
        </w:r>
      </w:ins>
    </w:p>
    <w:p w14:paraId="68CE2565" w14:textId="2CF1A4CA" w:rsidR="00A41115" w:rsidRDefault="005D0804" w:rsidP="00A41115">
      <w:pPr>
        <w:pStyle w:val="ListParagraph"/>
        <w:numPr>
          <w:ilvl w:val="0"/>
          <w:numId w:val="42"/>
        </w:numPr>
        <w:spacing w:before="120" w:after="120" w:line="240" w:lineRule="auto"/>
        <w:contextualSpacing w:val="0"/>
        <w:rPr>
          <w:ins w:id="92" w:author="WASSON John" w:date="2026-09-25T20:04:00Z" w16du:dateUtc="2026-09-26T00:04:00Z"/>
        </w:rPr>
      </w:pPr>
      <w:ins w:id="93" w:author="WASSON John" w:date="2026-09-25T20:04:00Z" w16du:dateUtc="2026-09-26T00:04:00Z">
        <w:r>
          <w:t>maintain</w:t>
        </w:r>
        <w:r w:rsidR="00FD4FFC">
          <w:t xml:space="preserve"> international and regional aviation safety engagement through</w:t>
        </w:r>
        <w:r w:rsidR="00773879">
          <w:t xml:space="preserve"> </w:t>
        </w:r>
        <w:r w:rsidR="00EC44F0">
          <w:t>effective engagement in the International Civil Aviation Organization (ICAO) a</w:t>
        </w:r>
        <w:r w:rsidR="00773879" w:rsidRPr="00FF21A7">
          <w:t xml:space="preserve">nd </w:t>
        </w:r>
        <w:r w:rsidR="00EC44F0">
          <w:t xml:space="preserve">strategic </w:t>
        </w:r>
        <w:r w:rsidR="00216434" w:rsidRPr="00FF21A7">
          <w:t xml:space="preserve">support </w:t>
        </w:r>
        <w:r w:rsidR="00EC44F0">
          <w:t xml:space="preserve">of </w:t>
        </w:r>
        <w:r w:rsidR="00216434" w:rsidRPr="00FF21A7">
          <w:t xml:space="preserve">aviation safety </w:t>
        </w:r>
        <w:r w:rsidR="0038688A" w:rsidRPr="00FF21A7">
          <w:t xml:space="preserve">initiatives </w:t>
        </w:r>
        <w:r w:rsidR="008D15B3" w:rsidRPr="00FF21A7">
          <w:t>in the Asia-</w:t>
        </w:r>
        <w:r w:rsidR="00216434" w:rsidRPr="00FF21A7">
          <w:t>Pacific region</w:t>
        </w:r>
        <w:r>
          <w:t>.</w:t>
        </w:r>
        <w:r w:rsidR="00A41115" w:rsidRPr="00A41115">
          <w:t xml:space="preserve"> </w:t>
        </w:r>
      </w:ins>
    </w:p>
    <w:p w14:paraId="2D892C66" w14:textId="4CEB5289" w:rsidR="0038688A" w:rsidRPr="00FF21A7" w:rsidRDefault="00A41115" w:rsidP="00E73F2E">
      <w:pPr>
        <w:pStyle w:val="ListParagraph"/>
        <w:numPr>
          <w:ilvl w:val="0"/>
          <w:numId w:val="42"/>
        </w:numPr>
        <w:spacing w:before="120" w:after="120" w:line="240" w:lineRule="auto"/>
        <w:contextualSpacing w:val="0"/>
        <w:rPr>
          <w:ins w:id="94" w:author="WASSON John" w:date="2026-09-25T20:04:00Z" w16du:dateUtc="2026-09-26T00:04:00Z"/>
        </w:rPr>
      </w:pPr>
      <w:ins w:id="95" w:author="WASSON John" w:date="2026-09-25T20:04:00Z" w16du:dateUtc="2026-09-26T00:04:00Z">
        <w:r>
          <w:t>c</w:t>
        </w:r>
        <w:r w:rsidRPr="00914B8B">
          <w:t xml:space="preserve">ontinue to ensure </w:t>
        </w:r>
        <w:r>
          <w:t xml:space="preserve">CASA’s training and recruitment strategies provide the organisation with the </w:t>
        </w:r>
        <w:r w:rsidRPr="00144994">
          <w:t>skills and expertise to meet the current and emerging challenges in aviation safety</w:t>
        </w:r>
        <w:r>
          <w:t xml:space="preserve"> regulation.</w:t>
        </w:r>
      </w:ins>
    </w:p>
    <w:p w14:paraId="1AEAC136" w14:textId="77777777" w:rsidR="008D15B3" w:rsidRPr="008D15B3" w:rsidRDefault="008D15B3" w:rsidP="008D15B3">
      <w:pPr>
        <w:spacing w:before="120" w:after="120" w:line="240" w:lineRule="auto"/>
        <w:rPr>
          <w:ins w:id="96" w:author="WASSON John" w:date="2026-09-25T20:04:00Z" w16du:dateUtc="2026-09-26T00:04:00Z"/>
          <w:rStyle w:val="HelpText"/>
          <w:color w:val="auto"/>
        </w:rPr>
      </w:pPr>
    </w:p>
    <w:p w14:paraId="6D0EC13D" w14:textId="77777777" w:rsidR="00DB04A5" w:rsidRPr="00EE2461" w:rsidRDefault="002F40D2" w:rsidP="0094338B">
      <w:pPr>
        <w:pStyle w:val="ListParagraph"/>
        <w:numPr>
          <w:ilvl w:val="0"/>
          <w:numId w:val="38"/>
        </w:numPr>
        <w:spacing w:before="120" w:after="120"/>
        <w:ind w:left="426" w:hanging="426"/>
        <w:rPr>
          <w:ins w:id="97" w:author="WASSON John" w:date="2026-09-25T20:04:00Z" w16du:dateUtc="2026-09-26T00:04:00Z"/>
          <w:b/>
        </w:rPr>
      </w:pPr>
      <w:ins w:id="98" w:author="WASSON John" w:date="2026-09-25T20:04:00Z" w16du:dateUtc="2026-09-26T00:04:00Z">
        <w:r>
          <w:rPr>
            <w:b/>
          </w:rPr>
          <w:t xml:space="preserve">Stakeholder </w:t>
        </w:r>
        <w:r w:rsidR="00DB04A5">
          <w:rPr>
            <w:b/>
          </w:rPr>
          <w:t>Engagement</w:t>
        </w:r>
      </w:ins>
    </w:p>
    <w:p w14:paraId="6A182BEE" w14:textId="0134023D" w:rsidR="00962B94" w:rsidRDefault="00962B94" w:rsidP="00B050D9">
      <w:pPr>
        <w:tabs>
          <w:tab w:val="left" w:pos="426"/>
        </w:tabs>
        <w:spacing w:after="0" w:line="240" w:lineRule="auto"/>
        <w:rPr>
          <w:ins w:id="99" w:author="WASSON John" w:date="2026-09-25T20:04:00Z" w16du:dateUtc="2026-09-26T00:04:00Z"/>
        </w:rPr>
      </w:pPr>
      <w:ins w:id="100" w:author="WASSON John" w:date="2026-09-25T20:04:00Z" w16du:dateUtc="2026-09-26T00:04:00Z">
        <w:r>
          <w:t xml:space="preserve">I expect </w:t>
        </w:r>
        <w:r w:rsidR="00B769EB">
          <w:t>CASA will</w:t>
        </w:r>
        <w:r w:rsidR="004259C6">
          <w:t xml:space="preserve"> continue to</w:t>
        </w:r>
        <w:r>
          <w:t>:</w:t>
        </w:r>
      </w:ins>
    </w:p>
    <w:p w14:paraId="3C5A4385" w14:textId="25CE5242" w:rsidR="00C054A9" w:rsidRDefault="00704679" w:rsidP="00914B8B">
      <w:pPr>
        <w:pStyle w:val="ListParagraph"/>
        <w:numPr>
          <w:ilvl w:val="0"/>
          <w:numId w:val="43"/>
        </w:numPr>
        <w:spacing w:before="120" w:after="120" w:line="240" w:lineRule="auto"/>
        <w:contextualSpacing w:val="0"/>
        <w:rPr>
          <w:ins w:id="101" w:author="WASSON John" w:date="2026-09-25T20:04:00Z" w16du:dateUtc="2026-09-26T00:04:00Z"/>
        </w:rPr>
      </w:pPr>
      <w:ins w:id="102" w:author="WASSON John" w:date="2026-09-25T20:04:00Z" w16du:dateUtc="2026-09-26T00:04:00Z">
        <w:r>
          <w:t>u</w:t>
        </w:r>
        <w:r w:rsidR="00C054A9">
          <w:t xml:space="preserve">ndertake effective and ongoing engagement with </w:t>
        </w:r>
        <w:r w:rsidR="00C054A9" w:rsidRPr="00B050D9">
          <w:t>th</w:t>
        </w:r>
        <w:r w:rsidR="006177DD" w:rsidRPr="00B050D9">
          <w:t xml:space="preserve">e aviation industry to create </w:t>
        </w:r>
        <w:r w:rsidR="006177DD">
          <w:t>a</w:t>
        </w:r>
        <w:r w:rsidR="00C054A9" w:rsidRPr="00B050D9">
          <w:t xml:space="preserve"> collaborative relationship based on a foundation of mutual understanding and respect</w:t>
        </w:r>
        <w:r w:rsidR="005D0804">
          <w:t>.</w:t>
        </w:r>
      </w:ins>
    </w:p>
    <w:p w14:paraId="308E5B23" w14:textId="5710425A" w:rsidR="00D24436" w:rsidRDefault="00704679" w:rsidP="00914B8B">
      <w:pPr>
        <w:pStyle w:val="ListParagraph"/>
        <w:numPr>
          <w:ilvl w:val="0"/>
          <w:numId w:val="43"/>
        </w:numPr>
        <w:spacing w:before="120" w:after="120" w:line="240" w:lineRule="auto"/>
        <w:contextualSpacing w:val="0"/>
        <w:rPr>
          <w:ins w:id="103" w:author="WASSON John" w:date="2026-09-25T20:04:00Z" w16du:dateUtc="2026-09-26T00:04:00Z"/>
        </w:rPr>
      </w:pPr>
      <w:ins w:id="104" w:author="WASSON John" w:date="2026-09-25T20:04:00Z" w16du:dateUtc="2026-09-26T00:04:00Z">
        <w:r>
          <w:t>c</w:t>
        </w:r>
        <w:r w:rsidR="00C054A9">
          <w:t xml:space="preserve">ommunicate </w:t>
        </w:r>
        <w:r>
          <w:t xml:space="preserve">clearly and </w:t>
        </w:r>
        <w:r w:rsidR="00C054A9">
          <w:t>regularly with relevant Government agencies, industry and other key stakeholders regarding CASA’s activities and functions</w:t>
        </w:r>
        <w:r w:rsidR="005D0804">
          <w:t>.</w:t>
        </w:r>
      </w:ins>
    </w:p>
    <w:p w14:paraId="146BBC1A" w14:textId="23BC284D" w:rsidR="00C054A9" w:rsidRPr="00F74CE2" w:rsidRDefault="00704679" w:rsidP="00914B8B">
      <w:pPr>
        <w:pStyle w:val="ListParagraph"/>
        <w:numPr>
          <w:ilvl w:val="0"/>
          <w:numId w:val="43"/>
        </w:numPr>
        <w:spacing w:before="120" w:after="120" w:line="240" w:lineRule="auto"/>
        <w:contextualSpacing w:val="0"/>
        <w:rPr>
          <w:ins w:id="105" w:author="WASSON John" w:date="2026-09-25T20:04:00Z" w16du:dateUtc="2026-09-26T00:04:00Z"/>
        </w:rPr>
      </w:pPr>
      <w:ins w:id="106" w:author="WASSON John" w:date="2026-09-25T20:04:00Z" w16du:dateUtc="2026-09-26T00:04:00Z">
        <w:r>
          <w:t>w</w:t>
        </w:r>
        <w:r w:rsidR="00C054A9" w:rsidRPr="00F74CE2">
          <w:t xml:space="preserve">ork closely with </w:t>
        </w:r>
        <w:r w:rsidR="00137BBD" w:rsidRPr="00914B8B">
          <w:t>my</w:t>
        </w:r>
        <w:r w:rsidR="00137BBD" w:rsidRPr="00F74CE2">
          <w:t xml:space="preserve"> </w:t>
        </w:r>
        <w:r w:rsidR="00C054A9" w:rsidRPr="00F74CE2">
          <w:t xml:space="preserve">Department and other Government agencies, including the </w:t>
        </w:r>
        <w:r w:rsidR="00C93012">
          <w:t>Australian Transport Safety Bureau</w:t>
        </w:r>
        <w:r w:rsidR="00C054A9" w:rsidRPr="00F74CE2">
          <w:t xml:space="preserve">, Airservices </w:t>
        </w:r>
        <w:r w:rsidR="00C93012">
          <w:t xml:space="preserve">Australia </w:t>
        </w:r>
        <w:r w:rsidR="00C054A9" w:rsidRPr="00F74CE2">
          <w:t>and the Department of Defence, to deliver integrated and comprehensive safety advice to the Government, the aviation industry and the community.</w:t>
        </w:r>
        <w:r w:rsidR="00D24436" w:rsidRPr="00914B8B">
          <w:t xml:space="preserve"> </w:t>
        </w:r>
      </w:ins>
    </w:p>
    <w:p w14:paraId="4FC5348F" w14:textId="77777777" w:rsidR="00F1662A" w:rsidRDefault="00717690" w:rsidP="00F1662A">
      <w:pPr>
        <w:pStyle w:val="Header"/>
        <w:tabs>
          <w:tab w:val="left" w:pos="7200"/>
        </w:tabs>
        <w:ind w:right="-29"/>
        <w:rPr>
          <w:del w:id="107" w:author="WASSON John" w:date="2026-09-25T20:04:00Z" w16du:dateUtc="2026-09-26T00:04:00Z"/>
          <w:lang w:val="en-US"/>
        </w:rPr>
      </w:pPr>
      <w:del w:id="108" w:author="WASSON John" w:date="2026-09-25T20:04:00Z" w16du:dateUtc="2026-09-26T00:04:00Z">
        <w:r>
          <w:rPr>
            <w:rFonts w:asciiTheme="minorHAnsi" w:hAnsiTheme="minorHAnsi" w:cstheme="minorBidi"/>
            <w:lang w:val="en-CA"/>
          </w:rPr>
          <w:object w:dxaOrig="1440" w:dyaOrig="1440" w14:anchorId="60DF4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121.5pt;margin-top:-49pt;width:320.1pt;height:28.15pt;z-index:251662336;mso-wrap-edited:f;mso-width-percent:0;mso-height-percent:0;mso-width-percent:0;mso-height-percent:0" wrapcoords="3572 1580 2041 2634 170 7376 170 11590 2381 19493 5272 20020 11055 20020 17008 20020 21260 12117 21600 4215 18709 2107 9524 1580 3572 1580" fillcolor="window">
              <v:imagedata r:id="rId12" o:title=""/>
            </v:shape>
            <o:OLEObject Type="Embed" ProgID="Word.Picture.8" ShapeID="_x0000_s2050" DrawAspect="Content" ObjectID="_1851872442" r:id="rId13"/>
          </w:object>
        </w:r>
        <w:bookmarkStart w:id="109" w:name="_Hlk169601651"/>
        <w:r w:rsidR="00F1662A">
          <w:rPr>
            <w:lang w:val="en-US"/>
          </w:rPr>
          <w:delText xml:space="preserve">FIFTY-FOURTH REGULAR SESSION </w:delText>
        </w:r>
        <w:r w:rsidR="00F1662A">
          <w:rPr>
            <w:lang w:val="en-US"/>
          </w:rPr>
          <w:tab/>
        </w:r>
        <w:r w:rsidR="00F1662A">
          <w:rPr>
            <w:lang w:val="en-US"/>
          </w:rPr>
          <w:tab/>
          <w:delText>OEA/Ser.P</w:delText>
        </w:r>
      </w:del>
    </w:p>
    <w:p w14:paraId="5B7E378D" w14:textId="6605B804" w:rsidR="00F1662A" w:rsidRPr="00621803" w:rsidRDefault="00F1662A" w:rsidP="00F1662A">
      <w:pPr>
        <w:pStyle w:val="Header"/>
        <w:tabs>
          <w:tab w:val="left" w:pos="7200"/>
        </w:tabs>
        <w:ind w:right="-929"/>
        <w:rPr>
          <w:del w:id="110" w:author="WASSON John" w:date="2026-09-25T20:04:00Z" w16du:dateUtc="2026-09-26T00:04:00Z"/>
          <w:i/>
          <w:iCs/>
          <w:lang w:val="en-US"/>
        </w:rPr>
      </w:pPr>
      <w:del w:id="111" w:author="WASSON John" w:date="2026-09-25T20:04:00Z" w16du:dateUtc="2026-09-26T00:04:00Z">
        <w:r w:rsidRPr="00621803">
          <w:rPr>
            <w:lang w:val="en-US"/>
          </w:rPr>
          <w:delText>June 26 to 28, 2024</w:delText>
        </w:r>
        <w:r w:rsidRPr="00621803">
          <w:rPr>
            <w:lang w:val="en-US"/>
          </w:rPr>
          <w:tab/>
        </w:r>
        <w:r w:rsidRPr="00621803">
          <w:rPr>
            <w:lang w:val="en-US"/>
          </w:rPr>
          <w:tab/>
          <w:delText xml:space="preserve">AG/doc.5863/24 </w:delText>
        </w:r>
        <w:r w:rsidR="00621803" w:rsidRPr="00621803">
          <w:rPr>
            <w:lang w:val="en-US"/>
          </w:rPr>
          <w:delText>re</w:delText>
        </w:r>
        <w:r w:rsidR="00621803">
          <w:rPr>
            <w:lang w:val="en-US"/>
          </w:rPr>
          <w:delText>v. 1</w:delText>
        </w:r>
      </w:del>
    </w:p>
    <w:p w14:paraId="142601C1" w14:textId="0C15DFF1" w:rsidR="00F1662A" w:rsidRPr="00173525" w:rsidRDefault="00F1662A" w:rsidP="00F1662A">
      <w:pPr>
        <w:pStyle w:val="Header"/>
        <w:tabs>
          <w:tab w:val="left" w:pos="720"/>
          <w:tab w:val="left" w:pos="7200"/>
        </w:tabs>
        <w:ind w:right="-929"/>
        <w:rPr>
          <w:del w:id="112" w:author="WASSON John" w:date="2026-09-25T20:04:00Z" w16du:dateUtc="2026-09-26T00:04:00Z"/>
          <w:lang w:val="en-US"/>
        </w:rPr>
      </w:pPr>
      <w:del w:id="113" w:author="WASSON John" w:date="2026-09-25T20:04:00Z" w16du:dateUtc="2026-09-26T00:04:00Z">
        <w:r w:rsidRPr="00173525">
          <w:rPr>
            <w:lang w:val="en-US"/>
          </w:rPr>
          <w:delText>Asunción, Paraguay</w:delText>
        </w:r>
        <w:r w:rsidRPr="00173525">
          <w:rPr>
            <w:lang w:val="en-US"/>
          </w:rPr>
          <w:tab/>
        </w:r>
        <w:r w:rsidRPr="00173525">
          <w:rPr>
            <w:lang w:val="en-US"/>
          </w:rPr>
          <w:tab/>
          <w:delText>28 June 2024</w:delText>
        </w:r>
      </w:del>
    </w:p>
    <w:p w14:paraId="111E0150" w14:textId="77777777" w:rsidR="00F1662A" w:rsidRPr="00173525" w:rsidRDefault="00F1662A" w:rsidP="00F1662A">
      <w:pPr>
        <w:pStyle w:val="Header"/>
        <w:tabs>
          <w:tab w:val="left" w:pos="7200"/>
        </w:tabs>
        <w:ind w:right="-929"/>
        <w:rPr>
          <w:del w:id="114" w:author="WASSON John" w:date="2026-09-25T20:04:00Z" w16du:dateUtc="2026-09-26T00:04:00Z"/>
          <w:lang w:val="en-US"/>
        </w:rPr>
      </w:pPr>
      <w:del w:id="115" w:author="WASSON John" w:date="2026-09-25T20:04:00Z" w16du:dateUtc="2026-09-26T00:04:00Z">
        <w:r w:rsidRPr="00173525">
          <w:rPr>
            <w:lang w:val="en-US"/>
          </w:rPr>
          <w:tab/>
        </w:r>
        <w:r w:rsidRPr="00173525">
          <w:rPr>
            <w:lang w:val="en-US"/>
          </w:rPr>
          <w:tab/>
          <w:delText>Original: Spanish</w:delText>
        </w:r>
        <w:bookmarkEnd w:id="109"/>
      </w:del>
    </w:p>
    <w:p w14:paraId="65C3F990" w14:textId="77777777" w:rsidR="00382316" w:rsidRPr="00173525" w:rsidRDefault="00382316" w:rsidP="00382316">
      <w:pPr>
        <w:pStyle w:val="Header"/>
        <w:tabs>
          <w:tab w:val="left" w:pos="7200"/>
        </w:tabs>
        <w:ind w:right="-929"/>
        <w:rPr>
          <w:del w:id="116" w:author="WASSON John" w:date="2026-09-25T20:04:00Z" w16du:dateUtc="2026-09-26T00:04:00Z"/>
          <w:lang w:val="en-US"/>
        </w:rPr>
      </w:pPr>
    </w:p>
    <w:p w14:paraId="2A49F1FD" w14:textId="114F57D4" w:rsidR="00382316" w:rsidRPr="00F1662A" w:rsidRDefault="00382316" w:rsidP="00382316">
      <w:pPr>
        <w:pStyle w:val="Header"/>
        <w:tabs>
          <w:tab w:val="left" w:pos="7200"/>
        </w:tabs>
        <w:ind w:right="-929"/>
        <w:rPr>
          <w:del w:id="117" w:author="WASSON John" w:date="2026-09-25T20:04:00Z" w16du:dateUtc="2026-09-26T00:04:00Z"/>
          <w:u w:val="single"/>
          <w:lang w:val="en-US"/>
        </w:rPr>
      </w:pPr>
      <w:del w:id="118" w:author="WASSON John" w:date="2026-09-25T20:04:00Z" w16du:dateUtc="2026-09-26T00:04:00Z">
        <w:r w:rsidRPr="00173525">
          <w:rPr>
            <w:lang w:val="en-US"/>
          </w:rPr>
          <w:tab/>
        </w:r>
        <w:r w:rsidRPr="00173525">
          <w:rPr>
            <w:lang w:val="en-US"/>
          </w:rPr>
          <w:tab/>
        </w:r>
        <w:r w:rsidR="00F1662A" w:rsidRPr="00F1662A">
          <w:rPr>
            <w:u w:val="single"/>
            <w:lang w:val="en-US"/>
          </w:rPr>
          <w:delText>Item</w:delText>
        </w:r>
        <w:r w:rsidRPr="00F1662A">
          <w:rPr>
            <w:u w:val="single"/>
            <w:lang w:val="en-US"/>
          </w:rPr>
          <w:delText xml:space="preserve"> 33 </w:delText>
        </w:r>
        <w:r w:rsidR="00173525">
          <w:rPr>
            <w:u w:val="single"/>
            <w:lang w:val="en-US"/>
          </w:rPr>
          <w:delText>o</w:delText>
        </w:r>
        <w:r w:rsidR="00F1662A" w:rsidRPr="00F1662A">
          <w:rPr>
            <w:u w:val="single"/>
            <w:lang w:val="en-US"/>
          </w:rPr>
          <w:delText>n the agenda</w:delText>
        </w:r>
      </w:del>
    </w:p>
    <w:p w14:paraId="2583F660" w14:textId="154F25CE" w:rsidR="006C6DC3" w:rsidRPr="00F1662A" w:rsidRDefault="006C6DC3" w:rsidP="006C6DC3">
      <w:pPr>
        <w:suppressAutoHyphens/>
        <w:spacing w:after="0" w:line="240" w:lineRule="auto"/>
        <w:ind w:left="7200" w:right="-388"/>
        <w:rPr>
          <w:del w:id="119" w:author="WASSON John" w:date="2026-09-25T20:04:00Z" w16du:dateUtc="2026-09-26T00:04:00Z"/>
          <w:lang w:val="en-US"/>
        </w:rPr>
      </w:pPr>
    </w:p>
    <w:p w14:paraId="68B3C139" w14:textId="77777777" w:rsidR="006C6DC3" w:rsidRPr="00F1662A" w:rsidRDefault="006C6DC3" w:rsidP="006C6DC3">
      <w:pPr>
        <w:suppressAutoHyphens/>
        <w:spacing w:after="0" w:line="240" w:lineRule="auto"/>
        <w:ind w:right="-388"/>
        <w:rPr>
          <w:del w:id="120" w:author="WASSON John" w:date="2026-09-25T20:04:00Z" w16du:dateUtc="2026-09-26T00:04:00Z"/>
          <w:lang w:val="en-US"/>
        </w:rPr>
      </w:pPr>
    </w:p>
    <w:p w14:paraId="47E7ACF0" w14:textId="77777777" w:rsidR="006C6DC3" w:rsidRPr="00F1662A" w:rsidRDefault="006C6DC3" w:rsidP="006C6DC3">
      <w:pPr>
        <w:suppressAutoHyphens/>
        <w:spacing w:after="0" w:line="240" w:lineRule="auto"/>
        <w:ind w:right="-388"/>
        <w:jc w:val="center"/>
        <w:rPr>
          <w:del w:id="121" w:author="WASSON John" w:date="2026-09-25T20:04:00Z" w16du:dateUtc="2026-09-26T00:04:00Z"/>
          <w:lang w:val="en-US"/>
        </w:rPr>
      </w:pPr>
    </w:p>
    <w:p w14:paraId="5FFD051A" w14:textId="77777777" w:rsidR="00F1662A" w:rsidRDefault="00F1662A" w:rsidP="00F1662A">
      <w:pPr>
        <w:pStyle w:val="Heading1"/>
        <w:rPr>
          <w:del w:id="122" w:author="WASSON John" w:date="2026-09-25T20:04:00Z" w16du:dateUtc="2026-09-26T00:04:00Z"/>
          <w:rFonts w:cs="Times New Roman"/>
          <w:lang w:val="en-US"/>
        </w:rPr>
      </w:pPr>
      <w:del w:id="123" w:author="WASSON John" w:date="2026-09-25T20:04:00Z" w16du:dateUtc="2026-09-26T00:04:00Z">
        <w:r>
          <w:rPr>
            <w:rFonts w:cs="Times New Roman"/>
            <w:lang w:val="en-US"/>
          </w:rPr>
          <w:delText>ROLE AND PARAMETERS FOR PERSONS WHO EXERCISE THE FUNCTIONS OF THE</w:delText>
        </w:r>
        <w:r>
          <w:rPr>
            <w:rFonts w:cs="Times New Roman"/>
            <w:lang w:val="en-US"/>
          </w:rPr>
          <w:br/>
          <w:delText xml:space="preserve"> SECRETARY GENERAL AND THE ASSISTANT SECRETARY GENERAL OF THE OAS</w:delText>
        </w:r>
      </w:del>
    </w:p>
    <w:p w14:paraId="08B99888" w14:textId="77777777" w:rsidR="00F1662A" w:rsidRDefault="00F1662A" w:rsidP="00F1662A">
      <w:pPr>
        <w:spacing w:after="0" w:line="240" w:lineRule="auto"/>
        <w:jc w:val="center"/>
        <w:rPr>
          <w:del w:id="124" w:author="WASSON John" w:date="2026-09-25T20:04:00Z" w16du:dateUtc="2026-09-26T00:04:00Z"/>
          <w:lang w:val="en-CA"/>
        </w:rPr>
      </w:pPr>
    </w:p>
    <w:p w14:paraId="531D43F7" w14:textId="77777777" w:rsidR="00F1662A" w:rsidRDefault="00F1662A" w:rsidP="00F1662A">
      <w:pPr>
        <w:spacing w:after="0" w:line="240" w:lineRule="auto"/>
        <w:jc w:val="center"/>
        <w:rPr>
          <w:del w:id="125" w:author="WASSON John" w:date="2026-09-25T20:04:00Z" w16du:dateUtc="2026-09-26T00:04:00Z"/>
          <w:b/>
          <w:bCs/>
        </w:rPr>
      </w:pPr>
      <w:del w:id="126" w:author="WASSON John" w:date="2026-09-25T20:04:00Z" w16du:dateUtc="2026-09-26T00:04:00Z">
        <w:r>
          <w:delText>(Adopted at the first plenary session, held on June 27, 2024)</w:delText>
        </w:r>
      </w:del>
    </w:p>
    <w:p w14:paraId="24C53B2A" w14:textId="77777777" w:rsidR="00F1662A" w:rsidRDefault="00F1662A" w:rsidP="00F1662A">
      <w:pPr>
        <w:spacing w:after="0" w:line="240" w:lineRule="auto"/>
        <w:ind w:firstLine="720"/>
        <w:jc w:val="both"/>
        <w:rPr>
          <w:del w:id="127" w:author="WASSON John" w:date="2026-09-25T20:04:00Z" w16du:dateUtc="2026-09-26T00:04:00Z"/>
          <w:b/>
        </w:rPr>
      </w:pPr>
    </w:p>
    <w:p w14:paraId="3D7B8B55" w14:textId="77777777" w:rsidR="00F1662A" w:rsidRDefault="00F1662A" w:rsidP="00F1662A">
      <w:pPr>
        <w:spacing w:after="0" w:line="240" w:lineRule="auto"/>
        <w:ind w:firstLine="720"/>
        <w:jc w:val="both"/>
        <w:rPr>
          <w:del w:id="128" w:author="WASSON John" w:date="2026-09-25T20:04:00Z" w16du:dateUtc="2026-09-26T00:04:00Z"/>
          <w:b/>
        </w:rPr>
      </w:pPr>
    </w:p>
    <w:p w14:paraId="479D03E3" w14:textId="77777777" w:rsidR="00F1662A" w:rsidRDefault="00F1662A" w:rsidP="00F1662A">
      <w:pPr>
        <w:spacing w:after="0" w:line="240" w:lineRule="auto"/>
        <w:ind w:firstLine="720"/>
        <w:jc w:val="both"/>
        <w:rPr>
          <w:del w:id="129" w:author="WASSON John" w:date="2026-09-25T20:04:00Z" w16du:dateUtc="2026-09-26T00:04:00Z"/>
          <w:lang w:val="en-US"/>
        </w:rPr>
      </w:pPr>
      <w:del w:id="130" w:author="WASSON John" w:date="2026-09-25T20:04:00Z" w16du:dateUtc="2026-09-26T00:04:00Z">
        <w:r>
          <w:rPr>
            <w:lang w:val="en-US"/>
          </w:rPr>
          <w:delText>THE GENERAL ASSEMBLY,</w:delText>
        </w:r>
      </w:del>
    </w:p>
    <w:p w14:paraId="6DAAE44B" w14:textId="77777777" w:rsidR="00F1662A" w:rsidRDefault="00F1662A" w:rsidP="00F1662A">
      <w:pPr>
        <w:spacing w:after="0" w:line="240" w:lineRule="auto"/>
        <w:jc w:val="both"/>
        <w:rPr>
          <w:del w:id="131" w:author="WASSON John" w:date="2026-09-25T20:04:00Z" w16du:dateUtc="2026-09-26T00:04:00Z"/>
          <w:lang w:val="en-US"/>
        </w:rPr>
      </w:pPr>
    </w:p>
    <w:p w14:paraId="5005005D" w14:textId="77777777" w:rsidR="00F1662A" w:rsidRDefault="00F1662A" w:rsidP="00F1662A">
      <w:pPr>
        <w:spacing w:after="0" w:line="240" w:lineRule="auto"/>
        <w:ind w:firstLine="720"/>
        <w:jc w:val="both"/>
        <w:rPr>
          <w:del w:id="132" w:author="WASSON John" w:date="2026-09-25T20:04:00Z" w16du:dateUtc="2026-09-26T00:04:00Z"/>
          <w:lang w:val="en-US"/>
        </w:rPr>
      </w:pPr>
      <w:del w:id="133" w:author="WASSON John" w:date="2026-09-25T20:04:00Z" w16du:dateUtc="2026-09-26T00:04:00Z">
        <w:r>
          <w:rPr>
            <w:lang w:val="en-US"/>
          </w:rPr>
          <w:delText xml:space="preserve">CONSIDERING any elections of persons for the positions of Secretary General and Assistant Secretary General; </w:delText>
        </w:r>
      </w:del>
    </w:p>
    <w:p w14:paraId="6AEBD802" w14:textId="77777777" w:rsidR="00F1662A" w:rsidRDefault="00F1662A" w:rsidP="00F1662A">
      <w:pPr>
        <w:spacing w:after="0" w:line="240" w:lineRule="auto"/>
        <w:jc w:val="both"/>
        <w:rPr>
          <w:del w:id="134" w:author="WASSON John" w:date="2026-09-25T20:04:00Z" w16du:dateUtc="2026-09-26T00:04:00Z"/>
          <w:lang w:val="en-US"/>
        </w:rPr>
      </w:pPr>
    </w:p>
    <w:p w14:paraId="74CAB7F7" w14:textId="77777777" w:rsidR="00F1662A" w:rsidRDefault="00F1662A" w:rsidP="00F1662A">
      <w:pPr>
        <w:spacing w:after="0" w:line="240" w:lineRule="auto"/>
        <w:ind w:firstLine="720"/>
        <w:jc w:val="both"/>
        <w:rPr>
          <w:del w:id="135" w:author="WASSON John" w:date="2026-09-25T20:04:00Z" w16du:dateUtc="2026-09-26T00:04:00Z"/>
          <w:lang w:val="en-US"/>
        </w:rPr>
      </w:pPr>
      <w:del w:id="136" w:author="WASSON John" w:date="2026-09-25T20:04:00Z" w16du:dateUtc="2026-09-26T00:04:00Z">
        <w:r>
          <w:rPr>
            <w:lang w:val="en-US"/>
          </w:rPr>
          <w:delText xml:space="preserve">RECOGNIZING the important role </w:delText>
        </w:r>
        <w:r>
          <w:rPr>
            <w:bCs/>
            <w:lang w:val="en-US"/>
          </w:rPr>
          <w:delText>that must be</w:delText>
        </w:r>
        <w:r>
          <w:rPr>
            <w:lang w:val="en-US"/>
          </w:rPr>
          <w:delText xml:space="preserve"> played by the General Secretariat of the OAS in support of the efforts of the member states, individually and collectively, to promote and implement the principles and objectives of the OAS;</w:delText>
        </w:r>
      </w:del>
    </w:p>
    <w:p w14:paraId="200066A9" w14:textId="77777777" w:rsidR="00F1662A" w:rsidRDefault="00F1662A" w:rsidP="00F1662A">
      <w:pPr>
        <w:spacing w:after="0" w:line="240" w:lineRule="auto"/>
        <w:jc w:val="both"/>
        <w:rPr>
          <w:del w:id="137" w:author="WASSON John" w:date="2026-09-25T20:04:00Z" w16du:dateUtc="2026-09-26T00:04:00Z"/>
          <w:lang w:val="en-US"/>
        </w:rPr>
      </w:pPr>
    </w:p>
    <w:p w14:paraId="4A6F1279" w14:textId="77777777" w:rsidR="00F1662A" w:rsidRDefault="00F1662A" w:rsidP="00F1662A">
      <w:pPr>
        <w:spacing w:after="0" w:line="240" w:lineRule="auto"/>
        <w:ind w:firstLine="720"/>
        <w:jc w:val="both"/>
        <w:rPr>
          <w:del w:id="138" w:author="WASSON John" w:date="2026-09-25T20:04:00Z" w16du:dateUtc="2026-09-26T00:04:00Z"/>
          <w:b/>
          <w:lang w:val="en-US"/>
        </w:rPr>
      </w:pPr>
      <w:del w:id="139" w:author="WASSON John" w:date="2026-09-25T20:04:00Z" w16du:dateUtc="2026-09-26T00:04:00Z">
        <w:r>
          <w:rPr>
            <w:lang w:val="en-US"/>
          </w:rPr>
          <w:delText>REAFFIRMING the norms established in Chapter XVI (The General Secretariat) of the Charter of the Organization of American States, in particular the functions of the General Secretariat established in Articles 107 to 113 and Article 118; and</w:delText>
        </w:r>
      </w:del>
    </w:p>
    <w:p w14:paraId="222484D3" w14:textId="77777777" w:rsidR="00F1662A" w:rsidRDefault="00F1662A" w:rsidP="00F1662A">
      <w:pPr>
        <w:spacing w:after="0" w:line="240" w:lineRule="auto"/>
        <w:jc w:val="both"/>
        <w:rPr>
          <w:del w:id="140" w:author="WASSON John" w:date="2026-09-25T20:04:00Z" w16du:dateUtc="2026-09-26T00:04:00Z"/>
          <w:lang w:val="en-US"/>
        </w:rPr>
      </w:pPr>
    </w:p>
    <w:p w14:paraId="6E085676" w14:textId="77777777" w:rsidR="00F1662A" w:rsidRDefault="00F1662A" w:rsidP="00F1662A">
      <w:pPr>
        <w:spacing w:after="0" w:line="240" w:lineRule="auto"/>
        <w:ind w:firstLine="720"/>
        <w:jc w:val="both"/>
        <w:rPr>
          <w:del w:id="141" w:author="WASSON John" w:date="2026-09-25T20:04:00Z" w16du:dateUtc="2026-09-26T00:04:00Z"/>
          <w:bCs/>
          <w:lang w:val="en-US"/>
        </w:rPr>
      </w:pPr>
      <w:del w:id="142" w:author="WASSON John" w:date="2026-09-25T20:04:00Z" w16du:dateUtc="2026-09-26T00:04:00Z">
        <w:r>
          <w:rPr>
            <w:lang w:val="en-US"/>
          </w:rPr>
          <w:delText xml:space="preserve">REAFFIRMING ALSO the </w:delText>
        </w:r>
        <w:r>
          <w:rPr>
            <w:bCs/>
            <w:lang w:val="en-US"/>
          </w:rPr>
          <w:delText>legal framework applicable to the exercise of the functions of the Secretary General and Assistant Secretary General, which encompasses the</w:delText>
        </w:r>
        <w:r>
          <w:rPr>
            <w:lang w:val="en-US"/>
          </w:rPr>
          <w:delText xml:space="preserve"> “General Standards to Govern the Operations of the General Secretariat"</w:delText>
        </w:r>
        <w:r>
          <w:rPr>
            <w:bCs/>
            <w:lang w:val="en-US"/>
          </w:rPr>
          <w:delText>, the OAS Staff Rules and the Code of Ethics,</w:delText>
        </w:r>
      </w:del>
    </w:p>
    <w:p w14:paraId="50E9D577" w14:textId="77777777" w:rsidR="00F1662A" w:rsidRDefault="00F1662A" w:rsidP="00F1662A">
      <w:pPr>
        <w:spacing w:after="0" w:line="240" w:lineRule="auto"/>
        <w:jc w:val="both"/>
        <w:rPr>
          <w:del w:id="143" w:author="WASSON John" w:date="2026-09-25T20:04:00Z" w16du:dateUtc="2026-09-26T00:04:00Z"/>
          <w:lang w:val="en-US"/>
        </w:rPr>
      </w:pPr>
    </w:p>
    <w:p w14:paraId="35AF25F3" w14:textId="77777777" w:rsidR="00F1662A" w:rsidRDefault="00F1662A" w:rsidP="00F1662A">
      <w:pPr>
        <w:spacing w:after="0" w:line="240" w:lineRule="auto"/>
        <w:jc w:val="both"/>
        <w:rPr>
          <w:del w:id="144" w:author="WASSON John" w:date="2026-09-25T20:04:00Z" w16du:dateUtc="2026-09-26T00:04:00Z"/>
          <w:lang w:val="en-US"/>
        </w:rPr>
      </w:pPr>
      <w:del w:id="145" w:author="WASSON John" w:date="2026-09-25T20:04:00Z" w16du:dateUtc="2026-09-26T00:04:00Z">
        <w:r>
          <w:rPr>
            <w:lang w:val="en-US"/>
          </w:rPr>
          <w:delText>RESOLVES:</w:delText>
        </w:r>
      </w:del>
    </w:p>
    <w:p w14:paraId="1B4FAE73" w14:textId="77777777" w:rsidR="00F1662A" w:rsidRDefault="00F1662A" w:rsidP="00F1662A">
      <w:pPr>
        <w:spacing w:after="0" w:line="240" w:lineRule="auto"/>
        <w:jc w:val="both"/>
        <w:rPr>
          <w:del w:id="146" w:author="WASSON John" w:date="2026-09-25T20:04:00Z" w16du:dateUtc="2026-09-26T00:04:00Z"/>
          <w:lang w:val="en-US"/>
        </w:rPr>
      </w:pPr>
    </w:p>
    <w:p w14:paraId="5AE43D14" w14:textId="77777777" w:rsidR="00F1662A" w:rsidRDefault="00F1662A" w:rsidP="00F1662A">
      <w:pPr>
        <w:spacing w:after="0" w:line="240" w:lineRule="auto"/>
        <w:ind w:firstLine="720"/>
        <w:jc w:val="both"/>
        <w:rPr>
          <w:del w:id="147" w:author="WASSON John" w:date="2026-09-25T20:04:00Z" w16du:dateUtc="2026-09-26T00:04:00Z"/>
          <w:lang w:val="en-US"/>
        </w:rPr>
      </w:pPr>
      <w:del w:id="148" w:author="WASSON John" w:date="2026-09-25T20:04:00Z" w16du:dateUtc="2026-09-26T00:04:00Z">
        <w:r>
          <w:rPr>
            <w:lang w:val="en-US"/>
          </w:rPr>
          <w:delText>1.</w:delText>
        </w:r>
        <w:r>
          <w:rPr>
            <w:lang w:val="en-US"/>
          </w:rPr>
          <w:tab/>
          <w:delText xml:space="preserve"> To reaffirm Article 118 of the OAS Charter which states: “In the performance of their duties, the Secretary General and the personnel of the Secretariat shall not seek or receive instructions from any government or from any authority outside the organization, and shall refrain from any action that may be incompatible with their positions as international officers responsible only to the Organization”.</w:delText>
        </w:r>
      </w:del>
    </w:p>
    <w:p w14:paraId="0108172A" w14:textId="77777777" w:rsidR="00F1662A" w:rsidRDefault="00F1662A" w:rsidP="00F1662A">
      <w:pPr>
        <w:spacing w:after="0" w:line="240" w:lineRule="auto"/>
        <w:jc w:val="both"/>
        <w:rPr>
          <w:del w:id="149" w:author="WASSON John" w:date="2026-09-25T20:04:00Z" w16du:dateUtc="2026-09-26T00:04:00Z"/>
          <w:lang w:val="en-US"/>
        </w:rPr>
      </w:pPr>
    </w:p>
    <w:p w14:paraId="2E6D5324" w14:textId="77777777" w:rsidR="00F1662A" w:rsidRDefault="00F1662A" w:rsidP="00F1662A">
      <w:pPr>
        <w:spacing w:after="0" w:line="240" w:lineRule="auto"/>
        <w:ind w:firstLine="720"/>
        <w:jc w:val="both"/>
        <w:rPr>
          <w:del w:id="150" w:author="WASSON John" w:date="2026-09-25T20:04:00Z" w16du:dateUtc="2026-09-26T00:04:00Z"/>
          <w:bCs/>
          <w:lang w:val="en-US"/>
        </w:rPr>
      </w:pPr>
      <w:del w:id="151" w:author="WASSON John" w:date="2026-09-25T20:04:00Z" w16du:dateUtc="2026-09-26T00:04:00Z">
        <w:r>
          <w:rPr>
            <w:lang w:val="en-US"/>
          </w:rPr>
          <w:delText xml:space="preserve">2. </w:delText>
        </w:r>
        <w:r>
          <w:rPr>
            <w:lang w:val="en-US"/>
          </w:rPr>
          <w:tab/>
          <w:delText xml:space="preserve">To emphasize that </w:delText>
        </w:r>
        <w:r>
          <w:rPr>
            <w:bCs/>
            <w:lang w:val="en-US"/>
          </w:rPr>
          <w:delText>persons who exercise the functions of</w:delText>
        </w:r>
        <w:r>
          <w:rPr>
            <w:lang w:val="en-US"/>
          </w:rPr>
          <w:delText xml:space="preserve"> Secretary General and Assistant Secretary General must conduct themselves and fulfill their duties, guided by the “General Standards to Govern the Operations of the General Secretariat of The Organization of American States”</w:delText>
        </w:r>
        <w:r>
          <w:rPr>
            <w:bCs/>
            <w:lang w:val="en-US"/>
          </w:rPr>
          <w:delText xml:space="preserve">, the Staff Rules </w:delText>
        </w:r>
        <w:r>
          <w:rPr>
            <w:lang w:val="en-US"/>
          </w:rPr>
          <w:delText xml:space="preserve">and Regulations, the </w:delText>
        </w:r>
        <w:r>
          <w:rPr>
            <w:bCs/>
            <w:lang w:val="en-US"/>
          </w:rPr>
          <w:delText>Code of Ethics, and take into consideration the pertinent decisions of the OAS Administrative Tribunal.</w:delText>
        </w:r>
      </w:del>
    </w:p>
    <w:p w14:paraId="331B5E5A" w14:textId="77777777" w:rsidR="00F1662A" w:rsidRDefault="00F1662A" w:rsidP="00F1662A">
      <w:pPr>
        <w:spacing w:after="0" w:line="240" w:lineRule="auto"/>
        <w:jc w:val="both"/>
        <w:rPr>
          <w:del w:id="152" w:author="WASSON John" w:date="2026-09-25T20:04:00Z" w16du:dateUtc="2026-09-26T00:04:00Z"/>
          <w:lang w:val="en-US"/>
        </w:rPr>
      </w:pPr>
    </w:p>
    <w:p w14:paraId="3BFF729B" w14:textId="77777777" w:rsidR="00F1662A" w:rsidRDefault="00F1662A" w:rsidP="00F1662A">
      <w:pPr>
        <w:spacing w:after="0" w:line="240" w:lineRule="auto"/>
        <w:ind w:firstLine="720"/>
        <w:jc w:val="both"/>
        <w:rPr>
          <w:del w:id="153" w:author="WASSON John" w:date="2026-09-25T20:04:00Z" w16du:dateUtc="2026-09-26T00:04:00Z"/>
          <w:lang w:val="en-US"/>
        </w:rPr>
      </w:pPr>
      <w:del w:id="154" w:author="WASSON John" w:date="2026-09-25T20:04:00Z" w16du:dateUtc="2026-09-26T00:04:00Z">
        <w:r>
          <w:rPr>
            <w:lang w:val="en-US"/>
          </w:rPr>
          <w:delText xml:space="preserve">3. </w:delText>
        </w:r>
        <w:r>
          <w:rPr>
            <w:lang w:val="en-US"/>
          </w:rPr>
          <w:tab/>
        </w:r>
        <w:r>
          <w:rPr>
            <w:bCs/>
            <w:shd w:val="clear" w:color="auto" w:fill="FFFFFF"/>
            <w:lang w:val="en-US"/>
          </w:rPr>
          <w:delText>To urge persons elected to these posts to</w:delText>
        </w:r>
        <w:r>
          <w:rPr>
            <w:shd w:val="clear" w:color="auto" w:fill="FFFFFF"/>
            <w:lang w:val="en-US"/>
          </w:rPr>
          <w:delText> </w:delText>
        </w:r>
        <w:r>
          <w:rPr>
            <w:bCs/>
            <w:shd w:val="clear" w:color="auto" w:fill="FFFFFF"/>
            <w:lang w:val="en-US"/>
          </w:rPr>
          <w:delText>be mindful of the resolutions, declarations, and recommendations issued by the General Assembly in making public statements</w:delText>
        </w:r>
        <w:r>
          <w:rPr>
            <w:lang w:val="en-US"/>
          </w:rPr>
          <w:delText>.</w:delText>
        </w:r>
      </w:del>
    </w:p>
    <w:p w14:paraId="51DC8694" w14:textId="77777777" w:rsidR="00F1662A" w:rsidRDefault="00F1662A" w:rsidP="00F1662A">
      <w:pPr>
        <w:spacing w:after="0" w:line="240" w:lineRule="auto"/>
        <w:jc w:val="both"/>
        <w:rPr>
          <w:del w:id="155" w:author="WASSON John" w:date="2026-09-25T20:04:00Z" w16du:dateUtc="2026-09-26T00:04:00Z"/>
          <w:lang w:val="en-US"/>
        </w:rPr>
      </w:pPr>
      <w:del w:id="156" w:author="WASSON John" w:date="2026-09-25T20:04:00Z" w16du:dateUtc="2026-09-26T00:04:00Z">
        <w:r>
          <w:rPr>
            <w:lang w:val="en-US"/>
          </w:rPr>
          <w:delText xml:space="preserve"> </w:delText>
        </w:r>
      </w:del>
    </w:p>
    <w:p w14:paraId="1423AAE5" w14:textId="77777777" w:rsidR="00F1662A" w:rsidRDefault="00F1662A" w:rsidP="00F1662A">
      <w:pPr>
        <w:spacing w:after="0" w:line="240" w:lineRule="auto"/>
        <w:ind w:firstLine="720"/>
        <w:jc w:val="both"/>
        <w:rPr>
          <w:del w:id="157" w:author="WASSON John" w:date="2026-09-25T20:04:00Z" w16du:dateUtc="2026-09-26T00:04:00Z"/>
          <w:lang w:val="en-US"/>
        </w:rPr>
      </w:pPr>
      <w:del w:id="158" w:author="WASSON John" w:date="2026-09-25T20:04:00Z" w16du:dateUtc="2026-09-26T00:04:00Z">
        <w:r>
          <w:rPr>
            <w:bCs/>
            <w:iCs/>
            <w:lang w:val="en-US"/>
          </w:rPr>
          <w:delText xml:space="preserve">4. </w:delText>
        </w:r>
        <w:r>
          <w:rPr>
            <w:bCs/>
            <w:iCs/>
            <w:lang w:val="en-US"/>
          </w:rPr>
          <w:tab/>
        </w:r>
        <w:r>
          <w:rPr>
            <w:lang w:val="en-US"/>
          </w:rPr>
          <w:delText>To reaffirm Resolution AG/RES. 2103 (XXXV-O/05) adopted on June 7, 2005, which stated:</w:delText>
        </w:r>
      </w:del>
    </w:p>
    <w:p w14:paraId="375FBF7A" w14:textId="77777777" w:rsidR="00F1662A" w:rsidRDefault="00F1662A" w:rsidP="00F1662A">
      <w:pPr>
        <w:spacing w:after="0" w:line="240" w:lineRule="auto"/>
        <w:jc w:val="both"/>
        <w:rPr>
          <w:del w:id="159" w:author="WASSON John" w:date="2026-09-25T20:04:00Z" w16du:dateUtc="2026-09-26T00:04:00Z"/>
          <w:lang w:val="en-US"/>
        </w:rPr>
      </w:pPr>
    </w:p>
    <w:p w14:paraId="6F416C35" w14:textId="77777777" w:rsidR="00F1662A" w:rsidRDefault="00F1662A" w:rsidP="00F1662A">
      <w:pPr>
        <w:spacing w:after="0" w:line="240" w:lineRule="auto"/>
        <w:ind w:left="720" w:firstLine="720"/>
        <w:jc w:val="both"/>
        <w:rPr>
          <w:del w:id="160" w:author="WASSON John" w:date="2026-09-25T20:04:00Z" w16du:dateUtc="2026-09-26T00:04:00Z"/>
          <w:lang w:val="en-US"/>
        </w:rPr>
      </w:pPr>
      <w:del w:id="161" w:author="WASSON John" w:date="2026-09-25T20:04:00Z" w16du:dateUtc="2026-09-26T00:04:00Z">
        <w:r>
          <w:rPr>
            <w:lang w:val="en-US"/>
          </w:rPr>
          <w:delText>(A)“that those who serve as Secretary General and Assistant Secretary General of the Organization should commit to fulfilling the purposes proclaimed in the OAS Charter and diligently performing the functions established in said Charter, in other Inter-American treaties and agreements, and by the General Assembly”; “recommended that, when sponsoring candidates for the positions of Secretary General and Assistant Secretary General, member states exercise due diligence, to ensure that the candidates meet the highest standards of personal integrity, professional ability, and respect for democracy and democratic institutions, as well as for the defense and promotion of human rights;” and</w:delText>
        </w:r>
      </w:del>
    </w:p>
    <w:p w14:paraId="3BE112A2" w14:textId="77777777" w:rsidR="00F1662A" w:rsidRDefault="00F1662A" w:rsidP="00F1662A">
      <w:pPr>
        <w:spacing w:after="0" w:line="240" w:lineRule="auto"/>
        <w:jc w:val="both"/>
        <w:rPr>
          <w:del w:id="162" w:author="WASSON John" w:date="2026-09-25T20:04:00Z" w16du:dateUtc="2026-09-26T00:04:00Z"/>
          <w:lang w:val="en-US"/>
        </w:rPr>
      </w:pPr>
    </w:p>
    <w:p w14:paraId="4494A18D" w14:textId="77777777" w:rsidR="00F1662A" w:rsidRDefault="00F1662A" w:rsidP="00F1662A">
      <w:pPr>
        <w:spacing w:after="0" w:line="240" w:lineRule="auto"/>
        <w:ind w:left="720" w:firstLine="720"/>
        <w:jc w:val="both"/>
        <w:rPr>
          <w:del w:id="163" w:author="WASSON John" w:date="2026-09-25T20:04:00Z" w16du:dateUtc="2026-09-26T00:04:00Z"/>
          <w:lang w:val="en-US"/>
        </w:rPr>
      </w:pPr>
      <w:del w:id="164" w:author="WASSON John" w:date="2026-09-25T20:04:00Z" w16du:dateUtc="2026-09-26T00:04:00Z">
        <w:r>
          <w:rPr>
            <w:lang w:val="en-US"/>
          </w:rPr>
          <w:delText>(B) resolved “to instruct the Permanent Council to invite the candidates put forward by member states for the positions of Secretary General and Assistant Secretary General to give a public presentation to this Organization prior to the elections, in order to describe in greater detail their proposals and the initiatives they would undertake should they be elected”; and “that this Resolution shall not impair the authority of member states, established in Articles 73 and 74 of the Rules of Procedure of the General Assembly, to present candidates for the positions of Secretary General and Assistant Secretary General until the day of the corresponding election”.</w:delText>
        </w:r>
      </w:del>
    </w:p>
    <w:p w14:paraId="150669C1" w14:textId="77777777" w:rsidR="00F1662A" w:rsidRDefault="00F1662A" w:rsidP="00F1662A">
      <w:pPr>
        <w:spacing w:after="0" w:line="240" w:lineRule="auto"/>
        <w:jc w:val="both"/>
        <w:rPr>
          <w:del w:id="165" w:author="WASSON John" w:date="2026-09-25T20:04:00Z" w16du:dateUtc="2026-09-26T00:04:00Z"/>
          <w:b/>
          <w:u w:val="single"/>
          <w:lang w:val="en-US"/>
        </w:rPr>
      </w:pPr>
    </w:p>
    <w:p w14:paraId="3213C830" w14:textId="77777777" w:rsidR="00F1662A" w:rsidRDefault="00F1662A" w:rsidP="00F1662A">
      <w:pPr>
        <w:spacing w:after="0" w:line="240" w:lineRule="auto"/>
        <w:ind w:firstLine="720"/>
        <w:jc w:val="both"/>
        <w:rPr>
          <w:del w:id="166" w:author="WASSON John" w:date="2026-09-25T20:04:00Z" w16du:dateUtc="2026-09-26T00:04:00Z"/>
          <w:spacing w:val="-2"/>
          <w:lang w:val="en-US"/>
        </w:rPr>
      </w:pPr>
      <w:del w:id="167" w:author="WASSON John" w:date="2026-09-25T20:04:00Z" w16du:dateUtc="2026-09-26T00:04:00Z">
        <w:r>
          <w:rPr>
            <w:lang w:val="en-US"/>
          </w:rPr>
          <w:delText xml:space="preserve">5. </w:delText>
        </w:r>
        <w:r>
          <w:rPr>
            <w:lang w:val="en-US"/>
          </w:rPr>
          <w:tab/>
          <w:delText>To reaffirm Article 120 of the Charter, which states that “</w:delText>
        </w:r>
        <w:r>
          <w:rPr>
            <w:spacing w:val="-2"/>
            <w:lang w:val="en-US"/>
          </w:rPr>
          <w:delText>in selecting the personnel of the General Secretariat, first consideration shall be given to efficiency, competence, and integrity; but at the same time, in the recruitment of personnel of all ranks, importance shall be given to the necessity of obtaining as wide a geographic representation as possible”.</w:delText>
        </w:r>
      </w:del>
    </w:p>
    <w:p w14:paraId="3BF3A052" w14:textId="77777777" w:rsidR="00F1662A" w:rsidRDefault="00F1662A" w:rsidP="00F1662A">
      <w:pPr>
        <w:spacing w:after="0" w:line="240" w:lineRule="auto"/>
        <w:jc w:val="both"/>
        <w:rPr>
          <w:del w:id="168" w:author="WASSON John" w:date="2026-09-25T20:04:00Z" w16du:dateUtc="2026-09-26T00:04:00Z"/>
          <w:spacing w:val="-2"/>
          <w:lang w:val="en-US"/>
        </w:rPr>
      </w:pPr>
    </w:p>
    <w:p w14:paraId="0C5A3D30" w14:textId="77777777" w:rsidR="00F1662A" w:rsidRDefault="00F1662A" w:rsidP="00F1662A">
      <w:pPr>
        <w:spacing w:after="0" w:line="240" w:lineRule="auto"/>
        <w:ind w:firstLine="720"/>
        <w:jc w:val="both"/>
        <w:rPr>
          <w:del w:id="169" w:author="WASSON John" w:date="2026-09-25T20:04:00Z" w16du:dateUtc="2026-09-26T00:04:00Z"/>
          <w:lang w:val="en-US"/>
        </w:rPr>
      </w:pPr>
      <w:del w:id="170" w:author="WASSON John" w:date="2026-09-25T20:04:00Z" w16du:dateUtc="2026-09-26T00:04:00Z">
        <w:r>
          <w:rPr>
            <w:lang w:val="en-US"/>
          </w:rPr>
          <w:delText xml:space="preserve">6. </w:delText>
        </w:r>
        <w:r>
          <w:rPr>
            <w:lang w:val="en-US"/>
          </w:rPr>
          <w:tab/>
          <w:delText xml:space="preserve">To urge </w:delText>
        </w:r>
        <w:r>
          <w:rPr>
            <w:bCs/>
            <w:lang w:val="en-US"/>
          </w:rPr>
          <w:delText>the persons</w:delText>
        </w:r>
        <w:r>
          <w:rPr>
            <w:lang w:val="en-US"/>
          </w:rPr>
          <w:delText xml:space="preserve"> candidates for the positions of Secretary General and Assistant Secretary General to make a public commitment to work for an increasingly effective, legitimate</w:delText>
        </w:r>
        <w:r>
          <w:rPr>
            <w:bCs/>
            <w:lang w:val="en-US"/>
          </w:rPr>
          <w:delText xml:space="preserve">, sustainable, </w:delText>
        </w:r>
        <w:r>
          <w:rPr>
            <w:lang w:val="en-US"/>
          </w:rPr>
          <w:delText>and representative OAS, seeking to maintain open channels of dialogue with all relevant actors in the conduct of the work of the General Secretariat</w:delText>
        </w:r>
        <w:r>
          <w:rPr>
            <w:bCs/>
            <w:lang w:val="en-US"/>
          </w:rPr>
          <w:delText>, and to comply with the highest ethical standards associated with their roles</w:delText>
        </w:r>
        <w:r>
          <w:rPr>
            <w:lang w:val="en-US"/>
          </w:rPr>
          <w:delText>.</w:delText>
        </w:r>
      </w:del>
    </w:p>
    <w:p w14:paraId="7CEA1447" w14:textId="77777777" w:rsidR="00F1662A" w:rsidRDefault="00F1662A" w:rsidP="00F1662A">
      <w:pPr>
        <w:spacing w:after="0" w:line="240" w:lineRule="auto"/>
        <w:jc w:val="both"/>
        <w:rPr>
          <w:del w:id="171" w:author="WASSON John" w:date="2026-09-25T20:04:00Z" w16du:dateUtc="2026-09-26T00:04:00Z"/>
          <w:lang w:val="en-US"/>
        </w:rPr>
      </w:pPr>
    </w:p>
    <w:p w14:paraId="44708192" w14:textId="770934F8" w:rsidR="0074454C" w:rsidRPr="0094338B" w:rsidRDefault="00F1662A" w:rsidP="00914B8B">
      <w:pPr>
        <w:spacing w:after="0"/>
        <w:rPr>
          <w:rStyle w:val="HelpText"/>
          <w:color w:val="auto"/>
          <w:rPrChange w:id="172" w:author="WASSON John" w:date="2026-09-25T20:04:00Z" w16du:dateUtc="2026-09-26T00:04:00Z">
            <w:rPr>
              <w:rFonts w:ascii="Times New Roman" w:hAnsi="Times New Roman" w:cs="Times New Roman"/>
              <w:lang w:val="en-US"/>
            </w:rPr>
          </w:rPrChange>
        </w:rPr>
        <w:pPrChange w:id="173" w:author="WASSON John" w:date="2026-09-25T20:04:00Z" w16du:dateUtc="2026-09-26T00:04:00Z">
          <w:pPr>
            <w:spacing w:after="0" w:line="240" w:lineRule="auto"/>
            <w:ind w:firstLine="720"/>
            <w:jc w:val="both"/>
          </w:pPr>
        </w:pPrChange>
      </w:pPr>
      <w:del w:id="174" w:author="WASSON John" w:date="2026-09-25T20:04:00Z" w16du:dateUtc="2026-09-26T00:04:00Z">
        <w:r>
          <w:rPr>
            <w:lang w:val="en-US"/>
          </w:rPr>
          <w:delText xml:space="preserve">7. </w:delText>
        </w:r>
        <w:r>
          <w:rPr>
            <w:lang w:val="en-US"/>
          </w:rPr>
          <w:tab/>
          <w:delText xml:space="preserve">To encourage Member States, during elections for the </w:delText>
        </w:r>
        <w:r>
          <w:rPr>
            <w:bCs/>
            <w:lang w:val="en-US"/>
          </w:rPr>
          <w:delText>p</w:delText>
        </w:r>
        <w:r>
          <w:rPr>
            <w:lang w:val="en-US"/>
          </w:rPr>
          <w:delText xml:space="preserve">ersons who will exercise the </w:delText>
        </w:r>
        <w:r>
          <w:rPr>
            <w:bCs/>
            <w:lang w:val="en-US"/>
          </w:rPr>
          <w:delText>functions of</w:delText>
        </w:r>
        <w:r>
          <w:rPr>
            <w:lang w:val="en-US"/>
          </w:rPr>
          <w:delText xml:space="preserve"> Secretary General and Assistant Secretary General, to consider that, while women account for approximately 50% of the population of The Americas, the position of Secretary General has never been occupied by a woman. Similarly, the post has never been held by a person of African descent or an indigenous person; nor has the position of Assistant Secretary General ever been held by a woman</w:delText>
        </w:r>
        <w:r>
          <w:delText>.</w:delText>
        </w:r>
        <w:r>
          <w:rPr>
            <w:noProof/>
            <w:lang w:val="en-US"/>
            <w14:ligatures w14:val="standardContextual"/>
          </w:rPr>
          <mc:AlternateContent>
            <mc:Choice Requires="wps">
              <w:drawing>
                <wp:anchor distT="0" distB="0" distL="114300" distR="114300" simplePos="0" relativeHeight="251663360" behindDoc="0" locked="1" layoutInCell="1" allowOverlap="1" wp14:anchorId="3742018F" wp14:editId="56BCD1A4">
                  <wp:simplePos x="0" y="0"/>
                  <wp:positionH relativeFrom="column">
                    <wp:posOffset>-91440</wp:posOffset>
                  </wp:positionH>
                  <wp:positionV relativeFrom="page">
                    <wp:posOffset>9144000</wp:posOffset>
                  </wp:positionV>
                  <wp:extent cx="3383280" cy="228600"/>
                  <wp:effectExtent l="0" t="0" r="0" b="0"/>
                  <wp:wrapNone/>
                  <wp:docPr id="3394919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3280" cy="228600"/>
                          </a:xfrm>
                          <a:prstGeom prst="rect">
                            <a:avLst/>
                          </a:prstGeom>
                          <a:noFill/>
                          <a:ln w="9525" cap="flat" cmpd="sng" algn="ctr">
                            <a:noFill/>
                            <a:prstDash val="solid"/>
                            <a:round/>
                            <a:headEnd type="none" w="med" len="med"/>
                            <a:tailEnd type="none" w="med" len="med"/>
                          </a:ln>
                        </wps:spPr>
                        <wps:txbx>
                          <w:txbxContent>
                            <w:p w14:paraId="69347100" w14:textId="4621BBAE" w:rsidR="00F1662A" w:rsidRPr="00F1662A" w:rsidRDefault="00F1662A">
                              <w:pPr>
                                <w:rPr>
                                  <w:del w:id="175" w:author="WASSON John" w:date="2026-09-25T20:04:00Z" w16du:dateUtc="2026-09-26T00:04:00Z"/>
                                  <w:sz w:val="18"/>
                                </w:rPr>
                              </w:pPr>
                              <w:del w:id="176" w:author="WASSON John" w:date="2026-09-25T20:04:00Z" w16du:dateUtc="2026-09-26T00:04:00Z">
                                <w:r>
                                  <w:rPr>
                                    <w:sz w:val="18"/>
                                  </w:rPr>
                                  <w:fldChar w:fldCharType="begin"/>
                                </w:r>
                                <w:r>
                                  <w:rPr>
                                    <w:sz w:val="18"/>
                                  </w:rPr>
                                  <w:delInstrText xml:space="preserve"> FILENAME  \* MERGEFORMAT </w:delInstrText>
                                </w:r>
                                <w:r>
                                  <w:rPr>
                                    <w:sz w:val="18"/>
                                  </w:rPr>
                                  <w:fldChar w:fldCharType="separate"/>
                                </w:r>
                                <w:r>
                                  <w:rPr>
                                    <w:noProof/>
                                    <w:sz w:val="18"/>
                                  </w:rPr>
                                  <w:delText>AG09119E02</w:delText>
                                </w:r>
                                <w:r>
                                  <w:rPr>
                                    <w:sz w:val="18"/>
                                  </w:rPr>
                                  <w:fldChar w:fldCharType="end"/>
                                </w:r>
                              </w:del>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42018F" id="_x0000_t202" coordsize="21600,21600" o:spt="202" path="m,l,21600r21600,l21600,xe">
                  <v:stroke joinstyle="miter"/>
                  <v:path gradientshapeok="t" o:connecttype="rect"/>
                </v:shapetype>
                <v:shape id="Text Box 1" o:spid="_x0000_s1026" type="#_x0000_t202" style="position:absolute;margin-left:-7.2pt;margin-top:10in;width:266.4pt;height:18pt;z-index:25166336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" filled="f" stroked="f">
                  <v:stroke joinstyle="round"/>
                  <v:textbox>
                    <w:txbxContent>
                      <w:p w14:paraId="69347100" w14:textId="4621BBAE" w:rsidR="00F1662A" w:rsidRPr="00F1662A" w:rsidRDefault="00F1662A">
                        <w:pPr>
                          <w:rPr>
                            <w:del w:id="177" w:author="WASSON John" w:date="2026-09-25T20:04:00Z" w16du:dateUtc="2026-09-26T00:04:00Z"/>
                            <w:sz w:val="18"/>
                          </w:rPr>
                        </w:pPr>
                        <w:del w:id="178" w:author="WASSON John" w:date="2026-09-25T20:04:00Z" w16du:dateUtc="2026-09-26T00:04:00Z">
                          <w:r>
                            <w:rPr>
                              <w:sz w:val="18"/>
                            </w:rPr>
                            <w:fldChar w:fldCharType="begin"/>
                          </w:r>
                          <w:r>
                            <w:rPr>
                              <w:sz w:val="18"/>
                            </w:rPr>
                            <w:delInstrText xml:space="preserve"> FILENAME  \* MERGEFORMAT </w:delInstrText>
                          </w:r>
                          <w:r>
                            <w:rPr>
                              <w:sz w:val="18"/>
                            </w:rPr>
                            <w:fldChar w:fldCharType="separate"/>
                          </w:r>
                          <w:r>
                            <w:rPr>
                              <w:noProof/>
                              <w:sz w:val="18"/>
                            </w:rPr>
                            <w:delText>AG09119E02</w:delText>
                          </w:r>
                          <w:r>
                            <w:rPr>
                              <w:sz w:val="18"/>
                            </w:rPr>
                            <w:fldChar w:fldCharType="end"/>
                          </w:r>
                        </w:del>
                      </w:p>
                    </w:txbxContent>
                  </v:textbox>
                  <w10:wrap anchory="page"/>
                  <w10:anchorlock/>
                </v:shape>
              </w:pict>
            </mc:Fallback>
          </mc:AlternateContent>
        </w:r>
      </w:del>
    </w:p>
    <w:sectPr w:rsidR="0074454C" w:rsidRPr="0094338B" w:rsidSect="00C92EA3">
      <w:headerReference w:type="default" r:id="rId14"/>
      <w:footerReference w:type="default" r:id="rId15"/>
      <w:type w:val="nextPage"/>
      <w:pgSz w:w="11906" w:h="16838" w:code="0"/>
      <w:pgMar w:top="993" w:right="1440" w:bottom="851" w:left="1440" w:header="709" w:footer="118" w:gutter="0"/>
      <w:pgNumType w:fmt="decimal" w:start="1"/>
      <w:cols w:space="708"/>
      <w:titlePg w:val="0"/>
      <w:docGrid w:linePitch="360"/>
      <w:sectPrChange w:id="181" w:author="WASSON John" w:date="2026-09-25T20:04:00Z" w16du:dateUtc="2026-09-26T00:04:00Z">
        <w:sectPr w:rsidR="0074454C" w:rsidRPr="0094338B" w:rsidSect="00C92EA3">
          <w:type w:val="oddPage"/>
          <w:pgSz w:w="12240" w:h="15840" w:code="1"/>
          <w:pgMar w:top="2160" w:right="1570" w:bottom="1296" w:left="1699" w:header="720" w:footer="720" w:gutter="0"/>
          <w:pgNumType w:fmt="numberInDash" w:start="1"/>
          <w:cols w:space="72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1B6259" w14:textId="77777777" w:rsidR="00717690" w:rsidRDefault="00717690" w:rsidP="0087799C">
      <w:pPr>
        <w:spacing w:after="0" w:line="240" w:lineRule="auto"/>
      </w:pPr>
      <w:r>
        <w:separator/>
      </w:r>
    </w:p>
  </w:endnote>
  <w:endnote w:type="continuationSeparator" w:id="0">
    <w:p w14:paraId="4BA878A9" w14:textId="77777777" w:rsidR="00717690" w:rsidRDefault="00717690" w:rsidP="0087799C">
      <w:pPr>
        <w:spacing w:after="0" w:line="240" w:lineRule="auto"/>
      </w:pPr>
      <w:r>
        <w:continuationSeparator/>
      </w:r>
    </w:p>
  </w:endnote>
  <w:endnote w:type="continuationNotice" w:id="1">
    <w:p w14:paraId="74A287E5" w14:textId="77777777" w:rsidR="00717690" w:rsidRDefault="007176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G Times">
    <w:altName w:val="Times New Roman"/>
    <w:panose1 w:val="020B0604020202020204"/>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632DFB" w14:textId="77777777" w:rsidR="0012457F" w:rsidRDefault="0012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A8C055" w14:textId="77777777" w:rsidR="00717690" w:rsidRDefault="00717690" w:rsidP="0087799C">
      <w:pPr>
        <w:spacing w:after="0" w:line="240" w:lineRule="auto"/>
      </w:pPr>
      <w:r>
        <w:separator/>
      </w:r>
    </w:p>
  </w:footnote>
  <w:footnote w:type="continuationSeparator" w:id="0">
    <w:p w14:paraId="5B71BA6C" w14:textId="77777777" w:rsidR="00717690" w:rsidRDefault="00717690" w:rsidP="0087799C">
      <w:pPr>
        <w:spacing w:after="0" w:line="240" w:lineRule="auto"/>
      </w:pPr>
      <w:r>
        <w:continuationSeparator/>
      </w:r>
    </w:p>
  </w:footnote>
  <w:footnote w:type="continuationNotice" w:id="1">
    <w:p w14:paraId="5082CC0D" w14:textId="77777777" w:rsidR="00717690" w:rsidRDefault="007176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88502238"/>
      <w:docPartObj>
        <w:docPartGallery w:val="Page Numbers (Top of Page)"/>
        <w:docPartUnique/>
      </w:docPartObj>
    </w:sdtPr>
    <w:sdtEndPr>
      <w:rPr>
        <w:noProof/>
      </w:rPr>
    </w:sdtEndPr>
    <w:sdtContent>
      <w:p w14:paraId="367491E5" w14:textId="78767B7C" w:rsidR="0087799C" w:rsidRDefault="0087799C">
        <w:pPr>
          <w:pStyle w:val="Header"/>
          <w:jc w:val="center"/>
        </w:pPr>
        <w:del w:id="179" w:author="WASSON John" w:date="2026-09-25T20:04:00Z" w16du:dateUtc="2026-09-26T00:04:00Z">
          <w:r w:rsidRPr="0087799C">
            <w:fldChar w:fldCharType="begin"/>
          </w:r>
          <w:r w:rsidRPr="0087799C">
            <w:delInstrText xml:space="preserve"> PAGE   \* MERGEFORMAT </w:delInstrText>
          </w:r>
          <w:r w:rsidRPr="0087799C">
            <w:fldChar w:fldCharType="separate"/>
          </w:r>
          <w:r w:rsidRPr="0087799C">
            <w:rPr>
              <w:noProof/>
            </w:rPr>
            <w:delText>2</w:delText>
          </w:r>
          <w:r w:rsidRPr="0087799C">
            <w:rPr>
              <w:noProof/>
            </w:rPr>
            <w:fldChar w:fldCharType="end"/>
          </w:r>
        </w:del>
      </w:p>
    </w:sdtContent>
  </w:sdt>
  <w:p w14:paraId="75B190FF" w14:textId="77777777" w:rsidR="0087799C" w:rsidRDefault="0087799C" w:rsidP="008247C8">
    <w:pPr>
      <w:pStyle w:val="Header"/>
      <w:jc w:val="center"/>
      <w:pPrChange w:id="180" w:author="WASSON John" w:date="2026-09-25T20:04:00Z" w16du:dateUtc="2026-09-26T00:0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F54D6"/>
    <w:multiLevelType w:val="hybridMultilevel"/>
    <w:tmpl w:val="B7CA582C"/>
    <w:lvl w:ilvl="0" w:tplc="FDC6325E">
      <w:start w:val="4"/>
      <w:numFmt w:val="bullet"/>
      <w:lvlText w:val="-"/>
      <w:lvlJc w:val="left"/>
      <w:pPr>
        <w:ind w:left="720" w:hanging="360"/>
      </w:pPr>
      <w:rPr>
        <w:rFonts w:ascii="Times New Roman" w:eastAsia="Calibr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7B7A2A"/>
    <w:multiLevelType w:val="hybridMultilevel"/>
    <w:tmpl w:val="9D403C86"/>
    <w:lvl w:ilvl="0" w:tplc="0C09000F">
      <w:start w:val="1"/>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 w15:restartNumberingAfterBreak="0">
    <w:nsid w:val="01891CE9"/>
    <w:multiLevelType w:val="hybridMultilevel"/>
    <w:tmpl w:val="E77E4DA4"/>
    <w:lvl w:ilvl="0" w:tplc="0C09000F">
      <w:start w:val="1"/>
      <w:numFmt w:val="decimal"/>
      <w:lvlText w:val="%1."/>
      <w:lvlJc w:val="left"/>
      <w:pPr>
        <w:ind w:left="720" w:hanging="360"/>
      </w:pPr>
      <w:rPr>
        <w:rFonts w:cs="Times New Roman" w:hint="default"/>
      </w:rPr>
    </w:lvl>
    <w:lvl w:ilvl="1" w:tplc="0C090019">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3" w15:restartNumberingAfterBreak="0">
    <w:nsid w:val="07C83465"/>
    <w:multiLevelType w:val="hybridMultilevel"/>
    <w:tmpl w:val="2D823282"/>
    <w:lvl w:ilvl="0" w:tplc="741E3AAC">
      <w:start w:val="20"/>
      <w:numFmt w:val="bullet"/>
      <w:lvlText w:val="-"/>
      <w:lvlJc w:val="left"/>
      <w:pPr>
        <w:ind w:left="720" w:hanging="360"/>
      </w:pPr>
      <w:rPr>
        <w:rFonts w:ascii="Times New Roman" w:eastAsia="Calibr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F0BD8"/>
    <w:multiLevelType w:val="multilevel"/>
    <w:tmpl w:val="21924F9C"/>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 w15:restartNumberingAfterBreak="0">
    <w:nsid w:val="0DCC7518"/>
    <w:multiLevelType w:val="hybridMultilevel"/>
    <w:tmpl w:val="6E5056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54F2149"/>
    <w:multiLevelType w:val="hybridMultilevel"/>
    <w:tmpl w:val="0F9C501A"/>
    <w:lvl w:ilvl="0" w:tplc="0C09000F">
      <w:start w:val="1"/>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7" w15:restartNumberingAfterBreak="0">
    <w:nsid w:val="168766C3"/>
    <w:multiLevelType w:val="hybridMultilevel"/>
    <w:tmpl w:val="BCBCF052"/>
    <w:lvl w:ilvl="0" w:tplc="7FF69F1E">
      <w:start w:val="1"/>
      <w:numFmt w:val="upperLetter"/>
      <w:lvlText w:val="%1)"/>
      <w:lvlJc w:val="left"/>
      <w:pPr>
        <w:ind w:left="1080" w:hanging="360"/>
      </w:pPr>
      <w:rPr>
        <w:rFonts w:cs="Times New Roman" w:hint="default"/>
      </w:rPr>
    </w:lvl>
    <w:lvl w:ilvl="1" w:tplc="0C090019" w:tentative="1">
      <w:start w:val="1"/>
      <w:numFmt w:val="lowerLetter"/>
      <w:lvlText w:val="%2."/>
      <w:lvlJc w:val="left"/>
      <w:pPr>
        <w:ind w:left="1800" w:hanging="360"/>
      </w:pPr>
      <w:rPr>
        <w:rFonts w:cs="Times New Roman"/>
      </w:rPr>
    </w:lvl>
    <w:lvl w:ilvl="2" w:tplc="0C09001B" w:tentative="1">
      <w:start w:val="1"/>
      <w:numFmt w:val="lowerRoman"/>
      <w:lvlText w:val="%3."/>
      <w:lvlJc w:val="right"/>
      <w:pPr>
        <w:ind w:left="2520" w:hanging="180"/>
      </w:pPr>
      <w:rPr>
        <w:rFonts w:cs="Times New Roman"/>
      </w:rPr>
    </w:lvl>
    <w:lvl w:ilvl="3" w:tplc="0C09000F" w:tentative="1">
      <w:start w:val="1"/>
      <w:numFmt w:val="decimal"/>
      <w:lvlText w:val="%4."/>
      <w:lvlJc w:val="left"/>
      <w:pPr>
        <w:ind w:left="3240" w:hanging="360"/>
      </w:pPr>
      <w:rPr>
        <w:rFonts w:cs="Times New Roman"/>
      </w:rPr>
    </w:lvl>
    <w:lvl w:ilvl="4" w:tplc="0C090019" w:tentative="1">
      <w:start w:val="1"/>
      <w:numFmt w:val="lowerLetter"/>
      <w:lvlText w:val="%5."/>
      <w:lvlJc w:val="left"/>
      <w:pPr>
        <w:ind w:left="3960" w:hanging="360"/>
      </w:pPr>
      <w:rPr>
        <w:rFonts w:cs="Times New Roman"/>
      </w:rPr>
    </w:lvl>
    <w:lvl w:ilvl="5" w:tplc="0C09001B" w:tentative="1">
      <w:start w:val="1"/>
      <w:numFmt w:val="lowerRoman"/>
      <w:lvlText w:val="%6."/>
      <w:lvlJc w:val="right"/>
      <w:pPr>
        <w:ind w:left="4680" w:hanging="180"/>
      </w:pPr>
      <w:rPr>
        <w:rFonts w:cs="Times New Roman"/>
      </w:rPr>
    </w:lvl>
    <w:lvl w:ilvl="6" w:tplc="0C09000F" w:tentative="1">
      <w:start w:val="1"/>
      <w:numFmt w:val="decimal"/>
      <w:lvlText w:val="%7."/>
      <w:lvlJc w:val="left"/>
      <w:pPr>
        <w:ind w:left="5400" w:hanging="360"/>
      </w:pPr>
      <w:rPr>
        <w:rFonts w:cs="Times New Roman"/>
      </w:rPr>
    </w:lvl>
    <w:lvl w:ilvl="7" w:tplc="0C090019" w:tentative="1">
      <w:start w:val="1"/>
      <w:numFmt w:val="lowerLetter"/>
      <w:lvlText w:val="%8."/>
      <w:lvlJc w:val="left"/>
      <w:pPr>
        <w:ind w:left="6120" w:hanging="360"/>
      </w:pPr>
      <w:rPr>
        <w:rFonts w:cs="Times New Roman"/>
      </w:rPr>
    </w:lvl>
    <w:lvl w:ilvl="8" w:tplc="0C09001B" w:tentative="1">
      <w:start w:val="1"/>
      <w:numFmt w:val="lowerRoman"/>
      <w:lvlText w:val="%9."/>
      <w:lvlJc w:val="right"/>
      <w:pPr>
        <w:ind w:left="6840" w:hanging="180"/>
      </w:pPr>
      <w:rPr>
        <w:rFonts w:cs="Times New Roman"/>
      </w:rPr>
    </w:lvl>
  </w:abstractNum>
  <w:abstractNum w:abstractNumId="8" w15:restartNumberingAfterBreak="0">
    <w:nsid w:val="175E1414"/>
    <w:multiLevelType w:val="hybridMultilevel"/>
    <w:tmpl w:val="23C81A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ACD6F9F"/>
    <w:multiLevelType w:val="hybridMultilevel"/>
    <w:tmpl w:val="90B63A48"/>
    <w:lvl w:ilvl="0" w:tplc="AC4C7ED0">
      <w:start w:val="2"/>
      <w:numFmt w:val="bullet"/>
      <w:lvlText w:val="-"/>
      <w:lvlJc w:val="left"/>
      <w:pPr>
        <w:ind w:left="720" w:hanging="360"/>
      </w:pPr>
      <w:rPr>
        <w:rFonts w:ascii="Times New Roman" w:eastAsia="Calibr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BC62B6D"/>
    <w:multiLevelType w:val="multilevel"/>
    <w:tmpl w:val="7E1EDC14"/>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1" w15:restartNumberingAfterBreak="0">
    <w:nsid w:val="1E8A40B6"/>
    <w:multiLevelType w:val="hybridMultilevel"/>
    <w:tmpl w:val="95F44CAE"/>
    <w:lvl w:ilvl="0" w:tplc="4D401FE0">
      <w:start w:val="1"/>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2" w15:restartNumberingAfterBreak="0">
    <w:nsid w:val="1EEE3F2E"/>
    <w:multiLevelType w:val="hybridMultilevel"/>
    <w:tmpl w:val="68FE43A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F327DE2"/>
    <w:multiLevelType w:val="hybridMultilevel"/>
    <w:tmpl w:val="55FAAB60"/>
    <w:lvl w:ilvl="0" w:tplc="0C090017">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4" w15:restartNumberingAfterBreak="0">
    <w:nsid w:val="29DD4F51"/>
    <w:multiLevelType w:val="hybridMultilevel"/>
    <w:tmpl w:val="51D600A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5" w15:restartNumberingAfterBreak="0">
    <w:nsid w:val="2E0B23C2"/>
    <w:multiLevelType w:val="hybridMultilevel"/>
    <w:tmpl w:val="D5EE9474"/>
    <w:lvl w:ilvl="0" w:tplc="B9603D58">
      <w:start w:val="1"/>
      <w:numFmt w:val="lowerLetter"/>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FC26447"/>
    <w:multiLevelType w:val="hybridMultilevel"/>
    <w:tmpl w:val="A2BA3BB0"/>
    <w:lvl w:ilvl="0" w:tplc="0C090003">
      <w:start w:val="1"/>
      <w:numFmt w:val="bullet"/>
      <w:lvlText w:val="o"/>
      <w:lvlJc w:val="left"/>
      <w:pPr>
        <w:ind w:left="1800" w:hanging="360"/>
      </w:pPr>
      <w:rPr>
        <w:rFonts w:ascii="Courier New" w:hAnsi="Courier New" w:cs="Courier New" w:hint="default"/>
      </w:rPr>
    </w:lvl>
    <w:lvl w:ilvl="1" w:tplc="0C090003">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7" w15:restartNumberingAfterBreak="0">
    <w:nsid w:val="30695F3A"/>
    <w:multiLevelType w:val="hybridMultilevel"/>
    <w:tmpl w:val="104221AE"/>
    <w:lvl w:ilvl="0" w:tplc="0C090001">
      <w:start w:val="1"/>
      <w:numFmt w:val="bullet"/>
      <w:lvlText w:val=""/>
      <w:lvlJc w:val="left"/>
      <w:pPr>
        <w:ind w:left="1211" w:hanging="360"/>
      </w:pPr>
      <w:rPr>
        <w:rFonts w:ascii="Symbol" w:hAnsi="Symbol" w:hint="default"/>
      </w:rPr>
    </w:lvl>
    <w:lvl w:ilvl="1" w:tplc="0C090003">
      <w:start w:val="1"/>
      <w:numFmt w:val="bullet"/>
      <w:lvlText w:val="o"/>
      <w:lvlJc w:val="left"/>
      <w:pPr>
        <w:ind w:left="1931" w:hanging="360"/>
      </w:pPr>
      <w:rPr>
        <w:rFonts w:ascii="Courier New" w:hAnsi="Courier New" w:cs="Courier New" w:hint="default"/>
      </w:rPr>
    </w:lvl>
    <w:lvl w:ilvl="2" w:tplc="0C090005">
      <w:start w:val="1"/>
      <w:numFmt w:val="bullet"/>
      <w:lvlText w:val=""/>
      <w:lvlJc w:val="left"/>
      <w:pPr>
        <w:ind w:left="2651" w:hanging="360"/>
      </w:pPr>
      <w:rPr>
        <w:rFonts w:ascii="Wingdings" w:hAnsi="Wingdings" w:hint="default"/>
      </w:rPr>
    </w:lvl>
    <w:lvl w:ilvl="3" w:tplc="0C090001">
      <w:start w:val="1"/>
      <w:numFmt w:val="bullet"/>
      <w:lvlText w:val=""/>
      <w:lvlJc w:val="left"/>
      <w:pPr>
        <w:ind w:left="3371" w:hanging="360"/>
      </w:pPr>
      <w:rPr>
        <w:rFonts w:ascii="Symbol" w:hAnsi="Symbol" w:hint="default"/>
      </w:rPr>
    </w:lvl>
    <w:lvl w:ilvl="4" w:tplc="0C090003">
      <w:start w:val="1"/>
      <w:numFmt w:val="bullet"/>
      <w:lvlText w:val="o"/>
      <w:lvlJc w:val="left"/>
      <w:pPr>
        <w:ind w:left="4091" w:hanging="360"/>
      </w:pPr>
      <w:rPr>
        <w:rFonts w:ascii="Courier New" w:hAnsi="Courier New" w:cs="Courier New" w:hint="default"/>
      </w:rPr>
    </w:lvl>
    <w:lvl w:ilvl="5" w:tplc="0C090005">
      <w:start w:val="1"/>
      <w:numFmt w:val="bullet"/>
      <w:lvlText w:val=""/>
      <w:lvlJc w:val="left"/>
      <w:pPr>
        <w:ind w:left="4811" w:hanging="360"/>
      </w:pPr>
      <w:rPr>
        <w:rFonts w:ascii="Wingdings" w:hAnsi="Wingdings" w:hint="default"/>
      </w:rPr>
    </w:lvl>
    <w:lvl w:ilvl="6" w:tplc="0C090001">
      <w:start w:val="1"/>
      <w:numFmt w:val="bullet"/>
      <w:lvlText w:val=""/>
      <w:lvlJc w:val="left"/>
      <w:pPr>
        <w:ind w:left="5531" w:hanging="360"/>
      </w:pPr>
      <w:rPr>
        <w:rFonts w:ascii="Symbol" w:hAnsi="Symbol" w:hint="default"/>
      </w:rPr>
    </w:lvl>
    <w:lvl w:ilvl="7" w:tplc="0C090003">
      <w:start w:val="1"/>
      <w:numFmt w:val="bullet"/>
      <w:lvlText w:val="o"/>
      <w:lvlJc w:val="left"/>
      <w:pPr>
        <w:ind w:left="6251" w:hanging="360"/>
      </w:pPr>
      <w:rPr>
        <w:rFonts w:ascii="Courier New" w:hAnsi="Courier New" w:cs="Courier New" w:hint="default"/>
      </w:rPr>
    </w:lvl>
    <w:lvl w:ilvl="8" w:tplc="0C090005">
      <w:start w:val="1"/>
      <w:numFmt w:val="bullet"/>
      <w:lvlText w:val=""/>
      <w:lvlJc w:val="left"/>
      <w:pPr>
        <w:ind w:left="6971" w:hanging="360"/>
      </w:pPr>
      <w:rPr>
        <w:rFonts w:ascii="Wingdings" w:hAnsi="Wingdings" w:hint="default"/>
      </w:rPr>
    </w:lvl>
  </w:abstractNum>
  <w:abstractNum w:abstractNumId="18" w15:restartNumberingAfterBreak="0">
    <w:nsid w:val="326B6B08"/>
    <w:multiLevelType w:val="hybridMultilevel"/>
    <w:tmpl w:val="9E26AAC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4474C52"/>
    <w:multiLevelType w:val="hybridMultilevel"/>
    <w:tmpl w:val="BAFAC13A"/>
    <w:lvl w:ilvl="0" w:tplc="D01C752C">
      <w:start w:val="1"/>
      <w:numFmt w:val="decimal"/>
      <w:lvlText w:val="%1."/>
      <w:lvlJc w:val="left"/>
      <w:pPr>
        <w:ind w:left="1080" w:hanging="360"/>
      </w:pPr>
      <w:rPr>
        <w:rFonts w:cs="Times New Roman" w:hint="default"/>
      </w:rPr>
    </w:lvl>
    <w:lvl w:ilvl="1" w:tplc="0C090019">
      <w:start w:val="1"/>
      <w:numFmt w:val="lowerLetter"/>
      <w:lvlText w:val="%2."/>
      <w:lvlJc w:val="left"/>
      <w:pPr>
        <w:ind w:left="1800" w:hanging="360"/>
      </w:pPr>
      <w:rPr>
        <w:rFonts w:cs="Times New Roman"/>
      </w:rPr>
    </w:lvl>
    <w:lvl w:ilvl="2" w:tplc="0C09001B" w:tentative="1">
      <w:start w:val="1"/>
      <w:numFmt w:val="lowerRoman"/>
      <w:lvlText w:val="%3."/>
      <w:lvlJc w:val="right"/>
      <w:pPr>
        <w:ind w:left="2520" w:hanging="180"/>
      </w:pPr>
      <w:rPr>
        <w:rFonts w:cs="Times New Roman"/>
      </w:rPr>
    </w:lvl>
    <w:lvl w:ilvl="3" w:tplc="0C09000F" w:tentative="1">
      <w:start w:val="1"/>
      <w:numFmt w:val="decimal"/>
      <w:lvlText w:val="%4."/>
      <w:lvlJc w:val="left"/>
      <w:pPr>
        <w:ind w:left="3240" w:hanging="360"/>
      </w:pPr>
      <w:rPr>
        <w:rFonts w:cs="Times New Roman"/>
      </w:rPr>
    </w:lvl>
    <w:lvl w:ilvl="4" w:tplc="0C090019" w:tentative="1">
      <w:start w:val="1"/>
      <w:numFmt w:val="lowerLetter"/>
      <w:lvlText w:val="%5."/>
      <w:lvlJc w:val="left"/>
      <w:pPr>
        <w:ind w:left="3960" w:hanging="360"/>
      </w:pPr>
      <w:rPr>
        <w:rFonts w:cs="Times New Roman"/>
      </w:rPr>
    </w:lvl>
    <w:lvl w:ilvl="5" w:tplc="0C09001B" w:tentative="1">
      <w:start w:val="1"/>
      <w:numFmt w:val="lowerRoman"/>
      <w:lvlText w:val="%6."/>
      <w:lvlJc w:val="right"/>
      <w:pPr>
        <w:ind w:left="4680" w:hanging="180"/>
      </w:pPr>
      <w:rPr>
        <w:rFonts w:cs="Times New Roman"/>
      </w:rPr>
    </w:lvl>
    <w:lvl w:ilvl="6" w:tplc="0C09000F" w:tentative="1">
      <w:start w:val="1"/>
      <w:numFmt w:val="decimal"/>
      <w:lvlText w:val="%7."/>
      <w:lvlJc w:val="left"/>
      <w:pPr>
        <w:ind w:left="5400" w:hanging="360"/>
      </w:pPr>
      <w:rPr>
        <w:rFonts w:cs="Times New Roman"/>
      </w:rPr>
    </w:lvl>
    <w:lvl w:ilvl="7" w:tplc="0C090019" w:tentative="1">
      <w:start w:val="1"/>
      <w:numFmt w:val="lowerLetter"/>
      <w:lvlText w:val="%8."/>
      <w:lvlJc w:val="left"/>
      <w:pPr>
        <w:ind w:left="6120" w:hanging="360"/>
      </w:pPr>
      <w:rPr>
        <w:rFonts w:cs="Times New Roman"/>
      </w:rPr>
    </w:lvl>
    <w:lvl w:ilvl="8" w:tplc="0C09001B" w:tentative="1">
      <w:start w:val="1"/>
      <w:numFmt w:val="lowerRoman"/>
      <w:lvlText w:val="%9."/>
      <w:lvlJc w:val="right"/>
      <w:pPr>
        <w:ind w:left="6840" w:hanging="180"/>
      </w:pPr>
      <w:rPr>
        <w:rFonts w:cs="Times New Roman"/>
      </w:rPr>
    </w:lvl>
  </w:abstractNum>
  <w:abstractNum w:abstractNumId="20" w15:restartNumberingAfterBreak="0">
    <w:nsid w:val="37E17B9C"/>
    <w:multiLevelType w:val="hybridMultilevel"/>
    <w:tmpl w:val="E960898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95D63E9"/>
    <w:multiLevelType w:val="hybridMultilevel"/>
    <w:tmpl w:val="81FAD49A"/>
    <w:lvl w:ilvl="0" w:tplc="D012DB2E">
      <w:start w:val="1"/>
      <w:numFmt w:val="bullet"/>
      <w:lvlText w:val="­"/>
      <w:lvlJc w:val="left"/>
      <w:pPr>
        <w:ind w:left="720" w:hanging="360"/>
      </w:pPr>
      <w:rPr>
        <w:rFonts w:ascii="Courier New" w:hAnsi="Courier New" w:hint="default"/>
      </w:rPr>
    </w:lvl>
    <w:lvl w:ilvl="1" w:tplc="D012DB2E">
      <w:start w:val="1"/>
      <w:numFmt w:val="bullet"/>
      <w:lvlText w:val="­"/>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B6670C0"/>
    <w:multiLevelType w:val="hybridMultilevel"/>
    <w:tmpl w:val="B97C73E4"/>
    <w:lvl w:ilvl="0" w:tplc="DD2C5FE8">
      <w:start w:val="1"/>
      <w:numFmt w:val="lowerLetter"/>
      <w:lvlText w:val="%1)"/>
      <w:lvlJc w:val="left"/>
      <w:pPr>
        <w:ind w:left="1440" w:hanging="360"/>
      </w:pPr>
      <w:rPr>
        <w:rFonts w:cs="Times New Roman" w:hint="default"/>
      </w:rPr>
    </w:lvl>
    <w:lvl w:ilvl="1" w:tplc="0C090019" w:tentative="1">
      <w:start w:val="1"/>
      <w:numFmt w:val="lowerLetter"/>
      <w:lvlText w:val="%2."/>
      <w:lvlJc w:val="left"/>
      <w:pPr>
        <w:ind w:left="2160" w:hanging="360"/>
      </w:pPr>
      <w:rPr>
        <w:rFonts w:cs="Times New Roman"/>
      </w:rPr>
    </w:lvl>
    <w:lvl w:ilvl="2" w:tplc="0C09001B" w:tentative="1">
      <w:start w:val="1"/>
      <w:numFmt w:val="lowerRoman"/>
      <w:lvlText w:val="%3."/>
      <w:lvlJc w:val="right"/>
      <w:pPr>
        <w:ind w:left="2880" w:hanging="180"/>
      </w:pPr>
      <w:rPr>
        <w:rFonts w:cs="Times New Roman"/>
      </w:rPr>
    </w:lvl>
    <w:lvl w:ilvl="3" w:tplc="0C09000F" w:tentative="1">
      <w:start w:val="1"/>
      <w:numFmt w:val="decimal"/>
      <w:lvlText w:val="%4."/>
      <w:lvlJc w:val="left"/>
      <w:pPr>
        <w:ind w:left="3600" w:hanging="360"/>
      </w:pPr>
      <w:rPr>
        <w:rFonts w:cs="Times New Roman"/>
      </w:rPr>
    </w:lvl>
    <w:lvl w:ilvl="4" w:tplc="0C090019" w:tentative="1">
      <w:start w:val="1"/>
      <w:numFmt w:val="lowerLetter"/>
      <w:lvlText w:val="%5."/>
      <w:lvlJc w:val="left"/>
      <w:pPr>
        <w:ind w:left="4320" w:hanging="360"/>
      </w:pPr>
      <w:rPr>
        <w:rFonts w:cs="Times New Roman"/>
      </w:rPr>
    </w:lvl>
    <w:lvl w:ilvl="5" w:tplc="0C09001B" w:tentative="1">
      <w:start w:val="1"/>
      <w:numFmt w:val="lowerRoman"/>
      <w:lvlText w:val="%6."/>
      <w:lvlJc w:val="right"/>
      <w:pPr>
        <w:ind w:left="5040" w:hanging="180"/>
      </w:pPr>
      <w:rPr>
        <w:rFonts w:cs="Times New Roman"/>
      </w:rPr>
    </w:lvl>
    <w:lvl w:ilvl="6" w:tplc="0C09000F" w:tentative="1">
      <w:start w:val="1"/>
      <w:numFmt w:val="decimal"/>
      <w:lvlText w:val="%7."/>
      <w:lvlJc w:val="left"/>
      <w:pPr>
        <w:ind w:left="5760" w:hanging="360"/>
      </w:pPr>
      <w:rPr>
        <w:rFonts w:cs="Times New Roman"/>
      </w:rPr>
    </w:lvl>
    <w:lvl w:ilvl="7" w:tplc="0C090019" w:tentative="1">
      <w:start w:val="1"/>
      <w:numFmt w:val="lowerLetter"/>
      <w:lvlText w:val="%8."/>
      <w:lvlJc w:val="left"/>
      <w:pPr>
        <w:ind w:left="6480" w:hanging="360"/>
      </w:pPr>
      <w:rPr>
        <w:rFonts w:cs="Times New Roman"/>
      </w:rPr>
    </w:lvl>
    <w:lvl w:ilvl="8" w:tplc="0C09001B" w:tentative="1">
      <w:start w:val="1"/>
      <w:numFmt w:val="lowerRoman"/>
      <w:lvlText w:val="%9."/>
      <w:lvlJc w:val="right"/>
      <w:pPr>
        <w:ind w:left="7200" w:hanging="180"/>
      </w:pPr>
      <w:rPr>
        <w:rFonts w:cs="Times New Roman"/>
      </w:rPr>
    </w:lvl>
  </w:abstractNum>
  <w:abstractNum w:abstractNumId="23" w15:restartNumberingAfterBreak="0">
    <w:nsid w:val="3D8D05EC"/>
    <w:multiLevelType w:val="hybridMultilevel"/>
    <w:tmpl w:val="B8C02310"/>
    <w:lvl w:ilvl="0" w:tplc="B9603D58">
      <w:start w:val="1"/>
      <w:numFmt w:val="lowerLetter"/>
      <w:lvlText w:val="(%1)"/>
      <w:lvlJc w:val="left"/>
      <w:pPr>
        <w:ind w:left="420" w:hanging="42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3E185356"/>
    <w:multiLevelType w:val="hybridMultilevel"/>
    <w:tmpl w:val="9216FE64"/>
    <w:lvl w:ilvl="0" w:tplc="4D401FE0">
      <w:start w:val="1"/>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5" w15:restartNumberingAfterBreak="0">
    <w:nsid w:val="404601CF"/>
    <w:multiLevelType w:val="hybridMultilevel"/>
    <w:tmpl w:val="91CCE3D0"/>
    <w:lvl w:ilvl="0" w:tplc="304091E0">
      <w:start w:val="1"/>
      <w:numFmt w:val="lowerLetter"/>
      <w:lvlText w:val="(%1)"/>
      <w:lvlJc w:val="left"/>
      <w:pPr>
        <w:ind w:left="1800" w:hanging="360"/>
      </w:pPr>
      <w:rPr>
        <w:rFonts w:ascii="Times New Roman" w:eastAsia="Calibri" w:hAnsi="Times New Roman" w:cs="Times New Roman"/>
      </w:rPr>
    </w:lvl>
    <w:lvl w:ilvl="1" w:tplc="0C090003">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6" w15:restartNumberingAfterBreak="0">
    <w:nsid w:val="45615E5D"/>
    <w:multiLevelType w:val="hybridMultilevel"/>
    <w:tmpl w:val="1656530A"/>
    <w:lvl w:ilvl="0" w:tplc="B9603D58">
      <w:start w:val="1"/>
      <w:numFmt w:val="lowerLetter"/>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8441955"/>
    <w:multiLevelType w:val="hybridMultilevel"/>
    <w:tmpl w:val="9872CD40"/>
    <w:lvl w:ilvl="0" w:tplc="0C09000F">
      <w:start w:val="1"/>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8" w15:restartNumberingAfterBreak="0">
    <w:nsid w:val="4D156A65"/>
    <w:multiLevelType w:val="hybridMultilevel"/>
    <w:tmpl w:val="527004D6"/>
    <w:lvl w:ilvl="0" w:tplc="EE3C093A">
      <w:start w:val="9"/>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9" w15:restartNumberingAfterBreak="0">
    <w:nsid w:val="597B7AF4"/>
    <w:multiLevelType w:val="hybridMultilevel"/>
    <w:tmpl w:val="A792FEE4"/>
    <w:lvl w:ilvl="0" w:tplc="4B4CF368">
      <w:start w:val="1"/>
      <w:numFmt w:val="lowerLetter"/>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C3D629C"/>
    <w:multiLevelType w:val="hybridMultilevel"/>
    <w:tmpl w:val="6E705E88"/>
    <w:lvl w:ilvl="0" w:tplc="01E4F8E8">
      <w:start w:val="1"/>
      <w:numFmt w:val="lowerLetter"/>
      <w:lvlText w:val="(%1)"/>
      <w:lvlJc w:val="left"/>
      <w:pPr>
        <w:ind w:left="420" w:hanging="42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5D2D42E3"/>
    <w:multiLevelType w:val="hybridMultilevel"/>
    <w:tmpl w:val="99049B72"/>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5E070158"/>
    <w:multiLevelType w:val="multilevel"/>
    <w:tmpl w:val="A18AAA62"/>
    <w:lvl w:ilvl="0">
      <w:start w:val="4"/>
      <w:numFmt w:val="decimal"/>
      <w:lvlText w:val="%1"/>
      <w:lvlJc w:val="left"/>
      <w:pPr>
        <w:ind w:left="1080" w:hanging="360"/>
      </w:pPr>
      <w:rPr>
        <w:rFonts w:cs="Times New Roman" w:hint="default"/>
        <w:i w:val="0"/>
      </w:rPr>
    </w:lvl>
    <w:lvl w:ilvl="1">
      <w:start w:val="2"/>
      <w:numFmt w:val="decimal"/>
      <w:isLgl/>
      <w:lvlText w:val="%1.%2"/>
      <w:lvlJc w:val="left"/>
      <w:pPr>
        <w:ind w:left="108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440" w:hanging="72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160" w:hanging="1440"/>
      </w:pPr>
      <w:rPr>
        <w:rFonts w:cs="Times New Roman" w:hint="default"/>
      </w:rPr>
    </w:lvl>
    <w:lvl w:ilvl="8">
      <w:start w:val="1"/>
      <w:numFmt w:val="decimal"/>
      <w:isLgl/>
      <w:lvlText w:val="%1.%2.%3.%4.%5.%6.%7.%8.%9"/>
      <w:lvlJc w:val="left"/>
      <w:pPr>
        <w:ind w:left="2520" w:hanging="1800"/>
      </w:pPr>
      <w:rPr>
        <w:rFonts w:cs="Times New Roman" w:hint="default"/>
      </w:rPr>
    </w:lvl>
  </w:abstractNum>
  <w:abstractNum w:abstractNumId="33" w15:restartNumberingAfterBreak="0">
    <w:nsid w:val="65B10E93"/>
    <w:multiLevelType w:val="hybridMultilevel"/>
    <w:tmpl w:val="4498C972"/>
    <w:lvl w:ilvl="0" w:tplc="0C09000F">
      <w:start w:val="6017"/>
      <w:numFmt w:val="bullet"/>
      <w:lvlText w:val="-"/>
      <w:lvlJc w:val="left"/>
      <w:pPr>
        <w:ind w:left="720" w:hanging="360"/>
      </w:pPr>
      <w:rPr>
        <w:rFonts w:ascii="Times New Roman" w:eastAsia="Times New Roman" w:hAnsi="Times New Roman" w:hint="default"/>
      </w:rPr>
    </w:lvl>
    <w:lvl w:ilvl="1" w:tplc="0C090019" w:tentative="1">
      <w:start w:val="1"/>
      <w:numFmt w:val="bullet"/>
      <w:lvlText w:val="o"/>
      <w:lvlJc w:val="left"/>
      <w:pPr>
        <w:ind w:left="1440" w:hanging="360"/>
      </w:pPr>
      <w:rPr>
        <w:rFonts w:ascii="Courier New" w:hAnsi="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15:restartNumberingAfterBreak="0">
    <w:nsid w:val="692B5C87"/>
    <w:multiLevelType w:val="hybridMultilevel"/>
    <w:tmpl w:val="EDC2F2CE"/>
    <w:lvl w:ilvl="0" w:tplc="A1D63050">
      <w:start w:val="1"/>
      <w:numFmt w:val="lowerLetter"/>
      <w:lvlText w:val="%1)"/>
      <w:lvlJc w:val="left"/>
      <w:pPr>
        <w:ind w:left="1080" w:hanging="360"/>
      </w:pPr>
      <w:rPr>
        <w:rFonts w:cs="Times New Roman" w:hint="default"/>
      </w:rPr>
    </w:lvl>
    <w:lvl w:ilvl="1" w:tplc="0C090019">
      <w:start w:val="1"/>
      <w:numFmt w:val="lowerLetter"/>
      <w:lvlText w:val="%2."/>
      <w:lvlJc w:val="left"/>
      <w:pPr>
        <w:ind w:left="1800" w:hanging="360"/>
      </w:pPr>
      <w:rPr>
        <w:rFonts w:cs="Times New Roman"/>
      </w:rPr>
    </w:lvl>
    <w:lvl w:ilvl="2" w:tplc="0C09001B" w:tentative="1">
      <w:start w:val="1"/>
      <w:numFmt w:val="lowerRoman"/>
      <w:lvlText w:val="%3."/>
      <w:lvlJc w:val="right"/>
      <w:pPr>
        <w:ind w:left="2520" w:hanging="180"/>
      </w:pPr>
      <w:rPr>
        <w:rFonts w:cs="Times New Roman"/>
      </w:rPr>
    </w:lvl>
    <w:lvl w:ilvl="3" w:tplc="0C09000F" w:tentative="1">
      <w:start w:val="1"/>
      <w:numFmt w:val="decimal"/>
      <w:lvlText w:val="%4."/>
      <w:lvlJc w:val="left"/>
      <w:pPr>
        <w:ind w:left="3240" w:hanging="360"/>
      </w:pPr>
      <w:rPr>
        <w:rFonts w:cs="Times New Roman"/>
      </w:rPr>
    </w:lvl>
    <w:lvl w:ilvl="4" w:tplc="0C090019" w:tentative="1">
      <w:start w:val="1"/>
      <w:numFmt w:val="lowerLetter"/>
      <w:lvlText w:val="%5."/>
      <w:lvlJc w:val="left"/>
      <w:pPr>
        <w:ind w:left="3960" w:hanging="360"/>
      </w:pPr>
      <w:rPr>
        <w:rFonts w:cs="Times New Roman"/>
      </w:rPr>
    </w:lvl>
    <w:lvl w:ilvl="5" w:tplc="0C09001B" w:tentative="1">
      <w:start w:val="1"/>
      <w:numFmt w:val="lowerRoman"/>
      <w:lvlText w:val="%6."/>
      <w:lvlJc w:val="right"/>
      <w:pPr>
        <w:ind w:left="4680" w:hanging="180"/>
      </w:pPr>
      <w:rPr>
        <w:rFonts w:cs="Times New Roman"/>
      </w:rPr>
    </w:lvl>
    <w:lvl w:ilvl="6" w:tplc="0C09000F" w:tentative="1">
      <w:start w:val="1"/>
      <w:numFmt w:val="decimal"/>
      <w:lvlText w:val="%7."/>
      <w:lvlJc w:val="left"/>
      <w:pPr>
        <w:ind w:left="5400" w:hanging="360"/>
      </w:pPr>
      <w:rPr>
        <w:rFonts w:cs="Times New Roman"/>
      </w:rPr>
    </w:lvl>
    <w:lvl w:ilvl="7" w:tplc="0C090019" w:tentative="1">
      <w:start w:val="1"/>
      <w:numFmt w:val="lowerLetter"/>
      <w:lvlText w:val="%8."/>
      <w:lvlJc w:val="left"/>
      <w:pPr>
        <w:ind w:left="6120" w:hanging="360"/>
      </w:pPr>
      <w:rPr>
        <w:rFonts w:cs="Times New Roman"/>
      </w:rPr>
    </w:lvl>
    <w:lvl w:ilvl="8" w:tplc="0C09001B" w:tentative="1">
      <w:start w:val="1"/>
      <w:numFmt w:val="lowerRoman"/>
      <w:lvlText w:val="%9."/>
      <w:lvlJc w:val="right"/>
      <w:pPr>
        <w:ind w:left="6840" w:hanging="180"/>
      </w:pPr>
      <w:rPr>
        <w:rFonts w:cs="Times New Roman"/>
      </w:rPr>
    </w:lvl>
  </w:abstractNum>
  <w:abstractNum w:abstractNumId="35" w15:restartNumberingAfterBreak="0">
    <w:nsid w:val="6C01236B"/>
    <w:multiLevelType w:val="hybridMultilevel"/>
    <w:tmpl w:val="B79C6BA2"/>
    <w:lvl w:ilvl="0" w:tplc="87F09BAC">
      <w:start w:val="1"/>
      <w:numFmt w:val="lowerLetter"/>
      <w:lvlText w:val="%1)"/>
      <w:lvlJc w:val="left"/>
      <w:pPr>
        <w:ind w:left="1080" w:hanging="360"/>
      </w:pPr>
      <w:rPr>
        <w:rFonts w:cs="Times New Roman" w:hint="default"/>
      </w:rPr>
    </w:lvl>
    <w:lvl w:ilvl="1" w:tplc="0C090019" w:tentative="1">
      <w:start w:val="1"/>
      <w:numFmt w:val="lowerLetter"/>
      <w:lvlText w:val="%2."/>
      <w:lvlJc w:val="left"/>
      <w:pPr>
        <w:ind w:left="1800" w:hanging="360"/>
      </w:pPr>
      <w:rPr>
        <w:rFonts w:cs="Times New Roman"/>
      </w:rPr>
    </w:lvl>
    <w:lvl w:ilvl="2" w:tplc="0C09001B" w:tentative="1">
      <w:start w:val="1"/>
      <w:numFmt w:val="lowerRoman"/>
      <w:lvlText w:val="%3."/>
      <w:lvlJc w:val="right"/>
      <w:pPr>
        <w:ind w:left="2520" w:hanging="180"/>
      </w:pPr>
      <w:rPr>
        <w:rFonts w:cs="Times New Roman"/>
      </w:rPr>
    </w:lvl>
    <w:lvl w:ilvl="3" w:tplc="0C09000F" w:tentative="1">
      <w:start w:val="1"/>
      <w:numFmt w:val="decimal"/>
      <w:lvlText w:val="%4."/>
      <w:lvlJc w:val="left"/>
      <w:pPr>
        <w:ind w:left="3240" w:hanging="360"/>
      </w:pPr>
      <w:rPr>
        <w:rFonts w:cs="Times New Roman"/>
      </w:rPr>
    </w:lvl>
    <w:lvl w:ilvl="4" w:tplc="0C090019" w:tentative="1">
      <w:start w:val="1"/>
      <w:numFmt w:val="lowerLetter"/>
      <w:lvlText w:val="%5."/>
      <w:lvlJc w:val="left"/>
      <w:pPr>
        <w:ind w:left="3960" w:hanging="360"/>
      </w:pPr>
      <w:rPr>
        <w:rFonts w:cs="Times New Roman"/>
      </w:rPr>
    </w:lvl>
    <w:lvl w:ilvl="5" w:tplc="0C09001B" w:tentative="1">
      <w:start w:val="1"/>
      <w:numFmt w:val="lowerRoman"/>
      <w:lvlText w:val="%6."/>
      <w:lvlJc w:val="right"/>
      <w:pPr>
        <w:ind w:left="4680" w:hanging="180"/>
      </w:pPr>
      <w:rPr>
        <w:rFonts w:cs="Times New Roman"/>
      </w:rPr>
    </w:lvl>
    <w:lvl w:ilvl="6" w:tplc="0C09000F" w:tentative="1">
      <w:start w:val="1"/>
      <w:numFmt w:val="decimal"/>
      <w:lvlText w:val="%7."/>
      <w:lvlJc w:val="left"/>
      <w:pPr>
        <w:ind w:left="5400" w:hanging="360"/>
      </w:pPr>
      <w:rPr>
        <w:rFonts w:cs="Times New Roman"/>
      </w:rPr>
    </w:lvl>
    <w:lvl w:ilvl="7" w:tplc="0C090019" w:tentative="1">
      <w:start w:val="1"/>
      <w:numFmt w:val="lowerLetter"/>
      <w:lvlText w:val="%8."/>
      <w:lvlJc w:val="left"/>
      <w:pPr>
        <w:ind w:left="6120" w:hanging="360"/>
      </w:pPr>
      <w:rPr>
        <w:rFonts w:cs="Times New Roman"/>
      </w:rPr>
    </w:lvl>
    <w:lvl w:ilvl="8" w:tplc="0C09001B" w:tentative="1">
      <w:start w:val="1"/>
      <w:numFmt w:val="lowerRoman"/>
      <w:lvlText w:val="%9."/>
      <w:lvlJc w:val="right"/>
      <w:pPr>
        <w:ind w:left="6840" w:hanging="180"/>
      </w:pPr>
      <w:rPr>
        <w:rFonts w:cs="Times New Roman"/>
      </w:rPr>
    </w:lvl>
  </w:abstractNum>
  <w:abstractNum w:abstractNumId="36" w15:restartNumberingAfterBreak="0">
    <w:nsid w:val="7052506B"/>
    <w:multiLevelType w:val="hybridMultilevel"/>
    <w:tmpl w:val="CF7436C8"/>
    <w:lvl w:ilvl="0" w:tplc="0C090001">
      <w:start w:val="1"/>
      <w:numFmt w:val="bullet"/>
      <w:lvlText w:val=""/>
      <w:lvlJc w:val="left"/>
      <w:pPr>
        <w:ind w:left="720" w:hanging="360"/>
      </w:pPr>
      <w:rPr>
        <w:rFonts w:ascii="Symbol" w:hAnsi="Symbol" w:hint="default"/>
      </w:rPr>
    </w:lvl>
    <w:lvl w:ilvl="1" w:tplc="D012DB2E">
      <w:start w:val="1"/>
      <w:numFmt w:val="bullet"/>
      <w:lvlText w:val="­"/>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36079A8"/>
    <w:multiLevelType w:val="hybridMultilevel"/>
    <w:tmpl w:val="D8663AD8"/>
    <w:lvl w:ilvl="0" w:tplc="0C09000F">
      <w:start w:val="6"/>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38" w15:restartNumberingAfterBreak="0">
    <w:nsid w:val="75591FB6"/>
    <w:multiLevelType w:val="hybridMultilevel"/>
    <w:tmpl w:val="B04E158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rPr>
        <w:rFonts w:cs="Times New Roman"/>
      </w:rPr>
    </w:lvl>
    <w:lvl w:ilvl="2" w:tplc="0C09001B">
      <w:start w:val="1"/>
      <w:numFmt w:val="lowerRoman"/>
      <w:lvlText w:val="%3."/>
      <w:lvlJc w:val="right"/>
      <w:pPr>
        <w:ind w:left="2160" w:hanging="180"/>
      </w:pPr>
    </w:lvl>
    <w:lvl w:ilvl="3" w:tplc="0C09000F">
      <w:start w:val="1"/>
      <w:numFmt w:val="decimal"/>
      <w:lvlText w:val="%4."/>
      <w:lvlJc w:val="left"/>
      <w:pPr>
        <w:ind w:left="2880" w:hanging="360"/>
      </w:pPr>
      <w:rPr>
        <w:rFonts w:cs="Times New Roman"/>
      </w:rPr>
    </w:lvl>
    <w:lvl w:ilvl="4" w:tplc="078270FA">
      <w:start w:val="1"/>
      <w:numFmt w:val="lowerLetter"/>
      <w:lvlText w:val="%5)"/>
      <w:lvlJc w:val="left"/>
      <w:pPr>
        <w:ind w:left="3660" w:hanging="420"/>
      </w:pPr>
      <w:rPr>
        <w:rFonts w:hint="default"/>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39" w15:restartNumberingAfterBreak="0">
    <w:nsid w:val="76852E93"/>
    <w:multiLevelType w:val="hybridMultilevel"/>
    <w:tmpl w:val="0D389606"/>
    <w:lvl w:ilvl="0" w:tplc="0C090013">
      <w:start w:val="1"/>
      <w:numFmt w:val="upp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0" w15:restartNumberingAfterBreak="0">
    <w:nsid w:val="78AE7969"/>
    <w:multiLevelType w:val="hybridMultilevel"/>
    <w:tmpl w:val="900A5320"/>
    <w:lvl w:ilvl="0" w:tplc="0C09000F">
      <w:start w:val="1"/>
      <w:numFmt w:val="decimal"/>
      <w:lvlText w:val="%1."/>
      <w:lvlJc w:val="left"/>
      <w:pPr>
        <w:ind w:left="1211"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1" w15:restartNumberingAfterBreak="0">
    <w:nsid w:val="797847C6"/>
    <w:multiLevelType w:val="hybridMultilevel"/>
    <w:tmpl w:val="5BD6B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C4F2EC8"/>
    <w:multiLevelType w:val="hybridMultilevel"/>
    <w:tmpl w:val="C73E1204"/>
    <w:lvl w:ilvl="0" w:tplc="1BF4DCB0">
      <w:start w:val="1"/>
      <w:numFmt w:val="lowerLetter"/>
      <w:lvlText w:val="%1)"/>
      <w:lvlJc w:val="left"/>
      <w:pPr>
        <w:ind w:left="1800" w:hanging="360"/>
      </w:pPr>
      <w:rPr>
        <w:rFonts w:cs="Times New Roman" w:hint="default"/>
      </w:rPr>
    </w:lvl>
    <w:lvl w:ilvl="1" w:tplc="0C090019" w:tentative="1">
      <w:start w:val="1"/>
      <w:numFmt w:val="lowerLetter"/>
      <w:lvlText w:val="%2."/>
      <w:lvlJc w:val="left"/>
      <w:pPr>
        <w:ind w:left="2520" w:hanging="360"/>
      </w:pPr>
      <w:rPr>
        <w:rFonts w:cs="Times New Roman"/>
      </w:rPr>
    </w:lvl>
    <w:lvl w:ilvl="2" w:tplc="0C09001B" w:tentative="1">
      <w:start w:val="1"/>
      <w:numFmt w:val="lowerRoman"/>
      <w:lvlText w:val="%3."/>
      <w:lvlJc w:val="right"/>
      <w:pPr>
        <w:ind w:left="3240" w:hanging="180"/>
      </w:pPr>
      <w:rPr>
        <w:rFonts w:cs="Times New Roman"/>
      </w:rPr>
    </w:lvl>
    <w:lvl w:ilvl="3" w:tplc="0C09000F" w:tentative="1">
      <w:start w:val="1"/>
      <w:numFmt w:val="decimal"/>
      <w:lvlText w:val="%4."/>
      <w:lvlJc w:val="left"/>
      <w:pPr>
        <w:ind w:left="3960" w:hanging="360"/>
      </w:pPr>
      <w:rPr>
        <w:rFonts w:cs="Times New Roman"/>
      </w:rPr>
    </w:lvl>
    <w:lvl w:ilvl="4" w:tplc="0C090019" w:tentative="1">
      <w:start w:val="1"/>
      <w:numFmt w:val="lowerLetter"/>
      <w:lvlText w:val="%5."/>
      <w:lvlJc w:val="left"/>
      <w:pPr>
        <w:ind w:left="4680" w:hanging="360"/>
      </w:pPr>
      <w:rPr>
        <w:rFonts w:cs="Times New Roman"/>
      </w:rPr>
    </w:lvl>
    <w:lvl w:ilvl="5" w:tplc="0C09001B" w:tentative="1">
      <w:start w:val="1"/>
      <w:numFmt w:val="lowerRoman"/>
      <w:lvlText w:val="%6."/>
      <w:lvlJc w:val="right"/>
      <w:pPr>
        <w:ind w:left="5400" w:hanging="180"/>
      </w:pPr>
      <w:rPr>
        <w:rFonts w:cs="Times New Roman"/>
      </w:rPr>
    </w:lvl>
    <w:lvl w:ilvl="6" w:tplc="0C09000F" w:tentative="1">
      <w:start w:val="1"/>
      <w:numFmt w:val="decimal"/>
      <w:lvlText w:val="%7."/>
      <w:lvlJc w:val="left"/>
      <w:pPr>
        <w:ind w:left="6120" w:hanging="360"/>
      </w:pPr>
      <w:rPr>
        <w:rFonts w:cs="Times New Roman"/>
      </w:rPr>
    </w:lvl>
    <w:lvl w:ilvl="7" w:tplc="0C090019" w:tentative="1">
      <w:start w:val="1"/>
      <w:numFmt w:val="lowerLetter"/>
      <w:lvlText w:val="%8."/>
      <w:lvlJc w:val="left"/>
      <w:pPr>
        <w:ind w:left="6840" w:hanging="360"/>
      </w:pPr>
      <w:rPr>
        <w:rFonts w:cs="Times New Roman"/>
      </w:rPr>
    </w:lvl>
    <w:lvl w:ilvl="8" w:tplc="0C09001B" w:tentative="1">
      <w:start w:val="1"/>
      <w:numFmt w:val="lowerRoman"/>
      <w:lvlText w:val="%9."/>
      <w:lvlJc w:val="right"/>
      <w:pPr>
        <w:ind w:left="7560" w:hanging="180"/>
      </w:pPr>
      <w:rPr>
        <w:rFonts w:cs="Times New Roman"/>
      </w:rPr>
    </w:lvl>
  </w:abstractNum>
  <w:num w:numId="1" w16cid:durableId="515660750">
    <w:abstractNumId w:val="2"/>
  </w:num>
  <w:num w:numId="2" w16cid:durableId="943457634">
    <w:abstractNumId w:val="35"/>
  </w:num>
  <w:num w:numId="3" w16cid:durableId="105392569">
    <w:abstractNumId w:val="34"/>
  </w:num>
  <w:num w:numId="4" w16cid:durableId="2049716064">
    <w:abstractNumId w:val="14"/>
  </w:num>
  <w:num w:numId="5" w16cid:durableId="831214430">
    <w:abstractNumId w:val="27"/>
  </w:num>
  <w:num w:numId="6" w16cid:durableId="9989522">
    <w:abstractNumId w:val="6"/>
  </w:num>
  <w:num w:numId="7" w16cid:durableId="1499467955">
    <w:abstractNumId w:val="1"/>
  </w:num>
  <w:num w:numId="8" w16cid:durableId="195125859">
    <w:abstractNumId w:val="19"/>
  </w:num>
  <w:num w:numId="9" w16cid:durableId="1622881273">
    <w:abstractNumId w:val="33"/>
  </w:num>
  <w:num w:numId="10" w16cid:durableId="1918443096">
    <w:abstractNumId w:val="22"/>
  </w:num>
  <w:num w:numId="11" w16cid:durableId="423234356">
    <w:abstractNumId w:val="13"/>
  </w:num>
  <w:num w:numId="12" w16cid:durableId="1947537272">
    <w:abstractNumId w:val="32"/>
  </w:num>
  <w:num w:numId="13" w16cid:durableId="1747652219">
    <w:abstractNumId w:val="4"/>
  </w:num>
  <w:num w:numId="14" w16cid:durableId="1629047906">
    <w:abstractNumId w:val="10"/>
  </w:num>
  <w:num w:numId="15" w16cid:durableId="731663804">
    <w:abstractNumId w:val="37"/>
  </w:num>
  <w:num w:numId="16" w16cid:durableId="1786389010">
    <w:abstractNumId w:val="28"/>
  </w:num>
  <w:num w:numId="17" w16cid:durableId="1335842968">
    <w:abstractNumId w:val="7"/>
  </w:num>
  <w:num w:numId="18" w16cid:durableId="1685478788">
    <w:abstractNumId w:val="42"/>
  </w:num>
  <w:num w:numId="19" w16cid:durableId="716247121">
    <w:abstractNumId w:val="8"/>
  </w:num>
  <w:num w:numId="20" w16cid:durableId="918365919">
    <w:abstractNumId w:val="38"/>
  </w:num>
  <w:num w:numId="21" w16cid:durableId="928581341">
    <w:abstractNumId w:val="11"/>
  </w:num>
  <w:num w:numId="22" w16cid:durableId="1238517427">
    <w:abstractNumId w:val="24"/>
  </w:num>
  <w:num w:numId="23" w16cid:durableId="546381985">
    <w:abstractNumId w:val="39"/>
  </w:num>
  <w:num w:numId="24" w16cid:durableId="84768022">
    <w:abstractNumId w:val="16"/>
  </w:num>
  <w:num w:numId="25" w16cid:durableId="1873686755">
    <w:abstractNumId w:val="31"/>
  </w:num>
  <w:num w:numId="26" w16cid:durableId="2129690446">
    <w:abstractNumId w:val="20"/>
  </w:num>
  <w:num w:numId="27" w16cid:durableId="1367557125">
    <w:abstractNumId w:val="12"/>
  </w:num>
  <w:num w:numId="28" w16cid:durableId="1365138629">
    <w:abstractNumId w:val="40"/>
  </w:num>
  <w:num w:numId="29" w16cid:durableId="1279290755">
    <w:abstractNumId w:val="25"/>
  </w:num>
  <w:num w:numId="30" w16cid:durableId="219093471">
    <w:abstractNumId w:val="17"/>
  </w:num>
  <w:num w:numId="31" w16cid:durableId="567963093">
    <w:abstractNumId w:val="41"/>
  </w:num>
  <w:num w:numId="32" w16cid:durableId="962227891">
    <w:abstractNumId w:val="0"/>
  </w:num>
  <w:num w:numId="33" w16cid:durableId="75980967">
    <w:abstractNumId w:val="3"/>
  </w:num>
  <w:num w:numId="34" w16cid:durableId="831410032">
    <w:abstractNumId w:val="9"/>
  </w:num>
  <w:num w:numId="35" w16cid:durableId="730422774">
    <w:abstractNumId w:val="18"/>
  </w:num>
  <w:num w:numId="36" w16cid:durableId="1463112971">
    <w:abstractNumId w:val="36"/>
  </w:num>
  <w:num w:numId="37" w16cid:durableId="1892035089">
    <w:abstractNumId w:val="21"/>
  </w:num>
  <w:num w:numId="38" w16cid:durableId="1909731928">
    <w:abstractNumId w:val="5"/>
  </w:num>
  <w:num w:numId="39" w16cid:durableId="894006945">
    <w:abstractNumId w:val="15"/>
  </w:num>
  <w:num w:numId="40" w16cid:durableId="1704287205">
    <w:abstractNumId w:val="29"/>
  </w:num>
  <w:num w:numId="41" w16cid:durableId="796990058">
    <w:abstractNumId w:val="26"/>
  </w:num>
  <w:num w:numId="42" w16cid:durableId="247008632">
    <w:abstractNumId w:val="23"/>
  </w:num>
  <w:num w:numId="43" w16cid:durableId="506603338">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drawingGridHorizontalSpacing w:val="110"/>
  <w:displayHorizontalDrawingGridEvery w:val="2"/>
  <w:displayVertic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9C"/>
    <w:rsid w:val="00000CE1"/>
    <w:rsid w:val="00002F56"/>
    <w:rsid w:val="00003477"/>
    <w:rsid w:val="0002456D"/>
    <w:rsid w:val="0002558B"/>
    <w:rsid w:val="000272E5"/>
    <w:rsid w:val="00031615"/>
    <w:rsid w:val="00037B86"/>
    <w:rsid w:val="000431A3"/>
    <w:rsid w:val="000535A2"/>
    <w:rsid w:val="00064B32"/>
    <w:rsid w:val="0006544B"/>
    <w:rsid w:val="00070190"/>
    <w:rsid w:val="00082157"/>
    <w:rsid w:val="00091CE0"/>
    <w:rsid w:val="0009482D"/>
    <w:rsid w:val="000A25FD"/>
    <w:rsid w:val="000A455F"/>
    <w:rsid w:val="000A4876"/>
    <w:rsid w:val="000A7E1C"/>
    <w:rsid w:val="000B190A"/>
    <w:rsid w:val="000B2F90"/>
    <w:rsid w:val="000B5E91"/>
    <w:rsid w:val="000C3C0E"/>
    <w:rsid w:val="000D5A06"/>
    <w:rsid w:val="000D6F7E"/>
    <w:rsid w:val="000E45AA"/>
    <w:rsid w:val="000F0259"/>
    <w:rsid w:val="000F0774"/>
    <w:rsid w:val="000F2A8F"/>
    <w:rsid w:val="000F470B"/>
    <w:rsid w:val="001013E2"/>
    <w:rsid w:val="0012192A"/>
    <w:rsid w:val="0012457F"/>
    <w:rsid w:val="001247EC"/>
    <w:rsid w:val="00125F27"/>
    <w:rsid w:val="00135DB6"/>
    <w:rsid w:val="00137795"/>
    <w:rsid w:val="00137BBD"/>
    <w:rsid w:val="0014348C"/>
    <w:rsid w:val="00144994"/>
    <w:rsid w:val="00145B4D"/>
    <w:rsid w:val="00146E04"/>
    <w:rsid w:val="00153AB5"/>
    <w:rsid w:val="00163B61"/>
    <w:rsid w:val="00165979"/>
    <w:rsid w:val="00173525"/>
    <w:rsid w:val="001853DD"/>
    <w:rsid w:val="001937C1"/>
    <w:rsid w:val="001A1574"/>
    <w:rsid w:val="001A5ED7"/>
    <w:rsid w:val="001B0126"/>
    <w:rsid w:val="001B410D"/>
    <w:rsid w:val="001B70F1"/>
    <w:rsid w:val="001B715D"/>
    <w:rsid w:val="001C13E7"/>
    <w:rsid w:val="001C1E41"/>
    <w:rsid w:val="001C3675"/>
    <w:rsid w:val="001C4EFF"/>
    <w:rsid w:val="001C5035"/>
    <w:rsid w:val="001C5DC6"/>
    <w:rsid w:val="001C5F20"/>
    <w:rsid w:val="001D1B76"/>
    <w:rsid w:val="001D2D63"/>
    <w:rsid w:val="001D3DA7"/>
    <w:rsid w:val="001D6A30"/>
    <w:rsid w:val="001D745E"/>
    <w:rsid w:val="001E0C50"/>
    <w:rsid w:val="001F7CD1"/>
    <w:rsid w:val="00205AF8"/>
    <w:rsid w:val="002114CE"/>
    <w:rsid w:val="00213BFC"/>
    <w:rsid w:val="00214A8B"/>
    <w:rsid w:val="00216434"/>
    <w:rsid w:val="00222A9E"/>
    <w:rsid w:val="00225C78"/>
    <w:rsid w:val="0022708C"/>
    <w:rsid w:val="00227DAA"/>
    <w:rsid w:val="002351DD"/>
    <w:rsid w:val="00236FCD"/>
    <w:rsid w:val="002377FE"/>
    <w:rsid w:val="00240FB2"/>
    <w:rsid w:val="0024325C"/>
    <w:rsid w:val="00245460"/>
    <w:rsid w:val="00246136"/>
    <w:rsid w:val="002522BB"/>
    <w:rsid w:val="00253209"/>
    <w:rsid w:val="00256287"/>
    <w:rsid w:val="00265048"/>
    <w:rsid w:val="002708D9"/>
    <w:rsid w:val="002709B1"/>
    <w:rsid w:val="002718C8"/>
    <w:rsid w:val="002739B0"/>
    <w:rsid w:val="0027408F"/>
    <w:rsid w:val="00274FD3"/>
    <w:rsid w:val="00293054"/>
    <w:rsid w:val="002940B8"/>
    <w:rsid w:val="002945D0"/>
    <w:rsid w:val="00295A4F"/>
    <w:rsid w:val="002B1C5D"/>
    <w:rsid w:val="002B655E"/>
    <w:rsid w:val="002B6EBA"/>
    <w:rsid w:val="002B7841"/>
    <w:rsid w:val="002C277E"/>
    <w:rsid w:val="002D6418"/>
    <w:rsid w:val="002D723D"/>
    <w:rsid w:val="002E3B3B"/>
    <w:rsid w:val="002F0BB6"/>
    <w:rsid w:val="002F2A26"/>
    <w:rsid w:val="002F40D2"/>
    <w:rsid w:val="002F4987"/>
    <w:rsid w:val="002F5941"/>
    <w:rsid w:val="00300ECE"/>
    <w:rsid w:val="0030417F"/>
    <w:rsid w:val="00305BB5"/>
    <w:rsid w:val="00311560"/>
    <w:rsid w:val="0032151A"/>
    <w:rsid w:val="0032379D"/>
    <w:rsid w:val="00330E56"/>
    <w:rsid w:val="00337B80"/>
    <w:rsid w:val="00346077"/>
    <w:rsid w:val="003501FD"/>
    <w:rsid w:val="00350AA3"/>
    <w:rsid w:val="00352179"/>
    <w:rsid w:val="00353B7E"/>
    <w:rsid w:val="00367F0D"/>
    <w:rsid w:val="003707DA"/>
    <w:rsid w:val="00381394"/>
    <w:rsid w:val="00381613"/>
    <w:rsid w:val="00382316"/>
    <w:rsid w:val="003866EC"/>
    <w:rsid w:val="0038688A"/>
    <w:rsid w:val="00396E55"/>
    <w:rsid w:val="003A0495"/>
    <w:rsid w:val="003B0BE0"/>
    <w:rsid w:val="003B5043"/>
    <w:rsid w:val="003B549D"/>
    <w:rsid w:val="003D1CC6"/>
    <w:rsid w:val="003E3FF8"/>
    <w:rsid w:val="003E681D"/>
    <w:rsid w:val="003F0A5C"/>
    <w:rsid w:val="00403896"/>
    <w:rsid w:val="004057DE"/>
    <w:rsid w:val="00410C93"/>
    <w:rsid w:val="00411862"/>
    <w:rsid w:val="00415F7D"/>
    <w:rsid w:val="004173D3"/>
    <w:rsid w:val="004259C6"/>
    <w:rsid w:val="00426963"/>
    <w:rsid w:val="00433B54"/>
    <w:rsid w:val="00437F6F"/>
    <w:rsid w:val="00440316"/>
    <w:rsid w:val="00455AC1"/>
    <w:rsid w:val="00460816"/>
    <w:rsid w:val="00466BA7"/>
    <w:rsid w:val="004703C7"/>
    <w:rsid w:val="00474839"/>
    <w:rsid w:val="00480363"/>
    <w:rsid w:val="00492762"/>
    <w:rsid w:val="00495D9D"/>
    <w:rsid w:val="00496C75"/>
    <w:rsid w:val="004A039B"/>
    <w:rsid w:val="004A0A7A"/>
    <w:rsid w:val="004A16FF"/>
    <w:rsid w:val="004A3C6A"/>
    <w:rsid w:val="004A5772"/>
    <w:rsid w:val="004B553C"/>
    <w:rsid w:val="004C11DC"/>
    <w:rsid w:val="004C3AF5"/>
    <w:rsid w:val="004C7234"/>
    <w:rsid w:val="004D1C97"/>
    <w:rsid w:val="004D3D7B"/>
    <w:rsid w:val="004D5A87"/>
    <w:rsid w:val="004D78F8"/>
    <w:rsid w:val="004D7F38"/>
    <w:rsid w:val="004E54FB"/>
    <w:rsid w:val="004E5A86"/>
    <w:rsid w:val="004E5AE8"/>
    <w:rsid w:val="004F46CD"/>
    <w:rsid w:val="004F4A14"/>
    <w:rsid w:val="004F6334"/>
    <w:rsid w:val="00500143"/>
    <w:rsid w:val="00502B84"/>
    <w:rsid w:val="00504FBC"/>
    <w:rsid w:val="00511911"/>
    <w:rsid w:val="005169AB"/>
    <w:rsid w:val="00531120"/>
    <w:rsid w:val="005369E0"/>
    <w:rsid w:val="00542731"/>
    <w:rsid w:val="005443A0"/>
    <w:rsid w:val="00545A43"/>
    <w:rsid w:val="00552AE3"/>
    <w:rsid w:val="00555CA8"/>
    <w:rsid w:val="00560D89"/>
    <w:rsid w:val="005768B7"/>
    <w:rsid w:val="00576B06"/>
    <w:rsid w:val="0058186D"/>
    <w:rsid w:val="00584C4C"/>
    <w:rsid w:val="005900A2"/>
    <w:rsid w:val="00591457"/>
    <w:rsid w:val="00594132"/>
    <w:rsid w:val="00596C16"/>
    <w:rsid w:val="005A0B10"/>
    <w:rsid w:val="005A7C3D"/>
    <w:rsid w:val="005B6E28"/>
    <w:rsid w:val="005D0804"/>
    <w:rsid w:val="005D3664"/>
    <w:rsid w:val="005D399F"/>
    <w:rsid w:val="005E1EE0"/>
    <w:rsid w:val="005E2125"/>
    <w:rsid w:val="005E243D"/>
    <w:rsid w:val="005E33BB"/>
    <w:rsid w:val="005E4892"/>
    <w:rsid w:val="005F0CEA"/>
    <w:rsid w:val="005F426B"/>
    <w:rsid w:val="005F5FC7"/>
    <w:rsid w:val="006177DD"/>
    <w:rsid w:val="00621803"/>
    <w:rsid w:val="00643049"/>
    <w:rsid w:val="00643A64"/>
    <w:rsid w:val="00647E62"/>
    <w:rsid w:val="006502E1"/>
    <w:rsid w:val="00653D90"/>
    <w:rsid w:val="00666019"/>
    <w:rsid w:val="0066787E"/>
    <w:rsid w:val="006731FA"/>
    <w:rsid w:val="00675AD4"/>
    <w:rsid w:val="0067682D"/>
    <w:rsid w:val="006957C0"/>
    <w:rsid w:val="006A3CBA"/>
    <w:rsid w:val="006A64D1"/>
    <w:rsid w:val="006A650A"/>
    <w:rsid w:val="006B32EA"/>
    <w:rsid w:val="006C0C89"/>
    <w:rsid w:val="006C6DC3"/>
    <w:rsid w:val="006D444A"/>
    <w:rsid w:val="006E49E9"/>
    <w:rsid w:val="006F0FA8"/>
    <w:rsid w:val="006F75BD"/>
    <w:rsid w:val="00703C59"/>
    <w:rsid w:val="00704679"/>
    <w:rsid w:val="00711F1C"/>
    <w:rsid w:val="00717690"/>
    <w:rsid w:val="00723DC1"/>
    <w:rsid w:val="00734CB1"/>
    <w:rsid w:val="00736252"/>
    <w:rsid w:val="0074454C"/>
    <w:rsid w:val="007520D8"/>
    <w:rsid w:val="00755F3A"/>
    <w:rsid w:val="00764A30"/>
    <w:rsid w:val="0076671E"/>
    <w:rsid w:val="00770DC7"/>
    <w:rsid w:val="00772BD2"/>
    <w:rsid w:val="00773879"/>
    <w:rsid w:val="00782992"/>
    <w:rsid w:val="00782B15"/>
    <w:rsid w:val="0079320D"/>
    <w:rsid w:val="007971A3"/>
    <w:rsid w:val="007B1C36"/>
    <w:rsid w:val="007B25E4"/>
    <w:rsid w:val="007B48B0"/>
    <w:rsid w:val="007B5F56"/>
    <w:rsid w:val="007B75EC"/>
    <w:rsid w:val="007C210F"/>
    <w:rsid w:val="007C236A"/>
    <w:rsid w:val="007D41DD"/>
    <w:rsid w:val="007D6B3D"/>
    <w:rsid w:val="007D7427"/>
    <w:rsid w:val="007E5566"/>
    <w:rsid w:val="007E7DAF"/>
    <w:rsid w:val="007F0054"/>
    <w:rsid w:val="007F0A17"/>
    <w:rsid w:val="007F3B7F"/>
    <w:rsid w:val="008053AA"/>
    <w:rsid w:val="008056F6"/>
    <w:rsid w:val="008142E0"/>
    <w:rsid w:val="00815DE8"/>
    <w:rsid w:val="008247C8"/>
    <w:rsid w:val="008356B3"/>
    <w:rsid w:val="008364AF"/>
    <w:rsid w:val="00836F0B"/>
    <w:rsid w:val="00841536"/>
    <w:rsid w:val="008454B3"/>
    <w:rsid w:val="008538AD"/>
    <w:rsid w:val="00853C44"/>
    <w:rsid w:val="00871E96"/>
    <w:rsid w:val="00876AE3"/>
    <w:rsid w:val="00876B6E"/>
    <w:rsid w:val="00877670"/>
    <w:rsid w:val="0087799C"/>
    <w:rsid w:val="00883C84"/>
    <w:rsid w:val="008852DE"/>
    <w:rsid w:val="00886872"/>
    <w:rsid w:val="00886FD1"/>
    <w:rsid w:val="00892F33"/>
    <w:rsid w:val="008A00F3"/>
    <w:rsid w:val="008A7914"/>
    <w:rsid w:val="008B2550"/>
    <w:rsid w:val="008B69F2"/>
    <w:rsid w:val="008C366C"/>
    <w:rsid w:val="008C4D0C"/>
    <w:rsid w:val="008D15B3"/>
    <w:rsid w:val="008E71F0"/>
    <w:rsid w:val="00901084"/>
    <w:rsid w:val="009012E6"/>
    <w:rsid w:val="00901F9C"/>
    <w:rsid w:val="00903AAB"/>
    <w:rsid w:val="00906380"/>
    <w:rsid w:val="00914B8B"/>
    <w:rsid w:val="00915866"/>
    <w:rsid w:val="00916EC5"/>
    <w:rsid w:val="00917528"/>
    <w:rsid w:val="00934CC0"/>
    <w:rsid w:val="00941306"/>
    <w:rsid w:val="0094338B"/>
    <w:rsid w:val="009502F1"/>
    <w:rsid w:val="00960A06"/>
    <w:rsid w:val="00962B94"/>
    <w:rsid w:val="00963966"/>
    <w:rsid w:val="0096534E"/>
    <w:rsid w:val="009658A3"/>
    <w:rsid w:val="00966B6D"/>
    <w:rsid w:val="00973BDF"/>
    <w:rsid w:val="0098514B"/>
    <w:rsid w:val="00986A2F"/>
    <w:rsid w:val="009A1187"/>
    <w:rsid w:val="009A1A21"/>
    <w:rsid w:val="009B019D"/>
    <w:rsid w:val="009C5A65"/>
    <w:rsid w:val="009C6519"/>
    <w:rsid w:val="009D0B6F"/>
    <w:rsid w:val="009D1852"/>
    <w:rsid w:val="009D496B"/>
    <w:rsid w:val="009E44C4"/>
    <w:rsid w:val="009F0F70"/>
    <w:rsid w:val="009F12EA"/>
    <w:rsid w:val="009F46AA"/>
    <w:rsid w:val="00A00E3E"/>
    <w:rsid w:val="00A06223"/>
    <w:rsid w:val="00A12369"/>
    <w:rsid w:val="00A16A9C"/>
    <w:rsid w:val="00A171DF"/>
    <w:rsid w:val="00A25A11"/>
    <w:rsid w:val="00A41115"/>
    <w:rsid w:val="00A5619F"/>
    <w:rsid w:val="00A63BA2"/>
    <w:rsid w:val="00A67E5B"/>
    <w:rsid w:val="00A8048B"/>
    <w:rsid w:val="00A8195B"/>
    <w:rsid w:val="00A844BB"/>
    <w:rsid w:val="00A924E6"/>
    <w:rsid w:val="00A94237"/>
    <w:rsid w:val="00A95101"/>
    <w:rsid w:val="00A97338"/>
    <w:rsid w:val="00AA5003"/>
    <w:rsid w:val="00AA504C"/>
    <w:rsid w:val="00AC519A"/>
    <w:rsid w:val="00AC5DF9"/>
    <w:rsid w:val="00AC6F02"/>
    <w:rsid w:val="00AD1045"/>
    <w:rsid w:val="00AD22AE"/>
    <w:rsid w:val="00AD3816"/>
    <w:rsid w:val="00AD569C"/>
    <w:rsid w:val="00AE0084"/>
    <w:rsid w:val="00AE3AA7"/>
    <w:rsid w:val="00AE635B"/>
    <w:rsid w:val="00B036C9"/>
    <w:rsid w:val="00B03CC6"/>
    <w:rsid w:val="00B050D9"/>
    <w:rsid w:val="00B0696E"/>
    <w:rsid w:val="00B1410D"/>
    <w:rsid w:val="00B14EE8"/>
    <w:rsid w:val="00B17E1F"/>
    <w:rsid w:val="00B24AC2"/>
    <w:rsid w:val="00B31C15"/>
    <w:rsid w:val="00B350BF"/>
    <w:rsid w:val="00B42C87"/>
    <w:rsid w:val="00B65052"/>
    <w:rsid w:val="00B73864"/>
    <w:rsid w:val="00B769EB"/>
    <w:rsid w:val="00B83AA9"/>
    <w:rsid w:val="00B901AE"/>
    <w:rsid w:val="00B95D0B"/>
    <w:rsid w:val="00BA2785"/>
    <w:rsid w:val="00BB2E62"/>
    <w:rsid w:val="00BB72B2"/>
    <w:rsid w:val="00BD2895"/>
    <w:rsid w:val="00BD6188"/>
    <w:rsid w:val="00BE59BF"/>
    <w:rsid w:val="00BF0FA2"/>
    <w:rsid w:val="00BF214E"/>
    <w:rsid w:val="00BF6253"/>
    <w:rsid w:val="00C01F0F"/>
    <w:rsid w:val="00C02172"/>
    <w:rsid w:val="00C0272B"/>
    <w:rsid w:val="00C04136"/>
    <w:rsid w:val="00C054A9"/>
    <w:rsid w:val="00C07CE2"/>
    <w:rsid w:val="00C104EF"/>
    <w:rsid w:val="00C16A4B"/>
    <w:rsid w:val="00C23C85"/>
    <w:rsid w:val="00C24B4A"/>
    <w:rsid w:val="00C26F13"/>
    <w:rsid w:val="00C326FD"/>
    <w:rsid w:val="00C35BC5"/>
    <w:rsid w:val="00C41D1D"/>
    <w:rsid w:val="00C438B6"/>
    <w:rsid w:val="00C45C51"/>
    <w:rsid w:val="00C46321"/>
    <w:rsid w:val="00C50394"/>
    <w:rsid w:val="00C60425"/>
    <w:rsid w:val="00C70C9D"/>
    <w:rsid w:val="00C72A47"/>
    <w:rsid w:val="00C73111"/>
    <w:rsid w:val="00C76F15"/>
    <w:rsid w:val="00C77FCC"/>
    <w:rsid w:val="00C8409F"/>
    <w:rsid w:val="00C848E5"/>
    <w:rsid w:val="00C92EA3"/>
    <w:rsid w:val="00C93012"/>
    <w:rsid w:val="00C93194"/>
    <w:rsid w:val="00C93850"/>
    <w:rsid w:val="00C95BB2"/>
    <w:rsid w:val="00C96005"/>
    <w:rsid w:val="00C97B79"/>
    <w:rsid w:val="00CA2FB7"/>
    <w:rsid w:val="00CA490D"/>
    <w:rsid w:val="00CA77A9"/>
    <w:rsid w:val="00CA7FA4"/>
    <w:rsid w:val="00CB3833"/>
    <w:rsid w:val="00CC33E5"/>
    <w:rsid w:val="00CE286A"/>
    <w:rsid w:val="00CE3510"/>
    <w:rsid w:val="00CE791C"/>
    <w:rsid w:val="00CF3ED7"/>
    <w:rsid w:val="00CF5A38"/>
    <w:rsid w:val="00CF6973"/>
    <w:rsid w:val="00D02B00"/>
    <w:rsid w:val="00D11811"/>
    <w:rsid w:val="00D20643"/>
    <w:rsid w:val="00D2411B"/>
    <w:rsid w:val="00D24436"/>
    <w:rsid w:val="00D26E8A"/>
    <w:rsid w:val="00D45462"/>
    <w:rsid w:val="00D5458E"/>
    <w:rsid w:val="00D55B32"/>
    <w:rsid w:val="00D57C28"/>
    <w:rsid w:val="00D61A4B"/>
    <w:rsid w:val="00D71937"/>
    <w:rsid w:val="00D8004C"/>
    <w:rsid w:val="00D94E60"/>
    <w:rsid w:val="00D95CAD"/>
    <w:rsid w:val="00D97B28"/>
    <w:rsid w:val="00DB04A5"/>
    <w:rsid w:val="00DB1D17"/>
    <w:rsid w:val="00DB2EBC"/>
    <w:rsid w:val="00DC21A0"/>
    <w:rsid w:val="00DC791A"/>
    <w:rsid w:val="00DD0730"/>
    <w:rsid w:val="00DD4029"/>
    <w:rsid w:val="00DD4AD5"/>
    <w:rsid w:val="00DD638A"/>
    <w:rsid w:val="00DE2B07"/>
    <w:rsid w:val="00DE30D3"/>
    <w:rsid w:val="00DE4033"/>
    <w:rsid w:val="00DE5CBD"/>
    <w:rsid w:val="00DE7951"/>
    <w:rsid w:val="00DF0CF1"/>
    <w:rsid w:val="00DF1F38"/>
    <w:rsid w:val="00E0436E"/>
    <w:rsid w:val="00E05A6B"/>
    <w:rsid w:val="00E11A86"/>
    <w:rsid w:val="00E516F1"/>
    <w:rsid w:val="00E574B8"/>
    <w:rsid w:val="00E57D5E"/>
    <w:rsid w:val="00E60B5D"/>
    <w:rsid w:val="00E66742"/>
    <w:rsid w:val="00E73F2E"/>
    <w:rsid w:val="00E754D7"/>
    <w:rsid w:val="00E804E6"/>
    <w:rsid w:val="00E87C5D"/>
    <w:rsid w:val="00E92A22"/>
    <w:rsid w:val="00E97471"/>
    <w:rsid w:val="00E97F2B"/>
    <w:rsid w:val="00EA4C3A"/>
    <w:rsid w:val="00EB05D1"/>
    <w:rsid w:val="00EC2D99"/>
    <w:rsid w:val="00EC44F0"/>
    <w:rsid w:val="00ED0EB5"/>
    <w:rsid w:val="00ED1D05"/>
    <w:rsid w:val="00ED418E"/>
    <w:rsid w:val="00ED7C51"/>
    <w:rsid w:val="00EE0EBC"/>
    <w:rsid w:val="00EE2461"/>
    <w:rsid w:val="00EF0C07"/>
    <w:rsid w:val="00EF15FD"/>
    <w:rsid w:val="00EF30BB"/>
    <w:rsid w:val="00EF3D60"/>
    <w:rsid w:val="00F1662A"/>
    <w:rsid w:val="00F16F0D"/>
    <w:rsid w:val="00F25CF4"/>
    <w:rsid w:val="00F325B9"/>
    <w:rsid w:val="00F3319D"/>
    <w:rsid w:val="00F45F05"/>
    <w:rsid w:val="00F56FB9"/>
    <w:rsid w:val="00F626A7"/>
    <w:rsid w:val="00F630D8"/>
    <w:rsid w:val="00F66F1D"/>
    <w:rsid w:val="00F74068"/>
    <w:rsid w:val="00F74CE2"/>
    <w:rsid w:val="00F77603"/>
    <w:rsid w:val="00F82B81"/>
    <w:rsid w:val="00FB2604"/>
    <w:rsid w:val="00FB272D"/>
    <w:rsid w:val="00FB56BC"/>
    <w:rsid w:val="00FC0E7B"/>
    <w:rsid w:val="00FC3AD9"/>
    <w:rsid w:val="00FC4A36"/>
    <w:rsid w:val="00FC6CE3"/>
    <w:rsid w:val="00FD4FFC"/>
    <w:rsid w:val="00FE212F"/>
    <w:rsid w:val="00FE35C1"/>
    <w:rsid w:val="00FF2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D749CA5"/>
  <w15:chartTrackingRefBased/>
  <w15:docId w15:val="{0E6006BD-2AB2-47BD-BA1B-7AC51016C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5E4"/>
    <w:pPr>
      <w:spacing w:after="200" w:line="276" w:lineRule="auto"/>
      <w:pPrChange w:id="0" w:author="WASSON John" w:date="2026-09-25T20:04:00Z">
        <w:pPr>
          <w:spacing w:after="160" w:line="259" w:lineRule="auto"/>
        </w:pPr>
      </w:pPrChange>
    </w:pPr>
    <w:rPr>
      <w:rFonts w:ascii="Times New Roman" w:eastAsia="Calibri" w:hAnsi="Times New Roman" w:cs="Times New Roman"/>
      <w:kern w:val="0"/>
      <w:sz w:val="24"/>
      <w:lang w:val="en-AU"/>
      <w14:ligatures w14:val="none"/>
      <w:rPrChange w:id="0" w:author="WASSON John" w:date="2026-09-25T20:04:00Z">
        <w:rPr>
          <w:rFonts w:asciiTheme="minorHAnsi" w:eastAsiaTheme="minorHAnsi" w:hAnsiTheme="minorHAnsi" w:cstheme="minorBidi"/>
          <w:sz w:val="22"/>
          <w:szCs w:val="22"/>
          <w:lang w:val="en-GB" w:eastAsia="en-US" w:bidi="ar-SA"/>
        </w:rPr>
      </w:rPrChange>
    </w:rPr>
  </w:style>
  <w:style w:type="paragraph" w:styleId="Heading1">
    <w:name w:val="heading 1"/>
    <w:aliases w:val="Heading 1 Char Char,Heading 1 Char1,Heading 1 Char1 Car"/>
    <w:basedOn w:val="Normal"/>
    <w:next w:val="Normal"/>
    <w:link w:val="Heading1Char"/>
    <w:uiPriority w:val="9"/>
    <w:qFormat/>
    <w:rsid w:val="00F1662A"/>
    <w:pPr>
      <w:spacing w:after="0" w:line="240" w:lineRule="auto"/>
      <w:jc w:val="center"/>
      <w:outlineLvl w:val="0"/>
    </w:pPr>
    <w:rPr>
      <w:rFonts w:eastAsia="CG Times" w:cs="CG Times"/>
      <w:bCs/>
      <w:szCs w:val="28"/>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ynqvb">
    <w:name w:val="rynqvb"/>
    <w:basedOn w:val="DefaultParagraphFont"/>
    <w:rsid w:val="0087799C"/>
  </w:style>
  <w:style w:type="character" w:customStyle="1" w:styleId="hwtze">
    <w:name w:val="hwtze"/>
    <w:basedOn w:val="DefaultParagraphFont"/>
    <w:rsid w:val="0087799C"/>
  </w:style>
  <w:style w:type="paragraph" w:styleId="Header">
    <w:name w:val="header"/>
    <w:basedOn w:val="Normal"/>
    <w:link w:val="HeaderChar"/>
    <w:uiPriority w:val="99"/>
    <w:semiHidden/>
    <w:rsid w:val="00C97B79"/>
    <w:pPr>
      <w:tabs>
        <w:tab w:val="center" w:pos="4513"/>
        <w:tab w:val="right" w:pos="9026"/>
      </w:tabs>
      <w:spacing w:after="0" w:line="240" w:lineRule="auto"/>
      <w:pPrChange w:id="1" w:author="WASSON John" w:date="2026-09-25T20:04:00Z">
        <w:pPr>
          <w:tabs>
            <w:tab w:val="center" w:pos="4680"/>
            <w:tab w:val="right" w:pos="9360"/>
          </w:tabs>
        </w:pPr>
      </w:pPrChange>
    </w:pPr>
    <w:rPr>
      <w:rPrChange w:id="1" w:author="WASSON John" w:date="2026-09-25T20:04:00Z">
        <w:rPr>
          <w:rFonts w:eastAsia="Calibri"/>
          <w:sz w:val="24"/>
          <w:szCs w:val="22"/>
          <w:lang w:val="en-AU" w:eastAsia="en-US" w:bidi="ar-SA"/>
        </w:rPr>
      </w:rPrChange>
    </w:rPr>
  </w:style>
  <w:style w:type="character" w:customStyle="1" w:styleId="HeaderChar">
    <w:name w:val="Header Char"/>
    <w:aliases w:val="encabezado Char"/>
    <w:basedOn w:val="DefaultParagraphFont"/>
    <w:link w:val="Header"/>
    <w:uiPriority w:val="99"/>
    <w:rsid w:val="0087799C"/>
    <w:rPr>
      <w:rFonts w:ascii="Times New Roman" w:eastAsia="Calibri" w:hAnsi="Times New Roman" w:cs="Times New Roman"/>
      <w:kern w:val="0"/>
      <w:sz w:val="24"/>
      <w:lang w:val="en-AU"/>
      <w14:ligatures w14:val="none"/>
    </w:rPr>
  </w:style>
  <w:style w:type="paragraph" w:styleId="Footer">
    <w:name w:val="footer"/>
    <w:basedOn w:val="Normal"/>
    <w:link w:val="FooterChar"/>
    <w:uiPriority w:val="99"/>
    <w:semiHidden/>
    <w:rsid w:val="00C97B79"/>
    <w:pPr>
      <w:tabs>
        <w:tab w:val="center" w:pos="4513"/>
        <w:tab w:val="right" w:pos="9026"/>
      </w:tabs>
      <w:spacing w:after="0" w:line="240" w:lineRule="auto"/>
      <w:pPrChange w:id="2" w:author="WASSON John" w:date="2026-09-25T20:04:00Z">
        <w:pPr>
          <w:tabs>
            <w:tab w:val="center" w:pos="4680"/>
            <w:tab w:val="right" w:pos="9360"/>
          </w:tabs>
        </w:pPr>
      </w:pPrChange>
    </w:pPr>
    <w:rPr>
      <w:rPrChange w:id="2" w:author="WASSON John" w:date="2026-09-25T20:04:00Z">
        <w:rPr>
          <w:rFonts w:eastAsia="Calibri"/>
          <w:sz w:val="24"/>
          <w:szCs w:val="22"/>
          <w:lang w:val="en-AU" w:eastAsia="en-US" w:bidi="ar-SA"/>
        </w:rPr>
      </w:rPrChange>
    </w:rPr>
  </w:style>
  <w:style w:type="character" w:customStyle="1" w:styleId="FooterChar">
    <w:name w:val="Footer Char"/>
    <w:basedOn w:val="DefaultParagraphFont"/>
    <w:link w:val="Footer"/>
    <w:uiPriority w:val="99"/>
    <w:rsid w:val="0087799C"/>
    <w:rPr>
      <w:rFonts w:ascii="Times New Roman" w:eastAsia="Calibri" w:hAnsi="Times New Roman" w:cs="Times New Roman"/>
      <w:kern w:val="0"/>
      <w:sz w:val="24"/>
      <w:lang w:val="en-AU"/>
      <w14:ligatures w14:val="none"/>
    </w:rPr>
  </w:style>
  <w:style w:type="paragraph" w:customStyle="1" w:styleId="CPClassification">
    <w:name w:val="CP Classification"/>
    <w:basedOn w:val="Normal"/>
    <w:rsid w:val="0074454C"/>
    <w:pPr>
      <w:tabs>
        <w:tab w:val="center" w:pos="2160"/>
        <w:tab w:val="left" w:pos="7200"/>
      </w:tabs>
      <w:spacing w:after="0" w:line="240" w:lineRule="auto"/>
      <w:ind w:left="7200" w:right="-504"/>
      <w:jc w:val="both"/>
    </w:pPr>
    <w:rPr>
      <w:rFonts w:eastAsia="Batang"/>
      <w:lang w:val="pt-PT"/>
    </w:rPr>
  </w:style>
  <w:style w:type="paragraph" w:customStyle="1" w:styleId="Heading">
    <w:name w:val="Heading"/>
    <w:basedOn w:val="Normal"/>
    <w:rsid w:val="0074454C"/>
    <w:pPr>
      <w:tabs>
        <w:tab w:val="center" w:pos="2160"/>
        <w:tab w:val="left" w:pos="7200"/>
      </w:tabs>
      <w:snapToGrid w:val="0"/>
      <w:spacing w:after="0" w:line="240" w:lineRule="auto"/>
    </w:pPr>
    <w:rPr>
      <w:rFonts w:eastAsia="Times New Roman"/>
      <w:lang w:val="es-ES" w:eastAsia="es-ES"/>
    </w:rPr>
  </w:style>
  <w:style w:type="character" w:customStyle="1" w:styleId="Heading1Char">
    <w:name w:val="Heading 1 Char"/>
    <w:aliases w:val="Heading 1 Char Char Char,Heading 1 Char1 Char,Heading 1 Char1 Car Char"/>
    <w:basedOn w:val="DefaultParagraphFont"/>
    <w:link w:val="Heading1"/>
    <w:uiPriority w:val="9"/>
    <w:rsid w:val="00F1662A"/>
    <w:rPr>
      <w:rFonts w:ascii="Times New Roman" w:eastAsia="CG Times" w:hAnsi="Times New Roman" w:cs="CG Times"/>
      <w:bCs/>
      <w:kern w:val="0"/>
      <w:szCs w:val="28"/>
      <w:lang w:val="es-ES" w:eastAsia="es-ES"/>
      <w14:ligatures w14:val="none"/>
    </w:rPr>
  </w:style>
  <w:style w:type="paragraph" w:styleId="ListParagraph">
    <w:name w:val="List Paragraph"/>
    <w:basedOn w:val="Normal"/>
    <w:uiPriority w:val="99"/>
    <w:qFormat/>
    <w:rsid w:val="00C97B79"/>
    <w:pPr>
      <w:ind w:left="720"/>
      <w:contextualSpacing/>
      <w:pPrChange w:id="3" w:author="WASSON John" w:date="2026-09-25T20:04:00Z">
        <w:pPr>
          <w:spacing w:after="200" w:line="276" w:lineRule="auto"/>
          <w:ind w:left="720"/>
          <w:contextualSpacing/>
        </w:pPr>
      </w:pPrChange>
    </w:pPr>
    <w:rPr>
      <w:rPrChange w:id="3" w:author="WASSON John" w:date="2026-09-25T20:04:00Z">
        <w:rPr>
          <w:rFonts w:eastAsia="Calibri"/>
          <w:sz w:val="24"/>
          <w:szCs w:val="22"/>
          <w:lang w:val="en-AU" w:eastAsia="en-US" w:bidi="ar-SA"/>
        </w:rPr>
      </w:rPrChange>
    </w:rPr>
  </w:style>
  <w:style w:type="character" w:styleId="CommentReference">
    <w:name w:val="annotation reference"/>
    <w:basedOn w:val="DefaultParagraphFont"/>
    <w:uiPriority w:val="99"/>
    <w:semiHidden/>
    <w:rsid w:val="0012457F"/>
    <w:rPr>
      <w:rFonts w:cs="Times New Roman"/>
      <w:sz w:val="16"/>
      <w:szCs w:val="16"/>
    </w:rPr>
  </w:style>
  <w:style w:type="paragraph" w:styleId="CommentText">
    <w:name w:val="annotation text"/>
    <w:basedOn w:val="Normal"/>
    <w:link w:val="CommentTextChar"/>
    <w:uiPriority w:val="99"/>
    <w:semiHidden/>
    <w:rsid w:val="00C97B79"/>
    <w:pPr>
      <w:spacing w:line="240" w:lineRule="auto"/>
      <w:pPrChange w:id="4" w:author="WASSON John" w:date="2026-09-25T20:04:00Z">
        <w:pPr>
          <w:spacing w:after="200"/>
        </w:pPr>
      </w:pPrChange>
    </w:pPr>
    <w:rPr>
      <w:sz w:val="20"/>
      <w:szCs w:val="20"/>
      <w:rPrChange w:id="4" w:author="WASSON John" w:date="2026-09-25T20:04:00Z">
        <w:rPr>
          <w:rFonts w:eastAsia="Calibri"/>
          <w:lang w:val="en-AU" w:eastAsia="en-US" w:bidi="ar-SA"/>
        </w:rPr>
      </w:rPrChange>
    </w:rPr>
  </w:style>
  <w:style w:type="character" w:customStyle="1" w:styleId="CommentTextChar">
    <w:name w:val="Comment Text Char"/>
    <w:basedOn w:val="DefaultParagraphFont"/>
    <w:link w:val="CommentText"/>
    <w:uiPriority w:val="99"/>
    <w:semiHidden/>
    <w:rsid w:val="0012457F"/>
    <w:rPr>
      <w:rFonts w:ascii="Times New Roman" w:eastAsia="Calibri" w:hAnsi="Times New Roman" w:cs="Times New Roman"/>
      <w:kern w:val="0"/>
      <w:sz w:val="20"/>
      <w:szCs w:val="20"/>
      <w:lang w:val="en-AU"/>
      <w14:ligatures w14:val="none"/>
    </w:rPr>
  </w:style>
  <w:style w:type="paragraph" w:styleId="CommentSubject">
    <w:name w:val="annotation subject"/>
    <w:basedOn w:val="CommentText"/>
    <w:next w:val="CommentText"/>
    <w:link w:val="CommentSubjectChar"/>
    <w:uiPriority w:val="99"/>
    <w:semiHidden/>
    <w:rsid w:val="0012457F"/>
    <w:rPr>
      <w:b/>
      <w:bCs/>
    </w:rPr>
  </w:style>
  <w:style w:type="character" w:customStyle="1" w:styleId="CommentSubjectChar">
    <w:name w:val="Comment Subject Char"/>
    <w:basedOn w:val="CommentTextChar"/>
    <w:link w:val="CommentSubject"/>
    <w:uiPriority w:val="99"/>
    <w:semiHidden/>
    <w:rsid w:val="0012457F"/>
    <w:rPr>
      <w:rFonts w:ascii="Times New Roman" w:eastAsia="Calibri" w:hAnsi="Times New Roman" w:cs="Times New Roman"/>
      <w:b/>
      <w:bCs/>
      <w:kern w:val="0"/>
      <w:sz w:val="20"/>
      <w:szCs w:val="20"/>
      <w:lang w:val="en-AU"/>
      <w14:ligatures w14:val="none"/>
    </w:rPr>
  </w:style>
  <w:style w:type="paragraph" w:styleId="BalloonText">
    <w:name w:val="Balloon Text"/>
    <w:basedOn w:val="Normal"/>
    <w:link w:val="BalloonTextChar"/>
    <w:uiPriority w:val="99"/>
    <w:semiHidden/>
    <w:rsid w:val="001245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457F"/>
    <w:rPr>
      <w:rFonts w:ascii="Tahoma" w:eastAsia="Calibri" w:hAnsi="Tahoma" w:cs="Tahoma"/>
      <w:kern w:val="0"/>
      <w:sz w:val="16"/>
      <w:szCs w:val="16"/>
      <w:lang w:val="en-AU"/>
      <w14:ligatures w14:val="none"/>
    </w:rPr>
  </w:style>
  <w:style w:type="character" w:customStyle="1" w:styleId="HelpText">
    <w:name w:val="Help Text"/>
    <w:basedOn w:val="DefaultParagraphFont"/>
    <w:uiPriority w:val="99"/>
    <w:semiHidden/>
    <w:rsid w:val="0012457F"/>
    <w:rPr>
      <w:rFonts w:cs="Times New Roman"/>
      <w:color w:val="808080"/>
    </w:rPr>
  </w:style>
  <w:style w:type="paragraph" w:styleId="Revision">
    <w:name w:val="Revision"/>
    <w:hidden/>
    <w:uiPriority w:val="99"/>
    <w:semiHidden/>
    <w:rsid w:val="00B050D9"/>
    <w:pPr>
      <w:spacing w:after="0" w:line="240" w:lineRule="auto"/>
      <w:pPrChange w:id="5" w:author="WASSON John" w:date="2026-09-25T20:04:00Z">
        <w:pPr/>
      </w:pPrChange>
    </w:pPr>
    <w:rPr>
      <w:rFonts w:ascii="Times New Roman" w:eastAsia="Calibri" w:hAnsi="Times New Roman" w:cs="Times New Roman"/>
      <w:kern w:val="0"/>
      <w:sz w:val="24"/>
      <w:lang w:val="en-AU"/>
      <w14:ligatures w14:val="none"/>
      <w:rPrChange w:id="5" w:author="WASSON John" w:date="2026-09-25T20:04:00Z">
        <w:rPr>
          <w:rFonts w:eastAsia="Calibri"/>
          <w:sz w:val="24"/>
          <w:szCs w:val="22"/>
          <w:lang w:val="en-AU"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104457">
      <w:bodyDiv w:val="1"/>
      <w:marLeft w:val="0"/>
      <w:marRight w:val="0"/>
      <w:marTop w:val="0"/>
      <w:marBottom w:val="0"/>
      <w:divBdr>
        <w:top w:val="none" w:sz="0" w:space="0" w:color="auto"/>
        <w:left w:val="none" w:sz="0" w:space="0" w:color="auto"/>
        <w:bottom w:val="none" w:sz="0" w:space="0" w:color="auto"/>
        <w:right w:val="none" w:sz="0" w:space="0" w:color="auto"/>
      </w:divBdr>
    </w:div>
    <w:div w:id="126776285">
      <w:bodyDiv w:val="1"/>
      <w:marLeft w:val="0"/>
      <w:marRight w:val="0"/>
      <w:marTop w:val="0"/>
      <w:marBottom w:val="0"/>
      <w:divBdr>
        <w:top w:val="none" w:sz="0" w:space="0" w:color="auto"/>
        <w:left w:val="none" w:sz="0" w:space="0" w:color="auto"/>
        <w:bottom w:val="none" w:sz="0" w:space="0" w:color="auto"/>
        <w:right w:val="none" w:sz="0" w:space="0" w:color="auto"/>
      </w:divBdr>
    </w:div>
    <w:div w:id="135607277">
      <w:bodyDiv w:val="1"/>
      <w:marLeft w:val="0"/>
      <w:marRight w:val="0"/>
      <w:marTop w:val="0"/>
      <w:marBottom w:val="0"/>
      <w:divBdr>
        <w:top w:val="none" w:sz="0" w:space="0" w:color="auto"/>
        <w:left w:val="none" w:sz="0" w:space="0" w:color="auto"/>
        <w:bottom w:val="none" w:sz="0" w:space="0" w:color="auto"/>
        <w:right w:val="none" w:sz="0" w:space="0" w:color="auto"/>
      </w:divBdr>
    </w:div>
    <w:div w:id="187721481">
      <w:bodyDiv w:val="1"/>
      <w:marLeft w:val="0"/>
      <w:marRight w:val="0"/>
      <w:marTop w:val="0"/>
      <w:marBottom w:val="0"/>
      <w:divBdr>
        <w:top w:val="none" w:sz="0" w:space="0" w:color="auto"/>
        <w:left w:val="none" w:sz="0" w:space="0" w:color="auto"/>
        <w:bottom w:val="none" w:sz="0" w:space="0" w:color="auto"/>
        <w:right w:val="none" w:sz="0" w:space="0" w:color="auto"/>
      </w:divBdr>
    </w:div>
    <w:div w:id="635723237">
      <w:bodyDiv w:val="1"/>
      <w:marLeft w:val="0"/>
      <w:marRight w:val="0"/>
      <w:marTop w:val="0"/>
      <w:marBottom w:val="0"/>
      <w:divBdr>
        <w:top w:val="none" w:sz="0" w:space="0" w:color="auto"/>
        <w:left w:val="none" w:sz="0" w:space="0" w:color="auto"/>
        <w:bottom w:val="none" w:sz="0" w:space="0" w:color="auto"/>
        <w:right w:val="none" w:sz="0" w:space="0" w:color="auto"/>
      </w:divBdr>
    </w:div>
    <w:div w:id="654339689">
      <w:bodyDiv w:val="1"/>
      <w:marLeft w:val="0"/>
      <w:marRight w:val="0"/>
      <w:marTop w:val="0"/>
      <w:marBottom w:val="0"/>
      <w:divBdr>
        <w:top w:val="none" w:sz="0" w:space="0" w:color="auto"/>
        <w:left w:val="none" w:sz="0" w:space="0" w:color="auto"/>
        <w:bottom w:val="none" w:sz="0" w:space="0" w:color="auto"/>
        <w:right w:val="none" w:sz="0" w:space="0" w:color="auto"/>
      </w:divBdr>
    </w:div>
    <w:div w:id="813133649">
      <w:bodyDiv w:val="1"/>
      <w:marLeft w:val="0"/>
      <w:marRight w:val="0"/>
      <w:marTop w:val="0"/>
      <w:marBottom w:val="0"/>
      <w:divBdr>
        <w:top w:val="none" w:sz="0" w:space="0" w:color="auto"/>
        <w:left w:val="none" w:sz="0" w:space="0" w:color="auto"/>
        <w:bottom w:val="none" w:sz="0" w:space="0" w:color="auto"/>
        <w:right w:val="none" w:sz="0" w:space="0" w:color="auto"/>
      </w:divBdr>
    </w:div>
    <w:div w:id="849181329">
      <w:bodyDiv w:val="1"/>
      <w:marLeft w:val="0"/>
      <w:marRight w:val="0"/>
      <w:marTop w:val="0"/>
      <w:marBottom w:val="0"/>
      <w:divBdr>
        <w:top w:val="none" w:sz="0" w:space="0" w:color="auto"/>
        <w:left w:val="none" w:sz="0" w:space="0" w:color="auto"/>
        <w:bottom w:val="none" w:sz="0" w:space="0" w:color="auto"/>
        <w:right w:val="none" w:sz="0" w:space="0" w:color="auto"/>
      </w:divBdr>
    </w:div>
    <w:div w:id="1151018929">
      <w:bodyDiv w:val="1"/>
      <w:marLeft w:val="0"/>
      <w:marRight w:val="0"/>
      <w:marTop w:val="0"/>
      <w:marBottom w:val="0"/>
      <w:divBdr>
        <w:top w:val="none" w:sz="0" w:space="0" w:color="auto"/>
        <w:left w:val="none" w:sz="0" w:space="0" w:color="auto"/>
        <w:bottom w:val="none" w:sz="0" w:space="0" w:color="auto"/>
        <w:right w:val="none" w:sz="0" w:space="0" w:color="auto"/>
      </w:divBdr>
    </w:div>
    <w:div w:id="123535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DMS Document" ma:contentTypeID="0x010100266966F133664895A6EE3632470D45F5005D7A7B11015EC342A51A1D207A91BF37" ma:contentTypeVersion="" ma:contentTypeDescription="PDMS Document Site Content Type" ma:contentTypeScope="" ma:versionID="1f92dfb8720a689f48502a966e074ad6">
  <xsd:schema xmlns:xsd="http://www.w3.org/2001/XMLSchema" xmlns:xs="http://www.w3.org/2001/XMLSchema" xmlns:p="http://schemas.microsoft.com/office/2006/metadata/properties" xmlns:ns2="AE9625E9-489F-44D1-83E3-FF8473A0966C" targetNamespace="http://schemas.microsoft.com/office/2006/metadata/properties" ma:root="true" ma:fieldsID="9ad8996f0e9605452eaa06ad0c34dec8" ns2:_="">
    <xsd:import namespace="AE9625E9-489F-44D1-83E3-FF8473A0966C"/>
    <xsd:element name="properties">
      <xsd:complexType>
        <xsd:sequence>
          <xsd:element name="documentManagement">
            <xsd:complexType>
              <xsd:all>
                <xsd:element ref="ns2:Security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625E9-489F-44D1-83E3-FF8473A0966C" elementFormDefault="qualified">
    <xsd:import namespace="http://schemas.microsoft.com/office/2006/documentManagement/types"/>
    <xsd:import namespace="http://schemas.microsoft.com/office/infopath/2007/PartnerControls"/>
    <xsd:element name="SecurityClassification" ma:index="8" nillable="true" ma:displayName="Security Classification" ma:hidden="true" ma:internalName="SecurityClassifi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ecurityClassification xmlns="AE9625E9-489F-44D1-83E3-FF8473A0966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2C288-AC4E-48D7-87FB-DACEA5076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625E9-489F-44D1-83E3-FF8473A096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B87E0C-86D6-499B-8585-9E2128A81D6E}">
  <ds:schemaRefs>
    <ds:schemaRef ds:uri="http://schemas.microsoft.com/sharepoint/v3/contenttype/forms"/>
  </ds:schemaRefs>
</ds:datastoreItem>
</file>

<file path=customXml/itemProps3.xml><?xml version="1.0" encoding="utf-8"?>
<ds:datastoreItem xmlns:ds="http://schemas.openxmlformats.org/officeDocument/2006/customXml" ds:itemID="{07C3C4D3-628E-4AAC-9876-C17FF2164DCF}">
  <ds:schemaRefs>
    <ds:schemaRef ds:uri="http://schemas.microsoft.com/office/2006/metadata/properties"/>
    <ds:schemaRef ds:uri="http://schemas.microsoft.com/office/infopath/2007/PartnerControls"/>
    <ds:schemaRef ds:uri="AE9625E9-489F-44D1-83E3-FF8473A0966C"/>
  </ds:schemaRefs>
</ds:datastoreItem>
</file>

<file path=customXml/itemProps4.xml><?xml version="1.0" encoding="utf-8"?>
<ds:datastoreItem xmlns:ds="http://schemas.openxmlformats.org/officeDocument/2006/customXml" ds:itemID="{E890C65A-A7DE-324F-ABA1-0C5C82F7A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Cortes, Rodrigo</dc:creator>
  <cp:keywords/>
  <dc:description/>
  <cp:lastModifiedBy>Arthur Souza Rodrigues</cp:lastModifiedBy>
  <cp:revision>1</cp:revision>
  <dcterms:created xsi:type="dcterms:W3CDTF">2024-06-20T18:43:00Z</dcterms:created>
  <dcterms:modified xsi:type="dcterms:W3CDTF">2026-09-26T00:04:00Z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0x010100266966F133664895A6EE3632470D45F5005D7A7B11015EC342A51A1D207A91BF37</vt:lpwstr>
  </property>
</Properties>
</file>