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F9C7781" w14:textId="77777777" w:rsidR="00106AAB" w:rsidRDefault="00BA00FA">
      <w:ins w:id="0" w:author="Comparison" w:date="2026-09-26T14:45:00Z" w16du:dateUtc="2026-09-26T18:45:00Z">
        <w:r>
          <w:rPr>
            <w:rFonts w:ascii="Arial" w:hAnsi="Arial" w:cs="Arial"/>
            <w:b/>
            <w:bCs/>
            <w:sz w:val="52"/>
            <w:szCs w:val="52"/>
          </w:rPr>
          <w:t>Title Style Centered</w:t>
        </w:r>
      </w:ins>
      <w:del w:id="1" w:author="Comparison" w:date="2026-09-26T14:45:00Z" w16du:dateUtc="2026-09-26T18:45:00Z">
        <w:r>
          <w:rPr>
            <w:rFonts w:ascii="&quot;Times New Roman&quot;, Times, serif" w:hAnsi="&quot;Times New Roman&quot;, Times, serif" w:cs="&quot;Times New Roman&quot;, Times, serif"/>
          </w:rPr>
          <w:delText>Times New Roman Font</w:delText>
        </w:r>
      </w:del>
      <w:r>
        <w:rPr>
          <w:rFonts w:ascii="Arial" w:hAnsi="Arial"/>
          <w:b/>
          <w:sz w:val="52"/>
          <w:rPrChange w:id="2" w:author="Comparison" w:date="2026-09-26T14:45:00Z" w16du:dateUtc="2026-09-26T18:45:00Z">
            <w:rPr>
              <w:rFonts w:ascii="&quot;Times New Roman&quot;, Times, serif" w:hAnsi="&quot;Times New Roman&quot;, Times, serif" w:cs="&quot;Times New Roman&quot;, Times, serif"/>
            </w:rPr>
          </w:rPrChange>
        </w:rPr>
        <w:t xml:space="preserve"> Demo</w:t>
      </w:r>
    </w:p>
    <w:p w14:paraId="30A197A2" w14:textId="77777777" w:rsidR="00106AAB" w:rsidRDefault="00BA00FA">
      <w:pPr>
        <w:spacing w:line="240" w:lineRule="auto"/>
        <w:pPrChange w:id="3" w:author="Comparison" w:date="2026-09-26T14:45:00Z" w16du:dateUtc="2026-09-26T18:45:00Z">
          <w:pPr/>
        </w:pPrChange>
      </w:pPr>
      <w:r>
        <w:rPr>
          <w:rFonts w:ascii="Arial" w:hAnsi="Arial"/>
          <w:b/>
          <w:sz w:val="52"/>
          <w:rPrChange w:id="4" w:author="Comparison" w:date="2026-09-26T14:45:00Z" w16du:dateUtc="2026-09-26T18:45:00Z">
            <w:rPr>
              <w:rFonts w:ascii="&quot;Times New Roman&quot;, Times, serif" w:hAnsi="&quot;Times New Roman&quot;, Times, serif" w:cs="&quot;Times New Roman&quot;, Times, serif"/>
            </w:rPr>
          </w:rPrChange>
        </w:rPr>
        <w:t xml:space="preserve">This document </w:t>
      </w:r>
      <w:ins w:id="5" w:author="Comparison" w:date="2026-09-26T14:45:00Z" w16du:dateUtc="2026-09-26T18:45:00Z">
        <w:r>
          <w:rPr>
            <w:rFonts w:ascii="Arial" w:hAnsi="Arial" w:cs="Arial"/>
            <w:b/>
            <w:bCs/>
            <w:sz w:val="52"/>
            <w:szCs w:val="52"/>
          </w:rPr>
          <w:t>shows Title style with center alignment</w:t>
        </w:r>
      </w:ins>
      <w:del w:id="6" w:author="Comparison" w:date="2026-09-26T14:45:00Z" w16du:dateUtc="2026-09-26T18:45:00Z">
        <w:r>
          <w:rPr>
            <w:rFonts w:ascii="&quot;Times New Roman&quot;, Times, serif" w:hAnsi="&quot;Times New Roman&quot;, Times, serif" w:cs="&quot;Times New Roman&quot;, Times, serif"/>
          </w:rPr>
          <w:delText>demonstrates the Times New Roman font</w:delText>
        </w:r>
      </w:del>
      <w:r>
        <w:rPr>
          <w:rFonts w:ascii="Arial" w:hAnsi="Arial"/>
          <w:b/>
          <w:sz w:val="52"/>
          <w:rPrChange w:id="7" w:author="Comparison" w:date="2026-09-26T14:45:00Z" w16du:dateUtc="2026-09-26T18:45:00Z">
            <w:rPr>
              <w:rFonts w:ascii="&quot;Times New Roman&quot;, Times, serif" w:hAnsi="&quot;Times New Roman&quot;, Times, serif" w:cs="&quot;Times New Roman&quot;, Times, serif"/>
            </w:rPr>
          </w:rPrChange>
        </w:rPr>
        <w:t>.</w:t>
      </w:r>
    </w:p>
    <w:p w14:paraId="424300C9" w14:textId="77777777" w:rsidR="00106AAB" w:rsidRDefault="00BA00FA">
      <w:pPr>
        <w:spacing w:line="240" w:lineRule="auto"/>
        <w:pPrChange w:id="8" w:author="Comparison" w:date="2026-09-26T14:45:00Z" w16du:dateUtc="2026-09-26T18:45:00Z">
          <w:pPr/>
        </w:pPrChange>
      </w:pPr>
      <w:ins w:id="9" w:author="Comparison" w:date="2026-09-26T14:45:00Z" w16du:dateUtc="2026-09-26T18:45:00Z">
        <w:r>
          <w:rPr>
            <w:rFonts w:ascii="Arial" w:hAnsi="Arial" w:cs="Arial"/>
            <w:b/>
            <w:bCs/>
            <w:sz w:val="52"/>
            <w:szCs w:val="52"/>
          </w:rPr>
          <w:t>Centered Title style creates an impressive document cover page.</w:t>
        </w:r>
      </w:ins>
      <w:del w:id="10" w:author="Comparison" w:date="2026-09-26T14:45:00Z" w16du:dateUtc="2026-09-26T18:45:00Z">
        <w:r>
          <w:rPr>
            <w:rFonts w:ascii="&quot;Times New Roman&quot;, Times, serif" w:hAnsi="&quot;Times New Roman&quot;, Times, serif" w:cs="&quot;Times New Roman&quot;, Times, serif"/>
          </w:rPr>
          <w:delText>Times New Roman is a classic serif font for formal documents.</w:delText>
        </w:r>
      </w:del>
    </w:p>
    <w:sectPr w:rsidR="00106AA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&quot;Times New Roman&quot;, Times, serif">
    <w:altName w:val="Cambria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06AAB"/>
    <w:rsid w:val="00106AAB"/>
    <w:rsid w:val="005017B3"/>
    <w:rsid w:val="00545086"/>
    <w:rsid w:val="00A95E47"/>
    <w:rsid w:val="00BA00FA"/>
    <w:rsid w:val="00BE0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557709"/>
  <w15:docId w15:val="{BDFCCD24-8742-784D-86A0-4C6983CAE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</Words>
  <Characters>224</Characters>
  <Application>Microsoft Office Word</Application>
  <DocSecurity>0</DocSecurity>
  <Lines>1</Lines>
  <Paragraphs>1</Paragraphs>
  <ScaleCrop>false</ScaleCrop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2026-05-14T17:10:00Z</dcterms:created>
  <dcterms:modified xsi:type="dcterms:W3CDTF">2026-09-26T18:45:00Z</dcterms:modified>
</cp:coreProperties>
</file>