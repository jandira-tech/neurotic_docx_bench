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ins w:id="31" w:author="Comparison" w:date="2026-08-03T22:25:00Z" w16du:dateUtc="2026-08-04T02:25:00Z"/>
          <w:sz w:val="22"/>
          <w:szCs w:val="22"/>
        </w:rPr>
      </w:pPr>
      <w:ins w:id="32" w:author="Comparison" w:date="2026-08-03T22:25:00Z" w16du:dateUtc="2026-08-04T02:25:00Z">
        <w:r>
          <w:rPr>
            <w:sz w:val="22"/>
            <w:szCs w:val="22"/>
            <w:u w:val="single"/>
          </w:rPr>
          <w:t>Item 1</w:t>
        </w:r>
        <w:r w:rsidR="0083066B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1</w:t>
        </w:r>
        <w:r w:rsidR="00EF3430" w:rsidRPr="00605D1A">
          <w:rPr>
            <w:sz w:val="22"/>
            <w:szCs w:val="22"/>
          </w:rPr>
          <w:t>.</w:t>
        </w:r>
      </w:ins>
    </w:p>
    <w:p w14:paraId="5C1FBC6A" w14:textId="77777777" w:rsidR="0099472B" w:rsidRPr="00605D1A" w:rsidRDefault="0099472B" w:rsidP="00FB4D59">
      <w:pPr>
        <w:jc w:val="both"/>
        <w:rPr>
          <w:ins w:id="33" w:author="Comparison" w:date="2026-08-03T22:25:00Z" w16du:dateUtc="2026-08-04T02:25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ins w:id="34" w:author="Comparison" w:date="2026-08-03T22:25:00Z" w16du:dateUtc="2026-08-04T02:25:00Z"/>
          <w:sz w:val="22"/>
          <w:szCs w:val="22"/>
        </w:rPr>
      </w:pPr>
      <w:ins w:id="35" w:author="Comparison" w:date="2026-08-03T22:25:00Z" w16du:dateUtc="2026-08-04T02:25:00Z">
        <w:r>
          <w:rPr>
            <w:sz w:val="22"/>
            <w:szCs w:val="22"/>
            <w:u w:val="single"/>
          </w:rPr>
          <w:t>Item 2</w:t>
        </w:r>
        <w:r w:rsidR="00EA69D0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2</w:t>
        </w:r>
      </w:ins>
    </w:p>
    <w:p w14:paraId="16C4AA31" w14:textId="77777777" w:rsidR="00B93E39" w:rsidRPr="00605D1A" w:rsidRDefault="00B93E39" w:rsidP="00B93E39">
      <w:pPr>
        <w:jc w:val="both"/>
        <w:rPr>
          <w:ins w:id="36" w:author="Comparison" w:date="2026-08-03T22:25:00Z" w16du:dateUtc="2026-08-04T02:25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ins w:id="37" w:author="Comparison" w:date="2026-08-03T22:25:00Z" w16du:dateUtc="2026-08-04T02:25:00Z"/>
          <w:sz w:val="22"/>
          <w:szCs w:val="22"/>
          <w:u w:val="single"/>
        </w:rPr>
      </w:pPr>
      <w:ins w:id="38" w:author="Comparison" w:date="2026-08-03T22:25:00Z" w16du:dateUtc="2026-08-04T02:25:00Z">
        <w:r>
          <w:rPr>
            <w:sz w:val="22"/>
            <w:szCs w:val="22"/>
            <w:u w:val="single"/>
          </w:rPr>
          <w:t>Item 3.</w:t>
        </w:r>
      </w:ins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ins w:id="39" w:author="Comparison" w:date="2026-08-03T22:25:00Z" w16du:dateUtc="2026-08-04T02:25:00Z"/>
          <w:sz w:val="22"/>
          <w:szCs w:val="22"/>
        </w:rPr>
      </w:pPr>
      <w:ins w:id="40" w:author="Comparison" w:date="2026-08-03T22:25:00Z" w16du:dateUtc="2026-08-04T02:25:00Z">
        <w:r>
          <w:rPr>
            <w:sz w:val="22"/>
            <w:szCs w:val="22"/>
            <w:u w:val="single"/>
          </w:rPr>
          <w:t>Sub a</w:t>
        </w:r>
        <w:r w:rsidR="00C4269E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</w:t>
        </w:r>
      </w:ins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ins w:id="41" w:author="Comparison" w:date="2026-08-03T22:25:00Z" w16du:dateUtc="2026-08-04T02:25:00Z"/>
          <w:sz w:val="22"/>
          <w:szCs w:val="22"/>
        </w:rPr>
      </w:pPr>
      <w:ins w:id="42" w:author="Comparison" w:date="2026-08-03T22:25:00Z" w16du:dateUtc="2026-08-04T02:25:00Z">
        <w:r>
          <w:rPr>
            <w:sz w:val="22"/>
            <w:szCs w:val="22"/>
            <w:u w:val="single"/>
          </w:rPr>
          <w:t>Sub b</w:t>
        </w:r>
        <w:r w:rsidR="00B93E39" w:rsidRPr="00605D1A">
          <w:rPr>
            <w:sz w:val="22"/>
            <w:szCs w:val="22"/>
          </w:rPr>
          <w:t xml:space="preserve">. </w:t>
        </w:r>
      </w:ins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ins w:id="43" w:author="Comparison" w:date="2026-08-03T22:25:00Z" w16du:dateUtc="2026-08-04T02:25:00Z"/>
          <w:sz w:val="22"/>
          <w:szCs w:val="22"/>
        </w:rPr>
      </w:pPr>
      <w:ins w:id="44" w:author="Comparison" w:date="2026-08-03T22:25:00Z" w16du:dateUtc="2026-08-04T02:25:00Z">
        <w:r>
          <w:rPr>
            <w:sz w:val="22"/>
            <w:szCs w:val="22"/>
            <w:u w:val="single"/>
          </w:rPr>
          <w:t>First shown item</w:t>
        </w:r>
        <w:r w:rsidR="0083066B" w:rsidRPr="00605D1A">
          <w:rPr>
            <w:sz w:val="22"/>
            <w:szCs w:val="22"/>
          </w:rPr>
          <w:t xml:space="preserve">. </w:t>
        </w:r>
        <w:r w:rsidR="00701A5A">
          <w:rPr>
            <w:sz w:val="22"/>
            <w:szCs w:val="22"/>
          </w:rPr>
          <w:t xml:space="preserve">  </w:t>
        </w:r>
        <w:r>
          <w:rPr>
            <w:sz w:val="22"/>
            <w:szCs w:val="22"/>
          </w:rPr>
          <w:t>Text</w:t>
        </w:r>
      </w:ins>
    </w:p>
    <w:p w14:paraId="1FB43E45" w14:textId="77777777" w:rsidR="0083066B" w:rsidRPr="0083066B" w:rsidRDefault="0083066B" w:rsidP="0083066B">
      <w:pPr>
        <w:ind w:left="360"/>
        <w:jc w:val="both"/>
        <w:rPr>
          <w:ins w:id="45" w:author="Comparison" w:date="2026-08-03T22:25:00Z" w16du:dateUtc="2026-08-04T02:25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ins w:id="46" w:author="Comparison" w:date="2026-08-03T22:25:00Z" w16du:dateUtc="2026-08-04T02:25:00Z"/>
          <w:sz w:val="22"/>
          <w:szCs w:val="22"/>
        </w:rPr>
      </w:pPr>
      <w:ins w:id="47" w:author="Comparison" w:date="2026-08-03T22:25:00Z" w16du:dateUtc="2026-08-04T02:25:00Z">
        <w:r>
          <w:rPr>
            <w:sz w:val="22"/>
            <w:szCs w:val="22"/>
            <w:u w:val="single"/>
          </w:rPr>
          <w:t>Shown 2</w:t>
        </w:r>
        <w:r w:rsidR="00120A95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</w:t>
        </w:r>
      </w:ins>
    </w:p>
    <w:p w14:paraId="6A93B3EF" w14:textId="77777777" w:rsidR="00DE0A42" w:rsidRDefault="00404FC0" w:rsidP="00404FC0">
      <w:pPr>
        <w:pStyle w:val="Heading1"/>
        <w:rPr>
          <w:del w:id="48" w:author="Comparison" w:date="2026-08-03T22:25:00Z" w16du:dateUtc="2026-08-04T02:25:00Z"/>
        </w:rPr>
      </w:pPr>
      <w:del w:id="49" w:author="Comparison" w:date="2026-08-03T22:25:00Z" w16du:dateUtc="2026-08-04T02:25:00Z">
        <w:r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3CECFECA" w14:textId="77777777" w:rsidTr="00404FC0">
        <w:trPr>
          <w:del w:id="50" w:author="Comparison" w:date="2026-08-03T22:25:00Z" w16du:dateUtc="2026-08-04T02:25:00Z"/>
        </w:trPr>
        <w:tc>
          <w:tcPr>
            <w:tcW w:w="3120" w:type="dxa"/>
          </w:tcPr>
          <w:p w14:paraId="3F6ACB84" w14:textId="77777777" w:rsidR="00663814" w:rsidRDefault="0071480C">
            <w:pPr>
              <w:rPr>
                <w:del w:id="51" w:author="Comparison" w:date="2026-08-03T22:25:00Z" w16du:dateUtc="2026-08-04T02:25:00Z"/>
              </w:rPr>
            </w:pPr>
            <w:del w:id="52" w:author="Comparison" w:date="2026-08-03T22:25:00Z" w16du:dateUtc="2026-08-04T02:25:00Z">
              <w:r>
                <w:delText>cell-00-line-1</w:delText>
              </w:r>
            </w:del>
          </w:p>
          <w:p w14:paraId="7F0E4BCF" w14:textId="77777777" w:rsidR="00663814" w:rsidRDefault="0071480C">
            <w:pPr>
              <w:rPr>
                <w:del w:id="53" w:author="Comparison" w:date="2026-08-03T22:25:00Z" w16du:dateUtc="2026-08-04T02:25:00Z"/>
              </w:rPr>
            </w:pPr>
            <w:del w:id="54" w:author="Comparison" w:date="2026-08-03T22:25:00Z" w16du:dateUtc="2026-08-04T02:25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627F41A1" w14:textId="77777777" w:rsidR="00404FC0" w:rsidRDefault="00404FC0" w:rsidP="00404FC0">
            <w:pPr>
              <w:rPr>
                <w:del w:id="55" w:author="Comparison" w:date="2026-08-03T22:25:00Z" w16du:dateUtc="2026-08-04T02:25:00Z"/>
              </w:rPr>
            </w:pPr>
            <w:del w:id="56" w:author="Comparison" w:date="2026-08-03T22:25:00Z" w16du:dateUtc="2026-08-04T02:25:00Z">
              <w:r>
                <w:delText>r0c1</w:delText>
              </w:r>
            </w:del>
          </w:p>
        </w:tc>
        <w:tc>
          <w:tcPr>
            <w:tcW w:w="3120" w:type="dxa"/>
          </w:tcPr>
          <w:p w14:paraId="470599E0" w14:textId="77777777" w:rsidR="00404FC0" w:rsidRDefault="00404FC0" w:rsidP="00404FC0">
            <w:pPr>
              <w:rPr>
                <w:del w:id="57" w:author="Comparison" w:date="2026-08-03T22:25:00Z" w16du:dateUtc="2026-08-04T02:25:00Z"/>
              </w:rPr>
            </w:pPr>
            <w:del w:id="58" w:author="Comparison" w:date="2026-08-03T22:25:00Z" w16du:dateUtc="2026-08-04T02:25:00Z">
              <w:r>
                <w:delText>r0c2</w:delText>
              </w:r>
            </w:del>
          </w:p>
        </w:tc>
      </w:tr>
      <w:tr w:rsidR="00404FC0" w14:paraId="0DB894B4" w14:textId="77777777" w:rsidTr="00404FC0">
        <w:trPr>
          <w:del w:id="59" w:author="Comparison" w:date="2026-08-03T22:25:00Z" w16du:dateUtc="2026-08-04T02:25:00Z"/>
        </w:trPr>
        <w:tc>
          <w:tcPr>
            <w:tcW w:w="3120" w:type="dxa"/>
          </w:tcPr>
          <w:p w14:paraId="6AF7721B" w14:textId="77777777" w:rsidR="00404FC0" w:rsidRDefault="00404FC0" w:rsidP="00404FC0">
            <w:pPr>
              <w:rPr>
                <w:del w:id="60" w:author="Comparison" w:date="2026-08-03T22:25:00Z" w16du:dateUtc="2026-08-04T02:25:00Z"/>
              </w:rPr>
            </w:pPr>
          </w:p>
          <w:p w14:paraId="31E17723" w14:textId="77777777" w:rsidR="00404FC0" w:rsidRDefault="00404FC0" w:rsidP="00404FC0">
            <w:pPr>
              <w:rPr>
                <w:del w:id="61" w:author="Comparison" w:date="2026-08-03T22:25:00Z" w16du:dateUtc="2026-08-04T02:25:00Z"/>
              </w:rPr>
            </w:pPr>
            <w:del w:id="62" w:author="Comparison" w:date="2026-08-03T22:25:00Z" w16du:dateUtc="2026-08-04T02:25:00Z">
              <w:r>
                <w:delText>r1c0</w:delText>
              </w:r>
            </w:del>
          </w:p>
        </w:tc>
        <w:tc>
          <w:tcPr>
            <w:tcW w:w="3120" w:type="dxa"/>
          </w:tcPr>
          <w:p w14:paraId="31A440D3" w14:textId="77777777" w:rsidR="00404FC0" w:rsidRDefault="00404FC0" w:rsidP="00404FC0">
            <w:pPr>
              <w:rPr>
                <w:del w:id="63" w:author="Comparison" w:date="2026-08-03T22:25:00Z" w16du:dateUtc="2026-08-04T02:25:00Z"/>
              </w:rPr>
            </w:pPr>
            <w:del w:id="64" w:author="Comparison" w:date="2026-08-03T22:25:00Z" w16du:dateUtc="2026-08-04T02:25:00Z">
              <w:r>
                <w:delText>r1c1</w:delText>
              </w:r>
            </w:del>
          </w:p>
        </w:tc>
        <w:tc>
          <w:tcPr>
            <w:tcW w:w="3120" w:type="dxa"/>
          </w:tcPr>
          <w:p w14:paraId="0557A098" w14:textId="77777777" w:rsidR="00404FC0" w:rsidRDefault="00404FC0" w:rsidP="00404FC0">
            <w:pPr>
              <w:rPr>
                <w:del w:id="65" w:author="Comparison" w:date="2026-08-03T22:25:00Z" w16du:dateUtc="2026-08-04T02:25:00Z"/>
              </w:rPr>
            </w:pPr>
            <w:del w:id="66" w:author="Comparison" w:date="2026-08-03T22:25:00Z" w16du:dateUtc="2026-08-04T02:25:00Z">
              <w:r>
                <w:delText>r1c2</w:delText>
              </w:r>
            </w:del>
          </w:p>
        </w:tc>
      </w:tr>
      <w:tr w:rsidR="00404FC0" w14:paraId="6747CA5E" w14:textId="77777777" w:rsidTr="00404FC0">
        <w:trPr>
          <w:del w:id="67" w:author="Comparison" w:date="2026-08-03T22:25:00Z" w16du:dateUtc="2026-08-04T02:25:00Z"/>
        </w:trPr>
        <w:tc>
          <w:tcPr>
            <w:tcW w:w="3120" w:type="dxa"/>
          </w:tcPr>
          <w:p w14:paraId="7D2D7AAE" w14:textId="77777777" w:rsidR="00404FC0" w:rsidRDefault="00404FC0" w:rsidP="00404FC0">
            <w:pPr>
              <w:rPr>
                <w:del w:id="68" w:author="Comparison" w:date="2026-08-03T22:25:00Z" w16du:dateUtc="2026-08-04T02:25:00Z"/>
              </w:rPr>
            </w:pPr>
            <w:del w:id="69" w:author="Comparison" w:date="2026-08-03T22:25:00Z" w16du:dateUtc="2026-08-04T02:25:00Z">
              <w:r>
                <w:delText>r2c0</w:delText>
              </w:r>
            </w:del>
          </w:p>
        </w:tc>
        <w:tc>
          <w:tcPr>
            <w:tcW w:w="3120" w:type="dxa"/>
          </w:tcPr>
          <w:p w14:paraId="54C85561" w14:textId="77777777" w:rsidR="00404FC0" w:rsidRDefault="00404FC0" w:rsidP="00404FC0">
            <w:pPr>
              <w:rPr>
                <w:del w:id="70" w:author="Comparison" w:date="2026-08-03T22:25:00Z" w16du:dateUtc="2026-08-04T02:25:00Z"/>
              </w:rPr>
            </w:pPr>
            <w:del w:id="71" w:author="Comparison" w:date="2026-08-03T22:25:00Z" w16du:dateUtc="2026-08-04T02:25:00Z">
              <w:r>
                <w:delText>r2c1</w:delText>
              </w:r>
            </w:del>
          </w:p>
        </w:tc>
        <w:tc>
          <w:tcPr>
            <w:tcW w:w="3120" w:type="dxa"/>
          </w:tcPr>
          <w:p w14:paraId="248040EF" w14:textId="77777777" w:rsidR="00404FC0" w:rsidRDefault="00404FC0" w:rsidP="00404FC0">
            <w:pPr>
              <w:rPr>
                <w:del w:id="72" w:author="Comparison" w:date="2026-08-03T22:25:00Z" w16du:dateUtc="2026-08-04T02:25:00Z"/>
              </w:rPr>
            </w:pPr>
            <w:del w:id="73" w:author="Comparison" w:date="2026-08-03T22:25:00Z" w16du:dateUtc="2026-08-04T02:25:00Z">
              <w:r>
                <w:delText>r2c2</w:delText>
              </w:r>
            </w:del>
          </w:p>
        </w:tc>
      </w:tr>
    </w:tbl>
    <w:p w14:paraId="482B652B" w14:textId="77777777" w:rsidR="00404FC0" w:rsidRPr="00C56EF4" w:rsidRDefault="00404FC0" w:rsidP="00404FC0">
      <w:pPr>
        <w:rPr>
          <w:sz w:val="22"/>
          <w:rPrChange w:id="74" w:author="Comparison" w:date="2026-08-03T22:25:00Z" w16du:dateUtc="2026-08-04T02:25:00Z">
            <w:rPr/>
          </w:rPrChange>
        </w:rPr>
      </w:pPr>
    </w:p>
    <w:sectPr w:rsidR="00404FC0" w:rsidRPr="00C56EF4" w:rsidSect="00EC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  <w:docGrid w:linePitch="0"/>
      <w:sectPrChange w:id="79" w:author="Comparison" w:date="2026-08-03T22:25:00Z" w16du:dateUtc="2026-08-04T02:25:00Z">
        <w:sectPr w:rsidR="00404FC0" w:rsidRPr="00C56EF4" w:rsidSect="00EC33B4">
          <w:pgSz w:code="0"/>
          <w:pgMar w:top="1440" w:right="1440" w:bottom="1440" w:left="1440" w:header="720" w:footer="720" w:gutter="0"/>
          <w:cols w:space="720"/>
          <w:noEndnote w:val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5AE2" w14:textId="77777777" w:rsidR="0071480C" w:rsidRDefault="0071480C">
      <w:pPr>
        <w:pPrChange w:id="29" w:author="Comparison" w:date="2026-08-03T22:25:00Z" w16du:dateUtc="2026-08-04T02:2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F9CB4D1" w14:textId="77777777" w:rsidR="0071480C" w:rsidRDefault="0071480C">
      <w:pPr>
        <w:pPrChange w:id="30" w:author="Comparison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AF09" w14:textId="77777777" w:rsidR="001F7E8B" w:rsidRDefault="001F7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1B6D" w14:textId="77777777" w:rsidR="001F7E8B" w:rsidRDefault="001F7E8B" w:rsidP="00D1753E">
    <w:pPr>
      <w:pStyle w:val="DocID"/>
      <w:ind w:left="0"/>
      <w:pPrChange w:id="77" w:author="Comparison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93FE" w14:textId="77777777" w:rsidR="001F7E8B" w:rsidRDefault="001F7E8B" w:rsidP="00EA69D0">
    <w:pPr>
      <w:pStyle w:val="DocID"/>
      <w:pPrChange w:id="78" w:author="Comparison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2A254" w14:textId="77777777" w:rsidR="0071480C" w:rsidRDefault="0071480C">
      <w:pPr>
        <w:pPrChange w:id="27" w:author="Comparison" w:date="2026-08-03T22:25:00Z" w16du:dateUtc="2026-08-04T02:2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8E11EBF" w14:textId="77777777" w:rsidR="0071480C" w:rsidRDefault="0071480C">
      <w:pPr>
        <w:pPrChange w:id="28" w:author="Comparison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6629" w14:textId="77777777" w:rsidR="001F7E8B" w:rsidRDefault="001F7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AD12" w14:textId="77777777" w:rsidR="001F7E8B" w:rsidRPr="009455BE" w:rsidRDefault="001F7E8B">
    <w:pPr>
      <w:pStyle w:val="Header"/>
      <w:jc w:val="center"/>
      <w:rPr>
        <w:b/>
        <w:u w:val="single"/>
        <w:rPrChange w:id="75" w:author="Comparison" w:date="2026-08-03T22:25:00Z" w16du:dateUtc="2026-08-04T02:25:00Z">
          <w:rPr/>
        </w:rPrChange>
      </w:rPr>
      <w:pPrChange w:id="76" w:author="Comparison" w:date="2026-08-03T22:25:00Z" w16du:dateUtc="2026-08-04T02:25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5E98" w14:textId="77777777" w:rsidR="001F7E8B" w:rsidRDefault="001F7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0"/>
  </w:num>
  <w:num w:numId="2" w16cid:durableId="512033781">
    <w:abstractNumId w:val="23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2"/>
  </w:num>
  <w:num w:numId="13" w16cid:durableId="875240124">
    <w:abstractNumId w:val="8"/>
  </w:num>
  <w:num w:numId="14" w16cid:durableId="1165434806">
    <w:abstractNumId w:val="21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A57C3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73B5B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1F7E8B"/>
    <w:rsid w:val="002016A9"/>
    <w:rsid w:val="00202441"/>
    <w:rsid w:val="002031F9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04FC0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3814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1480C"/>
    <w:rsid w:val="007203DC"/>
    <w:rsid w:val="00724695"/>
    <w:rsid w:val="00724781"/>
    <w:rsid w:val="007260B4"/>
    <w:rsid w:val="007263A4"/>
    <w:rsid w:val="0073100D"/>
    <w:rsid w:val="00735D6D"/>
    <w:rsid w:val="007439D3"/>
    <w:rsid w:val="0074445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19E2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16521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0A42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8-03T22:25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14:ligatures w14:val="none"/>
      <w:rPrChange w:id="0" w:author="Comparison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  <w:pPrChange w:id="1" w:author="Comparison" w:date="2026-08-03T22:25:00Z">
        <w:pPr>
          <w:keepNext/>
          <w:keepLines/>
          <w:spacing w:before="360" w:after="80"/>
          <w:outlineLvl w:val="0"/>
        </w:pPr>
      </w:pPrChange>
    </w:pPr>
    <w:rPr>
      <w:u w:val="singl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outlineLvl w:val="1"/>
      <w:pPrChange w:id="2" w:author="Comparison" w:date="2026-08-03T22:25:00Z">
        <w:pPr>
          <w:keepNext/>
          <w:keepLines/>
          <w:spacing w:before="160" w:after="80"/>
          <w:outlineLvl w:val="1"/>
        </w:pPr>
      </w:pPrChange>
    </w:pPr>
    <w:rPr>
      <w:u w:val="single"/>
      <w:rPrChange w:id="2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pPr>
      <w:spacing w:line="360" w:lineRule="auto"/>
      <w:jc w:val="center"/>
      <w:pPrChange w:id="3" w:author="Comparison" w:date="2026-08-03T22:25:00Z">
        <w:pPr>
          <w:spacing w:after="80"/>
          <w:contextualSpacing/>
        </w:pPr>
      </w:pPrChange>
    </w:pPr>
    <w:rPr>
      <w:u w:val="single"/>
      <w:rPrChange w:id="3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72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pPr>
      <w:spacing w:line="480" w:lineRule="auto"/>
      <w:jc w:val="both"/>
      <w:pPrChange w:id="4" w:author="Comparison" w:date="2026-08-03T22:25:00Z">
        <w:pPr>
          <w:spacing w:line="480" w:lineRule="auto"/>
          <w:jc w:val="both"/>
        </w:pPr>
      </w:pPrChange>
    </w:pPr>
    <w:rPr>
      <w:rPrChange w:id="4" w:author="Comparison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rPr>
      <w:sz w:val="24"/>
      <w:szCs w:val="24"/>
      <w:lang w:val="en-US" w:eastAsia="en-US" w:bidi="ar-SA"/>
      <w:rPrChange w:id="5" w:author="Comparison" w:date="2026-08-03T22:25:00Z">
        <w:rPr/>
      </w:rPrChange>
    </w:rPr>
  </w:style>
  <w:style w:type="paragraph" w:styleId="BodyText2">
    <w:name w:val="Body Text 2"/>
    <w:basedOn w:val="Normal"/>
    <w:link w:val="BodyText2Char"/>
    <w:pPr>
      <w:spacing w:line="360" w:lineRule="auto"/>
      <w:pPrChange w:id="6" w:author="Comparison" w:date="2026-08-03T22:25:00Z">
        <w:pPr>
          <w:spacing w:line="360" w:lineRule="auto"/>
        </w:pPr>
      </w:pPrChange>
    </w:pPr>
    <w:rPr>
      <w:sz w:val="20"/>
      <w:rPrChange w:id="6" w:author="Comparison" w:date="2026-08-03T22:25:00Z">
        <w:rPr>
          <w:szCs w:val="24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1F7E8B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BalloonText">
    <w:name w:val="Balloon Text"/>
    <w:basedOn w:val="Normal"/>
    <w:link w:val="BalloonTextChar"/>
    <w:semiHidden/>
    <w:pPr>
      <w:pPrChange w:id="7" w:author="Comparison" w:date="2026-08-03T22:25:00Z">
        <w:pPr/>
      </w:pPrChange>
    </w:pPr>
    <w:rPr>
      <w:rFonts w:ascii="Tahoma" w:hAnsi="Tahoma" w:cs="Tahoma"/>
      <w:sz w:val="16"/>
      <w:szCs w:val="16"/>
      <w:rPrChange w:id="7" w:author="Comparison" w:date="2026-08-03T22:25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semiHidden/>
    <w:rsid w:val="001F7E8B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pPrChange w:id="8" w:author="Comparison" w:date="2026-08-03T22:25:00Z">
        <w:pPr>
          <w:tabs>
            <w:tab w:val="center" w:pos="4320"/>
            <w:tab w:val="right" w:pos="8640"/>
          </w:tabs>
        </w:pPr>
      </w:pPrChange>
    </w:pPr>
    <w:rPr>
      <w:rPrChange w:id="8" w:author="Comparison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1F7E8B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1F7E8B"/>
  </w:style>
  <w:style w:type="paragraph" w:styleId="DocumentMap">
    <w:name w:val="Document Map"/>
    <w:basedOn w:val="Normal"/>
    <w:link w:val="DocumentMapChar"/>
    <w:semiHidden/>
    <w:rsid w:val="00BE4133"/>
    <w:pPr>
      <w:shd w:val="clear" w:color="auto" w:fill="000080"/>
      <w:pPrChange w:id="9" w:author="Comparison" w:date="2026-08-03T22:25:00Z">
        <w:pPr>
          <w:shd w:val="clear" w:color="auto" w:fill="000080"/>
        </w:pPr>
      </w:pPrChange>
    </w:pPr>
    <w:rPr>
      <w:rFonts w:ascii="Tahoma" w:hAnsi="Tahoma" w:cs="Tahoma"/>
      <w:sz w:val="20"/>
      <w:szCs w:val="20"/>
      <w:rPrChange w:id="9" w:author="Comparison" w:date="2026-08-03T22:25:00Z">
        <w:rPr>
          <w:rFonts w:ascii="Tahoma" w:hAnsi="Tahoma" w:cs="Tahoma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semiHidden/>
    <w:rsid w:val="001F7E8B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table" w:styleId="TableGrid">
    <w:name w:val="Table Grid"/>
    <w:basedOn w:val="TableNormal"/>
    <w:rsid w:val="001F7E8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pPr>
      <w:spacing w:after="0" w:line="240" w:lineRule="auto"/>
      <w:pPrChange w:id="10" w:author="Comparison" w:date="2026-08-03T22:25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10" w:author="Comparison" w:date="2026-08-03T22:25:00Z">
        <w:rPr>
          <w:sz w:val="24"/>
          <w:szCs w:val="24"/>
          <w:lang w:val="en-US" w:eastAsia="en-US" w:bidi="ar-SA"/>
        </w:rPr>
      </w:rPrChange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  <w:pPrChange w:id="11" w:author="Comparison" w:date="2026-08-03T22:25:00Z">
        <w:pPr>
          <w:tabs>
            <w:tab w:val="left" w:pos="1296"/>
            <w:tab w:val="left" w:pos="2016"/>
            <w:tab w:val="left" w:pos="5616"/>
          </w:tabs>
          <w:spacing w:line="240" w:lineRule="atLeast"/>
          <w:ind w:left="720" w:right="-720" w:hanging="720"/>
        </w:pPr>
      </w:pPrChange>
    </w:pPr>
    <w:rPr>
      <w:szCs w:val="20"/>
      <w:rPrChange w:id="11" w:author="Comparison" w:date="2026-08-03T22:25:00Z">
        <w:rPr>
          <w:sz w:val="24"/>
          <w:lang w:val="en-US" w:eastAsia="en-US" w:bidi="ar-SA"/>
        </w:rPr>
      </w:rPrChange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  <w:pPrChange w:id="12" w:author="Comparison" w:date="2026-08-03T22:25:00Z">
        <w:pPr>
          <w:widowControl w:val="0"/>
          <w:autoSpaceDE w:val="0"/>
          <w:autoSpaceDN w:val="0"/>
          <w:adjustRightInd w:val="0"/>
          <w:ind w:left="1080" w:hanging="360"/>
        </w:pPr>
      </w:pPrChange>
    </w:pPr>
    <w:rPr>
      <w:sz w:val="20"/>
      <w:rPrChange w:id="12" w:author="Comparison" w:date="2026-08-03T22:25:00Z">
        <w:rPr>
          <w:szCs w:val="24"/>
          <w:lang w:val="en-US" w:eastAsia="en-US" w:bidi="ar-SA"/>
        </w:rPr>
      </w:rPrChange>
    </w:rPr>
  </w:style>
  <w:style w:type="paragraph" w:styleId="List2">
    <w:name w:val="List 2"/>
    <w:basedOn w:val="Normal"/>
    <w:rsid w:val="009170E4"/>
    <w:pPr>
      <w:ind w:left="720" w:hanging="360"/>
      <w:contextualSpacing/>
      <w:pPrChange w:id="13" w:author="Comparison" w:date="2026-08-03T22:25:00Z">
        <w:pPr>
          <w:ind w:left="720" w:hanging="360"/>
          <w:contextualSpacing/>
        </w:pPr>
      </w:pPrChange>
    </w:pPr>
    <w:rPr>
      <w:rPrChange w:id="13" w:author="Comparison" w:date="2026-08-03T22:25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  <w:pPrChange w:id="14" w:author="Comparison" w:date="2026-08-03T22:25:00Z">
        <w:pPr>
          <w:tabs>
            <w:tab w:val="center" w:pos="4320"/>
            <w:tab w:val="right" w:pos="8640"/>
          </w:tabs>
        </w:pPr>
      </w:pPrChange>
    </w:pPr>
    <w:rPr>
      <w:rFonts w:ascii="Arial" w:hAnsi="Arial"/>
      <w:sz w:val="22"/>
      <w:szCs w:val="20"/>
      <w:lang w:val="x-none" w:eastAsia="x-none"/>
      <w:rPrChange w:id="14" w:author="Comparison" w:date="2026-08-03T22:25:00Z">
        <w:rPr>
          <w:rFonts w:ascii="Arial" w:hAnsi="Arial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1F7E8B"/>
    <w:rPr>
      <w:rFonts w:ascii="Arial" w:eastAsia="Times New Roman" w:hAnsi="Arial" w:cs="Times New Roman"/>
      <w:kern w:val="0"/>
      <w:sz w:val="22"/>
      <w:szCs w:val="20"/>
      <w:lang w:val="x-none" w:eastAsia="x-none"/>
      <w14:ligatures w14:val="none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  <w:pPrChange w:id="15" w:author="Comparison" w:date="2026-08-03T22:25:00Z">
        <w:pPr>
          <w:keepNext/>
          <w:numPr>
            <w:numId w:val="13"/>
          </w:numPr>
          <w:shd w:val="pct12" w:color="auto" w:fill="FFFFFF"/>
          <w:tabs>
            <w:tab w:val="num" w:pos="360"/>
          </w:tabs>
          <w:ind w:left="360" w:hanging="360"/>
          <w:jc w:val="center"/>
          <w:outlineLvl w:val="0"/>
        </w:pPr>
      </w:pPrChange>
    </w:pPr>
    <w:rPr>
      <w:rFonts w:ascii="Verdana" w:hAnsi="Verdana"/>
      <w:b/>
      <w:sz w:val="22"/>
      <w:szCs w:val="20"/>
      <w:u w:val="none"/>
      <w:rPrChange w:id="15" w:author="Comparison" w:date="2026-08-03T22:25:00Z">
        <w:rPr>
          <w:rFonts w:ascii="Verdana" w:hAnsi="Verdana"/>
          <w:b/>
          <w:sz w:val="22"/>
          <w:u w:val="single"/>
          <w:lang w:val="en-US" w:eastAsia="en-US" w:bidi="ar-SA"/>
        </w:rPr>
      </w:rPrChange>
    </w:rPr>
  </w:style>
  <w:style w:type="character" w:styleId="LineNumber">
    <w:name w:val="line number"/>
    <w:rsid w:val="001F7E8B"/>
  </w:style>
  <w:style w:type="paragraph" w:customStyle="1" w:styleId="DocID">
    <w:name w:val="DocID"/>
    <w:basedOn w:val="Footer"/>
    <w:next w:val="Footer"/>
    <w:rsid w:val="001F7E8B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  <w:pPrChange w:id="16" w:author="Comparison" w:date="2026-08-03T22:25:00Z">
        <w:pPr>
          <w:numPr>
            <w:numId w:val="14"/>
          </w:numPr>
          <w:tabs>
            <w:tab w:val="num" w:pos="1440"/>
          </w:tabs>
          <w:spacing w:after="240"/>
          <w:ind w:firstLine="720"/>
          <w:outlineLvl w:val="0"/>
        </w:pPr>
      </w:pPrChange>
    </w:pPr>
    <w:rPr>
      <w:szCs w:val="20"/>
      <w:rPrChange w:id="16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  <w:pPrChange w:id="17" w:author="Comparison" w:date="2026-08-03T22:25:00Z">
        <w:pPr>
          <w:numPr>
            <w:ilvl w:val="1"/>
            <w:numId w:val="14"/>
          </w:numPr>
          <w:tabs>
            <w:tab w:val="num" w:pos="360"/>
          </w:tabs>
          <w:spacing w:after="240"/>
          <w:ind w:firstLine="1440"/>
          <w:outlineLvl w:val="1"/>
        </w:pPr>
      </w:pPrChange>
    </w:pPr>
    <w:rPr>
      <w:rPrChange w:id="17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  <w:pPrChange w:id="18" w:author="Comparison" w:date="2026-08-03T22:25:00Z">
        <w:pPr>
          <w:numPr>
            <w:ilvl w:val="2"/>
            <w:numId w:val="14"/>
          </w:numPr>
          <w:tabs>
            <w:tab w:val="num" w:pos="360"/>
          </w:tabs>
          <w:spacing w:after="240"/>
          <w:ind w:firstLine="1440"/>
          <w:outlineLvl w:val="2"/>
        </w:pPr>
      </w:pPrChange>
    </w:pPr>
    <w:rPr>
      <w:rPrChange w:id="18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  <w:pPrChange w:id="19" w:author="Comparison" w:date="2026-08-03T22:25:00Z">
        <w:pPr>
          <w:numPr>
            <w:ilvl w:val="3"/>
            <w:numId w:val="14"/>
          </w:numPr>
          <w:tabs>
            <w:tab w:val="num" w:pos="360"/>
          </w:tabs>
          <w:spacing w:after="240"/>
          <w:ind w:firstLine="2160"/>
          <w:outlineLvl w:val="3"/>
        </w:pPr>
      </w:pPrChange>
    </w:pPr>
    <w:rPr>
      <w:rPrChange w:id="19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  <w:pPrChange w:id="20" w:author="Comparison" w:date="2026-08-03T22:25:00Z">
        <w:pPr>
          <w:numPr>
            <w:ilvl w:val="4"/>
            <w:numId w:val="14"/>
          </w:numPr>
          <w:tabs>
            <w:tab w:val="num" w:pos="360"/>
          </w:tabs>
          <w:spacing w:after="240"/>
          <w:ind w:left="720" w:firstLine="2160"/>
          <w:outlineLvl w:val="4"/>
        </w:pPr>
      </w:pPrChange>
    </w:pPr>
    <w:rPr>
      <w:rPrChange w:id="20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  <w:pPrChange w:id="21" w:author="Comparison" w:date="2026-08-03T22:25:00Z">
        <w:pPr>
          <w:numPr>
            <w:ilvl w:val="5"/>
            <w:numId w:val="14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21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  <w:pPrChange w:id="22" w:author="Comparison" w:date="2026-08-03T22:25:00Z">
        <w:pPr>
          <w:numPr>
            <w:ilvl w:val="6"/>
            <w:numId w:val="14"/>
          </w:numPr>
          <w:tabs>
            <w:tab w:val="num" w:pos="360"/>
          </w:tabs>
          <w:spacing w:after="240"/>
          <w:ind w:firstLine="3600"/>
          <w:outlineLvl w:val="6"/>
        </w:pPr>
      </w:pPrChange>
    </w:pPr>
    <w:rPr>
      <w:rPrChange w:id="22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  <w:pPrChange w:id="23" w:author="Comparison" w:date="2026-08-03T22:25:00Z">
        <w:pPr>
          <w:numPr>
            <w:ilvl w:val="7"/>
            <w:numId w:val="14"/>
          </w:numPr>
          <w:tabs>
            <w:tab w:val="num" w:pos="360"/>
          </w:tabs>
          <w:spacing w:after="240"/>
          <w:ind w:firstLine="720"/>
          <w:outlineLvl w:val="7"/>
        </w:pPr>
      </w:pPrChange>
    </w:pPr>
    <w:rPr>
      <w:rPrChange w:id="23" w:author="Comparison" w:date="2026-08-03T22:25:00Z">
        <w:rPr>
          <w:sz w:val="24"/>
          <w:lang w:val="en-US" w:eastAsia="en-US" w:bidi="ar-SA"/>
        </w:rPr>
      </w:rPrChange>
    </w:r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  <w:pPrChange w:id="24" w:author="Comparison" w:date="2026-08-03T22:25:00Z">
        <w:pPr>
          <w:numPr>
            <w:ilvl w:val="8"/>
            <w:numId w:val="14"/>
          </w:numPr>
          <w:tabs>
            <w:tab w:val="num" w:pos="360"/>
          </w:tabs>
          <w:spacing w:after="240"/>
          <w:ind w:firstLine="1440"/>
          <w:outlineLvl w:val="8"/>
        </w:pPr>
      </w:pPrChange>
    </w:pPr>
    <w:rPr>
      <w:rPrChange w:id="24" w:author="Comparison" w:date="2026-08-03T22:25:00Z">
        <w:rPr>
          <w:sz w:val="24"/>
          <w:lang w:val="en-US" w:eastAsia="en-US" w:bidi="ar-SA"/>
        </w:rPr>
      </w:rPrChange>
    </w:rPr>
  </w:style>
  <w:style w:type="paragraph" w:styleId="BodyTextFirstIndent">
    <w:name w:val="Body Text First Indent"/>
    <w:basedOn w:val="BodyText"/>
    <w:link w:val="BodyTextFirstIndentChar"/>
    <w:rsid w:val="001F7E8B"/>
    <w:pPr>
      <w:spacing w:after="120" w:line="240" w:lineRule="auto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rsid w:val="001F7E8B"/>
    <w:rPr>
      <w:rFonts w:ascii="Times New Roman" w:eastAsia="Times New Roman" w:hAnsi="Times New Roman" w:cs="Times New Roman"/>
      <w:kern w:val="0"/>
      <w:sz w:val="24"/>
      <w:szCs w:val="24"/>
      <w:lang w:val="en-US" w:eastAsia="en-US" w:bidi="ar-SA"/>
      <w14:ligatures w14:val="none"/>
    </w:rPr>
  </w:style>
  <w:style w:type="character" w:customStyle="1" w:styleId="BodyTextChar1">
    <w:name w:val="Body Text Char1"/>
    <w:link w:val="BodyText"/>
    <w:rsid w:val="001F7E8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1">
    <w:name w:val="Normal1"/>
    <w:rsid w:val="00EC33B4"/>
    <w:pPr>
      <w:spacing w:after="0" w:line="276" w:lineRule="auto"/>
      <w:pPrChange w:id="25" w:author="Comparison" w:date="2026-08-03T22:25:00Z">
        <w:pPr>
          <w:spacing w:line="276" w:lineRule="auto"/>
        </w:pPr>
      </w:pPrChange>
    </w:pPr>
    <w:rPr>
      <w:rFonts w:ascii="Arial" w:eastAsia="Arial" w:hAnsi="Arial" w:cs="Arial"/>
      <w:color w:val="000000"/>
      <w:kern w:val="0"/>
      <w:sz w:val="22"/>
      <w:szCs w:val="20"/>
      <w14:ligatures w14:val="none"/>
      <w:rPrChange w:id="25" w:author="Comparison" w:date="2026-08-03T22:25:00Z">
        <w:rPr>
          <w:rFonts w:ascii="Arial" w:eastAsia="Arial" w:hAnsi="Arial" w:cs="Arial"/>
          <w:color w:val="000000"/>
          <w:sz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rsid w:val="001F7E8B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  <w:pPr>
      <w:pPrChange w:id="26" w:author="Comparison" w:date="2026-08-03T22:25:00Z">
        <w:pPr/>
      </w:pPrChange>
    </w:pPr>
    <w:rPr>
      <w:rPrChange w:id="26" w:author="Comparison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1F7E8B"/>
    <w:rPr>
      <w:rFonts w:ascii="Times New Roman" w:eastAsia="Times New Roman" w:hAnsi="Times New Roman" w:cs="Times New Roman"/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1F7E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1F7E8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link w:val="ListParagraph"/>
    <w:uiPriority w:val="72"/>
    <w:rsid w:val="001F7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3C79EA-017B-E54E-8517-FCE9F019F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