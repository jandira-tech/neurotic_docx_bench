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AA673" w14:textId="6530B514" w:rsidR="003C58BC" w:rsidRDefault="00F56623" w:rsidP="00F56623">
      <w:pPr>
        <w:pStyle w:val="ListParagraph"/>
        <w:numPr>
          <w:ilvl w:val="0"/>
          <w:numId w:val="1"/>
        </w:numPr>
        <w:rPr>
          <w:del w:id="197" w:author="Nick Bernal" w:date="2026-08-04T06:08:00Z" w16du:dateUtc="2026-08-04T10:08:00Z"/>
        </w:rPr>
      </w:pPr>
      <w:del w:id="198" w:author="Nick Bernal" w:date="2026-08-04T06:08:00Z" w16du:dateUtc="2026-08-04T10:08:00Z">
        <w:r>
          <w:delText>Item 1</w:delText>
        </w:r>
      </w:del>
    </w:p>
    <w:p w14:paraId="60C719B1" w14:textId="77777777" w:rsidR="00F56623" w:rsidRDefault="00F56623" w:rsidP="00F56623">
      <w:pPr>
        <w:rPr>
          <w:del w:id="199" w:author="Nick Bernal" w:date="2026-08-04T06:08:00Z" w16du:dateUtc="2026-08-04T10:08:00Z"/>
        </w:rPr>
      </w:pPr>
    </w:p>
    <w:p w14:paraId="6381D824" w14:textId="73DC2D69" w:rsidR="00F56623" w:rsidRDefault="00F56623" w:rsidP="00F56623">
      <w:pPr>
        <w:rPr>
          <w:del w:id="200" w:author="Nick Bernal" w:date="2026-08-04T06:08:00Z" w16du:dateUtc="2026-08-04T10:08:00Z"/>
        </w:rPr>
      </w:pPr>
      <w:del w:id="201" w:author="Nick Bernal" w:date="2026-08-04T06:08:00Z" w16du:dateUtc="2026-08-04T10:08:00Z">
        <w:r>
          <w:delText>Break test</w:delText>
        </w:r>
      </w:del>
    </w:p>
    <w:p w14:paraId="7344E247" w14:textId="77777777" w:rsidR="00F56623" w:rsidRDefault="00F56623" w:rsidP="00F56623">
      <w:pPr>
        <w:rPr>
          <w:del w:id="202" w:author="Nick Bernal" w:date="2026-08-04T06:08:00Z" w16du:dateUtc="2026-08-04T10:08:00Z"/>
        </w:rPr>
      </w:pPr>
    </w:p>
    <w:p w14:paraId="414BE86D" w14:textId="7B40D36E" w:rsidR="00F56623" w:rsidRDefault="00F56623" w:rsidP="00F56623">
      <w:pPr>
        <w:pStyle w:val="ListParagraph"/>
        <w:numPr>
          <w:ilvl w:val="0"/>
          <w:numId w:val="1"/>
        </w:numPr>
        <w:rPr>
          <w:del w:id="203" w:author="Nick Bernal" w:date="2026-08-04T06:08:00Z" w16du:dateUtc="2026-08-04T10:08:00Z"/>
        </w:rPr>
      </w:pPr>
      <w:del w:id="204" w:author="Nick Bernal" w:date="2026-08-04T06:08:00Z" w16du:dateUtc="2026-08-04T10:08:00Z">
        <w:r>
          <w:delText>Item 2</w:delText>
        </w:r>
      </w:del>
    </w:p>
    <w:p w14:paraId="493CC21E" w14:textId="77777777" w:rsidR="00F836A8" w:rsidRDefault="00F836A8" w:rsidP="00F836A8">
      <w:pPr>
        <w:rPr>
          <w:del w:id="205" w:author="Nick Bernal" w:date="2026-08-04T06:08:00Z" w16du:dateUtc="2026-08-04T10:08:00Z"/>
        </w:rPr>
      </w:pPr>
    </w:p>
    <w:p w14:paraId="4B563C6A" w14:textId="2C41EC36" w:rsidR="00F836A8" w:rsidRDefault="00F836A8" w:rsidP="00F836A8">
      <w:pPr>
        <w:pStyle w:val="ListParagraph"/>
        <w:numPr>
          <w:ilvl w:val="0"/>
          <w:numId w:val="2"/>
        </w:numPr>
        <w:rPr>
          <w:del w:id="206" w:author="Nick Bernal" w:date="2026-08-04T06:08:00Z" w16du:dateUtc="2026-08-04T10:08:00Z"/>
        </w:rPr>
      </w:pPr>
      <w:del w:id="207" w:author="Nick Bernal" w:date="2026-08-04T06:08:00Z" w16du:dateUtc="2026-08-04T10:08:00Z">
        <w:r>
          <w:delText>New list starts here (num 1)</w:delText>
        </w:r>
      </w:del>
    </w:p>
    <w:p w14:paraId="0948182B" w14:textId="6B25D8D3" w:rsidR="00F836A8" w:rsidRDefault="00F836A8" w:rsidP="00B000E5">
      <w:pPr>
        <w:pPrChange w:id="208" w:author="Nick Bernal" w:date="2026-08-04T06:08:00Z" w16du:dateUtc="2026-08-04T10:08:00Z">
          <w:pPr>
            <w:pStyle w:val="ListParagraph"/>
            <w:numPr>
              <w:numId w:val="2"/>
            </w:numPr>
            <w:ind w:hanging="360"/>
          </w:pPr>
        </w:pPrChange>
      </w:pPr>
      <w:del w:id="209" w:author="Nick Bernal" w:date="2026-08-04T06:08:00Z" w16du:dateUtc="2026-08-04T10:08:00Z">
        <w:r>
          <w:delText>Num 2</w:delText>
        </w:r>
      </w:del>
    </w:p>
    <w:sectPr w:rsidR="00F836A8" w:rsidSect="007A766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080" w:left="1440" w:header="720" w:footer="720" w:gutter="0"/>
      <w:pgNumType w:start="1"/>
      <w:cols w:space="720"/>
      <w:docGrid w:linePitch="360"/>
      <w:sectPrChange w:id="217" w:author="Nick Bernal" w:date="2026-08-04T06:08:00Z" w16du:dateUtc="2026-08-04T10:08:00Z">
        <w:sectPr w:rsidR="00F836A8" w:rsidSect="007A7661">
          <w:pgMar w:top="1440" w:right="1440" w:bottom="1440" w:left="1440" w:header="720" w:footer="720" w:gutter="0"/>
          <w:pgNumType w:start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0B277" w14:textId="77777777" w:rsidR="009A5450" w:rsidRDefault="009A5450" w:rsidP="007D0AEC">
      <w:r>
        <w:separator/>
      </w:r>
    </w:p>
  </w:endnote>
  <w:endnote w:type="continuationSeparator" w:id="0">
    <w:p w14:paraId="6E4BCBF2" w14:textId="77777777" w:rsidR="009A5450" w:rsidRDefault="009A5450" w:rsidP="007D0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BF585" w14:textId="437FD974" w:rsidR="00354727" w:rsidRDefault="009A5450" w:rsidP="001D0102">
    <w:pPr>
      <w:pStyle w:val="Footer"/>
      <w:framePr w:wrap="none" w:vAnchor="text" w:hAnchor="margin" w:xAlign="center" w:y="1"/>
      <w:rPr>
        <w:ins w:id="210" w:author="Nick Bernal" w:date="2026-08-04T06:08:00Z" w16du:dateUtc="2026-08-04T10:08:00Z"/>
        <w:rStyle w:val="PageNumber"/>
      </w:rPr>
    </w:pPr>
    <w:ins w:id="211" w:author="Nick Bernal" w:date="2026-08-04T06:08:00Z" w16du:dateUtc="2026-08-04T10:08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4C33F191" w14:textId="77777777" w:rsidR="007D0AEC" w:rsidRDefault="009A5450" w:rsidP="00750BBD">
    <w:pPr>
      <w:pStyle w:val="DocID"/>
      <w:pPrChange w:id="212" w:author="Nick Bernal" w:date="2026-08-04T06:08:00Z" w16du:dateUtc="2026-08-04T10:08:00Z">
        <w:pPr>
          <w:pStyle w:val="Footer"/>
        </w:pPr>
      </w:pPrChange>
    </w:pPr>
    <w:ins w:id="213" w:author="Nick Bernal" w:date="2026-08-04T06:08:00Z" w16du:dateUtc="2026-08-04T10:08:00Z">
      <w:r>
        <w:fldChar w:fldCharType="begin"/>
      </w:r>
      <w:r w:rsidR="00551B40">
        <w:instrText xml:space="preserve"> DOCPROPERTY DOCXDOCID DMS=InterwovenIManage Format=&lt;&lt;NUM&gt;&gt;_&lt;&lt;VER&gt;&gt; PRESERVELOCATION \* MERGEFORMAT </w:instrText>
      </w:r>
      <w:r>
        <w:fldChar w:fldCharType="separate"/>
      </w:r>
      <w:r>
        <w:t>62240622_2</w:t>
      </w:r>
      <w: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24CD4" w14:textId="31F76515" w:rsidR="00354727" w:rsidRDefault="009A5450" w:rsidP="001D0102">
    <w:pPr>
      <w:pStyle w:val="Footer"/>
      <w:framePr w:wrap="none" w:vAnchor="text" w:hAnchor="margin" w:xAlign="center" w:y="1"/>
      <w:rPr>
        <w:rStyle w:val="PageNumber"/>
      </w:rPr>
    </w:pPr>
    <w:ins w:id="214" w:author="Nick Bernal" w:date="2026-08-04T06:08:00Z" w16du:dateUtc="2026-08-04T10:08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048F734A" w14:textId="77777777" w:rsidR="007D0AEC" w:rsidRDefault="007D0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89E4" w14:textId="5BF67AC4" w:rsidR="00354727" w:rsidRDefault="009A5450" w:rsidP="001D0102">
    <w:pPr>
      <w:pStyle w:val="Footer"/>
      <w:framePr w:wrap="none" w:vAnchor="text" w:hAnchor="margin" w:xAlign="center" w:y="1"/>
      <w:rPr>
        <w:rStyle w:val="PageNumber"/>
      </w:rPr>
    </w:pPr>
    <w:ins w:id="216" w:author="Nick Bernal" w:date="2026-08-04T06:08:00Z" w16du:dateUtc="2026-08-04T10:08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60834D34" w14:textId="77777777" w:rsidR="007D0AEC" w:rsidRDefault="007D0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521B8" w14:textId="77777777" w:rsidR="009A5450" w:rsidRDefault="009A5450" w:rsidP="007D0AEC">
      <w:r>
        <w:separator/>
      </w:r>
    </w:p>
  </w:footnote>
  <w:footnote w:type="continuationSeparator" w:id="0">
    <w:p w14:paraId="081E1128" w14:textId="77777777" w:rsidR="009A5450" w:rsidRDefault="009A5450" w:rsidP="007D0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97CE2" w14:textId="77777777" w:rsidR="007D0AEC" w:rsidRDefault="007D0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065F2" w14:textId="77777777" w:rsidR="007D0AEC" w:rsidRDefault="009A5450">
    <w:pPr>
      <w:pStyle w:val="Header"/>
    </w:pPr>
    <w:ins w:id="215" w:author="Nick Bernal" w:date="2026-08-04T06:08:00Z" w16du:dateUtc="2026-08-04T10:08:00Z">
      <w:r>
        <w:t>Project Alcott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1B70419F"/>
    <w:multiLevelType w:val="hybridMultilevel"/>
    <w:tmpl w:val="4690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7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A567D51"/>
    <w:multiLevelType w:val="multilevel"/>
    <w:tmpl w:val="04090021"/>
    <w:numStyleLink w:val="FerencyMutli-TierBulletList"/>
  </w:abstractNum>
  <w:abstractNum w:abstractNumId="21" w15:restartNumberingAfterBreak="0">
    <w:nsid w:val="55D2125A"/>
    <w:multiLevelType w:val="hybridMultilevel"/>
    <w:tmpl w:val="081EE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C6D64"/>
    <w:multiLevelType w:val="multilevel"/>
    <w:tmpl w:val="04090021"/>
    <w:numStyleLink w:val="FerencyMutli-TierBulletList"/>
  </w:abstractNum>
  <w:abstractNum w:abstractNumId="23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4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69202B8C"/>
    <w:multiLevelType w:val="multilevel"/>
    <w:tmpl w:val="04090021"/>
    <w:numStyleLink w:val="FerencyMutli-TierBulletList"/>
  </w:abstractNum>
  <w:abstractNum w:abstractNumId="26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7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570431462">
    <w:abstractNumId w:val="21"/>
  </w:num>
  <w:num w:numId="2" w16cid:durableId="1671834887">
    <w:abstractNumId w:val="14"/>
  </w:num>
  <w:num w:numId="3" w16cid:durableId="145165507">
    <w:abstractNumId w:val="7"/>
  </w:num>
  <w:num w:numId="4" w16cid:durableId="126825798">
    <w:abstractNumId w:val="6"/>
  </w:num>
  <w:num w:numId="5" w16cid:durableId="1916626937">
    <w:abstractNumId w:val="5"/>
  </w:num>
  <w:num w:numId="6" w16cid:durableId="1348169016">
    <w:abstractNumId w:val="4"/>
  </w:num>
  <w:num w:numId="7" w16cid:durableId="611208139">
    <w:abstractNumId w:val="8"/>
  </w:num>
  <w:num w:numId="8" w16cid:durableId="1490561378">
    <w:abstractNumId w:val="3"/>
  </w:num>
  <w:num w:numId="9" w16cid:durableId="2094012897">
    <w:abstractNumId w:val="2"/>
  </w:num>
  <w:num w:numId="10" w16cid:durableId="852959171">
    <w:abstractNumId w:val="1"/>
  </w:num>
  <w:num w:numId="11" w16cid:durableId="1519536518">
    <w:abstractNumId w:val="0"/>
  </w:num>
  <w:num w:numId="12" w16cid:durableId="1102604878">
    <w:abstractNumId w:val="9"/>
  </w:num>
  <w:num w:numId="13" w16cid:durableId="1455370040">
    <w:abstractNumId w:val="17"/>
  </w:num>
  <w:num w:numId="14" w16cid:durableId="172385059">
    <w:abstractNumId w:val="11"/>
  </w:num>
  <w:num w:numId="15" w16cid:durableId="1203522549">
    <w:abstractNumId w:val="19"/>
  </w:num>
  <w:num w:numId="16" w16cid:durableId="541790948">
    <w:abstractNumId w:val="24"/>
  </w:num>
  <w:num w:numId="17" w16cid:durableId="309528231">
    <w:abstractNumId w:val="12"/>
  </w:num>
  <w:num w:numId="18" w16cid:durableId="571624014">
    <w:abstractNumId w:val="26"/>
  </w:num>
  <w:num w:numId="19" w16cid:durableId="275910503">
    <w:abstractNumId w:val="13"/>
  </w:num>
  <w:num w:numId="20" w16cid:durableId="1474713735">
    <w:abstractNumId w:val="25"/>
  </w:num>
  <w:num w:numId="21" w16cid:durableId="1523932474">
    <w:abstractNumId w:val="10"/>
  </w:num>
  <w:num w:numId="22" w16cid:durableId="747045026">
    <w:abstractNumId w:val="22"/>
  </w:num>
  <w:num w:numId="23" w16cid:durableId="508258859">
    <w:abstractNumId w:val="15"/>
  </w:num>
  <w:num w:numId="24" w16cid:durableId="752165018">
    <w:abstractNumId w:val="20"/>
  </w:num>
  <w:num w:numId="25" w16cid:durableId="2092849763">
    <w:abstractNumId w:val="27"/>
  </w:num>
  <w:num w:numId="26" w16cid:durableId="1174496991">
    <w:abstractNumId w:val="23"/>
  </w:num>
  <w:num w:numId="27" w16cid:durableId="1736316455">
    <w:abstractNumId w:val="16"/>
  </w:num>
  <w:num w:numId="28" w16cid:durableId="782768553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23"/>
    <w:rsid w:val="00023CB1"/>
    <w:rsid w:val="0006347B"/>
    <w:rsid w:val="000964E5"/>
    <w:rsid w:val="000A0C2F"/>
    <w:rsid w:val="000A6FE3"/>
    <w:rsid w:val="000B7C8C"/>
    <w:rsid w:val="000C43DB"/>
    <w:rsid w:val="00117995"/>
    <w:rsid w:val="001650AE"/>
    <w:rsid w:val="0017399D"/>
    <w:rsid w:val="001808E5"/>
    <w:rsid w:val="00182001"/>
    <w:rsid w:val="001D0102"/>
    <w:rsid w:val="001F43E1"/>
    <w:rsid w:val="00211024"/>
    <w:rsid w:val="002224D2"/>
    <w:rsid w:val="002342BF"/>
    <w:rsid w:val="002422E6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0F1B"/>
    <w:rsid w:val="0036191F"/>
    <w:rsid w:val="00370AD9"/>
    <w:rsid w:val="00375B3D"/>
    <w:rsid w:val="00394144"/>
    <w:rsid w:val="003A0E2A"/>
    <w:rsid w:val="003B1464"/>
    <w:rsid w:val="003B4F45"/>
    <w:rsid w:val="003B51E9"/>
    <w:rsid w:val="003C1D14"/>
    <w:rsid w:val="003C297B"/>
    <w:rsid w:val="003C58BC"/>
    <w:rsid w:val="003F04A7"/>
    <w:rsid w:val="003F0E1A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B3535"/>
    <w:rsid w:val="004B642A"/>
    <w:rsid w:val="004C00A2"/>
    <w:rsid w:val="004E0BB3"/>
    <w:rsid w:val="004F07D0"/>
    <w:rsid w:val="004F124E"/>
    <w:rsid w:val="004F3DC3"/>
    <w:rsid w:val="00502858"/>
    <w:rsid w:val="00512C00"/>
    <w:rsid w:val="00551B40"/>
    <w:rsid w:val="005572A5"/>
    <w:rsid w:val="00565F1B"/>
    <w:rsid w:val="00577AAD"/>
    <w:rsid w:val="0058452C"/>
    <w:rsid w:val="005A2022"/>
    <w:rsid w:val="005A2F5D"/>
    <w:rsid w:val="0061764F"/>
    <w:rsid w:val="00625452"/>
    <w:rsid w:val="006478A6"/>
    <w:rsid w:val="006526E2"/>
    <w:rsid w:val="006623D7"/>
    <w:rsid w:val="00686B75"/>
    <w:rsid w:val="006B0DAB"/>
    <w:rsid w:val="006D0A56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075E"/>
    <w:rsid w:val="007A3639"/>
    <w:rsid w:val="007A5340"/>
    <w:rsid w:val="007A7661"/>
    <w:rsid w:val="007B1E4A"/>
    <w:rsid w:val="007B66CB"/>
    <w:rsid w:val="007C1DA2"/>
    <w:rsid w:val="007D08F0"/>
    <w:rsid w:val="007D0AEC"/>
    <w:rsid w:val="00810337"/>
    <w:rsid w:val="00853203"/>
    <w:rsid w:val="00854D8A"/>
    <w:rsid w:val="00883551"/>
    <w:rsid w:val="008934A9"/>
    <w:rsid w:val="00897E0E"/>
    <w:rsid w:val="008A2151"/>
    <w:rsid w:val="008D5967"/>
    <w:rsid w:val="008D7C04"/>
    <w:rsid w:val="008F2A2C"/>
    <w:rsid w:val="00916CBC"/>
    <w:rsid w:val="00931F1A"/>
    <w:rsid w:val="009337C4"/>
    <w:rsid w:val="009378A8"/>
    <w:rsid w:val="00941566"/>
    <w:rsid w:val="009602D8"/>
    <w:rsid w:val="00962493"/>
    <w:rsid w:val="0097189E"/>
    <w:rsid w:val="009902CA"/>
    <w:rsid w:val="009A5450"/>
    <w:rsid w:val="009B4C28"/>
    <w:rsid w:val="009C0C22"/>
    <w:rsid w:val="009C43ED"/>
    <w:rsid w:val="00A03D7A"/>
    <w:rsid w:val="00A1473F"/>
    <w:rsid w:val="00A16521"/>
    <w:rsid w:val="00A4579B"/>
    <w:rsid w:val="00A45E5C"/>
    <w:rsid w:val="00A56808"/>
    <w:rsid w:val="00A5698D"/>
    <w:rsid w:val="00A600CC"/>
    <w:rsid w:val="00A640B7"/>
    <w:rsid w:val="00A94EDD"/>
    <w:rsid w:val="00AA7189"/>
    <w:rsid w:val="00AB39E0"/>
    <w:rsid w:val="00AB5213"/>
    <w:rsid w:val="00AB6C2B"/>
    <w:rsid w:val="00AC4790"/>
    <w:rsid w:val="00AE12AF"/>
    <w:rsid w:val="00AE2D46"/>
    <w:rsid w:val="00AE3489"/>
    <w:rsid w:val="00B000E5"/>
    <w:rsid w:val="00B231B7"/>
    <w:rsid w:val="00B4227E"/>
    <w:rsid w:val="00B42E3D"/>
    <w:rsid w:val="00B545D8"/>
    <w:rsid w:val="00B646F4"/>
    <w:rsid w:val="00B664C9"/>
    <w:rsid w:val="00B75676"/>
    <w:rsid w:val="00BD5A82"/>
    <w:rsid w:val="00BD7DCD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31C9E"/>
    <w:rsid w:val="00D44978"/>
    <w:rsid w:val="00D64EC4"/>
    <w:rsid w:val="00D7187D"/>
    <w:rsid w:val="00D8519C"/>
    <w:rsid w:val="00D85E2C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33656"/>
    <w:rsid w:val="00E53AB0"/>
    <w:rsid w:val="00E84D1E"/>
    <w:rsid w:val="00EA3351"/>
    <w:rsid w:val="00EB0E4B"/>
    <w:rsid w:val="00ED5936"/>
    <w:rsid w:val="00EE1B25"/>
    <w:rsid w:val="00F256C5"/>
    <w:rsid w:val="00F33A25"/>
    <w:rsid w:val="00F34D16"/>
    <w:rsid w:val="00F46982"/>
    <w:rsid w:val="00F56623"/>
    <w:rsid w:val="00F77D2F"/>
    <w:rsid w:val="00F836A8"/>
    <w:rsid w:val="00F83FDD"/>
    <w:rsid w:val="00F91414"/>
    <w:rsid w:val="00FA1FD5"/>
    <w:rsid w:val="00FA2608"/>
    <w:rsid w:val="00FC1F2E"/>
    <w:rsid w:val="00FC6DAE"/>
    <w:rsid w:val="00FE5857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3FEDF"/>
  <w15:chartTrackingRefBased/>
  <w15:docId w15:val="{26A2DF60-AB2E-E54B-8B9D-B4C1A787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F8"/>
    <w:pPr>
      <w:jc w:val="both"/>
      <w:pPrChange w:id="0" w:author="Nick Bernal" w:date="2026-08-04T06:08:00Z">
        <w:pPr/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0" w:author="Nick Bernal" w:date="2026-08-04T06:08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link w:val="Heading1Char"/>
    <w:qFormat/>
    <w:locked/>
    <w:rsid w:val="00A3727F"/>
    <w:pPr>
      <w:spacing w:after="240"/>
      <w:outlineLvl w:val="0"/>
      <w:pPrChange w:id="1" w:author="Nick Bernal" w:date="2026-08-04T06:08:00Z">
        <w:pPr>
          <w:keepNext/>
          <w:keepLines/>
          <w:spacing w:before="360" w:after="80"/>
          <w:jc w:val="both"/>
          <w:outlineLvl w:val="0"/>
        </w:pPr>
      </w:pPrChange>
    </w:pPr>
    <w:rPr>
      <w:snapToGrid w:val="0"/>
      <w:rPrChange w:id="1" w:author="Nick Bernal" w:date="2026-08-04T06:08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link w:val="Heading2Char"/>
    <w:qFormat/>
    <w:locked/>
    <w:rsid w:val="00A3727F"/>
    <w:pPr>
      <w:spacing w:after="240"/>
      <w:ind w:left="1440" w:hanging="720"/>
      <w:outlineLvl w:val="1"/>
      <w:pPrChange w:id="2" w:author="Nick Bernal" w:date="2026-08-04T06:08:00Z">
        <w:pPr>
          <w:keepNext/>
          <w:keepLines/>
          <w:spacing w:before="160" w:after="80"/>
          <w:jc w:val="both"/>
          <w:outlineLvl w:val="1"/>
        </w:pPr>
      </w:pPrChange>
    </w:pPr>
    <w:rPr>
      <w:snapToGrid w:val="0"/>
      <w:rPrChange w:id="2" w:author="Nick Bernal" w:date="2026-08-04T06:08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link w:val="Heading3Char"/>
    <w:qFormat/>
    <w:locked/>
    <w:rsid w:val="00A3727F"/>
    <w:pPr>
      <w:spacing w:after="240"/>
      <w:ind w:left="2160" w:hanging="720"/>
      <w:outlineLvl w:val="2"/>
      <w:pPrChange w:id="3" w:author="Nick Bernal" w:date="2026-08-04T06:08:00Z">
        <w:pPr>
          <w:keepNext/>
          <w:keepLines/>
          <w:spacing w:before="160" w:after="80"/>
          <w:jc w:val="both"/>
          <w:outlineLvl w:val="2"/>
        </w:pPr>
      </w:pPrChange>
    </w:pPr>
    <w:rPr>
      <w:snapToGrid w:val="0"/>
      <w:rPrChange w:id="3" w:author="Nick Bernal" w:date="2026-08-04T06:08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link w:val="Heading4Char"/>
    <w:qFormat/>
    <w:locked/>
    <w:rsid w:val="00A3727F"/>
    <w:pPr>
      <w:tabs>
        <w:tab w:val="num" w:pos="2520"/>
      </w:tabs>
      <w:spacing w:after="240"/>
      <w:ind w:left="2160"/>
      <w:outlineLvl w:val="3"/>
      <w:pPrChange w:id="4" w:author="Nick Bernal" w:date="2026-08-04T06:08:00Z">
        <w:pPr>
          <w:keepNext/>
          <w:keepLines/>
          <w:spacing w:before="80" w:after="40"/>
          <w:jc w:val="both"/>
          <w:outlineLvl w:val="3"/>
        </w:pPr>
      </w:pPrChange>
    </w:pPr>
    <w:rPr>
      <w:snapToGrid w:val="0"/>
      <w:rPrChange w:id="4" w:author="Nick Bernal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link w:val="Heading5Char"/>
    <w:qFormat/>
    <w:locked/>
    <w:rsid w:val="00A3727F"/>
    <w:pPr>
      <w:tabs>
        <w:tab w:val="num" w:pos="3240"/>
      </w:tabs>
      <w:spacing w:after="240"/>
      <w:ind w:left="2880"/>
      <w:outlineLvl w:val="4"/>
      <w:pPrChange w:id="5" w:author="Nick Bernal" w:date="2026-08-04T06:08:00Z">
        <w:pPr>
          <w:keepNext/>
          <w:keepLines/>
          <w:spacing w:before="80" w:after="40"/>
          <w:jc w:val="both"/>
          <w:outlineLvl w:val="4"/>
        </w:pPr>
      </w:pPrChange>
    </w:pPr>
    <w:rPr>
      <w:snapToGrid w:val="0"/>
      <w:rPrChange w:id="5" w:author="Nick Bernal" w:date="2026-08-04T06:08:00Z">
        <w:rPr>
          <w:rFonts w:asciiTheme="minorHAnsi" w:eastAsiaTheme="majorEastAsia" w:hAnsiTheme="minorHAnsi" w:cstheme="majorBidi"/>
          <w:color w:val="0F4761" w:themeColor="accent1" w:themeShade="BF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link w:val="Heading6Char"/>
    <w:qFormat/>
    <w:locked/>
    <w:rsid w:val="00A3727F"/>
    <w:pPr>
      <w:tabs>
        <w:tab w:val="num" w:pos="3960"/>
      </w:tabs>
      <w:spacing w:after="240"/>
      <w:ind w:left="3600"/>
      <w:outlineLvl w:val="5"/>
      <w:pPrChange w:id="6" w:author="Nick Bernal" w:date="2026-08-04T06:08:00Z">
        <w:pPr>
          <w:keepNext/>
          <w:keepLines/>
          <w:spacing w:before="40"/>
          <w:jc w:val="both"/>
          <w:outlineLvl w:val="5"/>
        </w:pPr>
      </w:pPrChange>
    </w:pPr>
    <w:rPr>
      <w:snapToGrid w:val="0"/>
      <w:rPrChange w:id="6" w:author="Nick Bernal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4"/>
          <w:lang w:val="en-US" w:eastAsia="en-US" w:bidi="ar-SA"/>
        </w:rPr>
      </w:rPrChange>
    </w:rPr>
  </w:style>
  <w:style w:type="paragraph" w:styleId="Heading7">
    <w:name w:val="heading 7"/>
    <w:basedOn w:val="Normal"/>
    <w:link w:val="Heading7Char"/>
    <w:qFormat/>
    <w:locked/>
    <w:rsid w:val="00A3727F"/>
    <w:pPr>
      <w:tabs>
        <w:tab w:val="num" w:pos="4680"/>
      </w:tabs>
      <w:spacing w:after="240"/>
      <w:ind w:left="4320"/>
      <w:outlineLvl w:val="6"/>
      <w:pPrChange w:id="7" w:author="Nick Bernal" w:date="2026-08-04T06:08:00Z">
        <w:pPr>
          <w:keepNext/>
          <w:keepLines/>
          <w:spacing w:before="40"/>
          <w:jc w:val="both"/>
          <w:outlineLvl w:val="6"/>
        </w:pPr>
      </w:pPrChange>
    </w:pPr>
    <w:rPr>
      <w:snapToGrid w:val="0"/>
      <w:rPrChange w:id="7" w:author="Nick Bernal" w:date="2026-08-04T06:08:00Z">
        <w:rPr>
          <w:rFonts w:asciiTheme="minorHAnsi" w:eastAsiaTheme="majorEastAsia" w:hAnsiTheme="minorHAnsi" w:cstheme="majorBidi"/>
          <w:color w:val="595959" w:themeColor="text1" w:themeTint="A6"/>
          <w:sz w:val="24"/>
          <w:lang w:val="en-US" w:eastAsia="en-US" w:bidi="ar-SA"/>
        </w:rPr>
      </w:rPrChange>
    </w:rPr>
  </w:style>
  <w:style w:type="paragraph" w:styleId="Heading8">
    <w:name w:val="heading 8"/>
    <w:basedOn w:val="Normal"/>
    <w:link w:val="Heading8Char"/>
    <w:qFormat/>
    <w:locked/>
    <w:rsid w:val="00A3727F"/>
    <w:pPr>
      <w:tabs>
        <w:tab w:val="num" w:pos="5400"/>
      </w:tabs>
      <w:spacing w:after="240"/>
      <w:ind w:left="5040"/>
      <w:outlineLvl w:val="7"/>
      <w:pPrChange w:id="8" w:author="Nick Bernal" w:date="2026-08-04T06:08:00Z">
        <w:pPr>
          <w:keepNext/>
          <w:keepLines/>
          <w:jc w:val="both"/>
          <w:outlineLvl w:val="7"/>
        </w:pPr>
      </w:pPrChange>
    </w:pPr>
    <w:rPr>
      <w:snapToGrid w:val="0"/>
      <w:rPrChange w:id="8" w:author="Nick Bernal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4"/>
          <w:lang w:val="en-US" w:eastAsia="en-US" w:bidi="ar-SA"/>
        </w:rPr>
      </w:rPrChange>
    </w:rPr>
  </w:style>
  <w:style w:type="paragraph" w:styleId="Heading9">
    <w:name w:val="heading 9"/>
    <w:basedOn w:val="Normal"/>
    <w:link w:val="Heading9Char"/>
    <w:qFormat/>
    <w:locked/>
    <w:rsid w:val="00A3727F"/>
    <w:pPr>
      <w:tabs>
        <w:tab w:val="num" w:pos="6120"/>
      </w:tabs>
      <w:spacing w:after="240"/>
      <w:ind w:left="5760"/>
      <w:outlineLvl w:val="8"/>
      <w:pPrChange w:id="9" w:author="Nick Bernal" w:date="2026-08-04T06:08:00Z">
        <w:pPr>
          <w:keepNext/>
          <w:keepLines/>
          <w:jc w:val="both"/>
          <w:outlineLvl w:val="8"/>
        </w:pPr>
      </w:pPrChange>
    </w:pPr>
    <w:rPr>
      <w:snapToGrid w:val="0"/>
      <w:rPrChange w:id="9" w:author="Nick Bernal" w:date="2026-08-04T06:08:00Z">
        <w:rPr>
          <w:rFonts w:asciiTheme="minorHAnsi" w:eastAsiaTheme="majorEastAsia" w:hAnsiTheme="minorHAnsi" w:cstheme="majorBidi"/>
          <w:color w:val="272727" w:themeColor="text1" w:themeTint="D8"/>
          <w:sz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paragraph" w:styleId="Title">
    <w:name w:val="Title"/>
    <w:basedOn w:val="Normal"/>
    <w:next w:val="BodyText"/>
    <w:link w:val="TitleChar"/>
    <w:qFormat/>
    <w:locked/>
    <w:rsid w:val="00A3727F"/>
    <w:pPr>
      <w:keepNext/>
      <w:keepLines/>
      <w:spacing w:before="240" w:after="240"/>
      <w:jc w:val="center"/>
      <w:outlineLvl w:val="0"/>
      <w:pPrChange w:id="10" w:author="Nick Bernal" w:date="2026-08-04T06:08:00Z">
        <w:pPr>
          <w:spacing w:after="80"/>
          <w:contextualSpacing/>
          <w:jc w:val="both"/>
        </w:pPr>
      </w:pPrChange>
    </w:pPr>
    <w:rPr>
      <w:b/>
      <w:rPrChange w:id="10" w:author="Nick Bernal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F56623"/>
    <w:rPr>
      <w:rFonts w:ascii="Times New Roman" w:eastAsia="Times New Roman" w:hAnsi="Times New Roman" w:cs="Times New Roman"/>
      <w:b/>
      <w:kern w:val="0"/>
      <w:szCs w:val="20"/>
      <w14:ligatures w14:val="none"/>
    </w:rPr>
  </w:style>
  <w:style w:type="paragraph" w:styleId="Subtitle">
    <w:name w:val="Subtitle"/>
    <w:basedOn w:val="Normal"/>
    <w:next w:val="BodyText"/>
    <w:link w:val="SubtitleChar"/>
    <w:qFormat/>
    <w:locked/>
    <w:rsid w:val="00A3727F"/>
    <w:pPr>
      <w:keepNext/>
      <w:keepLines/>
      <w:spacing w:after="240"/>
      <w:jc w:val="center"/>
      <w:pPrChange w:id="11" w:author="Nick Bernal" w:date="2026-08-04T06:08:00Z">
        <w:pPr>
          <w:numPr>
            <w:ilvl w:val="1"/>
          </w:numPr>
          <w:spacing w:after="160"/>
          <w:jc w:val="both"/>
        </w:pPr>
      </w:pPrChange>
    </w:pPr>
    <w:rPr>
      <w:rPrChange w:id="11" w:author="Nick Bernal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rsid w:val="00F56623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566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  <w:pPrChange w:id="12" w:author="Nick Bernal" w:date="2026-08-04T06:08:00Z">
        <w:pPr>
          <w:ind w:left="720"/>
          <w:contextualSpacing/>
          <w:jc w:val="both"/>
        </w:pPr>
      </w:pPrChange>
    </w:pPr>
    <w:rPr>
      <w:rPrChange w:id="12" w:author="Nick Bernal" w:date="2026-08-04T06:08:00Z">
        <w:rPr>
          <w:sz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F56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23"/>
    <w:rPr>
      <w:b/>
      <w:bCs/>
      <w:smallCaps/>
      <w:color w:val="0F4761" w:themeColor="accent1" w:themeShade="BF"/>
      <w:spacing w:val="5"/>
    </w:rPr>
  </w:style>
  <w:style w:type="paragraph" w:customStyle="1" w:styleId="Address">
    <w:name w:val="Address"/>
    <w:basedOn w:val="Normal"/>
    <w:locked/>
    <w:rsid w:val="00A3727F"/>
    <w:pPr>
      <w:pPrChange w:id="13" w:author="Nick Bernal" w:date="2026-08-04T06:08:00Z">
        <w:pPr>
          <w:jc w:val="both"/>
        </w:pPr>
      </w:pPrChange>
    </w:pPr>
    <w:rPr>
      <w:rPrChange w:id="13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  <w:pPrChange w:id="14" w:author="Nick Bernal" w:date="2026-08-04T06:08:00Z">
        <w:pPr>
          <w:keepNext/>
          <w:spacing w:after="240"/>
          <w:ind w:left="720" w:hanging="720"/>
          <w:jc w:val="both"/>
        </w:pPr>
      </w:pPrChange>
    </w:pPr>
    <w:rPr>
      <w:rPrChange w:id="14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Dbl">
    <w:name w:val="Body Dbl"/>
    <w:basedOn w:val="Normal"/>
    <w:locked/>
    <w:rsid w:val="00A3727F"/>
    <w:pPr>
      <w:spacing w:after="240" w:line="480" w:lineRule="auto"/>
      <w:pPrChange w:id="15" w:author="Nick Bernal" w:date="2026-08-04T06:08:00Z">
        <w:pPr>
          <w:spacing w:after="240" w:line="480" w:lineRule="auto"/>
          <w:jc w:val="both"/>
        </w:pPr>
      </w:pPrChange>
    </w:pPr>
    <w:rPr>
      <w:rPrChange w:id="15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  <w:pPrChange w:id="16" w:author="Nick Bernal" w:date="2026-08-04T06:08:00Z">
        <w:pPr>
          <w:spacing w:after="240" w:line="480" w:lineRule="auto"/>
          <w:ind w:firstLine="720"/>
          <w:jc w:val="both"/>
        </w:pPr>
      </w:pPrChange>
    </w:pPr>
    <w:rPr>
      <w:rPrChange w:id="16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  <w:pPrChange w:id="17" w:author="Nick Bernal" w:date="2026-08-04T06:08:00Z">
        <w:pPr>
          <w:spacing w:after="240" w:line="480" w:lineRule="auto"/>
          <w:ind w:firstLine="1440"/>
          <w:jc w:val="both"/>
        </w:pPr>
      </w:pPrChange>
    </w:pPr>
    <w:rPr>
      <w:rPrChange w:id="17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  <w:pPrChange w:id="18" w:author="Nick Bernal" w:date="2026-08-04T06:08:00Z">
        <w:pPr>
          <w:widowControl w:val="0"/>
          <w:spacing w:after="240" w:line="240" w:lineRule="exact"/>
          <w:jc w:val="both"/>
        </w:pPr>
      </w:pPrChange>
    </w:pPr>
    <w:rPr>
      <w:rPrChange w:id="18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  <w:pPrChange w:id="19" w:author="Nick Bernal" w:date="2026-08-04T06:08:00Z">
        <w:pPr>
          <w:widowControl w:val="0"/>
          <w:spacing w:line="480" w:lineRule="exact"/>
          <w:jc w:val="both"/>
        </w:pPr>
      </w:pPrChange>
    </w:pPr>
    <w:rPr>
      <w:rPrChange w:id="19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  <w:pPrChange w:id="20" w:author="Nick Bernal" w:date="2026-08-04T06:08:00Z">
        <w:pPr>
          <w:spacing w:after="240"/>
          <w:ind w:firstLine="720"/>
          <w:jc w:val="both"/>
        </w:pPr>
      </w:pPrChange>
    </w:pPr>
    <w:rPr>
      <w:rPrChange w:id="20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  <w:pPrChange w:id="21" w:author="Nick Bernal" w:date="2026-08-04T06:08:00Z">
        <w:pPr>
          <w:spacing w:after="240"/>
          <w:ind w:left="720" w:firstLine="720"/>
          <w:jc w:val="both"/>
        </w:pPr>
      </w:pPrChange>
    </w:pPr>
    <w:rPr>
      <w:rPrChange w:id="21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  <w:pPrChange w:id="22" w:author="Nick Bernal" w:date="2026-08-04T06:08:00Z">
        <w:pPr>
          <w:spacing w:after="240"/>
          <w:ind w:left="1440" w:firstLine="720"/>
          <w:jc w:val="both"/>
        </w:pPr>
      </w:pPrChange>
    </w:pPr>
    <w:rPr>
      <w:rPrChange w:id="22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  <w:pPrChange w:id="23" w:author="Nick Bernal" w:date="2026-08-04T06:08:00Z">
        <w:pPr>
          <w:spacing w:after="240"/>
          <w:ind w:firstLine="1440"/>
          <w:jc w:val="both"/>
        </w:pPr>
      </w:pPrChange>
    </w:pPr>
    <w:rPr>
      <w:rPrChange w:id="23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  <w:pPrChange w:id="24" w:author="Nick Bernal" w:date="2026-08-04T06:08:00Z">
        <w:pPr>
          <w:spacing w:after="240" w:line="240" w:lineRule="exact"/>
          <w:ind w:firstLine="1440"/>
          <w:jc w:val="both"/>
        </w:pPr>
      </w:pPrChange>
    </w:pPr>
    <w:rPr>
      <w:rPrChange w:id="24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  <w:pPrChange w:id="25" w:author="Nick Bernal" w:date="2026-08-04T06:08:00Z">
        <w:pPr>
          <w:spacing w:line="480" w:lineRule="exact"/>
          <w:ind w:firstLine="1440"/>
          <w:jc w:val="both"/>
        </w:pPr>
      </w:pPrChange>
    </w:pPr>
    <w:rPr>
      <w:rPrChange w:id="25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  <w:pPrChange w:id="26" w:author="Nick Bernal" w:date="2026-08-04T06:08:00Z">
        <w:pPr>
          <w:spacing w:after="240"/>
          <w:ind w:left="1440"/>
          <w:jc w:val="both"/>
        </w:pPr>
      </w:pPrChange>
    </w:pPr>
    <w:rPr>
      <w:rPrChange w:id="26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  <w:pPrChange w:id="27" w:author="Nick Bernal" w:date="2026-08-04T06:08:00Z">
        <w:pPr>
          <w:spacing w:after="240"/>
          <w:ind w:left="720"/>
          <w:jc w:val="both"/>
        </w:pPr>
      </w:pPrChange>
    </w:pPr>
    <w:rPr>
      <w:rPrChange w:id="27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  <w:pPrChange w:id="28" w:author="Nick Bernal" w:date="2026-08-04T06:08:00Z">
        <w:pPr>
          <w:spacing w:after="240" w:line="480" w:lineRule="auto"/>
          <w:ind w:left="720"/>
          <w:jc w:val="both"/>
        </w:pPr>
      </w:pPrChange>
    </w:pPr>
    <w:rPr>
      <w:rPrChange w:id="28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  <w:pPrChange w:id="29" w:author="Nick Bernal" w:date="2026-08-04T06:08:00Z">
        <w:pPr>
          <w:spacing w:after="240"/>
          <w:ind w:left="1440"/>
          <w:jc w:val="both"/>
        </w:pPr>
      </w:pPrChange>
    </w:pPr>
    <w:rPr>
      <w:rPrChange w:id="29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  <w:pPrChange w:id="30" w:author="Nick Bernal" w:date="2026-08-04T06:08:00Z">
        <w:pPr>
          <w:spacing w:after="240"/>
          <w:ind w:left="2160"/>
          <w:jc w:val="both"/>
        </w:pPr>
      </w:pPrChange>
    </w:pPr>
    <w:rPr>
      <w:rPrChange w:id="30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  <w:pPrChange w:id="31" w:author="Nick Bernal" w:date="2026-08-04T06:08:00Z">
        <w:pPr>
          <w:spacing w:after="240"/>
          <w:ind w:left="2880"/>
          <w:jc w:val="both"/>
        </w:pPr>
      </w:pPrChange>
    </w:pPr>
    <w:rPr>
      <w:rPrChange w:id="31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  <w:pPrChange w:id="32" w:author="Nick Bernal" w:date="2026-08-04T06:08:00Z">
        <w:pPr>
          <w:spacing w:after="240"/>
          <w:ind w:firstLine="187"/>
          <w:jc w:val="both"/>
        </w:pPr>
      </w:pPrChange>
    </w:pPr>
    <w:rPr>
      <w:rPrChange w:id="32" w:author="Nick Bernal" w:date="2026-08-04T06:08:00Z">
        <w:rPr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locked/>
    <w:rsid w:val="00A3727F"/>
    <w:pPr>
      <w:spacing w:after="240"/>
      <w:pPrChange w:id="33" w:author="Nick Bernal" w:date="2026-08-04T06:08:00Z">
        <w:pPr>
          <w:spacing w:after="240"/>
          <w:jc w:val="both"/>
        </w:pPr>
      </w:pPrChange>
    </w:pPr>
    <w:rPr>
      <w:rPrChange w:id="33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  <w:pPrChange w:id="34" w:author="Nick Bernal" w:date="2026-08-04T06:08:00Z">
        <w:pPr>
          <w:spacing w:line="480" w:lineRule="exact"/>
          <w:jc w:val="center"/>
        </w:pPr>
      </w:pPrChange>
    </w:pPr>
    <w:rPr>
      <w:rPrChange w:id="34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  <w:pPrChange w:id="35" w:author="Nick Bernal" w:date="2026-08-04T06:08:00Z">
        <w:pPr>
          <w:keepNext/>
          <w:keepLines/>
          <w:spacing w:after="240"/>
          <w:ind w:left="720" w:hanging="720"/>
          <w:jc w:val="both"/>
        </w:pPr>
      </w:pPrChange>
    </w:pPr>
    <w:rPr>
      <w:rPrChange w:id="35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Letteraddress">
    <w:name w:val="Letter address"/>
    <w:basedOn w:val="Normal"/>
    <w:locked/>
    <w:rsid w:val="00A3727F"/>
    <w:pPr>
      <w:jc w:val="center"/>
      <w:pPrChange w:id="36" w:author="Nick Bernal" w:date="2026-08-04T06:08:00Z">
        <w:pPr>
          <w:jc w:val="center"/>
        </w:pPr>
      </w:pPrChange>
    </w:pPr>
    <w:rPr>
      <w:rFonts w:ascii="Book Antiqua" w:hAnsi="Book Antiqua"/>
      <w:smallCaps/>
      <w:spacing w:val="20"/>
      <w:sz w:val="18"/>
      <w:rPrChange w:id="36" w:author="Nick Bernal" w:date="2026-08-04T06:08:00Z">
        <w:rPr>
          <w:rFonts w:ascii="Book Antiqua" w:hAnsi="Book Antiqua"/>
          <w:smallCaps/>
          <w:spacing w:val="20"/>
          <w:sz w:val="18"/>
          <w:lang w:val="en-US" w:eastAsia="en-US" w:bidi="ar-SA"/>
        </w:rPr>
      </w:rPrChange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  <w:pPrChange w:id="37" w:author="Nick Bernal" w:date="2026-08-04T06:08:00Z">
        <w:pPr>
          <w:spacing w:after="60"/>
          <w:jc w:val="center"/>
        </w:pPr>
      </w:pPrChange>
    </w:pPr>
    <w:rPr>
      <w:rFonts w:ascii="FZFangSong-Z02" w:eastAsia="FZFangSong-Z02"/>
      <w:sz w:val="14"/>
      <w:rPrChange w:id="37" w:author="Nick Bernal" w:date="2026-08-04T06:08:00Z">
        <w:rPr>
          <w:rFonts w:ascii="FZFangSong-Z02" w:eastAsia="FZFangSong-Z02"/>
          <w:sz w:val="14"/>
          <w:lang w:val="en-US" w:eastAsia="en-US" w:bidi="ar-SA"/>
        </w:rPr>
      </w:rPrChange>
    </w:rPr>
  </w:style>
  <w:style w:type="paragraph" w:styleId="Closing">
    <w:name w:val="Closing"/>
    <w:basedOn w:val="Normal"/>
    <w:next w:val="Signature"/>
    <w:link w:val="ClosingChar"/>
    <w:locked/>
    <w:rsid w:val="00A3727F"/>
    <w:pPr>
      <w:keepNext/>
      <w:spacing w:after="240"/>
      <w:ind w:left="4680"/>
      <w:jc w:val="left"/>
      <w:pPrChange w:id="38" w:author="Nick Bernal" w:date="2026-08-04T06:08:00Z">
        <w:pPr>
          <w:keepNext/>
          <w:spacing w:after="240"/>
          <w:ind w:left="4680"/>
          <w:jc w:val="both"/>
        </w:pPr>
      </w:pPrChange>
    </w:pPr>
    <w:rPr>
      <w:rPrChange w:id="38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ClosingChar">
    <w:name w:val="Closing Char"/>
    <w:basedOn w:val="DefaultParagraphFont"/>
    <w:link w:val="Closing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Signature">
    <w:name w:val="Signature"/>
    <w:basedOn w:val="Normal"/>
    <w:next w:val="Initials"/>
    <w:link w:val="SignatureChar"/>
    <w:locked/>
    <w:rsid w:val="00A3727F"/>
    <w:pPr>
      <w:keepNext/>
      <w:keepLines/>
      <w:spacing w:before="480" w:after="240"/>
      <w:ind w:left="4680"/>
      <w:pPrChange w:id="39" w:author="Nick Bernal" w:date="2026-08-04T06:08:00Z">
        <w:pPr>
          <w:keepNext/>
          <w:keepLines/>
          <w:spacing w:before="480" w:after="240"/>
          <w:ind w:left="4680"/>
          <w:jc w:val="both"/>
        </w:pPr>
      </w:pPrChange>
    </w:pPr>
    <w:rPr>
      <w:rPrChange w:id="39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SignatureChar">
    <w:name w:val="Signature Char"/>
    <w:basedOn w:val="DefaultParagraphFont"/>
    <w:link w:val="Signature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  <w:pPrChange w:id="40" w:author="Nick Bernal" w:date="2026-08-04T06:08:00Z">
        <w:pPr>
          <w:keepNext/>
          <w:spacing w:after="240"/>
          <w:jc w:val="both"/>
        </w:pPr>
      </w:pPrChange>
    </w:pPr>
    <w:rPr>
      <w:rPrChange w:id="40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  <w:pPrChange w:id="41" w:author="Nick Bernal" w:date="2026-08-04T06:08:00Z">
        <w:pPr>
          <w:keepNext/>
          <w:keepLines/>
          <w:spacing w:after="240"/>
          <w:jc w:val="both"/>
        </w:pPr>
      </w:pPrChange>
    </w:pPr>
    <w:rPr>
      <w:rPrChange w:id="41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  <w:pPrChange w:id="42" w:author="Nick Bernal" w:date="2026-08-04T06:08:00Z">
        <w:pPr>
          <w:spacing w:after="60"/>
          <w:ind w:left="994" w:hanging="994"/>
          <w:jc w:val="both"/>
        </w:pPr>
      </w:pPrChange>
    </w:pPr>
    <w:rPr>
      <w:rPrChange w:id="42" w:author="Nick Bernal" w:date="2026-08-04T06:08:00Z">
        <w:rPr>
          <w:sz w:val="24"/>
          <w:lang w:val="en-US" w:eastAsia="en-US" w:bidi="ar-SA"/>
        </w:rPr>
      </w:rPrChange>
    </w:rPr>
  </w:style>
  <w:style w:type="paragraph" w:styleId="Date">
    <w:name w:val="Date"/>
    <w:basedOn w:val="Normal"/>
    <w:next w:val="Normal"/>
    <w:link w:val="DateChar"/>
    <w:locked/>
    <w:rsid w:val="00A3727F"/>
    <w:pPr>
      <w:spacing w:after="480"/>
      <w:jc w:val="center"/>
      <w:pPrChange w:id="43" w:author="Nick Bernal" w:date="2026-08-04T06:08:00Z">
        <w:pPr>
          <w:spacing w:after="480"/>
          <w:jc w:val="center"/>
        </w:pPr>
      </w:pPrChange>
    </w:pPr>
    <w:rPr>
      <w:rPrChange w:id="43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DateChar">
    <w:name w:val="Date Char"/>
    <w:basedOn w:val="DefaultParagraphFont"/>
    <w:link w:val="Date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  <w:pPrChange w:id="44" w:author="Nick Bernal" w:date="2026-08-04T06:08:00Z">
        <w:pPr>
          <w:tabs>
            <w:tab w:val="center" w:pos="4680"/>
            <w:tab w:val="right" w:pos="9360"/>
          </w:tabs>
          <w:jc w:val="both"/>
        </w:pPr>
      </w:pPrChange>
    </w:pPr>
    <w:rPr>
      <w:rPrChange w:id="44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raftStamp">
    <w:name w:val="Draft Stamp"/>
    <w:basedOn w:val="Header"/>
    <w:next w:val="Header"/>
    <w:locked/>
    <w:rsid w:val="007D0AEC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  <w:pPrChange w:id="45" w:author="Nick Bernal" w:date="2026-08-04T06:08:00Z">
        <w:pPr>
          <w:framePr w:hSpace="187" w:vSpace="187" w:wrap="around" w:vAnchor="page" w:hAnchor="page" w:x="13062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45" w:author="Nick Bernal" w:date="2026-08-04T06:08:00Z">
        <w:rPr>
          <w:b/>
          <w:lang w:val="en-US" w:eastAsia="en-US" w:bidi="ar-SA"/>
        </w:rPr>
      </w:rPrChange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  <w:pPrChange w:id="46" w:author="Nick Bernal" w:date="2026-08-04T06:08:00Z">
        <w:pPr>
          <w:framePr w:vSpace="187" w:wrap="around" w:vAnchor="page" w:hAnchor="page" w:x="12241" w:y="1"/>
        </w:pPr>
      </w:pPrChange>
    </w:pPr>
    <w:rPr>
      <w:rPrChange w:id="46" w:author="Nick Bernal" w:date="2026-08-04T06:08:00Z">
        <w:rPr>
          <w:b/>
          <w:lang w:val="en-US" w:eastAsia="en-US" w:bidi="ar-SA"/>
        </w:rPr>
      </w:rPrChange>
    </w:r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  <w:pPrChange w:id="47" w:author="Nick Bernal" w:date="2026-08-04T06:08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47" w:author="Nick Bernal" w:date="2026-08-04T06:08:00Z">
        <w:rPr>
          <w:b/>
          <w:lang w:val="en-US" w:eastAsia="en-US" w:bidi="ar-SA"/>
        </w:rPr>
      </w:rPrChange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  <w:pPrChange w:id="48" w:author="Nick Bernal" w:date="2026-08-04T06:08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48" w:author="Nick Bernal" w:date="2026-08-04T06:08:00Z">
        <w:rPr>
          <w:b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  <w:pPrChange w:id="49" w:author="Nick Bernal" w:date="2026-08-04T06:08:00Z">
        <w:pPr>
          <w:tabs>
            <w:tab w:val="center" w:pos="4320"/>
            <w:tab w:val="right" w:pos="8640"/>
          </w:tabs>
          <w:jc w:val="both"/>
        </w:pPr>
      </w:pPrChange>
    </w:pPr>
    <w:rPr>
      <w:rPrChange w:id="49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  <w:pPrChange w:id="50" w:author="Nick Bernal" w:date="2026-08-04T06:08:00Z">
        <w:pPr>
          <w:spacing w:line="100" w:lineRule="exact"/>
          <w:jc w:val="both"/>
        </w:pPr>
      </w:pPrChange>
    </w:pPr>
    <w:rPr>
      <w:rPrChange w:id="50" w:author="Nick Bernal" w:date="2026-08-04T06:08:00Z">
        <w:rPr>
          <w:sz w:val="24"/>
          <w:lang w:val="en-US" w:eastAsia="en-US" w:bidi="ar-SA"/>
        </w:rPr>
      </w:rPrChange>
    </w:rPr>
  </w:style>
  <w:style w:type="paragraph" w:styleId="FootnoteText">
    <w:name w:val="footnote text"/>
    <w:basedOn w:val="Normal"/>
    <w:link w:val="FootnoteTextChar"/>
    <w:locked/>
    <w:rsid w:val="003A0E2A"/>
    <w:pPr>
      <w:spacing w:after="120"/>
      <w:ind w:left="360" w:hanging="360"/>
      <w:pPrChange w:id="51" w:author="Nick Bernal" w:date="2026-08-04T06:08:00Z">
        <w:pPr>
          <w:spacing w:after="120"/>
          <w:ind w:left="360" w:hanging="360"/>
          <w:jc w:val="both"/>
        </w:pPr>
      </w:pPrChange>
    </w:pPr>
    <w:rPr>
      <w:rFonts w:ascii="Garamond" w:hAnsi="Garamond"/>
      <w:sz w:val="18"/>
      <w:rPrChange w:id="51" w:author="Nick Bernal" w:date="2026-08-04T06:08:00Z">
        <w:rPr>
          <w:rFonts w:ascii="Garamond" w:hAnsi="Garamond"/>
          <w:sz w:val="18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rsid w:val="007D0AEC"/>
    <w:rPr>
      <w:rFonts w:ascii="Garamond" w:eastAsia="Times New Roman" w:hAnsi="Garamond" w:cs="Times New Roman"/>
      <w:kern w:val="0"/>
      <w:sz w:val="18"/>
      <w:szCs w:val="20"/>
      <w14:ligatures w14:val="none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  <w:pPrChange w:id="52" w:author="Nick Bernal" w:date="2026-08-04T06:08:00Z">
        <w:pPr>
          <w:tabs>
            <w:tab w:val="center" w:pos="6480"/>
            <w:tab w:val="right" w:pos="12960"/>
          </w:tabs>
          <w:jc w:val="both"/>
        </w:pPr>
      </w:pPrChange>
    </w:pPr>
    <w:rPr>
      <w:rPrChange w:id="52" w:author="Nick Bernal" w:date="2026-08-04T06:08:00Z">
        <w:rPr>
          <w:sz w:val="24"/>
          <w:lang w:val="en-US" w:eastAsia="en-US" w:bidi="ar-SA"/>
        </w:rPr>
      </w:rPrChange>
    </w:r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  <w:pPrChange w:id="53" w:author="Nick Bernal" w:date="2026-08-04T06:08:00Z">
        <w:pPr>
          <w:ind w:left="240" w:hanging="240"/>
          <w:jc w:val="both"/>
        </w:pPr>
      </w:pPrChange>
    </w:pPr>
    <w:rPr>
      <w:rPrChange w:id="53" w:author="Nick Bernal" w:date="2026-08-04T06:08:00Z">
        <w:rPr>
          <w:sz w:val="24"/>
          <w:lang w:val="en-US" w:eastAsia="en-US" w:bidi="ar-SA"/>
        </w:rPr>
      </w:rPrChange>
    </w:r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  <w:pPrChange w:id="54" w:author="Nick Bernal" w:date="2026-08-04T06:08:00Z">
        <w:pPr>
          <w:ind w:left="480" w:hanging="240"/>
          <w:jc w:val="both"/>
        </w:pPr>
      </w:pPrChange>
    </w:pPr>
    <w:rPr>
      <w:rPrChange w:id="54" w:author="Nick Bernal" w:date="2026-08-04T06:08:00Z">
        <w:rPr>
          <w:sz w:val="24"/>
          <w:lang w:val="en-US" w:eastAsia="en-US" w:bidi="ar-SA"/>
        </w:rPr>
      </w:rPrChange>
    </w:r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  <w:pPrChange w:id="55" w:author="Nick Bernal" w:date="2026-08-04T06:08:00Z">
        <w:pPr>
          <w:ind w:left="720" w:hanging="240"/>
          <w:jc w:val="both"/>
        </w:pPr>
      </w:pPrChange>
    </w:pPr>
    <w:rPr>
      <w:rPrChange w:id="55" w:author="Nick Bernal" w:date="2026-08-04T06:08:00Z">
        <w:rPr>
          <w:sz w:val="24"/>
          <w:lang w:val="en-US" w:eastAsia="en-US" w:bidi="ar-SA"/>
        </w:rPr>
      </w:rPrChange>
    </w:r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  <w:pPrChange w:id="56" w:author="Nick Bernal" w:date="2026-08-04T06:08:00Z">
        <w:pPr>
          <w:ind w:left="960" w:hanging="240"/>
          <w:jc w:val="both"/>
        </w:pPr>
      </w:pPrChange>
    </w:pPr>
    <w:rPr>
      <w:rPrChange w:id="56" w:author="Nick Bernal" w:date="2026-08-04T06:08:00Z">
        <w:rPr>
          <w:sz w:val="24"/>
          <w:lang w:val="en-US" w:eastAsia="en-US" w:bidi="ar-SA"/>
        </w:rPr>
      </w:rPrChange>
    </w:r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  <w:pPrChange w:id="57" w:author="Nick Bernal" w:date="2026-08-04T06:08:00Z">
        <w:pPr>
          <w:ind w:left="1200" w:hanging="240"/>
          <w:jc w:val="both"/>
        </w:pPr>
      </w:pPrChange>
    </w:pPr>
    <w:rPr>
      <w:rPrChange w:id="57" w:author="Nick Bernal" w:date="2026-08-04T06:08:00Z">
        <w:rPr>
          <w:sz w:val="24"/>
          <w:lang w:val="en-US" w:eastAsia="en-US" w:bidi="ar-SA"/>
        </w:rPr>
      </w:rPrChange>
    </w:r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  <w:pPrChange w:id="58" w:author="Nick Bernal" w:date="2026-08-04T06:08:00Z">
        <w:pPr>
          <w:ind w:left="1440" w:hanging="240"/>
          <w:jc w:val="both"/>
        </w:pPr>
      </w:pPrChange>
    </w:pPr>
    <w:rPr>
      <w:rPrChange w:id="58" w:author="Nick Bernal" w:date="2026-08-04T06:08:00Z">
        <w:rPr>
          <w:sz w:val="24"/>
          <w:lang w:val="en-US" w:eastAsia="en-US" w:bidi="ar-SA"/>
        </w:rPr>
      </w:rPrChange>
    </w:r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  <w:pPrChange w:id="59" w:author="Nick Bernal" w:date="2026-08-04T06:08:00Z">
        <w:pPr>
          <w:ind w:left="1680" w:hanging="240"/>
          <w:jc w:val="both"/>
        </w:pPr>
      </w:pPrChange>
    </w:pPr>
    <w:rPr>
      <w:rPrChange w:id="59" w:author="Nick Bernal" w:date="2026-08-04T06:08:00Z">
        <w:rPr>
          <w:sz w:val="24"/>
          <w:lang w:val="en-US" w:eastAsia="en-US" w:bidi="ar-SA"/>
        </w:rPr>
      </w:rPrChange>
    </w:r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  <w:pPrChange w:id="60" w:author="Nick Bernal" w:date="2026-08-04T06:08:00Z">
        <w:pPr>
          <w:ind w:left="1920" w:hanging="240"/>
          <w:jc w:val="both"/>
        </w:pPr>
      </w:pPrChange>
    </w:pPr>
    <w:rPr>
      <w:rPrChange w:id="60" w:author="Nick Bernal" w:date="2026-08-04T06:08:00Z">
        <w:rPr>
          <w:sz w:val="24"/>
          <w:lang w:val="en-US" w:eastAsia="en-US" w:bidi="ar-SA"/>
        </w:rPr>
      </w:rPrChange>
    </w:r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  <w:pPrChange w:id="61" w:author="Nick Bernal" w:date="2026-08-04T06:08:00Z">
        <w:pPr>
          <w:ind w:left="2160" w:hanging="240"/>
          <w:jc w:val="both"/>
        </w:pPr>
      </w:pPrChange>
    </w:pPr>
    <w:rPr>
      <w:rPrChange w:id="61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internet">
    <w:name w:val="internet"/>
    <w:locked/>
    <w:rsid w:val="00A3727F"/>
    <w:pPr>
      <w:spacing w:after="120"/>
      <w:jc w:val="center"/>
      <w:pPrChange w:id="62" w:author="Nick Bernal" w:date="2026-08-04T06:08:00Z">
        <w:pPr>
          <w:spacing w:after="120"/>
          <w:jc w:val="center"/>
        </w:pPr>
      </w:pPrChange>
    </w:pPr>
    <w:rPr>
      <w:rFonts w:ascii="Book Antiqua" w:eastAsia="Times New Roman" w:hAnsi="Book Antiqua" w:cs="Times New Roman"/>
      <w:noProof/>
      <w:kern w:val="0"/>
      <w:sz w:val="18"/>
      <w:szCs w:val="20"/>
      <w14:ligatures w14:val="none"/>
      <w:rPrChange w:id="62" w:author="Nick Bernal" w:date="2026-08-04T06:08:00Z">
        <w:rPr>
          <w:rFonts w:ascii="Book Antiqua" w:hAnsi="Book Antiqua"/>
          <w:noProof/>
          <w:sz w:val="18"/>
          <w:lang w:val="en-US" w:eastAsia="en-US" w:bidi="ar-SA"/>
        </w:rPr>
      </w:rPrChange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  <w:pPrChange w:id="63" w:author="Nick Bernal" w:date="2026-08-04T06:08:00Z">
        <w:pPr>
          <w:jc w:val="center"/>
          <w:outlineLvl w:val="0"/>
        </w:pPr>
      </w:pPrChange>
    </w:pPr>
    <w:rPr>
      <w:rFonts w:ascii="Book Antiqua" w:eastAsia="MS Song" w:hAnsi="Book Antiqua"/>
      <w:smallCaps/>
      <w:spacing w:val="26"/>
      <w:sz w:val="30"/>
      <w:lang w:eastAsia="zh-CN"/>
      <w:rPrChange w:id="63" w:author="Nick Bernal" w:date="2026-08-04T06:08:00Z">
        <w:rPr>
          <w:rFonts w:ascii="Book Antiqua" w:eastAsia="MS Song" w:hAnsi="Book Antiqua"/>
          <w:smallCaps/>
          <w:spacing w:val="26"/>
          <w:sz w:val="30"/>
          <w:lang w:val="en-US" w:eastAsia="zh-CN" w:bidi="ar-SA"/>
        </w:rPr>
      </w:rPrChange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  <w:pPrChange w:id="64" w:author="Nick Bernal" w:date="2026-08-04T06:08:00Z">
        <w:pPr>
          <w:spacing w:line="220" w:lineRule="exact"/>
          <w:jc w:val="center"/>
        </w:pPr>
      </w:pPrChange>
    </w:pPr>
    <w:rPr>
      <w:rFonts w:ascii="Book Antiqua" w:hAnsi="Book Antiqua"/>
      <w:smallCaps/>
      <w:sz w:val="18"/>
      <w:rPrChange w:id="64" w:author="Nick Bernal" w:date="2026-08-04T06:08:00Z">
        <w:rPr>
          <w:rFonts w:ascii="Book Antiqua" w:hAnsi="Book Antiqua"/>
          <w:smallCaps/>
          <w:sz w:val="18"/>
          <w:lang w:val="en-US" w:eastAsia="en-US" w:bidi="ar-SA"/>
        </w:rPr>
      </w:rPrChange>
    </w:rPr>
  </w:style>
  <w:style w:type="paragraph" w:customStyle="1" w:styleId="Londoninternet">
    <w:name w:val="London internet"/>
    <w:basedOn w:val="internet"/>
    <w:locked/>
    <w:rsid w:val="007D0AEC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  <w:pPrChange w:id="65" w:author="Nick Bernal" w:date="2026-08-04T06:08:00Z">
        <w:pPr>
          <w:spacing w:line="220" w:lineRule="exact"/>
          <w:jc w:val="center"/>
        </w:pPr>
      </w:pPrChange>
    </w:pPr>
    <w:rPr>
      <w:rFonts w:ascii="Book Antiqua" w:hAnsi="Book Antiqua"/>
      <w:caps/>
      <w:spacing w:val="20"/>
      <w:sz w:val="15"/>
      <w:rPrChange w:id="65" w:author="Nick Bernal" w:date="2026-08-04T06:08:00Z">
        <w:rPr>
          <w:rFonts w:ascii="Book Antiqua" w:hAnsi="Book Antiqua"/>
          <w:caps/>
          <w:spacing w:val="20"/>
          <w:sz w:val="15"/>
          <w:lang w:val="en-US" w:eastAsia="en-US" w:bidi="ar-SA"/>
        </w:rPr>
      </w:rPrChange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  <w:pPrChange w:id="66" w:author="Nick Bernal" w:date="2026-08-04T06:08:00Z">
        <w:pPr>
          <w:tabs>
            <w:tab w:val="right" w:pos="540"/>
            <w:tab w:val="right" w:pos="900"/>
            <w:tab w:val="right" w:pos="1260"/>
            <w:tab w:val="right" w:pos="1620"/>
            <w:tab w:val="right" w:pos="1980"/>
            <w:tab w:val="right" w:pos="2340"/>
            <w:tab w:val="right" w:pos="2700"/>
          </w:tabs>
          <w:spacing w:before="240" w:after="240"/>
          <w:jc w:val="both"/>
        </w:pPr>
      </w:pPrChange>
    </w:pPr>
    <w:rPr>
      <w:i/>
      <w:rPrChange w:id="66" w:author="Nick Bernal" w:date="2026-08-04T06:08:00Z">
        <w:rPr>
          <w:i/>
          <w:sz w:val="24"/>
          <w:lang w:val="en-US" w:eastAsia="en-US" w:bidi="ar-SA"/>
        </w:rPr>
      </w:rPrChange>
    </w:rPr>
  </w:style>
  <w:style w:type="paragraph" w:customStyle="1" w:styleId="Name">
    <w:name w:val="Name"/>
    <w:basedOn w:val="Normal"/>
    <w:next w:val="Address"/>
    <w:locked/>
    <w:rsid w:val="00A3727F"/>
    <w:pPr>
      <w:pPrChange w:id="67" w:author="Nick Bernal" w:date="2026-08-04T06:08:00Z">
        <w:pPr>
          <w:jc w:val="both"/>
        </w:pPr>
      </w:pPrChange>
    </w:pPr>
    <w:rPr>
      <w:rPrChange w:id="67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  <w:pPrChange w:id="68" w:author="Nick Bernal" w:date="2026-08-04T06:08:00Z">
        <w:pPr>
          <w:suppressAutoHyphens/>
          <w:spacing w:after="120"/>
          <w:jc w:val="center"/>
        </w:pPr>
      </w:pPrChange>
    </w:pPr>
    <w:rPr>
      <w:rFonts w:ascii="Book Antiqua" w:hAnsi="Book Antiqua"/>
      <w:smallCaps/>
      <w:noProof/>
      <w:sz w:val="15"/>
      <w:rPrChange w:id="68" w:author="Nick Bernal" w:date="2026-08-04T06:08:00Z">
        <w:rPr>
          <w:rFonts w:ascii="Book Antiqua" w:hAnsi="Book Antiqua"/>
          <w:smallCaps/>
          <w:noProof/>
          <w:sz w:val="15"/>
          <w:lang w:val="en-US" w:eastAsia="en-US" w:bidi="ar-SA"/>
        </w:rPr>
      </w:rPrChange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  <w:pPrChange w:id="69" w:author="Nick Bernal" w:date="2026-08-04T06:08:00Z">
        <w:pPr>
          <w:tabs>
            <w:tab w:val="right" w:pos="9360"/>
          </w:tabs>
          <w:jc w:val="both"/>
        </w:pPr>
      </w:pPrChange>
    </w:pPr>
    <w:rPr>
      <w:rFonts w:ascii="Book Antiqua" w:hAnsi="Book Antiqua"/>
      <w:b/>
      <w:smallCaps/>
      <w:spacing w:val="42"/>
      <w:rPrChange w:id="69" w:author="Nick Bernal" w:date="2026-08-04T06:08:00Z">
        <w:rPr>
          <w:rFonts w:ascii="Book Antiqua" w:hAnsi="Book Antiqua"/>
          <w:b/>
          <w:smallCaps/>
          <w:spacing w:val="42"/>
          <w:sz w:val="24"/>
          <w:lang w:val="en-US" w:eastAsia="en-US" w:bidi="ar-SA"/>
        </w:rPr>
      </w:rPrChange>
    </w:rPr>
  </w:style>
  <w:style w:type="paragraph" w:customStyle="1" w:styleId="Powers">
    <w:name w:val="Powers"/>
    <w:basedOn w:val="Normal"/>
    <w:locked/>
    <w:rsid w:val="00A3727F"/>
    <w:pPr>
      <w:numPr>
        <w:numId w:val="13"/>
      </w:numPr>
      <w:spacing w:after="240"/>
      <w:pPrChange w:id="70" w:author="Nick Bernal" w:date="2026-08-04T06:08:00Z">
        <w:pPr>
          <w:numPr>
            <w:numId w:val="13"/>
          </w:numPr>
          <w:spacing w:after="240"/>
          <w:ind w:left="360" w:hanging="360"/>
          <w:jc w:val="both"/>
        </w:pPr>
      </w:pPrChange>
    </w:pPr>
    <w:rPr>
      <w:rPrChange w:id="70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  <w:pPrChange w:id="71" w:author="Nick Bernal" w:date="2026-08-04T06:08:00Z">
        <w:pPr>
          <w:spacing w:after="240"/>
          <w:jc w:val="center"/>
        </w:pPr>
      </w:pPrChange>
    </w:pPr>
    <w:rPr>
      <w:b/>
      <w:caps/>
      <w:rPrChange w:id="71" w:author="Nick Bernal" w:date="2026-08-04T06:08:00Z">
        <w:rPr>
          <w:b/>
          <w:caps/>
          <w:sz w:val="24"/>
          <w:lang w:val="en-US" w:eastAsia="en-US" w:bidi="ar-SA"/>
        </w:rPr>
      </w:rPrChange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  <w:pPrChange w:id="72" w:author="Nick Bernal" w:date="2026-08-04T06:08:00Z">
        <w:pPr>
          <w:spacing w:after="240"/>
          <w:ind w:left="1440" w:hanging="720"/>
          <w:jc w:val="both"/>
        </w:pPr>
      </w:pPrChange>
    </w:pPr>
    <w:rPr>
      <w:rPrChange w:id="72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  <w:pPrChange w:id="73" w:author="Nick Bernal" w:date="2026-08-04T06:08:00Z">
        <w:pPr>
          <w:spacing w:after="240"/>
          <w:ind w:left="2880" w:right="1440" w:hanging="720"/>
          <w:jc w:val="both"/>
        </w:pPr>
      </w:pPrChange>
    </w:pPr>
    <w:rPr>
      <w:rPrChange w:id="73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  <w:pPrChange w:id="74" w:author="Nick Bernal" w:date="2026-08-04T06:08:00Z">
        <w:pPr>
          <w:spacing w:after="240"/>
          <w:ind w:left="720" w:hanging="720"/>
          <w:jc w:val="both"/>
        </w:pPr>
      </w:pPrChange>
    </w:pPr>
    <w:rPr>
      <w:rPrChange w:id="74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  <w:pPrChange w:id="75" w:author="Nick Bernal" w:date="2026-08-04T06:08:00Z">
        <w:pPr>
          <w:spacing w:after="240"/>
          <w:ind w:left="2160" w:right="1440" w:hanging="720"/>
          <w:jc w:val="both"/>
        </w:pPr>
      </w:pPrChange>
    </w:pPr>
    <w:rPr>
      <w:rPrChange w:id="75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  <w:pPrChange w:id="76" w:author="Nick Bernal" w:date="2026-08-04T06:08:00Z">
        <w:pPr>
          <w:spacing w:line="480" w:lineRule="exact"/>
          <w:ind w:left="720" w:right="720"/>
          <w:jc w:val="both"/>
        </w:pPr>
      </w:pPrChange>
    </w:pPr>
    <w:rPr>
      <w:rPrChange w:id="76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  <w:pPrChange w:id="77" w:author="Nick Bernal" w:date="2026-08-04T06:08:00Z">
        <w:pPr>
          <w:spacing w:after="240"/>
          <w:ind w:left="1440" w:right="1440"/>
          <w:jc w:val="both"/>
        </w:pPr>
      </w:pPrChange>
    </w:pPr>
    <w:rPr>
      <w:rPrChange w:id="77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  <w:pPrChange w:id="78" w:author="Nick Bernal" w:date="2026-08-04T06:08:00Z">
        <w:pPr>
          <w:spacing w:after="120"/>
          <w:ind w:left="1440" w:right="1440"/>
          <w:jc w:val="both"/>
        </w:pPr>
      </w:pPrChange>
    </w:pPr>
    <w:rPr>
      <w:rPrChange w:id="78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  <w:pPrChange w:id="79" w:author="Nick Bernal" w:date="2026-08-04T06:08:00Z">
        <w:pPr>
          <w:spacing w:after="240" w:line="480" w:lineRule="auto"/>
          <w:ind w:left="1440" w:right="1440"/>
          <w:jc w:val="both"/>
        </w:pPr>
      </w:pPrChange>
    </w:pPr>
    <w:rPr>
      <w:rPrChange w:id="79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  <w:pPrChange w:id="80" w:author="Nick Bernal" w:date="2026-08-04T06:08:00Z">
        <w:pPr>
          <w:spacing w:after="240" w:line="480" w:lineRule="auto"/>
          <w:ind w:left="1440" w:right="1440" w:firstLine="720"/>
          <w:jc w:val="both"/>
        </w:pPr>
      </w:pPrChange>
    </w:pPr>
    <w:rPr>
      <w:rPrChange w:id="80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  <w:pPrChange w:id="81" w:author="Nick Bernal" w:date="2026-08-04T06:08:00Z">
        <w:pPr>
          <w:spacing w:after="240" w:line="480" w:lineRule="auto"/>
          <w:ind w:left="1440" w:right="1440" w:firstLine="1440"/>
          <w:jc w:val="both"/>
        </w:pPr>
      </w:pPrChange>
    </w:pPr>
    <w:rPr>
      <w:rPrChange w:id="81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  <w:pPrChange w:id="82" w:author="Nick Bernal" w:date="2026-08-04T06:08:00Z">
        <w:pPr>
          <w:widowControl w:val="0"/>
          <w:snapToGrid w:val="0"/>
          <w:spacing w:after="24"/>
          <w:jc w:val="center"/>
        </w:pPr>
      </w:pPrChange>
    </w:pPr>
    <w:rPr>
      <w:rFonts w:ascii="Book Antiqua" w:eastAsia="MS Mincho" w:hAnsi="Book Antiqua"/>
      <w:smallCaps/>
      <w:spacing w:val="10"/>
      <w:kern w:val="2"/>
      <w:sz w:val="16"/>
      <w:lang w:eastAsia="ja-JP"/>
      <w:rPrChange w:id="82" w:author="Nick Bernal" w:date="2026-08-04T06:08:00Z">
        <w:rPr>
          <w:rFonts w:ascii="Book Antiqua" w:eastAsia="MS Mincho" w:hAnsi="Book Antiqua"/>
          <w:smallCaps/>
          <w:spacing w:val="10"/>
          <w:sz w:val="16"/>
          <w:lang w:val="en-US" w:eastAsia="ja-JP" w:bidi="ar-SA"/>
        </w:rPr>
      </w:rPrChange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  <w:pPrChange w:id="83" w:author="Nick Bernal" w:date="2026-08-04T06:08:00Z">
        <w:pPr>
          <w:widowControl w:val="0"/>
          <w:spacing w:before="240" w:line="240" w:lineRule="exact"/>
          <w:ind w:left="1440" w:right="1440"/>
          <w:jc w:val="both"/>
        </w:pPr>
      </w:pPrChange>
    </w:pPr>
    <w:rPr>
      <w:rPrChange w:id="83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  <w:pPrChange w:id="84" w:author="Nick Bernal" w:date="2026-08-04T06:08:00Z">
        <w:pPr>
          <w:widowControl w:val="0"/>
          <w:spacing w:line="480" w:lineRule="exact"/>
          <w:ind w:left="1440" w:right="1440"/>
          <w:jc w:val="both"/>
        </w:pPr>
      </w:pPrChange>
    </w:pPr>
    <w:rPr>
      <w:rPrChange w:id="84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  <w:pPrChange w:id="85" w:author="Nick Bernal" w:date="2026-08-04T06:08:00Z">
        <w:pPr>
          <w:spacing w:after="240"/>
          <w:ind w:left="1440" w:right="1440" w:firstLine="720"/>
          <w:jc w:val="both"/>
        </w:pPr>
      </w:pPrChange>
    </w:pPr>
    <w:rPr>
      <w:rPrChange w:id="85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  <w:pPrChange w:id="86" w:author="Nick Bernal" w:date="2026-08-04T06:08:00Z">
        <w:pPr>
          <w:spacing w:after="240"/>
          <w:ind w:left="1440" w:right="1440" w:firstLine="1440"/>
          <w:jc w:val="both"/>
        </w:pPr>
      </w:pPrChange>
    </w:pPr>
    <w:rPr>
      <w:rPrChange w:id="86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  <w:pPrChange w:id="87" w:author="Nick Bernal" w:date="2026-08-04T06:08:00Z">
        <w:pPr>
          <w:spacing w:before="240"/>
          <w:ind w:left="2160" w:hanging="720"/>
          <w:jc w:val="both"/>
        </w:pPr>
      </w:pPrChange>
    </w:pPr>
    <w:rPr>
      <w:rPrChange w:id="87" w:author="Nick Bernal" w:date="2026-08-04T06:08:00Z">
        <w:rPr>
          <w:sz w:val="24"/>
          <w:lang w:val="en-US" w:eastAsia="en-US" w:bidi="ar-SA"/>
        </w:rPr>
      </w:rPrChange>
    </w:rPr>
  </w:style>
  <w:style w:type="paragraph" w:styleId="Salutation">
    <w:name w:val="Salutation"/>
    <w:basedOn w:val="Normal"/>
    <w:next w:val="BodyText"/>
    <w:link w:val="SalutationChar"/>
    <w:locked/>
    <w:rsid w:val="00A3727F"/>
    <w:pPr>
      <w:spacing w:before="240" w:after="240"/>
      <w:pPrChange w:id="88" w:author="Nick Bernal" w:date="2026-08-04T06:08:00Z">
        <w:pPr>
          <w:spacing w:before="240" w:after="240"/>
          <w:jc w:val="both"/>
        </w:pPr>
      </w:pPrChange>
    </w:pPr>
    <w:rPr>
      <w:rPrChange w:id="88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SalutationChar">
    <w:name w:val="Salutation Char"/>
    <w:basedOn w:val="DefaultParagraphFont"/>
    <w:link w:val="Salutation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LettersmallTitle">
    <w:name w:val="Letter small Title"/>
    <w:basedOn w:val="Normal"/>
    <w:locked/>
    <w:rsid w:val="00A3727F"/>
    <w:pPr>
      <w:jc w:val="center"/>
      <w:pPrChange w:id="89" w:author="Nick Bernal" w:date="2026-08-04T06:08:00Z">
        <w:pPr>
          <w:jc w:val="center"/>
        </w:pPr>
      </w:pPrChange>
    </w:pPr>
    <w:rPr>
      <w:rFonts w:ascii="Book Antiqua" w:hAnsi="Book Antiqua"/>
      <w:caps/>
      <w:sz w:val="10"/>
      <w:rPrChange w:id="89" w:author="Nick Bernal" w:date="2026-08-04T06:08:00Z">
        <w:rPr>
          <w:rFonts w:ascii="Book Antiqua" w:hAnsi="Book Antiqua"/>
          <w:caps/>
          <w:sz w:val="10"/>
          <w:lang w:val="en-US" w:eastAsia="en-US" w:bidi="ar-SA"/>
        </w:rPr>
      </w:rPrChange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  <w:pPrChange w:id="90" w:author="Nick Bernal" w:date="2026-08-04T06:08:00Z">
        <w:pPr>
          <w:spacing w:after="240"/>
          <w:jc w:val="center"/>
        </w:pPr>
      </w:pPrChange>
    </w:pPr>
    <w:rPr>
      <w:rFonts w:ascii="Book Antiqua" w:eastAsia="MS Song" w:hAnsi="Book Antiqua"/>
      <w:caps/>
      <w:sz w:val="10"/>
      <w:lang w:eastAsia="zh-CN"/>
      <w:rPrChange w:id="90" w:author="Nick Bernal" w:date="2026-08-04T06:08:00Z">
        <w:rPr>
          <w:rFonts w:ascii="Book Antiqua" w:eastAsia="MS Song" w:hAnsi="Book Antiqua"/>
          <w:caps/>
          <w:sz w:val="10"/>
          <w:lang w:val="en-US" w:eastAsia="zh-CN" w:bidi="ar-SA"/>
        </w:rPr>
      </w:rPrChange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  <w:pPrChange w:id="91" w:author="Nick Bernal" w:date="2026-08-04T06:08:00Z">
        <w:pPr>
          <w:keepNext/>
          <w:keepLines/>
          <w:spacing w:after="120"/>
          <w:jc w:val="center"/>
        </w:pPr>
      </w:pPrChange>
    </w:pPr>
    <w:rPr>
      <w:b/>
      <w:rPrChange w:id="91" w:author="Nick Bernal" w:date="2026-08-04T06:08:00Z">
        <w:rPr>
          <w:b/>
          <w:sz w:val="24"/>
          <w:lang w:val="en-US" w:eastAsia="en-US" w:bidi="ar-SA"/>
        </w:rPr>
      </w:rPrChange>
    </w:r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  <w:pPrChange w:id="92" w:author="Nick Bernal" w:date="2026-08-04T06:08:00Z">
        <w:pPr>
          <w:tabs>
            <w:tab w:val="decimal" w:pos="1570"/>
          </w:tabs>
          <w:jc w:val="both"/>
        </w:pPr>
      </w:pPrChange>
    </w:pPr>
    <w:rPr>
      <w:rPrChange w:id="92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TDecSub">
    <w:name w:val="TDecSub"/>
    <w:basedOn w:val="TDec"/>
    <w:locked/>
    <w:rsid w:val="007D0AEC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7D0AEC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  <w:pPrChange w:id="93" w:author="Nick Bernal" w:date="2026-08-04T06:08:00Z">
        <w:pPr>
          <w:pBdr>
            <w:bottom w:val="single" w:sz="4" w:space="1" w:color="auto"/>
          </w:pBdr>
          <w:spacing w:after="240"/>
          <w:jc w:val="center"/>
        </w:pPr>
      </w:pPrChange>
    </w:pPr>
    <w:rPr>
      <w:b/>
      <w:rPrChange w:id="93" w:author="Nick Bernal" w:date="2026-08-04T06:08:00Z">
        <w:rPr>
          <w:b/>
          <w:sz w:val="24"/>
          <w:lang w:val="en-US" w:eastAsia="en-US" w:bidi="ar-SA"/>
        </w:rPr>
      </w:rPrChange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  <w:pPrChange w:id="94" w:author="Nick Bernal" w:date="2026-08-04T06:08:00Z">
        <w:pPr>
          <w:keepNext/>
          <w:spacing w:after="240"/>
          <w:jc w:val="both"/>
        </w:pPr>
      </w:pPrChange>
    </w:pPr>
    <w:rPr>
      <w:b/>
      <w:rPrChange w:id="94" w:author="Nick Bernal" w:date="2026-08-04T06:08:00Z">
        <w:rPr>
          <w:b/>
          <w:sz w:val="24"/>
          <w:lang w:val="en-US" w:eastAsia="en-US" w:bidi="ar-SA"/>
        </w:rPr>
      </w:rPrChange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  <w:pPrChange w:id="95" w:author="Nick Bernal" w:date="2026-08-04T06:08:00Z">
        <w:pPr>
          <w:keepNext/>
          <w:spacing w:after="240"/>
          <w:jc w:val="right"/>
        </w:pPr>
      </w:pPrChange>
    </w:pPr>
    <w:rPr>
      <w:b/>
      <w:rPrChange w:id="95" w:author="Nick Bernal" w:date="2026-08-04T06:08:00Z">
        <w:rPr>
          <w:b/>
          <w:sz w:val="24"/>
          <w:lang w:val="en-US" w:eastAsia="en-US" w:bidi="ar-SA"/>
        </w:rPr>
      </w:rPrChange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  <w:pPrChange w:id="96" w:author="Nick Bernal" w:date="2026-08-04T06:08:00Z">
        <w:pPr>
          <w:tabs>
            <w:tab w:val="right" w:leader="dot" w:pos="1987"/>
          </w:tabs>
          <w:jc w:val="both"/>
        </w:pPr>
      </w:pPrChange>
    </w:pPr>
    <w:rPr>
      <w:rPrChange w:id="96" w:author="Nick Bernal" w:date="2026-08-04T06:08:00Z">
        <w:rPr>
          <w:sz w:val="24"/>
          <w:lang w:val="en-US" w:eastAsia="en-US" w:bidi="ar-SA"/>
        </w:rPr>
      </w:rPrChange>
    </w:r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  <w:pPrChange w:id="97" w:author="Nick Bernal" w:date="2026-08-04T06:08:00Z">
        <w:pPr>
          <w:spacing w:before="120"/>
          <w:jc w:val="both"/>
        </w:pPr>
      </w:pPrChange>
    </w:pPr>
    <w:rPr>
      <w:b/>
      <w:rPrChange w:id="97" w:author="Nick Bernal" w:date="2026-08-04T06:08:00Z">
        <w:rPr>
          <w:b/>
          <w:sz w:val="24"/>
          <w:lang w:val="en-US" w:eastAsia="en-US" w:bidi="ar-SA"/>
        </w:rPr>
      </w:rPrChange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  <w:pPrChange w:id="98" w:author="Nick Bernal" w:date="2026-08-04T06:08:00Z">
        <w:pPr>
          <w:spacing w:after="240"/>
          <w:ind w:left="720" w:right="720" w:hanging="720"/>
          <w:jc w:val="both"/>
        </w:pPr>
      </w:pPrChange>
    </w:pPr>
    <w:rPr>
      <w:rPrChange w:id="98" w:author="Nick Bernal" w:date="2026-08-04T06:08:00Z">
        <w:rPr>
          <w:sz w:val="24"/>
          <w:lang w:val="en-US" w:eastAsia="en-US" w:bidi="ar-SA"/>
        </w:rPr>
      </w:rPrChange>
    </w:r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  <w:pPrChange w:id="99" w:author="Nick Bernal" w:date="2026-08-04T06:08:00Z">
        <w:pPr>
          <w:spacing w:after="240"/>
          <w:ind w:left="1440" w:right="720" w:hanging="720"/>
          <w:jc w:val="both"/>
        </w:pPr>
      </w:pPrChange>
    </w:pPr>
    <w:rPr>
      <w:rPrChange w:id="99" w:author="Nick Bernal" w:date="2026-08-04T06:08:00Z">
        <w:rPr>
          <w:sz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  <w:pPrChange w:id="100" w:author="Nick Bernal" w:date="2026-08-04T06:08:00Z">
        <w:pPr>
          <w:spacing w:after="240"/>
          <w:ind w:left="2160" w:right="720" w:hanging="720"/>
          <w:jc w:val="both"/>
        </w:pPr>
      </w:pPrChange>
    </w:pPr>
    <w:rPr>
      <w:rPrChange w:id="100" w:author="Nick Bernal" w:date="2026-08-04T06:08:00Z">
        <w:rPr>
          <w:sz w:val="24"/>
          <w:lang w:val="en-US" w:eastAsia="en-US" w:bidi="ar-SA"/>
        </w:rPr>
      </w:rPrChange>
    </w:r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  <w:pPrChange w:id="101" w:author="Nick Bernal" w:date="2026-08-04T06:08:00Z">
        <w:pPr>
          <w:spacing w:after="240"/>
          <w:ind w:left="2880" w:right="720" w:hanging="720"/>
          <w:jc w:val="both"/>
        </w:pPr>
      </w:pPrChange>
    </w:pPr>
    <w:rPr>
      <w:rPrChange w:id="101" w:author="Nick Bernal" w:date="2026-08-04T06:08:00Z">
        <w:rPr>
          <w:sz w:val="24"/>
          <w:lang w:val="en-US" w:eastAsia="en-US" w:bidi="ar-SA"/>
        </w:rPr>
      </w:rPrChange>
    </w:r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  <w:pPrChange w:id="102" w:author="Nick Bernal" w:date="2026-08-04T06:08:00Z">
        <w:pPr>
          <w:spacing w:after="240"/>
          <w:ind w:left="3600" w:right="720" w:hanging="720"/>
          <w:jc w:val="both"/>
        </w:pPr>
      </w:pPrChange>
    </w:pPr>
    <w:rPr>
      <w:rPrChange w:id="102" w:author="Nick Bernal" w:date="2026-08-04T06:08:00Z">
        <w:rPr>
          <w:sz w:val="24"/>
          <w:lang w:val="en-US" w:eastAsia="en-US" w:bidi="ar-SA"/>
        </w:rPr>
      </w:rPrChange>
    </w:r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  <w:pPrChange w:id="103" w:author="Nick Bernal" w:date="2026-08-04T06:08:00Z">
        <w:pPr>
          <w:spacing w:after="240"/>
          <w:ind w:left="4320" w:right="720" w:hanging="720"/>
          <w:jc w:val="both"/>
        </w:pPr>
      </w:pPrChange>
    </w:pPr>
    <w:rPr>
      <w:rPrChange w:id="103" w:author="Nick Bernal" w:date="2026-08-04T06:08:00Z">
        <w:rPr>
          <w:sz w:val="24"/>
          <w:lang w:val="en-US" w:eastAsia="en-US" w:bidi="ar-SA"/>
        </w:rPr>
      </w:rPrChange>
    </w:r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  <w:pPrChange w:id="104" w:author="Nick Bernal" w:date="2026-08-04T06:08:00Z">
        <w:pPr>
          <w:spacing w:after="240"/>
          <w:ind w:left="5040" w:right="720" w:hanging="720"/>
          <w:jc w:val="both"/>
        </w:pPr>
      </w:pPrChange>
    </w:pPr>
    <w:rPr>
      <w:rPrChange w:id="104" w:author="Nick Bernal" w:date="2026-08-04T06:08:00Z">
        <w:rPr>
          <w:sz w:val="24"/>
          <w:lang w:val="en-US" w:eastAsia="en-US" w:bidi="ar-SA"/>
        </w:rPr>
      </w:rPrChange>
    </w:r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  <w:pPrChange w:id="105" w:author="Nick Bernal" w:date="2026-08-04T06:08:00Z">
        <w:pPr>
          <w:spacing w:after="240"/>
          <w:ind w:left="5760" w:right="720" w:hanging="720"/>
          <w:jc w:val="both"/>
        </w:pPr>
      </w:pPrChange>
    </w:pPr>
    <w:rPr>
      <w:rPrChange w:id="105" w:author="Nick Bernal" w:date="2026-08-04T06:08:00Z">
        <w:rPr>
          <w:sz w:val="24"/>
          <w:lang w:val="en-US" w:eastAsia="en-US" w:bidi="ar-SA"/>
        </w:rPr>
      </w:rPrChange>
    </w:r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  <w:pPrChange w:id="106" w:author="Nick Bernal" w:date="2026-08-04T06:08:00Z">
        <w:pPr>
          <w:spacing w:after="240"/>
          <w:ind w:left="6480" w:right="720" w:hanging="720"/>
          <w:jc w:val="both"/>
        </w:pPr>
      </w:pPrChange>
    </w:pPr>
    <w:rPr>
      <w:rPrChange w:id="106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jc w:val="center"/>
      <w:pPrChange w:id="107" w:author="Nick Bernal" w:date="2026-08-04T06:08:00Z">
        <w:pPr>
          <w:tabs>
            <w:tab w:val="right" w:pos="9360"/>
          </w:tabs>
          <w:jc w:val="center"/>
        </w:pPr>
      </w:pPrChange>
    </w:pPr>
    <w:rPr>
      <w:rFonts w:ascii="Times New Roman" w:eastAsia="Times New Roman" w:hAnsi="Times New Roman" w:cs="Times New Roman"/>
      <w:noProof/>
      <w:kern w:val="0"/>
      <w:szCs w:val="20"/>
      <w14:ligatures w14:val="none"/>
      <w:rPrChange w:id="107" w:author="Nick Bernal" w:date="2026-08-04T06:08:00Z">
        <w:rPr>
          <w:noProof/>
          <w:sz w:val="24"/>
          <w:lang w:val="en-US" w:eastAsia="en-US" w:bidi="ar-SA"/>
        </w:rPr>
      </w:rPrChange>
    </w:rPr>
  </w:style>
  <w:style w:type="paragraph" w:customStyle="1" w:styleId="UKAddress">
    <w:name w:val="UK Address"/>
    <w:basedOn w:val="Normal"/>
    <w:next w:val="Normal"/>
    <w:locked/>
    <w:rsid w:val="00A3727F"/>
    <w:pPr>
      <w:pPrChange w:id="108" w:author="Nick Bernal" w:date="2026-08-04T06:08:00Z">
        <w:pPr>
          <w:jc w:val="both"/>
        </w:pPr>
      </w:pPrChange>
    </w:pPr>
    <w:rPr>
      <w:lang w:val="en-GB"/>
      <w:rPrChange w:id="108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">
    <w:name w:val="UK Body"/>
    <w:basedOn w:val="Normal"/>
    <w:locked/>
    <w:rsid w:val="00A3727F"/>
    <w:pPr>
      <w:spacing w:after="240"/>
      <w:pPrChange w:id="109" w:author="Nick Bernal" w:date="2026-08-04T06:08:00Z">
        <w:pPr>
          <w:spacing w:after="240"/>
          <w:jc w:val="both"/>
        </w:pPr>
      </w:pPrChange>
    </w:pPr>
    <w:rPr>
      <w:lang w:val="en-GB"/>
      <w:rPrChange w:id="109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  <w:pPrChange w:id="110" w:author="Nick Bernal" w:date="2026-08-04T06:08:00Z">
        <w:pPr>
          <w:spacing w:after="240" w:line="480" w:lineRule="auto"/>
          <w:jc w:val="both"/>
        </w:pPr>
      </w:pPrChange>
    </w:pPr>
    <w:rPr>
      <w:lang w:val="en-GB"/>
      <w:rPrChange w:id="110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  <w:pPrChange w:id="111" w:author="Nick Bernal" w:date="2026-08-04T06:08:00Z">
        <w:pPr>
          <w:spacing w:after="240" w:line="480" w:lineRule="auto"/>
          <w:ind w:firstLine="720"/>
          <w:jc w:val="both"/>
        </w:pPr>
      </w:pPrChange>
    </w:pPr>
    <w:rPr>
      <w:lang w:val="en-GB"/>
      <w:rPrChange w:id="111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  <w:pPrChange w:id="112" w:author="Nick Bernal" w:date="2026-08-04T06:08:00Z">
        <w:pPr>
          <w:spacing w:after="240" w:line="480" w:lineRule="auto"/>
          <w:ind w:firstLine="720"/>
          <w:jc w:val="both"/>
        </w:pPr>
      </w:pPrChange>
    </w:pPr>
    <w:rPr>
      <w:lang w:val="en-GB"/>
      <w:rPrChange w:id="112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  <w:pPrChange w:id="113" w:author="Nick Bernal" w:date="2026-08-04T06:08:00Z">
        <w:pPr>
          <w:spacing w:after="480" w:line="480" w:lineRule="auto"/>
          <w:jc w:val="both"/>
        </w:pPr>
      </w:pPrChange>
    </w:pPr>
    <w:rPr>
      <w:lang w:val="en-GB"/>
      <w:rPrChange w:id="113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  <w:pPrChange w:id="114" w:author="Nick Bernal" w:date="2026-08-04T06:08:00Z">
        <w:pPr>
          <w:spacing w:after="240"/>
          <w:ind w:firstLine="720"/>
          <w:jc w:val="both"/>
        </w:pPr>
      </w:pPrChange>
    </w:pPr>
    <w:rPr>
      <w:lang w:val="en-GB"/>
      <w:rPrChange w:id="114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  <w:pPrChange w:id="115" w:author="Nick Bernal" w:date="2026-08-04T06:08:00Z">
        <w:pPr>
          <w:spacing w:after="240"/>
          <w:ind w:firstLine="720"/>
          <w:jc w:val="both"/>
        </w:pPr>
      </w:pPrChange>
    </w:pPr>
    <w:rPr>
      <w:lang w:val="en-GB"/>
      <w:rPrChange w:id="115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  <w:pPrChange w:id="116" w:author="Nick Bernal" w:date="2026-08-04T06:08:00Z">
        <w:pPr>
          <w:spacing w:after="240"/>
          <w:ind w:left="720"/>
          <w:jc w:val="both"/>
        </w:pPr>
      </w:pPrChange>
    </w:pPr>
    <w:rPr>
      <w:lang w:val="en-GB"/>
      <w:rPrChange w:id="116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  <w:pPrChange w:id="117" w:author="Nick Bernal" w:date="2026-08-04T06:08:00Z">
        <w:pPr>
          <w:spacing w:after="480" w:line="480" w:lineRule="auto"/>
          <w:ind w:left="720"/>
          <w:jc w:val="both"/>
        </w:pPr>
      </w:pPrChange>
    </w:pPr>
    <w:rPr>
      <w:lang w:val="en-GB"/>
      <w:rPrChange w:id="117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  <w:pPrChange w:id="118" w:author="Nick Bernal" w:date="2026-08-04T06:08:00Z">
        <w:pPr>
          <w:spacing w:after="480" w:line="480" w:lineRule="auto"/>
          <w:ind w:left="720"/>
          <w:jc w:val="both"/>
        </w:pPr>
      </w:pPrChange>
    </w:pPr>
    <w:rPr>
      <w:lang w:val="en-GB"/>
      <w:rPrChange w:id="118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  <w:pPrChange w:id="119" w:author="Nick Bernal" w:date="2026-08-04T06:08:00Z">
        <w:pPr>
          <w:spacing w:after="240"/>
          <w:ind w:left="720"/>
          <w:jc w:val="both"/>
        </w:pPr>
      </w:pPrChange>
    </w:pPr>
    <w:rPr>
      <w:lang w:val="en-GB"/>
      <w:rPrChange w:id="119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  <w:pPrChange w:id="120" w:author="Nick Bernal" w:date="2026-08-04T06:08:00Z">
        <w:pPr>
          <w:spacing w:after="240"/>
          <w:ind w:left="1440"/>
          <w:jc w:val="both"/>
        </w:pPr>
      </w:pPrChange>
    </w:pPr>
    <w:rPr>
      <w:lang w:val="en-GB"/>
      <w:rPrChange w:id="120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  <w:pPrChange w:id="121" w:author="Nick Bernal" w:date="2026-08-04T06:08:00Z">
        <w:pPr>
          <w:spacing w:after="240"/>
          <w:ind w:left="2160"/>
          <w:jc w:val="both"/>
        </w:pPr>
      </w:pPrChange>
    </w:pPr>
    <w:rPr>
      <w:lang w:val="en-GB"/>
      <w:rPrChange w:id="121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  <w:pPrChange w:id="122" w:author="Nick Bernal" w:date="2026-08-04T06:08:00Z">
        <w:pPr>
          <w:spacing w:after="240"/>
          <w:ind w:left="2880"/>
          <w:jc w:val="both"/>
        </w:pPr>
      </w:pPrChange>
    </w:pPr>
    <w:rPr>
      <w:lang w:val="en-GB"/>
      <w:rPrChange w:id="122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Left">
    <w:name w:val="UK Body Left"/>
    <w:basedOn w:val="Normal"/>
    <w:locked/>
    <w:rsid w:val="00A3727F"/>
    <w:pPr>
      <w:spacing w:after="240"/>
      <w:pPrChange w:id="123" w:author="Nick Bernal" w:date="2026-08-04T06:08:00Z">
        <w:pPr>
          <w:spacing w:after="240"/>
          <w:jc w:val="both"/>
        </w:pPr>
      </w:pPrChange>
    </w:pPr>
    <w:rPr>
      <w:lang w:val="en-GB"/>
      <w:rPrChange w:id="123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Text">
    <w:name w:val="UK Body Text"/>
    <w:basedOn w:val="Normal"/>
    <w:locked/>
    <w:rsid w:val="00A3727F"/>
    <w:pPr>
      <w:spacing w:after="240"/>
      <w:pPrChange w:id="124" w:author="Nick Bernal" w:date="2026-08-04T06:08:00Z">
        <w:pPr>
          <w:spacing w:after="240"/>
          <w:jc w:val="both"/>
        </w:pPr>
      </w:pPrChange>
    </w:pPr>
    <w:rPr>
      <w:lang w:val="en-GB"/>
      <w:rPrChange w:id="124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  <w:pPrChange w:id="125" w:author="Nick Bernal" w:date="2026-08-04T06:08:00Z">
        <w:pPr>
          <w:spacing w:before="240" w:after="240"/>
          <w:ind w:left="720" w:hanging="720"/>
          <w:jc w:val="both"/>
        </w:pPr>
      </w:pPrChange>
    </w:pPr>
    <w:rPr>
      <w:lang w:val="en-GB"/>
      <w:rPrChange w:id="125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  <w:pPrChange w:id="126" w:author="Nick Bernal" w:date="2026-08-04T06:08:00Z">
        <w:pPr>
          <w:spacing w:after="480"/>
          <w:jc w:val="right"/>
        </w:pPr>
      </w:pPrChange>
    </w:pPr>
    <w:rPr>
      <w:lang w:val="en-GB"/>
      <w:rPrChange w:id="126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  <w:pPrChange w:id="127" w:author="Nick Bernal" w:date="2026-08-04T06:08:00Z">
        <w:pPr>
          <w:spacing w:after="240"/>
          <w:jc w:val="both"/>
        </w:pPr>
      </w:pPrChange>
    </w:pPr>
    <w:rPr>
      <w:b/>
      <w:smallCaps/>
      <w:u w:val="single"/>
      <w:lang w:val="en-GB"/>
      <w:rPrChange w:id="127" w:author="Nick Bernal" w:date="2026-08-04T06:08:00Z">
        <w:rPr>
          <w:b/>
          <w:smallCaps/>
          <w:sz w:val="24"/>
          <w:u w:val="single"/>
          <w:lang w:val="en-GB" w:eastAsia="en-US" w:bidi="ar-SA"/>
        </w:rPr>
      </w:rPrChange>
    </w:rPr>
  </w:style>
  <w:style w:type="paragraph" w:customStyle="1" w:styleId="UKEnclosure">
    <w:name w:val="UK Enclosure"/>
    <w:basedOn w:val="Normal"/>
    <w:locked/>
    <w:rsid w:val="00A3727F"/>
    <w:pPr>
      <w:pPrChange w:id="128" w:author="Nick Bernal" w:date="2026-08-04T06:08:00Z">
        <w:pPr>
          <w:jc w:val="both"/>
        </w:pPr>
      </w:pPrChange>
    </w:pPr>
    <w:rPr>
      <w:lang w:val="en-GB"/>
      <w:rPrChange w:id="128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  <w:pPrChange w:id="129" w:author="Nick Bernal" w:date="2026-08-04T06:08:00Z">
        <w:pPr>
          <w:tabs>
            <w:tab w:val="center" w:pos="4536"/>
            <w:tab w:val="right" w:pos="9000"/>
          </w:tabs>
          <w:jc w:val="both"/>
        </w:pPr>
      </w:pPrChange>
    </w:pPr>
    <w:rPr>
      <w:lang w:val="en-GB"/>
      <w:rPrChange w:id="129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  <w:pPrChange w:id="130" w:author="Nick Bernal" w:date="2026-08-04T06:08:00Z">
        <w:pPr>
          <w:tabs>
            <w:tab w:val="center" w:pos="6696"/>
            <w:tab w:val="right" w:pos="13896"/>
          </w:tabs>
          <w:jc w:val="both"/>
        </w:pPr>
      </w:pPrChange>
    </w:pPr>
    <w:rPr>
      <w:lang w:val="en-GB"/>
      <w:rPrChange w:id="130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  <w:pPrChange w:id="131" w:author="Nick Bernal" w:date="2026-08-04T06:08:00Z">
        <w:pPr>
          <w:tabs>
            <w:tab w:val="center" w:pos="4536"/>
            <w:tab w:val="right" w:pos="9000"/>
          </w:tabs>
          <w:jc w:val="both"/>
        </w:pPr>
      </w:pPrChange>
    </w:pPr>
    <w:rPr>
      <w:lang w:val="en-GB"/>
      <w:rPrChange w:id="131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  <w:pPrChange w:id="132" w:author="Nick Bernal" w:date="2026-08-04T06:08:00Z">
        <w:pPr>
          <w:tabs>
            <w:tab w:val="center" w:pos="6696"/>
            <w:tab w:val="right" w:pos="13896"/>
          </w:tabs>
          <w:jc w:val="both"/>
        </w:pPr>
      </w:pPrChange>
    </w:pPr>
    <w:rPr>
      <w:lang w:val="en-GB"/>
      <w:rPrChange w:id="132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  <w:pPrChange w:id="133" w:author="Nick Bernal" w:date="2026-08-04T06:08:00Z">
        <w:pPr>
          <w:widowControl w:val="0"/>
          <w:ind w:left="720" w:hanging="720"/>
          <w:jc w:val="both"/>
          <w:outlineLvl w:val="0"/>
        </w:pPr>
      </w:pPrChange>
    </w:pPr>
    <w:rPr>
      <w:lang w:val="en-GB"/>
      <w:rPrChange w:id="133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  <w:pPrChange w:id="134" w:author="Nick Bernal" w:date="2026-08-04T06:08:00Z">
        <w:pPr>
          <w:widowControl w:val="0"/>
          <w:ind w:left="1440" w:hanging="720"/>
          <w:jc w:val="both"/>
          <w:outlineLvl w:val="1"/>
        </w:pPr>
      </w:pPrChange>
    </w:pPr>
    <w:rPr>
      <w:lang w:val="en-GB"/>
      <w:rPrChange w:id="134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  <w:pPrChange w:id="135" w:author="Nick Bernal" w:date="2026-08-04T06:08:00Z">
        <w:pPr>
          <w:widowControl w:val="0"/>
          <w:ind w:left="2160" w:hanging="720"/>
          <w:jc w:val="both"/>
          <w:outlineLvl w:val="2"/>
        </w:pPr>
      </w:pPrChange>
    </w:pPr>
    <w:rPr>
      <w:lang w:val="en-GB"/>
      <w:rPrChange w:id="135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  <w:pPrChange w:id="136" w:author="Nick Bernal" w:date="2026-08-04T06:08:00Z">
        <w:pPr>
          <w:widowControl w:val="0"/>
          <w:ind w:left="2880" w:hanging="720"/>
          <w:jc w:val="both"/>
          <w:outlineLvl w:val="3"/>
        </w:pPr>
      </w:pPrChange>
    </w:pPr>
    <w:rPr>
      <w:lang w:val="en-GB"/>
      <w:rPrChange w:id="136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  <w:pPrChange w:id="137" w:author="Nick Bernal" w:date="2026-08-04T06:08:00Z">
        <w:pPr>
          <w:widowControl w:val="0"/>
          <w:ind w:left="3600" w:hanging="720"/>
          <w:jc w:val="both"/>
          <w:outlineLvl w:val="4"/>
        </w:pPr>
      </w:pPrChange>
    </w:pPr>
    <w:rPr>
      <w:lang w:val="en-GB"/>
      <w:rPrChange w:id="137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  <w:pPrChange w:id="138" w:author="Nick Bernal" w:date="2026-08-04T06:08:00Z">
        <w:pPr>
          <w:widowControl w:val="0"/>
          <w:ind w:left="4320" w:hanging="720"/>
          <w:jc w:val="both"/>
          <w:outlineLvl w:val="5"/>
        </w:pPr>
      </w:pPrChange>
    </w:pPr>
    <w:rPr>
      <w:lang w:val="en-GB"/>
      <w:rPrChange w:id="138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  <w:pPrChange w:id="139" w:author="Nick Bernal" w:date="2026-08-04T06:08:00Z">
        <w:pPr>
          <w:widowControl w:val="0"/>
          <w:ind w:left="5040" w:hanging="720"/>
          <w:jc w:val="both"/>
          <w:outlineLvl w:val="6"/>
        </w:pPr>
      </w:pPrChange>
    </w:pPr>
    <w:rPr>
      <w:lang w:val="en-GB"/>
      <w:rPrChange w:id="139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  <w:pPrChange w:id="140" w:author="Nick Bernal" w:date="2026-08-04T06:08:00Z">
        <w:pPr>
          <w:widowControl w:val="0"/>
          <w:ind w:left="5760" w:hanging="720"/>
          <w:jc w:val="both"/>
          <w:outlineLvl w:val="7"/>
        </w:pPr>
      </w:pPrChange>
    </w:pPr>
    <w:rPr>
      <w:lang w:val="en-GB"/>
      <w:rPrChange w:id="140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  <w:pPrChange w:id="141" w:author="Nick Bernal" w:date="2026-08-04T06:08:00Z">
        <w:pPr>
          <w:widowControl w:val="0"/>
          <w:ind w:left="6480" w:hanging="720"/>
          <w:jc w:val="both"/>
          <w:outlineLvl w:val="8"/>
        </w:pPr>
      </w:pPrChange>
    </w:pPr>
    <w:rPr>
      <w:lang w:val="en-GB"/>
      <w:rPrChange w:id="141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  <w:pPrChange w:id="142" w:author="Nick Bernal" w:date="2026-08-04T06:08:00Z">
        <w:pPr>
          <w:spacing w:after="240"/>
          <w:jc w:val="center"/>
        </w:pPr>
      </w:pPrChange>
    </w:pPr>
    <w:rPr>
      <w:rFonts w:ascii="Book Antiqua" w:hAnsi="Book Antiqua"/>
      <w:smallCaps/>
      <w:spacing w:val="26"/>
      <w:sz w:val="30"/>
      <w:rPrChange w:id="142" w:author="Nick Bernal" w:date="2026-08-04T06:08:00Z">
        <w:rPr>
          <w:rFonts w:ascii="Book Antiqua" w:hAnsi="Book Antiqua"/>
          <w:smallCaps/>
          <w:spacing w:val="26"/>
          <w:sz w:val="30"/>
          <w:lang w:val="en-US" w:eastAsia="en-US" w:bidi="ar-SA"/>
        </w:rPr>
      </w:rPrChange>
    </w:rPr>
  </w:style>
  <w:style w:type="paragraph" w:customStyle="1" w:styleId="UKListBullet">
    <w:name w:val="UK List Bullet"/>
    <w:basedOn w:val="Normal"/>
    <w:locked/>
    <w:rsid w:val="00A3727F"/>
    <w:pPr>
      <w:numPr>
        <w:numId w:val="14"/>
      </w:numPr>
      <w:tabs>
        <w:tab w:val="clear" w:pos="360"/>
        <w:tab w:val="left" w:pos="720"/>
      </w:tabs>
      <w:spacing w:after="240"/>
      <w:ind w:left="720" w:hanging="720"/>
      <w:pPrChange w:id="143" w:author="Nick Bernal" w:date="2026-08-04T06:08:00Z">
        <w:pPr>
          <w:numPr>
            <w:numId w:val="14"/>
          </w:numPr>
          <w:tabs>
            <w:tab w:val="left" w:pos="720"/>
          </w:tabs>
          <w:spacing w:after="240"/>
          <w:ind w:left="360" w:hanging="360"/>
          <w:jc w:val="both"/>
        </w:pPr>
      </w:pPrChange>
    </w:pPr>
    <w:rPr>
      <w:lang w:val="en-GB"/>
      <w:rPrChange w:id="143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ListNumber">
    <w:name w:val="UK List Number"/>
    <w:basedOn w:val="Normal"/>
    <w:locked/>
    <w:rsid w:val="00A3727F"/>
    <w:pPr>
      <w:numPr>
        <w:numId w:val="15"/>
      </w:numPr>
      <w:tabs>
        <w:tab w:val="clear" w:pos="360"/>
        <w:tab w:val="left" w:pos="720"/>
      </w:tabs>
      <w:spacing w:after="240"/>
      <w:ind w:left="720" w:hanging="720"/>
      <w:pPrChange w:id="144" w:author="Nick Bernal" w:date="2026-08-04T06:08:00Z">
        <w:pPr>
          <w:numPr>
            <w:numId w:val="15"/>
          </w:numPr>
          <w:tabs>
            <w:tab w:val="left" w:pos="720"/>
          </w:tabs>
          <w:spacing w:after="240"/>
          <w:ind w:left="360" w:hanging="360"/>
          <w:jc w:val="both"/>
        </w:pPr>
      </w:pPrChange>
    </w:pPr>
    <w:rPr>
      <w:lang w:val="en-GB"/>
      <w:rPrChange w:id="144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LT">
    <w:name w:val="uk LT"/>
    <w:basedOn w:val="UKLetterTitle"/>
    <w:locked/>
    <w:rsid w:val="007D0AEC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  <w:pPrChange w:id="145" w:author="Nick Bernal" w:date="2026-08-04T06:08:00Z">
        <w:pPr>
          <w:jc w:val="center"/>
          <w:outlineLvl w:val="0"/>
        </w:pPr>
      </w:pPrChange>
    </w:pPr>
    <w:rPr>
      <w:rFonts w:ascii="Book Antiqua" w:hAnsi="Book Antiqua"/>
      <w:b/>
      <w:smallCaps/>
      <w:spacing w:val="40"/>
      <w:sz w:val="36"/>
      <w:rPrChange w:id="145" w:author="Nick Bernal" w:date="2026-08-04T06:08:00Z">
        <w:rPr>
          <w:rFonts w:ascii="Book Antiqua" w:hAnsi="Book Antiqua"/>
          <w:b/>
          <w:smallCaps/>
          <w:spacing w:val="40"/>
          <w:sz w:val="36"/>
          <w:lang w:val="en-US" w:eastAsia="en-US" w:bidi="ar-SA"/>
        </w:rPr>
      </w:rPrChange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  <w:pPrChange w:id="146" w:author="Nick Bernal" w:date="2026-08-04T06:08:00Z">
        <w:pPr>
          <w:spacing w:after="240"/>
          <w:jc w:val="both"/>
        </w:pPr>
      </w:pPrChange>
    </w:pPr>
    <w:rPr>
      <w:b/>
      <w:smallCaps/>
      <w:u w:val="single"/>
      <w:lang w:val="en-GB"/>
      <w:rPrChange w:id="146" w:author="Nick Bernal" w:date="2026-08-04T06:08:00Z">
        <w:rPr>
          <w:b/>
          <w:smallCaps/>
          <w:sz w:val="24"/>
          <w:u w:val="single"/>
          <w:lang w:val="en-GB" w:eastAsia="en-US" w:bidi="ar-SA"/>
        </w:rPr>
      </w:rPrChange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  <w:pPrChange w:id="147" w:author="Nick Bernal" w:date="2026-08-04T06:08:00Z">
        <w:pPr>
          <w:spacing w:before="240" w:after="240"/>
          <w:jc w:val="center"/>
        </w:pPr>
      </w:pPrChange>
    </w:pPr>
    <w:rPr>
      <w:b/>
      <w:u w:val="single"/>
      <w:lang w:val="en-GB"/>
      <w:rPrChange w:id="147" w:author="Nick Bernal" w:date="2026-08-04T06:08:00Z">
        <w:rPr>
          <w:b/>
          <w:sz w:val="24"/>
          <w:u w:val="single"/>
          <w:lang w:val="en-GB" w:eastAsia="en-US" w:bidi="ar-SA"/>
        </w:rPr>
      </w:rPrChange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  <w:pPrChange w:id="148" w:author="Nick Bernal" w:date="2026-08-04T06:08:00Z">
        <w:pPr>
          <w:spacing w:before="240" w:after="240"/>
          <w:jc w:val="both"/>
        </w:pPr>
      </w:pPrChange>
    </w:pPr>
    <w:rPr>
      <w:lang w:val="en-GB"/>
      <w:rPrChange w:id="148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  <w:pPrChange w:id="149" w:author="Nick Bernal" w:date="2026-08-04T06:08:00Z">
        <w:pPr>
          <w:keepNext/>
          <w:keepLines/>
          <w:spacing w:before="480" w:after="240"/>
          <w:jc w:val="both"/>
        </w:pPr>
      </w:pPrChange>
    </w:pPr>
    <w:rPr>
      <w:b/>
      <w:lang w:val="en-GB"/>
      <w:rPrChange w:id="149" w:author="Nick Bernal" w:date="2026-08-04T06:08:00Z">
        <w:rPr>
          <w:b/>
          <w:sz w:val="24"/>
          <w:lang w:val="en-GB" w:eastAsia="en-US" w:bidi="ar-SA"/>
        </w:rPr>
      </w:rPrChange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  <w:pPrChange w:id="150" w:author="Nick Bernal" w:date="2026-08-04T06:08:00Z">
        <w:pPr>
          <w:spacing w:before="240" w:after="240" w:line="480" w:lineRule="auto"/>
          <w:jc w:val="both"/>
        </w:pPr>
      </w:pPrChange>
    </w:pPr>
    <w:rPr>
      <w:lang w:val="en-GB"/>
      <w:rPrChange w:id="150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  <w:pPrChange w:id="151" w:author="Nick Bernal" w:date="2026-08-04T06:08:00Z">
        <w:pPr>
          <w:spacing w:after="480"/>
          <w:jc w:val="right"/>
        </w:pPr>
      </w:pPrChange>
    </w:pPr>
    <w:rPr>
      <w:lang w:val="en-GB"/>
      <w:rPrChange w:id="151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Via">
    <w:name w:val="Via"/>
    <w:basedOn w:val="Normal"/>
    <w:next w:val="Name"/>
    <w:locked/>
    <w:rsid w:val="00A3727F"/>
    <w:pPr>
      <w:spacing w:after="240"/>
      <w:pPrChange w:id="152" w:author="Nick Bernal" w:date="2026-08-04T06:08:00Z">
        <w:pPr>
          <w:spacing w:after="240"/>
          <w:jc w:val="both"/>
        </w:pPr>
      </w:pPrChange>
    </w:pPr>
    <w:rPr>
      <w:b/>
      <w:rPrChange w:id="152" w:author="Nick Bernal" w:date="2026-08-04T06:08:00Z">
        <w:rPr>
          <w:b/>
          <w:sz w:val="24"/>
          <w:lang w:val="en-US" w:eastAsia="en-US" w:bidi="ar-SA"/>
        </w:rPr>
      </w:rPrChange>
    </w:rPr>
  </w:style>
  <w:style w:type="paragraph" w:customStyle="1" w:styleId="Will">
    <w:name w:val="Will"/>
    <w:basedOn w:val="Normal"/>
    <w:locked/>
    <w:rsid w:val="00A3727F"/>
    <w:pPr>
      <w:spacing w:line="360" w:lineRule="auto"/>
      <w:pPrChange w:id="153" w:author="Nick Bernal" w:date="2026-08-04T06:08:00Z">
        <w:pPr>
          <w:spacing w:line="360" w:lineRule="auto"/>
          <w:jc w:val="both"/>
        </w:pPr>
      </w:pPrChange>
    </w:pPr>
    <w:rPr>
      <w:rPrChange w:id="153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Bold">
    <w:name w:val="Bold"/>
    <w:basedOn w:val="DefaultParagraphFont"/>
    <w:locked/>
    <w:rsid w:val="007D0AEC"/>
    <w:rPr>
      <w:b/>
    </w:rPr>
  </w:style>
  <w:style w:type="character" w:customStyle="1" w:styleId="BoldUnderline">
    <w:name w:val="Bold Underline"/>
    <w:basedOn w:val="DefaultParagraphFont"/>
    <w:locked/>
    <w:rsid w:val="007D0AEC"/>
    <w:rPr>
      <w:b/>
      <w:u w:val="single"/>
    </w:rPr>
  </w:style>
  <w:style w:type="character" w:customStyle="1" w:styleId="Underline">
    <w:name w:val="Underline"/>
    <w:basedOn w:val="DefaultParagraphFont"/>
    <w:locked/>
    <w:rsid w:val="007D0AEC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  <w:pPrChange w:id="154" w:author="Nick Bernal" w:date="2026-08-04T06:08:00Z">
        <w:pPr>
          <w:ind w:left="1800" w:hanging="360"/>
          <w:jc w:val="both"/>
        </w:pPr>
      </w:pPrChange>
    </w:pPr>
    <w:rPr>
      <w:rPrChange w:id="154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  <w:pPrChange w:id="155" w:author="Nick Bernal" w:date="2026-08-04T06:08:00Z">
        <w:pPr>
          <w:spacing w:after="120"/>
          <w:jc w:val="center"/>
        </w:pPr>
      </w:pPrChange>
    </w:pPr>
    <w:rPr>
      <w:rFonts w:ascii="Book Antiqua" w:hAnsi="Book Antiqua"/>
      <w:smallCaps/>
      <w:spacing w:val="20"/>
      <w:sz w:val="15"/>
      <w:rPrChange w:id="155" w:author="Nick Bernal" w:date="2026-08-04T06:08:00Z">
        <w:rPr>
          <w:rFonts w:ascii="Book Antiqua" w:hAnsi="Book Antiqua"/>
          <w:smallCaps/>
          <w:spacing w:val="20"/>
          <w:sz w:val="15"/>
          <w:lang w:val="en-US" w:eastAsia="en-US" w:bidi="ar-SA"/>
        </w:rPr>
      </w:rPrChange>
    </w:rPr>
  </w:style>
  <w:style w:type="paragraph" w:customStyle="1" w:styleId="Spacer">
    <w:name w:val="Spacer"/>
    <w:basedOn w:val="Normal"/>
    <w:locked/>
    <w:rsid w:val="00A3727F"/>
    <w:pPr>
      <w:pPrChange w:id="156" w:author="Nick Bernal" w:date="2026-08-04T06:08:00Z">
        <w:pPr>
          <w:jc w:val="both"/>
        </w:pPr>
      </w:pPrChange>
    </w:pPr>
    <w:rPr>
      <w:sz w:val="10"/>
      <w:rPrChange w:id="156" w:author="Nick Bernal" w:date="2026-08-04T06:08:00Z">
        <w:rPr>
          <w:sz w:val="10"/>
          <w:lang w:val="en-US" w:eastAsia="en-US" w:bidi="ar-SA"/>
        </w:rPr>
      </w:rPrChange>
    </w:rPr>
  </w:style>
  <w:style w:type="paragraph" w:customStyle="1" w:styleId="letteraddress0">
    <w:name w:val="letter address"/>
    <w:basedOn w:val="Normal"/>
    <w:locked/>
    <w:rsid w:val="00A3727F"/>
    <w:pPr>
      <w:jc w:val="center"/>
      <w:pPrChange w:id="157" w:author="Nick Bernal" w:date="2026-08-04T06:08:00Z">
        <w:pPr>
          <w:jc w:val="center"/>
        </w:pPr>
      </w:pPrChange>
    </w:pPr>
    <w:rPr>
      <w:rFonts w:ascii="Book Antiqua" w:hAnsi="Book Antiqua"/>
      <w:smallCaps/>
      <w:spacing w:val="20"/>
      <w:sz w:val="18"/>
      <w:rPrChange w:id="157" w:author="Nick Bernal" w:date="2026-08-04T06:08:00Z">
        <w:rPr>
          <w:rFonts w:ascii="Book Antiqua" w:hAnsi="Book Antiqua"/>
          <w:smallCaps/>
          <w:spacing w:val="20"/>
          <w:sz w:val="18"/>
          <w:lang w:val="en-US" w:eastAsia="en-US" w:bidi="ar-SA"/>
        </w:rPr>
      </w:rPrChange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  <w:pPrChange w:id="158" w:author="Nick Bernal" w:date="2026-08-04T06:08:00Z">
        <w:pPr>
          <w:tabs>
            <w:tab w:val="right" w:pos="9360"/>
          </w:tabs>
          <w:jc w:val="both"/>
        </w:pPr>
      </w:pPrChange>
    </w:pPr>
    <w:rPr>
      <w:rFonts w:ascii="Book Antiqua" w:hAnsi="Book Antiqua"/>
      <w:smallCaps/>
      <w:rPrChange w:id="158" w:author="Nick Bernal" w:date="2026-08-04T06:08:00Z">
        <w:rPr>
          <w:rFonts w:ascii="Book Antiqua" w:hAnsi="Book Antiqua"/>
          <w:smallCaps/>
          <w:sz w:val="24"/>
          <w:lang w:val="en-US" w:eastAsia="en-US" w:bidi="ar-SA"/>
        </w:rPr>
      </w:rPrChange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  <w:pPrChange w:id="159" w:author="Nick Bernal" w:date="2026-08-04T06:08:00Z">
        <w:pPr>
          <w:spacing w:after="120"/>
          <w:jc w:val="center"/>
        </w:pPr>
      </w:pPrChange>
    </w:pPr>
    <w:rPr>
      <w:rFonts w:ascii="Book Antiqua" w:hAnsi="Book Antiqua"/>
      <w:caps/>
      <w:sz w:val="10"/>
      <w:rPrChange w:id="159" w:author="Nick Bernal" w:date="2026-08-04T06:08:00Z">
        <w:rPr>
          <w:rFonts w:ascii="Book Antiqua" w:hAnsi="Book Antiqua"/>
          <w:caps/>
          <w:sz w:val="10"/>
          <w:lang w:val="en-US" w:eastAsia="en-US" w:bidi="ar-SA"/>
        </w:rPr>
      </w:rPrChange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  <w:pPrChange w:id="160" w:author="Nick Bernal" w:date="2026-08-04T06:08:00Z">
        <w:pPr>
          <w:spacing w:after="24"/>
          <w:jc w:val="center"/>
        </w:pPr>
      </w:pPrChange>
    </w:pPr>
    <w:rPr>
      <w:rFonts w:eastAsia="MS Mincho"/>
      <w:spacing w:val="30"/>
      <w:sz w:val="20"/>
      <w:rPrChange w:id="160" w:author="Nick Bernal" w:date="2026-08-04T06:08:00Z">
        <w:rPr>
          <w:rFonts w:eastAsia="MS Mincho"/>
          <w:spacing w:val="30"/>
          <w:lang w:val="en-US" w:eastAsia="en-US" w:bidi="ar-SA"/>
        </w:rPr>
      </w:rPrChange>
    </w:rPr>
  </w:style>
  <w:style w:type="paragraph" w:styleId="ListBullet">
    <w:name w:val="List Bullet"/>
    <w:basedOn w:val="Normal"/>
    <w:autoRedefine/>
    <w:locked/>
    <w:rsid w:val="00A3727F"/>
    <w:pPr>
      <w:numPr>
        <w:numId w:val="12"/>
      </w:numPr>
      <w:spacing w:after="240"/>
      <w:pPrChange w:id="161" w:author="Nick Bernal" w:date="2026-08-04T06:08:00Z">
        <w:pPr>
          <w:numPr>
            <w:numId w:val="12"/>
          </w:numPr>
          <w:spacing w:after="240"/>
          <w:ind w:left="360" w:hanging="360"/>
          <w:jc w:val="both"/>
        </w:pPr>
      </w:pPrChange>
    </w:pPr>
    <w:rPr>
      <w:rPrChange w:id="161" w:author="Nick Bernal" w:date="2026-08-04T06:08:00Z">
        <w:rPr>
          <w:sz w:val="24"/>
          <w:lang w:val="en-US" w:eastAsia="en-US" w:bidi="ar-SA"/>
        </w:rPr>
      </w:rPrChange>
    </w:rPr>
  </w:style>
  <w:style w:type="paragraph" w:styleId="ListBullet2">
    <w:name w:val="List Bullet 2"/>
    <w:basedOn w:val="Normal"/>
    <w:autoRedefine/>
    <w:locked/>
    <w:rsid w:val="00A3727F"/>
    <w:pPr>
      <w:numPr>
        <w:numId w:val="3"/>
      </w:numPr>
      <w:spacing w:after="240"/>
      <w:pPrChange w:id="162" w:author="Nick Bernal" w:date="2026-08-04T06:08:00Z">
        <w:pPr>
          <w:numPr>
            <w:numId w:val="3"/>
          </w:numPr>
          <w:spacing w:after="240"/>
          <w:ind w:left="720" w:hanging="360"/>
          <w:jc w:val="both"/>
        </w:pPr>
      </w:pPrChange>
    </w:pPr>
    <w:rPr>
      <w:rPrChange w:id="162" w:author="Nick Bernal" w:date="2026-08-04T06:08:00Z">
        <w:rPr>
          <w:sz w:val="24"/>
          <w:lang w:val="en-US" w:eastAsia="en-US" w:bidi="ar-SA"/>
        </w:rPr>
      </w:rPrChange>
    </w:rPr>
  </w:style>
  <w:style w:type="paragraph" w:styleId="ListBullet3">
    <w:name w:val="List Bullet 3"/>
    <w:basedOn w:val="Normal"/>
    <w:autoRedefine/>
    <w:locked/>
    <w:rsid w:val="00A3727F"/>
    <w:pPr>
      <w:numPr>
        <w:numId w:val="4"/>
      </w:numPr>
      <w:spacing w:after="240"/>
      <w:pPrChange w:id="163" w:author="Nick Bernal" w:date="2026-08-04T06:08:00Z">
        <w:pPr>
          <w:numPr>
            <w:numId w:val="4"/>
          </w:numPr>
          <w:spacing w:after="240"/>
          <w:ind w:left="1080" w:hanging="360"/>
          <w:jc w:val="both"/>
        </w:pPr>
      </w:pPrChange>
    </w:pPr>
    <w:rPr>
      <w:rPrChange w:id="163" w:author="Nick Bernal" w:date="2026-08-04T06:08:00Z">
        <w:rPr>
          <w:sz w:val="24"/>
          <w:lang w:val="en-US" w:eastAsia="en-US" w:bidi="ar-SA"/>
        </w:rPr>
      </w:rPrChange>
    </w:rPr>
  </w:style>
  <w:style w:type="paragraph" w:styleId="ListBullet4">
    <w:name w:val="List Bullet 4"/>
    <w:basedOn w:val="Normal"/>
    <w:autoRedefine/>
    <w:locked/>
    <w:rsid w:val="00A3727F"/>
    <w:pPr>
      <w:numPr>
        <w:numId w:val="5"/>
      </w:numPr>
      <w:spacing w:after="240"/>
      <w:pPrChange w:id="164" w:author="Nick Bernal" w:date="2026-08-04T06:08:00Z">
        <w:pPr>
          <w:numPr>
            <w:numId w:val="5"/>
          </w:numPr>
          <w:spacing w:after="240"/>
          <w:ind w:left="1440" w:hanging="360"/>
          <w:jc w:val="both"/>
        </w:pPr>
      </w:pPrChange>
    </w:pPr>
    <w:rPr>
      <w:rPrChange w:id="164" w:author="Nick Bernal" w:date="2026-08-04T06:08:00Z">
        <w:rPr>
          <w:sz w:val="24"/>
          <w:lang w:val="en-US" w:eastAsia="en-US" w:bidi="ar-SA"/>
        </w:rPr>
      </w:rPrChange>
    </w:rPr>
  </w:style>
  <w:style w:type="paragraph" w:styleId="ListBullet5">
    <w:name w:val="List Bullet 5"/>
    <w:basedOn w:val="Normal"/>
    <w:autoRedefine/>
    <w:locked/>
    <w:rsid w:val="00A3727F"/>
    <w:pPr>
      <w:numPr>
        <w:numId w:val="6"/>
      </w:numPr>
      <w:spacing w:after="240"/>
      <w:pPrChange w:id="165" w:author="Nick Bernal" w:date="2026-08-04T06:08:00Z">
        <w:pPr>
          <w:numPr>
            <w:numId w:val="6"/>
          </w:numPr>
          <w:spacing w:after="240"/>
          <w:ind w:left="1800" w:hanging="360"/>
          <w:jc w:val="both"/>
        </w:pPr>
      </w:pPrChange>
    </w:pPr>
    <w:rPr>
      <w:rPrChange w:id="165" w:author="Nick Bernal" w:date="2026-08-04T06:08:00Z">
        <w:rPr>
          <w:sz w:val="24"/>
          <w:lang w:val="en-US" w:eastAsia="en-US" w:bidi="ar-SA"/>
        </w:rPr>
      </w:rPrChange>
    </w:rPr>
  </w:style>
  <w:style w:type="paragraph" w:styleId="ListNumber">
    <w:name w:val="List Number"/>
    <w:basedOn w:val="Normal"/>
    <w:locked/>
    <w:rsid w:val="00A3727F"/>
    <w:pPr>
      <w:numPr>
        <w:numId w:val="7"/>
      </w:numPr>
      <w:spacing w:after="240"/>
      <w:pPrChange w:id="166" w:author="Nick Bernal" w:date="2026-08-04T06:08:00Z">
        <w:pPr>
          <w:numPr>
            <w:numId w:val="7"/>
          </w:numPr>
          <w:tabs>
            <w:tab w:val="num" w:pos="360"/>
          </w:tabs>
          <w:spacing w:after="240"/>
          <w:ind w:left="360" w:hanging="360"/>
          <w:jc w:val="both"/>
        </w:pPr>
      </w:pPrChange>
    </w:pPr>
    <w:rPr>
      <w:rPrChange w:id="166" w:author="Nick Bernal" w:date="2026-08-04T06:08:00Z">
        <w:rPr>
          <w:sz w:val="24"/>
          <w:lang w:val="en-US" w:eastAsia="en-US" w:bidi="ar-SA"/>
        </w:rPr>
      </w:rPrChange>
    </w:rPr>
  </w:style>
  <w:style w:type="paragraph" w:styleId="ListNumber2">
    <w:name w:val="List Number 2"/>
    <w:basedOn w:val="Normal"/>
    <w:locked/>
    <w:rsid w:val="00A3727F"/>
    <w:pPr>
      <w:numPr>
        <w:numId w:val="8"/>
      </w:numPr>
      <w:spacing w:after="240"/>
      <w:pPrChange w:id="167" w:author="Nick Bernal" w:date="2026-08-04T06:08:00Z">
        <w:pPr>
          <w:numPr>
            <w:numId w:val="8"/>
          </w:numPr>
          <w:tabs>
            <w:tab w:val="num" w:pos="720"/>
          </w:tabs>
          <w:spacing w:after="240"/>
          <w:ind w:left="720" w:hanging="360"/>
          <w:jc w:val="both"/>
        </w:pPr>
      </w:pPrChange>
    </w:pPr>
    <w:rPr>
      <w:rPrChange w:id="167" w:author="Nick Bernal" w:date="2026-08-04T06:08:00Z">
        <w:rPr>
          <w:sz w:val="24"/>
          <w:lang w:val="en-US" w:eastAsia="en-US" w:bidi="ar-SA"/>
        </w:rPr>
      </w:rPrChange>
    </w:rPr>
  </w:style>
  <w:style w:type="paragraph" w:styleId="ListNumber3">
    <w:name w:val="List Number 3"/>
    <w:basedOn w:val="Normal"/>
    <w:locked/>
    <w:rsid w:val="00A3727F"/>
    <w:pPr>
      <w:numPr>
        <w:numId w:val="9"/>
      </w:numPr>
      <w:spacing w:after="240"/>
      <w:pPrChange w:id="168" w:author="Nick Bernal" w:date="2026-08-04T06:08:00Z">
        <w:pPr>
          <w:numPr>
            <w:numId w:val="9"/>
          </w:numPr>
          <w:tabs>
            <w:tab w:val="num" w:pos="1080"/>
          </w:tabs>
          <w:spacing w:after="240"/>
          <w:ind w:left="1080" w:hanging="360"/>
          <w:jc w:val="both"/>
        </w:pPr>
      </w:pPrChange>
    </w:pPr>
    <w:rPr>
      <w:rPrChange w:id="168" w:author="Nick Bernal" w:date="2026-08-04T06:08:00Z">
        <w:rPr>
          <w:sz w:val="24"/>
          <w:lang w:val="en-US" w:eastAsia="en-US" w:bidi="ar-SA"/>
        </w:rPr>
      </w:rPrChange>
    </w:rPr>
  </w:style>
  <w:style w:type="paragraph" w:styleId="ListNumber4">
    <w:name w:val="List Number 4"/>
    <w:basedOn w:val="Normal"/>
    <w:locked/>
    <w:rsid w:val="00A3727F"/>
    <w:pPr>
      <w:numPr>
        <w:numId w:val="10"/>
      </w:numPr>
      <w:spacing w:after="240"/>
      <w:pPrChange w:id="169" w:author="Nick Bernal" w:date="2026-08-04T06:08:00Z">
        <w:pPr>
          <w:numPr>
            <w:numId w:val="10"/>
          </w:numPr>
          <w:tabs>
            <w:tab w:val="num" w:pos="1440"/>
          </w:tabs>
          <w:spacing w:after="240"/>
          <w:ind w:left="1440" w:hanging="360"/>
          <w:jc w:val="both"/>
        </w:pPr>
      </w:pPrChange>
    </w:pPr>
    <w:rPr>
      <w:rPrChange w:id="169" w:author="Nick Bernal" w:date="2026-08-04T06:08:00Z">
        <w:rPr>
          <w:sz w:val="24"/>
          <w:lang w:val="en-US" w:eastAsia="en-US" w:bidi="ar-SA"/>
        </w:rPr>
      </w:rPrChange>
    </w:rPr>
  </w:style>
  <w:style w:type="paragraph" w:styleId="ListNumber5">
    <w:name w:val="List Number 5"/>
    <w:basedOn w:val="Normal"/>
    <w:locked/>
    <w:rsid w:val="00A3727F"/>
    <w:pPr>
      <w:numPr>
        <w:numId w:val="11"/>
      </w:numPr>
      <w:spacing w:after="240"/>
      <w:pPrChange w:id="170" w:author="Nick Bernal" w:date="2026-08-04T06:08:00Z">
        <w:pPr>
          <w:numPr>
            <w:numId w:val="11"/>
          </w:numPr>
          <w:tabs>
            <w:tab w:val="num" w:pos="1800"/>
          </w:tabs>
          <w:spacing w:after="240"/>
          <w:ind w:left="1800" w:hanging="360"/>
          <w:jc w:val="both"/>
        </w:pPr>
      </w:pPrChange>
    </w:pPr>
    <w:rPr>
      <w:rPrChange w:id="170" w:author="Nick Bernal" w:date="2026-08-04T06:08:00Z">
        <w:rPr>
          <w:sz w:val="24"/>
          <w:lang w:val="en-US" w:eastAsia="en-US" w:bidi="ar-SA"/>
        </w:rPr>
      </w:rPrChange>
    </w:rPr>
  </w:style>
  <w:style w:type="paragraph" w:styleId="ListContinue">
    <w:name w:val="List Continue"/>
    <w:basedOn w:val="Normal"/>
    <w:locked/>
    <w:rsid w:val="00A3727F"/>
    <w:pPr>
      <w:spacing w:after="240"/>
      <w:ind w:left="360"/>
      <w:pPrChange w:id="171" w:author="Nick Bernal" w:date="2026-08-04T06:08:00Z">
        <w:pPr>
          <w:spacing w:after="240"/>
          <w:ind w:left="360"/>
          <w:jc w:val="both"/>
        </w:pPr>
      </w:pPrChange>
    </w:pPr>
    <w:rPr>
      <w:rPrChange w:id="171" w:author="Nick Bernal" w:date="2026-08-04T06:08:00Z">
        <w:rPr>
          <w:sz w:val="24"/>
          <w:lang w:val="en-US" w:eastAsia="en-US" w:bidi="ar-SA"/>
        </w:rPr>
      </w:rPrChange>
    </w:rPr>
  </w:style>
  <w:style w:type="paragraph" w:styleId="ListContinue2">
    <w:name w:val="List Continue 2"/>
    <w:basedOn w:val="Normal"/>
    <w:locked/>
    <w:rsid w:val="00A3727F"/>
    <w:pPr>
      <w:spacing w:after="240"/>
      <w:ind w:left="720"/>
      <w:pPrChange w:id="172" w:author="Nick Bernal" w:date="2026-08-04T06:08:00Z">
        <w:pPr>
          <w:spacing w:after="240"/>
          <w:ind w:left="720"/>
          <w:jc w:val="both"/>
        </w:pPr>
      </w:pPrChange>
    </w:pPr>
    <w:rPr>
      <w:rPrChange w:id="172" w:author="Nick Bernal" w:date="2026-08-04T06:08:00Z">
        <w:rPr>
          <w:sz w:val="24"/>
          <w:lang w:val="en-US" w:eastAsia="en-US" w:bidi="ar-SA"/>
        </w:rPr>
      </w:rPrChange>
    </w:rPr>
  </w:style>
  <w:style w:type="paragraph" w:styleId="ListContinue3">
    <w:name w:val="List Continue 3"/>
    <w:basedOn w:val="Normal"/>
    <w:locked/>
    <w:rsid w:val="00A3727F"/>
    <w:pPr>
      <w:spacing w:after="240"/>
      <w:ind w:left="1080"/>
      <w:pPrChange w:id="173" w:author="Nick Bernal" w:date="2026-08-04T06:08:00Z">
        <w:pPr>
          <w:spacing w:after="240"/>
          <w:ind w:left="1080"/>
          <w:jc w:val="both"/>
        </w:pPr>
      </w:pPrChange>
    </w:pPr>
    <w:rPr>
      <w:rPrChange w:id="173" w:author="Nick Bernal" w:date="2026-08-04T06:08:00Z">
        <w:rPr>
          <w:sz w:val="24"/>
          <w:lang w:val="en-US" w:eastAsia="en-US" w:bidi="ar-SA"/>
        </w:rPr>
      </w:rPrChange>
    </w:rPr>
  </w:style>
  <w:style w:type="paragraph" w:styleId="ListContinue4">
    <w:name w:val="List Continue 4"/>
    <w:basedOn w:val="Normal"/>
    <w:locked/>
    <w:rsid w:val="00A3727F"/>
    <w:pPr>
      <w:spacing w:after="240"/>
      <w:ind w:left="1440"/>
      <w:pPrChange w:id="174" w:author="Nick Bernal" w:date="2026-08-04T06:08:00Z">
        <w:pPr>
          <w:spacing w:after="240"/>
          <w:ind w:left="1440"/>
          <w:jc w:val="both"/>
        </w:pPr>
      </w:pPrChange>
    </w:pPr>
    <w:rPr>
      <w:rPrChange w:id="174" w:author="Nick Bernal" w:date="2026-08-04T06:08:00Z">
        <w:rPr>
          <w:sz w:val="24"/>
          <w:lang w:val="en-US" w:eastAsia="en-US" w:bidi="ar-SA"/>
        </w:rPr>
      </w:rPrChange>
    </w:rPr>
  </w:style>
  <w:style w:type="paragraph" w:styleId="ListContinue5">
    <w:name w:val="List Continue 5"/>
    <w:basedOn w:val="Normal"/>
    <w:locked/>
    <w:rsid w:val="00A3727F"/>
    <w:pPr>
      <w:spacing w:after="240"/>
      <w:ind w:left="1800"/>
      <w:pPrChange w:id="175" w:author="Nick Bernal" w:date="2026-08-04T06:08:00Z">
        <w:pPr>
          <w:spacing w:after="240"/>
          <w:ind w:left="1800"/>
          <w:jc w:val="both"/>
        </w:pPr>
      </w:pPrChange>
    </w:pPr>
    <w:rPr>
      <w:rPrChange w:id="175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LetterTitle2">
    <w:name w:val="Letter Title2"/>
    <w:basedOn w:val="LetterTitle"/>
    <w:locked/>
    <w:rsid w:val="007D0AEC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  <w:pPrChange w:id="176" w:author="Nick Bernal" w:date="2026-08-04T06:08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176" w:author="Nick Bernal" w:date="2026-08-04T06:08:00Z">
        <w:rPr>
          <w:b/>
          <w:lang w:val="en-US" w:eastAsia="en-US" w:bidi="ar-SA"/>
        </w:rPr>
      </w:rPrChange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  <w:pPrChange w:id="177" w:author="Nick Bernal" w:date="2026-08-04T06:08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hAnsi="Book Antiqua"/>
      <w:i/>
      <w:snapToGrid w:val="0"/>
      <w:sz w:val="12"/>
      <w:lang w:val="en-GB"/>
      <w:rPrChange w:id="177" w:author="Nick Bernal" w:date="2026-08-04T06:08:00Z">
        <w:rPr>
          <w:rFonts w:ascii="Book Antiqua" w:hAnsi="Book Antiqua"/>
          <w:i/>
          <w:snapToGrid w:val="0"/>
          <w:sz w:val="12"/>
          <w:lang w:val="en-GB" w:eastAsia="en-US" w:bidi="ar-SA"/>
        </w:rPr>
      </w:rPrChange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  <w:pPrChange w:id="178" w:author="Nick Bernal" w:date="2026-08-04T06:08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hAnsi="Book Antiqua"/>
      <w:snapToGrid w:val="0"/>
      <w:spacing w:val="-10"/>
      <w:sz w:val="14"/>
      <w:lang w:val="en-GB"/>
      <w:rPrChange w:id="178" w:author="Nick Bernal" w:date="2026-08-04T06:08:00Z">
        <w:rPr>
          <w:rFonts w:ascii="Book Antiqua" w:hAnsi="Book Antiqua"/>
          <w:snapToGrid w:val="0"/>
          <w:spacing w:val="-10"/>
          <w:sz w:val="14"/>
          <w:lang w:val="en-GB" w:eastAsia="en-US" w:bidi="ar-SA"/>
        </w:rPr>
      </w:rPrChange>
    </w:rPr>
  </w:style>
  <w:style w:type="paragraph" w:customStyle="1" w:styleId="letteremail">
    <w:name w:val="letter email"/>
    <w:basedOn w:val="Letterlargetitle"/>
    <w:locked/>
    <w:rsid w:val="007D0AEC"/>
    <w:pPr>
      <w:spacing w:after="0"/>
    </w:pPr>
  </w:style>
  <w:style w:type="paragraph" w:customStyle="1" w:styleId="SAHeader">
    <w:name w:val="SA Header"/>
    <w:basedOn w:val="Header"/>
    <w:locked/>
    <w:rsid w:val="007D0AEC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  <w:rPr>
      <w:rPrChange w:id="179" w:author="Nick Bernal" w:date="2026-08-04T06:08:00Z">
        <w:rPr/>
      </w:rPrChange>
    </w:rPr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6"/>
      </w:numPr>
      <w:spacing w:after="240"/>
      <w:outlineLvl w:val="0"/>
      <w:pPrChange w:id="180" w:author="Nick Bernal" w:date="2026-08-04T06:08:00Z">
        <w:pPr>
          <w:widowControl w:val="0"/>
          <w:numPr>
            <w:numId w:val="16"/>
          </w:numPr>
          <w:tabs>
            <w:tab w:val="num" w:pos="432"/>
          </w:tabs>
          <w:spacing w:after="240"/>
          <w:ind w:left="432" w:hanging="173"/>
          <w:jc w:val="both"/>
          <w:outlineLvl w:val="0"/>
        </w:pPr>
      </w:pPrChange>
    </w:pPr>
    <w:rPr>
      <w:rFonts w:ascii="Garamond" w:hAnsi="Garamond"/>
      <w:sz w:val="22"/>
      <w:szCs w:val="24"/>
      <w:rPrChange w:id="180" w:author="Nick Bernal" w:date="2026-08-04T06:08:00Z">
        <w:rPr>
          <w:rFonts w:ascii="Garamond" w:hAnsi="Garamond"/>
          <w:sz w:val="22"/>
          <w:lang w:val="en-US" w:eastAsia="en-US" w:bidi="ar-SA"/>
        </w:rPr>
      </w:rPrChange>
    </w:r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  <w:pPrChange w:id="181" w:author="Nick Bernal" w:date="2026-08-04T06:08:00Z">
        <w:pPr>
          <w:jc w:val="right"/>
        </w:pPr>
      </w:pPrChange>
    </w:pPr>
    <w:rPr>
      <w:rFonts w:ascii="Garamond" w:hAnsi="Garamond"/>
      <w:b/>
      <w:i/>
      <w:sz w:val="22"/>
      <w:szCs w:val="24"/>
      <w:u w:val="single"/>
      <w:rPrChange w:id="181" w:author="Nick Bernal" w:date="2026-08-04T06:08:00Z">
        <w:rPr>
          <w:rFonts w:ascii="Garamond" w:hAnsi="Garamond"/>
          <w:b/>
          <w:i/>
          <w:sz w:val="22"/>
          <w:u w:val="single"/>
          <w:lang w:val="en-US" w:eastAsia="en-US" w:bidi="ar-SA"/>
        </w:rPr>
      </w:rPrChange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7"/>
      </w:numPr>
      <w:pPrChange w:id="182" w:author="Nick Bernal" w:date="2026-08-04T06:08:00Z">
        <w:pPr>
          <w:widowControl w:val="0"/>
          <w:numPr>
            <w:numId w:val="17"/>
          </w:numPr>
          <w:tabs>
            <w:tab w:val="num" w:pos="432"/>
          </w:tabs>
          <w:spacing w:after="240"/>
          <w:ind w:left="432" w:hanging="432"/>
          <w:jc w:val="both"/>
          <w:outlineLvl w:val="0"/>
        </w:pPr>
      </w:pPrChange>
    </w:pPr>
    <w:rPr>
      <w:rPrChange w:id="182" w:author="Nick Bernal" w:date="2026-08-04T06:08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8"/>
      </w:numPr>
      <w:pPrChange w:id="183" w:author="Nick Bernal" w:date="2026-08-04T06:08:00Z">
        <w:pPr>
          <w:widowControl w:val="0"/>
          <w:numPr>
            <w:numId w:val="18"/>
          </w:numPr>
          <w:spacing w:after="240"/>
          <w:ind w:left="504" w:hanging="360"/>
          <w:jc w:val="both"/>
          <w:outlineLvl w:val="0"/>
        </w:pPr>
      </w:pPrChange>
    </w:pPr>
    <w:rPr>
      <w:rPrChange w:id="183" w:author="Nick Bernal" w:date="2026-08-04T06:08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  <w:rPrChange w:id="184" w:author="Nick Bernal" w:date="2026-08-04T06:08:00Z">
        <w:rPr>
          <w:rFonts w:ascii="Garamond" w:hAnsi="Garamond"/>
          <w:vertAlign w:val="superscript"/>
        </w:rPr>
      </w:rPrChange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  <w:pPrChange w:id="185" w:author="Nick Bernal" w:date="2026-08-04T06:08:00Z">
        <w:pPr>
          <w:spacing w:after="360"/>
          <w:jc w:val="center"/>
          <w:outlineLvl w:val="0"/>
        </w:pPr>
      </w:pPrChange>
    </w:pPr>
    <w:rPr>
      <w:rFonts w:ascii="Garamond" w:hAnsi="Garamond"/>
      <w:b/>
      <w:bCs/>
      <w:sz w:val="22"/>
      <w:szCs w:val="24"/>
      <w:rPrChange w:id="185" w:author="Nick Bernal" w:date="2026-08-04T06:08:00Z">
        <w:rPr>
          <w:rFonts w:ascii="Garamond" w:hAnsi="Garamond"/>
          <w:b/>
          <w:bCs/>
          <w:sz w:val="22"/>
          <w:lang w:val="en-US" w:eastAsia="en-US" w:bidi="ar-SA"/>
        </w:rPr>
      </w:rPrChange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  <w:pPrChange w:id="186" w:author="Nick Bernal" w:date="2026-08-04T06:08:00Z">
        <w:pPr>
          <w:spacing w:after="240"/>
          <w:jc w:val="both"/>
        </w:pPr>
      </w:pPrChange>
    </w:pPr>
    <w:rPr>
      <w:rFonts w:ascii="Garamond" w:hAnsi="Garamond"/>
      <w:sz w:val="22"/>
      <w:szCs w:val="24"/>
      <w:rPrChange w:id="186" w:author="Nick Bernal" w:date="2026-08-04T06:08:00Z">
        <w:rPr>
          <w:rFonts w:ascii="Garamond" w:hAnsi="Garamond"/>
          <w:sz w:val="22"/>
          <w:lang w:val="en-US" w:eastAsia="en-US" w:bidi="ar-SA"/>
        </w:rPr>
      </w:rPrChange>
    </w:rPr>
  </w:style>
  <w:style w:type="paragraph" w:customStyle="1" w:styleId="TextLevel1GS">
    <w:name w:val="Text Level 1 GS"/>
    <w:basedOn w:val="TextGS"/>
    <w:uiPriority w:val="1"/>
    <w:locked/>
    <w:rsid w:val="007D0AEC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7D0AEC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7D0AEC"/>
    <w:pPr>
      <w:ind w:left="1296"/>
    </w:pPr>
  </w:style>
  <w:style w:type="numbering" w:customStyle="1" w:styleId="FerencyMutli-TierBulletList">
    <w:name w:val="Ferency Mutli-Tier Bullet List"/>
    <w:locked/>
    <w:rsid w:val="007D0AEC"/>
    <w:pPr>
      <w:numPr>
        <w:numId w:val="19"/>
      </w:numPr>
    </w:pPr>
  </w:style>
  <w:style w:type="numbering" w:customStyle="1" w:styleId="FerencyBullets">
    <w:name w:val="Ferency Bullets"/>
    <w:locked/>
    <w:rsid w:val="007D0AEC"/>
    <w:pPr>
      <w:numPr>
        <w:numId w:val="23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  <w:pPrChange w:id="187" w:author="Nick Bernal" w:date="2026-08-04T06:08:00Z">
        <w:pPr>
          <w:tabs>
            <w:tab w:val="num" w:pos="432"/>
          </w:tabs>
          <w:spacing w:after="240"/>
          <w:ind w:left="432" w:hanging="288"/>
          <w:jc w:val="both"/>
          <w:outlineLvl w:val="0"/>
        </w:pPr>
      </w:pPrChange>
    </w:pPr>
    <w:rPr>
      <w:rFonts w:ascii="Garamond" w:hAnsi="Garamond"/>
      <w:szCs w:val="24"/>
      <w:rPrChange w:id="187" w:author="Nick Bernal" w:date="2026-08-04T06:08:00Z">
        <w:rPr>
          <w:rFonts w:ascii="Garamond" w:hAnsi="Garamond"/>
          <w:sz w:val="24"/>
          <w:lang w:val="en-US" w:eastAsia="en-US" w:bidi="ar-SA"/>
        </w:rPr>
      </w:rPrChange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  <w:pPrChange w:id="188" w:author="Nick Bernal" w:date="2026-08-04T06:08:00Z">
        <w:pPr>
          <w:spacing w:after="240"/>
          <w:jc w:val="both"/>
        </w:pPr>
      </w:pPrChange>
    </w:pPr>
    <w:rPr>
      <w:rFonts w:ascii="Garamond" w:hAnsi="Garamond"/>
      <w:szCs w:val="24"/>
      <w:rPrChange w:id="188" w:author="Nick Bernal" w:date="2026-08-04T06:08:00Z">
        <w:rPr>
          <w:rFonts w:ascii="Garamond" w:hAnsi="Garamond"/>
          <w:sz w:val="24"/>
          <w:lang w:val="en-US" w:eastAsia="en-US" w:bidi="ar-SA"/>
        </w:rPr>
      </w:rPrChange>
    </w:rPr>
  </w:style>
  <w:style w:type="paragraph" w:styleId="BalloonText">
    <w:name w:val="Balloon Text"/>
    <w:basedOn w:val="Normal"/>
    <w:link w:val="BalloonTextChar"/>
    <w:locked/>
    <w:rsid w:val="00CE08EA"/>
    <w:pPr>
      <w:pPrChange w:id="189" w:author="Nick Bernal" w:date="2026-08-04T06:08:00Z">
        <w:pPr>
          <w:jc w:val="both"/>
        </w:pPr>
      </w:pPrChange>
    </w:pPr>
    <w:rPr>
      <w:rFonts w:ascii="Tahoma" w:hAnsi="Tahoma" w:cs="Tahoma"/>
      <w:sz w:val="16"/>
      <w:szCs w:val="16"/>
      <w:rPrChange w:id="189" w:author="Nick Bernal" w:date="2026-08-04T06:08:00Z">
        <w:rPr>
          <w:rFonts w:ascii="Tahoma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7D0AEC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Paranumber">
    <w:name w:val="Para number"/>
    <w:basedOn w:val="Normal"/>
    <w:rsid w:val="00A640B7"/>
    <w:pPr>
      <w:numPr>
        <w:numId w:val="27"/>
      </w:numPr>
      <w:tabs>
        <w:tab w:val="left" w:pos="360"/>
        <w:tab w:val="num" w:pos="720"/>
        <w:tab w:val="left" w:pos="1080"/>
      </w:tabs>
      <w:suppressAutoHyphens/>
      <w:spacing w:after="220"/>
      <w:jc w:val="left"/>
      <w:pPrChange w:id="190" w:author="Nick Bernal" w:date="2026-08-04T06:08:00Z">
        <w:pPr>
          <w:numPr>
            <w:numId w:val="27"/>
          </w:numPr>
          <w:tabs>
            <w:tab w:val="left" w:pos="360"/>
            <w:tab w:val="num" w:pos="720"/>
            <w:tab w:val="left" w:pos="1080"/>
          </w:tabs>
          <w:suppressAutoHyphens/>
          <w:spacing w:after="220"/>
          <w:ind w:firstLine="720"/>
          <w:jc w:val="both"/>
        </w:pPr>
      </w:pPrChange>
    </w:pPr>
    <w:rPr>
      <w:spacing w:val="-2"/>
      <w:sz w:val="22"/>
      <w:rPrChange w:id="190" w:author="Nick Bernal" w:date="2026-08-04T06:08:00Z">
        <w:rPr>
          <w:spacing w:val="-2"/>
          <w:sz w:val="22"/>
          <w:lang w:val="en-US" w:eastAsia="en-US" w:bidi="ar-SA"/>
        </w:rPr>
      </w:rPrChange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  <w:pPrChange w:id="191" w:author="Nick Bernal" w:date="2026-08-04T06:08:00Z">
        <w:pPr>
          <w:tabs>
            <w:tab w:val="left" w:pos="567"/>
            <w:tab w:val="left" w:pos="1134"/>
            <w:tab w:val="left" w:pos="5103"/>
          </w:tabs>
          <w:spacing w:line="360" w:lineRule="exact"/>
          <w:jc w:val="both"/>
        </w:pPr>
      </w:pPrChange>
    </w:pPr>
    <w:rPr>
      <w:rFonts w:ascii="Arial" w:hAnsi="Arial"/>
      <w:sz w:val="23"/>
      <w:rPrChange w:id="191" w:author="Nick Bernal" w:date="2026-08-04T06:08:00Z">
        <w:rPr>
          <w:sz w:val="23"/>
          <w:lang w:val="en-US" w:eastAsia="en-US" w:bidi="ar-SA"/>
        </w:rPr>
      </w:rPrChange>
    </w:rPr>
  </w:style>
  <w:style w:type="character" w:customStyle="1" w:styleId="DeltaViewInsertion">
    <w:name w:val="DeltaView Insertion"/>
    <w:uiPriority w:val="99"/>
    <w:rsid w:val="007D0AEC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pPr>
      <w:jc w:val="left"/>
      <w:pPrChange w:id="192" w:author="Nick Bernal" w:date="2026-08-04T06:08:00Z">
        <w:pPr>
          <w:jc w:val="both"/>
        </w:pPr>
      </w:pPrChange>
    </w:pPr>
    <w:rPr>
      <w:rFonts w:eastAsiaTheme="minorEastAsia" w:cstheme="minorBidi"/>
      <w:sz w:val="16"/>
      <w:szCs w:val="22"/>
      <w:lang w:eastAsia="zh-CN"/>
      <w:rPrChange w:id="192" w:author="Nick Bernal" w:date="2026-08-04T06:08:00Z">
        <w:rPr>
          <w:rFonts w:eastAsiaTheme="minorEastAsia" w:cstheme="minorBidi"/>
          <w:sz w:val="16"/>
          <w:szCs w:val="22"/>
          <w:lang w:val="en-US" w:eastAsia="zh-CN" w:bidi="ar-SA"/>
        </w:rPr>
      </w:rPrChange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  <w:rPrChange w:id="193" w:author="Nick Bernal" w:date="2026-08-04T06:08:00Z">
        <w:rPr>
          <w:sz w:val="16"/>
          <w:szCs w:val="16"/>
        </w:rPr>
      </w:rPrChange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pPr>
      <w:pPrChange w:id="194" w:author="Nick Bernal" w:date="2026-08-04T06:08:00Z">
        <w:pPr>
          <w:jc w:val="both"/>
        </w:pPr>
      </w:pPrChange>
    </w:pPr>
    <w:rPr>
      <w:sz w:val="20"/>
      <w:rPrChange w:id="194" w:author="Nick Bernal" w:date="2026-08-04T06:08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semiHidden/>
    <w:rsid w:val="007D0AE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pPr>
      <w:pPrChange w:id="195" w:author="Nick Bernal" w:date="2026-08-04T06:08:00Z">
        <w:pPr>
          <w:jc w:val="both"/>
        </w:pPr>
      </w:pPrChange>
    </w:pPr>
    <w:rPr>
      <w:b/>
      <w:bCs/>
      <w:rPrChange w:id="195" w:author="Nick Bernal" w:date="2026-08-04T06:08:00Z">
        <w:rPr>
          <w:b/>
          <w:bCs/>
          <w:lang w:val="en-US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semiHidden/>
    <w:rsid w:val="007D0AE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2C6F83"/>
    <w:pPr>
      <w:pPrChange w:id="196" w:author="Nick Bernal" w:date="2026-08-04T06:08:00Z">
        <w:pPr/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196" w:author="Nick Bernal" w:date="2026-08-04T06:08:00Z">
        <w:rPr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3F3699-E758-3D45-BFD2-16418E680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2025-01-17T19:48:00Z</dcterms:created>
  <dcterms:modified xsi:type="dcterms:W3CDTF">2026-08-04T10:08:00Z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