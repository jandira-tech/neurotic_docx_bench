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C2575" w14:textId="77777777" w:rsidR="00B4183D" w:rsidRDefault="00B16CC7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t>Numbered List Demo</w:t>
        </w:r>
      </w:ins>
    </w:p>
    <w:p w14:paraId="12B5AD95" w14:textId="77777777" w:rsidR="00B4183D" w:rsidRDefault="00B16CC7">
      <w:pPr>
        <w:numPr>
          <w:ilvl w:val="0"/>
          <w:numId w:val="1"/>
        </w:num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t>First item</w:t>
        </w:r>
      </w:ins>
    </w:p>
    <w:p w14:paraId="5ED0E9D2" w14:textId="77777777" w:rsidR="00B4183D" w:rsidRDefault="00B16CC7">
      <w:pPr>
        <w:numPr>
          <w:ilvl w:val="0"/>
          <w:numId w:val="1"/>
        </w:num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>Second item</w:t>
        </w:r>
      </w:ins>
    </w:p>
    <w:p w14:paraId="0FA70794" w14:textId="77777777" w:rsidR="00B4183D" w:rsidRDefault="00B16CC7">
      <w:pPr>
        <w:numPr>
          <w:ilvl w:val="0"/>
          <w:numId w:val="1"/>
        </w:numPr>
        <w:rPr>
          <w:ins w:id="6" w:author="Comparison" w:date="2026-07-05T01:30:00Z" w16du:dateUtc="2026-07-05T05:30:00Z"/>
        </w:rPr>
      </w:pPr>
      <w:ins w:id="7" w:author="Comparison" w:date="2026-07-05T01:30:00Z" w16du:dateUtc="2026-07-05T05:30:00Z">
        <w:r>
          <w:t>Third item</w:t>
        </w:r>
      </w:ins>
    </w:p>
    <w:p w14:paraId="729035B2" w14:textId="77777777" w:rsidR="006D3973" w:rsidRDefault="00B16CC7">
      <w:pPr>
        <w:rPr>
          <w:del w:id="8" w:author="Comparison" w:date="2026-07-05T01:30:00Z" w16du:dateUtc="2026-07-05T05:30:00Z"/>
        </w:rPr>
      </w:pPr>
      <w:ins w:id="9" w:author="Comparison" w:date="2026-07-05T01:30:00Z" w16du:dateUtc="2026-07-05T05:30:00Z">
        <w:r>
          <w:t>Fourth item</w:t>
        </w:r>
      </w:ins>
      <w:del w:id="10" w:author="Comparison" w:date="2026-07-05T01:30:00Z" w16du:dateUtc="2026-07-05T05:30:00Z">
        <w:r>
          <w:delText>Meeting Minutes</w:delText>
        </w:r>
      </w:del>
    </w:p>
    <w:p w14:paraId="2168CFF9" w14:textId="77777777" w:rsidR="006D3973" w:rsidRDefault="00B16CC7">
      <w:pPr>
        <w:rPr>
          <w:del w:id="11" w:author="Comparison" w:date="2026-07-05T01:30:00Z" w16du:dateUtc="2026-07-05T05:30:00Z"/>
        </w:rPr>
      </w:pPr>
      <w:del w:id="12" w:author="Comparison" w:date="2026-07-05T01:30:00Z" w16du:dateUtc="2026-07-05T05:30:00Z">
        <w:r>
          <w:delText>Date: January 10, 2026</w:delText>
        </w:r>
      </w:del>
    </w:p>
    <w:p w14:paraId="4CFF42EC" w14:textId="77777777" w:rsidR="006D3973" w:rsidRDefault="00B16CC7">
      <w:pPr>
        <w:rPr>
          <w:del w:id="13" w:author="Comparison" w:date="2026-07-05T01:30:00Z" w16du:dateUtc="2026-07-05T05:30:00Z"/>
        </w:rPr>
      </w:pPr>
      <w:del w:id="14" w:author="Comparison" w:date="2026-07-05T01:30:00Z" w16du:dateUtc="2026-07-05T05:30:00Z">
        <w:r>
          <w:delText>Attendees: John, Sarah, Mike</w:delText>
        </w:r>
      </w:del>
    </w:p>
    <w:p w14:paraId="77B72BCD" w14:textId="77777777" w:rsidR="006D3973" w:rsidRDefault="00B16CC7">
      <w:pPr>
        <w:rPr>
          <w:del w:id="15" w:author="Comparison" w:date="2026-07-05T01:30:00Z" w16du:dateUtc="2026-07-05T05:30:00Z"/>
        </w:rPr>
      </w:pPr>
      <w:del w:id="16" w:author="Comparison" w:date="2026-07-05T01:30:00Z" w16du:dateUtc="2026-07-05T05:30:00Z">
        <w:r>
          <w:delText xml:space="preserve">Action items: Complete the report by </w:delText>
        </w:r>
        <w:r>
          <w:delText>Wednesday</w:delText>
        </w:r>
        <w:r>
          <w:delText>.</w:delText>
        </w:r>
      </w:del>
    </w:p>
    <w:p w14:paraId="49185008" w14:textId="77777777" w:rsidR="006D3973" w:rsidRDefault="00B16CC7">
      <w:pPr>
        <w:numPr>
          <w:ilvl w:val="0"/>
          <w:numId w:val="1"/>
        </w:numPr>
        <w:pPrChange w:id="17" w:author="Comparison" w:date="2026-07-05T01:30:00Z" w16du:dateUtc="2026-07-05T05:30:00Z">
          <w:pPr/>
        </w:pPrChange>
      </w:pPr>
      <w:del w:id="18" w:author="Comparison" w:date="2026-07-05T01:30:00Z" w16du:dateUtc="2026-07-05T05:30:00Z">
        <w:r>
          <w:delText xml:space="preserve">Next meeting </w:delText>
        </w:r>
        <w:r>
          <w:delText>11</w:delText>
        </w:r>
        <w:r>
          <w:delText xml:space="preserve"> f</w:delText>
        </w:r>
        <w:r>
          <w:delText>, Lisa</w:delText>
        </w:r>
        <w:r>
          <w:delText>or January 17.</w:delText>
        </w:r>
      </w:del>
    </w:p>
    <w:sectPr w:rsidR="006D39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910314"/>
    <w:multiLevelType w:val="multilevel"/>
    <w:tmpl w:val="979C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004715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973"/>
    <w:rsid w:val="005F7014"/>
    <w:rsid w:val="006D3973"/>
    <w:rsid w:val="009E4032"/>
    <w:rsid w:val="00B16CC7"/>
    <w:rsid w:val="00B4183D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0FE7F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2026-07-05T05:30:00Z</dcterms:modified>
</cp:coreProperties>
</file>