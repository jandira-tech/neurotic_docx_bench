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E55125" w14:textId="77777777" w:rsidR="001D01C3" w:rsidRDefault="004E70C6">
      <w:ins w:id="0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Calibri Bold Italic</w:t>
        </w:r>
      </w:ins>
      <w:del w:id="1" w:author="Author" w:date="2026-06-29T10:54:00Z" w16du:dateUtc="2026-06-29T14:54:00Z">
        <w:r>
          <w:delText>Bullet List</w:delText>
        </w:r>
      </w:del>
      <w:r>
        <w:rPr>
          <w:rFonts w:ascii="&quot;Calibri&quot;, Arial, sans-serif" w:hAnsi="&quot;Calibri&quot;, Arial, sans-serif"/>
          <w:b/>
          <w:i/>
          <w:rPrChange w:id="2" w:author="Author" w:date="2026-06-29T10:54:00Z" w16du:dateUtc="2026-06-29T14:54:00Z">
            <w:rPr/>
          </w:rPrChange>
        </w:rPr>
        <w:t xml:space="preserve"> Demo</w:t>
      </w:r>
    </w:p>
    <w:p w14:paraId="5326AC72" w14:textId="77777777" w:rsidR="00E93C1C" w:rsidRDefault="004E70C6">
      <w:pPr>
        <w:rPr>
          <w:ins w:id="3" w:author="Author" w:date="2026-06-29T10:54:00Z" w16du:dateUtc="2026-06-29T14:54:00Z"/>
        </w:rPr>
      </w:pPr>
      <w:ins w:id="4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This document shows Calibri font with bold and italic styles.</w:t>
        </w:r>
      </w:ins>
    </w:p>
    <w:p w14:paraId="5166CB9C" w14:textId="77777777" w:rsidR="001D01C3" w:rsidRDefault="004E70C6">
      <w:pPr>
        <w:numPr>
          <w:ilvl w:val="0"/>
          <w:numId w:val="1"/>
        </w:numPr>
        <w:rPr>
          <w:del w:id="5" w:author="Author" w:date="2026-06-29T10:54:00Z" w16du:dateUtc="2026-06-29T14:54:00Z"/>
        </w:rPr>
      </w:pPr>
      <w:ins w:id="6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Calibri bold italic creates an elegant emphasis for key text.</w:t>
        </w:r>
      </w:ins>
      <w:del w:id="7" w:author="Author" w:date="2026-06-29T10:54:00Z" w16du:dateUtc="2026-06-29T14:54:00Z">
        <w:r>
          <w:delText>Apples</w:delText>
        </w:r>
      </w:del>
    </w:p>
    <w:p w14:paraId="6F9E1156" w14:textId="77777777" w:rsidR="001D01C3" w:rsidRDefault="004E70C6">
      <w:pPr>
        <w:numPr>
          <w:ilvl w:val="0"/>
          <w:numId w:val="1"/>
        </w:numPr>
        <w:rPr>
          <w:del w:id="8" w:author="Author" w:date="2026-06-29T10:54:00Z" w16du:dateUtc="2026-06-29T14:54:00Z"/>
        </w:rPr>
      </w:pPr>
      <w:del w:id="9" w:author="Author" w:date="2026-06-29T10:54:00Z" w16du:dateUtc="2026-06-29T14:54:00Z">
        <w:r>
          <w:delText>Bananas</w:delText>
        </w:r>
      </w:del>
    </w:p>
    <w:p w14:paraId="1E0BFF23" w14:textId="77777777" w:rsidR="001D01C3" w:rsidRDefault="004E70C6">
      <w:pPr>
        <w:numPr>
          <w:ilvl w:val="0"/>
          <w:numId w:val="1"/>
        </w:numPr>
        <w:rPr>
          <w:del w:id="10" w:author="Author" w:date="2026-06-29T10:54:00Z" w16du:dateUtc="2026-06-29T14:54:00Z"/>
        </w:rPr>
      </w:pPr>
      <w:del w:id="11" w:author="Author" w:date="2026-06-29T10:54:00Z" w16du:dateUtc="2026-06-29T14:54:00Z">
        <w:r>
          <w:delText>Oranges</w:delText>
        </w:r>
      </w:del>
    </w:p>
    <w:p w14:paraId="4D47B4F6" w14:textId="77777777" w:rsidR="001D01C3" w:rsidRDefault="004E70C6">
      <w:pPr>
        <w:pPrChange w:id="12" w:author="Author" w:date="2026-06-29T10:54:00Z" w16du:dateUtc="2026-06-29T14:54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del w:id="13" w:author="Author" w:date="2026-06-29T10:54:00Z" w16du:dateUtc="2026-06-29T14:54:00Z">
        <w:r>
          <w:delText>Grapes</w:delText>
        </w:r>
      </w:del>
    </w:p>
    <w:sectPr w:rsidR="001D01C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220E98"/>
    <w:multiLevelType w:val="multilevel"/>
    <w:tmpl w:val="19983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001306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01C3"/>
    <w:rsid w:val="001D01C3"/>
    <w:rsid w:val="004E70C6"/>
    <w:rsid w:val="0069722A"/>
    <w:rsid w:val="00B3365A"/>
    <w:rsid w:val="00E9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A95F5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2026-05-14T16:48:00Z</dcterms:created>
  <dcterms:modified xsi:type="dcterms:W3CDTF">2026-06-29T14:54:00Z</dcterms:modified>
</cp:coreProperties>
</file>