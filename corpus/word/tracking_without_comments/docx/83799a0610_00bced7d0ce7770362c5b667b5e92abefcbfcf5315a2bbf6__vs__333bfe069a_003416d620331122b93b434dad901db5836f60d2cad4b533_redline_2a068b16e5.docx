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E164F3" w14:textId="77777777" w:rsidR="00BC32DD" w:rsidRPr="001A2552" w:rsidRDefault="00BC32DD" w:rsidP="00BC32DD">
      <w:pPr>
        <w:jc w:val="center"/>
        <w:rPr>
          <w:ins w:id="7" w:author="msi" w:date="2026-09-22T12:45:00Z" w16du:dateUtc="2026-09-22T16:45:00Z"/>
          <w:sz w:val="16"/>
          <w:szCs w:val="16"/>
        </w:rPr>
      </w:pPr>
      <w:ins w:id="8" w:author="msi" w:date="2026-09-22T12:45:00Z" w16du:dateUtc="2026-09-22T16:45:00Z">
        <w:r>
          <w:rPr>
            <w:b/>
            <w:sz w:val="16"/>
            <w:szCs w:val="16"/>
          </w:rPr>
          <w:t xml:space="preserve">Ankara </w:t>
        </w:r>
        <w:r w:rsidRPr="001A2552">
          <w:rPr>
            <w:b/>
            <w:sz w:val="16"/>
            <w:szCs w:val="16"/>
          </w:rPr>
          <w:t>Üniversitesi</w:t>
        </w:r>
        <w:r>
          <w:rPr>
            <w:b/>
            <w:sz w:val="16"/>
            <w:szCs w:val="16"/>
          </w:rPr>
          <w:br/>
          <w:t xml:space="preserve">Kütüphane ve Dokümantasyon Daire Başkanlığı </w:t>
        </w:r>
      </w:ins>
    </w:p>
    <w:p w14:paraId="5BEAA47A" w14:textId="77777777" w:rsidR="00BC32DD" w:rsidRPr="001A2552" w:rsidRDefault="00BC32DD" w:rsidP="00BC32DD">
      <w:pPr>
        <w:jc w:val="center"/>
        <w:rPr>
          <w:ins w:id="9" w:author="msi" w:date="2026-09-22T12:45:00Z" w16du:dateUtc="2026-09-22T16:45:00Z"/>
          <w:b/>
          <w:sz w:val="16"/>
          <w:szCs w:val="16"/>
        </w:rPr>
      </w:pPr>
      <w:ins w:id="10" w:author="msi" w:date="2026-09-22T12:45:00Z" w16du:dateUtc="2026-09-22T16:45:00Z">
        <w:r w:rsidRPr="001A2552">
          <w:rPr>
            <w:b/>
            <w:sz w:val="16"/>
            <w:szCs w:val="16"/>
          </w:rPr>
          <w:t>Açık Ders Malzemeleri</w:t>
        </w:r>
      </w:ins>
    </w:p>
    <w:p w14:paraId="53B4D33B" w14:textId="77777777" w:rsidR="00BC32DD" w:rsidRDefault="00BC32DD" w:rsidP="00BC32DD">
      <w:pPr>
        <w:pStyle w:val="Basliklar"/>
        <w:jc w:val="center"/>
        <w:rPr>
          <w:ins w:id="11" w:author="msi" w:date="2026-09-22T12:45:00Z" w16du:dateUtc="2026-09-22T16:45:00Z"/>
          <w:sz w:val="16"/>
          <w:szCs w:val="16"/>
        </w:rPr>
      </w:pPr>
    </w:p>
    <w:p w14:paraId="5B186263" w14:textId="77777777" w:rsidR="00BC32DD" w:rsidRPr="001A2552" w:rsidRDefault="00BC32DD" w:rsidP="00BC32DD">
      <w:pPr>
        <w:pStyle w:val="Basliklar"/>
        <w:jc w:val="center"/>
        <w:rPr>
          <w:ins w:id="12" w:author="msi" w:date="2026-09-22T12:45:00Z" w16du:dateUtc="2026-09-22T16:45:00Z"/>
          <w:sz w:val="16"/>
          <w:szCs w:val="16"/>
        </w:rPr>
      </w:pPr>
      <w:ins w:id="13" w:author="msi" w:date="2026-09-22T12:45:00Z" w16du:dateUtc="2026-09-22T16:45:00Z">
        <w:r>
          <w:rPr>
            <w:sz w:val="16"/>
            <w:szCs w:val="16"/>
          </w:rPr>
          <w:t>Ders izlence Formu</w:t>
        </w:r>
      </w:ins>
    </w:p>
    <w:p w14:paraId="518355A4" w14:textId="77777777" w:rsidR="00BC32DD" w:rsidRPr="001A2552" w:rsidRDefault="00BC32DD" w:rsidP="00BC32DD">
      <w:pPr>
        <w:rPr>
          <w:ins w:id="14" w:author="msi" w:date="2026-09-22T12:45:00Z" w16du:dateUtc="2026-09-22T16:45:00Z"/>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45"/>
        <w:gridCol w:w="6068"/>
      </w:tblGrid>
      <w:tr w:rsidR="00BC32DD" w:rsidRPr="001A2552" w14:paraId="054A1CAA" w14:textId="77777777" w:rsidTr="00832AEF">
        <w:trPr>
          <w:jc w:val="center"/>
          <w:ins w:id="15" w:author="msi" w:date="2026-09-22T12:45:00Z" w16du:dateUtc="2026-09-22T16:45:00Z"/>
        </w:trPr>
        <w:tc>
          <w:tcPr>
            <w:tcW w:w="2745" w:type="dxa"/>
            <w:vAlign w:val="center"/>
          </w:tcPr>
          <w:p w14:paraId="36796113" w14:textId="77777777" w:rsidR="00BC32DD" w:rsidRPr="001A2552" w:rsidRDefault="00BC32DD" w:rsidP="00832AEF">
            <w:pPr>
              <w:pStyle w:val="DersBasliklar"/>
              <w:rPr>
                <w:ins w:id="16" w:author="msi" w:date="2026-09-22T12:45:00Z" w16du:dateUtc="2026-09-22T16:45:00Z"/>
                <w:szCs w:val="16"/>
              </w:rPr>
            </w:pPr>
            <w:ins w:id="17" w:author="msi" w:date="2026-09-22T12:45:00Z" w16du:dateUtc="2026-09-22T16:45:00Z">
              <w:r w:rsidRPr="001A2552">
                <w:rPr>
                  <w:szCs w:val="16"/>
                </w:rPr>
                <w:t>Dersin Kodu ve İsmi</w:t>
              </w:r>
            </w:ins>
          </w:p>
        </w:tc>
        <w:tc>
          <w:tcPr>
            <w:tcW w:w="6068" w:type="dxa"/>
          </w:tcPr>
          <w:p w14:paraId="698DF057" w14:textId="77777777" w:rsidR="00BC32DD" w:rsidRPr="00B00DF3" w:rsidRDefault="00CC0B85" w:rsidP="00F95BE5">
            <w:pPr>
              <w:pStyle w:val="DersBilgileri"/>
              <w:rPr>
                <w:ins w:id="18" w:author="msi" w:date="2026-09-22T12:45:00Z" w16du:dateUtc="2026-09-22T16:45:00Z"/>
                <w:bCs/>
                <w:szCs w:val="16"/>
              </w:rPr>
            </w:pPr>
            <w:ins w:id="19" w:author="msi" w:date="2026-09-22T12:45:00Z" w16du:dateUtc="2026-09-22T16:45:00Z">
              <w:r>
                <w:rPr>
                  <w:bCs/>
                  <w:szCs w:val="16"/>
                </w:rPr>
                <w:t>ASB307</w:t>
              </w:r>
              <w:r w:rsidR="00F911A6" w:rsidRPr="00B00DF3">
                <w:rPr>
                  <w:bCs/>
                  <w:szCs w:val="16"/>
                </w:rPr>
                <w:t xml:space="preserve"> İNSAN HAKLARI </w:t>
              </w:r>
              <w:r w:rsidR="00F95BE5">
                <w:rPr>
                  <w:bCs/>
                  <w:szCs w:val="16"/>
                </w:rPr>
                <w:t>DEMOKRASİ</w:t>
              </w:r>
            </w:ins>
          </w:p>
        </w:tc>
      </w:tr>
      <w:tr w:rsidR="00BC32DD" w:rsidRPr="001A2552" w14:paraId="447135C4" w14:textId="77777777" w:rsidTr="00832AEF">
        <w:trPr>
          <w:jc w:val="center"/>
          <w:ins w:id="20" w:author="msi" w:date="2026-09-22T12:45:00Z" w16du:dateUtc="2026-09-22T16:45:00Z"/>
        </w:trPr>
        <w:tc>
          <w:tcPr>
            <w:tcW w:w="2745" w:type="dxa"/>
            <w:vAlign w:val="center"/>
          </w:tcPr>
          <w:p w14:paraId="073A5E2F" w14:textId="77777777" w:rsidR="00BC32DD" w:rsidRPr="001A2552" w:rsidRDefault="00BC32DD" w:rsidP="00832AEF">
            <w:pPr>
              <w:pStyle w:val="DersBasliklar"/>
              <w:rPr>
                <w:ins w:id="21" w:author="msi" w:date="2026-09-22T12:45:00Z" w16du:dateUtc="2026-09-22T16:45:00Z"/>
                <w:szCs w:val="16"/>
              </w:rPr>
            </w:pPr>
            <w:ins w:id="22" w:author="msi" w:date="2026-09-22T12:45:00Z" w16du:dateUtc="2026-09-22T16:45:00Z">
              <w:r w:rsidRPr="001A2552">
                <w:rPr>
                  <w:szCs w:val="16"/>
                </w:rPr>
                <w:t>Dersin Sorumlusu</w:t>
              </w:r>
            </w:ins>
          </w:p>
        </w:tc>
        <w:tc>
          <w:tcPr>
            <w:tcW w:w="6068" w:type="dxa"/>
          </w:tcPr>
          <w:p w14:paraId="653BDBEE" w14:textId="77777777" w:rsidR="00BC32DD" w:rsidRPr="00B00DF3" w:rsidRDefault="00F911A6" w:rsidP="00832AEF">
            <w:pPr>
              <w:pStyle w:val="DersBilgileri"/>
              <w:rPr>
                <w:ins w:id="23" w:author="msi" w:date="2026-09-22T12:45:00Z" w16du:dateUtc="2026-09-22T16:45:00Z"/>
                <w:szCs w:val="16"/>
              </w:rPr>
            </w:pPr>
            <w:ins w:id="24" w:author="msi" w:date="2026-09-22T12:45:00Z" w16du:dateUtc="2026-09-22T16:45:00Z">
              <w:r w:rsidRPr="00B00DF3">
                <w:rPr>
                  <w:szCs w:val="16"/>
                </w:rPr>
                <w:t>PROF. DR. YASEMİN KEPENEKCİ</w:t>
              </w:r>
            </w:ins>
          </w:p>
        </w:tc>
      </w:tr>
      <w:tr w:rsidR="00BC32DD" w:rsidRPr="001A2552" w14:paraId="750DE160" w14:textId="77777777" w:rsidTr="00832AEF">
        <w:trPr>
          <w:jc w:val="center"/>
          <w:ins w:id="25" w:author="msi" w:date="2026-09-22T12:45:00Z" w16du:dateUtc="2026-09-22T16:45:00Z"/>
        </w:trPr>
        <w:tc>
          <w:tcPr>
            <w:tcW w:w="2745" w:type="dxa"/>
            <w:vAlign w:val="center"/>
          </w:tcPr>
          <w:p w14:paraId="46288728" w14:textId="77777777" w:rsidR="00BC32DD" w:rsidRPr="001A2552" w:rsidRDefault="00BC32DD" w:rsidP="00832AEF">
            <w:pPr>
              <w:pStyle w:val="DersBasliklar"/>
              <w:rPr>
                <w:ins w:id="26" w:author="msi" w:date="2026-09-22T12:45:00Z" w16du:dateUtc="2026-09-22T16:45:00Z"/>
                <w:szCs w:val="16"/>
              </w:rPr>
            </w:pPr>
            <w:ins w:id="27" w:author="msi" w:date="2026-09-22T12:45:00Z" w16du:dateUtc="2026-09-22T16:45:00Z">
              <w:r w:rsidRPr="001A2552">
                <w:rPr>
                  <w:szCs w:val="16"/>
                </w:rPr>
                <w:t>Dersin Düzeyi</w:t>
              </w:r>
            </w:ins>
          </w:p>
        </w:tc>
        <w:tc>
          <w:tcPr>
            <w:tcW w:w="6068" w:type="dxa"/>
          </w:tcPr>
          <w:p w14:paraId="1BD5D30A" w14:textId="77777777" w:rsidR="00BC32DD" w:rsidRPr="00B00DF3" w:rsidRDefault="00F911A6" w:rsidP="00832AEF">
            <w:pPr>
              <w:pStyle w:val="DersBilgileri"/>
              <w:rPr>
                <w:ins w:id="28" w:author="msi" w:date="2026-09-22T12:45:00Z" w16du:dateUtc="2026-09-22T16:45:00Z"/>
                <w:szCs w:val="16"/>
              </w:rPr>
            </w:pPr>
            <w:ins w:id="29" w:author="msi" w:date="2026-09-22T12:45:00Z" w16du:dateUtc="2026-09-22T16:45:00Z">
              <w:r w:rsidRPr="00B00DF3">
                <w:rPr>
                  <w:szCs w:val="16"/>
                </w:rPr>
                <w:t>LİSANS</w:t>
              </w:r>
            </w:ins>
          </w:p>
        </w:tc>
      </w:tr>
      <w:tr w:rsidR="00BC32DD" w:rsidRPr="001A2552" w14:paraId="46D9A1B0" w14:textId="77777777" w:rsidTr="00832AEF">
        <w:trPr>
          <w:jc w:val="center"/>
          <w:ins w:id="30" w:author="msi" w:date="2026-09-22T12:45:00Z" w16du:dateUtc="2026-09-22T16:45:00Z"/>
        </w:trPr>
        <w:tc>
          <w:tcPr>
            <w:tcW w:w="2745" w:type="dxa"/>
            <w:vAlign w:val="center"/>
          </w:tcPr>
          <w:p w14:paraId="308C094D" w14:textId="77777777" w:rsidR="00BC32DD" w:rsidRPr="001A2552" w:rsidRDefault="00BC32DD" w:rsidP="00832AEF">
            <w:pPr>
              <w:pStyle w:val="DersBasliklar"/>
              <w:rPr>
                <w:ins w:id="31" w:author="msi" w:date="2026-09-22T12:45:00Z" w16du:dateUtc="2026-09-22T16:45:00Z"/>
                <w:szCs w:val="16"/>
              </w:rPr>
            </w:pPr>
            <w:ins w:id="32" w:author="msi" w:date="2026-09-22T12:45:00Z" w16du:dateUtc="2026-09-22T16:45:00Z">
              <w:r w:rsidRPr="001A2552">
                <w:rPr>
                  <w:szCs w:val="16"/>
                </w:rPr>
                <w:t>Dersin Kredisi</w:t>
              </w:r>
            </w:ins>
          </w:p>
        </w:tc>
        <w:tc>
          <w:tcPr>
            <w:tcW w:w="6068" w:type="dxa"/>
          </w:tcPr>
          <w:p w14:paraId="074D9855" w14:textId="77777777" w:rsidR="00BC32DD" w:rsidRPr="00B00DF3" w:rsidRDefault="00F911A6" w:rsidP="00832AEF">
            <w:pPr>
              <w:pStyle w:val="DersBilgileri"/>
              <w:rPr>
                <w:ins w:id="33" w:author="msi" w:date="2026-09-22T12:45:00Z" w16du:dateUtc="2026-09-22T16:45:00Z"/>
                <w:szCs w:val="16"/>
              </w:rPr>
            </w:pPr>
            <w:ins w:id="34" w:author="msi" w:date="2026-09-22T12:45:00Z" w16du:dateUtc="2026-09-22T16:45:00Z">
              <w:r w:rsidRPr="00B00DF3">
                <w:rPr>
                  <w:szCs w:val="16"/>
                </w:rPr>
                <w:t>8</w:t>
              </w:r>
            </w:ins>
          </w:p>
        </w:tc>
      </w:tr>
      <w:tr w:rsidR="00BC32DD" w:rsidRPr="001A2552" w14:paraId="256DBB55" w14:textId="77777777" w:rsidTr="00832AEF">
        <w:trPr>
          <w:jc w:val="center"/>
          <w:ins w:id="35" w:author="msi" w:date="2026-09-22T12:45:00Z" w16du:dateUtc="2026-09-22T16:45:00Z"/>
        </w:trPr>
        <w:tc>
          <w:tcPr>
            <w:tcW w:w="2745" w:type="dxa"/>
            <w:vAlign w:val="center"/>
          </w:tcPr>
          <w:p w14:paraId="261CA83E" w14:textId="77777777" w:rsidR="00BC32DD" w:rsidRPr="001A2552" w:rsidRDefault="00BC32DD" w:rsidP="00832AEF">
            <w:pPr>
              <w:pStyle w:val="DersBasliklar"/>
              <w:rPr>
                <w:ins w:id="36" w:author="msi" w:date="2026-09-22T12:45:00Z" w16du:dateUtc="2026-09-22T16:45:00Z"/>
                <w:szCs w:val="16"/>
              </w:rPr>
            </w:pPr>
            <w:ins w:id="37" w:author="msi" w:date="2026-09-22T12:45:00Z" w16du:dateUtc="2026-09-22T16:45:00Z">
              <w:r w:rsidRPr="001A2552">
                <w:rPr>
                  <w:szCs w:val="16"/>
                </w:rPr>
                <w:t>Dersin Türü</w:t>
              </w:r>
            </w:ins>
          </w:p>
        </w:tc>
        <w:tc>
          <w:tcPr>
            <w:tcW w:w="6068" w:type="dxa"/>
          </w:tcPr>
          <w:p w14:paraId="346F1B0E" w14:textId="77777777" w:rsidR="00BC32DD" w:rsidRPr="00B00DF3" w:rsidRDefault="00F8234C" w:rsidP="00832AEF">
            <w:pPr>
              <w:pStyle w:val="DersBilgileri"/>
              <w:rPr>
                <w:ins w:id="38" w:author="msi" w:date="2026-09-22T12:45:00Z" w16du:dateUtc="2026-09-22T16:45:00Z"/>
                <w:szCs w:val="16"/>
              </w:rPr>
            </w:pPr>
            <w:ins w:id="39" w:author="msi" w:date="2026-09-22T12:45:00Z" w16du:dateUtc="2026-09-22T16:45:00Z">
              <w:r>
                <w:rPr>
                  <w:szCs w:val="16"/>
                </w:rPr>
                <w:t>SEÇMELİ</w:t>
              </w:r>
            </w:ins>
          </w:p>
        </w:tc>
      </w:tr>
      <w:tr w:rsidR="00BC32DD" w:rsidRPr="001A2552" w14:paraId="59474047" w14:textId="77777777" w:rsidTr="00832AEF">
        <w:trPr>
          <w:jc w:val="center"/>
          <w:ins w:id="40" w:author="msi" w:date="2026-09-22T12:45:00Z" w16du:dateUtc="2026-09-22T16:45:00Z"/>
        </w:trPr>
        <w:tc>
          <w:tcPr>
            <w:tcW w:w="2745" w:type="dxa"/>
            <w:vAlign w:val="center"/>
          </w:tcPr>
          <w:p w14:paraId="7DB87E26" w14:textId="77777777" w:rsidR="00BC32DD" w:rsidRPr="001A2552" w:rsidRDefault="00BC32DD" w:rsidP="00832AEF">
            <w:pPr>
              <w:pStyle w:val="DersBasliklar"/>
              <w:rPr>
                <w:ins w:id="41" w:author="msi" w:date="2026-09-22T12:45:00Z" w16du:dateUtc="2026-09-22T16:45:00Z"/>
                <w:szCs w:val="16"/>
              </w:rPr>
            </w:pPr>
            <w:ins w:id="42" w:author="msi" w:date="2026-09-22T12:45:00Z" w16du:dateUtc="2026-09-22T16:45:00Z">
              <w:r w:rsidRPr="001A2552">
                <w:rPr>
                  <w:szCs w:val="16"/>
                </w:rPr>
                <w:t>Dersin İçeriği</w:t>
              </w:r>
            </w:ins>
          </w:p>
        </w:tc>
        <w:tc>
          <w:tcPr>
            <w:tcW w:w="6068" w:type="dxa"/>
          </w:tcPr>
          <w:p w14:paraId="29CC6294" w14:textId="77777777" w:rsidR="00F911A6" w:rsidRPr="00B00DF3" w:rsidRDefault="00F911A6" w:rsidP="00F911A6">
            <w:pPr>
              <w:rPr>
                <w:ins w:id="43" w:author="msi" w:date="2026-09-22T12:45:00Z" w16du:dateUtc="2026-09-22T16:45:00Z"/>
                <w:sz w:val="16"/>
                <w:szCs w:val="16"/>
              </w:rPr>
            </w:pPr>
          </w:p>
          <w:p w14:paraId="20EE9B76" w14:textId="77777777" w:rsidR="00F95BE5" w:rsidRPr="00F8234C" w:rsidRDefault="00F95BE5" w:rsidP="00F95BE5">
            <w:pPr>
              <w:numPr>
                <w:ilvl w:val="0"/>
                <w:numId w:val="1"/>
              </w:numPr>
              <w:autoSpaceDE w:val="0"/>
              <w:autoSpaceDN w:val="0"/>
              <w:adjustRightInd w:val="0"/>
              <w:jc w:val="left"/>
              <w:rPr>
                <w:ins w:id="44" w:author="msi" w:date="2026-09-22T12:45:00Z" w16du:dateUtc="2026-09-22T16:45:00Z"/>
                <w:sz w:val="16"/>
                <w:szCs w:val="16"/>
              </w:rPr>
            </w:pPr>
            <w:ins w:id="45" w:author="msi" w:date="2026-09-22T12:45:00Z" w16du:dateUtc="2026-09-22T16:45:00Z">
              <w:r w:rsidRPr="00F8234C">
                <w:rPr>
                  <w:sz w:val="16"/>
                  <w:szCs w:val="16"/>
                </w:rPr>
                <w:t xml:space="preserve">Temel hukuksal kavramlar bilgisi </w:t>
              </w:r>
            </w:ins>
          </w:p>
          <w:p w14:paraId="7CCED395" w14:textId="77777777" w:rsidR="00F95BE5" w:rsidRPr="00F8234C" w:rsidRDefault="00F95BE5" w:rsidP="00F95BE5">
            <w:pPr>
              <w:numPr>
                <w:ilvl w:val="0"/>
                <w:numId w:val="1"/>
              </w:numPr>
              <w:autoSpaceDE w:val="0"/>
              <w:autoSpaceDN w:val="0"/>
              <w:adjustRightInd w:val="0"/>
              <w:jc w:val="left"/>
              <w:rPr>
                <w:ins w:id="46" w:author="msi" w:date="2026-09-22T12:45:00Z" w16du:dateUtc="2026-09-22T16:45:00Z"/>
                <w:sz w:val="16"/>
                <w:szCs w:val="16"/>
              </w:rPr>
            </w:pPr>
            <w:ins w:id="47" w:author="msi" w:date="2026-09-22T12:45:00Z" w16du:dateUtc="2026-09-22T16:45:00Z">
              <w:r w:rsidRPr="00F8234C">
                <w:rPr>
                  <w:sz w:val="16"/>
                  <w:szCs w:val="16"/>
                </w:rPr>
                <w:t xml:space="preserve">İnsan hakları ve demokrasi ile ilgili temel kavramlar bilgisi </w:t>
              </w:r>
            </w:ins>
          </w:p>
          <w:p w14:paraId="2597F38A" w14:textId="77777777" w:rsidR="00F95BE5" w:rsidRPr="00F8234C" w:rsidRDefault="00B90493" w:rsidP="00F95BE5">
            <w:pPr>
              <w:numPr>
                <w:ilvl w:val="0"/>
                <w:numId w:val="1"/>
              </w:numPr>
              <w:autoSpaceDE w:val="0"/>
              <w:autoSpaceDN w:val="0"/>
              <w:adjustRightInd w:val="0"/>
              <w:jc w:val="left"/>
              <w:rPr>
                <w:ins w:id="48" w:author="msi" w:date="2026-09-22T12:45:00Z" w16du:dateUtc="2026-09-22T16:45:00Z"/>
                <w:sz w:val="16"/>
                <w:szCs w:val="16"/>
              </w:rPr>
            </w:pPr>
            <w:ins w:id="49" w:author="msi" w:date="2026-09-22T12:45:00Z" w16du:dateUtc="2026-09-22T16:45:00Z">
              <w:r w:rsidRPr="00F8234C">
                <w:rPr>
                  <w:sz w:val="16"/>
                  <w:szCs w:val="16"/>
                </w:rPr>
                <w:t>İnsan hakları ve demokrasinin</w:t>
              </w:r>
              <w:r w:rsidR="00F95BE5" w:rsidRPr="00F8234C">
                <w:rPr>
                  <w:sz w:val="16"/>
                  <w:szCs w:val="16"/>
                </w:rPr>
                <w:t xml:space="preserve"> Batı’daki tarihi gelişimi</w:t>
              </w:r>
            </w:ins>
          </w:p>
          <w:p w14:paraId="5166CB13" w14:textId="77777777" w:rsidR="00F95BE5" w:rsidRPr="00F8234C" w:rsidRDefault="00B90493" w:rsidP="00F95BE5">
            <w:pPr>
              <w:numPr>
                <w:ilvl w:val="0"/>
                <w:numId w:val="1"/>
              </w:numPr>
              <w:autoSpaceDE w:val="0"/>
              <w:autoSpaceDN w:val="0"/>
              <w:adjustRightInd w:val="0"/>
              <w:jc w:val="left"/>
              <w:rPr>
                <w:ins w:id="50" w:author="msi" w:date="2026-09-22T12:45:00Z" w16du:dateUtc="2026-09-22T16:45:00Z"/>
                <w:sz w:val="16"/>
                <w:szCs w:val="16"/>
              </w:rPr>
            </w:pPr>
            <w:ins w:id="51" w:author="msi" w:date="2026-09-22T12:45:00Z" w16du:dateUtc="2026-09-22T16:45:00Z">
              <w:r w:rsidRPr="00F8234C">
                <w:rPr>
                  <w:sz w:val="16"/>
                  <w:szCs w:val="16"/>
                </w:rPr>
                <w:t>İnsan hakları ve demokrasinin</w:t>
              </w:r>
              <w:r w:rsidR="00F95BE5" w:rsidRPr="00F8234C">
                <w:rPr>
                  <w:sz w:val="16"/>
                  <w:szCs w:val="16"/>
                </w:rPr>
                <w:t xml:space="preserve"> ülkemizdeki tarihi gelişimi </w:t>
              </w:r>
            </w:ins>
          </w:p>
          <w:p w14:paraId="6F897EDA" w14:textId="77777777" w:rsidR="00F95BE5" w:rsidRPr="00F8234C" w:rsidRDefault="00B90493" w:rsidP="00F95BE5">
            <w:pPr>
              <w:numPr>
                <w:ilvl w:val="0"/>
                <w:numId w:val="1"/>
              </w:numPr>
              <w:autoSpaceDE w:val="0"/>
              <w:autoSpaceDN w:val="0"/>
              <w:adjustRightInd w:val="0"/>
              <w:jc w:val="left"/>
              <w:rPr>
                <w:ins w:id="52" w:author="msi" w:date="2026-09-22T12:45:00Z" w16du:dateUtc="2026-09-22T16:45:00Z"/>
                <w:sz w:val="16"/>
                <w:szCs w:val="16"/>
              </w:rPr>
            </w:pPr>
            <w:ins w:id="53" w:author="msi" w:date="2026-09-22T12:45:00Z" w16du:dateUtc="2026-09-22T16:45:00Z">
              <w:r w:rsidRPr="00F8234C">
                <w:rPr>
                  <w:sz w:val="16"/>
                  <w:szCs w:val="16"/>
                </w:rPr>
                <w:t>İnsan hakları ve demokrasinin</w:t>
              </w:r>
              <w:r w:rsidR="00F95BE5" w:rsidRPr="00F8234C">
                <w:rPr>
                  <w:sz w:val="16"/>
                  <w:szCs w:val="16"/>
                </w:rPr>
                <w:t xml:space="preserve"> uluslararası alana geçişi </w:t>
              </w:r>
            </w:ins>
          </w:p>
          <w:p w14:paraId="08D46111" w14:textId="77777777" w:rsidR="00F911A6" w:rsidRPr="00F8234C" w:rsidRDefault="00F911A6" w:rsidP="00F95BE5">
            <w:pPr>
              <w:numPr>
                <w:ilvl w:val="0"/>
                <w:numId w:val="1"/>
              </w:numPr>
              <w:autoSpaceDE w:val="0"/>
              <w:autoSpaceDN w:val="0"/>
              <w:adjustRightInd w:val="0"/>
              <w:rPr>
                <w:ins w:id="54" w:author="msi" w:date="2026-09-22T12:45:00Z" w16du:dateUtc="2026-09-22T16:45:00Z"/>
                <w:sz w:val="16"/>
                <w:szCs w:val="16"/>
              </w:rPr>
            </w:pPr>
            <w:ins w:id="55" w:author="msi" w:date="2026-09-22T12:45:00Z" w16du:dateUtc="2026-09-22T16:45:00Z">
              <w:r w:rsidRPr="00F8234C">
                <w:rPr>
                  <w:sz w:val="16"/>
                  <w:szCs w:val="16"/>
                </w:rPr>
                <w:t xml:space="preserve">İnsan hakları </w:t>
              </w:r>
              <w:r w:rsidR="00B90493" w:rsidRPr="00F8234C">
                <w:rPr>
                  <w:sz w:val="16"/>
                  <w:szCs w:val="16"/>
                </w:rPr>
                <w:t xml:space="preserve">ve demokrasi </w:t>
              </w:r>
              <w:r w:rsidRPr="00F8234C">
                <w:rPr>
                  <w:sz w:val="16"/>
                  <w:szCs w:val="16"/>
                </w:rPr>
                <w:t xml:space="preserve">eğitiminin tanımı, amacı ve önemi </w:t>
              </w:r>
            </w:ins>
          </w:p>
          <w:p w14:paraId="569C83FE" w14:textId="77777777" w:rsidR="00B00DF3" w:rsidRPr="00F8234C" w:rsidRDefault="00B90493" w:rsidP="00F95BE5">
            <w:pPr>
              <w:numPr>
                <w:ilvl w:val="0"/>
                <w:numId w:val="1"/>
              </w:numPr>
              <w:tabs>
                <w:tab w:val="left" w:pos="9640"/>
              </w:tabs>
              <w:jc w:val="left"/>
              <w:rPr>
                <w:ins w:id="56" w:author="msi" w:date="2026-09-22T12:45:00Z" w16du:dateUtc="2026-09-22T16:45:00Z"/>
                <w:sz w:val="16"/>
                <w:szCs w:val="16"/>
              </w:rPr>
            </w:pPr>
            <w:ins w:id="57" w:author="msi" w:date="2026-09-22T12:45:00Z" w16du:dateUtc="2026-09-22T16:45:00Z">
              <w:r w:rsidRPr="00F8234C">
                <w:rPr>
                  <w:sz w:val="16"/>
                  <w:szCs w:val="16"/>
                </w:rPr>
                <w:t>İ</w:t>
              </w:r>
              <w:r w:rsidR="00F95BE5" w:rsidRPr="00F8234C">
                <w:rPr>
                  <w:sz w:val="16"/>
                  <w:szCs w:val="16"/>
                </w:rPr>
                <w:t>nsan hakları ve demokrasi eğitimi</w:t>
              </w:r>
              <w:r w:rsidRPr="00F8234C">
                <w:rPr>
                  <w:sz w:val="16"/>
                  <w:szCs w:val="16"/>
                </w:rPr>
                <w:t>nin etkililiği</w:t>
              </w:r>
            </w:ins>
          </w:p>
          <w:p w14:paraId="4D8097AA" w14:textId="77777777" w:rsidR="00BC32DD" w:rsidRPr="00B00DF3" w:rsidRDefault="00F911A6" w:rsidP="009D5F97">
            <w:pPr>
              <w:numPr>
                <w:ilvl w:val="0"/>
                <w:numId w:val="1"/>
              </w:numPr>
              <w:tabs>
                <w:tab w:val="left" w:pos="9640"/>
              </w:tabs>
              <w:jc w:val="left"/>
              <w:rPr>
                <w:ins w:id="58" w:author="msi" w:date="2026-09-22T12:45:00Z" w16du:dateUtc="2026-09-22T16:45:00Z"/>
                <w:szCs w:val="16"/>
              </w:rPr>
            </w:pPr>
            <w:ins w:id="59" w:author="msi" w:date="2026-09-22T12:45:00Z" w16du:dateUtc="2026-09-22T16:45:00Z">
              <w:r w:rsidRPr="00F8234C">
                <w:rPr>
                  <w:sz w:val="16"/>
                  <w:szCs w:val="16"/>
                </w:rPr>
                <w:t xml:space="preserve">Öğrencilerle birlikte belirlenecek değişik insan hakları </w:t>
              </w:r>
              <w:r w:rsidR="009D5F97" w:rsidRPr="00F8234C">
                <w:rPr>
                  <w:sz w:val="16"/>
                  <w:szCs w:val="16"/>
                </w:rPr>
                <w:t xml:space="preserve">ve demokrasi </w:t>
              </w:r>
              <w:r w:rsidRPr="00F8234C">
                <w:rPr>
                  <w:sz w:val="16"/>
                  <w:szCs w:val="16"/>
                </w:rPr>
                <w:t>konularının</w:t>
              </w:r>
              <w:r w:rsidRPr="00B00DF3">
                <w:rPr>
                  <w:sz w:val="16"/>
                  <w:szCs w:val="16"/>
                </w:rPr>
                <w:t xml:space="preserve"> (kadın hakları, çocuk hakları, yaşama hakkı, eğitim hakkı, özel hayatın gizliliği, seçme seçilme hakkı, barış hakkı, çevre hakkı gibi) örnek işlenişi </w:t>
              </w:r>
            </w:ins>
          </w:p>
        </w:tc>
      </w:tr>
      <w:tr w:rsidR="00BC32DD" w:rsidRPr="001A2552" w14:paraId="34F45157" w14:textId="77777777" w:rsidTr="00832AEF">
        <w:trPr>
          <w:jc w:val="center"/>
          <w:ins w:id="60" w:author="msi" w:date="2026-09-22T12:45:00Z" w16du:dateUtc="2026-09-22T16:45:00Z"/>
        </w:trPr>
        <w:tc>
          <w:tcPr>
            <w:tcW w:w="2745" w:type="dxa"/>
            <w:vAlign w:val="center"/>
          </w:tcPr>
          <w:p w14:paraId="1D79D6BC" w14:textId="77777777" w:rsidR="00BC32DD" w:rsidRPr="001A2552" w:rsidRDefault="00BC32DD" w:rsidP="00832AEF">
            <w:pPr>
              <w:pStyle w:val="DersBasliklar"/>
              <w:rPr>
                <w:ins w:id="61" w:author="msi" w:date="2026-09-22T12:45:00Z" w16du:dateUtc="2026-09-22T16:45:00Z"/>
                <w:szCs w:val="16"/>
              </w:rPr>
            </w:pPr>
            <w:ins w:id="62" w:author="msi" w:date="2026-09-22T12:45:00Z" w16du:dateUtc="2026-09-22T16:45:00Z">
              <w:r w:rsidRPr="001A2552">
                <w:rPr>
                  <w:szCs w:val="16"/>
                </w:rPr>
                <w:t>Dersin Amacı</w:t>
              </w:r>
            </w:ins>
          </w:p>
        </w:tc>
        <w:tc>
          <w:tcPr>
            <w:tcW w:w="6068" w:type="dxa"/>
          </w:tcPr>
          <w:p w14:paraId="662FB632" w14:textId="77777777" w:rsidR="009D5F97" w:rsidRPr="009D5F97" w:rsidRDefault="009D5F97" w:rsidP="009D5F97">
            <w:pPr>
              <w:pStyle w:val="ListParagraph"/>
              <w:numPr>
                <w:ilvl w:val="0"/>
                <w:numId w:val="6"/>
              </w:numPr>
              <w:autoSpaceDE w:val="0"/>
              <w:autoSpaceDN w:val="0"/>
              <w:adjustRightInd w:val="0"/>
              <w:jc w:val="left"/>
              <w:rPr>
                <w:ins w:id="63" w:author="msi" w:date="2026-09-22T12:45:00Z" w16du:dateUtc="2026-09-22T16:45:00Z"/>
                <w:sz w:val="16"/>
                <w:szCs w:val="16"/>
              </w:rPr>
            </w:pPr>
            <w:ins w:id="64" w:author="msi" w:date="2026-09-22T12:45:00Z" w16du:dateUtc="2026-09-22T16:45:00Z">
              <w:r w:rsidRPr="009D5F97">
                <w:rPr>
                  <w:sz w:val="16"/>
                  <w:szCs w:val="16"/>
                </w:rPr>
                <w:t xml:space="preserve">Hukuk, insan hakları ve demokrasi gibi konularda </w:t>
              </w:r>
              <w:r w:rsidR="00CC0B85">
                <w:rPr>
                  <w:sz w:val="16"/>
                  <w:szCs w:val="16"/>
                </w:rPr>
                <w:t>bilinmesi</w:t>
              </w:r>
              <w:r w:rsidRPr="009D5F97">
                <w:rPr>
                  <w:sz w:val="16"/>
                  <w:szCs w:val="16"/>
                </w:rPr>
                <w:t xml:space="preserve"> ve </w:t>
              </w:r>
              <w:r w:rsidR="00CC0B85">
                <w:rPr>
                  <w:sz w:val="16"/>
                  <w:szCs w:val="16"/>
                </w:rPr>
                <w:t>öğrencilerde</w:t>
              </w:r>
              <w:r w:rsidRPr="009D5F97">
                <w:rPr>
                  <w:sz w:val="16"/>
                  <w:szCs w:val="16"/>
                </w:rPr>
                <w:t xml:space="preserve"> insan haklarına saygı, hakları kullanma, koruma ve geliştirme bilincinin oluşturulması.</w:t>
              </w:r>
            </w:ins>
          </w:p>
          <w:p w14:paraId="4F6D9C71" w14:textId="77777777" w:rsidR="00CC0B85" w:rsidRDefault="00CC0B85" w:rsidP="009D5F97">
            <w:pPr>
              <w:pStyle w:val="ListParagraph"/>
              <w:numPr>
                <w:ilvl w:val="0"/>
                <w:numId w:val="6"/>
              </w:numPr>
              <w:autoSpaceDE w:val="0"/>
              <w:autoSpaceDN w:val="0"/>
              <w:adjustRightInd w:val="0"/>
              <w:jc w:val="left"/>
              <w:rPr>
                <w:ins w:id="65" w:author="msi" w:date="2026-09-22T12:45:00Z" w16du:dateUtc="2026-09-22T16:45:00Z"/>
                <w:sz w:val="16"/>
                <w:szCs w:val="16"/>
              </w:rPr>
            </w:pPr>
            <w:ins w:id="66" w:author="msi" w:date="2026-09-22T12:45:00Z" w16du:dateUtc="2026-09-22T16:45:00Z">
              <w:r>
                <w:rPr>
                  <w:sz w:val="16"/>
                  <w:szCs w:val="16"/>
                </w:rPr>
                <w:t>İnsan hakları ve demokrasinin Batı’daki ve ülkemizdeki tarihsel gelişinin anlaşılması</w:t>
              </w:r>
            </w:ins>
          </w:p>
          <w:p w14:paraId="3B1773B1" w14:textId="77777777" w:rsidR="00CC0B85" w:rsidRDefault="00B90493" w:rsidP="009D5F97">
            <w:pPr>
              <w:pStyle w:val="ListParagraph"/>
              <w:numPr>
                <w:ilvl w:val="0"/>
                <w:numId w:val="6"/>
              </w:numPr>
              <w:autoSpaceDE w:val="0"/>
              <w:autoSpaceDN w:val="0"/>
              <w:adjustRightInd w:val="0"/>
              <w:jc w:val="left"/>
              <w:rPr>
                <w:ins w:id="67" w:author="msi" w:date="2026-09-22T12:45:00Z" w16du:dateUtc="2026-09-22T16:45:00Z"/>
                <w:sz w:val="16"/>
                <w:szCs w:val="16"/>
              </w:rPr>
            </w:pPr>
            <w:ins w:id="68" w:author="msi" w:date="2026-09-22T12:45:00Z" w16du:dateUtc="2026-09-22T16:45:00Z">
              <w:r>
                <w:rPr>
                  <w:sz w:val="16"/>
                  <w:szCs w:val="16"/>
                </w:rPr>
                <w:t>İnsan hakları ve demokrasinin</w:t>
              </w:r>
              <w:r w:rsidR="00CC0B85">
                <w:rPr>
                  <w:sz w:val="16"/>
                  <w:szCs w:val="16"/>
                </w:rPr>
                <w:t xml:space="preserve"> uluslararası alana geçişinin tartışılması</w:t>
              </w:r>
            </w:ins>
          </w:p>
          <w:p w14:paraId="0DBE2293" w14:textId="77777777" w:rsidR="00F911A6" w:rsidRPr="009D5F97" w:rsidRDefault="00F911A6" w:rsidP="009D5F97">
            <w:pPr>
              <w:pStyle w:val="ListParagraph"/>
              <w:numPr>
                <w:ilvl w:val="0"/>
                <w:numId w:val="6"/>
              </w:numPr>
              <w:autoSpaceDE w:val="0"/>
              <w:autoSpaceDN w:val="0"/>
              <w:adjustRightInd w:val="0"/>
              <w:jc w:val="left"/>
              <w:rPr>
                <w:ins w:id="69" w:author="msi" w:date="2026-09-22T12:45:00Z" w16du:dateUtc="2026-09-22T16:45:00Z"/>
                <w:sz w:val="16"/>
                <w:szCs w:val="16"/>
              </w:rPr>
            </w:pPr>
            <w:ins w:id="70" w:author="msi" w:date="2026-09-22T12:45:00Z" w16du:dateUtc="2026-09-22T16:45:00Z">
              <w:r w:rsidRPr="009D5F97">
                <w:rPr>
                  <w:sz w:val="16"/>
                  <w:szCs w:val="16"/>
                </w:rPr>
                <w:t xml:space="preserve">İnsan hakları </w:t>
              </w:r>
              <w:r w:rsidR="00B90493">
                <w:rPr>
                  <w:sz w:val="16"/>
                  <w:szCs w:val="16"/>
                </w:rPr>
                <w:t xml:space="preserve">ve demokrasi </w:t>
              </w:r>
              <w:r w:rsidRPr="009D5F97">
                <w:rPr>
                  <w:sz w:val="16"/>
                  <w:szCs w:val="16"/>
                </w:rPr>
                <w:t xml:space="preserve">eğitiminin öneminin anlaşılması </w:t>
              </w:r>
            </w:ins>
          </w:p>
          <w:p w14:paraId="524109A3" w14:textId="77777777" w:rsidR="00F911A6" w:rsidRPr="009D5F97" w:rsidRDefault="00F911A6" w:rsidP="009D5F97">
            <w:pPr>
              <w:pStyle w:val="ListParagraph"/>
              <w:numPr>
                <w:ilvl w:val="0"/>
                <w:numId w:val="6"/>
              </w:numPr>
              <w:autoSpaceDE w:val="0"/>
              <w:autoSpaceDN w:val="0"/>
              <w:adjustRightInd w:val="0"/>
              <w:jc w:val="left"/>
              <w:rPr>
                <w:ins w:id="71" w:author="msi" w:date="2026-09-22T12:45:00Z" w16du:dateUtc="2026-09-22T16:45:00Z"/>
                <w:sz w:val="16"/>
                <w:szCs w:val="16"/>
              </w:rPr>
            </w:pPr>
            <w:ins w:id="72" w:author="msi" w:date="2026-09-22T12:45:00Z" w16du:dateUtc="2026-09-22T16:45:00Z">
              <w:r w:rsidRPr="009D5F97">
                <w:rPr>
                  <w:sz w:val="16"/>
                  <w:szCs w:val="16"/>
                </w:rPr>
                <w:t xml:space="preserve">İnsan hakları </w:t>
              </w:r>
              <w:r w:rsidR="00B90493">
                <w:rPr>
                  <w:sz w:val="16"/>
                  <w:szCs w:val="16"/>
                </w:rPr>
                <w:t xml:space="preserve">ve demokrasi </w:t>
              </w:r>
              <w:r w:rsidRPr="009D5F97">
                <w:rPr>
                  <w:sz w:val="16"/>
                  <w:szCs w:val="16"/>
                </w:rPr>
                <w:t>eğitiminde okul ikliminin öneminin anlaşılması</w:t>
              </w:r>
            </w:ins>
          </w:p>
          <w:p w14:paraId="241BA0D0" w14:textId="77777777" w:rsidR="00F911A6" w:rsidRPr="009D5F97" w:rsidRDefault="00F911A6" w:rsidP="009D5F97">
            <w:pPr>
              <w:pStyle w:val="ListParagraph"/>
              <w:numPr>
                <w:ilvl w:val="0"/>
                <w:numId w:val="6"/>
              </w:numPr>
              <w:autoSpaceDE w:val="0"/>
              <w:autoSpaceDN w:val="0"/>
              <w:adjustRightInd w:val="0"/>
              <w:jc w:val="left"/>
              <w:rPr>
                <w:ins w:id="73" w:author="msi" w:date="2026-09-22T12:45:00Z" w16du:dateUtc="2026-09-22T16:45:00Z"/>
                <w:sz w:val="16"/>
                <w:szCs w:val="16"/>
              </w:rPr>
            </w:pPr>
            <w:ins w:id="74" w:author="msi" w:date="2026-09-22T12:45:00Z" w16du:dateUtc="2026-09-22T16:45:00Z">
              <w:r w:rsidRPr="009D5F97">
                <w:rPr>
                  <w:sz w:val="16"/>
                  <w:szCs w:val="16"/>
                </w:rPr>
                <w:t xml:space="preserve">İnsan hakları </w:t>
              </w:r>
              <w:r w:rsidR="00B90493">
                <w:rPr>
                  <w:sz w:val="16"/>
                  <w:szCs w:val="16"/>
                </w:rPr>
                <w:t xml:space="preserve">ve demokrasi </w:t>
              </w:r>
              <w:r w:rsidRPr="009D5F97">
                <w:rPr>
                  <w:sz w:val="16"/>
                  <w:szCs w:val="16"/>
                </w:rPr>
                <w:t>eğitiminde öğretmenin rolünün anlaşılması</w:t>
              </w:r>
            </w:ins>
          </w:p>
          <w:p w14:paraId="52F502EF" w14:textId="77777777" w:rsidR="00F911A6" w:rsidRPr="009D5F97" w:rsidRDefault="00F911A6" w:rsidP="009D5F97">
            <w:pPr>
              <w:pStyle w:val="ListParagraph"/>
              <w:numPr>
                <w:ilvl w:val="0"/>
                <w:numId w:val="6"/>
              </w:numPr>
              <w:autoSpaceDE w:val="0"/>
              <w:autoSpaceDN w:val="0"/>
              <w:adjustRightInd w:val="0"/>
              <w:jc w:val="left"/>
              <w:rPr>
                <w:ins w:id="75" w:author="msi" w:date="2026-09-22T12:45:00Z" w16du:dateUtc="2026-09-22T16:45:00Z"/>
                <w:sz w:val="16"/>
                <w:szCs w:val="16"/>
              </w:rPr>
            </w:pPr>
            <w:ins w:id="76" w:author="msi" w:date="2026-09-22T12:45:00Z" w16du:dateUtc="2026-09-22T16:45:00Z">
              <w:r w:rsidRPr="009D5F97">
                <w:rPr>
                  <w:sz w:val="16"/>
                  <w:szCs w:val="16"/>
                </w:rPr>
                <w:t xml:space="preserve">İnsan hakları </w:t>
              </w:r>
              <w:r w:rsidR="00B90493">
                <w:rPr>
                  <w:sz w:val="16"/>
                  <w:szCs w:val="16"/>
                </w:rPr>
                <w:t xml:space="preserve">ve demokrasi </w:t>
              </w:r>
              <w:r w:rsidRPr="009D5F97">
                <w:rPr>
                  <w:sz w:val="16"/>
                  <w:szCs w:val="16"/>
                </w:rPr>
                <w:t xml:space="preserve">eğitiminde diğer derslerden yararlanmanın öneminin anlaşılması </w:t>
              </w:r>
            </w:ins>
          </w:p>
          <w:p w14:paraId="1C7E6D95" w14:textId="77777777" w:rsidR="00F911A6" w:rsidRPr="009D5F97" w:rsidRDefault="00F911A6" w:rsidP="009D5F97">
            <w:pPr>
              <w:pStyle w:val="ListParagraph"/>
              <w:numPr>
                <w:ilvl w:val="0"/>
                <w:numId w:val="6"/>
              </w:numPr>
              <w:autoSpaceDE w:val="0"/>
              <w:autoSpaceDN w:val="0"/>
              <w:adjustRightInd w:val="0"/>
              <w:jc w:val="left"/>
              <w:rPr>
                <w:ins w:id="77" w:author="msi" w:date="2026-09-22T12:45:00Z" w16du:dateUtc="2026-09-22T16:45:00Z"/>
                <w:sz w:val="16"/>
                <w:szCs w:val="16"/>
              </w:rPr>
            </w:pPr>
            <w:ins w:id="78" w:author="msi" w:date="2026-09-22T12:45:00Z" w16du:dateUtc="2026-09-22T16:45:00Z">
              <w:r w:rsidRPr="009D5F97">
                <w:rPr>
                  <w:sz w:val="16"/>
                  <w:szCs w:val="16"/>
                </w:rPr>
                <w:t xml:space="preserve">İnsan hakları </w:t>
              </w:r>
              <w:r w:rsidR="00B90493">
                <w:rPr>
                  <w:sz w:val="16"/>
                  <w:szCs w:val="16"/>
                </w:rPr>
                <w:t xml:space="preserve">ve demokrasi </w:t>
              </w:r>
              <w:r w:rsidRPr="009D5F97">
                <w:rPr>
                  <w:sz w:val="16"/>
                  <w:szCs w:val="16"/>
                </w:rPr>
                <w:t>derslerinin etkililiğinde, dersin içeriğinin, derste uygulanan etkinliklerin, kullanılan yöntem ve materyallerin ve ders sonunda yapılan değerlendirmenin öneminin anlaşılması</w:t>
              </w:r>
            </w:ins>
          </w:p>
          <w:p w14:paraId="393EB00A" w14:textId="77777777" w:rsidR="00BC32DD" w:rsidRPr="00B00DF3" w:rsidRDefault="00BC32DD" w:rsidP="00832AEF">
            <w:pPr>
              <w:pStyle w:val="DersBilgileri"/>
              <w:rPr>
                <w:ins w:id="79" w:author="msi" w:date="2026-09-22T12:45:00Z" w16du:dateUtc="2026-09-22T16:45:00Z"/>
                <w:szCs w:val="16"/>
              </w:rPr>
            </w:pPr>
          </w:p>
        </w:tc>
      </w:tr>
      <w:tr w:rsidR="00BC32DD" w:rsidRPr="001A2552" w14:paraId="4D611841" w14:textId="77777777" w:rsidTr="00832AEF">
        <w:trPr>
          <w:jc w:val="center"/>
          <w:ins w:id="80" w:author="msi" w:date="2026-09-22T12:45:00Z" w16du:dateUtc="2026-09-22T16:45:00Z"/>
        </w:trPr>
        <w:tc>
          <w:tcPr>
            <w:tcW w:w="2745" w:type="dxa"/>
            <w:vAlign w:val="center"/>
          </w:tcPr>
          <w:p w14:paraId="1BE14B0D" w14:textId="77777777" w:rsidR="00BC32DD" w:rsidRPr="001A2552" w:rsidRDefault="00BC32DD" w:rsidP="00832AEF">
            <w:pPr>
              <w:pStyle w:val="DersBasliklar"/>
              <w:rPr>
                <w:ins w:id="81" w:author="msi" w:date="2026-09-22T12:45:00Z" w16du:dateUtc="2026-09-22T16:45:00Z"/>
                <w:szCs w:val="16"/>
              </w:rPr>
            </w:pPr>
            <w:ins w:id="82" w:author="msi" w:date="2026-09-22T12:45:00Z" w16du:dateUtc="2026-09-22T16:45:00Z">
              <w:r w:rsidRPr="001A2552">
                <w:rPr>
                  <w:szCs w:val="16"/>
                </w:rPr>
                <w:t>Dersin Süresi</w:t>
              </w:r>
            </w:ins>
          </w:p>
        </w:tc>
        <w:tc>
          <w:tcPr>
            <w:tcW w:w="6068" w:type="dxa"/>
          </w:tcPr>
          <w:p w14:paraId="2D090066" w14:textId="77777777" w:rsidR="00BC32DD" w:rsidRPr="00B00DF3" w:rsidRDefault="00F8234C" w:rsidP="00832AEF">
            <w:pPr>
              <w:pStyle w:val="DersBilgileri"/>
              <w:rPr>
                <w:ins w:id="83" w:author="msi" w:date="2026-09-22T12:45:00Z" w16du:dateUtc="2026-09-22T16:45:00Z"/>
                <w:szCs w:val="16"/>
              </w:rPr>
            </w:pPr>
            <w:ins w:id="84" w:author="msi" w:date="2026-09-22T12:45:00Z" w16du:dateUtc="2026-09-22T16:45:00Z">
              <w:r>
                <w:rPr>
                  <w:szCs w:val="16"/>
                </w:rPr>
                <w:t>2</w:t>
              </w:r>
              <w:r w:rsidR="00B00DF3" w:rsidRPr="00B00DF3">
                <w:rPr>
                  <w:szCs w:val="16"/>
                </w:rPr>
                <w:t xml:space="preserve"> SAAT/HAFTA</w:t>
              </w:r>
            </w:ins>
          </w:p>
        </w:tc>
      </w:tr>
      <w:tr w:rsidR="00BC32DD" w:rsidRPr="001A2552" w14:paraId="66C05547" w14:textId="77777777" w:rsidTr="00832AEF">
        <w:trPr>
          <w:jc w:val="center"/>
          <w:ins w:id="85" w:author="msi" w:date="2026-09-22T12:45:00Z" w16du:dateUtc="2026-09-22T16:45:00Z"/>
        </w:trPr>
        <w:tc>
          <w:tcPr>
            <w:tcW w:w="2745" w:type="dxa"/>
            <w:vAlign w:val="center"/>
          </w:tcPr>
          <w:p w14:paraId="20EC4F3B" w14:textId="77777777" w:rsidR="00BC32DD" w:rsidRPr="001A2552" w:rsidRDefault="00BC32DD" w:rsidP="00832AEF">
            <w:pPr>
              <w:pStyle w:val="DersBasliklar"/>
              <w:rPr>
                <w:ins w:id="86" w:author="msi" w:date="2026-09-22T12:45:00Z" w16du:dateUtc="2026-09-22T16:45:00Z"/>
                <w:szCs w:val="16"/>
              </w:rPr>
            </w:pPr>
            <w:ins w:id="87" w:author="msi" w:date="2026-09-22T12:45:00Z" w16du:dateUtc="2026-09-22T16:45:00Z">
              <w:r w:rsidRPr="001A2552">
                <w:rPr>
                  <w:szCs w:val="16"/>
                </w:rPr>
                <w:t>Eğitim Dili</w:t>
              </w:r>
            </w:ins>
          </w:p>
        </w:tc>
        <w:tc>
          <w:tcPr>
            <w:tcW w:w="6068" w:type="dxa"/>
          </w:tcPr>
          <w:p w14:paraId="24A84734" w14:textId="77777777" w:rsidR="00BC32DD" w:rsidRPr="00B00DF3" w:rsidRDefault="00B00DF3" w:rsidP="00832AEF">
            <w:pPr>
              <w:pStyle w:val="DersBilgileri"/>
              <w:rPr>
                <w:ins w:id="88" w:author="msi" w:date="2026-09-22T12:45:00Z" w16du:dateUtc="2026-09-22T16:45:00Z"/>
                <w:szCs w:val="16"/>
              </w:rPr>
            </w:pPr>
            <w:ins w:id="89" w:author="msi" w:date="2026-09-22T12:45:00Z" w16du:dateUtc="2026-09-22T16:45:00Z">
              <w:r w:rsidRPr="00B00DF3">
                <w:rPr>
                  <w:szCs w:val="16"/>
                </w:rPr>
                <w:t>TÜRKÇE</w:t>
              </w:r>
            </w:ins>
          </w:p>
        </w:tc>
      </w:tr>
      <w:tr w:rsidR="00BC32DD" w:rsidRPr="001A2552" w14:paraId="7E1FEAAC" w14:textId="77777777" w:rsidTr="00832AEF">
        <w:trPr>
          <w:jc w:val="center"/>
          <w:ins w:id="90" w:author="msi" w:date="2026-09-22T12:45:00Z" w16du:dateUtc="2026-09-22T16:45:00Z"/>
        </w:trPr>
        <w:tc>
          <w:tcPr>
            <w:tcW w:w="2745" w:type="dxa"/>
            <w:vAlign w:val="center"/>
          </w:tcPr>
          <w:p w14:paraId="7B947841" w14:textId="77777777" w:rsidR="00BC32DD" w:rsidRPr="001A2552" w:rsidRDefault="00BC32DD" w:rsidP="00832AEF">
            <w:pPr>
              <w:pStyle w:val="DersBasliklar"/>
              <w:rPr>
                <w:ins w:id="91" w:author="msi" w:date="2026-09-22T12:45:00Z" w16du:dateUtc="2026-09-22T16:45:00Z"/>
                <w:szCs w:val="16"/>
              </w:rPr>
            </w:pPr>
            <w:ins w:id="92" w:author="msi" w:date="2026-09-22T12:45:00Z" w16du:dateUtc="2026-09-22T16:45:00Z">
              <w:r w:rsidRPr="001A2552">
                <w:rPr>
                  <w:szCs w:val="16"/>
                </w:rPr>
                <w:t>Ön Koşul</w:t>
              </w:r>
            </w:ins>
          </w:p>
        </w:tc>
        <w:tc>
          <w:tcPr>
            <w:tcW w:w="6068" w:type="dxa"/>
          </w:tcPr>
          <w:p w14:paraId="09D6524C" w14:textId="77777777" w:rsidR="00BC32DD" w:rsidRPr="00B00DF3" w:rsidRDefault="00BC32DD" w:rsidP="00832AEF">
            <w:pPr>
              <w:pStyle w:val="DersBilgileri"/>
              <w:rPr>
                <w:ins w:id="93" w:author="msi" w:date="2026-09-22T12:45:00Z" w16du:dateUtc="2026-09-22T16:45:00Z"/>
                <w:szCs w:val="16"/>
              </w:rPr>
            </w:pPr>
          </w:p>
        </w:tc>
      </w:tr>
      <w:tr w:rsidR="00BC32DD" w:rsidRPr="001A2552" w14:paraId="7D65C4D1" w14:textId="77777777" w:rsidTr="00832AEF">
        <w:trPr>
          <w:jc w:val="center"/>
          <w:ins w:id="94" w:author="msi" w:date="2026-09-22T12:45:00Z" w16du:dateUtc="2026-09-22T16:45:00Z"/>
        </w:trPr>
        <w:tc>
          <w:tcPr>
            <w:tcW w:w="2745" w:type="dxa"/>
            <w:vAlign w:val="center"/>
          </w:tcPr>
          <w:p w14:paraId="297ACA1D" w14:textId="77777777" w:rsidR="00BC32DD" w:rsidRPr="001A2552" w:rsidRDefault="00BC32DD" w:rsidP="00832AEF">
            <w:pPr>
              <w:pStyle w:val="DersBasliklar"/>
              <w:rPr>
                <w:ins w:id="95" w:author="msi" w:date="2026-09-22T12:45:00Z" w16du:dateUtc="2026-09-22T16:45:00Z"/>
                <w:szCs w:val="16"/>
              </w:rPr>
            </w:pPr>
            <w:ins w:id="96" w:author="msi" w:date="2026-09-22T12:45:00Z" w16du:dateUtc="2026-09-22T16:45:00Z">
              <w:r w:rsidRPr="001A2552">
                <w:rPr>
                  <w:szCs w:val="16"/>
                </w:rPr>
                <w:t>Önerilen Kaynaklar</w:t>
              </w:r>
            </w:ins>
          </w:p>
        </w:tc>
        <w:tc>
          <w:tcPr>
            <w:tcW w:w="6068" w:type="dxa"/>
          </w:tcPr>
          <w:p w14:paraId="66A87726" w14:textId="77777777" w:rsidR="00B00DF3" w:rsidRPr="00B00DF3" w:rsidRDefault="00B00DF3" w:rsidP="00B00DF3">
            <w:pPr>
              <w:rPr>
                <w:ins w:id="97" w:author="msi" w:date="2026-09-22T12:45:00Z" w16du:dateUtc="2026-09-22T16:45:00Z"/>
                <w:sz w:val="16"/>
                <w:szCs w:val="16"/>
              </w:rPr>
            </w:pPr>
            <w:ins w:id="98" w:author="msi" w:date="2026-09-22T12:45:00Z" w16du:dateUtc="2026-09-22T16:45:00Z">
              <w:r w:rsidRPr="00B00DF3">
                <w:rPr>
                  <w:sz w:val="16"/>
                  <w:szCs w:val="16"/>
                </w:rPr>
                <w:t xml:space="preserve">-Karaman-Kepenekci, Y. (2000) </w:t>
              </w:r>
              <w:r w:rsidRPr="00B00DF3">
                <w:rPr>
                  <w:bCs/>
                  <w:sz w:val="16"/>
                  <w:szCs w:val="16"/>
                </w:rPr>
                <w:t>İnsan Hakları Eğitimi</w:t>
              </w:r>
              <w:r w:rsidRPr="00B00DF3">
                <w:rPr>
                  <w:sz w:val="16"/>
                  <w:szCs w:val="16"/>
                </w:rPr>
                <w:t>, Ankara: Anı Yayıncılık, 191 s.</w:t>
              </w:r>
            </w:ins>
          </w:p>
          <w:p w14:paraId="67EFEAFB" w14:textId="77777777" w:rsidR="00B00DF3" w:rsidRPr="00B00DF3" w:rsidRDefault="00B00DF3" w:rsidP="00B00DF3">
            <w:pPr>
              <w:rPr>
                <w:ins w:id="99" w:author="msi" w:date="2026-09-22T12:45:00Z" w16du:dateUtc="2026-09-22T16:45:00Z"/>
                <w:sz w:val="16"/>
                <w:szCs w:val="16"/>
              </w:rPr>
            </w:pPr>
            <w:ins w:id="100" w:author="msi" w:date="2026-09-22T12:45:00Z" w16du:dateUtc="2026-09-22T16:45:00Z">
              <w:r w:rsidRPr="00B00DF3">
                <w:rPr>
                  <w:sz w:val="16"/>
                  <w:szCs w:val="16"/>
                </w:rPr>
                <w:t>-Karaman-Kepenekci, Y. (2014) Eğitimciler İçin İnsan Hakları ve Vatandaşlık (2. Baskı), Ankara: Siyasal Kitabevi, 296 s.</w:t>
              </w:r>
            </w:ins>
          </w:p>
          <w:p w14:paraId="7A169AE3" w14:textId="77777777" w:rsidR="00B00DF3" w:rsidRPr="00B00DF3" w:rsidRDefault="00B00DF3" w:rsidP="00B00DF3">
            <w:pPr>
              <w:rPr>
                <w:ins w:id="101" w:author="msi" w:date="2026-09-22T12:45:00Z" w16du:dateUtc="2026-09-22T16:45:00Z"/>
                <w:sz w:val="16"/>
                <w:szCs w:val="16"/>
              </w:rPr>
            </w:pPr>
            <w:ins w:id="102" w:author="msi" w:date="2026-09-22T12:45:00Z" w16du:dateUtc="2026-09-22T16:45:00Z">
              <w:r w:rsidRPr="00B00DF3">
                <w:rPr>
                  <w:sz w:val="16"/>
                  <w:szCs w:val="16"/>
                </w:rPr>
                <w:t>-Akyüz, E. (2015) Çocuk Hakları. Ankara: Pegem Yayınları.</w:t>
              </w:r>
            </w:ins>
          </w:p>
          <w:p w14:paraId="5040F265" w14:textId="77777777" w:rsidR="00B00DF3" w:rsidRPr="00B00DF3" w:rsidRDefault="00B00DF3" w:rsidP="00B00DF3">
            <w:pPr>
              <w:pStyle w:val="BodyText2"/>
              <w:jc w:val="both"/>
              <w:rPr>
                <w:ins w:id="103" w:author="msi" w:date="2026-09-22T12:45:00Z" w16du:dateUtc="2026-09-22T16:45:00Z"/>
                <w:rFonts w:ascii="Verdana" w:hAnsi="Verdana"/>
                <w:sz w:val="16"/>
                <w:szCs w:val="16"/>
              </w:rPr>
            </w:pPr>
            <w:ins w:id="104" w:author="msi" w:date="2026-09-22T12:45:00Z" w16du:dateUtc="2026-09-22T16:45:00Z">
              <w:r w:rsidRPr="00B00DF3">
                <w:rPr>
                  <w:rFonts w:ascii="Verdana" w:hAnsi="Verdana"/>
                  <w:sz w:val="16"/>
                  <w:szCs w:val="16"/>
                </w:rPr>
                <w:t>-Gemalmaz, M.S. (2002) Ulusal Üstü İnsan Hakları Hukukunun Genel Teorisine Giriş. İstanbul: Beta Yayıncılık.</w:t>
              </w:r>
            </w:ins>
          </w:p>
          <w:p w14:paraId="669FF72A" w14:textId="77777777" w:rsidR="00B00DF3" w:rsidRPr="00B00DF3" w:rsidRDefault="00B00DF3" w:rsidP="00B00DF3">
            <w:pPr>
              <w:rPr>
                <w:ins w:id="105" w:author="msi" w:date="2026-09-22T12:45:00Z" w16du:dateUtc="2026-09-22T16:45:00Z"/>
                <w:sz w:val="16"/>
                <w:szCs w:val="16"/>
              </w:rPr>
            </w:pPr>
            <w:ins w:id="106" w:author="msi" w:date="2026-09-22T12:45:00Z" w16du:dateUtc="2026-09-22T16:45:00Z">
              <w:r w:rsidRPr="00B00DF3">
                <w:rPr>
                  <w:sz w:val="16"/>
                  <w:szCs w:val="16"/>
                </w:rPr>
                <w:t xml:space="preserve">-Gözübüyük, Ş. (2013) Hukuka Giriş. Ankara: Turhan Kitapevi. </w:t>
              </w:r>
            </w:ins>
          </w:p>
          <w:p w14:paraId="21D9E45F" w14:textId="77777777" w:rsidR="00B00DF3" w:rsidRPr="00B00DF3" w:rsidRDefault="00B00DF3" w:rsidP="00B00DF3">
            <w:pPr>
              <w:rPr>
                <w:ins w:id="107" w:author="msi" w:date="2026-09-22T12:45:00Z" w16du:dateUtc="2026-09-22T16:45:00Z"/>
                <w:sz w:val="16"/>
                <w:szCs w:val="16"/>
              </w:rPr>
            </w:pPr>
            <w:ins w:id="108" w:author="msi" w:date="2026-09-22T12:45:00Z" w16du:dateUtc="2026-09-22T16:45:00Z">
              <w:r w:rsidRPr="00B00DF3">
                <w:rPr>
                  <w:sz w:val="16"/>
                  <w:szCs w:val="16"/>
                </w:rPr>
                <w:t>-Kapani, M. (1981) Kamu Hürriyetleri. Ankara: A.Ü. Hukuk Fakültesi Yayınları.</w:t>
              </w:r>
            </w:ins>
          </w:p>
          <w:p w14:paraId="3F1AC962" w14:textId="77777777" w:rsidR="00B00DF3" w:rsidRPr="00B00DF3" w:rsidRDefault="00B00DF3" w:rsidP="00B00DF3">
            <w:pPr>
              <w:rPr>
                <w:ins w:id="109" w:author="msi" w:date="2026-09-22T12:45:00Z" w16du:dateUtc="2026-09-22T16:45:00Z"/>
                <w:sz w:val="16"/>
                <w:szCs w:val="16"/>
              </w:rPr>
            </w:pPr>
            <w:ins w:id="110" w:author="msi" w:date="2026-09-22T12:45:00Z" w16du:dateUtc="2026-09-22T16:45:00Z">
              <w:r w:rsidRPr="00B00DF3">
                <w:rPr>
                  <w:sz w:val="16"/>
                  <w:szCs w:val="16"/>
                </w:rPr>
                <w:t>-Mumcu, A. (1994) İnsan Hakları ve Kamu Özgürlükleri. Ankara: Savaş Yayınları.</w:t>
              </w:r>
            </w:ins>
          </w:p>
          <w:p w14:paraId="01AC8946" w14:textId="77777777" w:rsidR="00B00DF3" w:rsidRPr="00B00DF3" w:rsidRDefault="00B00DF3" w:rsidP="00B00DF3">
            <w:pPr>
              <w:rPr>
                <w:ins w:id="111" w:author="msi" w:date="2026-09-22T12:45:00Z" w16du:dateUtc="2026-09-22T16:45:00Z"/>
                <w:sz w:val="16"/>
                <w:szCs w:val="16"/>
              </w:rPr>
            </w:pPr>
            <w:ins w:id="112" w:author="msi" w:date="2026-09-22T12:45:00Z" w16du:dateUtc="2026-09-22T16:45:00Z">
              <w:r w:rsidRPr="00B00DF3">
                <w:rPr>
                  <w:sz w:val="16"/>
                  <w:szCs w:val="16"/>
                </w:rPr>
                <w:lastRenderedPageBreak/>
                <w:t>-Reisoğlu, S. (2001) Uluslar arası Boyutlarıyla İnsan Hakları. İstanbul: Beta Yayıncılık.</w:t>
              </w:r>
            </w:ins>
          </w:p>
          <w:p w14:paraId="531AFFA5" w14:textId="77777777" w:rsidR="00B00DF3" w:rsidRPr="00B00DF3" w:rsidRDefault="00B00DF3" w:rsidP="00B00DF3">
            <w:pPr>
              <w:rPr>
                <w:ins w:id="113" w:author="msi" w:date="2026-09-22T12:45:00Z" w16du:dateUtc="2026-09-22T16:45:00Z"/>
                <w:sz w:val="16"/>
                <w:szCs w:val="16"/>
              </w:rPr>
            </w:pPr>
            <w:ins w:id="114" w:author="msi" w:date="2026-09-22T12:45:00Z" w16du:dateUtc="2026-09-22T16:45:00Z">
              <w:r w:rsidRPr="00B00DF3">
                <w:rPr>
                  <w:sz w:val="16"/>
                  <w:szCs w:val="16"/>
                </w:rPr>
                <w:t>-İnsan hakları eğitimi konusunda yazılmış tüm diğer yerli ve yabancı kaynaklar</w:t>
              </w:r>
            </w:ins>
          </w:p>
          <w:p w14:paraId="4DCE4624" w14:textId="77777777" w:rsidR="00BC32DD" w:rsidRPr="00B00DF3" w:rsidRDefault="00BC32DD" w:rsidP="00832AEF">
            <w:pPr>
              <w:pStyle w:val="Kaynakca"/>
              <w:rPr>
                <w:ins w:id="115" w:author="msi" w:date="2026-09-22T12:45:00Z" w16du:dateUtc="2026-09-22T16:45:00Z"/>
                <w:szCs w:val="16"/>
                <w:lang w:val="tr-TR"/>
              </w:rPr>
            </w:pPr>
          </w:p>
        </w:tc>
      </w:tr>
      <w:tr w:rsidR="00BC32DD" w:rsidRPr="001A2552" w14:paraId="5E0D04BE" w14:textId="77777777" w:rsidTr="00832AEF">
        <w:trPr>
          <w:jc w:val="center"/>
          <w:ins w:id="116" w:author="msi" w:date="2026-09-22T12:45:00Z" w16du:dateUtc="2026-09-22T16:45:00Z"/>
        </w:trPr>
        <w:tc>
          <w:tcPr>
            <w:tcW w:w="2745" w:type="dxa"/>
            <w:vAlign w:val="center"/>
          </w:tcPr>
          <w:p w14:paraId="443C7BCA" w14:textId="77777777" w:rsidR="00BC32DD" w:rsidRPr="001A2552" w:rsidRDefault="00BC32DD" w:rsidP="00832AEF">
            <w:pPr>
              <w:pStyle w:val="DersBasliklar"/>
              <w:rPr>
                <w:ins w:id="117" w:author="msi" w:date="2026-09-22T12:45:00Z" w16du:dateUtc="2026-09-22T16:45:00Z"/>
                <w:szCs w:val="16"/>
              </w:rPr>
            </w:pPr>
            <w:ins w:id="118" w:author="msi" w:date="2026-09-22T12:45:00Z" w16du:dateUtc="2026-09-22T16:45:00Z">
              <w:r>
                <w:rPr>
                  <w:szCs w:val="16"/>
                </w:rPr>
                <w:lastRenderedPageBreak/>
                <w:t xml:space="preserve">Dersin </w:t>
              </w:r>
              <w:r w:rsidRPr="001A2552">
                <w:rPr>
                  <w:szCs w:val="16"/>
                </w:rPr>
                <w:t>Kredisi</w:t>
              </w:r>
            </w:ins>
          </w:p>
        </w:tc>
        <w:tc>
          <w:tcPr>
            <w:tcW w:w="6068" w:type="dxa"/>
            <w:vAlign w:val="center"/>
          </w:tcPr>
          <w:p w14:paraId="5F65C395" w14:textId="77777777" w:rsidR="00BC32DD" w:rsidRPr="001A2552" w:rsidRDefault="00B00DF3" w:rsidP="00832AEF">
            <w:pPr>
              <w:pStyle w:val="DersBilgileri"/>
              <w:rPr>
                <w:ins w:id="119" w:author="msi" w:date="2026-09-22T12:45:00Z" w16du:dateUtc="2026-09-22T16:45:00Z"/>
                <w:szCs w:val="16"/>
              </w:rPr>
            </w:pPr>
            <w:ins w:id="120" w:author="msi" w:date="2026-09-22T12:45:00Z" w16du:dateUtc="2026-09-22T16:45:00Z">
              <w:r>
                <w:rPr>
                  <w:szCs w:val="16"/>
                </w:rPr>
                <w:t>8</w:t>
              </w:r>
            </w:ins>
          </w:p>
        </w:tc>
      </w:tr>
      <w:tr w:rsidR="00BC32DD" w:rsidRPr="001A2552" w14:paraId="06D323D7" w14:textId="77777777" w:rsidTr="00832AEF">
        <w:trPr>
          <w:jc w:val="center"/>
          <w:ins w:id="121" w:author="msi" w:date="2026-09-22T12:45:00Z" w16du:dateUtc="2026-09-22T16:45:00Z"/>
        </w:trPr>
        <w:tc>
          <w:tcPr>
            <w:tcW w:w="2745" w:type="dxa"/>
            <w:vAlign w:val="center"/>
          </w:tcPr>
          <w:p w14:paraId="347BD028" w14:textId="77777777" w:rsidR="00BC32DD" w:rsidRPr="001A2552" w:rsidRDefault="00BC32DD" w:rsidP="00832AEF">
            <w:pPr>
              <w:pStyle w:val="DersBasliklar"/>
              <w:rPr>
                <w:ins w:id="122" w:author="msi" w:date="2026-09-22T12:45:00Z" w16du:dateUtc="2026-09-22T16:45:00Z"/>
                <w:szCs w:val="16"/>
              </w:rPr>
            </w:pPr>
            <w:ins w:id="123" w:author="msi" w:date="2026-09-22T12:45:00Z" w16du:dateUtc="2026-09-22T16:45:00Z">
              <w:r w:rsidRPr="001A2552">
                <w:rPr>
                  <w:szCs w:val="16"/>
                </w:rPr>
                <w:t>Laboratuvar</w:t>
              </w:r>
            </w:ins>
          </w:p>
        </w:tc>
        <w:tc>
          <w:tcPr>
            <w:tcW w:w="6068" w:type="dxa"/>
            <w:vAlign w:val="center"/>
          </w:tcPr>
          <w:p w14:paraId="0CED4DED" w14:textId="77777777" w:rsidR="00BC32DD" w:rsidRPr="001A2552" w:rsidRDefault="00BC32DD" w:rsidP="00832AEF">
            <w:pPr>
              <w:pStyle w:val="DersBilgileri"/>
              <w:rPr>
                <w:ins w:id="124" w:author="msi" w:date="2026-09-22T12:45:00Z" w16du:dateUtc="2026-09-22T16:45:00Z"/>
                <w:szCs w:val="16"/>
              </w:rPr>
            </w:pPr>
          </w:p>
        </w:tc>
      </w:tr>
      <w:tr w:rsidR="00BC32DD" w:rsidRPr="001A2552" w14:paraId="32BBC414" w14:textId="77777777" w:rsidTr="00832AEF">
        <w:trPr>
          <w:jc w:val="center"/>
          <w:ins w:id="125" w:author="msi" w:date="2026-09-22T12:45:00Z" w16du:dateUtc="2026-09-22T16:45:00Z"/>
        </w:trPr>
        <w:tc>
          <w:tcPr>
            <w:tcW w:w="2745" w:type="dxa"/>
            <w:vAlign w:val="center"/>
          </w:tcPr>
          <w:p w14:paraId="6D129F0F" w14:textId="77777777" w:rsidR="00BC32DD" w:rsidRPr="001A2552" w:rsidRDefault="00BC32DD" w:rsidP="00832AEF">
            <w:pPr>
              <w:pStyle w:val="DersBasliklar"/>
              <w:rPr>
                <w:ins w:id="126" w:author="msi" w:date="2026-09-22T12:45:00Z" w16du:dateUtc="2026-09-22T16:45:00Z"/>
                <w:szCs w:val="16"/>
              </w:rPr>
            </w:pPr>
            <w:ins w:id="127" w:author="msi" w:date="2026-09-22T12:45:00Z" w16du:dateUtc="2026-09-22T16:45:00Z">
              <w:r w:rsidRPr="001A2552">
                <w:rPr>
                  <w:szCs w:val="16"/>
                </w:rPr>
                <w:t>Diğer-1</w:t>
              </w:r>
            </w:ins>
          </w:p>
        </w:tc>
        <w:tc>
          <w:tcPr>
            <w:tcW w:w="6068" w:type="dxa"/>
            <w:vAlign w:val="center"/>
          </w:tcPr>
          <w:p w14:paraId="7E6CE5E0" w14:textId="77777777" w:rsidR="00BC32DD" w:rsidRPr="001A2552" w:rsidRDefault="00BC32DD" w:rsidP="00832AEF">
            <w:pPr>
              <w:pStyle w:val="DersBilgileri"/>
              <w:rPr>
                <w:ins w:id="128" w:author="msi" w:date="2026-09-22T12:45:00Z" w16du:dateUtc="2026-09-22T16:45:00Z"/>
                <w:szCs w:val="16"/>
              </w:rPr>
            </w:pPr>
          </w:p>
        </w:tc>
      </w:tr>
    </w:tbl>
    <w:p w14:paraId="685DF6EC" w14:textId="77777777" w:rsidR="00BC32DD" w:rsidRPr="001A2552" w:rsidRDefault="00BC32DD" w:rsidP="00BC32DD">
      <w:pPr>
        <w:rPr>
          <w:ins w:id="129" w:author="msi" w:date="2026-09-22T12:45:00Z" w16du:dateUtc="2026-09-22T16:45:00Z"/>
          <w:sz w:val="16"/>
          <w:szCs w:val="16"/>
        </w:rPr>
      </w:pPr>
    </w:p>
    <w:p w14:paraId="77D6BCC2" w14:textId="77777777" w:rsidR="00BC32DD" w:rsidRPr="001A2552" w:rsidRDefault="00BC32DD" w:rsidP="00BC32DD">
      <w:pPr>
        <w:rPr>
          <w:ins w:id="130" w:author="msi" w:date="2026-09-22T12:45:00Z" w16du:dateUtc="2026-09-22T16:45:00Z"/>
          <w:sz w:val="16"/>
          <w:szCs w:val="16"/>
        </w:rPr>
      </w:pPr>
    </w:p>
    <w:p w14:paraId="04145671" w14:textId="77777777" w:rsidR="00BC32DD" w:rsidRPr="001A2552" w:rsidRDefault="00BC32DD" w:rsidP="00BC32DD">
      <w:pPr>
        <w:rPr>
          <w:ins w:id="131" w:author="msi" w:date="2026-09-22T12:45:00Z" w16du:dateUtc="2026-09-22T16:45:00Z"/>
          <w:sz w:val="16"/>
          <w:szCs w:val="16"/>
        </w:rPr>
      </w:pPr>
    </w:p>
    <w:p w14:paraId="1B44D930" w14:textId="77777777" w:rsidR="00BC32DD" w:rsidRDefault="00BC32DD" w:rsidP="00BC32DD">
      <w:pPr>
        <w:rPr>
          <w:ins w:id="132" w:author="msi" w:date="2026-09-22T12:45:00Z" w16du:dateUtc="2026-09-22T16:45:00Z"/>
        </w:rPr>
      </w:pPr>
    </w:p>
    <w:p w14:paraId="21202360" w14:textId="0CE62444" w:rsidR="00886833" w:rsidRDefault="00D9784C" w:rsidP="00886833">
      <w:pPr>
        <w:rPr>
          <w:del w:id="133" w:author="msi" w:date="2026-09-22T12:45:00Z" w16du:dateUtc="2026-09-22T16:45:00Z"/>
          <w:b/>
          <w:bCs/>
        </w:rPr>
      </w:pPr>
      <w:del w:id="134" w:author="msi" w:date="2026-09-22T12:45:00Z" w16du:dateUtc="2026-09-22T16:45:00Z">
        <w:r>
          <w:rPr>
            <w:b/>
            <w:bCs/>
          </w:rPr>
          <w:delText xml:space="preserve">WAKANDA </w:delText>
        </w:r>
        <w:r w:rsidR="00443FA9">
          <w:rPr>
            <w:b/>
            <w:bCs/>
          </w:rPr>
          <w:delText xml:space="preserve">CITY </w:delText>
        </w:r>
        <w:r>
          <w:rPr>
            <w:b/>
            <w:bCs/>
          </w:rPr>
          <w:delText>GRAND PRIX BID SEEKS ANSWERS</w:delText>
        </w:r>
      </w:del>
    </w:p>
    <w:p w14:paraId="1ACB0F28" w14:textId="28690708" w:rsidR="00D9784C" w:rsidRPr="00D9784C" w:rsidRDefault="00D9784C" w:rsidP="00886833">
      <w:pPr>
        <w:rPr>
          <w:del w:id="135" w:author="msi" w:date="2026-09-22T12:45:00Z" w16du:dateUtc="2026-09-22T16:45:00Z"/>
          <w:i/>
          <w:iCs/>
        </w:rPr>
      </w:pPr>
      <w:del w:id="136" w:author="msi" w:date="2026-09-22T12:45:00Z" w16du:dateUtc="2026-09-22T16:45:00Z">
        <w:r>
          <w:rPr>
            <w:i/>
            <w:iCs/>
          </w:rPr>
          <w:delText>Protocol requires an open bid on government projects</w:delText>
        </w:r>
      </w:del>
    </w:p>
    <w:p w14:paraId="68F9D60A" w14:textId="77777777" w:rsidR="00886833" w:rsidRDefault="00886833" w:rsidP="00886833">
      <w:pPr>
        <w:rPr>
          <w:del w:id="137" w:author="msi" w:date="2026-09-22T12:45:00Z" w16du:dateUtc="2026-09-22T16:45:00Z"/>
        </w:rPr>
      </w:pPr>
      <w:del w:id="138" w:author="msi" w:date="2026-09-22T12:45:00Z" w16du:dateUtc="2026-09-22T16:45:00Z">
        <w:r>
          <w:delText xml:space="preserve"> </w:delText>
        </w:r>
      </w:del>
    </w:p>
    <w:p w14:paraId="5B3782D2" w14:textId="77777777" w:rsidR="00D9784C" w:rsidRDefault="00D9784C" w:rsidP="00886833">
      <w:pPr>
        <w:rPr>
          <w:del w:id="139" w:author="msi" w:date="2026-09-22T12:45:00Z" w16du:dateUtc="2026-09-22T16:45:00Z"/>
        </w:rPr>
      </w:pPr>
    </w:p>
    <w:p w14:paraId="4B8D5855" w14:textId="53A29B77" w:rsidR="00D9784C" w:rsidRDefault="00D9784C" w:rsidP="00886833">
      <w:pPr>
        <w:rPr>
          <w:del w:id="140" w:author="msi" w:date="2026-09-22T12:45:00Z" w16du:dateUtc="2026-09-22T16:45:00Z"/>
        </w:rPr>
      </w:pPr>
      <w:del w:id="141" w:author="msi" w:date="2026-09-22T12:45:00Z" w16du:dateUtc="2026-09-22T16:45:00Z">
        <w:r>
          <w:delText xml:space="preserve">Prospective </w:delText>
        </w:r>
        <w:r w:rsidR="00886833">
          <w:delText xml:space="preserve">Wakanda </w:delText>
        </w:r>
        <w:r>
          <w:delText>City Grand Prix organisers are still waiting for feedback from government with regards a bidding process to ensure that the best suited prospect is presented to Formula 1 and the FIA for consideration to host a future South African Grand Prix.</w:delText>
        </w:r>
      </w:del>
    </w:p>
    <w:p w14:paraId="62B0C306" w14:textId="77777777" w:rsidR="00D9784C" w:rsidRDefault="00D9784C" w:rsidP="00886833">
      <w:pPr>
        <w:rPr>
          <w:del w:id="142" w:author="msi" w:date="2026-09-22T12:45:00Z" w16du:dateUtc="2026-09-22T16:45:00Z"/>
        </w:rPr>
      </w:pPr>
    </w:p>
    <w:p w14:paraId="619926EF" w14:textId="590ED77D" w:rsidR="00D9784C" w:rsidRDefault="00D9784C" w:rsidP="00D9784C">
      <w:pPr>
        <w:rPr>
          <w:del w:id="143" w:author="msi" w:date="2026-09-22T12:45:00Z" w16du:dateUtc="2026-09-22T16:45:00Z"/>
        </w:rPr>
      </w:pPr>
      <w:del w:id="144" w:author="msi" w:date="2026-09-22T12:45:00Z" w16du:dateUtc="2026-09-22T16:45:00Z">
        <w:r>
          <w:delText>“We have been left with little option but to go directly to Formula 1 and the FIA with our concerns,” Wakanda City CEO MK Malefane explains. “We believe that our Smart City Development with centrepiece Grand Prix Circuit ticks all the right Formula 1 boxes and that we deserve an opportunity to present our Formula 1 bid in an open and transparent manner. However, despite several representation</w:delText>
        </w:r>
        <w:r w:rsidR="00443FA9">
          <w:delText>s</w:delText>
        </w:r>
        <w:r>
          <w:delText xml:space="preserve"> to government and the ministry of sport, arts and culture</w:delText>
        </w:r>
        <w:r w:rsidR="00443FA9">
          <w:delText xml:space="preserve"> so far</w:delText>
        </w:r>
        <w:r>
          <w:delText>, we have not yet had the courtesy of a response.</w:delText>
        </w:r>
      </w:del>
    </w:p>
    <w:p w14:paraId="303C64A9" w14:textId="77777777" w:rsidR="00D9784C" w:rsidRDefault="00D9784C" w:rsidP="00D9784C">
      <w:pPr>
        <w:rPr>
          <w:del w:id="145" w:author="msi" w:date="2026-09-22T12:45:00Z" w16du:dateUtc="2026-09-22T16:45:00Z"/>
        </w:rPr>
      </w:pPr>
    </w:p>
    <w:p w14:paraId="62A8530D" w14:textId="056A3D93" w:rsidR="00D9784C" w:rsidRDefault="00D9784C" w:rsidP="00D9784C">
      <w:pPr>
        <w:rPr>
          <w:del w:id="146" w:author="msi" w:date="2026-09-22T12:45:00Z" w16du:dateUtc="2026-09-22T16:45:00Z"/>
        </w:rPr>
      </w:pPr>
      <w:del w:id="147" w:author="msi" w:date="2026-09-22T12:45:00Z" w16du:dateUtc="2026-09-22T16:45:00Z">
        <w:r>
          <w:delText>“At the same time, the South African</w:delText>
        </w:r>
        <w:r w:rsidRPr="00D9784C">
          <w:delText xml:space="preserve"> </w:delText>
        </w:r>
        <w:r>
          <w:delText>minist</w:delText>
        </w:r>
        <w:r w:rsidR="00443FA9">
          <w:delText>er</w:delText>
        </w:r>
        <w:r>
          <w:delText xml:space="preserve"> of sport, arts and culture, Mr Gayton McKenzie has been posturing with rival apparent South African Grand Prix bids. South African law however requires any project requiring government involvement or financial support, to be open to a legitimate bidding process before awarding any party the rights to run any such project. Yet still we are out in the cold in spite of the brilliant prospect of the Wakanda City South African </w:delText>
        </w:r>
        <w:r w:rsidR="00443FA9">
          <w:delText>G</w:delText>
        </w:r>
        <w:r>
          <w:delText>rand Prix.</w:delText>
        </w:r>
      </w:del>
    </w:p>
    <w:p w14:paraId="7FB9D16B" w14:textId="77777777" w:rsidR="00D9784C" w:rsidRDefault="00D9784C" w:rsidP="00D9784C">
      <w:pPr>
        <w:rPr>
          <w:del w:id="148" w:author="msi" w:date="2026-09-22T12:45:00Z" w16du:dateUtc="2026-09-22T16:45:00Z"/>
        </w:rPr>
      </w:pPr>
    </w:p>
    <w:p w14:paraId="0B9E1840" w14:textId="4304163F" w:rsidR="009430C9" w:rsidRDefault="00D9784C" w:rsidP="00443FA9">
      <w:pPr>
        <w:rPr>
          <w:del w:id="149" w:author="msi" w:date="2026-09-22T12:45:00Z" w16du:dateUtc="2026-09-22T16:45:00Z"/>
        </w:rPr>
      </w:pPr>
      <w:del w:id="150" w:author="msi" w:date="2026-09-22T12:45:00Z" w16du:dateUtc="2026-09-22T16:45:00Z">
        <w:r>
          <w:delText>“Once again, all we ask is for the opportunity to present ou</w:delText>
        </w:r>
        <w:r w:rsidR="00443FA9">
          <w:delText xml:space="preserve">r </w:delText>
        </w:r>
        <w:r>
          <w:delText xml:space="preserve">case to </w:delText>
        </w:r>
        <w:r w:rsidR="00443FA9">
          <w:delText xml:space="preserve">government, which should then work through our and any other bids, before submitting the best of them to Formula 1 and the FIA as an official South African </w:delText>
        </w:r>
        <w:r w:rsidR="00182104">
          <w:delText xml:space="preserve">Formula 1 </w:delText>
        </w:r>
        <w:r w:rsidR="00443FA9">
          <w:delText xml:space="preserve">Grand Prix Bid. We believe that we are in a very strong position and that our </w:delText>
        </w:r>
        <w:r w:rsidR="00182104">
          <w:delText>bid</w:delText>
        </w:r>
        <w:r w:rsidR="00443FA9">
          <w:delText xml:space="preserve"> offers South Africa, Formula 1 and the FIA a brilliant new opportunity to host a Grand Prix </w:delText>
        </w:r>
        <w:r w:rsidR="00182104">
          <w:delText xml:space="preserve">on a stunning new circuit </w:delText>
        </w:r>
        <w:r w:rsidR="00443FA9">
          <w:delText xml:space="preserve">as part of the most exciting urban development Africa has ever seen.” </w:delText>
        </w:r>
      </w:del>
    </w:p>
    <w:p w14:paraId="3D641477" w14:textId="77777777" w:rsidR="00443FA9" w:rsidRDefault="00443FA9" w:rsidP="002A20C1">
      <w:pPr>
        <w:rPr>
          <w:del w:id="151" w:author="msi" w:date="2026-09-22T12:45:00Z" w16du:dateUtc="2026-09-22T16:45:00Z"/>
        </w:rPr>
      </w:pPr>
    </w:p>
    <w:p w14:paraId="433B894F" w14:textId="77777777" w:rsidR="00182104" w:rsidRDefault="00443FA9" w:rsidP="00443FA9">
      <w:pPr>
        <w:rPr>
          <w:del w:id="152" w:author="msi" w:date="2026-09-22T12:45:00Z" w16du:dateUtc="2026-09-22T16:45:00Z"/>
        </w:rPr>
      </w:pPr>
      <w:del w:id="153" w:author="msi" w:date="2026-09-22T12:45:00Z" w16du:dateUtc="2026-09-22T16:45:00Z">
        <w:r>
          <w:delText xml:space="preserve">A Grand Prix Circuit and the race are core to the new </w:delText>
        </w:r>
        <w:r w:rsidR="00260EE1">
          <w:delText>Wakanda</w:delText>
        </w:r>
        <w:r>
          <w:delText xml:space="preserve"> SuperCity. </w:delText>
        </w:r>
        <w:r w:rsidR="002A20C1">
          <w:delText>Africa’s answer to Dubai, Singapore Monte Carlo and Hollywood</w:delText>
        </w:r>
        <w:r w:rsidR="00182104">
          <w:delText xml:space="preserve">, Wakanda City is </w:delText>
        </w:r>
        <w:r>
          <w:delText>e</w:delText>
        </w:r>
        <w:r w:rsidR="002A20C1">
          <w:delText>armarked for</w:delText>
        </w:r>
        <w:r>
          <w:delText xml:space="preserve"> Sunday’s River</w:delText>
        </w:r>
        <w:r w:rsidR="002A20C1">
          <w:delText xml:space="preserve"> </w:delText>
        </w:r>
        <w:r>
          <w:delText xml:space="preserve">in </w:delText>
        </w:r>
        <w:r w:rsidR="002A20C1">
          <w:delText>South Africa’</w:delText>
        </w:r>
        <w:r w:rsidR="00260EE1">
          <w:delText xml:space="preserve">s </w:delText>
        </w:r>
        <w:r w:rsidR="002A20C1">
          <w:delText>Eastern Cape Nelson Mandela Bay</w:delText>
        </w:r>
        <w:r w:rsidR="00182104">
          <w:delText xml:space="preserve"> </w:delText>
        </w:r>
        <w:r w:rsidR="002A20C1">
          <w:delText>Couga Port region</w:delText>
        </w:r>
        <w:r w:rsidR="00182104">
          <w:delText>. Wakanda City</w:delText>
        </w:r>
        <w:r w:rsidR="002A20C1">
          <w:delText xml:space="preserve"> will be extensively developed on a prime 20,000 ha site including a 40 km of coastal beach</w:delText>
        </w:r>
        <w:r w:rsidR="00182104">
          <w:delText xml:space="preserve"> and will </w:delText>
        </w:r>
        <w:r>
          <w:delText>boast</w:delText>
        </w:r>
        <w:r w:rsidR="002A20C1">
          <w:delText xml:space="preserve"> all </w:delText>
        </w:r>
        <w:r w:rsidR="00F635E6">
          <w:delText xml:space="preserve">the necessary state of the art </w:delText>
        </w:r>
        <w:r w:rsidR="002A20C1">
          <w:delText>infrastructure</w:delText>
        </w:r>
        <w:r w:rsidR="00182104">
          <w:delText>.</w:delText>
        </w:r>
      </w:del>
    </w:p>
    <w:p w14:paraId="10BE5096" w14:textId="77777777" w:rsidR="00182104" w:rsidRDefault="00182104" w:rsidP="00443FA9">
      <w:pPr>
        <w:rPr>
          <w:del w:id="154" w:author="msi" w:date="2026-09-22T12:45:00Z" w16du:dateUtc="2026-09-22T16:45:00Z"/>
        </w:rPr>
      </w:pPr>
    </w:p>
    <w:p w14:paraId="4BE95ABB" w14:textId="4DEE3BFD" w:rsidR="00886833" w:rsidRDefault="00182104" w:rsidP="00443FA9">
      <w:pPr>
        <w:rPr>
          <w:del w:id="155" w:author="msi" w:date="2026-09-22T12:45:00Z" w16du:dateUtc="2026-09-22T16:45:00Z"/>
        </w:rPr>
      </w:pPr>
      <w:del w:id="156" w:author="msi" w:date="2026-09-22T12:45:00Z" w16du:dateUtc="2026-09-22T16:45:00Z">
        <w:r>
          <w:delText>That will see the development of all the necessary services including</w:delText>
        </w:r>
        <w:r w:rsidR="00F635E6">
          <w:delText xml:space="preserve"> an all-new international airport</w:delText>
        </w:r>
        <w:r>
          <w:delText>,</w:delText>
        </w:r>
        <w:r w:rsidR="00F635E6">
          <w:delText xml:space="preserve"> </w:delText>
        </w:r>
        <w:r w:rsidR="002A20C1">
          <w:delText xml:space="preserve">fast train </w:delText>
        </w:r>
        <w:r w:rsidR="00F635E6">
          <w:delText xml:space="preserve">links, a </w:delText>
        </w:r>
        <w:r w:rsidR="002A20C1">
          <w:delText xml:space="preserve">cruise liner terminal and harbour, </w:delText>
        </w:r>
        <w:r w:rsidR="00F635E6">
          <w:delText>and a Disney type movie studio and theme park as part of a</w:delText>
        </w:r>
        <w:r>
          <w:delText xml:space="preserve">n international </w:delText>
        </w:r>
        <w:r w:rsidR="002A20C1">
          <w:delText xml:space="preserve">beachfront hotel strip. Wakanda City is situated </w:delText>
        </w:r>
        <w:r w:rsidR="00F635E6">
          <w:delText xml:space="preserve">close </w:delText>
        </w:r>
        <w:r w:rsidR="00443FA9">
          <w:delText>among So</w:delText>
        </w:r>
        <w:r>
          <w:delText>u</w:delText>
        </w:r>
        <w:r w:rsidR="00443FA9">
          <w:delText>th Africa’s finest Big Seven game parks, where the first p</w:delText>
        </w:r>
        <w:r w:rsidR="002A20C1">
          <w:delText xml:space="preserve">hase of the development has already </w:delText>
        </w:r>
        <w:r w:rsidR="00443FA9">
          <w:delText>commenced</w:delText>
        </w:r>
        <w:r w:rsidR="002A20C1">
          <w:delText>.</w:delText>
        </w:r>
        <w:r w:rsidR="00886833">
          <w:delText xml:space="preserve"> </w:delText>
        </w:r>
      </w:del>
    </w:p>
    <w:p w14:paraId="5D46C6FD" w14:textId="77777777" w:rsidR="00694E63" w:rsidRDefault="00694E63"/>
    <w:sectPr w:rsidR="00694E63">
      <w:pgSz w:w="11906" w:h="16838"/>
      <w:pgMar w:top="1417" w:right="1417" w:bottom="1417" w:left="1417" w:header="708" w:footer="708" w:gutter="0"/>
      <w:cols w:space="708"/>
      <w:docGrid w:linePitch="360"/>
      <w:sectPrChange w:id="157" w:author="msi" w:date="2026-09-22T12:45:00Z" w16du:dateUtc="2026-09-22T16:45:00Z">
        <w:sectPr w:rsidR="00694E63">
          <w:pgMar w:top="1440" w:right="1440" w:bottom="1440" w:left="144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E24A32"/>
    <w:multiLevelType w:val="hybridMultilevel"/>
    <w:tmpl w:val="346C9512"/>
    <w:lvl w:ilvl="0" w:tplc="3E908672">
      <w:start w:val="1"/>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24E46655"/>
    <w:multiLevelType w:val="hybridMultilevel"/>
    <w:tmpl w:val="389057B0"/>
    <w:lvl w:ilvl="0" w:tplc="290CFF3C">
      <w:start w:val="3"/>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15:restartNumberingAfterBreak="0">
    <w:nsid w:val="5BF93534"/>
    <w:multiLevelType w:val="hybridMultilevel"/>
    <w:tmpl w:val="869A20CE"/>
    <w:lvl w:ilvl="0" w:tplc="0409000F">
      <w:start w:val="1"/>
      <w:numFmt w:val="decimal"/>
      <w:lvlText w:val="%1."/>
      <w:lvlJc w:val="left"/>
      <w:pPr>
        <w:ind w:left="1019" w:hanging="360"/>
      </w:p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3" w15:restartNumberingAfterBreak="0">
    <w:nsid w:val="707E55E2"/>
    <w:multiLevelType w:val="hybridMultilevel"/>
    <w:tmpl w:val="250A7E36"/>
    <w:lvl w:ilvl="0" w:tplc="3E908672">
      <w:start w:val="1"/>
      <w:numFmt w:val="decimal"/>
      <w:lvlText w:val="%1"/>
      <w:lvlJc w:val="left"/>
      <w:pPr>
        <w:tabs>
          <w:tab w:val="num" w:pos="720"/>
        </w:tabs>
        <w:ind w:left="720" w:hanging="360"/>
      </w:pPr>
      <w:rPr>
        <w:rFonts w:ascii="Times New Roman" w:hAnsi="Times New Roman" w:hint="default"/>
        <w:b w:val="0"/>
        <w:i w:val="0"/>
        <w:sz w:val="24"/>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1D2440A"/>
    <w:multiLevelType w:val="hybridMultilevel"/>
    <w:tmpl w:val="B2DAD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0F59F9"/>
    <w:multiLevelType w:val="hybridMultilevel"/>
    <w:tmpl w:val="B7A48CD4"/>
    <w:lvl w:ilvl="0" w:tplc="BDC2338C">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16cid:durableId="1687555749">
    <w:abstractNumId w:val="0"/>
  </w:num>
  <w:num w:numId="2" w16cid:durableId="784345750">
    <w:abstractNumId w:val="1"/>
  </w:num>
  <w:num w:numId="3" w16cid:durableId="988755179">
    <w:abstractNumId w:val="5"/>
  </w:num>
  <w:num w:numId="4" w16cid:durableId="684937738">
    <w:abstractNumId w:val="3"/>
  </w:num>
  <w:num w:numId="5" w16cid:durableId="242841066">
    <w:abstractNumId w:val="4"/>
  </w:num>
  <w:num w:numId="6" w16cid:durableId="152417463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33"/>
    <w:rsid w:val="00054CD6"/>
    <w:rsid w:val="0009186C"/>
    <w:rsid w:val="000A48ED"/>
    <w:rsid w:val="00182104"/>
    <w:rsid w:val="00260EE1"/>
    <w:rsid w:val="00292762"/>
    <w:rsid w:val="002A20C1"/>
    <w:rsid w:val="002C6880"/>
    <w:rsid w:val="00334276"/>
    <w:rsid w:val="003B0726"/>
    <w:rsid w:val="003E520D"/>
    <w:rsid w:val="00443FA9"/>
    <w:rsid w:val="004A259F"/>
    <w:rsid w:val="005E48CB"/>
    <w:rsid w:val="005E6702"/>
    <w:rsid w:val="00674BF0"/>
    <w:rsid w:val="0069464C"/>
    <w:rsid w:val="00694E63"/>
    <w:rsid w:val="00704DFC"/>
    <w:rsid w:val="00832BE3"/>
    <w:rsid w:val="00875E83"/>
    <w:rsid w:val="00886833"/>
    <w:rsid w:val="009430C9"/>
    <w:rsid w:val="009D5F97"/>
    <w:rsid w:val="00AB1EDF"/>
    <w:rsid w:val="00B00DF3"/>
    <w:rsid w:val="00B0374C"/>
    <w:rsid w:val="00B90493"/>
    <w:rsid w:val="00BC32DD"/>
    <w:rsid w:val="00CC0B85"/>
    <w:rsid w:val="00D9784C"/>
    <w:rsid w:val="00DF77E8"/>
    <w:rsid w:val="00F635E6"/>
    <w:rsid w:val="00F8234C"/>
    <w:rsid w:val="00F911A6"/>
    <w:rsid w:val="00F95BE5"/>
    <w:rsid w:val="00FB34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7996BD7"/>
  <w15:chartTrackingRefBased/>
  <w15:docId w15:val="{CDB606C2-921C-C647-B3DC-5E883E37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2DD"/>
    <w:pPr>
      <w:jc w:val="both"/>
      <w:pPrChange w:id="0" w:author="msi" w:date="2026-09-22T12:45:00Z">
        <w:pPr/>
      </w:pPrChange>
    </w:pPr>
    <w:rPr>
      <w:rFonts w:ascii="Verdana" w:eastAsia="Times New Roman" w:hAnsi="Verdana" w:cs="Times New Roman"/>
      <w:kern w:val="0"/>
      <w:sz w:val="20"/>
      <w:lang w:val="tr-TR" w:eastAsia="tr-TR"/>
      <w14:ligatures w14:val="none"/>
      <w:rPrChange w:id="0" w:author="msi" w:date="2026-09-22T12:45:00Z">
        <w:rPr>
          <w:rFonts w:asciiTheme="minorHAnsi" w:eastAsiaTheme="minorHAnsi" w:hAnsiTheme="minorHAnsi" w:cstheme="minorBidi"/>
          <w:kern w:val="2"/>
          <w:sz w:val="24"/>
          <w:szCs w:val="24"/>
          <w:lang w:val="en-GB" w:eastAsia="en-US" w:bidi="ar-SA"/>
          <w14:ligatures w14:val="standardContextual"/>
        </w:rPr>
      </w:rPrChange>
    </w:rPr>
  </w:style>
  <w:style w:type="paragraph" w:styleId="Heading1">
    <w:name w:val="heading 1"/>
    <w:basedOn w:val="Normal"/>
    <w:next w:val="Normal"/>
    <w:link w:val="Heading1Char"/>
    <w:uiPriority w:val="9"/>
    <w:qFormat/>
    <w:rsid w:val="00886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8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qFormat/>
    <w:rsid w:val="00F911A6"/>
    <w:pPr>
      <w:keepNext/>
      <w:spacing w:before="120" w:after="120" w:line="360" w:lineRule="auto"/>
      <w:jc w:val="left"/>
      <w:outlineLvl w:val="6"/>
      <w:pPrChange w:id="1" w:author="msi" w:date="2026-09-22T12:45:00Z">
        <w:pPr>
          <w:keepNext/>
          <w:keepLines/>
          <w:spacing w:before="40"/>
          <w:jc w:val="both"/>
          <w:outlineLvl w:val="6"/>
        </w:pPr>
      </w:pPrChange>
    </w:pPr>
    <w:rPr>
      <w:rFonts w:ascii="Times New Roman" w:hAnsi="Times New Roman"/>
      <w:sz w:val="24"/>
      <w:szCs w:val="20"/>
      <w:rPrChange w:id="1" w:author="msi" w:date="2026-09-22T12:45:00Z">
        <w:rPr>
          <w:rFonts w:ascii="Verdana" w:eastAsiaTheme="majorEastAsia" w:hAnsi="Verdana" w:cstheme="majorBidi"/>
          <w:color w:val="595959" w:themeColor="text1" w:themeTint="A6"/>
          <w:szCs w:val="24"/>
          <w:lang w:val="tr-TR" w:eastAsia="tr-TR" w:bidi="ar-SA"/>
        </w:rPr>
      </w:rPrChange>
    </w:rPr>
  </w:style>
  <w:style w:type="paragraph" w:styleId="Heading8">
    <w:name w:val="heading 8"/>
    <w:basedOn w:val="Normal"/>
    <w:next w:val="Normal"/>
    <w:link w:val="Heading8Char"/>
    <w:uiPriority w:val="9"/>
    <w:semiHidden/>
    <w:unhideWhenUsed/>
    <w:qFormat/>
    <w:rsid w:val="008868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8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83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8683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8683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8683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8683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8683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rsid w:val="00886833"/>
    <w:rPr>
      <w:rFonts w:ascii="Times New Roman" w:eastAsia="Times New Roman" w:hAnsi="Times New Roman" w:cs="Times New Roman"/>
      <w:kern w:val="0"/>
      <w:szCs w:val="20"/>
      <w:lang w:val="tr-TR" w:eastAsia="tr-TR"/>
      <w14:ligatures w14:val="none"/>
    </w:rPr>
  </w:style>
  <w:style w:type="character" w:customStyle="1" w:styleId="Heading8Char">
    <w:name w:val="Heading 8 Char"/>
    <w:basedOn w:val="DefaultParagraphFont"/>
    <w:link w:val="Heading8"/>
    <w:uiPriority w:val="9"/>
    <w:semiHidden/>
    <w:rsid w:val="0088683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8683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868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83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868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83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868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6833"/>
    <w:rPr>
      <w:i/>
      <w:iCs/>
      <w:color w:val="404040" w:themeColor="text1" w:themeTint="BF"/>
      <w:lang w:val="en-GB"/>
    </w:rPr>
  </w:style>
  <w:style w:type="paragraph" w:styleId="ListParagraph">
    <w:name w:val="List Paragraph"/>
    <w:basedOn w:val="Normal"/>
    <w:uiPriority w:val="34"/>
    <w:qFormat/>
    <w:rsid w:val="00886833"/>
    <w:pPr>
      <w:ind w:left="720"/>
      <w:contextualSpacing/>
    </w:pPr>
  </w:style>
  <w:style w:type="character" w:styleId="IntenseEmphasis">
    <w:name w:val="Intense Emphasis"/>
    <w:basedOn w:val="DefaultParagraphFont"/>
    <w:uiPriority w:val="21"/>
    <w:qFormat/>
    <w:rsid w:val="00886833"/>
    <w:rPr>
      <w:i/>
      <w:iCs/>
      <w:color w:val="0F4761" w:themeColor="accent1" w:themeShade="BF"/>
    </w:rPr>
  </w:style>
  <w:style w:type="paragraph" w:styleId="IntenseQuote">
    <w:name w:val="Intense Quote"/>
    <w:basedOn w:val="Normal"/>
    <w:next w:val="Normal"/>
    <w:link w:val="IntenseQuoteChar"/>
    <w:uiPriority w:val="30"/>
    <w:qFormat/>
    <w:rsid w:val="00886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833"/>
    <w:rPr>
      <w:i/>
      <w:iCs/>
      <w:color w:val="0F4761" w:themeColor="accent1" w:themeShade="BF"/>
      <w:lang w:val="en-GB"/>
    </w:rPr>
  </w:style>
  <w:style w:type="character" w:styleId="IntenseReference">
    <w:name w:val="Intense Reference"/>
    <w:basedOn w:val="DefaultParagraphFont"/>
    <w:uiPriority w:val="32"/>
    <w:qFormat/>
    <w:rsid w:val="00886833"/>
    <w:rPr>
      <w:b/>
      <w:bCs/>
      <w:smallCaps/>
      <w:color w:val="0F4761" w:themeColor="accent1" w:themeShade="BF"/>
      <w:spacing w:val="5"/>
    </w:rPr>
  </w:style>
  <w:style w:type="character" w:styleId="Hyperlink">
    <w:name w:val="Hyperlink"/>
    <w:basedOn w:val="DefaultParagraphFont"/>
    <w:uiPriority w:val="99"/>
    <w:unhideWhenUsed/>
    <w:rsid w:val="00886833"/>
    <w:rPr>
      <w:color w:val="467886" w:themeColor="hyperlink"/>
      <w:u w:val="single"/>
    </w:rPr>
  </w:style>
  <w:style w:type="character" w:styleId="UnresolvedMention">
    <w:name w:val="Unresolved Mention"/>
    <w:basedOn w:val="DefaultParagraphFont"/>
    <w:uiPriority w:val="99"/>
    <w:semiHidden/>
    <w:unhideWhenUsed/>
    <w:rsid w:val="00886833"/>
    <w:rPr>
      <w:color w:val="605E5C"/>
      <w:shd w:val="clear" w:color="auto" w:fill="E1DFDD"/>
    </w:rPr>
  </w:style>
  <w:style w:type="paragraph" w:customStyle="1" w:styleId="DersBasliklar">
    <w:name w:val="Ders Basliklar"/>
    <w:basedOn w:val="Normal"/>
    <w:rsid w:val="00BC32DD"/>
    <w:pPr>
      <w:tabs>
        <w:tab w:val="left" w:pos="3060"/>
      </w:tabs>
      <w:spacing w:before="80" w:after="80"/>
      <w:ind w:left="144"/>
      <w:pPrChange w:id="2" w:author="msi" w:date="2026-09-22T12:45:00Z">
        <w:pPr>
          <w:tabs>
            <w:tab w:val="left" w:pos="3060"/>
          </w:tabs>
          <w:spacing w:before="80" w:after="80"/>
          <w:ind w:left="144"/>
          <w:jc w:val="both"/>
        </w:pPr>
      </w:pPrChange>
    </w:pPr>
    <w:rPr>
      <w:b/>
      <w:bCs/>
      <w:i/>
      <w:sz w:val="16"/>
      <w:rPrChange w:id="2" w:author="msi" w:date="2026-09-22T12:45:00Z">
        <w:rPr>
          <w:rFonts w:ascii="Verdana" w:hAnsi="Verdana"/>
          <w:b/>
          <w:bCs/>
          <w:i/>
          <w:sz w:val="16"/>
          <w:szCs w:val="24"/>
          <w:lang w:val="tr-TR" w:eastAsia="tr-TR" w:bidi="ar-SA"/>
        </w:rPr>
      </w:rPrChange>
    </w:rPr>
  </w:style>
  <w:style w:type="paragraph" w:customStyle="1" w:styleId="DersBilgileri">
    <w:name w:val="Ders Bilgileri"/>
    <w:basedOn w:val="Normal"/>
    <w:rsid w:val="00BC32DD"/>
    <w:pPr>
      <w:spacing w:before="80" w:after="80"/>
      <w:ind w:left="144" w:right="144"/>
      <w:pPrChange w:id="3" w:author="msi" w:date="2026-09-22T12:45:00Z">
        <w:pPr>
          <w:spacing w:before="80" w:after="80"/>
          <w:ind w:left="144" w:right="144"/>
          <w:jc w:val="both"/>
        </w:pPr>
      </w:pPrChange>
    </w:pPr>
    <w:rPr>
      <w:sz w:val="16"/>
      <w:rPrChange w:id="3" w:author="msi" w:date="2026-09-22T12:45:00Z">
        <w:rPr>
          <w:rFonts w:ascii="Verdana" w:hAnsi="Verdana"/>
          <w:sz w:val="16"/>
          <w:szCs w:val="24"/>
          <w:lang w:val="tr-TR" w:eastAsia="tr-TR" w:bidi="ar-SA"/>
        </w:rPr>
      </w:rPrChange>
    </w:rPr>
  </w:style>
  <w:style w:type="paragraph" w:customStyle="1" w:styleId="Basliklar">
    <w:name w:val="Basliklar"/>
    <w:basedOn w:val="Normal"/>
    <w:rsid w:val="00BC32DD"/>
    <w:pPr>
      <w:keepNext/>
      <w:spacing w:before="240" w:after="120"/>
      <w:jc w:val="left"/>
      <w:pPrChange w:id="4" w:author="msi" w:date="2026-09-22T12:45:00Z">
        <w:pPr>
          <w:keepNext/>
          <w:spacing w:before="240" w:after="120"/>
          <w:jc w:val="both"/>
        </w:pPr>
      </w:pPrChange>
    </w:pPr>
    <w:rPr>
      <w:b/>
      <w:rPrChange w:id="4" w:author="msi" w:date="2026-09-22T12:45:00Z">
        <w:rPr>
          <w:rFonts w:ascii="Verdana" w:hAnsi="Verdana"/>
          <w:b/>
          <w:szCs w:val="24"/>
          <w:lang w:val="tr-TR" w:eastAsia="tr-TR" w:bidi="ar-SA"/>
        </w:rPr>
      </w:rPrChange>
    </w:rPr>
  </w:style>
  <w:style w:type="paragraph" w:customStyle="1" w:styleId="Kaynakca">
    <w:name w:val="Kaynakca"/>
    <w:basedOn w:val="Normal"/>
    <w:rsid w:val="00BC32DD"/>
    <w:pPr>
      <w:keepLines/>
      <w:spacing w:before="20" w:after="20"/>
      <w:ind w:left="432" w:hanging="288"/>
      <w:pPrChange w:id="5" w:author="msi" w:date="2026-09-22T12:45:00Z">
        <w:pPr>
          <w:keepLines/>
          <w:spacing w:before="20" w:after="20"/>
          <w:ind w:left="432" w:hanging="288"/>
          <w:jc w:val="both"/>
        </w:pPr>
      </w:pPrChange>
    </w:pPr>
    <w:rPr>
      <w:sz w:val="16"/>
      <w:szCs w:val="20"/>
      <w:lang w:val="en-US"/>
      <w:rPrChange w:id="5" w:author="msi" w:date="2026-09-22T12:45:00Z">
        <w:rPr>
          <w:rFonts w:ascii="Verdana" w:hAnsi="Verdana"/>
          <w:sz w:val="16"/>
          <w:lang w:val="en-US" w:eastAsia="tr-TR" w:bidi="ar-SA"/>
        </w:rPr>
      </w:rPrChange>
    </w:rPr>
  </w:style>
  <w:style w:type="paragraph" w:styleId="BodyText2">
    <w:name w:val="Body Text 2"/>
    <w:basedOn w:val="Normal"/>
    <w:link w:val="BodyText2Char"/>
    <w:semiHidden/>
    <w:rsid w:val="00B00DF3"/>
    <w:pPr>
      <w:jc w:val="left"/>
      <w:pPrChange w:id="6" w:author="msi" w:date="2026-09-22T12:45:00Z">
        <w:pPr>
          <w:jc w:val="both"/>
        </w:pPr>
      </w:pPrChange>
    </w:pPr>
    <w:rPr>
      <w:rFonts w:ascii="Times New Roman" w:hAnsi="Times New Roman"/>
      <w:sz w:val="22"/>
      <w:szCs w:val="20"/>
      <w:rPrChange w:id="6" w:author="msi" w:date="2026-09-22T12:45:00Z">
        <w:rPr>
          <w:sz w:val="22"/>
          <w:lang w:val="tr-TR" w:eastAsia="tr-TR" w:bidi="ar-SA"/>
        </w:rPr>
      </w:rPrChange>
    </w:rPr>
  </w:style>
  <w:style w:type="character" w:customStyle="1" w:styleId="BodyText2Char">
    <w:name w:val="Body Text 2 Char"/>
    <w:basedOn w:val="DefaultParagraphFont"/>
    <w:link w:val="BodyText2"/>
    <w:semiHidden/>
    <w:rsid w:val="00704DFC"/>
    <w:rPr>
      <w:rFonts w:ascii="Times New Roman" w:eastAsia="Times New Roman" w:hAnsi="Times New Roman" w:cs="Times New Roman"/>
      <w:kern w:val="0"/>
      <w:sz w:val="22"/>
      <w:szCs w:val="20"/>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9145192">
      <w:bodyDiv w:val="1"/>
      <w:marLeft w:val="0"/>
      <w:marRight w:val="0"/>
      <w:marTop w:val="0"/>
      <w:marBottom w:val="0"/>
      <w:divBdr>
        <w:top w:val="none" w:sz="0" w:space="0" w:color="auto"/>
        <w:left w:val="none" w:sz="0" w:space="0" w:color="auto"/>
        <w:bottom w:val="none" w:sz="0" w:space="0" w:color="auto"/>
        <w:right w:val="none" w:sz="0" w:space="0" w:color="auto"/>
      </w:divBdr>
      <w:divsChild>
        <w:div w:id="2088842452">
          <w:marLeft w:val="0"/>
          <w:marRight w:val="0"/>
          <w:marTop w:val="0"/>
          <w:marBottom w:val="0"/>
          <w:divBdr>
            <w:top w:val="none" w:sz="0" w:space="0" w:color="auto"/>
            <w:left w:val="none" w:sz="0" w:space="0" w:color="auto"/>
            <w:bottom w:val="none" w:sz="0" w:space="0" w:color="auto"/>
            <w:right w:val="none" w:sz="0" w:space="0" w:color="auto"/>
          </w:divBdr>
          <w:divsChild>
            <w:div w:id="362485698">
              <w:marLeft w:val="0"/>
              <w:marRight w:val="0"/>
              <w:marTop w:val="0"/>
              <w:marBottom w:val="0"/>
              <w:divBdr>
                <w:top w:val="none" w:sz="0" w:space="0" w:color="auto"/>
                <w:left w:val="none" w:sz="0" w:space="0" w:color="auto"/>
                <w:bottom w:val="none" w:sz="0" w:space="0" w:color="auto"/>
                <w:right w:val="none" w:sz="0" w:space="0" w:color="auto"/>
              </w:divBdr>
              <w:divsChild>
                <w:div w:id="1391079758">
                  <w:marLeft w:val="0"/>
                  <w:marRight w:val="0"/>
                  <w:marTop w:val="0"/>
                  <w:marBottom w:val="0"/>
                  <w:divBdr>
                    <w:top w:val="none" w:sz="0" w:space="0" w:color="auto"/>
                    <w:left w:val="none" w:sz="0" w:space="0" w:color="auto"/>
                    <w:bottom w:val="none" w:sz="0" w:space="0" w:color="auto"/>
                    <w:right w:val="none" w:sz="0" w:space="0" w:color="auto"/>
                  </w:divBdr>
                </w:div>
                <w:div w:id="379207943">
                  <w:marLeft w:val="0"/>
                  <w:marRight w:val="0"/>
                  <w:marTop w:val="0"/>
                  <w:marBottom w:val="0"/>
                  <w:divBdr>
                    <w:top w:val="none" w:sz="0" w:space="0" w:color="auto"/>
                    <w:left w:val="none" w:sz="0" w:space="0" w:color="auto"/>
                    <w:bottom w:val="none" w:sz="0" w:space="0" w:color="auto"/>
                    <w:right w:val="none" w:sz="0" w:space="0" w:color="auto"/>
                  </w:divBdr>
                </w:div>
                <w:div w:id="1225723841">
                  <w:marLeft w:val="0"/>
                  <w:marRight w:val="0"/>
                  <w:marTop w:val="0"/>
                  <w:marBottom w:val="0"/>
                  <w:divBdr>
                    <w:top w:val="none" w:sz="0" w:space="0" w:color="auto"/>
                    <w:left w:val="none" w:sz="0" w:space="0" w:color="auto"/>
                    <w:bottom w:val="none" w:sz="0" w:space="0" w:color="auto"/>
                    <w:right w:val="none" w:sz="0" w:space="0" w:color="auto"/>
                  </w:divBdr>
                </w:div>
                <w:div w:id="2052226859">
                  <w:marLeft w:val="0"/>
                  <w:marRight w:val="0"/>
                  <w:marTop w:val="0"/>
                  <w:marBottom w:val="0"/>
                  <w:divBdr>
                    <w:top w:val="none" w:sz="0" w:space="0" w:color="auto"/>
                    <w:left w:val="none" w:sz="0" w:space="0" w:color="auto"/>
                    <w:bottom w:val="none" w:sz="0" w:space="0" w:color="auto"/>
                    <w:right w:val="none" w:sz="0" w:space="0" w:color="auto"/>
                  </w:divBdr>
                </w:div>
                <w:div w:id="1085490140">
                  <w:marLeft w:val="0"/>
                  <w:marRight w:val="0"/>
                  <w:marTop w:val="0"/>
                  <w:marBottom w:val="0"/>
                  <w:divBdr>
                    <w:top w:val="none" w:sz="0" w:space="0" w:color="auto"/>
                    <w:left w:val="none" w:sz="0" w:space="0" w:color="auto"/>
                    <w:bottom w:val="none" w:sz="0" w:space="0" w:color="auto"/>
                    <w:right w:val="none" w:sz="0" w:space="0" w:color="auto"/>
                  </w:divBdr>
                </w:div>
                <w:div w:id="1629625090">
                  <w:marLeft w:val="0"/>
                  <w:marRight w:val="0"/>
                  <w:marTop w:val="0"/>
                  <w:marBottom w:val="0"/>
                  <w:divBdr>
                    <w:top w:val="none" w:sz="0" w:space="0" w:color="auto"/>
                    <w:left w:val="none" w:sz="0" w:space="0" w:color="auto"/>
                    <w:bottom w:val="none" w:sz="0" w:space="0" w:color="auto"/>
                    <w:right w:val="none" w:sz="0" w:space="0" w:color="auto"/>
                  </w:divBdr>
                </w:div>
                <w:div w:id="596181506">
                  <w:marLeft w:val="-690"/>
                  <w:marRight w:val="0"/>
                  <w:marTop w:val="45"/>
                  <w:marBottom w:val="0"/>
                  <w:divBdr>
                    <w:top w:val="none" w:sz="0" w:space="0" w:color="auto"/>
                    <w:left w:val="none" w:sz="0" w:space="0" w:color="auto"/>
                    <w:bottom w:val="none" w:sz="0" w:space="0" w:color="auto"/>
                    <w:right w:val="none" w:sz="0" w:space="0" w:color="auto"/>
                  </w:divBdr>
                </w:div>
              </w:divsChild>
            </w:div>
          </w:divsChild>
        </w:div>
        <w:div w:id="150146763">
          <w:marLeft w:val="0"/>
          <w:marRight w:val="0"/>
          <w:marTop w:val="0"/>
          <w:marBottom w:val="0"/>
          <w:divBdr>
            <w:top w:val="none" w:sz="0" w:space="0" w:color="auto"/>
            <w:left w:val="none" w:sz="0" w:space="0" w:color="auto"/>
            <w:bottom w:val="none" w:sz="0" w:space="0" w:color="auto"/>
            <w:right w:val="none" w:sz="0" w:space="0" w:color="auto"/>
          </w:divBdr>
          <w:divsChild>
            <w:div w:id="1453473433">
              <w:marLeft w:val="0"/>
              <w:marRight w:val="0"/>
              <w:marTop w:val="0"/>
              <w:marBottom w:val="0"/>
              <w:divBdr>
                <w:top w:val="none" w:sz="0" w:space="0" w:color="auto"/>
                <w:left w:val="none" w:sz="0" w:space="0" w:color="auto"/>
                <w:bottom w:val="none" w:sz="0" w:space="0" w:color="auto"/>
                <w:right w:val="none" w:sz="0" w:space="0" w:color="auto"/>
              </w:divBdr>
              <w:divsChild>
                <w:div w:id="76600545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79264072">
          <w:marLeft w:val="0"/>
          <w:marRight w:val="0"/>
          <w:marTop w:val="0"/>
          <w:marBottom w:val="0"/>
          <w:divBdr>
            <w:top w:val="none" w:sz="0" w:space="0" w:color="auto"/>
            <w:left w:val="none" w:sz="0" w:space="0" w:color="auto"/>
            <w:bottom w:val="none" w:sz="0" w:space="0" w:color="auto"/>
            <w:right w:val="none" w:sz="0" w:space="0" w:color="auto"/>
          </w:divBdr>
          <w:divsChild>
            <w:div w:id="116607762">
              <w:marLeft w:val="0"/>
              <w:marRight w:val="0"/>
              <w:marTop w:val="0"/>
              <w:marBottom w:val="0"/>
              <w:divBdr>
                <w:top w:val="none" w:sz="0" w:space="0" w:color="auto"/>
                <w:left w:val="none" w:sz="0" w:space="0" w:color="auto"/>
                <w:bottom w:val="none" w:sz="0" w:space="0" w:color="auto"/>
                <w:right w:val="none" w:sz="0" w:space="0" w:color="auto"/>
              </w:divBdr>
            </w:div>
            <w:div w:id="73823523">
              <w:marLeft w:val="0"/>
              <w:marRight w:val="0"/>
              <w:marTop w:val="0"/>
              <w:marBottom w:val="0"/>
              <w:divBdr>
                <w:top w:val="none" w:sz="0" w:space="0" w:color="auto"/>
                <w:left w:val="none" w:sz="0" w:space="0" w:color="auto"/>
                <w:bottom w:val="none" w:sz="0" w:space="0" w:color="auto"/>
                <w:right w:val="none" w:sz="0" w:space="0" w:color="auto"/>
              </w:divBdr>
            </w:div>
            <w:div w:id="1663587382">
              <w:marLeft w:val="0"/>
              <w:marRight w:val="0"/>
              <w:marTop w:val="0"/>
              <w:marBottom w:val="0"/>
              <w:divBdr>
                <w:top w:val="none" w:sz="0" w:space="0" w:color="auto"/>
                <w:left w:val="none" w:sz="0" w:space="0" w:color="auto"/>
                <w:bottom w:val="none" w:sz="0" w:space="0" w:color="auto"/>
                <w:right w:val="none" w:sz="0" w:space="0" w:color="auto"/>
              </w:divBdr>
            </w:div>
            <w:div w:id="1163348632">
              <w:marLeft w:val="0"/>
              <w:marRight w:val="0"/>
              <w:marTop w:val="0"/>
              <w:marBottom w:val="0"/>
              <w:divBdr>
                <w:top w:val="none" w:sz="0" w:space="0" w:color="auto"/>
                <w:left w:val="none" w:sz="0" w:space="0" w:color="auto"/>
                <w:bottom w:val="none" w:sz="0" w:space="0" w:color="auto"/>
                <w:right w:val="none" w:sz="0" w:space="0" w:color="auto"/>
              </w:divBdr>
            </w:div>
            <w:div w:id="127883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Lupini</dc:creator>
  <cp:keywords/>
  <dc:description/>
  <cp:lastModifiedBy>Arthur Souza Rodrigues</cp:lastModifiedBy>
  <cp:revision>1</cp:revision>
  <dcterms:created xsi:type="dcterms:W3CDTF">2024-11-07T09:26:00Z</dcterms:created>
  <dcterms:modified xsi:type="dcterms:W3CDTF">2026-09-22T16:45:00Z</dcterms:modified>
</cp:coreProperties>
</file>