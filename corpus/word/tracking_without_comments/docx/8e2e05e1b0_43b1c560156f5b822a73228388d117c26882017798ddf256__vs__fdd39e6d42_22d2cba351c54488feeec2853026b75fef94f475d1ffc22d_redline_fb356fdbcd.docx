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9398F3" w14:textId="77777777" w:rsidR="00911FA8" w:rsidRDefault="00AD0E2D">
      <w:pPr>
        <w:spacing w:after="167" w:line="259" w:lineRule="auto"/>
        <w:ind w:left="-2" w:right="0" w:firstLine="0"/>
        <w:jc w:val="left"/>
        <w:rPr>
          <w:ins w:id="5" w:author="Long, Victoria" w:date="2026-09-25T21:10:00Z" w16du:dateUtc="2026-09-26T01:10:00Z"/>
        </w:rPr>
      </w:pPr>
      <w:ins w:id="6" w:author="Long, Victoria" w:date="2026-09-25T21:10:00Z" w16du:dateUtc="2026-09-26T01:10:00Z">
        <w:r>
          <w:rPr>
            <w:noProof/>
          </w:rPr>
          <w:drawing>
            <wp:inline distT="0" distB="0" distL="0" distR="0" wp14:anchorId="2AA5B63B" wp14:editId="324CC42F">
              <wp:extent cx="2076431" cy="733557"/>
              <wp:effectExtent l="0" t="0" r="0" b="0"/>
              <wp:docPr id="248" name="Picture 248"/>
              <wp:cNvGraphicFramePr/>
              <a:graphic xmlns:a="http://schemas.openxmlformats.org/drawingml/2006/main">
                <a:graphicData uri="http://schemas.openxmlformats.org/drawingml/2006/picture">
                  <pic:pic xmlns:pic="http://schemas.openxmlformats.org/drawingml/2006/picture">
                    <pic:nvPicPr>
                      <pic:cNvPr id="248" name="Picture 248"/>
                      <pic:cNvPicPr/>
                    </pic:nvPicPr>
                    <pic:blipFill>
                      <a:blip r:embed="rId10"/>
                      <a:stretch>
                        <a:fillRect/>
                      </a:stretch>
                    </pic:blipFill>
                    <pic:spPr>
                      <a:xfrm>
                        <a:off x="0" y="0"/>
                        <a:ext cx="2076431" cy="733557"/>
                      </a:xfrm>
                      <a:prstGeom prst="rect">
                        <a:avLst/>
                      </a:prstGeom>
                    </pic:spPr>
                  </pic:pic>
                </a:graphicData>
              </a:graphic>
            </wp:inline>
          </w:drawing>
        </w:r>
        <w:r>
          <w:rPr>
            <w:b/>
          </w:rPr>
          <w:t xml:space="preserve"> </w:t>
        </w:r>
      </w:ins>
    </w:p>
    <w:p w14:paraId="0D5F9645" w14:textId="77777777" w:rsidR="00911FA8" w:rsidRDefault="00AD0E2D">
      <w:pPr>
        <w:spacing w:after="228" w:line="259" w:lineRule="auto"/>
        <w:ind w:left="0" w:right="0" w:firstLine="0"/>
        <w:jc w:val="left"/>
        <w:rPr>
          <w:ins w:id="7" w:author="Long, Victoria" w:date="2026-09-25T21:10:00Z" w16du:dateUtc="2026-09-26T01:10:00Z"/>
        </w:rPr>
      </w:pPr>
      <w:ins w:id="8" w:author="Long, Victoria" w:date="2026-09-25T21:10:00Z" w16du:dateUtc="2026-09-26T01:10:00Z">
        <w:r>
          <w:rPr>
            <w:b/>
            <w:u w:val="single" w:color="000000"/>
          </w:rPr>
          <w:t>Guidance on the Guaranteed Interview Scheme for Veterans</w:t>
        </w:r>
        <w:r>
          <w:rPr>
            <w:b/>
          </w:rPr>
          <w:t xml:space="preserve"> </w:t>
        </w:r>
      </w:ins>
    </w:p>
    <w:p w14:paraId="27148F70" w14:textId="457C7A7F" w:rsidR="00911FA8" w:rsidRDefault="00D51740" w:rsidP="001765B4">
      <w:pPr>
        <w:jc w:val="left"/>
        <w:rPr>
          <w:ins w:id="9" w:author="Long, Victoria" w:date="2026-09-25T21:10:00Z" w16du:dateUtc="2026-09-26T01:10:00Z"/>
        </w:rPr>
      </w:pPr>
      <w:ins w:id="10" w:author="Long, Victoria" w:date="2026-09-25T21:10:00Z" w16du:dateUtc="2026-09-26T01:10:00Z">
        <w:r>
          <w:t xml:space="preserve">Havant Borough Council (HBC) recognises it has a role to play in helping those leaving the Armed Forces (veterans) fulfil their potential in civilian life. Veterans can find making the transition to civilian life extremely challenging, particularly in finding and securing lasting employment. </w:t>
        </w:r>
        <w:r w:rsidR="001765B4">
          <w:br/>
          <w:t>This policy sets out how the Council supports Veterans through the recruitment process.</w:t>
        </w:r>
      </w:ins>
    </w:p>
    <w:tbl>
      <w:tblPr>
        <w:tblStyle w:val="TableGrid"/>
        <w:tblW w:w="9263" w:type="dxa"/>
        <w:tblInd w:w="-111" w:type="dxa"/>
        <w:tblCellMar>
          <w:top w:w="17" w:type="dxa"/>
          <w:right w:w="89" w:type="dxa"/>
        </w:tblCellMar>
        <w:tblLook w:val="04A0" w:firstRow="1" w:lastRow="0" w:firstColumn="1" w:lastColumn="0" w:noHBand="0" w:noVBand="1"/>
      </w:tblPr>
      <w:tblGrid>
        <w:gridCol w:w="832"/>
        <w:gridCol w:w="8431"/>
      </w:tblGrid>
      <w:tr w:rsidR="00911FA8" w14:paraId="65C56EF3" w14:textId="77777777">
        <w:trPr>
          <w:trHeight w:val="357"/>
          <w:ins w:id="11" w:author="Long, Victoria" w:date="2026-09-25T21:10:00Z" w16du:dateUtc="2026-09-26T01:10:00Z"/>
        </w:trPr>
        <w:tc>
          <w:tcPr>
            <w:tcW w:w="9263" w:type="dxa"/>
            <w:gridSpan w:val="2"/>
            <w:tcBorders>
              <w:top w:val="single" w:sz="6" w:space="0" w:color="000000"/>
              <w:left w:val="single" w:sz="6" w:space="0" w:color="000000"/>
              <w:bottom w:val="single" w:sz="6" w:space="0" w:color="000000"/>
              <w:right w:val="single" w:sz="6" w:space="0" w:color="000000"/>
            </w:tcBorders>
            <w:shd w:val="clear" w:color="auto" w:fill="EEECE1"/>
          </w:tcPr>
          <w:p w14:paraId="5ACF8245" w14:textId="77777777" w:rsidR="00911FA8" w:rsidRDefault="00AD0E2D">
            <w:pPr>
              <w:spacing w:after="0" w:line="259" w:lineRule="auto"/>
              <w:ind w:left="111" w:right="0" w:firstLine="0"/>
              <w:jc w:val="left"/>
              <w:rPr>
                <w:ins w:id="12" w:author="Long, Victoria" w:date="2026-09-25T21:10:00Z" w16du:dateUtc="2026-09-26T01:10:00Z"/>
              </w:rPr>
            </w:pPr>
            <w:ins w:id="13" w:author="Long, Victoria" w:date="2026-09-25T21:10:00Z" w16du:dateUtc="2026-09-26T01:10:00Z">
              <w:r>
                <w:rPr>
                  <w:b/>
                </w:rPr>
                <w:t>Contents</w:t>
              </w:r>
              <w:r>
                <w:t xml:space="preserve"> </w:t>
              </w:r>
            </w:ins>
          </w:p>
        </w:tc>
      </w:tr>
      <w:tr w:rsidR="00911FA8" w14:paraId="3DDE7D15" w14:textId="77777777">
        <w:trPr>
          <w:trHeight w:val="309"/>
          <w:ins w:id="14" w:author="Long, Victoria" w:date="2026-09-25T21:10:00Z" w16du:dateUtc="2026-09-26T01:10:00Z"/>
        </w:trPr>
        <w:tc>
          <w:tcPr>
            <w:tcW w:w="832" w:type="dxa"/>
            <w:tcBorders>
              <w:top w:val="single" w:sz="6" w:space="0" w:color="000000"/>
              <w:left w:val="nil"/>
              <w:bottom w:val="nil"/>
              <w:right w:val="nil"/>
            </w:tcBorders>
          </w:tcPr>
          <w:p w14:paraId="623E50F8" w14:textId="77777777" w:rsidR="00911FA8" w:rsidRDefault="00AD0E2D">
            <w:pPr>
              <w:spacing w:after="0" w:line="259" w:lineRule="auto"/>
              <w:ind w:left="111" w:right="0" w:firstLine="0"/>
              <w:jc w:val="left"/>
              <w:rPr>
                <w:ins w:id="15" w:author="Long, Victoria" w:date="2026-09-25T21:10:00Z" w16du:dateUtc="2026-09-26T01:10:00Z"/>
              </w:rPr>
            </w:pPr>
            <w:ins w:id="16" w:author="Long, Victoria" w:date="2026-09-25T21:10:00Z" w16du:dateUtc="2026-09-26T01:10:00Z">
              <w:r>
                <w:t xml:space="preserve">1.0 </w:t>
              </w:r>
            </w:ins>
          </w:p>
        </w:tc>
        <w:tc>
          <w:tcPr>
            <w:tcW w:w="8432" w:type="dxa"/>
            <w:tcBorders>
              <w:top w:val="single" w:sz="6" w:space="0" w:color="000000"/>
              <w:left w:val="nil"/>
              <w:bottom w:val="nil"/>
              <w:right w:val="nil"/>
            </w:tcBorders>
          </w:tcPr>
          <w:p w14:paraId="0BB51B21" w14:textId="77777777" w:rsidR="00911FA8" w:rsidRDefault="00AD0E2D">
            <w:pPr>
              <w:spacing w:after="0" w:line="259" w:lineRule="auto"/>
              <w:ind w:left="0" w:right="0" w:firstLine="0"/>
              <w:jc w:val="left"/>
              <w:rPr>
                <w:ins w:id="17" w:author="Long, Victoria" w:date="2026-09-25T21:10:00Z" w16du:dateUtc="2026-09-26T01:10:00Z"/>
              </w:rPr>
            </w:pPr>
            <w:ins w:id="18" w:author="Long, Victoria" w:date="2026-09-25T21:10:00Z" w16du:dateUtc="2026-09-26T01:10:00Z">
              <w:r>
                <w:rPr>
                  <w:u w:val="single" w:color="000000"/>
                </w:rPr>
                <w:t>Scope</w:t>
              </w:r>
              <w:r>
                <w:t xml:space="preserve"> </w:t>
              </w:r>
            </w:ins>
          </w:p>
        </w:tc>
      </w:tr>
      <w:tr w:rsidR="00911FA8" w14:paraId="63DF813E" w14:textId="77777777">
        <w:trPr>
          <w:trHeight w:val="315"/>
          <w:ins w:id="19" w:author="Long, Victoria" w:date="2026-09-25T21:10:00Z" w16du:dateUtc="2026-09-26T01:10:00Z"/>
        </w:trPr>
        <w:tc>
          <w:tcPr>
            <w:tcW w:w="832" w:type="dxa"/>
            <w:tcBorders>
              <w:top w:val="nil"/>
              <w:left w:val="nil"/>
              <w:bottom w:val="nil"/>
              <w:right w:val="nil"/>
            </w:tcBorders>
          </w:tcPr>
          <w:p w14:paraId="1B715C08" w14:textId="77777777" w:rsidR="00911FA8" w:rsidRDefault="00AD0E2D">
            <w:pPr>
              <w:spacing w:after="0" w:line="259" w:lineRule="auto"/>
              <w:ind w:left="111" w:right="0" w:firstLine="0"/>
              <w:jc w:val="left"/>
              <w:rPr>
                <w:ins w:id="20" w:author="Long, Victoria" w:date="2026-09-25T21:10:00Z" w16du:dateUtc="2026-09-26T01:10:00Z"/>
              </w:rPr>
            </w:pPr>
            <w:ins w:id="21" w:author="Long, Victoria" w:date="2026-09-25T21:10:00Z" w16du:dateUtc="2026-09-26T01:10:00Z">
              <w:r>
                <w:t xml:space="preserve">2.0 </w:t>
              </w:r>
            </w:ins>
          </w:p>
        </w:tc>
        <w:tc>
          <w:tcPr>
            <w:tcW w:w="8432" w:type="dxa"/>
            <w:tcBorders>
              <w:top w:val="nil"/>
              <w:left w:val="nil"/>
              <w:bottom w:val="nil"/>
              <w:right w:val="nil"/>
            </w:tcBorders>
          </w:tcPr>
          <w:p w14:paraId="66E46ABB" w14:textId="77777777" w:rsidR="00911FA8" w:rsidRDefault="00AD0E2D">
            <w:pPr>
              <w:spacing w:after="0" w:line="259" w:lineRule="auto"/>
              <w:ind w:left="0" w:right="0" w:firstLine="0"/>
              <w:jc w:val="left"/>
              <w:rPr>
                <w:ins w:id="22" w:author="Long, Victoria" w:date="2026-09-25T21:10:00Z" w16du:dateUtc="2026-09-26T01:10:00Z"/>
              </w:rPr>
            </w:pPr>
            <w:ins w:id="23" w:author="Long, Victoria" w:date="2026-09-25T21:10:00Z" w16du:dateUtc="2026-09-26T01:10:00Z">
              <w:r>
                <w:rPr>
                  <w:u w:val="single" w:color="000000"/>
                </w:rPr>
                <w:t>Equal Opportunities</w:t>
              </w:r>
              <w:r>
                <w:t xml:space="preserve">  </w:t>
              </w:r>
            </w:ins>
          </w:p>
        </w:tc>
      </w:tr>
      <w:tr w:rsidR="00911FA8" w14:paraId="155269A2" w14:textId="77777777">
        <w:trPr>
          <w:trHeight w:val="315"/>
          <w:ins w:id="24" w:author="Long, Victoria" w:date="2026-09-25T21:10:00Z" w16du:dateUtc="2026-09-26T01:10:00Z"/>
        </w:trPr>
        <w:tc>
          <w:tcPr>
            <w:tcW w:w="832" w:type="dxa"/>
            <w:tcBorders>
              <w:top w:val="nil"/>
              <w:left w:val="nil"/>
              <w:bottom w:val="nil"/>
              <w:right w:val="nil"/>
            </w:tcBorders>
          </w:tcPr>
          <w:p w14:paraId="106E044A" w14:textId="77777777" w:rsidR="00911FA8" w:rsidRDefault="00AD0E2D">
            <w:pPr>
              <w:spacing w:after="0" w:line="259" w:lineRule="auto"/>
              <w:ind w:left="111" w:right="0" w:firstLine="0"/>
              <w:jc w:val="left"/>
              <w:rPr>
                <w:ins w:id="25" w:author="Long, Victoria" w:date="2026-09-25T21:10:00Z" w16du:dateUtc="2026-09-26T01:10:00Z"/>
              </w:rPr>
            </w:pPr>
            <w:ins w:id="26" w:author="Long, Victoria" w:date="2026-09-25T21:10:00Z" w16du:dateUtc="2026-09-26T01:10:00Z">
              <w:r>
                <w:t xml:space="preserve">3.0 </w:t>
              </w:r>
            </w:ins>
          </w:p>
        </w:tc>
        <w:tc>
          <w:tcPr>
            <w:tcW w:w="8432" w:type="dxa"/>
            <w:tcBorders>
              <w:top w:val="nil"/>
              <w:left w:val="nil"/>
              <w:bottom w:val="nil"/>
              <w:right w:val="nil"/>
            </w:tcBorders>
          </w:tcPr>
          <w:p w14:paraId="67A73969" w14:textId="77777777" w:rsidR="00911FA8" w:rsidRDefault="00AD0E2D">
            <w:pPr>
              <w:spacing w:after="0" w:line="259" w:lineRule="auto"/>
              <w:ind w:left="0" w:right="0" w:firstLine="0"/>
              <w:jc w:val="left"/>
              <w:rPr>
                <w:ins w:id="27" w:author="Long, Victoria" w:date="2026-09-25T21:10:00Z" w16du:dateUtc="2026-09-26T01:10:00Z"/>
              </w:rPr>
            </w:pPr>
            <w:ins w:id="28" w:author="Long, Victoria" w:date="2026-09-25T21:10:00Z" w16du:dateUtc="2026-09-26T01:10:00Z">
              <w:r>
                <w:rPr>
                  <w:u w:val="single" w:color="000000"/>
                </w:rPr>
                <w:t>What are the benefits of the Guaranteed interview scheme for Veterans?</w:t>
              </w:r>
              <w:r>
                <w:t xml:space="preserve">  </w:t>
              </w:r>
            </w:ins>
          </w:p>
        </w:tc>
      </w:tr>
      <w:tr w:rsidR="00911FA8" w14:paraId="6DFDB573" w14:textId="77777777">
        <w:trPr>
          <w:trHeight w:val="315"/>
          <w:ins w:id="29" w:author="Long, Victoria" w:date="2026-09-25T21:10:00Z" w16du:dateUtc="2026-09-26T01:10:00Z"/>
        </w:trPr>
        <w:tc>
          <w:tcPr>
            <w:tcW w:w="832" w:type="dxa"/>
            <w:tcBorders>
              <w:top w:val="nil"/>
              <w:left w:val="nil"/>
              <w:bottom w:val="nil"/>
              <w:right w:val="nil"/>
            </w:tcBorders>
          </w:tcPr>
          <w:p w14:paraId="15AB2254" w14:textId="77777777" w:rsidR="00911FA8" w:rsidRDefault="00AD0E2D">
            <w:pPr>
              <w:spacing w:after="0" w:line="259" w:lineRule="auto"/>
              <w:ind w:left="111" w:right="0" w:firstLine="0"/>
              <w:jc w:val="left"/>
              <w:rPr>
                <w:ins w:id="30" w:author="Long, Victoria" w:date="2026-09-25T21:10:00Z" w16du:dateUtc="2026-09-26T01:10:00Z"/>
              </w:rPr>
            </w:pPr>
            <w:ins w:id="31" w:author="Long, Victoria" w:date="2026-09-25T21:10:00Z" w16du:dateUtc="2026-09-26T01:10:00Z">
              <w:r>
                <w:t xml:space="preserve">4.0 </w:t>
              </w:r>
            </w:ins>
          </w:p>
        </w:tc>
        <w:tc>
          <w:tcPr>
            <w:tcW w:w="8432" w:type="dxa"/>
            <w:tcBorders>
              <w:top w:val="nil"/>
              <w:left w:val="nil"/>
              <w:bottom w:val="nil"/>
              <w:right w:val="nil"/>
            </w:tcBorders>
          </w:tcPr>
          <w:p w14:paraId="6150A603" w14:textId="77777777" w:rsidR="00911FA8" w:rsidRDefault="00AD0E2D">
            <w:pPr>
              <w:spacing w:after="0" w:line="259" w:lineRule="auto"/>
              <w:ind w:left="0" w:right="0" w:firstLine="0"/>
              <w:jc w:val="left"/>
              <w:rPr>
                <w:ins w:id="32" w:author="Long, Victoria" w:date="2026-09-25T21:10:00Z" w16du:dateUtc="2026-09-26T01:10:00Z"/>
              </w:rPr>
            </w:pPr>
            <w:ins w:id="33" w:author="Long, Victoria" w:date="2026-09-25T21:10:00Z" w16du:dateUtc="2026-09-26T01:10:00Z">
              <w:r>
                <w:rPr>
                  <w:u w:val="single" w:color="000000"/>
                </w:rPr>
                <w:t>What is a Veteran?</w:t>
              </w:r>
              <w:r>
                <w:t xml:space="preserve"> </w:t>
              </w:r>
            </w:ins>
          </w:p>
        </w:tc>
      </w:tr>
      <w:tr w:rsidR="00911FA8" w14:paraId="06DC1A08" w14:textId="77777777">
        <w:trPr>
          <w:trHeight w:val="323"/>
          <w:ins w:id="34" w:author="Long, Victoria" w:date="2026-09-25T21:10:00Z" w16du:dateUtc="2026-09-26T01:10:00Z"/>
        </w:trPr>
        <w:tc>
          <w:tcPr>
            <w:tcW w:w="832" w:type="dxa"/>
            <w:tcBorders>
              <w:top w:val="nil"/>
              <w:left w:val="nil"/>
              <w:bottom w:val="nil"/>
              <w:right w:val="nil"/>
            </w:tcBorders>
          </w:tcPr>
          <w:p w14:paraId="3927005A" w14:textId="77777777" w:rsidR="00911FA8" w:rsidRDefault="00AD0E2D">
            <w:pPr>
              <w:spacing w:after="0" w:line="259" w:lineRule="auto"/>
              <w:ind w:left="111" w:right="0" w:firstLine="0"/>
              <w:jc w:val="left"/>
              <w:rPr>
                <w:ins w:id="35" w:author="Long, Victoria" w:date="2026-09-25T21:10:00Z" w16du:dateUtc="2026-09-26T01:10:00Z"/>
              </w:rPr>
            </w:pPr>
            <w:ins w:id="36" w:author="Long, Victoria" w:date="2026-09-25T21:10:00Z" w16du:dateUtc="2026-09-26T01:10:00Z">
              <w:r>
                <w:t xml:space="preserve">5.0 </w:t>
              </w:r>
            </w:ins>
          </w:p>
        </w:tc>
        <w:tc>
          <w:tcPr>
            <w:tcW w:w="8432" w:type="dxa"/>
            <w:tcBorders>
              <w:top w:val="nil"/>
              <w:left w:val="nil"/>
              <w:bottom w:val="nil"/>
              <w:right w:val="nil"/>
            </w:tcBorders>
          </w:tcPr>
          <w:p w14:paraId="2845550A" w14:textId="77777777" w:rsidR="00911FA8" w:rsidRDefault="00AD0E2D">
            <w:pPr>
              <w:spacing w:after="0" w:line="259" w:lineRule="auto"/>
              <w:ind w:left="0" w:right="0" w:firstLine="0"/>
              <w:jc w:val="left"/>
              <w:rPr>
                <w:ins w:id="37" w:author="Long, Victoria" w:date="2026-09-25T21:10:00Z" w16du:dateUtc="2026-09-26T01:10:00Z"/>
              </w:rPr>
            </w:pPr>
            <w:ins w:id="38" w:author="Long, Victoria" w:date="2026-09-25T21:10:00Z" w16du:dateUtc="2026-09-26T01:10:00Z">
              <w:r>
                <w:rPr>
                  <w:u w:val="single" w:color="000000"/>
                </w:rPr>
                <w:t>What is the Guaranteed Interview Scheme for Veterans?</w:t>
              </w:r>
              <w:r>
                <w:t xml:space="preserve"> </w:t>
              </w:r>
            </w:ins>
          </w:p>
        </w:tc>
      </w:tr>
      <w:tr w:rsidR="00911FA8" w14:paraId="4FD0402A" w14:textId="77777777">
        <w:trPr>
          <w:trHeight w:val="323"/>
          <w:ins w:id="39" w:author="Long, Victoria" w:date="2026-09-25T21:10:00Z" w16du:dateUtc="2026-09-26T01:10:00Z"/>
        </w:trPr>
        <w:tc>
          <w:tcPr>
            <w:tcW w:w="832" w:type="dxa"/>
            <w:tcBorders>
              <w:top w:val="nil"/>
              <w:left w:val="nil"/>
              <w:bottom w:val="nil"/>
              <w:right w:val="nil"/>
            </w:tcBorders>
          </w:tcPr>
          <w:p w14:paraId="44DF5DA1" w14:textId="77777777" w:rsidR="00911FA8" w:rsidRDefault="00AD0E2D">
            <w:pPr>
              <w:spacing w:after="0" w:line="259" w:lineRule="auto"/>
              <w:ind w:left="111" w:right="0" w:firstLine="0"/>
              <w:jc w:val="left"/>
              <w:rPr>
                <w:ins w:id="40" w:author="Long, Victoria" w:date="2026-09-25T21:10:00Z" w16du:dateUtc="2026-09-26T01:10:00Z"/>
              </w:rPr>
            </w:pPr>
            <w:ins w:id="41" w:author="Long, Victoria" w:date="2026-09-25T21:10:00Z" w16du:dateUtc="2026-09-26T01:10:00Z">
              <w:r>
                <w:t xml:space="preserve">6.0 </w:t>
              </w:r>
            </w:ins>
          </w:p>
        </w:tc>
        <w:tc>
          <w:tcPr>
            <w:tcW w:w="8432" w:type="dxa"/>
            <w:tcBorders>
              <w:top w:val="nil"/>
              <w:left w:val="nil"/>
              <w:bottom w:val="nil"/>
              <w:right w:val="nil"/>
            </w:tcBorders>
          </w:tcPr>
          <w:p w14:paraId="4817B038" w14:textId="77777777" w:rsidR="00911FA8" w:rsidRDefault="00AD0E2D">
            <w:pPr>
              <w:spacing w:after="0" w:line="259" w:lineRule="auto"/>
              <w:ind w:left="0" w:right="0" w:firstLine="0"/>
              <w:jc w:val="left"/>
              <w:rPr>
                <w:ins w:id="42" w:author="Long, Victoria" w:date="2026-09-25T21:10:00Z" w16du:dateUtc="2026-09-26T01:10:00Z"/>
              </w:rPr>
            </w:pPr>
            <w:ins w:id="43" w:author="Long, Victoria" w:date="2026-09-25T21:10:00Z" w16du:dateUtc="2026-09-26T01:10:00Z">
              <w:r>
                <w:rPr>
                  <w:u w:val="single" w:color="000000"/>
                </w:rPr>
                <w:t>Who is eligible for a Guaranteed Interview for Veterans?</w:t>
              </w:r>
              <w:r>
                <w:t xml:space="preserve"> </w:t>
              </w:r>
            </w:ins>
          </w:p>
        </w:tc>
      </w:tr>
      <w:tr w:rsidR="00911FA8" w14:paraId="659B0B2F" w14:textId="77777777">
        <w:trPr>
          <w:trHeight w:val="315"/>
          <w:ins w:id="44" w:author="Long, Victoria" w:date="2026-09-25T21:10:00Z" w16du:dateUtc="2026-09-26T01:10:00Z"/>
        </w:trPr>
        <w:tc>
          <w:tcPr>
            <w:tcW w:w="832" w:type="dxa"/>
            <w:tcBorders>
              <w:top w:val="nil"/>
              <w:left w:val="nil"/>
              <w:bottom w:val="nil"/>
              <w:right w:val="nil"/>
            </w:tcBorders>
          </w:tcPr>
          <w:p w14:paraId="033A73B6" w14:textId="77777777" w:rsidR="00911FA8" w:rsidRDefault="00AD0E2D">
            <w:pPr>
              <w:spacing w:after="0" w:line="259" w:lineRule="auto"/>
              <w:ind w:left="111" w:right="0" w:firstLine="0"/>
              <w:jc w:val="left"/>
              <w:rPr>
                <w:ins w:id="45" w:author="Long, Victoria" w:date="2026-09-25T21:10:00Z" w16du:dateUtc="2026-09-26T01:10:00Z"/>
              </w:rPr>
            </w:pPr>
            <w:ins w:id="46" w:author="Long, Victoria" w:date="2026-09-25T21:10:00Z" w16du:dateUtc="2026-09-26T01:10:00Z">
              <w:r>
                <w:t xml:space="preserve">7.0 </w:t>
              </w:r>
            </w:ins>
          </w:p>
        </w:tc>
        <w:tc>
          <w:tcPr>
            <w:tcW w:w="8432" w:type="dxa"/>
            <w:tcBorders>
              <w:top w:val="nil"/>
              <w:left w:val="nil"/>
              <w:bottom w:val="nil"/>
              <w:right w:val="nil"/>
            </w:tcBorders>
          </w:tcPr>
          <w:p w14:paraId="7475C888" w14:textId="77777777" w:rsidR="00911FA8" w:rsidRDefault="00AD0E2D">
            <w:pPr>
              <w:spacing w:after="0" w:line="259" w:lineRule="auto"/>
              <w:ind w:left="0" w:right="0" w:firstLine="0"/>
              <w:jc w:val="left"/>
              <w:rPr>
                <w:ins w:id="47" w:author="Long, Victoria" w:date="2026-09-25T21:10:00Z" w16du:dateUtc="2026-09-26T01:10:00Z"/>
              </w:rPr>
            </w:pPr>
            <w:ins w:id="48" w:author="Long, Victoria" w:date="2026-09-25T21:10:00Z" w16du:dateUtc="2026-09-26T01:10:00Z">
              <w:r>
                <w:rPr>
                  <w:u w:val="single" w:color="000000"/>
                </w:rPr>
                <w:t>How will the Scheme work?</w:t>
              </w:r>
              <w:r>
                <w:t xml:space="preserve"> </w:t>
              </w:r>
            </w:ins>
          </w:p>
        </w:tc>
      </w:tr>
      <w:tr w:rsidR="00911FA8" w14:paraId="1F44463B" w14:textId="77777777">
        <w:trPr>
          <w:trHeight w:val="536"/>
          <w:ins w:id="49" w:author="Long, Victoria" w:date="2026-09-25T21:10:00Z" w16du:dateUtc="2026-09-26T01:10:00Z"/>
        </w:trPr>
        <w:tc>
          <w:tcPr>
            <w:tcW w:w="832" w:type="dxa"/>
            <w:tcBorders>
              <w:top w:val="nil"/>
              <w:left w:val="nil"/>
              <w:bottom w:val="single" w:sz="6" w:space="0" w:color="000000"/>
              <w:right w:val="nil"/>
            </w:tcBorders>
          </w:tcPr>
          <w:p w14:paraId="0808EBB6" w14:textId="77777777" w:rsidR="00911FA8" w:rsidRDefault="00AD0E2D">
            <w:pPr>
              <w:spacing w:after="0" w:line="259" w:lineRule="auto"/>
              <w:ind w:left="111" w:right="0" w:firstLine="0"/>
              <w:jc w:val="left"/>
              <w:rPr>
                <w:ins w:id="50" w:author="Long, Victoria" w:date="2026-09-25T21:10:00Z" w16du:dateUtc="2026-09-26T01:10:00Z"/>
              </w:rPr>
            </w:pPr>
            <w:ins w:id="51" w:author="Long, Victoria" w:date="2026-09-25T21:10:00Z" w16du:dateUtc="2026-09-26T01:10:00Z">
              <w:r>
                <w:t xml:space="preserve">8.0 </w:t>
              </w:r>
            </w:ins>
          </w:p>
        </w:tc>
        <w:tc>
          <w:tcPr>
            <w:tcW w:w="8432" w:type="dxa"/>
            <w:tcBorders>
              <w:top w:val="nil"/>
              <w:left w:val="nil"/>
              <w:bottom w:val="single" w:sz="6" w:space="0" w:color="000000"/>
              <w:right w:val="nil"/>
            </w:tcBorders>
          </w:tcPr>
          <w:p w14:paraId="59474C3B" w14:textId="77777777" w:rsidR="00911FA8" w:rsidRDefault="00AD0E2D">
            <w:pPr>
              <w:spacing w:after="0" w:line="259" w:lineRule="auto"/>
              <w:ind w:left="0" w:right="0" w:firstLine="0"/>
              <w:jc w:val="left"/>
              <w:rPr>
                <w:ins w:id="52" w:author="Long, Victoria" w:date="2026-09-25T21:10:00Z" w16du:dateUtc="2026-09-26T01:10:00Z"/>
              </w:rPr>
            </w:pPr>
            <w:ins w:id="53" w:author="Long, Victoria" w:date="2026-09-25T21:10:00Z" w16du:dateUtc="2026-09-26T01:10:00Z">
              <w:r>
                <w:rPr>
                  <w:u w:val="single" w:color="000000"/>
                </w:rPr>
                <w:t>Where can I find further help?</w:t>
              </w:r>
              <w:r>
                <w:t xml:space="preserve"> </w:t>
              </w:r>
            </w:ins>
          </w:p>
        </w:tc>
      </w:tr>
      <w:tr w:rsidR="00911FA8" w14:paraId="118DFAE9" w14:textId="77777777">
        <w:trPr>
          <w:trHeight w:val="371"/>
          <w:ins w:id="54" w:author="Long, Victoria" w:date="2026-09-25T21:10:00Z" w16du:dateUtc="2026-09-26T01:10:00Z"/>
        </w:trPr>
        <w:tc>
          <w:tcPr>
            <w:tcW w:w="832" w:type="dxa"/>
            <w:tcBorders>
              <w:top w:val="single" w:sz="6" w:space="0" w:color="000000"/>
              <w:left w:val="single" w:sz="6" w:space="0" w:color="000000"/>
              <w:bottom w:val="single" w:sz="6" w:space="0" w:color="000000"/>
              <w:right w:val="nil"/>
            </w:tcBorders>
            <w:shd w:val="clear" w:color="auto" w:fill="EEECE1"/>
          </w:tcPr>
          <w:p w14:paraId="19471443" w14:textId="77777777" w:rsidR="00911FA8" w:rsidRDefault="00AD0E2D">
            <w:pPr>
              <w:spacing w:after="0" w:line="259" w:lineRule="auto"/>
              <w:ind w:left="111" w:right="0" w:firstLine="0"/>
              <w:jc w:val="left"/>
              <w:rPr>
                <w:ins w:id="55" w:author="Long, Victoria" w:date="2026-09-25T21:10:00Z" w16du:dateUtc="2026-09-26T01:10:00Z"/>
              </w:rPr>
            </w:pPr>
            <w:ins w:id="56" w:author="Long, Victoria" w:date="2026-09-25T21:10:00Z" w16du:dateUtc="2026-09-26T01:10:00Z">
              <w:r>
                <w:rPr>
                  <w:b/>
                </w:rPr>
                <w:t xml:space="preserve">1.0. </w:t>
              </w:r>
            </w:ins>
          </w:p>
        </w:tc>
        <w:tc>
          <w:tcPr>
            <w:tcW w:w="8432" w:type="dxa"/>
            <w:tcBorders>
              <w:top w:val="single" w:sz="6" w:space="0" w:color="000000"/>
              <w:left w:val="nil"/>
              <w:bottom w:val="single" w:sz="6" w:space="0" w:color="000000"/>
              <w:right w:val="single" w:sz="6" w:space="0" w:color="000000"/>
            </w:tcBorders>
            <w:shd w:val="clear" w:color="auto" w:fill="EEECE1"/>
          </w:tcPr>
          <w:p w14:paraId="56E1051D" w14:textId="77777777" w:rsidR="00911FA8" w:rsidRDefault="00AD0E2D">
            <w:pPr>
              <w:spacing w:after="0" w:line="259" w:lineRule="auto"/>
              <w:ind w:left="0" w:right="0" w:firstLine="0"/>
              <w:jc w:val="left"/>
              <w:rPr>
                <w:ins w:id="57" w:author="Long, Victoria" w:date="2026-09-25T21:10:00Z" w16du:dateUtc="2026-09-26T01:10:00Z"/>
              </w:rPr>
            </w:pPr>
            <w:ins w:id="58" w:author="Long, Victoria" w:date="2026-09-25T21:10:00Z" w16du:dateUtc="2026-09-26T01:10:00Z">
              <w:r>
                <w:rPr>
                  <w:b/>
                </w:rPr>
                <w:t xml:space="preserve">Scope </w:t>
              </w:r>
            </w:ins>
          </w:p>
        </w:tc>
      </w:tr>
      <w:tr w:rsidR="00911FA8" w14:paraId="7406E58F" w14:textId="77777777">
        <w:trPr>
          <w:trHeight w:val="925"/>
          <w:ins w:id="59" w:author="Long, Victoria" w:date="2026-09-25T21:10:00Z" w16du:dateUtc="2026-09-26T01:10:00Z"/>
        </w:trPr>
        <w:tc>
          <w:tcPr>
            <w:tcW w:w="832" w:type="dxa"/>
            <w:tcBorders>
              <w:top w:val="single" w:sz="6" w:space="0" w:color="000000"/>
              <w:left w:val="nil"/>
              <w:bottom w:val="nil"/>
              <w:right w:val="nil"/>
            </w:tcBorders>
          </w:tcPr>
          <w:p w14:paraId="0EDF7A2A" w14:textId="77777777" w:rsidR="00911FA8" w:rsidRDefault="00AD0E2D">
            <w:pPr>
              <w:spacing w:after="0" w:line="259" w:lineRule="auto"/>
              <w:ind w:left="111" w:right="0" w:firstLine="0"/>
              <w:jc w:val="left"/>
              <w:rPr>
                <w:ins w:id="60" w:author="Long, Victoria" w:date="2026-09-25T21:10:00Z" w16du:dateUtc="2026-09-26T01:10:00Z"/>
              </w:rPr>
            </w:pPr>
            <w:ins w:id="61" w:author="Long, Victoria" w:date="2026-09-25T21:10:00Z" w16du:dateUtc="2026-09-26T01:10:00Z">
              <w:r>
                <w:t xml:space="preserve">1.1 </w:t>
              </w:r>
            </w:ins>
          </w:p>
        </w:tc>
        <w:tc>
          <w:tcPr>
            <w:tcW w:w="8432" w:type="dxa"/>
            <w:tcBorders>
              <w:top w:val="single" w:sz="6" w:space="0" w:color="000000"/>
              <w:left w:val="nil"/>
              <w:bottom w:val="nil"/>
              <w:right w:val="nil"/>
            </w:tcBorders>
            <w:vAlign w:val="center"/>
          </w:tcPr>
          <w:p w14:paraId="2E5E559B" w14:textId="77777777" w:rsidR="00911FA8" w:rsidRDefault="00AD0E2D">
            <w:pPr>
              <w:spacing w:after="0" w:line="259" w:lineRule="auto"/>
              <w:ind w:left="0" w:right="0" w:firstLine="0"/>
              <w:jc w:val="left"/>
              <w:rPr>
                <w:ins w:id="62" w:author="Long, Victoria" w:date="2026-09-25T21:10:00Z" w16du:dateUtc="2026-09-26T01:10:00Z"/>
              </w:rPr>
            </w:pPr>
            <w:ins w:id="63" w:author="Long, Victoria" w:date="2026-09-25T21:10:00Z" w16du:dateUtc="2026-09-26T01:10:00Z">
              <w:r>
                <w:t xml:space="preserve">The Guaranteed Interview Scheme for Veterans will operate for all external recruitment. </w:t>
              </w:r>
            </w:ins>
          </w:p>
        </w:tc>
      </w:tr>
      <w:tr w:rsidR="00911FA8" w14:paraId="322C4AE9" w14:textId="77777777">
        <w:trPr>
          <w:trHeight w:val="956"/>
          <w:ins w:id="64" w:author="Long, Victoria" w:date="2026-09-25T21:10:00Z" w16du:dateUtc="2026-09-26T01:10:00Z"/>
        </w:trPr>
        <w:tc>
          <w:tcPr>
            <w:tcW w:w="832" w:type="dxa"/>
            <w:tcBorders>
              <w:top w:val="nil"/>
              <w:left w:val="nil"/>
              <w:bottom w:val="single" w:sz="6" w:space="0" w:color="000000"/>
              <w:right w:val="nil"/>
            </w:tcBorders>
          </w:tcPr>
          <w:p w14:paraId="47A19F60" w14:textId="77777777" w:rsidR="00911FA8" w:rsidRDefault="00AD0E2D">
            <w:pPr>
              <w:spacing w:after="0" w:line="259" w:lineRule="auto"/>
              <w:ind w:left="111" w:right="0" w:firstLine="0"/>
              <w:jc w:val="left"/>
              <w:rPr>
                <w:ins w:id="65" w:author="Long, Victoria" w:date="2026-09-25T21:10:00Z" w16du:dateUtc="2026-09-26T01:10:00Z"/>
              </w:rPr>
            </w:pPr>
            <w:ins w:id="66" w:author="Long, Victoria" w:date="2026-09-25T21:10:00Z" w16du:dateUtc="2026-09-26T01:10:00Z">
              <w:r>
                <w:t xml:space="preserve">1.2 </w:t>
              </w:r>
            </w:ins>
          </w:p>
        </w:tc>
        <w:tc>
          <w:tcPr>
            <w:tcW w:w="8432" w:type="dxa"/>
            <w:tcBorders>
              <w:top w:val="nil"/>
              <w:left w:val="nil"/>
              <w:bottom w:val="single" w:sz="6" w:space="0" w:color="000000"/>
              <w:right w:val="nil"/>
            </w:tcBorders>
          </w:tcPr>
          <w:p w14:paraId="1E6C0C9B" w14:textId="77777777" w:rsidR="00911FA8" w:rsidRDefault="00AD0E2D">
            <w:pPr>
              <w:spacing w:after="0" w:line="259" w:lineRule="auto"/>
              <w:ind w:left="0" w:right="0" w:firstLine="0"/>
              <w:jc w:val="left"/>
              <w:rPr>
                <w:ins w:id="67" w:author="Long, Victoria" w:date="2026-09-25T21:10:00Z" w16du:dateUtc="2026-09-26T01:10:00Z"/>
              </w:rPr>
            </w:pPr>
            <w:ins w:id="68" w:author="Long, Victoria" w:date="2026-09-25T21:10:00Z" w16du:dateUtc="2026-09-26T01:10:00Z">
              <w:r>
                <w:rPr>
                  <w:b/>
                </w:rPr>
                <w:t>Please note:</w:t>
              </w:r>
              <w:r>
                <w:t xml:space="preserve"> This scheme has no bearing on redeployment, redundancy selection or internal reorganisations.</w:t>
              </w:r>
              <w:r>
                <w:rPr>
                  <w:b/>
                </w:rPr>
                <w:t xml:space="preserve">  </w:t>
              </w:r>
            </w:ins>
          </w:p>
        </w:tc>
      </w:tr>
      <w:tr w:rsidR="00911FA8" w14:paraId="58D36791" w14:textId="77777777">
        <w:trPr>
          <w:trHeight w:val="371"/>
          <w:ins w:id="69" w:author="Long, Victoria" w:date="2026-09-25T21:10:00Z" w16du:dateUtc="2026-09-26T01:10:00Z"/>
        </w:trPr>
        <w:tc>
          <w:tcPr>
            <w:tcW w:w="832" w:type="dxa"/>
            <w:tcBorders>
              <w:top w:val="single" w:sz="6" w:space="0" w:color="000000"/>
              <w:left w:val="single" w:sz="6" w:space="0" w:color="000000"/>
              <w:bottom w:val="single" w:sz="6" w:space="0" w:color="000000"/>
              <w:right w:val="nil"/>
            </w:tcBorders>
            <w:shd w:val="clear" w:color="auto" w:fill="EEECE1"/>
          </w:tcPr>
          <w:p w14:paraId="684293C0" w14:textId="77777777" w:rsidR="00911FA8" w:rsidRDefault="00AD0E2D">
            <w:pPr>
              <w:spacing w:after="0" w:line="259" w:lineRule="auto"/>
              <w:ind w:left="111" w:right="0" w:firstLine="0"/>
              <w:jc w:val="left"/>
              <w:rPr>
                <w:ins w:id="70" w:author="Long, Victoria" w:date="2026-09-25T21:10:00Z" w16du:dateUtc="2026-09-26T01:10:00Z"/>
              </w:rPr>
            </w:pPr>
            <w:ins w:id="71" w:author="Long, Victoria" w:date="2026-09-25T21:10:00Z" w16du:dateUtc="2026-09-26T01:10:00Z">
              <w:r>
                <w:rPr>
                  <w:b/>
                </w:rPr>
                <w:t xml:space="preserve">2.0  </w:t>
              </w:r>
            </w:ins>
          </w:p>
        </w:tc>
        <w:tc>
          <w:tcPr>
            <w:tcW w:w="8432" w:type="dxa"/>
            <w:tcBorders>
              <w:top w:val="single" w:sz="6" w:space="0" w:color="000000"/>
              <w:left w:val="nil"/>
              <w:bottom w:val="single" w:sz="6" w:space="0" w:color="000000"/>
              <w:right w:val="single" w:sz="6" w:space="0" w:color="000000"/>
            </w:tcBorders>
            <w:shd w:val="clear" w:color="auto" w:fill="EEECE1"/>
          </w:tcPr>
          <w:p w14:paraId="5D2B150C" w14:textId="77777777" w:rsidR="00911FA8" w:rsidRDefault="00AD0E2D">
            <w:pPr>
              <w:spacing w:after="0" w:line="259" w:lineRule="auto"/>
              <w:ind w:left="0" w:right="0" w:firstLine="0"/>
              <w:jc w:val="left"/>
              <w:rPr>
                <w:ins w:id="72" w:author="Long, Victoria" w:date="2026-09-25T21:10:00Z" w16du:dateUtc="2026-09-26T01:10:00Z"/>
              </w:rPr>
            </w:pPr>
            <w:ins w:id="73" w:author="Long, Victoria" w:date="2026-09-25T21:10:00Z" w16du:dateUtc="2026-09-26T01:10:00Z">
              <w:r>
                <w:rPr>
                  <w:b/>
                </w:rPr>
                <w:t xml:space="preserve">Equal Opportunities </w:t>
              </w:r>
              <w:r>
                <w:t xml:space="preserve"> </w:t>
              </w:r>
            </w:ins>
          </w:p>
        </w:tc>
      </w:tr>
      <w:tr w:rsidR="00911FA8" w14:paraId="45BDCF31" w14:textId="77777777">
        <w:trPr>
          <w:trHeight w:val="1555"/>
          <w:ins w:id="74" w:author="Long, Victoria" w:date="2026-09-25T21:10:00Z" w16du:dateUtc="2026-09-26T01:10:00Z"/>
        </w:trPr>
        <w:tc>
          <w:tcPr>
            <w:tcW w:w="832" w:type="dxa"/>
            <w:tcBorders>
              <w:top w:val="single" w:sz="6" w:space="0" w:color="000000"/>
              <w:left w:val="nil"/>
              <w:bottom w:val="nil"/>
              <w:right w:val="nil"/>
            </w:tcBorders>
          </w:tcPr>
          <w:p w14:paraId="41390955" w14:textId="77777777" w:rsidR="00911FA8" w:rsidRDefault="00AD0E2D">
            <w:pPr>
              <w:spacing w:after="0" w:line="259" w:lineRule="auto"/>
              <w:ind w:left="111" w:right="0" w:firstLine="0"/>
              <w:jc w:val="left"/>
              <w:rPr>
                <w:ins w:id="75" w:author="Long, Victoria" w:date="2026-09-25T21:10:00Z" w16du:dateUtc="2026-09-26T01:10:00Z"/>
              </w:rPr>
            </w:pPr>
            <w:ins w:id="76" w:author="Long, Victoria" w:date="2026-09-25T21:10:00Z" w16du:dateUtc="2026-09-26T01:10:00Z">
              <w:r>
                <w:t xml:space="preserve">2.1 </w:t>
              </w:r>
            </w:ins>
          </w:p>
        </w:tc>
        <w:tc>
          <w:tcPr>
            <w:tcW w:w="8432" w:type="dxa"/>
            <w:tcBorders>
              <w:top w:val="single" w:sz="6" w:space="0" w:color="000000"/>
              <w:left w:val="nil"/>
              <w:bottom w:val="nil"/>
              <w:right w:val="nil"/>
            </w:tcBorders>
            <w:vAlign w:val="center"/>
          </w:tcPr>
          <w:p w14:paraId="4427CBAF" w14:textId="56CC1123" w:rsidR="00911FA8" w:rsidRDefault="00D51740">
            <w:pPr>
              <w:spacing w:after="0" w:line="259" w:lineRule="auto"/>
              <w:ind w:left="0" w:right="84" w:firstLine="0"/>
              <w:rPr>
                <w:ins w:id="77" w:author="Long, Victoria" w:date="2026-09-25T21:10:00Z" w16du:dateUtc="2026-09-26T01:10:00Z"/>
              </w:rPr>
            </w:pPr>
            <w:ins w:id="78" w:author="Long, Victoria" w:date="2026-09-25T21:10:00Z" w16du:dateUtc="2026-09-26T01:10:00Z">
              <w:r>
                <w:t xml:space="preserve">HBC is an equal opportunities employer and recognises that a diverse workforce, coming from all sections of the community, can improve services by offering differing skills, experiences, backgrounds and cultures. HBC also recognises the </w:t>
              </w:r>
              <w:r w:rsidR="00AD0E2D">
                <w:t>Disability Confident</w:t>
              </w:r>
              <w:r>
                <w:t xml:space="preserve"> scheme. </w:t>
              </w:r>
            </w:ins>
          </w:p>
        </w:tc>
      </w:tr>
      <w:tr w:rsidR="00911FA8" w14:paraId="56D1AEF3" w14:textId="77777777">
        <w:trPr>
          <w:trHeight w:val="1601"/>
          <w:ins w:id="79" w:author="Long, Victoria" w:date="2026-09-25T21:10:00Z" w16du:dateUtc="2026-09-26T01:10:00Z"/>
        </w:trPr>
        <w:tc>
          <w:tcPr>
            <w:tcW w:w="832" w:type="dxa"/>
            <w:tcBorders>
              <w:top w:val="nil"/>
              <w:left w:val="nil"/>
              <w:bottom w:val="single" w:sz="6" w:space="0" w:color="000000"/>
              <w:right w:val="nil"/>
            </w:tcBorders>
          </w:tcPr>
          <w:p w14:paraId="1DC263BE" w14:textId="77777777" w:rsidR="00911FA8" w:rsidRDefault="00AD0E2D">
            <w:pPr>
              <w:spacing w:after="0" w:line="259" w:lineRule="auto"/>
              <w:ind w:left="111" w:right="0" w:firstLine="0"/>
              <w:jc w:val="left"/>
              <w:rPr>
                <w:ins w:id="80" w:author="Long, Victoria" w:date="2026-09-25T21:10:00Z" w16du:dateUtc="2026-09-26T01:10:00Z"/>
              </w:rPr>
            </w:pPr>
            <w:ins w:id="81" w:author="Long, Victoria" w:date="2026-09-25T21:10:00Z" w16du:dateUtc="2026-09-26T01:10:00Z">
              <w:r>
                <w:t xml:space="preserve">2.2 </w:t>
              </w:r>
            </w:ins>
          </w:p>
        </w:tc>
        <w:tc>
          <w:tcPr>
            <w:tcW w:w="8432" w:type="dxa"/>
            <w:tcBorders>
              <w:top w:val="nil"/>
              <w:left w:val="nil"/>
              <w:bottom w:val="single" w:sz="6" w:space="0" w:color="000000"/>
              <w:right w:val="nil"/>
            </w:tcBorders>
          </w:tcPr>
          <w:p w14:paraId="45793ACD" w14:textId="66BD80BB" w:rsidR="00911FA8" w:rsidRDefault="00D51740">
            <w:pPr>
              <w:spacing w:after="0" w:line="259" w:lineRule="auto"/>
              <w:ind w:left="0" w:right="64" w:firstLine="0"/>
              <w:rPr>
                <w:ins w:id="82" w:author="Long, Victoria" w:date="2026-09-25T21:10:00Z" w16du:dateUtc="2026-09-26T01:10:00Z"/>
              </w:rPr>
            </w:pPr>
            <w:ins w:id="83" w:author="Long, Victoria" w:date="2026-09-25T21:10:00Z" w16du:dateUtc="2026-09-26T01:10:00Z">
              <w:r>
                <w:t xml:space="preserve">HBC is committed to support the armed forces community in the </w:t>
              </w:r>
              <w:r w:rsidR="008E5B1B">
                <w:t xml:space="preserve">Havant Borough </w:t>
              </w:r>
              <w:r>
                <w:t xml:space="preserve">area, including all serving and former members, reservists and their families. The Guaranteed Interview Scheme for Veterans stems from this commitment. </w:t>
              </w:r>
            </w:ins>
          </w:p>
        </w:tc>
      </w:tr>
      <w:tr w:rsidR="00911FA8" w14:paraId="52E86DF4" w14:textId="77777777">
        <w:trPr>
          <w:trHeight w:val="357"/>
          <w:ins w:id="84" w:author="Long, Victoria" w:date="2026-09-25T21:10:00Z" w16du:dateUtc="2026-09-26T01:10:00Z"/>
        </w:trPr>
        <w:tc>
          <w:tcPr>
            <w:tcW w:w="832" w:type="dxa"/>
            <w:tcBorders>
              <w:top w:val="single" w:sz="6" w:space="0" w:color="000000"/>
              <w:left w:val="single" w:sz="6" w:space="0" w:color="000000"/>
              <w:bottom w:val="single" w:sz="6" w:space="0" w:color="000000"/>
              <w:right w:val="nil"/>
            </w:tcBorders>
            <w:shd w:val="clear" w:color="auto" w:fill="EEECE1"/>
          </w:tcPr>
          <w:p w14:paraId="4531905F" w14:textId="77777777" w:rsidR="00911FA8" w:rsidRDefault="00AD0E2D">
            <w:pPr>
              <w:spacing w:after="0" w:line="259" w:lineRule="auto"/>
              <w:ind w:left="111" w:right="0" w:firstLine="0"/>
              <w:jc w:val="left"/>
              <w:rPr>
                <w:ins w:id="85" w:author="Long, Victoria" w:date="2026-09-25T21:10:00Z" w16du:dateUtc="2026-09-26T01:10:00Z"/>
              </w:rPr>
            </w:pPr>
            <w:ins w:id="86" w:author="Long, Victoria" w:date="2026-09-25T21:10:00Z" w16du:dateUtc="2026-09-26T01:10:00Z">
              <w:r>
                <w:rPr>
                  <w:b/>
                </w:rPr>
                <w:t xml:space="preserve">3.0 </w:t>
              </w:r>
            </w:ins>
          </w:p>
        </w:tc>
        <w:tc>
          <w:tcPr>
            <w:tcW w:w="8432" w:type="dxa"/>
            <w:tcBorders>
              <w:top w:val="single" w:sz="6" w:space="0" w:color="000000"/>
              <w:left w:val="nil"/>
              <w:bottom w:val="single" w:sz="6" w:space="0" w:color="000000"/>
              <w:right w:val="single" w:sz="6" w:space="0" w:color="000000"/>
            </w:tcBorders>
            <w:shd w:val="clear" w:color="auto" w:fill="EEECE1"/>
          </w:tcPr>
          <w:p w14:paraId="197C5C2A" w14:textId="77777777" w:rsidR="00911FA8" w:rsidRDefault="00AD0E2D">
            <w:pPr>
              <w:spacing w:after="0" w:line="259" w:lineRule="auto"/>
              <w:ind w:left="0" w:right="0" w:firstLine="0"/>
              <w:rPr>
                <w:ins w:id="87" w:author="Long, Victoria" w:date="2026-09-25T21:10:00Z" w16du:dateUtc="2026-09-26T01:10:00Z"/>
              </w:rPr>
            </w:pPr>
            <w:ins w:id="88" w:author="Long, Victoria" w:date="2026-09-25T21:10:00Z" w16du:dateUtc="2026-09-26T01:10:00Z">
              <w:r>
                <w:rPr>
                  <w:b/>
                </w:rPr>
                <w:t xml:space="preserve">What are the benefits of the Guaranteed Interview Scheme for Veterans? </w:t>
              </w:r>
            </w:ins>
          </w:p>
        </w:tc>
      </w:tr>
    </w:tbl>
    <w:p w14:paraId="39CF1A69" w14:textId="77777777" w:rsidR="00911FA8" w:rsidRDefault="00AD0E2D">
      <w:pPr>
        <w:tabs>
          <w:tab w:val="center" w:pos="4036"/>
        </w:tabs>
        <w:ind w:left="0" w:right="0" w:firstLine="0"/>
        <w:jc w:val="left"/>
        <w:rPr>
          <w:ins w:id="89" w:author="Long, Victoria" w:date="2026-09-25T21:10:00Z" w16du:dateUtc="2026-09-26T01:10:00Z"/>
        </w:rPr>
      </w:pPr>
      <w:ins w:id="90" w:author="Long, Victoria" w:date="2026-09-25T21:10:00Z" w16du:dateUtc="2026-09-26T01:10:00Z">
        <w:r>
          <w:t xml:space="preserve">3.1 </w:t>
        </w:r>
        <w:r>
          <w:tab/>
          <w:t xml:space="preserve">This Scheme has a number of benefits, including the following: </w:t>
        </w:r>
      </w:ins>
    </w:p>
    <w:p w14:paraId="5934EFC8" w14:textId="77777777" w:rsidR="00911FA8" w:rsidRDefault="00AD0E2D">
      <w:pPr>
        <w:spacing w:after="0" w:line="259" w:lineRule="auto"/>
        <w:ind w:left="0" w:right="0" w:firstLine="0"/>
        <w:jc w:val="left"/>
        <w:rPr>
          <w:ins w:id="91" w:author="Long, Victoria" w:date="2026-09-25T21:10:00Z" w16du:dateUtc="2026-09-26T01:10:00Z"/>
        </w:rPr>
      </w:pPr>
      <w:ins w:id="92" w:author="Long, Victoria" w:date="2026-09-25T21:10:00Z" w16du:dateUtc="2026-09-26T01:10:00Z">
        <w:r>
          <w:lastRenderedPageBreak/>
          <w:t xml:space="preserve"> </w:t>
        </w:r>
      </w:ins>
    </w:p>
    <w:p w14:paraId="5EDFA9FD" w14:textId="77777777" w:rsidR="00911FA8" w:rsidRDefault="00AD0E2D">
      <w:pPr>
        <w:numPr>
          <w:ilvl w:val="0"/>
          <w:numId w:val="5"/>
        </w:numPr>
        <w:ind w:right="56" w:hanging="361"/>
        <w:rPr>
          <w:ins w:id="93" w:author="Long, Victoria" w:date="2026-09-25T21:10:00Z" w16du:dateUtc="2026-09-26T01:10:00Z"/>
        </w:rPr>
      </w:pPr>
      <w:ins w:id="94" w:author="Long, Victoria" w:date="2026-09-25T21:10:00Z" w16du:dateUtc="2026-09-26T01:10:00Z">
        <w:r>
          <w:t xml:space="preserve">Veterans can bring valuable transferable skills and qualities into the organisation, such as: </w:t>
        </w:r>
      </w:ins>
    </w:p>
    <w:p w14:paraId="4589430D" w14:textId="77777777" w:rsidR="00911FA8" w:rsidRDefault="00AD0E2D" w:rsidP="00D51740">
      <w:pPr>
        <w:spacing w:after="36" w:line="259" w:lineRule="auto"/>
        <w:ind w:left="1081" w:right="0" w:firstLine="0"/>
        <w:jc w:val="left"/>
        <w:rPr>
          <w:ins w:id="95" w:author="Long, Victoria" w:date="2026-09-25T21:10:00Z" w16du:dateUtc="2026-09-26T01:10:00Z"/>
        </w:rPr>
      </w:pPr>
      <w:ins w:id="96" w:author="Long, Victoria" w:date="2026-09-25T21:10:00Z" w16du:dateUtc="2026-09-26T01:10:00Z">
        <w:r>
          <w:t xml:space="preserve"> </w:t>
        </w:r>
      </w:ins>
    </w:p>
    <w:p w14:paraId="3DDE1207" w14:textId="7FDEAA74" w:rsidR="00911FA8" w:rsidRDefault="00AD0E2D" w:rsidP="00D51740">
      <w:pPr>
        <w:spacing w:after="36"/>
        <w:ind w:left="1451" w:right="3119"/>
        <w:jc w:val="left"/>
        <w:rPr>
          <w:ins w:id="97" w:author="Long, Victoria" w:date="2026-09-25T21:10:00Z" w16du:dateUtc="2026-09-26T01:10:00Z"/>
        </w:rPr>
      </w:pPr>
      <w:ins w:id="98" w:author="Long, Victoria" w:date="2026-09-25T21:10:00Z" w16du:dateUtc="2026-09-26T01:10:00Z">
        <w:r>
          <w:rPr>
            <w:rFonts w:ascii="Courier New" w:eastAsia="Courier New" w:hAnsi="Courier New" w:cs="Courier New"/>
          </w:rPr>
          <w:t>o</w:t>
        </w:r>
        <w:r>
          <w:t xml:space="preserve"> Communication skills </w:t>
        </w:r>
        <w:r w:rsidR="00D51740">
          <w:br/>
        </w:r>
        <w:r>
          <w:rPr>
            <w:rFonts w:ascii="Courier New" w:eastAsia="Courier New" w:hAnsi="Courier New" w:cs="Courier New"/>
          </w:rPr>
          <w:t>o</w:t>
        </w:r>
        <w:r>
          <w:t xml:space="preserve"> Organisational skills and commitment </w:t>
        </w:r>
        <w:r w:rsidR="00D51740">
          <w:br/>
        </w:r>
        <w:r>
          <w:rPr>
            <w:rFonts w:ascii="Courier New" w:eastAsia="Courier New" w:hAnsi="Courier New" w:cs="Courier New"/>
          </w:rPr>
          <w:t>o</w:t>
        </w:r>
        <w:r w:rsidR="00D51740">
          <w:t xml:space="preserve"> </w:t>
        </w:r>
        <w:r>
          <w:t xml:space="preserve">Problem solving and adaptability </w:t>
        </w:r>
        <w:r w:rsidR="00D51740">
          <w:br/>
        </w:r>
        <w:r>
          <w:rPr>
            <w:rFonts w:ascii="Courier New" w:eastAsia="Courier New" w:hAnsi="Courier New" w:cs="Courier New"/>
          </w:rPr>
          <w:t>o</w:t>
        </w:r>
        <w:r>
          <w:t xml:space="preserve"> Leadership and management skills </w:t>
        </w:r>
        <w:r w:rsidR="00D51740">
          <w:br/>
        </w:r>
        <w:r>
          <w:rPr>
            <w:rFonts w:ascii="Courier New" w:eastAsia="Courier New" w:hAnsi="Courier New" w:cs="Courier New"/>
          </w:rPr>
          <w:t>o</w:t>
        </w:r>
        <w:r>
          <w:t xml:space="preserve"> Health and safety / security awareness </w:t>
        </w:r>
        <w:r>
          <w:rPr>
            <w:rFonts w:ascii="Courier New" w:eastAsia="Courier New" w:hAnsi="Courier New" w:cs="Courier New"/>
          </w:rPr>
          <w:t>o</w:t>
        </w:r>
        <w:r>
          <w:t xml:space="preserve"> Team working skills </w:t>
        </w:r>
      </w:ins>
    </w:p>
    <w:p w14:paraId="0B667B40" w14:textId="77777777" w:rsidR="00911FA8" w:rsidRDefault="00AD0E2D">
      <w:pPr>
        <w:spacing w:after="33" w:line="259" w:lineRule="auto"/>
        <w:ind w:left="1802" w:right="0" w:firstLine="0"/>
        <w:jc w:val="left"/>
        <w:rPr>
          <w:ins w:id="99" w:author="Long, Victoria" w:date="2026-09-25T21:10:00Z" w16du:dateUtc="2026-09-26T01:10:00Z"/>
        </w:rPr>
      </w:pPr>
      <w:ins w:id="100" w:author="Long, Victoria" w:date="2026-09-25T21:10:00Z" w16du:dateUtc="2026-09-26T01:10:00Z">
        <w:r>
          <w:t xml:space="preserve"> </w:t>
        </w:r>
      </w:ins>
    </w:p>
    <w:p w14:paraId="7592FE85" w14:textId="77777777" w:rsidR="00911FA8" w:rsidRDefault="00AD0E2D">
      <w:pPr>
        <w:numPr>
          <w:ilvl w:val="0"/>
          <w:numId w:val="5"/>
        </w:numPr>
        <w:spacing w:after="20"/>
        <w:ind w:right="56" w:hanging="361"/>
        <w:rPr>
          <w:ins w:id="101" w:author="Long, Victoria" w:date="2026-09-25T21:10:00Z" w16du:dateUtc="2026-09-26T01:10:00Z"/>
        </w:rPr>
      </w:pPr>
      <w:ins w:id="102" w:author="Long, Victoria" w:date="2026-09-25T21:10:00Z" w16du:dateUtc="2026-09-26T01:10:00Z">
        <w:r>
          <w:t xml:space="preserve">The Scheme may provide the recruiting manager with a wider selection of candidates to appoint from, using the essential criteria listed on the role profile. </w:t>
        </w:r>
      </w:ins>
    </w:p>
    <w:p w14:paraId="233B1DF8" w14:textId="77777777" w:rsidR="00911FA8" w:rsidRDefault="00AD0E2D">
      <w:pPr>
        <w:numPr>
          <w:ilvl w:val="0"/>
          <w:numId w:val="5"/>
        </w:numPr>
        <w:ind w:right="56" w:hanging="361"/>
        <w:rPr>
          <w:ins w:id="103" w:author="Long, Victoria" w:date="2026-09-25T21:10:00Z" w16du:dateUtc="2026-09-26T01:10:00Z"/>
        </w:rPr>
      </w:pPr>
      <w:ins w:id="104" w:author="Long, Victoria" w:date="2026-09-25T21:10:00Z" w16du:dateUtc="2026-09-26T01:10:00Z">
        <w:r>
          <w:t xml:space="preserve">It will assist veterans to overcome barriers in finding civilian employment. </w:t>
        </w:r>
      </w:ins>
    </w:p>
    <w:p w14:paraId="2DF96B11" w14:textId="77777777" w:rsidR="00911FA8" w:rsidRDefault="00AD0E2D">
      <w:pPr>
        <w:numPr>
          <w:ilvl w:val="0"/>
          <w:numId w:val="5"/>
        </w:numPr>
        <w:spacing w:after="59"/>
        <w:ind w:right="56" w:hanging="361"/>
        <w:rPr>
          <w:ins w:id="105" w:author="Long, Victoria" w:date="2026-09-25T21:10:00Z" w16du:dateUtc="2026-09-26T01:10:00Z"/>
        </w:rPr>
      </w:pPr>
      <w:ins w:id="106" w:author="Long, Victoria" w:date="2026-09-25T21:10:00Z" w16du:dateUtc="2026-09-26T01:10:00Z">
        <w:r>
          <w:t xml:space="preserve">It will help reduce the risk of veterans developing health and welfare problems as a result of long term unemployment. </w:t>
        </w:r>
      </w:ins>
    </w:p>
    <w:p w14:paraId="548D38F3" w14:textId="77777777" w:rsidR="00911FA8" w:rsidRDefault="00AD0E2D">
      <w:pPr>
        <w:numPr>
          <w:ilvl w:val="0"/>
          <w:numId w:val="5"/>
        </w:numPr>
        <w:ind w:right="56" w:hanging="361"/>
        <w:rPr>
          <w:ins w:id="107" w:author="Long, Victoria" w:date="2026-09-25T21:10:00Z" w16du:dateUtc="2026-09-26T01:10:00Z"/>
        </w:rPr>
      </w:pPr>
      <w:ins w:id="108" w:author="Long, Victoria" w:date="2026-09-25T21:10:00Z" w16du:dateUtc="2026-09-26T01:10:00Z">
        <w:r>
          <w:t xml:space="preserve">It will contribute to the achievements of the Council’s Economic and Later Life priorities, specifically in relation to developing an appropriately skilled workforce, and ensuring financial security and independence in later life.  </w:t>
        </w:r>
      </w:ins>
    </w:p>
    <w:tbl>
      <w:tblPr>
        <w:tblStyle w:val="TableGrid"/>
        <w:tblW w:w="9263" w:type="dxa"/>
        <w:tblInd w:w="-111" w:type="dxa"/>
        <w:tblCellMar>
          <w:top w:w="28" w:type="dxa"/>
          <w:right w:w="115" w:type="dxa"/>
        </w:tblCellMar>
        <w:tblLook w:val="04A0" w:firstRow="1" w:lastRow="0" w:firstColumn="1" w:lastColumn="0" w:noHBand="0" w:noVBand="1"/>
      </w:tblPr>
      <w:tblGrid>
        <w:gridCol w:w="832"/>
        <w:gridCol w:w="8431"/>
      </w:tblGrid>
      <w:tr w:rsidR="00911FA8" w14:paraId="5A284408" w14:textId="77777777">
        <w:trPr>
          <w:trHeight w:val="356"/>
          <w:ins w:id="109" w:author="Long, Victoria" w:date="2026-09-25T21:10:00Z" w16du:dateUtc="2026-09-26T01:10:00Z"/>
        </w:trPr>
        <w:tc>
          <w:tcPr>
            <w:tcW w:w="832" w:type="dxa"/>
            <w:tcBorders>
              <w:top w:val="single" w:sz="6" w:space="0" w:color="000000"/>
              <w:left w:val="single" w:sz="6" w:space="0" w:color="000000"/>
              <w:bottom w:val="single" w:sz="6" w:space="0" w:color="000000"/>
              <w:right w:val="nil"/>
            </w:tcBorders>
            <w:shd w:val="clear" w:color="auto" w:fill="EEECE1"/>
          </w:tcPr>
          <w:p w14:paraId="48CEB0F2" w14:textId="77777777" w:rsidR="00911FA8" w:rsidRDefault="00AD0E2D">
            <w:pPr>
              <w:spacing w:after="0" w:line="259" w:lineRule="auto"/>
              <w:ind w:left="111" w:right="0" w:firstLine="0"/>
              <w:jc w:val="left"/>
              <w:rPr>
                <w:ins w:id="110" w:author="Long, Victoria" w:date="2026-09-25T21:10:00Z" w16du:dateUtc="2026-09-26T01:10:00Z"/>
              </w:rPr>
            </w:pPr>
            <w:ins w:id="111" w:author="Long, Victoria" w:date="2026-09-25T21:10:00Z" w16du:dateUtc="2026-09-26T01:10:00Z">
              <w:r>
                <w:rPr>
                  <w:b/>
                </w:rPr>
                <w:t xml:space="preserve">4.0 </w:t>
              </w:r>
            </w:ins>
          </w:p>
        </w:tc>
        <w:tc>
          <w:tcPr>
            <w:tcW w:w="8432" w:type="dxa"/>
            <w:tcBorders>
              <w:top w:val="single" w:sz="6" w:space="0" w:color="000000"/>
              <w:left w:val="nil"/>
              <w:bottom w:val="single" w:sz="6" w:space="0" w:color="000000"/>
              <w:right w:val="single" w:sz="6" w:space="0" w:color="000000"/>
            </w:tcBorders>
            <w:shd w:val="clear" w:color="auto" w:fill="EEECE1"/>
          </w:tcPr>
          <w:p w14:paraId="3C67189E" w14:textId="77777777" w:rsidR="00911FA8" w:rsidRDefault="00AD0E2D">
            <w:pPr>
              <w:spacing w:after="0" w:line="259" w:lineRule="auto"/>
              <w:ind w:left="0" w:right="0" w:firstLine="0"/>
              <w:jc w:val="left"/>
              <w:rPr>
                <w:ins w:id="112" w:author="Long, Victoria" w:date="2026-09-25T21:10:00Z" w16du:dateUtc="2026-09-26T01:10:00Z"/>
              </w:rPr>
            </w:pPr>
            <w:ins w:id="113" w:author="Long, Victoria" w:date="2026-09-25T21:10:00Z" w16du:dateUtc="2026-09-26T01:10:00Z">
              <w:r>
                <w:rPr>
                  <w:b/>
                </w:rPr>
                <w:t xml:space="preserve">What is a Veteran? </w:t>
              </w:r>
            </w:ins>
          </w:p>
        </w:tc>
      </w:tr>
      <w:tr w:rsidR="00911FA8" w14:paraId="52F7521D" w14:textId="77777777">
        <w:trPr>
          <w:trHeight w:val="1565"/>
          <w:ins w:id="114" w:author="Long, Victoria" w:date="2026-09-25T21:10:00Z" w16du:dateUtc="2026-09-26T01:10:00Z"/>
        </w:trPr>
        <w:tc>
          <w:tcPr>
            <w:tcW w:w="832" w:type="dxa"/>
            <w:tcBorders>
              <w:top w:val="single" w:sz="6" w:space="0" w:color="000000"/>
              <w:left w:val="nil"/>
              <w:bottom w:val="single" w:sz="6" w:space="0" w:color="000000"/>
              <w:right w:val="nil"/>
            </w:tcBorders>
          </w:tcPr>
          <w:p w14:paraId="55C6D08E" w14:textId="77777777" w:rsidR="00911FA8" w:rsidRDefault="00AD0E2D">
            <w:pPr>
              <w:spacing w:after="0" w:line="259" w:lineRule="auto"/>
              <w:ind w:left="111" w:right="0" w:firstLine="0"/>
              <w:jc w:val="left"/>
              <w:rPr>
                <w:ins w:id="115" w:author="Long, Victoria" w:date="2026-09-25T21:10:00Z" w16du:dateUtc="2026-09-26T01:10:00Z"/>
              </w:rPr>
            </w:pPr>
            <w:ins w:id="116" w:author="Long, Victoria" w:date="2026-09-25T21:10:00Z" w16du:dateUtc="2026-09-26T01:10:00Z">
              <w:r>
                <w:t xml:space="preserve">4.1 </w:t>
              </w:r>
            </w:ins>
          </w:p>
        </w:tc>
        <w:tc>
          <w:tcPr>
            <w:tcW w:w="8432" w:type="dxa"/>
            <w:tcBorders>
              <w:top w:val="single" w:sz="6" w:space="0" w:color="000000"/>
              <w:left w:val="nil"/>
              <w:bottom w:val="single" w:sz="6" w:space="0" w:color="000000"/>
              <w:right w:val="nil"/>
            </w:tcBorders>
            <w:vAlign w:val="center"/>
          </w:tcPr>
          <w:p w14:paraId="58B92CC4" w14:textId="0546E0B3" w:rsidR="00911FA8" w:rsidRDefault="00D51740" w:rsidP="00D51740">
            <w:pPr>
              <w:spacing w:after="228" w:line="259" w:lineRule="auto"/>
              <w:ind w:left="0" w:right="0" w:firstLine="0"/>
              <w:jc w:val="left"/>
              <w:rPr>
                <w:ins w:id="117" w:author="Long, Victoria" w:date="2026-09-25T21:10:00Z" w16du:dateUtc="2026-09-26T01:10:00Z"/>
              </w:rPr>
            </w:pPr>
            <w:ins w:id="118" w:author="Long, Victoria" w:date="2026-09-25T21:10:00Z" w16du:dateUtc="2026-09-26T01:10:00Z">
              <w:r>
                <w:rPr>
                  <w:szCs w:val="24"/>
                </w:rPr>
                <w:t>The MOD define a Veteran as </w:t>
              </w:r>
              <w:r>
                <w:rPr>
                  <w:rStyle w:val="xxcontentpasted1"/>
                  <w:color w:val="202124"/>
                  <w:szCs w:val="24"/>
                </w:rPr>
                <w:t>“</w:t>
              </w:r>
              <w:r>
                <w:rPr>
                  <w:b/>
                  <w:bCs/>
                  <w:color w:val="202124"/>
                  <w:szCs w:val="24"/>
                </w:rPr>
                <w:t>anyone who has served for at least one day in Her Majesty's Armed Forces (Regular or</w:t>
              </w:r>
              <w:r>
                <w:rPr>
                  <w:rStyle w:val="xxcontentpasted1"/>
                  <w:b/>
                  <w:bCs/>
                  <w:color w:val="202124"/>
                  <w:szCs w:val="24"/>
                </w:rPr>
                <w:t> </w:t>
              </w:r>
              <w:r>
                <w:rPr>
                  <w:rStyle w:val="xxjpfdse"/>
                  <w:b/>
                  <w:bCs/>
                  <w:color w:val="202124"/>
                  <w:szCs w:val="24"/>
                </w:rPr>
                <w:t>Reserve</w:t>
              </w:r>
              <w:r>
                <w:rPr>
                  <w:b/>
                  <w:bCs/>
                  <w:color w:val="202124"/>
                  <w:szCs w:val="24"/>
                </w:rPr>
                <w:t>), or Merchant Mariners who have seen duty on legally defined military operations</w:t>
              </w:r>
              <w:r>
                <w:rPr>
                  <w:rStyle w:val="xxcontentpasted1"/>
                  <w:color w:val="202124"/>
                  <w:szCs w:val="24"/>
                </w:rPr>
                <w:t>.”</w:t>
              </w:r>
            </w:ins>
          </w:p>
        </w:tc>
      </w:tr>
      <w:tr w:rsidR="00911FA8" w14:paraId="522C6B90" w14:textId="77777777">
        <w:trPr>
          <w:trHeight w:val="372"/>
          <w:ins w:id="119" w:author="Long, Victoria" w:date="2026-09-25T21:10:00Z" w16du:dateUtc="2026-09-26T01:10:00Z"/>
        </w:trPr>
        <w:tc>
          <w:tcPr>
            <w:tcW w:w="832" w:type="dxa"/>
            <w:tcBorders>
              <w:top w:val="single" w:sz="6" w:space="0" w:color="000000"/>
              <w:left w:val="single" w:sz="6" w:space="0" w:color="000000"/>
              <w:bottom w:val="single" w:sz="6" w:space="0" w:color="000000"/>
              <w:right w:val="nil"/>
            </w:tcBorders>
            <w:shd w:val="clear" w:color="auto" w:fill="EEECE1"/>
          </w:tcPr>
          <w:p w14:paraId="7516067D" w14:textId="77777777" w:rsidR="00911FA8" w:rsidRDefault="00AD0E2D">
            <w:pPr>
              <w:spacing w:after="0" w:line="259" w:lineRule="auto"/>
              <w:ind w:left="111" w:right="0" w:firstLine="0"/>
              <w:jc w:val="left"/>
              <w:rPr>
                <w:ins w:id="120" w:author="Long, Victoria" w:date="2026-09-25T21:10:00Z" w16du:dateUtc="2026-09-26T01:10:00Z"/>
              </w:rPr>
            </w:pPr>
            <w:ins w:id="121" w:author="Long, Victoria" w:date="2026-09-25T21:10:00Z" w16du:dateUtc="2026-09-26T01:10:00Z">
              <w:r>
                <w:rPr>
                  <w:b/>
                </w:rPr>
                <w:t xml:space="preserve">5.0 </w:t>
              </w:r>
            </w:ins>
          </w:p>
        </w:tc>
        <w:tc>
          <w:tcPr>
            <w:tcW w:w="8432" w:type="dxa"/>
            <w:tcBorders>
              <w:top w:val="single" w:sz="6" w:space="0" w:color="000000"/>
              <w:left w:val="nil"/>
              <w:bottom w:val="single" w:sz="6" w:space="0" w:color="000000"/>
              <w:right w:val="single" w:sz="6" w:space="0" w:color="000000"/>
            </w:tcBorders>
            <w:shd w:val="clear" w:color="auto" w:fill="EEECE1"/>
          </w:tcPr>
          <w:p w14:paraId="6903CF16" w14:textId="77777777" w:rsidR="00911FA8" w:rsidRDefault="00AD0E2D">
            <w:pPr>
              <w:spacing w:after="0" w:line="259" w:lineRule="auto"/>
              <w:ind w:left="0" w:right="0" w:firstLine="0"/>
              <w:jc w:val="left"/>
              <w:rPr>
                <w:ins w:id="122" w:author="Long, Victoria" w:date="2026-09-25T21:10:00Z" w16du:dateUtc="2026-09-26T01:10:00Z"/>
              </w:rPr>
            </w:pPr>
            <w:ins w:id="123" w:author="Long, Victoria" w:date="2026-09-25T21:10:00Z" w16du:dateUtc="2026-09-26T01:10:00Z">
              <w:r>
                <w:rPr>
                  <w:b/>
                </w:rPr>
                <w:t xml:space="preserve">What is the Guaranteed Interview Scheme for Veterans?  </w:t>
              </w:r>
            </w:ins>
          </w:p>
        </w:tc>
      </w:tr>
      <w:tr w:rsidR="00911FA8" w14:paraId="0286B275" w14:textId="77777777">
        <w:trPr>
          <w:trHeight w:val="2316"/>
          <w:ins w:id="124" w:author="Long, Victoria" w:date="2026-09-25T21:10:00Z" w16du:dateUtc="2026-09-26T01:10:00Z"/>
        </w:trPr>
        <w:tc>
          <w:tcPr>
            <w:tcW w:w="832" w:type="dxa"/>
            <w:tcBorders>
              <w:top w:val="single" w:sz="6" w:space="0" w:color="000000"/>
              <w:left w:val="nil"/>
              <w:bottom w:val="single" w:sz="6" w:space="0" w:color="000000"/>
              <w:right w:val="nil"/>
            </w:tcBorders>
          </w:tcPr>
          <w:p w14:paraId="0D2754B9" w14:textId="77777777" w:rsidR="00911FA8" w:rsidRDefault="00AD0E2D">
            <w:pPr>
              <w:spacing w:after="0" w:line="259" w:lineRule="auto"/>
              <w:ind w:left="111" w:right="0" w:firstLine="0"/>
              <w:jc w:val="left"/>
              <w:rPr>
                <w:ins w:id="125" w:author="Long, Victoria" w:date="2026-09-25T21:10:00Z" w16du:dateUtc="2026-09-26T01:10:00Z"/>
              </w:rPr>
            </w:pPr>
            <w:ins w:id="126" w:author="Long, Victoria" w:date="2026-09-25T21:10:00Z" w16du:dateUtc="2026-09-26T01:10:00Z">
              <w:r>
                <w:t xml:space="preserve">5.1 </w:t>
              </w:r>
            </w:ins>
          </w:p>
        </w:tc>
        <w:tc>
          <w:tcPr>
            <w:tcW w:w="8432" w:type="dxa"/>
            <w:tcBorders>
              <w:top w:val="single" w:sz="6" w:space="0" w:color="000000"/>
              <w:left w:val="nil"/>
              <w:bottom w:val="single" w:sz="6" w:space="0" w:color="000000"/>
              <w:right w:val="nil"/>
            </w:tcBorders>
            <w:vAlign w:val="center"/>
          </w:tcPr>
          <w:p w14:paraId="38E9F5C7" w14:textId="35B527D8" w:rsidR="00911FA8" w:rsidRDefault="00AD0E2D">
            <w:pPr>
              <w:spacing w:after="0" w:line="259" w:lineRule="auto"/>
              <w:ind w:left="0" w:right="21" w:firstLine="0"/>
              <w:jc w:val="left"/>
              <w:rPr>
                <w:ins w:id="127" w:author="Long, Victoria" w:date="2026-09-25T21:10:00Z" w16du:dateUtc="2026-09-26T01:10:00Z"/>
              </w:rPr>
            </w:pPr>
            <w:ins w:id="128" w:author="Long, Victoria" w:date="2026-09-25T21:10:00Z" w16du:dateUtc="2026-09-26T01:10:00Z">
              <w:r>
                <w:t xml:space="preserve">The Guaranteed Interview Scheme for Veterans is a commitment that </w:t>
              </w:r>
              <w:r w:rsidR="00D51740">
                <w:t>HBC</w:t>
              </w:r>
              <w:r>
                <w:t xml:space="preserve"> has made to support the Armed Forces Community Covenant. This commitment is to guarantee an interview for any veterans that meet the essential criteria set out in the role profile. The scheme is not a guaranteed job for Veterans, as selection procedures will ensure the best candidate for the job is appointed, based on the objective criteria of the role profile. </w:t>
              </w:r>
            </w:ins>
          </w:p>
        </w:tc>
      </w:tr>
      <w:tr w:rsidR="00911FA8" w14:paraId="4F4182A7" w14:textId="77777777">
        <w:trPr>
          <w:trHeight w:val="372"/>
          <w:ins w:id="129" w:author="Long, Victoria" w:date="2026-09-25T21:10:00Z" w16du:dateUtc="2026-09-26T01:10:00Z"/>
        </w:trPr>
        <w:tc>
          <w:tcPr>
            <w:tcW w:w="832" w:type="dxa"/>
            <w:tcBorders>
              <w:top w:val="single" w:sz="6" w:space="0" w:color="000000"/>
              <w:left w:val="single" w:sz="6" w:space="0" w:color="000000"/>
              <w:bottom w:val="single" w:sz="6" w:space="0" w:color="000000"/>
              <w:right w:val="nil"/>
            </w:tcBorders>
            <w:shd w:val="clear" w:color="auto" w:fill="EEECE1"/>
          </w:tcPr>
          <w:p w14:paraId="0478D9D8" w14:textId="77777777" w:rsidR="00911FA8" w:rsidRDefault="00AD0E2D">
            <w:pPr>
              <w:spacing w:after="0" w:line="259" w:lineRule="auto"/>
              <w:ind w:left="111" w:right="0" w:firstLine="0"/>
              <w:jc w:val="left"/>
              <w:rPr>
                <w:ins w:id="130" w:author="Long, Victoria" w:date="2026-09-25T21:10:00Z" w16du:dateUtc="2026-09-26T01:10:00Z"/>
              </w:rPr>
            </w:pPr>
            <w:ins w:id="131" w:author="Long, Victoria" w:date="2026-09-25T21:10:00Z" w16du:dateUtc="2026-09-26T01:10:00Z">
              <w:r>
                <w:rPr>
                  <w:b/>
                </w:rPr>
                <w:t xml:space="preserve">6.0 </w:t>
              </w:r>
            </w:ins>
          </w:p>
        </w:tc>
        <w:tc>
          <w:tcPr>
            <w:tcW w:w="8432" w:type="dxa"/>
            <w:tcBorders>
              <w:top w:val="single" w:sz="6" w:space="0" w:color="000000"/>
              <w:left w:val="nil"/>
              <w:bottom w:val="single" w:sz="6" w:space="0" w:color="000000"/>
              <w:right w:val="single" w:sz="6" w:space="0" w:color="000000"/>
            </w:tcBorders>
            <w:shd w:val="clear" w:color="auto" w:fill="EEECE1"/>
          </w:tcPr>
          <w:p w14:paraId="2B49F4CF" w14:textId="77777777" w:rsidR="00911FA8" w:rsidRDefault="00AD0E2D">
            <w:pPr>
              <w:spacing w:after="0" w:line="259" w:lineRule="auto"/>
              <w:ind w:left="0" w:right="0" w:firstLine="0"/>
              <w:jc w:val="left"/>
              <w:rPr>
                <w:ins w:id="132" w:author="Long, Victoria" w:date="2026-09-25T21:10:00Z" w16du:dateUtc="2026-09-26T01:10:00Z"/>
              </w:rPr>
            </w:pPr>
            <w:ins w:id="133" w:author="Long, Victoria" w:date="2026-09-25T21:10:00Z" w16du:dateUtc="2026-09-26T01:10:00Z">
              <w:r>
                <w:rPr>
                  <w:b/>
                </w:rPr>
                <w:t xml:space="preserve">Who is eligible for a Guaranteed Interview for Veterans? </w:t>
              </w:r>
            </w:ins>
          </w:p>
        </w:tc>
      </w:tr>
    </w:tbl>
    <w:p w14:paraId="1F3E2CFB" w14:textId="77777777" w:rsidR="00911FA8" w:rsidRDefault="00AD0E2D">
      <w:pPr>
        <w:tabs>
          <w:tab w:val="center" w:pos="4673"/>
        </w:tabs>
        <w:spacing w:after="30"/>
        <w:ind w:left="0" w:right="0" w:firstLine="0"/>
        <w:jc w:val="left"/>
        <w:rPr>
          <w:ins w:id="134" w:author="Long, Victoria" w:date="2026-09-25T21:10:00Z" w16du:dateUtc="2026-09-26T01:10:00Z"/>
        </w:rPr>
      </w:pPr>
      <w:ins w:id="135" w:author="Long, Victoria" w:date="2026-09-25T21:10:00Z" w16du:dateUtc="2026-09-26T01:10:00Z">
        <w:r>
          <w:t xml:space="preserve">6.1 </w:t>
        </w:r>
        <w:r>
          <w:tab/>
          <w:t xml:space="preserve">The following applicants are eligible for the Guaranteed Interview Scheme:  </w:t>
        </w:r>
      </w:ins>
    </w:p>
    <w:p w14:paraId="2F504EFC" w14:textId="77777777" w:rsidR="00911FA8" w:rsidRDefault="00AD0E2D">
      <w:pPr>
        <w:numPr>
          <w:ilvl w:val="0"/>
          <w:numId w:val="5"/>
        </w:numPr>
        <w:ind w:right="56" w:hanging="361"/>
        <w:rPr>
          <w:ins w:id="136" w:author="Long, Victoria" w:date="2026-09-25T21:10:00Z" w16du:dateUtc="2026-09-26T01:10:00Z"/>
        </w:rPr>
      </w:pPr>
      <w:ins w:id="137" w:author="Long, Victoria" w:date="2026-09-25T21:10:00Z" w16du:dateUtc="2026-09-26T01:10:00Z">
        <w:r>
          <w:t xml:space="preserve">Applicants that are currently serving in the Armed Forces and are within 12 weeks of their discharge date; and </w:t>
        </w:r>
      </w:ins>
    </w:p>
    <w:p w14:paraId="36F2DD0F" w14:textId="77777777" w:rsidR="00911FA8" w:rsidRDefault="00AD0E2D">
      <w:pPr>
        <w:numPr>
          <w:ilvl w:val="0"/>
          <w:numId w:val="5"/>
        </w:numPr>
        <w:ind w:right="56" w:hanging="361"/>
        <w:rPr>
          <w:ins w:id="138" w:author="Long, Victoria" w:date="2026-09-25T21:10:00Z" w16du:dateUtc="2026-09-26T01:10:00Z"/>
        </w:rPr>
      </w:pPr>
      <w:ins w:id="139" w:author="Long, Victoria" w:date="2026-09-25T21:10:00Z" w16du:dateUtc="2026-09-26T01:10:00Z">
        <w:r>
          <w:t xml:space="preserve">meet the essential criteria set out in the role profile </w:t>
        </w:r>
      </w:ins>
    </w:p>
    <w:p w14:paraId="1E17552E" w14:textId="77777777" w:rsidR="00911FA8" w:rsidRDefault="00AD0E2D">
      <w:pPr>
        <w:spacing w:after="32" w:line="259" w:lineRule="auto"/>
        <w:ind w:left="720" w:right="0" w:firstLine="0"/>
        <w:jc w:val="left"/>
        <w:rPr>
          <w:ins w:id="140" w:author="Long, Victoria" w:date="2026-09-25T21:10:00Z" w16du:dateUtc="2026-09-26T01:10:00Z"/>
        </w:rPr>
      </w:pPr>
      <w:ins w:id="141" w:author="Long, Victoria" w:date="2026-09-25T21:10:00Z" w16du:dateUtc="2026-09-26T01:10:00Z">
        <w:r>
          <w:rPr>
            <w:b/>
          </w:rPr>
          <w:t xml:space="preserve"> </w:t>
        </w:r>
      </w:ins>
    </w:p>
    <w:p w14:paraId="002B7931" w14:textId="77777777" w:rsidR="00911FA8" w:rsidRDefault="00AD0E2D">
      <w:pPr>
        <w:spacing w:after="29" w:line="259" w:lineRule="auto"/>
        <w:ind w:left="730" w:right="0"/>
        <w:jc w:val="left"/>
        <w:rPr>
          <w:ins w:id="142" w:author="Long, Victoria" w:date="2026-09-25T21:10:00Z" w16du:dateUtc="2026-09-26T01:10:00Z"/>
        </w:rPr>
      </w:pPr>
      <w:ins w:id="143" w:author="Long, Victoria" w:date="2026-09-25T21:10:00Z" w16du:dateUtc="2026-09-26T01:10:00Z">
        <w:r>
          <w:rPr>
            <w:u w:val="single" w:color="000000"/>
          </w:rPr>
          <w:t>Or alternately:</w:t>
        </w:r>
        <w:r>
          <w:t xml:space="preserve"> </w:t>
        </w:r>
      </w:ins>
    </w:p>
    <w:p w14:paraId="1ED4F81D" w14:textId="77777777" w:rsidR="00911FA8" w:rsidRDefault="00AD0E2D">
      <w:pPr>
        <w:numPr>
          <w:ilvl w:val="0"/>
          <w:numId w:val="5"/>
        </w:numPr>
        <w:ind w:right="56" w:hanging="361"/>
        <w:rPr>
          <w:ins w:id="144" w:author="Long, Victoria" w:date="2026-09-25T21:10:00Z" w16du:dateUtc="2026-09-26T01:10:00Z"/>
        </w:rPr>
      </w:pPr>
      <w:ins w:id="145" w:author="Long, Victoria" w:date="2026-09-25T21:10:00Z" w16du:dateUtc="2026-09-26T01:10:00Z">
        <w:r>
          <w:t xml:space="preserve">Applicants that meet the essential criteria set out in the role profile; </w:t>
        </w:r>
        <w:r>
          <w:rPr>
            <w:b/>
          </w:rPr>
          <w:t>and</w:t>
        </w:r>
        <w:r>
          <w:t xml:space="preserve"> </w:t>
        </w:r>
      </w:ins>
    </w:p>
    <w:p w14:paraId="6B3F238F" w14:textId="77777777" w:rsidR="00911FA8" w:rsidRDefault="00AD0E2D">
      <w:pPr>
        <w:numPr>
          <w:ilvl w:val="0"/>
          <w:numId w:val="5"/>
        </w:numPr>
        <w:spacing w:after="156"/>
        <w:ind w:right="56" w:hanging="361"/>
        <w:rPr>
          <w:ins w:id="146" w:author="Long, Victoria" w:date="2026-09-25T21:10:00Z" w16du:dateUtc="2026-09-26T01:10:00Z"/>
        </w:rPr>
      </w:pPr>
      <w:ins w:id="147" w:author="Long, Victoria" w:date="2026-09-25T21:10:00Z" w16du:dateUtc="2026-09-26T01:10:00Z">
        <w:r>
          <w:t xml:space="preserve">the Armed Forces were their last long term substantive employer; </w:t>
        </w:r>
        <w:r>
          <w:rPr>
            <w:b/>
          </w:rPr>
          <w:t>and</w:t>
        </w:r>
        <w:r>
          <w:t xml:space="preserve"> </w:t>
        </w:r>
        <w:r>
          <w:rPr>
            <w:rFonts w:ascii="Segoe UI Symbol" w:eastAsia="Segoe UI Symbol" w:hAnsi="Segoe UI Symbol" w:cs="Segoe UI Symbol"/>
          </w:rPr>
          <w:t>•</w:t>
        </w:r>
        <w:r>
          <w:t xml:space="preserve"> no more than 3 years has elapsed since they left the Armed Forces. </w:t>
        </w:r>
      </w:ins>
    </w:p>
    <w:p w14:paraId="704427EC" w14:textId="1D926FB1" w:rsidR="00911FA8" w:rsidRDefault="00AD0E2D">
      <w:pPr>
        <w:ind w:left="720" w:right="56" w:hanging="720"/>
        <w:rPr>
          <w:ins w:id="148" w:author="Long, Victoria" w:date="2026-09-25T21:10:00Z" w16du:dateUtc="2026-09-26T01:10:00Z"/>
        </w:rPr>
      </w:pPr>
      <w:ins w:id="149" w:author="Long, Victoria" w:date="2026-09-25T21:10:00Z" w16du:dateUtc="2026-09-26T01:10:00Z">
        <w:r>
          <w:t xml:space="preserve">6.2 </w:t>
        </w:r>
        <w:r>
          <w:rPr>
            <w:b/>
          </w:rPr>
          <w:t>Please note</w:t>
        </w:r>
        <w:r>
          <w:t xml:space="preserve">: As per section 2.0 above, </w:t>
        </w:r>
        <w:r w:rsidR="00D51740">
          <w:t>HBC</w:t>
        </w:r>
        <w:r>
          <w:t xml:space="preserve"> recognises the Disability Confident scheme, and for anyone who meets the essential criteria on the person specification for the role they have applied for, they are guaranteed an interview. Please refer to the Recruitment Procedure for further information. </w:t>
        </w:r>
      </w:ins>
    </w:p>
    <w:tbl>
      <w:tblPr>
        <w:tblStyle w:val="TableGrid"/>
        <w:tblW w:w="9263" w:type="dxa"/>
        <w:tblInd w:w="-111" w:type="dxa"/>
        <w:tblCellMar>
          <w:top w:w="28" w:type="dxa"/>
          <w:right w:w="115" w:type="dxa"/>
        </w:tblCellMar>
        <w:tblLook w:val="04A0" w:firstRow="1" w:lastRow="0" w:firstColumn="1" w:lastColumn="0" w:noHBand="0" w:noVBand="1"/>
      </w:tblPr>
      <w:tblGrid>
        <w:gridCol w:w="832"/>
        <w:gridCol w:w="8431"/>
      </w:tblGrid>
      <w:tr w:rsidR="00911FA8" w14:paraId="31B7E4BD" w14:textId="77777777">
        <w:trPr>
          <w:trHeight w:val="356"/>
          <w:ins w:id="150" w:author="Long, Victoria" w:date="2026-09-25T21:10:00Z" w16du:dateUtc="2026-09-26T01:10:00Z"/>
        </w:trPr>
        <w:tc>
          <w:tcPr>
            <w:tcW w:w="832" w:type="dxa"/>
            <w:tcBorders>
              <w:top w:val="single" w:sz="6" w:space="0" w:color="000000"/>
              <w:left w:val="single" w:sz="6" w:space="0" w:color="000000"/>
              <w:bottom w:val="single" w:sz="6" w:space="0" w:color="000000"/>
              <w:right w:val="nil"/>
            </w:tcBorders>
            <w:shd w:val="clear" w:color="auto" w:fill="EEECE1"/>
          </w:tcPr>
          <w:p w14:paraId="01BC760F" w14:textId="77777777" w:rsidR="00911FA8" w:rsidRDefault="00AD0E2D">
            <w:pPr>
              <w:spacing w:after="0" w:line="259" w:lineRule="auto"/>
              <w:ind w:left="111" w:right="0" w:firstLine="0"/>
              <w:jc w:val="left"/>
              <w:rPr>
                <w:ins w:id="151" w:author="Long, Victoria" w:date="2026-09-25T21:10:00Z" w16du:dateUtc="2026-09-26T01:10:00Z"/>
              </w:rPr>
            </w:pPr>
            <w:ins w:id="152" w:author="Long, Victoria" w:date="2026-09-25T21:10:00Z" w16du:dateUtc="2026-09-26T01:10:00Z">
              <w:r>
                <w:rPr>
                  <w:b/>
                </w:rPr>
                <w:t xml:space="preserve">7.0 </w:t>
              </w:r>
            </w:ins>
          </w:p>
        </w:tc>
        <w:tc>
          <w:tcPr>
            <w:tcW w:w="8432" w:type="dxa"/>
            <w:tcBorders>
              <w:top w:val="single" w:sz="6" w:space="0" w:color="000000"/>
              <w:left w:val="nil"/>
              <w:bottom w:val="single" w:sz="6" w:space="0" w:color="000000"/>
              <w:right w:val="single" w:sz="6" w:space="0" w:color="000000"/>
            </w:tcBorders>
            <w:shd w:val="clear" w:color="auto" w:fill="EEECE1"/>
          </w:tcPr>
          <w:p w14:paraId="3609D186" w14:textId="77777777" w:rsidR="00911FA8" w:rsidRDefault="00AD0E2D">
            <w:pPr>
              <w:spacing w:after="0" w:line="259" w:lineRule="auto"/>
              <w:ind w:left="0" w:right="0" w:firstLine="0"/>
              <w:jc w:val="left"/>
              <w:rPr>
                <w:ins w:id="153" w:author="Long, Victoria" w:date="2026-09-25T21:10:00Z" w16du:dateUtc="2026-09-26T01:10:00Z"/>
              </w:rPr>
            </w:pPr>
            <w:ins w:id="154" w:author="Long, Victoria" w:date="2026-09-25T21:10:00Z" w16du:dateUtc="2026-09-26T01:10:00Z">
              <w:r>
                <w:rPr>
                  <w:b/>
                </w:rPr>
                <w:t>How will the Scheme work?</w:t>
              </w:r>
              <w:r>
                <w:t xml:space="preserve"> </w:t>
              </w:r>
            </w:ins>
          </w:p>
        </w:tc>
      </w:tr>
    </w:tbl>
    <w:p w14:paraId="76CEF615" w14:textId="77777777" w:rsidR="00911FA8" w:rsidRDefault="00AD0E2D">
      <w:pPr>
        <w:numPr>
          <w:ilvl w:val="1"/>
          <w:numId w:val="8"/>
        </w:numPr>
        <w:ind w:right="0" w:hanging="720"/>
        <w:jc w:val="left"/>
        <w:rPr>
          <w:ins w:id="155" w:author="Long, Victoria" w:date="2026-09-25T21:10:00Z" w16du:dateUtc="2026-09-26T01:10:00Z"/>
        </w:rPr>
      </w:pPr>
      <w:ins w:id="156" w:author="Long, Victoria" w:date="2026-09-25T21:10:00Z" w16du:dateUtc="2026-09-26T01:10:00Z">
        <w:r>
          <w:t xml:space="preserve">There will be minor amendments to certain areas of the recruitment process which are explained below. </w:t>
        </w:r>
      </w:ins>
    </w:p>
    <w:p w14:paraId="7CC37225" w14:textId="77777777" w:rsidR="00911FA8" w:rsidRDefault="00AD0E2D">
      <w:pPr>
        <w:spacing w:after="18" w:line="259" w:lineRule="auto"/>
        <w:ind w:left="0" w:right="0" w:firstLine="0"/>
        <w:jc w:val="left"/>
        <w:rPr>
          <w:ins w:id="157" w:author="Long, Victoria" w:date="2026-09-25T21:10:00Z" w16du:dateUtc="2026-09-26T01:10:00Z"/>
        </w:rPr>
      </w:pPr>
      <w:ins w:id="158" w:author="Long, Victoria" w:date="2026-09-25T21:10:00Z" w16du:dateUtc="2026-09-26T01:10:00Z">
        <w:r>
          <w:t xml:space="preserve"> </w:t>
        </w:r>
      </w:ins>
    </w:p>
    <w:p w14:paraId="70FEF2A5" w14:textId="77777777" w:rsidR="00911FA8" w:rsidRDefault="00AD0E2D">
      <w:pPr>
        <w:numPr>
          <w:ilvl w:val="1"/>
          <w:numId w:val="8"/>
        </w:numPr>
        <w:spacing w:after="29" w:line="259" w:lineRule="auto"/>
        <w:ind w:right="0" w:hanging="720"/>
        <w:jc w:val="left"/>
        <w:rPr>
          <w:ins w:id="159" w:author="Long, Victoria" w:date="2026-09-25T21:10:00Z" w16du:dateUtc="2026-09-26T01:10:00Z"/>
        </w:rPr>
      </w:pPr>
      <w:ins w:id="160" w:author="Long, Victoria" w:date="2026-09-25T21:10:00Z" w16du:dateUtc="2026-09-26T01:10:00Z">
        <w:r>
          <w:rPr>
            <w:u w:val="single" w:color="000000"/>
          </w:rPr>
          <w:t>Role Profiles</w:t>
        </w:r>
        <w:r>
          <w:rPr>
            <w:b/>
          </w:rPr>
          <w:t xml:space="preserve"> </w:t>
        </w:r>
      </w:ins>
    </w:p>
    <w:p w14:paraId="7FAF91DC" w14:textId="77777777" w:rsidR="00911FA8" w:rsidRDefault="00AD0E2D">
      <w:pPr>
        <w:spacing w:after="214"/>
        <w:ind w:left="715" w:right="56"/>
        <w:rPr>
          <w:ins w:id="161" w:author="Long, Victoria" w:date="2026-09-25T21:10:00Z" w16du:dateUtc="2026-09-26T01:10:00Z"/>
        </w:rPr>
      </w:pPr>
      <w:ins w:id="162" w:author="Long, Victoria" w:date="2026-09-25T21:10:00Z" w16du:dateUtc="2026-09-26T01:10:00Z">
        <w:r>
          <w:t xml:space="preserve">Before advertising, the recruiting manager needs to review the role profile and ensure that it lists all the key skills and qualifications that are essential to the role. This will ensure that shortlisting is completed in an objective way.  </w:t>
        </w:r>
      </w:ins>
    </w:p>
    <w:p w14:paraId="0D7B90BF" w14:textId="77777777" w:rsidR="00911FA8" w:rsidRDefault="00AD0E2D">
      <w:pPr>
        <w:numPr>
          <w:ilvl w:val="1"/>
          <w:numId w:val="8"/>
        </w:numPr>
        <w:spacing w:after="29" w:line="259" w:lineRule="auto"/>
        <w:ind w:right="0" w:hanging="720"/>
        <w:jc w:val="left"/>
        <w:rPr>
          <w:ins w:id="163" w:author="Long, Victoria" w:date="2026-09-25T21:10:00Z" w16du:dateUtc="2026-09-26T01:10:00Z"/>
        </w:rPr>
      </w:pPr>
      <w:ins w:id="164" w:author="Long, Victoria" w:date="2026-09-25T21:10:00Z" w16du:dateUtc="2026-09-26T01:10:00Z">
        <w:r>
          <w:rPr>
            <w:u w:val="single" w:color="000000"/>
          </w:rPr>
          <w:t>Advertising</w:t>
        </w:r>
        <w:r>
          <w:rPr>
            <w:b/>
          </w:rPr>
          <w:t xml:space="preserve"> </w:t>
        </w:r>
      </w:ins>
    </w:p>
    <w:p w14:paraId="586CB18C" w14:textId="1A69274C" w:rsidR="00911FA8" w:rsidRDefault="00AD0E2D">
      <w:pPr>
        <w:spacing w:after="214"/>
        <w:ind w:left="715" w:right="56"/>
        <w:rPr>
          <w:ins w:id="165" w:author="Long, Victoria" w:date="2026-09-25T21:10:00Z" w16du:dateUtc="2026-09-26T01:10:00Z"/>
        </w:rPr>
      </w:pPr>
      <w:ins w:id="166" w:author="Long, Victoria" w:date="2026-09-25T21:10:00Z" w16du:dateUtc="2026-09-26T01:10:00Z">
        <w:r>
          <w:t xml:space="preserve">All external job adverts will automatically appear on the </w:t>
        </w:r>
        <w:r>
          <w:fldChar w:fldCharType="begin"/>
        </w:r>
        <w:r>
          <w:instrText>HYPERLINK "https://www.ctp.org.uk/rj-instructions" \h</w:instrText>
        </w:r>
        <w:r>
          <w:fldChar w:fldCharType="separate"/>
        </w:r>
        <w:r>
          <w:t xml:space="preserve">MOD Career </w:t>
        </w:r>
        <w:r>
          <w:fldChar w:fldCharType="end"/>
        </w:r>
        <w:r>
          <w:fldChar w:fldCharType="begin"/>
        </w:r>
        <w:r>
          <w:instrText>HYPERLINK "https://www.ctp.org.uk/rj-instructions" \h</w:instrText>
        </w:r>
        <w:r>
          <w:fldChar w:fldCharType="separate"/>
        </w:r>
        <w:r>
          <w:t>Transition Partnership (CTP) Right Job</w:t>
        </w:r>
        <w:r>
          <w:fldChar w:fldCharType="end"/>
        </w:r>
        <w:r>
          <w:fldChar w:fldCharType="begin"/>
        </w:r>
        <w:r>
          <w:instrText>HYPERLINK "https://www.ctp.org.uk/rj-instructions" \h</w:instrText>
        </w:r>
        <w:r>
          <w:fldChar w:fldCharType="separate"/>
        </w:r>
        <w:r>
          <w:t xml:space="preserve"> </w:t>
        </w:r>
        <w:r>
          <w:fldChar w:fldCharType="end"/>
        </w:r>
        <w:r>
          <w:t>website</w:t>
        </w:r>
        <w:r w:rsidR="001765B4">
          <w:t xml:space="preserve"> and </w:t>
        </w:r>
        <w:r w:rsidR="001765B4" w:rsidRPr="00760482">
          <w:rPr>
            <w:szCs w:val="24"/>
          </w:rPr>
          <w:t>Families Forces Job portal</w:t>
        </w:r>
        <w:r>
          <w:t xml:space="preserve"> at no extra cost to the recruiting manager/ service. This will potentially widen the pool of applications received. </w:t>
        </w:r>
      </w:ins>
    </w:p>
    <w:p w14:paraId="5CE4309C" w14:textId="77777777" w:rsidR="00911FA8" w:rsidRDefault="00AD0E2D">
      <w:pPr>
        <w:numPr>
          <w:ilvl w:val="1"/>
          <w:numId w:val="8"/>
        </w:numPr>
        <w:spacing w:after="29" w:line="259" w:lineRule="auto"/>
        <w:ind w:right="0" w:hanging="720"/>
        <w:jc w:val="left"/>
        <w:rPr>
          <w:ins w:id="167" w:author="Long, Victoria" w:date="2026-09-25T21:10:00Z" w16du:dateUtc="2026-09-26T01:10:00Z"/>
        </w:rPr>
      </w:pPr>
      <w:ins w:id="168" w:author="Long, Victoria" w:date="2026-09-25T21:10:00Z" w16du:dateUtc="2026-09-26T01:10:00Z">
        <w:r>
          <w:rPr>
            <w:u w:val="single" w:color="000000"/>
          </w:rPr>
          <w:t>Shortlisting</w:t>
        </w:r>
        <w:r>
          <w:rPr>
            <w:b/>
          </w:rPr>
          <w:t xml:space="preserve"> </w:t>
        </w:r>
      </w:ins>
    </w:p>
    <w:p w14:paraId="3929A7F7" w14:textId="77777777" w:rsidR="00911FA8" w:rsidRDefault="00AD0E2D">
      <w:pPr>
        <w:spacing w:after="199"/>
        <w:ind w:left="715" w:right="254"/>
        <w:rPr>
          <w:ins w:id="169" w:author="Long, Victoria" w:date="2026-09-25T21:10:00Z" w16du:dateUtc="2026-09-26T01:10:00Z"/>
        </w:rPr>
      </w:pPr>
      <w:ins w:id="170" w:author="Long, Victoria" w:date="2026-09-25T21:10:00Z" w16du:dateUtc="2026-09-26T01:10:00Z">
        <w:r>
          <w:t xml:space="preserve">The recruiting manager should check the application form to see if the applicant has declared that they are a veteran. Any veteran that meets the essential criteria for the role and the Scheme </w:t>
        </w:r>
        <w:r>
          <w:rPr>
            <w:b/>
          </w:rPr>
          <w:t>must</w:t>
        </w:r>
        <w:r>
          <w:t xml:space="preserve"> be offered an interview alongside other applicants that meet the essential criteria. This will ensure a veteran does not displace a candidate that meets the essential criteria, thus widening the shortlist and ensuring the equality of opportunities.  </w:t>
        </w:r>
      </w:ins>
    </w:p>
    <w:p w14:paraId="0E1D79AA" w14:textId="6AAAB8DB" w:rsidR="00911FA8" w:rsidRDefault="00AD0E2D">
      <w:pPr>
        <w:spacing w:after="198"/>
        <w:ind w:left="715" w:right="172"/>
        <w:rPr>
          <w:ins w:id="171" w:author="Long, Victoria" w:date="2026-09-25T21:10:00Z" w16du:dateUtc="2026-09-26T01:10:00Z"/>
        </w:rPr>
      </w:pPr>
      <w:ins w:id="172" w:author="Long, Victoria" w:date="2026-09-25T21:10:00Z" w16du:dateUtc="2026-09-26T01:10:00Z">
        <w:r>
          <w:rPr>
            <w:b/>
          </w:rPr>
          <w:t>Please note:</w:t>
        </w:r>
        <w:r>
          <w:t xml:space="preserve"> Where a veteran is classed as disabled they will be considered under the Disability Confident Scheme. For further information please refer to the Recruitment Procedure. </w:t>
        </w:r>
      </w:ins>
    </w:p>
    <w:p w14:paraId="1BD11473" w14:textId="77777777" w:rsidR="00911FA8" w:rsidRDefault="00AD0E2D">
      <w:pPr>
        <w:numPr>
          <w:ilvl w:val="1"/>
          <w:numId w:val="8"/>
        </w:numPr>
        <w:spacing w:after="29" w:line="259" w:lineRule="auto"/>
        <w:ind w:right="0" w:hanging="720"/>
        <w:jc w:val="left"/>
        <w:rPr>
          <w:ins w:id="173" w:author="Long, Victoria" w:date="2026-09-25T21:10:00Z" w16du:dateUtc="2026-09-26T01:10:00Z"/>
        </w:rPr>
      </w:pPr>
      <w:ins w:id="174" w:author="Long, Victoria" w:date="2026-09-25T21:10:00Z" w16du:dateUtc="2026-09-26T01:10:00Z">
        <w:r>
          <w:rPr>
            <w:u w:val="single" w:color="000000"/>
          </w:rPr>
          <w:t>Interviewing</w:t>
        </w:r>
        <w:r>
          <w:rPr>
            <w:b/>
          </w:rPr>
          <w:t xml:space="preserve"> </w:t>
        </w:r>
      </w:ins>
    </w:p>
    <w:p w14:paraId="3F0A4144" w14:textId="77777777" w:rsidR="00911FA8" w:rsidRDefault="00AD0E2D">
      <w:pPr>
        <w:ind w:left="715" w:right="56"/>
        <w:rPr>
          <w:ins w:id="175" w:author="Long, Victoria" w:date="2026-09-25T21:10:00Z" w16du:dateUtc="2026-09-26T01:10:00Z"/>
        </w:rPr>
      </w:pPr>
      <w:ins w:id="176" w:author="Long, Victoria" w:date="2026-09-25T21:10:00Z" w16du:dateUtc="2026-09-26T01:10:00Z">
        <w:r>
          <w:t xml:space="preserve">The Recruiting Manager will need to check one of the following;  </w:t>
        </w:r>
      </w:ins>
    </w:p>
    <w:p w14:paraId="07769E1B" w14:textId="086F606D" w:rsidR="00911FA8" w:rsidRDefault="001765B4">
      <w:pPr>
        <w:numPr>
          <w:ilvl w:val="2"/>
          <w:numId w:val="6"/>
        </w:numPr>
        <w:spacing w:after="47"/>
        <w:ind w:right="30" w:hanging="361"/>
        <w:jc w:val="left"/>
        <w:rPr>
          <w:ins w:id="177" w:author="Long, Victoria" w:date="2026-09-25T21:10:00Z" w16du:dateUtc="2026-09-26T01:10:00Z"/>
        </w:rPr>
      </w:pPr>
      <w:ins w:id="178" w:author="Long, Victoria" w:date="2026-09-25T21:10:00Z" w16du:dateUtc="2026-09-26T01:10:00Z">
        <w:r>
          <w:t>The</w:t>
        </w:r>
        <w:r w:rsidR="00AD0E2D">
          <w:rPr>
            <w:b/>
          </w:rPr>
          <w:t xml:space="preserve"> </w:t>
        </w:r>
        <w:r w:rsidR="00AD0E2D">
          <w:t xml:space="preserve">Military Service Records pack. The applicant </w:t>
        </w:r>
        <w:r>
          <w:t xml:space="preserve">will be required to bring their pack to </w:t>
        </w:r>
        <w:r w:rsidR="00AD0E2D">
          <w:t xml:space="preserve">their interview. There is no requirement to take and store a copy of this. This information will confirm the veteran’s military service </w:t>
        </w:r>
        <w:r>
          <w:t>record and</w:t>
        </w:r>
        <w:r w:rsidR="00AD0E2D">
          <w:t xml:space="preserve"> may be a useful demonstration of their skills and experience.  </w:t>
        </w:r>
      </w:ins>
    </w:p>
    <w:p w14:paraId="6C9C2176" w14:textId="128A26A6" w:rsidR="00911FA8" w:rsidRPr="001765B4" w:rsidRDefault="001765B4">
      <w:pPr>
        <w:numPr>
          <w:ilvl w:val="2"/>
          <w:numId w:val="6"/>
        </w:numPr>
        <w:ind w:right="30" w:hanging="361"/>
        <w:jc w:val="left"/>
        <w:rPr>
          <w:ins w:id="179" w:author="Long, Victoria" w:date="2026-09-25T21:10:00Z" w16du:dateUtc="2026-09-26T01:10:00Z"/>
        </w:rPr>
      </w:pPr>
      <w:ins w:id="180" w:author="Long, Victoria" w:date="2026-09-25T21:10:00Z" w16du:dateUtc="2026-09-26T01:10:00Z">
        <w:r>
          <w:t>P</w:t>
        </w:r>
        <w:r w:rsidR="00AD0E2D">
          <w:t xml:space="preserve">roof of the applicant’s Armed Forces discharge date, at interview. Again, there is no requirement to take and store a copy of this. </w:t>
        </w:r>
        <w:r w:rsidR="00AD0E2D">
          <w:rPr>
            <w:rFonts w:ascii="Calibri" w:eastAsia="Calibri" w:hAnsi="Calibri" w:cs="Calibri"/>
            <w:b/>
          </w:rPr>
          <w:t xml:space="preserve"> </w:t>
        </w:r>
      </w:ins>
    </w:p>
    <w:p w14:paraId="58F96021" w14:textId="6671CB6A" w:rsidR="001765B4" w:rsidRDefault="001765B4">
      <w:pPr>
        <w:numPr>
          <w:ilvl w:val="2"/>
          <w:numId w:val="6"/>
        </w:numPr>
        <w:ind w:right="30" w:hanging="361"/>
        <w:jc w:val="left"/>
        <w:rPr>
          <w:ins w:id="181" w:author="Long, Victoria" w:date="2026-09-25T21:10:00Z" w16du:dateUtc="2026-09-26T01:10:00Z"/>
        </w:rPr>
      </w:pPr>
      <w:ins w:id="182" w:author="Long, Victoria" w:date="2026-09-25T21:10:00Z" w16du:dateUtc="2026-09-26T01:10:00Z">
        <w:r w:rsidRPr="001765B4">
          <w:rPr>
            <w:color w:val="auto"/>
          </w:rPr>
          <w:t>ID card for armed forces veterans, which will help them access specialist support and services, has started to be issued to service leavers.</w:t>
        </w:r>
        <w:r>
          <w:rPr>
            <w:color w:val="F79646" w:themeColor="accent6"/>
          </w:rPr>
          <w:br/>
        </w:r>
      </w:ins>
    </w:p>
    <w:p w14:paraId="3CBC99CA" w14:textId="77777777" w:rsidR="00911FA8" w:rsidRDefault="00AD0E2D">
      <w:pPr>
        <w:spacing w:after="214"/>
        <w:ind w:left="715" w:right="132"/>
        <w:rPr>
          <w:ins w:id="183" w:author="Long, Victoria" w:date="2026-09-25T21:10:00Z" w16du:dateUtc="2026-09-26T01:10:00Z"/>
        </w:rPr>
      </w:pPr>
      <w:ins w:id="184" w:author="Long, Victoria" w:date="2026-09-25T21:10:00Z" w16du:dateUtc="2026-09-26T01:10:00Z">
        <w:r>
          <w:t xml:space="preserve">Where a candidate has falsely claimed to be a Veteran any offer of employment may be withdrawn. Please contact Human Resources for advice before taking any action. </w:t>
        </w:r>
      </w:ins>
    </w:p>
    <w:p w14:paraId="2A649FD8" w14:textId="77777777" w:rsidR="00911FA8" w:rsidRDefault="00AD0E2D">
      <w:pPr>
        <w:numPr>
          <w:ilvl w:val="1"/>
          <w:numId w:val="7"/>
        </w:numPr>
        <w:spacing w:after="29" w:line="259" w:lineRule="auto"/>
        <w:ind w:right="56" w:hanging="720"/>
        <w:rPr>
          <w:ins w:id="185" w:author="Long, Victoria" w:date="2026-09-25T21:10:00Z" w16du:dateUtc="2026-09-26T01:10:00Z"/>
        </w:rPr>
      </w:pPr>
      <w:ins w:id="186" w:author="Long, Victoria" w:date="2026-09-25T21:10:00Z" w16du:dateUtc="2026-09-26T01:10:00Z">
        <w:r>
          <w:rPr>
            <w:u w:val="single" w:color="000000"/>
          </w:rPr>
          <w:t>Feedback</w:t>
        </w:r>
        <w:r>
          <w:t xml:space="preserve"> </w:t>
        </w:r>
      </w:ins>
    </w:p>
    <w:p w14:paraId="7154E38E" w14:textId="632F479F" w:rsidR="00911FA8" w:rsidRDefault="00AD0E2D">
      <w:pPr>
        <w:ind w:left="715" w:right="566"/>
        <w:rPr>
          <w:ins w:id="187" w:author="Long, Victoria" w:date="2026-09-25T21:10:00Z" w16du:dateUtc="2026-09-26T01:10:00Z"/>
        </w:rPr>
      </w:pPr>
      <w:ins w:id="188" w:author="Long, Victoria" w:date="2026-09-25T21:10:00Z" w16du:dateUtc="2026-09-26T01:10:00Z">
        <w:r>
          <w:t xml:space="preserve">Due to the number of applicants </w:t>
        </w:r>
        <w:r w:rsidR="008E5B1B">
          <w:t>HBC</w:t>
        </w:r>
        <w:r>
          <w:t xml:space="preserve"> receive there is no obligation to provide feedback to applicants that were </w:t>
        </w:r>
        <w:r>
          <w:rPr>
            <w:b/>
          </w:rPr>
          <w:t>not</w:t>
        </w:r>
        <w:r>
          <w:t xml:space="preserve"> shortlisted. However, where possible recruiting managers will attempt to feedback to all unsuccessful interviewees.  </w:t>
        </w:r>
      </w:ins>
    </w:p>
    <w:p w14:paraId="60AAA05E" w14:textId="77777777" w:rsidR="00911FA8" w:rsidRDefault="00AD0E2D">
      <w:pPr>
        <w:spacing w:after="17" w:line="259" w:lineRule="auto"/>
        <w:ind w:left="720" w:right="0" w:firstLine="0"/>
        <w:jc w:val="left"/>
        <w:rPr>
          <w:ins w:id="189" w:author="Long, Victoria" w:date="2026-09-25T21:10:00Z" w16du:dateUtc="2026-09-26T01:10:00Z"/>
        </w:rPr>
      </w:pPr>
      <w:ins w:id="190" w:author="Long, Victoria" w:date="2026-09-25T21:10:00Z" w16du:dateUtc="2026-09-26T01:10:00Z">
        <w:r>
          <w:t xml:space="preserve"> </w:t>
        </w:r>
      </w:ins>
    </w:p>
    <w:p w14:paraId="0CD711A4" w14:textId="77777777" w:rsidR="00911FA8" w:rsidRDefault="00AD0E2D">
      <w:pPr>
        <w:numPr>
          <w:ilvl w:val="1"/>
          <w:numId w:val="7"/>
        </w:numPr>
        <w:ind w:right="56" w:hanging="720"/>
        <w:rPr>
          <w:ins w:id="191" w:author="Long, Victoria" w:date="2026-09-25T21:10:00Z" w16du:dateUtc="2026-09-26T01:10:00Z"/>
        </w:rPr>
      </w:pPr>
      <w:ins w:id="192" w:author="Long, Victoria" w:date="2026-09-25T21:10:00Z" w16du:dateUtc="2026-09-26T01:10:00Z">
        <w:r>
          <w:t xml:space="preserve">Care should be taken when providing feedback to unsuccessful applicants, making sure that it is based on factual evidence from the interview notes.  </w:t>
        </w:r>
      </w:ins>
    </w:p>
    <w:p w14:paraId="31CC6BBD" w14:textId="77777777" w:rsidR="00911FA8" w:rsidRDefault="00AD0E2D">
      <w:pPr>
        <w:spacing w:after="17" w:line="259" w:lineRule="auto"/>
        <w:ind w:left="0" w:right="0" w:firstLine="0"/>
        <w:jc w:val="left"/>
        <w:rPr>
          <w:ins w:id="193" w:author="Long, Victoria" w:date="2026-09-25T21:10:00Z" w16du:dateUtc="2026-09-26T01:10:00Z"/>
        </w:rPr>
      </w:pPr>
      <w:ins w:id="194" w:author="Long, Victoria" w:date="2026-09-25T21:10:00Z" w16du:dateUtc="2026-09-26T01:10:00Z">
        <w:r>
          <w:t xml:space="preserve"> </w:t>
        </w:r>
      </w:ins>
    </w:p>
    <w:p w14:paraId="0A4DFD1E" w14:textId="77777777" w:rsidR="00911FA8" w:rsidRDefault="00AD0E2D">
      <w:pPr>
        <w:numPr>
          <w:ilvl w:val="1"/>
          <w:numId w:val="7"/>
        </w:numPr>
        <w:ind w:right="56" w:hanging="720"/>
        <w:rPr>
          <w:ins w:id="195" w:author="Long, Victoria" w:date="2026-09-25T21:10:00Z" w16du:dateUtc="2026-09-26T01:10:00Z"/>
        </w:rPr>
      </w:pPr>
      <w:ins w:id="196" w:author="Long, Victoria" w:date="2026-09-25T21:10:00Z" w16du:dateUtc="2026-09-26T01:10:00Z">
        <w:r>
          <w:t xml:space="preserve">As a first step to gaining civilian employment, veterans will be keen to receive feedback on how they have performed at interview. </w:t>
        </w:r>
      </w:ins>
    </w:p>
    <w:p w14:paraId="6CF41800" w14:textId="77777777" w:rsidR="00911FA8" w:rsidRDefault="00AD0E2D">
      <w:pPr>
        <w:spacing w:after="17" w:line="259" w:lineRule="auto"/>
        <w:ind w:left="720" w:right="0" w:firstLine="0"/>
        <w:jc w:val="left"/>
        <w:rPr>
          <w:ins w:id="197" w:author="Long, Victoria" w:date="2026-09-25T21:10:00Z" w16du:dateUtc="2026-09-26T01:10:00Z"/>
        </w:rPr>
      </w:pPr>
      <w:ins w:id="198" w:author="Long, Victoria" w:date="2026-09-25T21:10:00Z" w16du:dateUtc="2026-09-26T01:10:00Z">
        <w:r>
          <w:t xml:space="preserve"> </w:t>
        </w:r>
      </w:ins>
    </w:p>
    <w:p w14:paraId="648E5F89" w14:textId="77777777" w:rsidR="00142DE2" w:rsidRDefault="00AD0E2D">
      <w:pPr>
        <w:tabs>
          <w:tab w:val="center" w:pos="4153"/>
          <w:tab w:val="right" w:pos="8306"/>
        </w:tabs>
        <w:spacing w:after="0" w:line="240" w:lineRule="auto"/>
        <w:jc w:val="center"/>
        <w:rPr>
          <w:del w:id="199" w:author="Long, Victoria" w:date="2026-09-25T21:10:00Z" w16du:dateUtc="2026-09-26T01:10:00Z"/>
          <w:rFonts w:eastAsia="Times New Roman"/>
          <w:szCs w:val="24"/>
        </w:rPr>
      </w:pPr>
      <w:ins w:id="200" w:author="Long, Victoria" w:date="2026-09-25T21:10:00Z" w16du:dateUtc="2026-09-26T01:10:00Z">
        <w:r>
          <w:rPr>
            <w:b/>
          </w:rPr>
          <w:t>Written</w:t>
        </w:r>
      </w:ins>
    </w:p>
    <w:p w14:paraId="44F3FD09" w14:textId="77777777" w:rsidR="00142DE2" w:rsidRDefault="00843DD4">
      <w:pPr>
        <w:tabs>
          <w:tab w:val="center" w:pos="4153"/>
          <w:tab w:val="right" w:pos="8306"/>
        </w:tabs>
        <w:spacing w:after="0" w:line="240" w:lineRule="auto"/>
        <w:jc w:val="center"/>
        <w:rPr>
          <w:del w:id="201" w:author="Long, Victoria" w:date="2026-09-25T21:10:00Z" w16du:dateUtc="2026-09-26T01:10:00Z"/>
          <w:rFonts w:eastAsia="Times New Roman"/>
          <w:szCs w:val="24"/>
        </w:rPr>
      </w:pPr>
      <w:del w:id="202" w:author="Long, Victoria" w:date="2026-09-25T21:10:00Z" w16du:dateUtc="2026-09-26T01:10:00Z">
        <w:r>
          <w:rPr>
            <w:rFonts w:eastAsia="Times New Roman"/>
            <w:szCs w:val="24"/>
          </w:rPr>
          <w:delText>Bollington St. John’s Church of England</w:delText>
        </w:r>
      </w:del>
    </w:p>
    <w:p w14:paraId="5F3F1C2F" w14:textId="77777777" w:rsidR="00142DE2" w:rsidRDefault="00843DD4">
      <w:pPr>
        <w:tabs>
          <w:tab w:val="center" w:pos="4153"/>
          <w:tab w:val="right" w:pos="8306"/>
        </w:tabs>
        <w:spacing w:after="0" w:line="240" w:lineRule="auto"/>
        <w:jc w:val="center"/>
        <w:rPr>
          <w:del w:id="203" w:author="Long, Victoria" w:date="2026-09-25T21:10:00Z" w16du:dateUtc="2026-09-26T01:10:00Z"/>
          <w:rFonts w:eastAsia="Times New Roman"/>
          <w:szCs w:val="24"/>
        </w:rPr>
      </w:pPr>
      <w:del w:id="204" w:author="Long, Victoria" w:date="2026-09-25T21:10:00Z" w16du:dateUtc="2026-09-26T01:10:00Z">
        <w:r>
          <w:rPr>
            <w:rFonts w:eastAsia="Times New Roman"/>
            <w:szCs w:val="24"/>
          </w:rPr>
          <w:delText>Primary School</w:delText>
        </w:r>
      </w:del>
    </w:p>
    <w:p w14:paraId="13290FB8" w14:textId="77777777" w:rsidR="00142DE2" w:rsidRDefault="00843DD4">
      <w:pPr>
        <w:tabs>
          <w:tab w:val="center" w:pos="4153"/>
          <w:tab w:val="right" w:pos="8306"/>
        </w:tabs>
        <w:spacing w:after="0" w:line="240" w:lineRule="auto"/>
        <w:ind w:left="113"/>
        <w:jc w:val="center"/>
        <w:rPr>
          <w:del w:id="205" w:author="Long, Victoria" w:date="2026-09-25T21:10:00Z" w16du:dateUtc="2026-09-26T01:10:00Z"/>
        </w:rPr>
      </w:pPr>
      <w:del w:id="206" w:author="Long, Victoria" w:date="2026-09-25T21:10:00Z" w16du:dateUtc="2026-09-26T01:10:00Z">
        <w:r>
          <w:rPr>
            <w:rFonts w:eastAsia="Times New Roman"/>
            <w:noProof/>
            <w:szCs w:val="24"/>
          </w:rPr>
          <w:drawing>
            <wp:inline distT="0" distB="0" distL="0" distR="0" wp14:anchorId="2F60AE59" wp14:editId="2B0D58D6">
              <wp:extent cx="1506217" cy="1607186"/>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rcRect/>
                      <a:stretch>
                        <a:fillRect/>
                      </a:stretch>
                    </pic:blipFill>
                    <pic:spPr>
                      <a:xfrm>
                        <a:off x="0" y="0"/>
                        <a:ext cx="1506217" cy="1607186"/>
                      </a:xfrm>
                      <a:prstGeom prst="rect">
                        <a:avLst/>
                      </a:prstGeom>
                      <a:noFill/>
                      <a:ln>
                        <a:noFill/>
                        <a:prstDash/>
                      </a:ln>
                    </pic:spPr>
                  </pic:pic>
                </a:graphicData>
              </a:graphic>
            </wp:inline>
          </w:drawing>
        </w:r>
      </w:del>
    </w:p>
    <w:p w14:paraId="294CB4C0" w14:textId="77777777" w:rsidR="00142DE2" w:rsidRDefault="00142DE2">
      <w:pPr>
        <w:tabs>
          <w:tab w:val="center" w:pos="4153"/>
          <w:tab w:val="right" w:pos="8306"/>
        </w:tabs>
        <w:spacing w:after="0" w:line="240" w:lineRule="auto"/>
        <w:ind w:left="113"/>
        <w:jc w:val="center"/>
        <w:rPr>
          <w:del w:id="207" w:author="Long, Victoria" w:date="2026-09-25T21:10:00Z" w16du:dateUtc="2026-09-26T01:10:00Z"/>
          <w:rFonts w:eastAsia="Times New Roman"/>
          <w:szCs w:val="24"/>
        </w:rPr>
      </w:pPr>
    </w:p>
    <w:p w14:paraId="7EBEF859" w14:textId="77777777" w:rsidR="00142DE2" w:rsidRDefault="00843DD4">
      <w:pPr>
        <w:tabs>
          <w:tab w:val="center" w:pos="4153"/>
          <w:tab w:val="right" w:pos="8306"/>
        </w:tabs>
        <w:spacing w:after="0" w:line="240" w:lineRule="auto"/>
        <w:jc w:val="center"/>
        <w:rPr>
          <w:del w:id="208" w:author="Long, Victoria" w:date="2026-09-25T21:10:00Z" w16du:dateUtc="2026-09-26T01:10:00Z"/>
          <w:rFonts w:eastAsia="Times New Roman"/>
          <w:i/>
          <w:szCs w:val="24"/>
        </w:rPr>
      </w:pPr>
      <w:del w:id="209" w:author="Long, Victoria" w:date="2026-09-25T21:10:00Z" w16du:dateUtc="2026-09-26T01:10:00Z">
        <w:r>
          <w:rPr>
            <w:rFonts w:eastAsia="Times New Roman"/>
            <w:i/>
            <w:szCs w:val="24"/>
          </w:rPr>
          <w:delText>Where talent grows</w:delText>
        </w:r>
      </w:del>
    </w:p>
    <w:p w14:paraId="7F4A5CEC" w14:textId="77777777" w:rsidR="00142DE2" w:rsidRDefault="00843DD4">
      <w:pPr>
        <w:tabs>
          <w:tab w:val="center" w:pos="4153"/>
          <w:tab w:val="right" w:pos="8306"/>
        </w:tabs>
        <w:spacing w:after="0" w:line="240" w:lineRule="auto"/>
        <w:jc w:val="center"/>
        <w:rPr>
          <w:del w:id="210" w:author="Long, Victoria" w:date="2026-09-25T21:10:00Z" w16du:dateUtc="2026-09-26T01:10:00Z"/>
          <w:rFonts w:eastAsia="Times New Roman"/>
          <w:sz w:val="16"/>
          <w:szCs w:val="16"/>
        </w:rPr>
      </w:pPr>
      <w:del w:id="211" w:author="Long, Victoria" w:date="2026-09-25T21:10:00Z" w16du:dateUtc="2026-09-26T01:10:00Z">
        <w:r>
          <w:rPr>
            <w:rFonts w:eastAsia="Times New Roman"/>
            <w:sz w:val="16"/>
            <w:szCs w:val="16"/>
          </w:rPr>
          <w:delText>Head Teacher: Mrs M. Walker</w:delText>
        </w:r>
      </w:del>
    </w:p>
    <w:p w14:paraId="62DBCDD5" w14:textId="77777777" w:rsidR="00142DE2" w:rsidRDefault="00843DD4">
      <w:pPr>
        <w:tabs>
          <w:tab w:val="center" w:pos="4153"/>
          <w:tab w:val="right" w:pos="8306"/>
        </w:tabs>
        <w:spacing w:after="0" w:line="240" w:lineRule="auto"/>
        <w:jc w:val="center"/>
        <w:rPr>
          <w:del w:id="212" w:author="Long, Victoria" w:date="2026-09-25T21:10:00Z" w16du:dateUtc="2026-09-26T01:10:00Z"/>
          <w:rFonts w:eastAsia="Times New Roman"/>
          <w:sz w:val="16"/>
          <w:szCs w:val="16"/>
        </w:rPr>
      </w:pPr>
      <w:del w:id="213" w:author="Long, Victoria" w:date="2026-09-25T21:10:00Z" w16du:dateUtc="2026-09-26T01:10:00Z">
        <w:r>
          <w:rPr>
            <w:rFonts w:eastAsia="Times New Roman"/>
            <w:sz w:val="16"/>
            <w:szCs w:val="16"/>
          </w:rPr>
          <w:delText>Head of Teaching, Learning and Assessment: Mrs E. Watson</w:delText>
        </w:r>
      </w:del>
    </w:p>
    <w:p w14:paraId="25744736" w14:textId="77777777" w:rsidR="00142DE2" w:rsidRDefault="00142DE2">
      <w:pPr>
        <w:tabs>
          <w:tab w:val="center" w:pos="4153"/>
          <w:tab w:val="right" w:pos="8306"/>
        </w:tabs>
        <w:spacing w:after="0" w:line="240" w:lineRule="auto"/>
        <w:jc w:val="center"/>
        <w:rPr>
          <w:del w:id="214" w:author="Long, Victoria" w:date="2026-09-25T21:10:00Z" w16du:dateUtc="2026-09-26T01:10:00Z"/>
          <w:rFonts w:eastAsia="Times New Roman"/>
          <w:sz w:val="16"/>
          <w:szCs w:val="16"/>
        </w:rPr>
      </w:pPr>
    </w:p>
    <w:p w14:paraId="78DCAC7E" w14:textId="77777777" w:rsidR="00142DE2" w:rsidRDefault="00843DD4">
      <w:pPr>
        <w:spacing w:before="100" w:after="100" w:line="240" w:lineRule="auto"/>
        <w:jc w:val="center"/>
        <w:rPr>
          <w:del w:id="215" w:author="Long, Victoria" w:date="2026-09-25T21:10:00Z" w16du:dateUtc="2026-09-26T01:10:00Z"/>
        </w:rPr>
      </w:pPr>
      <w:del w:id="216" w:author="Long, Victoria" w:date="2026-09-25T21:10:00Z" w16du:dateUtc="2026-09-26T01:10:00Z">
        <w:r>
          <w:rPr>
            <w:rFonts w:eastAsia="Times New Roman"/>
            <w:i/>
            <w:iCs/>
            <w:lang w:val="en"/>
          </w:rPr>
          <w:delText xml:space="preserve"> “Whatever you do, work at it with all your heart, as working for the Lord”</w:delText>
        </w:r>
        <w:r>
          <w:rPr>
            <w:rFonts w:eastAsia="Times New Roman"/>
            <w:b/>
            <w:bCs/>
            <w:i/>
            <w:iCs/>
            <w:lang w:val="en"/>
          </w:rPr>
          <w:delText> </w:delText>
        </w:r>
      </w:del>
    </w:p>
    <w:p w14:paraId="44D261B9" w14:textId="77777777" w:rsidR="00142DE2" w:rsidRDefault="00843DD4">
      <w:pPr>
        <w:spacing w:before="100" w:after="100" w:line="240" w:lineRule="auto"/>
        <w:jc w:val="center"/>
        <w:rPr>
          <w:del w:id="217" w:author="Long, Victoria" w:date="2026-09-25T21:10:00Z" w16du:dateUtc="2026-09-26T01:10:00Z"/>
          <w:rFonts w:eastAsia="Times New Roman"/>
          <w:b/>
          <w:bCs/>
          <w:i/>
          <w:iCs/>
          <w:lang w:val="en"/>
        </w:rPr>
      </w:pPr>
      <w:del w:id="218" w:author="Long, Victoria" w:date="2026-09-25T21:10:00Z" w16du:dateUtc="2026-09-26T01:10:00Z">
        <w:r>
          <w:rPr>
            <w:rFonts w:eastAsia="Times New Roman"/>
            <w:b/>
            <w:bCs/>
            <w:i/>
            <w:iCs/>
            <w:lang w:val="en"/>
          </w:rPr>
          <w:delText>Colossians 3:23</w:delText>
        </w:r>
      </w:del>
    </w:p>
    <w:p w14:paraId="55FBCB1A" w14:textId="77777777" w:rsidR="00142DE2" w:rsidRDefault="00142DE2">
      <w:pPr>
        <w:spacing w:before="100" w:after="100" w:line="240" w:lineRule="auto"/>
        <w:jc w:val="center"/>
        <w:rPr>
          <w:del w:id="219" w:author="Long, Victoria" w:date="2026-09-25T21:10:00Z" w16du:dateUtc="2026-09-26T01:10:00Z"/>
          <w:rFonts w:eastAsia="Times New Roman"/>
          <w:b/>
          <w:bCs/>
          <w:i/>
          <w:iCs/>
          <w:lang w:val="en"/>
        </w:rPr>
      </w:pPr>
    </w:p>
    <w:p w14:paraId="37AB7691" w14:textId="77777777" w:rsidR="00142DE2" w:rsidRDefault="00843DD4">
      <w:pPr>
        <w:spacing w:before="100" w:after="100" w:line="240" w:lineRule="auto"/>
        <w:jc w:val="center"/>
        <w:rPr>
          <w:del w:id="220" w:author="Long, Victoria" w:date="2026-09-25T21:10:00Z" w16du:dateUtc="2026-09-26T01:10:00Z"/>
          <w:rFonts w:eastAsia="Times New Roman"/>
          <w:b/>
          <w:bCs/>
          <w:iCs/>
          <w:sz w:val="32"/>
          <w:szCs w:val="32"/>
          <w:lang w:val="en"/>
        </w:rPr>
      </w:pPr>
      <w:del w:id="221" w:author="Long, Victoria" w:date="2026-09-25T21:10:00Z" w16du:dateUtc="2026-09-26T01:10:00Z">
        <w:r>
          <w:rPr>
            <w:rFonts w:eastAsia="Times New Roman"/>
            <w:b/>
            <w:bCs/>
            <w:iCs/>
            <w:sz w:val="32"/>
            <w:szCs w:val="32"/>
            <w:lang w:val="en"/>
          </w:rPr>
          <w:delText>Wellbeing Policy</w:delText>
        </w:r>
      </w:del>
    </w:p>
    <w:p w14:paraId="47F07583" w14:textId="77777777" w:rsidR="00142DE2" w:rsidRDefault="00843DD4">
      <w:pPr>
        <w:spacing w:after="120"/>
        <w:rPr>
          <w:del w:id="222" w:author="Long, Victoria" w:date="2026-09-25T21:10:00Z" w16du:dateUtc="2026-09-26T01:10:00Z"/>
          <w:b/>
          <w:iCs/>
          <w:szCs w:val="24"/>
        </w:rPr>
      </w:pPr>
      <w:del w:id="223" w:author="Long, Victoria" w:date="2026-09-25T21:10:00Z" w16du:dateUtc="2026-09-26T01:10:00Z">
        <w:r>
          <w:rPr>
            <w:b/>
            <w:iCs/>
            <w:szCs w:val="24"/>
          </w:rPr>
          <w:delText>SCOPE</w:delText>
        </w:r>
      </w:del>
    </w:p>
    <w:p w14:paraId="6ED8FE73" w14:textId="77777777" w:rsidR="00142DE2" w:rsidRDefault="00843DD4">
      <w:pPr>
        <w:spacing w:after="120"/>
        <w:rPr>
          <w:del w:id="224" w:author="Long, Victoria" w:date="2026-09-25T21:10:00Z" w16du:dateUtc="2026-09-26T01:10:00Z"/>
        </w:rPr>
      </w:pPr>
      <w:del w:id="225" w:author="Long, Victoria" w:date="2026-09-25T21:10:00Z" w16du:dateUtc="2026-09-26T01:10:00Z">
        <w:r>
          <w:rPr>
            <w:iCs/>
            <w:szCs w:val="24"/>
          </w:rPr>
          <w:delText>This policy is applicable to all staff at Bollington St John’s.</w:delText>
        </w:r>
      </w:del>
    </w:p>
    <w:p w14:paraId="15A67625" w14:textId="77777777" w:rsidR="00142DE2" w:rsidRDefault="00843DD4">
      <w:pPr>
        <w:spacing w:after="120"/>
        <w:rPr>
          <w:del w:id="226" w:author="Long, Victoria" w:date="2026-09-25T21:10:00Z" w16du:dateUtc="2026-09-26T01:10:00Z"/>
          <w:iCs/>
          <w:szCs w:val="24"/>
        </w:rPr>
      </w:pPr>
      <w:del w:id="227" w:author="Long, Victoria" w:date="2026-09-25T21:10:00Z" w16du:dateUtc="2026-09-26T01:10:00Z">
        <w:r>
          <w:rPr>
            <w:iCs/>
            <w:szCs w:val="24"/>
          </w:rPr>
          <w:delText>It does not form part of any employee’s contract of employment and we may amend it at any time.</w:delText>
        </w:r>
      </w:del>
    </w:p>
    <w:p w14:paraId="2E0F205E" w14:textId="77777777" w:rsidR="00142DE2" w:rsidRDefault="00142DE2">
      <w:pPr>
        <w:spacing w:after="120"/>
        <w:rPr>
          <w:del w:id="228" w:author="Long, Victoria" w:date="2026-09-25T21:10:00Z" w16du:dateUtc="2026-09-26T01:10:00Z"/>
          <w:iCs/>
          <w:szCs w:val="24"/>
        </w:rPr>
      </w:pPr>
    </w:p>
    <w:p w14:paraId="15596F19" w14:textId="77777777" w:rsidR="00142DE2" w:rsidRDefault="00843DD4">
      <w:pPr>
        <w:spacing w:after="120"/>
        <w:rPr>
          <w:del w:id="229" w:author="Long, Victoria" w:date="2026-09-25T21:10:00Z" w16du:dateUtc="2026-09-26T01:10:00Z"/>
          <w:b/>
          <w:bCs/>
          <w:szCs w:val="24"/>
        </w:rPr>
      </w:pPr>
      <w:del w:id="230" w:author="Long, Victoria" w:date="2026-09-25T21:10:00Z" w16du:dateUtc="2026-09-26T01:10:00Z">
        <w:r>
          <w:rPr>
            <w:b/>
            <w:bCs/>
            <w:szCs w:val="24"/>
          </w:rPr>
          <w:delText>POLICY STATEMENT</w:delText>
        </w:r>
      </w:del>
    </w:p>
    <w:p w14:paraId="2307C75C" w14:textId="77777777" w:rsidR="00142DE2" w:rsidRDefault="00843DD4">
      <w:pPr>
        <w:spacing w:after="120"/>
        <w:rPr>
          <w:del w:id="231" w:author="Long, Victoria" w:date="2026-09-25T21:10:00Z" w16du:dateUtc="2026-09-26T01:10:00Z"/>
        </w:rPr>
      </w:pPr>
      <w:del w:id="232" w:author="Long, Victoria" w:date="2026-09-25T21:10:00Z" w16du:dateUtc="2026-09-26T01:10:00Z">
        <w:r>
          <w:rPr>
            <w:szCs w:val="24"/>
            <w:lang w:val="en"/>
          </w:rPr>
          <w:delText xml:space="preserve">The purpose of this policy is to set out the school’s approach to managing its obligations to support and enable staff to maintain their physical and mental health wellbeing. </w:delText>
        </w:r>
      </w:del>
    </w:p>
    <w:p w14:paraId="7C77CD84" w14:textId="77777777" w:rsidR="00142DE2" w:rsidRDefault="00843DD4">
      <w:pPr>
        <w:spacing w:after="120"/>
        <w:rPr>
          <w:del w:id="233" w:author="Long, Victoria" w:date="2026-09-25T21:10:00Z" w16du:dateUtc="2026-09-26T01:10:00Z"/>
          <w:szCs w:val="24"/>
        </w:rPr>
      </w:pPr>
      <w:del w:id="234" w:author="Long, Victoria" w:date="2026-09-25T21:10:00Z" w16du:dateUtc="2026-09-26T01:10:00Z">
        <w:r>
          <w:rPr>
            <w:szCs w:val="24"/>
          </w:rPr>
          <w:delText xml:space="preserve">The school has a responsibility for the health and wellbeing of its entire staff. As such we are committed to the fair and consistent application of a Wellbeing Policy that maintains the wellbeing of staff whilst enabling the school to deliver effective and efficient services to residents. </w:delText>
        </w:r>
        <w:bookmarkStart w:id="235" w:name="_Hlk513041310"/>
      </w:del>
    </w:p>
    <w:p w14:paraId="1B142A88" w14:textId="77777777" w:rsidR="00142DE2" w:rsidRDefault="00843DD4">
      <w:pPr>
        <w:spacing w:after="120"/>
        <w:rPr>
          <w:del w:id="236" w:author="Long, Victoria" w:date="2026-09-25T21:10:00Z" w16du:dateUtc="2026-09-26T01:10:00Z"/>
        </w:rPr>
      </w:pPr>
      <w:del w:id="237" w:author="Long, Victoria" w:date="2026-09-25T21:10:00Z" w16du:dateUtc="2026-09-26T01:10:00Z">
        <w:r>
          <w:rPr>
            <w:rFonts w:eastAsia="SimSun"/>
            <w:szCs w:val="24"/>
            <w:lang w:val="en" w:eastAsia="zh-CN"/>
          </w:rPr>
          <w:delText>This policy explains:</w:delText>
        </w:r>
      </w:del>
    </w:p>
    <w:p w14:paraId="6FB05455" w14:textId="77777777" w:rsidR="00142DE2" w:rsidRDefault="00843DD4">
      <w:pPr>
        <w:pStyle w:val="ListParagraph"/>
        <w:numPr>
          <w:ilvl w:val="0"/>
          <w:numId w:val="1"/>
        </w:numPr>
        <w:autoSpaceDE w:val="0"/>
        <w:spacing w:before="0" w:line="276" w:lineRule="auto"/>
        <w:rPr>
          <w:del w:id="238" w:author="Long, Victoria" w:date="2026-09-25T21:10:00Z" w16du:dateUtc="2026-09-26T01:10:00Z"/>
          <w:rFonts w:eastAsia="SimSun"/>
          <w:szCs w:val="24"/>
          <w:lang w:val="en" w:eastAsia="zh-CN"/>
        </w:rPr>
      </w:pPr>
      <w:del w:id="239" w:author="Long, Victoria" w:date="2026-09-25T21:10:00Z" w16du:dateUtc="2026-09-26T01:10:00Z">
        <w:r>
          <w:rPr>
            <w:rFonts w:eastAsia="SimSun"/>
            <w:szCs w:val="24"/>
            <w:lang w:val="en" w:eastAsia="zh-CN"/>
          </w:rPr>
          <w:delText>What you can expect from the school and what the school expects of you.</w:delText>
        </w:r>
      </w:del>
    </w:p>
    <w:p w14:paraId="5AA0322B" w14:textId="77777777" w:rsidR="00142DE2" w:rsidRDefault="00843DD4">
      <w:pPr>
        <w:pStyle w:val="ListParagraph"/>
        <w:numPr>
          <w:ilvl w:val="0"/>
          <w:numId w:val="1"/>
        </w:numPr>
        <w:tabs>
          <w:tab w:val="left" w:pos="5540"/>
        </w:tabs>
        <w:autoSpaceDE w:val="0"/>
        <w:spacing w:before="0" w:line="276" w:lineRule="auto"/>
        <w:rPr>
          <w:del w:id="240" w:author="Long, Victoria" w:date="2026-09-25T21:10:00Z" w16du:dateUtc="2026-09-26T01:10:00Z"/>
          <w:rFonts w:eastAsia="SimSun"/>
          <w:szCs w:val="24"/>
          <w:lang w:val="en" w:eastAsia="zh-CN"/>
        </w:rPr>
      </w:pPr>
      <w:del w:id="241" w:author="Long, Victoria" w:date="2026-09-25T21:10:00Z" w16du:dateUtc="2026-09-26T01:10:00Z">
        <w:r>
          <w:rPr>
            <w:rFonts w:eastAsia="SimSun"/>
            <w:szCs w:val="24"/>
            <w:lang w:val="en" w:eastAsia="zh-CN"/>
          </w:rPr>
          <w:delText>Workplace measures to promote wellbeing, including sources of help.</w:delText>
        </w:r>
      </w:del>
    </w:p>
    <w:p w14:paraId="4EB18E09" w14:textId="77777777" w:rsidR="00142DE2" w:rsidRDefault="00843DD4">
      <w:pPr>
        <w:tabs>
          <w:tab w:val="left" w:pos="4820"/>
        </w:tabs>
        <w:autoSpaceDE w:val="0"/>
        <w:spacing w:after="120"/>
        <w:rPr>
          <w:del w:id="242" w:author="Long, Victoria" w:date="2026-09-25T21:10:00Z" w16du:dateUtc="2026-09-26T01:10:00Z"/>
          <w:rFonts w:eastAsia="SimSun"/>
          <w:szCs w:val="24"/>
          <w:lang w:val="en" w:eastAsia="zh-CN"/>
        </w:rPr>
      </w:pPr>
      <w:del w:id="243" w:author="Long, Victoria" w:date="2026-09-25T21:10:00Z" w16du:dateUtc="2026-09-26T01:10:00Z">
        <w:r>
          <w:rPr>
            <w:rFonts w:eastAsia="SimSun"/>
            <w:szCs w:val="24"/>
            <w:lang w:val="en" w:eastAsia="zh-CN"/>
          </w:rPr>
          <w:delText xml:space="preserve">This policy should be read in conjunction with the school’s policies and procedures on Flexible Working, Leave and Time Off, as well as Health and Safety policies. </w:delText>
        </w:r>
        <w:bookmarkEnd w:id="235"/>
      </w:del>
    </w:p>
    <w:p w14:paraId="0CA2D720" w14:textId="77777777" w:rsidR="00142DE2" w:rsidRDefault="00142DE2">
      <w:pPr>
        <w:tabs>
          <w:tab w:val="left" w:pos="4820"/>
        </w:tabs>
        <w:autoSpaceDE w:val="0"/>
        <w:spacing w:after="120"/>
        <w:rPr>
          <w:del w:id="244" w:author="Long, Victoria" w:date="2026-09-25T21:10:00Z" w16du:dateUtc="2026-09-26T01:10:00Z"/>
          <w:rFonts w:eastAsia="SimSun"/>
          <w:szCs w:val="24"/>
          <w:lang w:val="en" w:eastAsia="zh-CN"/>
        </w:rPr>
      </w:pPr>
    </w:p>
    <w:p w14:paraId="5E2390A9" w14:textId="77777777" w:rsidR="00275AB7" w:rsidRDefault="00275AB7">
      <w:pPr>
        <w:tabs>
          <w:tab w:val="left" w:pos="4820"/>
        </w:tabs>
        <w:autoSpaceDE w:val="0"/>
        <w:spacing w:after="120"/>
        <w:rPr>
          <w:del w:id="245" w:author="Long, Victoria" w:date="2026-09-25T21:10:00Z" w16du:dateUtc="2026-09-26T01:10:00Z"/>
          <w:rFonts w:eastAsia="SimSun"/>
          <w:szCs w:val="24"/>
          <w:lang w:val="en" w:eastAsia="zh-CN"/>
        </w:rPr>
      </w:pPr>
    </w:p>
    <w:p w14:paraId="1571796A" w14:textId="77777777" w:rsidR="00142DE2" w:rsidRDefault="00843DD4">
      <w:pPr>
        <w:tabs>
          <w:tab w:val="left" w:pos="4820"/>
        </w:tabs>
        <w:autoSpaceDE w:val="0"/>
        <w:spacing w:after="120"/>
        <w:rPr>
          <w:del w:id="246" w:author="Long, Victoria" w:date="2026-09-25T21:10:00Z" w16du:dateUtc="2026-09-26T01:10:00Z"/>
        </w:rPr>
      </w:pPr>
      <w:del w:id="247" w:author="Long, Victoria" w:date="2026-09-25T21:10:00Z" w16du:dateUtc="2026-09-26T01:10:00Z">
        <w:r>
          <w:rPr>
            <w:b/>
            <w:szCs w:val="24"/>
          </w:rPr>
          <w:delText>WHAT YOU CAN EXPECT FROM THE SCHOOL</w:delText>
        </w:r>
      </w:del>
    </w:p>
    <w:p w14:paraId="3D4B9F11" w14:textId="77777777" w:rsidR="00142DE2" w:rsidRDefault="00843DD4">
      <w:pPr>
        <w:spacing w:after="120"/>
        <w:rPr>
          <w:del w:id="248" w:author="Long, Victoria" w:date="2026-09-25T21:10:00Z" w16du:dateUtc="2026-09-26T01:10:00Z"/>
          <w:szCs w:val="24"/>
        </w:rPr>
      </w:pPr>
      <w:del w:id="249" w:author="Long, Victoria" w:date="2026-09-25T21:10:00Z" w16du:dateUtc="2026-09-26T01:10:00Z">
        <w:r>
          <w:rPr>
            <w:szCs w:val="24"/>
          </w:rPr>
          <w:delText>We will:</w:delText>
        </w:r>
      </w:del>
    </w:p>
    <w:p w14:paraId="19221490" w14:textId="77777777" w:rsidR="00142DE2" w:rsidRDefault="00843DD4">
      <w:pPr>
        <w:pStyle w:val="ListParagraph"/>
        <w:numPr>
          <w:ilvl w:val="0"/>
          <w:numId w:val="2"/>
        </w:numPr>
        <w:spacing w:before="0" w:line="276" w:lineRule="auto"/>
        <w:rPr>
          <w:del w:id="250" w:author="Long, Victoria" w:date="2026-09-25T21:10:00Z" w16du:dateUtc="2026-09-26T01:10:00Z"/>
        </w:rPr>
      </w:pPr>
      <w:del w:id="251" w:author="Long, Victoria" w:date="2026-09-25T21:10:00Z" w16du:dateUtc="2026-09-26T01:10:00Z">
        <w:r>
          <w:rPr>
            <w:iCs/>
            <w:szCs w:val="24"/>
          </w:rPr>
          <w:delText>Seek to ensure that your mental health and wellbeing is always treated as a priority, and make sure that you are supported if you are facing such issues.</w:delText>
        </w:r>
      </w:del>
    </w:p>
    <w:p w14:paraId="4B7B936E" w14:textId="77777777" w:rsidR="00142DE2" w:rsidRDefault="00843DD4">
      <w:pPr>
        <w:pStyle w:val="ListParagraph"/>
        <w:numPr>
          <w:ilvl w:val="0"/>
          <w:numId w:val="3"/>
        </w:numPr>
        <w:spacing w:before="0" w:line="276" w:lineRule="auto"/>
        <w:ind w:left="357" w:hanging="357"/>
        <w:rPr>
          <w:del w:id="252" w:author="Long, Victoria" w:date="2026-09-25T21:10:00Z" w16du:dateUtc="2026-09-26T01:10:00Z"/>
          <w:szCs w:val="24"/>
        </w:rPr>
      </w:pPr>
      <w:del w:id="253" w:author="Long, Victoria" w:date="2026-09-25T21:10:00Z" w16du:dateUtc="2026-09-26T01:10:00Z">
        <w:r>
          <w:rPr>
            <w:szCs w:val="24"/>
          </w:rPr>
          <w:delText>Take all reasonable steps to provide a safe and positive working environment, and put in place measures to minimise the risks to your health and wellbeing.</w:delText>
        </w:r>
      </w:del>
    </w:p>
    <w:p w14:paraId="5ED3C8DD" w14:textId="77777777" w:rsidR="00142DE2" w:rsidRDefault="00843DD4">
      <w:pPr>
        <w:pStyle w:val="ListParagraph"/>
        <w:numPr>
          <w:ilvl w:val="0"/>
          <w:numId w:val="3"/>
        </w:numPr>
        <w:spacing w:before="0" w:line="276" w:lineRule="auto"/>
        <w:ind w:left="357" w:hanging="357"/>
        <w:rPr>
          <w:del w:id="254" w:author="Long, Victoria" w:date="2026-09-25T21:10:00Z" w16du:dateUtc="2026-09-26T01:10:00Z"/>
          <w:szCs w:val="24"/>
        </w:rPr>
      </w:pPr>
      <w:del w:id="255" w:author="Long, Victoria" w:date="2026-09-25T21:10:00Z" w16du:dateUtc="2026-09-26T01:10:00Z">
        <w:r>
          <w:rPr>
            <w:szCs w:val="24"/>
          </w:rPr>
          <w:delText>Ensure health and safety at work as set out in the Health and Safety at Work Act 1974 and the Management of Health and Safety at Work Regulations 1999.</w:delText>
        </w:r>
      </w:del>
    </w:p>
    <w:p w14:paraId="7DCDA152" w14:textId="77777777" w:rsidR="00142DE2" w:rsidRDefault="00843DD4">
      <w:pPr>
        <w:pStyle w:val="ListParagraph"/>
        <w:numPr>
          <w:ilvl w:val="0"/>
          <w:numId w:val="3"/>
        </w:numPr>
        <w:spacing w:before="0" w:line="276" w:lineRule="auto"/>
        <w:ind w:left="357" w:hanging="357"/>
        <w:rPr>
          <w:del w:id="256" w:author="Long, Victoria" w:date="2026-09-25T21:10:00Z" w16du:dateUtc="2026-09-26T01:10:00Z"/>
          <w:szCs w:val="24"/>
        </w:rPr>
      </w:pPr>
      <w:del w:id="257" w:author="Long, Victoria" w:date="2026-09-25T21:10:00Z" w16du:dateUtc="2026-09-26T01:10:00Z">
        <w:r>
          <w:rPr>
            <w:szCs w:val="24"/>
          </w:rPr>
          <w:delText>Provide first aid in accordance with health and safety first aid regulations, as well as mental health first aiders to support you if you are experiencing mental health problems.</w:delText>
        </w:r>
      </w:del>
    </w:p>
    <w:p w14:paraId="54B2BB3A" w14:textId="77777777" w:rsidR="00142DE2" w:rsidRDefault="00843DD4">
      <w:pPr>
        <w:pStyle w:val="ListParagraph"/>
        <w:numPr>
          <w:ilvl w:val="0"/>
          <w:numId w:val="3"/>
        </w:numPr>
        <w:spacing w:before="0" w:line="276" w:lineRule="auto"/>
        <w:ind w:left="357" w:hanging="357"/>
        <w:rPr>
          <w:del w:id="258" w:author="Long, Victoria" w:date="2026-09-25T21:10:00Z" w16du:dateUtc="2026-09-26T01:10:00Z"/>
          <w:szCs w:val="24"/>
        </w:rPr>
      </w:pPr>
      <w:del w:id="259" w:author="Long, Victoria" w:date="2026-09-25T21:10:00Z" w16du:dateUtc="2026-09-26T01:10:00Z">
        <w:r>
          <w:rPr>
            <w:szCs w:val="24"/>
          </w:rPr>
          <w:delText>Make sure that jobs are designed fairly and that work is allocated appropriately between staff.</w:delText>
        </w:r>
      </w:del>
    </w:p>
    <w:p w14:paraId="67C5843F" w14:textId="77777777" w:rsidR="00142DE2" w:rsidRDefault="00843DD4">
      <w:pPr>
        <w:pStyle w:val="ListParagraph"/>
        <w:numPr>
          <w:ilvl w:val="0"/>
          <w:numId w:val="3"/>
        </w:numPr>
        <w:spacing w:before="0" w:line="276" w:lineRule="auto"/>
        <w:ind w:left="357" w:hanging="357"/>
        <w:rPr>
          <w:del w:id="260" w:author="Long, Victoria" w:date="2026-09-25T21:10:00Z" w16du:dateUtc="2026-09-26T01:10:00Z"/>
          <w:szCs w:val="24"/>
        </w:rPr>
      </w:pPr>
      <w:del w:id="261" w:author="Long, Victoria" w:date="2026-09-25T21:10:00Z" w16du:dateUtc="2026-09-26T01:10:00Z">
        <w:r>
          <w:rPr>
            <w:szCs w:val="24"/>
          </w:rPr>
          <w:delText>Set clear performance objectives and realistic timescales for delivery.</w:delText>
        </w:r>
      </w:del>
    </w:p>
    <w:p w14:paraId="1F6F5F79" w14:textId="77777777" w:rsidR="00142DE2" w:rsidRDefault="00843DD4">
      <w:pPr>
        <w:pStyle w:val="ListParagraph"/>
        <w:numPr>
          <w:ilvl w:val="0"/>
          <w:numId w:val="3"/>
        </w:numPr>
        <w:spacing w:before="0" w:line="276" w:lineRule="auto"/>
        <w:ind w:left="357" w:hanging="357"/>
        <w:rPr>
          <w:del w:id="262" w:author="Long, Victoria" w:date="2026-09-25T21:10:00Z" w16du:dateUtc="2026-09-26T01:10:00Z"/>
          <w:szCs w:val="24"/>
        </w:rPr>
      </w:pPr>
      <w:del w:id="263" w:author="Long, Victoria" w:date="2026-09-25T21:10:00Z" w16du:dateUtc="2026-09-26T01:10:00Z">
        <w:r>
          <w:rPr>
            <w:szCs w:val="24"/>
          </w:rPr>
          <w:delText>Be supportive towards you, and where appropriate, seek to identify ways which can assist you to improve your health and attendance in the future.</w:delText>
        </w:r>
      </w:del>
    </w:p>
    <w:p w14:paraId="0EAE5EBB" w14:textId="77777777" w:rsidR="00142DE2" w:rsidRDefault="00843DD4">
      <w:pPr>
        <w:pStyle w:val="ListParagraph"/>
        <w:numPr>
          <w:ilvl w:val="0"/>
          <w:numId w:val="3"/>
        </w:numPr>
        <w:spacing w:before="0" w:line="276" w:lineRule="auto"/>
        <w:ind w:left="357" w:hanging="357"/>
        <w:rPr>
          <w:del w:id="264" w:author="Long, Victoria" w:date="2026-09-25T21:10:00Z" w16du:dateUtc="2026-09-26T01:10:00Z"/>
          <w:szCs w:val="24"/>
        </w:rPr>
      </w:pPr>
      <w:del w:id="265" w:author="Long, Victoria" w:date="2026-09-25T21:10:00Z" w16du:dateUtc="2026-09-26T01:10:00Z">
        <w:r>
          <w:rPr>
            <w:szCs w:val="24"/>
          </w:rPr>
          <w:delText>Listen, respond and act appropriately and in a timely manner when you tell us about something that is inappropriate or wrong.</w:delText>
        </w:r>
      </w:del>
    </w:p>
    <w:p w14:paraId="5274E122" w14:textId="77777777" w:rsidR="00142DE2" w:rsidRDefault="00843DD4">
      <w:pPr>
        <w:pStyle w:val="ListParagraph"/>
        <w:numPr>
          <w:ilvl w:val="0"/>
          <w:numId w:val="3"/>
        </w:numPr>
        <w:spacing w:before="0" w:line="276" w:lineRule="auto"/>
        <w:ind w:left="360"/>
        <w:rPr>
          <w:del w:id="266" w:author="Long, Victoria" w:date="2026-09-25T21:10:00Z" w16du:dateUtc="2026-09-26T01:10:00Z"/>
          <w:szCs w:val="24"/>
        </w:rPr>
      </w:pPr>
      <w:del w:id="267" w:author="Long, Victoria" w:date="2026-09-25T21:10:00Z" w16du:dateUtc="2026-09-26T01:10:00Z">
        <w:r>
          <w:rPr>
            <w:szCs w:val="24"/>
          </w:rPr>
          <w:delText xml:space="preserve">Respect the confidentiality of all information relating to any sickness in line with the Data Protection Act 2018 and the Access to Medical Records Act 1988. </w:delText>
        </w:r>
      </w:del>
    </w:p>
    <w:p w14:paraId="68EDADD7" w14:textId="77777777" w:rsidR="00142DE2" w:rsidRDefault="00843DD4">
      <w:pPr>
        <w:pStyle w:val="ListParagraph"/>
        <w:numPr>
          <w:ilvl w:val="0"/>
          <w:numId w:val="3"/>
        </w:numPr>
        <w:spacing w:before="0" w:line="276" w:lineRule="auto"/>
        <w:ind w:left="360"/>
        <w:rPr>
          <w:del w:id="268" w:author="Long, Victoria" w:date="2026-09-25T21:10:00Z" w16du:dateUtc="2026-09-26T01:10:00Z"/>
          <w:szCs w:val="24"/>
        </w:rPr>
      </w:pPr>
      <w:bookmarkStart w:id="269" w:name="_Hlk513041281"/>
      <w:del w:id="270" w:author="Long, Victoria" w:date="2026-09-25T21:10:00Z" w16du:dateUtc="2026-09-26T01:10:00Z">
        <w:r>
          <w:rPr>
            <w:szCs w:val="24"/>
          </w:rPr>
          <w:delText>Treat you fairly and consistently in accordance with th</w:delText>
        </w:r>
        <w:bookmarkEnd w:id="269"/>
        <w:r>
          <w:rPr>
            <w:szCs w:val="24"/>
          </w:rPr>
          <w:delText>e terms of this Policy.</w:delText>
        </w:r>
      </w:del>
    </w:p>
    <w:p w14:paraId="0132FECE" w14:textId="77777777" w:rsidR="00142DE2" w:rsidRDefault="00142DE2">
      <w:pPr>
        <w:pStyle w:val="ListParagraph"/>
        <w:spacing w:before="0" w:line="276" w:lineRule="auto"/>
        <w:ind w:left="360"/>
        <w:rPr>
          <w:del w:id="271" w:author="Long, Victoria" w:date="2026-09-25T21:10:00Z" w16du:dateUtc="2026-09-26T01:10:00Z"/>
          <w:szCs w:val="24"/>
        </w:rPr>
      </w:pPr>
    </w:p>
    <w:p w14:paraId="1C65D551" w14:textId="77777777" w:rsidR="00142DE2" w:rsidRDefault="00843DD4">
      <w:pPr>
        <w:spacing w:after="120"/>
        <w:rPr>
          <w:del w:id="272" w:author="Long, Victoria" w:date="2026-09-25T21:10:00Z" w16du:dateUtc="2026-09-26T01:10:00Z"/>
          <w:b/>
          <w:szCs w:val="24"/>
        </w:rPr>
      </w:pPr>
      <w:del w:id="273" w:author="Long, Victoria" w:date="2026-09-25T21:10:00Z" w16du:dateUtc="2026-09-26T01:10:00Z">
        <w:r>
          <w:rPr>
            <w:b/>
            <w:szCs w:val="24"/>
          </w:rPr>
          <w:delText>WHAT THESCHOOL EXPECTS OF YOU</w:delText>
        </w:r>
      </w:del>
    </w:p>
    <w:p w14:paraId="09B54BEA" w14:textId="77777777" w:rsidR="00142DE2" w:rsidRDefault="00843DD4">
      <w:pPr>
        <w:spacing w:after="120"/>
        <w:rPr>
          <w:del w:id="274" w:author="Long, Victoria" w:date="2026-09-25T21:10:00Z" w16du:dateUtc="2026-09-26T01:10:00Z"/>
          <w:szCs w:val="24"/>
        </w:rPr>
      </w:pPr>
      <w:del w:id="275" w:author="Long, Victoria" w:date="2026-09-25T21:10:00Z" w16du:dateUtc="2026-09-26T01:10:00Z">
        <w:r>
          <w:rPr>
            <w:szCs w:val="24"/>
          </w:rPr>
          <w:delText xml:space="preserve">We expect you to: </w:delText>
        </w:r>
      </w:del>
    </w:p>
    <w:p w14:paraId="0B2DF391" w14:textId="77777777" w:rsidR="00142DE2" w:rsidRDefault="00843DD4">
      <w:pPr>
        <w:pStyle w:val="ListParagraph"/>
        <w:numPr>
          <w:ilvl w:val="0"/>
          <w:numId w:val="4"/>
        </w:numPr>
        <w:spacing w:before="0" w:line="276" w:lineRule="auto"/>
        <w:ind w:left="357" w:hanging="357"/>
        <w:rPr>
          <w:del w:id="276" w:author="Long, Victoria" w:date="2026-09-25T21:10:00Z" w16du:dateUtc="2026-09-26T01:10:00Z"/>
          <w:szCs w:val="24"/>
        </w:rPr>
      </w:pPr>
      <w:del w:id="277" w:author="Long, Victoria" w:date="2026-09-25T21:10:00Z" w16du:dateUtc="2026-09-26T01:10:00Z">
        <w:r>
          <w:rPr>
            <w:szCs w:val="24"/>
          </w:rPr>
          <w:delText>Take responsibility for caring for your own health and wellbeing by adopting good health behaviours (e.g. diet, alcohol consumption and smoking).</w:delText>
        </w:r>
      </w:del>
    </w:p>
    <w:p w14:paraId="7CE5A932" w14:textId="77777777" w:rsidR="00142DE2" w:rsidRDefault="00843DD4">
      <w:pPr>
        <w:pStyle w:val="ListParagraph"/>
        <w:numPr>
          <w:ilvl w:val="0"/>
          <w:numId w:val="4"/>
        </w:numPr>
        <w:spacing w:before="0" w:line="276" w:lineRule="auto"/>
        <w:ind w:left="357" w:hanging="357"/>
        <w:rPr>
          <w:del w:id="278" w:author="Long, Victoria" w:date="2026-09-25T21:10:00Z" w16du:dateUtc="2026-09-26T01:10:00Z"/>
          <w:szCs w:val="24"/>
        </w:rPr>
      </w:pPr>
      <w:del w:id="279" w:author="Long, Victoria" w:date="2026-09-25T21:10:00Z" w16du:dateUtc="2026-09-26T01:10:00Z">
        <w:r>
          <w:rPr>
            <w:szCs w:val="24"/>
          </w:rPr>
          <w:delText>Follow safe and healthy working practices and procedures, and report any concerns to your manager (i.e. if you believe that work or the work environment poses a risk to your health).</w:delText>
        </w:r>
      </w:del>
    </w:p>
    <w:p w14:paraId="1198EF78" w14:textId="77777777" w:rsidR="00142DE2" w:rsidRDefault="00843DD4">
      <w:pPr>
        <w:pStyle w:val="ListParagraph"/>
        <w:numPr>
          <w:ilvl w:val="0"/>
          <w:numId w:val="4"/>
        </w:numPr>
        <w:spacing w:before="0" w:line="276" w:lineRule="auto"/>
        <w:ind w:left="357" w:hanging="357"/>
        <w:rPr>
          <w:del w:id="280" w:author="Long, Victoria" w:date="2026-09-25T21:10:00Z" w16du:dateUtc="2026-09-26T01:10:00Z"/>
          <w:szCs w:val="24"/>
        </w:rPr>
      </w:pPr>
      <w:del w:id="281" w:author="Long, Victoria" w:date="2026-09-25T21:10:00Z" w16du:dateUtc="2026-09-26T01:10:00Z">
        <w:r>
          <w:rPr>
            <w:szCs w:val="24"/>
          </w:rPr>
          <w:delText>Discuss any concerns at work with your manager and/or raise any complaints through the appropriate channels (e.g. the Grievance Policy and Procedures or the school’s Whistleblowing Policy).</w:delText>
        </w:r>
      </w:del>
    </w:p>
    <w:p w14:paraId="332799E6" w14:textId="77777777" w:rsidR="00142DE2" w:rsidRDefault="00843DD4">
      <w:pPr>
        <w:pStyle w:val="ListParagraph"/>
        <w:numPr>
          <w:ilvl w:val="0"/>
          <w:numId w:val="4"/>
        </w:numPr>
        <w:spacing w:before="0" w:line="276" w:lineRule="auto"/>
        <w:ind w:left="357" w:hanging="357"/>
        <w:rPr>
          <w:del w:id="282" w:author="Long, Victoria" w:date="2026-09-25T21:10:00Z" w16du:dateUtc="2026-09-26T01:10:00Z"/>
          <w:szCs w:val="24"/>
        </w:rPr>
      </w:pPr>
      <w:del w:id="283" w:author="Long, Victoria" w:date="2026-09-25T21:10:00Z" w16du:dateUtc="2026-09-26T01:10:00Z">
        <w:r>
          <w:rPr>
            <w:szCs w:val="24"/>
          </w:rPr>
          <w:delText>Tell the Headteacher if you see or experience anything that is inappropriate or wrong so that the issue or your complaint may be properly investigated in a timely manner and, if appropriate, action taken. And in the event that you are not satisfied with the outcome and response from the Headteacher, you should refer the issue up to the Chair of Governors.</w:delText>
        </w:r>
      </w:del>
    </w:p>
    <w:p w14:paraId="1147D517" w14:textId="77777777" w:rsidR="00142DE2" w:rsidRDefault="00843DD4">
      <w:pPr>
        <w:pStyle w:val="ListParagraph"/>
        <w:numPr>
          <w:ilvl w:val="0"/>
          <w:numId w:val="4"/>
        </w:numPr>
        <w:spacing w:before="0" w:line="276" w:lineRule="auto"/>
        <w:ind w:left="357" w:hanging="357"/>
        <w:rPr>
          <w:del w:id="284" w:author="Long, Victoria" w:date="2026-09-25T21:10:00Z" w16du:dateUtc="2026-09-26T01:10:00Z"/>
          <w:szCs w:val="24"/>
        </w:rPr>
      </w:pPr>
      <w:del w:id="285" w:author="Long, Victoria" w:date="2026-09-25T21:10:00Z" w16du:dateUtc="2026-09-26T01:10:00Z">
        <w:r>
          <w:rPr>
            <w:szCs w:val="24"/>
          </w:rPr>
          <w:delText>Tell your Headteacher of any extenuating circumstances (e.g. personal or family problems or an unmanageable workload which may be affecting you in work).</w:delText>
        </w:r>
      </w:del>
    </w:p>
    <w:p w14:paraId="0BC6803E" w14:textId="77777777" w:rsidR="00142DE2" w:rsidRDefault="00843DD4">
      <w:pPr>
        <w:pStyle w:val="ListParagraph"/>
        <w:numPr>
          <w:ilvl w:val="0"/>
          <w:numId w:val="4"/>
        </w:numPr>
        <w:spacing w:before="0" w:line="276" w:lineRule="auto"/>
        <w:ind w:left="357" w:hanging="357"/>
        <w:rPr>
          <w:del w:id="286" w:author="Long, Victoria" w:date="2026-09-25T21:10:00Z" w16du:dateUtc="2026-09-26T01:10:00Z"/>
          <w:szCs w:val="24"/>
        </w:rPr>
      </w:pPr>
      <w:del w:id="287" w:author="Long, Victoria" w:date="2026-09-25T21:10:00Z" w16du:dateUtc="2026-09-26T01:10:00Z">
        <w:r>
          <w:rPr>
            <w:szCs w:val="24"/>
          </w:rPr>
          <w:delText>Ask the Headteacher for help if you need it.</w:delText>
        </w:r>
      </w:del>
    </w:p>
    <w:p w14:paraId="5932766E" w14:textId="77777777" w:rsidR="00142DE2" w:rsidRDefault="00142DE2">
      <w:pPr>
        <w:pStyle w:val="ListParagraph"/>
        <w:spacing w:before="0" w:line="276" w:lineRule="auto"/>
        <w:ind w:left="357"/>
        <w:rPr>
          <w:del w:id="288" w:author="Long, Victoria" w:date="2026-09-25T21:10:00Z" w16du:dateUtc="2026-09-26T01:10:00Z"/>
          <w:szCs w:val="24"/>
        </w:rPr>
      </w:pPr>
    </w:p>
    <w:p w14:paraId="7FF644BB" w14:textId="77777777" w:rsidR="00142DE2" w:rsidRDefault="00843DD4">
      <w:pPr>
        <w:spacing w:after="120"/>
        <w:rPr>
          <w:del w:id="289" w:author="Long, Victoria" w:date="2026-09-25T21:10:00Z" w16du:dateUtc="2026-09-26T01:10:00Z"/>
        </w:rPr>
      </w:pPr>
      <w:del w:id="290" w:author="Long, Victoria" w:date="2026-09-25T21:10:00Z" w16du:dateUtc="2026-09-26T01:10:00Z">
        <w:r>
          <w:rPr>
            <w:b/>
            <w:szCs w:val="24"/>
          </w:rPr>
          <w:delText>WORKPLACE MEASURES TO PROMOTE WELLBEING</w:delText>
        </w:r>
      </w:del>
    </w:p>
    <w:p w14:paraId="25B7B3EB" w14:textId="77777777" w:rsidR="00142DE2" w:rsidRDefault="00843DD4">
      <w:pPr>
        <w:spacing w:after="120"/>
        <w:rPr>
          <w:del w:id="291" w:author="Long, Victoria" w:date="2026-09-25T21:10:00Z" w16du:dateUtc="2026-09-26T01:10:00Z"/>
        </w:rPr>
      </w:pPr>
      <w:del w:id="292" w:author="Long, Victoria" w:date="2026-09-25T21:10:00Z" w16du:dateUtc="2026-09-26T01:10:00Z">
        <w:r>
          <w:rPr>
            <w:szCs w:val="24"/>
            <w:lang w:val="en-US"/>
          </w:rPr>
          <w:delText>The school also has a Dignity at Work policy which</w:delText>
        </w:r>
        <w:r>
          <w:rPr>
            <w:szCs w:val="24"/>
            <w:lang w:val="en"/>
          </w:rPr>
          <w:delText xml:space="preserve"> sets out the school’s s standards on how you should behave towards colleagues at work, and explain how problems associated with bullying and harassment can be resolved if they occur. </w:delText>
        </w:r>
      </w:del>
    </w:p>
    <w:p w14:paraId="137E0D20" w14:textId="77777777" w:rsidR="00142DE2" w:rsidRDefault="00843DD4">
      <w:pPr>
        <w:spacing w:after="120"/>
        <w:rPr>
          <w:del w:id="293" w:author="Long, Victoria" w:date="2026-09-25T21:10:00Z" w16du:dateUtc="2026-09-26T01:10:00Z"/>
        </w:rPr>
      </w:pPr>
      <w:del w:id="294" w:author="Long, Victoria" w:date="2026-09-25T21:10:00Z" w16du:dateUtc="2026-09-26T01:10:00Z">
        <w:r>
          <w:rPr>
            <w:szCs w:val="24"/>
            <w:lang w:val="en"/>
          </w:rPr>
          <w:delText xml:space="preserve">There are also a number of policies available if you have concerns at work or wish to raise a complaint </w:delText>
        </w:r>
        <w:r>
          <w:rPr>
            <w:szCs w:val="24"/>
          </w:rPr>
          <w:delText>(e.g. the Grievance Policy and Procedures or the school’s Whistleblowing Policy).</w:delText>
        </w:r>
      </w:del>
    </w:p>
    <w:p w14:paraId="65CA346D" w14:textId="77777777" w:rsidR="00142DE2" w:rsidRDefault="00142DE2">
      <w:pPr>
        <w:spacing w:after="120"/>
        <w:rPr>
          <w:del w:id="295" w:author="Long, Victoria" w:date="2026-09-25T21:10:00Z" w16du:dateUtc="2026-09-26T01:10:00Z"/>
          <w:szCs w:val="24"/>
        </w:rPr>
      </w:pPr>
    </w:p>
    <w:p w14:paraId="194A3575" w14:textId="77777777" w:rsidR="00142DE2" w:rsidRDefault="00843DD4">
      <w:pPr>
        <w:spacing w:after="120"/>
        <w:rPr>
          <w:del w:id="296" w:author="Long, Victoria" w:date="2026-09-25T21:10:00Z" w16du:dateUtc="2026-09-26T01:10:00Z"/>
          <w:b/>
          <w:szCs w:val="24"/>
        </w:rPr>
      </w:pPr>
      <w:del w:id="297" w:author="Long, Victoria" w:date="2026-09-25T21:10:00Z" w16du:dateUtc="2026-09-26T01:10:00Z">
        <w:r>
          <w:rPr>
            <w:b/>
            <w:szCs w:val="24"/>
          </w:rPr>
          <w:delText>Occupational Health</w:delText>
        </w:r>
      </w:del>
    </w:p>
    <w:p w14:paraId="4EF186A5" w14:textId="77777777" w:rsidR="00142DE2" w:rsidRDefault="00843DD4">
      <w:pPr>
        <w:spacing w:after="120"/>
        <w:rPr>
          <w:del w:id="298" w:author="Long, Victoria" w:date="2026-09-25T21:10:00Z" w16du:dateUtc="2026-09-26T01:10:00Z"/>
          <w:szCs w:val="24"/>
        </w:rPr>
      </w:pPr>
      <w:del w:id="299" w:author="Long, Victoria" w:date="2026-09-25T21:10:00Z" w16du:dateUtc="2026-09-26T01:10:00Z">
        <w:r>
          <w:rPr>
            <w:szCs w:val="24"/>
          </w:rPr>
          <w:delText xml:space="preserve">The role of the school’s occupational health provider is to assess the impact of ‘health on work’ and ‘work on health’ and to help maintain the health of the workforce.  It is an independent advisory service that will give impartial advice to you and your manager. </w:delText>
        </w:r>
      </w:del>
    </w:p>
    <w:p w14:paraId="22C74A2D" w14:textId="77777777" w:rsidR="00142DE2" w:rsidRDefault="00843DD4">
      <w:pPr>
        <w:spacing w:after="120"/>
        <w:rPr>
          <w:del w:id="300" w:author="Long, Victoria" w:date="2026-09-25T21:10:00Z" w16du:dateUtc="2026-09-26T01:10:00Z"/>
          <w:szCs w:val="24"/>
        </w:rPr>
      </w:pPr>
      <w:del w:id="301" w:author="Long, Victoria" w:date="2026-09-25T21:10:00Z" w16du:dateUtc="2026-09-26T01:10:00Z">
        <w:r>
          <w:rPr>
            <w:szCs w:val="24"/>
          </w:rPr>
          <w:delText>The school’s occupational health provider will undertake various screening medicals, and also assessments when you find aspects of your work difficult to undertake due to health problems, or when prolonged/frequent sickness absences occur. Full contact details for the school’s occupational health provider are available from the Headteacher.</w:delText>
        </w:r>
      </w:del>
    </w:p>
    <w:p w14:paraId="527558D8" w14:textId="77777777" w:rsidR="00142DE2" w:rsidRDefault="00142DE2">
      <w:pPr>
        <w:spacing w:after="120"/>
        <w:rPr>
          <w:del w:id="302" w:author="Long, Victoria" w:date="2026-09-25T21:10:00Z" w16du:dateUtc="2026-09-26T01:10:00Z"/>
          <w:szCs w:val="24"/>
        </w:rPr>
      </w:pPr>
    </w:p>
    <w:p w14:paraId="7ADE2EA8" w14:textId="77777777" w:rsidR="00142DE2" w:rsidRDefault="00843DD4">
      <w:pPr>
        <w:spacing w:after="120"/>
        <w:rPr>
          <w:del w:id="303" w:author="Long, Victoria" w:date="2026-09-25T21:10:00Z" w16du:dateUtc="2026-09-26T01:10:00Z"/>
          <w:b/>
          <w:szCs w:val="24"/>
        </w:rPr>
      </w:pPr>
      <w:del w:id="304" w:author="Long, Victoria" w:date="2026-09-25T21:10:00Z" w16du:dateUtc="2026-09-26T01:10:00Z">
        <w:r>
          <w:rPr>
            <w:b/>
            <w:szCs w:val="24"/>
          </w:rPr>
          <w:delText>Work Life Balance and Flexible Working</w:delText>
        </w:r>
      </w:del>
    </w:p>
    <w:p w14:paraId="38B0DB38" w14:textId="77777777" w:rsidR="00142DE2" w:rsidRDefault="00843DD4">
      <w:pPr>
        <w:spacing w:after="120"/>
        <w:rPr>
          <w:del w:id="305" w:author="Long, Victoria" w:date="2026-09-25T21:10:00Z" w16du:dateUtc="2026-09-26T01:10:00Z"/>
          <w:szCs w:val="24"/>
        </w:rPr>
      </w:pPr>
      <w:del w:id="306" w:author="Long, Victoria" w:date="2026-09-25T21:10:00Z" w16du:dateUtc="2026-09-26T01:10:00Z">
        <w:r>
          <w:rPr>
            <w:szCs w:val="24"/>
          </w:rPr>
          <w:delText>The school recognises that a better work-life balance can improve staff motivation, performance/productivity, and reduce stress. The school therefore has a number of policies that support you in achieving a better balance between work and other priorities such as caring responsibilities, leisure activities, further learning and other interests.</w:delText>
        </w:r>
      </w:del>
    </w:p>
    <w:p w14:paraId="73D6B44E" w14:textId="77777777" w:rsidR="00142DE2" w:rsidRDefault="00843DD4">
      <w:pPr>
        <w:spacing w:after="120"/>
        <w:rPr>
          <w:del w:id="307" w:author="Long, Victoria" w:date="2026-09-25T21:10:00Z" w16du:dateUtc="2026-09-26T01:10:00Z"/>
          <w:szCs w:val="24"/>
        </w:rPr>
      </w:pPr>
      <w:del w:id="308" w:author="Long, Victoria" w:date="2026-09-25T21:10:00Z" w16du:dateUtc="2026-09-26T01:10:00Z">
        <w:r>
          <w:rPr>
            <w:szCs w:val="24"/>
          </w:rPr>
          <w:delText>More information about work-life balance and flexible working options are available from the school. You should also speak to your manager and/or union representative for additional support and advice.</w:delText>
        </w:r>
      </w:del>
    </w:p>
    <w:p w14:paraId="0ED000B0" w14:textId="77777777" w:rsidR="00142DE2" w:rsidRDefault="00142DE2">
      <w:pPr>
        <w:spacing w:after="120"/>
        <w:rPr>
          <w:del w:id="309" w:author="Long, Victoria" w:date="2026-09-25T21:10:00Z" w16du:dateUtc="2026-09-26T01:10:00Z"/>
          <w:szCs w:val="24"/>
        </w:rPr>
      </w:pPr>
    </w:p>
    <w:p w14:paraId="5CB70613" w14:textId="77777777" w:rsidR="00142DE2" w:rsidRDefault="00843DD4">
      <w:pPr>
        <w:spacing w:after="120"/>
        <w:rPr>
          <w:del w:id="310" w:author="Long, Victoria" w:date="2026-09-25T21:10:00Z" w16du:dateUtc="2026-09-26T01:10:00Z"/>
          <w:b/>
          <w:szCs w:val="24"/>
        </w:rPr>
      </w:pPr>
      <w:del w:id="311" w:author="Long, Victoria" w:date="2026-09-25T21:10:00Z" w16du:dateUtc="2026-09-26T01:10:00Z">
        <w:r>
          <w:rPr>
            <w:b/>
            <w:szCs w:val="24"/>
          </w:rPr>
          <w:delText>DATA PROTECTION</w:delText>
        </w:r>
      </w:del>
    </w:p>
    <w:p w14:paraId="7470F232" w14:textId="77777777" w:rsidR="00142DE2" w:rsidRDefault="00843DD4">
      <w:pPr>
        <w:spacing w:after="120"/>
        <w:rPr>
          <w:del w:id="312" w:author="Long, Victoria" w:date="2026-09-25T21:10:00Z" w16du:dateUtc="2026-09-26T01:10:00Z"/>
          <w:szCs w:val="24"/>
        </w:rPr>
      </w:pPr>
      <w:del w:id="313" w:author="Long, Victoria" w:date="2026-09-25T21:10:00Z" w16du:dateUtc="2026-09-26T01:10:00Z">
        <w:r>
          <w:rPr>
            <w:szCs w:val="24"/>
          </w:rPr>
          <w:delText>The school processes personal data, including information about your health, in accordance with its data protection policy. Inappropriate access or disclosure of your data constitutes a data breach and should be reported immediately in accordance with the school’s data protection policy. It may also constitute a disciplinary offence, which will be dealt with under the school’s disciplinary procedure.</w:delText>
        </w:r>
      </w:del>
    </w:p>
    <w:p w14:paraId="2C086C90" w14:textId="77777777" w:rsidR="00142DE2" w:rsidRDefault="00142DE2">
      <w:pPr>
        <w:spacing w:after="120"/>
        <w:rPr>
          <w:del w:id="314" w:author="Long, Victoria" w:date="2026-09-25T21:10:00Z" w16du:dateUtc="2026-09-26T01:10:00Z"/>
          <w:szCs w:val="24"/>
        </w:rPr>
      </w:pPr>
    </w:p>
    <w:p w14:paraId="5A39A8A7" w14:textId="77777777" w:rsidR="00142DE2" w:rsidRDefault="00843DD4">
      <w:pPr>
        <w:autoSpaceDE w:val="0"/>
        <w:spacing w:after="120"/>
        <w:rPr>
          <w:del w:id="315" w:author="Long, Victoria" w:date="2026-09-25T21:10:00Z" w16du:dateUtc="2026-09-26T01:10:00Z"/>
          <w:b/>
          <w:szCs w:val="24"/>
        </w:rPr>
      </w:pPr>
      <w:del w:id="316" w:author="Long, Victoria" w:date="2026-09-25T21:10:00Z" w16du:dateUtc="2026-09-26T01:10:00Z">
        <w:r>
          <w:rPr>
            <w:b/>
            <w:szCs w:val="24"/>
          </w:rPr>
          <w:delText>EQUALITY</w:delText>
        </w:r>
      </w:del>
    </w:p>
    <w:p w14:paraId="7107EE6C" w14:textId="77777777" w:rsidR="00142DE2" w:rsidRDefault="00843DD4">
      <w:pPr>
        <w:autoSpaceDE w:val="0"/>
        <w:spacing w:after="120"/>
        <w:rPr>
          <w:del w:id="317" w:author="Long, Victoria" w:date="2026-09-25T21:10:00Z" w16du:dateUtc="2026-09-26T01:10:00Z"/>
          <w:szCs w:val="24"/>
        </w:rPr>
      </w:pPr>
      <w:del w:id="318" w:author="Long, Victoria" w:date="2026-09-25T21:10:00Z" w16du:dateUtc="2026-09-26T01:10:00Z">
        <w:r>
          <w:rPr>
            <w:szCs w:val="24"/>
          </w:rPr>
          <w:delText>Bollington St John’s is committed to promoting equal opportunities in employment. You (and any job applicants) will receive equal treatment regardless of age, disability, gender reassignment, marital or civil partner status, pregnancy or maternity, race, religion or belief, sex or sexual orientation or caring responsibility. This means that the application of the policy may need to be adjusted to cater for the specific needs of an individual including the provision of information in alternative formats where necessary.</w:delText>
        </w:r>
      </w:del>
    </w:p>
    <w:p w14:paraId="5852AAAE" w14:textId="77777777" w:rsidR="00142DE2" w:rsidRDefault="00142DE2">
      <w:pPr>
        <w:autoSpaceDE w:val="0"/>
        <w:spacing w:after="120"/>
        <w:rPr>
          <w:del w:id="319" w:author="Long, Victoria" w:date="2026-09-25T21:10:00Z" w16du:dateUtc="2026-09-26T01:10:00Z"/>
          <w:szCs w:val="24"/>
        </w:rPr>
      </w:pPr>
    </w:p>
    <w:p w14:paraId="766AC261" w14:textId="77777777" w:rsidR="00142DE2" w:rsidRDefault="00843DD4">
      <w:pPr>
        <w:pBdr>
          <w:bottom w:val="single" w:sz="4" w:space="1" w:color="000000"/>
        </w:pBdr>
        <w:autoSpaceDE w:val="0"/>
        <w:spacing w:after="120"/>
        <w:rPr>
          <w:del w:id="320" w:author="Long, Victoria" w:date="2026-09-25T21:10:00Z" w16du:dateUtc="2026-09-26T01:10:00Z"/>
          <w:b/>
          <w:szCs w:val="24"/>
        </w:rPr>
      </w:pPr>
      <w:del w:id="321" w:author="Long, Victoria" w:date="2026-09-25T21:10:00Z" w16du:dateUtc="2026-09-26T01:10:00Z">
        <w:r>
          <w:rPr>
            <w:b/>
            <w:szCs w:val="24"/>
          </w:rPr>
          <w:delText>MONITORING AND REVIEW</w:delText>
        </w:r>
      </w:del>
    </w:p>
    <w:p w14:paraId="78AFF606" w14:textId="77777777" w:rsidR="00142DE2" w:rsidRDefault="00843DD4">
      <w:pPr>
        <w:pBdr>
          <w:bottom w:val="single" w:sz="4" w:space="1" w:color="000000"/>
        </w:pBdr>
        <w:autoSpaceDE w:val="0"/>
        <w:spacing w:after="120"/>
        <w:rPr>
          <w:del w:id="322" w:author="Long, Victoria" w:date="2026-09-25T21:10:00Z" w16du:dateUtc="2026-09-26T01:10:00Z"/>
          <w:szCs w:val="24"/>
        </w:rPr>
      </w:pPr>
      <w:del w:id="323" w:author="Long, Victoria" w:date="2026-09-25T21:10:00Z" w16du:dateUtc="2026-09-26T01:10:00Z">
        <w:r>
          <w:rPr>
            <w:szCs w:val="24"/>
          </w:rPr>
          <w:delText>The policy will be monitored to ensure that it is operating fairly, consistently and effectively. The policy will also be reviewed in the light of operating experience and/or changes in legislation.</w:delText>
        </w:r>
      </w:del>
    </w:p>
    <w:p w14:paraId="117E4EE0" w14:textId="77777777" w:rsidR="00142DE2" w:rsidRDefault="00142DE2">
      <w:pPr>
        <w:pBdr>
          <w:bottom w:val="single" w:sz="4" w:space="1" w:color="000000"/>
        </w:pBdr>
        <w:autoSpaceDE w:val="0"/>
        <w:spacing w:after="120"/>
        <w:rPr>
          <w:del w:id="324" w:author="Long, Victoria" w:date="2026-09-25T21:10:00Z" w16du:dateUtc="2026-09-26T01:10:00Z"/>
          <w:color w:val="FF0000"/>
          <w:szCs w:val="24"/>
        </w:rPr>
      </w:pPr>
    </w:p>
    <w:p w14:paraId="35A4A33E" w14:textId="77777777" w:rsidR="00142DE2" w:rsidRDefault="00843DD4">
      <w:pPr>
        <w:ind w:right="56"/>
        <w:pPrChange w:id="325" w:author="Long, Victoria" w:date="2026-09-25T21:10:00Z" w16du:dateUtc="2026-09-26T01:10:00Z">
          <w:pPr>
            <w:spacing w:after="120"/>
            <w:jc w:val="both"/>
          </w:pPr>
        </w:pPrChange>
      </w:pPr>
      <w:bookmarkStart w:id="326" w:name="OLE_LINK1"/>
      <w:bookmarkStart w:id="327" w:name="OLE_LINK2"/>
      <w:del w:id="328" w:author="Long, Victoria" w:date="2026-09-25T21:10:00Z" w16du:dateUtc="2026-09-26T01:10:00Z">
        <w:r>
          <w:rPr>
            <w:color w:val="FF0000"/>
            <w:szCs w:val="24"/>
          </w:rPr>
          <w:br/>
        </w:r>
        <w:r>
          <w:rPr>
            <w:szCs w:val="24"/>
          </w:rPr>
          <w:delText>Prepared</w:delText>
        </w:r>
      </w:del>
      <w:r>
        <w:rPr>
          <w:b/>
          <w:rPrChange w:id="329" w:author="Long, Victoria" w:date="2026-09-25T21:10:00Z" w16du:dateUtc="2026-09-26T01:10:00Z">
            <w:rPr>
              <w:rFonts w:ascii="Arial" w:hAnsi="Arial" w:cs="Arial"/>
              <w:sz w:val="24"/>
              <w:szCs w:val="24"/>
            </w:rPr>
          </w:rPrChange>
        </w:rPr>
        <w:t xml:space="preserve"> by</w:t>
      </w:r>
      <w:r w:rsidRPr="008F138E">
        <w:t>:</w:t>
      </w:r>
      <w:del w:id="330" w:author="Long, Victoria" w:date="2026-09-25T21:10:00Z" w16du:dateUtc="2026-09-26T01:10:00Z">
        <w:r>
          <w:rPr>
            <w:szCs w:val="24"/>
          </w:rPr>
          <w:tab/>
          <w:delText xml:space="preserve">  </w:delText>
        </w:r>
        <w:r>
          <w:rPr>
            <w:szCs w:val="24"/>
          </w:rPr>
          <w:tab/>
          <w:delText>Education</w:delText>
        </w:r>
      </w:del>
      <w:r w:rsidRPr="008F138E">
        <w:t xml:space="preserve"> HR </w:t>
      </w:r>
      <w:ins w:id="331" w:author="Long, Victoria" w:date="2026-09-25T21:10:00Z" w16du:dateUtc="2026-09-26T01:10:00Z">
        <w:r w:rsidR="008E5B1B">
          <w:t>Department</w:t>
        </w:r>
        <w:r w:rsidR="00AD0E2D">
          <w:t xml:space="preserve"> </w:t>
        </w:r>
      </w:ins>
      <w:del w:id="332" w:author="Long, Victoria" w:date="2026-09-25T21:10:00Z" w16du:dateUtc="2026-09-26T01:10:00Z">
        <w:r>
          <w:rPr>
            <w:szCs w:val="24"/>
          </w:rPr>
          <w:delText>Consultancy</w:delText>
        </w:r>
      </w:del>
    </w:p>
    <w:p w14:paraId="03F34E3F" w14:textId="77777777" w:rsidR="00911FA8" w:rsidRDefault="00AD0E2D">
      <w:pPr>
        <w:ind w:right="56"/>
        <w:rPr>
          <w:ins w:id="333" w:author="Long, Victoria" w:date="2026-09-25T21:10:00Z" w16du:dateUtc="2026-09-26T01:10:00Z"/>
        </w:rPr>
      </w:pPr>
      <w:ins w:id="334" w:author="Long, Victoria" w:date="2026-09-25T21:10:00Z" w16du:dateUtc="2026-09-26T01:10:00Z">
        <w:r>
          <w:rPr>
            <w:b/>
          </w:rPr>
          <w:t xml:space="preserve">Written on: </w:t>
        </w:r>
        <w:r>
          <w:t>December 2017</w:t>
        </w:r>
        <w:r>
          <w:rPr>
            <w:b/>
          </w:rPr>
          <w:t xml:space="preserve"> </w:t>
        </w:r>
      </w:ins>
    </w:p>
    <w:p w14:paraId="08176063" w14:textId="77777777" w:rsidR="00142DE2" w:rsidRDefault="00AD0E2D">
      <w:pPr>
        <w:spacing w:after="120"/>
        <w:rPr>
          <w:del w:id="335" w:author="Long, Victoria" w:date="2026-09-25T21:10:00Z" w16du:dateUtc="2026-09-26T01:10:00Z"/>
          <w:szCs w:val="24"/>
        </w:rPr>
      </w:pPr>
      <w:ins w:id="336" w:author="Long, Victoria" w:date="2026-09-25T21:10:00Z" w16du:dateUtc="2026-09-26T01:10:00Z">
        <w:r>
          <w:rPr>
            <w:b/>
          </w:rPr>
          <w:t>Updated</w:t>
        </w:r>
        <w:r>
          <w:t xml:space="preserve">: </w:t>
        </w:r>
        <w:r w:rsidR="005F48D0">
          <w:t>June</w:t>
        </w:r>
      </w:ins>
      <w:del w:id="337" w:author="Long, Victoria" w:date="2026-09-25T21:10:00Z" w16du:dateUtc="2026-09-26T01:10:00Z">
        <w:r w:rsidR="00843DD4">
          <w:rPr>
            <w:szCs w:val="24"/>
          </w:rPr>
          <w:delText>Date:</w:delText>
        </w:r>
        <w:r w:rsidR="00843DD4">
          <w:rPr>
            <w:szCs w:val="24"/>
          </w:rPr>
          <w:tab/>
          <w:delText xml:space="preserve"> </w:delText>
        </w:r>
        <w:r w:rsidR="00843DD4">
          <w:rPr>
            <w:szCs w:val="24"/>
          </w:rPr>
          <w:tab/>
        </w:r>
        <w:r w:rsidR="00843DD4">
          <w:rPr>
            <w:szCs w:val="24"/>
          </w:rPr>
          <w:tab/>
        </w:r>
        <w:bookmarkEnd w:id="326"/>
        <w:bookmarkEnd w:id="327"/>
        <w:r w:rsidR="00843DD4">
          <w:rPr>
            <w:szCs w:val="24"/>
          </w:rPr>
          <w:delText>September 2019</w:delText>
        </w:r>
      </w:del>
    </w:p>
    <w:p w14:paraId="03D967CC" w14:textId="77777777" w:rsidR="00142DE2" w:rsidRDefault="00843DD4">
      <w:pPr>
        <w:pStyle w:val="ListParagraph"/>
        <w:spacing w:before="0" w:line="276" w:lineRule="auto"/>
        <w:ind w:left="0"/>
        <w:rPr>
          <w:del w:id="338" w:author="Long, Victoria" w:date="2026-09-25T21:10:00Z" w16du:dateUtc="2026-09-26T01:10:00Z"/>
          <w:szCs w:val="24"/>
        </w:rPr>
      </w:pPr>
      <w:del w:id="339" w:author="Long, Victoria" w:date="2026-09-25T21:10:00Z" w16du:dateUtc="2026-09-26T01:10:00Z">
        <w:r>
          <w:rPr>
            <w:szCs w:val="24"/>
          </w:rPr>
          <w:delText xml:space="preserve">Adopted: </w:delText>
        </w:r>
        <w:r>
          <w:rPr>
            <w:szCs w:val="24"/>
          </w:rPr>
          <w:tab/>
        </w:r>
        <w:r>
          <w:rPr>
            <w:szCs w:val="24"/>
          </w:rPr>
          <w:tab/>
          <w:delText>March</w:delText>
        </w:r>
      </w:del>
      <w:r w:rsidRPr="008F138E">
        <w:t xml:space="preserve"> </w:t>
      </w:r>
      <w:r w:rsidR="00275AB7" w:rsidRPr="008F138E">
        <w:t>2023</w:t>
      </w:r>
      <w:ins w:id="340" w:author="Long, Victoria" w:date="2026-09-25T21:10:00Z" w16du:dateUtc="2026-09-26T01:10:00Z">
        <w:r w:rsidR="00AD0E2D">
          <w:t xml:space="preserve"> </w:t>
        </w:r>
      </w:ins>
    </w:p>
    <w:p w14:paraId="466FA891" w14:textId="77777777" w:rsidR="00142DE2" w:rsidRDefault="00142DE2">
      <w:pPr>
        <w:pStyle w:val="ListParagraph"/>
        <w:spacing w:before="0" w:line="276" w:lineRule="auto"/>
        <w:ind w:left="0"/>
        <w:rPr>
          <w:del w:id="341" w:author="Long, Victoria" w:date="2026-09-25T21:10:00Z" w16du:dateUtc="2026-09-26T01:10:00Z"/>
          <w:szCs w:val="24"/>
        </w:rPr>
      </w:pPr>
    </w:p>
    <w:p w14:paraId="44A2AA00" w14:textId="77777777" w:rsidR="00142DE2" w:rsidRDefault="00142DE2">
      <w:pPr>
        <w:tabs>
          <w:tab w:val="center" w:pos="3233"/>
        </w:tabs>
        <w:ind w:left="0" w:right="0" w:firstLine="0"/>
        <w:jc w:val="left"/>
        <w:pPrChange w:id="342" w:author="Long, Victoria" w:date="2026-09-25T21:10:00Z" w16du:dateUtc="2026-09-26T01:10:00Z">
          <w:pPr/>
        </w:pPrChange>
      </w:pPr>
    </w:p>
    <w:sectPr w:rsidR="00142DE2">
      <w:headerReference w:type="even" r:id="rId12"/>
      <w:headerReference w:type="default" r:id="rId13"/>
      <w:footerReference w:type="even" r:id="rId14"/>
      <w:footerReference w:type="default" r:id="rId15"/>
      <w:headerReference w:type="first" r:id="rId16"/>
      <w:footerReference w:type="first" r:id="rId17"/>
      <w:pgSz w:w="11910" w:h="16845"/>
      <w:pgMar w:top="1440" w:right="1434" w:bottom="1631" w:left="1442" w:header="720" w:footer="705" w:gutter="0"/>
      <w:cols w:space="720"/>
      <w:sectPrChange w:id="355" w:author="Long, Victoria" w:date="2026-09-25T21:10:00Z" w16du:dateUtc="2026-09-26T01:10:00Z">
        <w:sectPr w:rsidR="00142DE2">
          <w:pgSz w:w="11906" w:h="16838"/>
          <w:pgMar w:top="1440" w:right="1440" w:bottom="1440" w:left="1440" w:header="720" w:footer="720" w:gutter="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BE590DC" w14:textId="77777777" w:rsidR="00415E3E" w:rsidRDefault="00415E3E">
      <w:pPr>
        <w:spacing w:after="0" w:line="240" w:lineRule="auto"/>
      </w:pPr>
      <w:r>
        <w:separator/>
      </w:r>
    </w:p>
  </w:endnote>
  <w:endnote w:type="continuationSeparator" w:id="0">
    <w:p w14:paraId="4B90D9EF" w14:textId="77777777" w:rsidR="00415E3E" w:rsidRDefault="00415E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20E37F" w14:textId="77777777" w:rsidR="00911FA8" w:rsidRDefault="00AD0E2D">
    <w:pPr>
      <w:spacing w:after="0" w:line="259" w:lineRule="auto"/>
      <w:ind w:left="0" w:right="0" w:firstLine="0"/>
      <w:jc w:val="left"/>
      <w:rPr>
        <w:ins w:id="343" w:author="Long, Victoria" w:date="2026-09-25T21:10:00Z" w16du:dateUtc="2026-09-26T01:10:00Z"/>
      </w:rPr>
    </w:pPr>
    <w:ins w:id="344" w:author="Long, Victoria" w:date="2026-09-25T21:10:00Z" w16du:dateUtc="2026-09-26T01:10:00Z">
      <w:r>
        <w:rPr>
          <w:sz w:val="23"/>
        </w:rPr>
        <w:t xml:space="preserve">Guaranteed Interview Scheme May 2019 </w:t>
      </w:r>
    </w:ins>
  </w:p>
  <w:p w14:paraId="5299A02F" w14:textId="77777777" w:rsidR="008F138E" w:rsidRDefault="00AD0E2D">
    <w:pPr>
      <w:spacing w:after="0" w:line="259" w:lineRule="auto"/>
      <w:ind w:left="0" w:right="0" w:firstLine="0"/>
      <w:jc w:val="left"/>
      <w:pPrChange w:id="345" w:author="Long, Victoria" w:date="2026-09-25T21:10:00Z" w16du:dateUtc="2026-09-26T01:10:00Z">
        <w:pPr>
          <w:pStyle w:val="Footer"/>
        </w:pPr>
      </w:pPrChange>
    </w:pPr>
    <w:ins w:id="346" w:author="Long, Victoria" w:date="2026-09-25T21:10:00Z" w16du:dateUtc="2026-09-26T01:10:00Z">
      <w:r>
        <w:rPr>
          <w:rFonts w:ascii="Calibri" w:eastAsia="Calibri" w:hAnsi="Calibri" w:cs="Calibri"/>
          <w:sz w:val="23"/>
        </w:rPr>
        <w:t xml:space="preserve"> </w:t>
      </w:r>
    </w:ins>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3F5AA1" w14:textId="7324D844" w:rsidR="00911FA8" w:rsidRPr="000F6A0C" w:rsidRDefault="00AD0E2D" w:rsidP="008E5B1B">
    <w:pPr>
      <w:tabs>
        <w:tab w:val="right" w:pos="9034"/>
      </w:tabs>
      <w:spacing w:after="0" w:line="259" w:lineRule="auto"/>
      <w:ind w:left="0" w:right="0" w:firstLine="0"/>
      <w:jc w:val="left"/>
      <w:rPr>
        <w:ins w:id="347" w:author="Long, Victoria" w:date="2026-09-25T21:10:00Z" w16du:dateUtc="2026-09-26T01:10:00Z"/>
        <w:sz w:val="23"/>
      </w:rPr>
    </w:pPr>
    <w:ins w:id="348" w:author="Long, Victoria" w:date="2026-09-25T21:10:00Z" w16du:dateUtc="2026-09-26T01:10:00Z">
      <w:r>
        <w:rPr>
          <w:sz w:val="23"/>
        </w:rPr>
        <w:t xml:space="preserve">Guaranteed Interview Scheme </w:t>
      </w:r>
      <w:r w:rsidR="008E5B1B">
        <w:rPr>
          <w:sz w:val="23"/>
        </w:rPr>
        <w:tab/>
      </w:r>
      <w:r w:rsidR="000F6A0C">
        <w:rPr>
          <w:sz w:val="23"/>
        </w:rPr>
        <w:t xml:space="preserve">June </w:t>
      </w:r>
      <w:r w:rsidR="008E5B1B">
        <w:rPr>
          <w:sz w:val="23"/>
        </w:rPr>
        <w:t>2023</w:t>
      </w:r>
    </w:ins>
  </w:p>
  <w:p w14:paraId="4B6294D7" w14:textId="77777777" w:rsidR="008F138E" w:rsidRDefault="00AD0E2D">
    <w:pPr>
      <w:spacing w:after="0" w:line="259" w:lineRule="auto"/>
      <w:ind w:left="0" w:right="0" w:firstLine="0"/>
      <w:jc w:val="left"/>
      <w:pPrChange w:id="349" w:author="Long, Victoria" w:date="2026-09-25T21:10:00Z" w16du:dateUtc="2026-09-26T01:10:00Z">
        <w:pPr>
          <w:pStyle w:val="Footer"/>
        </w:pPr>
      </w:pPrChange>
    </w:pPr>
    <w:ins w:id="350" w:author="Long, Victoria" w:date="2026-09-25T21:10:00Z" w16du:dateUtc="2026-09-26T01:10:00Z">
      <w:r>
        <w:rPr>
          <w:rFonts w:ascii="Calibri" w:eastAsia="Calibri" w:hAnsi="Calibri" w:cs="Calibri"/>
          <w:sz w:val="23"/>
        </w:rPr>
        <w:t xml:space="preserve"> </w:t>
      </w:r>
    </w:ins>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91D0FE" w14:textId="77777777" w:rsidR="00911FA8" w:rsidRDefault="00AD0E2D">
    <w:pPr>
      <w:spacing w:after="0" w:line="259" w:lineRule="auto"/>
      <w:ind w:left="0" w:right="0" w:firstLine="0"/>
      <w:jc w:val="left"/>
      <w:rPr>
        <w:ins w:id="351" w:author="Long, Victoria" w:date="2026-09-25T21:10:00Z" w16du:dateUtc="2026-09-26T01:10:00Z"/>
      </w:rPr>
    </w:pPr>
    <w:ins w:id="352" w:author="Long, Victoria" w:date="2026-09-25T21:10:00Z" w16du:dateUtc="2026-09-26T01:10:00Z">
      <w:r>
        <w:rPr>
          <w:sz w:val="23"/>
        </w:rPr>
        <w:t xml:space="preserve">Guaranteed Interview Scheme May 2019 </w:t>
      </w:r>
    </w:ins>
  </w:p>
  <w:p w14:paraId="6673A5CA" w14:textId="77777777" w:rsidR="008F138E" w:rsidRDefault="00AD0E2D">
    <w:pPr>
      <w:spacing w:after="0" w:line="259" w:lineRule="auto"/>
      <w:ind w:left="0" w:right="0" w:firstLine="0"/>
      <w:jc w:val="left"/>
      <w:pPrChange w:id="353" w:author="Long, Victoria" w:date="2026-09-25T21:10:00Z" w16du:dateUtc="2026-09-26T01:10:00Z">
        <w:pPr>
          <w:pStyle w:val="Footer"/>
        </w:pPr>
      </w:pPrChange>
    </w:pPr>
    <w:ins w:id="354" w:author="Long, Victoria" w:date="2026-09-25T21:10:00Z" w16du:dateUtc="2026-09-26T01:10:00Z">
      <w:r>
        <w:rPr>
          <w:rFonts w:ascii="Calibri" w:eastAsia="Calibri" w:hAnsi="Calibri" w:cs="Calibri"/>
          <w:sz w:val="23"/>
        </w:rPr>
        <w:t xml:space="preserve"> </w:t>
      </w:r>
    </w:in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7DC62F4" w14:textId="77777777" w:rsidR="00415E3E" w:rsidRDefault="00415E3E">
      <w:pPr>
        <w:spacing w:after="0" w:line="240" w:lineRule="auto"/>
      </w:pPr>
      <w:r>
        <w:rPr>
          <w:rPrChange w:id="4" w:author="Long, Victoria" w:date="2026-09-25T21:10:00Z" w16du:dateUtc="2026-09-26T01:10:00Z">
            <w:rPr>
              <w:color w:val="000000"/>
            </w:rPr>
          </w:rPrChange>
        </w:rPr>
        <w:separator/>
      </w:r>
    </w:p>
  </w:footnote>
  <w:footnote w:type="continuationSeparator" w:id="0">
    <w:p w14:paraId="6B40ED42" w14:textId="77777777" w:rsidR="00415E3E" w:rsidRDefault="00415E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5C06A0" w14:textId="77777777" w:rsidR="008F138E" w:rsidRDefault="008F138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3A0B9A" w14:textId="77777777" w:rsidR="008F138E" w:rsidRDefault="008F138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1755A6" w14:textId="77777777" w:rsidR="008F138E" w:rsidRDefault="008F13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9D0520"/>
    <w:multiLevelType w:val="multilevel"/>
    <w:tmpl w:val="895290FE"/>
    <w:lvl w:ilvl="0">
      <w:start w:val="7"/>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7DE4A04"/>
    <w:multiLevelType w:val="multilevel"/>
    <w:tmpl w:val="6E4CE746"/>
    <w:lvl w:ilvl="0">
      <w:start w:val="7"/>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start w:val="6"/>
      <w:numFmt w:val="decimal"/>
      <w:lvlRestart w:val="0"/>
      <w:lvlText w:val="%1.%2"/>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85C3C4C"/>
    <w:multiLevelType w:val="hybridMultilevel"/>
    <w:tmpl w:val="FE6060AE"/>
    <w:lvl w:ilvl="0" w:tplc="4E9AD3CE">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D965250">
      <w:start w:val="1"/>
      <w:numFmt w:val="lowerLetter"/>
      <w:lvlText w:val="%2"/>
      <w:lvlJc w:val="left"/>
      <w:pPr>
        <w:ind w:left="10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A86D338">
      <w:start w:val="1"/>
      <w:numFmt w:val="decimal"/>
      <w:lvlRestart w:val="0"/>
      <w:lvlText w:val="%3)"/>
      <w:lvlJc w:val="left"/>
      <w:pPr>
        <w:ind w:left="18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CCECA64">
      <w:start w:val="1"/>
      <w:numFmt w:val="decimal"/>
      <w:lvlText w:val="%4"/>
      <w:lvlJc w:val="left"/>
      <w:pPr>
        <w:ind w:left="25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CC02C3C">
      <w:start w:val="1"/>
      <w:numFmt w:val="lowerLetter"/>
      <w:lvlText w:val="%5"/>
      <w:lvlJc w:val="left"/>
      <w:pPr>
        <w:ind w:left="32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9020BBC">
      <w:start w:val="1"/>
      <w:numFmt w:val="lowerRoman"/>
      <w:lvlText w:val="%6"/>
      <w:lvlJc w:val="left"/>
      <w:pPr>
        <w:ind w:left="39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B882CDE">
      <w:start w:val="1"/>
      <w:numFmt w:val="decimal"/>
      <w:lvlText w:val="%7"/>
      <w:lvlJc w:val="left"/>
      <w:pPr>
        <w:ind w:left="46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EE2459A">
      <w:start w:val="1"/>
      <w:numFmt w:val="lowerLetter"/>
      <w:lvlText w:val="%8"/>
      <w:lvlJc w:val="left"/>
      <w:pPr>
        <w:ind w:left="54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95AB366">
      <w:start w:val="1"/>
      <w:numFmt w:val="lowerRoman"/>
      <w:lvlText w:val="%9"/>
      <w:lvlJc w:val="left"/>
      <w:pPr>
        <w:ind w:left="61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2E46A6C"/>
    <w:multiLevelType w:val="multilevel"/>
    <w:tmpl w:val="02F4963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 w15:restartNumberingAfterBreak="0">
    <w:nsid w:val="49273188"/>
    <w:multiLevelType w:val="multilevel"/>
    <w:tmpl w:val="EC90D66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 w15:restartNumberingAfterBreak="0">
    <w:nsid w:val="6BF4469B"/>
    <w:multiLevelType w:val="multilevel"/>
    <w:tmpl w:val="CF5818AA"/>
    <w:lvl w:ilvl="0">
      <w:numFmt w:val="bullet"/>
      <w:lvlText w:val=""/>
      <w:lvlJc w:val="left"/>
      <w:pPr>
        <w:ind w:left="360" w:hanging="360"/>
      </w:pPr>
      <w:rPr>
        <w:rFonts w:ascii="Symbol" w:hAnsi="Symbol"/>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6" w15:restartNumberingAfterBreak="0">
    <w:nsid w:val="77B77A6C"/>
    <w:multiLevelType w:val="multilevel"/>
    <w:tmpl w:val="AC82641A"/>
    <w:lvl w:ilvl="0">
      <w:numFmt w:val="bullet"/>
      <w:lvlText w:val=""/>
      <w:lvlJc w:val="left"/>
      <w:pPr>
        <w:ind w:left="360" w:hanging="360"/>
      </w:pPr>
      <w:rPr>
        <w:rFonts w:ascii="Symbol" w:hAnsi="Symbol"/>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7" w15:restartNumberingAfterBreak="0">
    <w:nsid w:val="7E4B6460"/>
    <w:multiLevelType w:val="hybridMultilevel"/>
    <w:tmpl w:val="154A075A"/>
    <w:lvl w:ilvl="0" w:tplc="44B89210">
      <w:start w:val="1"/>
      <w:numFmt w:val="bullet"/>
      <w:lvlText w:val="•"/>
      <w:lvlJc w:val="left"/>
      <w:pPr>
        <w:ind w:left="10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E964D1C">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0D0247E">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CF2E3A6">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BC0E5E4">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46EE5D0">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1B6878C">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A5AFDD6">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7DEDB04">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214508388">
    <w:abstractNumId w:val="6"/>
  </w:num>
  <w:num w:numId="2" w16cid:durableId="240607293">
    <w:abstractNumId w:val="5"/>
  </w:num>
  <w:num w:numId="3" w16cid:durableId="2114546866">
    <w:abstractNumId w:val="3"/>
  </w:num>
  <w:num w:numId="4" w16cid:durableId="185488845">
    <w:abstractNumId w:val="4"/>
  </w:num>
  <w:num w:numId="5" w16cid:durableId="813184485">
    <w:abstractNumId w:val="7"/>
  </w:num>
  <w:num w:numId="6" w16cid:durableId="33622946">
    <w:abstractNumId w:val="2"/>
  </w:num>
  <w:num w:numId="7" w16cid:durableId="1964386930">
    <w:abstractNumId w:val="1"/>
  </w:num>
  <w:num w:numId="8" w16cid:durableId="100894880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2DE2"/>
    <w:rsid w:val="000F6A0C"/>
    <w:rsid w:val="00142DE2"/>
    <w:rsid w:val="001765B4"/>
    <w:rsid w:val="001A380F"/>
    <w:rsid w:val="00275AB7"/>
    <w:rsid w:val="00415E3E"/>
    <w:rsid w:val="0059659B"/>
    <w:rsid w:val="005F48D0"/>
    <w:rsid w:val="00683D42"/>
    <w:rsid w:val="006F2FA7"/>
    <w:rsid w:val="007F1A13"/>
    <w:rsid w:val="00843DD4"/>
    <w:rsid w:val="008E5B1B"/>
    <w:rsid w:val="008F138E"/>
    <w:rsid w:val="00911FA8"/>
    <w:rsid w:val="00AD0E2D"/>
    <w:rsid w:val="00D51740"/>
    <w:rsid w:val="00D53AF7"/>
    <w:rsid w:val="00FB63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B336D"/>
  <w15:docId w15:val="{0E83FC99-F5C9-484C-8CEE-74974AD74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Times New Roman"/>
        <w:sz w:val="22"/>
        <w:szCs w:val="22"/>
        <w:lang w:val="en-GB" w:eastAsia="en-US" w:bidi="ar-SA"/>
      </w:rPr>
    </w:rPrDefault>
    <w:pPrDefault>
      <w:pPr>
        <w:autoSpaceDN w:val="0"/>
        <w:spacing w:after="200" w:line="276"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autoSpaceDN/>
      <w:spacing w:after="3" w:line="270" w:lineRule="auto"/>
      <w:ind w:left="10" w:right="212" w:hanging="10"/>
      <w:jc w:val="both"/>
      <w:textAlignment w:val="auto"/>
      <w:pPrChange w:id="0" w:author="Long, Victoria" w:date="2026-09-25T21:10:00Z">
        <w:pPr>
          <w:suppressAutoHyphens/>
          <w:autoSpaceDN w:val="0"/>
          <w:spacing w:after="200" w:line="276" w:lineRule="auto"/>
          <w:textAlignment w:val="baseline"/>
        </w:pPr>
      </w:pPrChange>
    </w:pPr>
    <w:rPr>
      <w:rFonts w:ascii="Arial" w:eastAsia="Arial" w:hAnsi="Arial" w:cs="Arial"/>
      <w:color w:val="000000"/>
      <w:sz w:val="24"/>
      <w:lang w:eastAsia="en-GB"/>
      <w:rPrChange w:id="0" w:author="Long, Victoria" w:date="2026-09-25T21:10:00Z">
        <w:rPr>
          <w:rFonts w:ascii="Calibri" w:eastAsia="Calibri" w:hAnsi="Calibri"/>
          <w:sz w:val="22"/>
          <w:szCs w:val="22"/>
          <w:lang w:val="en-GB"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pPr>
      <w:spacing w:after="0" w:line="240" w:lineRule="auto"/>
    </w:pPr>
    <w:rPr>
      <w:rFonts w:ascii="Tahoma" w:hAnsi="Tahoma" w:cs="Tahoma"/>
      <w:sz w:val="16"/>
      <w:szCs w:val="16"/>
    </w:rPr>
  </w:style>
  <w:style w:type="character" w:customStyle="1" w:styleId="BalloonTextChar">
    <w:name w:val="Balloon Text Char"/>
    <w:basedOn w:val="DefaultParagraphFont"/>
    <w:rPr>
      <w:rFonts w:ascii="Tahoma" w:hAnsi="Tahoma" w:cs="Tahoma"/>
      <w:sz w:val="16"/>
      <w:szCs w:val="16"/>
    </w:rPr>
  </w:style>
  <w:style w:type="paragraph" w:styleId="ListParagraph">
    <w:name w:val="List Paragraph"/>
    <w:basedOn w:val="Normal"/>
    <w:pPr>
      <w:spacing w:before="120" w:after="120" w:line="240" w:lineRule="auto"/>
      <w:ind w:left="720"/>
    </w:pPr>
  </w:style>
  <w:style w:type="table" w:customStyle="1" w:styleId="TableGrid">
    <w:name w:val="TableGrid"/>
    <w:rsid w:val="008F138E"/>
    <w:pPr>
      <w:autoSpaceDN/>
      <w:spacing w:after="0" w:line="240" w:lineRule="auto"/>
      <w:textAlignment w:val="auto"/>
    </w:pPr>
    <w:rPr>
      <w:rFonts w:asciiTheme="minorHAnsi" w:eastAsiaTheme="minorEastAsia" w:hAnsiTheme="minorHAnsi" w:cstheme="minorBidi"/>
      <w:lang w:eastAsia="en-GB"/>
    </w:rPr>
    <w:tblPr>
      <w:tblCellMar>
        <w:top w:w="0" w:type="dxa"/>
        <w:left w:w="0" w:type="dxa"/>
        <w:bottom w:w="0" w:type="dxa"/>
        <w:right w:w="0" w:type="dxa"/>
      </w:tblCellMar>
    </w:tblPr>
  </w:style>
  <w:style w:type="paragraph" w:customStyle="1" w:styleId="xmsonormal">
    <w:name w:val="x_msonormal"/>
    <w:basedOn w:val="Normal"/>
    <w:rsid w:val="00D51740"/>
    <w:pPr>
      <w:spacing w:after="0" w:line="240" w:lineRule="auto"/>
      <w:ind w:left="0" w:right="0" w:firstLine="0"/>
      <w:jc w:val="left"/>
      <w:pPrChange w:id="1" w:author="Long, Victoria" w:date="2026-09-25T21:10:00Z">
        <w:pPr>
          <w:ind w:left="10" w:right="212" w:hanging="10"/>
          <w:jc w:val="both"/>
        </w:pPr>
      </w:pPrChange>
    </w:pPr>
    <w:rPr>
      <w:rFonts w:ascii="Calibri" w:eastAsiaTheme="minorHAnsi" w:hAnsi="Calibri" w:cs="Calibri"/>
      <w:color w:val="auto"/>
      <w:sz w:val="22"/>
      <w:rPrChange w:id="1" w:author="Long, Victoria" w:date="2026-09-25T21:10:00Z">
        <w:rPr>
          <w:rFonts w:ascii="Arial" w:eastAsiaTheme="minorHAnsi" w:hAnsi="Arial" w:cs="Calibri"/>
          <w:color w:val="000000"/>
          <w:sz w:val="24"/>
          <w:szCs w:val="22"/>
          <w:lang w:val="en-GB" w:eastAsia="en-GB" w:bidi="ar-SA"/>
        </w:rPr>
      </w:rPrChange>
    </w:rPr>
  </w:style>
  <w:style w:type="character" w:customStyle="1" w:styleId="xxcontentpasted1">
    <w:name w:val="x_xcontentpasted1"/>
    <w:basedOn w:val="DefaultParagraphFont"/>
    <w:rsid w:val="008F138E"/>
  </w:style>
  <w:style w:type="character" w:customStyle="1" w:styleId="xxjpfdse">
    <w:name w:val="x_xjpfdse"/>
    <w:basedOn w:val="DefaultParagraphFont"/>
    <w:rsid w:val="008F138E"/>
  </w:style>
  <w:style w:type="character" w:styleId="CommentReference">
    <w:name w:val="annotation reference"/>
    <w:basedOn w:val="DefaultParagraphFont"/>
    <w:uiPriority w:val="99"/>
    <w:semiHidden/>
    <w:unhideWhenUsed/>
    <w:rsid w:val="008F138E"/>
    <w:rPr>
      <w:sz w:val="16"/>
      <w:szCs w:val="16"/>
    </w:rPr>
  </w:style>
  <w:style w:type="paragraph" w:styleId="CommentText">
    <w:name w:val="annotation text"/>
    <w:basedOn w:val="Normal"/>
    <w:link w:val="CommentTextChar"/>
    <w:uiPriority w:val="99"/>
    <w:semiHidden/>
    <w:unhideWhenUsed/>
    <w:rsid w:val="00D51740"/>
    <w:pPr>
      <w:spacing w:line="240" w:lineRule="auto"/>
      <w:pPrChange w:id="2" w:author="Long, Victoria" w:date="2026-09-25T21:10:00Z">
        <w:pPr>
          <w:spacing w:after="3"/>
          <w:ind w:left="10" w:right="212" w:hanging="10"/>
          <w:jc w:val="both"/>
        </w:pPr>
      </w:pPrChange>
    </w:pPr>
    <w:rPr>
      <w:sz w:val="20"/>
      <w:szCs w:val="20"/>
      <w:rPrChange w:id="2" w:author="Long, Victoria" w:date="2026-09-25T21:10:00Z">
        <w:rPr>
          <w:rFonts w:ascii="Arial" w:eastAsia="Arial" w:hAnsi="Arial" w:cs="Arial"/>
          <w:color w:val="000000"/>
          <w:lang w:val="en-GB" w:eastAsia="en-GB" w:bidi="ar-SA"/>
        </w:rPr>
      </w:rPrChange>
    </w:rPr>
  </w:style>
  <w:style w:type="character" w:customStyle="1" w:styleId="CommentTextChar">
    <w:name w:val="Comment Text Char"/>
    <w:basedOn w:val="DefaultParagraphFont"/>
    <w:link w:val="CommentText"/>
    <w:uiPriority w:val="99"/>
    <w:semiHidden/>
    <w:rsid w:val="008F138E"/>
    <w:rPr>
      <w:rFonts w:ascii="Arial" w:eastAsia="Arial" w:hAnsi="Arial" w:cs="Arial"/>
      <w:color w:val="000000"/>
      <w:sz w:val="20"/>
      <w:szCs w:val="20"/>
      <w:lang w:eastAsia="en-GB"/>
    </w:rPr>
  </w:style>
  <w:style w:type="paragraph" w:styleId="CommentSubject">
    <w:name w:val="annotation subject"/>
    <w:basedOn w:val="CommentText"/>
    <w:next w:val="CommentText"/>
    <w:link w:val="CommentSubjectChar"/>
    <w:uiPriority w:val="99"/>
    <w:semiHidden/>
    <w:unhideWhenUsed/>
    <w:rsid w:val="008F138E"/>
    <w:rPr>
      <w:b/>
      <w:bCs/>
    </w:rPr>
  </w:style>
  <w:style w:type="character" w:customStyle="1" w:styleId="CommentSubjectChar">
    <w:name w:val="Comment Subject Char"/>
    <w:basedOn w:val="CommentTextChar"/>
    <w:link w:val="CommentSubject"/>
    <w:uiPriority w:val="99"/>
    <w:semiHidden/>
    <w:rsid w:val="008F138E"/>
    <w:rPr>
      <w:rFonts w:ascii="Arial" w:eastAsia="Arial" w:hAnsi="Arial" w:cs="Arial"/>
      <w:b/>
      <w:bCs/>
      <w:color w:val="000000"/>
      <w:sz w:val="20"/>
      <w:szCs w:val="20"/>
      <w:lang w:eastAsia="en-GB"/>
    </w:rPr>
  </w:style>
  <w:style w:type="paragraph" w:styleId="Header">
    <w:name w:val="header"/>
    <w:basedOn w:val="Normal"/>
    <w:link w:val="HeaderChar"/>
    <w:uiPriority w:val="99"/>
    <w:unhideWhenUsed/>
    <w:rsid w:val="008E5B1B"/>
    <w:pPr>
      <w:tabs>
        <w:tab w:val="center" w:pos="4513"/>
        <w:tab w:val="right" w:pos="9026"/>
      </w:tabs>
      <w:spacing w:after="0" w:line="240" w:lineRule="auto"/>
      <w:pPrChange w:id="3" w:author="Long, Victoria" w:date="2026-09-25T21:10:00Z">
        <w:pPr>
          <w:tabs>
            <w:tab w:val="center" w:pos="4513"/>
            <w:tab w:val="right" w:pos="9026"/>
          </w:tabs>
          <w:ind w:left="10" w:right="212" w:hanging="10"/>
          <w:jc w:val="both"/>
        </w:pPr>
      </w:pPrChange>
    </w:pPr>
    <w:rPr>
      <w:rPrChange w:id="3" w:author="Long, Victoria" w:date="2026-09-25T21:10:00Z">
        <w:rPr>
          <w:rFonts w:ascii="Arial" w:eastAsia="Arial" w:hAnsi="Arial" w:cs="Arial"/>
          <w:color w:val="000000"/>
          <w:sz w:val="24"/>
          <w:szCs w:val="22"/>
          <w:lang w:val="en-GB" w:eastAsia="en-GB" w:bidi="ar-SA"/>
        </w:rPr>
      </w:rPrChange>
    </w:rPr>
  </w:style>
  <w:style w:type="character" w:customStyle="1" w:styleId="HeaderChar">
    <w:name w:val="Header Char"/>
    <w:basedOn w:val="DefaultParagraphFont"/>
    <w:link w:val="Header"/>
    <w:uiPriority w:val="99"/>
    <w:rsid w:val="008F138E"/>
    <w:rPr>
      <w:rFonts w:ascii="Arial" w:eastAsia="Arial" w:hAnsi="Arial" w:cs="Arial"/>
      <w:color w:val="000000"/>
      <w:sz w:val="24"/>
      <w:lang w:eastAsia="en-GB"/>
    </w:rPr>
  </w:style>
  <w:style w:type="paragraph" w:styleId="Footer">
    <w:name w:val="footer"/>
    <w:basedOn w:val="Normal"/>
    <w:link w:val="FooterChar"/>
    <w:uiPriority w:val="99"/>
    <w:unhideWhenUsed/>
    <w:rsid w:val="008F13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13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0643755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jp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Council Document" ma:contentTypeID="0x010100007781BFFDD7554FA6A644981AF7F775001AE4D87A036A8648A3013DA2C2E6BCD7" ma:contentTypeVersion="27" ma:contentTypeDescription="Default content type for all Council documents" ma:contentTypeScope="" ma:versionID="6c984ebe8f6ef0df620ab626ad24ebcc">
  <xsd:schema xmlns:xsd="http://www.w3.org/2001/XMLSchema" xmlns:xs="http://www.w3.org/2001/XMLSchema" xmlns:p="http://schemas.microsoft.com/office/2006/metadata/properties" xmlns:ns2="98de0e77-7838-4a2d-a973-d45010fa75f9" xmlns:ns3="http://schemas.microsoft.com/sharepoint/v3/fields" xmlns:ns4="cdea0150-997b-46f4-80e6-dceaa7f52291" targetNamespace="http://schemas.microsoft.com/office/2006/metadata/properties" ma:root="true" ma:fieldsID="514e2467d9692b5bc1c16edd92a4cf71" ns2:_="" ns3:_="" ns4:_="">
    <xsd:import namespace="98de0e77-7838-4a2d-a973-d45010fa75f9"/>
    <xsd:import namespace="http://schemas.microsoft.com/sharepoint/v3/fields"/>
    <xsd:import namespace="cdea0150-997b-46f4-80e6-dceaa7f52291"/>
    <xsd:element name="properties">
      <xsd:complexType>
        <xsd:sequence>
          <xsd:element name="documentManagement">
            <xsd:complexType>
              <xsd:all>
                <xsd:element ref="ns2:DocType"/>
                <xsd:element ref="ns2:Council"/>
                <xsd:element ref="ns2:Service1"/>
                <xsd:element ref="ns2:MeetingDate" minOccurs="0"/>
                <xsd:element ref="ns2:MeetingLocation" minOccurs="0"/>
                <xsd:element ref="ns2:Desc" minOccurs="0"/>
                <xsd:element ref="ns2:AccessibilityCheck" minOccurs="0"/>
                <xsd:element ref="ns2:LastReviewed" minOccurs="0"/>
                <xsd:element ref="ns2:PublishDate" minOccurs="0"/>
                <xsd:element ref="ns3:_Version" minOccurs="0"/>
                <xsd:element ref="ns4:MediaServiceMetadata" minOccurs="0"/>
                <xsd:element ref="ns4:MediaServiceFastMetadata" minOccurs="0"/>
                <xsd:element ref="ns4:MediaServiceDateTaken" minOccurs="0"/>
                <xsd:element ref="ns4:MediaLengthInSeconds" minOccurs="0"/>
                <xsd:element ref="ns4:MediaServiceAutoKeyPoints" minOccurs="0"/>
                <xsd:element ref="ns4:MediaServiceKeyPoints"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de0e77-7838-4a2d-a973-d45010fa75f9" elementFormDefault="qualified">
    <xsd:import namespace="http://schemas.microsoft.com/office/2006/documentManagement/types"/>
    <xsd:import namespace="http://schemas.microsoft.com/office/infopath/2007/PartnerControls"/>
    <xsd:element name="DocType" ma:index="2" ma:displayName="DocType" ma:description="Type of document" ma:list="{1ae591f4-6d5b-4f2f-b4c9-786685b9a97e}" ma:internalName="DocType" ma:readOnly="false" ma:showField="Title" ma:web="98de0e77-7838-4a2d-a973-d45010fa75f9">
      <xsd:simpleType>
        <xsd:restriction base="dms:Lookup"/>
      </xsd:simpleType>
    </xsd:element>
    <xsd:element name="Council" ma:index="3" ma:displayName="Council" ma:default="HBC" ma:format="Dropdown" ma:internalName="Council" ma:readOnly="false">
      <xsd:simpleType>
        <xsd:restriction base="dms:Choice">
          <xsd:enumeration value="EHDC"/>
          <xsd:enumeration value="HBC"/>
          <xsd:enumeration value="Joint"/>
        </xsd:restriction>
      </xsd:simpleType>
    </xsd:element>
    <xsd:element name="Service1" ma:index="4" ma:displayName="Service" ma:list="{3211965c-25c0-431e-b59e-579c5bd420ee}" ma:internalName="Service1" ma:readOnly="false" ma:showField="Title" ma:web="98de0e77-7838-4a2d-a973-d45010fa75f9">
      <xsd:simpleType>
        <xsd:restriction base="dms:Lookup"/>
      </xsd:simpleType>
    </xsd:element>
    <xsd:element name="MeetingDate" ma:index="5" nillable="true" ma:displayName="MeetingDate" ma:format="DateOnly" ma:internalName="MeetingDate" ma:readOnly="false">
      <xsd:simpleType>
        <xsd:restriction base="dms:DateTime"/>
      </xsd:simpleType>
    </xsd:element>
    <xsd:element name="MeetingLocation" ma:index="6" nillable="true" ma:displayName="MeetingLocation" ma:internalName="MeetingLocation" ma:readOnly="false">
      <xsd:simpleType>
        <xsd:restriction base="dms:Text">
          <xsd:maxLength value="255"/>
        </xsd:restriction>
      </xsd:simpleType>
    </xsd:element>
    <xsd:element name="Desc" ma:index="7" nillable="true" ma:displayName="Desc" ma:internalName="Desc" ma:readOnly="false">
      <xsd:simpleType>
        <xsd:restriction base="dms:Note">
          <xsd:maxLength value="255"/>
        </xsd:restriction>
      </xsd:simpleType>
    </xsd:element>
    <xsd:element name="AccessibilityCheck" ma:index="8" nillable="true" ma:displayName="AccessibilityCheck" ma:default="0" ma:description="Does the document comply with Accessibility guidelines?" ma:internalName="AccessibilityCheck" ma:readOnly="false">
      <xsd:simpleType>
        <xsd:restriction base="dms:Boolean"/>
      </xsd:simpleType>
    </xsd:element>
    <xsd:element name="LastReviewed" ma:index="9" nillable="true" ma:displayName="LastReviewed" ma:format="DateOnly" ma:hidden="true" ma:internalName="LastReviewed" ma:readOnly="false">
      <xsd:simpleType>
        <xsd:restriction base="dms:DateTime"/>
      </xsd:simpleType>
    </xsd:element>
    <xsd:element name="PublishDate" ma:index="10" nillable="true" ma:displayName="PublishDate" ma:format="DateOnly" ma:hidden="true" ma:internalName="PublishDate" ma:readOnly="false">
      <xsd:simpleType>
        <xsd:restriction base="dms:DateTime"/>
      </xsd:simpleType>
    </xsd:element>
    <xsd:element name="SharedWithUsers" ma:index="2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Version" ma:index="11" nillable="true" ma:displayName="Version" ma:hidden="true" ma:internalName="_Vers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dea0150-997b-46f4-80e6-dceaa7f52291" elementFormDefault="qualified">
    <xsd:import namespace="http://schemas.microsoft.com/office/2006/documentManagement/types"/>
    <xsd:import namespace="http://schemas.microsoft.com/office/infopath/2007/PartnerControls"/>
    <xsd:element name="MediaServiceMetadata" ma:index="18" nillable="true" ma:displayName="MediaServiceMetadata" ma:hidden="true" ma:internalName="MediaServiceMetadata" ma:readOnly="true">
      <xsd:simpleType>
        <xsd:restriction base="dms:Note"/>
      </xsd:simpleType>
    </xsd:element>
    <xsd:element name="MediaServiceFastMetadata" ma:index="19" nillable="true" ma:displayName="MediaServiceFastMetadata" ma:hidden="true" ma:internalName="MediaServiceFastMetadata" ma:readOnly="true">
      <xsd:simpleType>
        <xsd:restriction base="dms:Note"/>
      </xsd:simpleType>
    </xsd:element>
    <xsd:element name="MediaServiceDateTaken" ma:index="20" nillable="true" ma:displayName="MediaServiceDateTaken" ma:hidden="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AutoKeyPoints" ma:index="22" nillable="true" ma:displayName="MediaServiceAutoKeyPoints" ma:hidden="true" ma:internalName="MediaServiceAutoKeyPoints" ma:readOnly="true">
      <xsd:simpleType>
        <xsd:restriction base="dms:Note"/>
      </xsd:simpleType>
    </xsd:element>
    <xsd:element name="MediaServiceKeyPoints" ma:index="23" nillable="true" ma:displayName="KeyPoints" ma:hidden="true" ma:internalName="MediaServiceKeyPoint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AccessibilityCheck xmlns="98de0e77-7838-4a2d-a973-d45010fa75f9">false</AccessibilityCheck>
    <Council xmlns="98de0e77-7838-4a2d-a973-d45010fa75f9">HBC</Council>
    <_Version xmlns="http://schemas.microsoft.com/sharepoint/v3/fields" xsi:nil="true"/>
    <PublishDate xmlns="98de0e77-7838-4a2d-a973-d45010fa75f9" xsi:nil="true"/>
    <DocType xmlns="98de0e77-7838-4a2d-a973-d45010fa75f9">7</DocType>
    <Desc xmlns="98de0e77-7838-4a2d-a973-d45010fa75f9" xsi:nil="true"/>
    <LastReviewed xmlns="98de0e77-7838-4a2d-a973-d45010fa75f9" xsi:nil="true"/>
    <MeetingDate xmlns="98de0e77-7838-4a2d-a973-d45010fa75f9" xsi:nil="true"/>
    <Service1 xmlns="98de0e77-7838-4a2d-a973-d45010fa75f9">8</Service1>
    <MeetingLocation xmlns="98de0e77-7838-4a2d-a973-d45010fa75f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0BE21B6-94E9-4718-B583-775ACF6CB3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de0e77-7838-4a2d-a973-d45010fa75f9"/>
    <ds:schemaRef ds:uri="http://schemas.microsoft.com/sharepoint/v3/fields"/>
    <ds:schemaRef ds:uri="cdea0150-997b-46f4-80e6-dceaa7f522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229C762-34B2-40D4-8B96-CA27528E368F}">
  <ds:schemaRefs>
    <ds:schemaRef ds:uri="http://schemas.microsoft.com/office/2006/metadata/properties"/>
    <ds:schemaRef ds:uri="http://schemas.microsoft.com/office/infopath/2007/PartnerControls"/>
    <ds:schemaRef ds:uri="98de0e77-7838-4a2d-a973-d45010fa75f9"/>
    <ds:schemaRef ds:uri="http://schemas.microsoft.com/sharepoint/v3/fields"/>
  </ds:schemaRefs>
</ds:datastoreItem>
</file>

<file path=customXml/itemProps3.xml><?xml version="1.0" encoding="utf-8"?>
<ds:datastoreItem xmlns:ds="http://schemas.openxmlformats.org/officeDocument/2006/customXml" ds:itemID="{1EF6E61E-86AB-438F-B686-8B7040AF2EF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2057</Words>
  <Characters>11731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13761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sch8753516</dc:creator>
  <cp:lastModifiedBy>Arthur Souza Rodrigues</cp:lastModifiedBy>
  <cp:revision>1</cp:revision>
  <dcterms:created xsi:type="dcterms:W3CDTF">2023-01-24T12:29:00Z</dcterms:created>
  <dcterms:modified xsi:type="dcterms:W3CDTF">2026-09-26T01:10:00Z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0x010100007781BFFDD7554FA6A644981AF7F775001AE4D87A036A8648A3013DA2C2E6BCD7</vt:lpwstr>
  </property>
  <property fmtid="{D5CDD505-2E9C-101B-9397-08002B2CF9AE}" pid="3" name="AccessibilityCheck">
    <vt:bool>false</vt:bool>
  </property>
  <property fmtid="{D5CDD505-2E9C-101B-9397-08002B2CF9AE}" pid="4" name="Council">
    <vt:lpwstr>HBC</vt:lpwstr>
  </property>
</Properties>
</file>