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27BBDD" w14:textId="77777777" w:rsidR="001E08FA" w:rsidRDefault="001E08FA" w:rsidP="001E08FA">
      <w:pPr>
        <w:rPr>
          <w:ins w:id="3" w:author="1" w:date="2026-09-22T12:29:00Z" w16du:dateUtc="2026-09-22T16:29:00Z"/>
          <w:szCs w:val="24"/>
        </w:rPr>
      </w:pPr>
    </w:p>
    <w:p w14:paraId="0B5EE122" w14:textId="77777777" w:rsidR="001E08FA" w:rsidRDefault="00C40747" w:rsidP="001E08FA">
      <w:pPr>
        <w:rPr>
          <w:ins w:id="4" w:author="1" w:date="2026-09-22T12:29:00Z" w16du:dateUtc="2026-09-22T16:29:00Z"/>
          <w:b/>
          <w:szCs w:val="24"/>
        </w:rPr>
      </w:pPr>
      <w:ins w:id="5" w:author="1" w:date="2026-09-22T12:29:00Z" w16du:dateUtc="2026-09-22T16:29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1EF92A4" w14:textId="77777777" w:rsidR="001E08FA" w:rsidRDefault="001E08FA" w:rsidP="001E08FA">
      <w:pPr>
        <w:jc w:val="center"/>
        <w:rPr>
          <w:ins w:id="6" w:author="1" w:date="2026-09-22T12:29:00Z" w16du:dateUtc="2026-09-22T16:29:00Z"/>
          <w:b/>
          <w:szCs w:val="24"/>
        </w:rPr>
      </w:pPr>
    </w:p>
    <w:p w14:paraId="6ED98DBE" w14:textId="77777777" w:rsidR="001E08FA" w:rsidRDefault="001E08FA" w:rsidP="001E08FA">
      <w:pPr>
        <w:jc w:val="center"/>
        <w:rPr>
          <w:ins w:id="7" w:author="1" w:date="2026-09-22T12:29:00Z" w16du:dateUtc="2026-09-22T16:29:00Z"/>
          <w:b/>
          <w:szCs w:val="24"/>
        </w:rPr>
      </w:pPr>
    </w:p>
    <w:p w14:paraId="2B1FAF01" w14:textId="77777777" w:rsidR="001E08FA" w:rsidRPr="001E08FA" w:rsidRDefault="001E08FA" w:rsidP="001E08FA">
      <w:pPr>
        <w:rPr>
          <w:ins w:id="8" w:author="1" w:date="2026-09-22T12:29:00Z" w16du:dateUtc="2026-09-22T16:29:00Z"/>
          <w:rFonts w:ascii="Times New Roman" w:hAnsi="Times New Roman" w:cs="Times New Roman"/>
          <w:b/>
          <w:sz w:val="24"/>
          <w:szCs w:val="24"/>
        </w:rPr>
      </w:pPr>
    </w:p>
    <w:p w14:paraId="7989924D" w14:textId="77777777" w:rsidR="001E08FA" w:rsidRDefault="001E08FA" w:rsidP="001E08FA">
      <w:pPr>
        <w:jc w:val="center"/>
        <w:rPr>
          <w:ins w:id="9" w:author="1" w:date="2026-09-22T12:29:00Z" w16du:dateUtc="2026-09-22T16:29:00Z"/>
          <w:rFonts w:ascii="Times New Roman" w:hAnsi="Times New Roman" w:cs="Times New Roman"/>
          <w:b/>
          <w:sz w:val="24"/>
          <w:szCs w:val="24"/>
        </w:rPr>
      </w:pPr>
    </w:p>
    <w:p w14:paraId="2DBE851E" w14:textId="77777777" w:rsidR="00F37F73" w:rsidRDefault="001E08FA" w:rsidP="001E08FA">
      <w:pPr>
        <w:jc w:val="center"/>
        <w:rPr>
          <w:ins w:id="10" w:author="1" w:date="2026-09-22T12:29:00Z" w16du:dateUtc="2026-09-22T16:29:00Z"/>
          <w:rFonts w:ascii="Times New Roman" w:hAnsi="Times New Roman" w:cs="Times New Roman"/>
          <w:b/>
          <w:sz w:val="24"/>
          <w:szCs w:val="24"/>
        </w:rPr>
      </w:pPr>
      <w:ins w:id="11" w:author="1" w:date="2026-09-22T12:29:00Z" w16du:dateUtc="2026-09-22T16:29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1058E05" w14:textId="77777777" w:rsidR="001E08FA" w:rsidRPr="001E08FA" w:rsidRDefault="001E08FA" w:rsidP="001E08FA">
      <w:pPr>
        <w:jc w:val="center"/>
        <w:rPr>
          <w:ins w:id="12" w:author="1" w:date="2026-09-22T12:29:00Z" w16du:dateUtc="2026-09-22T16:29:00Z"/>
          <w:rFonts w:ascii="Times New Roman" w:hAnsi="Times New Roman" w:cs="Times New Roman"/>
          <w:b/>
          <w:sz w:val="24"/>
          <w:szCs w:val="24"/>
        </w:rPr>
      </w:pPr>
      <w:ins w:id="13" w:author="1" w:date="2026-09-22T12:29:00Z" w16du:dateUtc="2026-09-22T16:29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D25F92F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14" w:author="1" w:date="2026-09-22T12:29:00Z" w16du:dateUtc="2026-09-22T16:29:00Z"/>
          <w:rFonts w:ascii="Times New Roman" w:hAnsi="Times New Roman" w:cs="Times New Roman"/>
          <w:b/>
          <w:sz w:val="24"/>
          <w:szCs w:val="24"/>
        </w:rPr>
      </w:pPr>
      <w:ins w:id="15" w:author="1" w:date="2026-09-22T12:29:00Z" w16du:dateUtc="2026-09-22T16:29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4D54FB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16" w:author="1" w:date="2026-09-22T12:29:00Z" w16du:dateUtc="2026-09-22T16:29:00Z"/>
          <w:b/>
          <w:sz w:val="24"/>
          <w:szCs w:val="24"/>
        </w:rPr>
      </w:pPr>
    </w:p>
    <w:p w14:paraId="466054B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17" w:author="1" w:date="2026-09-22T12:29:00Z" w16du:dateUtc="2026-09-22T16:29:00Z"/>
          <w:b/>
          <w:sz w:val="24"/>
          <w:szCs w:val="24"/>
        </w:rPr>
      </w:pPr>
      <w:ins w:id="18" w:author="1" w:date="2026-09-22T12:29:00Z" w16du:dateUtc="2026-09-22T16:29:00Z">
        <w:r w:rsidRPr="001E08FA">
          <w:rPr>
            <w:b/>
            <w:sz w:val="24"/>
            <w:szCs w:val="24"/>
          </w:rPr>
          <w:t>РЕШЕНИЕ (проект)</w:t>
        </w:r>
      </w:ins>
    </w:p>
    <w:p w14:paraId="789F72AE" w14:textId="77777777" w:rsidR="001E08FA" w:rsidRPr="001E08FA" w:rsidRDefault="001E08FA" w:rsidP="001E08FA">
      <w:pPr>
        <w:rPr>
          <w:ins w:id="19" w:author="1" w:date="2026-09-22T12:29:00Z" w16du:dateUtc="2026-09-22T16:29:00Z"/>
          <w:rFonts w:ascii="Times New Roman" w:hAnsi="Times New Roman" w:cs="Times New Roman"/>
          <w:sz w:val="24"/>
          <w:szCs w:val="24"/>
        </w:rPr>
      </w:pPr>
    </w:p>
    <w:p w14:paraId="17FF7ADE" w14:textId="77777777" w:rsidR="001E08FA" w:rsidRPr="001E08FA" w:rsidRDefault="001E08FA" w:rsidP="001E08FA">
      <w:pPr>
        <w:rPr>
          <w:ins w:id="20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21" w:author="1" w:date="2026-09-22T12:29:00Z" w16du:dateUtc="2026-09-22T16:29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F1961A7" w14:textId="77777777" w:rsidR="001E08FA" w:rsidRPr="001E08FA" w:rsidRDefault="001E08FA" w:rsidP="001E08FA">
      <w:pPr>
        <w:rPr>
          <w:ins w:id="22" w:author="1" w:date="2026-09-22T12:29:00Z" w16du:dateUtc="2026-09-22T16:29:00Z"/>
          <w:rFonts w:ascii="Times New Roman" w:hAnsi="Times New Roman" w:cs="Times New Roman"/>
          <w:b/>
          <w:bCs/>
          <w:sz w:val="24"/>
          <w:szCs w:val="24"/>
        </w:rPr>
      </w:pPr>
    </w:p>
    <w:p w14:paraId="4BC416B0" w14:textId="77777777" w:rsidR="001E08FA" w:rsidRPr="001E08FA" w:rsidRDefault="001E08FA" w:rsidP="001E08FA">
      <w:pPr>
        <w:rPr>
          <w:ins w:id="23" w:author="1" w:date="2026-09-22T12:29:00Z" w16du:dateUtc="2026-09-22T16:29:00Z"/>
          <w:rFonts w:ascii="Times New Roman" w:hAnsi="Times New Roman" w:cs="Times New Roman"/>
          <w:sz w:val="24"/>
          <w:szCs w:val="24"/>
        </w:rPr>
      </w:pPr>
    </w:p>
    <w:p w14:paraId="3CA741AB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24" w:author="1" w:date="2026-09-22T12:29:00Z" w16du:dateUtc="2026-09-22T16:29:00Z"/>
          <w:b/>
          <w:spacing w:val="-2"/>
        </w:rPr>
      </w:pPr>
    </w:p>
    <w:p w14:paraId="778F0DE4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25" w:author="1" w:date="2026-09-22T12:29:00Z" w16du:dateUtc="2026-09-22T16:29:00Z"/>
          <w:b/>
          <w:spacing w:val="-2"/>
        </w:rPr>
      </w:pPr>
      <w:ins w:id="26" w:author="1" w:date="2026-09-22T12:29:00Z" w16du:dateUtc="2026-09-22T16:29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4614DCB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27" w:author="1" w:date="2026-09-22T12:29:00Z" w16du:dateUtc="2026-09-22T16:29:00Z"/>
          <w:b/>
          <w:spacing w:val="-2"/>
        </w:rPr>
      </w:pPr>
    </w:p>
    <w:p w14:paraId="29632554" w14:textId="77777777" w:rsidR="001E08FA" w:rsidRDefault="001E08FA" w:rsidP="001E08FA">
      <w:pPr>
        <w:pStyle w:val="21"/>
        <w:jc w:val="center"/>
        <w:rPr>
          <w:ins w:id="28" w:author="1" w:date="2026-09-22T12:29:00Z" w16du:dateUtc="2026-09-22T16:29:00Z"/>
          <w:sz w:val="24"/>
          <w:szCs w:val="24"/>
        </w:rPr>
      </w:pPr>
    </w:p>
    <w:p w14:paraId="5B9BD5BD" w14:textId="77777777" w:rsidR="001E08FA" w:rsidRDefault="001E08FA" w:rsidP="009C61C2">
      <w:pPr>
        <w:pStyle w:val="21"/>
        <w:jc w:val="both"/>
        <w:rPr>
          <w:ins w:id="29" w:author="1" w:date="2026-09-22T12:29:00Z" w16du:dateUtc="2026-09-22T16:29:00Z"/>
          <w:sz w:val="24"/>
          <w:szCs w:val="24"/>
        </w:rPr>
      </w:pPr>
      <w:ins w:id="30" w:author="1" w:date="2026-09-22T12:29:00Z" w16du:dateUtc="2026-09-22T16:29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0463A5C8" w14:textId="77777777" w:rsidR="001E08FA" w:rsidRDefault="001E08FA" w:rsidP="001E08FA">
      <w:pPr>
        <w:pStyle w:val="21"/>
        <w:jc w:val="center"/>
        <w:rPr>
          <w:ins w:id="31" w:author="1" w:date="2026-09-22T12:29:00Z" w16du:dateUtc="2026-09-22T16:29:00Z"/>
          <w:sz w:val="24"/>
          <w:szCs w:val="24"/>
        </w:rPr>
      </w:pPr>
    </w:p>
    <w:p w14:paraId="7DDB8F44" w14:textId="77777777" w:rsidR="001E08FA" w:rsidRPr="001E08FA" w:rsidRDefault="001E08FA" w:rsidP="001E08FA">
      <w:pPr>
        <w:pStyle w:val="21"/>
        <w:jc w:val="center"/>
        <w:rPr>
          <w:ins w:id="32" w:author="1" w:date="2026-09-22T12:29:00Z" w16du:dateUtc="2026-09-22T16:29:00Z"/>
          <w:b/>
          <w:sz w:val="24"/>
          <w:szCs w:val="24"/>
        </w:rPr>
      </w:pPr>
      <w:ins w:id="33" w:author="1" w:date="2026-09-22T12:29:00Z" w16du:dateUtc="2026-09-22T16:29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B142AF2" w14:textId="77777777" w:rsidR="001E08FA" w:rsidRPr="001E08FA" w:rsidRDefault="001E08FA" w:rsidP="001E08FA">
      <w:pPr>
        <w:pStyle w:val="21"/>
        <w:jc w:val="center"/>
        <w:rPr>
          <w:ins w:id="34" w:author="1" w:date="2026-09-22T12:29:00Z" w16du:dateUtc="2026-09-22T16:29:00Z"/>
          <w:b/>
          <w:sz w:val="24"/>
          <w:szCs w:val="24"/>
        </w:rPr>
      </w:pPr>
      <w:ins w:id="35" w:author="1" w:date="2026-09-22T12:29:00Z" w16du:dateUtc="2026-09-22T16:29:00Z">
        <w:r w:rsidRPr="001E08FA">
          <w:rPr>
            <w:b/>
            <w:sz w:val="24"/>
            <w:szCs w:val="24"/>
          </w:rPr>
          <w:t>РЕШИЛ:</w:t>
        </w:r>
      </w:ins>
    </w:p>
    <w:p w14:paraId="7FC080DE" w14:textId="77777777" w:rsidR="001E08FA" w:rsidRPr="001E08FA" w:rsidRDefault="001E08FA" w:rsidP="001E08FA">
      <w:pPr>
        <w:pStyle w:val="21"/>
        <w:jc w:val="center"/>
        <w:rPr>
          <w:ins w:id="36" w:author="1" w:date="2026-09-22T12:29:00Z" w16du:dateUtc="2026-09-22T16:29:00Z"/>
          <w:b/>
          <w:sz w:val="24"/>
          <w:szCs w:val="24"/>
        </w:rPr>
      </w:pPr>
    </w:p>
    <w:p w14:paraId="171CC7B3" w14:textId="77777777" w:rsidR="00F37F73" w:rsidRDefault="00F37F73" w:rsidP="00F37F73">
      <w:pPr>
        <w:numPr>
          <w:ilvl w:val="0"/>
          <w:numId w:val="40"/>
        </w:numPr>
        <w:ind w:left="0" w:firstLine="709"/>
        <w:jc w:val="both"/>
        <w:rPr>
          <w:ins w:id="37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38" w:author="1" w:date="2026-09-22T12:29:00Z" w16du:dateUtc="2026-09-22T16:29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625EC07" w14:textId="77777777" w:rsidR="00F37F73" w:rsidRDefault="000B0709" w:rsidP="00FF542C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ins w:id="39" w:author="1" w:date="2026-09-22T12:29:00Z" w16du:dateUtc="2026-09-22T16:29:00Z"/>
          <w:rFonts w:ascii="Times New Roman" w:hAnsi="Times New Roman"/>
          <w:sz w:val="24"/>
          <w:szCs w:val="24"/>
        </w:rPr>
      </w:pPr>
      <w:ins w:id="40" w:author="1" w:date="2026-09-22T12:29:00Z" w16du:dateUtc="2026-09-22T16:29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7DCA5C1" w14:textId="77777777" w:rsidR="00F37F73" w:rsidRDefault="00FF542C" w:rsidP="00FF542C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ins w:id="41" w:author="1" w:date="2026-09-22T12:29:00Z" w16du:dateUtc="2026-09-22T16:29:00Z"/>
          <w:rFonts w:ascii="Times New Roman" w:hAnsi="Times New Roman"/>
          <w:sz w:val="24"/>
          <w:szCs w:val="24"/>
        </w:rPr>
      </w:pPr>
      <w:ins w:id="42" w:author="1" w:date="2026-09-22T12:29:00Z" w16du:dateUtc="2026-09-22T16:29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6CFB575" w14:textId="77777777" w:rsidR="00FF542C" w:rsidRDefault="00FF542C" w:rsidP="00FF542C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ins w:id="43" w:author="1" w:date="2026-09-22T12:29:00Z" w16du:dateUtc="2026-09-22T16:29:00Z"/>
          <w:rFonts w:ascii="Times New Roman" w:hAnsi="Times New Roman"/>
          <w:sz w:val="24"/>
          <w:szCs w:val="24"/>
        </w:rPr>
      </w:pPr>
      <w:ins w:id="44" w:author="1" w:date="2026-09-22T12:29:00Z" w16du:dateUtc="2026-09-22T16:29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97102E7" w14:textId="77777777" w:rsidR="00FF542C" w:rsidRDefault="00FF542C" w:rsidP="00FF542C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ins w:id="45" w:author="1" w:date="2026-09-22T12:29:00Z" w16du:dateUtc="2026-09-22T16:29:00Z"/>
          <w:rFonts w:ascii="Times New Roman" w:hAnsi="Times New Roman"/>
          <w:sz w:val="24"/>
          <w:szCs w:val="24"/>
        </w:rPr>
      </w:pPr>
      <w:ins w:id="46" w:author="1" w:date="2026-09-22T12:29:00Z" w16du:dateUtc="2026-09-22T16:29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F8910A3" w14:textId="77777777" w:rsidR="00F37F73" w:rsidRDefault="00FF542C" w:rsidP="00FF542C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ins w:id="47" w:author="1" w:date="2026-09-22T12:29:00Z" w16du:dateUtc="2026-09-22T16:29:00Z"/>
          <w:rFonts w:ascii="Times New Roman" w:hAnsi="Times New Roman"/>
          <w:sz w:val="24"/>
          <w:szCs w:val="24"/>
        </w:rPr>
      </w:pPr>
      <w:ins w:id="48" w:author="1" w:date="2026-09-22T12:29:00Z" w16du:dateUtc="2026-09-22T16:29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8502A4F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49" w:author="1" w:date="2026-09-22T12:29:00Z" w16du:dateUtc="2026-09-22T16:29:00Z"/>
          <w:rFonts w:ascii="Times New Roman" w:hAnsi="Times New Roman"/>
          <w:sz w:val="24"/>
          <w:szCs w:val="24"/>
        </w:rPr>
      </w:pPr>
    </w:p>
    <w:p w14:paraId="16740486" w14:textId="77777777" w:rsidR="009C61C2" w:rsidRPr="00637047" w:rsidRDefault="001E08FA" w:rsidP="009C61C2">
      <w:pPr>
        <w:numPr>
          <w:ilvl w:val="0"/>
          <w:numId w:val="40"/>
        </w:numPr>
        <w:spacing w:after="240"/>
        <w:ind w:left="0" w:firstLine="709"/>
        <w:jc w:val="both"/>
        <w:rPr>
          <w:ins w:id="50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51" w:author="1" w:date="2026-09-22T12:29:00Z" w16du:dateUtc="2026-09-22T16:29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BDE4AC3" w14:textId="77777777" w:rsidR="001E08FA" w:rsidRPr="009C61C2" w:rsidRDefault="001E08FA" w:rsidP="009C61C2">
      <w:pPr>
        <w:numPr>
          <w:ilvl w:val="0"/>
          <w:numId w:val="40"/>
        </w:numPr>
        <w:spacing w:after="240"/>
        <w:ind w:left="0" w:firstLine="709"/>
        <w:jc w:val="both"/>
        <w:rPr>
          <w:ins w:id="52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53" w:author="1" w:date="2026-09-22T12:29:00Z" w16du:dateUtc="2026-09-22T16:29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9E722FD" w14:textId="77777777" w:rsidR="001E08FA" w:rsidRPr="001E08FA" w:rsidRDefault="001E08FA" w:rsidP="001E08FA">
      <w:pPr>
        <w:rPr>
          <w:ins w:id="54" w:author="1" w:date="2026-09-22T12:29:00Z" w16du:dateUtc="2026-09-22T16:29:00Z"/>
          <w:rFonts w:ascii="Times New Roman" w:hAnsi="Times New Roman" w:cs="Times New Roman"/>
          <w:sz w:val="24"/>
          <w:szCs w:val="24"/>
        </w:rPr>
      </w:pPr>
    </w:p>
    <w:p w14:paraId="5335F909" w14:textId="77777777" w:rsidR="001E08FA" w:rsidRPr="001E08FA" w:rsidRDefault="001E08FA" w:rsidP="001E08FA">
      <w:pPr>
        <w:rPr>
          <w:ins w:id="55" w:author="1" w:date="2026-09-22T12:29:00Z" w16du:dateUtc="2026-09-22T16:29:00Z"/>
          <w:rFonts w:ascii="Times New Roman" w:hAnsi="Times New Roman" w:cs="Times New Roman"/>
          <w:sz w:val="24"/>
          <w:szCs w:val="24"/>
        </w:rPr>
      </w:pPr>
    </w:p>
    <w:p w14:paraId="589F9FCA" w14:textId="77777777" w:rsidR="001E08FA" w:rsidRPr="001E08FA" w:rsidRDefault="001E08FA" w:rsidP="001E08FA">
      <w:pPr>
        <w:rPr>
          <w:ins w:id="56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57" w:author="1" w:date="2026-09-22T12:29:00Z" w16du:dateUtc="2026-09-22T16:29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EC1FA32" w14:textId="77777777" w:rsidR="001E08FA" w:rsidRPr="001E08FA" w:rsidRDefault="001E08FA" w:rsidP="001E08FA">
      <w:pPr>
        <w:rPr>
          <w:ins w:id="58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59" w:author="1" w:date="2026-09-22T12:29:00Z" w16du:dateUtc="2026-09-22T16:29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2A84CFE" w14:textId="77777777" w:rsidR="001E08FA" w:rsidRPr="001E08FA" w:rsidRDefault="001E08FA" w:rsidP="001E08FA">
      <w:pPr>
        <w:rPr>
          <w:ins w:id="60" w:author="1" w:date="2026-09-22T12:29:00Z" w16du:dateUtc="2026-09-22T16:29:00Z"/>
          <w:rFonts w:ascii="Times New Roman" w:hAnsi="Times New Roman" w:cs="Times New Roman"/>
          <w:sz w:val="24"/>
          <w:szCs w:val="24"/>
        </w:rPr>
      </w:pPr>
      <w:ins w:id="61" w:author="1" w:date="2026-09-22T12:29:00Z" w16du:dateUtc="2026-09-22T16:29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D9E9DA4" w14:textId="77777777" w:rsidR="001E08FA" w:rsidRPr="001E08FA" w:rsidRDefault="001E08FA" w:rsidP="001E08FA">
      <w:pPr>
        <w:rPr>
          <w:ins w:id="62" w:author="1" w:date="2026-09-22T12:29:00Z" w16du:dateUtc="2026-09-22T16:29:00Z"/>
          <w:rFonts w:ascii="Times New Roman" w:hAnsi="Times New Roman" w:cs="Times New Roman"/>
          <w:sz w:val="24"/>
          <w:szCs w:val="24"/>
        </w:rPr>
      </w:pPr>
    </w:p>
    <w:p w14:paraId="613C0CBE" w14:textId="01B1B0B9" w:rsidR="009373A5" w:rsidRPr="005A5953" w:rsidRDefault="009373A5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63" w:author="1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del w:id="64" w:author="1" w:date="2026-09-22T12:29:00Z" w16du:dateUtc="2026-09-22T16:29:00Z">
        <w:r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65" w:author="1" w:date="2026-09-22T12:29:00Z" w16du:dateUtc="2026-09-22T16:29:00Z"/>
          <w:rFonts w:ascii="Tahoma" w:hAnsi="Tahoma"/>
          <w:b/>
          <w:color w:val="000080"/>
          <w:szCs w:val="24"/>
          <w:lang w:val="fr-BE"/>
        </w:rPr>
      </w:pPr>
      <w:del w:id="66" w:author="1" w:date="2026-09-22T12:29:00Z" w16du:dateUtc="2026-09-22T16:29:00Z">
        <w:r w:rsidRPr="00C741DF">
          <w:rPr>
            <w:rFonts w:ascii="Tahoma" w:hAnsi="Tahoma"/>
            <w:b/>
            <w:color w:val="000080"/>
            <w:szCs w:val="24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67" w:author="1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68" w:author="1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69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70" w:author="1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71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72" w:author="1" w:date="2026-09-22T12:29:00Z" w16du:dateUtc="2026-09-22T16:29:00Z"/>
          <w:rFonts w:ascii="Tahoma" w:hAnsi="Tahoma"/>
          <w:b/>
          <w:sz w:val="20"/>
        </w:rPr>
      </w:pPr>
      <w:del w:id="73" w:author="1" w:date="2026-09-22T12:29:00Z" w16du:dateUtc="2026-09-22T16:29:00Z">
        <w:r>
          <w:rPr>
            <w:rFonts w:ascii="Tahoma" w:hAnsi="Tahoma"/>
            <w:b/>
            <w:sz w:val="20"/>
          </w:rPr>
          <w:delText>affaiblissement acoustique</w:delText>
        </w:r>
        <w:r w:rsidR="007312F5">
          <w:rPr>
            <w:rFonts w:ascii="Tahoma" w:hAnsi="Tahoma"/>
            <w:b/>
            <w:sz w:val="20"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74" w:author="1" w:date="2026-09-22T12:29:00Z" w16du:dateUtc="2026-09-22T16:29:00Z"/>
          <w:rFonts w:ascii="Tahoma" w:hAnsi="Tahoma"/>
          <w:sz w:val="20"/>
        </w:rPr>
      </w:pPr>
      <w:del w:id="75" w:author="1" w:date="2026-09-22T12:29:00Z" w16du:dateUtc="2026-09-22T16:29:00Z">
        <w:r w:rsidRPr="00F30715">
          <w:rPr>
            <w:rFonts w:ascii="Tahoma" w:hAnsi="Tahoma"/>
            <w:sz w:val="20"/>
          </w:rPr>
          <w:delText>s</w:delText>
        </w:r>
        <w:r w:rsidR="001A5FF3">
          <w:rPr>
            <w:rFonts w:ascii="Tahoma" w:hAnsi="Tahoma"/>
            <w:sz w:val="20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76" w:author="1" w:date="2026-09-22T12:29:00Z" w16du:dateUtc="2026-09-22T16:29:00Z"/>
          <w:rFonts w:ascii="Tahoma" w:hAnsi="Tahoma"/>
          <w:color w:val="000000"/>
          <w:sz w:val="20"/>
          <w:lang w:val="fr-BE"/>
        </w:rPr>
      </w:pPr>
      <w:del w:id="77" w:author="1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78" w:author="1" w:date="2026-09-22T12:29:00Z" w16du:dateUtc="2026-09-22T16:29:00Z"/>
          <w:rFonts w:ascii="Tahoma" w:hAnsi="Tahoma"/>
          <w:b/>
          <w:color w:val="000000"/>
          <w:sz w:val="20"/>
          <w:lang w:val="fr-BE"/>
        </w:rPr>
      </w:pPr>
      <w:del w:id="79" w:author="1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jc w:val="both"/>
        <w:rPr>
          <w:del w:id="80" w:author="1" w:date="2026-09-22T12:29:00Z" w16du:dateUtc="2026-09-22T16:29:00Z"/>
          <w:rFonts w:ascii="Tahoma" w:hAnsi="Tahoma"/>
          <w:bCs/>
          <w:sz w:val="20"/>
          <w:lang w:val="fr-BE"/>
        </w:rPr>
      </w:pPr>
      <w:del w:id="81" w:author="1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test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é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1.2</w:delText>
        </w:r>
        <w:r w:rsidR="00B86BDA">
          <w:rPr>
            <w:rFonts w:ascii="Tahoma" w:hAnsi="Tahoma"/>
            <w:bCs/>
            <w:sz w:val="20"/>
            <w:lang w:val="fr-BE"/>
          </w:rPr>
          <w:delText>3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sz w:val="20"/>
            <w:lang w:val="fr-BE"/>
          </w:rPr>
          <w:delText>48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jc w:val="both"/>
        <w:rPr>
          <w:del w:id="82" w:author="1" w:date="2026-09-22T12:29:00Z" w16du:dateUtc="2026-09-22T16:29:00Z"/>
          <w:rFonts w:ascii="Tahoma" w:hAnsi="Tahoma"/>
          <w:bCs/>
          <w:sz w:val="20"/>
          <w:lang w:val="fr-BE"/>
        </w:rPr>
      </w:pPr>
      <w:del w:id="83" w:author="1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sz w:val="20"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) = </w:delText>
        </w:r>
        <w:r w:rsidR="00EA78CF">
          <w:rPr>
            <w:rFonts w:ascii="Tahoma" w:hAnsi="Tahoma"/>
            <w:bCs/>
            <w:sz w:val="20"/>
            <w:lang w:val="fr-BE"/>
          </w:rPr>
          <w:delText>1</w:delText>
        </w:r>
        <w:r w:rsidR="00A73130">
          <w:rPr>
            <w:rFonts w:ascii="Tahoma" w:hAnsi="Tahoma"/>
            <w:bCs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 xml:space="preserve"> (</w:delText>
        </w:r>
        <w:r w:rsidR="00EA78CF">
          <w:rPr>
            <w:rFonts w:ascii="Tahoma" w:hAnsi="Tahoma"/>
            <w:sz w:val="20"/>
            <w:lang w:val="fr-BE"/>
          </w:rPr>
          <w:delText>0</w:delText>
        </w:r>
        <w:r w:rsidR="007312F5" w:rsidRPr="001A5FF3">
          <w:rPr>
            <w:rFonts w:ascii="Tahoma" w:hAnsi="Tahoma"/>
            <w:sz w:val="20"/>
            <w:lang w:val="fr-BE"/>
          </w:rPr>
          <w:delText>;-</w:delText>
        </w:r>
        <w:r w:rsidR="00A73130">
          <w:rPr>
            <w:rFonts w:ascii="Tahoma" w:hAnsi="Tahoma"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>)</w:delText>
        </w:r>
        <w:r w:rsidR="006D6282">
          <w:rPr>
            <w:rFonts w:ascii="Tahoma" w:hAnsi="Tahoma"/>
            <w:sz w:val="20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jc w:val="both"/>
        <w:rPr>
          <w:del w:id="84" w:author="1" w:date="2026-09-22T12:29:00Z" w16du:dateUtc="2026-09-22T16:29:00Z"/>
          <w:rFonts w:ascii="Tahoma" w:hAnsi="Tahoma"/>
          <w:bCs/>
          <w:sz w:val="20"/>
          <w:lang w:val="fr-BE"/>
        </w:rPr>
      </w:pPr>
      <w:del w:id="85" w:author="1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 </w:delText>
        </w:r>
        <w:r w:rsidRPr="001A5FF3">
          <w:rPr>
            <w:rFonts w:ascii="Tahoma" w:hAnsi="Tahoma"/>
            <w:bCs/>
            <w:sz w:val="20"/>
            <w:lang w:val="fr-BE"/>
          </w:rPr>
          <w:delText>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 f</w:delText>
        </w:r>
        <w:r w:rsidRPr="001A5FF3">
          <w:rPr>
            <w:rFonts w:ascii="Tahoma" w:hAnsi="Tahoma"/>
            <w:bCs/>
            <w:sz w:val="20"/>
            <w:lang w:val="fr-BE"/>
          </w:rPr>
          <w:delText>o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ncti</w:delText>
        </w:r>
        <w:r w:rsidRPr="001A5FF3">
          <w:rPr>
            <w:rFonts w:ascii="Tahoma" w:hAnsi="Tahoma"/>
            <w:bCs/>
            <w:sz w:val="20"/>
            <w:lang w:val="fr-BE"/>
          </w:rPr>
          <w:delText>on de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fr</w:delText>
        </w:r>
        <w:r w:rsidRPr="001A5FF3">
          <w:rPr>
            <w:rFonts w:ascii="Tahoma" w:hAnsi="Tahoma"/>
            <w:bCs/>
            <w:sz w:val="20"/>
            <w:lang w:val="fr-BE"/>
          </w:rPr>
          <w:delText>é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quen</w:delText>
        </w:r>
        <w:r w:rsidRPr="001A5FF3">
          <w:rPr>
            <w:rFonts w:ascii="Tahoma" w:hAnsi="Tahoma"/>
            <w:bCs/>
            <w:sz w:val="20"/>
            <w:lang w:val="fr-BE"/>
          </w:rPr>
          <w:delText>c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jc w:val="both"/>
        <w:rPr>
          <w:del w:id="86" w:author="1" w:date="2026-09-22T12:29:00Z" w16du:dateUtc="2026-09-22T16:29:00Z"/>
          <w:rFonts w:ascii="Tahoma" w:hAnsi="Tahoma"/>
          <w:bCs/>
          <w:sz w:val="20"/>
        </w:rPr>
      </w:pPr>
    </w:p>
    <w:tbl>
      <w:tblPr>
        <w:tblW w:w="4178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2"/>
        <w:gridCol w:w="489"/>
        <w:gridCol w:w="490"/>
        <w:gridCol w:w="489"/>
        <w:gridCol w:w="490"/>
        <w:gridCol w:w="489"/>
        <w:gridCol w:w="490"/>
        <w:gridCol w:w="489"/>
      </w:tblGrid>
      <w:tr w:rsidR="00537336" w14:paraId="0F16EDF3" w14:textId="77777777" w:rsidTr="00346C54">
        <w:trPr>
          <w:cantSplit/>
          <w:trHeight w:val="557"/>
          <w:del w:id="87" w:author="1" w:date="2026-09-22T12:29:00Z" w16du:dateUtc="2026-09-22T16:29:00Z"/>
        </w:trPr>
        <w:tc>
          <w:tcPr>
            <w:tcW w:w="752" w:type="dxa"/>
            <w:textDirection w:val="btLr"/>
            <w:vAlign w:val="center"/>
          </w:tcPr>
          <w:p w14:paraId="405D15ED" w14:textId="77777777" w:rsidR="00537336" w:rsidRDefault="00537336" w:rsidP="00346C54">
            <w:pPr>
              <w:pStyle w:val="ListParagraph"/>
              <w:ind w:left="57" w:right="57"/>
              <w:rPr>
                <w:del w:id="88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89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489" w:type="dxa"/>
            <w:textDirection w:val="btLr"/>
          </w:tcPr>
          <w:p w14:paraId="4E1EF32C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90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1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490" w:type="dxa"/>
            <w:textDirection w:val="btLr"/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92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3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489" w:type="dxa"/>
            <w:textDirection w:val="btLr"/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94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5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490" w:type="dxa"/>
            <w:textDirection w:val="btLr"/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96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7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489" w:type="dxa"/>
            <w:textDirection w:val="btLr"/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98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9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490" w:type="dxa"/>
            <w:textDirection w:val="btLr"/>
          </w:tcPr>
          <w:p w14:paraId="43AF3108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0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1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489" w:type="dxa"/>
            <w:textDirection w:val="btLr"/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2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3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4000</w:delText>
              </w:r>
            </w:del>
          </w:p>
        </w:tc>
      </w:tr>
      <w:tr w:rsidR="00537336" w14:paraId="71A571F4" w14:textId="77777777" w:rsidTr="00346C54">
        <w:trPr>
          <w:del w:id="104" w:author="1" w:date="2026-09-22T12:29:00Z" w16du:dateUtc="2026-09-22T16:29:00Z"/>
        </w:trPr>
        <w:tc>
          <w:tcPr>
            <w:tcW w:w="752" w:type="dxa"/>
          </w:tcPr>
          <w:p w14:paraId="7DB34B81" w14:textId="77777777" w:rsidR="00537336" w:rsidRDefault="00537336" w:rsidP="00346C54">
            <w:pPr>
              <w:pStyle w:val="ListParagraph"/>
              <w:ind w:left="0"/>
              <w:rPr>
                <w:del w:id="105" w:author="1" w:date="2026-09-22T12:29:00Z" w16du:dateUtc="2026-09-22T16:29:00Z"/>
                <w:rFonts w:ascii="Tahoma" w:hAnsi="Tahoma"/>
                <w:bCs/>
                <w:color w:val="000000"/>
                <w:sz w:val="16"/>
                <w:szCs w:val="16"/>
              </w:rPr>
            </w:pPr>
            <w:del w:id="106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6"/>
                  <w:szCs w:val="16"/>
                </w:rPr>
                <w:delText>R in dB</w:delText>
              </w:r>
            </w:del>
          </w:p>
        </w:tc>
        <w:tc>
          <w:tcPr>
            <w:tcW w:w="489" w:type="dxa"/>
          </w:tcPr>
          <w:p w14:paraId="626497F6" w14:textId="77777777" w:rsidR="00537336" w:rsidRDefault="00537336" w:rsidP="00346C54">
            <w:pPr>
              <w:pStyle w:val="ListParagraph"/>
              <w:ind w:left="0"/>
              <w:jc w:val="both"/>
              <w:rPr>
                <w:del w:id="107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8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7,8</w:delText>
              </w:r>
            </w:del>
          </w:p>
        </w:tc>
        <w:tc>
          <w:tcPr>
            <w:tcW w:w="490" w:type="dxa"/>
          </w:tcPr>
          <w:p w14:paraId="48269B33" w14:textId="77777777" w:rsidR="00537336" w:rsidRDefault="00537336" w:rsidP="00346C54">
            <w:pPr>
              <w:pStyle w:val="ListParagraph"/>
              <w:ind w:left="0"/>
              <w:jc w:val="both"/>
              <w:rPr>
                <w:del w:id="109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0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489" w:type="dxa"/>
          </w:tcPr>
          <w:p w14:paraId="0C1CBD69" w14:textId="77777777" w:rsidR="00537336" w:rsidRDefault="00537336" w:rsidP="00346C54">
            <w:pPr>
              <w:pStyle w:val="ListParagraph"/>
              <w:ind w:left="0"/>
              <w:jc w:val="both"/>
              <w:rPr>
                <w:del w:id="111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2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490" w:type="dxa"/>
          </w:tcPr>
          <w:p w14:paraId="459B1C5E" w14:textId="77777777" w:rsidR="00537336" w:rsidRDefault="00537336" w:rsidP="00346C54">
            <w:pPr>
              <w:pStyle w:val="ListParagraph"/>
              <w:ind w:left="0"/>
              <w:jc w:val="both"/>
              <w:rPr>
                <w:del w:id="113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4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489" w:type="dxa"/>
          </w:tcPr>
          <w:p w14:paraId="6A9C16F7" w14:textId="77777777" w:rsidR="00537336" w:rsidRDefault="00537336" w:rsidP="00346C54">
            <w:pPr>
              <w:pStyle w:val="ListParagraph"/>
              <w:ind w:left="0"/>
              <w:jc w:val="both"/>
              <w:rPr>
                <w:del w:id="115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6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490" w:type="dxa"/>
          </w:tcPr>
          <w:p w14:paraId="0129F340" w14:textId="77777777" w:rsidR="00537336" w:rsidRDefault="00537336" w:rsidP="00346C54">
            <w:pPr>
              <w:pStyle w:val="ListParagraph"/>
              <w:ind w:left="0"/>
              <w:jc w:val="both"/>
              <w:rPr>
                <w:del w:id="117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8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489" w:type="dxa"/>
          </w:tcPr>
          <w:p w14:paraId="416598D8" w14:textId="77777777" w:rsidR="00537336" w:rsidRDefault="00537336" w:rsidP="00346C54">
            <w:pPr>
              <w:pStyle w:val="ListParagraph"/>
              <w:ind w:left="0"/>
              <w:jc w:val="both"/>
              <w:rPr>
                <w:del w:id="119" w:author="1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0" w:author="1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</w:tbl>
    <w:p w14:paraId="2C228765" w14:textId="77777777" w:rsidR="00537336" w:rsidRDefault="00537336" w:rsidP="00537336">
      <w:pPr>
        <w:jc w:val="both"/>
        <w:rPr>
          <w:del w:id="121" w:author="1" w:date="2026-09-22T12:29:00Z" w16du:dateUtc="2026-09-22T16:29:00Z"/>
          <w:rFonts w:ascii="Tahoma" w:hAnsi="Tahoma"/>
          <w:bCs/>
          <w:sz w:val="20"/>
          <w:lang w:val="fr-BE"/>
        </w:rPr>
      </w:pPr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jc w:val="both"/>
        <w:rPr>
          <w:del w:id="122" w:author="1" w:date="2026-09-22T12:29:00Z" w16du:dateUtc="2026-09-22T16:29:00Z"/>
          <w:rFonts w:ascii="Tahoma" w:hAnsi="Tahoma"/>
          <w:sz w:val="20"/>
          <w:lang w:val="fr-BE"/>
        </w:rPr>
      </w:pPr>
      <w:del w:id="123" w:author="1" w:date="2026-09-22T12:29:00Z" w16du:dateUtc="2026-09-22T16:29:00Z">
        <w:r w:rsidRPr="004E628A">
          <w:rPr>
            <w:rFonts w:ascii="Tahoma" w:hAnsi="Tahoma"/>
            <w:sz w:val="20"/>
            <w:lang w:val="fr-BE"/>
          </w:rPr>
          <w:delText>À fournir</w:delText>
        </w:r>
        <w:r w:rsidR="007312F5" w:rsidRPr="004E628A">
          <w:rPr>
            <w:rFonts w:ascii="Tahoma" w:hAnsi="Tahoma"/>
            <w:sz w:val="20"/>
            <w:lang w:val="fr-BE"/>
          </w:rPr>
          <w:delText xml:space="preserve"> : </w:delText>
        </w:r>
        <w:r w:rsidRPr="004E628A">
          <w:rPr>
            <w:rFonts w:ascii="Tahoma" w:hAnsi="Tahoma"/>
            <w:sz w:val="20"/>
            <w:lang w:val="fr-BE"/>
          </w:rPr>
          <w:delText>rapport d</w:delText>
        </w:r>
        <w:r w:rsidR="004E628A" w:rsidRPr="004E628A">
          <w:rPr>
            <w:rFonts w:ascii="Tahoma" w:hAnsi="Tahoma"/>
            <w:sz w:val="20"/>
            <w:lang w:val="fr-BE"/>
          </w:rPr>
          <w:delText>’essai indépend</w:delText>
        </w:r>
        <w:r w:rsidR="004E628A">
          <w:rPr>
            <w:rFonts w:ascii="Tahoma" w:hAnsi="Tahoma"/>
            <w:sz w:val="20"/>
            <w:lang w:val="fr-BE"/>
          </w:rPr>
          <w:delText>ant (</w:delText>
        </w:r>
        <w:r w:rsidR="004865CE" w:rsidRPr="004865CE">
          <w:rPr>
            <w:rFonts w:ascii="Tahoma" w:hAnsi="Tahoma"/>
            <w:sz w:val="20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sz w:val="20"/>
            <w:lang w:val="fr-BE"/>
          </w:rPr>
          <w:delText>A 4328-</w:delText>
        </w:r>
        <w:r w:rsidR="00F340A0">
          <w:rPr>
            <w:rFonts w:ascii="Tahoma" w:hAnsi="Tahoma"/>
            <w:sz w:val="20"/>
            <w:lang w:val="fr-BE"/>
          </w:rPr>
          <w:delText>5</w:delText>
        </w:r>
        <w:r w:rsidR="00970263" w:rsidRPr="00970263">
          <w:rPr>
            <w:rFonts w:ascii="Tahoma" w:hAnsi="Tahoma"/>
            <w:sz w:val="20"/>
            <w:lang w:val="fr-BE"/>
          </w:rPr>
          <w:delText>E-RA-001</w:delText>
        </w:r>
        <w:r w:rsidR="007312F5" w:rsidRPr="004E628A">
          <w:rPr>
            <w:rFonts w:ascii="Tahoma" w:hAnsi="Tahoma"/>
            <w:sz w:val="20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jc w:val="both"/>
        <w:rPr>
          <w:del w:id="124" w:author="1" w:date="2026-09-22T12:29:00Z" w16du:dateUtc="2026-09-22T16:29:00Z"/>
          <w:rFonts w:ascii="Tahoma" w:hAnsi="Tahoma"/>
          <w:b/>
          <w:sz w:val="20"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jc w:val="both"/>
        <w:rPr>
          <w:del w:id="125" w:author="1" w:date="2026-09-22T12:29:00Z" w16du:dateUtc="2026-09-22T16:29:00Z"/>
          <w:rFonts w:ascii="Tahoma" w:hAnsi="Tahoma"/>
          <w:b/>
          <w:sz w:val="20"/>
          <w:lang w:val="fr-BE"/>
        </w:rPr>
      </w:pPr>
      <w:del w:id="126" w:author="1" w:date="2026-09-22T12:29:00Z" w16du:dateUtc="2026-09-22T16:29:00Z">
        <w:r w:rsidRPr="007312F5">
          <w:rPr>
            <w:rFonts w:ascii="Tahoma" w:hAnsi="Tahoma"/>
            <w:b/>
            <w:sz w:val="20"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127" w:author="1" w:date="2026-09-22T12:29:00Z" w16du:dateUtc="2026-09-22T16:29:00Z"/>
          <w:rFonts w:ascii="Tahoma" w:hAnsi="Tahoma" w:cs="Tahoma"/>
          <w:sz w:val="20"/>
          <w:szCs w:val="20"/>
        </w:rPr>
      </w:pPr>
      <w:bookmarkStart w:id="128" w:name="_Hlk4672118"/>
      <w:del w:id="129" w:author="1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130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31" w:author="1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132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33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134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35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128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jc w:val="both"/>
        <w:rPr>
          <w:del w:id="136" w:author="1" w:date="2026-09-22T12:29:00Z" w16du:dateUtc="2026-09-22T16:29:00Z"/>
          <w:rFonts w:ascii="Tahoma" w:hAnsi="Tahoma" w:cs="Tahoma"/>
          <w:sz w:val="20"/>
          <w:lang w:val="fr-FR"/>
        </w:rPr>
      </w:pPr>
      <w:del w:id="137" w:author="1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r</w:delText>
        </w:r>
        <w:r w:rsidRPr="005D5473">
          <w:rPr>
            <w:rFonts w:ascii="Tahoma" w:hAnsi="Tahoma" w:cs="Tahoma"/>
            <w:sz w:val="20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sz w:val="2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sz w:val="2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sz w:val="2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jc w:val="both"/>
        <w:rPr>
          <w:del w:id="138" w:author="1" w:date="2026-09-22T12:29:00Z" w16du:dateUtc="2026-09-22T16:29:00Z"/>
          <w:rFonts w:ascii="Tahoma" w:hAnsi="Tahoma" w:cs="Tahoma"/>
          <w:sz w:val="20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jc w:val="both"/>
        <w:rPr>
          <w:del w:id="139" w:author="1" w:date="2026-09-22T12:29:00Z" w16du:dateUtc="2026-09-22T16:29:00Z"/>
          <w:rFonts w:ascii="Tahoma" w:hAnsi="Tahoma"/>
          <w:b/>
          <w:sz w:val="20"/>
          <w:lang w:val="fr-FR"/>
        </w:rPr>
      </w:pPr>
      <w:del w:id="140" w:author="1" w:date="2026-09-22T12:29:00Z" w16du:dateUtc="2026-09-22T16:29:00Z">
        <w:r w:rsidRPr="009373A5">
          <w:rPr>
            <w:rFonts w:ascii="Tahoma" w:hAnsi="Tahoma"/>
            <w:b/>
            <w:sz w:val="20"/>
            <w:lang w:val="fr-FR"/>
          </w:rPr>
          <w:delText xml:space="preserve">étanchéité à l’eau </w:delText>
        </w:r>
        <w:r w:rsidRPr="009373A5">
          <w:rPr>
            <w:rFonts w:ascii="Tahoma" w:hAnsi="Tahoma"/>
            <w:sz w:val="20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sz w:val="20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jc w:val="both"/>
        <w:rPr>
          <w:del w:id="141" w:author="1" w:date="2026-09-22T12:29:00Z" w16du:dateUtc="2026-09-22T16:29:00Z"/>
          <w:rFonts w:ascii="Tahoma" w:hAnsi="Tahoma"/>
          <w:sz w:val="20"/>
          <w:lang w:val="fr-FR"/>
        </w:rPr>
      </w:pPr>
      <w:del w:id="142" w:author="1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sz w:val="2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sz w:val="2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jc w:val="both"/>
        <w:rPr>
          <w:del w:id="143" w:author="1" w:date="2026-09-22T12:29:00Z" w16du:dateUtc="2026-09-22T16:29:00Z"/>
          <w:rFonts w:ascii="Tahoma" w:hAnsi="Tahoma"/>
          <w:sz w:val="20"/>
          <w:lang w:val="fr-FR"/>
        </w:rPr>
      </w:pPr>
      <w:del w:id="144" w:author="1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sz w:val="2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145" w:author="1" w:date="2026-09-22T12:29:00Z" w16du:dateUtc="2026-09-22T16:29:00Z"/>
          <w:rFonts w:ascii="Tahoma" w:hAnsi="Tahoma" w:cs="Tahoma"/>
          <w:sz w:val="20"/>
          <w:lang w:val="fr-FR"/>
        </w:rPr>
      </w:pPr>
      <w:del w:id="146" w:author="1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147" w:author="1" w:date="2026-09-22T12:29:00Z" w16du:dateUtc="2026-09-22T16:29:00Z"/>
          <w:rFonts w:ascii="Tahoma" w:hAnsi="Tahoma" w:cs="Tahoma"/>
          <w:sz w:val="20"/>
          <w:lang w:val="fr-FR"/>
        </w:rPr>
      </w:pPr>
      <w:del w:id="148" w:author="1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149" w:author="1" w:date="2026-09-22T12:29:00Z" w16du:dateUtc="2026-09-22T16:29:00Z"/>
          <w:rFonts w:ascii="Tahoma" w:hAnsi="Tahoma" w:cs="Tahoma"/>
          <w:sz w:val="20"/>
          <w:lang w:val="fr-FR"/>
        </w:rPr>
      </w:pPr>
      <w:del w:id="150" w:author="1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151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jc w:val="both"/>
        <w:rPr>
          <w:del w:id="152" w:author="1" w:date="2026-09-22T12:29:00Z" w16du:dateUtc="2026-09-22T16:29:00Z"/>
          <w:rFonts w:ascii="Tahoma" w:hAnsi="Tahoma"/>
          <w:b/>
          <w:sz w:val="20"/>
        </w:rPr>
      </w:pPr>
      <w:del w:id="153" w:author="1" w:date="2026-09-22T12:29:00Z" w16du:dateUtc="2026-09-22T16:29:00Z">
        <w:r>
          <w:rPr>
            <w:rFonts w:ascii="Tahoma" w:hAnsi="Tahoma"/>
            <w:b/>
            <w:sz w:val="20"/>
          </w:rPr>
          <w:delText>e</w:delText>
        </w:r>
        <w:r w:rsidR="009373A5" w:rsidRPr="00293B8B">
          <w:rPr>
            <w:rFonts w:ascii="Tahoma" w:hAnsi="Tahoma"/>
            <w:b/>
            <w:sz w:val="20"/>
          </w:rPr>
          <w:delText>sth</w:delText>
        </w:r>
        <w:r w:rsidR="00CF31F8" w:rsidRPr="00293B8B">
          <w:rPr>
            <w:rFonts w:ascii="Tahoma" w:hAnsi="Tahoma"/>
            <w:b/>
            <w:sz w:val="20"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154" w:author="1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155" w:author="1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156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57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158" w:author="1" w:date="2026-09-22T12:29:00Z" w16du:dateUtc="2026-09-22T16:29:00Z"/>
          <w:rFonts w:ascii="Tahoma" w:hAnsi="Tahoma" w:cs="Tahoma"/>
          <w:sz w:val="20"/>
          <w:szCs w:val="20"/>
        </w:rPr>
      </w:pPr>
      <w:del w:id="159" w:author="1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160" w:author="1" w:date="2026-09-22T12:29:00Z" w16du:dateUtc="2026-09-22T16:29:00Z"/>
          <w:rFonts w:ascii="Tahoma" w:hAnsi="Tahoma" w:cs="Tahoma"/>
          <w:sz w:val="20"/>
          <w:szCs w:val="20"/>
        </w:rPr>
      </w:pPr>
      <w:del w:id="161" w:author="1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162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63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164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65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166" w:author="1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jc w:val="both"/>
        <w:rPr>
          <w:del w:id="167" w:author="1" w:date="2026-09-22T12:29:00Z" w16du:dateUtc="2026-09-22T16:29:00Z"/>
          <w:rFonts w:ascii="Tahoma" w:hAnsi="Tahoma"/>
          <w:b/>
          <w:sz w:val="20"/>
        </w:rPr>
      </w:pPr>
      <w:del w:id="168" w:author="1" w:date="2026-09-22T12:29:00Z" w16du:dateUtc="2026-09-22T16:29:00Z">
        <w:r>
          <w:rPr>
            <w:rFonts w:ascii="Tahoma" w:hAnsi="Tahoma"/>
            <w:b/>
            <w:sz w:val="20"/>
          </w:rPr>
          <w:delText>mat</w:delText>
        </w:r>
        <w:r w:rsidR="00E447FB">
          <w:rPr>
            <w:rFonts w:ascii="Tahoma" w:hAnsi="Tahoma"/>
            <w:b/>
            <w:sz w:val="20"/>
          </w:rPr>
          <w:delText>ièr</w:delText>
        </w:r>
        <w:r>
          <w:rPr>
            <w:rFonts w:ascii="Tahoma" w:hAnsi="Tahoma"/>
            <w:b/>
            <w:sz w:val="20"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169" w:author="1" w:date="2026-09-22T12:29:00Z" w16du:dateUtc="2026-09-22T16:29:00Z"/>
          <w:rFonts w:ascii="Tahoma" w:hAnsi="Tahoma"/>
          <w:sz w:val="20"/>
          <w:lang w:val="fr-FR"/>
        </w:rPr>
      </w:pPr>
      <w:del w:id="170" w:author="1" w:date="2026-09-22T12:29:00Z" w16du:dateUtc="2026-09-22T16:29:00Z">
        <w:r w:rsidRPr="00233F51">
          <w:rPr>
            <w:rFonts w:ascii="Tahoma" w:hAnsi="Tahoma" w:cs="Tahoma"/>
            <w:sz w:val="20"/>
            <w:lang w:val="fr-FR"/>
          </w:rPr>
          <w:delText>composée de profils en aluminium</w:delText>
        </w:r>
        <w:r>
          <w:rPr>
            <w:rFonts w:ascii="Tahoma" w:hAnsi="Tahoma" w:cs="Tahoma"/>
            <w:sz w:val="20"/>
            <w:lang w:val="fr-FR"/>
          </w:rPr>
          <w:delText xml:space="preserve"> extrudé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 (</w:delText>
        </w:r>
        <w:r>
          <w:rPr>
            <w:rFonts w:ascii="Tahoma" w:hAnsi="Tahoma" w:cs="Tahoma"/>
            <w:sz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171" w:author="1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72" w:author="1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jc w:val="both"/>
        <w:rPr>
          <w:del w:id="173" w:author="1" w:date="2026-09-22T12:29:00Z" w16du:dateUtc="2026-09-22T16:29:00Z"/>
          <w:rFonts w:ascii="Tahoma" w:hAnsi="Tahoma"/>
          <w:sz w:val="20"/>
        </w:rPr>
      </w:pPr>
      <w:del w:id="174" w:author="1" w:date="2026-09-22T12:29:00Z" w16du:dateUtc="2026-09-22T16:29:00Z">
        <w:r>
          <w:rPr>
            <w:rFonts w:ascii="Tahoma" w:hAnsi="Tahoma"/>
            <w:sz w:val="20"/>
          </w:rPr>
          <w:delText>traitement de surface</w:delText>
        </w:r>
        <w:r w:rsidRPr="002102F9">
          <w:rPr>
            <w:rFonts w:ascii="Tahoma" w:hAnsi="Tahoma"/>
            <w:sz w:val="20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175" w:author="1" w:date="2026-09-22T12:29:00Z" w16du:dateUtc="2026-09-22T16:29:00Z"/>
          <w:rFonts w:ascii="Tahoma" w:hAnsi="Tahoma" w:cs="Tahoma"/>
          <w:szCs w:val="20"/>
          <w:lang w:val="fr-FR"/>
        </w:rPr>
      </w:pPr>
      <w:del w:id="176" w:author="1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177" w:author="1" w:date="2026-09-22T12:29:00Z" w16du:dateUtc="2026-09-22T16:29:00Z"/>
          <w:rFonts w:ascii="Tahoma" w:hAnsi="Tahoma" w:cs="Tahoma"/>
          <w:b/>
          <w:szCs w:val="20"/>
          <w:lang w:val="fr-FR"/>
        </w:rPr>
      </w:pPr>
      <w:del w:id="178" w:author="1" w:date="2026-09-22T12:29:00Z" w16du:dateUtc="2026-09-22T16:29:00Z">
        <w:r w:rsidRPr="009373A5">
          <w:rPr>
            <w:rFonts w:ascii="Tahoma" w:hAnsi="Tahoma" w:cs="Tahoma"/>
            <w:b/>
            <w:szCs w:val="20"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179" w:author="1" w:date="2026-09-22T12:29:00Z" w16du:dateUtc="2026-09-22T16:29:00Z"/>
          <w:rFonts w:ascii="Tahoma" w:hAnsi="Tahoma" w:cs="Tahoma"/>
          <w:szCs w:val="20"/>
          <w:lang w:val="fr-BE"/>
        </w:rPr>
      </w:pPr>
      <w:del w:id="180" w:author="1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181" w:author="1" w:date="2026-09-22T12:29:00Z" w16du:dateUtc="2026-09-22T16:29:00Z"/>
          <w:rFonts w:ascii="Tahoma" w:hAnsi="Tahoma" w:cs="Tahoma"/>
          <w:szCs w:val="20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82" w:author="1" w:date="2026-09-22T12:29:00Z" w16du:dateUtc="2026-09-22T16:29:00Z"/>
          <w:rFonts w:ascii="Tahoma" w:hAnsi="Tahoma"/>
          <w:sz w:val="20"/>
        </w:rPr>
      </w:pPr>
      <w:del w:id="183" w:author="1" w:date="2026-09-22T12:29:00Z" w16du:dateUtc="2026-09-22T16:29:00Z">
        <w:r>
          <w:rPr>
            <w:rFonts w:ascii="Tahoma" w:hAnsi="Tahoma"/>
            <w:b/>
            <w:sz w:val="20"/>
          </w:rPr>
          <w:delText xml:space="preserve">profondeur d’encastrement </w:delText>
        </w:r>
        <w:r w:rsidR="00A848B4">
          <w:rPr>
            <w:rFonts w:ascii="Tahoma" w:hAnsi="Tahoma"/>
            <w:sz w:val="20"/>
          </w:rPr>
          <w:delText xml:space="preserve">: </w:delText>
        </w:r>
        <w:r w:rsidR="0037614D">
          <w:rPr>
            <w:rFonts w:ascii="Tahoma" w:hAnsi="Tahoma"/>
            <w:sz w:val="20"/>
          </w:rPr>
          <w:delText>230</w:delText>
        </w:r>
        <w:r w:rsidR="00E67C6B">
          <w:rPr>
            <w:rFonts w:ascii="Tahoma" w:hAnsi="Tahoma"/>
            <w:sz w:val="20"/>
          </w:rPr>
          <w:delText xml:space="preserve"> </w:delText>
        </w:r>
        <w:r w:rsidRPr="003B7174">
          <w:rPr>
            <w:rFonts w:ascii="Tahoma" w:hAnsi="Tahoma"/>
            <w:sz w:val="20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84" w:author="1" w:date="2026-09-22T12:29:00Z" w16du:dateUtc="2026-09-22T16:29:00Z"/>
          <w:rFonts w:ascii="Tahoma" w:hAnsi="Tahoma"/>
          <w:b/>
          <w:sz w:val="20"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185" w:author="1" w:date="2026-09-22T12:29:00Z" w16du:dateUtc="2026-09-22T16:29:00Z"/>
          <w:rFonts w:ascii="Tahoma" w:hAnsi="Tahoma" w:cs="Tahoma"/>
          <w:b/>
          <w:color w:val="auto"/>
          <w:lang w:val="fr-FR"/>
        </w:rPr>
      </w:pPr>
      <w:del w:id="186" w:author="1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187" w:author="1" w:date="2026-09-22T12:29:00Z" w16du:dateUtc="2026-09-22T16:29:00Z"/>
          <w:rFonts w:ascii="Tahoma" w:hAnsi="Tahoma"/>
          <w:b/>
          <w:sz w:val="20"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88" w:author="1" w:date="2026-09-22T12:29:00Z" w16du:dateUtc="2026-09-22T16:29:00Z"/>
          <w:rFonts w:ascii="Tahoma" w:hAnsi="Tahoma"/>
          <w:b/>
          <w:sz w:val="20"/>
        </w:rPr>
      </w:pPr>
      <w:del w:id="189" w:author="1" w:date="2026-09-22T12:29:00Z" w16du:dateUtc="2026-09-22T16:29:00Z">
        <w:r>
          <w:rPr>
            <w:rFonts w:ascii="Tahoma" w:hAnsi="Tahoma"/>
            <w:b/>
            <w:sz w:val="20"/>
          </w:rPr>
          <w:delText>o</w:delText>
        </w:r>
        <w:r w:rsidR="00E447FB">
          <w:rPr>
            <w:rFonts w:ascii="Tahoma" w:hAnsi="Tahoma"/>
            <w:b/>
            <w:sz w:val="20"/>
          </w:rPr>
          <w:delText>ption</w:delText>
        </w:r>
        <w:r w:rsidRPr="002102F9">
          <w:rPr>
            <w:rFonts w:ascii="Tahoma" w:hAnsi="Tahoma"/>
            <w:b/>
            <w:sz w:val="20"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190" w:author="1" w:date="2026-09-22T12:29:00Z" w16du:dateUtc="2026-09-22T16:29:00Z"/>
          <w:rFonts w:ascii="Tahoma" w:hAnsi="Tahoma" w:cs="Tahoma"/>
          <w:szCs w:val="20"/>
          <w:lang w:val="fr-FR"/>
        </w:rPr>
      </w:pPr>
      <w:del w:id="191" w:author="1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: mousitiquaire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>
          <w:rPr>
            <w:rFonts w:ascii="Tahoma" w:hAnsi="Tahoma" w:cs="Tahoma"/>
            <w:szCs w:val="20"/>
            <w:lang w:val="fr-FR"/>
          </w:rPr>
          <w:delText>mm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 xml:space="preserve">mm ou treillis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>10 x 10 mm.</w:delText>
        </w:r>
      </w:del>
    </w:p>
    <w:p w14:paraId="42EC9676" w14:textId="77777777" w:rsidR="00987A1A" w:rsidRPr="001E08FA" w:rsidRDefault="00012CAE" w:rsidP="00FF542C">
      <w:pPr>
        <w:autoSpaceDE w:val="0"/>
        <w:rPr>
          <w:rFonts w:ascii="Times New Roman" w:hAnsi="Times New Roman"/>
          <w:sz w:val="24"/>
          <w:rPrChange w:id="192" w:author="1" w:date="2026-09-22T12:29:00Z" w16du:dateUtc="2026-09-22T16:29:00Z">
            <w:rPr>
              <w:lang w:val="fr-FR"/>
            </w:rPr>
          </w:rPrChange>
        </w:rPr>
        <w:pPrChange w:id="193" w:author="1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194" w:author="1" w:date="2026-09-22T12:29:00Z" w16du:dateUtc="2026-09-22T16:29:00Z">
        <w:r w:rsidRPr="00701C55">
          <w:rPr>
            <w:rFonts w:ascii="Tahoma" w:hAnsi="Tahoma" w:cs="Tahoma"/>
            <w:szCs w:val="20"/>
            <w:lang w:val="fr-FR"/>
          </w:rPr>
          <w:delText>p</w:delText>
        </w:r>
        <w:r w:rsidR="00E447FB" w:rsidRPr="00701C55">
          <w:rPr>
            <w:rFonts w:ascii="Tahoma" w:hAnsi="Tahoma" w:cs="Tahoma"/>
            <w:szCs w:val="20"/>
            <w:lang w:val="fr-FR"/>
          </w:rPr>
          <w:delText xml:space="preserve">rofil récupérateur d’eau </w:delText>
        </w:r>
      </w:del>
    </w:p>
    <w:sectPr w:rsidR="00987A1A" w:rsidRPr="001E08FA" w:rsidSect="006E54AE">
      <w:headerReference w:type="default" r:id="rId11"/>
      <w:footerReference w:type="default" r:id="rId12"/>
      <w:pgSz w:w="11906" w:h="16838" w:code="0"/>
      <w:pgMar w:top="1079" w:right="850" w:bottom="1134" w:left="1440" w:header="708" w:footer="708" w:gutter="0"/>
      <w:cols w:space="708"/>
      <w:docGrid w:linePitch="360"/>
      <w:sectPrChange w:id="199" w:author="1" w:date="2026-09-22T12:29:00Z" w16du:dateUtc="2026-09-22T16:29:00Z">
        <w:sectPr w:rsidR="00987A1A" w:rsidRPr="001E08FA" w:rsidSect="006E54AE">
          <w:pgSz w:code="9"/>
          <w:pgMar w:top="709" w:right="1418" w:bottom="1418" w:left="1418" w:header="709" w:footer="45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9CC16B" w14:textId="77777777" w:rsidR="008A5ABA" w:rsidRDefault="008A5ABA">
      <w:r>
        <w:separator/>
      </w:r>
    </w:p>
  </w:endnote>
  <w:endnote w:type="continuationSeparator" w:id="0">
    <w:p w14:paraId="69697349" w14:textId="77777777" w:rsidR="008A5ABA" w:rsidRDefault="008A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71FB07" w14:textId="77777777" w:rsidR="001065AB" w:rsidRDefault="001065AB">
    <w:pPr>
      <w:pStyle w:val="Strong"/>
      <w:pPrChange w:id="198" w:author="1" w:date="2026-09-22T12:29:00Z" w16du:dateUtc="2026-09-22T16:2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4D4040" w14:textId="77777777" w:rsidR="008A5ABA" w:rsidRDefault="008A5ABA">
      <w:r>
        <w:separator/>
      </w:r>
    </w:p>
  </w:footnote>
  <w:footnote w:type="continuationSeparator" w:id="0">
    <w:p w14:paraId="0D03AD14" w14:textId="77777777" w:rsidR="008A5ABA" w:rsidRDefault="008A5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3DB97" w14:textId="77777777" w:rsidR="003D57D2" w:rsidRDefault="003D57D2">
    <w:pPr>
      <w:pStyle w:val="PageNumber"/>
      <w:rPr>
        <w:rPrChange w:id="195" w:author="1" w:date="2026-09-22T12:29:00Z" w16du:dateUtc="2026-09-22T16:29:00Z">
          <w:rPr>
            <w:color w:val="999999"/>
            <w:sz w:val="16"/>
            <w:szCs w:val="16"/>
          </w:rPr>
        </w:rPrChange>
      </w:rPr>
      <w:pPrChange w:id="196" w:author="1" w:date="2026-09-22T12:29:00Z" w16du:dateUtc="2026-09-22T16:29:00Z">
        <w:pPr>
          <w:pStyle w:val="Header"/>
        </w:pPr>
      </w:pPrChange>
    </w:pPr>
    <w:del w:id="197" w:author="1" w:date="2026-09-22T12:29:00Z" w16du:dateUtc="2026-09-22T16:29:00Z">
      <w:r>
        <w:rPr>
          <w:color w:val="999999"/>
          <w:sz w:val="16"/>
          <w:szCs w:val="16"/>
        </w:rPr>
        <w:tab/>
      </w:r>
      <w:r w:rsidRPr="00F30D20">
        <w:rPr>
          <w:color w:val="999999"/>
          <w:sz w:val="16"/>
          <w:szCs w:val="16"/>
        </w:rPr>
        <w:tab/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PAGE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  <w:r w:rsidRPr="00F30D20">
        <w:rPr>
          <w:rStyle w:val="PageNumber"/>
          <w:color w:val="999999"/>
        </w:rPr>
        <w:delText>/</w:delText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NUMPAGES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8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3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4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8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30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2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4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3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99244864">
    <w:abstractNumId w:val="16"/>
  </w:num>
  <w:num w:numId="2" w16cid:durableId="967665559">
    <w:abstractNumId w:val="35"/>
  </w:num>
  <w:num w:numId="3" w16cid:durableId="1155493910">
    <w:abstractNumId w:val="28"/>
  </w:num>
  <w:num w:numId="4" w16cid:durableId="1167139095">
    <w:abstractNumId w:val="36"/>
  </w:num>
  <w:num w:numId="5" w16cid:durableId="253129381">
    <w:abstractNumId w:val="29"/>
  </w:num>
  <w:num w:numId="6" w16cid:durableId="561478446">
    <w:abstractNumId w:val="0"/>
  </w:num>
  <w:num w:numId="7" w16cid:durableId="1075932994">
    <w:abstractNumId w:val="26"/>
  </w:num>
  <w:num w:numId="8" w16cid:durableId="1754085673">
    <w:abstractNumId w:val="10"/>
  </w:num>
  <w:num w:numId="9" w16cid:durableId="1985700595">
    <w:abstractNumId w:val="17"/>
  </w:num>
  <w:num w:numId="10" w16cid:durableId="302389582">
    <w:abstractNumId w:val="30"/>
  </w:num>
  <w:num w:numId="11" w16cid:durableId="562567880">
    <w:abstractNumId w:val="5"/>
  </w:num>
  <w:num w:numId="12" w16cid:durableId="1865360495">
    <w:abstractNumId w:val="12"/>
  </w:num>
  <w:num w:numId="13" w16cid:durableId="1474062070">
    <w:abstractNumId w:val="31"/>
  </w:num>
  <w:num w:numId="14" w16cid:durableId="799884367">
    <w:abstractNumId w:val="24"/>
  </w:num>
  <w:num w:numId="15" w16cid:durableId="1946644270">
    <w:abstractNumId w:val="27"/>
  </w:num>
  <w:num w:numId="16" w16cid:durableId="1960526027">
    <w:abstractNumId w:val="11"/>
  </w:num>
  <w:num w:numId="17" w16cid:durableId="646907759">
    <w:abstractNumId w:val="29"/>
  </w:num>
  <w:num w:numId="18" w16cid:durableId="2146315720">
    <w:abstractNumId w:val="30"/>
  </w:num>
  <w:num w:numId="19" w16cid:durableId="269436020">
    <w:abstractNumId w:val="32"/>
  </w:num>
  <w:num w:numId="20" w16cid:durableId="633949535">
    <w:abstractNumId w:val="37"/>
  </w:num>
  <w:num w:numId="21" w16cid:durableId="988559677">
    <w:abstractNumId w:val="20"/>
  </w:num>
  <w:num w:numId="22" w16cid:durableId="1675256750">
    <w:abstractNumId w:val="8"/>
  </w:num>
  <w:num w:numId="23" w16cid:durableId="1024865443">
    <w:abstractNumId w:val="25"/>
  </w:num>
  <w:num w:numId="24" w16cid:durableId="1942058528">
    <w:abstractNumId w:val="23"/>
  </w:num>
  <w:num w:numId="25" w16cid:durableId="468129294">
    <w:abstractNumId w:val="33"/>
  </w:num>
  <w:num w:numId="26" w16cid:durableId="38942560">
    <w:abstractNumId w:val="22"/>
  </w:num>
  <w:num w:numId="27" w16cid:durableId="725447424">
    <w:abstractNumId w:val="9"/>
  </w:num>
  <w:num w:numId="28" w16cid:durableId="653678533">
    <w:abstractNumId w:val="38"/>
  </w:num>
  <w:num w:numId="29" w16cid:durableId="159975985">
    <w:abstractNumId w:val="13"/>
  </w:num>
  <w:num w:numId="30" w16cid:durableId="179783236">
    <w:abstractNumId w:val="19"/>
  </w:num>
  <w:num w:numId="31" w16cid:durableId="1151752986">
    <w:abstractNumId w:val="6"/>
  </w:num>
  <w:num w:numId="32" w16cid:durableId="382407066">
    <w:abstractNumId w:val="18"/>
  </w:num>
  <w:num w:numId="33" w16cid:durableId="967666775">
    <w:abstractNumId w:val="4"/>
  </w:num>
  <w:num w:numId="34" w16cid:durableId="674579491">
    <w:abstractNumId w:val="2"/>
  </w:num>
  <w:num w:numId="35" w16cid:durableId="1631670986">
    <w:abstractNumId w:val="3"/>
  </w:num>
  <w:num w:numId="36" w16cid:durableId="819152264">
    <w:abstractNumId w:val="7"/>
  </w:num>
  <w:num w:numId="37" w16cid:durableId="2073501060">
    <w:abstractNumId w:val="14"/>
  </w:num>
  <w:num w:numId="38" w16cid:durableId="257567233">
    <w:abstractNumId w:val="34"/>
  </w:num>
  <w:num w:numId="39" w16cid:durableId="522086454">
    <w:abstractNumId w:val="21"/>
  </w:num>
  <w:num w:numId="40" w16cid:durableId="2061005578">
    <w:abstractNumId w:val="1"/>
  </w:num>
  <w:num w:numId="41" w16cid:durableId="70352969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3668875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24EF"/>
    <w:rsid w:val="00004082"/>
    <w:rsid w:val="0000583E"/>
    <w:rsid w:val="00006004"/>
    <w:rsid w:val="00006C34"/>
    <w:rsid w:val="00007443"/>
    <w:rsid w:val="00010880"/>
    <w:rsid w:val="000122E8"/>
    <w:rsid w:val="00012CAE"/>
    <w:rsid w:val="00012D91"/>
    <w:rsid w:val="000134DD"/>
    <w:rsid w:val="00015F5E"/>
    <w:rsid w:val="00024C46"/>
    <w:rsid w:val="00025421"/>
    <w:rsid w:val="000255F8"/>
    <w:rsid w:val="00025975"/>
    <w:rsid w:val="000271AF"/>
    <w:rsid w:val="00027DEF"/>
    <w:rsid w:val="00031523"/>
    <w:rsid w:val="0003164B"/>
    <w:rsid w:val="00045F9D"/>
    <w:rsid w:val="000522D1"/>
    <w:rsid w:val="00056A73"/>
    <w:rsid w:val="00062E30"/>
    <w:rsid w:val="00065CBD"/>
    <w:rsid w:val="000760CA"/>
    <w:rsid w:val="000767B8"/>
    <w:rsid w:val="00081A87"/>
    <w:rsid w:val="0008309E"/>
    <w:rsid w:val="00085883"/>
    <w:rsid w:val="00086483"/>
    <w:rsid w:val="00092A9F"/>
    <w:rsid w:val="00092F3A"/>
    <w:rsid w:val="000A013F"/>
    <w:rsid w:val="000A0CCE"/>
    <w:rsid w:val="000A1A40"/>
    <w:rsid w:val="000A2FB9"/>
    <w:rsid w:val="000A5A91"/>
    <w:rsid w:val="000B0174"/>
    <w:rsid w:val="000B0709"/>
    <w:rsid w:val="000B174C"/>
    <w:rsid w:val="000B182B"/>
    <w:rsid w:val="000C2F61"/>
    <w:rsid w:val="000C302C"/>
    <w:rsid w:val="000C519C"/>
    <w:rsid w:val="000C6636"/>
    <w:rsid w:val="000D414E"/>
    <w:rsid w:val="000E027A"/>
    <w:rsid w:val="000E2BFB"/>
    <w:rsid w:val="000E3424"/>
    <w:rsid w:val="000E39D9"/>
    <w:rsid w:val="000E52FD"/>
    <w:rsid w:val="000E5369"/>
    <w:rsid w:val="000F034A"/>
    <w:rsid w:val="000F0F5C"/>
    <w:rsid w:val="000F37A3"/>
    <w:rsid w:val="000F3C79"/>
    <w:rsid w:val="000F5984"/>
    <w:rsid w:val="000F59BD"/>
    <w:rsid w:val="0010369E"/>
    <w:rsid w:val="001065AB"/>
    <w:rsid w:val="00107FC4"/>
    <w:rsid w:val="0011068A"/>
    <w:rsid w:val="00111AAA"/>
    <w:rsid w:val="001124FA"/>
    <w:rsid w:val="001156CC"/>
    <w:rsid w:val="00122D91"/>
    <w:rsid w:val="00125AAB"/>
    <w:rsid w:val="001265ED"/>
    <w:rsid w:val="001302F9"/>
    <w:rsid w:val="0013247A"/>
    <w:rsid w:val="0013625A"/>
    <w:rsid w:val="00141557"/>
    <w:rsid w:val="00141B84"/>
    <w:rsid w:val="0014635B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216D"/>
    <w:rsid w:val="00176308"/>
    <w:rsid w:val="00181288"/>
    <w:rsid w:val="00182395"/>
    <w:rsid w:val="00183182"/>
    <w:rsid w:val="00185E2D"/>
    <w:rsid w:val="00186714"/>
    <w:rsid w:val="001879F4"/>
    <w:rsid w:val="001906B0"/>
    <w:rsid w:val="00196BAD"/>
    <w:rsid w:val="001A21E3"/>
    <w:rsid w:val="001A4164"/>
    <w:rsid w:val="001A5104"/>
    <w:rsid w:val="001A5AAC"/>
    <w:rsid w:val="001A5FF3"/>
    <w:rsid w:val="001B0554"/>
    <w:rsid w:val="001B1631"/>
    <w:rsid w:val="001B6472"/>
    <w:rsid w:val="001B799A"/>
    <w:rsid w:val="001C08D6"/>
    <w:rsid w:val="001C133F"/>
    <w:rsid w:val="001C7240"/>
    <w:rsid w:val="001D0726"/>
    <w:rsid w:val="001D167C"/>
    <w:rsid w:val="001D2A1D"/>
    <w:rsid w:val="001D591F"/>
    <w:rsid w:val="001D6EEF"/>
    <w:rsid w:val="001D7E0F"/>
    <w:rsid w:val="001E03AD"/>
    <w:rsid w:val="001E08FA"/>
    <w:rsid w:val="001E1D37"/>
    <w:rsid w:val="001E341F"/>
    <w:rsid w:val="001E353C"/>
    <w:rsid w:val="001E460C"/>
    <w:rsid w:val="001E4F04"/>
    <w:rsid w:val="001E5457"/>
    <w:rsid w:val="001E6B73"/>
    <w:rsid w:val="001E6FF6"/>
    <w:rsid w:val="001E74A2"/>
    <w:rsid w:val="001E7CF6"/>
    <w:rsid w:val="001F2969"/>
    <w:rsid w:val="001F4798"/>
    <w:rsid w:val="001F75C6"/>
    <w:rsid w:val="002014C9"/>
    <w:rsid w:val="002035C1"/>
    <w:rsid w:val="0020723A"/>
    <w:rsid w:val="00207B33"/>
    <w:rsid w:val="00216BA5"/>
    <w:rsid w:val="00217736"/>
    <w:rsid w:val="00220A7D"/>
    <w:rsid w:val="00221BEA"/>
    <w:rsid w:val="00222C60"/>
    <w:rsid w:val="002260A7"/>
    <w:rsid w:val="0022733A"/>
    <w:rsid w:val="002308CA"/>
    <w:rsid w:val="002317C4"/>
    <w:rsid w:val="00233F51"/>
    <w:rsid w:val="00241FBA"/>
    <w:rsid w:val="00244108"/>
    <w:rsid w:val="00245AB2"/>
    <w:rsid w:val="002466C0"/>
    <w:rsid w:val="00246E3C"/>
    <w:rsid w:val="0025088D"/>
    <w:rsid w:val="0025145F"/>
    <w:rsid w:val="00252300"/>
    <w:rsid w:val="00252DF1"/>
    <w:rsid w:val="00253DC5"/>
    <w:rsid w:val="00256DBA"/>
    <w:rsid w:val="0026089D"/>
    <w:rsid w:val="00262000"/>
    <w:rsid w:val="00262A9A"/>
    <w:rsid w:val="00262B2F"/>
    <w:rsid w:val="00263BCC"/>
    <w:rsid w:val="00263E44"/>
    <w:rsid w:val="002650C8"/>
    <w:rsid w:val="002725B2"/>
    <w:rsid w:val="0027525B"/>
    <w:rsid w:val="002764C7"/>
    <w:rsid w:val="00277AFD"/>
    <w:rsid w:val="0028273C"/>
    <w:rsid w:val="00284F1D"/>
    <w:rsid w:val="00285FFD"/>
    <w:rsid w:val="00290449"/>
    <w:rsid w:val="00290613"/>
    <w:rsid w:val="00293950"/>
    <w:rsid w:val="00293B8B"/>
    <w:rsid w:val="0029493B"/>
    <w:rsid w:val="00297A8C"/>
    <w:rsid w:val="002A07A9"/>
    <w:rsid w:val="002A2B70"/>
    <w:rsid w:val="002A34AE"/>
    <w:rsid w:val="002A520F"/>
    <w:rsid w:val="002A62DA"/>
    <w:rsid w:val="002A74BD"/>
    <w:rsid w:val="002B04BE"/>
    <w:rsid w:val="002B2AF1"/>
    <w:rsid w:val="002B35B4"/>
    <w:rsid w:val="002C10DE"/>
    <w:rsid w:val="002C2415"/>
    <w:rsid w:val="002C4E4C"/>
    <w:rsid w:val="002C6404"/>
    <w:rsid w:val="002D10C2"/>
    <w:rsid w:val="002D3324"/>
    <w:rsid w:val="002D646E"/>
    <w:rsid w:val="002D76D9"/>
    <w:rsid w:val="002D7BCF"/>
    <w:rsid w:val="002E2200"/>
    <w:rsid w:val="002E29B5"/>
    <w:rsid w:val="002E2B79"/>
    <w:rsid w:val="002E2F34"/>
    <w:rsid w:val="002E5391"/>
    <w:rsid w:val="002F08F7"/>
    <w:rsid w:val="002F307F"/>
    <w:rsid w:val="002F3AE3"/>
    <w:rsid w:val="002F6801"/>
    <w:rsid w:val="002F6B3B"/>
    <w:rsid w:val="0030328E"/>
    <w:rsid w:val="003032A4"/>
    <w:rsid w:val="003112D5"/>
    <w:rsid w:val="00313D3F"/>
    <w:rsid w:val="00315652"/>
    <w:rsid w:val="003161FE"/>
    <w:rsid w:val="00316246"/>
    <w:rsid w:val="00316CFA"/>
    <w:rsid w:val="00323707"/>
    <w:rsid w:val="003248AA"/>
    <w:rsid w:val="00327D15"/>
    <w:rsid w:val="00331F9C"/>
    <w:rsid w:val="00332523"/>
    <w:rsid w:val="00334406"/>
    <w:rsid w:val="00335088"/>
    <w:rsid w:val="00336395"/>
    <w:rsid w:val="003363CB"/>
    <w:rsid w:val="003370C3"/>
    <w:rsid w:val="0034111E"/>
    <w:rsid w:val="003416D5"/>
    <w:rsid w:val="00343108"/>
    <w:rsid w:val="003456A4"/>
    <w:rsid w:val="00345876"/>
    <w:rsid w:val="003516AC"/>
    <w:rsid w:val="003516D1"/>
    <w:rsid w:val="003551AF"/>
    <w:rsid w:val="0036012D"/>
    <w:rsid w:val="00361A28"/>
    <w:rsid w:val="0037482E"/>
    <w:rsid w:val="0037533C"/>
    <w:rsid w:val="0037614D"/>
    <w:rsid w:val="00377CBE"/>
    <w:rsid w:val="00394ACC"/>
    <w:rsid w:val="003953FA"/>
    <w:rsid w:val="003969FE"/>
    <w:rsid w:val="003A0F2E"/>
    <w:rsid w:val="003A4E09"/>
    <w:rsid w:val="003A59E4"/>
    <w:rsid w:val="003A6248"/>
    <w:rsid w:val="003A6526"/>
    <w:rsid w:val="003A6745"/>
    <w:rsid w:val="003A7B90"/>
    <w:rsid w:val="003B1829"/>
    <w:rsid w:val="003B22EA"/>
    <w:rsid w:val="003C2265"/>
    <w:rsid w:val="003C316A"/>
    <w:rsid w:val="003C4569"/>
    <w:rsid w:val="003C7BD1"/>
    <w:rsid w:val="003D01DD"/>
    <w:rsid w:val="003D2AF2"/>
    <w:rsid w:val="003D4511"/>
    <w:rsid w:val="003D57D2"/>
    <w:rsid w:val="003D7A03"/>
    <w:rsid w:val="003D7B9F"/>
    <w:rsid w:val="003E2429"/>
    <w:rsid w:val="003E320D"/>
    <w:rsid w:val="003F0DB9"/>
    <w:rsid w:val="003F30D8"/>
    <w:rsid w:val="003F4C86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12A8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5D78"/>
    <w:rsid w:val="00477836"/>
    <w:rsid w:val="004816AF"/>
    <w:rsid w:val="00481981"/>
    <w:rsid w:val="00481AEA"/>
    <w:rsid w:val="00481D99"/>
    <w:rsid w:val="004834D5"/>
    <w:rsid w:val="00486346"/>
    <w:rsid w:val="004865CE"/>
    <w:rsid w:val="004901E8"/>
    <w:rsid w:val="00492362"/>
    <w:rsid w:val="00494C6B"/>
    <w:rsid w:val="00494F22"/>
    <w:rsid w:val="0049692D"/>
    <w:rsid w:val="00497683"/>
    <w:rsid w:val="004A1E97"/>
    <w:rsid w:val="004A5AB0"/>
    <w:rsid w:val="004B2313"/>
    <w:rsid w:val="004B3724"/>
    <w:rsid w:val="004B64EF"/>
    <w:rsid w:val="004B749E"/>
    <w:rsid w:val="004C4550"/>
    <w:rsid w:val="004C712E"/>
    <w:rsid w:val="004C7F34"/>
    <w:rsid w:val="004D195C"/>
    <w:rsid w:val="004D21EA"/>
    <w:rsid w:val="004E2A6F"/>
    <w:rsid w:val="004E2E24"/>
    <w:rsid w:val="004E419E"/>
    <w:rsid w:val="004E4A1B"/>
    <w:rsid w:val="004E6165"/>
    <w:rsid w:val="004E628A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17FD8"/>
    <w:rsid w:val="0052257A"/>
    <w:rsid w:val="005242EE"/>
    <w:rsid w:val="00524D31"/>
    <w:rsid w:val="00526B19"/>
    <w:rsid w:val="00530DFC"/>
    <w:rsid w:val="00531B8F"/>
    <w:rsid w:val="00531E2C"/>
    <w:rsid w:val="00533E93"/>
    <w:rsid w:val="00536C62"/>
    <w:rsid w:val="00537336"/>
    <w:rsid w:val="0054404A"/>
    <w:rsid w:val="005442E2"/>
    <w:rsid w:val="005449A7"/>
    <w:rsid w:val="005469B0"/>
    <w:rsid w:val="005471C1"/>
    <w:rsid w:val="00554579"/>
    <w:rsid w:val="00554BC8"/>
    <w:rsid w:val="00557396"/>
    <w:rsid w:val="00560BBE"/>
    <w:rsid w:val="00562214"/>
    <w:rsid w:val="0056468E"/>
    <w:rsid w:val="00564900"/>
    <w:rsid w:val="005672A7"/>
    <w:rsid w:val="00567470"/>
    <w:rsid w:val="00567F31"/>
    <w:rsid w:val="0057060A"/>
    <w:rsid w:val="00570F75"/>
    <w:rsid w:val="00572A08"/>
    <w:rsid w:val="005751CB"/>
    <w:rsid w:val="00575505"/>
    <w:rsid w:val="005778D0"/>
    <w:rsid w:val="00582423"/>
    <w:rsid w:val="00582CF4"/>
    <w:rsid w:val="00583468"/>
    <w:rsid w:val="005846DE"/>
    <w:rsid w:val="0058512B"/>
    <w:rsid w:val="00585331"/>
    <w:rsid w:val="005A0ADA"/>
    <w:rsid w:val="005A0C9E"/>
    <w:rsid w:val="005A0CCA"/>
    <w:rsid w:val="005A3F1D"/>
    <w:rsid w:val="005A5953"/>
    <w:rsid w:val="005B0BBB"/>
    <w:rsid w:val="005B2404"/>
    <w:rsid w:val="005B5DAC"/>
    <w:rsid w:val="005B764D"/>
    <w:rsid w:val="005C088C"/>
    <w:rsid w:val="005C4087"/>
    <w:rsid w:val="005C41D2"/>
    <w:rsid w:val="005C4234"/>
    <w:rsid w:val="005C5A5E"/>
    <w:rsid w:val="005C62C9"/>
    <w:rsid w:val="005D019F"/>
    <w:rsid w:val="005D0880"/>
    <w:rsid w:val="005D40AB"/>
    <w:rsid w:val="005D5473"/>
    <w:rsid w:val="005E27CA"/>
    <w:rsid w:val="005E7328"/>
    <w:rsid w:val="005E7D0A"/>
    <w:rsid w:val="005F0ABC"/>
    <w:rsid w:val="005F1D9B"/>
    <w:rsid w:val="005F307B"/>
    <w:rsid w:val="005F331A"/>
    <w:rsid w:val="005F3D55"/>
    <w:rsid w:val="005F59C2"/>
    <w:rsid w:val="005F6DC1"/>
    <w:rsid w:val="006003FB"/>
    <w:rsid w:val="00600A66"/>
    <w:rsid w:val="00602695"/>
    <w:rsid w:val="00603653"/>
    <w:rsid w:val="006114BC"/>
    <w:rsid w:val="00611BF0"/>
    <w:rsid w:val="006121C2"/>
    <w:rsid w:val="00612C19"/>
    <w:rsid w:val="00612F40"/>
    <w:rsid w:val="006138D4"/>
    <w:rsid w:val="00613D53"/>
    <w:rsid w:val="006160EB"/>
    <w:rsid w:val="00617B7E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3776B"/>
    <w:rsid w:val="006421D7"/>
    <w:rsid w:val="006438E4"/>
    <w:rsid w:val="006441DD"/>
    <w:rsid w:val="006457D9"/>
    <w:rsid w:val="0065087F"/>
    <w:rsid w:val="006555B9"/>
    <w:rsid w:val="006616BF"/>
    <w:rsid w:val="006626B8"/>
    <w:rsid w:val="0066277F"/>
    <w:rsid w:val="006641C7"/>
    <w:rsid w:val="00670FC8"/>
    <w:rsid w:val="00673BE3"/>
    <w:rsid w:val="00673C00"/>
    <w:rsid w:val="006758F2"/>
    <w:rsid w:val="0067785F"/>
    <w:rsid w:val="00680896"/>
    <w:rsid w:val="00680D39"/>
    <w:rsid w:val="00682DCB"/>
    <w:rsid w:val="00684C68"/>
    <w:rsid w:val="006949E1"/>
    <w:rsid w:val="00694EF8"/>
    <w:rsid w:val="006A3A7E"/>
    <w:rsid w:val="006A3F17"/>
    <w:rsid w:val="006A42A0"/>
    <w:rsid w:val="006A61A4"/>
    <w:rsid w:val="006B0AA2"/>
    <w:rsid w:val="006B13D8"/>
    <w:rsid w:val="006B18B3"/>
    <w:rsid w:val="006B2FF9"/>
    <w:rsid w:val="006B4808"/>
    <w:rsid w:val="006B5E48"/>
    <w:rsid w:val="006B71B1"/>
    <w:rsid w:val="006B73DB"/>
    <w:rsid w:val="006B7C35"/>
    <w:rsid w:val="006C14CF"/>
    <w:rsid w:val="006C40CF"/>
    <w:rsid w:val="006C52C9"/>
    <w:rsid w:val="006C6FDD"/>
    <w:rsid w:val="006C73FE"/>
    <w:rsid w:val="006D0A9E"/>
    <w:rsid w:val="006D0C81"/>
    <w:rsid w:val="006D25E6"/>
    <w:rsid w:val="006D32AF"/>
    <w:rsid w:val="006D3FEC"/>
    <w:rsid w:val="006D55DE"/>
    <w:rsid w:val="006D57F9"/>
    <w:rsid w:val="006D6282"/>
    <w:rsid w:val="006E3286"/>
    <w:rsid w:val="006E4D2B"/>
    <w:rsid w:val="006E54AE"/>
    <w:rsid w:val="006E6DA8"/>
    <w:rsid w:val="006E7BC6"/>
    <w:rsid w:val="006F02BB"/>
    <w:rsid w:val="006F2129"/>
    <w:rsid w:val="006F285C"/>
    <w:rsid w:val="006F3588"/>
    <w:rsid w:val="006F6586"/>
    <w:rsid w:val="006F7DD5"/>
    <w:rsid w:val="00701899"/>
    <w:rsid w:val="00701C55"/>
    <w:rsid w:val="00702449"/>
    <w:rsid w:val="007026EE"/>
    <w:rsid w:val="007030F2"/>
    <w:rsid w:val="00705A55"/>
    <w:rsid w:val="00706E4A"/>
    <w:rsid w:val="00710492"/>
    <w:rsid w:val="007135C5"/>
    <w:rsid w:val="0071785B"/>
    <w:rsid w:val="00717C2A"/>
    <w:rsid w:val="00717FD3"/>
    <w:rsid w:val="00720433"/>
    <w:rsid w:val="00721646"/>
    <w:rsid w:val="00724F5C"/>
    <w:rsid w:val="00726661"/>
    <w:rsid w:val="007312F5"/>
    <w:rsid w:val="007338BD"/>
    <w:rsid w:val="00737085"/>
    <w:rsid w:val="00741C3B"/>
    <w:rsid w:val="00743253"/>
    <w:rsid w:val="00743B55"/>
    <w:rsid w:val="0075100C"/>
    <w:rsid w:val="00751D91"/>
    <w:rsid w:val="007522E5"/>
    <w:rsid w:val="00752498"/>
    <w:rsid w:val="00754AC8"/>
    <w:rsid w:val="007623E3"/>
    <w:rsid w:val="00763C2A"/>
    <w:rsid w:val="00764DB5"/>
    <w:rsid w:val="00765123"/>
    <w:rsid w:val="00765248"/>
    <w:rsid w:val="00770B7A"/>
    <w:rsid w:val="007710E5"/>
    <w:rsid w:val="00776916"/>
    <w:rsid w:val="007819AA"/>
    <w:rsid w:val="00796731"/>
    <w:rsid w:val="00796986"/>
    <w:rsid w:val="007A3353"/>
    <w:rsid w:val="007A44BB"/>
    <w:rsid w:val="007A6304"/>
    <w:rsid w:val="007A7D9F"/>
    <w:rsid w:val="007B214B"/>
    <w:rsid w:val="007B68D8"/>
    <w:rsid w:val="007C2F9B"/>
    <w:rsid w:val="007C41AB"/>
    <w:rsid w:val="007C4E40"/>
    <w:rsid w:val="007D34DD"/>
    <w:rsid w:val="007D36E4"/>
    <w:rsid w:val="007D39AD"/>
    <w:rsid w:val="007D3FE6"/>
    <w:rsid w:val="007D417A"/>
    <w:rsid w:val="007D735A"/>
    <w:rsid w:val="007E173A"/>
    <w:rsid w:val="007E1A57"/>
    <w:rsid w:val="007E3401"/>
    <w:rsid w:val="007F0A0C"/>
    <w:rsid w:val="007F2089"/>
    <w:rsid w:val="007F516C"/>
    <w:rsid w:val="007F6B0C"/>
    <w:rsid w:val="007F7CBE"/>
    <w:rsid w:val="00805A52"/>
    <w:rsid w:val="008069BF"/>
    <w:rsid w:val="00811FB6"/>
    <w:rsid w:val="008123AD"/>
    <w:rsid w:val="00813B10"/>
    <w:rsid w:val="0082083D"/>
    <w:rsid w:val="00834528"/>
    <w:rsid w:val="008408D7"/>
    <w:rsid w:val="008410CB"/>
    <w:rsid w:val="00843ACF"/>
    <w:rsid w:val="008455FA"/>
    <w:rsid w:val="00851C18"/>
    <w:rsid w:val="00857BAC"/>
    <w:rsid w:val="00862F59"/>
    <w:rsid w:val="00866A05"/>
    <w:rsid w:val="00866D06"/>
    <w:rsid w:val="00870738"/>
    <w:rsid w:val="00870E01"/>
    <w:rsid w:val="00871676"/>
    <w:rsid w:val="00871F00"/>
    <w:rsid w:val="00873813"/>
    <w:rsid w:val="00875E83"/>
    <w:rsid w:val="00876071"/>
    <w:rsid w:val="0088009C"/>
    <w:rsid w:val="00882DA3"/>
    <w:rsid w:val="008865B2"/>
    <w:rsid w:val="00891809"/>
    <w:rsid w:val="00892E3A"/>
    <w:rsid w:val="00894842"/>
    <w:rsid w:val="008A30BB"/>
    <w:rsid w:val="008A41B9"/>
    <w:rsid w:val="008A58AF"/>
    <w:rsid w:val="008A5AA8"/>
    <w:rsid w:val="008A5ABA"/>
    <w:rsid w:val="008A7FDC"/>
    <w:rsid w:val="008B29AE"/>
    <w:rsid w:val="008B6947"/>
    <w:rsid w:val="008C0E15"/>
    <w:rsid w:val="008C1958"/>
    <w:rsid w:val="008C2558"/>
    <w:rsid w:val="008C7443"/>
    <w:rsid w:val="008D3162"/>
    <w:rsid w:val="008D4171"/>
    <w:rsid w:val="008D444E"/>
    <w:rsid w:val="008D546A"/>
    <w:rsid w:val="008D6F84"/>
    <w:rsid w:val="008E02E8"/>
    <w:rsid w:val="008E1C5E"/>
    <w:rsid w:val="008E2298"/>
    <w:rsid w:val="008E64A0"/>
    <w:rsid w:val="008E791D"/>
    <w:rsid w:val="008E7C45"/>
    <w:rsid w:val="008F00C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397"/>
    <w:rsid w:val="00921512"/>
    <w:rsid w:val="00922796"/>
    <w:rsid w:val="009263C3"/>
    <w:rsid w:val="009270EE"/>
    <w:rsid w:val="0093054E"/>
    <w:rsid w:val="00930BAF"/>
    <w:rsid w:val="009340E2"/>
    <w:rsid w:val="00934DFB"/>
    <w:rsid w:val="009373A5"/>
    <w:rsid w:val="009373B9"/>
    <w:rsid w:val="00940796"/>
    <w:rsid w:val="00950C6A"/>
    <w:rsid w:val="00950EEA"/>
    <w:rsid w:val="00953F76"/>
    <w:rsid w:val="00956047"/>
    <w:rsid w:val="00956EE7"/>
    <w:rsid w:val="00960A4F"/>
    <w:rsid w:val="009613A6"/>
    <w:rsid w:val="00962BCF"/>
    <w:rsid w:val="00966302"/>
    <w:rsid w:val="0096674C"/>
    <w:rsid w:val="00970263"/>
    <w:rsid w:val="0097100D"/>
    <w:rsid w:val="00973CD1"/>
    <w:rsid w:val="00974E36"/>
    <w:rsid w:val="00975B05"/>
    <w:rsid w:val="009844AA"/>
    <w:rsid w:val="00985F19"/>
    <w:rsid w:val="00987A1A"/>
    <w:rsid w:val="00990487"/>
    <w:rsid w:val="009910F1"/>
    <w:rsid w:val="009951D9"/>
    <w:rsid w:val="00997F01"/>
    <w:rsid w:val="009A05C0"/>
    <w:rsid w:val="009A289B"/>
    <w:rsid w:val="009A4645"/>
    <w:rsid w:val="009A4B45"/>
    <w:rsid w:val="009A75DE"/>
    <w:rsid w:val="009B5531"/>
    <w:rsid w:val="009C1CF1"/>
    <w:rsid w:val="009C2277"/>
    <w:rsid w:val="009C240E"/>
    <w:rsid w:val="009C2F31"/>
    <w:rsid w:val="009C5FCB"/>
    <w:rsid w:val="009C61C2"/>
    <w:rsid w:val="009D466C"/>
    <w:rsid w:val="009D47B8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3CB3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42F9E"/>
    <w:rsid w:val="00A447D1"/>
    <w:rsid w:val="00A50A51"/>
    <w:rsid w:val="00A515CB"/>
    <w:rsid w:val="00A534B6"/>
    <w:rsid w:val="00A55CBA"/>
    <w:rsid w:val="00A668E5"/>
    <w:rsid w:val="00A7004F"/>
    <w:rsid w:val="00A702C3"/>
    <w:rsid w:val="00A73130"/>
    <w:rsid w:val="00A73B17"/>
    <w:rsid w:val="00A75846"/>
    <w:rsid w:val="00A75F22"/>
    <w:rsid w:val="00A848B4"/>
    <w:rsid w:val="00A856B7"/>
    <w:rsid w:val="00A90570"/>
    <w:rsid w:val="00A90C22"/>
    <w:rsid w:val="00A92A50"/>
    <w:rsid w:val="00A96B4D"/>
    <w:rsid w:val="00AA0759"/>
    <w:rsid w:val="00AA0D5F"/>
    <w:rsid w:val="00AA3851"/>
    <w:rsid w:val="00AA425E"/>
    <w:rsid w:val="00AA67F1"/>
    <w:rsid w:val="00AA7060"/>
    <w:rsid w:val="00AB1012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2DAA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37CBB"/>
    <w:rsid w:val="00B4135B"/>
    <w:rsid w:val="00B44A31"/>
    <w:rsid w:val="00B51379"/>
    <w:rsid w:val="00B5330A"/>
    <w:rsid w:val="00B53EA4"/>
    <w:rsid w:val="00B542D2"/>
    <w:rsid w:val="00B546BF"/>
    <w:rsid w:val="00B6249E"/>
    <w:rsid w:val="00B62625"/>
    <w:rsid w:val="00B63154"/>
    <w:rsid w:val="00B636BF"/>
    <w:rsid w:val="00B67CD2"/>
    <w:rsid w:val="00B72EED"/>
    <w:rsid w:val="00B77586"/>
    <w:rsid w:val="00B80D88"/>
    <w:rsid w:val="00B812C8"/>
    <w:rsid w:val="00B83077"/>
    <w:rsid w:val="00B83215"/>
    <w:rsid w:val="00B86BDA"/>
    <w:rsid w:val="00B86CA0"/>
    <w:rsid w:val="00B92FB1"/>
    <w:rsid w:val="00B931BE"/>
    <w:rsid w:val="00B9586E"/>
    <w:rsid w:val="00B97BA2"/>
    <w:rsid w:val="00BA06B2"/>
    <w:rsid w:val="00BA20E8"/>
    <w:rsid w:val="00BA5A56"/>
    <w:rsid w:val="00BA5BE1"/>
    <w:rsid w:val="00BA74BA"/>
    <w:rsid w:val="00BC1E5F"/>
    <w:rsid w:val="00BC1FD8"/>
    <w:rsid w:val="00BC5303"/>
    <w:rsid w:val="00BC6832"/>
    <w:rsid w:val="00BC779E"/>
    <w:rsid w:val="00BC7D29"/>
    <w:rsid w:val="00BD0012"/>
    <w:rsid w:val="00BD0CF2"/>
    <w:rsid w:val="00BD0F13"/>
    <w:rsid w:val="00BD1FCE"/>
    <w:rsid w:val="00BD2598"/>
    <w:rsid w:val="00BD3E0E"/>
    <w:rsid w:val="00BD4030"/>
    <w:rsid w:val="00BD6B7F"/>
    <w:rsid w:val="00BE09C9"/>
    <w:rsid w:val="00BE2601"/>
    <w:rsid w:val="00BF28FE"/>
    <w:rsid w:val="00BF3146"/>
    <w:rsid w:val="00BF37AC"/>
    <w:rsid w:val="00BF432F"/>
    <w:rsid w:val="00BF497A"/>
    <w:rsid w:val="00BF6EA8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37EAD"/>
    <w:rsid w:val="00C40747"/>
    <w:rsid w:val="00C412D8"/>
    <w:rsid w:val="00C425B9"/>
    <w:rsid w:val="00C42827"/>
    <w:rsid w:val="00C43F72"/>
    <w:rsid w:val="00C51761"/>
    <w:rsid w:val="00C52A67"/>
    <w:rsid w:val="00C53F8E"/>
    <w:rsid w:val="00C703E6"/>
    <w:rsid w:val="00C70FB8"/>
    <w:rsid w:val="00C72E04"/>
    <w:rsid w:val="00C741DF"/>
    <w:rsid w:val="00C76845"/>
    <w:rsid w:val="00C76F13"/>
    <w:rsid w:val="00C9363A"/>
    <w:rsid w:val="00C9509C"/>
    <w:rsid w:val="00C963BB"/>
    <w:rsid w:val="00C97A4E"/>
    <w:rsid w:val="00CA1E40"/>
    <w:rsid w:val="00CA54AF"/>
    <w:rsid w:val="00CB2697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0B68"/>
    <w:rsid w:val="00CE1B16"/>
    <w:rsid w:val="00CE1DBE"/>
    <w:rsid w:val="00CE4BFF"/>
    <w:rsid w:val="00CE72B8"/>
    <w:rsid w:val="00CF2072"/>
    <w:rsid w:val="00CF217C"/>
    <w:rsid w:val="00CF31F8"/>
    <w:rsid w:val="00CF5BE4"/>
    <w:rsid w:val="00D0034D"/>
    <w:rsid w:val="00D034A4"/>
    <w:rsid w:val="00D04B49"/>
    <w:rsid w:val="00D06A93"/>
    <w:rsid w:val="00D15EDC"/>
    <w:rsid w:val="00D2147B"/>
    <w:rsid w:val="00D23203"/>
    <w:rsid w:val="00D23514"/>
    <w:rsid w:val="00D30322"/>
    <w:rsid w:val="00D3401C"/>
    <w:rsid w:val="00D34C78"/>
    <w:rsid w:val="00D428C6"/>
    <w:rsid w:val="00D43B2C"/>
    <w:rsid w:val="00D44210"/>
    <w:rsid w:val="00D44272"/>
    <w:rsid w:val="00D5063C"/>
    <w:rsid w:val="00D50E5C"/>
    <w:rsid w:val="00D5582B"/>
    <w:rsid w:val="00D57F92"/>
    <w:rsid w:val="00D601CF"/>
    <w:rsid w:val="00D6027E"/>
    <w:rsid w:val="00D60888"/>
    <w:rsid w:val="00D644D1"/>
    <w:rsid w:val="00D72347"/>
    <w:rsid w:val="00D7505A"/>
    <w:rsid w:val="00D802E7"/>
    <w:rsid w:val="00D834C8"/>
    <w:rsid w:val="00D926D1"/>
    <w:rsid w:val="00D92A47"/>
    <w:rsid w:val="00D92EDA"/>
    <w:rsid w:val="00DA28E5"/>
    <w:rsid w:val="00DA2AB4"/>
    <w:rsid w:val="00DA3816"/>
    <w:rsid w:val="00DA38E0"/>
    <w:rsid w:val="00DA49FF"/>
    <w:rsid w:val="00DA60C4"/>
    <w:rsid w:val="00DB30AA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3362"/>
    <w:rsid w:val="00DD4AB3"/>
    <w:rsid w:val="00DD5349"/>
    <w:rsid w:val="00DD5E6A"/>
    <w:rsid w:val="00DE48A4"/>
    <w:rsid w:val="00DF069E"/>
    <w:rsid w:val="00DF0959"/>
    <w:rsid w:val="00DF1BFF"/>
    <w:rsid w:val="00DF4ADF"/>
    <w:rsid w:val="00E00F3A"/>
    <w:rsid w:val="00E10B99"/>
    <w:rsid w:val="00E11A54"/>
    <w:rsid w:val="00E137EB"/>
    <w:rsid w:val="00E15856"/>
    <w:rsid w:val="00E159BB"/>
    <w:rsid w:val="00E173B0"/>
    <w:rsid w:val="00E23D7D"/>
    <w:rsid w:val="00E24AC8"/>
    <w:rsid w:val="00E255FC"/>
    <w:rsid w:val="00E25B9E"/>
    <w:rsid w:val="00E25F45"/>
    <w:rsid w:val="00E27E08"/>
    <w:rsid w:val="00E30088"/>
    <w:rsid w:val="00E30432"/>
    <w:rsid w:val="00E305AE"/>
    <w:rsid w:val="00E31F24"/>
    <w:rsid w:val="00E33A50"/>
    <w:rsid w:val="00E34856"/>
    <w:rsid w:val="00E40B3D"/>
    <w:rsid w:val="00E4233A"/>
    <w:rsid w:val="00E447FB"/>
    <w:rsid w:val="00E46F6F"/>
    <w:rsid w:val="00E54AAD"/>
    <w:rsid w:val="00E55B36"/>
    <w:rsid w:val="00E56266"/>
    <w:rsid w:val="00E563CD"/>
    <w:rsid w:val="00E57EB9"/>
    <w:rsid w:val="00E60F66"/>
    <w:rsid w:val="00E63FD4"/>
    <w:rsid w:val="00E67C6B"/>
    <w:rsid w:val="00E7062D"/>
    <w:rsid w:val="00E7139C"/>
    <w:rsid w:val="00E722BF"/>
    <w:rsid w:val="00E72732"/>
    <w:rsid w:val="00E72BE3"/>
    <w:rsid w:val="00E72D64"/>
    <w:rsid w:val="00E74ECA"/>
    <w:rsid w:val="00E85195"/>
    <w:rsid w:val="00E86264"/>
    <w:rsid w:val="00E86E61"/>
    <w:rsid w:val="00E87018"/>
    <w:rsid w:val="00E94922"/>
    <w:rsid w:val="00E96AF8"/>
    <w:rsid w:val="00EA6537"/>
    <w:rsid w:val="00EA78CF"/>
    <w:rsid w:val="00EA7F3B"/>
    <w:rsid w:val="00EB1311"/>
    <w:rsid w:val="00EB237B"/>
    <w:rsid w:val="00EB3E7C"/>
    <w:rsid w:val="00EB6A46"/>
    <w:rsid w:val="00EB7E61"/>
    <w:rsid w:val="00EC017A"/>
    <w:rsid w:val="00EC1C43"/>
    <w:rsid w:val="00EC2F28"/>
    <w:rsid w:val="00EC3309"/>
    <w:rsid w:val="00EC7FF7"/>
    <w:rsid w:val="00ED3E97"/>
    <w:rsid w:val="00ED6183"/>
    <w:rsid w:val="00ED737E"/>
    <w:rsid w:val="00EE0F06"/>
    <w:rsid w:val="00EE1E64"/>
    <w:rsid w:val="00EF05A7"/>
    <w:rsid w:val="00EF16A3"/>
    <w:rsid w:val="00EF5D77"/>
    <w:rsid w:val="00F00AF8"/>
    <w:rsid w:val="00F0207E"/>
    <w:rsid w:val="00F02A16"/>
    <w:rsid w:val="00F0536E"/>
    <w:rsid w:val="00F0629E"/>
    <w:rsid w:val="00F064AB"/>
    <w:rsid w:val="00F10A59"/>
    <w:rsid w:val="00F11B01"/>
    <w:rsid w:val="00F147B1"/>
    <w:rsid w:val="00F1745F"/>
    <w:rsid w:val="00F215C4"/>
    <w:rsid w:val="00F21879"/>
    <w:rsid w:val="00F23058"/>
    <w:rsid w:val="00F259CC"/>
    <w:rsid w:val="00F2691D"/>
    <w:rsid w:val="00F26961"/>
    <w:rsid w:val="00F304F0"/>
    <w:rsid w:val="00F30D20"/>
    <w:rsid w:val="00F31C12"/>
    <w:rsid w:val="00F32B8A"/>
    <w:rsid w:val="00F340A0"/>
    <w:rsid w:val="00F36CF3"/>
    <w:rsid w:val="00F37F73"/>
    <w:rsid w:val="00F46238"/>
    <w:rsid w:val="00F4682B"/>
    <w:rsid w:val="00F46CEF"/>
    <w:rsid w:val="00F47F86"/>
    <w:rsid w:val="00F57A84"/>
    <w:rsid w:val="00F62D18"/>
    <w:rsid w:val="00F64AC6"/>
    <w:rsid w:val="00F67AB3"/>
    <w:rsid w:val="00F7304E"/>
    <w:rsid w:val="00F80334"/>
    <w:rsid w:val="00F821B4"/>
    <w:rsid w:val="00F84815"/>
    <w:rsid w:val="00F86FB9"/>
    <w:rsid w:val="00F9659B"/>
    <w:rsid w:val="00F96E80"/>
    <w:rsid w:val="00FA3BEF"/>
    <w:rsid w:val="00FA55B0"/>
    <w:rsid w:val="00FB01E9"/>
    <w:rsid w:val="00FB04AF"/>
    <w:rsid w:val="00FB13E9"/>
    <w:rsid w:val="00FB21C0"/>
    <w:rsid w:val="00FB24D3"/>
    <w:rsid w:val="00FB5E37"/>
    <w:rsid w:val="00FB6B91"/>
    <w:rsid w:val="00FC502E"/>
    <w:rsid w:val="00FC5A01"/>
    <w:rsid w:val="00FC5B2A"/>
    <w:rsid w:val="00FD0348"/>
    <w:rsid w:val="00FD5C73"/>
    <w:rsid w:val="00FD71EB"/>
    <w:rsid w:val="00FE220B"/>
    <w:rsid w:val="00FE4540"/>
    <w:rsid w:val="00FE4F05"/>
    <w:rsid w:val="00FE4F68"/>
    <w:rsid w:val="00FE63FD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29:00Z">
        <w:pPr/>
      </w:pPrChange>
    </w:pPr>
    <w:rPr>
      <w:rFonts w:ascii="Arial" w:hAnsi="Arial" w:cs="Arial"/>
      <w:sz w:val="18"/>
      <w:szCs w:val="18"/>
      <w:lang w:val="ru-RU" w:eastAsia="ru-RU"/>
      <w:rPrChange w:id="0" w:author="1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065AB"/>
    <w:pPr>
      <w:keepNext/>
      <w:outlineLvl w:val="0"/>
    </w:pPr>
    <w:rPr>
      <w:rFonts w:ascii="Times New Roman" w:hAnsi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  <w:sz w:val="20"/>
      <w:szCs w:val="20"/>
    </w:rPr>
  </w:style>
  <w:style w:type="paragraph" w:customStyle="1" w:styleId="bestektekst">
    <w:name w:val="bestektekst"/>
    <w:basedOn w:val="Normal"/>
    <w:link w:val="bestektekstChar"/>
    <w:rsid w:val="00987A1A"/>
    <w:rPr>
      <w:sz w:val="20"/>
    </w:rPr>
  </w:style>
  <w:style w:type="paragraph" w:customStyle="1" w:styleId="bestekproduct">
    <w:name w:val="bestekproduct"/>
    <w:basedOn w:val="Normal"/>
    <w:rsid w:val="00987A1A"/>
    <w:rPr>
      <w:caps/>
      <w:color w:val="008000"/>
      <w:sz w:val="20"/>
      <w:szCs w:val="2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  <w:sz w:val="2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rsid w:val="0025145F"/>
    <w:rPr>
      <w:color w:val="0000FF"/>
      <w:u w:val="single"/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sz w:val="20"/>
      <w:szCs w:val="20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  <w:rPr>
      <w:szCs w:val="20"/>
    </w:rPr>
  </w:style>
  <w:style w:type="paragraph" w:styleId="Header">
    <w:name w:val="header"/>
    <w:basedOn w:val="Normal"/>
    <w:rsid w:val="00F30D2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30D20"/>
    <w:pPr>
      <w:tabs>
        <w:tab w:val="center" w:pos="4536"/>
        <w:tab w:val="right" w:pos="9072"/>
      </w:tabs>
    </w:p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link w:val="BalloonTextChar"/>
    <w:rsid w:val="00670FC8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361A2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nl-BE" w:eastAsia="nl-BE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1" w:author="1" w:date="2026-09-22T12:29:00Z">
        <w:pPr>
          <w:ind w:left="720"/>
          <w:contextualSpacing/>
        </w:pPr>
      </w:pPrChange>
    </w:pPr>
    <w:rPr>
      <w:rFonts w:cs="Times New Roman"/>
      <w:rPrChange w:id="1" w:author="1" w:date="2026-09-22T12:29:00Z">
        <w:rPr>
          <w:rFonts w:ascii="Courier New" w:hAnsi="Courier New" w:cs="Arial"/>
          <w:sz w:val="24"/>
          <w:lang w:val="nl-NL" w:eastAsia="nl-NL" w:bidi="ar-SA"/>
        </w:rPr>
      </w:rPrChange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65AB"/>
    <w:rPr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29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29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1065AB"/>
    <w:pPr>
      <w:keepNext/>
    </w:pPr>
    <w:rPr>
      <w:rFonts w:ascii="Times New Roman" w:hAnsi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1065AB"/>
    <w:pPr>
      <w:keepNext/>
      <w:jc w:val="center"/>
    </w:pPr>
    <w:rPr>
      <w:rFonts w:ascii="Times New Roman" w:hAnsi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1065AB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065AB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1065AB"/>
    <w:rPr>
      <w:rFonts w:ascii="Arial" w:hAnsi="Arial"/>
      <w:sz w:val="18"/>
      <w:szCs w:val="18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rsid w:val="001065AB"/>
    <w:rPr>
      <w:rFonts w:ascii="Tahoma" w:hAnsi="Tahoma" w:cs="Tahoma"/>
      <w:sz w:val="16"/>
      <w:szCs w:val="16"/>
      <w:lang w:val="nl-BE" w:eastAsia="nl-BE"/>
    </w:rPr>
  </w:style>
  <w:style w:type="paragraph" w:customStyle="1" w:styleId="21">
    <w:name w:val="Основной текст 21"/>
    <w:basedOn w:val="Normal"/>
    <w:rsid w:val="001065AB"/>
    <w:pPr>
      <w:suppressAutoHyphens/>
    </w:pPr>
    <w:rPr>
      <w:rFonts w:ascii="Times New Roman" w:hAnsi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065A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065AB"/>
    <w:rPr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065A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340F2E-D82C-9C48-ADEB-2A92E491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