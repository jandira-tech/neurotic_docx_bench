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27:00Z" w16du:dateUtc="2026-09-22T16:27:00Z"/>
          <w:rFonts w:ascii="Californian FB" w:hAnsi="Californian FB"/>
        </w:rPr>
      </w:pPr>
      <w:ins w:id="7" w:author="NAZ, Mamoona (OLDHAM MEDICAL SERVICES)" w:date="2026-09-22T12:27:00Z" w16du:dateUtc="2026-09-22T16:27:00Z">
        <w:r w:rsidRPr="003A3C19">
          <w:rPr>
            <w:noProof/>
            <w:sz w:val="20"/>
            <w:szCs w:val="20"/>
            <w:lang w:eastAsia="en-GB"/>
          </w:rPr>
          <w:drawing>
            <wp:anchor distT="0" distB="0" distL="114300" distR="114300" simplePos="0" relativeHeight="251661312"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27:00Z" w16du:dateUtc="2026-09-22T16:27:00Z"/>
          <w:rFonts w:ascii="Californian FB" w:hAnsi="Californian FB"/>
          <w:b/>
          <w:bCs/>
        </w:rPr>
      </w:pPr>
    </w:p>
    <w:p w14:paraId="43260A16" w14:textId="77777777" w:rsidR="006F1C2D" w:rsidRDefault="006F1C2D" w:rsidP="006F1C2D">
      <w:pPr>
        <w:jc w:val="center"/>
        <w:rPr>
          <w:ins w:id="9" w:author="NAZ, Mamoona (OLDHAM MEDICAL SERVICES)" w:date="2026-09-22T12:27:00Z" w16du:dateUtc="2026-09-22T16:27:00Z"/>
          <w:rFonts w:cstheme="minorHAnsi"/>
          <w:b/>
          <w:bCs/>
          <w:sz w:val="28"/>
          <w:szCs w:val="28"/>
          <w:u w:val="single"/>
        </w:rPr>
      </w:pPr>
      <w:ins w:id="10" w:author="NAZ, Mamoona (OLDHAM MEDICAL SERVICES)" w:date="2026-09-22T12:27:00Z" w16du:dateUtc="2026-09-22T16:27: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27:00Z" w16du:dateUtc="2026-09-22T16:27:00Z"/>
          <w:rFonts w:cstheme="minorHAnsi"/>
          <w:b/>
          <w:bCs/>
          <w:sz w:val="28"/>
          <w:szCs w:val="28"/>
          <w:u w:val="single"/>
        </w:rPr>
      </w:pPr>
      <w:ins w:id="12" w:author="NAZ, Mamoona (OLDHAM MEDICAL SERVICES)" w:date="2026-09-22T12:27:00Z" w16du:dateUtc="2026-09-22T16:2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27:00Z" w16du:dateUtc="2026-09-22T16:27:00Z"/>
          <w:rFonts w:cstheme="minorHAnsi"/>
          <w:b/>
          <w:bCs/>
          <w:sz w:val="28"/>
          <w:szCs w:val="28"/>
          <w:u w:val="single"/>
        </w:rPr>
      </w:pPr>
    </w:p>
    <w:p w14:paraId="1E230469" w14:textId="77777777" w:rsidR="006F1C2D" w:rsidRDefault="006F1C2D" w:rsidP="006F1C2D">
      <w:pPr>
        <w:rPr>
          <w:ins w:id="14" w:author="NAZ, Mamoona (OLDHAM MEDICAL SERVICES)" w:date="2026-09-22T12:27:00Z" w16du:dateUtc="2026-09-22T16:27:00Z"/>
          <w:rFonts w:cstheme="minorHAnsi"/>
          <w:b/>
          <w:bCs/>
        </w:rPr>
      </w:pPr>
      <w:ins w:id="15" w:author="NAZ, Mamoona (OLDHAM MEDICAL SERVICES)" w:date="2026-09-22T12:27:00Z" w16du:dateUtc="2026-09-22T16:27:00Z">
        <w:r w:rsidRPr="00FA0E32">
          <w:rPr>
            <w:rFonts w:cstheme="minorHAnsi"/>
            <w:b/>
            <w:bCs/>
          </w:rPr>
          <w:t>Attendees:</w:t>
        </w:r>
      </w:ins>
    </w:p>
    <w:p w14:paraId="406CF681" w14:textId="77777777" w:rsidR="006F1C2D" w:rsidRDefault="006F1C2D" w:rsidP="006F1C2D">
      <w:pPr>
        <w:rPr>
          <w:ins w:id="16" w:author="NAZ, Mamoona (OLDHAM MEDICAL SERVICES)" w:date="2026-09-22T12:27:00Z" w16du:dateUtc="2026-09-22T16:27:00Z"/>
          <w:rFonts w:cstheme="minorHAnsi"/>
        </w:rPr>
      </w:pPr>
      <w:ins w:id="17" w:author="NAZ, Mamoona (OLDHAM MEDICAL SERVICES)" w:date="2026-09-22T12:27:00Z" w16du:dateUtc="2026-09-22T16:27: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27:00Z" w16du:dateUtc="2026-09-22T16:27:00Z"/>
          <w:rFonts w:cstheme="minorHAnsi"/>
        </w:rPr>
      </w:pPr>
      <w:ins w:id="19" w:author="NAZ, Mamoona (OLDHAM MEDICAL SERVICES)" w:date="2026-09-22T12:27:00Z" w16du:dateUtc="2026-09-22T16:27:00Z">
        <w:r>
          <w:rPr>
            <w:rFonts w:cstheme="minorHAnsi"/>
          </w:rPr>
          <w:t xml:space="preserve">SA – Practice Manager </w:t>
        </w:r>
      </w:ins>
    </w:p>
    <w:p w14:paraId="4B50E429" w14:textId="77777777" w:rsidR="006F1C2D" w:rsidRDefault="006F1C2D" w:rsidP="006F1C2D">
      <w:pPr>
        <w:rPr>
          <w:ins w:id="20" w:author="NAZ, Mamoona (OLDHAM MEDICAL SERVICES)" w:date="2026-09-22T12:27:00Z" w16du:dateUtc="2026-09-22T16:27:00Z"/>
          <w:rFonts w:cstheme="minorHAnsi"/>
        </w:rPr>
      </w:pPr>
    </w:p>
    <w:p w14:paraId="5F6386BB" w14:textId="77777777" w:rsidR="0008331C" w:rsidRDefault="006F1C2D" w:rsidP="0008331C">
      <w:pPr>
        <w:rPr>
          <w:ins w:id="21" w:author="NAZ, Mamoona (OLDHAM MEDICAL SERVICES)" w:date="2026-09-22T12:27:00Z" w16du:dateUtc="2026-09-22T16:27:00Z"/>
        </w:rPr>
      </w:pPr>
      <w:ins w:id="22" w:author="NAZ, Mamoona (OLDHAM MEDICAL SERVICES)" w:date="2026-09-22T12:27:00Z" w16du:dateUtc="2026-09-22T16:27: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27:00Z" w16du:dateUtc="2026-09-22T16:27:00Z"/>
        </w:rPr>
      </w:pPr>
      <w:ins w:id="24" w:author="NAZ, Mamoona (OLDHAM MEDICAL SERVICES)" w:date="2026-09-22T12:27:00Z" w16du:dateUtc="2026-09-22T16:27: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27:00Z" w16du:dateUtc="2026-09-22T16:27:00Z"/>
          <w:rFonts w:cstheme="minorHAnsi"/>
        </w:rPr>
      </w:pPr>
    </w:p>
    <w:p w14:paraId="2302B3A6" w14:textId="77777777" w:rsidR="006F1C2D" w:rsidRPr="00FA0E32" w:rsidRDefault="006F1C2D" w:rsidP="006F1C2D">
      <w:pPr>
        <w:rPr>
          <w:ins w:id="26" w:author="NAZ, Mamoona (OLDHAM MEDICAL SERVICES)" w:date="2026-09-22T12:27:00Z" w16du:dateUtc="2026-09-22T16:27:00Z"/>
          <w:rFonts w:cstheme="minorHAnsi"/>
        </w:rPr>
      </w:pPr>
    </w:p>
    <w:p w14:paraId="794DD8CD" w14:textId="77777777" w:rsidR="006F1C2D" w:rsidRDefault="006F1C2D" w:rsidP="006F1C2D">
      <w:pPr>
        <w:rPr>
          <w:ins w:id="27" w:author="NAZ, Mamoona (OLDHAM MEDICAL SERVICES)" w:date="2026-09-22T12:27:00Z" w16du:dateUtc="2026-09-22T16:27:00Z"/>
          <w:rFonts w:cstheme="minorHAnsi"/>
          <w:b/>
          <w:bCs/>
        </w:rPr>
      </w:pPr>
      <w:ins w:id="28" w:author="NAZ, Mamoona (OLDHAM MEDICAL SERVICES)" w:date="2026-09-22T12:27:00Z" w16du:dateUtc="2026-09-22T16:27:00Z">
        <w:r w:rsidRPr="00FA0E32">
          <w:rPr>
            <w:rFonts w:cstheme="minorHAnsi"/>
            <w:b/>
            <w:bCs/>
          </w:rPr>
          <w:t>Apologies:</w:t>
        </w:r>
      </w:ins>
    </w:p>
    <w:p w14:paraId="50FA62A7" w14:textId="77777777" w:rsidR="00677B90" w:rsidRDefault="00677B90" w:rsidP="006F1C2D">
      <w:pPr>
        <w:rPr>
          <w:ins w:id="29" w:author="NAZ, Mamoona (OLDHAM MEDICAL SERVICES)" w:date="2026-09-22T12:27:00Z" w16du:dateUtc="2026-09-22T16:27:00Z"/>
          <w:rFonts w:cstheme="minorHAnsi"/>
          <w:b/>
          <w:bCs/>
        </w:rPr>
      </w:pPr>
    </w:p>
    <w:p w14:paraId="27E4F2EE" w14:textId="6226EC7C" w:rsidR="00677B90" w:rsidRPr="00677B90" w:rsidRDefault="00677B90" w:rsidP="006F1C2D">
      <w:pPr>
        <w:rPr>
          <w:ins w:id="30" w:author="NAZ, Mamoona (OLDHAM MEDICAL SERVICES)" w:date="2026-09-22T12:27:00Z" w16du:dateUtc="2026-09-22T16:27:00Z"/>
          <w:rFonts w:cstheme="minorHAnsi"/>
        </w:rPr>
      </w:pPr>
      <w:ins w:id="31" w:author="NAZ, Mamoona (OLDHAM MEDICAL SERVICES)" w:date="2026-09-22T12:27:00Z" w16du:dateUtc="2026-09-22T16:27:00Z">
        <w:r>
          <w:rPr>
            <w:rFonts w:cstheme="minorHAnsi"/>
          </w:rPr>
          <w:t>CC, AK, LU, MAS, DR</w:t>
        </w:r>
      </w:ins>
    </w:p>
    <w:p w14:paraId="1282E9CD" w14:textId="77777777" w:rsidR="00A8494F" w:rsidRDefault="00A8494F">
      <w:pPr>
        <w:rPr>
          <w:ins w:id="32" w:author="NAZ, Mamoona (OLDHAM MEDICAL SERVICES)" w:date="2026-09-22T12:27:00Z" w16du:dateUtc="2026-09-22T16:27:00Z"/>
        </w:rPr>
      </w:pPr>
    </w:p>
    <w:p w14:paraId="09A61C5A" w14:textId="77777777" w:rsidR="006F1C2D" w:rsidRDefault="006F1C2D">
      <w:pPr>
        <w:rPr>
          <w:ins w:id="33" w:author="NAZ, Mamoona (OLDHAM MEDICAL SERVICES)" w:date="2026-09-22T12:27:00Z" w16du:dateUtc="2026-09-22T16:27:00Z"/>
        </w:rPr>
      </w:pPr>
    </w:p>
    <w:p w14:paraId="71B1EB70" w14:textId="6B3B9867" w:rsidR="006F1C2D" w:rsidRDefault="00FD25EC" w:rsidP="006F1C2D">
      <w:pPr>
        <w:pStyle w:val="ListParagraph"/>
        <w:numPr>
          <w:ilvl w:val="0"/>
          <w:numId w:val="1"/>
        </w:numPr>
        <w:rPr>
          <w:ins w:id="34" w:author="NAZ, Mamoona (OLDHAM MEDICAL SERVICES)" w:date="2026-09-22T12:27:00Z" w16du:dateUtc="2026-09-22T16:27:00Z"/>
        </w:rPr>
      </w:pPr>
      <w:ins w:id="35" w:author="NAZ, Mamoona (OLDHAM MEDICAL SERVICES)" w:date="2026-09-22T12:27:00Z" w16du:dateUtc="2026-09-22T16:27: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27:00Z" w16du:dateUtc="2026-09-22T16:27:00Z"/>
        </w:rPr>
      </w:pPr>
      <w:ins w:id="37" w:author="NAZ, Mamoona (OLDHAM MEDICAL SERVICES)" w:date="2026-09-22T12:27:00Z" w16du:dateUtc="2026-09-22T16:27: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27:00Z" w16du:dateUtc="2026-09-22T16:27:00Z"/>
        </w:rPr>
      </w:pPr>
      <w:ins w:id="39" w:author="NAZ, Mamoona (OLDHAM MEDICAL SERVICES)" w:date="2026-09-22T12:27:00Z" w16du:dateUtc="2026-09-22T16:2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27:00Z" w16du:dateUtc="2026-09-22T16:27:00Z"/>
        </w:rPr>
      </w:pPr>
      <w:ins w:id="41" w:author="NAZ, Mamoona (OLDHAM MEDICAL SERVICES)" w:date="2026-09-22T12:27:00Z" w16du:dateUtc="2026-09-22T16:2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27:00Z" w16du:dateUtc="2026-09-22T16:27:00Z"/>
        </w:rPr>
      </w:pPr>
      <w:ins w:id="43" w:author="NAZ, Mamoona (OLDHAM MEDICAL SERVICES)" w:date="2026-09-22T12:27:00Z" w16du:dateUtc="2026-09-22T16:2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27:00Z" w16du:dateUtc="2026-09-22T16:27:00Z"/>
        </w:rPr>
      </w:pPr>
      <w:ins w:id="45" w:author="NAZ, Mamoona (OLDHAM MEDICAL SERVICES)" w:date="2026-09-22T12:27:00Z" w16du:dateUtc="2026-09-22T16:2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27:00Z" w16du:dateUtc="2026-09-22T16:27:00Z"/>
        </w:rPr>
      </w:pPr>
      <w:ins w:id="47" w:author="NAZ, Mamoona (OLDHAM MEDICAL SERVICES)" w:date="2026-09-22T12:27:00Z" w16du:dateUtc="2026-09-22T16:2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27:00Z" w16du:dateUtc="2026-09-22T16:27:00Z"/>
        </w:rPr>
      </w:pPr>
      <w:ins w:id="49" w:author="NAZ, Mamoona (OLDHAM MEDICAL SERVICES)" w:date="2026-09-22T12:27:00Z" w16du:dateUtc="2026-09-22T16:2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27:00Z" w16du:dateUtc="2026-09-22T16:27:00Z"/>
        </w:rPr>
      </w:pPr>
      <w:ins w:id="51" w:author="NAZ, Mamoona (OLDHAM MEDICAL SERVICES)" w:date="2026-09-22T12:27:00Z" w16du:dateUtc="2026-09-22T16:2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27:00Z" w16du:dateUtc="2026-09-22T16:27:00Z"/>
        </w:rPr>
      </w:pPr>
      <w:ins w:id="53" w:author="NAZ, Mamoona (OLDHAM MEDICAL SERVICES)" w:date="2026-09-22T12:27:00Z" w16du:dateUtc="2026-09-22T16:2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27:00Z" w16du:dateUtc="2026-09-22T16:27:00Z"/>
        </w:rPr>
      </w:pPr>
      <w:ins w:id="55" w:author="NAZ, Mamoona (OLDHAM MEDICAL SERVICES)" w:date="2026-09-22T12:27:00Z" w16du:dateUtc="2026-09-22T16:2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27:00Z" w16du:dateUtc="2026-09-22T16:27:00Z"/>
        </w:rPr>
      </w:pPr>
      <w:ins w:id="57" w:author="NAZ, Mamoona (OLDHAM MEDICAL SERVICES)" w:date="2026-09-22T12:27:00Z" w16du:dateUtc="2026-09-22T16:2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27:00Z" w16du:dateUtc="2026-09-22T16:27:00Z"/>
        </w:rPr>
      </w:pPr>
      <w:ins w:id="59" w:author="NAZ, Mamoona (OLDHAM MEDICAL SERVICES)" w:date="2026-09-22T12:27:00Z" w16du:dateUtc="2026-09-22T16:27: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27:00Z" w16du:dateUtc="2026-09-22T16:27:00Z"/>
        </w:rPr>
      </w:pPr>
      <w:ins w:id="61" w:author="NAZ, Mamoona (OLDHAM MEDICAL SERVICES)" w:date="2026-09-22T12:27:00Z" w16du:dateUtc="2026-09-22T16:2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27:00Z" w16du:dateUtc="2026-09-22T16:27:00Z"/>
        </w:rPr>
      </w:pPr>
      <w:ins w:id="63" w:author="NAZ, Mamoona (OLDHAM MEDICAL SERVICES)" w:date="2026-09-22T12:27:00Z" w16du:dateUtc="2026-09-22T16:2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27:00Z" w16du:dateUtc="2026-09-22T16:27:00Z"/>
        </w:rPr>
      </w:pPr>
      <w:ins w:id="65" w:author="NAZ, Mamoona (OLDHAM MEDICAL SERVICES)" w:date="2026-09-22T12:27:00Z" w16du:dateUtc="2026-09-22T16:27: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27:00Z" w16du:dateUtc="2026-09-22T16:27:00Z"/>
        </w:rPr>
      </w:pPr>
      <w:ins w:id="67" w:author="NAZ, Mamoona (OLDHAM MEDICAL SERVICES)" w:date="2026-09-22T12:27:00Z" w16du:dateUtc="2026-09-22T16:27: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27:00Z" w16du:dateUtc="2026-09-22T16:27:00Z"/>
        </w:rPr>
      </w:pPr>
      <w:ins w:id="69" w:author="NAZ, Mamoona (OLDHAM MEDICAL SERVICES)" w:date="2026-09-22T12:27:00Z" w16du:dateUtc="2026-09-22T16:27: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27:00Z" w16du:dateUtc="2026-09-22T16:27:00Z"/>
          <w:b/>
          <w:bCs/>
        </w:rPr>
      </w:pPr>
      <w:ins w:id="71" w:author="NAZ, Mamoona (OLDHAM MEDICAL SERVICES)" w:date="2026-09-22T12:27:00Z" w16du:dateUtc="2026-09-22T16:2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27:00Z" w16du:dateUtc="2026-09-22T16:27:00Z"/>
          <w:b/>
          <w:bCs/>
        </w:rPr>
      </w:pPr>
    </w:p>
    <w:p w14:paraId="6AC1D5F7" w14:textId="77777777" w:rsidR="0082340D" w:rsidRDefault="006F1C2D" w:rsidP="0082340D">
      <w:pPr>
        <w:jc w:val="center"/>
        <w:rPr>
          <w:del w:id="73" w:author="NAZ, Mamoona (OLDHAM MEDICAL SERVICES)" w:date="2026-09-22T12:27:00Z" w16du:dateUtc="2026-09-22T16:27:00Z"/>
          <w:b/>
          <w:bCs/>
          <w:color w:val="800000"/>
          <w:sz w:val="36"/>
          <w:szCs w:val="36"/>
        </w:rPr>
      </w:pPr>
      <w:ins w:id="74" w:author="NAZ, Mamoona (OLDHAM MEDICAL SERVICES)" w:date="2026-09-22T12:27:00Z" w16du:dateUtc="2026-09-22T16:2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2:27:00Z" w16du:dateUtc="2026-09-22T16:27:00Z">
        <w:r w:rsidR="0082340D">
          <w:rPr>
            <w:noProof/>
            <w:lang w:eastAsia="fr-CA"/>
          </w:rPr>
          <w:drawing>
            <wp:anchor distT="0" distB="0" distL="114300" distR="114300" simplePos="0" relativeHeight="251659264" behindDoc="1" locked="0" layoutInCell="1" allowOverlap="1" wp14:anchorId="522AD1C5" wp14:editId="4FBE5BC4">
              <wp:simplePos x="0" y="0"/>
              <wp:positionH relativeFrom="margin">
                <wp:posOffset>220345</wp:posOffset>
              </wp:positionH>
              <wp:positionV relativeFrom="paragraph">
                <wp:posOffset>-541655</wp:posOffset>
              </wp:positionV>
              <wp:extent cx="1933575" cy="2502273"/>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33575" cy="2502273"/>
                      </a:xfrm>
                      <a:prstGeom prst="rect">
                        <a:avLst/>
                      </a:prstGeom>
                      <a:noFill/>
                      <a:ln>
                        <a:noFill/>
                      </a:ln>
                    </pic:spPr>
                  </pic:pic>
                </a:graphicData>
              </a:graphic>
              <wp14:sizeRelH relativeFrom="page">
                <wp14:pctWidth>0</wp14:pctWidth>
              </wp14:sizeRelH>
              <wp14:sizeRelV relativeFrom="page">
                <wp14:pctHeight>0</wp14:pctHeight>
              </wp14:sizeRelV>
            </wp:anchor>
          </w:drawing>
        </w:r>
      </w:del>
    </w:p>
    <w:tbl>
      <w:tblPr>
        <w:tblW w:w="7305" w:type="dxa"/>
        <w:jc w:val="center"/>
        <w:tblCellMar>
          <w:top w:w="15" w:type="dxa"/>
          <w:left w:w="15" w:type="dxa"/>
          <w:bottom w:w="15" w:type="dxa"/>
          <w:right w:w="15" w:type="dxa"/>
        </w:tblCellMar>
        <w:tblLook w:val="04A0" w:firstRow="1" w:lastRow="0" w:firstColumn="1" w:lastColumn="0" w:noHBand="0" w:noVBand="1"/>
      </w:tblPr>
      <w:tblGrid>
        <w:gridCol w:w="6522"/>
        <w:gridCol w:w="783"/>
      </w:tblGrid>
      <w:tr w:rsidR="0082340D" w:rsidRPr="00087FEC" w14:paraId="379D73FF" w14:textId="77777777" w:rsidTr="00FC2011">
        <w:trPr>
          <w:trHeight w:val="15"/>
          <w:jc w:val="center"/>
          <w:del w:id="76" w:author="NAZ, Mamoona (OLDHAM MEDICAL SERVICES)" w:date="2026-09-22T12:27:00Z" w16du:dateUtc="2026-09-22T16:27:00Z"/>
        </w:trPr>
        <w:tc>
          <w:tcPr>
            <w:tcW w:w="6522" w:type="dxa"/>
            <w:vAlign w:val="center"/>
            <w:hideMark/>
          </w:tcPr>
          <w:p w14:paraId="293A4517" w14:textId="0ACAB4E1" w:rsidR="0082340D" w:rsidRPr="00C03292" w:rsidRDefault="00C03292" w:rsidP="00FC2011">
            <w:pPr>
              <w:jc w:val="center"/>
              <w:rPr>
                <w:del w:id="77" w:author="NAZ, Mamoona (OLDHAM MEDICAL SERVICES)" w:date="2026-09-22T12:27:00Z" w16du:dateUtc="2026-09-22T16:27:00Z"/>
                <w:rFonts w:ascii="Times New Roman" w:eastAsia="Times New Roman" w:hAnsi="Times New Roman"/>
                <w:b/>
                <w:bCs/>
                <w:i/>
                <w:iCs/>
                <w:lang w:eastAsia="fr-CA"/>
              </w:rPr>
            </w:pPr>
            <w:del w:id="78" w:author="NAZ, Mamoona (OLDHAM MEDICAL SERVICES)" w:date="2026-09-22T12:27:00Z" w16du:dateUtc="2026-09-22T16:27:00Z">
              <w:r w:rsidRPr="00C03292">
                <w:rPr>
                  <w:rFonts w:ascii="Arial" w:eastAsia="Arial" w:hAnsi="Arial" w:cs="Arial"/>
                  <w:b/>
                  <w:bCs/>
                  <w:i/>
                  <w:iCs/>
                  <w:color w:val="FF0000"/>
                  <w:sz w:val="50"/>
                  <w:szCs w:val="50"/>
                </w:rPr>
                <w:delText>Bars Round Here</w:delText>
              </w:r>
            </w:del>
          </w:p>
        </w:tc>
        <w:tc>
          <w:tcPr>
            <w:tcW w:w="783" w:type="dxa"/>
            <w:vMerge w:val="restart"/>
            <w:vAlign w:val="center"/>
            <w:hideMark/>
          </w:tcPr>
          <w:p w14:paraId="3B794D76" w14:textId="77777777" w:rsidR="0082340D" w:rsidRPr="00087FEC" w:rsidRDefault="0082340D" w:rsidP="00FC2011">
            <w:pPr>
              <w:spacing w:before="100" w:beforeAutospacing="1" w:after="100" w:afterAutospacing="1"/>
              <w:rPr>
                <w:del w:id="79" w:author="NAZ, Mamoona (OLDHAM MEDICAL SERVICES)" w:date="2026-09-22T12:27:00Z" w16du:dateUtc="2026-09-22T16:27:00Z"/>
                <w:rFonts w:ascii="Times New Roman" w:eastAsia="Times New Roman" w:hAnsi="Times New Roman"/>
                <w:lang w:eastAsia="fr-CA"/>
              </w:rPr>
            </w:pPr>
          </w:p>
        </w:tc>
      </w:tr>
      <w:tr w:rsidR="0082340D" w:rsidRPr="00B40CC0" w14:paraId="0237D708" w14:textId="77777777" w:rsidTr="00FC2011">
        <w:trPr>
          <w:trHeight w:val="150"/>
          <w:jc w:val="center"/>
          <w:del w:id="80" w:author="NAZ, Mamoona (OLDHAM MEDICAL SERVICES)" w:date="2026-09-22T12:27:00Z" w16du:dateUtc="2026-09-22T16:27:00Z"/>
        </w:trPr>
        <w:tc>
          <w:tcPr>
            <w:tcW w:w="6522" w:type="dxa"/>
            <w:vAlign w:val="center"/>
            <w:hideMark/>
          </w:tcPr>
          <w:p w14:paraId="2E77C618" w14:textId="3039BDBF" w:rsidR="0082340D" w:rsidRPr="007B0905" w:rsidRDefault="007B0905" w:rsidP="00FC2011">
            <w:pPr>
              <w:jc w:val="center"/>
              <w:rPr>
                <w:del w:id="81" w:author="NAZ, Mamoona (OLDHAM MEDICAL SERVICES)" w:date="2026-09-22T12:27:00Z" w16du:dateUtc="2026-09-22T16:27:00Z"/>
                <w:rFonts w:ascii="Times New Roman" w:eastAsia="Times New Roman" w:hAnsi="Times New Roman"/>
                <w:sz w:val="20"/>
                <w:szCs w:val="20"/>
                <w:lang w:val="es-ES" w:eastAsia="fr-CA"/>
              </w:rPr>
            </w:pPr>
            <w:del w:id="82" w:author="NAZ, Mamoona (OLDHAM MEDICAL SERVICES)" w:date="2026-09-22T12:27:00Z" w16du:dateUtc="2026-09-22T16:27:00Z">
              <w:r w:rsidRPr="007B0905">
                <w:rPr>
                  <w:color w:val="FF0000"/>
                  <w:sz w:val="20"/>
                  <w:szCs w:val="20"/>
                  <w:lang w:val="es-ES"/>
                </w:rPr>
                <w:delText>Dan Albro (USA) &amp; Kelly Albro (USA)</w:delText>
              </w:r>
              <w:r w:rsidR="0082340D" w:rsidRPr="007B0905">
                <w:rPr>
                  <w:b/>
                  <w:bCs/>
                  <w:i/>
                  <w:iCs/>
                  <w:color w:val="FF0000"/>
                  <w:sz w:val="20"/>
                  <w:szCs w:val="20"/>
                  <w:lang w:val="es-ES"/>
                </w:rPr>
                <w:delText> ( 2020 )</w:delText>
              </w:r>
            </w:del>
          </w:p>
        </w:tc>
        <w:tc>
          <w:tcPr>
            <w:tcW w:w="0" w:type="auto"/>
            <w:vMerge/>
            <w:vAlign w:val="center"/>
            <w:hideMark/>
          </w:tcPr>
          <w:p w14:paraId="43F752FF" w14:textId="77777777" w:rsidR="0082340D" w:rsidRPr="007B0905" w:rsidRDefault="0082340D" w:rsidP="00FC2011">
            <w:pPr>
              <w:rPr>
                <w:del w:id="83" w:author="NAZ, Mamoona (OLDHAM MEDICAL SERVICES)" w:date="2026-09-22T12:27:00Z" w16du:dateUtc="2026-09-22T16:27:00Z"/>
                <w:rFonts w:ascii="Times New Roman" w:eastAsia="Times New Roman" w:hAnsi="Times New Roman"/>
                <w:lang w:val="es-ES" w:eastAsia="fr-CA"/>
              </w:rPr>
            </w:pPr>
          </w:p>
        </w:tc>
      </w:tr>
      <w:tr w:rsidR="0082340D" w:rsidRPr="00087FEC" w14:paraId="36CB7DA9" w14:textId="77777777" w:rsidTr="00FC2011">
        <w:trPr>
          <w:trHeight w:val="150"/>
          <w:jc w:val="center"/>
          <w:del w:id="84" w:author="NAZ, Mamoona (OLDHAM MEDICAL SERVICES)" w:date="2026-09-22T12:27:00Z" w16du:dateUtc="2026-09-22T16:27:00Z"/>
        </w:trPr>
        <w:tc>
          <w:tcPr>
            <w:tcW w:w="6522" w:type="dxa"/>
            <w:vAlign w:val="center"/>
            <w:hideMark/>
          </w:tcPr>
          <w:p w14:paraId="334111F1" w14:textId="163C2435" w:rsidR="0082340D" w:rsidRPr="00087FEC" w:rsidRDefault="0082340D" w:rsidP="00FC2011">
            <w:pPr>
              <w:jc w:val="center"/>
              <w:rPr>
                <w:del w:id="85" w:author="NAZ, Mamoona (OLDHAM MEDICAL SERVICES)" w:date="2026-09-22T12:27:00Z" w16du:dateUtc="2026-09-22T16:27:00Z"/>
                <w:rFonts w:ascii="Times New Roman" w:eastAsia="Times New Roman" w:hAnsi="Times New Roman"/>
                <w:lang w:eastAsia="fr-CA"/>
              </w:rPr>
            </w:pPr>
            <w:del w:id="86" w:author="NAZ, Mamoona (OLDHAM MEDICAL SERVICES)" w:date="2026-09-22T12:27:00Z" w16du:dateUtc="2026-09-22T16:27:00Z">
              <w:r>
                <w:rPr>
                  <w:sz w:val="20"/>
                  <w:szCs w:val="20"/>
                </w:rPr>
                <w:delText xml:space="preserve">Danse de partenaire    Intermédiaire    </w:delText>
              </w:r>
              <w:r w:rsidR="007B0905">
                <w:rPr>
                  <w:sz w:val="20"/>
                  <w:szCs w:val="20"/>
                </w:rPr>
                <w:delText>48</w:delText>
              </w:r>
              <w:r>
                <w:rPr>
                  <w:sz w:val="20"/>
                  <w:szCs w:val="20"/>
                </w:rPr>
                <w:delText xml:space="preserve"> comptes</w:delText>
              </w:r>
            </w:del>
          </w:p>
        </w:tc>
        <w:tc>
          <w:tcPr>
            <w:tcW w:w="0" w:type="auto"/>
            <w:vMerge/>
            <w:vAlign w:val="center"/>
            <w:hideMark/>
          </w:tcPr>
          <w:p w14:paraId="625A21B1" w14:textId="77777777" w:rsidR="0082340D" w:rsidRPr="00087FEC" w:rsidRDefault="0082340D" w:rsidP="00FC2011">
            <w:pPr>
              <w:rPr>
                <w:del w:id="87" w:author="NAZ, Mamoona (OLDHAM MEDICAL SERVICES)" w:date="2026-09-22T12:27:00Z" w16du:dateUtc="2026-09-22T16:27:00Z"/>
                <w:rFonts w:ascii="Times New Roman" w:eastAsia="Times New Roman" w:hAnsi="Times New Roman"/>
                <w:lang w:eastAsia="fr-CA"/>
              </w:rPr>
            </w:pPr>
          </w:p>
        </w:tc>
      </w:tr>
      <w:tr w:rsidR="0082340D" w:rsidRPr="005D13D7" w14:paraId="54F6254E" w14:textId="77777777" w:rsidTr="00FC2011">
        <w:trPr>
          <w:trHeight w:val="150"/>
          <w:jc w:val="center"/>
          <w:del w:id="88" w:author="NAZ, Mamoona (OLDHAM MEDICAL SERVICES)" w:date="2026-09-22T12:27:00Z" w16du:dateUtc="2026-09-22T16:27:00Z"/>
        </w:trPr>
        <w:tc>
          <w:tcPr>
            <w:tcW w:w="6522" w:type="dxa"/>
            <w:vAlign w:val="center"/>
            <w:hideMark/>
          </w:tcPr>
          <w:p w14:paraId="37A087A0" w14:textId="689FEB66" w:rsidR="0082340D" w:rsidRPr="005D13D7" w:rsidRDefault="0082340D" w:rsidP="00FC2011">
            <w:pPr>
              <w:jc w:val="center"/>
              <w:rPr>
                <w:del w:id="89" w:author="NAZ, Mamoona (OLDHAM MEDICAL SERVICES)" w:date="2026-09-22T12:27:00Z" w16du:dateUtc="2026-09-22T16:27:00Z"/>
                <w:rFonts w:ascii="Times New Roman" w:eastAsia="Times New Roman" w:hAnsi="Times New Roman"/>
                <w:lang w:val="en-CA" w:eastAsia="fr-CA"/>
              </w:rPr>
            </w:pPr>
            <w:del w:id="90" w:author="NAZ, Mamoona (OLDHAM MEDICAL SERVICES)" w:date="2026-09-22T12:27:00Z" w16du:dateUtc="2026-09-22T16:27:00Z">
              <w:r w:rsidRPr="005D13D7">
                <w:rPr>
                  <w:sz w:val="20"/>
                  <w:szCs w:val="20"/>
                  <w:lang w:val="en-CA"/>
                </w:rPr>
                <w:delText xml:space="preserve">Position </w:delText>
              </w:r>
              <w:r w:rsidR="005D13D7" w:rsidRPr="005D13D7">
                <w:rPr>
                  <w:sz w:val="20"/>
                  <w:szCs w:val="20"/>
                  <w:lang w:val="en-CA"/>
                </w:rPr>
                <w:delText xml:space="preserve">Double Hand Hold </w:delText>
              </w:r>
              <w:r w:rsidR="005D13D7">
                <w:rPr>
                  <w:sz w:val="20"/>
                  <w:szCs w:val="20"/>
                  <w:lang w:val="en-CA"/>
                </w:rPr>
                <w:delText>L</w:delText>
              </w:r>
              <w:r w:rsidR="005D13D7" w:rsidRPr="005D13D7">
                <w:rPr>
                  <w:sz w:val="20"/>
                  <w:szCs w:val="20"/>
                  <w:lang w:val="en-CA"/>
                </w:rPr>
                <w:delText>ui O</w:delText>
              </w:r>
              <w:r w:rsidRPr="005D13D7">
                <w:rPr>
                  <w:sz w:val="20"/>
                  <w:szCs w:val="20"/>
                  <w:lang w:val="en-CA"/>
                </w:rPr>
                <w:delText>LOD</w:delText>
              </w:r>
              <w:r w:rsidR="005D13D7">
                <w:rPr>
                  <w:sz w:val="20"/>
                  <w:szCs w:val="20"/>
                  <w:lang w:val="en-CA"/>
                </w:rPr>
                <w:delText>, Elle ILOD</w:delText>
              </w:r>
            </w:del>
          </w:p>
        </w:tc>
        <w:tc>
          <w:tcPr>
            <w:tcW w:w="0" w:type="auto"/>
            <w:vAlign w:val="center"/>
            <w:hideMark/>
          </w:tcPr>
          <w:p w14:paraId="247FC6B0" w14:textId="77777777" w:rsidR="0082340D" w:rsidRPr="005D13D7" w:rsidRDefault="0082340D" w:rsidP="00FC2011">
            <w:pPr>
              <w:rPr>
                <w:del w:id="91" w:author="NAZ, Mamoona (OLDHAM MEDICAL SERVICES)" w:date="2026-09-22T12:27:00Z" w16du:dateUtc="2026-09-22T16:27:00Z"/>
                <w:rFonts w:ascii="Times New Roman" w:eastAsia="Times New Roman" w:hAnsi="Times New Roman"/>
                <w:sz w:val="20"/>
                <w:szCs w:val="20"/>
                <w:lang w:val="en-CA" w:eastAsia="fr-CA"/>
              </w:rPr>
            </w:pPr>
          </w:p>
        </w:tc>
      </w:tr>
      <w:tr w:rsidR="0082340D" w:rsidRPr="00087FEC" w14:paraId="7E3E23CB" w14:textId="77777777" w:rsidTr="00FC2011">
        <w:trPr>
          <w:trHeight w:val="150"/>
          <w:jc w:val="center"/>
          <w:del w:id="92" w:author="NAZ, Mamoona (OLDHAM MEDICAL SERVICES)" w:date="2026-09-22T12:27:00Z" w16du:dateUtc="2026-09-22T16:27:00Z"/>
        </w:trPr>
        <w:tc>
          <w:tcPr>
            <w:tcW w:w="6522" w:type="dxa"/>
            <w:vAlign w:val="center"/>
            <w:hideMark/>
          </w:tcPr>
          <w:p w14:paraId="0201F33D" w14:textId="2F5FD7B2" w:rsidR="0082340D" w:rsidRPr="007B0905" w:rsidRDefault="0082340D" w:rsidP="00FC2011">
            <w:pPr>
              <w:jc w:val="center"/>
              <w:rPr>
                <w:del w:id="93" w:author="NAZ, Mamoona (OLDHAM MEDICAL SERVICES)" w:date="2026-09-22T12:27:00Z" w16du:dateUtc="2026-09-22T16:27:00Z"/>
                <w:rFonts w:eastAsia="Times New Roman" w:cstheme="minorHAnsi"/>
                <w:sz w:val="20"/>
                <w:szCs w:val="20"/>
                <w:lang w:eastAsia="fr-CA"/>
              </w:rPr>
            </w:pPr>
            <w:del w:id="94" w:author="NAZ, Mamoona (OLDHAM MEDICAL SERVICES)" w:date="2026-09-22T12:27:00Z" w16du:dateUtc="2026-09-22T16:27:00Z">
              <w:r w:rsidRPr="007B0905">
                <w:rPr>
                  <w:rFonts w:cstheme="minorHAnsi"/>
                  <w:sz w:val="20"/>
                  <w:szCs w:val="20"/>
                </w:rPr>
                <w:delText xml:space="preserve">Les pas de l'homme et de la femme sont de type </w:delText>
              </w:r>
              <w:r w:rsidR="00510729">
                <w:rPr>
                  <w:rFonts w:cstheme="minorHAnsi"/>
                  <w:sz w:val="20"/>
                  <w:szCs w:val="20"/>
                </w:rPr>
                <w:delText>opposés</w:delText>
              </w:r>
              <w:r w:rsidRPr="007B0905">
                <w:rPr>
                  <w:rFonts w:cstheme="minorHAnsi"/>
                  <w:sz w:val="20"/>
                  <w:szCs w:val="20"/>
                </w:rPr>
                <w:delText xml:space="preserve"> sauf, si indiqué</w:delText>
              </w:r>
            </w:del>
          </w:p>
        </w:tc>
        <w:tc>
          <w:tcPr>
            <w:tcW w:w="783" w:type="dxa"/>
            <w:vAlign w:val="center"/>
            <w:hideMark/>
          </w:tcPr>
          <w:p w14:paraId="1FDD0CBB" w14:textId="77777777" w:rsidR="0082340D" w:rsidRPr="00087FEC" w:rsidRDefault="0082340D" w:rsidP="00FC2011">
            <w:pPr>
              <w:jc w:val="center"/>
              <w:rPr>
                <w:del w:id="95" w:author="NAZ, Mamoona (OLDHAM MEDICAL SERVICES)" w:date="2026-09-22T12:27:00Z" w16du:dateUtc="2026-09-22T16:27:00Z"/>
                <w:rFonts w:ascii="Times New Roman" w:eastAsia="Times New Roman" w:hAnsi="Times New Roman"/>
                <w:lang w:eastAsia="fr-CA"/>
              </w:rPr>
            </w:pPr>
          </w:p>
        </w:tc>
      </w:tr>
      <w:tr w:rsidR="0082340D" w:rsidRPr="00B40CC0" w14:paraId="1758B1E4" w14:textId="77777777" w:rsidTr="00FC2011">
        <w:trPr>
          <w:trHeight w:val="150"/>
          <w:jc w:val="center"/>
          <w:del w:id="96" w:author="NAZ, Mamoona (OLDHAM MEDICAL SERVICES)" w:date="2026-09-22T12:27:00Z" w16du:dateUtc="2026-09-22T16:27:00Z"/>
        </w:trPr>
        <w:tc>
          <w:tcPr>
            <w:tcW w:w="6522" w:type="dxa"/>
            <w:vAlign w:val="center"/>
            <w:hideMark/>
          </w:tcPr>
          <w:p w14:paraId="30F02CFD" w14:textId="38D24BAD" w:rsidR="0082340D" w:rsidRPr="007B0905" w:rsidRDefault="0082340D" w:rsidP="00FC2011">
            <w:pPr>
              <w:jc w:val="center"/>
              <w:rPr>
                <w:del w:id="97" w:author="NAZ, Mamoona (OLDHAM MEDICAL SERVICES)" w:date="2026-09-22T12:27:00Z" w16du:dateUtc="2026-09-22T16:27:00Z"/>
                <w:rFonts w:eastAsia="Times New Roman" w:cstheme="minorHAnsi"/>
                <w:sz w:val="20"/>
                <w:szCs w:val="20"/>
                <w:lang w:val="en-CA" w:eastAsia="fr-CA"/>
              </w:rPr>
            </w:pPr>
            <w:del w:id="98" w:author="NAZ, Mamoona (OLDHAM MEDICAL SERVICES)" w:date="2026-09-22T12:27:00Z" w16du:dateUtc="2026-09-22T16:27:00Z">
              <w:r w:rsidRPr="007B0905">
                <w:rPr>
                  <w:rFonts w:cstheme="minorHAnsi"/>
                  <w:sz w:val="20"/>
                  <w:szCs w:val="20"/>
                  <w:lang w:val="en-CA"/>
                </w:rPr>
                <w:delText>Musique : </w:delText>
              </w:r>
              <w:r w:rsidR="007B0905" w:rsidRPr="007B0905">
                <w:rPr>
                  <w:rFonts w:cstheme="minorHAnsi"/>
                  <w:sz w:val="20"/>
                  <w:szCs w:val="20"/>
                  <w:lang w:val="en-CA"/>
                </w:rPr>
                <w:delText>Bar Round Here - The Cadillac Three</w:delText>
              </w:r>
            </w:del>
          </w:p>
        </w:tc>
        <w:tc>
          <w:tcPr>
            <w:tcW w:w="783" w:type="dxa"/>
            <w:vAlign w:val="center"/>
            <w:hideMark/>
          </w:tcPr>
          <w:p w14:paraId="08FAC4B3" w14:textId="77777777" w:rsidR="0082340D" w:rsidRPr="00826A28" w:rsidRDefault="0082340D" w:rsidP="00FC2011">
            <w:pPr>
              <w:jc w:val="center"/>
              <w:rPr>
                <w:del w:id="99" w:author="NAZ, Mamoona (OLDHAM MEDICAL SERVICES)" w:date="2026-09-22T12:27:00Z" w16du:dateUtc="2026-09-22T16:27:00Z"/>
                <w:rFonts w:ascii="Times New Roman" w:eastAsia="Times New Roman" w:hAnsi="Times New Roman"/>
                <w:lang w:val="en-CA" w:eastAsia="fr-CA"/>
              </w:rPr>
            </w:pPr>
          </w:p>
        </w:tc>
      </w:tr>
      <w:tr w:rsidR="0082340D" w:rsidRPr="00826A28" w14:paraId="65A8A0CD" w14:textId="77777777" w:rsidTr="00FC2011">
        <w:trPr>
          <w:trHeight w:val="150"/>
          <w:jc w:val="center"/>
          <w:del w:id="100" w:author="NAZ, Mamoona (OLDHAM MEDICAL SERVICES)" w:date="2026-09-22T12:27:00Z" w16du:dateUtc="2026-09-22T16:27:00Z"/>
        </w:trPr>
        <w:tc>
          <w:tcPr>
            <w:tcW w:w="6522" w:type="dxa"/>
            <w:vAlign w:val="center"/>
            <w:hideMark/>
          </w:tcPr>
          <w:p w14:paraId="40AD2768" w14:textId="1B9AB8C9" w:rsidR="0082340D" w:rsidRPr="007B0905" w:rsidRDefault="0082340D" w:rsidP="00FC2011">
            <w:pPr>
              <w:jc w:val="center"/>
              <w:rPr>
                <w:del w:id="101" w:author="NAZ, Mamoona (OLDHAM MEDICAL SERVICES)" w:date="2026-09-22T12:27:00Z" w16du:dateUtc="2026-09-22T16:27:00Z"/>
                <w:rFonts w:eastAsia="Times New Roman" w:cstheme="minorHAnsi"/>
                <w:sz w:val="20"/>
                <w:szCs w:val="20"/>
                <w:lang w:eastAsia="fr-CA"/>
              </w:rPr>
            </w:pPr>
            <w:del w:id="102" w:author="NAZ, Mamoona (OLDHAM MEDICAL SERVICES)" w:date="2026-09-22T12:27:00Z" w16du:dateUtc="2026-09-22T16:27:00Z">
              <w:r w:rsidRPr="007B0905">
                <w:rPr>
                  <w:rFonts w:cstheme="minorHAnsi"/>
                  <w:sz w:val="20"/>
                  <w:szCs w:val="20"/>
                </w:rPr>
                <w:delText>Intro de</w:delText>
              </w:r>
              <w:r w:rsidR="007F7635">
                <w:rPr>
                  <w:rFonts w:cstheme="minorHAnsi"/>
                  <w:sz w:val="20"/>
                  <w:szCs w:val="20"/>
                </w:rPr>
                <w:delText>:</w:delText>
              </w:r>
              <w:r w:rsidRPr="007B0905">
                <w:rPr>
                  <w:rFonts w:cstheme="minorHAnsi"/>
                  <w:sz w:val="20"/>
                  <w:szCs w:val="20"/>
                </w:rPr>
                <w:delText xml:space="preserve"> </w:delText>
              </w:r>
              <w:r w:rsidR="007F7635">
                <w:rPr>
                  <w:rFonts w:cstheme="minorHAnsi"/>
                  <w:sz w:val="20"/>
                  <w:szCs w:val="20"/>
                </w:rPr>
                <w:delText>4</w:delText>
              </w:r>
              <w:r w:rsidRPr="007B0905">
                <w:rPr>
                  <w:rFonts w:cstheme="minorHAnsi"/>
                  <w:sz w:val="20"/>
                  <w:szCs w:val="20"/>
                </w:rPr>
                <w:delText xml:space="preserve"> comptes</w:delText>
              </w:r>
              <w:r w:rsidR="007F7635">
                <w:rPr>
                  <w:rFonts w:cstheme="minorHAnsi"/>
                  <w:sz w:val="20"/>
                  <w:szCs w:val="20"/>
                </w:rPr>
                <w:delText xml:space="preserve"> à partir du mot Thirsty</w:delText>
              </w:r>
            </w:del>
          </w:p>
        </w:tc>
        <w:tc>
          <w:tcPr>
            <w:tcW w:w="0" w:type="auto"/>
            <w:vAlign w:val="center"/>
            <w:hideMark/>
          </w:tcPr>
          <w:p w14:paraId="4DCDA7BB" w14:textId="77777777" w:rsidR="0082340D" w:rsidRPr="00826A28" w:rsidRDefault="0082340D" w:rsidP="00FC2011">
            <w:pPr>
              <w:rPr>
                <w:del w:id="103" w:author="NAZ, Mamoona (OLDHAM MEDICAL SERVICES)" w:date="2026-09-22T12:27:00Z" w16du:dateUtc="2026-09-22T16:27:00Z"/>
                <w:rFonts w:ascii="Times New Roman" w:eastAsia="Times New Roman" w:hAnsi="Times New Roman"/>
                <w:sz w:val="20"/>
                <w:szCs w:val="20"/>
                <w:lang w:eastAsia="fr-CA"/>
              </w:rPr>
            </w:pPr>
          </w:p>
        </w:tc>
      </w:tr>
      <w:tr w:rsidR="0082340D" w:rsidRPr="00087FEC" w14:paraId="71B8BD14" w14:textId="77777777" w:rsidTr="00FC2011">
        <w:trPr>
          <w:trHeight w:val="150"/>
          <w:jc w:val="center"/>
          <w:del w:id="104" w:author="NAZ, Mamoona (OLDHAM MEDICAL SERVICES)" w:date="2026-09-22T12:27:00Z" w16du:dateUtc="2026-09-22T16:27:00Z"/>
        </w:trPr>
        <w:tc>
          <w:tcPr>
            <w:tcW w:w="6522" w:type="dxa"/>
            <w:vAlign w:val="center"/>
            <w:hideMark/>
          </w:tcPr>
          <w:p w14:paraId="112DB995" w14:textId="77777777" w:rsidR="0082340D" w:rsidRPr="00087FEC" w:rsidRDefault="0082340D" w:rsidP="00FC2011">
            <w:pPr>
              <w:jc w:val="center"/>
              <w:rPr>
                <w:del w:id="105" w:author="NAZ, Mamoona (OLDHAM MEDICAL SERVICES)" w:date="2026-09-22T12:27:00Z" w16du:dateUtc="2026-09-22T16:27:00Z"/>
                <w:rFonts w:ascii="Times New Roman" w:eastAsia="Times New Roman" w:hAnsi="Times New Roman"/>
                <w:lang w:eastAsia="fr-CA"/>
              </w:rPr>
            </w:pPr>
          </w:p>
        </w:tc>
        <w:tc>
          <w:tcPr>
            <w:tcW w:w="0" w:type="auto"/>
            <w:vAlign w:val="center"/>
            <w:hideMark/>
          </w:tcPr>
          <w:p w14:paraId="22354C31" w14:textId="77777777" w:rsidR="0082340D" w:rsidRPr="00087FEC" w:rsidRDefault="0082340D" w:rsidP="00FC2011">
            <w:pPr>
              <w:rPr>
                <w:del w:id="106" w:author="NAZ, Mamoona (OLDHAM MEDICAL SERVICES)" w:date="2026-09-22T12:27:00Z" w16du:dateUtc="2026-09-22T16:27:00Z"/>
                <w:rFonts w:ascii="Times New Roman" w:eastAsia="Times New Roman" w:hAnsi="Times New Roman"/>
                <w:sz w:val="20"/>
                <w:szCs w:val="20"/>
                <w:lang w:eastAsia="fr-CA"/>
              </w:rPr>
            </w:pPr>
          </w:p>
        </w:tc>
      </w:tr>
      <w:tr w:rsidR="0082340D" w:rsidRPr="00087FEC" w14:paraId="44BF02DD" w14:textId="77777777" w:rsidTr="00FC2011">
        <w:trPr>
          <w:trHeight w:val="150"/>
          <w:jc w:val="center"/>
          <w:del w:id="107" w:author="NAZ, Mamoona (OLDHAM MEDICAL SERVICES)" w:date="2026-09-22T12:27:00Z" w16du:dateUtc="2026-09-22T16:27:00Z"/>
        </w:trPr>
        <w:tc>
          <w:tcPr>
            <w:tcW w:w="6522" w:type="dxa"/>
            <w:vAlign w:val="center"/>
          </w:tcPr>
          <w:p w14:paraId="573A9AD4" w14:textId="77777777" w:rsidR="0082340D" w:rsidRPr="00087FEC" w:rsidRDefault="0082340D" w:rsidP="00FC2011">
            <w:pPr>
              <w:jc w:val="center"/>
              <w:rPr>
                <w:del w:id="108" w:author="NAZ, Mamoona (OLDHAM MEDICAL SERVICES)" w:date="2026-09-22T12:27:00Z" w16du:dateUtc="2026-09-22T16:27:00Z"/>
                <w:rFonts w:ascii="Times New Roman" w:eastAsia="Times New Roman" w:hAnsi="Times New Roman"/>
                <w:lang w:eastAsia="fr-CA"/>
              </w:rPr>
            </w:pPr>
          </w:p>
        </w:tc>
        <w:tc>
          <w:tcPr>
            <w:tcW w:w="0" w:type="auto"/>
            <w:vAlign w:val="center"/>
            <w:hideMark/>
          </w:tcPr>
          <w:p w14:paraId="7E52ACE0" w14:textId="77777777" w:rsidR="0082340D" w:rsidRPr="00087FEC" w:rsidRDefault="0082340D" w:rsidP="00FC2011">
            <w:pPr>
              <w:rPr>
                <w:del w:id="109" w:author="NAZ, Mamoona (OLDHAM MEDICAL SERVICES)" w:date="2026-09-22T12:27:00Z" w16du:dateUtc="2026-09-22T16:27:00Z"/>
                <w:rFonts w:ascii="Times New Roman" w:eastAsia="Times New Roman" w:hAnsi="Times New Roman"/>
                <w:sz w:val="20"/>
                <w:szCs w:val="20"/>
                <w:lang w:eastAsia="fr-CA"/>
              </w:rPr>
            </w:pPr>
          </w:p>
        </w:tc>
      </w:tr>
      <w:tr w:rsidR="0082340D" w:rsidRPr="00087FEC" w14:paraId="39DF52A5" w14:textId="77777777" w:rsidTr="00FC2011">
        <w:trPr>
          <w:trHeight w:val="15"/>
          <w:jc w:val="center"/>
          <w:del w:id="110" w:author="NAZ, Mamoona (OLDHAM MEDICAL SERVICES)" w:date="2026-09-22T12:27:00Z" w16du:dateUtc="2026-09-22T16:27:00Z"/>
        </w:trPr>
        <w:tc>
          <w:tcPr>
            <w:tcW w:w="6522" w:type="dxa"/>
            <w:vAlign w:val="center"/>
          </w:tcPr>
          <w:p w14:paraId="6EDDAAEE" w14:textId="77777777" w:rsidR="0082340D" w:rsidRPr="00087FEC" w:rsidRDefault="0082340D" w:rsidP="00FC2011">
            <w:pPr>
              <w:jc w:val="center"/>
              <w:rPr>
                <w:del w:id="111" w:author="NAZ, Mamoona (OLDHAM MEDICAL SERVICES)" w:date="2026-09-22T12:27:00Z" w16du:dateUtc="2026-09-22T16:27:00Z"/>
                <w:rFonts w:ascii="Times New Roman" w:eastAsia="Times New Roman" w:hAnsi="Times New Roman"/>
                <w:lang w:eastAsia="fr-CA"/>
              </w:rPr>
            </w:pPr>
          </w:p>
        </w:tc>
        <w:tc>
          <w:tcPr>
            <w:tcW w:w="0" w:type="auto"/>
            <w:vAlign w:val="center"/>
            <w:hideMark/>
          </w:tcPr>
          <w:p w14:paraId="48F353B6" w14:textId="77777777" w:rsidR="0082340D" w:rsidRPr="00087FEC" w:rsidRDefault="0082340D" w:rsidP="00FC2011">
            <w:pPr>
              <w:rPr>
                <w:del w:id="112" w:author="NAZ, Mamoona (OLDHAM MEDICAL SERVICES)" w:date="2026-09-22T12:27:00Z" w16du:dateUtc="2026-09-22T16:27:00Z"/>
                <w:rFonts w:ascii="Times New Roman" w:eastAsia="Times New Roman" w:hAnsi="Times New Roman"/>
                <w:sz w:val="20"/>
                <w:szCs w:val="20"/>
                <w:lang w:eastAsia="fr-CA"/>
              </w:rPr>
            </w:pPr>
          </w:p>
        </w:tc>
      </w:tr>
      <w:tr w:rsidR="0082340D" w:rsidRPr="00087FEC" w14:paraId="6168E604" w14:textId="77777777" w:rsidTr="00FC2011">
        <w:trPr>
          <w:trHeight w:val="15"/>
          <w:jc w:val="center"/>
          <w:del w:id="113" w:author="NAZ, Mamoona (OLDHAM MEDICAL SERVICES)" w:date="2026-09-22T12:27:00Z" w16du:dateUtc="2026-09-22T16:27:00Z"/>
        </w:trPr>
        <w:tc>
          <w:tcPr>
            <w:tcW w:w="6522" w:type="dxa"/>
            <w:vAlign w:val="center"/>
            <w:hideMark/>
          </w:tcPr>
          <w:p w14:paraId="47726280" w14:textId="77777777" w:rsidR="0082340D" w:rsidRPr="00087FEC" w:rsidRDefault="0082340D" w:rsidP="00FC2011">
            <w:pPr>
              <w:jc w:val="center"/>
              <w:rPr>
                <w:del w:id="114" w:author="NAZ, Mamoona (OLDHAM MEDICAL SERVICES)" w:date="2026-09-22T12:27:00Z" w16du:dateUtc="2026-09-22T16:27:00Z"/>
                <w:rFonts w:ascii="Times New Roman" w:eastAsia="Times New Roman" w:hAnsi="Times New Roman"/>
                <w:lang w:eastAsia="fr-CA"/>
              </w:rPr>
            </w:pPr>
          </w:p>
        </w:tc>
        <w:tc>
          <w:tcPr>
            <w:tcW w:w="0" w:type="auto"/>
            <w:vAlign w:val="center"/>
            <w:hideMark/>
          </w:tcPr>
          <w:p w14:paraId="0A39AB2F" w14:textId="77777777" w:rsidR="0082340D" w:rsidRPr="00087FEC" w:rsidRDefault="0082340D" w:rsidP="00FC2011">
            <w:pPr>
              <w:rPr>
                <w:del w:id="115" w:author="NAZ, Mamoona (OLDHAM MEDICAL SERVICES)" w:date="2026-09-22T12:27:00Z" w16du:dateUtc="2026-09-22T16:27:00Z"/>
                <w:rFonts w:ascii="Times New Roman" w:eastAsia="Times New Roman" w:hAnsi="Times New Roman"/>
                <w:sz w:val="20"/>
                <w:szCs w:val="20"/>
                <w:lang w:eastAsia="fr-CA"/>
              </w:rPr>
            </w:pPr>
          </w:p>
        </w:tc>
      </w:tr>
    </w:tbl>
    <w:p w14:paraId="104D0D49" w14:textId="5CE9911F" w:rsidR="0082340D" w:rsidRPr="00683182" w:rsidRDefault="0082340D" w:rsidP="00D9626C">
      <w:pPr>
        <w:rPr>
          <w:del w:id="116" w:author="NAZ, Mamoona (OLDHAM MEDICAL SERVICES)" w:date="2026-09-22T12:27:00Z" w16du:dateUtc="2026-09-22T16:27:00Z"/>
          <w:rFonts w:ascii="Arial" w:hAnsi="Arial" w:cs="Arial"/>
          <w:b/>
          <w:sz w:val="20"/>
          <w:szCs w:val="20"/>
          <w:lang w:val="en-CA"/>
        </w:rPr>
      </w:pPr>
      <w:del w:id="117" w:author="NAZ, Mamoona (OLDHAM MEDICAL SERVICES)" w:date="2026-09-22T12:27:00Z" w16du:dateUtc="2026-09-22T16:27:00Z">
        <w:r w:rsidRPr="007F7635">
          <w:rPr>
            <w:rFonts w:ascii="Arial" w:hAnsi="Arial" w:cs="Arial"/>
            <w:b/>
            <w:bCs/>
            <w:color w:val="000000"/>
          </w:rPr>
          <w:tab/>
        </w:r>
        <w:r w:rsidR="009C1FFC" w:rsidRPr="00DC1EF2">
          <w:rPr>
            <w:rFonts w:ascii="Arial" w:hAnsi="Arial" w:cs="Arial"/>
            <w:b/>
            <w:bCs/>
            <w:color w:val="000000"/>
            <w:sz w:val="20"/>
            <w:szCs w:val="20"/>
          </w:rPr>
          <w:delText xml:space="preserve"> </w:delText>
        </w:r>
        <w:r w:rsidRPr="00DC1EF2">
          <w:rPr>
            <w:rFonts w:ascii="Arial" w:hAnsi="Arial" w:cs="Arial"/>
            <w:b/>
            <w:bCs/>
            <w:color w:val="000000"/>
            <w:sz w:val="20"/>
            <w:szCs w:val="20"/>
          </w:rPr>
          <w:delText xml:space="preserve">     </w:delText>
        </w:r>
        <w:r w:rsidR="009C1FFC" w:rsidRPr="00DC1EF2">
          <w:rPr>
            <w:rFonts w:ascii="Arial" w:hAnsi="Arial" w:cs="Arial"/>
            <w:b/>
            <w:bCs/>
            <w:color w:val="000000"/>
            <w:sz w:val="20"/>
            <w:szCs w:val="20"/>
          </w:rPr>
          <w:delText xml:space="preserve"> </w:delText>
        </w:r>
        <w:r w:rsidRPr="00683182">
          <w:rPr>
            <w:rFonts w:ascii="Arial" w:hAnsi="Arial" w:cs="Arial"/>
            <w:b/>
            <w:sz w:val="20"/>
            <w:szCs w:val="20"/>
            <w:lang w:val="en-CA"/>
          </w:rPr>
          <w:delText xml:space="preserve">1-8      </w:delText>
        </w:r>
        <w:r w:rsidR="000F2E25" w:rsidRPr="00683182">
          <w:rPr>
            <w:rFonts w:ascii="Arial" w:hAnsi="Arial" w:cs="Arial"/>
            <w:b/>
            <w:bCs/>
            <w:sz w:val="20"/>
            <w:szCs w:val="20"/>
            <w:lang w:val="en-CA"/>
          </w:rPr>
          <w:delText>Shuffle Side, Rock Back, Replace, Weave L</w:delText>
        </w:r>
        <w:r w:rsidR="009C1FFC" w:rsidRPr="00683182">
          <w:rPr>
            <w:rFonts w:ascii="Arial" w:hAnsi="Arial" w:cs="Arial"/>
            <w:b/>
            <w:bCs/>
            <w:sz w:val="20"/>
            <w:szCs w:val="20"/>
            <w:lang w:val="en-CA"/>
          </w:rPr>
          <w:delText>eft</w:delText>
        </w:r>
      </w:del>
    </w:p>
    <w:p w14:paraId="34396A42" w14:textId="5795C28B" w:rsidR="002301FB" w:rsidRPr="00683182" w:rsidRDefault="0082340D" w:rsidP="00D9626C">
      <w:pPr>
        <w:rPr>
          <w:del w:id="118" w:author="NAZ, Mamoona (OLDHAM MEDICAL SERVICES)" w:date="2026-09-22T12:27:00Z" w16du:dateUtc="2026-09-22T16:27:00Z"/>
          <w:rFonts w:ascii="Arial" w:hAnsi="Arial" w:cs="Arial"/>
          <w:sz w:val="20"/>
          <w:szCs w:val="20"/>
        </w:rPr>
      </w:pPr>
      <w:del w:id="119" w:author="NAZ, Mamoona (OLDHAM MEDICAL SERVICES)" w:date="2026-09-22T12:27:00Z" w16du:dateUtc="2026-09-22T16:27:00Z">
        <w:r w:rsidRPr="00683182">
          <w:rPr>
            <w:rFonts w:ascii="Arial" w:hAnsi="Arial" w:cs="Arial"/>
            <w:sz w:val="20"/>
            <w:szCs w:val="20"/>
            <w:lang w:val="en-CA"/>
          </w:rPr>
          <w:delText xml:space="preserve">           </w:delText>
        </w:r>
        <w:r w:rsidR="002301FB" w:rsidRPr="00683182">
          <w:rPr>
            <w:rFonts w:ascii="Arial" w:hAnsi="Arial" w:cs="Arial"/>
            <w:sz w:val="20"/>
            <w:szCs w:val="20"/>
            <w:lang w:val="en-CA"/>
          </w:rPr>
          <w:delText xml:space="preserve">         </w:delText>
        </w:r>
        <w:r w:rsidR="002301FB" w:rsidRPr="00683182">
          <w:rPr>
            <w:rFonts w:ascii="Arial" w:hAnsi="Arial" w:cs="Arial"/>
            <w:sz w:val="20"/>
            <w:szCs w:val="20"/>
          </w:rPr>
          <w:delText>1-2     H</w:delText>
        </w:r>
        <w:r w:rsidR="000F2E25" w:rsidRPr="00683182">
          <w:rPr>
            <w:rFonts w:ascii="Arial" w:hAnsi="Arial" w:cs="Arial"/>
            <w:sz w:val="20"/>
            <w:szCs w:val="20"/>
          </w:rPr>
          <w:delText>: Chassé vers la droite PD,PG,PD</w:delText>
        </w:r>
      </w:del>
    </w:p>
    <w:p w14:paraId="7ADBEDAC" w14:textId="1D09AA39" w:rsidR="002301FB" w:rsidRPr="00683182" w:rsidRDefault="002301FB" w:rsidP="00D9626C">
      <w:pPr>
        <w:rPr>
          <w:del w:id="120" w:author="NAZ, Mamoona (OLDHAM MEDICAL SERVICES)" w:date="2026-09-22T12:27:00Z" w16du:dateUtc="2026-09-22T16:27:00Z"/>
          <w:rFonts w:ascii="Arial" w:hAnsi="Arial" w:cs="Arial"/>
          <w:color w:val="FF0000"/>
          <w:sz w:val="20"/>
          <w:szCs w:val="20"/>
        </w:rPr>
      </w:pPr>
      <w:del w:id="121" w:author="NAZ, Mamoona (OLDHAM MEDICAL SERVICES)" w:date="2026-09-22T12:27:00Z" w16du:dateUtc="2026-09-22T16:27:00Z">
        <w:r w:rsidRPr="00683182">
          <w:rPr>
            <w:rFonts w:ascii="Arial" w:hAnsi="Arial" w:cs="Arial"/>
            <w:color w:val="FF0000"/>
            <w:sz w:val="20"/>
            <w:szCs w:val="20"/>
          </w:rPr>
          <w:delText xml:space="preserve">                              F : </w:delText>
        </w:r>
        <w:r w:rsidR="000F2E25" w:rsidRPr="00683182">
          <w:rPr>
            <w:rFonts w:ascii="Arial" w:hAnsi="Arial" w:cs="Arial"/>
            <w:color w:val="FF0000"/>
            <w:sz w:val="20"/>
            <w:szCs w:val="20"/>
          </w:rPr>
          <w:delText>Chassé vers la gauche PG,PD,PG</w:delText>
        </w:r>
      </w:del>
    </w:p>
    <w:p w14:paraId="6239D725" w14:textId="58C442ED" w:rsidR="002301FB" w:rsidRPr="00683182" w:rsidRDefault="002301FB" w:rsidP="00D9626C">
      <w:pPr>
        <w:rPr>
          <w:del w:id="122" w:author="NAZ, Mamoona (OLDHAM MEDICAL SERVICES)" w:date="2026-09-22T12:27:00Z" w16du:dateUtc="2026-09-22T16:27:00Z"/>
          <w:rFonts w:ascii="Arial" w:hAnsi="Arial" w:cs="Arial"/>
          <w:sz w:val="20"/>
          <w:szCs w:val="20"/>
        </w:rPr>
      </w:pPr>
      <w:del w:id="123" w:author="NAZ, Mamoona (OLDHAM MEDICAL SERVICES)" w:date="2026-09-22T12:27:00Z" w16du:dateUtc="2026-09-22T16:27:00Z">
        <w:r w:rsidRPr="00683182">
          <w:rPr>
            <w:rFonts w:ascii="Arial" w:hAnsi="Arial" w:cs="Arial"/>
            <w:sz w:val="20"/>
            <w:szCs w:val="20"/>
          </w:rPr>
          <w:delText xml:space="preserve">                   3&amp;4    </w:delText>
        </w:r>
        <w:r w:rsidR="00683182">
          <w:rPr>
            <w:rFonts w:ascii="Arial" w:hAnsi="Arial" w:cs="Arial"/>
            <w:sz w:val="20"/>
            <w:szCs w:val="20"/>
          </w:rPr>
          <w:delText xml:space="preserve"> </w:delText>
        </w:r>
        <w:r w:rsidRPr="00683182">
          <w:rPr>
            <w:rFonts w:ascii="Arial" w:hAnsi="Arial" w:cs="Arial"/>
            <w:sz w:val="20"/>
            <w:szCs w:val="20"/>
          </w:rPr>
          <w:delText xml:space="preserve">H : </w:delText>
        </w:r>
        <w:r w:rsidR="000F2E25" w:rsidRPr="00683182">
          <w:rPr>
            <w:rFonts w:ascii="Arial" w:hAnsi="Arial" w:cs="Arial"/>
            <w:sz w:val="20"/>
            <w:szCs w:val="20"/>
          </w:rPr>
          <w:delText>Rock du PG arrière, Retour sur le PD</w:delText>
        </w:r>
      </w:del>
    </w:p>
    <w:p w14:paraId="5FFF836D" w14:textId="00D3E99B" w:rsidR="002301FB" w:rsidRPr="00683182" w:rsidRDefault="002301FB" w:rsidP="00D9626C">
      <w:pPr>
        <w:rPr>
          <w:del w:id="124" w:author="NAZ, Mamoona (OLDHAM MEDICAL SERVICES)" w:date="2026-09-22T12:27:00Z" w16du:dateUtc="2026-09-22T16:27:00Z"/>
          <w:rFonts w:ascii="Arial" w:hAnsi="Arial" w:cs="Arial"/>
          <w:color w:val="FF0000"/>
          <w:sz w:val="20"/>
          <w:szCs w:val="20"/>
        </w:rPr>
      </w:pPr>
      <w:del w:id="125" w:author="NAZ, Mamoona (OLDHAM MEDICAL SERVICES)" w:date="2026-09-22T12:27:00Z" w16du:dateUtc="2026-09-22T16:27:00Z">
        <w:r w:rsidRPr="00683182">
          <w:rPr>
            <w:rFonts w:ascii="Arial" w:hAnsi="Arial" w:cs="Arial"/>
            <w:color w:val="FF0000"/>
            <w:sz w:val="20"/>
            <w:szCs w:val="20"/>
          </w:rPr>
          <w:delText xml:space="preserve">                              F : </w:delText>
        </w:r>
        <w:r w:rsidR="000F2E25" w:rsidRPr="00683182">
          <w:rPr>
            <w:rFonts w:ascii="Arial" w:hAnsi="Arial" w:cs="Arial"/>
            <w:color w:val="FF0000"/>
            <w:sz w:val="20"/>
            <w:szCs w:val="20"/>
          </w:rPr>
          <w:delText>Rock du PD arrière, Retour sur le PG</w:delText>
        </w:r>
      </w:del>
    </w:p>
    <w:p w14:paraId="0C6ACCD1" w14:textId="00288F6E" w:rsidR="002301FB" w:rsidRPr="00683182" w:rsidRDefault="002301FB" w:rsidP="00D9626C">
      <w:pPr>
        <w:rPr>
          <w:del w:id="126" w:author="NAZ, Mamoona (OLDHAM MEDICAL SERVICES)" w:date="2026-09-22T12:27:00Z" w16du:dateUtc="2026-09-22T16:27:00Z"/>
          <w:rFonts w:ascii="Arial" w:hAnsi="Arial" w:cs="Arial"/>
          <w:sz w:val="20"/>
          <w:szCs w:val="20"/>
        </w:rPr>
      </w:pPr>
      <w:del w:id="127" w:author="NAZ, Mamoona (OLDHAM MEDICAL SERVICES)" w:date="2026-09-22T12:27:00Z" w16du:dateUtc="2026-09-22T16:27:00Z">
        <w:r w:rsidRPr="00683182">
          <w:rPr>
            <w:rFonts w:ascii="Arial" w:hAnsi="Arial" w:cs="Arial"/>
            <w:sz w:val="20"/>
            <w:szCs w:val="20"/>
          </w:rPr>
          <w:delText xml:space="preserve">                   </w:delText>
        </w:r>
        <w:r w:rsidR="004A48C4" w:rsidRPr="00683182">
          <w:rPr>
            <w:rFonts w:ascii="Arial" w:hAnsi="Arial" w:cs="Arial"/>
            <w:sz w:val="20"/>
            <w:szCs w:val="20"/>
          </w:rPr>
          <w:delText>5-8</w:delText>
        </w:r>
        <w:r w:rsidRPr="00683182">
          <w:rPr>
            <w:rFonts w:ascii="Arial" w:hAnsi="Arial" w:cs="Arial"/>
            <w:sz w:val="20"/>
            <w:szCs w:val="20"/>
          </w:rPr>
          <w:delText xml:space="preserve">    </w:delText>
        </w:r>
        <w:r w:rsidR="00683182">
          <w:rPr>
            <w:rFonts w:ascii="Arial" w:hAnsi="Arial" w:cs="Arial"/>
            <w:sz w:val="20"/>
            <w:szCs w:val="20"/>
          </w:rPr>
          <w:delText xml:space="preserve">  </w:delText>
        </w:r>
        <w:r w:rsidRPr="00683182">
          <w:rPr>
            <w:rFonts w:ascii="Arial" w:hAnsi="Arial" w:cs="Arial"/>
            <w:sz w:val="20"/>
            <w:szCs w:val="20"/>
          </w:rPr>
          <w:delText xml:space="preserve">H : </w:delText>
        </w:r>
        <w:r w:rsidR="00B81D2E" w:rsidRPr="00683182">
          <w:rPr>
            <w:rFonts w:ascii="Arial" w:hAnsi="Arial" w:cs="Arial"/>
            <w:sz w:val="20"/>
            <w:szCs w:val="20"/>
          </w:rPr>
          <w:delText>PG à gauche</w:delText>
        </w:r>
        <w:r w:rsidR="00936881" w:rsidRPr="00683182">
          <w:rPr>
            <w:rFonts w:ascii="Arial" w:hAnsi="Arial" w:cs="Arial"/>
            <w:sz w:val="20"/>
            <w:szCs w:val="20"/>
          </w:rPr>
          <w:delText xml:space="preserve">, </w:delText>
        </w:r>
        <w:r w:rsidR="00B81D2E" w:rsidRPr="00683182">
          <w:rPr>
            <w:rFonts w:ascii="Arial" w:hAnsi="Arial" w:cs="Arial"/>
            <w:sz w:val="20"/>
            <w:szCs w:val="20"/>
          </w:rPr>
          <w:delText>Croisé le PD derrière le PG</w:delText>
        </w:r>
        <w:r w:rsidR="004A48C4" w:rsidRPr="00683182">
          <w:rPr>
            <w:rFonts w:ascii="Arial" w:hAnsi="Arial" w:cs="Arial"/>
            <w:sz w:val="20"/>
            <w:szCs w:val="20"/>
          </w:rPr>
          <w:delText>,</w:delText>
        </w:r>
        <w:r w:rsidR="00936881" w:rsidRPr="00683182">
          <w:rPr>
            <w:rFonts w:ascii="Arial" w:hAnsi="Arial" w:cs="Arial"/>
            <w:sz w:val="20"/>
            <w:szCs w:val="20"/>
          </w:rPr>
          <w:delText xml:space="preserve"> PG à gauche, Croisé le PD devant le PG</w:delText>
        </w:r>
      </w:del>
    </w:p>
    <w:p w14:paraId="78402585" w14:textId="2F13230A" w:rsidR="002301FB" w:rsidRPr="00683182" w:rsidRDefault="002301FB" w:rsidP="00D9626C">
      <w:pPr>
        <w:rPr>
          <w:del w:id="128" w:author="NAZ, Mamoona (OLDHAM MEDICAL SERVICES)" w:date="2026-09-22T12:27:00Z" w16du:dateUtc="2026-09-22T16:27:00Z"/>
          <w:rFonts w:ascii="Arial" w:hAnsi="Arial" w:cs="Arial"/>
          <w:color w:val="FF0000"/>
          <w:sz w:val="20"/>
          <w:szCs w:val="20"/>
        </w:rPr>
      </w:pPr>
      <w:del w:id="129" w:author="NAZ, Mamoona (OLDHAM MEDICAL SERVICES)" w:date="2026-09-22T12:27:00Z" w16du:dateUtc="2026-09-22T16:27:00Z">
        <w:r w:rsidRPr="00683182">
          <w:rPr>
            <w:rFonts w:ascii="Arial" w:hAnsi="Arial" w:cs="Arial"/>
            <w:sz w:val="20"/>
            <w:szCs w:val="20"/>
          </w:rPr>
          <w:delText xml:space="preserve">                            </w:delText>
        </w:r>
        <w:r w:rsidR="00683182">
          <w:rPr>
            <w:rFonts w:ascii="Arial" w:hAnsi="Arial" w:cs="Arial"/>
            <w:sz w:val="20"/>
            <w:szCs w:val="20"/>
          </w:rPr>
          <w:delText xml:space="preserve"> </w:delText>
        </w:r>
        <w:r w:rsidRPr="00683182">
          <w:rPr>
            <w:rFonts w:ascii="Arial" w:hAnsi="Arial" w:cs="Arial"/>
            <w:sz w:val="20"/>
            <w:szCs w:val="20"/>
          </w:rPr>
          <w:delText xml:space="preserve"> </w:delText>
        </w:r>
        <w:r w:rsidRPr="00683182">
          <w:rPr>
            <w:rFonts w:ascii="Arial" w:hAnsi="Arial" w:cs="Arial"/>
            <w:color w:val="FF0000"/>
            <w:sz w:val="20"/>
            <w:szCs w:val="20"/>
          </w:rPr>
          <w:delText xml:space="preserve">F : </w:delText>
        </w:r>
        <w:r w:rsidR="00936881" w:rsidRPr="00683182">
          <w:rPr>
            <w:rFonts w:ascii="Arial" w:hAnsi="Arial" w:cs="Arial"/>
            <w:color w:val="FF0000"/>
            <w:sz w:val="20"/>
            <w:szCs w:val="20"/>
          </w:rPr>
          <w:delText>PD à droite, Croisé le PG derrière le PD, PD à droite, Croisé le PG devant le PD</w:delText>
        </w:r>
      </w:del>
    </w:p>
    <w:p w14:paraId="1BC3765D" w14:textId="4FEC56FA" w:rsidR="0082340D" w:rsidRPr="00683182" w:rsidRDefault="0082340D" w:rsidP="002301FB">
      <w:pPr>
        <w:rPr>
          <w:del w:id="130" w:author="NAZ, Mamoona (OLDHAM MEDICAL SERVICES)" w:date="2026-09-22T12:27:00Z" w16du:dateUtc="2026-09-22T16:27:00Z"/>
          <w:rFonts w:ascii="Arial" w:hAnsi="Arial" w:cs="Arial"/>
          <w:sz w:val="20"/>
          <w:szCs w:val="20"/>
        </w:rPr>
      </w:pPr>
    </w:p>
    <w:p w14:paraId="34A0817D" w14:textId="7259BB8C" w:rsidR="0082340D" w:rsidRPr="00683182" w:rsidRDefault="0082340D" w:rsidP="0082340D">
      <w:pPr>
        <w:rPr>
          <w:del w:id="131" w:author="NAZ, Mamoona (OLDHAM MEDICAL SERVICES)" w:date="2026-09-22T12:27:00Z" w16du:dateUtc="2026-09-22T16:27:00Z"/>
          <w:rFonts w:ascii="Arial" w:hAnsi="Arial" w:cs="Arial"/>
          <w:b/>
          <w:sz w:val="20"/>
          <w:szCs w:val="20"/>
          <w:lang w:val="en-CA"/>
        </w:rPr>
      </w:pPr>
      <w:del w:id="132" w:author="NAZ, Mamoona (OLDHAM MEDICAL SERVICES)" w:date="2026-09-22T12:27:00Z" w16du:dateUtc="2026-09-22T16:27:00Z">
        <w:r w:rsidRPr="00683182">
          <w:rPr>
            <w:rFonts w:ascii="Arial" w:hAnsi="Arial" w:cs="Arial"/>
            <w:b/>
            <w:sz w:val="20"/>
            <w:szCs w:val="20"/>
          </w:rPr>
          <w:delText xml:space="preserve">                  </w:delText>
        </w:r>
        <w:r w:rsidRPr="00683182">
          <w:rPr>
            <w:rFonts w:ascii="Arial" w:hAnsi="Arial" w:cs="Arial"/>
            <w:b/>
            <w:sz w:val="20"/>
            <w:szCs w:val="20"/>
            <w:lang w:val="en-US"/>
          </w:rPr>
          <w:delText xml:space="preserve">9-16   </w:delText>
        </w:r>
        <w:r w:rsidR="00E73598" w:rsidRPr="00683182">
          <w:rPr>
            <w:rFonts w:ascii="Arial" w:hAnsi="Arial" w:cs="Arial"/>
            <w:b/>
            <w:sz w:val="20"/>
            <w:szCs w:val="20"/>
            <w:lang w:val="en-CA"/>
          </w:rPr>
          <w:delText xml:space="preserve">  </w:delText>
        </w:r>
        <w:r w:rsidR="00386C25" w:rsidRPr="00683182">
          <w:rPr>
            <w:rFonts w:ascii="Arial" w:hAnsi="Arial" w:cs="Arial"/>
            <w:b/>
            <w:bCs/>
            <w:sz w:val="20"/>
            <w:szCs w:val="20"/>
            <w:lang w:val="en-CA"/>
          </w:rPr>
          <w:delText>Shuffle Side, Rock Back, Replace, Step Together, Twist, Twist, Turn hook</w:delText>
        </w:r>
      </w:del>
    </w:p>
    <w:p w14:paraId="380DEFDF" w14:textId="013C8FDF" w:rsidR="002301FB" w:rsidRPr="00683182" w:rsidRDefault="002301FB" w:rsidP="00D9626C">
      <w:pPr>
        <w:rPr>
          <w:del w:id="133" w:author="NAZ, Mamoona (OLDHAM MEDICAL SERVICES)" w:date="2026-09-22T12:27:00Z" w16du:dateUtc="2026-09-22T16:27:00Z"/>
          <w:rFonts w:ascii="Arial" w:hAnsi="Arial" w:cs="Arial"/>
          <w:sz w:val="20"/>
          <w:szCs w:val="20"/>
        </w:rPr>
      </w:pPr>
      <w:del w:id="134" w:author="NAZ, Mamoona (OLDHAM MEDICAL SERVICES)" w:date="2026-09-22T12:27:00Z" w16du:dateUtc="2026-09-22T16:27:00Z">
        <w:r w:rsidRPr="00683182">
          <w:rPr>
            <w:rFonts w:ascii="Arial" w:hAnsi="Arial" w:cs="Arial"/>
            <w:sz w:val="20"/>
            <w:szCs w:val="20"/>
            <w:lang w:val="en-CA"/>
          </w:rPr>
          <w:delText xml:space="preserve">                    </w:delText>
        </w:r>
        <w:r w:rsidRPr="00683182">
          <w:rPr>
            <w:rFonts w:ascii="Arial" w:hAnsi="Arial" w:cs="Arial"/>
            <w:sz w:val="20"/>
            <w:szCs w:val="20"/>
          </w:rPr>
          <w:delText xml:space="preserve">1-2     H: </w:delText>
        </w:r>
        <w:r w:rsidR="00D9626C" w:rsidRPr="00683182">
          <w:rPr>
            <w:rFonts w:ascii="Arial" w:hAnsi="Arial" w:cs="Arial"/>
            <w:sz w:val="20"/>
            <w:szCs w:val="20"/>
          </w:rPr>
          <w:delText>Chassé vers la gauche PG,PD,PG</w:delText>
        </w:r>
      </w:del>
    </w:p>
    <w:p w14:paraId="09B8081F" w14:textId="7A56473C" w:rsidR="002301FB" w:rsidRPr="00683182" w:rsidRDefault="002301FB" w:rsidP="00D9626C">
      <w:pPr>
        <w:rPr>
          <w:del w:id="135" w:author="NAZ, Mamoona (OLDHAM MEDICAL SERVICES)" w:date="2026-09-22T12:27:00Z" w16du:dateUtc="2026-09-22T16:27:00Z"/>
          <w:rFonts w:ascii="Arial" w:hAnsi="Arial" w:cs="Arial"/>
          <w:color w:val="FF0000"/>
          <w:sz w:val="20"/>
          <w:szCs w:val="20"/>
        </w:rPr>
      </w:pPr>
      <w:del w:id="136" w:author="NAZ, Mamoona (OLDHAM MEDICAL SERVICES)" w:date="2026-09-22T12:27:00Z" w16du:dateUtc="2026-09-22T16:27:00Z">
        <w:r w:rsidRPr="00683182">
          <w:rPr>
            <w:rFonts w:ascii="Arial" w:hAnsi="Arial" w:cs="Arial"/>
            <w:color w:val="FF0000"/>
            <w:sz w:val="20"/>
            <w:szCs w:val="20"/>
          </w:rPr>
          <w:delText xml:space="preserve">                              F: </w:delText>
        </w:r>
        <w:r w:rsidR="00D9626C" w:rsidRPr="00683182">
          <w:rPr>
            <w:rFonts w:ascii="Arial" w:hAnsi="Arial" w:cs="Arial"/>
            <w:color w:val="FF0000"/>
            <w:sz w:val="20"/>
            <w:szCs w:val="20"/>
          </w:rPr>
          <w:delText>Chassé vers la droite PD,PG,PD</w:delText>
        </w:r>
      </w:del>
    </w:p>
    <w:p w14:paraId="5AF7CEEB" w14:textId="03220024" w:rsidR="005E6A17" w:rsidRPr="00683182" w:rsidRDefault="005E6A17" w:rsidP="00D9626C">
      <w:pPr>
        <w:rPr>
          <w:del w:id="137" w:author="NAZ, Mamoona (OLDHAM MEDICAL SERVICES)" w:date="2026-09-22T12:27:00Z" w16du:dateUtc="2026-09-22T16:27:00Z"/>
          <w:rFonts w:ascii="Arial" w:hAnsi="Arial" w:cs="Arial"/>
          <w:sz w:val="14"/>
          <w:szCs w:val="14"/>
        </w:rPr>
      </w:pPr>
      <w:del w:id="138" w:author="NAZ, Mamoona (OLDHAM MEDICAL SERVICES)" w:date="2026-09-22T12:27:00Z" w16du:dateUtc="2026-09-22T16:27:00Z">
        <w:r w:rsidRPr="00683182">
          <w:rPr>
            <w:rFonts w:ascii="Arial" w:hAnsi="Arial" w:cs="Arial"/>
            <w:sz w:val="14"/>
            <w:szCs w:val="14"/>
          </w:rPr>
          <w:delText xml:space="preserve">                                           Lâcher la main droite de l’homme et la main gauche de la femme</w:delText>
        </w:r>
      </w:del>
    </w:p>
    <w:p w14:paraId="741C3306" w14:textId="0C33F354" w:rsidR="002301FB" w:rsidRPr="00683182" w:rsidRDefault="002301FB" w:rsidP="002301FB">
      <w:pPr>
        <w:rPr>
          <w:del w:id="139" w:author="NAZ, Mamoona (OLDHAM MEDICAL SERVICES)" w:date="2026-09-22T12:27:00Z" w16du:dateUtc="2026-09-22T16:27:00Z"/>
          <w:rFonts w:ascii="Arial" w:hAnsi="Arial" w:cs="Arial"/>
          <w:sz w:val="20"/>
          <w:szCs w:val="20"/>
        </w:rPr>
      </w:pPr>
      <w:del w:id="140" w:author="NAZ, Mamoona (OLDHAM MEDICAL SERVICES)" w:date="2026-09-22T12:27:00Z" w16du:dateUtc="2026-09-22T16:27:00Z">
        <w:r w:rsidRPr="00683182">
          <w:rPr>
            <w:rFonts w:ascii="Arial" w:hAnsi="Arial" w:cs="Arial"/>
            <w:sz w:val="20"/>
            <w:szCs w:val="20"/>
          </w:rPr>
          <w:delText xml:space="preserve">                  </w:delText>
        </w:r>
        <w:r w:rsidR="000B5674" w:rsidRPr="00683182">
          <w:rPr>
            <w:rFonts w:ascii="Arial" w:hAnsi="Arial" w:cs="Arial"/>
            <w:sz w:val="20"/>
            <w:szCs w:val="20"/>
          </w:rPr>
          <w:delText xml:space="preserve"> </w:delText>
        </w:r>
        <w:r w:rsidRPr="00683182">
          <w:rPr>
            <w:rFonts w:ascii="Arial" w:hAnsi="Arial" w:cs="Arial"/>
            <w:sz w:val="20"/>
            <w:szCs w:val="20"/>
          </w:rPr>
          <w:delText xml:space="preserve"> 3</w:delText>
        </w:r>
        <w:r w:rsidR="000B5674" w:rsidRPr="00683182">
          <w:rPr>
            <w:rFonts w:ascii="Arial" w:hAnsi="Arial" w:cs="Arial"/>
            <w:sz w:val="20"/>
            <w:szCs w:val="20"/>
          </w:rPr>
          <w:delText>-</w:delText>
        </w:r>
        <w:r w:rsidRPr="00683182">
          <w:rPr>
            <w:rFonts w:ascii="Arial" w:hAnsi="Arial" w:cs="Arial"/>
            <w:sz w:val="20"/>
            <w:szCs w:val="20"/>
          </w:rPr>
          <w:delText xml:space="preserve">4   </w:delText>
        </w:r>
        <w:r w:rsidR="00683182">
          <w:rPr>
            <w:rFonts w:ascii="Arial" w:hAnsi="Arial" w:cs="Arial"/>
            <w:sz w:val="20"/>
            <w:szCs w:val="20"/>
          </w:rPr>
          <w:delText xml:space="preserve"> </w:delText>
        </w:r>
        <w:r w:rsidRPr="00683182">
          <w:rPr>
            <w:rFonts w:ascii="Arial" w:hAnsi="Arial" w:cs="Arial"/>
            <w:sz w:val="20"/>
            <w:szCs w:val="20"/>
          </w:rPr>
          <w:delText xml:space="preserve"> H: </w:delText>
        </w:r>
        <w:r w:rsidR="00D0098D" w:rsidRPr="00683182">
          <w:rPr>
            <w:rFonts w:ascii="Arial" w:hAnsi="Arial" w:cs="Arial"/>
            <w:sz w:val="20"/>
            <w:szCs w:val="20"/>
          </w:rPr>
          <w:delText>Rock arrière du PD</w:delText>
        </w:r>
        <w:r w:rsidR="000B5674" w:rsidRPr="00683182">
          <w:rPr>
            <w:rFonts w:ascii="Arial" w:hAnsi="Arial" w:cs="Arial"/>
            <w:sz w:val="20"/>
            <w:szCs w:val="20"/>
          </w:rPr>
          <w:delText xml:space="preserve">, </w:delText>
        </w:r>
        <w:r w:rsidR="00D0098D" w:rsidRPr="00683182">
          <w:rPr>
            <w:rFonts w:ascii="Arial" w:hAnsi="Arial" w:cs="Arial"/>
            <w:sz w:val="20"/>
            <w:szCs w:val="20"/>
          </w:rPr>
          <w:delText>Retour sur le PG</w:delText>
        </w:r>
        <w:r w:rsidR="000B5674" w:rsidRPr="00683182">
          <w:rPr>
            <w:rFonts w:ascii="Arial" w:hAnsi="Arial" w:cs="Arial"/>
            <w:sz w:val="20"/>
            <w:szCs w:val="20"/>
          </w:rPr>
          <w:delText xml:space="preserve"> (</w:delText>
        </w:r>
        <w:r w:rsidR="00E6715B" w:rsidRPr="00683182">
          <w:rPr>
            <w:rFonts w:ascii="Arial" w:hAnsi="Arial" w:cs="Arial"/>
            <w:sz w:val="20"/>
            <w:szCs w:val="20"/>
          </w:rPr>
          <w:delText xml:space="preserve">le corps </w:delText>
        </w:r>
        <w:r w:rsidR="00D0098D" w:rsidRPr="00683182">
          <w:rPr>
            <w:rFonts w:ascii="Arial" w:hAnsi="Arial" w:cs="Arial"/>
            <w:sz w:val="20"/>
            <w:szCs w:val="20"/>
          </w:rPr>
          <w:delText>en diagonal à droite</w:delText>
        </w:r>
        <w:r w:rsidR="000B5674" w:rsidRPr="00683182">
          <w:rPr>
            <w:rFonts w:ascii="Arial" w:hAnsi="Arial" w:cs="Arial"/>
            <w:sz w:val="20"/>
            <w:szCs w:val="20"/>
          </w:rPr>
          <w:delText>)</w:delText>
        </w:r>
      </w:del>
    </w:p>
    <w:p w14:paraId="78DE5BFF" w14:textId="400AA453" w:rsidR="002301FB" w:rsidRPr="00683182" w:rsidRDefault="002301FB" w:rsidP="002301FB">
      <w:pPr>
        <w:rPr>
          <w:del w:id="141" w:author="NAZ, Mamoona (OLDHAM MEDICAL SERVICES)" w:date="2026-09-22T12:27:00Z" w16du:dateUtc="2026-09-22T16:27:00Z"/>
          <w:rFonts w:ascii="Arial" w:hAnsi="Arial" w:cs="Arial"/>
          <w:color w:val="FF0000"/>
          <w:sz w:val="20"/>
          <w:szCs w:val="20"/>
        </w:rPr>
      </w:pPr>
      <w:del w:id="142" w:author="NAZ, Mamoona (OLDHAM MEDICAL SERVICES)" w:date="2026-09-22T12:27:00Z" w16du:dateUtc="2026-09-22T16:27:00Z">
        <w:r w:rsidRPr="00683182">
          <w:rPr>
            <w:rFonts w:ascii="Arial" w:hAnsi="Arial" w:cs="Arial"/>
            <w:color w:val="FF0000"/>
            <w:sz w:val="20"/>
            <w:szCs w:val="20"/>
          </w:rPr>
          <w:delText xml:space="preserve">                            </w:delText>
        </w:r>
        <w:r w:rsidR="00683182">
          <w:rPr>
            <w:rFonts w:ascii="Arial" w:hAnsi="Arial" w:cs="Arial"/>
            <w:color w:val="FF0000"/>
            <w:sz w:val="20"/>
            <w:szCs w:val="20"/>
          </w:rPr>
          <w:delText xml:space="preserve"> </w:delText>
        </w:r>
        <w:r w:rsidRPr="00683182">
          <w:rPr>
            <w:rFonts w:ascii="Arial" w:hAnsi="Arial" w:cs="Arial"/>
            <w:color w:val="FF0000"/>
            <w:sz w:val="20"/>
            <w:szCs w:val="20"/>
          </w:rPr>
          <w:delText xml:space="preserve"> F</w:delText>
        </w:r>
        <w:r w:rsidR="00D0098D" w:rsidRPr="00683182">
          <w:rPr>
            <w:rFonts w:ascii="Arial" w:hAnsi="Arial" w:cs="Arial"/>
            <w:color w:val="FF0000"/>
            <w:sz w:val="20"/>
            <w:szCs w:val="20"/>
          </w:rPr>
          <w:delText xml:space="preserve">: Rock </w:delText>
        </w:r>
        <w:r w:rsidRPr="00683182">
          <w:rPr>
            <w:rFonts w:ascii="Arial" w:hAnsi="Arial" w:cs="Arial"/>
            <w:color w:val="FF0000"/>
            <w:sz w:val="20"/>
            <w:szCs w:val="20"/>
          </w:rPr>
          <w:delText xml:space="preserve">arrière </w:delText>
        </w:r>
        <w:r w:rsidR="00D0098D" w:rsidRPr="00683182">
          <w:rPr>
            <w:rFonts w:ascii="Arial" w:hAnsi="Arial" w:cs="Arial"/>
            <w:color w:val="FF0000"/>
            <w:sz w:val="20"/>
            <w:szCs w:val="20"/>
          </w:rPr>
          <w:delText>du PG, Retour sur le PD (</w:delText>
        </w:r>
        <w:r w:rsidR="00E6715B" w:rsidRPr="00683182">
          <w:rPr>
            <w:rFonts w:ascii="Arial" w:hAnsi="Arial" w:cs="Arial"/>
            <w:color w:val="FF0000"/>
            <w:sz w:val="20"/>
            <w:szCs w:val="20"/>
          </w:rPr>
          <w:delText xml:space="preserve">le corps </w:delText>
        </w:r>
        <w:r w:rsidR="00D0098D" w:rsidRPr="00683182">
          <w:rPr>
            <w:rFonts w:ascii="Arial" w:hAnsi="Arial" w:cs="Arial"/>
            <w:color w:val="FF0000"/>
            <w:sz w:val="20"/>
            <w:szCs w:val="20"/>
          </w:rPr>
          <w:delText>en diagonal à gauche)</w:delText>
        </w:r>
      </w:del>
    </w:p>
    <w:p w14:paraId="5BA394F6" w14:textId="3C5424D9" w:rsidR="005E6A17" w:rsidRPr="00683182" w:rsidRDefault="005E6A17" w:rsidP="002301FB">
      <w:pPr>
        <w:rPr>
          <w:del w:id="143" w:author="NAZ, Mamoona (OLDHAM MEDICAL SERVICES)" w:date="2026-09-22T12:27:00Z" w16du:dateUtc="2026-09-22T16:27:00Z"/>
          <w:rFonts w:ascii="Arial" w:hAnsi="Arial" w:cs="Arial"/>
          <w:sz w:val="14"/>
          <w:szCs w:val="14"/>
        </w:rPr>
      </w:pPr>
      <w:del w:id="144" w:author="NAZ, Mamoona (OLDHAM MEDICAL SERVICES)" w:date="2026-09-22T12:27:00Z" w16du:dateUtc="2026-09-22T16:27:00Z">
        <w:r w:rsidRPr="00683182">
          <w:rPr>
            <w:rFonts w:ascii="Arial" w:hAnsi="Arial" w:cs="Arial"/>
            <w:sz w:val="14"/>
            <w:szCs w:val="14"/>
          </w:rPr>
          <w:delText xml:space="preserve">                                          Au compte 6 reprendre les deux mains</w:delText>
        </w:r>
      </w:del>
    </w:p>
    <w:p w14:paraId="29B3E3B7" w14:textId="2173D8B2" w:rsidR="00E73598" w:rsidRPr="00683182" w:rsidRDefault="002301FB" w:rsidP="00FC5AFC">
      <w:pPr>
        <w:rPr>
          <w:del w:id="145" w:author="NAZ, Mamoona (OLDHAM MEDICAL SERVICES)" w:date="2026-09-22T12:27:00Z" w16du:dateUtc="2026-09-22T16:27:00Z"/>
          <w:rFonts w:ascii="Arial" w:hAnsi="Arial" w:cs="Arial"/>
          <w:sz w:val="20"/>
          <w:szCs w:val="20"/>
        </w:rPr>
      </w:pPr>
      <w:del w:id="146" w:author="NAZ, Mamoona (OLDHAM MEDICAL SERVICES)" w:date="2026-09-22T12:27:00Z" w16du:dateUtc="2026-09-22T16:27:00Z">
        <w:r w:rsidRPr="00683182">
          <w:rPr>
            <w:rFonts w:ascii="Arial" w:hAnsi="Arial" w:cs="Arial"/>
            <w:sz w:val="20"/>
            <w:szCs w:val="20"/>
          </w:rPr>
          <w:delText xml:space="preserve">                   5-</w:delText>
        </w:r>
        <w:r w:rsidR="00E6715B" w:rsidRPr="00683182">
          <w:rPr>
            <w:rFonts w:ascii="Arial" w:hAnsi="Arial" w:cs="Arial"/>
            <w:sz w:val="20"/>
            <w:szCs w:val="20"/>
          </w:rPr>
          <w:delText>7</w:delText>
        </w:r>
        <w:r w:rsidRPr="00683182">
          <w:rPr>
            <w:rFonts w:ascii="Arial" w:hAnsi="Arial" w:cs="Arial"/>
            <w:sz w:val="20"/>
            <w:szCs w:val="20"/>
          </w:rPr>
          <w:delText xml:space="preserve">    </w:delText>
        </w:r>
        <w:r w:rsidR="00683182">
          <w:rPr>
            <w:rFonts w:ascii="Arial" w:hAnsi="Arial" w:cs="Arial"/>
            <w:sz w:val="20"/>
            <w:szCs w:val="20"/>
          </w:rPr>
          <w:delText xml:space="preserve"> </w:delText>
        </w:r>
        <w:r w:rsidRPr="00683182">
          <w:rPr>
            <w:rFonts w:ascii="Arial" w:hAnsi="Arial" w:cs="Arial"/>
            <w:sz w:val="20"/>
            <w:szCs w:val="20"/>
          </w:rPr>
          <w:delText xml:space="preserve"> </w:delText>
        </w:r>
        <w:r w:rsidR="00E6715B" w:rsidRPr="00683182">
          <w:rPr>
            <w:rFonts w:ascii="Arial" w:hAnsi="Arial" w:cs="Arial"/>
            <w:sz w:val="20"/>
            <w:szCs w:val="20"/>
          </w:rPr>
          <w:delText xml:space="preserve">H: </w:delText>
        </w:r>
        <w:r w:rsidR="00FC5AFC" w:rsidRPr="00683182">
          <w:rPr>
            <w:rFonts w:ascii="Arial" w:hAnsi="Arial" w:cs="Arial"/>
            <w:sz w:val="20"/>
            <w:szCs w:val="20"/>
          </w:rPr>
          <w:delText>L</w:delText>
        </w:r>
        <w:r w:rsidR="00E73598" w:rsidRPr="00683182">
          <w:rPr>
            <w:rFonts w:ascii="Arial" w:hAnsi="Arial" w:cs="Arial"/>
            <w:sz w:val="20"/>
            <w:szCs w:val="20"/>
          </w:rPr>
          <w:delText xml:space="preserve">e corps en diagonal, Stomp PD à côté du PG, </w:delText>
        </w:r>
        <w:r w:rsidR="00405331" w:rsidRPr="00683182">
          <w:rPr>
            <w:rFonts w:ascii="Arial" w:hAnsi="Arial" w:cs="Arial"/>
            <w:sz w:val="20"/>
            <w:szCs w:val="20"/>
          </w:rPr>
          <w:delText>Twist</w:delText>
        </w:r>
        <w:r w:rsidR="00E73598" w:rsidRPr="00683182">
          <w:rPr>
            <w:rFonts w:ascii="Arial" w:hAnsi="Arial" w:cs="Arial"/>
            <w:sz w:val="20"/>
            <w:szCs w:val="20"/>
          </w:rPr>
          <w:delText xml:space="preserve"> </w:delText>
        </w:r>
        <w:r w:rsidR="001A189A" w:rsidRPr="00683182">
          <w:rPr>
            <w:rFonts w:ascii="Arial" w:hAnsi="Arial" w:cs="Arial"/>
            <w:sz w:val="20"/>
            <w:szCs w:val="20"/>
          </w:rPr>
          <w:delText>talons</w:delText>
        </w:r>
        <w:r w:rsidR="00405331" w:rsidRPr="00683182">
          <w:rPr>
            <w:rFonts w:ascii="Arial" w:hAnsi="Arial" w:cs="Arial"/>
            <w:sz w:val="20"/>
            <w:szCs w:val="20"/>
          </w:rPr>
          <w:delText xml:space="preserve"> </w:delText>
        </w:r>
        <w:r w:rsidR="001A189A" w:rsidRPr="00683182">
          <w:rPr>
            <w:rFonts w:ascii="Arial" w:hAnsi="Arial" w:cs="Arial"/>
            <w:sz w:val="20"/>
            <w:szCs w:val="20"/>
          </w:rPr>
          <w:delText xml:space="preserve">à droite, </w:delText>
        </w:r>
        <w:r w:rsidR="00FC5AFC" w:rsidRPr="00683182">
          <w:rPr>
            <w:rFonts w:ascii="Arial" w:hAnsi="Arial" w:cs="Arial"/>
            <w:sz w:val="20"/>
            <w:szCs w:val="20"/>
          </w:rPr>
          <w:delText>T</w:delText>
        </w:r>
        <w:r w:rsidR="00405331" w:rsidRPr="00683182">
          <w:rPr>
            <w:rFonts w:ascii="Arial" w:hAnsi="Arial" w:cs="Arial"/>
            <w:sz w:val="20"/>
            <w:szCs w:val="20"/>
          </w:rPr>
          <w:delText>wist</w:delText>
        </w:r>
        <w:r w:rsidR="00E73598" w:rsidRPr="00683182">
          <w:rPr>
            <w:rFonts w:ascii="Arial" w:hAnsi="Arial" w:cs="Arial"/>
            <w:sz w:val="20"/>
            <w:szCs w:val="20"/>
          </w:rPr>
          <w:delText xml:space="preserve"> </w:delText>
        </w:r>
        <w:r w:rsidR="001A189A" w:rsidRPr="00683182">
          <w:rPr>
            <w:rFonts w:ascii="Arial" w:hAnsi="Arial" w:cs="Arial"/>
            <w:sz w:val="20"/>
            <w:szCs w:val="20"/>
          </w:rPr>
          <w:delText>pointes</w:delText>
        </w:r>
        <w:r w:rsidR="00405331" w:rsidRPr="00683182">
          <w:rPr>
            <w:rFonts w:ascii="Arial" w:hAnsi="Arial" w:cs="Arial"/>
            <w:sz w:val="20"/>
            <w:szCs w:val="20"/>
          </w:rPr>
          <w:delText xml:space="preserve"> </w:delText>
        </w:r>
        <w:r w:rsidR="001A189A" w:rsidRPr="00683182">
          <w:rPr>
            <w:rFonts w:ascii="Arial" w:hAnsi="Arial" w:cs="Arial"/>
            <w:sz w:val="20"/>
            <w:szCs w:val="20"/>
          </w:rPr>
          <w:delText>à droite</w:delText>
        </w:r>
      </w:del>
    </w:p>
    <w:p w14:paraId="057C385B" w14:textId="744CF223" w:rsidR="002301FB" w:rsidRPr="00683182" w:rsidRDefault="00E6715B" w:rsidP="00E73598">
      <w:pPr>
        <w:rPr>
          <w:del w:id="147" w:author="NAZ, Mamoona (OLDHAM MEDICAL SERVICES)" w:date="2026-09-22T12:27:00Z" w16du:dateUtc="2026-09-22T16:27:00Z"/>
          <w:rFonts w:ascii="Arial" w:hAnsi="Arial" w:cs="Arial"/>
          <w:color w:val="FF0000"/>
          <w:sz w:val="20"/>
          <w:szCs w:val="20"/>
        </w:rPr>
      </w:pPr>
      <w:del w:id="148" w:author="NAZ, Mamoona (OLDHAM MEDICAL SERVICES)" w:date="2026-09-22T12:27:00Z" w16du:dateUtc="2026-09-22T16:27:00Z">
        <w:r w:rsidRPr="00683182">
          <w:rPr>
            <w:rFonts w:ascii="Arial" w:hAnsi="Arial" w:cs="Arial"/>
            <w:sz w:val="20"/>
            <w:szCs w:val="20"/>
          </w:rPr>
          <w:delText xml:space="preserve">    </w:delText>
        </w:r>
        <w:r w:rsidR="00E73598" w:rsidRPr="00683182">
          <w:rPr>
            <w:rFonts w:ascii="Arial" w:hAnsi="Arial" w:cs="Arial"/>
            <w:sz w:val="20"/>
            <w:szCs w:val="20"/>
          </w:rPr>
          <w:delText xml:space="preserve">                       </w:delText>
        </w:r>
        <w:r w:rsidRPr="00683182">
          <w:rPr>
            <w:rFonts w:ascii="Arial" w:hAnsi="Arial" w:cs="Arial"/>
            <w:sz w:val="20"/>
            <w:szCs w:val="20"/>
          </w:rPr>
          <w:delText xml:space="preserve">  </w:delText>
        </w:r>
        <w:r w:rsidRPr="00683182">
          <w:rPr>
            <w:rFonts w:ascii="Arial" w:hAnsi="Arial" w:cs="Arial"/>
            <w:color w:val="FF0000"/>
            <w:sz w:val="20"/>
            <w:szCs w:val="20"/>
          </w:rPr>
          <w:delText xml:space="preserve"> F: </w:delText>
        </w:r>
        <w:r w:rsidR="00FC5AFC" w:rsidRPr="00683182">
          <w:rPr>
            <w:rFonts w:ascii="Arial" w:hAnsi="Arial" w:cs="Arial"/>
            <w:color w:val="FF0000"/>
            <w:sz w:val="20"/>
            <w:szCs w:val="20"/>
          </w:rPr>
          <w:delText>Le corps en diagonal, Stomp PG à côté du PD, Twist talons à gauche, Twist pointes à gauche</w:delText>
        </w:r>
      </w:del>
    </w:p>
    <w:p w14:paraId="34366A93" w14:textId="32B6B8FA" w:rsidR="00DC473C" w:rsidRPr="00683182" w:rsidRDefault="005E6A17" w:rsidP="00E73598">
      <w:pPr>
        <w:rPr>
          <w:del w:id="149" w:author="NAZ, Mamoona (OLDHAM MEDICAL SERVICES)" w:date="2026-09-22T12:27:00Z" w16du:dateUtc="2026-09-22T16:27:00Z"/>
          <w:rFonts w:ascii="Arial" w:hAnsi="Arial" w:cs="Arial"/>
          <w:sz w:val="14"/>
          <w:szCs w:val="14"/>
        </w:rPr>
      </w:pPr>
      <w:del w:id="150" w:author="NAZ, Mamoona (OLDHAM MEDICAL SERVICES)" w:date="2026-09-22T12:27:00Z" w16du:dateUtc="2026-09-22T16:27:00Z">
        <w:r w:rsidRPr="00683182">
          <w:rPr>
            <w:rFonts w:ascii="Arial" w:hAnsi="Arial" w:cs="Arial"/>
            <w:sz w:val="14"/>
            <w:szCs w:val="14"/>
          </w:rPr>
          <w:delText xml:space="preserve">                                           Lâcher la main gauche de l’homme et la main droite de la femme</w:delText>
        </w:r>
      </w:del>
    </w:p>
    <w:p w14:paraId="098AB222" w14:textId="46F221E0" w:rsidR="002301FB" w:rsidRPr="005C2995" w:rsidRDefault="002301FB" w:rsidP="002301FB">
      <w:pPr>
        <w:rPr>
          <w:del w:id="151" w:author="NAZ, Mamoona (OLDHAM MEDICAL SERVICES)" w:date="2026-09-22T12:27:00Z" w16du:dateUtc="2026-09-22T16:27:00Z"/>
          <w:rFonts w:ascii="Arial" w:hAnsi="Arial" w:cs="Arial"/>
          <w:sz w:val="16"/>
          <w:szCs w:val="16"/>
        </w:rPr>
      </w:pPr>
      <w:del w:id="152" w:author="NAZ, Mamoona (OLDHAM MEDICAL SERVICES)" w:date="2026-09-22T12:27:00Z" w16du:dateUtc="2026-09-22T16:27:00Z">
        <w:r w:rsidRPr="00683182">
          <w:rPr>
            <w:rFonts w:ascii="Arial" w:hAnsi="Arial" w:cs="Arial"/>
            <w:sz w:val="20"/>
            <w:szCs w:val="20"/>
          </w:rPr>
          <w:delText xml:space="preserve">                   </w:delText>
        </w:r>
        <w:r w:rsidR="00E6715B" w:rsidRPr="00683182">
          <w:rPr>
            <w:rFonts w:ascii="Arial" w:hAnsi="Arial" w:cs="Arial"/>
            <w:sz w:val="20"/>
            <w:szCs w:val="20"/>
          </w:rPr>
          <w:delText xml:space="preserve">8    </w:delText>
        </w:r>
        <w:r w:rsidRPr="00683182">
          <w:rPr>
            <w:rFonts w:ascii="Arial" w:hAnsi="Arial" w:cs="Arial"/>
            <w:sz w:val="20"/>
            <w:szCs w:val="20"/>
          </w:rPr>
          <w:delText xml:space="preserve">    </w:delText>
        </w:r>
        <w:r w:rsidR="00683182">
          <w:rPr>
            <w:rFonts w:ascii="Arial" w:hAnsi="Arial" w:cs="Arial"/>
            <w:sz w:val="20"/>
            <w:szCs w:val="20"/>
          </w:rPr>
          <w:delText xml:space="preserve"> </w:delText>
        </w:r>
        <w:r w:rsidRPr="00683182">
          <w:rPr>
            <w:rFonts w:ascii="Arial" w:hAnsi="Arial" w:cs="Arial"/>
            <w:sz w:val="20"/>
            <w:szCs w:val="20"/>
          </w:rPr>
          <w:delText xml:space="preserve">H: </w:delText>
        </w:r>
        <w:r w:rsidR="0009524B" w:rsidRPr="00683182">
          <w:rPr>
            <w:rFonts w:ascii="Arial" w:hAnsi="Arial" w:cs="Arial"/>
            <w:sz w:val="20"/>
            <w:szCs w:val="20"/>
          </w:rPr>
          <w:delText>Twist talons à droite tournant ¼ tour à gauche</w:delText>
        </w:r>
        <w:r w:rsidR="00405331" w:rsidRPr="00683182">
          <w:rPr>
            <w:rFonts w:ascii="Arial" w:hAnsi="Arial" w:cs="Arial"/>
            <w:sz w:val="20"/>
            <w:szCs w:val="20"/>
          </w:rPr>
          <w:delText xml:space="preserve"> </w:delText>
        </w:r>
        <w:r w:rsidR="0009524B" w:rsidRPr="00683182">
          <w:rPr>
            <w:rFonts w:ascii="Arial" w:hAnsi="Arial" w:cs="Arial"/>
            <w:sz w:val="20"/>
            <w:szCs w:val="20"/>
          </w:rPr>
          <w:delText xml:space="preserve">en levant </w:delText>
        </w:r>
        <w:r w:rsidR="00901D71" w:rsidRPr="00683182">
          <w:rPr>
            <w:rFonts w:ascii="Arial" w:hAnsi="Arial" w:cs="Arial"/>
            <w:sz w:val="20"/>
            <w:szCs w:val="20"/>
          </w:rPr>
          <w:delText>le genou gauche légèrement</w:delText>
        </w:r>
        <w:r w:rsidR="00405331" w:rsidRPr="00683182">
          <w:rPr>
            <w:rFonts w:ascii="Arial" w:hAnsi="Arial" w:cs="Arial"/>
            <w:sz w:val="20"/>
            <w:szCs w:val="20"/>
          </w:rPr>
          <w:delText xml:space="preserve"> </w:delText>
        </w:r>
        <w:r w:rsidR="00901D71" w:rsidRPr="005C2995">
          <w:rPr>
            <w:rFonts w:ascii="Arial" w:hAnsi="Arial" w:cs="Arial"/>
            <w:sz w:val="16"/>
            <w:szCs w:val="16"/>
          </w:rPr>
          <w:delText>LOD</w:delText>
        </w:r>
      </w:del>
    </w:p>
    <w:p w14:paraId="5B5A2873" w14:textId="520A5D46" w:rsidR="00901D71" w:rsidRPr="00683182" w:rsidRDefault="002301FB" w:rsidP="00901D71">
      <w:pPr>
        <w:rPr>
          <w:del w:id="153" w:author="NAZ, Mamoona (OLDHAM MEDICAL SERVICES)" w:date="2026-09-22T12:27:00Z" w16du:dateUtc="2026-09-22T16:27:00Z"/>
          <w:rFonts w:ascii="Arial" w:hAnsi="Arial" w:cs="Arial"/>
          <w:color w:val="FF0000"/>
          <w:sz w:val="20"/>
          <w:szCs w:val="20"/>
        </w:rPr>
      </w:pPr>
      <w:del w:id="154" w:author="NAZ, Mamoona (OLDHAM MEDICAL SERVICES)" w:date="2026-09-22T12:27:00Z" w16du:dateUtc="2026-09-22T16:27:00Z">
        <w:r w:rsidRPr="00683182">
          <w:rPr>
            <w:rFonts w:ascii="Arial" w:hAnsi="Arial" w:cs="Arial"/>
            <w:sz w:val="20"/>
            <w:szCs w:val="20"/>
          </w:rPr>
          <w:delText xml:space="preserve">                             </w:delText>
        </w:r>
        <w:r w:rsidR="00683182">
          <w:rPr>
            <w:rFonts w:ascii="Arial" w:hAnsi="Arial" w:cs="Arial"/>
            <w:sz w:val="20"/>
            <w:szCs w:val="20"/>
          </w:rPr>
          <w:delText xml:space="preserve"> </w:delText>
        </w:r>
        <w:r w:rsidRPr="00683182">
          <w:rPr>
            <w:rFonts w:ascii="Arial" w:hAnsi="Arial" w:cs="Arial"/>
            <w:color w:val="FF0000"/>
            <w:sz w:val="20"/>
            <w:szCs w:val="20"/>
          </w:rPr>
          <w:delText xml:space="preserve">F: </w:delText>
        </w:r>
        <w:r w:rsidR="00901D71" w:rsidRPr="00683182">
          <w:rPr>
            <w:rFonts w:ascii="Arial" w:hAnsi="Arial" w:cs="Arial"/>
            <w:color w:val="FF0000"/>
            <w:sz w:val="20"/>
            <w:szCs w:val="20"/>
          </w:rPr>
          <w:delText xml:space="preserve">Twist talons à gauche tournant ¼ tour à droite en levant le genou droit légèrement </w:delText>
        </w:r>
        <w:r w:rsidR="005C2995" w:rsidRPr="005C2995">
          <w:rPr>
            <w:rFonts w:ascii="Arial" w:hAnsi="Arial" w:cs="Arial"/>
            <w:color w:val="FF0000"/>
            <w:sz w:val="16"/>
            <w:szCs w:val="16"/>
          </w:rPr>
          <w:delText>LOD</w:delText>
        </w:r>
      </w:del>
    </w:p>
    <w:p w14:paraId="78597925" w14:textId="2CCE984C" w:rsidR="0082340D" w:rsidRPr="00683182" w:rsidRDefault="0082340D" w:rsidP="0082340D">
      <w:pPr>
        <w:rPr>
          <w:del w:id="155" w:author="NAZ, Mamoona (OLDHAM MEDICAL SERVICES)" w:date="2026-09-22T12:27:00Z" w16du:dateUtc="2026-09-22T16:27:00Z"/>
          <w:rFonts w:ascii="Arial" w:hAnsi="Arial" w:cs="Arial"/>
          <w:color w:val="FF0000"/>
          <w:sz w:val="20"/>
          <w:szCs w:val="20"/>
        </w:rPr>
      </w:pPr>
    </w:p>
    <w:p w14:paraId="1B897F4C" w14:textId="57A67443" w:rsidR="0082340D" w:rsidRPr="00683182" w:rsidRDefault="0082340D" w:rsidP="0082340D">
      <w:pPr>
        <w:rPr>
          <w:del w:id="156" w:author="NAZ, Mamoona (OLDHAM MEDICAL SERVICES)" w:date="2026-09-22T12:27:00Z" w16du:dateUtc="2026-09-22T16:27:00Z"/>
          <w:rFonts w:ascii="Arial" w:hAnsi="Arial" w:cs="Arial"/>
          <w:b/>
          <w:sz w:val="20"/>
          <w:szCs w:val="20"/>
          <w:lang w:val="en-CA"/>
        </w:rPr>
      </w:pPr>
      <w:del w:id="157" w:author="NAZ, Mamoona (OLDHAM MEDICAL SERVICES)" w:date="2026-09-22T12:27:00Z" w16du:dateUtc="2026-09-22T16:27:00Z">
        <w:r w:rsidRPr="00683182">
          <w:rPr>
            <w:rFonts w:ascii="Arial" w:hAnsi="Arial" w:cs="Arial"/>
            <w:b/>
            <w:sz w:val="20"/>
            <w:szCs w:val="20"/>
          </w:rPr>
          <w:delText xml:space="preserve">                 </w:delText>
        </w:r>
        <w:r w:rsidRPr="00683182">
          <w:rPr>
            <w:rFonts w:ascii="Arial" w:hAnsi="Arial" w:cs="Arial"/>
            <w:b/>
            <w:sz w:val="20"/>
            <w:szCs w:val="20"/>
            <w:lang w:val="en-CA"/>
          </w:rPr>
          <w:delText xml:space="preserve">17-24  </w:delText>
        </w:r>
        <w:r w:rsidR="004A45BF" w:rsidRPr="00683182">
          <w:rPr>
            <w:rFonts w:ascii="Arial" w:hAnsi="Arial" w:cs="Arial"/>
            <w:b/>
            <w:sz w:val="20"/>
            <w:szCs w:val="20"/>
            <w:lang w:val="en-CA"/>
          </w:rPr>
          <w:delText xml:space="preserve">  </w:delText>
        </w:r>
        <w:r w:rsidR="004A45BF" w:rsidRPr="00683182">
          <w:rPr>
            <w:rFonts w:ascii="Arial" w:hAnsi="Arial" w:cs="Arial"/>
            <w:b/>
            <w:bCs/>
            <w:sz w:val="20"/>
            <w:szCs w:val="20"/>
            <w:lang w:val="en-CA"/>
          </w:rPr>
          <w:delText>Step, Lock, Step, Brush, Step ½ Pivot, Step ¼ pivot</w:delText>
        </w:r>
      </w:del>
    </w:p>
    <w:p w14:paraId="647FD934" w14:textId="118767E5" w:rsidR="002301FB" w:rsidRPr="00683182" w:rsidRDefault="002301FB" w:rsidP="001B5B1F">
      <w:pPr>
        <w:rPr>
          <w:del w:id="158" w:author="NAZ, Mamoona (OLDHAM MEDICAL SERVICES)" w:date="2026-09-22T12:27:00Z" w16du:dateUtc="2026-09-22T16:27:00Z"/>
          <w:rFonts w:ascii="Arial" w:hAnsi="Arial" w:cs="Arial"/>
          <w:sz w:val="20"/>
          <w:szCs w:val="20"/>
        </w:rPr>
      </w:pPr>
      <w:del w:id="159" w:author="NAZ, Mamoona (OLDHAM MEDICAL SERVICES)" w:date="2026-09-22T12:27:00Z" w16du:dateUtc="2026-09-22T16:27:00Z">
        <w:r w:rsidRPr="00982C75">
          <w:rPr>
            <w:rFonts w:ascii="Arial" w:hAnsi="Arial" w:cs="Arial"/>
            <w:sz w:val="20"/>
            <w:szCs w:val="20"/>
            <w:lang w:val="en-CA"/>
          </w:rPr>
          <w:delText xml:space="preserve">                    </w:delText>
        </w:r>
        <w:r w:rsidRPr="00683182">
          <w:rPr>
            <w:rFonts w:ascii="Arial" w:hAnsi="Arial" w:cs="Arial"/>
            <w:sz w:val="20"/>
            <w:szCs w:val="20"/>
          </w:rPr>
          <w:delText xml:space="preserve">1-2     H : </w:delText>
        </w:r>
        <w:r w:rsidR="001B5B1F" w:rsidRPr="00683182">
          <w:rPr>
            <w:rFonts w:ascii="Arial" w:hAnsi="Arial" w:cs="Arial"/>
            <w:sz w:val="20"/>
            <w:szCs w:val="20"/>
          </w:rPr>
          <w:delText>PG devant, Croiser le PD derrière le PG</w:delText>
        </w:r>
      </w:del>
    </w:p>
    <w:p w14:paraId="17BC7DB4" w14:textId="1E393D87" w:rsidR="002301FB" w:rsidRPr="00683182" w:rsidRDefault="002301FB" w:rsidP="001B5B1F">
      <w:pPr>
        <w:rPr>
          <w:del w:id="160" w:author="NAZ, Mamoona (OLDHAM MEDICAL SERVICES)" w:date="2026-09-22T12:27:00Z" w16du:dateUtc="2026-09-22T16:27:00Z"/>
          <w:rFonts w:ascii="Arial" w:hAnsi="Arial" w:cs="Arial"/>
          <w:color w:val="FF0000"/>
          <w:sz w:val="20"/>
          <w:szCs w:val="20"/>
        </w:rPr>
      </w:pPr>
      <w:del w:id="161" w:author="NAZ, Mamoona (OLDHAM MEDICAL SERVICES)" w:date="2026-09-22T12:27:00Z" w16du:dateUtc="2026-09-22T16:27:00Z">
        <w:r w:rsidRPr="00683182">
          <w:rPr>
            <w:rFonts w:ascii="Arial" w:hAnsi="Arial" w:cs="Arial"/>
            <w:color w:val="FF0000"/>
            <w:sz w:val="20"/>
            <w:szCs w:val="20"/>
          </w:rPr>
          <w:delText xml:space="preserve">                              </w:delText>
        </w:r>
        <w:r w:rsidR="00683182" w:rsidRPr="00683182">
          <w:rPr>
            <w:rFonts w:ascii="Arial" w:hAnsi="Arial" w:cs="Arial"/>
            <w:color w:val="FF0000"/>
            <w:sz w:val="20"/>
            <w:szCs w:val="20"/>
          </w:rPr>
          <w:delText>F</w:delText>
        </w:r>
        <w:r w:rsidR="00683182">
          <w:rPr>
            <w:rFonts w:ascii="Arial" w:hAnsi="Arial" w:cs="Arial"/>
            <w:color w:val="FF0000"/>
            <w:sz w:val="20"/>
            <w:szCs w:val="20"/>
          </w:rPr>
          <w:delText>:</w:delText>
        </w:r>
        <w:r w:rsidR="00683182" w:rsidRPr="00683182">
          <w:rPr>
            <w:rFonts w:ascii="Arial" w:hAnsi="Arial" w:cs="Arial"/>
            <w:color w:val="FF0000"/>
            <w:sz w:val="20"/>
            <w:szCs w:val="20"/>
          </w:rPr>
          <w:delText xml:space="preserve"> PD</w:delText>
        </w:r>
        <w:r w:rsidR="00B54D79" w:rsidRPr="00683182">
          <w:rPr>
            <w:rFonts w:ascii="Arial" w:hAnsi="Arial" w:cs="Arial"/>
            <w:color w:val="FF0000"/>
            <w:sz w:val="20"/>
            <w:szCs w:val="20"/>
          </w:rPr>
          <w:delText xml:space="preserve"> devant, Croiser PG derrière le PD</w:delText>
        </w:r>
      </w:del>
    </w:p>
    <w:p w14:paraId="352F25C1" w14:textId="14FA1BB8" w:rsidR="002301FB" w:rsidRPr="00683182" w:rsidRDefault="002301FB" w:rsidP="002301FB">
      <w:pPr>
        <w:rPr>
          <w:del w:id="162" w:author="NAZ, Mamoona (OLDHAM MEDICAL SERVICES)" w:date="2026-09-22T12:27:00Z" w16du:dateUtc="2026-09-22T16:27:00Z"/>
          <w:rFonts w:ascii="Arial" w:hAnsi="Arial" w:cs="Arial"/>
          <w:sz w:val="20"/>
          <w:szCs w:val="20"/>
        </w:rPr>
      </w:pPr>
      <w:del w:id="163" w:author="NAZ, Mamoona (OLDHAM MEDICAL SERVICES)" w:date="2026-09-22T12:27:00Z" w16du:dateUtc="2026-09-22T16:27:00Z">
        <w:r w:rsidRPr="00683182">
          <w:rPr>
            <w:rFonts w:ascii="Arial" w:hAnsi="Arial" w:cs="Arial"/>
            <w:sz w:val="20"/>
            <w:szCs w:val="20"/>
          </w:rPr>
          <w:delText xml:space="preserve">                  </w:delText>
        </w:r>
        <w:r w:rsidR="00B54D79" w:rsidRPr="00683182">
          <w:rPr>
            <w:rFonts w:ascii="Arial" w:hAnsi="Arial" w:cs="Arial"/>
            <w:sz w:val="20"/>
            <w:szCs w:val="20"/>
          </w:rPr>
          <w:delText xml:space="preserve"> </w:delText>
        </w:r>
        <w:r w:rsidRPr="00683182">
          <w:rPr>
            <w:rFonts w:ascii="Arial" w:hAnsi="Arial" w:cs="Arial"/>
            <w:sz w:val="20"/>
            <w:szCs w:val="20"/>
          </w:rPr>
          <w:delText xml:space="preserve"> 3</w:delText>
        </w:r>
        <w:r w:rsidR="00B54D79" w:rsidRPr="00683182">
          <w:rPr>
            <w:rFonts w:ascii="Arial" w:hAnsi="Arial" w:cs="Arial"/>
            <w:sz w:val="20"/>
            <w:szCs w:val="20"/>
          </w:rPr>
          <w:delText>-</w:delText>
        </w:r>
        <w:r w:rsidRPr="00683182">
          <w:rPr>
            <w:rFonts w:ascii="Arial" w:hAnsi="Arial" w:cs="Arial"/>
            <w:sz w:val="20"/>
            <w:szCs w:val="20"/>
          </w:rPr>
          <w:delText xml:space="preserve">4   </w:delText>
        </w:r>
        <w:r w:rsidR="00B54D79" w:rsidRPr="00683182">
          <w:rPr>
            <w:rFonts w:ascii="Arial" w:hAnsi="Arial" w:cs="Arial"/>
            <w:sz w:val="20"/>
            <w:szCs w:val="20"/>
          </w:rPr>
          <w:delText xml:space="preserve"> </w:delText>
        </w:r>
        <w:r w:rsidRPr="00683182">
          <w:rPr>
            <w:rFonts w:ascii="Arial" w:hAnsi="Arial" w:cs="Arial"/>
            <w:sz w:val="20"/>
            <w:szCs w:val="20"/>
          </w:rPr>
          <w:delText xml:space="preserve"> H: </w:delText>
        </w:r>
        <w:r w:rsidR="00B54D79" w:rsidRPr="00683182">
          <w:rPr>
            <w:rFonts w:ascii="Arial" w:hAnsi="Arial" w:cs="Arial"/>
            <w:sz w:val="20"/>
            <w:szCs w:val="20"/>
          </w:rPr>
          <w:delText>PG devant</w:delText>
        </w:r>
        <w:r w:rsidR="001B5B1F" w:rsidRPr="00683182">
          <w:rPr>
            <w:rFonts w:ascii="Arial" w:hAnsi="Arial" w:cs="Arial"/>
            <w:sz w:val="20"/>
            <w:szCs w:val="20"/>
          </w:rPr>
          <w:delText xml:space="preserve">, </w:delText>
        </w:r>
        <w:r w:rsidR="00B54D79" w:rsidRPr="00683182">
          <w:rPr>
            <w:rFonts w:ascii="Arial" w:hAnsi="Arial" w:cs="Arial"/>
            <w:sz w:val="20"/>
            <w:szCs w:val="20"/>
          </w:rPr>
          <w:delText>Brosser  PD devant</w:delText>
        </w:r>
      </w:del>
    </w:p>
    <w:p w14:paraId="6CC81BE7" w14:textId="5A0613BF" w:rsidR="002301FB" w:rsidRPr="00683182" w:rsidRDefault="002301FB" w:rsidP="002301FB">
      <w:pPr>
        <w:rPr>
          <w:del w:id="164" w:author="NAZ, Mamoona (OLDHAM MEDICAL SERVICES)" w:date="2026-09-22T12:27:00Z" w16du:dateUtc="2026-09-22T16:27:00Z"/>
          <w:rFonts w:ascii="Arial" w:hAnsi="Arial" w:cs="Arial"/>
          <w:color w:val="FF0000"/>
          <w:sz w:val="20"/>
          <w:szCs w:val="20"/>
        </w:rPr>
      </w:pPr>
      <w:del w:id="165" w:author="NAZ, Mamoona (OLDHAM MEDICAL SERVICES)" w:date="2026-09-22T12:27:00Z" w16du:dateUtc="2026-09-22T16:27:00Z">
        <w:r w:rsidRPr="00683182">
          <w:rPr>
            <w:rFonts w:ascii="Arial" w:hAnsi="Arial" w:cs="Arial"/>
            <w:color w:val="FF0000"/>
            <w:sz w:val="20"/>
            <w:szCs w:val="20"/>
          </w:rPr>
          <w:delText xml:space="preserve">                              F: </w:delText>
        </w:r>
        <w:r w:rsidR="00B54D79" w:rsidRPr="00683182">
          <w:rPr>
            <w:rFonts w:ascii="Arial" w:hAnsi="Arial" w:cs="Arial"/>
            <w:color w:val="FF0000"/>
            <w:sz w:val="20"/>
            <w:szCs w:val="20"/>
          </w:rPr>
          <w:delText>PD devant, Brosser PG devant</w:delText>
        </w:r>
      </w:del>
    </w:p>
    <w:p w14:paraId="66998F67" w14:textId="36305F2D" w:rsidR="00596A1F" w:rsidRPr="00683182" w:rsidRDefault="00596A1F" w:rsidP="002301FB">
      <w:pPr>
        <w:rPr>
          <w:del w:id="166" w:author="NAZ, Mamoona (OLDHAM MEDICAL SERVICES)" w:date="2026-09-22T12:27:00Z" w16du:dateUtc="2026-09-22T16:27:00Z"/>
          <w:rFonts w:ascii="Arial" w:hAnsi="Arial" w:cs="Arial"/>
          <w:color w:val="FF0000"/>
          <w:sz w:val="14"/>
          <w:szCs w:val="14"/>
        </w:rPr>
      </w:pPr>
      <w:del w:id="167" w:author="NAZ, Mamoona (OLDHAM MEDICAL SERVICES)" w:date="2026-09-22T12:27:00Z" w16du:dateUtc="2026-09-22T16:27:00Z">
        <w:r w:rsidRPr="00683182">
          <w:rPr>
            <w:rFonts w:ascii="Arial" w:hAnsi="Arial" w:cs="Arial"/>
            <w:sz w:val="14"/>
            <w:szCs w:val="14"/>
          </w:rPr>
          <w:delText xml:space="preserve">                                         </w:delText>
        </w:r>
        <w:r w:rsidR="00683182">
          <w:rPr>
            <w:rFonts w:ascii="Arial" w:hAnsi="Arial" w:cs="Arial"/>
            <w:sz w:val="14"/>
            <w:szCs w:val="14"/>
          </w:rPr>
          <w:delText xml:space="preserve"> </w:delText>
        </w:r>
        <w:r w:rsidRPr="00683182">
          <w:rPr>
            <w:rFonts w:ascii="Arial" w:hAnsi="Arial" w:cs="Arial"/>
            <w:sz w:val="14"/>
            <w:szCs w:val="14"/>
          </w:rPr>
          <w:delText xml:space="preserve"> Sur le compte 6 lâcher la main droite de l’homme et la main gauche de la femme  </w:delText>
        </w:r>
      </w:del>
    </w:p>
    <w:p w14:paraId="4069A1BB" w14:textId="68FF6283" w:rsidR="001B5B1F" w:rsidRPr="00683182" w:rsidRDefault="002301FB" w:rsidP="002301FB">
      <w:pPr>
        <w:rPr>
          <w:del w:id="168" w:author="NAZ, Mamoona (OLDHAM MEDICAL SERVICES)" w:date="2026-09-22T12:27:00Z" w16du:dateUtc="2026-09-22T16:27:00Z"/>
          <w:rFonts w:ascii="Arial" w:hAnsi="Arial" w:cs="Arial"/>
          <w:color w:val="FF0000"/>
          <w:sz w:val="20"/>
          <w:szCs w:val="20"/>
        </w:rPr>
      </w:pPr>
      <w:del w:id="169" w:author="NAZ, Mamoona (OLDHAM MEDICAL SERVICES)" w:date="2026-09-22T12:27:00Z" w16du:dateUtc="2026-09-22T16:27:00Z">
        <w:r w:rsidRPr="00683182">
          <w:rPr>
            <w:rFonts w:ascii="Arial" w:hAnsi="Arial" w:cs="Arial"/>
            <w:sz w:val="20"/>
            <w:szCs w:val="20"/>
          </w:rPr>
          <w:delText xml:space="preserve">                  </w:delText>
        </w:r>
        <w:r w:rsidR="00B54D79" w:rsidRPr="00683182">
          <w:rPr>
            <w:rFonts w:ascii="Arial" w:hAnsi="Arial" w:cs="Arial"/>
            <w:sz w:val="20"/>
            <w:szCs w:val="20"/>
          </w:rPr>
          <w:delText xml:space="preserve"> </w:delText>
        </w:r>
        <w:r w:rsidRPr="00683182">
          <w:rPr>
            <w:rFonts w:ascii="Arial" w:hAnsi="Arial" w:cs="Arial"/>
            <w:sz w:val="20"/>
            <w:szCs w:val="20"/>
          </w:rPr>
          <w:delText xml:space="preserve"> 5-6     </w:delText>
        </w:r>
        <w:r w:rsidR="001B5B1F" w:rsidRPr="00683182">
          <w:rPr>
            <w:rFonts w:ascii="Arial" w:hAnsi="Arial" w:cs="Arial"/>
            <w:sz w:val="20"/>
            <w:szCs w:val="20"/>
          </w:rPr>
          <w:delText>H:</w:delText>
        </w:r>
        <w:r w:rsidR="00B54D79" w:rsidRPr="00683182">
          <w:rPr>
            <w:rFonts w:ascii="Arial" w:hAnsi="Arial" w:cs="Arial"/>
            <w:sz w:val="20"/>
            <w:szCs w:val="20"/>
          </w:rPr>
          <w:delText xml:space="preserve">  PD devant, P</w:delText>
        </w:r>
        <w:r w:rsidR="001B5B1F" w:rsidRPr="00683182">
          <w:rPr>
            <w:rFonts w:ascii="Arial" w:hAnsi="Arial" w:cs="Arial"/>
            <w:sz w:val="20"/>
            <w:szCs w:val="20"/>
          </w:rPr>
          <w:delText xml:space="preserve">ivot ½ </w:delText>
        </w:r>
        <w:r w:rsidR="00B54D79" w:rsidRPr="00683182">
          <w:rPr>
            <w:rFonts w:ascii="Arial" w:hAnsi="Arial" w:cs="Arial"/>
            <w:sz w:val="20"/>
            <w:szCs w:val="20"/>
          </w:rPr>
          <w:delText>tour à gauche poids sur PG</w:delText>
        </w:r>
        <w:r w:rsidR="001B5B1F" w:rsidRPr="00683182">
          <w:rPr>
            <w:rFonts w:ascii="Arial" w:hAnsi="Arial" w:cs="Arial"/>
            <w:color w:val="FF0000"/>
            <w:sz w:val="20"/>
            <w:szCs w:val="20"/>
          </w:rPr>
          <w:delText xml:space="preserve"> </w:delText>
        </w:r>
      </w:del>
    </w:p>
    <w:p w14:paraId="53E34F00" w14:textId="09EE09F9" w:rsidR="002301FB" w:rsidRPr="00683182" w:rsidRDefault="001B5B1F" w:rsidP="002301FB">
      <w:pPr>
        <w:rPr>
          <w:del w:id="170" w:author="NAZ, Mamoona (OLDHAM MEDICAL SERVICES)" w:date="2026-09-22T12:27:00Z" w16du:dateUtc="2026-09-22T16:27:00Z"/>
          <w:rFonts w:ascii="Arial" w:hAnsi="Arial" w:cs="Arial"/>
          <w:sz w:val="20"/>
          <w:szCs w:val="20"/>
        </w:rPr>
      </w:pPr>
      <w:del w:id="171" w:author="NAZ, Mamoona (OLDHAM MEDICAL SERVICES)" w:date="2026-09-22T12:27:00Z" w16du:dateUtc="2026-09-22T16:27:00Z">
        <w:r w:rsidRPr="00683182">
          <w:rPr>
            <w:rFonts w:ascii="Arial" w:hAnsi="Arial" w:cs="Arial"/>
            <w:color w:val="FF0000"/>
            <w:sz w:val="20"/>
            <w:szCs w:val="20"/>
          </w:rPr>
          <w:delText xml:space="preserve">                              F: </w:delText>
        </w:r>
        <w:r w:rsidR="00B54D79" w:rsidRPr="00683182">
          <w:rPr>
            <w:rFonts w:ascii="Arial" w:hAnsi="Arial" w:cs="Arial"/>
            <w:color w:val="FF0000"/>
            <w:sz w:val="20"/>
            <w:szCs w:val="20"/>
          </w:rPr>
          <w:delText>PG devant, Pivot ½ tour à droite poids sur PD</w:delText>
        </w:r>
      </w:del>
    </w:p>
    <w:p w14:paraId="525A83FF" w14:textId="7E4721F1" w:rsidR="002301FB" w:rsidRPr="00683182" w:rsidRDefault="002301FB" w:rsidP="002301FB">
      <w:pPr>
        <w:rPr>
          <w:del w:id="172" w:author="NAZ, Mamoona (OLDHAM MEDICAL SERVICES)" w:date="2026-09-22T12:27:00Z" w16du:dateUtc="2026-09-22T16:27:00Z"/>
          <w:rFonts w:ascii="Arial" w:hAnsi="Arial" w:cs="Arial"/>
          <w:sz w:val="20"/>
          <w:szCs w:val="20"/>
        </w:rPr>
      </w:pPr>
      <w:del w:id="173" w:author="NAZ, Mamoona (OLDHAM MEDICAL SERVICES)" w:date="2026-09-22T12:27:00Z" w16du:dateUtc="2026-09-22T16:27:00Z">
        <w:r w:rsidRPr="00683182">
          <w:rPr>
            <w:rFonts w:ascii="Arial" w:hAnsi="Arial" w:cs="Arial"/>
            <w:sz w:val="20"/>
            <w:szCs w:val="20"/>
          </w:rPr>
          <w:delText xml:space="preserve">               </w:delText>
        </w:r>
        <w:r w:rsidR="00B54D79" w:rsidRPr="00683182">
          <w:rPr>
            <w:rFonts w:ascii="Arial" w:hAnsi="Arial" w:cs="Arial"/>
            <w:sz w:val="20"/>
            <w:szCs w:val="20"/>
          </w:rPr>
          <w:delText xml:space="preserve"> </w:delText>
        </w:r>
        <w:r w:rsidRPr="00683182">
          <w:rPr>
            <w:rFonts w:ascii="Arial" w:hAnsi="Arial" w:cs="Arial"/>
            <w:sz w:val="20"/>
            <w:szCs w:val="20"/>
          </w:rPr>
          <w:delText xml:space="preserve">    7</w:delText>
        </w:r>
        <w:r w:rsidR="00B54D79" w:rsidRPr="00683182">
          <w:rPr>
            <w:rFonts w:ascii="Arial" w:hAnsi="Arial" w:cs="Arial"/>
            <w:sz w:val="20"/>
            <w:szCs w:val="20"/>
          </w:rPr>
          <w:delText>-</w:delText>
        </w:r>
        <w:r w:rsidRPr="00683182">
          <w:rPr>
            <w:rFonts w:ascii="Arial" w:hAnsi="Arial" w:cs="Arial"/>
            <w:sz w:val="20"/>
            <w:szCs w:val="20"/>
          </w:rPr>
          <w:delText xml:space="preserve">8    </w:delText>
        </w:r>
        <w:r w:rsidR="00683182">
          <w:rPr>
            <w:rFonts w:ascii="Arial" w:hAnsi="Arial" w:cs="Arial"/>
            <w:sz w:val="20"/>
            <w:szCs w:val="20"/>
          </w:rPr>
          <w:delText xml:space="preserve"> </w:delText>
        </w:r>
        <w:r w:rsidRPr="00683182">
          <w:rPr>
            <w:rFonts w:ascii="Arial" w:hAnsi="Arial" w:cs="Arial"/>
            <w:sz w:val="20"/>
            <w:szCs w:val="20"/>
          </w:rPr>
          <w:delText xml:space="preserve">H: </w:delText>
        </w:r>
        <w:r w:rsidR="00B54D79" w:rsidRPr="00683182">
          <w:rPr>
            <w:rFonts w:ascii="Arial" w:hAnsi="Arial" w:cs="Arial"/>
            <w:sz w:val="20"/>
            <w:szCs w:val="20"/>
          </w:rPr>
          <w:delText>PD devant</w:delText>
        </w:r>
        <w:r w:rsidR="001B5B1F" w:rsidRPr="00683182">
          <w:rPr>
            <w:rFonts w:ascii="Arial" w:hAnsi="Arial" w:cs="Arial"/>
            <w:sz w:val="20"/>
            <w:szCs w:val="20"/>
          </w:rPr>
          <w:delText xml:space="preserve">, </w:delText>
        </w:r>
        <w:r w:rsidR="00B54D79" w:rsidRPr="00683182">
          <w:rPr>
            <w:rFonts w:ascii="Arial" w:hAnsi="Arial" w:cs="Arial"/>
            <w:sz w:val="20"/>
            <w:szCs w:val="20"/>
          </w:rPr>
          <w:delText>P</w:delText>
        </w:r>
        <w:r w:rsidR="001B5B1F" w:rsidRPr="00683182">
          <w:rPr>
            <w:rFonts w:ascii="Arial" w:hAnsi="Arial" w:cs="Arial"/>
            <w:sz w:val="20"/>
            <w:szCs w:val="20"/>
          </w:rPr>
          <w:delText xml:space="preserve">ivot ¼ </w:delText>
        </w:r>
        <w:r w:rsidR="00B54D79" w:rsidRPr="00683182">
          <w:rPr>
            <w:rFonts w:ascii="Arial" w:hAnsi="Arial" w:cs="Arial"/>
            <w:sz w:val="20"/>
            <w:szCs w:val="20"/>
          </w:rPr>
          <w:delText>de tour à gauche</w:delText>
        </w:r>
        <w:r w:rsidR="001B5B1F" w:rsidRPr="00683182">
          <w:rPr>
            <w:rFonts w:ascii="Arial" w:hAnsi="Arial" w:cs="Arial"/>
            <w:sz w:val="20"/>
            <w:szCs w:val="20"/>
          </w:rPr>
          <w:delText xml:space="preserve"> </w:delText>
        </w:r>
        <w:r w:rsidR="00B54D79" w:rsidRPr="00683182">
          <w:rPr>
            <w:rFonts w:ascii="Arial" w:hAnsi="Arial" w:cs="Arial"/>
            <w:sz w:val="20"/>
            <w:szCs w:val="20"/>
          </w:rPr>
          <w:delText>poids sur PG</w:delText>
        </w:r>
        <w:r w:rsidR="001B5B1F" w:rsidRPr="00683182">
          <w:rPr>
            <w:rFonts w:ascii="Arial" w:hAnsi="Arial" w:cs="Arial"/>
            <w:sz w:val="20"/>
            <w:szCs w:val="20"/>
          </w:rPr>
          <w:delText xml:space="preserve"> </w:delText>
        </w:r>
        <w:r w:rsidR="001B5B1F" w:rsidRPr="00DB6838">
          <w:rPr>
            <w:rFonts w:ascii="Arial" w:hAnsi="Arial" w:cs="Arial"/>
            <w:sz w:val="16"/>
            <w:szCs w:val="16"/>
          </w:rPr>
          <w:delText>OLOD</w:delText>
        </w:r>
      </w:del>
    </w:p>
    <w:p w14:paraId="7586B509" w14:textId="6E8E1141" w:rsidR="002301FB" w:rsidRPr="00683182" w:rsidRDefault="002301FB" w:rsidP="002301FB">
      <w:pPr>
        <w:rPr>
          <w:del w:id="174" w:author="NAZ, Mamoona (OLDHAM MEDICAL SERVICES)" w:date="2026-09-22T12:27:00Z" w16du:dateUtc="2026-09-22T16:27:00Z"/>
          <w:rFonts w:ascii="Arial" w:hAnsi="Arial" w:cs="Arial"/>
          <w:color w:val="FF0000"/>
          <w:sz w:val="20"/>
          <w:szCs w:val="20"/>
        </w:rPr>
      </w:pPr>
      <w:del w:id="175" w:author="NAZ, Mamoona (OLDHAM MEDICAL SERVICES)" w:date="2026-09-22T12:27:00Z" w16du:dateUtc="2026-09-22T16:27:00Z">
        <w:r w:rsidRPr="00683182">
          <w:rPr>
            <w:rFonts w:ascii="Arial" w:hAnsi="Arial" w:cs="Arial"/>
            <w:sz w:val="20"/>
            <w:szCs w:val="20"/>
          </w:rPr>
          <w:delText xml:space="preserve">                            </w:delText>
        </w:r>
        <w:r w:rsidR="00B54D79" w:rsidRPr="00683182">
          <w:rPr>
            <w:rFonts w:ascii="Arial" w:hAnsi="Arial" w:cs="Arial"/>
            <w:sz w:val="20"/>
            <w:szCs w:val="20"/>
          </w:rPr>
          <w:delText xml:space="preserve"> </w:delText>
        </w:r>
        <w:r w:rsidRPr="00683182">
          <w:rPr>
            <w:rFonts w:ascii="Arial" w:hAnsi="Arial" w:cs="Arial"/>
            <w:sz w:val="20"/>
            <w:szCs w:val="20"/>
          </w:rPr>
          <w:delText xml:space="preserve"> </w:delText>
        </w:r>
        <w:r w:rsidRPr="00683182">
          <w:rPr>
            <w:rFonts w:ascii="Arial" w:hAnsi="Arial" w:cs="Arial"/>
            <w:color w:val="FF0000"/>
            <w:sz w:val="20"/>
            <w:szCs w:val="20"/>
          </w:rPr>
          <w:delText xml:space="preserve">F: </w:delText>
        </w:r>
        <w:r w:rsidR="00812C41" w:rsidRPr="00683182">
          <w:rPr>
            <w:rFonts w:ascii="Arial" w:hAnsi="Arial" w:cs="Arial"/>
            <w:color w:val="FF0000"/>
            <w:sz w:val="20"/>
            <w:szCs w:val="20"/>
          </w:rPr>
          <w:delText xml:space="preserve">PG devant, Pivot ¼ tour à droite poids sur </w:delText>
        </w:r>
        <w:r w:rsidR="00DB6838" w:rsidRPr="00683182">
          <w:rPr>
            <w:rFonts w:ascii="Arial" w:hAnsi="Arial" w:cs="Arial"/>
            <w:color w:val="FF0000"/>
            <w:sz w:val="20"/>
            <w:szCs w:val="20"/>
          </w:rPr>
          <w:delText xml:space="preserve">PD </w:delText>
        </w:r>
        <w:r w:rsidR="00DB6838" w:rsidRPr="005C2995">
          <w:rPr>
            <w:rFonts w:ascii="Arial" w:hAnsi="Arial" w:cs="Arial"/>
            <w:color w:val="FF0000"/>
            <w:sz w:val="16"/>
            <w:szCs w:val="16"/>
          </w:rPr>
          <w:delText>ILOD</w:delText>
        </w:r>
      </w:del>
    </w:p>
    <w:p w14:paraId="56968334" w14:textId="67343EF3" w:rsidR="003768CC" w:rsidRPr="00683182" w:rsidRDefault="003768CC" w:rsidP="002301FB">
      <w:pPr>
        <w:rPr>
          <w:del w:id="176" w:author="NAZ, Mamoona (OLDHAM MEDICAL SERVICES)" w:date="2026-09-22T12:27:00Z" w16du:dateUtc="2026-09-22T16:27:00Z"/>
          <w:rFonts w:ascii="Arial" w:hAnsi="Arial" w:cs="Arial"/>
          <w:color w:val="FF0000"/>
          <w:sz w:val="20"/>
          <w:szCs w:val="20"/>
        </w:rPr>
      </w:pPr>
    </w:p>
    <w:p w14:paraId="5A5FE10B" w14:textId="2B494B00" w:rsidR="003768CC" w:rsidRPr="00683182" w:rsidRDefault="003768CC" w:rsidP="002301FB">
      <w:pPr>
        <w:rPr>
          <w:del w:id="177" w:author="NAZ, Mamoona (OLDHAM MEDICAL SERVICES)" w:date="2026-09-22T12:27:00Z" w16du:dateUtc="2026-09-22T16:27:00Z"/>
          <w:rFonts w:ascii="Arial" w:hAnsi="Arial" w:cs="Arial"/>
          <w:color w:val="FF0000"/>
          <w:sz w:val="20"/>
          <w:szCs w:val="20"/>
        </w:rPr>
      </w:pPr>
    </w:p>
    <w:p w14:paraId="35CEF6F9" w14:textId="5FE57C3B" w:rsidR="003768CC" w:rsidRPr="00683182" w:rsidRDefault="003768CC" w:rsidP="002301FB">
      <w:pPr>
        <w:rPr>
          <w:del w:id="178" w:author="NAZ, Mamoona (OLDHAM MEDICAL SERVICES)" w:date="2026-09-22T12:27:00Z" w16du:dateUtc="2026-09-22T16:27:00Z"/>
          <w:rFonts w:ascii="Arial" w:hAnsi="Arial" w:cs="Arial"/>
          <w:color w:val="FF0000"/>
          <w:sz w:val="20"/>
          <w:szCs w:val="20"/>
        </w:rPr>
      </w:pPr>
    </w:p>
    <w:p w14:paraId="01DBD21B" w14:textId="69181426" w:rsidR="003768CC" w:rsidRPr="00683182" w:rsidRDefault="003768CC" w:rsidP="002301FB">
      <w:pPr>
        <w:rPr>
          <w:del w:id="179" w:author="NAZ, Mamoona (OLDHAM MEDICAL SERVICES)" w:date="2026-09-22T12:27:00Z" w16du:dateUtc="2026-09-22T16:27:00Z"/>
          <w:rFonts w:ascii="Arial" w:hAnsi="Arial" w:cs="Arial"/>
          <w:color w:val="FF0000"/>
          <w:sz w:val="20"/>
          <w:szCs w:val="20"/>
        </w:rPr>
      </w:pPr>
    </w:p>
    <w:p w14:paraId="5BC9D471" w14:textId="68E7CD56" w:rsidR="003768CC" w:rsidRPr="00683182" w:rsidRDefault="003768CC" w:rsidP="002301FB">
      <w:pPr>
        <w:rPr>
          <w:del w:id="180" w:author="NAZ, Mamoona (OLDHAM MEDICAL SERVICES)" w:date="2026-09-22T12:27:00Z" w16du:dateUtc="2026-09-22T16:27:00Z"/>
          <w:rFonts w:ascii="Arial" w:hAnsi="Arial" w:cs="Arial"/>
          <w:color w:val="FF0000"/>
          <w:sz w:val="20"/>
          <w:szCs w:val="20"/>
        </w:rPr>
      </w:pPr>
    </w:p>
    <w:p w14:paraId="1FBD57BA" w14:textId="3DDB3B3C" w:rsidR="003768CC" w:rsidRPr="00683182" w:rsidRDefault="003768CC" w:rsidP="002301FB">
      <w:pPr>
        <w:rPr>
          <w:del w:id="181" w:author="NAZ, Mamoona (OLDHAM MEDICAL SERVICES)" w:date="2026-09-22T12:27:00Z" w16du:dateUtc="2026-09-22T16:27:00Z"/>
          <w:rFonts w:ascii="Arial" w:hAnsi="Arial" w:cs="Arial"/>
          <w:color w:val="FF0000"/>
          <w:sz w:val="20"/>
          <w:szCs w:val="20"/>
        </w:rPr>
      </w:pPr>
    </w:p>
    <w:p w14:paraId="1E7C3D46" w14:textId="1F475D0E" w:rsidR="003768CC" w:rsidRPr="00683182" w:rsidRDefault="003768CC" w:rsidP="002301FB">
      <w:pPr>
        <w:rPr>
          <w:del w:id="182" w:author="NAZ, Mamoona (OLDHAM MEDICAL SERVICES)" w:date="2026-09-22T12:27:00Z" w16du:dateUtc="2026-09-22T16:27:00Z"/>
          <w:rFonts w:ascii="Arial" w:hAnsi="Arial" w:cs="Arial"/>
          <w:color w:val="FF0000"/>
          <w:sz w:val="20"/>
          <w:szCs w:val="20"/>
        </w:rPr>
      </w:pPr>
    </w:p>
    <w:p w14:paraId="0FC9A586" w14:textId="77777777" w:rsidR="003768CC" w:rsidRPr="00683182" w:rsidRDefault="003768CC" w:rsidP="002301FB">
      <w:pPr>
        <w:rPr>
          <w:del w:id="183" w:author="NAZ, Mamoona (OLDHAM MEDICAL SERVICES)" w:date="2026-09-22T12:27:00Z" w16du:dateUtc="2026-09-22T16:27:00Z"/>
          <w:rFonts w:ascii="Arial" w:hAnsi="Arial" w:cs="Arial"/>
          <w:color w:val="FF0000"/>
          <w:sz w:val="20"/>
          <w:szCs w:val="20"/>
        </w:rPr>
      </w:pPr>
    </w:p>
    <w:p w14:paraId="01B18DB0" w14:textId="77777777" w:rsidR="0082340D" w:rsidRPr="00683182" w:rsidRDefault="0082340D" w:rsidP="0082340D">
      <w:pPr>
        <w:rPr>
          <w:del w:id="184" w:author="NAZ, Mamoona (OLDHAM MEDICAL SERVICES)" w:date="2026-09-22T12:27:00Z" w16du:dateUtc="2026-09-22T16:27:00Z"/>
          <w:rFonts w:ascii="Arial" w:hAnsi="Arial" w:cs="Arial"/>
          <w:color w:val="FF0000"/>
          <w:sz w:val="20"/>
          <w:szCs w:val="20"/>
        </w:rPr>
      </w:pPr>
    </w:p>
    <w:p w14:paraId="13954021" w14:textId="551D80B8" w:rsidR="0082340D" w:rsidRPr="00576B90" w:rsidRDefault="0082340D" w:rsidP="003768CC">
      <w:pPr>
        <w:rPr>
          <w:del w:id="185" w:author="NAZ, Mamoona (OLDHAM MEDICAL SERVICES)" w:date="2026-09-22T12:27:00Z" w16du:dateUtc="2026-09-22T16:27:00Z"/>
          <w:rFonts w:ascii="Arial" w:hAnsi="Arial" w:cs="Arial"/>
          <w:b/>
          <w:bCs/>
          <w:sz w:val="20"/>
          <w:szCs w:val="20"/>
          <w:lang w:val="en-CA"/>
        </w:rPr>
      </w:pPr>
      <w:del w:id="186" w:author="NAZ, Mamoona (OLDHAM MEDICAL SERVICES)" w:date="2026-09-22T12:27:00Z" w16du:dateUtc="2026-09-22T16:27:00Z">
        <w:r w:rsidRPr="003968E8">
          <w:rPr>
            <w:rFonts w:ascii="Arial" w:hAnsi="Arial" w:cs="Arial"/>
            <w:b/>
            <w:sz w:val="20"/>
            <w:szCs w:val="20"/>
          </w:rPr>
          <w:delText xml:space="preserve">                  </w:delText>
        </w:r>
        <w:r w:rsidRPr="00576B90">
          <w:rPr>
            <w:rFonts w:ascii="Arial" w:hAnsi="Arial" w:cs="Arial"/>
            <w:b/>
            <w:sz w:val="20"/>
            <w:szCs w:val="20"/>
            <w:lang w:val="en-CA"/>
          </w:rPr>
          <w:delText>25-</w:delText>
        </w:r>
        <w:r w:rsidR="00683182" w:rsidRPr="00576B90">
          <w:rPr>
            <w:rFonts w:ascii="Arial" w:hAnsi="Arial" w:cs="Arial"/>
            <w:b/>
            <w:sz w:val="20"/>
            <w:szCs w:val="20"/>
            <w:lang w:val="en-CA"/>
          </w:rPr>
          <w:delText xml:space="preserve">32  </w:delText>
        </w:r>
        <w:r w:rsidR="00576B90">
          <w:rPr>
            <w:rFonts w:ascii="Arial" w:hAnsi="Arial" w:cs="Arial"/>
            <w:b/>
            <w:sz w:val="20"/>
            <w:szCs w:val="20"/>
            <w:lang w:val="en-CA"/>
          </w:rPr>
          <w:delText xml:space="preserve"> </w:delText>
        </w:r>
        <w:r w:rsidR="00683182" w:rsidRPr="00576B90">
          <w:rPr>
            <w:rFonts w:ascii="Arial" w:hAnsi="Arial" w:cs="Arial"/>
            <w:b/>
            <w:sz w:val="20"/>
            <w:szCs w:val="20"/>
            <w:lang w:val="en-CA"/>
          </w:rPr>
          <w:delText>H</w:delText>
        </w:r>
        <w:r w:rsidR="0023387C" w:rsidRPr="00576B90">
          <w:rPr>
            <w:rFonts w:ascii="Arial" w:hAnsi="Arial" w:cs="Arial"/>
            <w:b/>
            <w:sz w:val="20"/>
            <w:szCs w:val="20"/>
            <w:lang w:val="en-CA"/>
          </w:rPr>
          <w:delText xml:space="preserve">: </w:delText>
        </w:r>
        <w:r w:rsidR="0023387C" w:rsidRPr="00576B90">
          <w:rPr>
            <w:rFonts w:ascii="Arial" w:hAnsi="Arial" w:cs="Arial"/>
            <w:b/>
            <w:bCs/>
            <w:sz w:val="20"/>
            <w:szCs w:val="20"/>
            <w:lang w:val="en-CA"/>
          </w:rPr>
          <w:delText>Two Struts, Rock, Replace, Step, Hold (LADY ½ TURN RIGHT ON 7)</w:delText>
        </w:r>
      </w:del>
    </w:p>
    <w:p w14:paraId="40376D3C" w14:textId="585878C2" w:rsidR="008634B6" w:rsidRPr="00576B90" w:rsidRDefault="008634B6" w:rsidP="008634B6">
      <w:pPr>
        <w:rPr>
          <w:del w:id="187" w:author="NAZ, Mamoona (OLDHAM MEDICAL SERVICES)" w:date="2026-09-22T12:27:00Z" w16du:dateUtc="2026-09-22T16:27:00Z"/>
          <w:rFonts w:ascii="Arial" w:hAnsi="Arial" w:cs="Arial"/>
          <w:b/>
          <w:bCs/>
          <w:color w:val="C00000"/>
          <w:sz w:val="20"/>
          <w:szCs w:val="20"/>
          <w:lang w:val="en-CA"/>
        </w:rPr>
      </w:pPr>
      <w:del w:id="188" w:author="NAZ, Mamoona (OLDHAM MEDICAL SERVICES)" w:date="2026-09-22T12:27:00Z" w16du:dateUtc="2026-09-22T16:27:00Z">
        <w:r w:rsidRPr="00576B90">
          <w:rPr>
            <w:rFonts w:ascii="Arial" w:hAnsi="Arial" w:cs="Arial"/>
            <w:b/>
            <w:bCs/>
            <w:color w:val="C00000"/>
            <w:sz w:val="20"/>
            <w:szCs w:val="20"/>
            <w:lang w:val="en-CA"/>
          </w:rPr>
          <w:delText xml:space="preserve">                              F:  Two Struts, Back Rock, Replace, </w:delText>
        </w:r>
        <w:r w:rsidR="000D59A4" w:rsidRPr="00576B90">
          <w:rPr>
            <w:rFonts w:ascii="Arial" w:hAnsi="Arial" w:cs="Arial"/>
            <w:b/>
            <w:bCs/>
            <w:color w:val="C00000"/>
            <w:sz w:val="20"/>
            <w:szCs w:val="20"/>
            <w:lang w:val="en-CA"/>
          </w:rPr>
          <w:delText>½ Turn</w:delText>
        </w:r>
        <w:r w:rsidR="00E5128C" w:rsidRPr="00576B90">
          <w:rPr>
            <w:rFonts w:ascii="Arial" w:hAnsi="Arial" w:cs="Arial"/>
            <w:b/>
            <w:bCs/>
            <w:color w:val="C00000"/>
            <w:sz w:val="20"/>
            <w:szCs w:val="20"/>
            <w:lang w:val="en-CA"/>
          </w:rPr>
          <w:delText xml:space="preserve"> Back, Hold</w:delText>
        </w:r>
      </w:del>
    </w:p>
    <w:p w14:paraId="40945CAC" w14:textId="79AAA3E8" w:rsidR="008634B6" w:rsidRPr="00576B90" w:rsidRDefault="008634B6" w:rsidP="008634B6">
      <w:pPr>
        <w:rPr>
          <w:del w:id="189" w:author="NAZ, Mamoona (OLDHAM MEDICAL SERVICES)" w:date="2026-09-22T12:27:00Z" w16du:dateUtc="2026-09-22T16:27:00Z"/>
          <w:rFonts w:ascii="Arial" w:hAnsi="Arial" w:cs="Arial"/>
          <w:sz w:val="14"/>
          <w:szCs w:val="14"/>
        </w:rPr>
      </w:pPr>
      <w:del w:id="190" w:author="NAZ, Mamoona (OLDHAM MEDICAL SERVICES)" w:date="2026-09-22T12:27:00Z" w16du:dateUtc="2026-09-22T16:27:00Z">
        <w:r w:rsidRPr="00576B90">
          <w:rPr>
            <w:rFonts w:ascii="Arial" w:hAnsi="Arial" w:cs="Arial"/>
            <w:sz w:val="20"/>
            <w:szCs w:val="20"/>
            <w:lang w:val="en-CA"/>
          </w:rPr>
          <w:delText xml:space="preserve">                              </w:delText>
        </w:r>
        <w:r w:rsidRPr="00576B90">
          <w:rPr>
            <w:rFonts w:ascii="Arial" w:hAnsi="Arial" w:cs="Arial"/>
            <w:sz w:val="14"/>
            <w:szCs w:val="14"/>
          </w:rPr>
          <w:delText xml:space="preserve">Double hand </w:delText>
        </w:r>
        <w:r w:rsidR="00576B90">
          <w:rPr>
            <w:rFonts w:ascii="Arial" w:hAnsi="Arial" w:cs="Arial"/>
            <w:sz w:val="14"/>
            <w:szCs w:val="14"/>
          </w:rPr>
          <w:delText>h</w:delText>
        </w:r>
        <w:r w:rsidRPr="00576B90">
          <w:rPr>
            <w:rFonts w:ascii="Arial" w:hAnsi="Arial" w:cs="Arial"/>
            <w:sz w:val="14"/>
            <w:szCs w:val="14"/>
          </w:rPr>
          <w:delText>old</w:delText>
        </w:r>
      </w:del>
    </w:p>
    <w:p w14:paraId="27AE13D2" w14:textId="4F58F838" w:rsidR="002301FB" w:rsidRPr="00576B90" w:rsidRDefault="0082340D" w:rsidP="003768CC">
      <w:pPr>
        <w:rPr>
          <w:del w:id="191" w:author="NAZ, Mamoona (OLDHAM MEDICAL SERVICES)" w:date="2026-09-22T12:27:00Z" w16du:dateUtc="2026-09-22T16:27:00Z"/>
          <w:rFonts w:ascii="Arial" w:hAnsi="Arial" w:cs="Arial"/>
          <w:sz w:val="20"/>
          <w:szCs w:val="20"/>
        </w:rPr>
      </w:pPr>
      <w:del w:id="192" w:author="NAZ, Mamoona (OLDHAM MEDICAL SERVICES)" w:date="2026-09-22T12:27:00Z" w16du:dateUtc="2026-09-22T16:27:00Z">
        <w:r w:rsidRPr="00576B90">
          <w:rPr>
            <w:rFonts w:ascii="Arial" w:hAnsi="Arial" w:cs="Arial"/>
            <w:sz w:val="20"/>
            <w:szCs w:val="20"/>
          </w:rPr>
          <w:delText xml:space="preserve">                   </w:delText>
        </w:r>
        <w:r w:rsidR="002301FB" w:rsidRPr="00576B90">
          <w:rPr>
            <w:rFonts w:ascii="Arial" w:hAnsi="Arial" w:cs="Arial"/>
            <w:sz w:val="20"/>
            <w:szCs w:val="20"/>
          </w:rPr>
          <w:delText xml:space="preserve">1-2     H: </w:delText>
        </w:r>
        <w:r w:rsidR="003768CC" w:rsidRPr="00576B90">
          <w:rPr>
            <w:rFonts w:ascii="Arial" w:hAnsi="Arial" w:cs="Arial"/>
            <w:sz w:val="20"/>
            <w:szCs w:val="20"/>
          </w:rPr>
          <w:delText>Pointe du PD devant, Déposer talon du PD</w:delText>
        </w:r>
      </w:del>
    </w:p>
    <w:p w14:paraId="5C3B39A7" w14:textId="23376219" w:rsidR="002301FB" w:rsidRPr="00576B90" w:rsidRDefault="002301FB" w:rsidP="003768CC">
      <w:pPr>
        <w:rPr>
          <w:del w:id="193" w:author="NAZ, Mamoona (OLDHAM MEDICAL SERVICES)" w:date="2026-09-22T12:27:00Z" w16du:dateUtc="2026-09-22T16:27:00Z"/>
          <w:rFonts w:ascii="Arial" w:hAnsi="Arial" w:cs="Arial"/>
          <w:color w:val="FF0000"/>
          <w:sz w:val="20"/>
          <w:szCs w:val="20"/>
        </w:rPr>
      </w:pPr>
      <w:del w:id="194" w:author="NAZ, Mamoona (OLDHAM MEDICAL SERVICES)" w:date="2026-09-22T12:27:00Z" w16du:dateUtc="2026-09-22T16:27:00Z">
        <w:r w:rsidRPr="00576B90">
          <w:rPr>
            <w:rFonts w:ascii="Arial" w:hAnsi="Arial" w:cs="Arial"/>
            <w:color w:val="FF0000"/>
            <w:sz w:val="20"/>
            <w:szCs w:val="20"/>
          </w:rPr>
          <w:delText xml:space="preserve">                             F: </w:delText>
        </w:r>
        <w:r w:rsidR="003768CC" w:rsidRPr="00576B90">
          <w:rPr>
            <w:rFonts w:ascii="Arial" w:hAnsi="Arial" w:cs="Arial"/>
            <w:color w:val="FF0000"/>
            <w:sz w:val="20"/>
            <w:szCs w:val="20"/>
          </w:rPr>
          <w:delText xml:space="preserve">Pointe du </w:delText>
        </w:r>
        <w:r w:rsidR="003A7423" w:rsidRPr="00576B90">
          <w:rPr>
            <w:rFonts w:ascii="Arial" w:hAnsi="Arial" w:cs="Arial"/>
            <w:color w:val="FF0000"/>
            <w:sz w:val="20"/>
            <w:szCs w:val="20"/>
          </w:rPr>
          <w:delText xml:space="preserve">PG </w:delText>
        </w:r>
        <w:r w:rsidR="005213BB" w:rsidRPr="00576B90">
          <w:rPr>
            <w:rFonts w:ascii="Arial" w:hAnsi="Arial" w:cs="Arial"/>
            <w:color w:val="FF0000"/>
            <w:sz w:val="20"/>
            <w:szCs w:val="20"/>
          </w:rPr>
          <w:delText>arrière</w:delText>
        </w:r>
        <w:r w:rsidR="003A7423" w:rsidRPr="00576B90">
          <w:rPr>
            <w:rFonts w:ascii="Arial" w:hAnsi="Arial" w:cs="Arial"/>
            <w:color w:val="FF0000"/>
            <w:sz w:val="20"/>
            <w:szCs w:val="20"/>
          </w:rPr>
          <w:delText>, Déposer talon du PG</w:delText>
        </w:r>
      </w:del>
    </w:p>
    <w:p w14:paraId="671F97C1" w14:textId="1EBB2630" w:rsidR="002301FB" w:rsidRPr="00576B90" w:rsidRDefault="002301FB" w:rsidP="003768CC">
      <w:pPr>
        <w:rPr>
          <w:del w:id="195" w:author="NAZ, Mamoona (OLDHAM MEDICAL SERVICES)" w:date="2026-09-22T12:27:00Z" w16du:dateUtc="2026-09-22T16:27:00Z"/>
          <w:rFonts w:ascii="Arial" w:hAnsi="Arial" w:cs="Arial"/>
          <w:sz w:val="20"/>
          <w:szCs w:val="20"/>
        </w:rPr>
      </w:pPr>
      <w:del w:id="196" w:author="NAZ, Mamoona (OLDHAM MEDICAL SERVICES)" w:date="2026-09-22T12:27:00Z" w16du:dateUtc="2026-09-22T16:27:00Z">
        <w:r w:rsidRPr="00576B90">
          <w:rPr>
            <w:rFonts w:ascii="Arial" w:hAnsi="Arial" w:cs="Arial"/>
            <w:sz w:val="20"/>
            <w:szCs w:val="20"/>
          </w:rPr>
          <w:delText xml:space="preserve">                   3</w:delText>
        </w:r>
        <w:r w:rsidR="003768CC" w:rsidRPr="00576B90">
          <w:rPr>
            <w:rFonts w:ascii="Arial" w:hAnsi="Arial" w:cs="Arial"/>
            <w:sz w:val="20"/>
            <w:szCs w:val="20"/>
          </w:rPr>
          <w:delText>-</w:delText>
        </w:r>
        <w:r w:rsidRPr="00576B90">
          <w:rPr>
            <w:rFonts w:ascii="Arial" w:hAnsi="Arial" w:cs="Arial"/>
            <w:sz w:val="20"/>
            <w:szCs w:val="20"/>
          </w:rPr>
          <w:delText xml:space="preserve">4    </w:delText>
        </w:r>
        <w:r w:rsidR="00B4550A" w:rsidRPr="00576B90">
          <w:rPr>
            <w:rFonts w:ascii="Arial" w:hAnsi="Arial" w:cs="Arial"/>
            <w:sz w:val="20"/>
            <w:szCs w:val="20"/>
          </w:rPr>
          <w:delText xml:space="preserve"> </w:delText>
        </w:r>
        <w:r w:rsidRPr="00576B90">
          <w:rPr>
            <w:rFonts w:ascii="Arial" w:hAnsi="Arial" w:cs="Arial"/>
            <w:sz w:val="20"/>
            <w:szCs w:val="20"/>
          </w:rPr>
          <w:delText>H</w:delText>
        </w:r>
        <w:r w:rsidR="00B4550A" w:rsidRPr="00576B90">
          <w:rPr>
            <w:rFonts w:ascii="Arial" w:hAnsi="Arial" w:cs="Arial"/>
            <w:sz w:val="20"/>
            <w:szCs w:val="20"/>
          </w:rPr>
          <w:delText>:</w:delText>
        </w:r>
        <w:r w:rsidRPr="00576B90">
          <w:rPr>
            <w:rFonts w:ascii="Arial" w:hAnsi="Arial" w:cs="Arial"/>
            <w:sz w:val="20"/>
            <w:szCs w:val="20"/>
          </w:rPr>
          <w:delText> </w:delText>
        </w:r>
        <w:r w:rsidR="00B4550A" w:rsidRPr="00576B90">
          <w:rPr>
            <w:rFonts w:ascii="Arial" w:hAnsi="Arial" w:cs="Arial"/>
            <w:sz w:val="20"/>
            <w:szCs w:val="20"/>
          </w:rPr>
          <w:delText>Pointe du PG devant, Déposer talon du PG</w:delText>
        </w:r>
      </w:del>
    </w:p>
    <w:p w14:paraId="42271141" w14:textId="393C0A03" w:rsidR="00B4550A" w:rsidRPr="00576B90" w:rsidRDefault="002301FB" w:rsidP="003768CC">
      <w:pPr>
        <w:rPr>
          <w:del w:id="197" w:author="NAZ, Mamoona (OLDHAM MEDICAL SERVICES)" w:date="2026-09-22T12:27:00Z" w16du:dateUtc="2026-09-22T16:27:00Z"/>
          <w:rFonts w:ascii="Arial" w:hAnsi="Arial" w:cs="Arial"/>
          <w:sz w:val="20"/>
          <w:szCs w:val="20"/>
        </w:rPr>
      </w:pPr>
      <w:del w:id="198" w:author="NAZ, Mamoona (OLDHAM MEDICAL SERVICES)" w:date="2026-09-22T12:27:00Z" w16du:dateUtc="2026-09-22T16:27:00Z">
        <w:r w:rsidRPr="00576B90">
          <w:rPr>
            <w:rFonts w:ascii="Arial" w:hAnsi="Arial" w:cs="Arial"/>
            <w:color w:val="FF0000"/>
            <w:sz w:val="20"/>
            <w:szCs w:val="20"/>
          </w:rPr>
          <w:delText xml:space="preserve">                             F: </w:delText>
        </w:r>
        <w:r w:rsidR="00B4550A" w:rsidRPr="00576B90">
          <w:rPr>
            <w:rFonts w:ascii="Arial" w:hAnsi="Arial" w:cs="Arial"/>
            <w:color w:val="C00000"/>
            <w:sz w:val="20"/>
            <w:szCs w:val="20"/>
          </w:rPr>
          <w:delText>Pointe du PD</w:delText>
        </w:r>
        <w:r w:rsidR="005213BB" w:rsidRPr="00576B90">
          <w:rPr>
            <w:rFonts w:ascii="Arial" w:hAnsi="Arial" w:cs="Arial"/>
            <w:color w:val="C00000"/>
            <w:sz w:val="20"/>
            <w:szCs w:val="20"/>
          </w:rPr>
          <w:delText xml:space="preserve"> arrière</w:delText>
        </w:r>
        <w:r w:rsidR="00B4550A" w:rsidRPr="00576B90">
          <w:rPr>
            <w:rFonts w:ascii="Arial" w:hAnsi="Arial" w:cs="Arial"/>
            <w:color w:val="C00000"/>
            <w:sz w:val="20"/>
            <w:szCs w:val="20"/>
          </w:rPr>
          <w:delText xml:space="preserve"> Déposer talon du PD</w:delText>
        </w:r>
        <w:r w:rsidRPr="00576B90">
          <w:rPr>
            <w:rFonts w:ascii="Arial" w:hAnsi="Arial" w:cs="Arial"/>
            <w:color w:val="C00000"/>
            <w:sz w:val="20"/>
            <w:szCs w:val="20"/>
          </w:rPr>
          <w:delText xml:space="preserve">   </w:delText>
        </w:r>
      </w:del>
    </w:p>
    <w:p w14:paraId="7AEB5754" w14:textId="0E193432" w:rsidR="003768CC" w:rsidRPr="00576B90" w:rsidRDefault="002301FB" w:rsidP="003768CC">
      <w:pPr>
        <w:rPr>
          <w:del w:id="199" w:author="NAZ, Mamoona (OLDHAM MEDICAL SERVICES)" w:date="2026-09-22T12:27:00Z" w16du:dateUtc="2026-09-22T16:27:00Z"/>
          <w:rFonts w:ascii="Arial" w:hAnsi="Arial" w:cs="Arial"/>
          <w:sz w:val="20"/>
          <w:szCs w:val="20"/>
        </w:rPr>
      </w:pPr>
      <w:del w:id="200" w:author="NAZ, Mamoona (OLDHAM MEDICAL SERVICES)" w:date="2026-09-22T12:27:00Z" w16du:dateUtc="2026-09-22T16:27:00Z">
        <w:r w:rsidRPr="00576B90">
          <w:rPr>
            <w:rFonts w:ascii="Arial" w:hAnsi="Arial" w:cs="Arial"/>
            <w:sz w:val="20"/>
            <w:szCs w:val="20"/>
          </w:rPr>
          <w:delText xml:space="preserve">              </w:delText>
        </w:r>
        <w:r w:rsidR="005213BB" w:rsidRPr="00576B90">
          <w:rPr>
            <w:rFonts w:ascii="Arial" w:hAnsi="Arial" w:cs="Arial"/>
            <w:sz w:val="20"/>
            <w:szCs w:val="20"/>
          </w:rPr>
          <w:delText xml:space="preserve">   </w:delText>
        </w:r>
        <w:r w:rsidRPr="00576B90">
          <w:rPr>
            <w:rFonts w:ascii="Arial" w:hAnsi="Arial" w:cs="Arial"/>
            <w:sz w:val="20"/>
            <w:szCs w:val="20"/>
          </w:rPr>
          <w:delText xml:space="preserve">  5-6   </w:delText>
        </w:r>
        <w:r w:rsidR="00DC2A7D" w:rsidRPr="00576B90">
          <w:rPr>
            <w:rFonts w:ascii="Arial" w:hAnsi="Arial" w:cs="Arial"/>
            <w:sz w:val="20"/>
            <w:szCs w:val="20"/>
          </w:rPr>
          <w:delText xml:space="preserve">  H: Rock</w:delText>
        </w:r>
        <w:r w:rsidR="003768CC" w:rsidRPr="00576B90">
          <w:rPr>
            <w:rFonts w:ascii="Arial" w:hAnsi="Arial" w:cs="Arial"/>
            <w:sz w:val="20"/>
            <w:szCs w:val="20"/>
          </w:rPr>
          <w:delText xml:space="preserve"> </w:delText>
        </w:r>
        <w:r w:rsidR="00DC2A7D" w:rsidRPr="00576B90">
          <w:rPr>
            <w:rFonts w:ascii="Arial" w:hAnsi="Arial" w:cs="Arial"/>
            <w:sz w:val="20"/>
            <w:szCs w:val="20"/>
          </w:rPr>
          <w:delText>du PD avant</w:delText>
        </w:r>
        <w:r w:rsidR="003768CC" w:rsidRPr="00576B90">
          <w:rPr>
            <w:rFonts w:ascii="Arial" w:hAnsi="Arial" w:cs="Arial"/>
            <w:sz w:val="20"/>
            <w:szCs w:val="20"/>
          </w:rPr>
          <w:delText xml:space="preserve">, </w:delText>
        </w:r>
        <w:r w:rsidR="00DC2A7D" w:rsidRPr="00576B90">
          <w:rPr>
            <w:rFonts w:ascii="Arial" w:hAnsi="Arial" w:cs="Arial"/>
            <w:sz w:val="20"/>
            <w:szCs w:val="20"/>
          </w:rPr>
          <w:delText>Retour sur le PG</w:delText>
        </w:r>
      </w:del>
    </w:p>
    <w:p w14:paraId="0BA1D073" w14:textId="38899BAF" w:rsidR="0059251D" w:rsidRPr="00576B90" w:rsidRDefault="003768CC" w:rsidP="003768CC">
      <w:pPr>
        <w:rPr>
          <w:del w:id="201" w:author="NAZ, Mamoona (OLDHAM MEDICAL SERVICES)" w:date="2026-09-22T12:27:00Z" w16du:dateUtc="2026-09-22T16:27:00Z"/>
          <w:rFonts w:ascii="Arial" w:hAnsi="Arial" w:cs="Arial"/>
          <w:color w:val="C00000"/>
          <w:sz w:val="20"/>
          <w:szCs w:val="20"/>
        </w:rPr>
      </w:pPr>
      <w:del w:id="202" w:author="NAZ, Mamoona (OLDHAM MEDICAL SERVICES)" w:date="2026-09-22T12:27:00Z" w16du:dateUtc="2026-09-22T16:27:00Z">
        <w:r w:rsidRPr="00576B90">
          <w:rPr>
            <w:rFonts w:ascii="Arial" w:hAnsi="Arial" w:cs="Arial"/>
            <w:color w:val="C00000"/>
            <w:sz w:val="20"/>
            <w:szCs w:val="20"/>
          </w:rPr>
          <w:delText xml:space="preserve">                              F: </w:delText>
        </w:r>
        <w:r w:rsidR="00DC2A7D" w:rsidRPr="00576B90">
          <w:rPr>
            <w:rFonts w:ascii="Arial" w:hAnsi="Arial" w:cs="Arial"/>
            <w:color w:val="C00000"/>
            <w:sz w:val="20"/>
            <w:szCs w:val="20"/>
          </w:rPr>
          <w:delText>Rock du PG arrière</w:delText>
        </w:r>
        <w:r w:rsidRPr="00576B90">
          <w:rPr>
            <w:rFonts w:ascii="Arial" w:hAnsi="Arial" w:cs="Arial"/>
            <w:color w:val="C00000"/>
            <w:sz w:val="20"/>
            <w:szCs w:val="20"/>
          </w:rPr>
          <w:delText xml:space="preserve">, </w:delText>
        </w:r>
        <w:r w:rsidR="00DC2A7D" w:rsidRPr="00576B90">
          <w:rPr>
            <w:rFonts w:ascii="Arial" w:hAnsi="Arial" w:cs="Arial"/>
            <w:color w:val="C00000"/>
            <w:sz w:val="20"/>
            <w:szCs w:val="20"/>
          </w:rPr>
          <w:delText>Retour sur le PD</w:delText>
        </w:r>
      </w:del>
    </w:p>
    <w:p w14:paraId="214052AB" w14:textId="6DEC24AC" w:rsidR="002301FB" w:rsidRPr="00576B90" w:rsidRDefault="0059251D" w:rsidP="003768CC">
      <w:pPr>
        <w:rPr>
          <w:del w:id="203" w:author="NAZ, Mamoona (OLDHAM MEDICAL SERVICES)" w:date="2026-09-22T12:27:00Z" w16du:dateUtc="2026-09-22T16:27:00Z"/>
          <w:rFonts w:ascii="Arial" w:hAnsi="Arial" w:cs="Arial"/>
          <w:sz w:val="14"/>
          <w:szCs w:val="14"/>
        </w:rPr>
      </w:pPr>
      <w:del w:id="204" w:author="NAZ, Mamoona (OLDHAM MEDICAL SERVICES)" w:date="2026-09-22T12:27:00Z" w16du:dateUtc="2026-09-22T16:27:00Z">
        <w:r w:rsidRPr="00576B90">
          <w:rPr>
            <w:rFonts w:ascii="Arial" w:hAnsi="Arial" w:cs="Arial"/>
            <w:sz w:val="20"/>
            <w:szCs w:val="20"/>
          </w:rPr>
          <w:delText xml:space="preserve">                   </w:delText>
        </w:r>
        <w:r w:rsidR="00576B90">
          <w:rPr>
            <w:rFonts w:ascii="Arial" w:hAnsi="Arial" w:cs="Arial"/>
            <w:sz w:val="20"/>
            <w:szCs w:val="20"/>
          </w:rPr>
          <w:delText xml:space="preserve">   </w:delText>
        </w:r>
        <w:r w:rsidRPr="00576B90">
          <w:rPr>
            <w:rFonts w:ascii="Arial" w:hAnsi="Arial" w:cs="Arial"/>
            <w:sz w:val="20"/>
            <w:szCs w:val="20"/>
          </w:rPr>
          <w:delText xml:space="preserve">       </w:delText>
        </w:r>
        <w:r w:rsidRPr="00576B90">
          <w:rPr>
            <w:rFonts w:ascii="Arial" w:hAnsi="Arial" w:cs="Arial"/>
            <w:sz w:val="14"/>
            <w:szCs w:val="14"/>
          </w:rPr>
          <w:delText xml:space="preserve"> La femme passe sous le bras droit de l’homme et son bras gauche</w:delText>
        </w:r>
        <w:r w:rsidR="00F675EC" w:rsidRPr="00576B90">
          <w:rPr>
            <w:rFonts w:ascii="Arial" w:hAnsi="Arial" w:cs="Arial"/>
            <w:sz w:val="14"/>
            <w:szCs w:val="14"/>
          </w:rPr>
          <w:delText xml:space="preserve"> position wrap</w:delText>
        </w:r>
      </w:del>
    </w:p>
    <w:p w14:paraId="3BB01D39" w14:textId="077457BE" w:rsidR="002301FB" w:rsidRPr="00576B90" w:rsidRDefault="002301FB" w:rsidP="003768CC">
      <w:pPr>
        <w:rPr>
          <w:del w:id="205" w:author="NAZ, Mamoona (OLDHAM MEDICAL SERVICES)" w:date="2026-09-22T12:27:00Z" w16du:dateUtc="2026-09-22T16:27:00Z"/>
          <w:rFonts w:ascii="Arial" w:hAnsi="Arial" w:cs="Arial"/>
          <w:sz w:val="20"/>
          <w:szCs w:val="20"/>
        </w:rPr>
      </w:pPr>
      <w:del w:id="206" w:author="NAZ, Mamoona (OLDHAM MEDICAL SERVICES)" w:date="2026-09-22T12:27:00Z" w16du:dateUtc="2026-09-22T16:27:00Z">
        <w:r w:rsidRPr="00576B90">
          <w:rPr>
            <w:rFonts w:ascii="Arial" w:hAnsi="Arial" w:cs="Arial"/>
            <w:sz w:val="20"/>
            <w:szCs w:val="20"/>
          </w:rPr>
          <w:delText xml:space="preserve">                   7</w:delText>
        </w:r>
        <w:r w:rsidR="003768CC" w:rsidRPr="00576B90">
          <w:rPr>
            <w:rFonts w:ascii="Arial" w:hAnsi="Arial" w:cs="Arial"/>
            <w:sz w:val="20"/>
            <w:szCs w:val="20"/>
          </w:rPr>
          <w:delText>-</w:delText>
        </w:r>
        <w:r w:rsidRPr="00576B90">
          <w:rPr>
            <w:rFonts w:ascii="Arial" w:hAnsi="Arial" w:cs="Arial"/>
            <w:sz w:val="20"/>
            <w:szCs w:val="20"/>
          </w:rPr>
          <w:delText xml:space="preserve">8    </w:delText>
        </w:r>
        <w:r w:rsidR="00683182" w:rsidRPr="00576B90">
          <w:rPr>
            <w:rFonts w:ascii="Arial" w:hAnsi="Arial" w:cs="Arial"/>
            <w:sz w:val="20"/>
            <w:szCs w:val="20"/>
          </w:rPr>
          <w:delText xml:space="preserve"> </w:delText>
        </w:r>
        <w:r w:rsidRPr="00576B90">
          <w:rPr>
            <w:rFonts w:ascii="Arial" w:hAnsi="Arial" w:cs="Arial"/>
            <w:sz w:val="20"/>
            <w:szCs w:val="20"/>
          </w:rPr>
          <w:delText xml:space="preserve">H: </w:delText>
        </w:r>
        <w:r w:rsidR="00794CB5" w:rsidRPr="00576B90">
          <w:rPr>
            <w:rFonts w:ascii="Arial" w:hAnsi="Arial" w:cs="Arial"/>
            <w:sz w:val="20"/>
            <w:szCs w:val="20"/>
          </w:rPr>
          <w:delText>Rock du PD arrière</w:delText>
        </w:r>
        <w:r w:rsidR="003768CC" w:rsidRPr="00576B90">
          <w:rPr>
            <w:rFonts w:ascii="Arial" w:hAnsi="Arial" w:cs="Arial"/>
            <w:sz w:val="20"/>
            <w:szCs w:val="20"/>
          </w:rPr>
          <w:delText xml:space="preserve">, </w:delText>
        </w:r>
        <w:r w:rsidR="00794CB5" w:rsidRPr="00576B90">
          <w:rPr>
            <w:rFonts w:ascii="Arial" w:hAnsi="Arial" w:cs="Arial"/>
            <w:sz w:val="20"/>
            <w:szCs w:val="20"/>
          </w:rPr>
          <w:delText>Pause</w:delText>
        </w:r>
        <w:r w:rsidR="003768CC" w:rsidRPr="00576B90">
          <w:rPr>
            <w:rFonts w:ascii="Arial" w:hAnsi="Arial" w:cs="Arial"/>
            <w:sz w:val="20"/>
            <w:szCs w:val="20"/>
          </w:rPr>
          <w:delText xml:space="preserve"> </w:delText>
        </w:r>
      </w:del>
    </w:p>
    <w:p w14:paraId="58FF4D5D" w14:textId="4FC40CBF" w:rsidR="008634B6" w:rsidRPr="00576B90" w:rsidRDefault="002301FB" w:rsidP="008634B6">
      <w:pPr>
        <w:rPr>
          <w:del w:id="207" w:author="NAZ, Mamoona (OLDHAM MEDICAL SERVICES)" w:date="2026-09-22T12:27:00Z" w16du:dateUtc="2026-09-22T16:27:00Z"/>
          <w:rFonts w:ascii="Arial" w:hAnsi="Arial" w:cs="Arial"/>
          <w:color w:val="C00000"/>
          <w:sz w:val="20"/>
          <w:szCs w:val="20"/>
        </w:rPr>
      </w:pPr>
      <w:del w:id="208" w:author="NAZ, Mamoona (OLDHAM MEDICAL SERVICES)" w:date="2026-09-22T12:27:00Z" w16du:dateUtc="2026-09-22T16:27:00Z">
        <w:r w:rsidRPr="00576B90">
          <w:rPr>
            <w:rFonts w:ascii="Arial" w:hAnsi="Arial" w:cs="Arial"/>
            <w:sz w:val="20"/>
            <w:szCs w:val="20"/>
          </w:rPr>
          <w:delText xml:space="preserve">                          </w:delText>
        </w:r>
        <w:r w:rsidR="00683182" w:rsidRPr="00576B90">
          <w:rPr>
            <w:rFonts w:ascii="Arial" w:hAnsi="Arial" w:cs="Arial"/>
            <w:sz w:val="20"/>
            <w:szCs w:val="20"/>
          </w:rPr>
          <w:delText xml:space="preserve"> </w:delText>
        </w:r>
        <w:r w:rsidRPr="00576B90">
          <w:rPr>
            <w:rFonts w:ascii="Arial" w:hAnsi="Arial" w:cs="Arial"/>
            <w:sz w:val="20"/>
            <w:szCs w:val="20"/>
          </w:rPr>
          <w:delText xml:space="preserve">  </w:delText>
        </w:r>
        <w:r w:rsidR="005213BB" w:rsidRPr="00576B90">
          <w:rPr>
            <w:rFonts w:ascii="Arial" w:hAnsi="Arial" w:cs="Arial"/>
            <w:color w:val="FF0000"/>
            <w:sz w:val="20"/>
            <w:szCs w:val="20"/>
          </w:rPr>
          <w:delText>F</w:delText>
        </w:r>
        <w:r w:rsidR="00683182" w:rsidRPr="00576B90">
          <w:rPr>
            <w:rFonts w:ascii="Arial" w:hAnsi="Arial" w:cs="Arial"/>
            <w:color w:val="FF0000"/>
            <w:sz w:val="20"/>
            <w:szCs w:val="20"/>
          </w:rPr>
          <w:delText>:</w:delText>
        </w:r>
        <w:r w:rsidR="005213BB" w:rsidRPr="00576B90">
          <w:rPr>
            <w:rFonts w:ascii="Arial" w:hAnsi="Arial" w:cs="Arial"/>
            <w:color w:val="FF0000"/>
            <w:sz w:val="20"/>
            <w:szCs w:val="20"/>
          </w:rPr>
          <w:delText xml:space="preserve"> </w:delText>
        </w:r>
        <w:r w:rsidR="00576B90" w:rsidRPr="00576B90">
          <w:rPr>
            <w:rFonts w:ascii="Arial" w:hAnsi="Arial" w:cs="Arial"/>
            <w:color w:val="C00000"/>
            <w:sz w:val="20"/>
            <w:szCs w:val="20"/>
          </w:rPr>
          <w:delText>½ tour</w:delText>
        </w:r>
        <w:r w:rsidR="005213BB" w:rsidRPr="00576B90">
          <w:rPr>
            <w:rFonts w:ascii="Arial" w:hAnsi="Arial" w:cs="Arial"/>
            <w:color w:val="C00000"/>
            <w:sz w:val="20"/>
            <w:szCs w:val="20"/>
          </w:rPr>
          <w:delText xml:space="preserve"> à droite</w:delText>
        </w:r>
        <w:r w:rsidR="003768CC" w:rsidRPr="00576B90">
          <w:rPr>
            <w:rFonts w:ascii="Arial" w:hAnsi="Arial" w:cs="Arial"/>
            <w:color w:val="C00000"/>
            <w:sz w:val="20"/>
            <w:szCs w:val="20"/>
          </w:rPr>
          <w:delText xml:space="preserve"> </w:delText>
        </w:r>
        <w:r w:rsidR="005213BB" w:rsidRPr="00576B90">
          <w:rPr>
            <w:rFonts w:ascii="Arial" w:hAnsi="Arial" w:cs="Arial"/>
            <w:color w:val="C00000"/>
            <w:sz w:val="20"/>
            <w:szCs w:val="20"/>
          </w:rPr>
          <w:delText>PG arrière,</w:delText>
        </w:r>
        <w:r w:rsidR="003768CC" w:rsidRPr="00576B90">
          <w:rPr>
            <w:rFonts w:ascii="Arial" w:hAnsi="Arial" w:cs="Arial"/>
            <w:color w:val="C00000"/>
            <w:sz w:val="20"/>
            <w:szCs w:val="20"/>
          </w:rPr>
          <w:delText xml:space="preserve"> </w:delText>
        </w:r>
        <w:r w:rsidR="005213BB" w:rsidRPr="00576B90">
          <w:rPr>
            <w:rFonts w:ascii="Arial" w:hAnsi="Arial" w:cs="Arial"/>
            <w:color w:val="C00000"/>
            <w:sz w:val="20"/>
            <w:szCs w:val="20"/>
          </w:rPr>
          <w:delText>Pause</w:delText>
        </w:r>
        <w:r w:rsidR="003768CC" w:rsidRPr="00576B90">
          <w:rPr>
            <w:rFonts w:ascii="Arial" w:hAnsi="Arial" w:cs="Arial"/>
            <w:color w:val="C00000"/>
            <w:sz w:val="20"/>
            <w:szCs w:val="20"/>
          </w:rPr>
          <w:delText xml:space="preserve"> </w:delText>
        </w:r>
        <w:r w:rsidR="003768CC" w:rsidRPr="005C2995">
          <w:rPr>
            <w:rFonts w:ascii="Arial" w:hAnsi="Arial" w:cs="Arial"/>
            <w:color w:val="C00000"/>
            <w:sz w:val="16"/>
            <w:szCs w:val="16"/>
          </w:rPr>
          <w:delText>OLOD</w:delText>
        </w:r>
      </w:del>
    </w:p>
    <w:p w14:paraId="6A4C3009" w14:textId="61180CE9" w:rsidR="00E5128C" w:rsidRPr="00576B90" w:rsidRDefault="0082340D" w:rsidP="00E9509F">
      <w:pPr>
        <w:rPr>
          <w:del w:id="209" w:author="NAZ, Mamoona (OLDHAM MEDICAL SERVICES)" w:date="2026-09-22T12:27:00Z" w16du:dateUtc="2026-09-22T16:27:00Z"/>
          <w:rFonts w:ascii="Arial" w:hAnsi="Arial" w:cs="Arial"/>
          <w:b/>
          <w:bCs/>
          <w:sz w:val="20"/>
          <w:szCs w:val="20"/>
          <w:lang w:val="en-CA"/>
        </w:rPr>
      </w:pPr>
      <w:del w:id="210" w:author="NAZ, Mamoona (OLDHAM MEDICAL SERVICES)" w:date="2026-09-22T12:27:00Z" w16du:dateUtc="2026-09-22T16:27:00Z">
        <w:r w:rsidRPr="00B40CC0">
          <w:rPr>
            <w:rFonts w:ascii="Arial" w:hAnsi="Arial" w:cs="Arial"/>
            <w:b/>
            <w:sz w:val="20"/>
            <w:szCs w:val="20"/>
          </w:rPr>
          <w:delText xml:space="preserve">                  </w:delText>
        </w:r>
        <w:r w:rsidRPr="00576B90">
          <w:rPr>
            <w:rFonts w:ascii="Arial" w:hAnsi="Arial" w:cs="Arial"/>
            <w:b/>
            <w:sz w:val="20"/>
            <w:szCs w:val="20"/>
            <w:lang w:val="en-CA"/>
          </w:rPr>
          <w:delText xml:space="preserve">33-40 </w:delText>
        </w:r>
        <w:r w:rsidR="00576B90">
          <w:rPr>
            <w:rFonts w:ascii="Arial" w:hAnsi="Arial" w:cs="Arial"/>
            <w:b/>
            <w:sz w:val="20"/>
            <w:szCs w:val="20"/>
            <w:lang w:val="en-CA"/>
          </w:rPr>
          <w:delText xml:space="preserve"> </w:delText>
        </w:r>
        <w:r w:rsidRPr="00576B90">
          <w:rPr>
            <w:rFonts w:ascii="Arial" w:hAnsi="Arial" w:cs="Arial"/>
            <w:b/>
            <w:sz w:val="20"/>
            <w:szCs w:val="20"/>
            <w:lang w:val="en-CA"/>
          </w:rPr>
          <w:delText xml:space="preserve"> </w:delText>
        </w:r>
        <w:r w:rsidR="00E5128C" w:rsidRPr="00576B90">
          <w:rPr>
            <w:rFonts w:ascii="Arial" w:hAnsi="Arial" w:cs="Arial"/>
            <w:b/>
            <w:sz w:val="20"/>
            <w:szCs w:val="20"/>
            <w:lang w:val="en-CA"/>
          </w:rPr>
          <w:delText xml:space="preserve">H: </w:delText>
        </w:r>
        <w:r w:rsidR="00982C75">
          <w:rPr>
            <w:rFonts w:ascii="Arial" w:hAnsi="Arial" w:cs="Arial"/>
            <w:b/>
            <w:sz w:val="20"/>
            <w:szCs w:val="20"/>
            <w:lang w:val="en-CA"/>
          </w:rPr>
          <w:delText xml:space="preserve">Back </w:delText>
        </w:r>
        <w:r w:rsidR="00E5128C" w:rsidRPr="00576B90">
          <w:rPr>
            <w:rFonts w:ascii="Arial" w:hAnsi="Arial" w:cs="Arial"/>
            <w:b/>
            <w:bCs/>
            <w:sz w:val="20"/>
            <w:szCs w:val="20"/>
            <w:lang w:val="en-CA"/>
          </w:rPr>
          <w:delText xml:space="preserve">Rock, Replace, Step, Hold, Rock, Replace, Step, Hold </w:delText>
        </w:r>
      </w:del>
    </w:p>
    <w:p w14:paraId="3D4793D0" w14:textId="0F837B71" w:rsidR="00F675EC" w:rsidRPr="00576B90" w:rsidRDefault="00F675EC" w:rsidP="00E9509F">
      <w:pPr>
        <w:rPr>
          <w:del w:id="211" w:author="NAZ, Mamoona (OLDHAM MEDICAL SERVICES)" w:date="2026-09-22T12:27:00Z" w16du:dateUtc="2026-09-22T16:27:00Z"/>
          <w:rFonts w:ascii="Arial" w:hAnsi="Arial" w:cs="Arial"/>
          <w:b/>
          <w:bCs/>
          <w:sz w:val="20"/>
          <w:szCs w:val="20"/>
          <w:lang w:val="en-CA"/>
        </w:rPr>
      </w:pPr>
      <w:del w:id="212" w:author="NAZ, Mamoona (OLDHAM MEDICAL SERVICES)" w:date="2026-09-22T12:27:00Z" w16du:dateUtc="2026-09-22T16:27:00Z">
        <w:r w:rsidRPr="00576B90">
          <w:rPr>
            <w:rFonts w:ascii="Arial" w:hAnsi="Arial" w:cs="Arial"/>
            <w:b/>
            <w:bCs/>
            <w:color w:val="C00000"/>
            <w:sz w:val="20"/>
            <w:szCs w:val="20"/>
            <w:lang w:val="en-CA"/>
          </w:rPr>
          <w:delText xml:space="preserve">                              </w:delText>
        </w:r>
        <w:r w:rsidRPr="00982C75">
          <w:rPr>
            <w:rFonts w:ascii="Arial" w:hAnsi="Arial" w:cs="Arial"/>
            <w:b/>
            <w:bCs/>
            <w:color w:val="C00000"/>
            <w:sz w:val="20"/>
            <w:szCs w:val="20"/>
            <w:lang w:val="en-CA"/>
          </w:rPr>
          <w:delText>F:  Back Rock, Replace, ½ Turn Back, Hold</w:delText>
        </w:r>
        <w:r w:rsidR="00982C75" w:rsidRPr="00982C75">
          <w:rPr>
            <w:rFonts w:ascii="Arial" w:hAnsi="Arial" w:cs="Arial"/>
            <w:b/>
            <w:bCs/>
            <w:color w:val="C00000"/>
            <w:sz w:val="20"/>
            <w:szCs w:val="20"/>
            <w:lang w:val="en-CA"/>
          </w:rPr>
          <w:delText>,</w:delText>
        </w:r>
        <w:r w:rsidR="00982C75">
          <w:rPr>
            <w:rFonts w:ascii="Arial" w:hAnsi="Arial" w:cs="Arial"/>
            <w:b/>
            <w:bCs/>
            <w:color w:val="C00000"/>
            <w:sz w:val="20"/>
            <w:szCs w:val="20"/>
            <w:lang w:val="en-CA"/>
          </w:rPr>
          <w:delText xml:space="preserve"> Back Rock, Replace, Step, Hold</w:delText>
        </w:r>
      </w:del>
    </w:p>
    <w:p w14:paraId="70C2EAB5" w14:textId="67177399" w:rsidR="00E9509F" w:rsidRPr="00576B90" w:rsidRDefault="0082340D" w:rsidP="00E9509F">
      <w:pPr>
        <w:rPr>
          <w:del w:id="213" w:author="NAZ, Mamoona (OLDHAM MEDICAL SERVICES)" w:date="2026-09-22T12:27:00Z" w16du:dateUtc="2026-09-22T16:27:00Z"/>
          <w:rFonts w:ascii="Arial" w:hAnsi="Arial" w:cs="Arial"/>
          <w:b/>
          <w:bCs/>
          <w:sz w:val="20"/>
          <w:szCs w:val="20"/>
        </w:rPr>
      </w:pPr>
      <w:del w:id="214" w:author="NAZ, Mamoona (OLDHAM MEDICAL SERVICES)" w:date="2026-09-22T12:27:00Z" w16du:dateUtc="2026-09-22T16:27:00Z">
        <w:r w:rsidRPr="00982C75">
          <w:rPr>
            <w:rFonts w:ascii="Arial" w:hAnsi="Arial" w:cs="Arial"/>
            <w:sz w:val="20"/>
            <w:szCs w:val="20"/>
            <w:lang w:val="en-CA"/>
          </w:rPr>
          <w:delText xml:space="preserve">                    </w:delText>
        </w:r>
        <w:r w:rsidR="00E9509F" w:rsidRPr="00576B90">
          <w:rPr>
            <w:rFonts w:ascii="Arial" w:hAnsi="Arial" w:cs="Arial"/>
            <w:sz w:val="20"/>
            <w:szCs w:val="20"/>
          </w:rPr>
          <w:delText xml:space="preserve">1-2    H: </w:delText>
        </w:r>
        <w:r w:rsidR="00F675EC" w:rsidRPr="00576B90">
          <w:rPr>
            <w:rFonts w:ascii="Arial" w:hAnsi="Arial" w:cs="Arial"/>
            <w:sz w:val="20"/>
            <w:szCs w:val="20"/>
          </w:rPr>
          <w:delText xml:space="preserve">Rock </w:delText>
        </w:r>
        <w:r w:rsidR="007D77D8" w:rsidRPr="00576B90">
          <w:rPr>
            <w:rFonts w:ascii="Arial" w:hAnsi="Arial" w:cs="Arial"/>
            <w:sz w:val="20"/>
            <w:szCs w:val="20"/>
          </w:rPr>
          <w:delText xml:space="preserve">arrière </w:delText>
        </w:r>
        <w:r w:rsidR="00F675EC" w:rsidRPr="00576B90">
          <w:rPr>
            <w:rFonts w:ascii="Arial" w:hAnsi="Arial" w:cs="Arial"/>
            <w:sz w:val="20"/>
            <w:szCs w:val="20"/>
          </w:rPr>
          <w:delText xml:space="preserve">du PG </w:delText>
        </w:r>
        <w:r w:rsidR="007D77D8" w:rsidRPr="00576B90">
          <w:rPr>
            <w:rFonts w:ascii="Arial" w:hAnsi="Arial" w:cs="Arial"/>
            <w:sz w:val="20"/>
            <w:szCs w:val="20"/>
          </w:rPr>
          <w:delText>en attrapant la femme dans son bras gauche</w:delText>
        </w:r>
        <w:r w:rsidR="00F675EC" w:rsidRPr="00576B90">
          <w:rPr>
            <w:rFonts w:ascii="Arial" w:hAnsi="Arial" w:cs="Arial"/>
            <w:sz w:val="20"/>
            <w:szCs w:val="20"/>
          </w:rPr>
          <w:delText xml:space="preserve">, </w:delText>
        </w:r>
        <w:r w:rsidR="007D77D8" w:rsidRPr="00576B90">
          <w:rPr>
            <w:rFonts w:ascii="Arial" w:hAnsi="Arial" w:cs="Arial"/>
            <w:sz w:val="20"/>
            <w:szCs w:val="20"/>
          </w:rPr>
          <w:delText>Retour sur le PD</w:delText>
        </w:r>
      </w:del>
    </w:p>
    <w:p w14:paraId="00B32867" w14:textId="09BA9F22" w:rsidR="00E9509F" w:rsidRPr="00576B90" w:rsidRDefault="00E9509F" w:rsidP="00E9509F">
      <w:pPr>
        <w:rPr>
          <w:del w:id="215" w:author="NAZ, Mamoona (OLDHAM MEDICAL SERVICES)" w:date="2026-09-22T12:27:00Z" w16du:dateUtc="2026-09-22T16:27:00Z"/>
          <w:rFonts w:ascii="Arial" w:hAnsi="Arial" w:cs="Arial"/>
          <w:color w:val="FF0000"/>
          <w:sz w:val="20"/>
          <w:szCs w:val="20"/>
        </w:rPr>
      </w:pPr>
      <w:del w:id="216" w:author="NAZ, Mamoona (OLDHAM MEDICAL SERVICES)" w:date="2026-09-22T12:27:00Z" w16du:dateUtc="2026-09-22T16:27:00Z">
        <w:r w:rsidRPr="00576B90">
          <w:rPr>
            <w:rFonts w:ascii="Arial" w:hAnsi="Arial" w:cs="Arial"/>
            <w:color w:val="FF0000"/>
            <w:sz w:val="20"/>
            <w:szCs w:val="20"/>
          </w:rPr>
          <w:delText xml:space="preserve">                              F: </w:delText>
        </w:r>
        <w:r w:rsidR="007D77D8" w:rsidRPr="00576B90">
          <w:rPr>
            <w:rFonts w:ascii="Arial" w:hAnsi="Arial" w:cs="Arial"/>
            <w:color w:val="FF0000"/>
            <w:sz w:val="20"/>
            <w:szCs w:val="20"/>
          </w:rPr>
          <w:delText>Rock arrière du PD en penchant dans le bras gauche de l’homme,</w:delText>
        </w:r>
        <w:r w:rsidR="00BB641F" w:rsidRPr="00576B90">
          <w:rPr>
            <w:rFonts w:ascii="Arial" w:hAnsi="Arial" w:cs="Arial"/>
            <w:color w:val="FF0000"/>
            <w:sz w:val="20"/>
            <w:szCs w:val="20"/>
          </w:rPr>
          <w:delText xml:space="preserve"> Retour sur le PG</w:delText>
        </w:r>
      </w:del>
    </w:p>
    <w:p w14:paraId="7C957CAC" w14:textId="64220EFD" w:rsidR="00DE39DE" w:rsidRPr="00576B90" w:rsidRDefault="00DE39DE" w:rsidP="00E9509F">
      <w:pPr>
        <w:rPr>
          <w:del w:id="217" w:author="NAZ, Mamoona (OLDHAM MEDICAL SERVICES)" w:date="2026-09-22T12:27:00Z" w16du:dateUtc="2026-09-22T16:27:00Z"/>
          <w:rFonts w:ascii="Arial" w:hAnsi="Arial" w:cs="Arial"/>
          <w:color w:val="FF0000"/>
          <w:sz w:val="14"/>
          <w:szCs w:val="14"/>
        </w:rPr>
      </w:pPr>
      <w:del w:id="218" w:author="NAZ, Mamoona (OLDHAM MEDICAL SERVICES)" w:date="2026-09-22T12:27:00Z" w16du:dateUtc="2026-09-22T16:27:00Z">
        <w:r w:rsidRPr="00576B90">
          <w:rPr>
            <w:rFonts w:ascii="Arial" w:hAnsi="Arial" w:cs="Arial"/>
            <w:sz w:val="20"/>
            <w:szCs w:val="20"/>
          </w:rPr>
          <w:delText xml:space="preserve">                              </w:delText>
        </w:r>
        <w:r w:rsidRPr="00576B90">
          <w:rPr>
            <w:rFonts w:ascii="Arial" w:hAnsi="Arial" w:cs="Arial"/>
            <w:sz w:val="14"/>
            <w:szCs w:val="14"/>
          </w:rPr>
          <w:delText>La femme passe dessous le bras</w:delText>
        </w:r>
        <w:r w:rsidR="004B6B36" w:rsidRPr="00576B90">
          <w:rPr>
            <w:rFonts w:ascii="Arial" w:hAnsi="Arial" w:cs="Arial"/>
            <w:sz w:val="14"/>
            <w:szCs w:val="14"/>
          </w:rPr>
          <w:delText xml:space="preserve"> droit de l’homme et son bras gauche</w:delText>
        </w:r>
      </w:del>
    </w:p>
    <w:p w14:paraId="79278714" w14:textId="57779A11" w:rsidR="00BB641F" w:rsidRPr="00576B90" w:rsidRDefault="00E9509F" w:rsidP="00E9509F">
      <w:pPr>
        <w:rPr>
          <w:del w:id="219" w:author="NAZ, Mamoona (OLDHAM MEDICAL SERVICES)" w:date="2026-09-22T12:27:00Z" w16du:dateUtc="2026-09-22T16:27:00Z"/>
          <w:rFonts w:ascii="Arial" w:hAnsi="Arial" w:cs="Arial"/>
          <w:sz w:val="20"/>
          <w:szCs w:val="20"/>
        </w:rPr>
      </w:pPr>
      <w:del w:id="220" w:author="NAZ, Mamoona (OLDHAM MEDICAL SERVICES)" w:date="2026-09-22T12:27:00Z" w16du:dateUtc="2026-09-22T16:27:00Z">
        <w:r w:rsidRPr="00576B90">
          <w:rPr>
            <w:rFonts w:ascii="Arial" w:hAnsi="Arial" w:cs="Arial"/>
            <w:sz w:val="20"/>
            <w:szCs w:val="20"/>
          </w:rPr>
          <w:delText xml:space="preserve">                   3</w:delText>
        </w:r>
        <w:r w:rsidR="00F675EC" w:rsidRPr="00576B90">
          <w:rPr>
            <w:rFonts w:ascii="Arial" w:hAnsi="Arial" w:cs="Arial"/>
            <w:sz w:val="20"/>
            <w:szCs w:val="20"/>
          </w:rPr>
          <w:delText>-</w:delText>
        </w:r>
        <w:r w:rsidRPr="00576B90">
          <w:rPr>
            <w:rFonts w:ascii="Arial" w:hAnsi="Arial" w:cs="Arial"/>
            <w:sz w:val="20"/>
            <w:szCs w:val="20"/>
          </w:rPr>
          <w:delText xml:space="preserve">4   </w:delText>
        </w:r>
        <w:r w:rsidR="006802FD" w:rsidRPr="00576B90">
          <w:rPr>
            <w:rFonts w:ascii="Arial" w:hAnsi="Arial" w:cs="Arial"/>
            <w:sz w:val="20"/>
            <w:szCs w:val="20"/>
          </w:rPr>
          <w:delText xml:space="preserve"> </w:delText>
        </w:r>
        <w:r w:rsidRPr="00576B90">
          <w:rPr>
            <w:rFonts w:ascii="Arial" w:hAnsi="Arial" w:cs="Arial"/>
            <w:sz w:val="20"/>
            <w:szCs w:val="20"/>
          </w:rPr>
          <w:delText xml:space="preserve"> H: </w:delText>
        </w:r>
        <w:r w:rsidR="006802FD" w:rsidRPr="00576B90">
          <w:rPr>
            <w:rFonts w:ascii="Arial" w:hAnsi="Arial" w:cs="Arial"/>
            <w:sz w:val="20"/>
            <w:szCs w:val="20"/>
          </w:rPr>
          <w:delText>PG devant</w:delText>
        </w:r>
        <w:r w:rsidR="00BB641F" w:rsidRPr="00576B90">
          <w:rPr>
            <w:rFonts w:ascii="Arial" w:hAnsi="Arial" w:cs="Arial"/>
            <w:sz w:val="20"/>
            <w:szCs w:val="20"/>
          </w:rPr>
          <w:delText xml:space="preserve">, </w:delText>
        </w:r>
        <w:r w:rsidR="006802FD" w:rsidRPr="00576B90">
          <w:rPr>
            <w:rFonts w:ascii="Arial" w:hAnsi="Arial" w:cs="Arial"/>
            <w:sz w:val="20"/>
            <w:szCs w:val="20"/>
          </w:rPr>
          <w:delText>Pause</w:delText>
        </w:r>
      </w:del>
    </w:p>
    <w:p w14:paraId="4D0189B5" w14:textId="00D80492" w:rsidR="00E9509F" w:rsidRPr="00576B90" w:rsidRDefault="00E9509F" w:rsidP="00E9509F">
      <w:pPr>
        <w:rPr>
          <w:del w:id="221" w:author="NAZ, Mamoona (OLDHAM MEDICAL SERVICES)" w:date="2026-09-22T12:27:00Z" w16du:dateUtc="2026-09-22T16:27:00Z"/>
          <w:rFonts w:ascii="Arial" w:hAnsi="Arial" w:cs="Arial"/>
          <w:color w:val="FF0000"/>
          <w:sz w:val="20"/>
          <w:szCs w:val="20"/>
        </w:rPr>
      </w:pPr>
      <w:del w:id="222" w:author="NAZ, Mamoona (OLDHAM MEDICAL SERVICES)" w:date="2026-09-22T12:27:00Z" w16du:dateUtc="2026-09-22T16:27:00Z">
        <w:r w:rsidRPr="00576B90">
          <w:rPr>
            <w:rFonts w:ascii="Arial" w:hAnsi="Arial" w:cs="Arial"/>
            <w:color w:val="FF0000"/>
            <w:sz w:val="20"/>
            <w:szCs w:val="20"/>
          </w:rPr>
          <w:delText xml:space="preserve">                             </w:delText>
        </w:r>
        <w:r w:rsidR="00683182" w:rsidRPr="00576B90">
          <w:rPr>
            <w:rFonts w:ascii="Arial" w:hAnsi="Arial" w:cs="Arial"/>
            <w:color w:val="FF0000"/>
            <w:sz w:val="20"/>
            <w:szCs w:val="20"/>
          </w:rPr>
          <w:delText xml:space="preserve"> </w:delText>
        </w:r>
        <w:r w:rsidRPr="00576B90">
          <w:rPr>
            <w:rFonts w:ascii="Arial" w:hAnsi="Arial" w:cs="Arial"/>
            <w:color w:val="FF0000"/>
            <w:sz w:val="20"/>
            <w:szCs w:val="20"/>
          </w:rPr>
          <w:delText xml:space="preserve">F: </w:delText>
        </w:r>
        <w:r w:rsidR="006802FD" w:rsidRPr="00576B90">
          <w:rPr>
            <w:rFonts w:ascii="Arial" w:hAnsi="Arial" w:cs="Arial"/>
            <w:color w:val="C00000"/>
            <w:sz w:val="20"/>
            <w:szCs w:val="20"/>
          </w:rPr>
          <w:delText xml:space="preserve">½ à gauche PD devant, Pause </w:delText>
        </w:r>
        <w:r w:rsidR="006802FD" w:rsidRPr="005C2995">
          <w:rPr>
            <w:rFonts w:ascii="Arial" w:hAnsi="Arial" w:cs="Arial"/>
            <w:color w:val="C00000"/>
            <w:sz w:val="16"/>
            <w:szCs w:val="16"/>
          </w:rPr>
          <w:delText>ILOD</w:delText>
        </w:r>
      </w:del>
    </w:p>
    <w:p w14:paraId="4F0CB441" w14:textId="189440EE" w:rsidR="00E9509F" w:rsidRPr="00576B90" w:rsidRDefault="00E9509F" w:rsidP="00E9509F">
      <w:pPr>
        <w:rPr>
          <w:del w:id="223" w:author="NAZ, Mamoona (OLDHAM MEDICAL SERVICES)" w:date="2026-09-22T12:27:00Z" w16du:dateUtc="2026-09-22T16:27:00Z"/>
          <w:rFonts w:ascii="Arial" w:hAnsi="Arial" w:cs="Arial"/>
          <w:sz w:val="20"/>
          <w:szCs w:val="20"/>
        </w:rPr>
      </w:pPr>
      <w:del w:id="224" w:author="NAZ, Mamoona (OLDHAM MEDICAL SERVICES)" w:date="2026-09-22T12:27:00Z" w16du:dateUtc="2026-09-22T16:27:00Z">
        <w:r w:rsidRPr="00576B90">
          <w:rPr>
            <w:rFonts w:ascii="Arial" w:hAnsi="Arial" w:cs="Arial"/>
            <w:sz w:val="20"/>
            <w:szCs w:val="20"/>
          </w:rPr>
          <w:delText xml:space="preserve">                   5-6     </w:delText>
        </w:r>
        <w:r w:rsidR="004B6B36" w:rsidRPr="00576B90">
          <w:rPr>
            <w:rFonts w:ascii="Arial" w:hAnsi="Arial" w:cs="Arial"/>
            <w:sz w:val="20"/>
            <w:szCs w:val="20"/>
          </w:rPr>
          <w:delText xml:space="preserve"> H: Rock avant du PD, Retour sur le PG</w:delText>
        </w:r>
      </w:del>
    </w:p>
    <w:p w14:paraId="2B87E28F" w14:textId="7402F330" w:rsidR="004B6B36" w:rsidRPr="00576B90" w:rsidRDefault="004B6B36" w:rsidP="00E9509F">
      <w:pPr>
        <w:rPr>
          <w:del w:id="225" w:author="NAZ, Mamoona (OLDHAM MEDICAL SERVICES)" w:date="2026-09-22T12:27:00Z" w16du:dateUtc="2026-09-22T16:27:00Z"/>
          <w:rFonts w:ascii="Arial" w:hAnsi="Arial" w:cs="Arial"/>
          <w:sz w:val="20"/>
          <w:szCs w:val="20"/>
        </w:rPr>
      </w:pPr>
      <w:del w:id="226" w:author="NAZ, Mamoona (OLDHAM MEDICAL SERVICES)" w:date="2026-09-22T12:27:00Z" w16du:dateUtc="2026-09-22T16:27:00Z">
        <w:r w:rsidRPr="00576B90">
          <w:rPr>
            <w:rFonts w:ascii="Arial" w:hAnsi="Arial" w:cs="Arial"/>
            <w:color w:val="FF0000"/>
            <w:sz w:val="20"/>
            <w:szCs w:val="20"/>
          </w:rPr>
          <w:delText xml:space="preserve">                              F: </w:delText>
        </w:r>
        <w:r w:rsidRPr="00576B90">
          <w:rPr>
            <w:rFonts w:ascii="Arial" w:hAnsi="Arial" w:cs="Arial"/>
            <w:color w:val="C00000"/>
            <w:sz w:val="20"/>
            <w:szCs w:val="20"/>
          </w:rPr>
          <w:delText>Rock arrière du PG, Retour sur le PD</w:delText>
        </w:r>
      </w:del>
    </w:p>
    <w:p w14:paraId="356BF0BD" w14:textId="77F2133C" w:rsidR="00E9509F" w:rsidRPr="00576B90" w:rsidRDefault="00E9509F" w:rsidP="00E9509F">
      <w:pPr>
        <w:rPr>
          <w:del w:id="227" w:author="NAZ, Mamoona (OLDHAM MEDICAL SERVICES)" w:date="2026-09-22T12:27:00Z" w16du:dateUtc="2026-09-22T16:27:00Z"/>
          <w:rFonts w:ascii="Arial" w:hAnsi="Arial" w:cs="Arial"/>
          <w:sz w:val="20"/>
          <w:szCs w:val="20"/>
        </w:rPr>
      </w:pPr>
      <w:del w:id="228" w:author="NAZ, Mamoona (OLDHAM MEDICAL SERVICES)" w:date="2026-09-22T12:27:00Z" w16du:dateUtc="2026-09-22T16:27:00Z">
        <w:r w:rsidRPr="00576B90">
          <w:rPr>
            <w:rFonts w:ascii="Arial" w:hAnsi="Arial" w:cs="Arial"/>
            <w:sz w:val="20"/>
            <w:szCs w:val="20"/>
          </w:rPr>
          <w:delText xml:space="preserve">                   7</w:delText>
        </w:r>
        <w:r w:rsidR="00F675EC" w:rsidRPr="00576B90">
          <w:rPr>
            <w:rFonts w:ascii="Arial" w:hAnsi="Arial" w:cs="Arial"/>
            <w:sz w:val="20"/>
            <w:szCs w:val="20"/>
          </w:rPr>
          <w:delText>-</w:delText>
        </w:r>
        <w:r w:rsidRPr="00576B90">
          <w:rPr>
            <w:rFonts w:ascii="Arial" w:hAnsi="Arial" w:cs="Arial"/>
            <w:sz w:val="20"/>
            <w:szCs w:val="20"/>
          </w:rPr>
          <w:delText xml:space="preserve">8    </w:delText>
        </w:r>
        <w:r w:rsidR="00683182" w:rsidRPr="00576B90">
          <w:rPr>
            <w:rFonts w:ascii="Arial" w:hAnsi="Arial" w:cs="Arial"/>
            <w:sz w:val="20"/>
            <w:szCs w:val="20"/>
          </w:rPr>
          <w:delText xml:space="preserve"> </w:delText>
        </w:r>
        <w:r w:rsidRPr="00576B90">
          <w:rPr>
            <w:rFonts w:ascii="Arial" w:hAnsi="Arial" w:cs="Arial"/>
            <w:sz w:val="20"/>
            <w:szCs w:val="20"/>
          </w:rPr>
          <w:delText xml:space="preserve">H: </w:delText>
        </w:r>
        <w:r w:rsidR="004B6B36" w:rsidRPr="00576B90">
          <w:rPr>
            <w:rFonts w:ascii="Arial" w:hAnsi="Arial" w:cs="Arial"/>
            <w:sz w:val="20"/>
            <w:szCs w:val="20"/>
          </w:rPr>
          <w:delText xml:space="preserve">PD à côté du PG, Pause </w:delText>
        </w:r>
      </w:del>
    </w:p>
    <w:p w14:paraId="08FF554F" w14:textId="5531D69C" w:rsidR="00E9509F" w:rsidRPr="00576B90" w:rsidRDefault="00E9509F" w:rsidP="00E9509F">
      <w:pPr>
        <w:rPr>
          <w:del w:id="229" w:author="NAZ, Mamoona (OLDHAM MEDICAL SERVICES)" w:date="2026-09-22T12:27:00Z" w16du:dateUtc="2026-09-22T16:27:00Z"/>
          <w:rFonts w:ascii="Arial" w:hAnsi="Arial" w:cs="Arial"/>
          <w:color w:val="FF0000"/>
          <w:sz w:val="20"/>
          <w:szCs w:val="20"/>
        </w:rPr>
      </w:pPr>
      <w:del w:id="230" w:author="NAZ, Mamoona (OLDHAM MEDICAL SERVICES)" w:date="2026-09-22T12:27:00Z" w16du:dateUtc="2026-09-22T16:27:00Z">
        <w:r w:rsidRPr="00576B90">
          <w:rPr>
            <w:rFonts w:ascii="Arial" w:hAnsi="Arial" w:cs="Arial"/>
            <w:sz w:val="20"/>
            <w:szCs w:val="20"/>
          </w:rPr>
          <w:delText xml:space="preserve">                             </w:delText>
        </w:r>
        <w:r w:rsidR="00683182" w:rsidRPr="00576B90">
          <w:rPr>
            <w:rFonts w:ascii="Arial" w:hAnsi="Arial" w:cs="Arial"/>
            <w:sz w:val="20"/>
            <w:szCs w:val="20"/>
          </w:rPr>
          <w:delText xml:space="preserve"> </w:delText>
        </w:r>
        <w:r w:rsidRPr="00576B90">
          <w:rPr>
            <w:rFonts w:ascii="Arial" w:hAnsi="Arial" w:cs="Arial"/>
            <w:color w:val="FF0000"/>
            <w:sz w:val="20"/>
            <w:szCs w:val="20"/>
          </w:rPr>
          <w:delText xml:space="preserve">F: </w:delText>
        </w:r>
        <w:r w:rsidR="004B6B36" w:rsidRPr="00576B90">
          <w:rPr>
            <w:rFonts w:ascii="Arial" w:hAnsi="Arial" w:cs="Arial"/>
            <w:color w:val="FF0000"/>
            <w:sz w:val="20"/>
            <w:szCs w:val="20"/>
          </w:rPr>
          <w:delText>PG à côté du PD, Pause</w:delText>
        </w:r>
      </w:del>
    </w:p>
    <w:p w14:paraId="3D7E9F56" w14:textId="46787896" w:rsidR="0082340D" w:rsidRPr="00576B90" w:rsidRDefault="0082340D" w:rsidP="00E9509F">
      <w:pPr>
        <w:rPr>
          <w:del w:id="231" w:author="NAZ, Mamoona (OLDHAM MEDICAL SERVICES)" w:date="2026-09-22T12:27:00Z" w16du:dateUtc="2026-09-22T16:27:00Z"/>
          <w:rFonts w:ascii="Arial" w:hAnsi="Arial" w:cs="Arial"/>
          <w:sz w:val="20"/>
          <w:szCs w:val="20"/>
        </w:rPr>
      </w:pPr>
    </w:p>
    <w:p w14:paraId="3DB36F4C" w14:textId="53FABD02" w:rsidR="0082340D" w:rsidRPr="00576B90" w:rsidRDefault="00683182" w:rsidP="00683182">
      <w:pPr>
        <w:rPr>
          <w:del w:id="232" w:author="NAZ, Mamoona (OLDHAM MEDICAL SERVICES)" w:date="2026-09-22T12:27:00Z" w16du:dateUtc="2026-09-22T16:27:00Z"/>
          <w:rFonts w:ascii="Arial" w:hAnsi="Arial" w:cs="Arial"/>
          <w:b/>
          <w:sz w:val="20"/>
          <w:szCs w:val="20"/>
          <w:lang w:val="en-CA"/>
        </w:rPr>
      </w:pPr>
      <w:del w:id="233" w:author="NAZ, Mamoona (OLDHAM MEDICAL SERVICES)" w:date="2026-09-22T12:27:00Z" w16du:dateUtc="2026-09-22T16:27:00Z">
        <w:r w:rsidRPr="00576B90">
          <w:rPr>
            <w:rFonts w:ascii="Arial" w:hAnsi="Arial" w:cs="Arial"/>
            <w:b/>
            <w:sz w:val="20"/>
            <w:szCs w:val="20"/>
          </w:rPr>
          <w:delText xml:space="preserve">                   </w:delText>
        </w:r>
        <w:r w:rsidR="0082340D" w:rsidRPr="00576B90">
          <w:rPr>
            <w:rFonts w:ascii="Arial" w:hAnsi="Arial" w:cs="Arial"/>
            <w:b/>
            <w:sz w:val="20"/>
            <w:szCs w:val="20"/>
            <w:lang w:val="en-CA"/>
          </w:rPr>
          <w:delText xml:space="preserve">41-48  </w:delText>
        </w:r>
        <w:r w:rsidR="007150A9" w:rsidRPr="00576B90">
          <w:rPr>
            <w:rFonts w:ascii="Arial" w:hAnsi="Arial" w:cs="Arial"/>
            <w:b/>
            <w:bCs/>
            <w:sz w:val="20"/>
            <w:szCs w:val="20"/>
            <w:lang w:val="en-CA"/>
          </w:rPr>
          <w:delText>Strut Side, Cross Strut, Rock Side, Replace ¼ Turn, Shuffl</w:delText>
        </w:r>
        <w:r w:rsidR="005158F0" w:rsidRPr="00576B90">
          <w:rPr>
            <w:rFonts w:ascii="Arial" w:hAnsi="Arial" w:cs="Arial"/>
            <w:b/>
            <w:bCs/>
            <w:sz w:val="20"/>
            <w:szCs w:val="20"/>
            <w:lang w:val="en-CA"/>
          </w:rPr>
          <w:delText>e</w:delText>
        </w:r>
        <w:r w:rsidR="007150A9" w:rsidRPr="00576B90">
          <w:rPr>
            <w:rFonts w:ascii="Arial" w:hAnsi="Arial" w:cs="Arial"/>
            <w:b/>
            <w:bCs/>
            <w:sz w:val="20"/>
            <w:szCs w:val="20"/>
            <w:lang w:val="en-CA"/>
          </w:rPr>
          <w:delText xml:space="preserve"> Fwd</w:delText>
        </w:r>
      </w:del>
    </w:p>
    <w:p w14:paraId="40B439D2" w14:textId="54776A69" w:rsidR="00E9509F" w:rsidRPr="00576B90" w:rsidRDefault="00802764" w:rsidP="00E9509F">
      <w:pPr>
        <w:rPr>
          <w:del w:id="234" w:author="NAZ, Mamoona (OLDHAM MEDICAL SERVICES)" w:date="2026-09-22T12:27:00Z" w16du:dateUtc="2026-09-22T16:27:00Z"/>
          <w:rFonts w:ascii="Arial" w:hAnsi="Arial" w:cs="Arial"/>
          <w:sz w:val="20"/>
          <w:szCs w:val="20"/>
        </w:rPr>
      </w:pPr>
      <w:del w:id="235" w:author="NAZ, Mamoona (OLDHAM MEDICAL SERVICES)" w:date="2026-09-22T12:27:00Z" w16du:dateUtc="2026-09-22T16:27:00Z">
        <w:r w:rsidRPr="00982C75">
          <w:rPr>
            <w:rFonts w:ascii="Arial" w:hAnsi="Arial" w:cs="Arial"/>
            <w:sz w:val="20"/>
            <w:szCs w:val="20"/>
            <w:lang w:val="en-CA"/>
          </w:rPr>
          <w:delText xml:space="preserve">                     </w:delText>
        </w:r>
        <w:r w:rsidR="00E9509F" w:rsidRPr="00576B90">
          <w:rPr>
            <w:rFonts w:ascii="Arial" w:hAnsi="Arial" w:cs="Arial"/>
            <w:sz w:val="20"/>
            <w:szCs w:val="20"/>
          </w:rPr>
          <w:delText xml:space="preserve">1-2     H: </w:delText>
        </w:r>
        <w:r w:rsidR="00B32627" w:rsidRPr="00576B90">
          <w:rPr>
            <w:rFonts w:ascii="Arial" w:hAnsi="Arial" w:cs="Arial"/>
            <w:sz w:val="20"/>
            <w:szCs w:val="20"/>
          </w:rPr>
          <w:delText xml:space="preserve"> Pointe du PG </w:delText>
        </w:r>
        <w:r w:rsidR="00DE3064" w:rsidRPr="00576B90">
          <w:rPr>
            <w:rFonts w:ascii="Arial" w:hAnsi="Arial" w:cs="Arial"/>
            <w:sz w:val="20"/>
            <w:szCs w:val="20"/>
          </w:rPr>
          <w:delText>à gauche, Déposer talon G</w:delText>
        </w:r>
      </w:del>
    </w:p>
    <w:p w14:paraId="5D1AF525" w14:textId="043A25C6" w:rsidR="00E9509F" w:rsidRPr="00576B90" w:rsidRDefault="00E9509F" w:rsidP="00E9509F">
      <w:pPr>
        <w:rPr>
          <w:del w:id="236" w:author="NAZ, Mamoona (OLDHAM MEDICAL SERVICES)" w:date="2026-09-22T12:27:00Z" w16du:dateUtc="2026-09-22T16:27:00Z"/>
          <w:rFonts w:ascii="Arial" w:hAnsi="Arial" w:cs="Arial"/>
          <w:color w:val="FF0000"/>
          <w:sz w:val="20"/>
          <w:szCs w:val="20"/>
        </w:rPr>
      </w:pPr>
      <w:del w:id="237" w:author="NAZ, Mamoona (OLDHAM MEDICAL SERVICES)" w:date="2026-09-22T12:27:00Z" w16du:dateUtc="2026-09-22T16:27:00Z">
        <w:r w:rsidRPr="00576B90">
          <w:rPr>
            <w:rFonts w:ascii="Arial" w:hAnsi="Arial" w:cs="Arial"/>
            <w:color w:val="FF0000"/>
            <w:sz w:val="20"/>
            <w:szCs w:val="20"/>
          </w:rPr>
          <w:delText xml:space="preserve">                             </w:delText>
        </w:r>
        <w:r w:rsidR="00DE3064" w:rsidRPr="00576B90">
          <w:rPr>
            <w:rFonts w:ascii="Arial" w:hAnsi="Arial" w:cs="Arial"/>
            <w:color w:val="FF0000"/>
            <w:sz w:val="20"/>
            <w:szCs w:val="20"/>
          </w:rPr>
          <w:delText xml:space="preserve"> </w:delText>
        </w:r>
        <w:r w:rsidRPr="00576B90">
          <w:rPr>
            <w:rFonts w:ascii="Arial" w:hAnsi="Arial" w:cs="Arial"/>
            <w:color w:val="FF0000"/>
            <w:sz w:val="20"/>
            <w:szCs w:val="20"/>
          </w:rPr>
          <w:delText xml:space="preserve"> F: </w:delText>
        </w:r>
        <w:r w:rsidR="00DE3064" w:rsidRPr="00576B90">
          <w:rPr>
            <w:rFonts w:ascii="Arial" w:hAnsi="Arial" w:cs="Arial"/>
            <w:color w:val="FF0000"/>
            <w:sz w:val="20"/>
            <w:szCs w:val="20"/>
          </w:rPr>
          <w:delText>Pointe du PD à droite, Déposer talon D</w:delText>
        </w:r>
      </w:del>
    </w:p>
    <w:p w14:paraId="35AE7999" w14:textId="45C7D86C" w:rsidR="00B44E87" w:rsidRPr="00576B90" w:rsidRDefault="00E9509F" w:rsidP="00E9509F">
      <w:pPr>
        <w:rPr>
          <w:del w:id="238" w:author="NAZ, Mamoona (OLDHAM MEDICAL SERVICES)" w:date="2026-09-22T12:27:00Z" w16du:dateUtc="2026-09-22T16:27:00Z"/>
          <w:rFonts w:ascii="Arial" w:hAnsi="Arial" w:cs="Arial"/>
          <w:sz w:val="20"/>
          <w:szCs w:val="20"/>
        </w:rPr>
      </w:pPr>
      <w:del w:id="239" w:author="NAZ, Mamoona (OLDHAM MEDICAL SERVICES)" w:date="2026-09-22T12:27:00Z" w16du:dateUtc="2026-09-22T16:27:00Z">
        <w:r w:rsidRPr="00576B90">
          <w:rPr>
            <w:rFonts w:ascii="Arial" w:hAnsi="Arial" w:cs="Arial"/>
            <w:sz w:val="20"/>
            <w:szCs w:val="20"/>
          </w:rPr>
          <w:delText xml:space="preserve">                   </w:delText>
        </w:r>
        <w:r w:rsidR="00B44E87" w:rsidRPr="00576B90">
          <w:rPr>
            <w:rFonts w:ascii="Arial" w:hAnsi="Arial" w:cs="Arial"/>
            <w:sz w:val="20"/>
            <w:szCs w:val="20"/>
          </w:rPr>
          <w:delText xml:space="preserve">  </w:delText>
        </w:r>
        <w:r w:rsidRPr="00576B90">
          <w:rPr>
            <w:rFonts w:ascii="Arial" w:hAnsi="Arial" w:cs="Arial"/>
            <w:sz w:val="20"/>
            <w:szCs w:val="20"/>
          </w:rPr>
          <w:delText>3</w:delText>
        </w:r>
        <w:r w:rsidR="00B44E87" w:rsidRPr="00576B90">
          <w:rPr>
            <w:rFonts w:ascii="Arial" w:hAnsi="Arial" w:cs="Arial"/>
            <w:sz w:val="20"/>
            <w:szCs w:val="20"/>
          </w:rPr>
          <w:delText>-</w:delText>
        </w:r>
        <w:r w:rsidRPr="00576B90">
          <w:rPr>
            <w:rFonts w:ascii="Arial" w:hAnsi="Arial" w:cs="Arial"/>
            <w:sz w:val="20"/>
            <w:szCs w:val="20"/>
          </w:rPr>
          <w:delText xml:space="preserve">4    H: </w:delText>
        </w:r>
        <w:r w:rsidR="00B44E87" w:rsidRPr="00576B90">
          <w:rPr>
            <w:rFonts w:ascii="Arial" w:hAnsi="Arial" w:cs="Arial"/>
            <w:sz w:val="20"/>
            <w:szCs w:val="20"/>
          </w:rPr>
          <w:delText>Croiser pointe du PD devant PG, Déposer talon D</w:delText>
        </w:r>
      </w:del>
    </w:p>
    <w:p w14:paraId="78EC3D06" w14:textId="1EC6899E" w:rsidR="00E9509F" w:rsidRPr="00576B90" w:rsidRDefault="00E9509F" w:rsidP="00E9509F">
      <w:pPr>
        <w:rPr>
          <w:del w:id="240" w:author="NAZ, Mamoona (OLDHAM MEDICAL SERVICES)" w:date="2026-09-22T12:27:00Z" w16du:dateUtc="2026-09-22T16:27:00Z"/>
          <w:rFonts w:ascii="Arial" w:hAnsi="Arial" w:cs="Arial"/>
          <w:color w:val="FF0000"/>
          <w:sz w:val="20"/>
          <w:szCs w:val="20"/>
        </w:rPr>
      </w:pPr>
      <w:del w:id="241" w:author="NAZ, Mamoona (OLDHAM MEDICAL SERVICES)" w:date="2026-09-22T12:27:00Z" w16du:dateUtc="2026-09-22T16:27:00Z">
        <w:r w:rsidRPr="00576B90">
          <w:rPr>
            <w:rFonts w:ascii="Arial" w:hAnsi="Arial" w:cs="Arial"/>
            <w:color w:val="FF0000"/>
            <w:sz w:val="20"/>
            <w:szCs w:val="20"/>
          </w:rPr>
          <w:delText xml:space="preserve">                              F: </w:delText>
        </w:r>
        <w:r w:rsidR="00B44E87" w:rsidRPr="00576B90">
          <w:rPr>
            <w:rFonts w:ascii="Arial" w:hAnsi="Arial" w:cs="Arial"/>
            <w:color w:val="FF0000"/>
            <w:sz w:val="20"/>
            <w:szCs w:val="20"/>
          </w:rPr>
          <w:delText>Croiser pointe du PG devant PG, Déposer talon G</w:delText>
        </w:r>
      </w:del>
    </w:p>
    <w:p w14:paraId="6B8491B8" w14:textId="755E449D" w:rsidR="004D504B" w:rsidRPr="00576B90" w:rsidRDefault="004D504B" w:rsidP="00E9509F">
      <w:pPr>
        <w:rPr>
          <w:del w:id="242" w:author="NAZ, Mamoona (OLDHAM MEDICAL SERVICES)" w:date="2026-09-22T12:27:00Z" w16du:dateUtc="2026-09-22T16:27:00Z"/>
          <w:rFonts w:ascii="Arial" w:hAnsi="Arial" w:cs="Arial"/>
          <w:sz w:val="14"/>
          <w:szCs w:val="14"/>
        </w:rPr>
      </w:pPr>
      <w:del w:id="243" w:author="NAZ, Mamoona (OLDHAM MEDICAL SERVICES)" w:date="2026-09-22T12:27:00Z" w16du:dateUtc="2026-09-22T16:27:00Z">
        <w:r w:rsidRPr="00576B90">
          <w:rPr>
            <w:rFonts w:ascii="Arial" w:hAnsi="Arial" w:cs="Arial"/>
            <w:sz w:val="14"/>
            <w:szCs w:val="14"/>
          </w:rPr>
          <w:delText xml:space="preserve">                                           Lâcher la main droite de l’homme et la main gauche de la femme</w:delText>
        </w:r>
      </w:del>
    </w:p>
    <w:p w14:paraId="524E76B2" w14:textId="1D11F089" w:rsidR="00F52F45" w:rsidRPr="00576B90" w:rsidRDefault="00E9509F" w:rsidP="00000BDE">
      <w:pPr>
        <w:rPr>
          <w:del w:id="244" w:author="NAZ, Mamoona (OLDHAM MEDICAL SERVICES)" w:date="2026-09-22T12:27:00Z" w16du:dateUtc="2026-09-22T16:27:00Z"/>
          <w:rFonts w:ascii="Arial" w:hAnsi="Arial" w:cs="Arial"/>
          <w:sz w:val="20"/>
          <w:szCs w:val="20"/>
        </w:rPr>
      </w:pPr>
      <w:del w:id="245" w:author="NAZ, Mamoona (OLDHAM MEDICAL SERVICES)" w:date="2026-09-22T12:27:00Z" w16du:dateUtc="2026-09-22T16:27:00Z">
        <w:r w:rsidRPr="00576B90">
          <w:rPr>
            <w:rFonts w:ascii="Arial" w:hAnsi="Arial" w:cs="Arial"/>
            <w:sz w:val="20"/>
            <w:szCs w:val="20"/>
          </w:rPr>
          <w:delText xml:space="preserve">                   5-6     </w:delText>
        </w:r>
        <w:r w:rsidR="00000BDE" w:rsidRPr="00576B90">
          <w:rPr>
            <w:rFonts w:ascii="Arial" w:hAnsi="Arial" w:cs="Arial"/>
            <w:sz w:val="20"/>
            <w:szCs w:val="20"/>
          </w:rPr>
          <w:delText xml:space="preserve"> H: </w:delText>
        </w:r>
        <w:r w:rsidR="00F52F45" w:rsidRPr="00576B90">
          <w:rPr>
            <w:rFonts w:ascii="Arial" w:hAnsi="Arial" w:cs="Arial"/>
            <w:sz w:val="20"/>
            <w:szCs w:val="20"/>
          </w:rPr>
          <w:delText>Rock du PG à gauche</w:delText>
        </w:r>
        <w:r w:rsidR="00000BDE" w:rsidRPr="00576B90">
          <w:rPr>
            <w:rFonts w:ascii="Arial" w:hAnsi="Arial" w:cs="Arial"/>
            <w:sz w:val="20"/>
            <w:szCs w:val="20"/>
          </w:rPr>
          <w:delText xml:space="preserve">, Retour sur le PD en tournant ¼ tour à droite </w:delText>
        </w:r>
        <w:r w:rsidR="001A68D4" w:rsidRPr="005C2995">
          <w:rPr>
            <w:rFonts w:ascii="Arial" w:hAnsi="Arial" w:cs="Arial"/>
            <w:sz w:val="16"/>
            <w:szCs w:val="16"/>
          </w:rPr>
          <w:delText>R</w:delText>
        </w:r>
        <w:r w:rsidR="00000BDE" w:rsidRPr="005C2995">
          <w:rPr>
            <w:rFonts w:ascii="Arial" w:hAnsi="Arial" w:cs="Arial"/>
            <w:sz w:val="16"/>
            <w:szCs w:val="16"/>
          </w:rPr>
          <w:delText>LOD</w:delText>
        </w:r>
        <w:r w:rsidR="00000BDE" w:rsidRPr="00576B90">
          <w:rPr>
            <w:rFonts w:ascii="Arial" w:hAnsi="Arial" w:cs="Arial"/>
            <w:sz w:val="20"/>
            <w:szCs w:val="20"/>
          </w:rPr>
          <w:delText xml:space="preserve"> </w:delText>
        </w:r>
        <w:r w:rsidR="00F52F45" w:rsidRPr="00576B90">
          <w:rPr>
            <w:rFonts w:ascii="Arial" w:hAnsi="Arial" w:cs="Arial"/>
            <w:sz w:val="20"/>
            <w:szCs w:val="20"/>
          </w:rPr>
          <w:delText xml:space="preserve"> </w:delText>
        </w:r>
      </w:del>
    </w:p>
    <w:p w14:paraId="19EDF6A9" w14:textId="370317D3" w:rsidR="00E9509F" w:rsidRPr="00576B90" w:rsidRDefault="00000BDE" w:rsidP="00E9509F">
      <w:pPr>
        <w:rPr>
          <w:del w:id="246" w:author="NAZ, Mamoona (OLDHAM MEDICAL SERVICES)" w:date="2026-09-22T12:27:00Z" w16du:dateUtc="2026-09-22T16:27:00Z"/>
          <w:rFonts w:ascii="Arial" w:hAnsi="Arial" w:cs="Arial"/>
          <w:color w:val="FF0000"/>
          <w:sz w:val="20"/>
          <w:szCs w:val="20"/>
        </w:rPr>
      </w:pPr>
      <w:del w:id="247" w:author="NAZ, Mamoona (OLDHAM MEDICAL SERVICES)" w:date="2026-09-22T12:27:00Z" w16du:dateUtc="2026-09-22T16:27:00Z">
        <w:r w:rsidRPr="00576B90">
          <w:rPr>
            <w:rFonts w:ascii="Arial" w:hAnsi="Arial" w:cs="Arial"/>
            <w:color w:val="FF0000"/>
            <w:sz w:val="20"/>
            <w:szCs w:val="20"/>
          </w:rPr>
          <w:delText xml:space="preserve">                              </w:delText>
        </w:r>
        <w:r w:rsidR="00576B90">
          <w:rPr>
            <w:rFonts w:ascii="Arial" w:hAnsi="Arial" w:cs="Arial"/>
            <w:color w:val="FF0000"/>
            <w:sz w:val="20"/>
            <w:szCs w:val="20"/>
          </w:rPr>
          <w:delText xml:space="preserve"> </w:delText>
        </w:r>
        <w:r w:rsidRPr="00576B90">
          <w:rPr>
            <w:rFonts w:ascii="Arial" w:hAnsi="Arial" w:cs="Arial"/>
            <w:color w:val="FF0000"/>
            <w:sz w:val="20"/>
            <w:szCs w:val="20"/>
          </w:rPr>
          <w:delText>F: Rock du PD à droite, Retour sur le PG en tournant ¼ tour à gauche</w:delText>
        </w:r>
        <w:r w:rsidR="005C2995">
          <w:rPr>
            <w:rFonts w:ascii="Arial" w:hAnsi="Arial" w:cs="Arial"/>
            <w:color w:val="FF0000"/>
            <w:sz w:val="20"/>
            <w:szCs w:val="20"/>
          </w:rPr>
          <w:delText xml:space="preserve"> </w:delText>
        </w:r>
        <w:r w:rsidR="005C2995" w:rsidRPr="005C2995">
          <w:rPr>
            <w:rFonts w:ascii="Arial" w:hAnsi="Arial" w:cs="Arial"/>
            <w:color w:val="FF0000"/>
            <w:sz w:val="16"/>
            <w:szCs w:val="16"/>
          </w:rPr>
          <w:delText>RLOD</w:delText>
        </w:r>
      </w:del>
    </w:p>
    <w:p w14:paraId="5A919377" w14:textId="05D23C47" w:rsidR="004D504B" w:rsidRPr="00576B90" w:rsidRDefault="004D504B" w:rsidP="00E9509F">
      <w:pPr>
        <w:rPr>
          <w:del w:id="248" w:author="NAZ, Mamoona (OLDHAM MEDICAL SERVICES)" w:date="2026-09-22T12:27:00Z" w16du:dateUtc="2026-09-22T16:27:00Z"/>
          <w:rFonts w:ascii="Arial" w:hAnsi="Arial" w:cs="Arial"/>
          <w:sz w:val="14"/>
          <w:szCs w:val="14"/>
        </w:rPr>
      </w:pPr>
      <w:del w:id="249" w:author="NAZ, Mamoona (OLDHAM MEDICAL SERVICES)" w:date="2026-09-22T12:27:00Z" w16du:dateUtc="2026-09-22T16:27:00Z">
        <w:r w:rsidRPr="00576B90">
          <w:rPr>
            <w:rFonts w:ascii="Arial" w:hAnsi="Arial" w:cs="Arial"/>
            <w:sz w:val="14"/>
            <w:szCs w:val="14"/>
          </w:rPr>
          <w:delText xml:space="preserve">                                          </w:delText>
        </w:r>
        <w:r w:rsidR="008F73F2" w:rsidRPr="00576B90">
          <w:rPr>
            <w:rFonts w:ascii="Arial" w:hAnsi="Arial" w:cs="Arial"/>
            <w:sz w:val="14"/>
            <w:szCs w:val="14"/>
          </w:rPr>
          <w:delText xml:space="preserve">  </w:delText>
        </w:r>
        <w:r w:rsidRPr="00576B90">
          <w:rPr>
            <w:rFonts w:ascii="Arial" w:hAnsi="Arial" w:cs="Arial"/>
            <w:sz w:val="14"/>
            <w:szCs w:val="14"/>
          </w:rPr>
          <w:delText xml:space="preserve"> Reprendre la position double hand hold</w:delText>
        </w:r>
      </w:del>
    </w:p>
    <w:p w14:paraId="70F4C257" w14:textId="419A38D5" w:rsidR="004500BF" w:rsidRPr="00576B90" w:rsidRDefault="00E9509F" w:rsidP="00C2105A">
      <w:pPr>
        <w:ind w:left="1701" w:hanging="1701"/>
        <w:rPr>
          <w:del w:id="250" w:author="NAZ, Mamoona (OLDHAM MEDICAL SERVICES)" w:date="2026-09-22T12:27:00Z" w16du:dateUtc="2026-09-22T16:27:00Z"/>
          <w:rFonts w:ascii="Arial" w:hAnsi="Arial" w:cs="Arial"/>
          <w:sz w:val="20"/>
          <w:szCs w:val="20"/>
        </w:rPr>
      </w:pPr>
      <w:del w:id="251" w:author="NAZ, Mamoona (OLDHAM MEDICAL SERVICES)" w:date="2026-09-22T12:27:00Z" w16du:dateUtc="2026-09-22T16:27:00Z">
        <w:r w:rsidRPr="00576B90">
          <w:rPr>
            <w:rFonts w:ascii="Arial" w:hAnsi="Arial" w:cs="Arial"/>
            <w:sz w:val="20"/>
            <w:szCs w:val="20"/>
          </w:rPr>
          <w:delText xml:space="preserve">                   7&amp;8</w:delText>
        </w:r>
        <w:r w:rsidR="00C2105A" w:rsidRPr="00576B90">
          <w:rPr>
            <w:rFonts w:ascii="Arial" w:hAnsi="Arial" w:cs="Arial"/>
            <w:sz w:val="20"/>
            <w:szCs w:val="20"/>
          </w:rPr>
          <w:delText>&amp;</w:delText>
        </w:r>
        <w:r w:rsidRPr="00576B90">
          <w:rPr>
            <w:rFonts w:ascii="Arial" w:hAnsi="Arial" w:cs="Arial"/>
            <w:sz w:val="20"/>
            <w:szCs w:val="20"/>
          </w:rPr>
          <w:delText xml:space="preserve">   H: </w:delText>
        </w:r>
        <w:r w:rsidR="001A68D4" w:rsidRPr="00576B90">
          <w:rPr>
            <w:rFonts w:ascii="Arial" w:hAnsi="Arial" w:cs="Arial"/>
            <w:sz w:val="20"/>
            <w:szCs w:val="20"/>
          </w:rPr>
          <w:delText xml:space="preserve">Shuffle avant PG,PD,PG, ¼ tour à gauche </w:delText>
        </w:r>
        <w:r w:rsidR="001A68D4" w:rsidRPr="005C2995">
          <w:rPr>
            <w:rFonts w:ascii="Arial" w:hAnsi="Arial" w:cs="Arial"/>
            <w:sz w:val="16"/>
            <w:szCs w:val="16"/>
          </w:rPr>
          <w:delText>OLOD</w:delText>
        </w:r>
      </w:del>
    </w:p>
    <w:p w14:paraId="30765AC6" w14:textId="54831354" w:rsidR="00E9509F" w:rsidRPr="00576B90" w:rsidRDefault="00E9509F" w:rsidP="00683182">
      <w:pPr>
        <w:ind w:left="-284" w:firstLine="284"/>
        <w:rPr>
          <w:del w:id="252" w:author="NAZ, Mamoona (OLDHAM MEDICAL SERVICES)" w:date="2026-09-22T12:27:00Z" w16du:dateUtc="2026-09-22T16:27:00Z"/>
          <w:rFonts w:ascii="Arial" w:hAnsi="Arial" w:cs="Arial"/>
          <w:color w:val="FF0000"/>
          <w:sz w:val="20"/>
          <w:szCs w:val="20"/>
        </w:rPr>
      </w:pPr>
      <w:del w:id="253" w:author="NAZ, Mamoona (OLDHAM MEDICAL SERVICES)" w:date="2026-09-22T12:27:00Z" w16du:dateUtc="2026-09-22T16:27:00Z">
        <w:r w:rsidRPr="00576B90">
          <w:rPr>
            <w:rFonts w:ascii="Arial" w:hAnsi="Arial" w:cs="Arial"/>
            <w:sz w:val="20"/>
            <w:szCs w:val="20"/>
          </w:rPr>
          <w:delText xml:space="preserve">                             </w:delText>
        </w:r>
        <w:r w:rsidR="00C2105A" w:rsidRPr="00576B90">
          <w:rPr>
            <w:rFonts w:ascii="Arial" w:hAnsi="Arial" w:cs="Arial"/>
            <w:sz w:val="20"/>
            <w:szCs w:val="20"/>
          </w:rPr>
          <w:delText xml:space="preserve">  </w:delText>
        </w:r>
        <w:r w:rsidRPr="00576B90">
          <w:rPr>
            <w:rFonts w:ascii="Arial" w:hAnsi="Arial" w:cs="Arial"/>
            <w:color w:val="FF0000"/>
            <w:sz w:val="20"/>
            <w:szCs w:val="20"/>
          </w:rPr>
          <w:delText xml:space="preserve">F: Shuffle avant </w:delText>
        </w:r>
        <w:r w:rsidR="004500BF" w:rsidRPr="00576B90">
          <w:rPr>
            <w:rFonts w:ascii="Arial" w:hAnsi="Arial" w:cs="Arial"/>
            <w:color w:val="FF0000"/>
            <w:sz w:val="20"/>
            <w:szCs w:val="20"/>
          </w:rPr>
          <w:delText xml:space="preserve">PD,PG,PD, ¼ tour à droite </w:delText>
        </w:r>
        <w:r w:rsidR="004500BF" w:rsidRPr="005C2995">
          <w:rPr>
            <w:rFonts w:ascii="Arial" w:hAnsi="Arial" w:cs="Arial"/>
            <w:color w:val="FF0000"/>
            <w:sz w:val="16"/>
            <w:szCs w:val="16"/>
          </w:rPr>
          <w:delText>ILOD</w:delText>
        </w:r>
      </w:del>
    </w:p>
    <w:p w14:paraId="5DFF854B" w14:textId="77777777" w:rsidR="004D504B" w:rsidRPr="00576B90" w:rsidRDefault="004D504B" w:rsidP="00C2105A">
      <w:pPr>
        <w:ind w:left="1701" w:hanging="1701"/>
        <w:rPr>
          <w:del w:id="254" w:author="NAZ, Mamoona (OLDHAM MEDICAL SERVICES)" w:date="2026-09-22T12:27:00Z" w16du:dateUtc="2026-09-22T16:27:00Z"/>
          <w:rFonts w:ascii="Arial" w:hAnsi="Arial" w:cs="Arial"/>
          <w:color w:val="FF0000"/>
          <w:sz w:val="20"/>
          <w:szCs w:val="20"/>
        </w:rPr>
      </w:pPr>
    </w:p>
    <w:p w14:paraId="7642251D" w14:textId="77777777" w:rsidR="0082340D" w:rsidRPr="00576B90" w:rsidRDefault="0082340D" w:rsidP="0082340D">
      <w:pPr>
        <w:ind w:left="1276" w:hanging="142"/>
        <w:rPr>
          <w:del w:id="255" w:author="NAZ, Mamoona (OLDHAM MEDICAL SERVICES)" w:date="2026-09-22T12:27:00Z" w16du:dateUtc="2026-09-22T16:27:00Z"/>
          <w:rFonts w:ascii="Arial" w:hAnsi="Arial" w:cs="Arial"/>
          <w:sz w:val="20"/>
          <w:szCs w:val="20"/>
        </w:rPr>
      </w:pPr>
    </w:p>
    <w:p w14:paraId="75FC3F0A" w14:textId="6618E269" w:rsidR="000C5E20" w:rsidRPr="006F1C2D" w:rsidRDefault="000C5E20" w:rsidP="009E14E8">
      <w:pPr>
        <w:rPr>
          <w:b/>
          <w:rPrChange w:id="256" w:author="NAZ, Mamoona (OLDHAM MEDICAL SERVICES)" w:date="2026-09-22T12:27:00Z" w16du:dateUtc="2026-09-22T16:27:00Z">
            <w:rPr>
              <w:rFonts w:ascii="Arial" w:hAnsi="Arial" w:cs="Arial"/>
              <w:sz w:val="20"/>
              <w:szCs w:val="20"/>
            </w:rPr>
          </w:rPrChange>
        </w:rPr>
      </w:pPr>
    </w:p>
    <w:sectPr w:rsidR="000C5E20" w:rsidRPr="006F1C2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Change w:id="265" w:author="NAZ, Mamoona (OLDHAM MEDICAL SERVICES)" w:date="2026-09-22T12:27:00Z" w16du:dateUtc="2026-09-22T16:27:00Z">
        <w:sectPr w:rsidR="000C5E20" w:rsidRPr="006F1C2D">
          <w:pgSz w:w="12240" w:h="15840"/>
          <w:pgMar w:top="425" w:right="567" w:bottom="720" w:left="567"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995EAA" w14:textId="77777777" w:rsidR="00562783" w:rsidRDefault="00562783" w:rsidP="00BF5107">
      <w:pPr>
        <w:pPrChange w:id="4" w:author="NAZ, Mamoona (OLDHAM MEDICAL SERVICES)" w:date="2026-09-22T12:27:00Z" w16du:dateUtc="2026-09-22T16:27:00Z">
          <w:pPr>
            <w:spacing w:after="0" w:line="240" w:lineRule="auto"/>
          </w:pPr>
        </w:pPrChange>
      </w:pPr>
      <w:r>
        <w:separator/>
      </w:r>
    </w:p>
  </w:endnote>
  <w:endnote w:type="continuationSeparator" w:id="0">
    <w:p w14:paraId="4F5D4FC9" w14:textId="77777777" w:rsidR="00562783" w:rsidRDefault="00562783" w:rsidP="00BF5107">
      <w:pPr>
        <w:pPrChange w:id="5" w:author="NAZ, Mamoona (OLDHAM MEDICAL SERVICES)" w:date="2026-09-22T12:27:00Z" w16du:dateUtc="2026-09-22T16:27: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9A8167" w14:textId="77777777" w:rsidR="008D40E7" w:rsidRDefault="008D40E7">
    <w:pPr>
      <w:pStyle w:val="HeaderChar"/>
      <w:pPrChange w:id="259" w:author="NAZ, Mamoona (OLDHAM MEDICAL SERVICES)" w:date="2026-09-22T12:27:00Z" w16du:dateUtc="2026-09-22T16:27: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B9833" w14:textId="19D3466D" w:rsidR="002F51A7" w:rsidRPr="002F51A7" w:rsidRDefault="002F51A7" w:rsidP="002F51A7">
    <w:pPr>
      <w:pStyle w:val="Footer"/>
      <w:jc w:val="center"/>
      <w:rPr>
        <w:del w:id="260" w:author="NAZ, Mamoona (OLDHAM MEDICAL SERVICES)" w:date="2026-09-22T12:27:00Z" w16du:dateUtc="2026-09-22T16:27:00Z"/>
        <w:rFonts w:ascii="Arial" w:hAnsi="Arial" w:cs="Arial"/>
        <w:b/>
        <w:bCs/>
        <w:i/>
        <w:iCs/>
      </w:rPr>
    </w:pPr>
    <w:del w:id="261" w:author="NAZ, Mamoona (OLDHAM MEDICAL SERVICES)" w:date="2026-09-22T12:27:00Z" w16du:dateUtc="2026-09-22T16:27:00Z">
      <w:r w:rsidRPr="002F51A7">
        <w:rPr>
          <w:rFonts w:ascii="Arial" w:hAnsi="Arial" w:cs="Arial"/>
          <w:b/>
          <w:bCs/>
          <w:i/>
          <w:iCs/>
        </w:rPr>
        <w:delText>mccountrydancers.com</w:delText>
      </w:r>
    </w:del>
  </w:p>
  <w:p w14:paraId="62A2C4F1" w14:textId="77777777" w:rsidR="008D40E7" w:rsidRDefault="008D40E7">
    <w:pPr>
      <w:pStyle w:val="HeaderChar"/>
      <w:pPrChange w:id="262" w:author="NAZ, Mamoona (OLDHAM MEDICAL SERVICES)" w:date="2026-09-22T12:27:00Z" w16du:dateUtc="2026-09-22T16:27: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C3B0B" w14:textId="77777777" w:rsidR="008D40E7" w:rsidRDefault="008D40E7">
    <w:pPr>
      <w:pStyle w:val="HeaderChar"/>
      <w:pPrChange w:id="264" w:author="NAZ, Mamoona (OLDHAM MEDICAL SERVICES)" w:date="2026-09-22T12:27:00Z" w16du:dateUtc="2026-09-22T16:2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96BBD6" w14:textId="77777777" w:rsidR="00562783" w:rsidRDefault="00562783" w:rsidP="00BF5107">
      <w:pPr>
        <w:pPrChange w:id="2" w:author="NAZ, Mamoona (OLDHAM MEDICAL SERVICES)" w:date="2026-09-22T12:27:00Z" w16du:dateUtc="2026-09-22T16:27:00Z">
          <w:pPr>
            <w:spacing w:after="0" w:line="240" w:lineRule="auto"/>
          </w:pPr>
        </w:pPrChange>
      </w:pPr>
      <w:r>
        <w:separator/>
      </w:r>
    </w:p>
  </w:footnote>
  <w:footnote w:type="continuationSeparator" w:id="0">
    <w:p w14:paraId="3DE1DB4F" w14:textId="77777777" w:rsidR="00562783" w:rsidRDefault="00562783" w:rsidP="00BF5107">
      <w:pPr>
        <w:pPrChange w:id="3" w:author="NAZ, Mamoona (OLDHAM MEDICAL SERVICES)" w:date="2026-09-22T12:27:00Z" w16du:dateUtc="2026-09-22T16:27: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BBD3E" w14:textId="1B52DCCB" w:rsidR="008D40E7" w:rsidRDefault="008D40E7">
    <w:pPr>
      <w:pStyle w:val="HTMLPreformattedChar"/>
      <w:pPrChange w:id="257" w:author="NAZ, Mamoona (OLDHAM MEDICAL SERVICES)" w:date="2026-09-22T12:27:00Z" w16du:dateUtc="2026-09-22T16:27: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627C8" w14:textId="54ED2AD7" w:rsidR="008D40E7" w:rsidRDefault="008D40E7">
    <w:pPr>
      <w:pStyle w:val="HTMLPreformattedChar"/>
      <w:pPrChange w:id="258" w:author="NAZ, Mamoona (OLDHAM MEDICAL SERVICES)" w:date="2026-09-22T12:27:00Z" w16du:dateUtc="2026-09-22T16:27: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B68DD" w14:textId="041E5942" w:rsidR="008D40E7" w:rsidRDefault="008D40E7">
    <w:pPr>
      <w:pStyle w:val="HTMLPreformattedChar"/>
      <w:pPrChange w:id="263" w:author="NAZ, Mamoona (OLDHAM MEDICAL SERVICES)" w:date="2026-09-22T12:27:00Z" w16du:dateUtc="2026-09-22T16:27: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F9"/>
    <w:rsid w:val="00000BDE"/>
    <w:rsid w:val="00003819"/>
    <w:rsid w:val="00010265"/>
    <w:rsid w:val="00012746"/>
    <w:rsid w:val="00017DCF"/>
    <w:rsid w:val="00050B78"/>
    <w:rsid w:val="00067842"/>
    <w:rsid w:val="00080FA5"/>
    <w:rsid w:val="0008331C"/>
    <w:rsid w:val="00087FEC"/>
    <w:rsid w:val="000911F9"/>
    <w:rsid w:val="0009524B"/>
    <w:rsid w:val="000B5674"/>
    <w:rsid w:val="000C282A"/>
    <w:rsid w:val="000C5E20"/>
    <w:rsid w:val="000D57FE"/>
    <w:rsid w:val="000D59A4"/>
    <w:rsid w:val="000F2E25"/>
    <w:rsid w:val="001028C7"/>
    <w:rsid w:val="00111FBD"/>
    <w:rsid w:val="0011266B"/>
    <w:rsid w:val="00112A43"/>
    <w:rsid w:val="001130C2"/>
    <w:rsid w:val="0011318C"/>
    <w:rsid w:val="00135B98"/>
    <w:rsid w:val="00143D15"/>
    <w:rsid w:val="0016219C"/>
    <w:rsid w:val="00175A8B"/>
    <w:rsid w:val="00186B6B"/>
    <w:rsid w:val="001A189A"/>
    <w:rsid w:val="001A2D10"/>
    <w:rsid w:val="001A4F2F"/>
    <w:rsid w:val="001A68D4"/>
    <w:rsid w:val="001B5B1F"/>
    <w:rsid w:val="001E0D5E"/>
    <w:rsid w:val="001E2FAA"/>
    <w:rsid w:val="001F70D6"/>
    <w:rsid w:val="00204991"/>
    <w:rsid w:val="002172CF"/>
    <w:rsid w:val="00225C67"/>
    <w:rsid w:val="002301FB"/>
    <w:rsid w:val="00230A4D"/>
    <w:rsid w:val="0023387C"/>
    <w:rsid w:val="00254AB7"/>
    <w:rsid w:val="00255F8E"/>
    <w:rsid w:val="00283D21"/>
    <w:rsid w:val="002F51A7"/>
    <w:rsid w:val="002F5F03"/>
    <w:rsid w:val="00305D59"/>
    <w:rsid w:val="00316617"/>
    <w:rsid w:val="00317804"/>
    <w:rsid w:val="00320ECA"/>
    <w:rsid w:val="00322915"/>
    <w:rsid w:val="00340B81"/>
    <w:rsid w:val="00344DDF"/>
    <w:rsid w:val="003549BE"/>
    <w:rsid w:val="003768CC"/>
    <w:rsid w:val="00381BED"/>
    <w:rsid w:val="00386C25"/>
    <w:rsid w:val="003968E8"/>
    <w:rsid w:val="003A321A"/>
    <w:rsid w:val="003A4DAB"/>
    <w:rsid w:val="003A7423"/>
    <w:rsid w:val="003B661A"/>
    <w:rsid w:val="003F0B7F"/>
    <w:rsid w:val="003F456A"/>
    <w:rsid w:val="00404F0C"/>
    <w:rsid w:val="00405331"/>
    <w:rsid w:val="004107AD"/>
    <w:rsid w:val="00415E85"/>
    <w:rsid w:val="004243B3"/>
    <w:rsid w:val="004500BF"/>
    <w:rsid w:val="00460097"/>
    <w:rsid w:val="0046194C"/>
    <w:rsid w:val="0046472F"/>
    <w:rsid w:val="00484A6A"/>
    <w:rsid w:val="004A082E"/>
    <w:rsid w:val="004A156E"/>
    <w:rsid w:val="004A45BF"/>
    <w:rsid w:val="004A48C4"/>
    <w:rsid w:val="004B0BC3"/>
    <w:rsid w:val="004B6B36"/>
    <w:rsid w:val="004C312C"/>
    <w:rsid w:val="004D504B"/>
    <w:rsid w:val="004D7E92"/>
    <w:rsid w:val="004F4439"/>
    <w:rsid w:val="005067B4"/>
    <w:rsid w:val="00510729"/>
    <w:rsid w:val="0051167C"/>
    <w:rsid w:val="00511E50"/>
    <w:rsid w:val="00512390"/>
    <w:rsid w:val="005158F0"/>
    <w:rsid w:val="00517B65"/>
    <w:rsid w:val="005213BB"/>
    <w:rsid w:val="005575FB"/>
    <w:rsid w:val="00562783"/>
    <w:rsid w:val="00570227"/>
    <w:rsid w:val="00576B90"/>
    <w:rsid w:val="005911BE"/>
    <w:rsid w:val="0059251D"/>
    <w:rsid w:val="0059345A"/>
    <w:rsid w:val="00596A1F"/>
    <w:rsid w:val="005C2995"/>
    <w:rsid w:val="005C77D5"/>
    <w:rsid w:val="005D13D7"/>
    <w:rsid w:val="005D18E7"/>
    <w:rsid w:val="005D34E8"/>
    <w:rsid w:val="005E516A"/>
    <w:rsid w:val="005E6A17"/>
    <w:rsid w:val="005F441A"/>
    <w:rsid w:val="005F7A6D"/>
    <w:rsid w:val="00624C98"/>
    <w:rsid w:val="00633D0A"/>
    <w:rsid w:val="00642803"/>
    <w:rsid w:val="006460BA"/>
    <w:rsid w:val="006660FD"/>
    <w:rsid w:val="006745B0"/>
    <w:rsid w:val="0067663D"/>
    <w:rsid w:val="006772F6"/>
    <w:rsid w:val="00677B90"/>
    <w:rsid w:val="006802FD"/>
    <w:rsid w:val="00683182"/>
    <w:rsid w:val="006C18B5"/>
    <w:rsid w:val="006C77BF"/>
    <w:rsid w:val="006D6C85"/>
    <w:rsid w:val="006E1F76"/>
    <w:rsid w:val="006E5C25"/>
    <w:rsid w:val="006F1C2D"/>
    <w:rsid w:val="006F6170"/>
    <w:rsid w:val="007150A9"/>
    <w:rsid w:val="007506CD"/>
    <w:rsid w:val="0078699B"/>
    <w:rsid w:val="00794CB5"/>
    <w:rsid w:val="00796251"/>
    <w:rsid w:val="007A1E42"/>
    <w:rsid w:val="007A7C94"/>
    <w:rsid w:val="007B0905"/>
    <w:rsid w:val="007D77D8"/>
    <w:rsid w:val="007F7635"/>
    <w:rsid w:val="00800A00"/>
    <w:rsid w:val="00802764"/>
    <w:rsid w:val="00804D3B"/>
    <w:rsid w:val="00805776"/>
    <w:rsid w:val="008117B8"/>
    <w:rsid w:val="00812C41"/>
    <w:rsid w:val="008148DB"/>
    <w:rsid w:val="0082340D"/>
    <w:rsid w:val="008238B0"/>
    <w:rsid w:val="00826A28"/>
    <w:rsid w:val="00841F15"/>
    <w:rsid w:val="0084205D"/>
    <w:rsid w:val="00842B70"/>
    <w:rsid w:val="00854B75"/>
    <w:rsid w:val="008634B6"/>
    <w:rsid w:val="00865B2E"/>
    <w:rsid w:val="00870893"/>
    <w:rsid w:val="00875E83"/>
    <w:rsid w:val="0088054E"/>
    <w:rsid w:val="00895074"/>
    <w:rsid w:val="008A43DD"/>
    <w:rsid w:val="008B32D2"/>
    <w:rsid w:val="008B7A9B"/>
    <w:rsid w:val="008D40E7"/>
    <w:rsid w:val="008E03F8"/>
    <w:rsid w:val="008E0C29"/>
    <w:rsid w:val="008F3351"/>
    <w:rsid w:val="008F73F2"/>
    <w:rsid w:val="00901D71"/>
    <w:rsid w:val="00923219"/>
    <w:rsid w:val="009263D0"/>
    <w:rsid w:val="009337CB"/>
    <w:rsid w:val="00936881"/>
    <w:rsid w:val="00936889"/>
    <w:rsid w:val="00943624"/>
    <w:rsid w:val="00944EC8"/>
    <w:rsid w:val="00946242"/>
    <w:rsid w:val="009623F8"/>
    <w:rsid w:val="009810E1"/>
    <w:rsid w:val="00982C75"/>
    <w:rsid w:val="00991874"/>
    <w:rsid w:val="009A1B99"/>
    <w:rsid w:val="009B2D49"/>
    <w:rsid w:val="009C148A"/>
    <w:rsid w:val="009C1FFC"/>
    <w:rsid w:val="009D08E1"/>
    <w:rsid w:val="009E14E8"/>
    <w:rsid w:val="009E59CE"/>
    <w:rsid w:val="009E670C"/>
    <w:rsid w:val="00A2574A"/>
    <w:rsid w:val="00A62A93"/>
    <w:rsid w:val="00A714E4"/>
    <w:rsid w:val="00A80BB9"/>
    <w:rsid w:val="00A8494F"/>
    <w:rsid w:val="00AA1EFB"/>
    <w:rsid w:val="00AA255A"/>
    <w:rsid w:val="00AA5B6B"/>
    <w:rsid w:val="00AB1999"/>
    <w:rsid w:val="00AC341D"/>
    <w:rsid w:val="00AD596C"/>
    <w:rsid w:val="00AE2217"/>
    <w:rsid w:val="00AF3262"/>
    <w:rsid w:val="00B1402B"/>
    <w:rsid w:val="00B2032A"/>
    <w:rsid w:val="00B32627"/>
    <w:rsid w:val="00B35B46"/>
    <w:rsid w:val="00B40CC0"/>
    <w:rsid w:val="00B42B5A"/>
    <w:rsid w:val="00B44E87"/>
    <w:rsid w:val="00B4550A"/>
    <w:rsid w:val="00B47253"/>
    <w:rsid w:val="00B5003B"/>
    <w:rsid w:val="00B5004E"/>
    <w:rsid w:val="00B5439F"/>
    <w:rsid w:val="00B54D79"/>
    <w:rsid w:val="00B55FE9"/>
    <w:rsid w:val="00B63413"/>
    <w:rsid w:val="00B80A44"/>
    <w:rsid w:val="00B81D2E"/>
    <w:rsid w:val="00B92746"/>
    <w:rsid w:val="00B95DF1"/>
    <w:rsid w:val="00BB5C71"/>
    <w:rsid w:val="00BB641F"/>
    <w:rsid w:val="00BC0433"/>
    <w:rsid w:val="00BC575B"/>
    <w:rsid w:val="00BF1CF1"/>
    <w:rsid w:val="00BF5107"/>
    <w:rsid w:val="00C03292"/>
    <w:rsid w:val="00C2105A"/>
    <w:rsid w:val="00C2781C"/>
    <w:rsid w:val="00C278B8"/>
    <w:rsid w:val="00C524A3"/>
    <w:rsid w:val="00C55BFE"/>
    <w:rsid w:val="00C87362"/>
    <w:rsid w:val="00C94D42"/>
    <w:rsid w:val="00C9679E"/>
    <w:rsid w:val="00CA2FC5"/>
    <w:rsid w:val="00CA5114"/>
    <w:rsid w:val="00CB33FA"/>
    <w:rsid w:val="00CC09B5"/>
    <w:rsid w:val="00CC3BBA"/>
    <w:rsid w:val="00CD503E"/>
    <w:rsid w:val="00CE2F87"/>
    <w:rsid w:val="00CF3040"/>
    <w:rsid w:val="00D0098D"/>
    <w:rsid w:val="00D0476D"/>
    <w:rsid w:val="00D05314"/>
    <w:rsid w:val="00D05459"/>
    <w:rsid w:val="00D05DEE"/>
    <w:rsid w:val="00D30253"/>
    <w:rsid w:val="00D33D6F"/>
    <w:rsid w:val="00D43BAA"/>
    <w:rsid w:val="00D470A5"/>
    <w:rsid w:val="00D54BBE"/>
    <w:rsid w:val="00D5545D"/>
    <w:rsid w:val="00D64AD1"/>
    <w:rsid w:val="00D730A1"/>
    <w:rsid w:val="00D848AF"/>
    <w:rsid w:val="00D9626C"/>
    <w:rsid w:val="00DB6838"/>
    <w:rsid w:val="00DB6FA0"/>
    <w:rsid w:val="00DC1EF2"/>
    <w:rsid w:val="00DC2A7D"/>
    <w:rsid w:val="00DC473C"/>
    <w:rsid w:val="00DC6D8C"/>
    <w:rsid w:val="00DD22FB"/>
    <w:rsid w:val="00DE3064"/>
    <w:rsid w:val="00DE34BE"/>
    <w:rsid w:val="00DE39DE"/>
    <w:rsid w:val="00E20013"/>
    <w:rsid w:val="00E4121A"/>
    <w:rsid w:val="00E5128C"/>
    <w:rsid w:val="00E65967"/>
    <w:rsid w:val="00E6715B"/>
    <w:rsid w:val="00E73598"/>
    <w:rsid w:val="00E9509F"/>
    <w:rsid w:val="00EB76BC"/>
    <w:rsid w:val="00EB78F9"/>
    <w:rsid w:val="00EC7E78"/>
    <w:rsid w:val="00ED0CDB"/>
    <w:rsid w:val="00ED7F9C"/>
    <w:rsid w:val="00EF4034"/>
    <w:rsid w:val="00F00D2C"/>
    <w:rsid w:val="00F02D35"/>
    <w:rsid w:val="00F25428"/>
    <w:rsid w:val="00F26239"/>
    <w:rsid w:val="00F26689"/>
    <w:rsid w:val="00F34A82"/>
    <w:rsid w:val="00F41C3B"/>
    <w:rsid w:val="00F52364"/>
    <w:rsid w:val="00F52F45"/>
    <w:rsid w:val="00F65E9A"/>
    <w:rsid w:val="00F675EC"/>
    <w:rsid w:val="00F73F37"/>
    <w:rsid w:val="00F82D43"/>
    <w:rsid w:val="00F87E44"/>
    <w:rsid w:val="00F91D6F"/>
    <w:rsid w:val="00F977F1"/>
    <w:rsid w:val="00FA4EF9"/>
    <w:rsid w:val="00FB0A05"/>
    <w:rsid w:val="00FB0EDF"/>
    <w:rsid w:val="00FB76A2"/>
    <w:rsid w:val="00FC5AFC"/>
    <w:rsid w:val="00FD25EC"/>
    <w:rsid w:val="00FD7208"/>
    <w:rsid w:val="00FE0354"/>
    <w:rsid w:val="00FE47B3"/>
    <w:rsid w:val="00FE5E28"/>
    <w:rsid w:val="00FF107B"/>
    <w:rsid w:val="00FF174A"/>
    <w:rsid w:val="00FF65D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8C950"/>
  <w15:docId w15:val="{0CAC3E37-18B9-4A3B-8051-1E378A0D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7:00Z">
        <w:pPr>
          <w:spacing w:after="200" w:line="276" w:lineRule="auto"/>
        </w:pPr>
      </w:pPrChange>
    </w:pPr>
    <w:rPr>
      <w:rFonts w:cs="Times New Roman"/>
      <w:sz w:val="24"/>
      <w:szCs w:val="24"/>
      <w:lang w:val="en-GB"/>
      <w:rPrChange w:id="0" w:author="NAZ, Mamoona (OLDHAM MEDICAL SERVICES)" w:date="2026-09-22T12:27:00Z">
        <w:rPr>
          <w:rFonts w:asciiTheme="minorHAnsi" w:eastAsiaTheme="minorHAnsi" w:hAnsiTheme="minorHAnsi" w:cstheme="minorBidi"/>
          <w:sz w:val="22"/>
          <w:szCs w:val="22"/>
          <w:lang w:val="fr-CA" w:eastAsia="en-US" w:bidi="ar-SA"/>
        </w:rPr>
      </w:rPrChange>
    </w:rPr>
  </w:style>
  <w:style w:type="paragraph" w:styleId="Heading1">
    <w:name w:val="heading 1"/>
    <w:basedOn w:val="Normal"/>
    <w:next w:val="Normal"/>
    <w:link w:val="Heading1Char"/>
    <w:uiPriority w:val="9"/>
    <w:qFormat/>
    <w:rsid w:val="0078699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D0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CA"/>
    </w:rPr>
  </w:style>
  <w:style w:type="character" w:customStyle="1" w:styleId="HTMLPreformattedChar">
    <w:name w:val="HTML Preformatted Char"/>
    <w:basedOn w:val="DefaultParagraphFont"/>
    <w:link w:val="HTMLPreformatted"/>
    <w:uiPriority w:val="99"/>
    <w:rsid w:val="00D05DEE"/>
    <w:rPr>
      <w:rFonts w:ascii="Courier New" w:eastAsia="Times New Roman" w:hAnsi="Courier New" w:cs="Courier New"/>
      <w:sz w:val="20"/>
      <w:szCs w:val="20"/>
      <w:lang w:eastAsia="fr-CA"/>
    </w:rPr>
  </w:style>
  <w:style w:type="paragraph" w:styleId="Header">
    <w:name w:val="header"/>
    <w:basedOn w:val="Normal"/>
    <w:link w:val="HeaderChar"/>
    <w:uiPriority w:val="99"/>
    <w:unhideWhenUsed/>
    <w:rsid w:val="008D40E7"/>
    <w:pPr>
      <w:tabs>
        <w:tab w:val="center" w:pos="4320"/>
        <w:tab w:val="right" w:pos="8640"/>
      </w:tabs>
    </w:pPr>
  </w:style>
  <w:style w:type="character" w:customStyle="1" w:styleId="HeaderChar">
    <w:name w:val="Header Char"/>
    <w:basedOn w:val="DefaultParagraphFont"/>
    <w:link w:val="Header"/>
    <w:uiPriority w:val="99"/>
    <w:rsid w:val="008D40E7"/>
  </w:style>
  <w:style w:type="paragraph" w:styleId="Footer">
    <w:name w:val="footer"/>
    <w:basedOn w:val="Normal"/>
    <w:link w:val="FooterChar"/>
    <w:uiPriority w:val="99"/>
    <w:unhideWhenUsed/>
    <w:rsid w:val="008D40E7"/>
    <w:pPr>
      <w:tabs>
        <w:tab w:val="center" w:pos="4320"/>
        <w:tab w:val="right" w:pos="8640"/>
      </w:tabs>
    </w:pPr>
  </w:style>
  <w:style w:type="character" w:customStyle="1" w:styleId="FooterChar">
    <w:name w:val="Footer Char"/>
    <w:basedOn w:val="DefaultParagraphFont"/>
    <w:link w:val="Footer"/>
    <w:uiPriority w:val="99"/>
    <w:rsid w:val="008D40E7"/>
  </w:style>
  <w:style w:type="paragraph" w:styleId="NormalWeb">
    <w:name w:val="Normal (Web)"/>
    <w:basedOn w:val="Normal"/>
    <w:uiPriority w:val="99"/>
    <w:semiHidden/>
    <w:unhideWhenUsed/>
    <w:rsid w:val="0046472F"/>
    <w:pPr>
      <w:spacing w:before="100" w:beforeAutospacing="1" w:after="100" w:afterAutospacing="1"/>
    </w:pPr>
    <w:rPr>
      <w:rFonts w:ascii="Times New Roman" w:eastAsia="Times New Roman" w:hAnsi="Times New Roman"/>
      <w:lang w:eastAsia="fr-CA"/>
    </w:rPr>
  </w:style>
  <w:style w:type="character" w:customStyle="1" w:styleId="Heading1Char">
    <w:name w:val="Heading 1 Char"/>
    <w:basedOn w:val="DefaultParagraphFont"/>
    <w:link w:val="Heading1"/>
    <w:uiPriority w:val="9"/>
    <w:rsid w:val="0078699B"/>
    <w:rPr>
      <w:rFonts w:asciiTheme="majorHAnsi" w:eastAsiaTheme="majorEastAsia" w:hAnsiTheme="majorHAnsi" w:cstheme="majorBidi"/>
      <w:color w:val="365F91" w:themeColor="accent1" w:themeShade="BF"/>
      <w:sz w:val="32"/>
      <w:szCs w:val="32"/>
    </w:rPr>
  </w:style>
  <w:style w:type="character" w:customStyle="1" w:styleId="desc">
    <w:name w:val="desc"/>
    <w:basedOn w:val="DefaultParagraphFont"/>
    <w:rsid w:val="0078699B"/>
  </w:style>
  <w:style w:type="character" w:customStyle="1" w:styleId="ssb">
    <w:name w:val="ssb"/>
    <w:basedOn w:val="DefaultParagraphFont"/>
    <w:rsid w:val="0078699B"/>
  </w:style>
  <w:style w:type="character" w:styleId="Hyperlink">
    <w:name w:val="Hyperlink"/>
    <w:basedOn w:val="DefaultParagraphFont"/>
    <w:uiPriority w:val="99"/>
    <w:semiHidden/>
    <w:unhideWhenUsed/>
    <w:rsid w:val="008B7A9B"/>
    <w:rPr>
      <w:color w:val="0000FF"/>
      <w:u w:val="single"/>
    </w:rPr>
  </w:style>
  <w:style w:type="character" w:customStyle="1" w:styleId="aucun">
    <w:name w:val="aucun"/>
    <w:basedOn w:val="DefaultParagraphFont"/>
    <w:rsid w:val="00826A28"/>
  </w:style>
  <w:style w:type="paragraph" w:styleId="ListParagraph">
    <w:name w:val="List Paragraph"/>
    <w:basedOn w:val="Normal"/>
    <w:uiPriority w:val="34"/>
    <w:qFormat/>
    <w:rsid w:val="006F1C2D"/>
    <w:pPr>
      <w:ind w:left="720"/>
      <w:contextualSpacing/>
      <w:pPrChange w:id="1" w:author="NAZ, Mamoona (OLDHAM MEDICAL SERVICES)" w:date="2026-09-22T12:27:00Z">
        <w:pPr>
          <w:ind w:left="720"/>
          <w:contextualSpacing/>
        </w:pPr>
      </w:pPrChange>
    </w:pPr>
    <w:rPr>
      <w:rPrChange w:id="1" w:author="NAZ, Mamoona (OLDHAM MEDICAL SERVICES)" w:date="2026-09-22T12:2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951980">
      <w:bodyDiv w:val="1"/>
      <w:marLeft w:val="0"/>
      <w:marRight w:val="0"/>
      <w:marTop w:val="0"/>
      <w:marBottom w:val="0"/>
      <w:divBdr>
        <w:top w:val="none" w:sz="0" w:space="0" w:color="auto"/>
        <w:left w:val="none" w:sz="0" w:space="0" w:color="auto"/>
        <w:bottom w:val="none" w:sz="0" w:space="0" w:color="auto"/>
        <w:right w:val="none" w:sz="0" w:space="0" w:color="auto"/>
      </w:divBdr>
    </w:div>
    <w:div w:id="108665224">
      <w:bodyDiv w:val="1"/>
      <w:marLeft w:val="0"/>
      <w:marRight w:val="0"/>
      <w:marTop w:val="0"/>
      <w:marBottom w:val="0"/>
      <w:divBdr>
        <w:top w:val="none" w:sz="0" w:space="0" w:color="auto"/>
        <w:left w:val="none" w:sz="0" w:space="0" w:color="auto"/>
        <w:bottom w:val="none" w:sz="0" w:space="0" w:color="auto"/>
        <w:right w:val="none" w:sz="0" w:space="0" w:color="auto"/>
      </w:divBdr>
    </w:div>
    <w:div w:id="109518239">
      <w:bodyDiv w:val="1"/>
      <w:marLeft w:val="0"/>
      <w:marRight w:val="0"/>
      <w:marTop w:val="0"/>
      <w:marBottom w:val="0"/>
      <w:divBdr>
        <w:top w:val="none" w:sz="0" w:space="0" w:color="auto"/>
        <w:left w:val="none" w:sz="0" w:space="0" w:color="auto"/>
        <w:bottom w:val="none" w:sz="0" w:space="0" w:color="auto"/>
        <w:right w:val="none" w:sz="0" w:space="0" w:color="auto"/>
      </w:divBdr>
    </w:div>
    <w:div w:id="131602266">
      <w:bodyDiv w:val="1"/>
      <w:marLeft w:val="0"/>
      <w:marRight w:val="0"/>
      <w:marTop w:val="0"/>
      <w:marBottom w:val="0"/>
      <w:divBdr>
        <w:top w:val="none" w:sz="0" w:space="0" w:color="auto"/>
        <w:left w:val="none" w:sz="0" w:space="0" w:color="auto"/>
        <w:bottom w:val="none" w:sz="0" w:space="0" w:color="auto"/>
        <w:right w:val="none" w:sz="0" w:space="0" w:color="auto"/>
      </w:divBdr>
    </w:div>
    <w:div w:id="213389718">
      <w:bodyDiv w:val="1"/>
      <w:marLeft w:val="0"/>
      <w:marRight w:val="0"/>
      <w:marTop w:val="0"/>
      <w:marBottom w:val="0"/>
      <w:divBdr>
        <w:top w:val="none" w:sz="0" w:space="0" w:color="auto"/>
        <w:left w:val="none" w:sz="0" w:space="0" w:color="auto"/>
        <w:bottom w:val="none" w:sz="0" w:space="0" w:color="auto"/>
        <w:right w:val="none" w:sz="0" w:space="0" w:color="auto"/>
      </w:divBdr>
    </w:div>
    <w:div w:id="366025570">
      <w:bodyDiv w:val="1"/>
      <w:marLeft w:val="0"/>
      <w:marRight w:val="0"/>
      <w:marTop w:val="0"/>
      <w:marBottom w:val="0"/>
      <w:divBdr>
        <w:top w:val="none" w:sz="0" w:space="0" w:color="auto"/>
        <w:left w:val="none" w:sz="0" w:space="0" w:color="auto"/>
        <w:bottom w:val="none" w:sz="0" w:space="0" w:color="auto"/>
        <w:right w:val="none" w:sz="0" w:space="0" w:color="auto"/>
      </w:divBdr>
    </w:div>
    <w:div w:id="603853684">
      <w:bodyDiv w:val="1"/>
      <w:marLeft w:val="0"/>
      <w:marRight w:val="0"/>
      <w:marTop w:val="0"/>
      <w:marBottom w:val="0"/>
      <w:divBdr>
        <w:top w:val="none" w:sz="0" w:space="0" w:color="auto"/>
        <w:left w:val="none" w:sz="0" w:space="0" w:color="auto"/>
        <w:bottom w:val="none" w:sz="0" w:space="0" w:color="auto"/>
        <w:right w:val="none" w:sz="0" w:space="0" w:color="auto"/>
      </w:divBdr>
    </w:div>
    <w:div w:id="612908452">
      <w:bodyDiv w:val="1"/>
      <w:marLeft w:val="0"/>
      <w:marRight w:val="0"/>
      <w:marTop w:val="0"/>
      <w:marBottom w:val="0"/>
      <w:divBdr>
        <w:top w:val="none" w:sz="0" w:space="0" w:color="auto"/>
        <w:left w:val="none" w:sz="0" w:space="0" w:color="auto"/>
        <w:bottom w:val="none" w:sz="0" w:space="0" w:color="auto"/>
        <w:right w:val="none" w:sz="0" w:space="0" w:color="auto"/>
      </w:divBdr>
    </w:div>
    <w:div w:id="691687611">
      <w:bodyDiv w:val="1"/>
      <w:marLeft w:val="0"/>
      <w:marRight w:val="0"/>
      <w:marTop w:val="0"/>
      <w:marBottom w:val="0"/>
      <w:divBdr>
        <w:top w:val="none" w:sz="0" w:space="0" w:color="auto"/>
        <w:left w:val="none" w:sz="0" w:space="0" w:color="auto"/>
        <w:bottom w:val="none" w:sz="0" w:space="0" w:color="auto"/>
        <w:right w:val="none" w:sz="0" w:space="0" w:color="auto"/>
      </w:divBdr>
    </w:div>
    <w:div w:id="767851283">
      <w:bodyDiv w:val="1"/>
      <w:marLeft w:val="0"/>
      <w:marRight w:val="0"/>
      <w:marTop w:val="0"/>
      <w:marBottom w:val="0"/>
      <w:divBdr>
        <w:top w:val="none" w:sz="0" w:space="0" w:color="auto"/>
        <w:left w:val="none" w:sz="0" w:space="0" w:color="auto"/>
        <w:bottom w:val="none" w:sz="0" w:space="0" w:color="auto"/>
        <w:right w:val="none" w:sz="0" w:space="0" w:color="auto"/>
      </w:divBdr>
    </w:div>
    <w:div w:id="780800473">
      <w:bodyDiv w:val="1"/>
      <w:marLeft w:val="0"/>
      <w:marRight w:val="0"/>
      <w:marTop w:val="0"/>
      <w:marBottom w:val="0"/>
      <w:divBdr>
        <w:top w:val="none" w:sz="0" w:space="0" w:color="auto"/>
        <w:left w:val="none" w:sz="0" w:space="0" w:color="auto"/>
        <w:bottom w:val="none" w:sz="0" w:space="0" w:color="auto"/>
        <w:right w:val="none" w:sz="0" w:space="0" w:color="auto"/>
      </w:divBdr>
    </w:div>
    <w:div w:id="797843381">
      <w:bodyDiv w:val="1"/>
      <w:marLeft w:val="0"/>
      <w:marRight w:val="0"/>
      <w:marTop w:val="0"/>
      <w:marBottom w:val="0"/>
      <w:divBdr>
        <w:top w:val="none" w:sz="0" w:space="0" w:color="auto"/>
        <w:left w:val="none" w:sz="0" w:space="0" w:color="auto"/>
        <w:bottom w:val="none" w:sz="0" w:space="0" w:color="auto"/>
        <w:right w:val="none" w:sz="0" w:space="0" w:color="auto"/>
      </w:divBdr>
    </w:div>
    <w:div w:id="817575235">
      <w:bodyDiv w:val="1"/>
      <w:marLeft w:val="0"/>
      <w:marRight w:val="0"/>
      <w:marTop w:val="0"/>
      <w:marBottom w:val="0"/>
      <w:divBdr>
        <w:top w:val="none" w:sz="0" w:space="0" w:color="auto"/>
        <w:left w:val="none" w:sz="0" w:space="0" w:color="auto"/>
        <w:bottom w:val="none" w:sz="0" w:space="0" w:color="auto"/>
        <w:right w:val="none" w:sz="0" w:space="0" w:color="auto"/>
      </w:divBdr>
    </w:div>
    <w:div w:id="832532131">
      <w:bodyDiv w:val="1"/>
      <w:marLeft w:val="0"/>
      <w:marRight w:val="0"/>
      <w:marTop w:val="0"/>
      <w:marBottom w:val="0"/>
      <w:divBdr>
        <w:top w:val="none" w:sz="0" w:space="0" w:color="auto"/>
        <w:left w:val="none" w:sz="0" w:space="0" w:color="auto"/>
        <w:bottom w:val="none" w:sz="0" w:space="0" w:color="auto"/>
        <w:right w:val="none" w:sz="0" w:space="0" w:color="auto"/>
      </w:divBdr>
    </w:div>
    <w:div w:id="844829392">
      <w:bodyDiv w:val="1"/>
      <w:marLeft w:val="0"/>
      <w:marRight w:val="0"/>
      <w:marTop w:val="0"/>
      <w:marBottom w:val="0"/>
      <w:divBdr>
        <w:top w:val="none" w:sz="0" w:space="0" w:color="auto"/>
        <w:left w:val="none" w:sz="0" w:space="0" w:color="auto"/>
        <w:bottom w:val="none" w:sz="0" w:space="0" w:color="auto"/>
        <w:right w:val="none" w:sz="0" w:space="0" w:color="auto"/>
      </w:divBdr>
      <w:divsChild>
        <w:div w:id="1856266471">
          <w:marLeft w:val="0"/>
          <w:marRight w:val="0"/>
          <w:marTop w:val="0"/>
          <w:marBottom w:val="0"/>
          <w:divBdr>
            <w:top w:val="none" w:sz="0" w:space="0" w:color="auto"/>
            <w:left w:val="none" w:sz="0" w:space="0" w:color="auto"/>
            <w:bottom w:val="none" w:sz="0" w:space="0" w:color="auto"/>
            <w:right w:val="none" w:sz="0" w:space="0" w:color="auto"/>
          </w:divBdr>
          <w:divsChild>
            <w:div w:id="1269898265">
              <w:marLeft w:val="0"/>
              <w:marRight w:val="0"/>
              <w:marTop w:val="0"/>
              <w:marBottom w:val="0"/>
              <w:divBdr>
                <w:top w:val="none" w:sz="0" w:space="0" w:color="auto"/>
                <w:left w:val="none" w:sz="0" w:space="0" w:color="auto"/>
                <w:bottom w:val="single" w:sz="8" w:space="0" w:color="5B005C"/>
                <w:right w:val="none" w:sz="0" w:space="0" w:color="auto"/>
              </w:divBdr>
            </w:div>
          </w:divsChild>
        </w:div>
      </w:divsChild>
    </w:div>
    <w:div w:id="845289243">
      <w:bodyDiv w:val="1"/>
      <w:marLeft w:val="0"/>
      <w:marRight w:val="0"/>
      <w:marTop w:val="0"/>
      <w:marBottom w:val="0"/>
      <w:divBdr>
        <w:top w:val="none" w:sz="0" w:space="0" w:color="auto"/>
        <w:left w:val="none" w:sz="0" w:space="0" w:color="auto"/>
        <w:bottom w:val="none" w:sz="0" w:space="0" w:color="auto"/>
        <w:right w:val="none" w:sz="0" w:space="0" w:color="auto"/>
      </w:divBdr>
    </w:div>
    <w:div w:id="1088044841">
      <w:bodyDiv w:val="1"/>
      <w:marLeft w:val="0"/>
      <w:marRight w:val="0"/>
      <w:marTop w:val="0"/>
      <w:marBottom w:val="0"/>
      <w:divBdr>
        <w:top w:val="none" w:sz="0" w:space="0" w:color="auto"/>
        <w:left w:val="none" w:sz="0" w:space="0" w:color="auto"/>
        <w:bottom w:val="none" w:sz="0" w:space="0" w:color="auto"/>
        <w:right w:val="none" w:sz="0" w:space="0" w:color="auto"/>
      </w:divBdr>
    </w:div>
    <w:div w:id="1339575117">
      <w:bodyDiv w:val="1"/>
      <w:marLeft w:val="0"/>
      <w:marRight w:val="0"/>
      <w:marTop w:val="0"/>
      <w:marBottom w:val="0"/>
      <w:divBdr>
        <w:top w:val="none" w:sz="0" w:space="0" w:color="auto"/>
        <w:left w:val="none" w:sz="0" w:space="0" w:color="auto"/>
        <w:bottom w:val="none" w:sz="0" w:space="0" w:color="auto"/>
        <w:right w:val="none" w:sz="0" w:space="0" w:color="auto"/>
      </w:divBdr>
    </w:div>
    <w:div w:id="1369139454">
      <w:bodyDiv w:val="1"/>
      <w:marLeft w:val="0"/>
      <w:marRight w:val="0"/>
      <w:marTop w:val="0"/>
      <w:marBottom w:val="0"/>
      <w:divBdr>
        <w:top w:val="none" w:sz="0" w:space="0" w:color="auto"/>
        <w:left w:val="none" w:sz="0" w:space="0" w:color="auto"/>
        <w:bottom w:val="none" w:sz="0" w:space="0" w:color="auto"/>
        <w:right w:val="none" w:sz="0" w:space="0" w:color="auto"/>
      </w:divBdr>
    </w:div>
    <w:div w:id="1398043699">
      <w:bodyDiv w:val="1"/>
      <w:marLeft w:val="0"/>
      <w:marRight w:val="0"/>
      <w:marTop w:val="0"/>
      <w:marBottom w:val="0"/>
      <w:divBdr>
        <w:top w:val="none" w:sz="0" w:space="0" w:color="auto"/>
        <w:left w:val="none" w:sz="0" w:space="0" w:color="auto"/>
        <w:bottom w:val="none" w:sz="0" w:space="0" w:color="auto"/>
        <w:right w:val="none" w:sz="0" w:space="0" w:color="auto"/>
      </w:divBdr>
    </w:div>
    <w:div w:id="1424453532">
      <w:bodyDiv w:val="1"/>
      <w:marLeft w:val="0"/>
      <w:marRight w:val="0"/>
      <w:marTop w:val="0"/>
      <w:marBottom w:val="0"/>
      <w:divBdr>
        <w:top w:val="none" w:sz="0" w:space="0" w:color="auto"/>
        <w:left w:val="none" w:sz="0" w:space="0" w:color="auto"/>
        <w:bottom w:val="none" w:sz="0" w:space="0" w:color="auto"/>
        <w:right w:val="none" w:sz="0" w:space="0" w:color="auto"/>
      </w:divBdr>
    </w:div>
    <w:div w:id="1596205028">
      <w:bodyDiv w:val="1"/>
      <w:marLeft w:val="0"/>
      <w:marRight w:val="0"/>
      <w:marTop w:val="0"/>
      <w:marBottom w:val="0"/>
      <w:divBdr>
        <w:top w:val="none" w:sz="0" w:space="0" w:color="auto"/>
        <w:left w:val="none" w:sz="0" w:space="0" w:color="auto"/>
        <w:bottom w:val="none" w:sz="0" w:space="0" w:color="auto"/>
        <w:right w:val="none" w:sz="0" w:space="0" w:color="auto"/>
      </w:divBdr>
    </w:div>
    <w:div w:id="1640501296">
      <w:bodyDiv w:val="1"/>
      <w:marLeft w:val="0"/>
      <w:marRight w:val="0"/>
      <w:marTop w:val="0"/>
      <w:marBottom w:val="0"/>
      <w:divBdr>
        <w:top w:val="none" w:sz="0" w:space="0" w:color="auto"/>
        <w:left w:val="none" w:sz="0" w:space="0" w:color="auto"/>
        <w:bottom w:val="none" w:sz="0" w:space="0" w:color="auto"/>
        <w:right w:val="none" w:sz="0" w:space="0" w:color="auto"/>
      </w:divBdr>
    </w:div>
    <w:div w:id="1857425069">
      <w:bodyDiv w:val="1"/>
      <w:marLeft w:val="0"/>
      <w:marRight w:val="0"/>
      <w:marTop w:val="0"/>
      <w:marBottom w:val="0"/>
      <w:divBdr>
        <w:top w:val="none" w:sz="0" w:space="0" w:color="auto"/>
        <w:left w:val="none" w:sz="0" w:space="0" w:color="auto"/>
        <w:bottom w:val="none" w:sz="0" w:space="0" w:color="auto"/>
        <w:right w:val="none" w:sz="0" w:space="0" w:color="auto"/>
      </w:divBdr>
    </w:div>
    <w:div w:id="1863123945">
      <w:bodyDiv w:val="1"/>
      <w:marLeft w:val="0"/>
      <w:marRight w:val="0"/>
      <w:marTop w:val="0"/>
      <w:marBottom w:val="0"/>
      <w:divBdr>
        <w:top w:val="none" w:sz="0" w:space="0" w:color="auto"/>
        <w:left w:val="none" w:sz="0" w:space="0" w:color="auto"/>
        <w:bottom w:val="none" w:sz="0" w:space="0" w:color="auto"/>
        <w:right w:val="none" w:sz="0" w:space="0" w:color="auto"/>
      </w:divBdr>
    </w:div>
    <w:div w:id="1905867858">
      <w:bodyDiv w:val="1"/>
      <w:marLeft w:val="0"/>
      <w:marRight w:val="0"/>
      <w:marTop w:val="0"/>
      <w:marBottom w:val="0"/>
      <w:divBdr>
        <w:top w:val="none" w:sz="0" w:space="0" w:color="auto"/>
        <w:left w:val="none" w:sz="0" w:space="0" w:color="auto"/>
        <w:bottom w:val="none" w:sz="0" w:space="0" w:color="auto"/>
        <w:right w:val="none" w:sz="0" w:space="0" w:color="auto"/>
      </w:divBdr>
    </w:div>
    <w:div w:id="196156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CC2E3-BE84-4751-A6E6-5B4D1E464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1279</Words>
  <Characters>7291</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Poirier</dc:creator>
  <cp:keywords/>
  <dc:description/>
  <cp:lastModifiedBy>Arthur Souza Rodrigues</cp:lastModifiedBy>
  <cp:revision>1</cp:revision>
  <cp:lastPrinted>2021-11-26T20:14:00Z</cp:lastPrinted>
  <dcterms:created xsi:type="dcterms:W3CDTF">2021-11-26T14:50:00Z</dcterms:created>
  <dcterms:modified xsi:type="dcterms:W3CDTF">2026-09-22T16:27:00Z</dcterms:modified>
</cp:coreProperties>
</file>