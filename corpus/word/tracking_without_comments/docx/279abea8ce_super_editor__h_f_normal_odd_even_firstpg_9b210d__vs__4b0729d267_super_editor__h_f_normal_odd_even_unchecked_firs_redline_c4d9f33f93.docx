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E65D" w14:textId="77777777" w:rsidR="00707476" w:rsidRPr="00707476" w:rsidRDefault="004F01DB">
      <w:pPr>
        <w:rPr>
          <w:rFonts w:ascii="Arial" w:hAnsi="Arial" w:cs="Arial"/>
          <w:sz w:val="32"/>
          <w:szCs w:val="32"/>
        </w:rPr>
      </w:pPr>
      <w:r w:rsidRPr="00707476">
        <w:rPr>
          <w:rFonts w:ascii="Arial" w:hAnsi="Arial" w:cs="Arial"/>
          <w:sz w:val="32"/>
          <w:szCs w:val="32"/>
        </w:rPr>
        <w:t>This is a document with</w:t>
      </w:r>
      <w:r w:rsidR="00707476" w:rsidRPr="00707476">
        <w:rPr>
          <w:rFonts w:ascii="Arial" w:hAnsi="Arial" w:cs="Arial"/>
          <w:sz w:val="32"/>
          <w:szCs w:val="32"/>
        </w:rPr>
        <w:t>:</w:t>
      </w:r>
    </w:p>
    <w:p w14:paraId="3A50CEC0" w14:textId="33B35BAC" w:rsidR="00707476" w:rsidRPr="00707476" w:rsidRDefault="004F01DB" w:rsidP="00707476">
      <w:pPr>
        <w:pStyle w:val="ListParagraph"/>
        <w:numPr>
          <w:ilvl w:val="0"/>
          <w:numId w:val="2"/>
        </w:numPr>
        <w:rPr>
          <w:rFonts w:ascii="Arial" w:hAnsi="Arial" w:cs="Arial"/>
          <w:sz w:val="32"/>
          <w:szCs w:val="32"/>
        </w:rPr>
      </w:pPr>
      <w:r w:rsidRPr="00707476">
        <w:rPr>
          <w:rFonts w:ascii="Arial" w:hAnsi="Arial" w:cs="Arial"/>
          <w:sz w:val="32"/>
          <w:szCs w:val="32"/>
        </w:rPr>
        <w:t>normal headers and footers</w:t>
      </w:r>
      <w:r w:rsidR="00707476" w:rsidRPr="00707476">
        <w:rPr>
          <w:rFonts w:ascii="Arial" w:hAnsi="Arial" w:cs="Arial"/>
          <w:sz w:val="32"/>
          <w:szCs w:val="32"/>
        </w:rPr>
        <w:t xml:space="preserve"> defined</w:t>
      </w:r>
      <w:r w:rsidR="006645EC">
        <w:rPr>
          <w:rFonts w:ascii="Arial" w:hAnsi="Arial" w:cs="Arial"/>
          <w:sz w:val="32"/>
          <w:szCs w:val="32"/>
        </w:rPr>
        <w:t xml:space="preserve"> - ON</w:t>
      </w:r>
    </w:p>
    <w:p w14:paraId="478BE5DD" w14:textId="388D1132"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odd/even headers and footers defined</w:t>
      </w:r>
      <w:r w:rsidR="006645EC">
        <w:rPr>
          <w:rFonts w:ascii="Arial" w:hAnsi="Arial" w:cs="Arial"/>
          <w:sz w:val="32"/>
          <w:szCs w:val="32"/>
        </w:rPr>
        <w:t xml:space="preserve"> </w:t>
      </w:r>
      <w:ins w:id="0" w:author="Mary Jones" w:date="2026-08-03T22:18:00Z" w16du:dateUtc="2026-08-04T02:18:00Z">
        <w:r w:rsidR="00904701">
          <w:rPr>
            <w:rFonts w:ascii="Arial" w:hAnsi="Arial" w:cs="Arial"/>
            <w:sz w:val="32"/>
            <w:szCs w:val="32"/>
          </w:rPr>
          <w:t>–</w:t>
        </w:r>
        <w:r w:rsidR="006645EC">
          <w:rPr>
            <w:rFonts w:ascii="Arial" w:hAnsi="Arial" w:cs="Arial"/>
            <w:sz w:val="32"/>
            <w:szCs w:val="32"/>
          </w:rPr>
          <w:t xml:space="preserve"> </w:t>
        </w:r>
        <w:r w:rsidR="00904701">
          <w:rPr>
            <w:rFonts w:ascii="Arial" w:hAnsi="Arial" w:cs="Arial"/>
            <w:sz w:val="32"/>
            <w:szCs w:val="32"/>
          </w:rPr>
          <w:t xml:space="preserve">but checkbox OFF </w:t>
        </w:r>
      </w:ins>
      <w:del w:id="1" w:author="Mary Jones" w:date="2026-08-03T22:18:00Z" w16du:dateUtc="2026-08-04T02:18:00Z">
        <w:r w:rsidR="006645EC">
          <w:rPr>
            <w:rFonts w:ascii="Arial" w:hAnsi="Arial" w:cs="Arial"/>
            <w:sz w:val="32"/>
            <w:szCs w:val="32"/>
          </w:rPr>
          <w:delText>- ON</w:delText>
        </w:r>
      </w:del>
    </w:p>
    <w:p w14:paraId="50705045" w14:textId="37E00D75" w:rsidR="00707476" w:rsidRPr="00707476" w:rsidRDefault="00707476" w:rsidP="00707476">
      <w:pPr>
        <w:pStyle w:val="ListParagraph"/>
        <w:numPr>
          <w:ilvl w:val="0"/>
          <w:numId w:val="2"/>
        </w:numPr>
        <w:rPr>
          <w:rFonts w:ascii="Arial" w:hAnsi="Arial" w:cs="Arial"/>
          <w:sz w:val="32"/>
          <w:szCs w:val="32"/>
        </w:rPr>
      </w:pPr>
      <w:r w:rsidRPr="00707476">
        <w:rPr>
          <w:rFonts w:ascii="Arial" w:hAnsi="Arial" w:cs="Arial"/>
          <w:sz w:val="32"/>
          <w:szCs w:val="32"/>
        </w:rPr>
        <w:t>first page header and footer defined</w:t>
      </w:r>
      <w:r w:rsidR="006645EC">
        <w:rPr>
          <w:rFonts w:ascii="Arial" w:hAnsi="Arial" w:cs="Arial"/>
          <w:sz w:val="32"/>
          <w:szCs w:val="32"/>
        </w:rPr>
        <w:t xml:space="preserve"> </w:t>
      </w:r>
      <w:ins w:id="2" w:author="Mary Jones" w:date="2026-08-03T22:18:00Z" w16du:dateUtc="2026-08-04T02:18:00Z">
        <w:r w:rsidR="00904701">
          <w:rPr>
            <w:rFonts w:ascii="Arial" w:hAnsi="Arial" w:cs="Arial"/>
            <w:sz w:val="32"/>
            <w:szCs w:val="32"/>
          </w:rPr>
          <w:t>– but checkbox OFF</w:t>
        </w:r>
      </w:ins>
      <w:del w:id="3" w:author="Mary Jones" w:date="2026-08-03T22:18:00Z" w16du:dateUtc="2026-08-04T02:18:00Z">
        <w:r w:rsidR="006645EC">
          <w:rPr>
            <w:rFonts w:ascii="Arial" w:hAnsi="Arial" w:cs="Arial"/>
            <w:sz w:val="32"/>
            <w:szCs w:val="32"/>
          </w:rPr>
          <w:delText>- ON</w:delText>
        </w:r>
      </w:del>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2A02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val="0"/>
      <w:docGrid w:linePitch="360"/>
      <w:sectPrChange w:id="8" w:author="Mary Jones" w:date="2026-08-03T22:18:00Z" w16du:dateUtc="2026-08-04T02:18:00Z">
        <w:sectPr w:rsidR="004F01DB" w:rsidSect="002A0225">
          <w:pgMar w:top="1440" w:right="1440" w:bottom="1440" w:left="1440" w:header="720" w:footer="720"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1DDA5" w14:textId="77777777" w:rsidR="00430ADF" w:rsidRDefault="00430ADF" w:rsidP="004F01DB">
      <w:r>
        <w:separator/>
      </w:r>
    </w:p>
  </w:endnote>
  <w:endnote w:type="continuationSeparator" w:id="0">
    <w:p w14:paraId="094B8DC2" w14:textId="77777777" w:rsidR="00430ADF" w:rsidRDefault="00430ADF"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r>
      <w:t>Even</w:t>
    </w:r>
    <w:r w:rsidRPr="00EC5A74">
      <w:t xml:space="preserve"> page </w:t>
    </w:r>
    <w:r>
      <w:t>footer</w:t>
    </w:r>
    <w:r w:rsidRPr="00EC5A74">
      <w:t>, page numbers at the right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DD938F6" w:rsidR="004F01DB" w:rsidRDefault="00904701" w:rsidP="004F01DB">
    <w:pPr>
      <w:pStyle w:val="Header"/>
      <w:ind w:right="360" w:firstLine="360"/>
    </w:pPr>
    <w:ins w:id="6" w:author="Mary Jones" w:date="2026-08-03T22:18:00Z" w16du:dateUtc="2026-08-04T02:18:00Z">
      <w:r>
        <w:t xml:space="preserve">Normal </w:t>
      </w:r>
    </w:ins>
    <w:del w:id="7" w:author="Mary Jones" w:date="2026-08-03T22:18:00Z" w16du:dateUtc="2026-08-04T02:18:00Z">
      <w:r w:rsidR="00EC5A74">
        <w:delText>Odd</w:delText>
      </w:r>
    </w:del>
    <w:r w:rsidR="00EC5A74">
      <w:t xml:space="preserve"> page</w:t>
    </w:r>
    <w:r w:rsidR="004F01DB">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84CEE0" w14:textId="090A6CE2" w:rsidR="00EC5A74" w:rsidRDefault="00DE684C" w:rsidP="00DE684C">
    <w:pPr>
      <w:pStyle w:val="Footer"/>
      <w:ind w:firstLine="360"/>
    </w:pPr>
    <w:r>
      <w:t>This Is my first page footer, page numbers at the left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FBE4D" w14:textId="77777777" w:rsidR="00430ADF" w:rsidRDefault="00430ADF" w:rsidP="004F01DB">
      <w:r>
        <w:separator/>
      </w:r>
    </w:p>
  </w:footnote>
  <w:footnote w:type="continuationSeparator" w:id="0">
    <w:p w14:paraId="50845605" w14:textId="77777777" w:rsidR="00430ADF" w:rsidRDefault="00430ADF"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pPr>
    <w:r>
      <w:t>Even page header, page numbers at the right</w:t>
    </w:r>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40DD2F5" w:rsidR="004F01DB" w:rsidRDefault="00904701" w:rsidP="004F01DB">
    <w:pPr>
      <w:pStyle w:val="Header"/>
      <w:ind w:right="360"/>
    </w:pPr>
    <w:ins w:id="4" w:author="Mary Jones" w:date="2026-08-03T22:18:00Z" w16du:dateUtc="2026-08-04T02:18:00Z">
      <w:r>
        <w:t>Normal</w:t>
      </w:r>
    </w:ins>
    <w:del w:id="5" w:author="Mary Jones" w:date="2026-08-03T22:18:00Z" w16du:dateUtc="2026-08-04T02:18:00Z">
      <w:r w:rsidR="00EC5A74">
        <w:delText>Odd</w:delText>
      </w:r>
    </w:del>
    <w:r w:rsidR="00EC5A74">
      <w:t xml:space="preserve"> page</w:t>
    </w:r>
    <w:r w:rsidR="004F01DB">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25A517" w14:textId="337F6143" w:rsidR="00EC5A74" w:rsidRDefault="00DE684C" w:rsidP="00DE684C">
    <w:pPr>
      <w:pStyle w:val="Header"/>
      <w:ind w:right="360"/>
    </w:pPr>
    <w:r>
      <w:t>This is my first page header, page numbers at the 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75309"/>
    <w:rsid w:val="00206959"/>
    <w:rsid w:val="002A0225"/>
    <w:rsid w:val="002B1C2A"/>
    <w:rsid w:val="003C095A"/>
    <w:rsid w:val="00430ADF"/>
    <w:rsid w:val="004F01DB"/>
    <w:rsid w:val="006171FC"/>
    <w:rsid w:val="006645EC"/>
    <w:rsid w:val="00707476"/>
    <w:rsid w:val="00756C39"/>
    <w:rsid w:val="008E3D1A"/>
    <w:rsid w:val="00903368"/>
    <w:rsid w:val="00904701"/>
    <w:rsid w:val="00A152CE"/>
    <w:rsid w:val="00A22C64"/>
    <w:rsid w:val="00BA5503"/>
    <w:rsid w:val="00BB67E7"/>
    <w:rsid w:val="00D0705C"/>
    <w:rsid w:val="00DE684C"/>
    <w:rsid w:val="00E672C9"/>
    <w:rsid w:val="00EC5A74"/>
    <w:rsid w:val="00F26E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5457</Words>
  <Characters>31111</Characters>
  <Application>Microsoft Office Word</Application>
  <DocSecurity>0</DocSecurity>
  <Lines>259</Lines>
  <Paragraphs>72</Paragraphs>
  <ScaleCrop>false</ScaleCrop>
  <Company/>
  <LinksUpToDate>false</LinksUpToDate>
  <CharactersWithSpaces>36496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2026-08-04T02:18:00Z</dcterms:modified>
</cp:coreProperties>
</file>