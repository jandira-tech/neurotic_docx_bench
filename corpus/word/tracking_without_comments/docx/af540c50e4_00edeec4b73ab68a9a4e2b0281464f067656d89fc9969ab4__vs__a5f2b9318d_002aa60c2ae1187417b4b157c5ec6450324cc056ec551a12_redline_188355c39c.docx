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06B464" w14:textId="77777777" w:rsidR="00D46904" w:rsidRDefault="00A5391B" w:rsidP="00A5391B">
      <w:pPr>
        <w:jc w:val="center"/>
        <w:rPr>
          <w:ins w:id="0" w:author="mary.inoue@fap.local" w:date="2026-09-22T12:52:00Z" w16du:dateUtc="2026-09-22T16:52:00Z"/>
          <w:rFonts w:ascii="Arial" w:hAnsi="Arial" w:cs="Arial"/>
          <w:b/>
          <w:sz w:val="28"/>
          <w:szCs w:val="28"/>
        </w:rPr>
      </w:pPr>
      <w:ins w:id="1" w:author="mary.inoue@fap.local" w:date="2026-09-22T12:52:00Z" w16du:dateUtc="2026-09-22T16:5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404363D4" w14:textId="77777777" w:rsidR="00EB0E11" w:rsidRDefault="00EB0E11" w:rsidP="00A5391B">
      <w:pPr>
        <w:jc w:val="center"/>
        <w:rPr>
          <w:ins w:id="2" w:author="mary.inoue@fap.local" w:date="2026-09-22T12:52:00Z" w16du:dateUtc="2026-09-22T16:52:00Z"/>
          <w:rFonts w:ascii="Arial" w:hAnsi="Arial" w:cs="Arial"/>
          <w:b/>
          <w:sz w:val="28"/>
          <w:szCs w:val="28"/>
        </w:rPr>
      </w:pPr>
    </w:p>
    <w:p w14:paraId="74598D76" w14:textId="77777777" w:rsidR="00EB0E11" w:rsidRPr="00AC2557" w:rsidRDefault="00EB0E11" w:rsidP="00EB0E11">
      <w:pPr>
        <w:rPr>
          <w:ins w:id="3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4" w:author="mary.inoue@fap.local" w:date="2026-09-22T12:52:00Z" w16du:dateUtc="2026-09-22T16:5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2A94D2B7" w14:textId="77777777" w:rsidR="00A5391B" w:rsidRDefault="00A5391B" w:rsidP="00A5391B">
      <w:pPr>
        <w:jc w:val="center"/>
        <w:rPr>
          <w:ins w:id="5" w:author="mary.inoue@fap.local" w:date="2026-09-22T12:52:00Z" w16du:dateUtc="2026-09-22T16:52:00Z"/>
          <w:rFonts w:ascii="Arial" w:hAnsi="Arial" w:cs="Arial"/>
          <w:b/>
          <w:sz w:val="28"/>
          <w:szCs w:val="28"/>
        </w:rPr>
      </w:pPr>
    </w:p>
    <w:p w14:paraId="2A64911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7" w:author="mary.inoue@fap.local" w:date="2026-09-22T12:52:00Z" w16du:dateUtc="2026-09-22T16:5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6F1E2A2A" w14:textId="77777777" w:rsidR="00132F7D" w:rsidRDefault="00132F7D" w:rsidP="00A5391B">
      <w:pPr>
        <w:jc w:val="center"/>
        <w:rPr>
          <w:ins w:id="8" w:author="mary.inoue@fap.local" w:date="2026-09-22T12:52:00Z" w16du:dateUtc="2026-09-22T16:52:00Z"/>
          <w:rFonts w:ascii="Arial" w:hAnsi="Arial" w:cs="Arial"/>
          <w:b/>
          <w:sz w:val="28"/>
          <w:szCs w:val="28"/>
        </w:rPr>
      </w:pPr>
    </w:p>
    <w:p w14:paraId="73448A2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7753F4E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</w:p>
    <w:p w14:paraId="580A6947" w14:textId="77777777" w:rsidR="00A5391B" w:rsidRDefault="00A5391B" w:rsidP="00A5391B">
      <w:pPr>
        <w:rPr>
          <w:ins w:id="12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3" w:author="mary.inoue@fap.local" w:date="2026-09-22T12:52:00Z" w16du:dateUtc="2026-09-22T16:5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2275AFBF" w14:textId="77777777" w:rsidR="00EB0E11" w:rsidRDefault="00EB0E11" w:rsidP="00A5391B">
      <w:pPr>
        <w:rPr>
          <w:ins w:id="14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5" w:author="mary.inoue@fap.local" w:date="2026-09-22T12:52:00Z" w16du:dateUtc="2026-09-22T16:52:00Z">
        <w:r>
          <w:rPr>
            <w:rFonts w:ascii="Arial" w:hAnsi="Arial" w:cs="Arial"/>
            <w:sz w:val="24"/>
            <w:szCs w:val="24"/>
          </w:rPr>
          <w:tab/>
        </w:r>
      </w:ins>
    </w:p>
    <w:p w14:paraId="17E3FBE5" w14:textId="77777777" w:rsidR="0065070B" w:rsidRPr="00345AD1" w:rsidRDefault="0065070B" w:rsidP="0065070B">
      <w:pPr>
        <w:pStyle w:val="Default"/>
        <w:rPr>
          <w:ins w:id="16" w:author="mary.inoue@fap.local" w:date="2026-09-22T12:52:00Z" w16du:dateUtc="2026-09-22T16:52:00Z"/>
        </w:rPr>
      </w:pPr>
      <w:ins w:id="17" w:author="mary.inoue@fap.local" w:date="2026-09-22T12:52:00Z" w16du:dateUtc="2026-09-22T16:5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0433AF0" w14:textId="77777777" w:rsidR="0065070B" w:rsidRDefault="0065070B" w:rsidP="00A5391B">
      <w:pPr>
        <w:rPr>
          <w:ins w:id="18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E38CC3F" w14:textId="77777777" w:rsidR="00640AED" w:rsidRPr="00345AD1" w:rsidRDefault="00640AED" w:rsidP="00640AED">
      <w:pPr>
        <w:pStyle w:val="Default"/>
        <w:rPr>
          <w:ins w:id="19" w:author="mary.inoue@fap.local" w:date="2026-09-22T12:52:00Z" w16du:dateUtc="2026-09-22T16:52:00Z"/>
        </w:rPr>
      </w:pPr>
      <w:ins w:id="20" w:author="mary.inoue@fap.local" w:date="2026-09-22T12:52:00Z" w16du:dateUtc="2026-09-22T16:5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74007C87" w14:textId="77777777" w:rsidR="00640AED" w:rsidRPr="00345AD1" w:rsidRDefault="00640AED" w:rsidP="00640AED">
      <w:pPr>
        <w:rPr>
          <w:ins w:id="21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51B6399C" w14:textId="77777777" w:rsidR="00C9492A" w:rsidRDefault="00C9492A" w:rsidP="00C9492A">
      <w:pPr>
        <w:rPr>
          <w:ins w:id="22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3" w:author="mary.inoue@fap.local" w:date="2026-09-22T12:52:00Z" w16du:dateUtc="2026-09-22T16:5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6CCE52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D80981D" w14:textId="77777777" w:rsidR="00C9492A" w:rsidRDefault="00C9492A" w:rsidP="00C9492A">
      <w:pPr>
        <w:rPr>
          <w:ins w:id="2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19583CD2" w14:textId="77777777" w:rsidR="00A5391B" w:rsidRDefault="00A5391B" w:rsidP="00A5391B">
      <w:pPr>
        <w:rPr>
          <w:ins w:id="27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8" w:author="mary.inoue@fap.local" w:date="2026-09-22T12:52:00Z" w16du:dateUtc="2026-09-22T16:5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6922052D" w14:textId="77777777" w:rsidR="00EB0E11" w:rsidRPr="002D0CC2" w:rsidRDefault="00EB0E11" w:rsidP="00EB0E11">
      <w:pPr>
        <w:rPr>
          <w:ins w:id="2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30" w:author="mary.inoue@fap.local" w:date="2026-09-22T12:52:00Z" w16du:dateUtc="2026-09-22T16:5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592D74B9" w14:textId="77777777" w:rsidR="00EB0E11" w:rsidRDefault="00EB0E11" w:rsidP="00A5391B">
      <w:pPr>
        <w:rPr>
          <w:ins w:id="31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3FE3D43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25046BA" w14:textId="77777777" w:rsidR="00C9492A" w:rsidRDefault="00C9492A" w:rsidP="00C9492A">
      <w:pPr>
        <w:rPr>
          <w:ins w:id="34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CB608C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36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E7B0DB5" w14:textId="77777777" w:rsidR="00C9492A" w:rsidRDefault="00C9492A" w:rsidP="00C9492A">
      <w:pPr>
        <w:rPr>
          <w:ins w:id="37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01C9D61D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39" w:author="mary.inoue@fap.local" w:date="2026-09-22T12:52:00Z" w16du:dateUtc="2026-09-22T16:52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3727C5AA" w14:textId="77777777" w:rsidR="002D511D" w:rsidRDefault="002D511D" w:rsidP="002D511D">
      <w:pPr>
        <w:rPr>
          <w:ins w:id="40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0BD6EE45" w14:textId="77777777" w:rsidR="00F11D9F" w:rsidRDefault="00F11D9F" w:rsidP="00F11D9F">
      <w:pPr>
        <w:rPr>
          <w:ins w:id="41" w:author="mary.inoue@fap.local" w:date="2026-09-22T12:52:00Z" w16du:dateUtc="2026-09-22T16:52:00Z"/>
          <w:rFonts w:ascii="Arial" w:hAnsi="Arial" w:cs="Arial"/>
          <w:b/>
        </w:rPr>
      </w:pPr>
      <w:ins w:id="42" w:author="mary.inoue@fap.local" w:date="2026-09-22T12:52:00Z" w16du:dateUtc="2026-09-22T16:5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F7F7993" w14:textId="77777777" w:rsidR="00F11D9F" w:rsidRPr="00F11D9F" w:rsidRDefault="00F11D9F" w:rsidP="00F11D9F">
      <w:pPr>
        <w:rPr>
          <w:ins w:id="43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44" w:author="mary.inoue@fap.local" w:date="2026-09-22T12:52:00Z" w16du:dateUtc="2026-09-22T16:5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6867D231" w14:textId="77777777" w:rsidR="00F11D9F" w:rsidRDefault="00F11D9F" w:rsidP="00F11D9F">
      <w:pPr>
        <w:rPr>
          <w:ins w:id="45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1F7A12D" w14:textId="77777777" w:rsidR="00F11D9F" w:rsidRDefault="00F11D9F" w:rsidP="002D511D">
      <w:pPr>
        <w:rPr>
          <w:ins w:id="4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3EF3375" w14:textId="77777777" w:rsidR="00A5391B" w:rsidRDefault="002D22E0" w:rsidP="00A5391B">
      <w:pPr>
        <w:rPr>
          <w:ins w:id="47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48" w:author="mary.inoue@fap.local" w:date="2026-09-22T12:52:00Z" w16du:dateUtc="2026-09-22T16:5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A95EFF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5229B42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</w:p>
    <w:p w14:paraId="4BAB2158" w14:textId="77777777" w:rsidR="008C61C6" w:rsidRPr="00791921" w:rsidRDefault="008C61C6" w:rsidP="008C61C6">
      <w:pPr>
        <w:rPr>
          <w:ins w:id="52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53" w:author="mary.inoue@fap.local" w:date="2026-09-22T12:52:00Z" w16du:dateUtc="2026-09-22T16:5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7F2B1C3C" w14:textId="77777777" w:rsidR="001F3B9E" w:rsidRDefault="001F3B9E" w:rsidP="00A5391B">
      <w:pPr>
        <w:rPr>
          <w:ins w:id="54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33E71FE3" w14:textId="77777777" w:rsidR="001F3B9E" w:rsidRDefault="001F3B9E" w:rsidP="00A5391B">
      <w:pPr>
        <w:rPr>
          <w:ins w:id="55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4BF0522" w14:textId="77777777" w:rsidR="00DC250C" w:rsidRDefault="00DC250C" w:rsidP="00A5391B">
      <w:pPr>
        <w:rPr>
          <w:ins w:id="56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57" w:author="mary.inoue@fap.local" w:date="2026-09-22T12:52:00Z" w16du:dateUtc="2026-09-22T16:5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6F34AFA2" w14:textId="77777777" w:rsidR="008C61C6" w:rsidRPr="002D0CC2" w:rsidRDefault="008C61C6" w:rsidP="008C61C6">
      <w:pPr>
        <w:rPr>
          <w:ins w:id="58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59" w:author="mary.inoue@fap.local" w:date="2026-09-22T12:52:00Z" w16du:dateUtc="2026-09-22T16:5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342C23A" w14:textId="77777777" w:rsidR="003E02AD" w:rsidRDefault="003E02AD" w:rsidP="003E02AD">
      <w:pPr>
        <w:rPr>
          <w:ins w:id="60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32205F5" w14:textId="77777777" w:rsidR="003E02AD" w:rsidRDefault="003E02AD" w:rsidP="003E02AD">
      <w:pPr>
        <w:rPr>
          <w:ins w:id="61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62" w:author="mary.inoue@fap.local" w:date="2026-09-22T12:52:00Z" w16du:dateUtc="2026-09-22T16:5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B4B6E82" w14:textId="77777777" w:rsidR="008C61C6" w:rsidRDefault="008C61C6" w:rsidP="00A5391B">
      <w:pPr>
        <w:rPr>
          <w:ins w:id="63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7DB3748" w14:textId="77777777" w:rsidR="00AF3743" w:rsidRDefault="00AF3743" w:rsidP="00AF3743">
      <w:pPr>
        <w:pStyle w:val="Default"/>
        <w:rPr>
          <w:ins w:id="64" w:author="mary.inoue@fap.local" w:date="2026-09-22T12:52:00Z" w16du:dateUtc="2026-09-22T16:52:00Z"/>
          <w:rFonts w:ascii="ArialMT" w:hAnsi="ArialMT" w:cs="ArialMT"/>
        </w:rPr>
      </w:pPr>
      <w:ins w:id="65" w:author="mary.inoue@fap.local" w:date="2026-09-22T12:52:00Z" w16du:dateUtc="2026-09-22T16:5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5FE4BEFD" w14:textId="77777777" w:rsidR="00AF3743" w:rsidRDefault="00AF3743" w:rsidP="00A5391B">
      <w:pPr>
        <w:rPr>
          <w:ins w:id="6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57FD716" w14:textId="77777777" w:rsidR="00500EF8" w:rsidRPr="00500EF8" w:rsidRDefault="00500EF8" w:rsidP="00A5391B">
      <w:pPr>
        <w:rPr>
          <w:ins w:id="67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68" w:author="mary.inoue@fap.local" w:date="2026-09-22T12:52:00Z" w16du:dateUtc="2026-09-22T16:5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ED. Fiocruz.</w:t>
        </w:r>
      </w:ins>
    </w:p>
    <w:p w14:paraId="746B4566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52525529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</w:p>
    <w:p w14:paraId="3B99F085" w14:textId="77777777" w:rsidR="005120F2" w:rsidRPr="000759E6" w:rsidRDefault="005120F2" w:rsidP="005120F2">
      <w:pPr>
        <w:rPr>
          <w:ins w:id="72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73" w:author="mary.inoue@fap.local" w:date="2026-09-22T12:52:00Z" w16du:dateUtc="2026-09-22T16:5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</w:rPr>
          <w:t>Lisboa: fundação Caloustre Gulbenkian, 1995.</w:t>
        </w:r>
      </w:ins>
    </w:p>
    <w:p w14:paraId="1BACE401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</w:p>
    <w:p w14:paraId="52B3AAFE" w14:textId="77777777" w:rsidR="009C4CE8" w:rsidRPr="00345AD1" w:rsidRDefault="009C4CE8" w:rsidP="009C4CE8">
      <w:pPr>
        <w:pStyle w:val="Default"/>
        <w:rPr>
          <w:ins w:id="75" w:author="mary.inoue@fap.local" w:date="2026-09-22T12:52:00Z" w16du:dateUtc="2026-09-22T16:52:00Z"/>
          <w:rFonts w:ascii="ArialMT" w:hAnsi="ArialMT" w:cs="ArialMT"/>
        </w:rPr>
      </w:pPr>
    </w:p>
    <w:p w14:paraId="51B3A7B1" w14:textId="77777777" w:rsidR="009C4CE8" w:rsidRDefault="009C4CE8" w:rsidP="009C4CE8">
      <w:pPr>
        <w:pStyle w:val="Default"/>
        <w:rPr>
          <w:ins w:id="76" w:author="mary.inoue@fap.local" w:date="2026-09-22T12:52:00Z" w16du:dateUtc="2026-09-22T16:52:00Z"/>
          <w:rFonts w:ascii="ArialMT" w:hAnsi="ArialMT" w:cs="ArialMT"/>
        </w:rPr>
      </w:pPr>
    </w:p>
    <w:p w14:paraId="74350DD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78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260B11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4276C434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81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6151DA9A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1C3C2C60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84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4B7F1DF7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66AD6452" w14:textId="77777777" w:rsidR="004B4464" w:rsidRPr="000759E6" w:rsidRDefault="004B4464" w:rsidP="004B4464">
      <w:pPr>
        <w:rPr>
          <w:ins w:id="86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87" w:author="mary.inoue@fap.local" w:date="2026-09-22T12:52:00Z" w16du:dateUtc="2026-09-22T16:52:00Z">
        <w:r w:rsidRPr="000759E6">
          <w:rPr>
            <w:rFonts w:ascii="Arial" w:hAnsi="Arial" w:cs="Arial"/>
            <w:sz w:val="24"/>
            <w:szCs w:val="24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</w:rPr>
          <w:t>. 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4EE8498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6D6176C9" w14:textId="77777777" w:rsidR="009C4CE8" w:rsidRDefault="009C4CE8" w:rsidP="00A5391B">
      <w:pPr>
        <w:rPr>
          <w:ins w:id="89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F16E65E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52:00Z" w16du:dateUtc="2026-09-22T16:5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3C908CD3" w14:textId="77777777" w:rsidR="00AA2126" w:rsidRDefault="00AA2126" w:rsidP="00A5391B">
      <w:pPr>
        <w:rPr>
          <w:ins w:id="92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10774AFB" w14:textId="77777777" w:rsidR="00DC250C" w:rsidRDefault="00500EF8" w:rsidP="00A5391B">
      <w:pPr>
        <w:rPr>
          <w:ins w:id="93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94" w:author="mary.inoue@fap.local" w:date="2026-09-22T12:52:00Z" w16du:dateUtc="2026-09-22T16:52:00Z">
        <w:r w:rsidRPr="00500EF8">
          <w:rPr>
            <w:rFonts w:ascii="Arial" w:hAnsi="Arial" w:cs="Arial"/>
            <w:sz w:val="24"/>
            <w:szCs w:val="24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4B8427DF" w14:textId="77777777" w:rsidR="00ED46E8" w:rsidRPr="002D0762" w:rsidRDefault="00ED46E8" w:rsidP="00ED46E8">
      <w:pPr>
        <w:rPr>
          <w:ins w:id="95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96" w:author="mary.inoue@fap.local" w:date="2026-09-22T12:52:00Z" w16du:dateUtc="2026-09-22T16:5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27FA61B1" w14:textId="77777777" w:rsidR="00ED46E8" w:rsidRPr="00500EF8" w:rsidRDefault="00ED46E8" w:rsidP="00A5391B">
      <w:pPr>
        <w:rPr>
          <w:ins w:id="97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B82884F" w14:textId="77777777" w:rsidR="00DC250C" w:rsidRDefault="005B3636" w:rsidP="00A5391B">
      <w:pPr>
        <w:rPr>
          <w:ins w:id="98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99" w:author="mary.inoue@fap.local" w:date="2026-09-22T12:52:00Z" w16du:dateUtc="2026-09-22T16:5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69B423B3" w14:textId="77777777" w:rsidR="00E0284E" w:rsidRPr="00674D51" w:rsidRDefault="00E0284E" w:rsidP="00A5391B">
      <w:pPr>
        <w:rPr>
          <w:ins w:id="100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01" w:author="mary.inoue@fap.local" w:date="2026-09-22T12:52:00Z" w16du:dateUtc="2026-09-22T16:5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ECA8489" w14:textId="77777777" w:rsidR="00AA2126" w:rsidRDefault="00AA2126" w:rsidP="00AA2126">
      <w:pPr>
        <w:pStyle w:val="Default"/>
        <w:rPr>
          <w:ins w:id="102" w:author="mary.inoue@fap.local" w:date="2026-09-22T12:52:00Z" w16du:dateUtc="2026-09-22T16:52:00Z"/>
        </w:rPr>
      </w:pPr>
      <w:ins w:id="103" w:author="mary.inoue@fap.local" w:date="2026-09-22T12:52:00Z" w16du:dateUtc="2026-09-22T16:5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A4B54EE" w14:textId="77777777" w:rsidR="000172AA" w:rsidRDefault="000172AA" w:rsidP="00AA2126">
      <w:pPr>
        <w:pStyle w:val="Default"/>
        <w:rPr>
          <w:ins w:id="104" w:author="mary.inoue@fap.local" w:date="2026-09-22T12:52:00Z" w16du:dateUtc="2026-09-22T16:52:00Z"/>
        </w:rPr>
      </w:pPr>
    </w:p>
    <w:p w14:paraId="37063482" w14:textId="77777777" w:rsidR="000172AA" w:rsidRDefault="000172AA" w:rsidP="000172AA">
      <w:pPr>
        <w:rPr>
          <w:ins w:id="105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06" w:author="mary.inoue@fap.local" w:date="2026-09-22T12:52:00Z" w16du:dateUtc="2026-09-22T16:5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419376C" w14:textId="77777777" w:rsidR="000172AA" w:rsidRDefault="000172AA" w:rsidP="00AA2126">
      <w:pPr>
        <w:pStyle w:val="Default"/>
        <w:rPr>
          <w:ins w:id="107" w:author="mary.inoue@fap.local" w:date="2026-09-22T12:52:00Z" w16du:dateUtc="2026-09-22T16:52:00Z"/>
        </w:rPr>
      </w:pPr>
    </w:p>
    <w:p w14:paraId="566FD5B1" w14:textId="77777777" w:rsidR="00AA2126" w:rsidRPr="00345AD1" w:rsidRDefault="00AA2126" w:rsidP="00AA2126">
      <w:pPr>
        <w:pStyle w:val="Default"/>
        <w:rPr>
          <w:ins w:id="108" w:author="mary.inoue@fap.local" w:date="2026-09-22T12:52:00Z" w16du:dateUtc="2026-09-22T16:52:00Z"/>
        </w:rPr>
      </w:pPr>
    </w:p>
    <w:p w14:paraId="1B65CEA1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BB4BC79" w14:textId="77777777" w:rsidR="00AA2126" w:rsidRDefault="00AA2126" w:rsidP="00A5391B">
      <w:pPr>
        <w:rPr>
          <w:ins w:id="111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FAF3A75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52:00Z" w16du:dateUtc="2026-09-22T16:52:00Z">
        <w:r w:rsidRPr="0091397A">
          <w:rPr>
            <w:rFonts w:ascii="Arial" w:hAnsi="Arial" w:cs="Arial"/>
            <w:color w:val="000000"/>
            <w:sz w:val="24"/>
            <w:szCs w:val="24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106285CE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2EB3E782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52:00Z" w16du:dateUtc="2026-09-22T16:52:00Z"/>
          <w:rFonts w:ascii="Arial" w:hAnsi="Arial" w:cs="Arial"/>
          <w:b/>
          <w:sz w:val="24"/>
          <w:szCs w:val="24"/>
        </w:rPr>
      </w:pPr>
      <w:ins w:id="116" w:author="mary.inoue@fap.local" w:date="2026-09-22T12:52:00Z" w16du:dateUtc="2026-09-22T16:5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46C53E7E" w14:textId="77777777" w:rsidR="00C01CF0" w:rsidRDefault="00C01CF0" w:rsidP="00A5391B">
      <w:pPr>
        <w:rPr>
          <w:ins w:id="117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17FB4091" w14:textId="77777777" w:rsidR="00E0284E" w:rsidRPr="006A49C0" w:rsidRDefault="006A49C0" w:rsidP="00A5391B">
      <w:pPr>
        <w:rPr>
          <w:ins w:id="118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19" w:author="mary.inoue@fap.local" w:date="2026-09-22T12:52:00Z" w16du:dateUtc="2026-09-22T16:5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1CE8B785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26D52FAD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122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5B92C8D4" w14:textId="77777777" w:rsidR="006575DD" w:rsidRDefault="006575DD" w:rsidP="006575DD">
      <w:pPr>
        <w:rPr>
          <w:ins w:id="123" w:author="mary.inoue@fap.local" w:date="2026-09-22T12:52:00Z" w16du:dateUtc="2026-09-22T16:52:00Z"/>
          <w:rFonts w:ascii="Arial" w:hAnsi="Arial" w:cs="Arial"/>
          <w:b/>
          <w:sz w:val="24"/>
          <w:szCs w:val="24"/>
        </w:rPr>
      </w:pPr>
    </w:p>
    <w:p w14:paraId="292F43B6" w14:textId="77777777" w:rsidR="006A49C0" w:rsidRDefault="006575DD" w:rsidP="00A5391B">
      <w:pPr>
        <w:rPr>
          <w:ins w:id="124" w:author="mary.inoue@fap.local" w:date="2026-09-22T12:52:00Z" w16du:dateUtc="2026-09-22T16:52:00Z"/>
          <w:rFonts w:ascii="Arial" w:hAnsi="Arial" w:cs="Arial"/>
          <w:b/>
          <w:sz w:val="24"/>
          <w:szCs w:val="24"/>
        </w:rPr>
      </w:pPr>
      <w:ins w:id="125" w:author="mary.inoue@fap.local" w:date="2026-09-22T12:52:00Z" w16du:dateUtc="2026-09-22T16:5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154556AA" w14:textId="77777777" w:rsidR="004D03FD" w:rsidRDefault="004D03FD" w:rsidP="00A5391B">
      <w:pPr>
        <w:rPr>
          <w:ins w:id="126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27" w:author="mary.inoue@fap.local" w:date="2026-09-22T12:52:00Z" w16du:dateUtc="2026-09-22T16:5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201A7E6B" w14:textId="77777777" w:rsidR="005B2275" w:rsidRDefault="005B2275" w:rsidP="00A5391B">
      <w:pPr>
        <w:rPr>
          <w:ins w:id="128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33708D5D" w14:textId="77777777" w:rsidR="005B2275" w:rsidRPr="00FD6C0D" w:rsidRDefault="005B2275" w:rsidP="005B2275">
      <w:pPr>
        <w:rPr>
          <w:ins w:id="12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30" w:author="mary.inoue@fap.local" w:date="2026-09-22T12:52:00Z" w16du:dateUtc="2026-09-22T16:5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7FEBEEFD" w14:textId="77777777" w:rsidR="005B2275" w:rsidRPr="004D03FD" w:rsidRDefault="005B2275" w:rsidP="00A5391B">
      <w:pPr>
        <w:rPr>
          <w:ins w:id="131" w:author="mary.inoue@fap.local" w:date="2026-09-22T12:52:00Z" w16du:dateUtc="2026-09-22T16:52:00Z"/>
          <w:rFonts w:ascii="Arial" w:hAnsi="Arial" w:cs="Arial"/>
          <w:b/>
          <w:sz w:val="24"/>
          <w:szCs w:val="24"/>
        </w:rPr>
      </w:pPr>
    </w:p>
    <w:p w14:paraId="193C67AF" w14:textId="77777777" w:rsidR="00C43956" w:rsidRDefault="00C43956" w:rsidP="00C43956">
      <w:pPr>
        <w:rPr>
          <w:ins w:id="132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33" w:author="mary.inoue@fap.local" w:date="2026-09-22T12:52:00Z" w16du:dateUtc="2026-09-22T16:5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3D625D25" w14:textId="77777777" w:rsidR="00A54CA6" w:rsidRPr="00C6444F" w:rsidRDefault="00A54CA6" w:rsidP="00A54CA6">
      <w:pPr>
        <w:rPr>
          <w:ins w:id="134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35" w:author="mary.inoue@fap.local" w:date="2026-09-22T12:52:00Z" w16du:dateUtc="2026-09-22T16:5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19C339B" w14:textId="77777777" w:rsidR="00A54CA6" w:rsidRDefault="00A54CA6" w:rsidP="00A54CA6">
      <w:pPr>
        <w:rPr>
          <w:ins w:id="13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07468A5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138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CDF69A4" w14:textId="77777777" w:rsidR="00C43956" w:rsidRDefault="00C43956" w:rsidP="00A5391B">
      <w:pPr>
        <w:rPr>
          <w:ins w:id="139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51E4ACDE" w14:textId="77777777" w:rsidR="00ED407E" w:rsidRPr="00345AD1" w:rsidRDefault="00ED407E" w:rsidP="00ED407E">
      <w:pPr>
        <w:pStyle w:val="Default"/>
        <w:rPr>
          <w:ins w:id="140" w:author="mary.inoue@fap.local" w:date="2026-09-22T12:52:00Z" w16du:dateUtc="2026-09-22T16:52:00Z"/>
        </w:rPr>
      </w:pPr>
      <w:ins w:id="141" w:author="mary.inoue@fap.local" w:date="2026-09-22T12:52:00Z" w16du:dateUtc="2026-09-22T16:5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CC896E4" w14:textId="77777777" w:rsidR="00ED407E" w:rsidRDefault="00ED407E" w:rsidP="00A5391B">
      <w:pPr>
        <w:rPr>
          <w:ins w:id="142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651854A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144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40734744" w14:textId="77777777" w:rsidR="00AE71D2" w:rsidRDefault="00AE71D2" w:rsidP="00A5391B">
      <w:pPr>
        <w:rPr>
          <w:ins w:id="145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</w:p>
    <w:p w14:paraId="2181DE50" w14:textId="77777777" w:rsidR="00901CD7" w:rsidRDefault="00AE71D2" w:rsidP="00A5391B">
      <w:pPr>
        <w:rPr>
          <w:ins w:id="146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0E3A580A" w14:textId="77777777" w:rsidR="00D64C4F" w:rsidRPr="00345AD1" w:rsidRDefault="00D64C4F" w:rsidP="00D64C4F">
      <w:pPr>
        <w:pStyle w:val="Default"/>
        <w:rPr>
          <w:ins w:id="148" w:author="mary.inoue@fap.local" w:date="2026-09-22T12:52:00Z" w16du:dateUtc="2026-09-22T16:52:00Z"/>
        </w:rPr>
      </w:pPr>
      <w:ins w:id="149" w:author="mary.inoue@fap.local" w:date="2026-09-22T12:52:00Z" w16du:dateUtc="2026-09-22T16:5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F503B37" w14:textId="77777777" w:rsidR="00D64C4F" w:rsidRDefault="00D64C4F" w:rsidP="00A5391B">
      <w:pPr>
        <w:rPr>
          <w:ins w:id="150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3FCA709" w14:textId="77777777" w:rsidR="00D1508E" w:rsidRDefault="00D1508E" w:rsidP="00D1508E">
      <w:pPr>
        <w:pStyle w:val="Default"/>
        <w:rPr>
          <w:ins w:id="151" w:author="mary.inoue@fap.local" w:date="2026-09-22T12:52:00Z" w16du:dateUtc="2026-09-22T16:52:00Z"/>
        </w:rPr>
      </w:pPr>
      <w:ins w:id="152" w:author="mary.inoue@fap.local" w:date="2026-09-22T12:52:00Z" w16du:dateUtc="2026-09-22T16:5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EA1006D" w14:textId="77777777" w:rsidR="00D1508E" w:rsidRDefault="00D1508E" w:rsidP="00A5391B">
      <w:pPr>
        <w:rPr>
          <w:ins w:id="153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19A2EB0" w14:textId="77777777" w:rsidR="00C43956" w:rsidRDefault="00C43956" w:rsidP="00A5391B">
      <w:pPr>
        <w:rPr>
          <w:ins w:id="154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52FDEEA7" w14:textId="77777777" w:rsidR="00425F7C" w:rsidRPr="009B31F7" w:rsidRDefault="009B31F7" w:rsidP="00A5391B">
      <w:pPr>
        <w:rPr>
          <w:ins w:id="155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56" w:author="mary.inoue@fap.local" w:date="2026-09-22T12:52:00Z" w16du:dateUtc="2026-09-22T16:5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72B958E7" w14:textId="77777777" w:rsidR="00425F7C" w:rsidRDefault="00C549DE" w:rsidP="00A5391B">
      <w:pPr>
        <w:rPr>
          <w:ins w:id="157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58" w:author="mary.inoue@fap.local" w:date="2026-09-22T12:52:00Z" w16du:dateUtc="2026-09-22T16:5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4B9486C2" w14:textId="77777777" w:rsidR="0040121F" w:rsidRDefault="0040121F" w:rsidP="0040121F">
      <w:pPr>
        <w:rPr>
          <w:ins w:id="15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60" w:author="mary.inoue@fap.local" w:date="2026-09-22T12:52:00Z" w16du:dateUtc="2026-09-22T16:5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C02AF73" w14:textId="77777777" w:rsidR="00A2270B" w:rsidRPr="00AF56D5" w:rsidRDefault="00A2270B" w:rsidP="00A2270B">
      <w:pPr>
        <w:rPr>
          <w:ins w:id="161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62" w:author="mary.inoue@fap.local" w:date="2026-09-22T12:52:00Z" w16du:dateUtc="2026-09-22T16:5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E1182A1" w14:textId="77777777" w:rsidR="00E45383" w:rsidRDefault="00E45383" w:rsidP="00E45383">
      <w:pPr>
        <w:rPr>
          <w:ins w:id="163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0CD28A3" w14:textId="77777777" w:rsidR="00395556" w:rsidRPr="000642ED" w:rsidRDefault="00395556" w:rsidP="00395556">
      <w:pPr>
        <w:rPr>
          <w:ins w:id="164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65" w:author="mary.inoue@fap.local" w:date="2026-09-22T12:52:00Z" w16du:dateUtc="2026-09-22T16:5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099CE05E" w14:textId="77777777" w:rsidR="0040121F" w:rsidRDefault="0040121F" w:rsidP="0040121F">
      <w:pPr>
        <w:rPr>
          <w:ins w:id="16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2581FE2" w14:textId="77777777" w:rsidR="00395556" w:rsidRDefault="00395556" w:rsidP="00E45383">
      <w:pPr>
        <w:rPr>
          <w:ins w:id="167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9CC019B" w14:textId="77777777" w:rsidR="00E45383" w:rsidRPr="0050434A" w:rsidRDefault="00E45383" w:rsidP="00E45383">
      <w:pPr>
        <w:rPr>
          <w:ins w:id="168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69" w:author="mary.inoue@fap.local" w:date="2026-09-22T12:52:00Z" w16du:dateUtc="2026-09-22T16:5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526695B6" w14:textId="77777777" w:rsidR="00723985" w:rsidRDefault="00723985" w:rsidP="00723985">
      <w:pPr>
        <w:pStyle w:val="Default"/>
        <w:rPr>
          <w:ins w:id="170" w:author="mary.inoue@fap.local" w:date="2026-09-22T12:52:00Z" w16du:dateUtc="2026-09-22T16:52:00Z"/>
        </w:rPr>
      </w:pPr>
    </w:p>
    <w:p w14:paraId="448A515E" w14:textId="77777777" w:rsidR="00EB44BF" w:rsidRPr="008D7954" w:rsidRDefault="00EB44BF" w:rsidP="00EB44BF">
      <w:pPr>
        <w:rPr>
          <w:ins w:id="171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72" w:author="mary.inoue@fap.local" w:date="2026-09-22T12:52:00Z" w16du:dateUtc="2026-09-22T16:5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9604C5B" w14:textId="77777777" w:rsidR="00E45383" w:rsidRDefault="00E45383" w:rsidP="00723985">
      <w:pPr>
        <w:pStyle w:val="Default"/>
        <w:rPr>
          <w:ins w:id="173" w:author="mary.inoue@fap.local" w:date="2026-09-22T12:52:00Z" w16du:dateUtc="2026-09-22T16:52:00Z"/>
        </w:rPr>
      </w:pPr>
    </w:p>
    <w:p w14:paraId="4E5E044B" w14:textId="77777777" w:rsidR="00723985" w:rsidRPr="00345AD1" w:rsidRDefault="00723985" w:rsidP="00723985">
      <w:pPr>
        <w:pStyle w:val="Default"/>
        <w:rPr>
          <w:ins w:id="174" w:author="mary.inoue@fap.local" w:date="2026-09-22T12:52:00Z" w16du:dateUtc="2026-09-22T16:52:00Z"/>
        </w:rPr>
      </w:pPr>
      <w:ins w:id="175" w:author="mary.inoue@fap.local" w:date="2026-09-22T12:52:00Z" w16du:dateUtc="2026-09-22T16:5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7D784CB" w14:textId="77777777" w:rsidR="00723985" w:rsidRDefault="00723985" w:rsidP="00A5391B">
      <w:pPr>
        <w:rPr>
          <w:ins w:id="17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20E2786" w14:textId="77777777" w:rsidR="00B30730" w:rsidRPr="00345AD1" w:rsidRDefault="00B30730" w:rsidP="00B30730">
      <w:pPr>
        <w:pStyle w:val="Default"/>
        <w:rPr>
          <w:ins w:id="177" w:author="mary.inoue@fap.local" w:date="2026-09-22T12:52:00Z" w16du:dateUtc="2026-09-22T16:52:00Z"/>
        </w:rPr>
      </w:pPr>
      <w:ins w:id="178" w:author="mary.inoue@fap.local" w:date="2026-09-22T12:52:00Z" w16du:dateUtc="2026-09-22T16:5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40F4055" w14:textId="77777777" w:rsidR="00B30730" w:rsidRDefault="00B30730" w:rsidP="00A5391B">
      <w:pPr>
        <w:rPr>
          <w:ins w:id="179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823D212" w14:textId="77777777" w:rsidR="00723985" w:rsidRDefault="00723985" w:rsidP="00A5391B">
      <w:pPr>
        <w:rPr>
          <w:ins w:id="180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113EEA89" w14:textId="77777777" w:rsidR="00723985" w:rsidRDefault="00723985" w:rsidP="00A5391B">
      <w:pPr>
        <w:rPr>
          <w:ins w:id="181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35B8561F" w14:textId="77777777" w:rsidR="00BC4C01" w:rsidRPr="00BC4C01" w:rsidRDefault="00BC4C01" w:rsidP="00A5391B">
      <w:pPr>
        <w:rPr>
          <w:ins w:id="182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83" w:author="mary.inoue@fap.local" w:date="2026-09-22T12:52:00Z" w16du:dateUtc="2026-09-22T16:5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7BCCC09E" w14:textId="77777777" w:rsidR="00B23618" w:rsidRDefault="00B23618" w:rsidP="00B23618">
      <w:pPr>
        <w:rPr>
          <w:ins w:id="184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85" w:author="mary.inoue@fap.local" w:date="2026-09-22T12:52:00Z" w16du:dateUtc="2026-09-22T16:5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79067A09" w14:textId="77777777" w:rsidR="00B23618" w:rsidRDefault="00B23618" w:rsidP="00A5391B">
      <w:pPr>
        <w:rPr>
          <w:ins w:id="18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0884A93A" w14:textId="77777777" w:rsidR="00B23618" w:rsidRDefault="00B23618" w:rsidP="00A5391B">
      <w:pPr>
        <w:rPr>
          <w:ins w:id="187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45CD695" w14:textId="77777777" w:rsidR="006D73AD" w:rsidRDefault="006F5CEB" w:rsidP="00A5391B">
      <w:pPr>
        <w:rPr>
          <w:ins w:id="188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89" w:author="mary.inoue@fap.local" w:date="2026-09-22T12:52:00Z" w16du:dateUtc="2026-09-22T16:5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58A0FB07" w14:textId="77777777" w:rsidR="00B23618" w:rsidRPr="003A0E43" w:rsidRDefault="00B23618" w:rsidP="00B23618">
      <w:pPr>
        <w:rPr>
          <w:ins w:id="190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91" w:author="mary.inoue@fap.local" w:date="2026-09-22T12:52:00Z" w16du:dateUtc="2026-09-22T16:5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32CB20C6" w14:textId="77777777" w:rsidR="00B30730" w:rsidRDefault="00B30730" w:rsidP="00A5391B">
      <w:pPr>
        <w:rPr>
          <w:ins w:id="192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35B50E9E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194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7DFE903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29EED556" w14:textId="77777777" w:rsidR="00B23618" w:rsidRDefault="00B23618" w:rsidP="00B23618">
      <w:pPr>
        <w:rPr>
          <w:ins w:id="196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197" w:author="mary.inoue@fap.local" w:date="2026-09-22T12:52:00Z" w16du:dateUtc="2026-09-22T16:5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4A7B11CB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6E667282" w14:textId="77777777" w:rsidR="00B23618" w:rsidRPr="00345AD1" w:rsidRDefault="00B23618" w:rsidP="00B23618">
      <w:pPr>
        <w:pStyle w:val="Default"/>
        <w:rPr>
          <w:ins w:id="200" w:author="mary.inoue@fap.local" w:date="2026-09-22T12:52:00Z" w16du:dateUtc="2026-09-22T16:52:00Z"/>
        </w:rPr>
      </w:pPr>
      <w:ins w:id="201" w:author="mary.inoue@fap.local" w:date="2026-09-22T12:52:00Z" w16du:dateUtc="2026-09-22T16:52:00Z">
        <w:r w:rsidRPr="00345AD1">
          <w:t xml:space="preserve"> </w:t>
        </w:r>
      </w:ins>
    </w:p>
    <w:p w14:paraId="6B43D64B" w14:textId="77777777" w:rsidR="00B23618" w:rsidRDefault="00B23618" w:rsidP="00B23618">
      <w:pPr>
        <w:rPr>
          <w:ins w:id="202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2480D8D5" w14:textId="77777777" w:rsidR="00B23618" w:rsidRDefault="00B23618" w:rsidP="00B23618">
      <w:pPr>
        <w:rPr>
          <w:ins w:id="203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E0B3845" w14:textId="77777777" w:rsidR="00B23618" w:rsidRDefault="00B23618" w:rsidP="00B23618">
      <w:pPr>
        <w:rPr>
          <w:ins w:id="204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05" w:author="mary.inoue@fap.local" w:date="2026-09-22T12:52:00Z" w16du:dateUtc="2026-09-22T16:5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F7AA78E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6F7AA90E" w14:textId="77777777" w:rsidR="00B30730" w:rsidRDefault="00B30730" w:rsidP="00A5391B">
      <w:pPr>
        <w:rPr>
          <w:ins w:id="207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FB48050" w14:textId="77777777" w:rsidR="00D1600A" w:rsidRPr="00345AD1" w:rsidRDefault="00D1600A" w:rsidP="00D1600A">
      <w:pPr>
        <w:pStyle w:val="Default"/>
        <w:rPr>
          <w:ins w:id="208" w:author="mary.inoue@fap.local" w:date="2026-09-22T12:52:00Z" w16du:dateUtc="2026-09-22T16:52:00Z"/>
        </w:rPr>
      </w:pPr>
      <w:ins w:id="209" w:author="mary.inoue@fap.local" w:date="2026-09-22T12:52:00Z" w16du:dateUtc="2026-09-22T16:5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AAB4B10" w14:textId="77777777" w:rsidR="004175E5" w:rsidRDefault="004175E5" w:rsidP="00A5391B">
      <w:pPr>
        <w:rPr>
          <w:ins w:id="210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786B8205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52:00Z" w16du:dateUtc="2026-09-22T16:52:00Z"/>
          <w:rFonts w:ascii="Arial" w:hAnsi="Arial" w:cs="Arial"/>
          <w:b/>
          <w:sz w:val="24"/>
          <w:szCs w:val="24"/>
        </w:rPr>
      </w:pPr>
      <w:ins w:id="212" w:author="mary.inoue@fap.local" w:date="2026-09-22T12:52:00Z" w16du:dateUtc="2026-09-22T16:5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F67F885" w14:textId="77777777" w:rsidR="00F33C0F" w:rsidRDefault="00F33C0F" w:rsidP="00A5391B">
      <w:pPr>
        <w:rPr>
          <w:ins w:id="213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2B5E626" w14:textId="77777777" w:rsidR="00D60738" w:rsidRDefault="00D60738" w:rsidP="00A5391B">
      <w:pPr>
        <w:rPr>
          <w:ins w:id="214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15" w:author="mary.inoue@fap.local" w:date="2026-09-22T12:52:00Z" w16du:dateUtc="2026-09-22T16:5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774B25DB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17" w:author="mary.inoue@fap.local" w:date="2026-09-22T12:52:00Z" w16du:dateUtc="2026-09-22T16:5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18F82B89" w14:textId="77777777" w:rsidR="00A24980" w:rsidRPr="00D60738" w:rsidRDefault="00A24980" w:rsidP="00A5391B">
      <w:pPr>
        <w:rPr>
          <w:ins w:id="218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03AAECAE" w14:textId="77777777" w:rsidR="00163BDD" w:rsidRDefault="00163BDD" w:rsidP="00A5391B">
      <w:pPr>
        <w:rPr>
          <w:ins w:id="21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20" w:author="mary.inoue@fap.local" w:date="2026-09-22T12:52:00Z" w16du:dateUtc="2026-09-22T16:5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4F4694BE" w14:textId="77777777" w:rsidR="00B23618" w:rsidRDefault="00B23618" w:rsidP="00A5391B">
      <w:pPr>
        <w:rPr>
          <w:ins w:id="221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1C52C71" w14:textId="77777777" w:rsidR="00B23618" w:rsidRDefault="00B23618" w:rsidP="00B23618">
      <w:pPr>
        <w:rPr>
          <w:ins w:id="222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446C8B6" w14:textId="77777777" w:rsidR="00B23618" w:rsidRDefault="00B23618" w:rsidP="00A5391B">
      <w:pPr>
        <w:rPr>
          <w:ins w:id="223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0A8EC9E8" w14:textId="77777777" w:rsidR="00094AC5" w:rsidRDefault="00094AC5" w:rsidP="00094AC5">
      <w:pPr>
        <w:pStyle w:val="Default"/>
        <w:rPr>
          <w:ins w:id="224" w:author="mary.inoue@fap.local" w:date="2026-09-22T12:52:00Z" w16du:dateUtc="2026-09-22T16:52:00Z"/>
        </w:rPr>
      </w:pPr>
      <w:ins w:id="225" w:author="mary.inoue@fap.local" w:date="2026-09-22T12:52:00Z" w16du:dateUtc="2026-09-22T16:5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22E49051" w14:textId="77777777" w:rsidR="00B23618" w:rsidRDefault="00B23618" w:rsidP="00B23618">
      <w:pPr>
        <w:rPr>
          <w:ins w:id="22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35812E65" w14:textId="77777777" w:rsidR="00B23618" w:rsidRPr="003268AD" w:rsidRDefault="00B23618" w:rsidP="00B23618">
      <w:pPr>
        <w:rPr>
          <w:ins w:id="227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28" w:author="mary.inoue@fap.local" w:date="2026-09-22T12:52:00Z" w16du:dateUtc="2026-09-22T16:5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37DDB0A8" w14:textId="77777777" w:rsidR="00B23618" w:rsidRPr="005B78AA" w:rsidRDefault="00B23618" w:rsidP="00B23618">
      <w:pPr>
        <w:rPr>
          <w:ins w:id="22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30" w:author="mary.inoue@fap.local" w:date="2026-09-22T12:52:00Z" w16du:dateUtc="2026-09-22T16:5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ECF0050" w14:textId="77777777" w:rsidR="00B23618" w:rsidRPr="00345AD1" w:rsidRDefault="00B23618" w:rsidP="00094AC5">
      <w:pPr>
        <w:pStyle w:val="Default"/>
        <w:rPr>
          <w:ins w:id="231" w:author="mary.inoue@fap.local" w:date="2026-09-22T12:52:00Z" w16du:dateUtc="2026-09-22T16:52:00Z"/>
        </w:rPr>
      </w:pPr>
    </w:p>
    <w:p w14:paraId="764BCA63" w14:textId="77777777" w:rsidR="00094AC5" w:rsidRDefault="00094AC5" w:rsidP="00094AC5">
      <w:pPr>
        <w:pStyle w:val="Default"/>
        <w:rPr>
          <w:ins w:id="232" w:author="mary.inoue@fap.local" w:date="2026-09-22T12:52:00Z" w16du:dateUtc="2026-09-22T16:52:00Z"/>
        </w:rPr>
      </w:pPr>
    </w:p>
    <w:p w14:paraId="54A02330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1E72BF95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</w:p>
    <w:p w14:paraId="332C741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4B6F9D8E" w14:textId="77777777" w:rsidR="00094AC5" w:rsidRPr="00163BDD" w:rsidRDefault="00094AC5" w:rsidP="00A5391B">
      <w:pPr>
        <w:rPr>
          <w:ins w:id="238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13FC37B1" w14:textId="77777777" w:rsidR="00A5391B" w:rsidRPr="00A5391B" w:rsidRDefault="00A5391B" w:rsidP="00A5391B">
      <w:pPr>
        <w:rPr>
          <w:ins w:id="23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40" w:author="mary.inoue@fap.local" w:date="2026-09-22T12:52:00Z" w16du:dateUtc="2026-09-22T16:5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DF13261" w14:textId="77777777" w:rsidR="002C247D" w:rsidRDefault="002C247D" w:rsidP="002C247D">
      <w:pPr>
        <w:rPr>
          <w:ins w:id="241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42" w:author="mary.inoue@fap.local" w:date="2026-09-22T12:52:00Z" w16du:dateUtc="2026-09-22T16:5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39268C1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244" w:author="mary.inoue@fap.local" w:date="2026-09-22T12:52:00Z" w16du:dateUtc="2026-09-22T16:5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6D9AB9F" w14:textId="77777777" w:rsidR="00BB7F95" w:rsidRDefault="00BB7F95" w:rsidP="002C247D">
      <w:pPr>
        <w:rPr>
          <w:ins w:id="245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3799B500" w14:textId="77777777" w:rsidR="00BB7F95" w:rsidRDefault="00BB7F95" w:rsidP="002C247D">
      <w:pPr>
        <w:rPr>
          <w:ins w:id="24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1EC18A5B" w14:textId="77777777" w:rsidR="00BB7F95" w:rsidRDefault="00BB7F95" w:rsidP="002C247D">
      <w:pPr>
        <w:rPr>
          <w:ins w:id="247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01E5983C" w14:textId="77777777" w:rsidR="00140891" w:rsidRDefault="00140891" w:rsidP="002C247D">
      <w:pPr>
        <w:rPr>
          <w:ins w:id="248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49" w:author="mary.inoue@fap.local" w:date="2026-09-22T12:52:00Z" w16du:dateUtc="2026-09-22T16:5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600DDABC" w14:textId="77777777" w:rsidR="00B23618" w:rsidRPr="005B78AA" w:rsidRDefault="00B23618" w:rsidP="00B23618">
      <w:pPr>
        <w:rPr>
          <w:ins w:id="250" w:author="mary.inoue@fap.local" w:date="2026-09-22T12:52:00Z" w16du:dateUtc="2026-09-22T16:52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52:00Z" w16du:dateUtc="2026-09-22T16:5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0E8D4D32" w14:textId="77777777" w:rsidR="00B23618" w:rsidRPr="00140891" w:rsidRDefault="00B23618" w:rsidP="002C247D">
      <w:pPr>
        <w:rPr>
          <w:ins w:id="253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5DD73B0C" w14:textId="77777777" w:rsidR="00140891" w:rsidRDefault="00140891" w:rsidP="002C247D">
      <w:pPr>
        <w:rPr>
          <w:ins w:id="254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55" w:author="mary.inoue@fap.local" w:date="2026-09-22T12:52:00Z" w16du:dateUtc="2026-09-22T16:5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5012AEE" w14:textId="77777777" w:rsidR="00064320" w:rsidRDefault="00064320" w:rsidP="00064320">
      <w:pPr>
        <w:pStyle w:val="Default"/>
        <w:rPr>
          <w:ins w:id="256" w:author="mary.inoue@fap.local" w:date="2026-09-22T12:52:00Z" w16du:dateUtc="2026-09-22T16:52:00Z"/>
        </w:rPr>
      </w:pPr>
    </w:p>
    <w:p w14:paraId="38D8B1B2" w14:textId="77777777" w:rsidR="00064320" w:rsidRPr="00345AD1" w:rsidRDefault="00064320" w:rsidP="00064320">
      <w:pPr>
        <w:pStyle w:val="Default"/>
        <w:rPr>
          <w:ins w:id="257" w:author="mary.inoue@fap.local" w:date="2026-09-22T12:52:00Z" w16du:dateUtc="2026-09-22T16:52:00Z"/>
        </w:rPr>
      </w:pPr>
      <w:ins w:id="258" w:author="mary.inoue@fap.local" w:date="2026-09-22T12:52:00Z" w16du:dateUtc="2026-09-22T16:5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6C25CD35" w14:textId="77777777" w:rsidR="00064320" w:rsidRDefault="00064320" w:rsidP="00064320">
      <w:pPr>
        <w:pStyle w:val="Default"/>
        <w:rPr>
          <w:ins w:id="259" w:author="mary.inoue@fap.local" w:date="2026-09-22T12:52:00Z" w16du:dateUtc="2026-09-22T16:52:00Z"/>
        </w:rPr>
      </w:pPr>
    </w:p>
    <w:p w14:paraId="013E5867" w14:textId="77777777" w:rsidR="00064320" w:rsidRPr="008A41B7" w:rsidRDefault="008A41B7" w:rsidP="002C247D">
      <w:pPr>
        <w:rPr>
          <w:ins w:id="260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61" w:author="mary.inoue@fap.local" w:date="2026-09-22T12:52:00Z" w16du:dateUtc="2026-09-22T16:5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4FD21B58" w14:textId="77777777" w:rsidR="00064320" w:rsidRDefault="00064320" w:rsidP="002C247D">
      <w:pPr>
        <w:rPr>
          <w:ins w:id="262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4A6FD417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52:00Z" w16du:dateUtc="2026-09-22T16:52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52:00Z" w16du:dateUtc="2026-09-22T16:5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3F28427C" w14:textId="77777777" w:rsidR="00706622" w:rsidRPr="00345AD1" w:rsidRDefault="00706622" w:rsidP="00706622">
      <w:pPr>
        <w:pStyle w:val="Default"/>
        <w:rPr>
          <w:ins w:id="265" w:author="mary.inoue@fap.local" w:date="2026-09-22T12:52:00Z" w16du:dateUtc="2026-09-22T16:52:00Z"/>
        </w:rPr>
      </w:pPr>
    </w:p>
    <w:p w14:paraId="068B5782" w14:textId="77777777" w:rsidR="00494500" w:rsidRDefault="00494500" w:rsidP="00494500">
      <w:pPr>
        <w:pStyle w:val="Default"/>
        <w:rPr>
          <w:ins w:id="266" w:author="mary.inoue@fap.local" w:date="2026-09-22T12:52:00Z" w16du:dateUtc="2026-09-22T16:52:00Z"/>
        </w:rPr>
      </w:pPr>
      <w:ins w:id="267" w:author="mary.inoue@fap.local" w:date="2026-09-22T12:52:00Z" w16du:dateUtc="2026-09-22T16:5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AA8BC24" w14:textId="77777777" w:rsidR="005201FD" w:rsidRDefault="005201FD" w:rsidP="00494500">
      <w:pPr>
        <w:pStyle w:val="Default"/>
        <w:rPr>
          <w:ins w:id="268" w:author="mary.inoue@fap.local" w:date="2026-09-22T12:52:00Z" w16du:dateUtc="2026-09-22T16:52:00Z"/>
        </w:rPr>
      </w:pPr>
    </w:p>
    <w:p w14:paraId="26468779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70" w:author="mary.inoue@fap.local" w:date="2026-09-22T12:52:00Z" w16du:dateUtc="2026-09-22T16:5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7AC7F0FD" w14:textId="77777777" w:rsidR="005201FD" w:rsidRPr="00345AD1" w:rsidRDefault="005201FD" w:rsidP="00494500">
      <w:pPr>
        <w:pStyle w:val="Default"/>
        <w:rPr>
          <w:ins w:id="271" w:author="mary.inoue@fap.local" w:date="2026-09-22T12:52:00Z" w16du:dateUtc="2026-09-22T16:52:00Z"/>
        </w:rPr>
      </w:pPr>
    </w:p>
    <w:p w14:paraId="6375176A" w14:textId="77777777" w:rsidR="00BD6490" w:rsidRPr="00345AD1" w:rsidRDefault="00BD6490" w:rsidP="00BD6490">
      <w:pPr>
        <w:pStyle w:val="Default"/>
        <w:rPr>
          <w:ins w:id="272" w:author="mary.inoue@fap.local" w:date="2026-09-22T12:52:00Z" w16du:dateUtc="2026-09-22T16:52:00Z"/>
        </w:rPr>
      </w:pPr>
      <w:ins w:id="273" w:author="mary.inoue@fap.local" w:date="2026-09-22T12:52:00Z" w16du:dateUtc="2026-09-22T16:5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E1020F1" w14:textId="77777777" w:rsidR="00064320" w:rsidRDefault="00064320" w:rsidP="002C247D">
      <w:pPr>
        <w:rPr>
          <w:ins w:id="274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6BCC7273" w14:textId="77777777" w:rsidR="00B9482B" w:rsidRDefault="00B9482B" w:rsidP="002C247D">
      <w:pPr>
        <w:rPr>
          <w:ins w:id="275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76" w:author="mary.inoue@fap.local" w:date="2026-09-22T12:52:00Z" w16du:dateUtc="2026-09-22T16:5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1D4F88C3" w14:textId="77777777" w:rsidR="00B9482B" w:rsidRDefault="00B9482B" w:rsidP="002C247D">
      <w:pPr>
        <w:rPr>
          <w:ins w:id="277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78" w:author="mary.inoue@fap.local" w:date="2026-09-22T12:52:00Z" w16du:dateUtc="2026-09-22T16:5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F3E525F" w14:textId="77777777" w:rsidR="009801CD" w:rsidRDefault="009801CD" w:rsidP="002C247D">
      <w:pPr>
        <w:rPr>
          <w:ins w:id="279" w:author="mary.inoue@fap.local" w:date="2026-09-22T12:52:00Z" w16du:dateUtc="2026-09-22T16:52:00Z"/>
          <w:rFonts w:ascii="Arial" w:hAnsi="Arial" w:cs="Arial"/>
          <w:sz w:val="24"/>
          <w:szCs w:val="24"/>
        </w:rPr>
      </w:pPr>
      <w:ins w:id="280" w:author="mary.inoue@fap.local" w:date="2026-09-22T12:52:00Z" w16du:dateUtc="2026-09-22T16:5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64EABC75" w14:textId="77777777" w:rsidR="00C10C2A" w:rsidRPr="00345AD1" w:rsidRDefault="00C10C2A" w:rsidP="00C10C2A">
      <w:pPr>
        <w:pStyle w:val="Default"/>
        <w:rPr>
          <w:ins w:id="281" w:author="mary.inoue@fap.local" w:date="2026-09-22T12:52:00Z" w16du:dateUtc="2026-09-22T16:52:00Z"/>
        </w:rPr>
      </w:pPr>
      <w:ins w:id="282" w:author="mary.inoue@fap.local" w:date="2026-09-22T12:52:00Z" w16du:dateUtc="2026-09-22T16:5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C4CCC51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52:00Z" w16du:dateUtc="2026-09-22T16:52:00Z"/>
          <w:rFonts w:ascii="ArialMT" w:hAnsi="ArialMT" w:cs="ArialMT"/>
          <w:sz w:val="24"/>
          <w:szCs w:val="24"/>
        </w:rPr>
      </w:pPr>
    </w:p>
    <w:p w14:paraId="494703E9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52:00Z" w16du:dateUtc="2026-09-22T16:52:00Z"/>
          <w:rFonts w:ascii="ArialMT" w:hAnsi="ArialMT" w:cs="ArialMT"/>
          <w:sz w:val="24"/>
          <w:szCs w:val="24"/>
        </w:rPr>
      </w:pPr>
      <w:ins w:id="285" w:author="mary.inoue@fap.local" w:date="2026-09-22T12:52:00Z" w16du:dateUtc="2026-09-22T16:5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446DDC3C" w14:textId="77777777" w:rsidR="00C10C2A" w:rsidRPr="009801CD" w:rsidRDefault="00C10C2A" w:rsidP="002C247D">
      <w:pPr>
        <w:rPr>
          <w:ins w:id="286" w:author="mary.inoue@fap.local" w:date="2026-09-22T12:52:00Z" w16du:dateUtc="2026-09-22T16:52:00Z"/>
          <w:rFonts w:ascii="Arial" w:hAnsi="Arial" w:cs="Arial"/>
          <w:sz w:val="24"/>
          <w:szCs w:val="24"/>
        </w:rPr>
      </w:pPr>
    </w:p>
    <w:p w14:paraId="17F60D4F" w14:textId="77777777" w:rsidR="00C428CF" w:rsidRPr="00C428CF" w:rsidRDefault="00C428CF" w:rsidP="00691A0F">
      <w:pPr>
        <w:pBdr>
          <w:bottom w:val="single" w:sz="8" w:space="4" w:color="4F81BD" w:themeColor="accent1"/>
        </w:pBdr>
        <w:spacing w:after="0" w:line="240" w:lineRule="auto"/>
        <w:contextualSpacing/>
        <w:rPr>
          <w:del w:id="287" w:author="mary.inoue@fap.local" w:date="2026-09-22T12:52:00Z" w16du:dateUtc="2026-09-22T16:52:00Z"/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</w:pPr>
      <w:del w:id="288" w:author="mary.inoue@fap.local" w:date="2026-09-22T12:52:00Z" w16du:dateUtc="2026-09-22T16:52:00Z">
        <w:r w:rsidRPr="00C428CF">
          <w:rPr>
            <w:rFonts w:asciiTheme="majorHAnsi" w:eastAsiaTheme="majorEastAsia" w:hAnsiTheme="majorHAnsi" w:cstheme="majorBidi"/>
            <w:color w:val="17365D" w:themeColor="text2" w:themeShade="BF"/>
            <w:spacing w:val="5"/>
            <w:kern w:val="28"/>
            <w:sz w:val="35"/>
            <w:szCs w:val="35"/>
          </w:rPr>
          <w:delText>Vaping-Associated Pulmonary Injury Weekly Update Report</w:delText>
        </w:r>
      </w:del>
    </w:p>
    <w:p w14:paraId="55696052" w14:textId="77777777" w:rsidR="00C428CF" w:rsidRPr="00C428CF" w:rsidRDefault="00921CBA" w:rsidP="00691A0F">
      <w:pPr>
        <w:pStyle w:val="Subtitle"/>
        <w:rPr>
          <w:del w:id="289" w:author="mary.inoue@fap.local" w:date="2026-09-22T12:52:00Z" w16du:dateUtc="2026-09-22T16:52:00Z"/>
        </w:rPr>
      </w:pPr>
      <w:del w:id="290" w:author="mary.inoue@fap.local" w:date="2026-09-22T12:52:00Z" w16du:dateUtc="2026-09-22T16:52:00Z">
        <w:r>
          <w:delText xml:space="preserve">As of October </w:delText>
        </w:r>
        <w:r w:rsidR="007666AF">
          <w:delText>30</w:delText>
        </w:r>
        <w:r w:rsidR="00C428CF" w:rsidRPr="00C428CF">
          <w:delText>, 2019</w:delText>
        </w:r>
      </w:del>
    </w:p>
    <w:p w14:paraId="46A114B6" w14:textId="77777777" w:rsidR="002A4083" w:rsidRDefault="00C428CF" w:rsidP="00C428CF">
      <w:pPr>
        <w:rPr>
          <w:del w:id="291" w:author="mary.inoue@fap.local" w:date="2026-09-22T12:52:00Z" w16du:dateUtc="2026-09-22T16:52:00Z"/>
        </w:rPr>
      </w:pPr>
      <w:del w:id="292" w:author="mary.inoue@fap.local" w:date="2026-09-22T12:52:00Z" w16du:dateUtc="2026-09-22T16:52:00Z">
        <w:r w:rsidRPr="00C428CF">
          <w:delText>This chart will be updated every Wednesday following reporting to the Centers for Disease Control and Prevention (CDC).</w:delText>
        </w:r>
      </w:del>
    </w:p>
    <w:p w14:paraId="2CA46BAD" w14:textId="77777777" w:rsidR="002A4083" w:rsidRDefault="002A4083" w:rsidP="002A4083">
      <w:pPr>
        <w:pStyle w:val="Heading1"/>
        <w:spacing w:before="0"/>
        <w:rPr>
          <w:del w:id="293" w:author="mary.inoue@fap.local" w:date="2026-09-22T12:52:00Z" w16du:dateUtc="2026-09-22T16:52:00Z"/>
          <w:rFonts w:eastAsia="Times New Roman"/>
        </w:rPr>
      </w:pPr>
      <w:del w:id="294" w:author="mary.inoue@fap.local" w:date="2026-09-22T12:52:00Z" w16du:dateUtc="2026-09-22T16:52:00Z">
        <w:r w:rsidRPr="00A56EFB">
          <w:rPr>
            <w:rFonts w:eastAsia="Times New Roman"/>
          </w:rPr>
          <w:delText>Cases reported</w:delText>
        </w:r>
      </w:del>
    </w:p>
    <w:p w14:paraId="3AC3925B" w14:textId="77777777" w:rsidR="002A4083" w:rsidRDefault="002A4083" w:rsidP="002A4083">
      <w:pPr>
        <w:snapToGrid w:val="0"/>
        <w:rPr>
          <w:del w:id="295" w:author="mary.inoue@fap.local" w:date="2026-09-22T12:52:00Z" w16du:dateUtc="2026-09-22T16:52:00Z"/>
        </w:rPr>
      </w:pPr>
      <w:del w:id="296" w:author="mary.inoue@fap.local" w:date="2026-09-22T12:52:00Z" w16du:dateUtc="2026-09-22T16:52:00Z">
        <w:r w:rsidRPr="00A56EFB">
          <w:delText>Massachusetts cases* that meet the </w:delText>
        </w:r>
        <w:r>
          <w:fldChar w:fldCharType="begin"/>
        </w:r>
        <w:r>
          <w:delInstrText>HYPERLINK "https://www.cdc.gov/tobacco/basic_information/e-cigarettes/severe-lung-disease/health-departments/index.html" \l "primary-case-def"</w:delInstrText>
        </w:r>
        <w:r>
          <w:fldChar w:fldCharType="separate"/>
        </w:r>
        <w:r w:rsidRPr="00A56EFB">
          <w:rPr>
            <w:rStyle w:val="Hyperlink"/>
            <w:bCs/>
          </w:rPr>
          <w:delText>CDC definition of vaping-associated pulmonary injury</w:delText>
        </w:r>
        <w:r>
          <w:fldChar w:fldCharType="end"/>
        </w:r>
        <w:r>
          <w:delText>:</w:delText>
        </w:r>
      </w:del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45"/>
        <w:gridCol w:w="1440"/>
      </w:tblGrid>
      <w:tr w:rsidR="00AA7FB0" w14:paraId="529823CC" w14:textId="77777777" w:rsidTr="00AA7FB0">
        <w:trPr>
          <w:trHeight w:val="360"/>
          <w:del w:id="297" w:author="mary.inoue@fap.local" w:date="2026-09-22T12:52:00Z" w16du:dateUtc="2026-09-22T16:52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7BD283F9" w14:textId="77777777" w:rsidR="00AA7FB0" w:rsidRPr="00AA7FB0" w:rsidRDefault="00AA7FB0" w:rsidP="00AA7FB0">
            <w:pPr>
              <w:pStyle w:val="Heading3"/>
              <w:rPr>
                <w:del w:id="298" w:author="mary.inoue@fap.local" w:date="2026-09-22T12:52:00Z" w16du:dateUtc="2026-09-22T16:52:00Z"/>
                <w:b/>
              </w:rPr>
            </w:pPr>
            <w:del w:id="299" w:author="mary.inoue@fap.local" w:date="2026-09-22T12:52:00Z" w16du:dateUtc="2026-09-22T16:52:00Z">
              <w:r w:rsidRPr="00AA7FB0">
                <w:rPr>
                  <w:b/>
                </w:rPr>
                <w:delText>Confirmed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561DDC45" w14:textId="77777777" w:rsidR="00AA7FB0" w:rsidRPr="005854FD" w:rsidRDefault="00921CBA" w:rsidP="00AA7FB0">
            <w:pPr>
              <w:jc w:val="center"/>
              <w:rPr>
                <w:del w:id="300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01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20</w:delText>
              </w:r>
            </w:del>
          </w:p>
        </w:tc>
      </w:tr>
      <w:tr w:rsidR="00AA7FB0" w14:paraId="2C5FDECA" w14:textId="77777777" w:rsidTr="00AA7FB0">
        <w:trPr>
          <w:trHeight w:val="360"/>
          <w:del w:id="302" w:author="mary.inoue@fap.local" w:date="2026-09-22T12:52:00Z" w16du:dateUtc="2026-09-22T16:52:00Z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31A2360E" w14:textId="77777777" w:rsidR="00AA7FB0" w:rsidRPr="00AA7FB0" w:rsidRDefault="00AA7FB0" w:rsidP="00AA7FB0">
            <w:pPr>
              <w:pStyle w:val="Heading3"/>
              <w:rPr>
                <w:del w:id="303" w:author="mary.inoue@fap.local" w:date="2026-09-22T12:52:00Z" w16du:dateUtc="2026-09-22T16:52:00Z"/>
                <w:b/>
              </w:rPr>
            </w:pPr>
            <w:del w:id="304" w:author="mary.inoue@fap.local" w:date="2026-09-22T12:52:00Z" w16du:dateUtc="2026-09-22T16:52:00Z">
              <w:r w:rsidRPr="00AA7FB0">
                <w:rPr>
                  <w:b/>
                </w:rPr>
                <w:delText>Probable</w:delText>
              </w:r>
            </w:del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370094F9" w14:textId="77777777" w:rsidR="00AA7FB0" w:rsidRPr="005854FD" w:rsidRDefault="00921CBA" w:rsidP="00AA7FB0">
            <w:pPr>
              <w:jc w:val="center"/>
              <w:rPr>
                <w:del w:id="305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06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41</w:delText>
              </w:r>
            </w:del>
          </w:p>
        </w:tc>
      </w:tr>
    </w:tbl>
    <w:p w14:paraId="74F2A60C" w14:textId="77777777" w:rsidR="002A4083" w:rsidRPr="00C428CF" w:rsidRDefault="00AA7FB0" w:rsidP="00AA7FB0">
      <w:pPr>
        <w:spacing w:after="0"/>
        <w:rPr>
          <w:del w:id="307" w:author="mary.inoue@fap.local" w:date="2026-09-22T12:52:00Z" w16du:dateUtc="2026-09-22T16:52:00Z"/>
        </w:rPr>
      </w:pPr>
      <w:del w:id="308" w:author="mary.inoue@fap.local" w:date="2026-09-22T12:52:00Z" w16du:dateUtc="2026-09-22T16:52:00Z">
        <w:r>
          <w:br w:type="textWrapping" w:clear="all"/>
        </w:r>
      </w:del>
    </w:p>
    <w:p w14:paraId="1BD9232E" w14:textId="77777777" w:rsidR="002A4083" w:rsidRPr="00A56EFB" w:rsidRDefault="002A4083" w:rsidP="00AA7FB0">
      <w:pPr>
        <w:pStyle w:val="Heading1"/>
        <w:spacing w:before="0"/>
        <w:rPr>
          <w:del w:id="309" w:author="mary.inoue@fap.local" w:date="2026-09-22T12:52:00Z" w16du:dateUtc="2026-09-22T16:52:00Z"/>
        </w:rPr>
      </w:pPr>
      <w:del w:id="310" w:author="mary.inoue@fap.local" w:date="2026-09-22T12:52:00Z" w16du:dateUtc="2026-09-22T16:52:00Z">
        <w:r w:rsidRPr="002A4083">
          <w:delText>Statistics</w:delText>
        </w:r>
      </w:del>
    </w:p>
    <w:p w14:paraId="7427691C" w14:textId="77777777" w:rsidR="002A4083" w:rsidRDefault="002A4083" w:rsidP="002A4083">
      <w:pPr>
        <w:rPr>
          <w:del w:id="311" w:author="mary.inoue@fap.local" w:date="2026-09-22T12:52:00Z" w16du:dateUtc="2026-09-22T16:52:00Z"/>
        </w:rPr>
      </w:pPr>
      <w:del w:id="312" w:author="mary.inoue@fap.local" w:date="2026-09-22T12:52:00Z" w16du:dateUtc="2026-09-22T16:52:00Z">
        <w:r w:rsidRPr="00A56EFB">
          <w:delText>Statistics based on above confirmed and probable cases:</w:delText>
        </w:r>
      </w:del>
    </w:p>
    <w:tbl>
      <w:tblPr>
        <w:tblStyle w:val="LightList-Accent1"/>
        <w:tblpPr w:leftFromText="187" w:rightFromText="187" w:vertAnchor="page" w:horzAnchor="margin" w:tblpY="6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1766"/>
      </w:tblGrid>
      <w:tr w:rsidR="00453FAF" w:rsidRPr="00A56EFB" w14:paraId="38AB5A8F" w14:textId="77777777" w:rsidTr="0045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  <w:del w:id="313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365F91" w:themeFill="accent1" w:themeFillShade="BF"/>
            <w:vAlign w:val="center"/>
          </w:tcPr>
          <w:p w14:paraId="26F8495D" w14:textId="77777777" w:rsidR="00453FAF" w:rsidRPr="00EE3545" w:rsidRDefault="00453FAF" w:rsidP="00453FAF">
            <w:pPr>
              <w:pStyle w:val="Heading1"/>
              <w:spacing w:before="0"/>
              <w:rPr>
                <w:del w:id="314" w:author="mary.inoue@fap.local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315" w:author="mary.inoue@fap.local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CATEGORY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1E2347BC" w14:textId="77777777" w:rsidR="00453FAF" w:rsidRPr="00EE3545" w:rsidRDefault="00453FAF" w:rsidP="00453FAF">
            <w:pPr>
              <w:pStyle w:val="Heading1"/>
              <w:spacing w:before="0"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16" w:author="mary.inoue@fap.local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317" w:author="mary.inoue@fap.local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NUMBER OF CONFIRMED AND PROBABLE CASES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vAlign w:val="center"/>
          </w:tcPr>
          <w:p w14:paraId="4A83ADB2" w14:textId="77777777" w:rsidR="00453FAF" w:rsidRPr="00EE3545" w:rsidRDefault="00453FAF" w:rsidP="00453FAF">
            <w:pPr>
              <w:pStyle w:val="Heading1"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18" w:author="mary.inoue@fap.local" w:date="2026-09-22T12:52:00Z" w16du:dateUtc="2026-09-22T16:52:00Z"/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del w:id="319" w:author="mary.inoue@fap.local" w:date="2026-09-22T12:52:00Z" w16du:dateUtc="2026-09-22T16:52:00Z">
              <w:r w:rsidRPr="00EE3545">
                <w:rPr>
                  <w:rFonts w:asciiTheme="minorHAnsi" w:hAnsiTheme="minorHAnsi" w:cstheme="minorHAnsi"/>
                  <w:color w:val="FFFFFF" w:themeColor="background1"/>
                  <w:sz w:val="24"/>
                  <w:szCs w:val="24"/>
                </w:rPr>
                <w:delText>PERCENTAGE**</w:delText>
              </w:r>
            </w:del>
          </w:p>
        </w:tc>
      </w:tr>
      <w:tr w:rsidR="00453FAF" w14:paraId="31FC7960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20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0BDF213" w14:textId="77777777" w:rsidR="00453FAF" w:rsidRPr="00691A0F" w:rsidRDefault="00453FAF" w:rsidP="00453FAF">
            <w:pPr>
              <w:pStyle w:val="Heading2"/>
              <w:rPr>
                <w:del w:id="321" w:author="mary.inoue@fap.local" w:date="2026-09-22T12:52:00Z" w16du:dateUtc="2026-09-22T16:52:00Z"/>
              </w:rPr>
            </w:pPr>
            <w:del w:id="322" w:author="mary.inoue@fap.local" w:date="2026-09-22T12:52:00Z" w16du:dateUtc="2026-09-22T16:52:00Z">
              <w:r w:rsidRPr="00691A0F">
                <w:delText>Gender</w:delText>
              </w:r>
            </w:del>
          </w:p>
        </w:tc>
      </w:tr>
      <w:tr w:rsidR="00453FAF" w:rsidRPr="00B345CC" w14:paraId="20D3A1A7" w14:textId="77777777" w:rsidTr="00453FAF">
        <w:trPr>
          <w:trHeight w:val="360"/>
          <w:del w:id="323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3DC933BD" w14:textId="77777777" w:rsidR="00453FAF" w:rsidRPr="005854FD" w:rsidRDefault="00453FAF" w:rsidP="00453FAF">
            <w:pPr>
              <w:pStyle w:val="Heading3"/>
              <w:rPr>
                <w:del w:id="324" w:author="mary.inoue@fap.local" w:date="2026-09-22T12:52:00Z" w16du:dateUtc="2026-09-22T16:52:00Z"/>
                <w:b w:val="0"/>
              </w:rPr>
            </w:pPr>
            <w:del w:id="325" w:author="mary.inoue@fap.local" w:date="2026-09-22T12:52:00Z" w16du:dateUtc="2026-09-22T16:52:00Z">
              <w:r w:rsidRPr="005854FD">
                <w:rPr>
                  <w:b w:val="0"/>
                </w:rPr>
                <w:delText>Male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D2A7A9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6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27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27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76DB9B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8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29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44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16F2D737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30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71ED3D0F" w14:textId="77777777" w:rsidR="00453FAF" w:rsidRPr="005854FD" w:rsidRDefault="00453FAF" w:rsidP="00453FAF">
            <w:pPr>
              <w:pStyle w:val="Heading3"/>
              <w:rPr>
                <w:del w:id="331" w:author="mary.inoue@fap.local" w:date="2026-09-22T12:52:00Z" w16du:dateUtc="2026-09-22T16:52:00Z"/>
                <w:b w:val="0"/>
              </w:rPr>
            </w:pPr>
            <w:del w:id="332" w:author="mary.inoue@fap.local" w:date="2026-09-22T12:52:00Z" w16du:dateUtc="2026-09-22T16:52:00Z">
              <w:r w:rsidRPr="005854FD">
                <w:rPr>
                  <w:b w:val="0"/>
                </w:rPr>
                <w:delText>Female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4C6DE6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3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34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20D75C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5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36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56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5782412" w14:textId="77777777" w:rsidTr="00453FAF">
        <w:trPr>
          <w:trHeight w:val="360"/>
          <w:del w:id="337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D3716F1" w14:textId="77777777" w:rsidR="00453FAF" w:rsidRPr="00AA7FB0" w:rsidRDefault="00453FAF" w:rsidP="00453FAF">
            <w:pPr>
              <w:pStyle w:val="Heading2"/>
              <w:rPr>
                <w:del w:id="338" w:author="mary.inoue@fap.local" w:date="2026-09-22T12:52:00Z" w16du:dateUtc="2026-09-22T16:52:00Z"/>
              </w:rPr>
            </w:pPr>
            <w:del w:id="339" w:author="mary.inoue@fap.local" w:date="2026-09-22T12:52:00Z" w16du:dateUtc="2026-09-22T16:52:00Z">
              <w:r w:rsidRPr="00AA7FB0">
                <w:delText>Age</w:delText>
              </w:r>
            </w:del>
          </w:p>
        </w:tc>
      </w:tr>
      <w:tr w:rsidR="00453FAF" w14:paraId="7AEB0038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40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2D0C9E6E" w14:textId="77777777" w:rsidR="00453FAF" w:rsidRPr="00AA7FB0" w:rsidRDefault="00453FAF" w:rsidP="00453FAF">
            <w:pPr>
              <w:pStyle w:val="Heading3"/>
              <w:rPr>
                <w:del w:id="341" w:author="mary.inoue@fap.local" w:date="2026-09-22T12:52:00Z" w16du:dateUtc="2026-09-22T16:52:00Z"/>
                <w:b w:val="0"/>
                <w:szCs w:val="24"/>
              </w:rPr>
            </w:pPr>
            <w:del w:id="342" w:author="mary.inoue@fap.local" w:date="2026-09-22T12:52:00Z" w16du:dateUtc="2026-09-22T16:52:00Z">
              <w:r w:rsidRPr="00AA7FB0">
                <w:rPr>
                  <w:b w:val="0"/>
                  <w:szCs w:val="24"/>
                </w:rPr>
                <w:delText>Under age 30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26BE45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3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44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1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5E54E0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5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46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51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79A61E40" w14:textId="77777777" w:rsidTr="00453FAF">
        <w:trPr>
          <w:trHeight w:val="360"/>
          <w:del w:id="347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2474654C" w14:textId="77777777" w:rsidR="00453FAF" w:rsidRPr="00AA7FB0" w:rsidRDefault="00453FAF" w:rsidP="00453FAF">
            <w:pPr>
              <w:pStyle w:val="Heading3"/>
              <w:rPr>
                <w:del w:id="348" w:author="mary.inoue@fap.local" w:date="2026-09-22T12:52:00Z" w16du:dateUtc="2026-09-22T16:52:00Z"/>
                <w:b w:val="0"/>
                <w:szCs w:val="24"/>
              </w:rPr>
            </w:pPr>
            <w:del w:id="349" w:author="mary.inoue@fap.local" w:date="2026-09-22T12:52:00Z" w16du:dateUtc="2026-09-22T16:52:00Z">
              <w:r w:rsidRPr="00AA7FB0">
                <w:rPr>
                  <w:b w:val="0"/>
                  <w:szCs w:val="24"/>
                </w:rPr>
                <w:delText>Ages 30 – 49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205EDF51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0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51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16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72A9DD92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53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26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FCABC3D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54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74E372F6" w14:textId="77777777" w:rsidR="00453FAF" w:rsidRPr="00AA7FB0" w:rsidRDefault="00453FAF" w:rsidP="00453FAF">
            <w:pPr>
              <w:pStyle w:val="Heading3"/>
              <w:rPr>
                <w:del w:id="355" w:author="mary.inoue@fap.local" w:date="2026-09-22T12:52:00Z" w16du:dateUtc="2026-09-22T16:52:00Z"/>
                <w:b w:val="0"/>
                <w:szCs w:val="24"/>
              </w:rPr>
            </w:pPr>
            <w:del w:id="356" w:author="mary.inoue@fap.local" w:date="2026-09-22T12:52:00Z" w16du:dateUtc="2026-09-22T16:52:00Z">
              <w:r w:rsidRPr="00AA7FB0">
                <w:rPr>
                  <w:b w:val="0"/>
                  <w:szCs w:val="24"/>
                </w:rPr>
                <w:delText>Ages 50+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BE2EFE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7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58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14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1DA835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9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60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23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4EF0DA11" w14:textId="77777777" w:rsidTr="00453FAF">
        <w:trPr>
          <w:trHeight w:val="360"/>
          <w:del w:id="361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FA458D6" w14:textId="77777777" w:rsidR="00453FAF" w:rsidRPr="00AA7FB0" w:rsidRDefault="00453FAF" w:rsidP="00453FAF">
            <w:pPr>
              <w:pStyle w:val="Heading2"/>
              <w:rPr>
                <w:del w:id="362" w:author="mary.inoue@fap.local" w:date="2026-09-22T12:52:00Z" w16du:dateUtc="2026-09-22T16:52:00Z"/>
              </w:rPr>
            </w:pPr>
            <w:del w:id="363" w:author="mary.inoue@fap.local" w:date="2026-09-22T12:52:00Z" w16du:dateUtc="2026-09-22T16:52:00Z">
              <w:r w:rsidRPr="00AA7FB0">
                <w:delText>Did this case result in hospitalization?</w:delText>
              </w:r>
            </w:del>
          </w:p>
        </w:tc>
      </w:tr>
      <w:tr w:rsidR="00453FAF" w:rsidRPr="00B345CC" w14:paraId="69E4367A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64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08EA8D3B" w14:textId="77777777" w:rsidR="00453FAF" w:rsidRPr="00AA7FB0" w:rsidRDefault="00453FAF" w:rsidP="00453FAF">
            <w:pPr>
              <w:pStyle w:val="Heading3"/>
              <w:rPr>
                <w:del w:id="365" w:author="mary.inoue@fap.local" w:date="2026-09-22T12:52:00Z" w16du:dateUtc="2026-09-22T16:52:00Z"/>
                <w:b w:val="0"/>
                <w:szCs w:val="24"/>
              </w:rPr>
            </w:pPr>
            <w:del w:id="366" w:author="mary.inoue@fap.local" w:date="2026-09-22T12:52:00Z" w16du:dateUtc="2026-09-22T16:52:00Z">
              <w:r w:rsidRPr="00AA7FB0">
                <w:rPr>
                  <w:b w:val="0"/>
                  <w:szCs w:val="24"/>
                </w:rPr>
                <w:delText>Yes, patient was hospitalized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38B5C0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7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68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5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0</w:delText>
              </w:r>
            </w:del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A14BC1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9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70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82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67469CCE" w14:textId="77777777" w:rsidTr="00453FAF">
        <w:trPr>
          <w:trHeight w:val="360"/>
          <w:del w:id="371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E5E5E5"/>
            <w:vAlign w:val="center"/>
          </w:tcPr>
          <w:p w14:paraId="730AE0D3" w14:textId="77777777" w:rsidR="00453FAF" w:rsidRPr="00AA7FB0" w:rsidRDefault="00453FAF" w:rsidP="00453FAF">
            <w:pPr>
              <w:pStyle w:val="Heading3"/>
              <w:rPr>
                <w:del w:id="372" w:author="mary.inoue@fap.local" w:date="2026-09-22T12:52:00Z" w16du:dateUtc="2026-09-22T16:52:00Z"/>
                <w:b w:val="0"/>
                <w:szCs w:val="24"/>
              </w:rPr>
            </w:pPr>
            <w:del w:id="373" w:author="mary.inoue@fap.local" w:date="2026-09-22T12:52:00Z" w16du:dateUtc="2026-09-22T16:52:00Z">
              <w:r w:rsidRPr="00AA7FB0">
                <w:rPr>
                  <w:b w:val="0"/>
                  <w:szCs w:val="24"/>
                </w:rPr>
                <w:delText>No, patient was not hospitalized</w:delText>
              </w:r>
            </w:del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5FFE2F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4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75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11</w:delText>
              </w:r>
            </w:del>
          </w:p>
        </w:tc>
        <w:tc>
          <w:tcPr>
            <w:tcW w:w="176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A70A66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76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77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  <w:r w:rsidRPr="00AA7FB0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1675EA2C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78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AFA7C0E" w14:textId="77777777" w:rsidR="00453FAF" w:rsidRPr="00AA7FB0" w:rsidRDefault="00453FAF" w:rsidP="00453FAF">
            <w:pPr>
              <w:pStyle w:val="Heading2"/>
              <w:rPr>
                <w:del w:id="379" w:author="mary.inoue@fap.local" w:date="2026-09-22T12:52:00Z" w16du:dateUtc="2026-09-22T16:52:00Z"/>
              </w:rPr>
            </w:pPr>
            <w:del w:id="380" w:author="mary.inoue@fap.local" w:date="2026-09-22T12:52:00Z" w16du:dateUtc="2026-09-22T16:52:00Z">
              <w:r w:rsidRPr="00AA7FB0">
                <w:delText>Substance reported to have been vaped *</w:delText>
              </w:r>
            </w:del>
          </w:p>
        </w:tc>
      </w:tr>
      <w:tr w:rsidR="00453FAF" w:rsidRPr="00B345CC" w14:paraId="5051BFF9" w14:textId="77777777" w:rsidTr="00453FAF">
        <w:trPr>
          <w:trHeight w:val="360"/>
          <w:del w:id="381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44A55F98" w14:textId="77777777" w:rsidR="00453FAF" w:rsidRPr="005854FD" w:rsidRDefault="00453FAF" w:rsidP="00453FAF">
            <w:pPr>
              <w:pStyle w:val="Heading3"/>
              <w:rPr>
                <w:del w:id="382" w:author="mary.inoue@fap.local" w:date="2026-09-22T12:52:00Z" w16du:dateUtc="2026-09-22T16:52:00Z"/>
                <w:b w:val="0"/>
              </w:rPr>
            </w:pPr>
            <w:del w:id="383" w:author="mary.inoue@fap.local" w:date="2026-09-22T12:52:00Z" w16du:dateUtc="2026-09-22T16:52:00Z">
              <w:r w:rsidRPr="005854FD">
                <w:rPr>
                  <w:b w:val="0"/>
                </w:rPr>
                <w:delText>Nicotine only</w:delText>
              </w:r>
            </w:del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511A3F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84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85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18</w:delText>
              </w:r>
            </w:del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689611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86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87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30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1438697B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388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6B3E9D54" w14:textId="77777777" w:rsidR="00453FAF" w:rsidRPr="005854FD" w:rsidRDefault="00453FAF" w:rsidP="00453FAF">
            <w:pPr>
              <w:pStyle w:val="Heading3"/>
              <w:rPr>
                <w:del w:id="389" w:author="mary.inoue@fap.local" w:date="2026-09-22T12:52:00Z" w16du:dateUtc="2026-09-22T16:52:00Z"/>
                <w:b w:val="0"/>
              </w:rPr>
            </w:pPr>
            <w:del w:id="390" w:author="mary.inoue@fap.local" w:date="2026-09-22T12:52:00Z" w16du:dateUtc="2026-09-22T16:52:00Z">
              <w:r w:rsidRPr="005854FD">
                <w:rPr>
                  <w:b w:val="0"/>
                </w:rPr>
                <w:delText>THC only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C26929B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91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92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24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D31E26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93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94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39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:rsidRPr="00B345CC" w14:paraId="04C6C643" w14:textId="77777777" w:rsidTr="00453FAF">
        <w:trPr>
          <w:trHeight w:val="360"/>
          <w:del w:id="395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533346B5" w14:textId="77777777" w:rsidR="00453FAF" w:rsidRPr="005854FD" w:rsidRDefault="00453FAF" w:rsidP="00453FAF">
            <w:pPr>
              <w:pStyle w:val="Heading3"/>
              <w:rPr>
                <w:del w:id="396" w:author="mary.inoue@fap.local" w:date="2026-09-22T12:52:00Z" w16du:dateUtc="2026-09-22T16:52:00Z"/>
                <w:b w:val="0"/>
              </w:rPr>
            </w:pPr>
            <w:del w:id="397" w:author="mary.inoue@fap.local" w:date="2026-09-22T12:52:00Z" w16du:dateUtc="2026-09-22T16:52:00Z">
              <w:r w:rsidRPr="005854FD">
                <w:rPr>
                  <w:b w:val="0"/>
                </w:rPr>
                <w:delText>Nicotine and THC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712C8257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98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399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15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539135B8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00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401" w:author="mary.inoue@fap.local" w:date="2026-09-22T12:52:00Z" w16du:dateUtc="2026-09-22T16:52:00Z">
              <w:r>
                <w:rPr>
                  <w:rFonts w:cstheme="minorHAnsi"/>
                  <w:sz w:val="24"/>
                  <w:szCs w:val="24"/>
                </w:rPr>
                <w:delText>25</w:delText>
              </w:r>
              <w:r w:rsidRPr="005854FD">
                <w:rPr>
                  <w:rFonts w:cstheme="minorHAnsi"/>
                  <w:sz w:val="24"/>
                  <w:szCs w:val="24"/>
                </w:rPr>
                <w:delText>%</w:delText>
              </w:r>
            </w:del>
          </w:p>
        </w:tc>
      </w:tr>
      <w:tr w:rsidR="00453FAF" w14:paraId="69DD7499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del w:id="402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58B0B9D3" w14:textId="77777777" w:rsidR="00453FAF" w:rsidRPr="005854FD" w:rsidRDefault="00453FAF" w:rsidP="00453FAF">
            <w:pPr>
              <w:pStyle w:val="Heading3"/>
              <w:rPr>
                <w:del w:id="403" w:author="mary.inoue@fap.local" w:date="2026-09-22T12:52:00Z" w16du:dateUtc="2026-09-22T16:52:00Z"/>
                <w:b w:val="0"/>
              </w:rPr>
            </w:pPr>
            <w:del w:id="404" w:author="mary.inoue@fap.local" w:date="2026-09-22T12:52:00Z" w16du:dateUtc="2026-09-22T16:52:00Z">
              <w:r w:rsidRPr="005854FD">
                <w:rPr>
                  <w:b w:val="0"/>
                </w:rPr>
                <w:delText>CBD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0ED5CA6B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05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406" w:author="mary.inoue@fap.local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C31A87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07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  <w:tr w:rsidR="00453FAF" w:rsidRPr="00B345CC" w14:paraId="5B69F51D" w14:textId="77777777" w:rsidTr="00453FAF">
        <w:trPr>
          <w:trHeight w:val="360"/>
          <w:del w:id="408" w:author="mary.inoue@fap.local" w:date="2026-09-22T12:52:00Z" w16du:dateUtc="2026-09-22T16:5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6FCEFD54" w14:textId="77777777" w:rsidR="00453FAF" w:rsidRPr="005854FD" w:rsidRDefault="00453FAF" w:rsidP="00453FAF">
            <w:pPr>
              <w:pStyle w:val="Heading3"/>
              <w:rPr>
                <w:del w:id="409" w:author="mary.inoue@fap.local" w:date="2026-09-22T12:52:00Z" w16du:dateUtc="2026-09-22T16:52:00Z"/>
                <w:b w:val="0"/>
              </w:rPr>
            </w:pPr>
            <w:del w:id="410" w:author="mary.inoue@fap.local" w:date="2026-09-22T12:52:00Z" w16du:dateUtc="2026-09-22T16:52:00Z">
              <w:r w:rsidRPr="005854FD">
                <w:rPr>
                  <w:b w:val="0"/>
                </w:rPr>
                <w:delText>Other/Unknown</w:delText>
              </w:r>
            </w:del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72D960FF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11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  <w:del w:id="412" w:author="mary.inoue@fap.local" w:date="2026-09-22T12:52:00Z" w16du:dateUtc="2026-09-22T16:52:00Z">
              <w:r w:rsidRPr="005854FD">
                <w:rPr>
                  <w:rFonts w:cstheme="minorHAnsi"/>
                  <w:sz w:val="24"/>
                  <w:szCs w:val="24"/>
                </w:rPr>
                <w:delText>&lt;5***</w:delText>
              </w:r>
            </w:del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186AFC9E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13" w:author="mary.inoue@fap.local" w:date="2026-09-22T12:52:00Z" w16du:dateUtc="2026-09-22T16:52:00Z"/>
                <w:rFonts w:cstheme="minorHAnsi"/>
                <w:sz w:val="24"/>
                <w:szCs w:val="24"/>
              </w:rPr>
            </w:pPr>
          </w:p>
        </w:tc>
      </w:tr>
    </w:tbl>
    <w:p w14:paraId="0AED50D3" w14:textId="77777777" w:rsidR="00A22BFD" w:rsidRDefault="00A22BFD">
      <w:pPr>
        <w:rPr>
          <w:del w:id="414" w:author="mary.inoue@fap.local" w:date="2026-09-22T12:52:00Z" w16du:dateUtc="2026-09-22T16:52:00Z"/>
        </w:rPr>
      </w:pPr>
    </w:p>
    <w:p w14:paraId="4D4268B9" w14:textId="77777777" w:rsidR="00E41402" w:rsidRDefault="00E41402">
      <w:pPr>
        <w:rPr>
          <w:del w:id="415" w:author="mary.inoue@fap.local" w:date="2026-09-22T12:52:00Z" w16du:dateUtc="2026-09-22T16:52:00Z"/>
        </w:rPr>
      </w:pPr>
    </w:p>
    <w:p w14:paraId="07B85249" w14:textId="77777777" w:rsidR="00E41402" w:rsidRDefault="00E41402">
      <w:pPr>
        <w:rPr>
          <w:del w:id="416" w:author="mary.inoue@fap.local" w:date="2026-09-22T12:52:00Z" w16du:dateUtc="2026-09-22T16:52:00Z"/>
        </w:rPr>
      </w:pPr>
    </w:p>
    <w:p w14:paraId="45395C2A" w14:textId="77777777" w:rsidR="00C428CF" w:rsidRDefault="00C428CF">
      <w:pPr>
        <w:rPr>
          <w:del w:id="417" w:author="mary.inoue@fap.local" w:date="2026-09-22T12:52:00Z" w16du:dateUtc="2026-09-22T16:52:00Z"/>
        </w:rPr>
      </w:pPr>
    </w:p>
    <w:p w14:paraId="44918017" w14:textId="77777777" w:rsidR="00C428CF" w:rsidRDefault="00C428CF">
      <w:pPr>
        <w:rPr>
          <w:del w:id="418" w:author="mary.inoue@fap.local" w:date="2026-09-22T12:52:00Z" w16du:dateUtc="2026-09-22T16:52:00Z"/>
        </w:rPr>
      </w:pPr>
    </w:p>
    <w:p w14:paraId="1CEBBB1D" w14:textId="77777777" w:rsidR="00C428CF" w:rsidRDefault="00C428CF">
      <w:pPr>
        <w:rPr>
          <w:del w:id="419" w:author="mary.inoue@fap.local" w:date="2026-09-22T12:52:00Z" w16du:dateUtc="2026-09-22T16:52:00Z"/>
        </w:rPr>
      </w:pPr>
    </w:p>
    <w:p w14:paraId="1A760953" w14:textId="77777777" w:rsidR="00C428CF" w:rsidRDefault="00C428CF">
      <w:pPr>
        <w:rPr>
          <w:del w:id="420" w:author="mary.inoue@fap.local" w:date="2026-09-22T12:52:00Z" w16du:dateUtc="2026-09-22T16:52:00Z"/>
        </w:rPr>
      </w:pPr>
    </w:p>
    <w:p w14:paraId="3D507B10" w14:textId="77777777" w:rsidR="00C428CF" w:rsidRDefault="00C428CF">
      <w:pPr>
        <w:rPr>
          <w:del w:id="421" w:author="mary.inoue@fap.local" w:date="2026-09-22T12:52:00Z" w16du:dateUtc="2026-09-22T16:52:00Z"/>
        </w:rPr>
      </w:pPr>
    </w:p>
    <w:p w14:paraId="538DDA58" w14:textId="77777777" w:rsidR="00C428CF" w:rsidRDefault="00C428CF">
      <w:pPr>
        <w:rPr>
          <w:del w:id="422" w:author="mary.inoue@fap.local" w:date="2026-09-22T12:52:00Z" w16du:dateUtc="2026-09-22T16:52:00Z"/>
        </w:rPr>
      </w:pPr>
    </w:p>
    <w:p w14:paraId="03FE5164" w14:textId="77777777" w:rsidR="00C428CF" w:rsidRDefault="00C428CF">
      <w:pPr>
        <w:rPr>
          <w:del w:id="423" w:author="mary.inoue@fap.local" w:date="2026-09-22T12:52:00Z" w16du:dateUtc="2026-09-22T16:52:00Z"/>
        </w:rPr>
      </w:pPr>
    </w:p>
    <w:p w14:paraId="4E8520A0" w14:textId="77777777" w:rsidR="00C428CF" w:rsidRDefault="00C428CF">
      <w:pPr>
        <w:rPr>
          <w:del w:id="424" w:author="mary.inoue@fap.local" w:date="2026-09-22T12:52:00Z" w16du:dateUtc="2026-09-22T16:52:00Z"/>
        </w:rPr>
      </w:pPr>
    </w:p>
    <w:p w14:paraId="644175E9" w14:textId="77777777" w:rsidR="00C715C2" w:rsidRDefault="00C715C2">
      <w:pPr>
        <w:rPr>
          <w:del w:id="425" w:author="mary.inoue@fap.local" w:date="2026-09-22T12:52:00Z" w16du:dateUtc="2026-09-22T16:52:00Z"/>
        </w:rPr>
      </w:pPr>
    </w:p>
    <w:p w14:paraId="3E55590A" w14:textId="77777777" w:rsidR="00C428CF" w:rsidRDefault="00C428CF">
      <w:pPr>
        <w:rPr>
          <w:del w:id="426" w:author="mary.inoue@fap.local" w:date="2026-09-22T12:52:00Z" w16du:dateUtc="2026-09-22T16:52:00Z"/>
        </w:rPr>
      </w:pPr>
    </w:p>
    <w:p w14:paraId="6B45B5F6" w14:textId="77777777" w:rsidR="00086263" w:rsidRDefault="00086263" w:rsidP="00E41402">
      <w:pPr>
        <w:spacing w:after="0"/>
        <w:rPr>
          <w:del w:id="427" w:author="mary.inoue@fap.local" w:date="2026-09-22T12:52:00Z" w16du:dateUtc="2026-09-22T16:52:00Z"/>
          <w:sz w:val="24"/>
          <w:szCs w:val="24"/>
        </w:rPr>
      </w:pPr>
    </w:p>
    <w:p w14:paraId="6C629CB2" w14:textId="77777777" w:rsidR="00E41402" w:rsidRPr="00E41402" w:rsidRDefault="00E41402" w:rsidP="00E41402">
      <w:pPr>
        <w:spacing w:after="0"/>
        <w:rPr>
          <w:del w:id="428" w:author="mary.inoue@fap.local" w:date="2026-09-22T12:52:00Z" w16du:dateUtc="2026-09-22T16:52:00Z"/>
          <w:sz w:val="24"/>
          <w:szCs w:val="24"/>
        </w:rPr>
      </w:pPr>
      <w:del w:id="429" w:author="mary.inoue@fap.local" w:date="2026-09-22T12:52:00Z" w16du:dateUtc="2026-09-22T16:52:00Z">
        <w:r w:rsidRPr="00E41402">
          <w:rPr>
            <w:sz w:val="24"/>
            <w:szCs w:val="24"/>
          </w:rPr>
          <w:delText xml:space="preserve">* </w:delText>
        </w:r>
        <w:r w:rsidR="006D22FC">
          <w:rPr>
            <w:sz w:val="24"/>
            <w:szCs w:val="24"/>
          </w:rPr>
          <w:delText>Case investigations are</w:delText>
        </w:r>
        <w:r w:rsidRPr="00E41402">
          <w:rPr>
            <w:sz w:val="24"/>
            <w:szCs w:val="24"/>
          </w:rPr>
          <w:delText xml:space="preserve"> ongoing</w:delText>
        </w:r>
        <w:r w:rsidR="006D22FC">
          <w:rPr>
            <w:sz w:val="24"/>
            <w:szCs w:val="24"/>
          </w:rPr>
          <w:delText xml:space="preserve"> and</w:delText>
        </w:r>
        <w:r w:rsidRPr="00E41402">
          <w:rPr>
            <w:sz w:val="24"/>
            <w:szCs w:val="24"/>
          </w:rPr>
          <w:delText xml:space="preserve"> these data are subject to change.</w:delText>
        </w:r>
      </w:del>
    </w:p>
    <w:p w14:paraId="1E223BF2" w14:textId="77777777" w:rsidR="00E41402" w:rsidRPr="00E41402" w:rsidRDefault="00E41402" w:rsidP="00E41402">
      <w:pPr>
        <w:spacing w:after="0"/>
        <w:rPr>
          <w:del w:id="430" w:author="mary.inoue@fap.local" w:date="2026-09-22T12:52:00Z" w16du:dateUtc="2026-09-22T16:52:00Z"/>
          <w:sz w:val="24"/>
          <w:szCs w:val="24"/>
        </w:rPr>
      </w:pPr>
      <w:del w:id="431" w:author="mary.inoue@fap.local" w:date="2026-09-22T12:52:00Z" w16du:dateUtc="2026-09-22T16:52:00Z">
        <w:r w:rsidRPr="00E41402">
          <w:rPr>
            <w:sz w:val="24"/>
            <w:szCs w:val="24"/>
          </w:rPr>
          <w:delText xml:space="preserve">** </w:delText>
        </w:r>
        <w:r w:rsidR="006D22FC">
          <w:rPr>
            <w:sz w:val="24"/>
            <w:szCs w:val="24"/>
          </w:rPr>
          <w:delText>T</w:delText>
        </w:r>
        <w:r w:rsidRPr="00E41402">
          <w:rPr>
            <w:sz w:val="24"/>
            <w:szCs w:val="24"/>
          </w:rPr>
          <w:delText>otal may not add up to 100 percent</w:delText>
        </w:r>
        <w:r w:rsidR="006D22FC">
          <w:rPr>
            <w:sz w:val="24"/>
            <w:szCs w:val="24"/>
          </w:rPr>
          <w:delText xml:space="preserve"> due to rounding</w:delText>
        </w:r>
        <w:r w:rsidRPr="00E41402">
          <w:rPr>
            <w:sz w:val="24"/>
            <w:szCs w:val="24"/>
          </w:rPr>
          <w:delText>.</w:delText>
        </w:r>
      </w:del>
    </w:p>
    <w:p w14:paraId="22628051" w14:textId="77777777" w:rsidR="00E41402" w:rsidRDefault="00E41402" w:rsidP="00A5391B">
      <w:pPr>
        <w:jc w:val="center"/>
        <w:rPr>
          <w:rPrChange w:id="432" w:author="mary.inoue@fap.local" w:date="2026-09-22T12:52:00Z" w16du:dateUtc="2026-09-22T16:52:00Z">
            <w:rPr>
              <w:sz w:val="24"/>
              <w:szCs w:val="24"/>
            </w:rPr>
          </w:rPrChange>
        </w:rPr>
        <w:pPrChange w:id="433" w:author="mary.inoue@fap.local" w:date="2026-09-22T12:52:00Z" w16du:dateUtc="2026-09-22T16:52:00Z">
          <w:pPr>
            <w:spacing w:after="0"/>
          </w:pPr>
        </w:pPrChange>
      </w:pPr>
      <w:del w:id="434" w:author="mary.inoue@fap.local" w:date="2026-09-22T12:52:00Z" w16du:dateUtc="2026-09-22T16:52:00Z">
        <w:r w:rsidRPr="00E41402">
          <w:rPr>
            <w:sz w:val="24"/>
            <w:szCs w:val="24"/>
          </w:rPr>
          <w:delText xml:space="preserve">*** Numbers under 5 are suppressed </w:delText>
        </w:r>
        <w:r w:rsidR="006D22FC">
          <w:rPr>
            <w:sz w:val="24"/>
            <w:szCs w:val="24"/>
          </w:rPr>
          <w:delText>consistent with Departmental patient privacy and confidentiality policies</w:delText>
        </w:r>
        <w:r w:rsidRPr="00E41402">
          <w:rPr>
            <w:sz w:val="24"/>
            <w:szCs w:val="24"/>
          </w:rPr>
          <w:delText>.</w:delText>
        </w:r>
      </w:del>
    </w:p>
    <w:sectPr w:rsidR="00E4140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  <w:sectPrChange w:id="439" w:author="mary.inoue@fap.local" w:date="2026-09-22T12:52:00Z" w16du:dateUtc="2026-09-22T16:52:00Z">
        <w:sectPr w:rsidR="00E41402">
          <w:pgSz w:w="12240" w:h="15840"/>
          <w:pgMar w:top="1458" w:right="1440" w:bottom="558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A267DF" w14:textId="77777777" w:rsidR="00A22BFD" w:rsidRDefault="00A22BFD" w:rsidP="00C428CF">
      <w:pPr>
        <w:spacing w:after="0" w:line="240" w:lineRule="auto"/>
      </w:pPr>
      <w:r>
        <w:separator/>
      </w:r>
    </w:p>
  </w:endnote>
  <w:endnote w:type="continuationSeparator" w:id="0">
    <w:p w14:paraId="454A4FF5" w14:textId="77777777" w:rsidR="00A22BFD" w:rsidRDefault="00A22BFD" w:rsidP="00C4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52B7A8" w14:textId="77777777" w:rsidR="00012D66" w:rsidRDefault="00012D66">
    <w:pPr>
      <w:pStyle w:val="LightList-Accent1"/>
      <w:pPrChange w:id="438" w:author="mary.inoue@fap.local" w:date="2026-09-22T12:52:00Z" w16du:dateUtc="2026-09-22T16:5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531FEF" w14:textId="77777777" w:rsidR="00A22BFD" w:rsidRDefault="00A22BFD" w:rsidP="00C428CF">
      <w:pPr>
        <w:spacing w:after="0" w:line="240" w:lineRule="auto"/>
      </w:pPr>
      <w:r>
        <w:separator/>
      </w:r>
    </w:p>
  </w:footnote>
  <w:footnote w:type="continuationSeparator" w:id="0">
    <w:p w14:paraId="496CAAF4" w14:textId="77777777" w:rsidR="00A22BFD" w:rsidRDefault="00A22BFD" w:rsidP="00C4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E16F41" w14:textId="77777777" w:rsidR="00C428CF" w:rsidRPr="005D201C" w:rsidRDefault="00691A0F" w:rsidP="00C428CF">
    <w:pPr>
      <w:spacing w:after="0"/>
      <w:rPr>
        <w:del w:id="435" w:author="mary.inoue@fap.local" w:date="2026-09-22T12:52:00Z" w16du:dateUtc="2026-09-22T16:52:00Z"/>
        <w:color w:val="595959" w:themeColor="text1" w:themeTint="A6"/>
      </w:rPr>
    </w:pPr>
    <w:del w:id="436" w:author="mary.inoue@fap.local" w:date="2026-09-22T12:52:00Z" w16du:dateUtc="2026-09-22T16:52:00Z">
      <w:r>
        <w:rPr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11EC7D4B" wp14:editId="388F5288">
            <wp:simplePos x="0" y="0"/>
            <wp:positionH relativeFrom="column">
              <wp:posOffset>5419090</wp:posOffset>
            </wp:positionH>
            <wp:positionV relativeFrom="paragraph">
              <wp:posOffset>-215900</wp:posOffset>
            </wp:positionV>
            <wp:extent cx="523875" cy="53191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H logo.png"/>
                    <pic:cNvPicPr/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3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FB0" w:rsidRPr="005D201C">
        <w:rPr>
          <w:color w:val="595959" w:themeColor="text1" w:themeTint="A6"/>
        </w:rPr>
        <w:delText>MASSACHUSETTS DEPARTMENT OF PUBLIC HEALTH</w:delText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>
        <w:rPr>
          <w:color w:val="595959" w:themeColor="text1" w:themeTint="A6"/>
        </w:rPr>
        <w:tab/>
      </w:r>
      <w:r w:rsidR="00AA7FB0" w:rsidRPr="005D201C">
        <w:rPr>
          <w:color w:val="595959" w:themeColor="text1" w:themeTint="A6"/>
        </w:rPr>
        <w:delText xml:space="preserve"> </w:delText>
      </w:r>
    </w:del>
  </w:p>
  <w:p w14:paraId="5E75E38F" w14:textId="77777777" w:rsidR="00C428CF" w:rsidRPr="00C428CF" w:rsidRDefault="00C428CF">
    <w:pPr>
      <w:pStyle w:val="MediumList1-Accent5"/>
      <w:pPrChange w:id="437" w:author="mary.inoue@fap.local" w:date="2026-09-22T12:52:00Z" w16du:dateUtc="2026-09-22T16:52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12D66"/>
    <w:rsid w:val="000172AA"/>
    <w:rsid w:val="00064320"/>
    <w:rsid w:val="00076BBC"/>
    <w:rsid w:val="00086263"/>
    <w:rsid w:val="00094AC5"/>
    <w:rsid w:val="00132F7D"/>
    <w:rsid w:val="00140891"/>
    <w:rsid w:val="00155120"/>
    <w:rsid w:val="00163BDD"/>
    <w:rsid w:val="001F3B9E"/>
    <w:rsid w:val="00211A15"/>
    <w:rsid w:val="00267B0F"/>
    <w:rsid w:val="0029602C"/>
    <w:rsid w:val="002A4083"/>
    <w:rsid w:val="002C247D"/>
    <w:rsid w:val="002D22E0"/>
    <w:rsid w:val="002D511D"/>
    <w:rsid w:val="00324E61"/>
    <w:rsid w:val="00395556"/>
    <w:rsid w:val="003E02AD"/>
    <w:rsid w:val="003F00CD"/>
    <w:rsid w:val="0040121F"/>
    <w:rsid w:val="004175E5"/>
    <w:rsid w:val="00425F7C"/>
    <w:rsid w:val="00453FAF"/>
    <w:rsid w:val="004642F7"/>
    <w:rsid w:val="00494500"/>
    <w:rsid w:val="004B4464"/>
    <w:rsid w:val="004D03FD"/>
    <w:rsid w:val="00500EF8"/>
    <w:rsid w:val="005120F2"/>
    <w:rsid w:val="005201FD"/>
    <w:rsid w:val="005854FD"/>
    <w:rsid w:val="005B2275"/>
    <w:rsid w:val="005B3636"/>
    <w:rsid w:val="005B7F1A"/>
    <w:rsid w:val="005C3975"/>
    <w:rsid w:val="005D201C"/>
    <w:rsid w:val="00635548"/>
    <w:rsid w:val="00640AED"/>
    <w:rsid w:val="0065070B"/>
    <w:rsid w:val="006575DD"/>
    <w:rsid w:val="006616C6"/>
    <w:rsid w:val="00674D51"/>
    <w:rsid w:val="00691A0F"/>
    <w:rsid w:val="006A49C0"/>
    <w:rsid w:val="006D22FC"/>
    <w:rsid w:val="006D73AD"/>
    <w:rsid w:val="006F5CEB"/>
    <w:rsid w:val="00706622"/>
    <w:rsid w:val="00723985"/>
    <w:rsid w:val="007666AF"/>
    <w:rsid w:val="00875E83"/>
    <w:rsid w:val="00890013"/>
    <w:rsid w:val="008A41B7"/>
    <w:rsid w:val="008C61C6"/>
    <w:rsid w:val="008D0EF2"/>
    <w:rsid w:val="00901CD7"/>
    <w:rsid w:val="00921CBA"/>
    <w:rsid w:val="009371BC"/>
    <w:rsid w:val="009801CD"/>
    <w:rsid w:val="009B31F7"/>
    <w:rsid w:val="009C4CE8"/>
    <w:rsid w:val="00A2270B"/>
    <w:rsid w:val="00A22BFD"/>
    <w:rsid w:val="00A24980"/>
    <w:rsid w:val="00A5391B"/>
    <w:rsid w:val="00A54CA6"/>
    <w:rsid w:val="00A757B6"/>
    <w:rsid w:val="00AA2126"/>
    <w:rsid w:val="00AA7FB0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28CF"/>
    <w:rsid w:val="00C43956"/>
    <w:rsid w:val="00C44A78"/>
    <w:rsid w:val="00C549DE"/>
    <w:rsid w:val="00C715C2"/>
    <w:rsid w:val="00C9492A"/>
    <w:rsid w:val="00D1508E"/>
    <w:rsid w:val="00D1600A"/>
    <w:rsid w:val="00D17B9F"/>
    <w:rsid w:val="00D44047"/>
    <w:rsid w:val="00D46904"/>
    <w:rsid w:val="00D60738"/>
    <w:rsid w:val="00D63120"/>
    <w:rsid w:val="00D64C4F"/>
    <w:rsid w:val="00D758C3"/>
    <w:rsid w:val="00DC250C"/>
    <w:rsid w:val="00E0284E"/>
    <w:rsid w:val="00E214B8"/>
    <w:rsid w:val="00E41402"/>
    <w:rsid w:val="00E45105"/>
    <w:rsid w:val="00E45383"/>
    <w:rsid w:val="00E77954"/>
    <w:rsid w:val="00EA1103"/>
    <w:rsid w:val="00EA5B1B"/>
    <w:rsid w:val="00EB0E11"/>
    <w:rsid w:val="00EB44BF"/>
    <w:rsid w:val="00ED407E"/>
    <w:rsid w:val="00ED46E8"/>
    <w:rsid w:val="00EE3545"/>
    <w:rsid w:val="00EE3D5D"/>
    <w:rsid w:val="00F11D9F"/>
    <w:rsid w:val="00F324D4"/>
    <w:rsid w:val="00F33C0F"/>
    <w:rsid w:val="00F9411B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FD"/>
  </w:style>
  <w:style w:type="paragraph" w:styleId="Heading1">
    <w:name w:val="heading 1"/>
    <w:basedOn w:val="Normal"/>
    <w:next w:val="Normal"/>
    <w:link w:val="Heading1Char"/>
    <w:uiPriority w:val="9"/>
    <w:qFormat/>
    <w:rsid w:val="002A4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spacing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spacing w:after="0"/>
      <w:outlineLvl w:val="2"/>
    </w:pPr>
    <w:rPr>
      <w:rFonts w:eastAsiaTheme="majorEastAsia" w:cstheme="majorBidi"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8CF"/>
  </w:style>
  <w:style w:type="paragraph" w:styleId="Footer">
    <w:name w:val="footer"/>
    <w:basedOn w:val="Normal"/>
    <w:link w:val="Foot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8CF"/>
  </w:style>
  <w:style w:type="character" w:styleId="Hyperlink">
    <w:name w:val="Hyperlink"/>
    <w:basedOn w:val="DefaultParagraphFont"/>
    <w:uiPriority w:val="99"/>
    <w:unhideWhenUsed/>
    <w:rsid w:val="002A408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0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12D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1</cp:revision>
  <dcterms:created xsi:type="dcterms:W3CDTF">2019-10-29T14:34:00Z</dcterms:created>
  <dcterms:modified xsi:type="dcterms:W3CDTF">2026-09-22T16:52:00Z</dcterms:modified>
</cp:coreProperties>
</file>