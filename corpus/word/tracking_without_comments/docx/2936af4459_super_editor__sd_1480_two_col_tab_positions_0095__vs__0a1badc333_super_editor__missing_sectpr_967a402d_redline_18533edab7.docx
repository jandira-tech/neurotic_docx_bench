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6F7979" w14:textId="668548CE" w:rsidR="000D0750" w:rsidRDefault="007E6525" w:rsidP="000D0750">
      <w:pPr>
        <w:tabs>
          <w:tab w:val="right" w:leader="dot" w:pos="4306"/>
        </w:tabs>
        <w:spacing w:line="276" w:lineRule="auto"/>
        <w:rPr>
          <w:del w:id="1" w:author="Comparison" w:date="2026-09-26T15:15:00Z" w16du:dateUtc="2026-09-26T19:15:00Z"/>
        </w:rPr>
      </w:pPr>
      <w:ins w:id="2" w:author="Comparison" w:date="2026-09-26T15:15:00Z" w16du:dateUtc="2026-09-26T19:15:00Z">
        <w:r>
          <w:t>Document without sectPr</w:t>
        </w:r>
      </w:ins>
      <w:del w:id="3" w:author="Comparison" w:date="2026-09-26T15:15:00Z" w16du:dateUtc="2026-09-26T19:15:00Z">
        <w:r w:rsidR="000D0750">
          <w:delText>Page</w:delText>
        </w:r>
        <w:r w:rsidR="000D0750">
          <w:tab/>
          <w:delText>1</w:delText>
        </w:r>
      </w:del>
    </w:p>
    <w:p w14:paraId="37EE0B4A" w14:textId="6F184F49" w:rsidR="000D0750" w:rsidRDefault="000D0750" w:rsidP="000D0750">
      <w:pPr>
        <w:tabs>
          <w:tab w:val="right" w:leader="dot" w:pos="4306"/>
        </w:tabs>
        <w:spacing w:line="276" w:lineRule="auto"/>
        <w:rPr>
          <w:del w:id="4" w:author="Comparison" w:date="2026-09-26T15:15:00Z" w16du:dateUtc="2026-09-26T19:15:00Z"/>
        </w:rPr>
      </w:pPr>
      <w:del w:id="5" w:author="Comparison" w:date="2026-09-26T15:15:00Z" w16du:dateUtc="2026-09-26T19:15:00Z">
        <w:r>
          <w:delText>Page</w:delText>
        </w:r>
        <w:r>
          <w:tab/>
          <w:delText>2</w:delText>
        </w:r>
        <w:r>
          <w:br/>
          <w:delText>Page</w:delText>
        </w:r>
        <w:r>
          <w:tab/>
          <w:delText>5</w:delText>
        </w:r>
        <w:r>
          <w:tab/>
        </w:r>
      </w:del>
    </w:p>
    <w:p w14:paraId="0E44655B" w14:textId="2246E1E0" w:rsidR="000D0750" w:rsidRDefault="000D0750" w:rsidP="000D0750">
      <w:pPr>
        <w:tabs>
          <w:tab w:val="right" w:leader="dot" w:pos="4306"/>
        </w:tabs>
        <w:spacing w:line="276" w:lineRule="auto"/>
        <w:rPr>
          <w:del w:id="6" w:author="Comparison" w:date="2026-09-26T15:15:00Z" w16du:dateUtc="2026-09-26T19:15:00Z"/>
        </w:rPr>
      </w:pPr>
      <w:del w:id="7" w:author="Comparison" w:date="2026-09-26T15:15:00Z" w16du:dateUtc="2026-09-26T19:15:00Z">
        <w:r>
          <w:delText>Page</w:delText>
        </w:r>
        <w:r>
          <w:tab/>
          <w:delText>3</w:delText>
        </w:r>
      </w:del>
    </w:p>
    <w:p w14:paraId="2D382002" w14:textId="79D44BF4" w:rsidR="000D0750" w:rsidRDefault="000D0750" w:rsidP="000D0750">
      <w:pPr>
        <w:tabs>
          <w:tab w:val="right" w:leader="dot" w:pos="4306"/>
        </w:tabs>
        <w:spacing w:line="276" w:lineRule="auto"/>
        <w:rPr>
          <w:del w:id="8" w:author="Comparison" w:date="2026-09-26T15:15:00Z" w16du:dateUtc="2026-09-26T19:15:00Z"/>
        </w:rPr>
      </w:pPr>
      <w:del w:id="9" w:author="Comparison" w:date="2026-09-26T15:15:00Z" w16du:dateUtc="2026-09-26T19:15:00Z">
        <w:r>
          <w:delText>Page</w:delText>
        </w:r>
        <w:r>
          <w:tab/>
          <w:delText>4</w:delText>
        </w:r>
      </w:del>
    </w:p>
    <w:p w14:paraId="6BC6124E" w14:textId="1C067E35" w:rsidR="000D0750" w:rsidRDefault="000D0750" w:rsidP="000D0750">
      <w:pPr>
        <w:tabs>
          <w:tab w:val="right" w:leader="dot" w:pos="4306"/>
        </w:tabs>
        <w:spacing w:line="276" w:lineRule="auto"/>
        <w:rPr>
          <w:del w:id="10" w:author="Comparison" w:date="2026-09-26T15:15:00Z" w16du:dateUtc="2026-09-26T19:15:00Z"/>
        </w:rPr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del w:id="11" w:author="Comparison" w:date="2026-09-26T15:15:00Z" w16du:dateUtc="2026-09-26T19:15:00Z">
        <w:r>
          <w:delText>Page</w:delText>
        </w:r>
        <w:r>
          <w:tab/>
          <w:delText>6</w:delText>
        </w:r>
        <w:r>
          <w:br/>
        </w:r>
      </w:del>
    </w:p>
    <w:p w14:paraId="2AC89342" w14:textId="77777777" w:rsidR="000D0750" w:rsidRDefault="000D0750">
      <w:pPr>
        <w:pPrChange w:id="12" w:author="Comparison" w:date="2026-09-26T15:15:00Z" w16du:dateUtc="2026-09-26T19:15:00Z">
          <w:pPr>
            <w:tabs>
              <w:tab w:val="right" w:leader="dot" w:pos="4306"/>
            </w:tabs>
            <w:spacing w:line="276" w:lineRule="auto"/>
          </w:pPr>
        </w:pPrChange>
      </w:pPr>
    </w:p>
    <w:sectPr w:rsidR="000D0750">
      <w:type w:val="nextPage"/>
      <w:pgSz w:w="12240" w:h="15840"/>
      <w:pgMar w:top="1440" w:right="1440" w:bottom="1440" w:left="1440" w:header="720" w:footer="720" w:gutter="0"/>
      <w:cols w:num="1" w:space="720"/>
      <w:docGrid w:linePitch="360"/>
      <w:sectPrChange w:id="13" w:author="Comparison" w:date="2026-09-26T15:15:00Z" w16du:dateUtc="2026-09-26T19:15:00Z">
        <w:sectPr w:rsidR="000D0750">
          <w:type w:val="continuous"/>
          <w:pgMar w:top="1440" w:right="1440" w:bottom="1440" w:left="1440" w:header="720" w:footer="720" w:gutter="0"/>
          <w:cols w:num="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D0750"/>
    <w:rsid w:val="00124CEA"/>
    <w:rsid w:val="001B0BB6"/>
    <w:rsid w:val="002E1CBC"/>
    <w:rsid w:val="003361CB"/>
    <w:rsid w:val="00394854"/>
    <w:rsid w:val="004A2076"/>
    <w:rsid w:val="00744FED"/>
    <w:rsid w:val="007E0BAC"/>
    <w:rsid w:val="007E6525"/>
    <w:rsid w:val="009505F1"/>
    <w:rsid w:val="00AF4127"/>
    <w:rsid w:val="00C61D86"/>
    <w:rsid w:val="00DD3505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Comparison" w:date="2026-09-26T15:15:00Z">
        <w:pPr>
          <w:spacing w:after="160" w:line="278" w:lineRule="auto"/>
        </w:pPr>
      </w:pPrChange>
    </w:pPr>
    <w:rPr>
      <w:rFonts w:ascii="Times New Roman" w:eastAsia="Times New Roman" w:hAnsi="Times New Roman" w:cs="Times New Roman"/>
      <w:kern w:val="0"/>
      <w:sz w:val="20"/>
      <w:szCs w:val="20"/>
      <w14:ligatures w14:val="none"/>
      <w:rPrChange w:id="0" w:author="Comparison" w:date="2026-09-26T15:15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2026-01-12T19:34:00Z</dcterms:created>
  <dcterms:modified xsi:type="dcterms:W3CDTF">2026-09-26T19:15:00Z</dcterms:modified>
</cp:coreProperties>
</file>