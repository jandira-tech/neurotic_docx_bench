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w14:paraId="76DD30A9" w14:textId="59A32225" pt14:Unid="413b0b90e9e340028889e0e978390903">
      <w:pPr/>
      <w:r>
        <w:t xml:space="preserve">Eu adoro </w:t>
      </w:r>
      <w:del w:author="Arthur Souza Rodrigues" w:id="1" w:date="2026-06-14T06:28:17.019Z">
        <w:r>
          <w:delText>mamão</w:delText>
        </w:r>
      </w:del>
      <w:ins w:author="Arthur Souza Rodrigues" w:id="2" w:date="2026-06-14T06:28:17.019Z">
        <w:r>
          <w:t>mamaum</w:t>
        </w:r>
      </w:ins>
      <w:r>
        <w:t xml:space="preserve"> com laranja todas as manhãs para poder ir ao banheiro direitinho!</w:t>
      </w:r>
    </w:p>
    <w:p w14:paraId="1EA0AE8B" w14:textId="77777777" pt14:Unid="b9e73d35ed3f418fbe15aea40f21732d">
      <w:pPr/>
    </w:p>
    <w:p w14:paraId="1554DA99" w14:textId="5D7AC1BA" pt14:Unid="8b209f958a2448bd945cc9140cfda6fc">
      <w:pPr/>
      <w:r>
        <w:t xml:space="preserve">Eu adoro </w:t>
      </w:r>
      <w:del w:author="Arthur Souza Rodrigues" w:id="3" w:date="2026-06-14T06:28:17.019Z">
        <w:r>
          <w:delText>mamão</w:delText>
        </w:r>
      </w:del>
      <w:ins w:author="Arthur Souza Rodrigues" w:id="4" w:date="2026-06-14T06:28:17.019Z">
        <w:r>
          <w:t>mamaum</w:t>
        </w:r>
      </w:ins>
      <w:r>
        <w:t xml:space="preserve"> com laranja todas as manhãs para poder ir ao banheiro direitinho!</w:t>
      </w:r>
    </w:p>
    <w:p w14:paraId="7352D9B9" w14:textId="0DF0B5A2" pt14:Unid="63f6a2cd945a4253b95da1679688c414">
      <w:pPr/>
      <w:r>
        <w:t xml:space="preserve">Eu adoro </w:t>
      </w:r>
      <w:del w:author="Arthur Souza Rodrigues" w:id="5" w:date="2026-06-14T06:28:17.019Z">
        <w:r>
          <w:delText>mamão</w:delText>
        </w:r>
      </w:del>
      <w:ins w:author="Arthur Souza Rodrigues" w:id="6" w:date="2026-06-14T06:28:17.019Z">
        <w:r>
          <w:t>mamaum</w:t>
        </w:r>
      </w:ins>
      <w:r>
        <w:t xml:space="preserve"> com laranja todas as manhãs para poder ir ao banheiro direitinho!</w:t>
      </w:r>
    </w:p>
    <w:p w14:paraId="4C778C9C" w14:textId="2723B89D" pt14:Unid="ab44a4a02fc948b9829c28836d6ba99c">
      <w:pPr/>
      <w:r>
        <w:t xml:space="preserve">Eu adoro </w:t>
      </w:r>
      <w:del w:author="Arthur Souza Rodrigues" w:id="7" w:date="2026-06-14T06:28:17.019Z">
        <w:r>
          <w:delText>mamão</w:delText>
        </w:r>
      </w:del>
      <w:ins w:author="Arthur Souza Rodrigues" w:id="8" w:date="2026-06-14T06:28:17.019Z">
        <w:r>
          <w:t>mamaum</w:t>
        </w:r>
      </w:ins>
      <w:r>
        <w:t xml:space="preserve"> com laranja todas as manhãs para poder ir ao banheiro direitinho!</w:t>
      </w:r>
    </w:p>
    <w:p w14:paraId="215A26FF" w14:textId="3AC31203" pt14:Unid="d883129bd1854391966aaee9e5d23ac1">
      <w:pPr/>
      <w:r>
        <w:t xml:space="preserve">Eu adoro </w:t>
      </w:r>
      <w:del w:author="Arthur Souza Rodrigues" w:id="9" w:date="2026-06-14T06:28:17.019Z">
        <w:r>
          <w:delText>mamão</w:delText>
        </w:r>
      </w:del>
      <w:ins w:author="Arthur Souza Rodrigues" w:id="10" w:date="2026-06-14T06:28:17.019Z">
        <w:r>
          <w:t>mamaum</w:t>
        </w:r>
      </w:ins>
      <w:r>
        <w:t xml:space="preserve"> com laranja todas as manhãs para poder ir ao banheiro direitinho!</w:t>
      </w:r>
    </w:p>
    <w:p w14:paraId="1A96D4D0" w14:textId="7BB231CC" pt14:Unid="4840b4794ded4dcaaf567ea93e25c7de">
      <w:pPr/>
      <w:r>
        <w:t xml:space="preserve">Eu adoro </w:t>
      </w:r>
      <w:del w:author="Arthur Souza Rodrigues" w:id="11" w:date="2026-06-14T06:28:17.019Z">
        <w:r>
          <w:delText>mamão</w:delText>
        </w:r>
      </w:del>
      <w:ins w:author="Arthur Souza Rodrigues" w:id="12" w:date="2026-06-14T06:28:17.019Z">
        <w:r>
          <w:t>mamaum</w:t>
        </w:r>
      </w:ins>
      <w:r>
        <w:t xml:space="preserve"> com laranja todas as manhãs para poder ir ao banheiro direitinho!</w:t>
      </w:r>
    </w:p>
    <w:p w14:paraId="276EF0AD" w14:textId="2BA60925" pt14:Unid="d949d5875eea45adb522c8f3935f08fb">
      <w:pPr/>
      <w:r>
        <w:t xml:space="preserve">Eu adoro </w:t>
      </w:r>
      <w:del w:author="Arthur Souza Rodrigues" w:id="13" w:date="2026-06-14T06:28:17.019Z">
        <w:r>
          <w:delText>mamão</w:delText>
        </w:r>
      </w:del>
      <w:ins w:author="Arthur Souza Rodrigues" w:id="14" w:date="2026-06-14T06:28:17.019Z">
        <w:r>
          <w:t>mamaum</w:t>
        </w:r>
      </w:ins>
      <w:r>
        <w:t xml:space="preserve"> com laranja todas as manhãs para poder ir ao banheiro direitinho!</w:t>
      </w:r>
    </w:p>
    <w:p w14:paraId="6613F0C4" w14:textId="3984C355" pt14:Unid="b4b6b9f80ad2436089446aebde13d707">
      <w:pPr/>
      <w:r>
        <w:t xml:space="preserve">Eu adoro </w:t>
      </w:r>
      <w:del w:author="Arthur Souza Rodrigues" w:id="15" w:date="2026-06-14T06:28:17.019Z">
        <w:r>
          <w:delText>mamão</w:delText>
        </w:r>
      </w:del>
      <w:ins w:author="Arthur Souza Rodrigues" w:id="16" w:date="2026-06-14T06:28:17.019Z">
        <w:r>
          <w:t>mamaum</w:t>
        </w:r>
      </w:ins>
      <w:r>
        <w:t xml:space="preserve"> com laranja todas as manhãs para poder ir ao banheiro direitinho!</w:t>
      </w:r>
    </w:p>
    <w:p w14:paraId="260879D4" w14:textId="6ABAF434" pt14:Unid="3e7a5bf703914b04ae936f2e6b09e899">
      <w:pPr/>
      <w:r>
        <w:t xml:space="preserve">Eu adoro </w:t>
      </w:r>
      <w:del w:author="Arthur Souza Rodrigues" w:id="17" w:date="2026-06-14T06:28:17.019Z">
        <w:r>
          <w:delText>mamão</w:delText>
        </w:r>
      </w:del>
      <w:ins w:author="Arthur Souza Rodrigues" w:id="18" w:date="2026-06-14T06:28:17.019Z">
        <w:r>
          <w:t>mamaum</w:t>
        </w:r>
      </w:ins>
      <w:r>
        <w:t xml:space="preserve"> com laranja todas as manhãs para poder ir ao banheiro direitinho!</w:t>
      </w:r>
    </w:p>
    <w:p w14:paraId="2E367FB3" w14:textId="6263AECB" pt14:Unid="04280a66da0846429f1f8d787ed0f558">
      <w:pPr/>
      <w:r>
        <w:t xml:space="preserve">Eu adoro </w:t>
      </w:r>
      <w:del w:author="Arthur Souza Rodrigues" w:id="19" w:date="2026-06-14T06:28:17.019Z">
        <w:r>
          <w:delText>mamão</w:delText>
        </w:r>
      </w:del>
      <w:ins w:author="Arthur Souza Rodrigues" w:id="20" w:date="2026-06-14T06:28:17.019Z">
        <w:r>
          <w:t>mamaum</w:t>
        </w:r>
      </w:ins>
      <w:r>
        <w:t xml:space="preserve"> com laranja todas as manhãs para poder ir ao banheiro direitinho!</w:t>
      </w:r>
    </w:p>
    <w:p w14:paraId="7BCDCD04" w14:textId="0FF5799E" pt14:Unid="05cc98c4582241468bfaba8a9dd48889">
      <w:pPr/>
      <w:r>
        <w:t xml:space="preserve">Eu adoro </w:t>
      </w:r>
      <w:del w:author="Arthur Souza Rodrigues" w:id="21" w:date="2026-06-14T06:28:17.019Z">
        <w:r>
          <w:delText>mamão</w:delText>
        </w:r>
      </w:del>
      <w:ins w:author="Arthur Souza Rodrigues" w:id="22" w:date="2026-06-14T06:28:17.019Z">
        <w:r>
          <w:t>mamaum</w:t>
        </w:r>
      </w:ins>
      <w:r>
        <w:t xml:space="preserve"> com laranja todas as manhãs para poder ir ao banheiro direitinho!</w:t>
      </w:r>
    </w:p>
    <w:p w14:paraId="213F0E3D" w14:textId="64FB97F6" pt14:Unid="7a3cc059ad7a4ed995467805d1ab6da9">
      <w:pPr/>
      <w:r>
        <w:t xml:space="preserve">Eu adoro </w:t>
      </w:r>
      <w:del w:author="Arthur Souza Rodrigues" w:id="23" w:date="2026-06-14T06:28:17.019Z">
        <w:r>
          <w:delText>mamão</w:delText>
        </w:r>
      </w:del>
      <w:ins w:author="Arthur Souza Rodrigues" w:id="24" w:date="2026-06-14T06:28:17.019Z">
        <w:r>
          <w:t>mamaum</w:t>
        </w:r>
      </w:ins>
      <w:r>
        <w:t xml:space="preserve"> com laranja todas as manhãs para poder ir ao banheiro direitinho!</w:t>
      </w:r>
    </w:p>
    <w:p w14:paraId="0B11F056" w14:textId="1160A9C1" pt14:Unid="a7f876d8077d43f1bb26b249a62d80f0">
      <w:pPr/>
      <w:r>
        <w:t xml:space="preserve">Eu adoro </w:t>
      </w:r>
      <w:del w:author="Arthur Souza Rodrigues" w:id="25" w:date="2026-06-14T06:28:17.019Z">
        <w:r>
          <w:delText>mamão</w:delText>
        </w:r>
      </w:del>
      <w:ins w:author="Arthur Souza Rodrigues" w:id="26" w:date="2026-06-14T06:28:17.019Z">
        <w:r>
          <w:t>mamaum</w:t>
        </w:r>
      </w:ins>
      <w:r>
        <w:t xml:space="preserve"> com laranja todas as manhãs para poder ir ao banheiro direitinho!</w:t>
      </w:r>
    </w:p>
    <w:p w14:paraId="4A3DD33B" w14:textId="3E32B5CA" pt14:Unid="4753c5a645fa46d292581d6be387bc5e">
      <w:pPr/>
      <w:r>
        <w:t xml:space="preserve">Eu adoro </w:t>
      </w:r>
      <w:del w:author="Arthur Souza Rodrigues" w:id="27" w:date="2026-06-14T06:28:17.019Z">
        <w:r>
          <w:delText>mamão</w:delText>
        </w:r>
      </w:del>
      <w:ins w:author="Arthur Souza Rodrigues" w:id="28" w:date="2026-06-14T06:28:17.019Z">
        <w:r>
          <w:t>mamaum</w:t>
        </w:r>
      </w:ins>
      <w:r>
        <w:t xml:space="preserve"> com laranja todas as manhãs para poder ir ao banheiro direitinho!</w:t>
      </w:r>
    </w:p>
    <w:p w14:paraId="40DD5CEB" w14:textId="2EDC52A0" pt14:Unid="68afe7edcc1d4152abfd180053ea8a3c">
      <w:pPr/>
      <w:r>
        <w:t xml:space="preserve">Eu adoro </w:t>
      </w:r>
      <w:del w:author="Arthur Souza Rodrigues" w:id="29" w:date="2026-06-14T06:28:17.019Z">
        <w:r>
          <w:delText>mamão</w:delText>
        </w:r>
      </w:del>
      <w:ins w:author="Arthur Souza Rodrigues" w:id="30" w:date="2026-06-14T06:28:17.019Z">
        <w:r>
          <w:t>mamaum</w:t>
        </w:r>
      </w:ins>
      <w:r>
        <w:t xml:space="preserve"> com laranja todas as manhãs para poder ir ao banheiro direitinho!</w:t>
      </w:r>
    </w:p>
    <w:p w14:paraId="07427F16" w14:textId="0D5741D7" pt14:Unid="7ef7049e2e314a438063eca353d85ef1">
      <w:pPr/>
      <w:r>
        <w:t xml:space="preserve">Eu adoro </w:t>
      </w:r>
      <w:del w:author="Arthur Souza Rodrigues" w:id="31" w:date="2026-06-14T06:28:17.019Z">
        <w:r>
          <w:delText>mamão</w:delText>
        </w:r>
      </w:del>
      <w:ins w:author="Arthur Souza Rodrigues" w:id="32" w:date="2026-06-14T06:28:17.019Z">
        <w:r>
          <w:t>mamaum</w:t>
        </w:r>
      </w:ins>
      <w:r>
        <w:t xml:space="preserve"> com laranja todas as manhãs para poder ir ao banheiro direitinho!</w:t>
      </w:r>
    </w:p>
    <w:p w14:paraId="1D122F0F" w14:textId="0B4271DF" pt14:Unid="0c9a45e4dfc8492b94a522d0947dc6d9">
      <w:pPr/>
      <w:r>
        <w:t xml:space="preserve">Eu adoro </w:t>
      </w:r>
      <w:del w:author="Arthur Souza Rodrigues" w:id="33" w:date="2026-06-14T06:28:17.019Z">
        <w:r>
          <w:delText>mamão</w:delText>
        </w:r>
      </w:del>
      <w:ins w:author="Arthur Souza Rodrigues" w:id="34" w:date="2026-06-14T06:28:17.019Z">
        <w:r>
          <w:t>mamaum</w:t>
        </w:r>
      </w:ins>
      <w:r>
        <w:t xml:space="preserve"> com laranja todas as manhãs para poder ir ao banheiro direitinho!</w:t>
      </w:r>
    </w:p>
    <w:p w14:paraId="5DA4118A" w14:textId="77777777" pt14:Unid="1741d8112cc942e2bd9e50ab41d3a728">
      <w:pPr pt14:Unid="6b9aca9a91174b69b60dc411b05b9823">
        <w:pStyle w:val="ListParagraph" pt14:Unid="cea4d27621344686891ca0b439e8f792"/>
        <w:numPr pt14:Unid="7cc3efb9a3094a40b816f6e1a7ba6244">
          <w:ilvl w:val="0" pt14:Unid="1d1ea4d61bb2491bbeeee69d1f77f10f"/>
          <w:numId w:val="1" pt14:Unid="f113445aadef4af6977c9e226ff7746f"/>
        </w:numPr>
      </w:pPr>
    </w:p>
    <w:p w14:paraId="649E82E8" w14:textId="05AFFA50" pt14:Unid="c9cb0ba9fcd94f369da4d7a43f16ee7c">
      <w:pPr/>
      <w:r>
        <w:t xml:space="preserve">Eu adoro </w:t>
      </w:r>
      <w:del w:author="Arthur Souza Rodrigues" w:id="35" w:date="2026-06-14T06:28:17.019Z">
        <w:r>
          <w:delText>mamão</w:delText>
        </w:r>
      </w:del>
      <w:ins w:author="Arthur Souza Rodrigues" w:id="36" w:date="2026-06-14T06:28:17.019Z">
        <w:r>
          <w:t>mamaum</w:t>
        </w:r>
      </w:ins>
      <w:r>
        <w:t xml:space="preserve"> com laranja todas as manhãs para poder ir ao banheiro direitinho!</w:t>
      </w:r>
    </w:p>
    <w:p w14:paraId="3010DE31" w14:textId="77777777" pt14:Unid="dac12385ba3d494d88499f8a346874d3">
      <w:pPr/>
    </w:p>
    <w:p w14:paraId="1228C476" w14:textId="04D746BE" pt14:Unid="4cc1a0fb01af4ff5aa47322441e3dfd4">
      <w:pPr/>
      <w:r>
        <w:t xml:space="preserve">Eu adoro </w:t>
      </w:r>
      <w:del w:author="Arthur Souza Rodrigues" w:id="37" w:date="2026-06-14T06:28:17.019Z">
        <w:r>
          <w:delText>mamão</w:delText>
        </w:r>
      </w:del>
      <w:ins w:author="Arthur Souza Rodrigues" w:id="38" w:date="2026-06-14T06:28:17.019Z">
        <w:r>
          <w:t>mamaum</w:t>
        </w:r>
      </w:ins>
      <w:r>
        <w:t xml:space="preserve"> com laranja todas as manhãs para poder ir ao banheiro direitinho!</w:t>
      </w:r>
    </w:p>
    <w:p w14:paraId="4105A15C" w14:textId="09C44406" pt14:Unid="605e997ff4b9491d9dac72121fc9c50e">
      <w:pPr/>
      <w:r>
        <w:t xml:space="preserve">Eu adoro </w:t>
      </w:r>
      <w:del w:author="Arthur Souza Rodrigues" w:id="39" w:date="2026-06-14T06:28:17.019Z">
        <w:r>
          <w:delText>mamão</w:delText>
        </w:r>
      </w:del>
      <w:ins w:author="Arthur Souza Rodrigues" w:id="40" w:date="2026-06-14T06:28:17.019Z">
        <w:r>
          <w:t>mamaum</w:t>
        </w:r>
      </w:ins>
      <w:r>
        <w:t xml:space="preserve"> com laranja todas as manhãs para poder ir ao banheiro direitinho!</w:t>
      </w:r>
    </w:p>
    <w:p w14:paraId="100C0CA2" w14:textId="4006041E" pt14:Unid="8cdae195960449f299130b49d07bf1b5">
      <w:pPr/>
      <w:r>
        <w:t xml:space="preserve">Eu adoro </w:t>
      </w:r>
      <w:del w:author="Arthur Souza Rodrigues" w:id="41" w:date="2026-06-14T06:28:17.019Z">
        <w:r>
          <w:delText>mamão</w:delText>
        </w:r>
      </w:del>
      <w:ins w:author="Arthur Souza Rodrigues" w:id="42" w:date="2026-06-14T06:28:17.019Z">
        <w:r>
          <w:t>mamaum</w:t>
        </w:r>
      </w:ins>
      <w:r>
        <w:t xml:space="preserve"> com laranja todas as manhãs para poder ir ao banheiro direitinho!</w:t>
      </w:r>
    </w:p>
    <w:p w14:paraId="394D5DE5" w14:textId="36EDEC6B" pt14:Unid="1ab6bbaee4f94c6184717cb41b5fab87">
      <w:pPr/>
      <w:r>
        <w:t xml:space="preserve">Eu adoro </w:t>
      </w:r>
      <w:del w:author="Arthur Souza Rodrigues" w:id="43" w:date="2026-06-14T06:28:17.019Z">
        <w:r>
          <w:delText>mamão</w:delText>
        </w:r>
      </w:del>
      <w:ins w:author="Arthur Souza Rodrigues" w:id="44" w:date="2026-06-14T06:28:17.019Z">
        <w:r>
          <w:t>mamaum</w:t>
        </w:r>
      </w:ins>
      <w:r>
        <w:t xml:space="preserve"> com laranja todas as manhãs para poder ir ao banheiro direitinho!</w:t>
      </w:r>
    </w:p>
    <w:p w14:paraId="6817F920" w14:textId="170C2285" pt14:Unid="741b5c5cca0947598a8234ecfecf68c1">
      <w:pPr/>
      <w:r>
        <w:t xml:space="preserve">Eu adoro </w:t>
      </w:r>
      <w:del w:author="Arthur Souza Rodrigues" w:id="45" w:date="2026-06-14T06:28:17.019Z">
        <w:r>
          <w:delText>mamão</w:delText>
        </w:r>
      </w:del>
      <w:ins w:author="Arthur Souza Rodrigues" w:id="46" w:date="2026-06-14T06:28:17.019Z">
        <w:r>
          <w:t>mamaum</w:t>
        </w:r>
      </w:ins>
      <w:r>
        <w:t xml:space="preserve"> com laranja todas as manhãs para poder ir ao banheiro direitinho!</w:t>
      </w:r>
    </w:p>
    <w:p w14:paraId="7ABD1FC8" w14:textId="3C668B92" pt14:Unid="296f5aa6763848289c36f55165b4902b">
      <w:pPr/>
      <w:r>
        <w:t xml:space="preserve">Eu adoro </w:t>
      </w:r>
      <w:del w:author="Arthur Souza Rodrigues" w:id="47" w:date="2026-06-14T06:28:17.019Z">
        <w:r>
          <w:delText>mamão</w:delText>
        </w:r>
      </w:del>
      <w:ins w:author="Arthur Souza Rodrigues" w:id="48" w:date="2026-06-14T06:28:17.019Z">
        <w:r>
          <w:t>mamaum</w:t>
        </w:r>
      </w:ins>
      <w:r>
        <w:t xml:space="preserve"> com laranja todas as manhãs para poder ir ao banheiro direitinho!</w:t>
      </w:r>
    </w:p>
    <w:p w14:paraId="44792FB8" w14:textId="72D55211" pt14:Unid="b086dc692a5541768d75c852b1a48f17">
      <w:pPr/>
      <w:r>
        <w:t xml:space="preserve">Eu adoro </w:t>
      </w:r>
      <w:del w:author="Arthur Souza Rodrigues" w:id="49" w:date="2026-06-14T06:28:17.019Z">
        <w:r>
          <w:delText>mamão</w:delText>
        </w:r>
      </w:del>
      <w:ins w:author="Arthur Souza Rodrigues" w:id="50" w:date="2026-06-14T06:28:17.019Z">
        <w:r>
          <w:t>mamaum</w:t>
        </w:r>
      </w:ins>
      <w:r>
        <w:t xml:space="preserve"> com laranja todas as manhãs para poder ir ao banheiro direitinho!</w:t>
      </w:r>
    </w:p>
    <w:p w14:paraId="78288D9E" w14:textId="0FA28641" pt14:Unid="c2d9e0b1cd8642be8d8465e98eb4a72a">
      <w:pPr/>
      <w:r>
        <w:t xml:space="preserve">Eu adoro </w:t>
      </w:r>
      <w:del w:author="Arthur Souza Rodrigues" w:id="51" w:date="2026-06-14T06:28:17.019Z">
        <w:r>
          <w:delText>mamão</w:delText>
        </w:r>
      </w:del>
      <w:ins w:author="Arthur Souza Rodrigues" w:id="52" w:date="2026-06-14T06:28:17.019Z">
        <w:r>
          <w:t>mamaum</w:t>
        </w:r>
      </w:ins>
      <w:r>
        <w:t xml:space="preserve"> com laranja todas as manhãs para poder ir ao banheiro direitinho!</w:t>
      </w:r>
    </w:p>
    <w:p w14:paraId="46CDD631" w14:textId="0333564B" pt14:Unid="06e0f612e7fa4c85a0268082bca528f5">
      <w:pPr/>
      <w:r>
        <w:t xml:space="preserve">Eu adoro </w:t>
      </w:r>
      <w:del w:author="Arthur Souza Rodrigues" w:id="53" w:date="2026-06-14T06:28:17.019Z">
        <w:r>
          <w:delText>mamão</w:delText>
        </w:r>
      </w:del>
      <w:ins w:author="Arthur Souza Rodrigues" w:id="54" w:date="2026-06-14T06:28:17.019Z">
        <w:r>
          <w:t>mamaum</w:t>
        </w:r>
      </w:ins>
      <w:r>
        <w:t xml:space="preserve"> com laranja todas as manhãs para poder ir ao banheiro direitinho!</w:t>
      </w:r>
    </w:p>
    <w:p w14:paraId="619EEFF0" w14:textId="1258D721" pt14:Unid="4a85422933b847ecadab3e76fd78bd28">
      <w:pPr/>
      <w:r>
        <w:t xml:space="preserve">Eu adoro </w:t>
      </w:r>
      <w:del w:author="Arthur Souza Rodrigues" w:id="55" w:date="2026-06-14T06:28:17.019Z">
        <w:r>
          <w:delText>mamão</w:delText>
        </w:r>
      </w:del>
      <w:ins w:author="Arthur Souza Rodrigues" w:id="56" w:date="2026-06-14T06:28:17.019Z">
        <w:r>
          <w:t>mamaum</w:t>
        </w:r>
      </w:ins>
      <w:r>
        <w:t xml:space="preserve"> com laranja todas as manhãs para poder ir ao banheiro direitinho!</w:t>
      </w:r>
    </w:p>
    <w:p w14:paraId="2967B7BC" w14:textId="76E042A2" pt14:Unid="787c418292c44bc2b33846c590afdc5b">
      <w:pPr/>
      <w:r>
        <w:t xml:space="preserve">Eu adoro </w:t>
      </w:r>
      <w:del w:author="Arthur Souza Rodrigues" w:id="57" w:date="2026-06-14T06:28:17.019Z">
        <w:r>
          <w:delText>mamão</w:delText>
        </w:r>
      </w:del>
      <w:ins w:author="Arthur Souza Rodrigues" w:id="58" w:date="2026-06-14T06:28:17.019Z">
        <w:r>
          <w:t>mamaum</w:t>
        </w:r>
      </w:ins>
      <w:r>
        <w:t xml:space="preserve"> com laranja todas as manhãs para poder ir ao banheiro direitinho!</w:t>
      </w:r>
    </w:p>
    <w:p w14:paraId="0B007035" w14:textId="21C12C90" pt14:Unid="5aa5a0e22bb54279b96f500847d4db82">
      <w:pPr/>
      <w:r>
        <w:t xml:space="preserve">Eu adoro </w:t>
      </w:r>
      <w:del w:author="Arthur Souza Rodrigues" w:id="59" w:date="2026-06-14T06:28:17.019Z">
        <w:r>
          <w:delText>mamão</w:delText>
        </w:r>
      </w:del>
      <w:ins w:author="Arthur Souza Rodrigues" w:id="60" w:date="2026-06-14T06:28:17.019Z">
        <w:r>
          <w:t>mamaum</w:t>
        </w:r>
      </w:ins>
      <w:r>
        <w:t xml:space="preserve"> com laranja todas as manhãs para poder ir ao banheiro direitinho!</w:t>
      </w:r>
    </w:p>
    <w:p w14:paraId="2ADD4A9E" w14:textId="0335E12F" pt14:Unid="edb19ca35e494b9897953a080fdb5c6e">
      <w:pPr/>
      <w:r>
        <w:t xml:space="preserve">Eu adoro </w:t>
      </w:r>
      <w:del w:author="Arthur Souza Rodrigues" w:id="61" w:date="2026-06-14T06:28:17.019Z">
        <w:r>
          <w:delText>mamão</w:delText>
        </w:r>
      </w:del>
      <w:ins w:author="Arthur Souza Rodrigues" w:id="62" w:date="2026-06-14T06:28:17.019Z">
        <w:r>
          <w:t>mamaum</w:t>
        </w:r>
      </w:ins>
      <w:r>
        <w:t xml:space="preserve"> com laranja todas as manhãs para poder ir ao banheiro direitinho!</w:t>
      </w:r>
    </w:p>
    <w:p w14:paraId="06844D11" w14:textId="094614E9" pt14:Unid="e26387435b7f4d52b22bd42c8172440d">
      <w:pPr/>
      <w:r>
        <w:t xml:space="preserve">Eu adoro </w:t>
      </w:r>
      <w:del w:author="Arthur Souza Rodrigues" w:id="63" w:date="2026-06-14T06:28:17.019Z">
        <w:r>
          <w:delText>mamão</w:delText>
        </w:r>
      </w:del>
      <w:ins w:author="Arthur Souza Rodrigues" w:id="64" w:date="2026-06-14T06:28:17.019Z">
        <w:r>
          <w:t>mamaum</w:t>
        </w:r>
      </w:ins>
      <w:r>
        <w:t xml:space="preserve"> com laranja todas as manhãs para poder ir ao banheiro direitinho!</w:t>
      </w:r>
    </w:p>
    <w:p w14:paraId="1C8D4B76" w14:textId="7FC937D7" pt14:Unid="9b8de3cc2290421283b1791d69c59a47">
      <w:pPr/>
      <w:r>
        <w:t xml:space="preserve">Eu adoro </w:t>
      </w:r>
      <w:del w:author="Arthur Souza Rodrigues" w:id="65" w:date="2026-06-14T06:28:17.019Z">
        <w:r>
          <w:delText>mamão</w:delText>
        </w:r>
      </w:del>
      <w:ins w:author="Arthur Souza Rodrigues" w:id="66" w:date="2026-06-14T06:28:17.019Z">
        <w:r>
          <w:t>mamaum</w:t>
        </w:r>
      </w:ins>
      <w:r>
        <w:t xml:space="preserve"> com laranja todas as manhãs para poder ir ao banheiro direitinho!</w:t>
      </w:r>
    </w:p>
    <w:p w14:paraId="7394AFE0" w14:textId="1D47A59F" pt14:Unid="5389b90eea054089bdc402ce7eaae960">
      <w:pPr/>
      <w:r>
        <w:t xml:space="preserve">Eu adoro </w:t>
      </w:r>
      <w:del w:author="Arthur Souza Rodrigues" w:id="67" w:date="2026-06-14T06:28:17.019Z">
        <w:r>
          <w:delText>mamão</w:delText>
        </w:r>
      </w:del>
      <w:ins w:author="Arthur Souza Rodrigues" w:id="68" w:date="2026-06-14T06:28:17.019Z">
        <w:r>
          <w:t>mamaum</w:t>
        </w:r>
      </w:ins>
      <w:r>
        <w:t xml:space="preserve"> com laranja todas as manhãs para poder ir ao banheiro direitinho!</w:t>
      </w:r>
    </w:p>
    <w:p w14:paraId="2A2C258E" w14:textId="77777777" pt14:Unid="7e169677fa2e406fa783caad8c0702f8">
      <w:pPr pt14:Unid="404e8f54a98e41d58653a28c0c81023c">
        <w:pStyle w:val="ListParagraph" pt14:Unid="cd1da0872c784d93b8b44c77ab16fb37"/>
        <w:numPr pt14:Unid="10671eb6cfba4e1c9fd92c25ef0711a3">
          <w:ilvl w:val="0" pt14:Unid="7ecae9506c604bb29f11e76b4ecc0fae"/>
          <w:numId w:val="2" pt14:Unid="abea1b526a074a9db3fc3eb7dfb5b778"/>
        </w:numPr>
      </w:pPr>
    </w:p>
    <w:p w14:paraId="5894BF5A" w14:textId="607F2D71" pt14:Unid="1f255bb60fba40cba882de4244ea8130">
      <w:pPr/>
      <w:r>
        <w:t xml:space="preserve">Eu adoro </w:t>
      </w:r>
      <w:del w:author="Arthur Souza Rodrigues" w:id="69" w:date="2026-06-14T06:28:17.019Z">
        <w:r>
          <w:delText>mamão</w:delText>
        </w:r>
      </w:del>
      <w:ins w:author="Arthur Souza Rodrigues" w:id="70" w:date="2026-06-14T06:28:17.019Z">
        <w:r>
          <w:t>mamaum</w:t>
        </w:r>
      </w:ins>
      <w:r>
        <w:t xml:space="preserve"> com laranja todas as manhãs para poder ir ao banheiro direitinho!</w:t>
      </w:r>
    </w:p>
    <w:p w14:paraId="5D7DD70E" w14:textId="77777777" pt14:Unid="3f945257ea5647e9886dba2b8d2ab1f9">
      <w:pPr/>
    </w:p>
    <w:p w14:paraId="3FB01B7D" w14:textId="1F982D67" pt14:Unid="80559ae9a88a406e9fc3d85c49a52ac7">
      <w:pPr/>
      <w:r>
        <w:t xml:space="preserve">Eu adoro </w:t>
      </w:r>
      <w:del w:author="Arthur Souza Rodrigues" w:id="71" w:date="2026-06-14T06:28:17.019Z">
        <w:r>
          <w:delText>mamão</w:delText>
        </w:r>
      </w:del>
      <w:ins w:author="Arthur Souza Rodrigues" w:id="72" w:date="2026-06-14T06:28:17.019Z">
        <w:r>
          <w:t>mamaum</w:t>
        </w:r>
      </w:ins>
      <w:r>
        <w:t xml:space="preserve"> com laranja todas as manhãs para poder ir ao banheiro direitinho!</w:t>
      </w:r>
    </w:p>
    <w:p w14:paraId="621B575C" w14:textId="5E35DA32" pt14:Unid="4074392f69b64106ad6bdadac12ef1a6">
      <w:pPr/>
      <w:r>
        <w:t xml:space="preserve">Eu adoro </w:t>
      </w:r>
      <w:del w:author="Arthur Souza Rodrigues" w:id="73" w:date="2026-06-14T06:28:17.019Z">
        <w:r>
          <w:delText>mamão</w:delText>
        </w:r>
      </w:del>
      <w:ins w:author="Arthur Souza Rodrigues" w:id="74" w:date="2026-06-14T06:28:17.019Z">
        <w:r>
          <w:t>mamaum</w:t>
        </w:r>
      </w:ins>
      <w:r>
        <w:t xml:space="preserve"> com laranja todas as manhãs para poder ir ao banheiro direitinho!</w:t>
      </w:r>
    </w:p>
    <w:p w14:paraId="4DF3532A" w14:textId="58A0E42E" pt14:Unid="8c2b9327cefe4a76b11b04c779ef3b28">
      <w:pPr/>
      <w:r>
        <w:t xml:space="preserve">Eu adoro </w:t>
      </w:r>
      <w:del w:author="Arthur Souza Rodrigues" w:id="75" w:date="2026-06-14T06:28:17.019Z">
        <w:r>
          <w:delText>mamão</w:delText>
        </w:r>
      </w:del>
      <w:ins w:author="Arthur Souza Rodrigues" w:id="76" w:date="2026-06-14T06:28:17.019Z">
        <w:r>
          <w:t>mamaum</w:t>
        </w:r>
      </w:ins>
      <w:r>
        <w:t xml:space="preserve"> com laranja todas as manhãs para poder ir ao banheiro direitinho!</w:t>
      </w:r>
    </w:p>
    <w:p w14:paraId="0ACA5DEF" w14:textId="5934A7E3" pt14:Unid="aaccf791fa314cc08ab18068f6fac1c9">
      <w:pPr/>
      <w:r>
        <w:t xml:space="preserve">Eu adoro </w:t>
      </w:r>
      <w:del w:author="Arthur Souza Rodrigues" w:id="77" w:date="2026-06-14T06:28:17.019Z">
        <w:r>
          <w:delText>mamão</w:delText>
        </w:r>
      </w:del>
      <w:ins w:author="Arthur Souza Rodrigues" w:id="78" w:date="2026-06-14T06:28:17.019Z">
        <w:r>
          <w:t>mamaum</w:t>
        </w:r>
      </w:ins>
      <w:r>
        <w:t xml:space="preserve"> com laranja todas as manhãs para poder ir ao banheiro direitinho!</w:t>
      </w:r>
    </w:p>
    <w:p w14:paraId="10824DFA" w14:textId="73649F1E" pt14:Unid="121cf944d2554f719e795f419647dff5">
      <w:pPr/>
      <w:r>
        <w:t xml:space="preserve">Eu adoro </w:t>
      </w:r>
      <w:del w:author="Arthur Souza Rodrigues" w:id="79" w:date="2026-06-14T06:28:17.019Z">
        <w:r>
          <w:delText>mamão</w:delText>
        </w:r>
      </w:del>
      <w:ins w:author="Arthur Souza Rodrigues" w:id="80" w:date="2026-06-14T06:28:17.019Z">
        <w:r>
          <w:t>mamaum</w:t>
        </w:r>
      </w:ins>
      <w:r>
        <w:t xml:space="preserve"> com laranja todas as manhãs para poder ir ao banheiro direitinho!</w:t>
      </w:r>
    </w:p>
    <w:p w14:paraId="71F6337A" w14:textId="0A6AF67F" pt14:Unid="d752d74dcbd64eb3a85cb65fdd96aad5">
      <w:pPr/>
      <w:r>
        <w:t xml:space="preserve">Eu adoro </w:t>
      </w:r>
      <w:del w:author="Arthur Souza Rodrigues" w:id="81" w:date="2026-06-14T06:28:17.019Z">
        <w:r>
          <w:delText>mamão</w:delText>
        </w:r>
      </w:del>
      <w:ins w:author="Arthur Souza Rodrigues" w:id="82" w:date="2026-06-14T06:28:17.019Z">
        <w:r>
          <w:t>mamaum</w:t>
        </w:r>
      </w:ins>
      <w:r>
        <w:t xml:space="preserve"> com laranja todas as manhãs para poder ir ao banheiro direitinho!</w:t>
      </w:r>
    </w:p>
    <w:p w14:paraId="0D21D05A" w14:textId="5B3A2B61" pt14:Unid="346de399280740e780744a277a7a8b5f">
      <w:pPr/>
      <w:r>
        <w:t xml:space="preserve">Eu adoro </w:t>
      </w:r>
      <w:del w:author="Arthur Souza Rodrigues" w:id="83" w:date="2026-06-14T06:28:17.019Z">
        <w:r>
          <w:delText>mamão</w:delText>
        </w:r>
      </w:del>
      <w:ins w:author="Arthur Souza Rodrigues" w:id="84" w:date="2026-06-14T06:28:17.019Z">
        <w:r>
          <w:t>mamaum</w:t>
        </w:r>
      </w:ins>
      <w:r>
        <w:t xml:space="preserve"> com laranja todas as manhãs para poder ir ao banheiro direitinho!</w:t>
      </w:r>
    </w:p>
    <w:p w14:paraId="6542B7ED" w14:textId="2C700751" pt14:Unid="af13aefd4efa42c5b48b467495270eac">
      <w:pPr/>
      <w:r>
        <w:t xml:space="preserve">Eu adoro </w:t>
      </w:r>
      <w:del w:author="Arthur Souza Rodrigues" w:id="85" w:date="2026-06-14T06:28:17.019Z">
        <w:r>
          <w:delText>mamão</w:delText>
        </w:r>
      </w:del>
      <w:ins w:author="Arthur Souza Rodrigues" w:id="86" w:date="2026-06-14T06:28:17.019Z">
        <w:r>
          <w:t>mamaum</w:t>
        </w:r>
      </w:ins>
      <w:r>
        <w:t xml:space="preserve"> com laranja todas as manhãs para poder ir ao banheiro direitinho!</w:t>
      </w:r>
    </w:p>
    <w:p w14:paraId="4B96F7E2" w14:textId="7ABCABAA" pt14:Unid="edc23651fe8845dc95984a47233bc4d9">
      <w:pPr/>
      <w:r>
        <w:t xml:space="preserve">Eu adoro </w:t>
      </w:r>
      <w:del w:author="Arthur Souza Rodrigues" w:id="87" w:date="2026-06-14T06:28:17.019Z">
        <w:r>
          <w:delText>mamão</w:delText>
        </w:r>
      </w:del>
      <w:ins w:author="Arthur Souza Rodrigues" w:id="88" w:date="2026-06-14T06:28:17.019Z">
        <w:r>
          <w:t>mamaum</w:t>
        </w:r>
      </w:ins>
      <w:r>
        <w:t xml:space="preserve"> com laranja todas as manhãs para poder ir ao banheiro direitinho!</w:t>
      </w:r>
    </w:p>
    <w:p w14:paraId="79B06B72" w14:textId="6BDEE2F9" pt14:Unid="216806ac8f784969aa305b15f0e709a3">
      <w:pPr/>
      <w:r>
        <w:t xml:space="preserve">Eu adoro </w:t>
      </w:r>
      <w:del w:author="Arthur Souza Rodrigues" w:id="89" w:date="2026-06-14T06:28:17.019Z">
        <w:r>
          <w:delText>mamão</w:delText>
        </w:r>
      </w:del>
      <w:ins w:author="Arthur Souza Rodrigues" w:id="90" w:date="2026-06-14T06:28:17.019Z">
        <w:r>
          <w:t>mamaum</w:t>
        </w:r>
      </w:ins>
      <w:r>
        <w:t xml:space="preserve"> com laranja todas as manhãs para poder ir ao banheiro direitinho!</w:t>
      </w:r>
    </w:p>
    <w:p w14:paraId="0016E629" w14:textId="4F9CD8C9" pt14:Unid="d59da11488ae40eb93c7674b4282d068">
      <w:pPr/>
      <w:r>
        <w:t xml:space="preserve">Eu adoro </w:t>
      </w:r>
      <w:del w:author="Arthur Souza Rodrigues" w:id="91" w:date="2026-06-14T06:28:17.019Z">
        <w:r>
          <w:delText>mamão</w:delText>
        </w:r>
      </w:del>
      <w:ins w:author="Arthur Souza Rodrigues" w:id="92" w:date="2026-06-14T06:28:17.019Z">
        <w:r>
          <w:t>mamaum</w:t>
        </w:r>
      </w:ins>
      <w:r>
        <w:t xml:space="preserve"> com laranja todas as manhãs para poder ir ao banheiro direitinho!</w:t>
      </w:r>
    </w:p>
    <w:p w14:paraId="09885C09" w14:textId="4E856D1F" pt14:Unid="db91ef97ea6a4347a6c01c6022f501cb">
      <w:pPr/>
      <w:r>
        <w:t xml:space="preserve">Eu adoro </w:t>
      </w:r>
      <w:del w:author="Arthur Souza Rodrigues" w:id="93" w:date="2026-06-14T06:28:17.019Z">
        <w:r>
          <w:delText>mamão</w:delText>
        </w:r>
      </w:del>
      <w:ins w:author="Arthur Souza Rodrigues" w:id="94" w:date="2026-06-14T06:28:17.019Z">
        <w:r>
          <w:t>mamaum</w:t>
        </w:r>
      </w:ins>
      <w:r>
        <w:t xml:space="preserve"> com laranja todas as manhãs para poder ir ao banheiro direitinho!</w:t>
      </w:r>
    </w:p>
    <w:p w14:paraId="4F3F6E08" w14:textId="05B50148" pt14:Unid="9b7302a9feaa422fa65b3863b07acd4c">
      <w:pPr/>
      <w:r>
        <w:t xml:space="preserve">Eu adoro </w:t>
      </w:r>
      <w:del w:author="Arthur Souza Rodrigues" w:id="95" w:date="2026-06-14T06:28:17.019Z">
        <w:r>
          <w:delText>mamão</w:delText>
        </w:r>
      </w:del>
      <w:ins w:author="Arthur Souza Rodrigues" w:id="96" w:date="2026-06-14T06:28:17.019Z">
        <w:r>
          <w:t>mamaum</w:t>
        </w:r>
      </w:ins>
      <w:r>
        <w:t xml:space="preserve"> com laranja todas as manhãs para poder ir ao banheiro direitinho!</w:t>
      </w:r>
    </w:p>
    <w:p w14:paraId="4F6D0935" w14:textId="4DF069AD" pt14:Unid="13660e7a621a48ceaf0a275e9c716c22">
      <w:pPr/>
      <w:r>
        <w:t xml:space="preserve">Eu adoro </w:t>
      </w:r>
      <w:del w:author="Arthur Souza Rodrigues" w:id="97" w:date="2026-06-14T06:28:17.019Z">
        <w:r>
          <w:delText>mamão</w:delText>
        </w:r>
      </w:del>
      <w:ins w:author="Arthur Souza Rodrigues" w:id="98" w:date="2026-06-14T06:28:17.019Z">
        <w:r>
          <w:t>mamaum</w:t>
        </w:r>
      </w:ins>
      <w:r>
        <w:t xml:space="preserve"> com laranja todas as manhãs para poder ir ao banheiro direitinho!</w:t>
      </w:r>
    </w:p>
    <w:p w14:paraId="250717E3" w14:textId="3E33A444" pt14:Unid="2f568fea1e154c09970590b068946d1e">
      <w:pPr/>
      <w:r>
        <w:t xml:space="preserve">Eu adoro </w:t>
      </w:r>
      <w:del w:author="Arthur Souza Rodrigues" w:id="99" w:date="2026-06-14T06:28:17.019Z">
        <w:r>
          <w:delText>mamão</w:delText>
        </w:r>
      </w:del>
      <w:ins w:author="Arthur Souza Rodrigues" w:id="100" w:date="2026-06-14T06:28:17.019Z">
        <w:r>
          <w:t>mamaum</w:t>
        </w:r>
      </w:ins>
      <w:r>
        <w:t xml:space="preserve"> com laranja todas as manhãs para poder ir ao banheiro direitinho!</w:t>
      </w:r>
    </w:p>
    <w:p w14:paraId="1C2C2CF1" w14:textId="326DB738" pt14:Unid="c4a070bb7e4047a484e00a97c5723783">
      <w:pPr/>
      <w:r>
        <w:t xml:space="preserve">Eu adoro </w:t>
      </w:r>
      <w:del w:author="Arthur Souza Rodrigues" w:id="101" w:date="2026-06-14T06:28:17.019Z">
        <w:r>
          <w:delText>mamão</w:delText>
        </w:r>
      </w:del>
      <w:ins w:author="Arthur Souza Rodrigues" w:id="102" w:date="2026-06-14T06:28:17.019Z">
        <w:r>
          <w:t>mamaum</w:t>
        </w:r>
      </w:ins>
      <w:r>
        <w:t xml:space="preserve"> com laranja todas as manhãs para poder ir ao banheiro direitinho!</w:t>
      </w:r>
    </w:p>
    <w:p w14:paraId="65C4EC58" w14:textId="77777777" pt14:Unid="d1601a8827774b80af136105c3081033">
      <w:pPr pt14:Unid="9c88f5aa76de401fb2eec8feb8c1a275">
        <w:pStyle w:val="ListParagraph" pt14:Unid="5b19905137e149188f01a8ba4ab9a8c6"/>
        <w:numPr pt14:Unid="fadf1ec66c8d45e99bba6eee4cdd795a">
          <w:ilvl w:val="0" pt14:Unid="45043d45749e47e8b56fd2b95aa430b1"/>
          <w:numId w:val="3" pt14:Unid="acbb5f9162bb4ab1a728cf3ec9f7290b"/>
        </w:numPr>
      </w:pPr>
    </w:p>
    <w:p w14:paraId="14DB8F91" w14:textId="37DDAD2A" pt14:Unid="de1028857c7443c5ad43d291649bfd94">
      <w:pPr/>
      <w:r>
        <w:t xml:space="preserve">Eu adoro </w:t>
      </w:r>
      <w:del w:author="Arthur Souza Rodrigues" w:id="103" w:date="2026-06-14T06:28:17.019Z">
        <w:r>
          <w:delText>mamão</w:delText>
        </w:r>
      </w:del>
      <w:ins w:author="Arthur Souza Rodrigues" w:id="104" w:date="2026-06-14T06:28:17.019Z">
        <w:r>
          <w:t>mamaum</w:t>
        </w:r>
      </w:ins>
      <w:r>
        <w:t xml:space="preserve"> com laranja todas as manhãs para poder ir ao banheiro direitinho!</w:t>
      </w:r>
    </w:p>
    <w:p w14:paraId="461F7CBA" w14:textId="77777777" pt14:Unid="1a60fbf74c5e4ddc9b49af2b570df431">
      <w:pPr/>
    </w:p>
    <w:p w14:paraId="4100B740" w14:textId="5FEA2688" pt14:Unid="138b1c22a00a4ed68147114ae60ef509">
      <w:pPr/>
      <w:r>
        <w:t xml:space="preserve">Eu adoro </w:t>
      </w:r>
      <w:del w:author="Arthur Souza Rodrigues" w:id="105" w:date="2026-06-14T06:28:17.019Z">
        <w:r>
          <w:delText>mamão</w:delText>
        </w:r>
      </w:del>
      <w:ins w:author="Arthur Souza Rodrigues" w:id="106" w:date="2026-06-14T06:28:17.019Z">
        <w:r>
          <w:t>mamaum</w:t>
        </w:r>
      </w:ins>
      <w:r>
        <w:t xml:space="preserve"> com laranja todas as manhãs para poder ir ao banheiro direitinho!</w:t>
      </w:r>
    </w:p>
    <w:p w14:paraId="5382D742" w14:textId="6C5A8159" pt14:Unid="5246bc3cb46a494797499db85e8e5526">
      <w:pPr/>
      <w:r>
        <w:t xml:space="preserve">Eu adoro </w:t>
      </w:r>
      <w:del w:author="Arthur Souza Rodrigues" w:id="107" w:date="2026-06-14T06:28:17.019Z">
        <w:r>
          <w:delText>mamão</w:delText>
        </w:r>
      </w:del>
      <w:ins w:author="Arthur Souza Rodrigues" w:id="108" w:date="2026-06-14T06:28:17.019Z">
        <w:r>
          <w:t>mamaum</w:t>
        </w:r>
      </w:ins>
      <w:r>
        <w:t xml:space="preserve"> com laranja todas as manhãs para poder ir ao banheiro direitinho!</w:t>
      </w:r>
    </w:p>
    <w:p w14:paraId="5D88E3FA" w14:textId="7ECBABA3" pt14:Unid="6bc97b3a0b564c88b4af38cc0d0d0f65">
      <w:pPr/>
      <w:r>
        <w:t xml:space="preserve">Eu adoro </w:t>
      </w:r>
      <w:del w:author="Arthur Souza Rodrigues" w:id="109" w:date="2026-06-14T06:28:17.019Z">
        <w:r>
          <w:delText>mamão</w:delText>
        </w:r>
      </w:del>
      <w:ins w:author="Arthur Souza Rodrigues" w:id="110" w:date="2026-06-14T06:28:17.019Z">
        <w:r>
          <w:t>mamaum</w:t>
        </w:r>
      </w:ins>
      <w:r>
        <w:t xml:space="preserve"> com laranja todas as manhãs para poder ir ao banheiro direitinho!</w:t>
      </w:r>
    </w:p>
    <w:p w14:paraId="679EE853" w14:textId="02A4BDBC" pt14:Unid="ab2c7fa90e9e4e4598d344172b0eda30">
      <w:pPr/>
      <w:r>
        <w:t xml:space="preserve">Eu adoro </w:t>
      </w:r>
      <w:del w:author="Arthur Souza Rodrigues" w:id="111" w:date="2026-06-14T06:28:17.019Z">
        <w:r>
          <w:delText>mamão</w:delText>
        </w:r>
      </w:del>
      <w:ins w:author="Arthur Souza Rodrigues" w:id="112" w:date="2026-06-14T06:28:17.019Z">
        <w:r>
          <w:t>mamaum</w:t>
        </w:r>
      </w:ins>
      <w:r>
        <w:t xml:space="preserve"> com laranja todas as manhãs para poder ir ao banheiro direitinho!</w:t>
      </w:r>
    </w:p>
    <w:p w14:paraId="5643B7AE" w14:textId="3D55A441" pt14:Unid="5fb85ea177014d34b61de2d723110b48">
      <w:pPr/>
      <w:r>
        <w:t xml:space="preserve">Eu adoro </w:t>
      </w:r>
      <w:del w:author="Arthur Souza Rodrigues" w:id="113" w:date="2026-06-14T06:28:17.019Z">
        <w:r>
          <w:delText>mamão</w:delText>
        </w:r>
      </w:del>
      <w:ins w:author="Arthur Souza Rodrigues" w:id="114" w:date="2026-06-14T06:28:17.019Z">
        <w:r>
          <w:t>mamaum</w:t>
        </w:r>
      </w:ins>
      <w:r>
        <w:t xml:space="preserve"> com laranja todas as manhãs para poder ir ao banheiro direitinho!</w:t>
      </w:r>
    </w:p>
    <w:p w14:paraId="7EEA6DE4" w14:textId="0B53A1B5" pt14:Unid="ad4fb048a95c462c970207bb36c8c89b">
      <w:pPr/>
      <w:r>
        <w:t xml:space="preserve">Eu adoro </w:t>
      </w:r>
      <w:del w:author="Arthur Souza Rodrigues" w:id="115" w:date="2026-06-14T06:28:17.019Z">
        <w:r>
          <w:delText>mamão</w:delText>
        </w:r>
      </w:del>
      <w:ins w:author="Arthur Souza Rodrigues" w:id="116" w:date="2026-06-14T06:28:17.019Z">
        <w:r>
          <w:t>mamaum</w:t>
        </w:r>
      </w:ins>
      <w:r>
        <w:t xml:space="preserve"> com laranja todas as manhãs para poder ir ao banheiro direitinho!</w:t>
      </w:r>
    </w:p>
    <w:p w14:paraId="0286C250" w14:textId="22B940DE" pt14:Unid="c9027fbf3ea847b1ab84b8e7d5636cea">
      <w:pPr/>
      <w:r>
        <w:t xml:space="preserve">Eu adoro </w:t>
      </w:r>
      <w:del w:author="Arthur Souza Rodrigues" w:id="117" w:date="2026-06-14T06:28:17.019Z">
        <w:r>
          <w:delText>mamão</w:delText>
        </w:r>
      </w:del>
      <w:ins w:author="Arthur Souza Rodrigues" w:id="118" w:date="2026-06-14T06:28:17.019Z">
        <w:r>
          <w:t>mamaum</w:t>
        </w:r>
      </w:ins>
      <w:r>
        <w:t xml:space="preserve"> com laranja todas as manhãs para poder ir ao banheiro direitinho!</w:t>
      </w:r>
    </w:p>
    <w:p w14:paraId="06D91B8E" w14:textId="17C61897" pt14:Unid="07665f88d33f4cb5b7db6dc78ecccca5">
      <w:pPr/>
      <w:r>
        <w:t xml:space="preserve">Eu adoro </w:t>
      </w:r>
      <w:del w:author="Arthur Souza Rodrigues" w:id="119" w:date="2026-06-14T06:28:17.019Z">
        <w:r>
          <w:delText>mamão</w:delText>
        </w:r>
      </w:del>
      <w:ins w:author="Arthur Souza Rodrigues" w:id="120" w:date="2026-06-14T06:28:17.019Z">
        <w:r>
          <w:t>mamaum</w:t>
        </w:r>
      </w:ins>
      <w:r>
        <w:t xml:space="preserve"> com laranja todas as manhãs para poder ir ao banheiro direitinho!</w:t>
      </w:r>
    </w:p>
    <w:p w14:paraId="5202DBAC" w14:textId="0876E13E" pt14:Unid="de872cef52c841a186ef4dd17b255082">
      <w:pPr/>
      <w:r>
        <w:t xml:space="preserve">Eu adoro </w:t>
      </w:r>
      <w:del w:author="Arthur Souza Rodrigues" w:id="121" w:date="2026-06-14T06:28:17.019Z">
        <w:r>
          <w:delText>mamão</w:delText>
        </w:r>
      </w:del>
      <w:ins w:author="Arthur Souza Rodrigues" w:id="122" w:date="2026-06-14T06:28:17.019Z">
        <w:r>
          <w:t>mamaum</w:t>
        </w:r>
      </w:ins>
      <w:r>
        <w:t xml:space="preserve"> com laranja todas as manhãs para poder ir ao banheiro direitinho!</w:t>
      </w:r>
    </w:p>
    <w:p w14:paraId="52B23216" w14:textId="7FA76FDB" pt14:Unid="0c7425573acc43e495d6378810545d92">
      <w:pPr/>
      <w:r>
        <w:t xml:space="preserve">Eu adoro </w:t>
      </w:r>
      <w:del w:author="Arthur Souza Rodrigues" w:id="123" w:date="2026-06-14T06:28:17.019Z">
        <w:r>
          <w:delText>mamão</w:delText>
        </w:r>
      </w:del>
      <w:ins w:author="Arthur Souza Rodrigues" w:id="124" w:date="2026-06-14T06:28:17.019Z">
        <w:r>
          <w:t>mamaum</w:t>
        </w:r>
      </w:ins>
      <w:r>
        <w:t xml:space="preserve"> com laranja todas as manhãs para poder ir ao banheiro direitinho!</w:t>
      </w:r>
    </w:p>
    <w:p w14:paraId="19385408" w14:textId="70609D08" pt14:Unid="6c40220a32394d0cbe779189a9a62db3">
      <w:pPr/>
      <w:r>
        <w:t xml:space="preserve">Eu adoro </w:t>
      </w:r>
      <w:del w:author="Arthur Souza Rodrigues" w:id="125" w:date="2026-06-14T06:28:17.019Z">
        <w:r>
          <w:delText>mamão</w:delText>
        </w:r>
      </w:del>
      <w:ins w:author="Arthur Souza Rodrigues" w:id="126" w:date="2026-06-14T06:28:17.019Z">
        <w:r>
          <w:t>mamaum</w:t>
        </w:r>
      </w:ins>
      <w:r>
        <w:t xml:space="preserve"> com laranja todas as manhãs para poder ir ao banheiro direitinho!</w:t>
      </w:r>
    </w:p>
    <w:p w14:paraId="20FC68D0" w14:textId="3CE077BC" pt14:Unid="e420daee01144877967cbd01b1ae7d20">
      <w:pPr/>
      <w:r>
        <w:t xml:space="preserve">Eu adoro </w:t>
      </w:r>
      <w:del w:author="Arthur Souza Rodrigues" w:id="127" w:date="2026-06-14T06:28:17.019Z">
        <w:r>
          <w:delText>mamão</w:delText>
        </w:r>
      </w:del>
      <w:ins w:author="Arthur Souza Rodrigues" w:id="128" w:date="2026-06-14T06:28:17.019Z">
        <w:r>
          <w:t>mamaum</w:t>
        </w:r>
      </w:ins>
      <w:r>
        <w:t xml:space="preserve"> com laranja todas as manhãs para poder ir ao banheiro direitinho!</w:t>
      </w:r>
    </w:p>
    <w:p w14:paraId="0E4DA5FE" w14:textId="5A522BC7" pt14:Unid="636bafde249b4393b5fb69c55451c874">
      <w:pPr/>
      <w:r>
        <w:t xml:space="preserve">Eu adoro </w:t>
      </w:r>
      <w:del w:author="Arthur Souza Rodrigues" w:id="129" w:date="2026-06-14T06:28:17.019Z">
        <w:r>
          <w:delText>mamão</w:delText>
        </w:r>
      </w:del>
      <w:ins w:author="Arthur Souza Rodrigues" w:id="130" w:date="2026-06-14T06:28:17.019Z">
        <w:r>
          <w:t>mamaum</w:t>
        </w:r>
      </w:ins>
      <w:r>
        <w:t xml:space="preserve"> com laranja todas as manhãs para poder ir ao banheiro direitinho!</w:t>
      </w:r>
    </w:p>
    <w:p w14:paraId="53E5BE1D" w14:textId="79B339A1" pt14:Unid="a34af2e3cdaf4dcfa98da57a03633737">
      <w:pPr/>
      <w:r>
        <w:t xml:space="preserve">Eu adoro </w:t>
      </w:r>
      <w:del w:author="Arthur Souza Rodrigues" w:id="131" w:date="2026-06-14T06:28:17.019Z">
        <w:r>
          <w:delText>mamão</w:delText>
        </w:r>
      </w:del>
      <w:ins w:author="Arthur Souza Rodrigues" w:id="132" w:date="2026-06-14T06:28:17.019Z">
        <w:r>
          <w:t>mamaum</w:t>
        </w:r>
      </w:ins>
      <w:r>
        <w:t xml:space="preserve"> com laranja todas as manhãs para poder ir ao banheiro direitinho!</w:t>
      </w:r>
    </w:p>
    <w:p w14:paraId="2FBB4B42" w14:textId="615E8B64" pt14:Unid="1f07f5d8b0e342d9bee72973ed792708">
      <w:pPr/>
      <w:r>
        <w:t xml:space="preserve">Eu adoro </w:t>
      </w:r>
      <w:del w:author="Arthur Souza Rodrigues" w:id="133" w:date="2026-06-14T06:28:17.019Z">
        <w:r>
          <w:delText>mamão</w:delText>
        </w:r>
      </w:del>
      <w:ins w:author="Arthur Souza Rodrigues" w:id="134" w:date="2026-06-14T06:28:17.019Z">
        <w:r>
          <w:t>mamaum</w:t>
        </w:r>
      </w:ins>
      <w:r>
        <w:t xml:space="preserve"> com laranja todas as manhãs para poder ir ao banheiro direitinho!</w:t>
      </w:r>
    </w:p>
    <w:p w14:paraId="3F42EBF5" w14:textId="0EE47539" pt14:Unid="86825f13faff4ab8b80acaa4f747e163">
      <w:pPr/>
      <w:r>
        <w:t xml:space="preserve">Eu adoro </w:t>
      </w:r>
      <w:del w:author="Arthur Souza Rodrigues" w:id="135" w:date="2026-06-14T06:28:17.019Z">
        <w:r>
          <w:delText>mamão</w:delText>
        </w:r>
      </w:del>
      <w:ins w:author="Arthur Souza Rodrigues" w:id="136" w:date="2026-06-14T06:28:17.019Z">
        <w:r>
          <w:t>mamaum</w:t>
        </w:r>
      </w:ins>
      <w:r>
        <w:t xml:space="preserve"> com laranja todas as manhãs para poder ir ao banheiro direitinho!</w:t>
      </w:r>
    </w:p>
    <w:p w14:paraId="0562ECB3" w14:textId="77777777" pt14:Unid="d0fb4ab258804c0797b99a198ba150c2">
      <w:pPr pt14:Unid="e731e61f343a49b1aa339c8884c2de64">
        <w:pStyle w:val="ListParagraph" pt14:Unid="b7a2ad5cffe9431c8bc2f417ca100063"/>
        <w:numPr pt14:Unid="f352300b6eee48b2a9135a04e8f0d4d9">
          <w:ilvl w:val="0" pt14:Unid="587c1a161cf5494bab7546007e38adb8"/>
          <w:numId w:val="4" pt14:Unid="89b1e25f9ff94ae78349910c4d7bc10e"/>
        </w:numPr>
      </w:pPr>
    </w:p>
    <w:p w14:paraId="408F4900" w14:textId="3F199E40" pt14:Unid="fa485400203b45e1b0e6f3e918d3dd39">
      <w:pPr/>
      <w:r>
        <w:t xml:space="preserve">Eu adoro </w:t>
      </w:r>
      <w:del w:author="Arthur Souza Rodrigues" w:id="137" w:date="2026-06-14T06:28:17.019Z">
        <w:r>
          <w:delText>mamão</w:delText>
        </w:r>
      </w:del>
      <w:ins w:author="Arthur Souza Rodrigues" w:id="138" w:date="2026-06-14T06:28:17.019Z">
        <w:r>
          <w:t>mamaum</w:t>
        </w:r>
      </w:ins>
      <w:r>
        <w:t xml:space="preserve"> com laranja todas as manhãs para poder ir ao banheiro direitinho!</w:t>
      </w:r>
    </w:p>
    <w:p w14:paraId="53F06715" w14:textId="77777777" pt14:Unid="858e16f3cadb43d685e7ba51bea46263">
      <w:pPr/>
    </w:p>
    <w:p w14:paraId="48AF618D" w14:textId="1DA96010" pt14:Unid="7b8ea6bf2e61485095ff4824362a212c">
      <w:pPr/>
      <w:r>
        <w:t xml:space="preserve">Eu adoro </w:t>
      </w:r>
      <w:del w:author="Arthur Souza Rodrigues" w:id="139" w:date="2026-06-14T06:28:17.019Z">
        <w:r>
          <w:delText>mamão</w:delText>
        </w:r>
      </w:del>
      <w:ins w:author="Arthur Souza Rodrigues" w:id="140" w:date="2026-06-14T06:28:17.019Z">
        <w:r>
          <w:t>mamaum</w:t>
        </w:r>
      </w:ins>
      <w:r>
        <w:t xml:space="preserve"> com laranja todas as manhãs para poder ir ao banheiro direitinho!</w:t>
      </w:r>
    </w:p>
    <w:p w14:paraId="0B3E3EA9" w14:textId="2805E56E" pt14:Unid="0614698af76d48419b6956acd5207429">
      <w:pPr/>
      <w:r>
        <w:t xml:space="preserve">Eu adoro </w:t>
      </w:r>
      <w:del w:author="Arthur Souza Rodrigues" w:id="141" w:date="2026-06-14T06:28:17.019Z">
        <w:r>
          <w:delText>mamão</w:delText>
        </w:r>
      </w:del>
      <w:ins w:author="Arthur Souza Rodrigues" w:id="142" w:date="2026-06-14T06:28:17.019Z">
        <w:r>
          <w:t>mamaum</w:t>
        </w:r>
      </w:ins>
      <w:r>
        <w:t xml:space="preserve"> com laranja todas as manhãs para poder ir ao banheiro direitinho!</w:t>
      </w:r>
    </w:p>
    <w:p w14:paraId="6DF6841A" w14:textId="6D7FE20B" pt14:Unid="8b80a629e6b4433faf109ef0f332655a">
      <w:pPr/>
      <w:r>
        <w:t xml:space="preserve">Eu adoro </w:t>
      </w:r>
      <w:del w:author="Arthur Souza Rodrigues" w:id="143" w:date="2026-06-14T06:28:17.019Z">
        <w:r>
          <w:delText>mamão</w:delText>
        </w:r>
      </w:del>
      <w:ins w:author="Arthur Souza Rodrigues" w:id="144" w:date="2026-06-14T06:28:17.019Z">
        <w:r>
          <w:t>mamaum</w:t>
        </w:r>
      </w:ins>
      <w:r>
        <w:t xml:space="preserve"> com laranja todas as manhãs para poder ir ao banheiro direitinho!</w:t>
      </w:r>
    </w:p>
    <w:p w14:paraId="2536C7D1" w14:textId="1C1C83FC" pt14:Unid="c5361397fc5a44439b4a4780e05d4c45">
      <w:pPr/>
      <w:r>
        <w:t xml:space="preserve">Eu adoro </w:t>
      </w:r>
      <w:del w:author="Arthur Souza Rodrigues" w:id="145" w:date="2026-06-14T06:28:17.019Z">
        <w:r>
          <w:delText>mamão</w:delText>
        </w:r>
      </w:del>
      <w:ins w:author="Arthur Souza Rodrigues" w:id="146" w:date="2026-06-14T06:28:17.019Z">
        <w:r>
          <w:t>mamaum</w:t>
        </w:r>
      </w:ins>
      <w:r>
        <w:t xml:space="preserve"> com laranja todas as manhãs para poder ir ao banheiro direitinho!</w:t>
      </w:r>
    </w:p>
    <w:p w14:paraId="419C65D5" w14:textId="595A08FE" pt14:Unid="18f3d0459f1442c0a71e1c5ec37e5717">
      <w:pPr/>
      <w:r>
        <w:t xml:space="preserve">Eu adoro </w:t>
      </w:r>
      <w:del w:author="Arthur Souza Rodrigues" w:id="147" w:date="2026-06-14T06:28:17.019Z">
        <w:r>
          <w:delText>mamão</w:delText>
        </w:r>
      </w:del>
      <w:ins w:author="Arthur Souza Rodrigues" w:id="148" w:date="2026-06-14T06:28:17.019Z">
        <w:r>
          <w:t>mamaum</w:t>
        </w:r>
      </w:ins>
      <w:r>
        <w:t xml:space="preserve"> com laranja todas as manhãs para poder ir ao banheiro direitinho!</w:t>
      </w:r>
    </w:p>
    <w:p w14:paraId="27FB6C1B" w14:textId="25097B82" pt14:Unid="e377f777fe334b31b4db516e096620e8">
      <w:pPr/>
      <w:r>
        <w:t xml:space="preserve">Eu adoro </w:t>
      </w:r>
      <w:del w:author="Arthur Souza Rodrigues" w:id="149" w:date="2026-06-14T06:28:17.019Z">
        <w:r>
          <w:delText>mamão</w:delText>
        </w:r>
      </w:del>
      <w:ins w:author="Arthur Souza Rodrigues" w:id="150" w:date="2026-06-14T06:28:17.019Z">
        <w:r>
          <w:t>mamaum</w:t>
        </w:r>
      </w:ins>
      <w:r>
        <w:t xml:space="preserve"> com laranja todas as manhãs para poder ir ao banheiro direitinho!</w:t>
      </w:r>
    </w:p>
    <w:p w14:paraId="736F0579" w14:textId="18A4B4C5" pt14:Unid="8d39ac103b8e4470bea337dde971f7f4">
      <w:pPr/>
      <w:r>
        <w:t xml:space="preserve">Eu adoro </w:t>
      </w:r>
      <w:del w:author="Arthur Souza Rodrigues" w:id="151" w:date="2026-06-14T06:28:17.019Z">
        <w:r>
          <w:delText>mamão</w:delText>
        </w:r>
      </w:del>
      <w:ins w:author="Arthur Souza Rodrigues" w:id="152" w:date="2026-06-14T06:28:17.019Z">
        <w:r>
          <w:t>mamaum</w:t>
        </w:r>
      </w:ins>
      <w:r>
        <w:t xml:space="preserve"> com laranja todas as manhãs para poder ir ao banheiro direitinho!</w:t>
      </w:r>
    </w:p>
    <w:p w14:paraId="0531DF9B" w14:textId="7C05012F" pt14:Unid="5d28f09febf54639bcb2e53a87fe0d6b">
      <w:pPr/>
      <w:r>
        <w:t xml:space="preserve">Eu adoro </w:t>
      </w:r>
      <w:del w:author="Arthur Souza Rodrigues" w:id="153" w:date="2026-06-14T06:28:17.019Z">
        <w:r>
          <w:delText>mamão</w:delText>
        </w:r>
      </w:del>
      <w:ins w:author="Arthur Souza Rodrigues" w:id="154" w:date="2026-06-14T06:28:17.019Z">
        <w:r>
          <w:t>mamaum</w:t>
        </w:r>
      </w:ins>
      <w:r>
        <w:t xml:space="preserve"> com laranja todas as manhãs para poder ir ao banheiro direitinho!</w:t>
      </w:r>
    </w:p>
    <w:p w14:paraId="655BFF52" w14:textId="3853BB02" pt14:Unid="715e9d64a66c44b989d634f669ca6e02">
      <w:pPr/>
      <w:r>
        <w:t xml:space="preserve">Eu adoro </w:t>
      </w:r>
      <w:del w:author="Arthur Souza Rodrigues" w:id="155" w:date="2026-06-14T06:28:17.019Z">
        <w:r>
          <w:delText>mamão</w:delText>
        </w:r>
      </w:del>
      <w:ins w:author="Arthur Souza Rodrigues" w:id="156" w:date="2026-06-14T06:28:17.019Z">
        <w:r>
          <w:t>mamaum</w:t>
        </w:r>
      </w:ins>
      <w:r>
        <w:t xml:space="preserve"> com laranja todas as manhãs para poder ir ao banheiro direitinho!</w:t>
      </w:r>
    </w:p>
    <w:p w14:paraId="155EC79B" w14:textId="70FE5CFE" pt14:Unid="7462369e3f4a432787a23877c9840641">
      <w:pPr/>
      <w:r>
        <w:t xml:space="preserve">Eu adoro </w:t>
      </w:r>
      <w:del w:author="Arthur Souza Rodrigues" w:id="157" w:date="2026-06-14T06:28:17.019Z">
        <w:r>
          <w:delText>mamão</w:delText>
        </w:r>
      </w:del>
      <w:ins w:author="Arthur Souza Rodrigues" w:id="158" w:date="2026-06-14T06:28:17.019Z">
        <w:r>
          <w:t>mamaum</w:t>
        </w:r>
      </w:ins>
      <w:r>
        <w:t xml:space="preserve"> com laranja todas as manhãs para poder ir ao banheiro direitinho!</w:t>
      </w:r>
    </w:p>
    <w:p w14:paraId="701C3E7A" w14:textId="369CE6D8" pt14:Unid="a58015d700d24df0b03032ddef22c45b">
      <w:pPr/>
      <w:r>
        <w:t xml:space="preserve">Eu adoro </w:t>
      </w:r>
      <w:del w:author="Arthur Souza Rodrigues" w:id="159" w:date="2026-06-14T06:28:17.019Z">
        <w:r>
          <w:delText>mamão</w:delText>
        </w:r>
      </w:del>
      <w:ins w:author="Arthur Souza Rodrigues" w:id="160" w:date="2026-06-14T06:28:17.019Z">
        <w:r>
          <w:t>mamaum</w:t>
        </w:r>
      </w:ins>
      <w:r>
        <w:t xml:space="preserve"> com laranja todas as manhãs para poder ir ao banheiro direitinho!</w:t>
      </w:r>
    </w:p>
    <w:p w14:paraId="0695BEDE" w14:textId="00C382A9" pt14:Unid="e38d73c11ec84982b0a60838f628c9df">
      <w:pPr/>
      <w:r>
        <w:t xml:space="preserve">Eu adoro </w:t>
      </w:r>
      <w:del w:author="Arthur Souza Rodrigues" w:id="161" w:date="2026-06-14T06:28:17.019Z">
        <w:r>
          <w:delText>mamão</w:delText>
        </w:r>
      </w:del>
      <w:ins w:author="Arthur Souza Rodrigues" w:id="162" w:date="2026-06-14T06:28:17.019Z">
        <w:r>
          <w:t>mamaum</w:t>
        </w:r>
      </w:ins>
      <w:r>
        <w:t xml:space="preserve"> com laranja todas as manhãs para poder ir ao banheiro direitinho!</w:t>
      </w:r>
    </w:p>
    <w:p w14:paraId="39C7F762" w14:textId="0C7A0FE3" pt14:Unid="ca31e34aaa3f438385fd0bc9c5dff9c7">
      <w:pPr/>
      <w:r>
        <w:t xml:space="preserve">Eu adoro </w:t>
      </w:r>
      <w:del w:author="Arthur Souza Rodrigues" w:id="163" w:date="2026-06-14T06:28:17.019Z">
        <w:r>
          <w:delText>mamão</w:delText>
        </w:r>
      </w:del>
      <w:ins w:author="Arthur Souza Rodrigues" w:id="164" w:date="2026-06-14T06:28:17.019Z">
        <w:r>
          <w:t>mamaum</w:t>
        </w:r>
      </w:ins>
      <w:r>
        <w:t xml:space="preserve"> com laranja todas as manhãs para poder ir ao banheiro direitinho!</w:t>
      </w:r>
    </w:p>
    <w:p w14:paraId="476A2EF0" w14:textId="023C883F" pt14:Unid="0c212baf21db43d683d304659045a6e0">
      <w:pPr/>
      <w:r>
        <w:t xml:space="preserve">Eu adoro </w:t>
      </w:r>
      <w:del w:author="Arthur Souza Rodrigues" w:id="165" w:date="2026-06-14T06:28:17.019Z">
        <w:r>
          <w:delText>mamão</w:delText>
        </w:r>
      </w:del>
      <w:ins w:author="Arthur Souza Rodrigues" w:id="166" w:date="2026-06-14T06:28:17.019Z">
        <w:r>
          <w:t>mamaum</w:t>
        </w:r>
      </w:ins>
      <w:r>
        <w:t xml:space="preserve"> com laranja todas as manhãs para poder ir ao banheiro direitinho!</w:t>
      </w:r>
    </w:p>
    <w:p w14:paraId="4F9779D7" w14:textId="260D9638" pt14:Unid="1e14d36615a6470fbbde381e7ad7c950">
      <w:pPr/>
      <w:r>
        <w:t xml:space="preserve">Eu adoro </w:t>
      </w:r>
      <w:del w:author="Arthur Souza Rodrigues" w:id="167" w:date="2026-06-14T06:28:17.019Z">
        <w:r>
          <w:delText>mamão</w:delText>
        </w:r>
      </w:del>
      <w:ins w:author="Arthur Souza Rodrigues" w:id="168" w:date="2026-06-14T06:28:17.019Z">
        <w:r>
          <w:t>mamaum</w:t>
        </w:r>
      </w:ins>
      <w:r>
        <w:t xml:space="preserve"> com laranja todas as manhãs para poder ir ao banheiro direitinho!</w:t>
      </w:r>
    </w:p>
    <w:p w14:paraId="0129FFFB" w14:textId="68F2A511" pt14:Unid="2e04782815104b72962f491c3e79c231">
      <w:pPr/>
      <w:r>
        <w:t xml:space="preserve">Eu adoro </w:t>
      </w:r>
      <w:del w:author="Arthur Souza Rodrigues" w:id="169" w:date="2026-06-14T06:28:17.019Z">
        <w:r>
          <w:delText>mamão</w:delText>
        </w:r>
      </w:del>
      <w:ins w:author="Arthur Souza Rodrigues" w:id="170" w:date="2026-06-14T06:28:17.019Z">
        <w:r>
          <w:t>mamaum</w:t>
        </w:r>
      </w:ins>
      <w:r>
        <w:t xml:space="preserve"> com laranja todas as manhãs para poder ir ao banheiro direitinho!</w:t>
      </w:r>
    </w:p>
    <w:p w14:paraId="434DEF9D" w14:textId="77777777" pt14:Unid="6cb17bcab9f949b2bd62a2bcabff9e29">
      <w:pPr pt14:Unid="70d50967c08c405cbcfac7ea8fb60c9a">
        <w:pStyle w:val="ListParagraph" pt14:Unid="420fa16cc26642aabaf50b23b564dbfb"/>
        <w:numPr pt14:Unid="46a73bfae60049318ad8496b9d987eb4">
          <w:ilvl w:val="0" pt14:Unid="e8b10b17268848fba319584b6bf3724d"/>
          <w:numId w:val="5" pt14:Unid="96c3ac0562cc4e0cb6c6e6d2bcd33af2"/>
        </w:numPr>
      </w:pPr>
    </w:p>
    <w:p w14:paraId="49C6985C" w14:textId="6114E3FB" pt14:Unid="0fed116b755a429bb02c3807d60214df">
      <w:pPr/>
      <w:r>
        <w:t xml:space="preserve">Eu adoro </w:t>
      </w:r>
      <w:del w:author="Arthur Souza Rodrigues" w:id="171" w:date="2026-06-14T06:28:17.019Z">
        <w:r>
          <w:delText>mamão</w:delText>
        </w:r>
      </w:del>
      <w:ins w:author="Arthur Souza Rodrigues" w:id="172" w:date="2026-06-14T06:28:17.019Z">
        <w:r>
          <w:t>mamaum</w:t>
        </w:r>
      </w:ins>
      <w:r>
        <w:t xml:space="preserve"> com laranja todas as manhãs para poder ir ao banheiro direitinho!</w:t>
      </w:r>
    </w:p>
    <w:p w14:paraId="62CFD8B6" w14:textId="77777777" pt14:Unid="af98a6ae88344c238bab0c30e6cf19f6">
      <w:pPr/>
    </w:p>
    <w:p w14:paraId="5AB9AF68" w14:textId="7FA7C434" pt14:Unid="a316b11ef34a4a5488b494def7daf86a">
      <w:pPr/>
      <w:r>
        <w:t xml:space="preserve">Eu adoro </w:t>
      </w:r>
      <w:del w:author="Arthur Souza Rodrigues" w:id="173" w:date="2026-06-14T06:28:17.019Z">
        <w:r>
          <w:delText>mamão</w:delText>
        </w:r>
      </w:del>
      <w:ins w:author="Arthur Souza Rodrigues" w:id="174" w:date="2026-06-14T06:28:17.019Z">
        <w:r>
          <w:t>mamaum</w:t>
        </w:r>
      </w:ins>
      <w:r>
        <w:t xml:space="preserve"> com laranja todas as manhãs para poder ir ao banheiro direitinho!</w:t>
      </w:r>
    </w:p>
    <w:p w14:paraId="208B1B33" w14:textId="5C777315" pt14:Unid="d2738cedc3254944939668e94c6f55c3">
      <w:pPr/>
      <w:r>
        <w:t xml:space="preserve">Eu adoro </w:t>
      </w:r>
      <w:del w:author="Arthur Souza Rodrigues" w:id="175" w:date="2026-06-14T06:28:17.019Z">
        <w:r>
          <w:delText>mamão</w:delText>
        </w:r>
      </w:del>
      <w:ins w:author="Arthur Souza Rodrigues" w:id="176" w:date="2026-06-14T06:28:17.019Z">
        <w:r>
          <w:t>mamaum</w:t>
        </w:r>
      </w:ins>
      <w:r>
        <w:t xml:space="preserve"> com laranja todas as manhãs para poder ir ao banheiro direitinho!</w:t>
      </w:r>
    </w:p>
    <w:p w14:paraId="139F3505" w14:textId="67F14A52" pt14:Unid="e20a4be4a05b4fa78d41f116ff705826">
      <w:pPr/>
      <w:r>
        <w:t xml:space="preserve">Eu adoro </w:t>
      </w:r>
      <w:del w:author="Arthur Souza Rodrigues" w:id="177" w:date="2026-06-14T06:28:17.019Z">
        <w:r>
          <w:delText>mamão</w:delText>
        </w:r>
      </w:del>
      <w:ins w:author="Arthur Souza Rodrigues" w:id="178" w:date="2026-06-14T06:28:17.019Z">
        <w:r>
          <w:t>mamaum</w:t>
        </w:r>
      </w:ins>
      <w:r>
        <w:t xml:space="preserve"> com laranja todas as manhãs para poder ir ao banheiro direitinho!</w:t>
      </w:r>
    </w:p>
    <w:p w14:paraId="5DC1AADA" w14:textId="29D4C661" pt14:Unid="1d5c393e7259446fb53f17dd8cfe5acb">
      <w:pPr/>
      <w:r>
        <w:t xml:space="preserve">Eu adoro </w:t>
      </w:r>
      <w:del w:author="Arthur Souza Rodrigues" w:id="179" w:date="2026-06-14T06:28:17.019Z">
        <w:r>
          <w:delText>mamão</w:delText>
        </w:r>
      </w:del>
      <w:ins w:author="Arthur Souza Rodrigues" w:id="180" w:date="2026-06-14T06:28:17.019Z">
        <w:r>
          <w:t>mamaum</w:t>
        </w:r>
      </w:ins>
      <w:r>
        <w:t xml:space="preserve"> com laranja todas as manhãs para poder ir ao banheiro direitinho!</w:t>
      </w:r>
    </w:p>
    <w:p w14:paraId="69C44336" w14:textId="2A125F0C" pt14:Unid="add0a5f42b514aa98bb6195e34abc0ea">
      <w:pPr/>
      <w:r>
        <w:t xml:space="preserve">Eu adoro </w:t>
      </w:r>
      <w:del w:author="Arthur Souza Rodrigues" w:id="181" w:date="2026-06-14T06:28:17.019Z">
        <w:r>
          <w:delText>mamão</w:delText>
        </w:r>
      </w:del>
      <w:ins w:author="Arthur Souza Rodrigues" w:id="182" w:date="2026-06-14T06:28:17.019Z">
        <w:r>
          <w:t>mamaum</w:t>
        </w:r>
      </w:ins>
      <w:r>
        <w:t xml:space="preserve"> com laranja todas as manhãs para poder ir ao banheiro direitinho!</w:t>
      </w:r>
    </w:p>
    <w:p w14:paraId="29535C8A" w14:textId="12A93D16" pt14:Unid="f5fe7e1cbc3241aab74c14e5cf5c4da5">
      <w:pPr/>
      <w:r>
        <w:t xml:space="preserve">Eu adoro </w:t>
      </w:r>
      <w:del w:author="Arthur Souza Rodrigues" w:id="183" w:date="2026-06-14T06:28:17.019Z">
        <w:r>
          <w:delText>mamão</w:delText>
        </w:r>
      </w:del>
      <w:ins w:author="Arthur Souza Rodrigues" w:id="184" w:date="2026-06-14T06:28:17.019Z">
        <w:r>
          <w:t>mamaum</w:t>
        </w:r>
      </w:ins>
      <w:r>
        <w:t xml:space="preserve"> com laranja todas as manhãs para poder ir ao banheiro direitinho!</w:t>
      </w:r>
    </w:p>
    <w:p w14:paraId="7E11DF83" w14:textId="6C75CC78" pt14:Unid="1c2a1931b3c34a0da7187004a74e5b70">
      <w:pPr/>
      <w:r>
        <w:t xml:space="preserve">Eu adoro </w:t>
      </w:r>
      <w:del w:author="Arthur Souza Rodrigues" w:id="185" w:date="2026-06-14T06:28:17.019Z">
        <w:r>
          <w:delText>mamão</w:delText>
        </w:r>
      </w:del>
      <w:ins w:author="Arthur Souza Rodrigues" w:id="186" w:date="2026-06-14T06:28:17.019Z">
        <w:r>
          <w:t>mamaum</w:t>
        </w:r>
      </w:ins>
      <w:r>
        <w:t xml:space="preserve"> com laranja todas as manhãs para poder ir ao banheiro direitinho!</w:t>
      </w:r>
    </w:p>
    <w:p w14:paraId="0EB8AC70" w14:textId="60F61F32" pt14:Unid="7628ab0403ba45d08a7acfd6e02f406c">
      <w:pPr/>
      <w:r>
        <w:t xml:space="preserve">Eu adoro </w:t>
      </w:r>
      <w:del w:author="Arthur Souza Rodrigues" w:id="187" w:date="2026-06-14T06:28:17.019Z">
        <w:r>
          <w:delText>mamão</w:delText>
        </w:r>
      </w:del>
      <w:ins w:author="Arthur Souza Rodrigues" w:id="188" w:date="2026-06-14T06:28:17.019Z">
        <w:r>
          <w:t>mamaum</w:t>
        </w:r>
      </w:ins>
      <w:r>
        <w:t xml:space="preserve"> com laranja todas as manhãs para poder ir ao banheiro direitinho!</w:t>
      </w:r>
    </w:p>
    <w:p w14:paraId="5DBC044D" w14:textId="6EB07AE0" pt14:Unid="d63884173d7d429985360ec1d0edef68">
      <w:pPr/>
      <w:r>
        <w:t xml:space="preserve">Eu adoro </w:t>
      </w:r>
      <w:del w:author="Arthur Souza Rodrigues" w:id="189" w:date="2026-06-14T06:28:17.019Z">
        <w:r>
          <w:delText>mamão</w:delText>
        </w:r>
      </w:del>
      <w:ins w:author="Arthur Souza Rodrigues" w:id="190" w:date="2026-06-14T06:28:17.019Z">
        <w:r>
          <w:t>mamaum</w:t>
        </w:r>
      </w:ins>
      <w:r>
        <w:t xml:space="preserve"> com laranja todas as manhãs para poder ir ao banheiro direitinho!</w:t>
      </w:r>
    </w:p>
    <w:p w14:paraId="10FDDFFB" w14:textId="1C947DC2" pt14:Unid="b71bf1b80f9e4df4973890689622e9b2">
      <w:pPr/>
      <w:r>
        <w:t xml:space="preserve">Eu adoro </w:t>
      </w:r>
      <w:del w:author="Arthur Souza Rodrigues" w:id="191" w:date="2026-06-14T06:28:17.019Z">
        <w:r>
          <w:delText>mamão</w:delText>
        </w:r>
      </w:del>
      <w:ins w:author="Arthur Souza Rodrigues" w:id="192" w:date="2026-06-14T06:28:17.019Z">
        <w:r>
          <w:t>mamaum</w:t>
        </w:r>
      </w:ins>
      <w:r>
        <w:t xml:space="preserve"> com laranja todas as manhãs para poder ir ao banheiro direitinho!</w:t>
      </w:r>
    </w:p>
    <w:p w14:paraId="76866A23" w14:textId="2B11A99F" pt14:Unid="9504721b58984b0eabc1eb3bf58f22b8">
      <w:pPr/>
      <w:r>
        <w:t xml:space="preserve">Eu adoro </w:t>
      </w:r>
      <w:del w:author="Arthur Souza Rodrigues" w:id="193" w:date="2026-06-14T06:28:17.019Z">
        <w:r>
          <w:delText>mamão com laranja todas as manhãs para poder ir ao banheiro direitinho!</w:delText>
        </w:r>
      </w:del>
    </w:p>
    <w:p w14:paraId="7BF761F9" w14:textId="0274347E" pt14:Unid="0a255610450940b78a3b457ec6a2edf5">
      <w:pPr pt14:Status="Inserted">
        <w:rPr>
          <w:ins w:author="Arthur Souza Rodrigues" w:id="195" w:date="2026-06-14T06:28:17.019Z"/>
        </w:rPr>
      </w:pPr>
      <w:ins w:author="Arthur Souza Rodrigues" w:id="194" w:date="2026-06-14T06:28:17.019Z">
        <w:r>
          <w:t>direitinho!</w:t>
        </w:r>
      </w:ins>
    </w:p>
    <w:p w14:paraId="5C767741" w14:textId="1A0B9FBB" pt14:Unid="09adb4639d2a44f1ad9817c75fc838bc">
      <w:pPr pt14:Status="Inserted">
        <w:rPr>
          <w:ins w:author="Arthur Souza Rodrigues" w:id="197" w:date="2026-06-14T06:28:17.019Z"/>
        </w:rPr>
      </w:pPr>
      <w:ins w:author="Arthur Souza Rodrigues" w:id="196" w:date="2026-06-14T06:28:17.019Z">
        <w:r>
          <w:t>Eu adoro mamaum com laranja todas as manhãs para poder ir ao banheiro direitinho!</w:t>
        </w:r>
      </w:ins>
    </w:p>
    <w:p w14:paraId="47C9E4BC" w14:textId="30365368" pt14:Unid="0c87c3e028c94804b892ffd11733bc65">
      <w:pPr pt14:Status="Inserted">
        <w:rPr>
          <w:ins w:author="Arthur Souza Rodrigues" w:id="199" w:date="2026-06-14T06:28:17.019Z"/>
        </w:rPr>
      </w:pPr>
      <w:ins w:author="Arthur Souza Rodrigues" w:id="198" w:date="2026-06-14T06:28:17.019Z">
        <w:r>
          <w:t>Eu adoro mamaum com laranja todas as manhãs para poder ir ao banheiro direitinho!</w:t>
        </w:r>
      </w:ins>
    </w:p>
    <w:p w14:paraId="2758DE42" w14:textId="105CBDE0" pt14:Unid="149b906fe7b54f57b0975049fbb3996a">
      <w:pPr pt14:Status="Inserted">
        <w:rPr>
          <w:ins w:author="Arthur Souza Rodrigues" w:id="201" w:date="2026-06-14T06:28:17.019Z"/>
        </w:rPr>
      </w:pPr>
      <w:ins w:author="Arthur Souza Rodrigues" w:id="200" w:date="2026-06-14T06:28:17.019Z">
        <w:r>
          <w:t>Eu adoro mamaum com laranja todas as manhãs para poder ir ao banheiro direitinho!</w:t>
        </w:r>
      </w:ins>
    </w:p>
    <w:p w14:paraId="17535B47" w14:textId="2E8CDD6D" pt14:Unid="6e8e0696bff04f268384ffb56e54cf69">
      <w:pPr pt14:Status="Inserted">
        <w:rPr>
          <w:ins w:author="Arthur Souza Rodrigues" w:id="203" w:date="2026-06-14T06:28:17.019Z"/>
        </w:rPr>
      </w:pPr>
      <w:ins w:author="Arthur Souza Rodrigues" w:id="202" w:date="2026-06-14T06:28:17.019Z">
        <w:r>
          <w:t>Eu adoro mamaum com laranja todas as manhãs para poder ir ao banheiro direitinho!</w:t>
        </w:r>
      </w:ins>
    </w:p>
    <w:p w14:paraId="73E16957" w14:textId="36A5672F" pt14:Unid="64e0a76914ce42c084b4b2b7de06a8f2">
      <w:pPr pt14:Status="Inserted">
        <w:rPr>
          <w:ins w:author="Arthur Souza Rodrigues" w:id="205" w:date="2026-06-14T06:28:17.019Z"/>
        </w:rPr>
      </w:pPr>
      <w:ins w:author="Arthur Souza Rodrigues" w:id="204" w:date="2026-06-14T06:28:17.019Z">
        <w:r>
          <w:t>Eu adoro mamaum com laranja todas as manhãs para poder ir ao banheiro direitinho!</w:t>
        </w:r>
      </w:ins>
    </w:p>
    <w:p w14:paraId="29931170" w14:textId="1D65E93F" pt14:Unid="0dfa36d4b75a4d22ac78b24bf543e28f">
      <w:pPr pt14:Status="Inserted">
        <w:rPr>
          <w:ins w:author="Arthur Souza Rodrigues" w:id="207" w:date="2026-06-14T06:28:17.019Z"/>
        </w:rPr>
      </w:pPr>
      <w:ins w:author="Arthur Souza Rodrigues" w:id="206" w:date="2026-06-14T06:28:17.019Z">
        <w:r>
          <w:t>Eu adoro mamaum com laranja todas as manhãs para poder ir ao banheiro direitinho!</w:t>
        </w:r>
      </w:ins>
    </w:p>
    <w:p w14:paraId="0A10BFA5" w14:textId="644D490B" pt14:Unid="16b1fd50933b43318709ce6d4f8585bb">
      <w:pPr pt14:Status="Inserted">
        <w:rPr>
          <w:ins w:author="Arthur Souza Rodrigues" w:id="209" w:date="2026-06-14T06:28:17.019Z"/>
        </w:rPr>
      </w:pPr>
      <w:ins w:author="Arthur Souza Rodrigues" w:id="208" w:date="2026-06-14T06:28:17.019Z">
        <w:r>
          <w:t>Eu adoro mamaum com laranja todas as manhãs para poder ir ao banheiro direitinho!</w:t>
        </w:r>
      </w:ins>
    </w:p>
    <w:p w14:paraId="3F94DB22" w14:textId="5DA78E5C" pt14:Unid="877fc24f08de470983e184794bd8e8e0">
      <w:pPr pt14:Status="Inserted">
        <w:rPr>
          <w:ins w:author="Arthur Souza Rodrigues" w:id="211" w:date="2026-06-14T06:28:17.019Z"/>
        </w:rPr>
      </w:pPr>
      <w:ins w:author="Arthur Souza Rodrigues" w:id="210" w:date="2026-06-14T06:28:17.019Z">
        <w:r>
          <w:t>Eu adoro mamaum com laranja todas as manhãs para poder ir ao banheiro direitinho!</w:t>
        </w:r>
      </w:ins>
    </w:p>
    <w:p w14:paraId="4CA7780D" w14:textId="190C71FA" pt14:Unid="85941441961e44d499d43a18654f74a4">
      <w:pPr/>
      <w:r>
        <w:t xml:space="preserve">Eu adoro </w:t>
      </w:r>
      <w:del w:author="Arthur Souza Rodrigues" w:id="212" w:date="2026-06-14T06:28:17.019Z">
        <w:r>
          <w:delText>mamão</w:delText>
        </w:r>
      </w:del>
      <w:ins w:author="Arthur Souza Rodrigues" w:id="213" w:date="2026-06-14T06:28:17.019Z">
        <w:r>
          <w:t>mamaum</w:t>
        </w:r>
      </w:ins>
      <w:r>
        <w:t xml:space="preserve"> com laranja todas as manhãs para poder ir ao banheiro direitinho!</w:t>
      </w:r>
    </w:p>
    <w:p w14:paraId="4FB55640" w14:textId="18EFF03B" pt14:Unid="c9c3b60e4a804fba91d8983ecfe6ef02">
      <w:pPr/>
      <w:r>
        <w:t xml:space="preserve">Eu adoro </w:t>
      </w:r>
      <w:del w:author="Arthur Souza Rodrigues" w:id="214" w:date="2026-06-14T06:28:17.019Z">
        <w:r>
          <w:delText>mamão</w:delText>
        </w:r>
      </w:del>
      <w:ins w:author="Arthur Souza Rodrigues" w:id="215" w:date="2026-06-14T06:28:17.019Z">
        <w:r>
          <w:t>mamaum</w:t>
        </w:r>
      </w:ins>
      <w:r>
        <w:t xml:space="preserve"> com laranja todas as manhãs para poder ir ao banheiro direitinho!</w:t>
      </w:r>
    </w:p>
    <w:p w14:paraId="7ABAB2AF" w14:textId="6FB0C826" pt14:Unid="bdb1a73570b44047bacbfd386d48e3c5">
      <w:pPr/>
      <w:r>
        <w:t xml:space="preserve">Eu adoro </w:t>
      </w:r>
      <w:del w:author="Arthur Souza Rodrigues" w:id="216" w:date="2026-06-14T06:28:17.019Z">
        <w:r>
          <w:delText>mamão</w:delText>
        </w:r>
      </w:del>
      <w:ins w:author="Arthur Souza Rodrigues" w:id="217" w:date="2026-06-14T06:28:17.019Z">
        <w:r>
          <w:t>mamaum</w:t>
        </w:r>
      </w:ins>
      <w:r>
        <w:t xml:space="preserve"> com laranja todas as manhãs para poder ir ao banheiro direitinho!</w:t>
      </w:r>
    </w:p>
    <w:p w14:paraId="6765D0D1" w14:textId="22E4457B" pt14:Unid="1f88e50a84b440cdbeaf4878c018ef58">
      <w:pPr/>
      <w:r>
        <w:t xml:space="preserve">Eu adoro </w:t>
      </w:r>
      <w:del w:author="Arthur Souza Rodrigues" w:id="218" w:date="2026-06-14T06:28:17.019Z">
        <w:r>
          <w:delText>mamão</w:delText>
        </w:r>
      </w:del>
      <w:ins w:author="Arthur Souza Rodrigues" w:id="219" w:date="2026-06-14T06:28:17.019Z">
        <w:r>
          <w:t>mamaum</w:t>
        </w:r>
      </w:ins>
      <w:r>
        <w:t xml:space="preserve"> com laranja todas as manhãs para poder ir ao banheiro direitinho!</w:t>
      </w:r>
    </w:p>
    <w:p w14:paraId="4808DBAF" w14:textId="7E795C75" pt14:Unid="24503befdf4d4d43b82f1daa2afd5699">
      <w:pPr/>
      <w:r>
        <w:t xml:space="preserve">Eu adoro </w:t>
      </w:r>
      <w:del w:author="Arthur Souza Rodrigues" w:id="220" w:date="2026-06-14T06:28:17.019Z">
        <w:r>
          <w:delText>mamão</w:delText>
        </w:r>
      </w:del>
      <w:ins w:author="Arthur Souza Rodrigues" w:id="221" w:date="2026-06-14T06:28:17.019Z">
        <w:r>
          <w:t>mamaum</w:t>
        </w:r>
      </w:ins>
      <w:r>
        <w:t xml:space="preserve"> com laranja todas as manhãs para poder ir ao banheiro direitinho!</w:t>
      </w:r>
    </w:p>
    <w:p w14:paraId="16E0A8C9" w14:textId="77777777" pt14:Unid="2ac7c170b240461ba3d5633ecb01ef35">
      <w:pPr pt14:Unid="654c331e6911459fbd5faf6712d886ef">
        <w:pStyle w:val="ListParagraph" pt14:Unid="c8c0bad4a88c4bea8f059057c2aa4c9c"/>
        <w:numPr pt14:Unid="d9c7240a1fd04b52928c9156f9f7d362">
          <w:ilvl w:val="0" pt14:Unid="fc06b5c21a324ac7b91bb51f6ca4dd51"/>
          <w:numId w:val="7" pt14:Unid="fddc5a7fc2514463adb765fe722864f1"/>
        </w:numPr>
      </w:pPr>
    </w:p>
    <w:p w14:paraId="04AC4178" w14:textId="04B37763" pt14:Unid="3931311f19134773beae9738d66272ee">
      <w:pPr/>
      <w:r>
        <w:t xml:space="preserve">Eu adoro </w:t>
      </w:r>
      <w:del w:author="Arthur Souza Rodrigues" w:id="222" w:date="2026-06-14T06:28:17.019Z">
        <w:r>
          <w:delText>mamão</w:delText>
        </w:r>
      </w:del>
      <w:ins w:author="Arthur Souza Rodrigues" w:id="223" w:date="2026-06-14T06:28:17.019Z">
        <w:r>
          <w:t>mamaum</w:t>
        </w:r>
      </w:ins>
      <w:r>
        <w:t xml:space="preserve"> com laranja todas as manhãs para poder ir ao banheiro direitinho!</w:t>
      </w:r>
    </w:p>
    <w:p w14:paraId="5F584121" w14:textId="77777777" pt14:Unid="13363a14daf1401086be73eb9e128656">
      <w:pPr/>
    </w:p>
    <w:p w14:paraId="57C77317" w14:textId="0506BFE8" pt14:Unid="fccc656453f04568a93c64671fbd9fdc">
      <w:pPr/>
      <w:r>
        <w:t xml:space="preserve">Eu adoro </w:t>
      </w:r>
      <w:del w:author="Arthur Souza Rodrigues" w:id="224" w:date="2026-06-14T06:28:17.019Z">
        <w:r>
          <w:delText>mamão</w:delText>
        </w:r>
      </w:del>
      <w:ins w:author="Arthur Souza Rodrigues" w:id="225" w:date="2026-06-14T06:28:17.019Z">
        <w:r>
          <w:t>mamaum</w:t>
        </w:r>
      </w:ins>
      <w:r>
        <w:t xml:space="preserve"> com laranja todas as manhãs para poder ir ao banheiro direitinho!</w:t>
      </w:r>
    </w:p>
    <w:p w14:paraId="19972CF9" w14:textId="73A0AA52" pt14:Unid="9aa3711586624271a09d9f35cfe6667f">
      <w:pPr/>
      <w:r>
        <w:t xml:space="preserve">Eu adoro </w:t>
      </w:r>
      <w:del w:author="Arthur Souza Rodrigues" w:id="226" w:date="2026-06-14T06:28:17.019Z">
        <w:r>
          <w:delText>mamão</w:delText>
        </w:r>
      </w:del>
      <w:ins w:author="Arthur Souza Rodrigues" w:id="227" w:date="2026-06-14T06:28:17.019Z">
        <w:r>
          <w:t>mamaum</w:t>
        </w:r>
      </w:ins>
      <w:r>
        <w:t xml:space="preserve"> com laranja todas as manhãs para poder ir ao banheiro direitinho!</w:t>
      </w:r>
    </w:p>
    <w:p w14:paraId="57A50A59" w14:textId="6F6A31D4" pt14:Unid="47f0c1b653374bb68d369f72f32ce2c3">
      <w:pPr/>
      <w:r>
        <w:t xml:space="preserve">Eu adoro </w:t>
      </w:r>
      <w:del w:author="Arthur Souza Rodrigues" w:id="228" w:date="2026-06-14T06:28:17.019Z">
        <w:r>
          <w:delText>mamão</w:delText>
        </w:r>
      </w:del>
      <w:ins w:author="Arthur Souza Rodrigues" w:id="229" w:date="2026-06-14T06:28:17.019Z">
        <w:r>
          <w:t>mamaum</w:t>
        </w:r>
      </w:ins>
      <w:r>
        <w:t xml:space="preserve"> com laranja todas as manhãs para poder ir ao banheiro direitinho!</w:t>
      </w:r>
    </w:p>
    <w:p w14:paraId="718AD384" w14:textId="0FED770A" pt14:Unid="4080b14059754f018d8329d046714a1b">
      <w:pPr/>
      <w:r>
        <w:t xml:space="preserve">Eu adoro </w:t>
      </w:r>
      <w:del w:author="Arthur Souza Rodrigues" w:id="230" w:date="2026-06-14T06:28:17.019Z">
        <w:r>
          <w:delText>mamão</w:delText>
        </w:r>
      </w:del>
      <w:ins w:author="Arthur Souza Rodrigues" w:id="231" w:date="2026-06-14T06:28:17.019Z">
        <w:r>
          <w:t>mamaum</w:t>
        </w:r>
      </w:ins>
      <w:r>
        <w:t xml:space="preserve"> com laranja todas as manhãs para poder ir ao banheiro direitinho!</w:t>
      </w:r>
    </w:p>
    <w:p w14:paraId="75E17153" w14:textId="29D62EC8" pt14:Unid="0f5bdaa940134a96b91f0b5437132149">
      <w:pPr/>
      <w:r>
        <w:t xml:space="preserve">Eu adoro </w:t>
      </w:r>
      <w:del w:author="Arthur Souza Rodrigues" w:id="232" w:date="2026-06-14T06:28:17.019Z">
        <w:r>
          <w:delText>mamão</w:delText>
        </w:r>
      </w:del>
      <w:ins w:author="Arthur Souza Rodrigues" w:id="233" w:date="2026-06-14T06:28:17.019Z">
        <w:r>
          <w:t>mamaum</w:t>
        </w:r>
      </w:ins>
      <w:r>
        <w:t xml:space="preserve"> com laranja todas as manhãs para poder ir ao banheiro direitinho!</w:t>
      </w:r>
    </w:p>
    <w:p w14:paraId="64C57F73" w14:textId="1B7995AC" pt14:Unid="c06315bbeca748809622ba9fb237fe0f">
      <w:pPr/>
      <w:r>
        <w:t xml:space="preserve">Eu adoro </w:t>
      </w:r>
      <w:del w:author="Arthur Souza Rodrigues" w:id="234" w:date="2026-06-14T06:28:17.019Z">
        <w:r>
          <w:delText>mamão</w:delText>
        </w:r>
      </w:del>
      <w:ins w:author="Arthur Souza Rodrigues" w:id="235" w:date="2026-06-14T06:28:17.019Z">
        <w:r>
          <w:t>mamaum</w:t>
        </w:r>
      </w:ins>
      <w:r>
        <w:t xml:space="preserve"> com laranja todas as manhãs para poder ir ao banheiro direitinho!</w:t>
      </w:r>
    </w:p>
    <w:p w14:paraId="07B75A30" w14:textId="2EF77CC6" pt14:Unid="f1f4824d92ae4745ab11feb9e93f1eb3">
      <w:pPr/>
      <w:r>
        <w:t xml:space="preserve">Eu adoro </w:t>
      </w:r>
      <w:del w:author="Arthur Souza Rodrigues" w:id="236" w:date="2026-06-14T06:28:17.019Z">
        <w:r>
          <w:delText>mamão</w:delText>
        </w:r>
      </w:del>
      <w:ins w:author="Arthur Souza Rodrigues" w:id="237" w:date="2026-06-14T06:28:17.019Z">
        <w:r>
          <w:t>mamaum</w:t>
        </w:r>
      </w:ins>
      <w:r>
        <w:t xml:space="preserve"> com laranja todas as manhãs para poder ir ao banheiro direitinho!</w:t>
      </w:r>
    </w:p>
    <w:p w14:paraId="200B9D22" w14:textId="6103C918" pt14:Unid="44d7543bdffb42898b16fb309365ab22">
      <w:pPr/>
      <w:r>
        <w:t xml:space="preserve">Eu adoro </w:t>
      </w:r>
      <w:del w:author="Arthur Souza Rodrigues" w:id="238" w:date="2026-06-14T06:28:17.019Z">
        <w:r>
          <w:delText>mamão</w:delText>
        </w:r>
      </w:del>
      <w:ins w:author="Arthur Souza Rodrigues" w:id="239" w:date="2026-06-14T06:28:17.019Z">
        <w:r>
          <w:t>mamaum</w:t>
        </w:r>
      </w:ins>
      <w:r>
        <w:t xml:space="preserve"> com laranja todas as manhãs para poder ir ao banheiro direitinho!</w:t>
      </w:r>
    </w:p>
    <w:p w14:paraId="7897F5F1" w14:textId="52DDB2A9" pt14:Unid="1cab7fdf03554107b0d1527b46360aad">
      <w:pPr/>
      <w:r>
        <w:t xml:space="preserve">Eu adoro </w:t>
      </w:r>
      <w:del w:author="Arthur Souza Rodrigues" w:id="240" w:date="2026-06-14T06:28:17.019Z">
        <w:r>
          <w:delText>mamão</w:delText>
        </w:r>
      </w:del>
      <w:ins w:author="Arthur Souza Rodrigues" w:id="241" w:date="2026-06-14T06:28:17.019Z">
        <w:r>
          <w:t>mamaum</w:t>
        </w:r>
      </w:ins>
      <w:r>
        <w:t xml:space="preserve"> com laranja todas as manhãs para poder ir ao banheiro direitinho!</w:t>
      </w:r>
    </w:p>
    <w:p w14:paraId="78C32186" w14:textId="2BEF180D" pt14:Unid="fe83a33a52724b3380ad5c6d1ea61f47">
      <w:pPr/>
      <w:r>
        <w:t xml:space="preserve">Eu adoro </w:t>
      </w:r>
      <w:del w:author="Arthur Souza Rodrigues" w:id="242" w:date="2026-06-14T06:28:17.019Z">
        <w:r>
          <w:delText>mamão</w:delText>
        </w:r>
      </w:del>
      <w:ins w:author="Arthur Souza Rodrigues" w:id="243" w:date="2026-06-14T06:28:17.019Z">
        <w:r>
          <w:t>mamaum</w:t>
        </w:r>
      </w:ins>
      <w:r>
        <w:t xml:space="preserve"> com laranja todas as manhãs para poder ir ao banheiro direitinho!</w:t>
      </w:r>
    </w:p>
    <w:p w14:paraId="70E9FEFF" w14:textId="09066A7C" pt14:Unid="182b33b4a14e4ba1a32c5ebec8f5a757">
      <w:pPr/>
      <w:r>
        <w:t xml:space="preserve">Eu adoro </w:t>
      </w:r>
      <w:del w:author="Arthur Souza Rodrigues" w:id="244" w:date="2026-06-14T06:28:17.019Z">
        <w:r>
          <w:delText>mamão</w:delText>
        </w:r>
      </w:del>
      <w:ins w:author="Arthur Souza Rodrigues" w:id="245" w:date="2026-06-14T06:28:17.019Z">
        <w:r>
          <w:t>mamaum</w:t>
        </w:r>
      </w:ins>
      <w:r>
        <w:t xml:space="preserve"> com laranja todas as manhãs para poder ir ao banheiro direitinho!</w:t>
      </w:r>
    </w:p>
    <w:p w14:paraId="5BE87D70" w14:textId="0408D661" pt14:Unid="2bf8d92c1e204b6798df5af6914a71c9">
      <w:pPr/>
      <w:r>
        <w:t xml:space="preserve">Eu adoro </w:t>
      </w:r>
      <w:del w:author="Arthur Souza Rodrigues" w:id="246" w:date="2026-06-14T06:28:17.019Z">
        <w:r>
          <w:delText>mamão</w:delText>
        </w:r>
      </w:del>
      <w:ins w:author="Arthur Souza Rodrigues" w:id="247" w:date="2026-06-14T06:28:17.019Z">
        <w:r>
          <w:t>mamaum</w:t>
        </w:r>
      </w:ins>
      <w:r>
        <w:t xml:space="preserve"> com laranja todas as manhãs para poder ir ao banheiro direitinho!</w:t>
      </w:r>
    </w:p>
    <w:p w14:paraId="012114D2" w14:textId="5A366C67" pt14:Unid="aa35fbd1a2aa4a9fa1fe15ef679ce6eb">
      <w:pPr/>
      <w:r>
        <w:t xml:space="preserve">Eu adoro </w:t>
      </w:r>
      <w:del w:author="Arthur Souza Rodrigues" w:id="248" w:date="2026-06-14T06:28:17.019Z">
        <w:r>
          <w:delText>mamão</w:delText>
        </w:r>
      </w:del>
      <w:ins w:author="Arthur Souza Rodrigues" w:id="249" w:date="2026-06-14T06:28:17.019Z">
        <w:r>
          <w:t>mamaum</w:t>
        </w:r>
      </w:ins>
      <w:r>
        <w:t xml:space="preserve"> com laranja todas as manhãs para poder ir ao banheiro direitinho!</w:t>
      </w:r>
    </w:p>
    <w:p w14:paraId="6D287BAD" w14:textId="3CEF2F0E" pt14:Unid="8807a52ca74a4695806e200f12ba6dd2">
      <w:pPr/>
      <w:r>
        <w:t xml:space="preserve">Eu adoro </w:t>
      </w:r>
      <w:del w:author="Arthur Souza Rodrigues" w:id="250" w:date="2026-06-14T06:28:17.019Z">
        <w:r>
          <w:delText>mamão</w:delText>
        </w:r>
      </w:del>
      <w:ins w:author="Arthur Souza Rodrigues" w:id="251" w:date="2026-06-14T06:28:17.019Z">
        <w:r>
          <w:t>mamaum</w:t>
        </w:r>
      </w:ins>
      <w:r>
        <w:t xml:space="preserve"> com laranja todas as manhãs para poder ir ao banheiro direitinho!</w:t>
      </w:r>
    </w:p>
    <w:p w14:paraId="451D8F50" w14:textId="25E0E895" pt14:Unid="22b665d6a79c4e6daa790087723f5c39">
      <w:pPr/>
      <w:r>
        <w:t xml:space="preserve">Eu adoro </w:t>
      </w:r>
      <w:del w:author="Arthur Souza Rodrigues" w:id="252" w:date="2026-06-14T06:28:17.019Z">
        <w:r>
          <w:delText>mamão</w:delText>
        </w:r>
      </w:del>
      <w:ins w:author="Arthur Souza Rodrigues" w:id="253" w:date="2026-06-14T06:28:17.019Z">
        <w:r>
          <w:t>mamaum</w:t>
        </w:r>
      </w:ins>
      <w:r>
        <w:t xml:space="preserve"> com laranja todas as manhãs para poder ir ao banheiro direitinho!</w:t>
      </w:r>
    </w:p>
    <w:p w14:paraId="1A0FD1D9" w14:textId="0D9A1E65" pt14:Unid="e8db1944b83547f7b962ef258df7d96f">
      <w:pPr/>
      <w:r>
        <w:t xml:space="preserve">Eu adoro </w:t>
      </w:r>
      <w:del w:author="Arthur Souza Rodrigues" w:id="254" w:date="2026-06-14T06:28:17.019Z">
        <w:r>
          <w:delText>mamão</w:delText>
        </w:r>
      </w:del>
      <w:ins w:author="Arthur Souza Rodrigues" w:id="255" w:date="2026-06-14T06:28:17.019Z">
        <w:r>
          <w:t>mamaum</w:t>
        </w:r>
      </w:ins>
      <w:r>
        <w:t xml:space="preserve"> com laranja todas as manhãs para poder ir ao banheiro direitinho!</w:t>
      </w:r>
    </w:p>
    <w:p w14:paraId="6BF226E1" w14:textId="77777777" pt14:Unid="35efa0220d7d4850aee6e2d27fe7dd33">
      <w:pPr pt14:Unid="77fc814ce10e4458aa79712a24b5eb1a">
        <w:pStyle w:val="ListParagraph" pt14:Unid="ece581b1b82b494e97f94bd8670d51ca"/>
        <w:numPr pt14:Unid="a1d53e190f514cf8938ae7579b702055">
          <w:ilvl w:val="0" pt14:Unid="7ff442bdf671494cb86384ef7c8563a4"/>
          <w:numId w:val="8" pt14:Unid="5933858edf374eba9cd195759ce36cde"/>
        </w:numPr>
      </w:pPr>
    </w:p>
    <w:p w14:paraId="11B8A935" w14:textId="6DA2D4B9" pt14:Unid="dfb115358d644dfaad53bec0e152c78e">
      <w:pPr/>
      <w:r>
        <w:t xml:space="preserve">Eu adoro </w:t>
      </w:r>
      <w:del w:author="Arthur Souza Rodrigues" w:id="256" w:date="2026-06-14T06:28:17.019Z">
        <w:r>
          <w:delText>mamão</w:delText>
        </w:r>
      </w:del>
      <w:ins w:author="Arthur Souza Rodrigues" w:id="257" w:date="2026-06-14T06:28:17.019Z">
        <w:r>
          <w:t>mamaum</w:t>
        </w:r>
      </w:ins>
      <w:r>
        <w:t xml:space="preserve"> com laranja todas as manhãs para poder ir ao banheiro direitinho!</w:t>
      </w:r>
    </w:p>
    <w:p w14:paraId="74401950" w14:textId="77777777" pt14:Unid="09ad8339fe6a41df8e4b00afb8b78085">
      <w:pPr/>
    </w:p>
    <w:p w14:paraId="5A1801B4" w14:textId="78DA57FF" pt14:Unid="f89f844128d541d4b41cc5dbaa825609">
      <w:pPr/>
      <w:r>
        <w:t xml:space="preserve">Eu adoro </w:t>
      </w:r>
      <w:del w:author="Arthur Souza Rodrigues" w:id="258" w:date="2026-06-14T06:28:17.019Z">
        <w:r>
          <w:delText>mamão</w:delText>
        </w:r>
      </w:del>
      <w:ins w:author="Arthur Souza Rodrigues" w:id="259" w:date="2026-06-14T06:28:17.019Z">
        <w:r>
          <w:t>mamaum</w:t>
        </w:r>
      </w:ins>
      <w:r>
        <w:t xml:space="preserve"> com laranja todas as manhãs para poder ir ao banheiro direitinho!</w:t>
      </w:r>
    </w:p>
    <w:p w14:paraId="660648F4" w14:textId="138F2CA3" pt14:Unid="8d8e14cd593441d3968a14b0130de5cf">
      <w:pPr/>
      <w:r>
        <w:t xml:space="preserve">Eu adoro </w:t>
      </w:r>
      <w:del w:author="Arthur Souza Rodrigues" w:id="260" w:date="2026-06-14T06:28:17.019Z">
        <w:r>
          <w:delText>mamão</w:delText>
        </w:r>
      </w:del>
      <w:ins w:author="Arthur Souza Rodrigues" w:id="261" w:date="2026-06-14T06:28:17.019Z">
        <w:r>
          <w:t>mamaum</w:t>
        </w:r>
      </w:ins>
      <w:r>
        <w:t xml:space="preserve"> com laranja todas as manhãs para poder ir ao banheiro direitinho!</w:t>
      </w:r>
    </w:p>
    <w:p w14:paraId="1A29AE6E" w14:textId="5E1E3A67" pt14:Unid="af995ed46c2d4f0cb6843ac305ea8243">
      <w:pPr/>
      <w:r>
        <w:t xml:space="preserve">Eu adoro </w:t>
      </w:r>
      <w:del w:author="Arthur Souza Rodrigues" w:id="262" w:date="2026-06-14T06:28:17.019Z">
        <w:r>
          <w:delText>mamão</w:delText>
        </w:r>
      </w:del>
      <w:ins w:author="Arthur Souza Rodrigues" w:id="263" w:date="2026-06-14T06:28:17.019Z">
        <w:r>
          <w:t>mamaum</w:t>
        </w:r>
      </w:ins>
      <w:r>
        <w:t xml:space="preserve"> com laranja todas as manhãs para poder ir ao banheiro direitinho!</w:t>
      </w:r>
    </w:p>
    <w:p w14:paraId="4C157A1E" w14:textId="23FA4210" pt14:Unid="b5336bfd8e934acd85ae5c076a7be3f0">
      <w:pPr/>
      <w:r>
        <w:t xml:space="preserve">Eu adoro </w:t>
      </w:r>
      <w:del w:author="Arthur Souza Rodrigues" w:id="264" w:date="2026-06-14T06:28:17.019Z">
        <w:r>
          <w:delText>mamão</w:delText>
        </w:r>
      </w:del>
      <w:ins w:author="Arthur Souza Rodrigues" w:id="265" w:date="2026-06-14T06:28:17.019Z">
        <w:r>
          <w:t>mamaum</w:t>
        </w:r>
      </w:ins>
      <w:r>
        <w:t xml:space="preserve"> com laranja todas as manhãs para poder ir ao banheiro direitinho!</w:t>
      </w:r>
    </w:p>
    <w:p w14:paraId="6EFAA7AA" w14:textId="7255D7F1" pt14:Unid="e6e2097f4848486a842e2a3c16a980c3">
      <w:pPr/>
      <w:r>
        <w:t xml:space="preserve">Eu adoro </w:t>
      </w:r>
      <w:del w:author="Arthur Souza Rodrigues" w:id="266" w:date="2026-06-14T06:28:17.019Z">
        <w:r>
          <w:delText>mamão</w:delText>
        </w:r>
      </w:del>
      <w:ins w:author="Arthur Souza Rodrigues" w:id="267" w:date="2026-06-14T06:28:17.019Z">
        <w:r>
          <w:t>mamaum</w:t>
        </w:r>
      </w:ins>
      <w:r>
        <w:t xml:space="preserve"> com laranja todas as manhãs para poder ir ao banheiro direitinho!</w:t>
      </w:r>
    </w:p>
    <w:p w14:paraId="20FF0BA3" w14:textId="5345234F" pt14:Unid="c479841ac3f2490b8914f1f0935c1a8e">
      <w:pPr/>
      <w:r>
        <w:t xml:space="preserve">Eu adoro </w:t>
      </w:r>
      <w:del w:author="Arthur Souza Rodrigues" w:id="268" w:date="2026-06-14T06:28:17.019Z">
        <w:r>
          <w:delText>mamão</w:delText>
        </w:r>
      </w:del>
      <w:ins w:author="Arthur Souza Rodrigues" w:id="269" w:date="2026-06-14T06:28:17.019Z">
        <w:r>
          <w:t>mamaum</w:t>
        </w:r>
      </w:ins>
      <w:r>
        <w:t xml:space="preserve"> com laranja todas as manhãs para poder ir ao banheiro direitinho!</w:t>
      </w:r>
    </w:p>
    <w:p w14:paraId="736E2ED3" w14:textId="284FF42D" pt14:Unid="03cc5057310d4f5f8954c794b28cf972">
      <w:pPr/>
      <w:r>
        <w:t xml:space="preserve">Eu adoro </w:t>
      </w:r>
      <w:del w:author="Arthur Souza Rodrigues" w:id="270" w:date="2026-06-14T06:28:17.019Z">
        <w:r>
          <w:delText>mamão</w:delText>
        </w:r>
      </w:del>
      <w:ins w:author="Arthur Souza Rodrigues" w:id="271" w:date="2026-06-14T06:28:17.019Z">
        <w:r>
          <w:t>mamaum</w:t>
        </w:r>
      </w:ins>
      <w:r>
        <w:t xml:space="preserve"> com laranja todas as manhãs para poder ir ao banheiro direitinho!</w:t>
      </w:r>
    </w:p>
    <w:p w14:paraId="650740D9" w14:textId="0F03E4C8" pt14:Unid="e6cf5623d16246cead9c9f43863cca5b">
      <w:pPr/>
      <w:r>
        <w:t xml:space="preserve">Eu adoro </w:t>
      </w:r>
      <w:del w:author="Arthur Souza Rodrigues" w:id="272" w:date="2026-06-14T06:28:17.019Z">
        <w:r>
          <w:delText>mamão</w:delText>
        </w:r>
      </w:del>
      <w:ins w:author="Arthur Souza Rodrigues" w:id="273" w:date="2026-06-14T06:28:17.019Z">
        <w:r>
          <w:t>mamaum</w:t>
        </w:r>
      </w:ins>
      <w:r>
        <w:t xml:space="preserve"> com laranja todas as manhãs para poder ir ao banheiro direitinho!</w:t>
      </w:r>
    </w:p>
    <w:p w14:paraId="624FA9C2" w14:textId="17C0E464" pt14:Unid="a9334afa2c364208a4775989a7b5bce7">
      <w:pPr/>
      <w:r>
        <w:t xml:space="preserve">Eu adoro </w:t>
      </w:r>
      <w:del w:author="Arthur Souza Rodrigues" w:id="274" w:date="2026-06-14T06:28:17.019Z">
        <w:r>
          <w:delText>mamão</w:delText>
        </w:r>
      </w:del>
      <w:ins w:author="Arthur Souza Rodrigues" w:id="275" w:date="2026-06-14T06:28:17.019Z">
        <w:r>
          <w:t>mamaum</w:t>
        </w:r>
      </w:ins>
      <w:r>
        <w:t xml:space="preserve"> com laranja todas as manhãs para poder ir ao banheiro direitinho!</w:t>
      </w:r>
    </w:p>
    <w:p w14:paraId="25306B05" w14:textId="3F2B7745" pt14:Unid="7f73035a712444cfa42a8ab72a8dc981">
      <w:pPr/>
      <w:r>
        <w:t xml:space="preserve">Eu adoro </w:t>
      </w:r>
      <w:del w:author="Arthur Souza Rodrigues" w:id="276" w:date="2026-06-14T06:28:17.019Z">
        <w:r>
          <w:delText>mamão</w:delText>
        </w:r>
      </w:del>
      <w:ins w:author="Arthur Souza Rodrigues" w:id="277" w:date="2026-06-14T06:28:17.019Z">
        <w:r>
          <w:t>mamaum</w:t>
        </w:r>
      </w:ins>
      <w:r>
        <w:t xml:space="preserve"> com laranja todas as manhãs para poder ir ao banheiro direitinho!</w:t>
      </w:r>
    </w:p>
    <w:p w14:paraId="4D8655BD" w14:textId="5C419A41" pt14:Unid="ad38c35c50a1432da75a7fd2613ff47e">
      <w:pPr/>
      <w:r>
        <w:t xml:space="preserve">Eu adoro </w:t>
      </w:r>
      <w:del w:author="Arthur Souza Rodrigues" w:id="278" w:date="2026-06-14T06:28:17.019Z">
        <w:r>
          <w:delText>mamão</w:delText>
        </w:r>
      </w:del>
      <w:ins w:author="Arthur Souza Rodrigues" w:id="279" w:date="2026-06-14T06:28:17.019Z">
        <w:r>
          <w:t>mamaum</w:t>
        </w:r>
      </w:ins>
      <w:r>
        <w:t xml:space="preserve"> com laranja todas as manhãs para poder ir ao banheiro direitinho!</w:t>
      </w:r>
    </w:p>
    <w:p w14:paraId="359412F8" w14:textId="1332CA49" pt14:Unid="727faa5487f44420a0017b5008876494">
      <w:pPr/>
      <w:r>
        <w:t xml:space="preserve">Eu adoro </w:t>
      </w:r>
      <w:del w:author="Arthur Souza Rodrigues" w:id="280" w:date="2026-06-14T06:28:17.019Z">
        <w:r>
          <w:delText>mamão</w:delText>
        </w:r>
      </w:del>
      <w:ins w:author="Arthur Souza Rodrigues" w:id="281" w:date="2026-06-14T06:28:17.019Z">
        <w:r>
          <w:t>mamaum</w:t>
        </w:r>
      </w:ins>
      <w:r>
        <w:t xml:space="preserve"> com laranja todas as manhãs para poder ir ao banheiro direitinho!</w:t>
      </w:r>
    </w:p>
    <w:p w14:paraId="0CA88FBC" w14:textId="3E11CCE5" pt14:Unid="c1fe401bf53542ec8dd8bd87cf82b47c">
      <w:pPr/>
      <w:r>
        <w:t xml:space="preserve">Eu adoro </w:t>
      </w:r>
      <w:del w:author="Arthur Souza Rodrigues" w:id="282" w:date="2026-06-14T06:28:17.019Z">
        <w:r>
          <w:delText>mamão</w:delText>
        </w:r>
      </w:del>
      <w:ins w:author="Arthur Souza Rodrigues" w:id="283" w:date="2026-06-14T06:28:17.019Z">
        <w:r>
          <w:t>mamaum</w:t>
        </w:r>
      </w:ins>
      <w:r>
        <w:t xml:space="preserve"> com laranja todas as manhãs para poder ir ao banheiro direitinho!</w:t>
      </w:r>
    </w:p>
    <w:p w14:paraId="399ED865" w14:textId="0D4AA50D" pt14:Unid="201117a765944f74a63a10855932914a">
      <w:pPr/>
      <w:r>
        <w:t xml:space="preserve">Eu adoro </w:t>
      </w:r>
      <w:del w:author="Arthur Souza Rodrigues" w:id="284" w:date="2026-06-14T06:28:17.019Z">
        <w:r>
          <w:delText>mamão</w:delText>
        </w:r>
      </w:del>
      <w:ins w:author="Arthur Souza Rodrigues" w:id="285" w:date="2026-06-14T06:28:17.019Z">
        <w:r>
          <w:t>mamaum</w:t>
        </w:r>
      </w:ins>
      <w:r>
        <w:t xml:space="preserve"> com laranja todas as manhãs para poder ir ao banheiro direitinho!</w:t>
      </w:r>
    </w:p>
    <w:p w14:paraId="1DE05DE8" w14:textId="416EDD19" pt14:Unid="dbb7bf523ea14dac9b861829f496dd1e">
      <w:pPr/>
      <w:r>
        <w:t xml:space="preserve">Eu adoro </w:t>
      </w:r>
      <w:del w:author="Arthur Souza Rodrigues" w:id="286" w:date="2026-06-14T06:28:17.019Z">
        <w:r>
          <w:delText>mamão</w:delText>
        </w:r>
      </w:del>
      <w:ins w:author="Arthur Souza Rodrigues" w:id="287" w:date="2026-06-14T06:28:17.019Z">
        <w:r>
          <w:t>mamaum</w:t>
        </w:r>
      </w:ins>
      <w:r>
        <w:t xml:space="preserve"> com laranja todas as manhãs para poder ir ao banheiro direitinho!</w:t>
      </w:r>
    </w:p>
    <w:p w14:paraId="437F3E22" w14:textId="023E34F2" pt14:Unid="8ee6422a548f465fa5e96352bbf9fa5a">
      <w:pPr/>
      <w:r>
        <w:t xml:space="preserve">Eu adoro </w:t>
      </w:r>
      <w:del w:author="Arthur Souza Rodrigues" w:id="288" w:date="2026-06-14T06:28:17.019Z">
        <w:r>
          <w:delText>mamão</w:delText>
        </w:r>
      </w:del>
      <w:ins w:author="Arthur Souza Rodrigues" w:id="289" w:date="2026-06-14T06:28:17.019Z">
        <w:r>
          <w:t>mamaum</w:t>
        </w:r>
      </w:ins>
      <w:r>
        <w:t xml:space="preserve"> com laranja todas as manhãs para poder ir ao banheiro direitinho!</w:t>
      </w:r>
    </w:p>
    <w:p w14:paraId="037F88AE" w14:textId="77777777" pt14:Unid="6a10f85624ef4925b0bcd365837ecc97">
      <w:pPr pt14:Unid="81471faa112746e8afe7bdf037c288c0">
        <w:pStyle w:val="ListParagraph" pt14:Unid="49046c1c5c4b4fcc9078861aa8312497"/>
        <w:numPr pt14:Unid="062e72f2f06d4e1196bd7c813e1d9a57">
          <w:ilvl w:val="0" pt14:Unid="9fe93d48fb904f5e839befc570f56e6e"/>
          <w:numId w:val="9" pt14:Unid="a868138295c64018a621a35d12f6fa6d"/>
        </w:numPr>
      </w:pPr>
    </w:p>
    <w:p w14:paraId="490A1918" w14:textId="3C3D57D4" pt14:Unid="bd2a335b14af44e6a949309b626191d5">
      <w:pPr/>
      <w:r>
        <w:t xml:space="preserve">Eu adoro </w:t>
      </w:r>
      <w:del w:author="Arthur Souza Rodrigues" w:id="290" w:date="2026-06-14T06:28:17.019Z">
        <w:r>
          <w:delText>mamão</w:delText>
        </w:r>
      </w:del>
      <w:ins w:author="Arthur Souza Rodrigues" w:id="291" w:date="2026-06-14T06:28:17.019Z">
        <w:r>
          <w:t>mamaum</w:t>
        </w:r>
      </w:ins>
      <w:r>
        <w:t xml:space="preserve"> com laranja todas as manhãs para poder ir ao banheiro direitinho!</w:t>
      </w:r>
    </w:p>
    <w:p w14:paraId="237185E9" w14:textId="77777777" pt14:Unid="7106e188386e466da87622a43f8453ff">
      <w:pPr/>
    </w:p>
    <w:p w14:paraId="552B0D77" w14:textId="19E7A4F7" pt14:Unid="92128a44ff894c37a6da6e33bf71a171">
      <w:pPr/>
      <w:r>
        <w:t xml:space="preserve">Eu adoro </w:t>
      </w:r>
      <w:del w:author="Arthur Souza Rodrigues" w:id="292" w:date="2026-06-14T06:28:17.019Z">
        <w:r>
          <w:delText>mamão</w:delText>
        </w:r>
      </w:del>
      <w:ins w:author="Arthur Souza Rodrigues" w:id="293" w:date="2026-06-14T06:28:17.019Z">
        <w:r>
          <w:t>mamaum</w:t>
        </w:r>
      </w:ins>
      <w:r>
        <w:t xml:space="preserve"> com laranja todas as manhãs para poder ir ao banheiro direitinho!</w:t>
      </w:r>
    </w:p>
    <w:p w14:paraId="6FB0758E" w14:textId="14282318" pt14:Unid="3b532f75f75a475090081a971487e95b">
      <w:pPr/>
      <w:r>
        <w:t xml:space="preserve">Eu adoro </w:t>
      </w:r>
      <w:del w:author="Arthur Souza Rodrigues" w:id="294" w:date="2026-06-14T06:28:17.019Z">
        <w:r>
          <w:delText>mamão</w:delText>
        </w:r>
      </w:del>
      <w:ins w:author="Arthur Souza Rodrigues" w:id="295" w:date="2026-06-14T06:28:17.019Z">
        <w:r>
          <w:t>mamaum</w:t>
        </w:r>
      </w:ins>
      <w:r>
        <w:t xml:space="preserve"> com laranja todas as manhãs para poder ir ao banheiro direitinho!</w:t>
      </w:r>
    </w:p>
    <w:p w14:paraId="5F9AB4EE" w14:textId="6D6049CF" pt14:Unid="08a2f766ef1447c7948c22881e679eb2">
      <w:pPr/>
      <w:r>
        <w:t xml:space="preserve">Eu adoro </w:t>
      </w:r>
      <w:del w:author="Arthur Souza Rodrigues" w:id="296" w:date="2026-06-14T06:28:17.019Z">
        <w:r>
          <w:delText>mamão</w:delText>
        </w:r>
      </w:del>
      <w:ins w:author="Arthur Souza Rodrigues" w:id="297" w:date="2026-06-14T06:28:17.019Z">
        <w:r>
          <w:t>mamaum</w:t>
        </w:r>
      </w:ins>
      <w:r>
        <w:t xml:space="preserve"> com laranja todas as manhãs para poder ir ao banheiro direitinho!</w:t>
      </w:r>
    </w:p>
    <w:p w14:paraId="4D1C0153" w14:textId="6D3A26E9" pt14:Unid="971229e8fe7249139ee4c10c5d535832">
      <w:pPr/>
      <w:r>
        <w:t xml:space="preserve">Eu adoro </w:t>
      </w:r>
      <w:del w:author="Arthur Souza Rodrigues" w:id="298" w:date="2026-06-14T06:28:17.019Z">
        <w:r>
          <w:delText>mamão</w:delText>
        </w:r>
      </w:del>
      <w:ins w:author="Arthur Souza Rodrigues" w:id="299" w:date="2026-06-14T06:28:17.019Z">
        <w:r>
          <w:t>mamaum</w:t>
        </w:r>
      </w:ins>
      <w:r>
        <w:t xml:space="preserve"> com laranja todas as manhãs para poder ir ao banheiro direitinho!</w:t>
      </w:r>
    </w:p>
    <w:p w14:paraId="466BB873" w14:textId="218E9F73" pt14:Unid="3e2379eb409343578afb1c0ce4e51bc9">
      <w:pPr/>
      <w:r>
        <w:t xml:space="preserve">Eu adoro </w:t>
      </w:r>
      <w:del w:author="Arthur Souza Rodrigues" w:id="300" w:date="2026-06-14T06:28:17.019Z">
        <w:r>
          <w:delText>mamão</w:delText>
        </w:r>
      </w:del>
      <w:ins w:author="Arthur Souza Rodrigues" w:id="301" w:date="2026-06-14T06:28:17.019Z">
        <w:r>
          <w:t>mamaum</w:t>
        </w:r>
      </w:ins>
      <w:r>
        <w:t xml:space="preserve"> com laranja todas as manhãs para poder ir ao banheiro direitinho!</w:t>
      </w:r>
    </w:p>
    <w:p w14:paraId="2D8FF1D0" w14:textId="2C2A3526" pt14:Unid="10c338fba4fb4601924a3822699e19fa">
      <w:pPr/>
      <w:r>
        <w:t xml:space="preserve">Eu adoro </w:t>
      </w:r>
      <w:del w:author="Arthur Souza Rodrigues" w:id="302" w:date="2026-06-14T06:28:17.019Z">
        <w:r>
          <w:delText>mamão</w:delText>
        </w:r>
      </w:del>
      <w:ins w:author="Arthur Souza Rodrigues" w:id="303" w:date="2026-06-14T06:28:17.019Z">
        <w:r>
          <w:t>mamaum</w:t>
        </w:r>
      </w:ins>
      <w:r>
        <w:t xml:space="preserve"> com laranja todas as manhãs para poder ir ao banheiro direitinho!</w:t>
      </w:r>
    </w:p>
    <w:p w14:paraId="063C90D5" w14:textId="1033855D" pt14:Unid="c50ced163d8646cea364fe63d2624d4b">
      <w:pPr/>
      <w:r>
        <w:t xml:space="preserve">Eu adoro </w:t>
      </w:r>
      <w:del w:author="Arthur Souza Rodrigues" w:id="304" w:date="2026-06-14T06:28:17.019Z">
        <w:r>
          <w:delText>mamão</w:delText>
        </w:r>
      </w:del>
      <w:ins w:author="Arthur Souza Rodrigues" w:id="305" w:date="2026-06-14T06:28:17.019Z">
        <w:r>
          <w:t>mamaum</w:t>
        </w:r>
      </w:ins>
      <w:r>
        <w:t xml:space="preserve"> com laranja todas as manhãs para poder ir ao banheiro direitinho!</w:t>
      </w:r>
    </w:p>
    <w:p w14:paraId="5C8CEDCE" w14:textId="62DA142F" pt14:Unid="23fda11e5bb84f56887e8e6bc2cd904e">
      <w:pPr/>
      <w:r>
        <w:t xml:space="preserve">Eu adoro </w:t>
      </w:r>
      <w:del w:author="Arthur Souza Rodrigues" w:id="306" w:date="2026-06-14T06:28:17.019Z">
        <w:r>
          <w:delText>mamão</w:delText>
        </w:r>
      </w:del>
      <w:ins w:author="Arthur Souza Rodrigues" w:id="307" w:date="2026-06-14T06:28:17.019Z">
        <w:r>
          <w:t>mamaum</w:t>
        </w:r>
      </w:ins>
      <w:r>
        <w:t xml:space="preserve"> com laranja todas as manhãs para poder ir ao banheiro direitinho!</w:t>
      </w:r>
    </w:p>
    <w:p w14:paraId="258BDB0B" w14:textId="73897946" pt14:Unid="310b68260a7c48569f6ea18405a766f9">
      <w:pPr/>
      <w:r>
        <w:t xml:space="preserve">Eu adoro </w:t>
      </w:r>
      <w:del w:author="Arthur Souza Rodrigues" w:id="308" w:date="2026-06-14T06:28:17.019Z">
        <w:r>
          <w:delText>mamão</w:delText>
        </w:r>
      </w:del>
      <w:ins w:author="Arthur Souza Rodrigues" w:id="309" w:date="2026-06-14T06:28:17.019Z">
        <w:r>
          <w:t>mamaum</w:t>
        </w:r>
      </w:ins>
      <w:r>
        <w:t xml:space="preserve"> com laranja todas as manhãs para poder ir ao banheiro direitinho!</w:t>
      </w:r>
    </w:p>
    <w:p w14:paraId="015EFB5C" w14:textId="6B3B85B3" pt14:Unid="4480cc7560cd4e9f906449709584c33f">
      <w:pPr/>
      <w:r>
        <w:t xml:space="preserve">Eu adoro </w:t>
      </w:r>
      <w:del w:author="Arthur Souza Rodrigues" w:id="310" w:date="2026-06-14T06:28:17.019Z">
        <w:r>
          <w:delText>mamão</w:delText>
        </w:r>
      </w:del>
      <w:ins w:author="Arthur Souza Rodrigues" w:id="311" w:date="2026-06-14T06:28:17.019Z">
        <w:r>
          <w:t>mamaum</w:t>
        </w:r>
      </w:ins>
      <w:r>
        <w:t xml:space="preserve"> com laranja todas as manhãs para poder ir ao banheiro direitinho!</w:t>
      </w:r>
    </w:p>
    <w:p w14:paraId="33DD9B0A" w14:textId="3E5BCDBC" pt14:Unid="f000cddf093943b48538e4c7198a52c0">
      <w:pPr/>
      <w:r>
        <w:t xml:space="preserve">Eu adoro </w:t>
      </w:r>
      <w:del w:author="Arthur Souza Rodrigues" w:id="312" w:date="2026-06-14T06:28:17.019Z">
        <w:r>
          <w:delText>mamão</w:delText>
        </w:r>
      </w:del>
      <w:ins w:author="Arthur Souza Rodrigues" w:id="313" w:date="2026-06-14T06:28:17.019Z">
        <w:r>
          <w:t>mamaum</w:t>
        </w:r>
      </w:ins>
      <w:r>
        <w:t xml:space="preserve"> com laranja todas as manhãs para poder ir ao banheiro direitinho!</w:t>
      </w:r>
    </w:p>
    <w:p w14:paraId="5791A553" w14:textId="3ED458B0" pt14:Unid="fd55138df59847e69cf36644672fd23d">
      <w:pPr/>
      <w:r>
        <w:t xml:space="preserve">Eu adoro </w:t>
      </w:r>
      <w:del w:author="Arthur Souza Rodrigues" w:id="314" w:date="2026-06-14T06:28:17.019Z">
        <w:r>
          <w:delText>mamão</w:delText>
        </w:r>
      </w:del>
      <w:ins w:author="Arthur Souza Rodrigues" w:id="315" w:date="2026-06-14T06:28:17.019Z">
        <w:r>
          <w:t>mamaum</w:t>
        </w:r>
      </w:ins>
      <w:r>
        <w:t xml:space="preserve"> com laranja todas as manhãs para poder ir ao banheiro direitinho!</w:t>
      </w:r>
    </w:p>
    <w:p w14:paraId="09804C91" w14:textId="0ED336F9" pt14:Unid="8cd4f88325ee43c9bef03bec824c5860">
      <w:pPr/>
      <w:r>
        <w:t xml:space="preserve">Eu adoro </w:t>
      </w:r>
      <w:del w:author="Arthur Souza Rodrigues" w:id="316" w:date="2026-06-14T06:28:17.019Z">
        <w:r>
          <w:delText>mamão</w:delText>
        </w:r>
      </w:del>
      <w:ins w:author="Arthur Souza Rodrigues" w:id="317" w:date="2026-06-14T06:28:17.019Z">
        <w:r>
          <w:t>mamaum</w:t>
        </w:r>
      </w:ins>
      <w:r>
        <w:t xml:space="preserve"> com laranja todas as manhãs para poder ir ao banheiro direitinho!</w:t>
      </w:r>
    </w:p>
    <w:p w14:paraId="1A0605A9" w14:textId="47CB851D" pt14:Unid="c387ebd132c84d588269f3fce6ddf823">
      <w:pPr/>
      <w:r>
        <w:t xml:space="preserve">Eu adoro </w:t>
      </w:r>
      <w:del w:author="Arthur Souza Rodrigues" w:id="318" w:date="2026-06-14T06:28:17.019Z">
        <w:r>
          <w:delText>mamão</w:delText>
        </w:r>
      </w:del>
      <w:ins w:author="Arthur Souza Rodrigues" w:id="319" w:date="2026-06-14T06:28:17.019Z">
        <w:r>
          <w:t>mamaum</w:t>
        </w:r>
      </w:ins>
      <w:r>
        <w:t xml:space="preserve"> com laranja todas as manhãs para poder ir ao banheiro direitinho!</w:t>
      </w:r>
    </w:p>
    <w:p w14:paraId="7413D399" w14:textId="593006A2" pt14:Unid="b13265e3ce2b4486be27c2d1641bbf5c">
      <w:pPr/>
      <w:r>
        <w:t xml:space="preserve">Eu adoro </w:t>
      </w:r>
      <w:del w:author="Arthur Souza Rodrigues" w:id="320" w:date="2026-06-14T06:28:17.019Z">
        <w:r>
          <w:delText>mamão</w:delText>
        </w:r>
      </w:del>
      <w:ins w:author="Arthur Souza Rodrigues" w:id="321" w:date="2026-06-14T06:28:17.019Z">
        <w:r>
          <w:t>mamaum</w:t>
        </w:r>
      </w:ins>
      <w:r>
        <w:t xml:space="preserve"> com laranja todas as manhãs para poder ir ao banheiro direitinho!</w:t>
      </w:r>
    </w:p>
    <w:p w14:paraId="37A97F0E" w14:textId="6EFCB42D" pt14:Unid="fc2485988b454f6dab49d3d28c63d40d">
      <w:pPr/>
      <w:r>
        <w:t xml:space="preserve">Eu adoro </w:t>
      </w:r>
      <w:del w:author="Arthur Souza Rodrigues" w:id="322" w:date="2026-06-14T06:28:17.019Z">
        <w:r>
          <w:delText>mamão</w:delText>
        </w:r>
      </w:del>
      <w:ins w:author="Arthur Souza Rodrigues" w:id="323" w:date="2026-06-14T06:28:17.019Z">
        <w:r>
          <w:t>mamaum</w:t>
        </w:r>
      </w:ins>
      <w:r>
        <w:t xml:space="preserve"> com laranja todas as manhãs para poder ir ao banheiro direitinho!</w:t>
      </w:r>
    </w:p>
    <w:p w14:paraId="7C7C1A44" w14:textId="77777777" pt14:Unid="da7230250acb4a24901adbac533277bd">
      <w:pPr pt14:Unid="87413f5d5edf4c6fb85c35f7a6b993df">
        <w:pStyle w:val="ListParagraph" pt14:Unid="55637df3c2a349d58d9eb8b0c6386ee4"/>
        <w:numPr pt14:Unid="1f0cb02ca8a14a038989fccd2a8d230e">
          <w:ilvl w:val="0" pt14:Unid="59e3bf87d41049fa95f504750ec5546c"/>
          <w:numId w:val="10" pt14:Unid="abd894071d584dbe92bb7445a73ff548"/>
        </w:numPr>
      </w:pPr>
    </w:p>
    <w:p w14:paraId="0031A7C4" w14:textId="61A40366" pt14:Unid="044d9520cee14848ac0164da3818ae67">
      <w:pPr/>
      <w:r>
        <w:t xml:space="preserve">Eu adoro </w:t>
      </w:r>
      <w:del w:author="Arthur Souza Rodrigues" w:id="324" w:date="2026-06-14T06:28:17.019Z">
        <w:r>
          <w:delText>mamão</w:delText>
        </w:r>
      </w:del>
      <w:ins w:author="Arthur Souza Rodrigues" w:id="325" w:date="2026-06-14T06:28:17.019Z">
        <w:r>
          <w:t>mamaum</w:t>
        </w:r>
      </w:ins>
      <w:r>
        <w:t xml:space="preserve"> com laranja todas as manhãs para poder ir ao banheiro direitinho!</w:t>
      </w:r>
    </w:p>
    <w:p w14:paraId="0BFDCD44" w14:textId="77777777" pt14:Unid="236b963df125411c81e84e8626e5ed2d">
      <w:pPr/>
    </w:p>
    <w:p w14:paraId="22B872FD" w14:textId="1FB8891F" pt14:Unid="b7a4add54aba4b7ebbc015a8771e7634">
      <w:pPr/>
      <w:r>
        <w:t xml:space="preserve">Eu adoro </w:t>
      </w:r>
      <w:del w:author="Arthur Souza Rodrigues" w:id="326" w:date="2026-06-14T06:28:17.019Z">
        <w:r>
          <w:delText>mamão</w:delText>
        </w:r>
      </w:del>
      <w:ins w:author="Arthur Souza Rodrigues" w:id="327" w:date="2026-06-14T06:28:17.019Z">
        <w:r>
          <w:t>mamaum</w:t>
        </w:r>
      </w:ins>
      <w:r>
        <w:t xml:space="preserve"> com laranja todas as manhãs para poder ir ao banheiro direitinho!</w:t>
      </w:r>
    </w:p>
    <w:p w14:paraId="19200821" w14:textId="63D2FC30" pt14:Unid="6ebfa945dc014893aa65cc05b6a9dd08">
      <w:pPr/>
      <w:r>
        <w:t xml:space="preserve">Eu adoro </w:t>
      </w:r>
      <w:del w:author="Arthur Souza Rodrigues" w:id="328" w:date="2026-06-14T06:28:17.019Z">
        <w:r>
          <w:delText>mamão</w:delText>
        </w:r>
      </w:del>
      <w:ins w:author="Arthur Souza Rodrigues" w:id="329" w:date="2026-06-14T06:28:17.019Z">
        <w:r>
          <w:t>mamaum</w:t>
        </w:r>
      </w:ins>
      <w:r>
        <w:t xml:space="preserve"> com laranja todas as manhãs para poder ir ao banheiro direitinho!</w:t>
      </w:r>
    </w:p>
    <w:p w14:paraId="7CE4955E" w14:textId="14AC8559" pt14:Unid="2705bdbb27724b93b6076ef94685cc43">
      <w:pPr/>
      <w:r>
        <w:t xml:space="preserve">Eu adoro </w:t>
      </w:r>
      <w:del w:author="Arthur Souza Rodrigues" w:id="330" w:date="2026-06-14T06:28:17.019Z">
        <w:r>
          <w:delText>mamão</w:delText>
        </w:r>
      </w:del>
      <w:ins w:author="Arthur Souza Rodrigues" w:id="331" w:date="2026-06-14T06:28:17.019Z">
        <w:r>
          <w:t>mamaum</w:t>
        </w:r>
      </w:ins>
      <w:r>
        <w:t xml:space="preserve"> com laranja todas as manhãs para poder ir ao banheiro direitinho!</w:t>
      </w:r>
    </w:p>
    <w:p w14:paraId="68432242" w14:textId="242C996D" pt14:Unid="f814a3851b45481fa054dee92fa0e7c9">
      <w:pPr/>
      <w:r>
        <w:t xml:space="preserve">Eu adoro </w:t>
      </w:r>
      <w:del w:author="Arthur Souza Rodrigues" w:id="332" w:date="2026-06-14T06:28:17.019Z">
        <w:r>
          <w:delText>mamão</w:delText>
        </w:r>
      </w:del>
      <w:ins w:author="Arthur Souza Rodrigues" w:id="333" w:date="2026-06-14T06:28:17.019Z">
        <w:r>
          <w:t>mamaum</w:t>
        </w:r>
      </w:ins>
      <w:r>
        <w:t xml:space="preserve"> com laranja todas as manhãs para poder ir ao banheiro direitinho!</w:t>
      </w:r>
    </w:p>
    <w:p w14:paraId="72861DCF" w14:textId="43299FB0" pt14:Unid="ffc2562c196042449e53d5a351240960">
      <w:pPr/>
      <w:r>
        <w:t xml:space="preserve">Eu adoro </w:t>
      </w:r>
      <w:del w:author="Arthur Souza Rodrigues" w:id="334" w:date="2026-06-14T06:28:17.019Z">
        <w:r>
          <w:delText>mamão</w:delText>
        </w:r>
      </w:del>
      <w:ins w:author="Arthur Souza Rodrigues" w:id="335" w:date="2026-06-14T06:28:17.019Z">
        <w:r>
          <w:t>mamaum</w:t>
        </w:r>
      </w:ins>
      <w:r>
        <w:t xml:space="preserve"> com laranja todas as manhãs para poder ir ao banheiro direitinho!</w:t>
      </w:r>
    </w:p>
    <w:p w14:paraId="1E327441" w14:textId="6424969D" pt14:Unid="6ec66379ecd247f3954e26eccabd452b">
      <w:pPr/>
      <w:r>
        <w:t xml:space="preserve">Eu adoro </w:t>
      </w:r>
      <w:del w:author="Arthur Souza Rodrigues" w:id="336" w:date="2026-06-14T06:28:17.019Z">
        <w:r>
          <w:delText>mamão</w:delText>
        </w:r>
      </w:del>
      <w:ins w:author="Arthur Souza Rodrigues" w:id="337" w:date="2026-06-14T06:28:17.019Z">
        <w:r>
          <w:t>mamaum</w:t>
        </w:r>
      </w:ins>
      <w:r>
        <w:t xml:space="preserve"> com laranja todas as manhãs para poder ir ao banheiro direitinho!</w:t>
      </w:r>
    </w:p>
    <w:p w14:paraId="10A2A43A" w14:textId="707B0B3A" pt14:Unid="e4044dd1cb2d4bc48f3235a168414847">
      <w:pPr/>
      <w:r>
        <w:t xml:space="preserve">Eu adoro </w:t>
      </w:r>
      <w:del w:author="Arthur Souza Rodrigues" w:id="338" w:date="2026-06-14T06:28:17.019Z">
        <w:r>
          <w:delText>mamão</w:delText>
        </w:r>
      </w:del>
      <w:ins w:author="Arthur Souza Rodrigues" w:id="339" w:date="2026-06-14T06:28:17.019Z">
        <w:r>
          <w:t>mamaum</w:t>
        </w:r>
      </w:ins>
      <w:r>
        <w:t xml:space="preserve"> com laranja todas as manhãs para poder ir ao banheiro direitinho!</w:t>
      </w:r>
    </w:p>
    <w:p w14:paraId="4A830AE7" w14:textId="04E856FA" pt14:Unid="87c4467fc8e6456cac0c51dec5837a5e">
      <w:pPr/>
      <w:r>
        <w:t xml:space="preserve">Eu adoro </w:t>
      </w:r>
      <w:del w:author="Arthur Souza Rodrigues" w:id="340" w:date="2026-06-14T06:28:17.019Z">
        <w:r>
          <w:delText>mamão</w:delText>
        </w:r>
      </w:del>
      <w:ins w:author="Arthur Souza Rodrigues" w:id="341" w:date="2026-06-14T06:28:17.019Z">
        <w:r>
          <w:t>mamaum</w:t>
        </w:r>
      </w:ins>
      <w:r>
        <w:t xml:space="preserve"> com laranja todas as manhãs para poder ir ao banheiro direitinho!</w:t>
      </w:r>
    </w:p>
    <w:p w14:paraId="204624D9" w14:textId="7A18218C" pt14:Unid="1dc976f9268d48a2b561452998d7e59b">
      <w:pPr/>
      <w:r>
        <w:t xml:space="preserve">Eu adoro </w:t>
      </w:r>
      <w:del w:author="Arthur Souza Rodrigues" w:id="342" w:date="2026-06-14T06:28:17.019Z">
        <w:r>
          <w:delText>mamão</w:delText>
        </w:r>
      </w:del>
      <w:ins w:author="Arthur Souza Rodrigues" w:id="343" w:date="2026-06-14T06:28:17.019Z">
        <w:r>
          <w:t>mamaum</w:t>
        </w:r>
      </w:ins>
      <w:r>
        <w:t xml:space="preserve"> com laranja todas as manhãs para poder ir ao banheiro direitinho!</w:t>
      </w:r>
    </w:p>
    <w:p w14:paraId="3E006602" w14:textId="4B494E65" pt14:Unid="e530388ec6af48d29a756bb3526ed294">
      <w:pPr/>
      <w:r>
        <w:t xml:space="preserve">Eu adoro </w:t>
      </w:r>
      <w:del w:author="Arthur Souza Rodrigues" w:id="344" w:date="2026-06-14T06:28:17.019Z">
        <w:r>
          <w:delText>mamão</w:delText>
        </w:r>
      </w:del>
      <w:ins w:author="Arthur Souza Rodrigues" w:id="345" w:date="2026-06-14T06:28:17.019Z">
        <w:r>
          <w:t>mamaum</w:t>
        </w:r>
      </w:ins>
      <w:r>
        <w:t xml:space="preserve"> com laranja todas as manhãs para poder ir ao banheiro direitinho!</w:t>
      </w:r>
    </w:p>
    <w:p w14:paraId="30563803" w14:textId="06E6B375" pt14:Unid="029cc67152ea4a33b6203f7be3288dd7">
      <w:pPr/>
      <w:r>
        <w:t xml:space="preserve">Eu adoro </w:t>
      </w:r>
      <w:del w:author="Arthur Souza Rodrigues" w:id="346" w:date="2026-06-14T06:28:17.019Z">
        <w:r>
          <w:delText>mamão</w:delText>
        </w:r>
      </w:del>
      <w:ins w:author="Arthur Souza Rodrigues" w:id="347" w:date="2026-06-14T06:28:17.019Z">
        <w:r>
          <w:t>mamaum</w:t>
        </w:r>
      </w:ins>
      <w:r>
        <w:t xml:space="preserve"> com laranja todas as manhãs para poder ir ao banheiro direitinho!</w:t>
      </w:r>
    </w:p>
    <w:p w14:paraId="76AFAA65" w14:textId="39C3E52E" pt14:Unid="524984bfd3a3456faec13d9af879dea4">
      <w:pPr/>
      <w:r>
        <w:t xml:space="preserve">Eu adoro </w:t>
      </w:r>
      <w:del w:author="Arthur Souza Rodrigues" w:id="348" w:date="2026-06-14T06:28:17.019Z">
        <w:r>
          <w:delText>mamão</w:delText>
        </w:r>
      </w:del>
      <w:ins w:author="Arthur Souza Rodrigues" w:id="349" w:date="2026-06-14T06:28:17.019Z">
        <w:r>
          <w:t>mamaum</w:t>
        </w:r>
      </w:ins>
      <w:r>
        <w:t xml:space="preserve"> com laranja todas as manhãs para poder ir ao banheiro direitinho!</w:t>
      </w:r>
    </w:p>
    <w:p w14:paraId="4C28E6B1" w14:textId="32960619" pt14:Unid="a7adc119af3c4cd0a12363276b2a5119">
      <w:pPr/>
      <w:r>
        <w:t xml:space="preserve">Eu adoro </w:t>
      </w:r>
      <w:del w:author="Arthur Souza Rodrigues" w:id="350" w:date="2026-06-14T06:28:17.019Z">
        <w:r>
          <w:delText>mamão</w:delText>
        </w:r>
      </w:del>
      <w:ins w:author="Arthur Souza Rodrigues" w:id="351" w:date="2026-06-14T06:28:17.019Z">
        <w:r>
          <w:t>mamaum</w:t>
        </w:r>
      </w:ins>
      <w:r>
        <w:t xml:space="preserve"> com laranja todas as manhãs para poder ir ao banheiro direitinho!</w:t>
      </w:r>
    </w:p>
    <w:p w14:paraId="5826F3D5" w14:textId="597C0EDD" pt14:Unid="e34cead00d0b4751a1c12104194a2af5">
      <w:pPr/>
      <w:r>
        <w:t xml:space="preserve">Eu adoro </w:t>
      </w:r>
      <w:del w:author="Arthur Souza Rodrigues" w:id="352" w:date="2026-06-14T06:28:17.019Z">
        <w:r>
          <w:delText>mamão</w:delText>
        </w:r>
      </w:del>
      <w:ins w:author="Arthur Souza Rodrigues" w:id="353" w:date="2026-06-14T06:28:17.019Z">
        <w:r>
          <w:t>mamaum</w:t>
        </w:r>
      </w:ins>
      <w:r>
        <w:t xml:space="preserve"> com laranja todas as manhãs para poder ir ao banheiro direitinho!</w:t>
      </w:r>
    </w:p>
    <w:p w14:paraId="696522EB" w14:textId="1B2332D7" pt14:Unid="86c1451374e14a389a6a94df3955041b">
      <w:pPr/>
      <w:r>
        <w:t xml:space="preserve">Eu adoro </w:t>
      </w:r>
      <w:del w:author="Arthur Souza Rodrigues" w:id="354" w:date="2026-06-14T06:28:17.019Z">
        <w:r>
          <w:delText>mamão</w:delText>
        </w:r>
      </w:del>
      <w:ins w:author="Arthur Souza Rodrigues" w:id="355" w:date="2026-06-14T06:28:17.019Z">
        <w:r>
          <w:t>mamaum</w:t>
        </w:r>
      </w:ins>
      <w:r>
        <w:t xml:space="preserve"> com laranja todas as manhãs para poder ir ao banheiro direitinho!</w:t>
      </w:r>
    </w:p>
    <w:p w14:paraId="67F98AD4" w14:textId="3E08251F" pt14:Unid="ad5bb75449864e74bb4c0befa72a3ef6">
      <w:pPr/>
      <w:r>
        <w:t xml:space="preserve">Eu adoro </w:t>
      </w:r>
      <w:del w:author="Arthur Souza Rodrigues" w:id="356" w:date="2026-06-14T06:28:17.019Z">
        <w:r>
          <w:delText>mamão</w:delText>
        </w:r>
      </w:del>
      <w:ins w:author="Arthur Souza Rodrigues" w:id="357" w:date="2026-06-14T06:28:17.019Z">
        <w:r>
          <w:t>mamaum</w:t>
        </w:r>
      </w:ins>
      <w:r>
        <w:t xml:space="preserve"> com laranja todas as manhãs para poder ir ao banheiro direitinho!</w:t>
      </w:r>
    </w:p>
    <w:p w14:paraId="7C7C1A44" w14:textId="77777777" pt14:Unid="04fe3d2afa514372b5e2c349c619142d">
      <w:pPr pt14:Unid="f6259410e4504086adb6fa36a79eda9c" pt14:Status="Deleted">
        <w:pStyle w:val="ListParagraph" pt14:Unid="cd7beca22a204db88fb23192b3a370ca"/>
        <w:numPr pt14:Unid="02fa77d99894446dbc58a732bab22d8f">
          <w:ilvl w:val="0" pt14:Unid="8ad95a12d1a64197b47c78ff882083d4"/>
          <w:numId w:val="10" pt14:Unid="0f2ac361cc4a4ce2bcfb1adbd69b2528"/>
        </w:numPr>
        <w:rPr>
          <w:del w:author="Arthur Souza Rodrigues" w:id="358" w:date="2026-06-14T06:28:17.019Z"/>
        </w:rPr>
      </w:pPr>
    </w:p>
    <w:p w14:paraId="0031A7C4" w14:textId="77777777" pt14:Unid="4f88fe30cd984e049713d260075136d8">
      <w:pPr pt14:Status="Deleted">
        <w:rPr>
          <w:del w:author="Arthur Souza Rodrigues" w:id="360" w:date="2026-06-14T06:28:17.019Z"/>
        </w:rPr>
      </w:pPr>
      <w:del w:author="Arthur Souza Rodrigues" w:id="359" w:date="2026-06-14T06:28:17.019Z">
        <w:r>
          <w:delText>Eu adoro mamão com laranja todas as manhãs para poder ir ao banheiro direitinho!</w:delText>
        </w:r>
      </w:del>
    </w:p>
    <w:p w14:paraId="0BFDCD44" w14:textId="77777777" pt14:Unid="041584d8c7cc40c788c2a9c953fe22ca">
      <w:pPr pt14:Status="Deleted">
        <w:rPr>
          <w:del w:author="Arthur Souza Rodrigues" w:id="361" w:date="2026-06-14T06:28:17.019Z"/>
        </w:rPr>
      </w:pPr>
    </w:p>
    <w:p w14:paraId="22B872FD" w14:textId="77777777" pt14:Unid="b0cb3c2bddf74b4e99a0c5d3ed18765e">
      <w:pPr pt14:Status="Deleted">
        <w:rPr>
          <w:del w:author="Arthur Souza Rodrigues" w:id="363" w:date="2026-06-14T06:28:17.019Z"/>
        </w:rPr>
      </w:pPr>
      <w:del w:author="Arthur Souza Rodrigues" w:id="362" w:date="2026-06-14T06:28:17.019Z">
        <w:r>
          <w:delText>Eu adoro mamão com laranja todas as manhãs para poder ir ao banheiro direitinho!</w:delText>
        </w:r>
      </w:del>
    </w:p>
    <w:p w14:paraId="19200821" w14:textId="77777777" pt14:Unid="092a1d95d9204c10a7b7295ea1aa0dfb">
      <w:pPr pt14:Status="Deleted">
        <w:rPr>
          <w:del w:author="Arthur Souza Rodrigues" w:id="365" w:date="2026-06-14T06:28:17.019Z"/>
        </w:rPr>
      </w:pPr>
      <w:del w:author="Arthur Souza Rodrigues" w:id="364" w:date="2026-06-14T06:28:17.019Z">
        <w:r>
          <w:delText>Eu adoro mamão com laranja todas as manhãs para poder ir ao banheiro direitinho!</w:delText>
        </w:r>
      </w:del>
    </w:p>
    <w:p w14:paraId="7CE4955E" w14:textId="77777777" pt14:Unid="92782146ec4f4eeea9672fbf49dfde7f">
      <w:pPr pt14:Status="Deleted">
        <w:rPr>
          <w:del w:author="Arthur Souza Rodrigues" w:id="367" w:date="2026-06-14T06:28:17.019Z"/>
        </w:rPr>
      </w:pPr>
      <w:del w:author="Arthur Souza Rodrigues" w:id="366" w:date="2026-06-14T06:28:17.019Z">
        <w:r>
          <w:delText>Eu adoro mamão com laranja todas as manhãs para poder ir ao banheiro direitinho!</w:delText>
        </w:r>
      </w:del>
    </w:p>
    <w:p w14:paraId="68432242" w14:textId="77777777" pt14:Unid="b25895249523466799c5f9754dd1e2b1">
      <w:pPr pt14:Status="Deleted">
        <w:rPr>
          <w:del w:author="Arthur Souza Rodrigues" w:id="369" w:date="2026-06-14T06:28:17.019Z"/>
        </w:rPr>
      </w:pPr>
      <w:del w:author="Arthur Souza Rodrigues" w:id="368" w:date="2026-06-14T06:28:17.019Z">
        <w:r>
          <w:delText>Eu adoro mamão com laranja todas as manhãs para poder ir ao banheiro direitinho!</w:delText>
        </w:r>
      </w:del>
    </w:p>
    <w:p w14:paraId="72861DCF" w14:textId="77777777" pt14:Unid="a8491baf302f4f17a37147fa956d4b64">
      <w:pPr pt14:Status="Deleted">
        <w:rPr>
          <w:del w:author="Arthur Souza Rodrigues" w:id="371" w:date="2026-06-14T06:28:17.019Z"/>
        </w:rPr>
      </w:pPr>
      <w:del w:author="Arthur Souza Rodrigues" w:id="370" w:date="2026-06-14T06:28:17.019Z">
        <w:r>
          <w:delText>Eu adoro mamão com laranja todas as manhãs para poder ir ao banheiro direitinho!</w:delText>
        </w:r>
      </w:del>
    </w:p>
    <w:p w14:paraId="1E327441" w14:textId="77777777" pt14:Unid="bdca1213461e49ed98521506b234d5b8">
      <w:pPr pt14:Status="Deleted">
        <w:rPr>
          <w:del w:author="Arthur Souza Rodrigues" w:id="373" w:date="2026-06-14T06:28:17.019Z"/>
        </w:rPr>
      </w:pPr>
      <w:del w:author="Arthur Souza Rodrigues" w:id="372" w:date="2026-06-14T06:28:17.019Z">
        <w:r>
          <w:delText>Eu adoro mamão com laranja todas as manhãs para poder ir ao banheiro direitinho!</w:delText>
        </w:r>
      </w:del>
    </w:p>
    <w:p w14:paraId="10A2A43A" w14:textId="77777777" pt14:Unid="92b0c460e14348b38555344ea8fbe5a9">
      <w:pPr pt14:Status="Deleted">
        <w:rPr>
          <w:del w:author="Arthur Souza Rodrigues" w:id="375" w:date="2026-06-14T06:28:17.019Z"/>
        </w:rPr>
      </w:pPr>
      <w:del w:author="Arthur Souza Rodrigues" w:id="374" w:date="2026-06-14T06:28:17.019Z">
        <w:r>
          <w:delText>Eu adoro mamão com laranja todas as manhãs para poder ir ao banheiro direitinho!</w:delText>
        </w:r>
      </w:del>
    </w:p>
    <w:p w14:paraId="4A830AE7" w14:textId="77777777" pt14:Unid="8d48a9a03a4c4a3d81685421e7a6c97a">
      <w:pPr pt14:Status="Deleted">
        <w:rPr>
          <w:del w:author="Arthur Souza Rodrigues" w:id="377" w:date="2026-06-14T06:28:17.019Z"/>
        </w:rPr>
      </w:pPr>
      <w:del w:author="Arthur Souza Rodrigues" w:id="376" w:date="2026-06-14T06:28:17.019Z">
        <w:r>
          <w:delText>Eu adoro mamão com laranja todas as manhãs para poder ir ao banheiro direitinho!</w:delText>
        </w:r>
      </w:del>
    </w:p>
    <w:p w14:paraId="204624D9" w14:textId="77777777" pt14:Unid="b2cfd103f341482980cfd5750ffa3f17">
      <w:pPr pt14:Status="Deleted">
        <w:rPr>
          <w:del w:author="Arthur Souza Rodrigues" w:id="379" w:date="2026-06-14T06:28:17.019Z"/>
        </w:rPr>
      </w:pPr>
      <w:del w:author="Arthur Souza Rodrigues" w:id="378" w:date="2026-06-14T06:28:17.019Z">
        <w:r>
          <w:delText>Eu adoro mamão com laranja todas as manhãs para poder ir ao banheiro direitinho!</w:delText>
        </w:r>
      </w:del>
    </w:p>
    <w:p w14:paraId="3E006602" w14:textId="77777777" pt14:Unid="c24b6da27dbe4d39bec42933832d59b4">
      <w:pPr pt14:Status="Deleted">
        <w:rPr>
          <w:del w:author="Arthur Souza Rodrigues" w:id="381" w:date="2026-06-14T06:28:17.019Z"/>
        </w:rPr>
      </w:pPr>
      <w:del w:author="Arthur Souza Rodrigues" w:id="380" w:date="2026-06-14T06:28:17.019Z">
        <w:r>
          <w:delText>Eu adoro mamão com laranja todas as manhãs para poder ir ao banheiro direitinho!</w:delText>
        </w:r>
      </w:del>
    </w:p>
    <w:p w14:paraId="30563803" w14:textId="77777777" pt14:Unid="c9c7b20d7af44446b11ae2c5c65ada6b">
      <w:pPr pt14:Status="Deleted">
        <w:rPr>
          <w:del w:author="Arthur Souza Rodrigues" w:id="383" w:date="2026-06-14T06:28:17.019Z"/>
        </w:rPr>
      </w:pPr>
      <w:del w:author="Arthur Souza Rodrigues" w:id="382" w:date="2026-06-14T06:28:17.019Z">
        <w:r>
          <w:delText>Eu adoro mamão com laranja todas as manhãs para poder ir ao banheiro direitinho!</w:delText>
        </w:r>
      </w:del>
    </w:p>
    <w:p w14:paraId="76AFAA65" w14:textId="77777777" pt14:Unid="74c013921fb2463bb434fd052b76dc51">
      <w:pPr pt14:Status="Deleted">
        <w:rPr>
          <w:del w:author="Arthur Souza Rodrigues" w:id="385" w:date="2026-06-14T06:28:17.019Z"/>
        </w:rPr>
      </w:pPr>
      <w:del w:author="Arthur Souza Rodrigues" w:id="384" w:date="2026-06-14T06:28:17.019Z">
        <w:r>
          <w:delText>Eu adoro mamão com laranja todas as manhãs para poder ir ao banheiro direitinho!</w:delText>
        </w:r>
      </w:del>
    </w:p>
    <w:p w14:paraId="4C28E6B1" w14:textId="77777777" pt14:Unid="763942944055449aaa4aab0707fbb4cf">
      <w:pPr pt14:Status="Deleted">
        <w:rPr>
          <w:del w:author="Arthur Souza Rodrigues" w:id="387" w:date="2026-06-14T06:28:17.019Z"/>
        </w:rPr>
      </w:pPr>
      <w:del w:author="Arthur Souza Rodrigues" w:id="386" w:date="2026-06-14T06:28:17.019Z">
        <w:r>
          <w:delText>Eu adoro mamão com laranja todas as manhãs para poder ir ao banheiro direitinho!</w:delText>
        </w:r>
      </w:del>
    </w:p>
    <w:p w14:paraId="5826F3D5" w14:textId="77777777" pt14:Unid="82a31bbd127244ae8f0fff4792928249">
      <w:pPr pt14:Status="Deleted">
        <w:rPr>
          <w:del w:author="Arthur Souza Rodrigues" w:id="389" w:date="2026-06-14T06:28:17.019Z"/>
        </w:rPr>
      </w:pPr>
      <w:del w:author="Arthur Souza Rodrigues" w:id="388" w:date="2026-06-14T06:28:17.019Z">
        <w:r>
          <w:delText>Eu adoro mamão com laranja todas as manhãs para poder ir ao banheiro direitinho!</w:delText>
        </w:r>
      </w:del>
    </w:p>
    <w:p w14:paraId="696522EB" w14:textId="77777777" pt14:Unid="7c55bb9ff577418a8c4c6077658690b3">
      <w:pPr pt14:Status="Deleted">
        <w:rPr>
          <w:del w:author="Arthur Souza Rodrigues" w:id="391" w:date="2026-06-14T06:28:17.019Z"/>
        </w:rPr>
      </w:pPr>
      <w:del w:author="Arthur Souza Rodrigues" w:id="390" w:date="2026-06-14T06:28:17.019Z">
        <w:r>
          <w:delText>Eu adoro mamão com laranja todas as manhãs para poder ir ao banheiro direitinho!</w:delText>
        </w:r>
      </w:del>
    </w:p>
    <w:p w14:paraId="67F98AD4" w14:textId="77777777" pt14:Unid="cd2f74dcb02047f6bb1420dc29fe695d">
      <w:pPr pt14:Status="Deleted">
        <w:rPr>
          <w:del w:author="Arthur Souza Rodrigues" w:id="393" w:date="2026-06-14T06:28:17.019Z"/>
        </w:rPr>
      </w:pPr>
      <w:del w:author="Arthur Souza Rodrigues" w:id="392" w:date="2026-06-14T06:28:17.019Z">
        <w:r>
          <w:delText>Eu adoro mamão com laranja todas as manhãs para poder ir ao banheiro direitinho!</w:delText>
        </w:r>
      </w:del>
    </w:p>
    <w:p w14:paraId="6B4FD1B6" w14:textId="77777777" pt14:Unid="c8bb395c6a164e5e8a2777dd6eae0033">
      <w:pPr pt14:Unid="5603e612ff6544089b1dd3d4e40d7efd">
        <w:pStyle w:val="ListParagraph" pt14:Unid="fc15b5f053694a00a6b7125f52235284"/>
        <w:numPr pt14:Unid="b80efa36aad245b99fff4e3a3cb4432a">
          <w:ilvl w:val="0" pt14:Unid="f4392535673c42ac8c660ee4f5696f3b"/>
          <w:numId w:val="11" pt14:Unid="78abe41fff1f4c3a9be417b5bceba1c2"/>
        </w:numPr>
      </w:pPr>
    </w:p>
    <w:p w14:paraId="16B1125C" w14:textId="77777777" pt14:Unid="5ba125aa9398403a8fe4342a53c3953a">
      <w:pPr/>
    </w:p>
    <w:sectPr pt14:Unid="d1c6d635a3e94447859adb5a2f2d27fa">
      <w:pgSz w:w="12240" w:h="15840" pt14:Unid="770913cde5e540e48dae57f84009558a"/>
      <w:pgMar w:top="1440" w:right="1440" w:bottom="1440" w:left="1440" w:header="720" w:footer="720" w:gutter="0" pt14:Unid="deb3b2b24c544428a1dd658f3805d537"/>
      <w:cols w:space="720" pt14:Unid="8111353a8d134beab321c7bec38d81b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72087123">
    <w:abstractNumId w:val="6"/>
  </w:num>
  <w:num w:numId="2" w16cid:durableId="1061321915">
    <w:abstractNumId w:val="1"/>
  </w:num>
  <w:num w:numId="3" w16cid:durableId="705445235">
    <w:abstractNumId w:val="4"/>
  </w:num>
  <w:num w:numId="4" w16cid:durableId="1456290631">
    <w:abstractNumId w:val="8"/>
  </w:num>
  <w:num w:numId="5" w16cid:durableId="94597225">
    <w:abstractNumId w:val="5"/>
  </w:num>
  <w:num w:numId="6" w16cid:durableId="946930835">
    <w:abstractNumId w:val="7"/>
  </w:num>
  <w:num w:numId="7" w16cid:durableId="1312638969">
    <w:abstractNumId w:val="9"/>
  </w:num>
  <w:num w:numId="8" w16cid:durableId="1520391964">
    <w:abstractNumId w:val="2"/>
  </w:num>
  <w:num w:numId="9" w16cid:durableId="540046886">
    <w:abstractNumId w:val="0"/>
  </w:num>
  <w:num w:numId="10" w16cid:durableId="127826478">
    <w:abstractNumId w:val="10"/>
  </w:num>
  <w:num w:numId="11" w16cid:durableId="1027490771">
    <w:abstractNumId w:val="3"/>
  </w:num>
  <w:num w:numId="12" w16cid:durableId="1061321915">
    <w:abstractNumId w:val="0"/>
  </w:num>
  <w:num w:numId="13" w16cid:durableId="705445235">
    <w:abstractNumId w:val="0"/>
  </w:num>
  <w:num w:numId="14" w16cid:durableId="1456290631">
    <w:abstractNumId w:val="0"/>
  </w:num>
  <w:num w:numId="15" w16cid:durableId="94597225">
    <w:abstractNumId w:val="0"/>
  </w:num>
  <w:num w:numId="16" w16cid:durableId="946930835">
    <w:abstractNumId w:val="0"/>
  </w:num>
  <w:num w:numId="17" w16cid:durableId="1312638969">
    <w:abstractNumId w:val="0"/>
  </w:num>
  <w:num w:numId="18" w16cid:durableId="1520391964">
    <w:abstractNumId w:val="0"/>
  </w:num>
  <w:num w:numId="19" w16cid:durableId="127826478">
    <w:abstractNumId w:val="0"/>
  </w:num>
  <w:num w:numId="20" w16cid:durableId="1027490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E0B1C"/>
  <w15:chartTrackingRefBased/>
  <w15:docId w15:val="{21FD02B8-C44F-644A-84B4-CD9CF5E4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