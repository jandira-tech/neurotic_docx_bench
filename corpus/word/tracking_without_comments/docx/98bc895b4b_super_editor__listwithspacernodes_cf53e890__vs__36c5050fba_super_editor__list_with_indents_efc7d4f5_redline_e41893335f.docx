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C1254" w14:textId="5E0ACA26" w:rsidR="008F2440" w:rsidRPr="008F2440" w:rsidRDefault="008F2440" w:rsidP="008F2440">
      <w:pPr>
        <w:rPr>
          <w:ins w:id="1" w:author="Vladislava Andrushchenko" w:date="2026-09-26T15:12:00Z" w16du:dateUtc="2026-09-26T19:12:00Z"/>
          <w:rFonts w:ascii="Arial" w:hAnsi="Arial" w:cs="Arial"/>
        </w:rPr>
      </w:pPr>
      <w:ins w:id="2" w:author="Vladislava Andrushchenko" w:date="2026-09-26T15:12:00Z" w16du:dateUtc="2026-09-26T19:12:00Z">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rPr>
          <w:t>, except as follows:</w:t>
        </w:r>
      </w:ins>
    </w:p>
    <w:p w14:paraId="1E07DA70" w14:textId="77777777" w:rsidR="008F2440" w:rsidRPr="008F2440" w:rsidRDefault="008F2440" w:rsidP="008F2440">
      <w:pPr>
        <w:rPr>
          <w:ins w:id="3" w:author="Vladislava Andrushchenko" w:date="2026-09-26T15:12:00Z" w16du:dateUtc="2026-09-26T19:12:00Z"/>
          <w:rFonts w:ascii="Arial" w:eastAsia="Arial" w:hAnsi="Arial" w:cs="Arial"/>
        </w:rPr>
      </w:pPr>
    </w:p>
    <w:p w14:paraId="2E53BDD3" w14:textId="07FD8DB3" w:rsidR="008F2440" w:rsidRPr="008F2440" w:rsidRDefault="008F2440" w:rsidP="008F2440">
      <w:pPr>
        <w:numPr>
          <w:ilvl w:val="0"/>
          <w:numId w:val="5"/>
        </w:numPr>
        <w:spacing w:after="240"/>
        <w:ind w:left="540" w:hanging="270"/>
        <w:jc w:val="both"/>
        <w:rPr>
          <w:ins w:id="4" w:author="Vladislava Andrushchenko" w:date="2026-09-26T15:12:00Z" w16du:dateUtc="2026-09-26T19:12:00Z"/>
          <w:rFonts w:ascii="Arial" w:hAnsi="Arial" w:cs="Arial"/>
        </w:rPr>
      </w:pPr>
      <w:ins w:id="5" w:author="Vladislava Andrushchenko" w:date="2026-09-26T15:12:00Z" w16du:dateUtc="2026-09-26T19:12:00Z">
        <w:r w:rsidRPr="008F2440">
          <w:rPr>
            <w:rFonts w:ascii="Arial" w:eastAsia="Arial" w:hAnsi="Arial" w:cs="Arial"/>
            <w:color w:val="000000"/>
          </w:rPr>
          <w:t xml:space="preserve">The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w:t>
        </w:r>
      </w:ins>
    </w:p>
    <w:p w14:paraId="5DA617E6" w14:textId="58B44C14" w:rsidR="008F2440" w:rsidRPr="008F2440" w:rsidRDefault="008F2440" w:rsidP="008F2440">
      <w:pPr>
        <w:numPr>
          <w:ilvl w:val="0"/>
          <w:numId w:val="5"/>
        </w:numPr>
        <w:spacing w:after="240"/>
        <w:ind w:left="540" w:hanging="270"/>
        <w:jc w:val="both"/>
        <w:rPr>
          <w:ins w:id="6" w:author="Vladislava Andrushchenko" w:date="2026-09-26T15:12:00Z" w16du:dateUtc="2026-09-26T19:12:00Z"/>
          <w:rFonts w:ascii="Arial" w:hAnsi="Arial" w:cs="Arial"/>
        </w:rPr>
      </w:pPr>
      <w:ins w:id="7" w:author="Vladislava Andrushchenko" w:date="2026-09-26T15:12:00Z" w16du:dateUtc="2026-09-26T19:12:00Z">
        <w:r w:rsidRPr="008F2440">
          <w:rPr>
            <w:rFonts w:ascii="Arial" w:eastAsia="Arial" w:hAnsi="Arial" w:cs="Arial"/>
            <w:color w:val="000000"/>
          </w:rPr>
          <w:t xml:space="preserve">If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 xml:space="preserve">.  </w:t>
        </w:r>
      </w:ins>
    </w:p>
    <w:p w14:paraId="517BDFC2" w14:textId="7D310844" w:rsidR="00732132" w:rsidRDefault="008F2440" w:rsidP="00732132">
      <w:pPr>
        <w:numPr>
          <w:ilvl w:val="0"/>
          <w:numId w:val="1"/>
        </w:numPr>
        <w:shd w:val="clear" w:color="auto" w:fill="FFFFFF"/>
        <w:spacing w:before="90"/>
        <w:jc w:val="both"/>
        <w:rPr>
          <w:del w:id="8" w:author="Vladislava Andrushchenko" w:date="2026-09-26T15:12:00Z" w16du:dateUtc="2026-09-26T19:12:00Z"/>
        </w:rPr>
      </w:pPr>
      <w:ins w:id="9" w:author="Vladislava Andrushchenko" w:date="2026-09-26T15:12:00Z" w16du:dateUtc="2026-09-26T19:12:00Z">
        <w:r w:rsidRPr="008F2440">
          <w:rPr>
            <w:rFonts w:ascii="Arial" w:eastAsia="Arial" w:hAnsi="Arial" w:cs="Arial"/>
            <w:color w:val="000000"/>
          </w:rPr>
          <w:t xml:space="preserve">Unless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 xml:space="preserve">. </w:t>
        </w:r>
      </w:ins>
      <w:del w:id="10" w:author="Vladislava Andrushchenko" w:date="2026-09-26T15:12:00Z" w16du:dateUtc="2026-09-26T19:12:00Z">
        <w:r w:rsidR="00732132">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1843E979" w14:textId="77777777" w:rsidR="00732132" w:rsidRDefault="00732132" w:rsidP="00732132">
      <w:pPr>
        <w:spacing w:line="276" w:lineRule="auto"/>
        <w:rPr>
          <w:del w:id="11" w:author="Vladislava Andrushchenko" w:date="2026-09-26T15:12:00Z" w16du:dateUtc="2026-09-26T19:12:00Z"/>
        </w:rPr>
      </w:pPr>
    </w:p>
    <w:p w14:paraId="00609230" w14:textId="77777777" w:rsidR="00732132" w:rsidRDefault="00732132" w:rsidP="00732132">
      <w:pPr>
        <w:numPr>
          <w:ilvl w:val="0"/>
          <w:numId w:val="2"/>
        </w:numPr>
        <w:shd w:val="clear" w:color="auto" w:fill="FFFFFF"/>
        <w:rPr>
          <w:del w:id="12" w:author="Vladislava Andrushchenko" w:date="2026-09-26T15:12:00Z" w16du:dateUtc="2026-09-26T19:12:00Z"/>
        </w:rPr>
      </w:pPr>
      <w:del w:id="13" w:author="Vladislava Andrushchenko" w:date="2026-09-26T15:12:00Z" w16du:dateUtc="2026-09-26T19:12:00Z">
        <w:r>
          <w:rPr>
            <w:b/>
            <w:sz w:val="23"/>
            <w:u w:val="single" w:color="000000"/>
          </w:rPr>
          <w:delText>N</w:delText>
        </w:r>
        <w:r>
          <w:rPr>
            <w:b/>
            <w:sz w:val="18"/>
            <w:u w:val="single" w:color="000000"/>
          </w:rPr>
          <w:delText xml:space="preserve">O </w:delText>
        </w:r>
        <w:r>
          <w:rPr>
            <w:b/>
            <w:sz w:val="23"/>
            <w:u w:val="single" w:color="000000"/>
          </w:rPr>
          <w:delText>L</w:delText>
        </w:r>
        <w:r>
          <w:rPr>
            <w:b/>
            <w:sz w:val="18"/>
            <w:u w:val="single" w:color="000000"/>
          </w:rPr>
          <w:delText>ICENSE</w:delText>
        </w:r>
      </w:del>
    </w:p>
    <w:p w14:paraId="13D4FD01" w14:textId="77777777" w:rsidR="00732132" w:rsidRDefault="00732132" w:rsidP="00732132">
      <w:pPr>
        <w:spacing w:line="276" w:lineRule="auto"/>
        <w:rPr>
          <w:del w:id="14" w:author="Vladislava Andrushchenko" w:date="2026-09-26T15:12:00Z" w16du:dateUtc="2026-09-26T19:12:00Z"/>
        </w:rPr>
      </w:pPr>
    </w:p>
    <w:p w14:paraId="6CFAC05E" w14:textId="09DECD1B" w:rsidR="00732132" w:rsidRDefault="00732132" w:rsidP="00732132">
      <w:pPr>
        <w:numPr>
          <w:ilvl w:val="0"/>
          <w:numId w:val="3"/>
        </w:numPr>
        <w:shd w:val="clear" w:color="auto" w:fill="FFFFFF"/>
        <w:spacing w:before="91"/>
        <w:jc w:val="both"/>
        <w:rPr>
          <w:del w:id="15" w:author="Vladislava Andrushchenko" w:date="2026-09-26T15:12:00Z" w16du:dateUtc="2026-09-26T19:12:00Z"/>
        </w:rPr>
      </w:pPr>
      <w:del w:id="16" w:author="Vladislava Andrushchenko" w:date="2026-09-26T15:12:00Z" w16du:dateUtc="2026-09-26T19:12:00Z">
        <w:r>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6AB2B669" w14:textId="77777777" w:rsidR="00732132" w:rsidRDefault="00732132" w:rsidP="00732132">
      <w:pPr>
        <w:spacing w:line="276" w:lineRule="auto"/>
        <w:rPr>
          <w:del w:id="17" w:author="Vladislava Andrushchenko" w:date="2026-09-26T15:12:00Z" w16du:dateUtc="2026-09-26T19:12:00Z"/>
        </w:rPr>
      </w:pPr>
    </w:p>
    <w:p w14:paraId="650CCB82" w14:textId="77777777" w:rsidR="00732132" w:rsidRDefault="00732132" w:rsidP="00732132">
      <w:pPr>
        <w:numPr>
          <w:ilvl w:val="0"/>
          <w:numId w:val="4"/>
        </w:numPr>
        <w:rPr>
          <w:del w:id="18" w:author="Vladislava Andrushchenko" w:date="2026-09-26T15:12:00Z" w16du:dateUtc="2026-09-26T19:12:00Z"/>
        </w:rPr>
      </w:pPr>
      <w:del w:id="19" w:author="Vladislava Andrushchenko" w:date="2026-09-26T15:12:00Z" w16du:dateUtc="2026-09-26T19:12:00Z">
        <w:r>
          <w:rPr>
            <w:b/>
            <w:sz w:val="23"/>
            <w:u w:val="single" w:color="000000"/>
          </w:rPr>
          <w:delText>Export Restrictions</w:delText>
        </w:r>
      </w:del>
    </w:p>
    <w:p w14:paraId="36E8339C" w14:textId="77777777" w:rsidR="00732132" w:rsidRDefault="00732132" w:rsidP="00732132">
      <w:pPr>
        <w:spacing w:line="276" w:lineRule="auto"/>
        <w:rPr>
          <w:del w:id="20" w:author="Vladislava Andrushchenko" w:date="2026-09-26T15:12:00Z" w16du:dateUtc="2026-09-26T19:12:00Z"/>
        </w:rPr>
      </w:pPr>
    </w:p>
    <w:p w14:paraId="5D6F94C9" w14:textId="77777777" w:rsidR="00D24516" w:rsidRPr="008F2440" w:rsidRDefault="00D24516" w:rsidP="008F2440">
      <w:pPr>
        <w:numPr>
          <w:ilvl w:val="0"/>
          <w:numId w:val="5"/>
        </w:numPr>
        <w:spacing w:after="240"/>
        <w:ind w:left="540" w:hanging="270"/>
        <w:jc w:val="both"/>
        <w:rPr>
          <w:rFonts w:ascii="Arial" w:hAnsi="Arial"/>
          <w:rPrChange w:id="21" w:author="Vladislava Andrushchenko" w:date="2026-09-26T15:12:00Z" w16du:dateUtc="2026-09-26T19:12:00Z">
            <w:rPr/>
          </w:rPrChange>
        </w:rPr>
        <w:pPrChange w:id="22" w:author="Vladislava Andrushchenko" w:date="2026-09-26T15:12:00Z" w16du:dateUtc="2026-09-26T19:12:00Z">
          <w:pPr/>
        </w:pPrChange>
      </w:pPr>
    </w:p>
    <w:sectPr w:rsidR="00D24516" w:rsidRPr="008F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143264A1"/>
    <w:multiLevelType w:val="hybridMultilevel"/>
    <w:tmpl w:val="80E0922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4"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4"/>
  </w:num>
  <w:num w:numId="2" w16cid:durableId="1640693888">
    <w:abstractNumId w:val="3"/>
  </w:num>
  <w:num w:numId="3" w16cid:durableId="1632393897">
    <w:abstractNumId w:val="1"/>
  </w:num>
  <w:num w:numId="4" w16cid:durableId="1904683245">
    <w:abstractNumId w:val="0"/>
  </w:num>
  <w:num w:numId="5" w16cid:durableId="19840032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32"/>
    <w:rsid w:val="0019171C"/>
    <w:rsid w:val="002F53C0"/>
    <w:rsid w:val="003A1882"/>
    <w:rsid w:val="00635D55"/>
    <w:rsid w:val="00732132"/>
    <w:rsid w:val="0086697F"/>
    <w:rsid w:val="008F2440"/>
    <w:rsid w:val="009F58C9"/>
    <w:rsid w:val="00AF4127"/>
    <w:rsid w:val="00B41974"/>
    <w:rsid w:val="00D24516"/>
    <w:rsid w:val="00DE2A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8C71A6E"/>
  <w15:chartTrackingRefBased/>
  <w15:docId w15:val="{5F0DA66C-343B-2D4B-93F7-5667ABD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440"/>
    <w:pPr>
      <w:pPrChange w:id="0" w:author="Vladislava Andrushchenko" w:date="2026-09-26T15:12:00Z">
        <w:pPr>
          <w:spacing w:before="240" w:after="240" w:line="288" w:lineRule="auto"/>
        </w:pPr>
      </w:pPrChange>
    </w:pPr>
    <w:rPr>
      <w:rFonts w:ascii="Times New Roman" w:eastAsia="Times New Roman" w:hAnsi="Times New Roman" w:cs="Times New Roman"/>
      <w:kern w:val="0"/>
      <w:lang w:val="en-US"/>
      <w14:ligatures w14:val="none"/>
      <w:rPrChange w:id="0" w:author="Vladislava Andrushchenko" w:date="2026-09-26T15:12:00Z">
        <w:rPr>
          <w:color w:val="000000"/>
          <w:sz w:val="24"/>
          <w:lang w:val="en-US"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32"/>
    <w:rPr>
      <w:rFonts w:eastAsiaTheme="majorEastAsia" w:cstheme="majorBidi"/>
      <w:color w:val="272727" w:themeColor="text1" w:themeTint="D8"/>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132"/>
    <w:rPr>
      <w:i/>
      <w:iCs/>
      <w:color w:val="404040" w:themeColor="text1" w:themeTint="BF"/>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732132"/>
    <w:rPr>
      <w:i/>
      <w:iCs/>
      <w:color w:val="0F4761" w:themeColor="accent1" w:themeShade="BF"/>
    </w:rPr>
  </w:style>
  <w:style w:type="paragraph" w:styleId="IntenseQuote">
    <w:name w:val="Intense Quote"/>
    <w:basedOn w:val="Normal"/>
    <w:next w:val="Normal"/>
    <w:link w:val="IntenseQuoteChar"/>
    <w:uiPriority w:val="30"/>
    <w:qFormat/>
    <w:rsid w:val="0073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32"/>
    <w:rPr>
      <w:i/>
      <w:iCs/>
      <w:color w:val="0F4761" w:themeColor="accent1" w:themeShade="BF"/>
    </w:rPr>
  </w:style>
  <w:style w:type="character" w:styleId="IntenseReference">
    <w:name w:val="Intense Reference"/>
    <w:basedOn w:val="DefaultParagraphFont"/>
    <w:uiPriority w:val="32"/>
    <w:qFormat/>
    <w:rsid w:val="00732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427118361">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35056792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933119337">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30371406">
          <w:marLeft w:val="432"/>
          <w:marRight w:val="216"/>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2025-01-30T12:38:00Z</dcterms:created>
  <dcterms:modified xsi:type="dcterms:W3CDTF">2026-09-26T19:12:00Z</dcterms:modified>
</cp:coreProperties>
</file>