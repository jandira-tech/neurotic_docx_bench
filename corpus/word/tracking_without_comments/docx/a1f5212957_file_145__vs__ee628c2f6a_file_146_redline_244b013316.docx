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C35FA" w14:textId="77777777" w:rsidR="00440DB8" w:rsidRDefault="00440DB8">
      <w:pPr>
        <w:spacing w:after="20"/>
        <w:rPr>
          <w:b/>
          <w:color w:val="0F172A"/>
          <w:sz w:val="64"/>
          <w:rPrChange w:id="16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pPrChange w:id="17" w:author="Arthur Souza Rodrigues" w:date="2026-07-10T21:49:00Z" w16du:dateUtc="2026-07-11T01:49:00Z"/>
      </w:pPr>
      <w:r>
        <w:rPr>
          <w:b/>
          <w:color w:val="0F172A"/>
          <w:sz w:val="64"/>
          <w:rPrChange w:id="18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file_</w:t>
      </w:r>
      <w:ins w:id="19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>146</w:t>
        </w:r>
      </w:ins>
      <w:del w:id="20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145</w:delText>
        </w:r>
      </w:del>
      <w:r>
        <w:rPr>
          <w:b/>
          <w:color w:val="0F172A"/>
          <w:sz w:val="64"/>
          <w:rPrChange w:id="21" w:author="Arthur Souza Rodrigues" w:date="2026-07-10T21:49:00Z" w16du:dateUtc="2026-07-11T01:49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.docx</w:t>
      </w:r>
    </w:p>
    <w:p w14:paraId="2313C800" w14:textId="3BDC683A" w:rsidR="00BD6514" w:rsidRDefault="00B431B0">
      <w:pPr>
        <w:spacing w:after="20"/>
        <w:rPr>
          <w:ins w:id="22" w:author="Arthur Souza Rodrigues" w:date="2026-07-10T21:49:00Z" w16du:dateUtc="2026-07-11T01:49:00Z"/>
        </w:rPr>
      </w:pPr>
      <w:ins w:id="23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B431B0">
      <w:pPr>
        <w:spacing w:after="60"/>
        <w:rPr>
          <w:ins w:id="24" w:author="Arthur Souza Rodrigues" w:date="2026-07-10T21:49:00Z" w16du:dateUtc="2026-07-11T01:49:00Z"/>
        </w:rPr>
      </w:pPr>
      <w:ins w:id="25" w:author="Arthur Souza Rodrigues" w:date="2026-07-10T21:49:00Z" w16du:dateUtc="2026-07-11T01:4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6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7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B431B0">
            <w:pPr>
              <w:rPr>
                <w:ins w:id="28" w:author="Arthur Souza Rodrigues" w:date="2026-07-10T21:49:00Z" w16du:dateUtc="2026-07-11T01:49:00Z"/>
              </w:rPr>
            </w:pPr>
            <w:ins w:id="2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B431B0">
            <w:pPr>
              <w:rPr>
                <w:ins w:id="30" w:author="Arthur Souza Rodrigues" w:date="2026-07-10T21:49:00Z" w16du:dateUtc="2026-07-11T01:49:00Z"/>
              </w:rPr>
            </w:pPr>
            <w:ins w:id="3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6721D1A6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32" w:author="Arthur Souza Rodrigues" w:date="2026-07-10T21:49:00Z" w16du:dateUtc="2026-07-11T01:49:00Z"/>
        </w:rPr>
      </w:pPr>
      <w:ins w:id="3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67396D26" w:rsidR="00BD6514" w:rsidRDefault="00B431B0">
      <w:pPr>
        <w:spacing w:before="60" w:after="60"/>
        <w:rPr>
          <w:ins w:id="34" w:author="Arthur Souza Rodrigues" w:date="2026-07-10T21:49:00Z" w16du:dateUtc="2026-07-11T01:49:00Z"/>
        </w:rPr>
      </w:pPr>
      <w:ins w:id="35" w:author="Arthur Souza Rodrigues" w:date="2026-07-10T21:49:00Z" w16du:dateUtc="2026-07-11T01:4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6" w:author="Arthur Souza Rodrigues" w:date="2026-07-10T21:49:00Z" w16du:dateUtc="2026-07-11T01:49:00Z"/>
        </w:rPr>
      </w:pPr>
    </w:p>
    <w:p w14:paraId="28B83400" w14:textId="211D3A9A" w:rsidR="00BD6514" w:rsidRDefault="00B431B0">
      <w:pPr>
        <w:spacing w:before="60" w:after="60"/>
        <w:rPr>
          <w:ins w:id="37" w:author="Arthur Souza Rodrigues" w:date="2026-07-10T21:49:00Z" w16du:dateUtc="2026-07-11T01:49:00Z"/>
        </w:rPr>
      </w:pPr>
      <w:ins w:id="38" w:author="Arthur Souza Rodrigues" w:date="2026-07-10T21:49:00Z" w16du:dateUtc="2026-07-11T01:4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9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40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B431B0">
            <w:pPr>
              <w:rPr>
                <w:ins w:id="41" w:author="Arthur Souza Rodrigues" w:date="2026-07-10T21:49:00Z" w16du:dateUtc="2026-07-11T01:49:00Z"/>
              </w:rPr>
            </w:pPr>
            <w:ins w:id="4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B431B0">
            <w:pPr>
              <w:rPr>
                <w:ins w:id="43" w:author="Arthur Souza Rodrigues" w:date="2026-07-10T21:49:00Z" w16du:dateUtc="2026-07-11T01:49:00Z"/>
              </w:rPr>
            </w:pPr>
            <w:ins w:id="4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5" w:author="Arthur Souza Rodrigues" w:date="2026-07-10T21:49:00Z" w16du:dateUtc="2026-07-11T01:49:00Z"/>
              </w:rPr>
            </w:pPr>
          </w:p>
          <w:p w14:paraId="567EA400" w14:textId="30A68100" w:rsidR="00BD6514" w:rsidRDefault="00B431B0">
            <w:pPr>
              <w:rPr>
                <w:ins w:id="46" w:author="Arthur Souza Rodrigues" w:date="2026-07-10T21:49:00Z" w16du:dateUtc="2026-07-11T01:49:00Z"/>
              </w:rPr>
            </w:pPr>
            <w:ins w:id="4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B431B0">
            <w:pPr>
              <w:rPr>
                <w:ins w:id="48" w:author="Arthur Souza Rodrigues" w:date="2026-07-10T21:49:00Z" w16du:dateUtc="2026-07-11T01:49:00Z"/>
              </w:rPr>
            </w:pPr>
            <w:ins w:id="4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B431B0">
            <w:pPr>
              <w:rPr>
                <w:ins w:id="50" w:author="Arthur Souza Rodrigues" w:date="2026-07-10T21:49:00Z" w16du:dateUtc="2026-07-11T01:49:00Z"/>
              </w:rPr>
            </w:pPr>
            <w:ins w:id="5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B431B0">
            <w:pPr>
              <w:rPr>
                <w:ins w:id="52" w:author="Arthur Souza Rodrigues" w:date="2026-07-10T21:49:00Z" w16du:dateUtc="2026-07-11T01:49:00Z"/>
              </w:rPr>
            </w:pPr>
            <w:ins w:id="5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B431B0">
            <w:pPr>
              <w:rPr>
                <w:ins w:id="54" w:author="Arthur Souza Rodrigues" w:date="2026-07-10T21:49:00Z" w16du:dateUtc="2026-07-11T01:49:00Z"/>
              </w:rPr>
            </w:pPr>
            <w:ins w:id="5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B431B0">
            <w:pPr>
              <w:rPr>
                <w:ins w:id="56" w:author="Arthur Souza Rodrigues" w:date="2026-07-10T21:49:00Z" w16du:dateUtc="2026-07-11T01:49:00Z"/>
              </w:rPr>
            </w:pPr>
            <w:ins w:id="5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B431B0">
            <w:pPr>
              <w:rPr>
                <w:ins w:id="58" w:author="Arthur Souza Rodrigues" w:date="2026-07-10T21:49:00Z" w16du:dateUtc="2026-07-11T01:49:00Z"/>
              </w:rPr>
            </w:pPr>
            <w:ins w:id="5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B431B0">
            <w:pPr>
              <w:rPr>
                <w:ins w:id="60" w:author="Arthur Souza Rodrigues" w:date="2026-07-10T21:49:00Z" w16du:dateUtc="2026-07-11T01:49:00Z"/>
              </w:rPr>
            </w:pPr>
            <w:ins w:id="6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2" w:author="Arthur Souza Rodrigues" w:date="2026-07-10T21:49:00Z" w16du:dateUtc="2026-07-11T01:49:00Z"/>
        </w:rPr>
      </w:pPr>
    </w:p>
    <w:p w14:paraId="124B2800" w14:textId="77777777" w:rsidR="00BD6514" w:rsidRDefault="00B431B0">
      <w:pPr>
        <w:pBdr>
          <w:bottom w:val="single" w:sz="3" w:space="4" w:color="E2E8F0"/>
        </w:pBdr>
        <w:spacing w:before="300" w:after="80"/>
        <w:rPr>
          <w:ins w:id="63" w:author="Arthur Souza Rodrigues" w:date="2026-07-10T21:49:00Z" w16du:dateUtc="2026-07-11T01:49:00Z"/>
        </w:rPr>
      </w:pPr>
      <w:ins w:id="64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lastRenderedPageBreak/>
        </w:r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BD6514" w:rsidRDefault="00B431B0">
      <w:pPr>
        <w:spacing w:before="60" w:after="60"/>
        <w:rPr>
          <w:ins w:id="65" w:author="Arthur Souza Rodrigues" w:date="2026-07-10T21:49:00Z" w16du:dateUtc="2026-07-11T01:49:00Z"/>
        </w:rPr>
      </w:pPr>
      <w:ins w:id="66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7" w:author="Arthur Souza Rodrigues" w:date="2026-07-10T21:49:00Z" w16du:dateUtc="2026-07-11T01:49:00Z"/>
        </w:rPr>
      </w:pPr>
    </w:p>
    <w:p w14:paraId="673CC941" w14:textId="15C85C00" w:rsidR="00BD6514" w:rsidRDefault="00B431B0">
      <w:pPr>
        <w:spacing w:before="180" w:after="40"/>
        <w:rPr>
          <w:ins w:id="68" w:author="Arthur Souza Rodrigues" w:date="2026-07-10T21:49:00Z" w16du:dateUtc="2026-07-11T01:49:00Z"/>
        </w:rPr>
      </w:pPr>
      <w:ins w:id="69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BD6514" w:rsidRDefault="00B431B0">
      <w:pPr>
        <w:spacing w:before="60" w:after="60"/>
        <w:rPr>
          <w:ins w:id="70" w:author="Arthur Souza Rodrigues" w:date="2026-07-10T21:49:00Z" w16du:dateUtc="2026-07-11T01:49:00Z"/>
        </w:rPr>
      </w:pPr>
      <w:ins w:id="71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1DBD35E0" w14:textId="78C5FE00" w:rsidR="00BD6514" w:rsidRDefault="00BD6514">
      <w:pPr>
        <w:spacing w:before="60"/>
        <w:rPr>
          <w:ins w:id="72" w:author="Arthur Souza Rodrigues" w:date="2026-07-10T21:49:00Z" w16du:dateUtc="2026-07-11T01:49:00Z"/>
        </w:rPr>
      </w:pPr>
    </w:p>
    <w:p w14:paraId="2228E200" w14:textId="40AC8A00" w:rsidR="00BD6514" w:rsidRDefault="00B431B0">
      <w:pPr>
        <w:spacing w:before="60" w:after="60"/>
        <w:rPr>
          <w:ins w:id="73" w:author="Arthur Souza Rodrigues" w:date="2026-07-10T21:49:00Z" w16du:dateUtc="2026-07-11T01:49:00Z"/>
        </w:rPr>
      </w:pPr>
      <w:ins w:id="74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75" w:author="Arthur Souza Rodrigues" w:date="2026-07-10T21:49:00Z" w16du:dateUtc="2026-07-11T01:49:00Z"/>
        </w:rPr>
      </w:pPr>
    </w:p>
    <w:p w14:paraId="02E987F1" w14:textId="77777777" w:rsidR="00BD6514" w:rsidRDefault="00B431B0">
      <w:pPr>
        <w:spacing w:before="180" w:after="40"/>
        <w:rPr>
          <w:ins w:id="76" w:author="Arthur Souza Rodrigues" w:date="2026-07-10T21:49:00Z" w16du:dateUtc="2026-07-11T01:49:00Z"/>
        </w:rPr>
      </w:pPr>
      <w:ins w:id="77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B431B0">
      <w:pPr>
        <w:spacing w:before="60" w:after="60"/>
        <w:rPr>
          <w:ins w:id="78" w:author="Arthur Souza Rodrigues" w:date="2026-07-10T21:49:00Z" w16du:dateUtc="2026-07-11T01:49:00Z"/>
        </w:rPr>
      </w:pPr>
      <w:ins w:id="79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1" w:author="Arthur Souza Rodrigues" w:date="2026-07-10T21:49:00Z" w16du:dateUtc="2026-07-11T01:49:00Z"/>
        </w:rPr>
      </w:pPr>
    </w:p>
    <w:p w14:paraId="78E6D99E" w14:textId="255A2400" w:rsidR="00BD6514" w:rsidRDefault="00B431B0">
      <w:pPr>
        <w:spacing w:before="60" w:after="60"/>
        <w:rPr>
          <w:ins w:id="82" w:author="Arthur Souza Rodrigues" w:date="2026-07-10T21:49:00Z" w16du:dateUtc="2026-07-11T01:49:00Z"/>
        </w:rPr>
      </w:pPr>
      <w:ins w:id="83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4" w:author="Arthur Souza Rodrigues" w:date="2026-07-10T21:49:00Z" w16du:dateUtc="2026-07-11T01:49:00Z"/>
        </w:rPr>
      </w:pPr>
    </w:p>
    <w:p w14:paraId="07D0CE00" w14:textId="0F7CE400" w:rsidR="00BD6514" w:rsidRDefault="00B431B0">
      <w:pPr>
        <w:spacing w:before="180" w:after="40"/>
        <w:rPr>
          <w:ins w:id="85" w:author="Arthur Souza Rodrigues" w:date="2026-07-10T21:49:00Z" w16du:dateUtc="2026-07-11T01:49:00Z"/>
        </w:rPr>
      </w:pPr>
      <w:ins w:id="86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B431B0">
      <w:pPr>
        <w:spacing w:before="60" w:after="60"/>
        <w:rPr>
          <w:ins w:id="87" w:author="Arthur Souza Rodrigues" w:date="2026-07-10T21:49:00Z" w16du:dateUtc="2026-07-11T01:49:00Z"/>
        </w:rPr>
      </w:pPr>
      <w:ins w:id="88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89" w:author="Arthur Souza Rodrigues" w:date="2026-07-10T21:49:00Z" w16du:dateUtc="2026-07-11T01:49:00Z"/>
        </w:rPr>
      </w:pPr>
    </w:p>
    <w:p w14:paraId="467B1700" w14:textId="00AE9C00" w:rsidR="00BD6514" w:rsidRDefault="00B431B0">
      <w:pPr>
        <w:pBdr>
          <w:bottom w:val="single" w:sz="3" w:space="4" w:color="E2E8F0"/>
        </w:pBdr>
        <w:spacing w:before="300" w:after="80"/>
        <w:rPr>
          <w:ins w:id="90" w:author="Arthur Souza Rodrigues" w:date="2026-07-10T21:49:00Z" w16du:dateUtc="2026-07-11T01:49:00Z"/>
        </w:rPr>
      </w:pPr>
      <w:ins w:id="91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B431B0">
      <w:pPr>
        <w:spacing w:before="60" w:after="60"/>
        <w:rPr>
          <w:ins w:id="92" w:author="Arthur Souza Rodrigues" w:date="2026-07-10T21:49:00Z" w16du:dateUtc="2026-07-11T01:49:00Z"/>
        </w:rPr>
      </w:pPr>
      <w:ins w:id="93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4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95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B431B0">
            <w:pPr>
              <w:rPr>
                <w:ins w:id="96" w:author="Arthur Souza Rodrigues" w:date="2026-07-10T21:49:00Z" w16du:dateUtc="2026-07-11T01:49:00Z"/>
              </w:rPr>
            </w:pPr>
            <w:ins w:id="97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B431B0">
            <w:pPr>
              <w:rPr>
                <w:ins w:id="98" w:author="Arthur Souza Rodrigues" w:date="2026-07-10T21:49:00Z" w16du:dateUtc="2026-07-11T01:49:00Z"/>
              </w:rPr>
            </w:pPr>
            <w:ins w:id="99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B431B0">
            <w:pPr>
              <w:rPr>
                <w:ins w:id="100" w:author="Arthur Souza Rodrigues" w:date="2026-07-10T21:49:00Z" w16du:dateUtc="2026-07-11T01:49:00Z"/>
              </w:rPr>
            </w:pPr>
            <w:ins w:id="101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B431B0">
            <w:pPr>
              <w:rPr>
                <w:ins w:id="102" w:author="Arthur Souza Rodrigues" w:date="2026-07-10T21:49:00Z" w16du:dateUtc="2026-07-11T01:49:00Z"/>
              </w:rPr>
            </w:pPr>
            <w:ins w:id="103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4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B431B0">
            <w:pPr>
              <w:rPr>
                <w:ins w:id="105" w:author="Arthur Souza Rodrigues" w:date="2026-07-10T21:49:00Z" w16du:dateUtc="2026-07-11T01:49:00Z"/>
              </w:rPr>
            </w:pPr>
            <w:ins w:id="10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B431B0">
            <w:pPr>
              <w:rPr>
                <w:ins w:id="107" w:author="Arthur Souza Rodrigues" w:date="2026-07-10T21:49:00Z" w16du:dateUtc="2026-07-11T01:49:00Z"/>
              </w:rPr>
            </w:pPr>
            <w:ins w:id="10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B431B0">
            <w:pPr>
              <w:rPr>
                <w:ins w:id="109" w:author="Arthur Souza Rodrigues" w:date="2026-07-10T21:49:00Z" w16du:dateUtc="2026-07-11T01:49:00Z"/>
              </w:rPr>
            </w:pPr>
            <w:ins w:id="11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B431B0">
            <w:pPr>
              <w:rPr>
                <w:ins w:id="111" w:author="Arthur Souza Rodrigues" w:date="2026-07-10T21:49:00Z" w16du:dateUtc="2026-07-11T01:49:00Z"/>
              </w:rPr>
            </w:pPr>
            <w:ins w:id="112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3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B431B0">
            <w:pPr>
              <w:rPr>
                <w:ins w:id="114" w:author="Arthur Souza Rodrigues" w:date="2026-07-10T21:49:00Z" w16du:dateUtc="2026-07-11T01:49:00Z"/>
              </w:rPr>
            </w:pPr>
            <w:ins w:id="11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B431B0">
            <w:pPr>
              <w:rPr>
                <w:ins w:id="116" w:author="Arthur Souza Rodrigues" w:date="2026-07-10T21:49:00Z" w16du:dateUtc="2026-07-11T01:49:00Z"/>
              </w:rPr>
            </w:pPr>
            <w:ins w:id="11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B431B0">
            <w:pPr>
              <w:rPr>
                <w:ins w:id="118" w:author="Arthur Souza Rodrigues" w:date="2026-07-10T21:49:00Z" w16du:dateUtc="2026-07-11T01:49:00Z"/>
              </w:rPr>
            </w:pPr>
            <w:ins w:id="11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B431B0">
            <w:pPr>
              <w:rPr>
                <w:ins w:id="120" w:author="Arthur Souza Rodrigues" w:date="2026-07-10T21:49:00Z" w16du:dateUtc="2026-07-11T01:49:00Z"/>
              </w:rPr>
            </w:pPr>
            <w:ins w:id="12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2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B431B0">
            <w:pPr>
              <w:rPr>
                <w:ins w:id="123" w:author="Arthur Souza Rodrigues" w:date="2026-07-10T21:49:00Z" w16du:dateUtc="2026-07-11T01:49:00Z"/>
              </w:rPr>
            </w:pPr>
            <w:ins w:id="12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B431B0">
            <w:pPr>
              <w:rPr>
                <w:ins w:id="125" w:author="Arthur Souza Rodrigues" w:date="2026-07-10T21:49:00Z" w16du:dateUtc="2026-07-11T01:49:00Z"/>
              </w:rPr>
            </w:pPr>
            <w:ins w:id="12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B431B0">
            <w:pPr>
              <w:rPr>
                <w:ins w:id="127" w:author="Arthur Souza Rodrigues" w:date="2026-07-10T21:49:00Z" w16du:dateUtc="2026-07-11T01:49:00Z"/>
              </w:rPr>
            </w:pPr>
            <w:ins w:id="12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B431B0">
            <w:pPr>
              <w:rPr>
                <w:ins w:id="129" w:author="Arthur Souza Rodrigues" w:date="2026-07-10T21:49:00Z" w16du:dateUtc="2026-07-11T01:49:00Z"/>
              </w:rPr>
            </w:pPr>
            <w:ins w:id="13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1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B431B0">
            <w:pPr>
              <w:rPr>
                <w:ins w:id="132" w:author="Arthur Souza Rodrigues" w:date="2026-07-10T21:49:00Z" w16du:dateUtc="2026-07-11T01:49:00Z"/>
              </w:rPr>
            </w:pPr>
            <w:ins w:id="13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B431B0">
            <w:pPr>
              <w:rPr>
                <w:ins w:id="134" w:author="Arthur Souza Rodrigues" w:date="2026-07-10T21:49:00Z" w16du:dateUtc="2026-07-11T01:49:00Z"/>
              </w:rPr>
            </w:pPr>
            <w:ins w:id="13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B431B0">
            <w:pPr>
              <w:rPr>
                <w:ins w:id="136" w:author="Arthur Souza Rodrigues" w:date="2026-07-10T21:49:00Z" w16du:dateUtc="2026-07-11T01:49:00Z"/>
              </w:rPr>
            </w:pPr>
            <w:ins w:id="13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B431B0">
            <w:pPr>
              <w:rPr>
                <w:ins w:id="138" w:author="Arthur Souza Rodrigues" w:date="2026-07-10T21:49:00Z" w16du:dateUtc="2026-07-11T01:49:00Z"/>
              </w:rPr>
            </w:pPr>
            <w:ins w:id="13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0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B431B0">
            <w:pPr>
              <w:rPr>
                <w:ins w:id="141" w:author="Arthur Souza Rodrigues" w:date="2026-07-10T21:49:00Z" w16du:dateUtc="2026-07-11T01:49:00Z"/>
              </w:rPr>
            </w:pPr>
            <w:ins w:id="14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B431B0">
            <w:pPr>
              <w:rPr>
                <w:ins w:id="143" w:author="Arthur Souza Rodrigues" w:date="2026-07-10T21:49:00Z" w16du:dateUtc="2026-07-11T01:49:00Z"/>
              </w:rPr>
            </w:pPr>
            <w:ins w:id="14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B431B0">
            <w:pPr>
              <w:rPr>
                <w:ins w:id="145" w:author="Arthur Souza Rodrigues" w:date="2026-07-10T21:49:00Z" w16du:dateUtc="2026-07-11T01:49:00Z"/>
              </w:rPr>
            </w:pPr>
            <w:ins w:id="14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B431B0">
            <w:pPr>
              <w:rPr>
                <w:ins w:id="147" w:author="Arthur Souza Rodrigues" w:date="2026-07-10T21:49:00Z" w16du:dateUtc="2026-07-11T01:49:00Z"/>
              </w:rPr>
            </w:pPr>
            <w:ins w:id="14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49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B431B0">
            <w:pPr>
              <w:rPr>
                <w:ins w:id="150" w:author="Arthur Souza Rodrigues" w:date="2026-07-10T21:49:00Z" w16du:dateUtc="2026-07-11T01:49:00Z"/>
              </w:rPr>
            </w:pPr>
            <w:ins w:id="15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B431B0">
            <w:pPr>
              <w:rPr>
                <w:ins w:id="152" w:author="Arthur Souza Rodrigues" w:date="2026-07-10T21:49:00Z" w16du:dateUtc="2026-07-11T01:49:00Z"/>
              </w:rPr>
            </w:pPr>
            <w:ins w:id="15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B431B0">
            <w:pPr>
              <w:rPr>
                <w:ins w:id="154" w:author="Arthur Souza Rodrigues" w:date="2026-07-10T21:49:00Z" w16du:dateUtc="2026-07-11T01:49:00Z"/>
              </w:rPr>
            </w:pPr>
            <w:ins w:id="15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B431B0">
            <w:pPr>
              <w:rPr>
                <w:ins w:id="156" w:author="Arthur Souza Rodrigues" w:date="2026-07-10T21:49:00Z" w16du:dateUtc="2026-07-11T01:49:00Z"/>
              </w:rPr>
            </w:pPr>
            <w:ins w:id="15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58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B431B0">
            <w:pPr>
              <w:rPr>
                <w:ins w:id="159" w:author="Arthur Souza Rodrigues" w:date="2026-07-10T21:49:00Z" w16du:dateUtc="2026-07-11T01:49:00Z"/>
              </w:rPr>
            </w:pPr>
            <w:ins w:id="16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B431B0">
            <w:pPr>
              <w:rPr>
                <w:ins w:id="161" w:author="Arthur Souza Rodrigues" w:date="2026-07-10T21:49:00Z" w16du:dateUtc="2026-07-11T01:49:00Z"/>
              </w:rPr>
            </w:pPr>
            <w:ins w:id="16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B431B0">
            <w:pPr>
              <w:rPr>
                <w:ins w:id="163" w:author="Arthur Souza Rodrigues" w:date="2026-07-10T21:49:00Z" w16du:dateUtc="2026-07-11T01:49:00Z"/>
              </w:rPr>
            </w:pPr>
            <w:ins w:id="16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B431B0">
            <w:pPr>
              <w:rPr>
                <w:ins w:id="165" w:author="Arthur Souza Rodrigues" w:date="2026-07-10T21:49:00Z" w16du:dateUtc="2026-07-11T01:49:00Z"/>
              </w:rPr>
            </w:pPr>
            <w:ins w:id="16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67" w:author="Arthur Souza Rodrigues" w:date="2026-07-10T21:49:00Z" w16du:dateUtc="2026-07-11T01:49:00Z"/>
        </w:rPr>
      </w:pPr>
    </w:p>
    <w:p w14:paraId="18DA3080" w14:textId="77777777" w:rsidR="00BD6514" w:rsidRDefault="00B431B0">
      <w:pPr>
        <w:rPr>
          <w:ins w:id="168" w:author="Arthur Souza Rodrigues" w:date="2026-07-10T21:49:00Z" w16du:dateUtc="2026-07-11T01:49:00Z"/>
        </w:rPr>
      </w:pPr>
      <w:ins w:id="169" w:author="Arthur Souza Rodrigues" w:date="2026-07-10T21:49:00Z" w16du:dateUtc="2026-07-11T01:49:00Z">
        <w:r>
          <w:br w:type="page"/>
        </w:r>
      </w:ins>
    </w:p>
    <w:p w14:paraId="763C62D1" w14:textId="7D8B6000" w:rsidR="00BD6514" w:rsidRDefault="00B431B0">
      <w:pPr>
        <w:spacing w:before="180" w:after="40"/>
        <w:rPr>
          <w:ins w:id="170" w:author="Arthur Souza Rodrigues" w:date="2026-07-10T21:49:00Z" w16du:dateUtc="2026-07-11T01:49:00Z"/>
        </w:rPr>
      </w:pPr>
      <w:ins w:id="171" w:author="Arthur Souza Rodrigues" w:date="2026-07-10T21:49:00Z" w16du:dateUtc="2026-07-11T01:4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2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B431B0">
            <w:pPr>
              <w:rPr>
                <w:ins w:id="173" w:author="Arthur Souza Rodrigues" w:date="2026-07-10T21:49:00Z" w16du:dateUtc="2026-07-11T01:49:00Z"/>
              </w:rPr>
            </w:pPr>
            <w:ins w:id="17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75" w:author="Arthur Souza Rodrigues" w:date="2026-07-10T21:49:00Z" w16du:dateUtc="2026-07-11T01:49:00Z"/>
              </w:rPr>
            </w:pPr>
          </w:p>
          <w:p w14:paraId="5FCB559F" w14:textId="7641B600" w:rsidR="00BD6514" w:rsidRDefault="00B431B0">
            <w:pPr>
              <w:rPr>
                <w:ins w:id="176" w:author="Arthur Souza Rodrigues" w:date="2026-07-10T21:49:00Z" w16du:dateUtc="2026-07-11T01:49:00Z"/>
              </w:rPr>
            </w:pPr>
            <w:ins w:id="17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B431B0">
            <w:pPr>
              <w:rPr>
                <w:ins w:id="178" w:author="Arthur Souza Rodrigues" w:date="2026-07-10T21:49:00Z" w16du:dateUtc="2026-07-11T01:49:00Z"/>
              </w:rPr>
            </w:pPr>
            <w:ins w:id="17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B431B0">
            <w:pPr>
              <w:rPr>
                <w:ins w:id="180" w:author="Arthur Souza Rodrigues" w:date="2026-07-10T21:49:00Z" w16du:dateUtc="2026-07-11T01:49:00Z"/>
              </w:rPr>
            </w:pPr>
            <w:ins w:id="18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B431B0">
            <w:pPr>
              <w:rPr>
                <w:ins w:id="182" w:author="Arthur Souza Rodrigues" w:date="2026-07-10T21:49:00Z" w16du:dateUtc="2026-07-11T01:49:00Z"/>
              </w:rPr>
            </w:pPr>
            <w:ins w:id="18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B431B0">
            <w:pPr>
              <w:rPr>
                <w:ins w:id="184" w:author="Arthur Souza Rodrigues" w:date="2026-07-10T21:49:00Z" w16du:dateUtc="2026-07-11T01:49:00Z"/>
              </w:rPr>
            </w:pPr>
            <w:ins w:id="18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86" w:author="Arthur Souza Rodrigues" w:date="2026-07-10T21:49:00Z" w16du:dateUtc="2026-07-11T01:49:00Z"/>
        </w:rPr>
      </w:pPr>
    </w:p>
    <w:p w14:paraId="3C7FEA63" w14:textId="7BD10C0C" w:rsidR="00537FA1" w:rsidRDefault="00B431B0" w:rsidP="00537FA1">
      <w:pPr>
        <w:spacing w:before="160"/>
        <w:rPr>
          <w:ins w:id="187" w:author="Arthur Souza Rodrigues" w:date="2026-07-10T21:49:00Z" w16du:dateUtc="2026-07-11T01:49:00Z"/>
        </w:rPr>
      </w:pPr>
      <w:ins w:id="18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124FBDF2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189" w:author="Arthur Souza Rodrigues" w:date="2026-07-10T21:49:00Z" w16du:dateUtc="2026-07-11T01:49:00Z"/>
        </w:rPr>
      </w:pPr>
      <w:ins w:id="19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1836B406" w14:textId="77777777" w:rsidR="00537FA1" w:rsidRDefault="00537FA1" w:rsidP="00537FA1">
      <w:pPr>
        <w:spacing w:before="60" w:after="60"/>
        <w:rPr>
          <w:ins w:id="191" w:author="Arthur Souza Rodrigues" w:date="2026-07-10T21:49:00Z" w16du:dateUtc="2026-07-11T01:49:00Z"/>
        </w:rPr>
      </w:pPr>
      <w:ins w:id="192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05A50C1F" w14:textId="77777777" w:rsidR="00537FA1" w:rsidRDefault="00537FA1" w:rsidP="00537FA1">
      <w:pPr>
        <w:spacing w:before="80"/>
        <w:rPr>
          <w:ins w:id="193" w:author="Arthur Souza Rodrigues" w:date="2026-07-10T21:49:00Z" w16du:dateUtc="2026-07-11T01:49:00Z"/>
        </w:rPr>
      </w:pPr>
    </w:p>
    <w:p w14:paraId="27CEAEBF" w14:textId="77777777" w:rsidR="00537FA1" w:rsidRDefault="00537FA1" w:rsidP="00537FA1">
      <w:pPr>
        <w:spacing w:before="180" w:after="40"/>
        <w:rPr>
          <w:ins w:id="194" w:author="Arthur Souza Rodrigues" w:date="2026-07-10T21:49:00Z" w16du:dateUtc="2026-07-11T01:49:00Z"/>
        </w:rPr>
      </w:pPr>
      <w:ins w:id="195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3F1292AE" w14:textId="77777777" w:rsidR="00537FA1" w:rsidRDefault="00537FA1" w:rsidP="00537FA1">
      <w:pPr>
        <w:spacing w:before="60" w:after="60"/>
        <w:rPr>
          <w:ins w:id="196" w:author="Arthur Souza Rodrigues" w:date="2026-07-10T21:49:00Z" w16du:dateUtc="2026-07-11T01:49:00Z"/>
        </w:rPr>
      </w:pPr>
      <w:ins w:id="197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4691E704" w14:textId="77777777" w:rsidR="00537FA1" w:rsidRDefault="00537FA1" w:rsidP="00537FA1">
      <w:pPr>
        <w:spacing w:before="60"/>
        <w:rPr>
          <w:ins w:id="198" w:author="Arthur Souza Rodrigues" w:date="2026-07-10T21:49:00Z" w16du:dateUtc="2026-07-11T01:49:00Z"/>
        </w:rPr>
      </w:pPr>
    </w:p>
    <w:p w14:paraId="66585B11" w14:textId="77777777" w:rsidR="00537FA1" w:rsidRDefault="00537FA1" w:rsidP="00537FA1">
      <w:pPr>
        <w:spacing w:before="60" w:after="60"/>
        <w:rPr>
          <w:ins w:id="199" w:author="Arthur Souza Rodrigues" w:date="2026-07-10T21:49:00Z" w16du:dateUtc="2026-07-11T01:49:00Z"/>
        </w:rPr>
      </w:pPr>
      <w:ins w:id="200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66AA9A7A" w14:textId="77777777" w:rsidR="00537FA1" w:rsidRDefault="00537FA1" w:rsidP="00537FA1">
      <w:pPr>
        <w:spacing w:before="80"/>
        <w:rPr>
          <w:ins w:id="201" w:author="Arthur Souza Rodrigues" w:date="2026-07-10T21:49:00Z" w16du:dateUtc="2026-07-11T01:49:00Z"/>
        </w:rPr>
      </w:pPr>
    </w:p>
    <w:p w14:paraId="39F52B76" w14:textId="77777777" w:rsidR="00537FA1" w:rsidRDefault="00537FA1" w:rsidP="00537FA1">
      <w:pPr>
        <w:spacing w:before="180" w:after="40"/>
        <w:rPr>
          <w:ins w:id="202" w:author="Arthur Souza Rodrigues" w:date="2026-07-10T21:49:00Z" w16du:dateUtc="2026-07-11T01:49:00Z"/>
        </w:rPr>
      </w:pPr>
      <w:ins w:id="203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0D913259" w14:textId="77777777" w:rsidR="00537FA1" w:rsidRDefault="00537FA1" w:rsidP="00537FA1">
      <w:pPr>
        <w:spacing w:before="60" w:after="60"/>
        <w:rPr>
          <w:ins w:id="204" w:author="Arthur Souza Rodrigues" w:date="2026-07-10T21:49:00Z" w16du:dateUtc="2026-07-11T01:49:00Z"/>
        </w:rPr>
      </w:pPr>
      <w:ins w:id="205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16454A10" w14:textId="77777777" w:rsidR="00537FA1" w:rsidRDefault="00537FA1" w:rsidP="00537FA1">
      <w:pPr>
        <w:spacing w:before="60"/>
        <w:rPr>
          <w:ins w:id="207" w:author="Arthur Souza Rodrigues" w:date="2026-07-10T21:49:00Z" w16du:dateUtc="2026-07-11T01:49:00Z"/>
        </w:rPr>
      </w:pPr>
    </w:p>
    <w:p w14:paraId="7B371775" w14:textId="77777777" w:rsidR="00537FA1" w:rsidRDefault="00537FA1" w:rsidP="00537FA1">
      <w:pPr>
        <w:spacing w:before="60" w:after="60"/>
        <w:rPr>
          <w:ins w:id="208" w:author="Arthur Souza Rodrigues" w:date="2026-07-10T21:49:00Z" w16du:dateUtc="2026-07-11T01:49:00Z"/>
        </w:rPr>
      </w:pPr>
      <w:ins w:id="209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0B8BE6EF" w14:textId="77777777" w:rsidR="00537FA1" w:rsidRDefault="00537FA1" w:rsidP="00537FA1">
      <w:pPr>
        <w:spacing w:before="80"/>
        <w:rPr>
          <w:ins w:id="210" w:author="Arthur Souza Rodrigues" w:date="2026-07-10T21:49:00Z" w16du:dateUtc="2026-07-11T01:49:00Z"/>
        </w:rPr>
      </w:pPr>
    </w:p>
    <w:p w14:paraId="112702DE" w14:textId="77777777" w:rsidR="00537FA1" w:rsidRDefault="00537FA1" w:rsidP="00537FA1">
      <w:pPr>
        <w:spacing w:before="180" w:after="40"/>
        <w:rPr>
          <w:ins w:id="211" w:author="Arthur Souza Rodrigues" w:date="2026-07-10T21:49:00Z" w16du:dateUtc="2026-07-11T01:49:00Z"/>
        </w:rPr>
      </w:pPr>
      <w:ins w:id="212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20A5C04A" w14:textId="77777777" w:rsidR="00537FA1" w:rsidRDefault="00537FA1" w:rsidP="00537FA1">
      <w:pPr>
        <w:spacing w:before="60" w:after="60"/>
        <w:rPr>
          <w:ins w:id="213" w:author="Arthur Souza Rodrigues" w:date="2026-07-10T21:49:00Z" w16du:dateUtc="2026-07-11T01:49:00Z"/>
        </w:rPr>
      </w:pPr>
      <w:ins w:id="214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11CE8EDB" w14:textId="77777777" w:rsidR="00537FA1" w:rsidRDefault="00537FA1" w:rsidP="00537FA1">
      <w:pPr>
        <w:spacing w:before="160"/>
        <w:rPr>
          <w:ins w:id="215" w:author="Arthur Souza Rodrigues" w:date="2026-07-10T21:49:00Z" w16du:dateUtc="2026-07-11T01:49:00Z"/>
        </w:rPr>
      </w:pPr>
    </w:p>
    <w:p w14:paraId="3C4B3556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216" w:author="Arthur Souza Rodrigues" w:date="2026-07-10T21:49:00Z" w16du:dateUtc="2026-07-11T01:49:00Z"/>
        </w:rPr>
      </w:pPr>
      <w:ins w:id="21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C49EC8D" w14:textId="77777777" w:rsidR="00537FA1" w:rsidRDefault="00537FA1" w:rsidP="00537FA1">
      <w:pPr>
        <w:spacing w:before="60" w:after="60"/>
        <w:rPr>
          <w:ins w:id="218" w:author="Arthur Souza Rodrigues" w:date="2026-07-10T21:49:00Z" w16du:dateUtc="2026-07-11T01:49:00Z"/>
        </w:rPr>
      </w:pPr>
      <w:ins w:id="219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2B049B91" w14:textId="77777777" w:rsidR="00537FA1" w:rsidRDefault="00537FA1" w:rsidP="00537FA1">
      <w:pPr>
        <w:spacing w:before="60"/>
        <w:rPr>
          <w:ins w:id="220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37FA1" w14:paraId="596F4427" w14:textId="77777777" w:rsidTr="00F14043">
        <w:trPr>
          <w:ins w:id="221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1F2" w14:textId="77777777" w:rsidR="00537FA1" w:rsidRDefault="00537FA1" w:rsidP="00F14043">
            <w:pPr>
              <w:rPr>
                <w:ins w:id="222" w:author="Arthur Souza Rodrigues" w:date="2026-07-10T21:49:00Z" w16du:dateUtc="2026-07-11T01:49:00Z"/>
              </w:rPr>
            </w:pPr>
            <w:ins w:id="223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4A90" w14:textId="77777777" w:rsidR="00537FA1" w:rsidRDefault="00537FA1" w:rsidP="00F14043">
            <w:pPr>
              <w:rPr>
                <w:ins w:id="224" w:author="Arthur Souza Rodrigues" w:date="2026-07-10T21:49:00Z" w16du:dateUtc="2026-07-11T01:49:00Z"/>
              </w:rPr>
            </w:pPr>
            <w:ins w:id="225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547F" w14:textId="77777777" w:rsidR="00537FA1" w:rsidRDefault="00537FA1" w:rsidP="00F14043">
            <w:pPr>
              <w:rPr>
                <w:ins w:id="226" w:author="Arthur Souza Rodrigues" w:date="2026-07-10T21:49:00Z" w16du:dateUtc="2026-07-11T01:49:00Z"/>
              </w:rPr>
            </w:pPr>
            <w:ins w:id="227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07258" w14:textId="77777777" w:rsidR="00537FA1" w:rsidRDefault="00537FA1" w:rsidP="00F14043">
            <w:pPr>
              <w:rPr>
                <w:ins w:id="228" w:author="Arthur Souza Rodrigues" w:date="2026-07-10T21:49:00Z" w16du:dateUtc="2026-07-11T01:49:00Z"/>
              </w:rPr>
            </w:pPr>
            <w:ins w:id="229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37FA1" w14:paraId="6A39F725" w14:textId="77777777" w:rsidTr="00F14043">
        <w:trPr>
          <w:ins w:id="230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C967020" w14:textId="77777777" w:rsidR="00537FA1" w:rsidRDefault="00537FA1" w:rsidP="00F14043">
            <w:pPr>
              <w:rPr>
                <w:ins w:id="231" w:author="Arthur Souza Rodrigues" w:date="2026-07-10T21:49:00Z" w16du:dateUtc="2026-07-11T01:49:00Z"/>
              </w:rPr>
            </w:pPr>
            <w:ins w:id="23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2583AF0" w14:textId="77777777" w:rsidR="00537FA1" w:rsidRDefault="00537FA1" w:rsidP="00F14043">
            <w:pPr>
              <w:rPr>
                <w:ins w:id="233" w:author="Arthur Souza Rodrigues" w:date="2026-07-10T21:49:00Z" w16du:dateUtc="2026-07-11T01:49:00Z"/>
              </w:rPr>
            </w:pPr>
            <w:ins w:id="23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9F5B0" w14:textId="77777777" w:rsidR="00537FA1" w:rsidRDefault="00537FA1" w:rsidP="00F14043">
            <w:pPr>
              <w:rPr>
                <w:ins w:id="235" w:author="Arthur Souza Rodrigues" w:date="2026-07-10T21:49:00Z" w16du:dateUtc="2026-07-11T01:49:00Z"/>
              </w:rPr>
            </w:pPr>
            <w:ins w:id="23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DB31503" w14:textId="77777777" w:rsidR="00537FA1" w:rsidRDefault="00537FA1" w:rsidP="00F14043">
            <w:pPr>
              <w:rPr>
                <w:ins w:id="237" w:author="Arthur Souza Rodrigues" w:date="2026-07-10T21:49:00Z" w16du:dateUtc="2026-07-11T01:49:00Z"/>
              </w:rPr>
            </w:pPr>
            <w:ins w:id="23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37FA1" w14:paraId="2E9E27D6" w14:textId="77777777" w:rsidTr="00F14043">
        <w:trPr>
          <w:ins w:id="239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CB253A" w14:textId="77777777" w:rsidR="00537FA1" w:rsidRDefault="00537FA1" w:rsidP="00F14043">
            <w:pPr>
              <w:rPr>
                <w:ins w:id="240" w:author="Arthur Souza Rodrigues" w:date="2026-07-10T21:49:00Z" w16du:dateUtc="2026-07-11T01:49:00Z"/>
              </w:rPr>
            </w:pPr>
            <w:ins w:id="24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5FF34B" w14:textId="77777777" w:rsidR="00537FA1" w:rsidRDefault="00537FA1" w:rsidP="00F14043">
            <w:pPr>
              <w:rPr>
                <w:ins w:id="242" w:author="Arthur Souza Rodrigues" w:date="2026-07-10T21:49:00Z" w16du:dateUtc="2026-07-11T01:49:00Z"/>
              </w:rPr>
            </w:pPr>
            <w:ins w:id="24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055A31" w14:textId="77777777" w:rsidR="00537FA1" w:rsidRDefault="00537FA1" w:rsidP="00F14043">
            <w:pPr>
              <w:rPr>
                <w:ins w:id="244" w:author="Arthur Souza Rodrigues" w:date="2026-07-10T21:49:00Z" w16du:dateUtc="2026-07-11T01:49:00Z"/>
              </w:rPr>
            </w:pPr>
            <w:ins w:id="24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C61CA63" w14:textId="77777777" w:rsidR="00537FA1" w:rsidRDefault="00537FA1" w:rsidP="00F14043">
            <w:pPr>
              <w:rPr>
                <w:ins w:id="246" w:author="Arthur Souza Rodrigues" w:date="2026-07-10T21:49:00Z" w16du:dateUtc="2026-07-11T01:49:00Z"/>
              </w:rPr>
            </w:pPr>
            <w:ins w:id="2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37FA1" w14:paraId="283A8F36" w14:textId="77777777" w:rsidTr="00F14043">
        <w:trPr>
          <w:ins w:id="248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6AF77D" w14:textId="77777777" w:rsidR="00537FA1" w:rsidRDefault="00537FA1" w:rsidP="00F14043">
            <w:pPr>
              <w:rPr>
                <w:ins w:id="249" w:author="Arthur Souza Rodrigues" w:date="2026-07-10T21:49:00Z" w16du:dateUtc="2026-07-11T01:49:00Z"/>
              </w:rPr>
            </w:pPr>
            <w:ins w:id="25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6A53979" w14:textId="77777777" w:rsidR="00537FA1" w:rsidRDefault="00537FA1" w:rsidP="00F14043">
            <w:pPr>
              <w:rPr>
                <w:ins w:id="251" w:author="Arthur Souza Rodrigues" w:date="2026-07-10T21:49:00Z" w16du:dateUtc="2026-07-11T01:49:00Z"/>
              </w:rPr>
            </w:pPr>
            <w:ins w:id="25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A03C" w14:textId="77777777" w:rsidR="00537FA1" w:rsidRDefault="00537FA1" w:rsidP="00F14043">
            <w:pPr>
              <w:rPr>
                <w:ins w:id="253" w:author="Arthur Souza Rodrigues" w:date="2026-07-10T21:49:00Z" w16du:dateUtc="2026-07-11T01:49:00Z"/>
              </w:rPr>
            </w:pPr>
            <w:ins w:id="25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02105C" w14:textId="77777777" w:rsidR="00537FA1" w:rsidRDefault="00537FA1" w:rsidP="00F14043">
            <w:pPr>
              <w:rPr>
                <w:ins w:id="255" w:author="Arthur Souza Rodrigues" w:date="2026-07-10T21:49:00Z" w16du:dateUtc="2026-07-11T01:49:00Z"/>
              </w:rPr>
            </w:pPr>
            <w:ins w:id="25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37FA1" w14:paraId="5FA75A22" w14:textId="77777777" w:rsidTr="00F14043">
        <w:trPr>
          <w:ins w:id="257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94D2C5" w14:textId="77777777" w:rsidR="00537FA1" w:rsidRDefault="00537FA1" w:rsidP="00F14043">
            <w:pPr>
              <w:rPr>
                <w:ins w:id="258" w:author="Arthur Souza Rodrigues" w:date="2026-07-10T21:49:00Z" w16du:dateUtc="2026-07-11T01:49:00Z"/>
              </w:rPr>
            </w:pPr>
            <w:ins w:id="25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66CCB3" w14:textId="77777777" w:rsidR="00537FA1" w:rsidRDefault="00537FA1" w:rsidP="00F14043">
            <w:pPr>
              <w:rPr>
                <w:ins w:id="260" w:author="Arthur Souza Rodrigues" w:date="2026-07-10T21:49:00Z" w16du:dateUtc="2026-07-11T01:49:00Z"/>
              </w:rPr>
            </w:pPr>
            <w:ins w:id="26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BC7AF8B" w14:textId="77777777" w:rsidR="00537FA1" w:rsidRDefault="00537FA1" w:rsidP="00F14043">
            <w:pPr>
              <w:rPr>
                <w:ins w:id="262" w:author="Arthur Souza Rodrigues" w:date="2026-07-10T21:49:00Z" w16du:dateUtc="2026-07-11T01:49:00Z"/>
              </w:rPr>
            </w:pPr>
            <w:ins w:id="26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A62A08" w14:textId="77777777" w:rsidR="00537FA1" w:rsidRDefault="00537FA1" w:rsidP="00F14043">
            <w:pPr>
              <w:rPr>
                <w:ins w:id="264" w:author="Arthur Souza Rodrigues" w:date="2026-07-10T21:49:00Z" w16du:dateUtc="2026-07-11T01:49:00Z"/>
              </w:rPr>
            </w:pPr>
            <w:ins w:id="265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37FA1" w14:paraId="513EB0FA" w14:textId="77777777" w:rsidTr="00F14043">
        <w:trPr>
          <w:ins w:id="266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239B37A" w14:textId="77777777" w:rsidR="00537FA1" w:rsidRDefault="00537FA1" w:rsidP="00F14043">
            <w:pPr>
              <w:rPr>
                <w:ins w:id="267" w:author="Arthur Souza Rodrigues" w:date="2026-07-10T21:49:00Z" w16du:dateUtc="2026-07-11T01:49:00Z"/>
              </w:rPr>
            </w:pPr>
            <w:ins w:id="268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A72316" w14:textId="77777777" w:rsidR="00537FA1" w:rsidRDefault="00537FA1" w:rsidP="00F14043">
            <w:pPr>
              <w:rPr>
                <w:ins w:id="269" w:author="Arthur Souza Rodrigues" w:date="2026-07-10T21:49:00Z" w16du:dateUtc="2026-07-11T01:49:00Z"/>
              </w:rPr>
            </w:pPr>
            <w:ins w:id="270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8FA060B" w14:textId="77777777" w:rsidR="00537FA1" w:rsidRDefault="00537FA1" w:rsidP="00F14043">
            <w:pPr>
              <w:rPr>
                <w:ins w:id="271" w:author="Arthur Souza Rodrigues" w:date="2026-07-10T21:49:00Z" w16du:dateUtc="2026-07-11T01:49:00Z"/>
              </w:rPr>
            </w:pPr>
            <w:ins w:id="272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C6A1ED" w14:textId="77777777" w:rsidR="00537FA1" w:rsidRDefault="00537FA1" w:rsidP="00F14043">
            <w:pPr>
              <w:rPr>
                <w:ins w:id="273" w:author="Arthur Souza Rodrigues" w:date="2026-07-10T21:49:00Z" w16du:dateUtc="2026-07-11T01:49:00Z"/>
              </w:rPr>
            </w:pPr>
            <w:ins w:id="27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37FA1" w14:paraId="0B08F37B" w14:textId="77777777" w:rsidTr="00F14043">
        <w:trPr>
          <w:ins w:id="275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D184348" w14:textId="77777777" w:rsidR="00537FA1" w:rsidRDefault="00537FA1" w:rsidP="00F14043">
            <w:pPr>
              <w:rPr>
                <w:ins w:id="276" w:author="Arthur Souza Rodrigues" w:date="2026-07-10T21:49:00Z" w16du:dateUtc="2026-07-11T01:49:00Z"/>
              </w:rPr>
            </w:pPr>
            <w:ins w:id="277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DA008A" w14:textId="77777777" w:rsidR="00537FA1" w:rsidRDefault="00537FA1" w:rsidP="00F14043">
            <w:pPr>
              <w:rPr>
                <w:ins w:id="278" w:author="Arthur Souza Rodrigues" w:date="2026-07-10T21:49:00Z" w16du:dateUtc="2026-07-11T01:49:00Z"/>
              </w:rPr>
            </w:pPr>
            <w:ins w:id="279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45390D1" w14:textId="77777777" w:rsidR="00537FA1" w:rsidRDefault="00537FA1" w:rsidP="00F14043">
            <w:pPr>
              <w:rPr>
                <w:ins w:id="280" w:author="Arthur Souza Rodrigues" w:date="2026-07-10T21:49:00Z" w16du:dateUtc="2026-07-11T01:49:00Z"/>
              </w:rPr>
            </w:pPr>
            <w:ins w:id="281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4E75DDF" w14:textId="77777777" w:rsidR="00537FA1" w:rsidRDefault="00537FA1" w:rsidP="00F14043">
            <w:pPr>
              <w:rPr>
                <w:ins w:id="282" w:author="Arthur Souza Rodrigues" w:date="2026-07-10T21:49:00Z" w16du:dateUtc="2026-07-11T01:49:00Z"/>
              </w:rPr>
            </w:pPr>
            <w:ins w:id="283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37FA1" w14:paraId="60C04AA6" w14:textId="77777777" w:rsidTr="00F14043">
        <w:trPr>
          <w:ins w:id="284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1716363" w14:textId="77777777" w:rsidR="00537FA1" w:rsidRDefault="00537FA1" w:rsidP="00F14043">
            <w:pPr>
              <w:rPr>
                <w:ins w:id="285" w:author="Arthur Souza Rodrigues" w:date="2026-07-10T21:49:00Z" w16du:dateUtc="2026-07-11T01:49:00Z"/>
              </w:rPr>
            </w:pPr>
            <w:ins w:id="286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FEC587" w14:textId="77777777" w:rsidR="00537FA1" w:rsidRDefault="00537FA1" w:rsidP="00F14043">
            <w:pPr>
              <w:rPr>
                <w:ins w:id="287" w:author="Arthur Souza Rodrigues" w:date="2026-07-10T21:49:00Z" w16du:dateUtc="2026-07-11T01:49:00Z"/>
              </w:rPr>
            </w:pPr>
            <w:ins w:id="288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9EC898F" w14:textId="77777777" w:rsidR="00537FA1" w:rsidRDefault="00537FA1" w:rsidP="00F14043">
            <w:pPr>
              <w:rPr>
                <w:ins w:id="289" w:author="Arthur Souza Rodrigues" w:date="2026-07-10T21:49:00Z" w16du:dateUtc="2026-07-11T01:49:00Z"/>
              </w:rPr>
            </w:pPr>
            <w:ins w:id="290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6611A9" w14:textId="77777777" w:rsidR="00537FA1" w:rsidRDefault="00537FA1" w:rsidP="00F14043">
            <w:pPr>
              <w:rPr>
                <w:ins w:id="291" w:author="Arthur Souza Rodrigues" w:date="2026-07-10T21:49:00Z" w16du:dateUtc="2026-07-11T01:49:00Z"/>
              </w:rPr>
            </w:pPr>
            <w:ins w:id="292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BFC9C5E" w14:textId="77777777" w:rsidR="00537FA1" w:rsidRDefault="00537FA1" w:rsidP="00537FA1">
      <w:pPr>
        <w:spacing w:before="80"/>
        <w:rPr>
          <w:ins w:id="293" w:author="Arthur Souza Rodrigues" w:date="2026-07-10T21:49:00Z" w16du:dateUtc="2026-07-11T01:49:00Z"/>
        </w:rPr>
      </w:pPr>
    </w:p>
    <w:p w14:paraId="3507A8BA" w14:textId="77777777" w:rsidR="00537FA1" w:rsidRDefault="00537FA1" w:rsidP="00537FA1">
      <w:pPr>
        <w:rPr>
          <w:ins w:id="294" w:author="Arthur Souza Rodrigues" w:date="2026-07-10T21:49:00Z" w16du:dateUtc="2026-07-11T01:49:00Z"/>
        </w:rPr>
      </w:pPr>
      <w:ins w:id="295" w:author="Arthur Souza Rodrigues" w:date="2026-07-10T21:49:00Z" w16du:dateUtc="2026-07-11T01:49:00Z">
        <w:r>
          <w:br w:type="page"/>
        </w:r>
      </w:ins>
    </w:p>
    <w:p w14:paraId="01E0B49A" w14:textId="77777777" w:rsidR="00537FA1" w:rsidRDefault="00537FA1" w:rsidP="00537FA1">
      <w:pPr>
        <w:spacing w:before="180" w:after="40"/>
        <w:rPr>
          <w:ins w:id="296" w:author="Arthur Souza Rodrigues" w:date="2026-07-10T21:49:00Z" w16du:dateUtc="2026-07-11T01:49:00Z"/>
        </w:rPr>
      </w:pPr>
      <w:ins w:id="297" w:author="Arthur Souza Rodrigues" w:date="2026-07-10T21:49:00Z" w16du:dateUtc="2026-07-11T01:4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40AABC4F" w14:textId="77777777" w:rsidTr="00F14043">
        <w:trPr>
          <w:ins w:id="298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7D20EF" w14:textId="77777777" w:rsidR="00537FA1" w:rsidRDefault="00537FA1" w:rsidP="00F14043">
            <w:pPr>
              <w:rPr>
                <w:ins w:id="299" w:author="Arthur Souza Rodrigues" w:date="2026-07-10T21:49:00Z" w16du:dateUtc="2026-07-11T01:49:00Z"/>
              </w:rPr>
            </w:pPr>
            <w:ins w:id="30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F653203" w14:textId="77777777" w:rsidR="00537FA1" w:rsidRDefault="00537FA1" w:rsidP="00F14043">
            <w:pPr>
              <w:rPr>
                <w:ins w:id="301" w:author="Arthur Souza Rodrigues" w:date="2026-07-10T21:49:00Z" w16du:dateUtc="2026-07-11T01:49:00Z"/>
              </w:rPr>
            </w:pPr>
          </w:p>
          <w:p w14:paraId="183C8EFC" w14:textId="77777777" w:rsidR="00537FA1" w:rsidRDefault="00537FA1" w:rsidP="00F14043">
            <w:pPr>
              <w:rPr>
                <w:ins w:id="302" w:author="Arthur Souza Rodrigues" w:date="2026-07-10T21:49:00Z" w16du:dateUtc="2026-07-11T01:49:00Z"/>
              </w:rPr>
            </w:pPr>
            <w:ins w:id="30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6646109E" w14:textId="77777777" w:rsidR="00537FA1" w:rsidRDefault="00537FA1" w:rsidP="00F14043">
            <w:pPr>
              <w:rPr>
                <w:ins w:id="304" w:author="Arthur Souza Rodrigues" w:date="2026-07-10T21:49:00Z" w16du:dateUtc="2026-07-11T01:49:00Z"/>
              </w:rPr>
            </w:pPr>
            <w:ins w:id="30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28F86AA5" w14:textId="77777777" w:rsidR="00537FA1" w:rsidRDefault="00537FA1" w:rsidP="00F14043">
            <w:pPr>
              <w:rPr>
                <w:ins w:id="306" w:author="Arthur Souza Rodrigues" w:date="2026-07-10T21:49:00Z" w16du:dateUtc="2026-07-11T01:49:00Z"/>
              </w:rPr>
            </w:pPr>
            <w:ins w:id="307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5D200F56" w14:textId="77777777" w:rsidR="00537FA1" w:rsidRDefault="00537FA1" w:rsidP="00F14043">
            <w:pPr>
              <w:rPr>
                <w:ins w:id="308" w:author="Arthur Souza Rodrigues" w:date="2026-07-10T21:49:00Z" w16du:dateUtc="2026-07-11T01:49:00Z"/>
              </w:rPr>
            </w:pPr>
            <w:ins w:id="309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31F93674" w14:textId="77777777" w:rsidR="00537FA1" w:rsidRDefault="00537FA1" w:rsidP="00F14043">
            <w:pPr>
              <w:rPr>
                <w:ins w:id="310" w:author="Arthur Souza Rodrigues" w:date="2026-07-10T21:49:00Z" w16du:dateUtc="2026-07-11T01:49:00Z"/>
              </w:rPr>
            </w:pPr>
            <w:ins w:id="31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7106F711" w14:textId="77777777" w:rsidR="00537FA1" w:rsidRDefault="00537FA1" w:rsidP="00537FA1">
      <w:pPr>
        <w:spacing w:before="160"/>
        <w:rPr>
          <w:ins w:id="312" w:author="Arthur Souza Rodrigues" w:date="2026-07-10T21:49:00Z" w16du:dateUtc="2026-07-11T01:49:00Z"/>
        </w:rPr>
      </w:pPr>
    </w:p>
    <w:p w14:paraId="3341353F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13" w:author="Arthur Souza Rodrigues" w:date="2026-07-10T21:49:00Z" w16du:dateUtc="2026-07-11T01:49:00Z"/>
        </w:rPr>
      </w:pPr>
      <w:ins w:id="314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7A48548" w14:textId="77777777" w:rsidR="00537FA1" w:rsidRDefault="00537FA1" w:rsidP="00537FA1">
      <w:pPr>
        <w:spacing w:before="60" w:after="60"/>
        <w:rPr>
          <w:ins w:id="315" w:author="Arthur Souza Rodrigues" w:date="2026-07-10T21:49:00Z" w16du:dateUtc="2026-07-11T01:49:00Z"/>
        </w:rPr>
      </w:pPr>
      <w:ins w:id="316" w:author="Arthur Souza Rodrigues" w:date="2026-07-10T21:49:00Z" w16du:dateUtc="2026-07-11T01:49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2D99FB5E" w14:textId="77777777" w:rsidR="00537FA1" w:rsidRDefault="00537FA1" w:rsidP="00537FA1">
      <w:pPr>
        <w:spacing w:before="60"/>
        <w:rPr>
          <w:ins w:id="317" w:author="Arthur Souza Rodrigues" w:date="2026-07-10T21:49:00Z" w16du:dateUtc="2026-07-11T01:49:00Z"/>
        </w:rPr>
      </w:pPr>
    </w:p>
    <w:p w14:paraId="074D0152" w14:textId="77777777" w:rsidR="00537FA1" w:rsidRDefault="00537FA1" w:rsidP="00537FA1">
      <w:pPr>
        <w:spacing w:before="180" w:after="40"/>
        <w:rPr>
          <w:ins w:id="318" w:author="Arthur Souza Rodrigues" w:date="2026-07-10T21:49:00Z" w16du:dateUtc="2026-07-11T01:49:00Z"/>
        </w:rPr>
      </w:pPr>
      <w:ins w:id="319" w:author="Arthur Souza Rodrigues" w:date="2026-07-10T21:49:00Z" w16du:dateUtc="2026-07-11T01:49:00Z">
        <w:r>
          <w:rPr>
            <w:b/>
            <w:bCs/>
            <w:color w:val="0F172A"/>
          </w:rPr>
          <w:t xml:space="preserve">Ground rules         </w:t>
        </w:r>
      </w:ins>
    </w:p>
    <w:p w14:paraId="303854CC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0" w:author="Arthur Souza Rodrigues" w:date="2026-07-10T21:49:00Z" w16du:dateUtc="2026-07-11T01:49:00Z"/>
        </w:rPr>
      </w:pPr>
      <w:ins w:id="321" w:author="Arthur Souza Rodrigues" w:date="2026-07-10T21:49:00Z" w16du:dateUtc="2026-07-11T01:4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7C19DDD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2" w:author="Arthur Souza Rodrigues" w:date="2026-07-10T21:49:00Z" w16du:dateUtc="2026-07-11T01:49:00Z"/>
        </w:rPr>
      </w:pPr>
      <w:ins w:id="323" w:author="Arthur Souza Rodrigues" w:date="2026-07-10T21:49:00Z" w16du:dateUtc="2026-07-11T01:4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075F6E40" w14:textId="1DC82B30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4" w:author="Arthur Souza Rodrigues" w:date="2026-07-10T21:49:00Z" w16du:dateUtc="2026-07-11T01:49:00Z"/>
        </w:rPr>
      </w:pPr>
      <w:ins w:id="325" w:author="Arthur Souza Rodrigues" w:date="2026-07-10T21:49:00Z" w16du:dateUtc="2026-07-11T01:49:00Z">
        <w:r>
          <w:rPr>
            <w:color w:val="0F172A"/>
          </w:rPr>
          <w:t xml:space="preserve">Avoid intermediate HTML serialisation where possible.           </w:t>
        </w:r>
      </w:ins>
    </w:p>
    <w:p w14:paraId="73154020" w14:textId="77777777" w:rsidR="00537FA1" w:rsidRDefault="00537FA1" w:rsidP="00537FA1">
      <w:pPr>
        <w:pStyle w:val="ListParagraph"/>
        <w:numPr>
          <w:ilvl w:val="0"/>
          <w:numId w:val="3"/>
        </w:numPr>
        <w:spacing w:before="40" w:after="40"/>
        <w:rPr>
          <w:ins w:id="326" w:author="Arthur Souza Rodrigues" w:date="2026-07-10T21:49:00Z" w16du:dateUtc="2026-07-11T01:49:00Z"/>
        </w:rPr>
      </w:pPr>
      <w:ins w:id="327" w:author="Arthur Souza Rodrigues" w:date="2026-07-10T21:49:00Z" w16du:dateUtc="2026-07-11T01:4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1149F248" w14:textId="77777777" w:rsidR="00537FA1" w:rsidRDefault="00537FA1" w:rsidP="00537FA1">
      <w:pPr>
        <w:spacing w:before="80"/>
        <w:rPr>
          <w:ins w:id="328" w:author="Arthur Souza Rodrigues" w:date="2026-07-10T21:49:00Z" w16du:dateUtc="2026-07-11T01:49:00Z"/>
        </w:rPr>
      </w:pPr>
    </w:p>
    <w:p w14:paraId="5CE061C9" w14:textId="77777777" w:rsidR="00537FA1" w:rsidRDefault="00537FA1" w:rsidP="00537FA1">
      <w:pPr>
        <w:spacing w:before="180" w:after="40"/>
        <w:rPr>
          <w:ins w:id="329" w:author="Arthur Souza Rodrigues" w:date="2026-07-10T21:49:00Z" w16du:dateUtc="2026-07-11T01:49:00Z"/>
        </w:rPr>
      </w:pPr>
      <w:ins w:id="330" w:author="Arthur Souza Rodrigues" w:date="2026-07-10T21:49:00Z" w16du:dateUtc="2026-07-11T01:4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7FA1" w14:paraId="78CB61F2" w14:textId="77777777" w:rsidTr="00F14043">
        <w:trPr>
          <w:ins w:id="33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144D9D" w14:textId="77777777" w:rsidR="00537FA1" w:rsidRDefault="00537FA1" w:rsidP="00F14043">
            <w:pPr>
              <w:rPr>
                <w:ins w:id="332" w:author="Arthur Souza Rodrigues" w:date="2026-07-10T21:49:00Z" w16du:dateUtc="2026-07-11T01:49:00Z"/>
              </w:rPr>
            </w:pPr>
            <w:ins w:id="33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50F24199" w14:textId="77777777" w:rsidR="00537FA1" w:rsidRDefault="00537FA1" w:rsidP="00F14043">
            <w:pPr>
              <w:rPr>
                <w:ins w:id="334" w:author="Arthur Souza Rodrigues" w:date="2026-07-10T21:49:00Z" w16du:dateUtc="2026-07-11T01:49:00Z"/>
              </w:rPr>
            </w:pPr>
            <w:ins w:id="335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D79792D" w14:textId="77777777" w:rsidR="00537FA1" w:rsidRDefault="00537FA1" w:rsidP="00537FA1">
      <w:pPr>
        <w:spacing w:before="200"/>
        <w:rPr>
          <w:ins w:id="336" w:author="Arthur Souza Rodrigues" w:date="2026-07-10T21:49:00Z" w16du:dateUtc="2026-07-11T01:49:00Z"/>
        </w:rPr>
      </w:pPr>
    </w:p>
    <w:p w14:paraId="282A7B5B" w14:textId="77777777" w:rsidR="00537FA1" w:rsidRDefault="00537FA1" w:rsidP="00537FA1">
      <w:pPr>
        <w:pBdr>
          <w:bottom w:val="single" w:sz="3" w:space="4" w:color="E2E8F0"/>
        </w:pBdr>
        <w:spacing w:before="300" w:after="80"/>
        <w:rPr>
          <w:ins w:id="337" w:author="Arthur Souza Rodrigues" w:date="2026-07-10T21:49:00Z" w16du:dateUtc="2026-07-11T01:49:00Z"/>
        </w:rPr>
      </w:pPr>
      <w:ins w:id="33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00CB1AE5" w14:textId="77777777" w:rsidR="00537FA1" w:rsidRDefault="00537FA1" w:rsidP="00537FA1">
      <w:pPr>
        <w:spacing w:before="60"/>
        <w:rPr>
          <w:ins w:id="339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7FA1" w14:paraId="03E38437" w14:textId="77777777" w:rsidTr="00F14043">
        <w:trPr>
          <w:ins w:id="340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0AD36596" w14:textId="77777777" w:rsidR="00537FA1" w:rsidRDefault="00537FA1" w:rsidP="00F14043">
            <w:pPr>
              <w:spacing w:after="8"/>
              <w:rPr>
                <w:ins w:id="341" w:author="Arthur Souza Rodrigues" w:date="2026-07-10T21:49:00Z" w16du:dateUtc="2026-07-11T01:49:00Z"/>
              </w:rPr>
            </w:pPr>
            <w:ins w:id="34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6AECED47" w14:textId="77777777" w:rsidR="00537FA1" w:rsidRDefault="00537FA1" w:rsidP="00F14043">
            <w:pPr>
              <w:spacing w:after="320"/>
              <w:rPr>
                <w:ins w:id="343" w:author="Arthur Souza Rodrigues" w:date="2026-07-10T21:49:00Z" w16du:dateUtc="2026-07-11T01:49:00Z"/>
              </w:rPr>
            </w:pPr>
            <w:ins w:id="34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1E57B491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45" w:author="Arthur Souza Rodrigues" w:date="2026-07-10T21:49:00Z" w16du:dateUtc="2026-07-11T01:49:00Z"/>
              </w:rPr>
            </w:pPr>
          </w:p>
          <w:p w14:paraId="25B6F2D2" w14:textId="77777777" w:rsidR="00537FA1" w:rsidRDefault="00537FA1" w:rsidP="00F14043">
            <w:pPr>
              <w:rPr>
                <w:ins w:id="346" w:author="Arthur Souza Rodrigues" w:date="2026-07-10T21:49:00Z" w16du:dateUtc="2026-07-11T01:49:00Z"/>
              </w:rPr>
            </w:pPr>
            <w:ins w:id="3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68E3B73" w14:textId="77777777" w:rsidR="00537FA1" w:rsidRDefault="00537FA1" w:rsidP="00F14043">
            <w:pPr>
              <w:spacing w:after="8"/>
              <w:rPr>
                <w:ins w:id="348" w:author="Arthur Souza Rodrigues" w:date="2026-07-10T21:49:00Z" w16du:dateUtc="2026-07-11T01:49:00Z"/>
              </w:rPr>
            </w:pPr>
            <w:ins w:id="349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98BB0D3" w14:textId="77777777" w:rsidR="00537FA1" w:rsidRDefault="00537FA1" w:rsidP="00F14043">
            <w:pPr>
              <w:spacing w:after="320"/>
              <w:rPr>
                <w:ins w:id="350" w:author="Arthur Souza Rodrigues" w:date="2026-07-10T21:49:00Z" w16du:dateUtc="2026-07-11T01:49:00Z"/>
              </w:rPr>
            </w:pPr>
            <w:ins w:id="35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0F0B66D9" w14:textId="77777777" w:rsidR="00537FA1" w:rsidRDefault="00537FA1" w:rsidP="00F14043">
            <w:pPr>
              <w:pBdr>
                <w:bottom w:val="single" w:sz="3" w:space="1" w:color="E2E8F0"/>
              </w:pBdr>
              <w:spacing w:after="60"/>
              <w:rPr>
                <w:ins w:id="352" w:author="Arthur Souza Rodrigues" w:date="2026-07-10T21:49:00Z" w16du:dateUtc="2026-07-11T01:49:00Z"/>
              </w:rPr>
            </w:pPr>
          </w:p>
          <w:p w14:paraId="43753E4A" w14:textId="77777777" w:rsidR="00537FA1" w:rsidRDefault="00537FA1" w:rsidP="00F14043">
            <w:pPr>
              <w:rPr>
                <w:ins w:id="353" w:author="Arthur Souza Rodrigues" w:date="2026-07-10T21:49:00Z" w16du:dateUtc="2026-07-11T01:49:00Z"/>
              </w:rPr>
            </w:pPr>
            <w:ins w:id="35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4A53D19A" w14:textId="77777777" w:rsidR="00537FA1" w:rsidRDefault="00537FA1" w:rsidP="00537FA1">
      <w:pPr>
        <w:rPr>
          <w:ins w:id="355" w:author="Arthur Souza Rodrigues" w:date="2026-07-10T21:49:00Z" w16du:dateUtc="2026-07-11T01:49:00Z"/>
        </w:rPr>
      </w:pPr>
    </w:p>
    <w:p w14:paraId="4F6DDCB4" w14:textId="689A8600" w:rsidR="00BD6514" w:rsidRDefault="00BD6514">
      <w:pPr>
        <w:spacing w:before="200"/>
        <w:rPr>
          <w:ins w:id="356" w:author="Arthur Souza Rodrigues" w:date="2026-07-10T21:49:00Z" w16du:dateUtc="2026-07-11T01:49:00Z"/>
        </w:rPr>
      </w:pPr>
    </w:p>
    <w:p w14:paraId="6D436C00" w14:textId="6FF0F000" w:rsidR="00BD6514" w:rsidRDefault="00B431B0">
      <w:pPr>
        <w:pBdr>
          <w:bottom w:val="single" w:sz="3" w:space="4" w:color="E2E8F0"/>
        </w:pBdr>
        <w:spacing w:before="300" w:after="80"/>
        <w:rPr>
          <w:ins w:id="357" w:author="Arthur Souza Rodrigues" w:date="2026-07-10T21:49:00Z" w16du:dateUtc="2026-07-11T01:49:00Z"/>
        </w:rPr>
      </w:pPr>
      <w:ins w:id="358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359" w:author="Arthur Souza Rodrigues" w:date="2026-07-10T21:49:00Z" w16du:dateUtc="2026-07-11T01:49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360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B431B0">
            <w:pPr>
              <w:spacing w:after="8"/>
              <w:rPr>
                <w:ins w:id="361" w:author="Arthur Souza Rodrigues" w:date="2026-07-10T21:49:00Z" w16du:dateUtc="2026-07-11T01:49:00Z"/>
              </w:rPr>
            </w:pPr>
            <w:ins w:id="36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B431B0">
            <w:pPr>
              <w:spacing w:after="320"/>
              <w:rPr>
                <w:ins w:id="363" w:author="Arthur Souza Rodrigues" w:date="2026-07-10T21:49:00Z" w16du:dateUtc="2026-07-11T01:49:00Z"/>
              </w:rPr>
            </w:pPr>
            <w:ins w:id="36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65" w:author="Arthur Souza Rodrigues" w:date="2026-07-10T21:49:00Z" w16du:dateUtc="2026-07-11T01:49:00Z"/>
              </w:rPr>
            </w:pPr>
          </w:p>
          <w:p w14:paraId="3006A16A" w14:textId="77777777" w:rsidR="00BD6514" w:rsidRDefault="00B431B0">
            <w:pPr>
              <w:rPr>
                <w:ins w:id="366" w:author="Arthur Souza Rodrigues" w:date="2026-07-10T21:49:00Z" w16du:dateUtc="2026-07-11T01:49:00Z"/>
              </w:rPr>
            </w:pPr>
            <w:ins w:id="36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B431B0">
            <w:pPr>
              <w:spacing w:after="8"/>
              <w:rPr>
                <w:ins w:id="368" w:author="Arthur Souza Rodrigues" w:date="2026-07-10T21:49:00Z" w16du:dateUtc="2026-07-11T01:49:00Z"/>
              </w:rPr>
            </w:pPr>
            <w:ins w:id="369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B431B0">
            <w:pPr>
              <w:spacing w:after="320"/>
              <w:rPr>
                <w:ins w:id="370" w:author="Arthur Souza Rodrigues" w:date="2026-07-10T21:49:00Z" w16du:dateUtc="2026-07-11T01:49:00Z"/>
              </w:rPr>
            </w:pPr>
            <w:ins w:id="37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372" w:author="Arthur Souza Rodrigues" w:date="2026-07-10T21:49:00Z" w16du:dateUtc="2026-07-11T01:49:00Z"/>
              </w:rPr>
            </w:pPr>
          </w:p>
          <w:p w14:paraId="09E07E00" w14:textId="72F92000" w:rsidR="00BD6514" w:rsidRDefault="00B431B0">
            <w:pPr>
              <w:rPr>
                <w:ins w:id="373" w:author="Arthur Souza Rodrigues" w:date="2026-07-10T21:49:00Z" w16du:dateUtc="2026-07-11T01:49:00Z"/>
              </w:rPr>
            </w:pPr>
            <w:ins w:id="37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76BEA130" w14:textId="1EE1AE66" w:rsidR="005336DB" w:rsidRDefault="003D19CC">
      <w:pPr>
        <w:rPr>
          <w:del w:id="375" w:author="Arthur Souza Rodrigues" w:date="2026-07-10T21:49:00Z" w16du:dateUtc="2026-07-11T01:49:00Z"/>
        </w:rPr>
      </w:pPr>
      <w:del w:id="376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Right Italic Demo</w:delText>
        </w:r>
      </w:del>
    </w:p>
    <w:p w14:paraId="0A3A98EA" w14:textId="77777777" w:rsidR="005336DB" w:rsidRDefault="003D19CC">
      <w:pPr>
        <w:spacing w:before="280" w:after="80" w:line="240" w:lineRule="auto"/>
        <w:rPr>
          <w:del w:id="377" w:author="Arthur Souza Rodrigues" w:date="2026-07-10T21:49:00Z" w16du:dateUtc="2026-07-11T01:49:00Z"/>
        </w:rPr>
      </w:pPr>
      <w:del w:id="378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Heading 4 style with right alignment and italic formatting.</w:delText>
        </w:r>
      </w:del>
    </w:p>
    <w:p w14:paraId="050900D5" w14:textId="77777777" w:rsidR="005336DB" w:rsidRDefault="003D19CC">
      <w:pPr>
        <w:pPrChange w:id="379" w:author="Arthur Souza Rodrigues" w:date="2026-07-10T21:49:00Z" w16du:dateUtc="2026-07-11T01:49:00Z">
          <w:pPr>
            <w:spacing w:before="280" w:after="80" w:line="240" w:lineRule="auto"/>
          </w:pPr>
        </w:pPrChange>
      </w:pPr>
      <w:del w:id="380" w:author="Arthur Souza Rodrigues" w:date="2026-07-10T21:49:00Z" w16du:dateUtc="2026-07-11T01:49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delText>This creates unique stylized subheadings for document sections.</w:delText>
        </w:r>
      </w:del>
    </w:p>
    <w:sectPr w:rsidR="005336DB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385" w:author="Arthur Souza Rodrigues" w:date="2026-07-10T21:49:00Z" w16du:dateUtc="2026-07-11T01:49:00Z">
        <w:sectPr w:rsidR="005336DB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068419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06841928" w16cid:durableId="4FDEEB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27646F" w14:textId="77777777" w:rsidR="003D19CC" w:rsidRDefault="003D19CC">
      <w:pPr>
        <w:pPrChange w:id="14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A0BB238" w14:textId="77777777" w:rsidR="003D19CC" w:rsidRDefault="003D19CC">
      <w:pPr>
        <w:pPrChange w:id="15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280FA" w14:textId="77777777" w:rsidR="002D24FE" w:rsidRDefault="00B431B0">
    <w:pPr>
      <w:pBdr>
        <w:top w:val="single" w:sz="2" w:space="1" w:color="E2E8F0"/>
      </w:pBdr>
      <w:spacing w:before="80"/>
      <w:jc w:val="center"/>
      <w:pPrChange w:id="383" w:author="Arthur Souza Rodrigues" w:date="2026-07-10T21:49:00Z" w16du:dateUtc="2026-07-11T01:49:00Z">
        <w:pPr>
          <w:pStyle w:val="Footer"/>
        </w:pPr>
      </w:pPrChange>
    </w:pPr>
    <w:ins w:id="384" w:author="Arthur Souza Rodrigues" w:date="2026-07-10T21:49:00Z" w16du:dateUtc="2026-07-11T01:4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F48D0" w14:textId="77777777" w:rsidR="003D19CC" w:rsidRDefault="003D19CC">
      <w:pPr>
        <w:pPrChange w:id="12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2393CDD" w14:textId="77777777" w:rsidR="003D19CC" w:rsidRDefault="003D19CC">
      <w:pPr>
        <w:pPrChange w:id="13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06E8E6" w14:textId="77777777" w:rsidR="002D24FE" w:rsidRDefault="00B431B0">
    <w:pPr>
      <w:pBdr>
        <w:bottom w:val="single" w:sz="2" w:space="1" w:color="E2E8F0"/>
      </w:pBdr>
      <w:jc w:val="center"/>
      <w:pPrChange w:id="381" w:author="Arthur Souza Rodrigues" w:date="2026-07-10T21:49:00Z" w16du:dateUtc="2026-07-11T01:49:00Z">
        <w:pPr>
          <w:pStyle w:val="Header"/>
        </w:pPr>
      </w:pPrChange>
    </w:pPr>
    <w:ins w:id="382" w:author="Arthur Souza Rodrigues" w:date="2026-07-10T21:49:00Z" w16du:dateUtc="2026-07-11T01:4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2"/>
    <w:lvlOverride w:ilvl="0">
      <w:startOverride w:val="1"/>
    </w:lvlOverride>
  </w:num>
  <w:num w:numId="3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36DB"/>
    <w:rsid w:val="002D24FE"/>
    <w:rsid w:val="003D19CC"/>
    <w:rsid w:val="004320DA"/>
    <w:rsid w:val="00440DB8"/>
    <w:rsid w:val="005115D6"/>
    <w:rsid w:val="005336DB"/>
    <w:rsid w:val="00536214"/>
    <w:rsid w:val="00537FA1"/>
    <w:rsid w:val="005D42CA"/>
    <w:rsid w:val="00A337E2"/>
    <w:rsid w:val="00B431B0"/>
    <w:rsid w:val="00BD6514"/>
    <w:rsid w:val="00D53FE7"/>
    <w:rsid w:val="00DC714C"/>
    <w:rsid w:val="00DD7B63"/>
    <w:rsid w:val="00F6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311F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7-10T21:4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FE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FE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FE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FE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FE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FE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7-10T21:49:00Z"/>
    </w:pPr>
    <w:rPr>
      <w:rFonts w:ascii="Inter" w:eastAsia="Inter" w:hAnsi="Inter" w:cs="Inter"/>
      <w:sz w:val="56"/>
      <w:szCs w:val="56"/>
      <w:rPrChange w:id="6" w:author="Arthur Souza Rodrigues" w:date="2026-07-10T21:4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D24FE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7-10T21:49:00Z"/>
    </w:pPr>
    <w:rPr>
      <w:rFonts w:ascii="Inter" w:eastAsia="Inter" w:hAnsi="Inter" w:cs="Inter"/>
      <w:b/>
      <w:bCs/>
      <w:szCs w:val="22"/>
      <w:rPrChange w:id="7" w:author="Arthur Souza Rodrigues" w:date="2026-07-10T21:4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7-10T21:49:00Z"/>
    </w:pPr>
    <w:rPr>
      <w:rFonts w:ascii="Inter" w:eastAsia="Inter" w:hAnsi="Inter" w:cs="Inter"/>
      <w:szCs w:val="22"/>
      <w:rPrChange w:id="8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2D24FE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D24F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7-10T21:49:00Z"/>
    </w:pPr>
    <w:rPr>
      <w:rFonts w:ascii="Inter" w:eastAsia="Inter" w:hAnsi="Inter" w:cs="Inter"/>
      <w:sz w:val="20"/>
      <w:rPrChange w:id="9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24FE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2D2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9:00Z"/>
    </w:pPr>
    <w:rPr>
      <w:rFonts w:ascii="Inter" w:eastAsia="Inter" w:hAnsi="Inter" w:cs="Inter"/>
      <w:sz w:val="20"/>
      <w:rPrChange w:id="10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4FE"/>
    <w:rPr>
      <w:rFonts w:ascii="Inter" w:eastAsia="Inter" w:hAnsi="Inter" w:cs="Inter"/>
      <w:sz w:val="20"/>
    </w:rPr>
  </w:style>
  <w:style w:type="paragraph" w:styleId="Revision">
    <w:name w:val="Revision"/>
    <w:hidden/>
    <w:uiPriority w:val="99"/>
    <w:semiHidden/>
    <w:rsid w:val="00537FA1"/>
    <w:pPr>
      <w:spacing w:after="0" w:line="240" w:lineRule="auto"/>
      <w:pPrChange w:id="11" w:author="Arthur Souza Rodrigues" w:date="2026-07-10T21:49:00Z"/>
    </w:pPr>
    <w:rPr>
      <w:rFonts w:ascii="Inter" w:eastAsia="Inter" w:hAnsi="Inter" w:cs="Inter"/>
      <w:szCs w:val="22"/>
      <w:rPrChange w:id="11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4FE"/>
  </w:style>
  <w:style w:type="paragraph" w:styleId="Footer">
    <w:name w:val="footer"/>
    <w:basedOn w:val="Normal"/>
    <w:link w:val="FooterChar"/>
    <w:uiPriority w:val="99"/>
    <w:unhideWhenUsed/>
    <w:rsid w:val="002D24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2026-07-11T01:49:00Z</dcterms:modified>
</cp:coreProperties>
</file>