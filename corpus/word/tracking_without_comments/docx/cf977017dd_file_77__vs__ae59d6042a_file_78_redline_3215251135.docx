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7BC748" w14:textId="77777777" w:rsidR="00011AEE" w:rsidRDefault="00011AEE">
      <w:pPr>
        <w:spacing w:after="20"/>
        <w:rPr>
          <w:b/>
          <w:color w:val="0F172A"/>
          <w:sz w:val="64"/>
          <w:rPrChange w:id="12" w:author="Arthur Souza Rodrigues" w:date="2026-07-10T21:45:00Z" w16du:dateUtc="2026-07-11T01:45:00Z"/>
        </w:rPr>
        <w:pPrChange w:id="13" w:author="Arthur Souza Rodrigues" w:date="2026-07-10T21:45:00Z" w16du:dateUtc="2026-07-11T01:45:00Z"/>
      </w:pPr>
      <w:r>
        <w:rPr>
          <w:b/>
          <w:color w:val="0F172A"/>
          <w:sz w:val="64"/>
          <w:rPrChange w:id="14" w:author="Arthur Souza Rodrigues" w:date="2026-07-10T21:45:00Z" w16du:dateUtc="2026-07-11T01:45:00Z"/>
        </w:rPr>
        <w:t>file_</w:t>
      </w:r>
      <w:ins w:id="15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t>78</w:t>
        </w:r>
      </w:ins>
      <w:del w:id="16" w:author="Arthur Souza Rodrigues" w:date="2026-07-10T21:45:00Z" w16du:dateUtc="2026-07-11T01:45:00Z">
        <w:r>
          <w:delText>77</w:delText>
        </w:r>
      </w:del>
      <w:r>
        <w:rPr>
          <w:b/>
          <w:color w:val="0F172A"/>
          <w:sz w:val="64"/>
          <w:rPrChange w:id="17" w:author="Arthur Souza Rodrigues" w:date="2026-07-10T21:45:00Z" w16du:dateUtc="2026-07-11T01:45:00Z"/>
        </w:rPr>
        <w:t>.docx</w:t>
      </w:r>
    </w:p>
    <w:p w14:paraId="2313C800" w14:textId="5CCB9D30" w:rsidR="00202DA4" w:rsidRDefault="00D67EA0">
      <w:pPr>
        <w:spacing w:after="20"/>
        <w:rPr>
          <w:ins w:id="18" w:author="Arthur Souza Rodrigues" w:date="2026-07-10T21:45:00Z" w16du:dateUtc="2026-07-11T01:45:00Z"/>
        </w:rPr>
      </w:pPr>
      <w:ins w:id="19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202DA4" w:rsidRDefault="00D67EA0">
      <w:pPr>
        <w:spacing w:after="60"/>
        <w:rPr>
          <w:ins w:id="20" w:author="Arthur Souza Rodrigues" w:date="2026-07-10T21:45:00Z" w16du:dateUtc="2026-07-11T01:45:00Z"/>
        </w:rPr>
      </w:pPr>
      <w:ins w:id="21" w:author="Arthur Souza Rodrigues" w:date="2026-07-10T21:45:00Z" w16du:dateUtc="2026-07-11T01:45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202DA4" w:rsidRDefault="00202DA4">
      <w:pPr>
        <w:spacing w:after="60"/>
        <w:rPr>
          <w:ins w:id="22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3" w:author="Arthur Souza Rodrigues" w:date="2026-07-10T21:45:00Z" w16du:dateUtc="2026-07-11T01:45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67EA0">
            <w:pPr>
              <w:rPr>
                <w:ins w:id="24" w:author="Arthur Souza Rodrigues" w:date="2026-07-10T21:45:00Z" w16du:dateUtc="2026-07-11T01:45:00Z"/>
              </w:rPr>
            </w:pPr>
            <w:ins w:id="2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67EA0">
            <w:pPr>
              <w:rPr>
                <w:ins w:id="26" w:author="Arthur Souza Rodrigues" w:date="2026-07-10T21:45:00Z" w16du:dateUtc="2026-07-11T01:45:00Z"/>
              </w:rPr>
            </w:pPr>
            <w:ins w:id="27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49E996B2" w14:textId="77777777" w:rsidR="00202DA4" w:rsidRDefault="00D67EA0">
      <w:pPr>
        <w:pBdr>
          <w:bottom w:val="single" w:sz="3" w:space="4" w:color="E2E8F0"/>
        </w:pBdr>
        <w:spacing w:before="300" w:after="80"/>
        <w:rPr>
          <w:ins w:id="28" w:author="Arthur Souza Rodrigues" w:date="2026-07-10T21:45:00Z" w16du:dateUtc="2026-07-11T01:45:00Z"/>
        </w:rPr>
      </w:pPr>
      <w:ins w:id="29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76D87B03" w:rsidR="00202DA4" w:rsidRDefault="00D67EA0">
      <w:pPr>
        <w:spacing w:before="60" w:after="60"/>
        <w:rPr>
          <w:ins w:id="30" w:author="Arthur Souza Rodrigues" w:date="2026-07-10T21:45:00Z" w16du:dateUtc="2026-07-11T01:45:00Z"/>
        </w:rPr>
      </w:pPr>
      <w:ins w:id="31" w:author="Arthur Souza Rodrigues" w:date="2026-07-10T21:45:00Z" w16du:dateUtc="2026-07-11T01:45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202DA4" w:rsidRDefault="00202DA4">
      <w:pPr>
        <w:spacing w:before="60"/>
        <w:rPr>
          <w:ins w:id="32" w:author="Arthur Souza Rodrigues" w:date="2026-07-10T21:45:00Z" w16du:dateUtc="2026-07-11T01:45:00Z"/>
        </w:rPr>
      </w:pPr>
    </w:p>
    <w:p w14:paraId="28B83400" w14:textId="69F41A1F" w:rsidR="00202DA4" w:rsidRDefault="00D67EA0">
      <w:pPr>
        <w:spacing w:before="60" w:after="60"/>
        <w:rPr>
          <w:ins w:id="33" w:author="Arthur Souza Rodrigues" w:date="2026-07-10T21:45:00Z" w16du:dateUtc="2026-07-11T01:45:00Z"/>
        </w:rPr>
      </w:pPr>
      <w:ins w:id="34" w:author="Arthur Souza Rodrigues" w:date="2026-07-10T21:45:00Z" w16du:dateUtc="2026-07-11T01:45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81C5E84" w14:textId="77777777" w:rsidR="00202DA4" w:rsidRDefault="00202DA4">
      <w:pPr>
        <w:spacing w:before="80"/>
        <w:rPr>
          <w:ins w:id="35" w:author="Arthur Souza Rodrigues" w:date="2026-07-10T21:45:00Z" w16du:dateUtc="2026-07-11T01:45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6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67EA0">
            <w:pPr>
              <w:rPr>
                <w:ins w:id="37" w:author="Arthur Souza Rodrigues" w:date="2026-07-10T21:45:00Z" w16du:dateUtc="2026-07-11T01:45:00Z"/>
              </w:rPr>
            </w:pPr>
            <w:ins w:id="3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202DA4" w:rsidRDefault="00D67EA0">
            <w:pPr>
              <w:rPr>
                <w:ins w:id="39" w:author="Arthur Souza Rodrigues" w:date="2026-07-10T21:45:00Z" w16du:dateUtc="2026-07-11T01:45:00Z"/>
              </w:rPr>
            </w:pPr>
            <w:ins w:id="4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202DA4" w:rsidRDefault="00202DA4">
            <w:pPr>
              <w:rPr>
                <w:ins w:id="41" w:author="Arthur Souza Rodrigues" w:date="2026-07-10T21:45:00Z" w16du:dateUtc="2026-07-11T01:45:00Z"/>
              </w:rPr>
            </w:pPr>
          </w:p>
          <w:p w14:paraId="567EA400" w14:textId="30A68100" w:rsidR="00202DA4" w:rsidRDefault="00D67EA0">
            <w:pPr>
              <w:rPr>
                <w:ins w:id="42" w:author="Arthur Souza Rodrigues" w:date="2026-07-10T21:45:00Z" w16du:dateUtc="2026-07-11T01:45:00Z"/>
              </w:rPr>
            </w:pPr>
            <w:ins w:id="4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202DA4" w:rsidRDefault="00D67EA0">
            <w:pPr>
              <w:rPr>
                <w:ins w:id="44" w:author="Arthur Souza Rodrigues" w:date="2026-07-10T21:45:00Z" w16du:dateUtc="2026-07-11T01:45:00Z"/>
              </w:rPr>
            </w:pPr>
            <w:ins w:id="4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202DA4" w:rsidRDefault="00D67EA0">
            <w:pPr>
              <w:rPr>
                <w:ins w:id="46" w:author="Arthur Souza Rodrigues" w:date="2026-07-10T21:45:00Z" w16du:dateUtc="2026-07-11T01:45:00Z"/>
              </w:rPr>
            </w:pPr>
            <w:ins w:id="4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202DA4" w:rsidRDefault="00D67EA0">
            <w:pPr>
              <w:rPr>
                <w:ins w:id="48" w:author="Arthur Souza Rodrigues" w:date="2026-07-10T21:45:00Z" w16du:dateUtc="2026-07-11T01:45:00Z"/>
              </w:rPr>
            </w:pPr>
            <w:ins w:id="4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202DA4" w:rsidRDefault="00D67EA0">
            <w:pPr>
              <w:rPr>
                <w:ins w:id="50" w:author="Arthur Souza Rodrigues" w:date="2026-07-10T21:45:00Z" w16du:dateUtc="2026-07-11T01:45:00Z"/>
              </w:rPr>
            </w:pPr>
            <w:ins w:id="5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202DA4" w:rsidRDefault="00D67EA0">
            <w:pPr>
              <w:rPr>
                <w:ins w:id="52" w:author="Arthur Souza Rodrigues" w:date="2026-07-10T21:45:00Z" w16du:dateUtc="2026-07-11T01:45:00Z"/>
              </w:rPr>
            </w:pPr>
            <w:ins w:id="5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202DA4" w:rsidRDefault="00D67EA0">
            <w:pPr>
              <w:rPr>
                <w:ins w:id="54" w:author="Arthur Souza Rodrigues" w:date="2026-07-10T21:45:00Z" w16du:dateUtc="2026-07-11T01:45:00Z"/>
              </w:rPr>
            </w:pPr>
            <w:ins w:id="5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202DA4" w:rsidRDefault="00D67EA0">
            <w:pPr>
              <w:rPr>
                <w:ins w:id="56" w:author="Arthur Souza Rodrigues" w:date="2026-07-10T21:45:00Z" w16du:dateUtc="2026-07-11T01:45:00Z"/>
              </w:rPr>
            </w:pPr>
            <w:ins w:id="5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202DA4" w:rsidRDefault="00202DA4">
      <w:pPr>
        <w:spacing w:before="160"/>
        <w:rPr>
          <w:ins w:id="58" w:author="Arthur Souza Rodrigues" w:date="2026-07-10T21:45:00Z" w16du:dateUtc="2026-07-11T01:45:00Z"/>
        </w:rPr>
      </w:pPr>
    </w:p>
    <w:p w14:paraId="124B2800" w14:textId="77777777" w:rsidR="00202DA4" w:rsidRDefault="00D67EA0">
      <w:pPr>
        <w:pBdr>
          <w:bottom w:val="single" w:sz="3" w:space="4" w:color="E2E8F0"/>
        </w:pBdr>
        <w:spacing w:before="300" w:after="80"/>
        <w:rPr>
          <w:ins w:id="59" w:author="Arthur Souza Rodrigues" w:date="2026-07-10T21:45:00Z" w16du:dateUtc="2026-07-11T01:45:00Z"/>
        </w:rPr>
      </w:pPr>
      <w:ins w:id="60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202DA4" w:rsidRDefault="00D67EA0">
      <w:pPr>
        <w:spacing w:before="60" w:after="60"/>
        <w:rPr>
          <w:ins w:id="61" w:author="Arthur Souza Rodrigues" w:date="2026-07-10T21:45:00Z" w16du:dateUtc="2026-07-11T01:45:00Z"/>
        </w:rPr>
      </w:pPr>
      <w:ins w:id="62" w:author="Arthur Souza Rodrigues" w:date="2026-07-10T21:45:00Z" w16du:dateUtc="2026-07-11T01:45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202DA4" w:rsidRDefault="00202DA4">
      <w:pPr>
        <w:spacing w:before="80"/>
        <w:rPr>
          <w:ins w:id="63" w:author="Arthur Souza Rodrigues" w:date="2026-07-10T21:45:00Z" w16du:dateUtc="2026-07-11T01:45:00Z"/>
        </w:rPr>
      </w:pPr>
    </w:p>
    <w:p w14:paraId="334AE0C7" w14:textId="15C85C00" w:rsidR="00202DA4" w:rsidRDefault="00D67EA0">
      <w:pPr>
        <w:spacing w:before="180" w:after="40"/>
        <w:rPr>
          <w:ins w:id="64" w:author="Arthur Souza Rodrigues" w:date="2026-07-10T21:45:00Z" w16du:dateUtc="2026-07-11T01:45:00Z"/>
        </w:rPr>
      </w:pPr>
      <w:ins w:id="65" w:author="Arthur Souza Rodrigues" w:date="2026-07-10T21:45:00Z" w16du:dateUtc="2026-07-11T01:45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202DA4" w:rsidRDefault="00D67EA0">
      <w:pPr>
        <w:spacing w:before="60" w:after="60"/>
        <w:rPr>
          <w:ins w:id="66" w:author="Arthur Souza Rodrigues" w:date="2026-07-10T21:45:00Z" w16du:dateUtc="2026-07-11T01:45:00Z"/>
        </w:rPr>
      </w:pPr>
      <w:ins w:id="67" w:author="Arthur Souza Rodrigues" w:date="2026-07-10T21:45:00Z" w16du:dateUtc="2026-07-11T01:45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202DA4" w:rsidRDefault="00202DA4">
      <w:pPr>
        <w:spacing w:before="60"/>
        <w:rPr>
          <w:ins w:id="68" w:author="Arthur Souza Rodrigues" w:date="2026-07-10T21:45:00Z" w16du:dateUtc="2026-07-11T01:45:00Z"/>
        </w:rPr>
      </w:pPr>
    </w:p>
    <w:p w14:paraId="2228E200" w14:textId="40AC8A00" w:rsidR="00202DA4" w:rsidRDefault="00D67EA0">
      <w:pPr>
        <w:spacing w:before="60" w:after="60"/>
        <w:rPr>
          <w:ins w:id="69" w:author="Arthur Souza Rodrigues" w:date="2026-07-10T21:45:00Z" w16du:dateUtc="2026-07-11T01:45:00Z"/>
        </w:rPr>
      </w:pPr>
      <w:ins w:id="70" w:author="Arthur Souza Rodrigues" w:date="2026-07-10T21:45:00Z" w16du:dateUtc="2026-07-11T01:4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202DA4" w:rsidRDefault="00202DA4">
      <w:pPr>
        <w:spacing w:before="80"/>
        <w:rPr>
          <w:ins w:id="71" w:author="Arthur Souza Rodrigues" w:date="2026-07-10T21:45:00Z" w16du:dateUtc="2026-07-11T01:45:00Z"/>
        </w:rPr>
      </w:pPr>
    </w:p>
    <w:p w14:paraId="749CF692" w14:textId="77777777" w:rsidR="00202DA4" w:rsidRDefault="00D67EA0">
      <w:pPr>
        <w:spacing w:before="180" w:after="40"/>
        <w:rPr>
          <w:ins w:id="72" w:author="Arthur Souza Rodrigues" w:date="2026-07-10T21:45:00Z" w16du:dateUtc="2026-07-11T01:45:00Z"/>
        </w:rPr>
      </w:pPr>
      <w:ins w:id="73" w:author="Arthur Souza Rodrigues" w:date="2026-07-10T21:45:00Z" w16du:dateUtc="2026-07-11T01:45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202DA4" w:rsidRDefault="00D67EA0">
      <w:pPr>
        <w:spacing w:before="60" w:after="60"/>
        <w:rPr>
          <w:ins w:id="74" w:author="Arthur Souza Rodrigues" w:date="2026-07-10T21:45:00Z" w16du:dateUtc="2026-07-11T01:45:00Z"/>
        </w:rPr>
      </w:pPr>
      <w:ins w:id="75" w:author="Arthur Souza Rodrigues" w:date="2026-07-10T21:45:00Z" w16du:dateUtc="2026-07-11T01:45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202DA4" w:rsidRDefault="00202DA4">
      <w:pPr>
        <w:spacing w:before="60"/>
        <w:rPr>
          <w:ins w:id="77" w:author="Arthur Souza Rodrigues" w:date="2026-07-10T21:45:00Z" w16du:dateUtc="2026-07-11T01:45:00Z"/>
        </w:rPr>
      </w:pPr>
    </w:p>
    <w:p w14:paraId="73ABDE4F" w14:textId="255A2400" w:rsidR="00202DA4" w:rsidRDefault="00D67EA0">
      <w:pPr>
        <w:spacing w:before="60" w:after="60"/>
        <w:rPr>
          <w:ins w:id="78" w:author="Arthur Souza Rodrigues" w:date="2026-07-10T21:45:00Z" w16du:dateUtc="2026-07-11T01:45:00Z"/>
        </w:rPr>
      </w:pPr>
      <w:ins w:id="79" w:author="Arthur Souza Rodrigues" w:date="2026-07-10T21:45:00Z" w16du:dateUtc="2026-07-11T01:4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202DA4" w:rsidRDefault="00202DA4">
      <w:pPr>
        <w:spacing w:before="80"/>
        <w:rPr>
          <w:ins w:id="80" w:author="Arthur Souza Rodrigues" w:date="2026-07-10T21:45:00Z" w16du:dateUtc="2026-07-11T01:45:00Z"/>
        </w:rPr>
      </w:pPr>
    </w:p>
    <w:p w14:paraId="07D0CE00" w14:textId="0F7CE400" w:rsidR="00202DA4" w:rsidRDefault="00D67EA0">
      <w:pPr>
        <w:spacing w:before="180" w:after="40"/>
        <w:rPr>
          <w:ins w:id="81" w:author="Arthur Souza Rodrigues" w:date="2026-07-10T21:45:00Z" w16du:dateUtc="2026-07-11T01:45:00Z"/>
        </w:rPr>
      </w:pPr>
      <w:ins w:id="82" w:author="Arthur Souza Rodrigues" w:date="2026-07-10T21:45:00Z" w16du:dateUtc="2026-07-11T01:45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202DA4" w:rsidRDefault="00D67EA0">
      <w:pPr>
        <w:spacing w:before="60" w:after="60"/>
        <w:rPr>
          <w:ins w:id="83" w:author="Arthur Souza Rodrigues" w:date="2026-07-10T21:45:00Z" w16du:dateUtc="2026-07-11T01:45:00Z"/>
        </w:rPr>
      </w:pPr>
      <w:ins w:id="84" w:author="Arthur Souza Rodrigues" w:date="2026-07-10T21:45:00Z" w16du:dateUtc="2026-07-11T01:45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202DA4" w:rsidRDefault="00202DA4">
      <w:pPr>
        <w:spacing w:before="160"/>
        <w:rPr>
          <w:ins w:id="85" w:author="Arthur Souza Rodrigues" w:date="2026-07-10T21:45:00Z" w16du:dateUtc="2026-07-11T01:45:00Z"/>
        </w:rPr>
      </w:pPr>
    </w:p>
    <w:p w14:paraId="467B1700" w14:textId="00AE9C00" w:rsidR="00202DA4" w:rsidRDefault="00D67EA0">
      <w:pPr>
        <w:pBdr>
          <w:bottom w:val="single" w:sz="3" w:space="4" w:color="E2E8F0"/>
        </w:pBdr>
        <w:spacing w:before="300" w:after="80"/>
        <w:rPr>
          <w:ins w:id="86" w:author="Arthur Souza Rodrigues" w:date="2026-07-10T21:45:00Z" w16du:dateUtc="2026-07-11T01:45:00Z"/>
        </w:rPr>
      </w:pPr>
      <w:ins w:id="87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202DA4" w:rsidRDefault="00D67EA0">
      <w:pPr>
        <w:spacing w:before="60" w:after="60"/>
        <w:rPr>
          <w:ins w:id="88" w:author="Arthur Souza Rodrigues" w:date="2026-07-10T21:45:00Z" w16du:dateUtc="2026-07-11T01:45:00Z"/>
        </w:rPr>
      </w:pPr>
      <w:ins w:id="89" w:author="Arthur Souza Rodrigues" w:date="2026-07-10T21:45:00Z" w16du:dateUtc="2026-07-11T01:45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202DA4" w:rsidRDefault="00202DA4">
      <w:pPr>
        <w:spacing w:before="60"/>
        <w:rPr>
          <w:ins w:id="90" w:author="Arthur Souza Rodrigues" w:date="2026-07-10T21:45:00Z" w16du:dateUtc="2026-07-11T01:4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91" w:author="Arthur Souza Rodrigues" w:date="2026-07-10T21:45:00Z" w16du:dateUtc="2026-07-11T01:4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67EA0">
            <w:pPr>
              <w:rPr>
                <w:ins w:id="92" w:author="Arthur Souza Rodrigues" w:date="2026-07-10T21:45:00Z" w16du:dateUtc="2026-07-11T01:45:00Z"/>
              </w:rPr>
            </w:pPr>
            <w:ins w:id="93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67EA0">
            <w:pPr>
              <w:rPr>
                <w:ins w:id="94" w:author="Arthur Souza Rodrigues" w:date="2026-07-10T21:45:00Z" w16du:dateUtc="2026-07-11T01:45:00Z"/>
              </w:rPr>
            </w:pPr>
            <w:ins w:id="95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67EA0">
            <w:pPr>
              <w:rPr>
                <w:ins w:id="96" w:author="Arthur Souza Rodrigues" w:date="2026-07-10T21:45:00Z" w16du:dateUtc="2026-07-11T01:45:00Z"/>
              </w:rPr>
            </w:pPr>
            <w:ins w:id="97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67EA0">
            <w:pPr>
              <w:rPr>
                <w:ins w:id="98" w:author="Arthur Souza Rodrigues" w:date="2026-07-10T21:45:00Z" w16du:dateUtc="2026-07-11T01:45:00Z"/>
              </w:rPr>
            </w:pPr>
            <w:ins w:id="99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496057" w14:paraId="33D63C49" w14:textId="77777777">
        <w:trPr>
          <w:ins w:id="100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67EA0">
            <w:pPr>
              <w:rPr>
                <w:ins w:id="101" w:author="Arthur Souza Rodrigues" w:date="2026-07-10T21:45:00Z" w16du:dateUtc="2026-07-11T01:45:00Z"/>
              </w:rPr>
            </w:pPr>
            <w:ins w:id="102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67EA0">
            <w:pPr>
              <w:rPr>
                <w:ins w:id="103" w:author="Arthur Souza Rodrigues" w:date="2026-07-10T21:45:00Z" w16du:dateUtc="2026-07-11T01:45:00Z"/>
              </w:rPr>
            </w:pPr>
            <w:ins w:id="104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67EA0">
            <w:pPr>
              <w:rPr>
                <w:ins w:id="105" w:author="Arthur Souza Rodrigues" w:date="2026-07-10T21:45:00Z" w16du:dateUtc="2026-07-11T01:45:00Z"/>
              </w:rPr>
            </w:pPr>
            <w:ins w:id="106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67EA0">
            <w:pPr>
              <w:rPr>
                <w:ins w:id="107" w:author="Arthur Souza Rodrigues" w:date="2026-07-10T21:45:00Z" w16du:dateUtc="2026-07-11T01:45:00Z"/>
              </w:rPr>
            </w:pPr>
            <w:ins w:id="108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496057" w14:paraId="18BE2151" w14:textId="77777777">
        <w:trPr>
          <w:ins w:id="109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67EA0">
            <w:pPr>
              <w:rPr>
                <w:ins w:id="110" w:author="Arthur Souza Rodrigues" w:date="2026-07-10T21:45:00Z" w16du:dateUtc="2026-07-11T01:45:00Z"/>
              </w:rPr>
            </w:pPr>
            <w:ins w:id="111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67EA0">
            <w:pPr>
              <w:rPr>
                <w:ins w:id="112" w:author="Arthur Souza Rodrigues" w:date="2026-07-10T21:45:00Z" w16du:dateUtc="2026-07-11T01:45:00Z"/>
              </w:rPr>
            </w:pPr>
            <w:ins w:id="113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67EA0">
            <w:pPr>
              <w:rPr>
                <w:ins w:id="114" w:author="Arthur Souza Rodrigues" w:date="2026-07-10T21:45:00Z" w16du:dateUtc="2026-07-11T01:45:00Z"/>
              </w:rPr>
            </w:pPr>
            <w:ins w:id="115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67EA0">
            <w:pPr>
              <w:rPr>
                <w:ins w:id="116" w:author="Arthur Souza Rodrigues" w:date="2026-07-10T21:45:00Z" w16du:dateUtc="2026-07-11T01:45:00Z"/>
              </w:rPr>
            </w:pPr>
            <w:ins w:id="117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496057" w14:paraId="0FE59C57" w14:textId="77777777">
        <w:trPr>
          <w:ins w:id="118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67EA0">
            <w:pPr>
              <w:rPr>
                <w:ins w:id="119" w:author="Arthur Souza Rodrigues" w:date="2026-07-10T21:45:00Z" w16du:dateUtc="2026-07-11T01:45:00Z"/>
              </w:rPr>
            </w:pPr>
            <w:ins w:id="120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67EA0">
            <w:pPr>
              <w:rPr>
                <w:ins w:id="121" w:author="Arthur Souza Rodrigues" w:date="2026-07-10T21:45:00Z" w16du:dateUtc="2026-07-11T01:45:00Z"/>
              </w:rPr>
            </w:pPr>
            <w:ins w:id="122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67EA0">
            <w:pPr>
              <w:rPr>
                <w:ins w:id="123" w:author="Arthur Souza Rodrigues" w:date="2026-07-10T21:45:00Z" w16du:dateUtc="2026-07-11T01:45:00Z"/>
              </w:rPr>
            </w:pPr>
            <w:ins w:id="124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67EA0">
            <w:pPr>
              <w:rPr>
                <w:ins w:id="125" w:author="Arthur Souza Rodrigues" w:date="2026-07-10T21:45:00Z" w16du:dateUtc="2026-07-11T01:45:00Z"/>
              </w:rPr>
            </w:pPr>
            <w:ins w:id="12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496057" w14:paraId="29F67046" w14:textId="77777777">
        <w:trPr>
          <w:ins w:id="127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67EA0">
            <w:pPr>
              <w:rPr>
                <w:ins w:id="128" w:author="Arthur Souza Rodrigues" w:date="2026-07-10T21:45:00Z" w16du:dateUtc="2026-07-11T01:45:00Z"/>
              </w:rPr>
            </w:pPr>
            <w:ins w:id="129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67EA0">
            <w:pPr>
              <w:rPr>
                <w:ins w:id="130" w:author="Arthur Souza Rodrigues" w:date="2026-07-10T21:45:00Z" w16du:dateUtc="2026-07-11T01:45:00Z"/>
              </w:rPr>
            </w:pPr>
            <w:ins w:id="131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67EA0">
            <w:pPr>
              <w:rPr>
                <w:ins w:id="132" w:author="Arthur Souza Rodrigues" w:date="2026-07-10T21:45:00Z" w16du:dateUtc="2026-07-11T01:45:00Z"/>
              </w:rPr>
            </w:pPr>
            <w:ins w:id="133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67EA0">
            <w:pPr>
              <w:rPr>
                <w:ins w:id="134" w:author="Arthur Souza Rodrigues" w:date="2026-07-10T21:45:00Z" w16du:dateUtc="2026-07-11T01:45:00Z"/>
              </w:rPr>
            </w:pPr>
            <w:ins w:id="13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496057" w14:paraId="5CA9B3BD" w14:textId="77777777">
        <w:trPr>
          <w:ins w:id="136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67EA0">
            <w:pPr>
              <w:rPr>
                <w:ins w:id="137" w:author="Arthur Souza Rodrigues" w:date="2026-07-10T21:45:00Z" w16du:dateUtc="2026-07-11T01:45:00Z"/>
              </w:rPr>
            </w:pPr>
            <w:ins w:id="138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67EA0">
            <w:pPr>
              <w:rPr>
                <w:ins w:id="139" w:author="Arthur Souza Rodrigues" w:date="2026-07-10T21:45:00Z" w16du:dateUtc="2026-07-11T01:45:00Z"/>
              </w:rPr>
            </w:pPr>
            <w:ins w:id="140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67EA0">
            <w:pPr>
              <w:rPr>
                <w:ins w:id="141" w:author="Arthur Souza Rodrigues" w:date="2026-07-10T21:45:00Z" w16du:dateUtc="2026-07-11T01:45:00Z"/>
              </w:rPr>
            </w:pPr>
            <w:ins w:id="142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67EA0">
            <w:pPr>
              <w:rPr>
                <w:ins w:id="143" w:author="Arthur Souza Rodrigues" w:date="2026-07-10T21:45:00Z" w16du:dateUtc="2026-07-11T01:45:00Z"/>
              </w:rPr>
            </w:pPr>
            <w:ins w:id="14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496057" w14:paraId="2CF047F3" w14:textId="77777777">
        <w:trPr>
          <w:ins w:id="145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67EA0">
            <w:pPr>
              <w:rPr>
                <w:ins w:id="146" w:author="Arthur Souza Rodrigues" w:date="2026-07-10T21:45:00Z" w16du:dateUtc="2026-07-11T01:45:00Z"/>
              </w:rPr>
            </w:pPr>
            <w:ins w:id="147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67EA0">
            <w:pPr>
              <w:rPr>
                <w:ins w:id="148" w:author="Arthur Souza Rodrigues" w:date="2026-07-10T21:45:00Z" w16du:dateUtc="2026-07-11T01:45:00Z"/>
              </w:rPr>
            </w:pPr>
            <w:ins w:id="149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67EA0">
            <w:pPr>
              <w:rPr>
                <w:ins w:id="150" w:author="Arthur Souza Rodrigues" w:date="2026-07-10T21:45:00Z" w16du:dateUtc="2026-07-11T01:45:00Z"/>
              </w:rPr>
            </w:pPr>
            <w:ins w:id="151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67EA0">
            <w:pPr>
              <w:rPr>
                <w:ins w:id="152" w:author="Arthur Souza Rodrigues" w:date="2026-07-10T21:45:00Z" w16du:dateUtc="2026-07-11T01:45:00Z"/>
              </w:rPr>
            </w:pPr>
            <w:ins w:id="153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496057" w14:paraId="70055BE2" w14:textId="77777777">
        <w:trPr>
          <w:ins w:id="154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67EA0">
            <w:pPr>
              <w:rPr>
                <w:ins w:id="155" w:author="Arthur Souza Rodrigues" w:date="2026-07-10T21:45:00Z" w16du:dateUtc="2026-07-11T01:45:00Z"/>
              </w:rPr>
            </w:pPr>
            <w:ins w:id="156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67EA0">
            <w:pPr>
              <w:rPr>
                <w:ins w:id="157" w:author="Arthur Souza Rodrigues" w:date="2026-07-10T21:45:00Z" w16du:dateUtc="2026-07-11T01:45:00Z"/>
              </w:rPr>
            </w:pPr>
            <w:ins w:id="158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67EA0">
            <w:pPr>
              <w:rPr>
                <w:ins w:id="159" w:author="Arthur Souza Rodrigues" w:date="2026-07-10T21:45:00Z" w16du:dateUtc="2026-07-11T01:45:00Z"/>
              </w:rPr>
            </w:pPr>
            <w:ins w:id="160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67EA0">
            <w:pPr>
              <w:rPr>
                <w:ins w:id="161" w:author="Arthur Souza Rodrigues" w:date="2026-07-10T21:45:00Z" w16du:dateUtc="2026-07-11T01:45:00Z"/>
              </w:rPr>
            </w:pPr>
            <w:ins w:id="162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202DA4" w:rsidRDefault="00202DA4">
      <w:pPr>
        <w:spacing w:before="80"/>
        <w:rPr>
          <w:ins w:id="163" w:author="Arthur Souza Rodrigues" w:date="2026-07-10T21:45:00Z" w16du:dateUtc="2026-07-11T01:45:00Z"/>
        </w:rPr>
      </w:pPr>
    </w:p>
    <w:p w14:paraId="460BB7FA" w14:textId="77777777" w:rsidR="00202DA4" w:rsidRDefault="00D67EA0">
      <w:pPr>
        <w:rPr>
          <w:ins w:id="164" w:author="Arthur Souza Rodrigues" w:date="2026-07-10T21:45:00Z" w16du:dateUtc="2026-07-11T01:45:00Z"/>
        </w:rPr>
      </w:pPr>
      <w:ins w:id="165" w:author="Arthur Souza Rodrigues" w:date="2026-07-10T21:45:00Z" w16du:dateUtc="2026-07-11T01:45:00Z">
        <w:r>
          <w:br w:type="page"/>
        </w:r>
      </w:ins>
    </w:p>
    <w:p w14:paraId="219D9206" w14:textId="7D8B6000" w:rsidR="00202DA4" w:rsidRDefault="00D67EA0">
      <w:pPr>
        <w:spacing w:before="180" w:after="40"/>
        <w:rPr>
          <w:ins w:id="166" w:author="Arthur Souza Rodrigues" w:date="2026-07-10T21:45:00Z" w16du:dateUtc="2026-07-11T01:45:00Z"/>
        </w:rPr>
      </w:pPr>
      <w:ins w:id="167" w:author="Arthur Souza Rodrigues" w:date="2026-07-10T21:45:00Z" w16du:dateUtc="2026-07-11T01:45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68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67EA0">
            <w:pPr>
              <w:rPr>
                <w:ins w:id="169" w:author="Arthur Souza Rodrigues" w:date="2026-07-10T21:45:00Z" w16du:dateUtc="2026-07-11T01:45:00Z"/>
              </w:rPr>
            </w:pPr>
            <w:ins w:id="17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202DA4" w:rsidRDefault="00202DA4">
            <w:pPr>
              <w:rPr>
                <w:ins w:id="171" w:author="Arthur Souza Rodrigues" w:date="2026-07-10T21:45:00Z" w16du:dateUtc="2026-07-11T01:45:00Z"/>
              </w:rPr>
            </w:pPr>
          </w:p>
          <w:p w14:paraId="31FF7C43" w14:textId="7641B600" w:rsidR="00202DA4" w:rsidRDefault="00D67EA0">
            <w:pPr>
              <w:rPr>
                <w:ins w:id="172" w:author="Arthur Souza Rodrigues" w:date="2026-07-10T21:45:00Z" w16du:dateUtc="2026-07-11T01:45:00Z"/>
              </w:rPr>
            </w:pPr>
            <w:ins w:id="17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202DA4" w:rsidRDefault="00D67EA0">
            <w:pPr>
              <w:rPr>
                <w:ins w:id="174" w:author="Arthur Souza Rodrigues" w:date="2026-07-10T21:45:00Z" w16du:dateUtc="2026-07-11T01:45:00Z"/>
              </w:rPr>
            </w:pPr>
            <w:ins w:id="17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202DA4" w:rsidRDefault="00D67EA0">
            <w:pPr>
              <w:rPr>
                <w:ins w:id="176" w:author="Arthur Souza Rodrigues" w:date="2026-07-10T21:45:00Z" w16du:dateUtc="2026-07-11T01:45:00Z"/>
              </w:rPr>
            </w:pPr>
            <w:ins w:id="17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202DA4" w:rsidRDefault="00D67EA0">
            <w:pPr>
              <w:rPr>
                <w:ins w:id="178" w:author="Arthur Souza Rodrigues" w:date="2026-07-10T21:45:00Z" w16du:dateUtc="2026-07-11T01:45:00Z"/>
              </w:rPr>
            </w:pPr>
            <w:ins w:id="17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202DA4" w:rsidRDefault="00D67EA0">
            <w:pPr>
              <w:rPr>
                <w:ins w:id="180" w:author="Arthur Souza Rodrigues" w:date="2026-07-10T21:45:00Z" w16du:dateUtc="2026-07-11T01:45:00Z"/>
              </w:rPr>
            </w:pPr>
            <w:ins w:id="18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202DA4" w:rsidRDefault="00202DA4">
      <w:pPr>
        <w:spacing w:before="160"/>
        <w:rPr>
          <w:ins w:id="182" w:author="Arthur Souza Rodrigues" w:date="2026-07-10T21:45:00Z" w16du:dateUtc="2026-07-11T01:45:00Z"/>
        </w:rPr>
      </w:pPr>
    </w:p>
    <w:p w14:paraId="3F190000" w14:textId="5C749680" w:rsidR="00202DA4" w:rsidRDefault="00D67EA0">
      <w:pPr>
        <w:pBdr>
          <w:bottom w:val="single" w:sz="3" w:space="4" w:color="E2E8F0"/>
        </w:pBdr>
        <w:spacing w:before="300" w:after="80"/>
        <w:rPr>
          <w:ins w:id="183" w:author="Arthur Souza Rodrigues" w:date="2026-07-10T21:45:00Z" w16du:dateUtc="2026-07-11T01:45:00Z"/>
        </w:rPr>
      </w:pPr>
      <w:ins w:id="184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202DA4" w:rsidRDefault="00D67EA0">
      <w:pPr>
        <w:spacing w:before="60" w:after="60"/>
        <w:rPr>
          <w:ins w:id="185" w:author="Arthur Souza Rodrigues" w:date="2026-07-10T21:45:00Z" w16du:dateUtc="2026-07-11T01:45:00Z"/>
        </w:rPr>
      </w:pPr>
      <w:ins w:id="186" w:author="Arthur Souza Rodrigues" w:date="2026-07-10T21:45:00Z" w16du:dateUtc="2026-07-11T01:45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202DA4" w:rsidRDefault="00202DA4">
      <w:pPr>
        <w:spacing w:before="60"/>
        <w:rPr>
          <w:ins w:id="187" w:author="Arthur Souza Rodrigues" w:date="2026-07-10T21:45:00Z" w16du:dateUtc="2026-07-11T01:45:00Z"/>
        </w:rPr>
      </w:pPr>
    </w:p>
    <w:p w14:paraId="5D0DEE00" w14:textId="77777777" w:rsidR="00202DA4" w:rsidRDefault="00D67EA0">
      <w:pPr>
        <w:spacing w:before="180" w:after="40"/>
        <w:rPr>
          <w:ins w:id="188" w:author="Arthur Souza Rodrigues" w:date="2026-07-10T21:45:00Z" w16du:dateUtc="2026-07-11T01:45:00Z"/>
        </w:rPr>
      </w:pPr>
      <w:ins w:id="189" w:author="Arthur Souza Rodrigues" w:date="2026-07-10T21:45:00Z" w16du:dateUtc="2026-07-11T01:45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0" w:author="Arthur Souza Rodrigues" w:date="2026-07-10T21:45:00Z" w16du:dateUtc="2026-07-11T01:45:00Z"/>
        </w:rPr>
      </w:pPr>
      <w:ins w:id="191" w:author="Arthur Souza Rodrigues" w:date="2026-07-10T21:45:00Z" w16du:dateUtc="2026-07-11T01:45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2" w:author="Arthur Souza Rodrigues" w:date="2026-07-10T21:45:00Z" w16du:dateUtc="2026-07-11T01:45:00Z"/>
        </w:rPr>
      </w:pPr>
      <w:ins w:id="193" w:author="Arthur Souza Rodrigues" w:date="2026-07-10T21:45:00Z" w16du:dateUtc="2026-07-11T01:45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549B1703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4" w:author="Arthur Souza Rodrigues" w:date="2026-07-10T21:45:00Z" w16du:dateUtc="2026-07-11T01:45:00Z"/>
        </w:rPr>
      </w:pPr>
      <w:ins w:id="195" w:author="Arthur Souza Rodrigues" w:date="2026-07-10T21:45:00Z" w16du:dateUtc="2026-07-11T01:45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6" w:author="Arthur Souza Rodrigues" w:date="2026-07-10T21:45:00Z" w16du:dateUtc="2026-07-11T01:45:00Z"/>
        </w:rPr>
      </w:pPr>
      <w:ins w:id="197" w:author="Arthur Souza Rodrigues" w:date="2026-07-10T21:45:00Z" w16du:dateUtc="2026-07-11T01:45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202DA4" w:rsidRDefault="00202DA4">
      <w:pPr>
        <w:spacing w:before="80"/>
        <w:rPr>
          <w:ins w:id="198" w:author="Arthur Souza Rodrigues" w:date="2026-07-10T21:45:00Z" w16du:dateUtc="2026-07-11T01:45:00Z"/>
        </w:rPr>
      </w:pPr>
    </w:p>
    <w:p w14:paraId="7AB6E680" w14:textId="77777777" w:rsidR="00202DA4" w:rsidRDefault="00D67EA0">
      <w:pPr>
        <w:spacing w:before="180" w:after="40"/>
        <w:rPr>
          <w:ins w:id="199" w:author="Arthur Souza Rodrigues" w:date="2026-07-10T21:45:00Z" w16du:dateUtc="2026-07-11T01:45:00Z"/>
        </w:rPr>
      </w:pPr>
      <w:ins w:id="200" w:author="Arthur Souza Rodrigues" w:date="2026-07-10T21:45:00Z" w16du:dateUtc="2026-07-11T01:45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201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67EA0">
            <w:pPr>
              <w:rPr>
                <w:ins w:id="202" w:author="Arthur Souza Rodrigues" w:date="2026-07-10T21:45:00Z" w16du:dateUtc="2026-07-11T01:45:00Z"/>
              </w:rPr>
            </w:pPr>
            <w:ins w:id="20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202DA4" w:rsidRDefault="00D67EA0">
            <w:pPr>
              <w:rPr>
                <w:ins w:id="204" w:author="Arthur Souza Rodrigues" w:date="2026-07-10T21:45:00Z" w16du:dateUtc="2026-07-11T01:45:00Z"/>
              </w:rPr>
            </w:pPr>
            <w:ins w:id="20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202DA4" w:rsidRDefault="00202DA4">
      <w:pPr>
        <w:spacing w:before="200"/>
        <w:rPr>
          <w:ins w:id="206" w:author="Arthur Souza Rodrigues" w:date="2026-07-10T21:45:00Z" w16du:dateUtc="2026-07-11T01:45:00Z"/>
        </w:rPr>
      </w:pPr>
    </w:p>
    <w:p w14:paraId="6D436C00" w14:textId="6FF0F000" w:rsidR="00202DA4" w:rsidRDefault="00D67EA0">
      <w:pPr>
        <w:pBdr>
          <w:bottom w:val="single" w:sz="3" w:space="4" w:color="E2E8F0"/>
        </w:pBdr>
        <w:spacing w:before="300" w:after="80"/>
        <w:rPr>
          <w:ins w:id="207" w:author="Arthur Souza Rodrigues" w:date="2026-07-10T21:45:00Z" w16du:dateUtc="2026-07-11T01:45:00Z"/>
        </w:rPr>
      </w:pPr>
      <w:ins w:id="208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202DA4" w:rsidRDefault="00202DA4">
      <w:pPr>
        <w:spacing w:before="60"/>
        <w:rPr>
          <w:ins w:id="209" w:author="Arthur Souza Rodrigues" w:date="2026-07-10T21:45:00Z" w16du:dateUtc="2026-07-11T01:45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10" w:author="Arthur Souza Rodrigues" w:date="2026-07-10T21:45:00Z" w16du:dateUtc="2026-07-11T01:4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67EA0">
            <w:pPr>
              <w:spacing w:after="8"/>
              <w:rPr>
                <w:ins w:id="211" w:author="Arthur Souza Rodrigues" w:date="2026-07-10T21:45:00Z" w16du:dateUtc="2026-07-11T01:45:00Z"/>
              </w:rPr>
            </w:pPr>
            <w:ins w:id="212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202DA4" w:rsidRDefault="00D67EA0">
            <w:pPr>
              <w:spacing w:after="320"/>
              <w:rPr>
                <w:ins w:id="213" w:author="Arthur Souza Rodrigues" w:date="2026-07-10T21:45:00Z" w16du:dateUtc="2026-07-11T01:45:00Z"/>
              </w:rPr>
            </w:pPr>
            <w:ins w:id="21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5" w:author="Arthur Souza Rodrigues" w:date="2026-07-10T21:45:00Z" w16du:dateUtc="2026-07-11T01:45:00Z"/>
              </w:rPr>
            </w:pPr>
          </w:p>
          <w:p w14:paraId="739E1328" w14:textId="77777777" w:rsidR="00202DA4" w:rsidRDefault="00D67EA0">
            <w:pPr>
              <w:rPr>
                <w:ins w:id="216" w:author="Arthur Souza Rodrigues" w:date="2026-07-10T21:45:00Z" w16du:dateUtc="2026-07-11T01:45:00Z"/>
              </w:rPr>
            </w:pPr>
            <w:ins w:id="217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67EA0">
            <w:pPr>
              <w:spacing w:after="8"/>
              <w:rPr>
                <w:ins w:id="218" w:author="Arthur Souza Rodrigues" w:date="2026-07-10T21:45:00Z" w16du:dateUtc="2026-07-11T01:45:00Z"/>
              </w:rPr>
            </w:pPr>
            <w:ins w:id="219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DB16C97" w14:textId="23392000" w:rsidR="00202DA4" w:rsidRDefault="00D67EA0">
            <w:pPr>
              <w:spacing w:after="320"/>
              <w:rPr>
                <w:ins w:id="220" w:author="Arthur Souza Rodrigues" w:date="2026-07-10T21:45:00Z" w16du:dateUtc="2026-07-11T01:45:00Z"/>
              </w:rPr>
            </w:pPr>
            <w:ins w:id="221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22" w:author="Arthur Souza Rodrigues" w:date="2026-07-10T21:45:00Z" w16du:dateUtc="2026-07-11T01:45:00Z"/>
              </w:rPr>
            </w:pPr>
          </w:p>
          <w:p w14:paraId="09E07E00" w14:textId="72F92000" w:rsidR="00202DA4" w:rsidRDefault="00D67EA0">
            <w:pPr>
              <w:rPr>
                <w:ins w:id="223" w:author="Arthur Souza Rodrigues" w:date="2026-07-10T21:45:00Z" w16du:dateUtc="2026-07-11T01:45:00Z"/>
              </w:rPr>
            </w:pPr>
            <w:ins w:id="22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25C7A1C9" w14:textId="0C299D14" w:rsidR="00AF2909" w:rsidRDefault="00E44D4B">
      <w:del w:id="225" w:author="Arthur Souza Rodrigues" w:date="2026-07-10T21:45:00Z" w16du:dateUtc="2026-07-11T01:45:00Z">
        <w:r>
          <w:delText>Ouch</w:delText>
        </w:r>
        <w:r>
          <w:rPr>
            <w:rStyle w:val="Endnoteanchor"/>
          </w:rPr>
          <w:endnoteReference w:id="1"/>
        </w:r>
        <w:r>
          <w:delText>.</w:delText>
        </w:r>
        <w:r>
          <w:rPr>
            <w:rStyle w:val="Endnoteanchor"/>
          </w:rPr>
          <w:endnoteReference w:id="2"/>
        </w:r>
      </w:del>
    </w:p>
    <w:sectPr w:rsidR="00AF2909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formProt/>
      <w:docGrid w:linePitch="360"/>
      <w:sectPrChange w:id="232" w:author="Arthur Souza Rodrigues" w:date="2026-07-10T21:45:00Z" w16du:dateUtc="2026-07-11T01:45:00Z">
        <w:sectPr w:rsidR="00AF2909">
          <w:pgSz w:w="11906" w:h="16838"/>
          <w:pgMar w:top="1134" w:right="1134" w:bottom="1134" w:left="1134" w:header="0" w:footer="0" w:gutter="0"/>
          <w:formProt w:val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154D7C" w14:textId="77777777" w:rsidR="008D2F52" w:rsidRDefault="008D2F52">
      <w:r>
        <w:separator/>
      </w:r>
    </w:p>
  </w:endnote>
  <w:endnote w:type="continuationSeparator" w:id="0">
    <w:p w14:paraId="0E5E4539" w14:textId="77777777" w:rsidR="008D2F52" w:rsidRDefault="008D2F52">
      <w:r>
        <w:continuationSeparator/>
      </w:r>
    </w:p>
  </w:endnote>
  <w:endnote w:id="1">
    <w:p w14:paraId="37DD98DF" w14:textId="77777777" w:rsidR="00AF2909" w:rsidRDefault="00E44D4B">
      <w:pPr>
        <w:pStyle w:val="Endnote"/>
      </w:pPr>
      <w:del w:id="226" w:author="Arthur Souza Rodrigues" w:date="2026-07-10T21:45:00Z" w16du:dateUtc="2026-07-11T01:45:00Z">
        <w:r>
          <w:endnoteRef/>
        </w:r>
        <w:r>
          <w:delText>A tachyon walks into a bar.</w:delText>
        </w:r>
      </w:del>
    </w:p>
  </w:endnote>
  <w:endnote w:id="2">
    <w:p w14:paraId="4B3E6B64" w14:textId="77777777" w:rsidR="00AF2909" w:rsidRDefault="00E44D4B">
      <w:pPr>
        <w:pStyle w:val="Endnote"/>
      </w:pPr>
      <w:del w:id="227" w:author="Arthur Souza Rodrigues" w:date="2026-07-10T21:45:00Z" w16du:dateUtc="2026-07-11T01:45:00Z">
        <w:r>
          <w:endnoteRef/>
        </w:r>
        <w:r>
          <w:delText>Fin.</w:delText>
        </w:r>
      </w:del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roid Sans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D72E91" w14:textId="77777777" w:rsidR="00443D0B" w:rsidRDefault="00D67EA0">
    <w:pPr>
      <w:pBdr>
        <w:top w:val="single" w:sz="2" w:space="1" w:color="E2E8F0"/>
      </w:pBdr>
      <w:spacing w:before="80"/>
      <w:jc w:val="center"/>
      <w:pPrChange w:id="230" w:author="Arthur Souza Rodrigues" w:date="2026-07-10T21:45:00Z" w16du:dateUtc="2026-07-11T01:45:00Z">
        <w:pPr>
          <w:pStyle w:val="Footer"/>
        </w:pPr>
      </w:pPrChange>
    </w:pPr>
    <w:ins w:id="231" w:author="Arthur Souza Rodrigues" w:date="2026-07-10T21:45:00Z" w16du:dateUtc="2026-07-11T01:45:00Z">
      <w:r>
        <w:rPr>
          <w:color w:val="64748B"/>
          <w:sz w:val="20"/>
          <w:szCs w:val="20"/>
        </w:rPr>
        <w:t xml:space="preserve">Page      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PAGE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 xml:space="preserve">1       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of      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NUMPAGES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 xml:space="preserve">1       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  <w:szCs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B9C191" w14:textId="77777777" w:rsidR="008D2F52" w:rsidRDefault="008D2F52" w:rsidP="00443D0B">
      <w:r>
        <w:separator/>
      </w:r>
    </w:p>
  </w:footnote>
  <w:footnote w:type="continuationSeparator" w:id="0">
    <w:p w14:paraId="21CA5477" w14:textId="77777777" w:rsidR="008D2F52" w:rsidRDefault="008D2F52" w:rsidP="00443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0D867C" w14:textId="77777777" w:rsidR="00443D0B" w:rsidRDefault="00D67EA0">
    <w:pPr>
      <w:pBdr>
        <w:bottom w:val="single" w:sz="2" w:space="1" w:color="E2E8F0"/>
      </w:pBdr>
      <w:jc w:val="center"/>
      <w:pPrChange w:id="228" w:author="Arthur Souza Rodrigues" w:date="2026-07-10T21:45:00Z" w16du:dateUtc="2026-07-11T01:45:00Z">
        <w:pPr>
          <w:pStyle w:val="Header"/>
        </w:pPr>
      </w:pPrChange>
    </w:pPr>
    <w:ins w:id="229" w:author="Arthur Souza Rodrigues" w:date="2026-07-10T21:45:00Z" w16du:dateUtc="2026-07-11T01:45:00Z">
      <w:r>
        <w:rPr>
          <w:color w:val="64748B"/>
          <w:sz w:val="20"/>
          <w:szCs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909"/>
    <w:rsid w:val="00011AEE"/>
    <w:rsid w:val="00062270"/>
    <w:rsid w:val="00202DA4"/>
    <w:rsid w:val="00443D0B"/>
    <w:rsid w:val="00475264"/>
    <w:rsid w:val="00496057"/>
    <w:rsid w:val="008D2F52"/>
    <w:rsid w:val="00A44FCF"/>
    <w:rsid w:val="00A7749F"/>
    <w:rsid w:val="00AF2909"/>
    <w:rsid w:val="00D53FE7"/>
    <w:rsid w:val="00D67EA0"/>
    <w:rsid w:val="00E44D4B"/>
    <w:rsid w:val="00E8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8FC9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Arthur Souza Rodrigues" w:date="2026-07-10T21:45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Inter" w:eastAsia="Inter" w:hAnsi="Inter" w:cs="Inter"/>
      <w:kern w:val="0"/>
      <w:sz w:val="22"/>
      <w:szCs w:val="22"/>
      <w14:ligatures w14:val="none"/>
      <w:rPrChange w:id="0" w:author="Arthur Souza Rodrigues" w:date="2026-07-10T21:45:00Z">
        <w:rPr>
          <w:rFonts w:eastAsia="Droid Sans" w:cs="FreeSans"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1" w:author="Arthur Souza Rodrigues" w:date="2026-07-10T21:45:00Z">
        <w:pPr>
          <w:outlineLvl w:val="0"/>
        </w:pPr>
      </w:pPrChange>
    </w:pPr>
    <w:rPr>
      <w:rFonts w:ascii="Inter" w:eastAsia="Inter" w:hAnsi="Inter" w:cs="Inter"/>
      <w:color w:val="2E74B5"/>
      <w:kern w:val="0"/>
      <w:sz w:val="32"/>
      <w:szCs w:val="32"/>
      <w:rPrChange w:id="1" w:author="Arthur Souza Rodrigues" w:date="2026-07-10T21:45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2" w:author="Arthur Souza Rodrigues" w:date="2026-07-10T21:45:00Z">
        <w:pPr>
          <w:outlineLvl w:val="1"/>
        </w:pPr>
      </w:pPrChange>
    </w:pPr>
    <w:rPr>
      <w:rFonts w:ascii="Inter" w:eastAsia="Inter" w:hAnsi="Inter" w:cs="Inter"/>
      <w:color w:val="2E74B5"/>
      <w:kern w:val="0"/>
      <w:sz w:val="26"/>
      <w:szCs w:val="26"/>
      <w:rPrChange w:id="2" w:author="Arthur Souza Rodrigues" w:date="2026-07-10T21:45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3" w:author="Arthur Souza Rodrigues" w:date="2026-07-10T21:45:00Z">
        <w:pPr>
          <w:outlineLvl w:val="2"/>
        </w:pPr>
      </w:pPrChange>
    </w:pPr>
    <w:rPr>
      <w:rFonts w:ascii="Inter" w:eastAsia="Inter" w:hAnsi="Inter" w:cs="Inter"/>
      <w:color w:val="1F4D78"/>
      <w:kern w:val="0"/>
      <w:rPrChange w:id="3" w:author="Arthur Souza Rodrigues" w:date="2026-07-10T21:45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4" w:author="Arthur Souza Rodrigues" w:date="2026-07-10T21:45:00Z">
        <w:pPr>
          <w:outlineLvl w:val="3"/>
        </w:pPr>
      </w:pPrChange>
    </w:pPr>
    <w:rPr>
      <w:rFonts w:ascii="Inter" w:eastAsia="Inter" w:hAnsi="Inter" w:cs="Inter"/>
      <w:i/>
      <w:iCs/>
      <w:color w:val="2E74B5"/>
      <w:kern w:val="0"/>
      <w:sz w:val="22"/>
      <w:szCs w:val="22"/>
      <w:rPrChange w:id="4" w:author="Arthur Souza Rodrigues" w:date="2026-07-10T21:45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5" w:author="Arthur Souza Rodrigues" w:date="2026-07-10T21:45:00Z">
        <w:pPr>
          <w:outlineLvl w:val="4"/>
        </w:pPr>
      </w:pPrChange>
    </w:pPr>
    <w:rPr>
      <w:rFonts w:ascii="Inter" w:eastAsia="Inter" w:hAnsi="Inter" w:cs="Inter"/>
      <w:color w:val="2E74B5"/>
      <w:kern w:val="0"/>
      <w:sz w:val="22"/>
      <w:szCs w:val="22"/>
      <w:rPrChange w:id="5" w:author="Arthur Souza Rodrigues" w:date="2026-07-10T21:45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6" w:author="Arthur Souza Rodrigues" w:date="2026-07-10T21:45:00Z">
        <w:pPr>
          <w:outlineLvl w:val="5"/>
        </w:pPr>
      </w:pPrChange>
    </w:pPr>
    <w:rPr>
      <w:rFonts w:ascii="Inter" w:eastAsia="Inter" w:hAnsi="Inter" w:cs="Inter"/>
      <w:color w:val="1F4D78"/>
      <w:kern w:val="0"/>
      <w:sz w:val="22"/>
      <w:szCs w:val="22"/>
      <w:rPrChange w:id="6" w:author="Arthur Souza Rodrigues" w:date="2026-07-10T21:45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</w:style>
  <w:style w:type="character" w:customStyle="1" w:styleId="Endnoteanchor">
    <w:name w:val="Endnote anchor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Endnote">
    <w:name w:val="Endnote"/>
    <w:basedOn w:val="Normal"/>
    <w:pPr>
      <w:suppressLineNumbers/>
      <w:ind w:left="339" w:hanging="339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43D0B"/>
    <w:rPr>
      <w:rFonts w:ascii="Inter" w:eastAsia="Inter" w:hAnsi="Inter" w:cs="Inter"/>
      <w:color w:val="2E74B5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0B"/>
    <w:rPr>
      <w:rFonts w:ascii="Inter" w:eastAsia="Inter" w:hAnsi="Inter" w:cs="Inter"/>
      <w:color w:val="2E74B5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0B"/>
    <w:rPr>
      <w:rFonts w:ascii="Inter" w:eastAsia="Inter" w:hAnsi="Inter" w:cs="Inter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0B"/>
    <w:rPr>
      <w:rFonts w:ascii="Inter" w:eastAsia="Inter" w:hAnsi="Inter" w:cs="Inter"/>
      <w:i/>
      <w:iCs/>
      <w:color w:val="2E74B5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0B"/>
    <w:rPr>
      <w:rFonts w:ascii="Inter" w:eastAsia="Inter" w:hAnsi="Inter" w:cs="Inter"/>
      <w:color w:val="2E74B5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0B"/>
    <w:rPr>
      <w:rFonts w:ascii="Inter" w:eastAsia="Inter" w:hAnsi="Inter" w:cs="Inter"/>
      <w:color w:val="1F4D78"/>
      <w:kern w:val="0"/>
      <w:sz w:val="22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7" w:author="Arthur Souza Rodrigues" w:date="2026-07-10T21:45:00Z"/>
    </w:pPr>
    <w:rPr>
      <w:rFonts w:ascii="Inter" w:eastAsia="Inter" w:hAnsi="Inter" w:cs="Inter"/>
      <w:kern w:val="0"/>
      <w:sz w:val="56"/>
      <w:szCs w:val="56"/>
      <w:rPrChange w:id="7" w:author="Arthur Souza Rodrigues" w:date="2026-07-10T21:45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43D0B"/>
    <w:rPr>
      <w:rFonts w:ascii="Inter" w:eastAsia="Inter" w:hAnsi="Inter" w:cs="Inter"/>
      <w:kern w:val="0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8" w:author="Arthur Souza Rodrigues" w:date="2026-07-10T21:45:00Z"/>
    </w:pPr>
    <w:rPr>
      <w:rFonts w:ascii="Inter" w:eastAsia="Inter" w:hAnsi="Inter" w:cs="Inter"/>
      <w:b/>
      <w:bCs/>
      <w:kern w:val="0"/>
      <w:sz w:val="22"/>
      <w:szCs w:val="22"/>
      <w14:ligatures w14:val="none"/>
      <w:rPrChange w:id="8" w:author="Arthur Souza Rodrigues" w:date="2026-07-10T21:45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Paragraph">
    <w:name w:val="List Paragraph"/>
    <w:qFormat/>
    <w:pPr>
      <w:spacing w:after="0" w:line="240" w:lineRule="auto"/>
      <w:pPrChange w:id="9" w:author="Arthur Souza Rodrigues" w:date="2026-07-10T21:45:00Z"/>
    </w:pPr>
    <w:rPr>
      <w:rFonts w:ascii="Inter" w:eastAsia="Inter" w:hAnsi="Inter" w:cs="Inter"/>
      <w:kern w:val="0"/>
      <w:sz w:val="22"/>
      <w:szCs w:val="22"/>
      <w14:ligatures w14:val="none"/>
      <w:rPrChange w:id="9" w:author="Arthur Souza Rodrigues" w:date="2026-07-10T21:45:00Z">
        <w:rPr>
          <w:rFonts w:ascii="Inter" w:eastAsia="Inter" w:hAnsi="Inter" w:cs="Inter"/>
          <w:sz w:val="22"/>
          <w:szCs w:val="22"/>
          <w:lang w:val="en-US" w:eastAsia="en-US" w:bidi="ar-SA"/>
          <w14:ligatures w14:val="standardContextual"/>
        </w:rPr>
      </w:rPrChange>
    </w:rPr>
  </w:style>
  <w:style w:type="character" w:styleId="Hyperlink">
    <w:name w:val="Hyperlink"/>
    <w:uiPriority w:val="99"/>
    <w:unhideWhenUsed/>
    <w:rsid w:val="00443D0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43D0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10" w:author="Arthur Souza Rodrigues" w:date="2026-07-10T21:45:00Z"/>
    </w:pPr>
    <w:rPr>
      <w:rFonts w:ascii="Inter" w:eastAsia="Inter" w:hAnsi="Inter" w:cs="Inter"/>
      <w:kern w:val="0"/>
      <w:sz w:val="20"/>
      <w:szCs w:val="20"/>
      <w:rPrChange w:id="10" w:author="Arthur Souza Rodrigues" w:date="2026-07-10T21:4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D0B"/>
    <w:rPr>
      <w:rFonts w:ascii="Inter" w:eastAsia="Inter" w:hAnsi="Inter" w:cs="Inter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11" w:author="Arthur Souza Rodrigues" w:date="2026-07-10T21:45:00Z"/>
    </w:pPr>
    <w:rPr>
      <w:sz w:val="20"/>
      <w:szCs w:val="20"/>
      <w:rPrChange w:id="11" w:author="Arthur Souza Rodrigues" w:date="2026-07-10T21:4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3D0B"/>
    <w:rPr>
      <w:rFonts w:ascii="Inter" w:eastAsia="Inter" w:hAnsi="Inter" w:cs="Inter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43D0B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3D0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43D0B"/>
    <w:rPr>
      <w:rFonts w:ascii="Times New Roman" w:eastAsia="Droid Sans" w:hAnsi="Times New Roman" w:cs="Mangal"/>
      <w:szCs w:val="21"/>
      <w:lang w:val="en-GB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443D0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43D0B"/>
    <w:rPr>
      <w:rFonts w:ascii="Times New Roman" w:eastAsia="Droid Sans" w:hAnsi="Times New Roman" w:cs="Mangal"/>
      <w:szCs w:val="21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2015-01-19T19:42:00Z</dcterms:created>
  <dcterms:modified xsi:type="dcterms:W3CDTF">2026-07-11T01:45:00Z</dcterms:modified>
</cp:coreProperties>
</file>