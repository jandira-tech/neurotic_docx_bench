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546D5" w14:textId="77777777" w:rsidR="00B310CB" w:rsidRDefault="00B310CB" w:rsidP="00E46312">
      <w:pPr>
        <w:rPr>
          <w:rFonts w:ascii="Verdana, Geneva, sans-serif" w:hAnsi="Verdana, Geneva, sans-serif"/>
          <w:i/>
          <w:rPrChange w:id="1" w:author="Arthur Souza Rodrigues" w:date="2026-07-10T21:51:00Z" w16du:dateUtc="2026-07-11T01:51:00Z"/>
        </w:rPr>
      </w:pPr>
      <w:r>
        <w:rPr>
          <w:rFonts w:ascii="Verdana, Geneva, sans-serif" w:hAnsi="Verdana, Geneva, sans-serif"/>
          <w:i/>
          <w:rPrChange w:id="2" w:author="Arthur Souza Rodrigues" w:date="2026-07-10T21:51:00Z" w16du:dateUtc="2026-07-11T01:51:00Z"/>
        </w:rPr>
        <w:t>file_</w:t>
      </w:r>
      <w:ins w:id="3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t>173</w:t>
        </w:r>
      </w:ins>
      <w:del w:id="4" w:author="Arthur Souza Rodrigues" w:date="2026-07-10T21:51:00Z" w16du:dateUtc="2026-07-11T01:51:00Z">
        <w:r>
          <w:delText>172</w:delText>
        </w:r>
      </w:del>
      <w:r>
        <w:rPr>
          <w:rFonts w:ascii="Verdana, Geneva, sans-serif" w:hAnsi="Verdana, Geneva, sans-serif"/>
          <w:i/>
          <w:rPrChange w:id="5" w:author="Arthur Souza Rodrigues" w:date="2026-07-10T21:51:00Z" w16du:dateUtc="2026-07-11T01:51:00Z"/>
        </w:rPr>
        <w:t>.docx</w:t>
      </w:r>
    </w:p>
    <w:p w14:paraId="79B46A2E" w14:textId="1893641C" w:rsidR="00E60915" w:rsidRDefault="005239E1">
      <w:pPr>
        <w:rPr>
          <w:ins w:id="6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t>Verdana Italic Centered Demo</w:t>
        </w:r>
      </w:ins>
    </w:p>
    <w:p w14:paraId="195A4D4A" w14:textId="77777777" w:rsidR="00E60915" w:rsidRDefault="005239E1">
      <w:pPr>
        <w:rPr>
          <w:ins w:id="9" w:author="Arthur Souza Rodrigues" w:date="2026-07-10T21:51:00Z" w16du:dateUtc="2026-07-11T01:51:00Z"/>
        </w:rPr>
      </w:pPr>
      <w:ins w:id="10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t>This document shows Verdana font with italic and center alignment.</w:t>
        </w:r>
      </w:ins>
    </w:p>
    <w:p w14:paraId="0A4F1831" w14:textId="05832CAB" w:rsidR="00E46312" w:rsidRDefault="005239E1" w:rsidP="00E46312">
      <w:pPr>
        <w:rPr>
          <w:del w:id="11" w:author="Arthur Souza Rodrigues" w:date="2026-07-10T21:51:00Z" w16du:dateUtc="2026-07-11T01:51:00Z"/>
        </w:rPr>
      </w:pPr>
      <w:ins w:id="12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t>Verdana italic centered creates a clean and modern look.</w:t>
        </w:r>
      </w:ins>
      <w:del w:id="13" w:author="Arthur Souza Rodrigues" w:date="2026-07-10T21:51:00Z" w16du:dateUtc="2026-07-11T01:51:00Z">
        <w:r>
          <w:delText xml:space="preserve">Num words: </w:delText>
        </w:r>
        <w:r>
          <w:fldChar w:fldCharType="begin"/>
        </w:r>
        <w:r>
          <w:delInstrText xml:space="preserve"> NUMWORDS </w:delInstrText>
        </w:r>
        <w:r>
          <w:fldChar w:fldCharType="separate"/>
        </w:r>
        <w:r>
          <w:rPr>
            <w:noProof/>
          </w:rPr>
          <w:delText>12</w:delText>
        </w:r>
        <w:r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14" w:author="Arthur Souza Rodrigues" w:date="2026-07-10T21:51:00Z" w16du:dateUtc="2026-07-11T01:51:00Z"/>
        </w:rPr>
      </w:pPr>
      <w:del w:id="15" w:author="Arthur Souza Rodrigues" w:date="2026-07-10T21:51:00Z" w16du:dateUtc="2026-07-11T01:51:00Z">
        <w:r>
          <w:delText xml:space="preserve">Num chars: </w:delText>
        </w:r>
        <w:r>
          <w:fldChar w:fldCharType="begin"/>
        </w:r>
        <w:r>
          <w:delInstrText xml:space="preserve"> NUMCHARS </w:delInstrText>
        </w:r>
        <w:r>
          <w:fldChar w:fldCharType="separate"/>
        </w:r>
        <w:r>
          <w:rPr>
            <w:noProof/>
          </w:rPr>
          <w:delText>41</w:delText>
        </w:r>
        <w:r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16" w:author="Arthur Souza Rodrigues" w:date="2026-07-10T21:51:00Z" w16du:dateUtc="2026-07-11T01:51:00Z"/>
        </w:rPr>
      </w:pPr>
      <w:del w:id="17" w:author="Arthur Souza Rodrigues" w:date="2026-07-10T21:51:00Z" w16du:dateUtc="2026-07-11T01:51:00Z">
        <w:r>
          <w:delText xml:space="preserve">Num pages: </w:delText>
        </w:r>
        <w:r>
          <w:fldChar w:fldCharType="begin"/>
        </w:r>
        <w:r>
          <w:delInstrText xml:space="preserve"> NUMPAGES </w:delInstrText>
        </w:r>
        <w:r>
          <w:fldChar w:fldCharType="separate"/>
        </w:r>
        <w:r>
          <w:rPr>
            <w:noProof/>
          </w:rPr>
          <w:delText>3</w:delText>
        </w:r>
        <w:r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18" w:author="Arthur Souza Rodrigues" w:date="2026-07-10T21:51:00Z" w16du:dateUtc="2026-07-11T01:51:00Z"/>
        </w:rPr>
      </w:pPr>
      <w:del w:id="19" w:author="Arthur Souza Rodrigues" w:date="2026-07-10T21:51:00Z" w16du:dateUtc="2026-07-11T01:51:00Z">
        <w:r>
          <w:br w:type="page"/>
        </w:r>
      </w:del>
    </w:p>
    <w:p w14:paraId="1B1556DB" w14:textId="1EF8B6EF" w:rsidR="006245F8" w:rsidRDefault="00F57268" w:rsidP="00E46312">
      <w:pPr>
        <w:rPr>
          <w:del w:id="20" w:author="Arthur Souza Rodrigues" w:date="2026-07-10T21:51:00Z" w16du:dateUtc="2026-07-11T01:51:00Z"/>
        </w:rPr>
      </w:pPr>
      <w:del w:id="21" w:author="Arthur Souza Rodrigues" w:date="2026-07-10T21:51:00Z" w16du:dateUtc="2026-07-11T01:51:00Z">
        <w:r>
          <w:lastRenderedPageBreak/>
        </w:r>
        <w:r>
          <w:delText>test</w:delText>
        </w:r>
      </w:del>
    </w:p>
    <w:p w14:paraId="468EC31E" w14:textId="77777777" w:rsidR="006245F8" w:rsidRDefault="006245F8">
      <w:pPr>
        <w:rPr>
          <w:del w:id="22" w:author="Arthur Souza Rodrigues" w:date="2026-07-10T21:51:00Z" w16du:dateUtc="2026-07-11T01:51:00Z"/>
        </w:rPr>
      </w:pPr>
      <w:del w:id="23" w:author="Arthur Souza Rodrigues" w:date="2026-07-10T21:51:00Z" w16du:dateUtc="2026-07-11T01:51:00Z">
        <w:r>
          <w:br w:type="page"/>
        </w:r>
      </w:del>
    </w:p>
    <w:p w14:paraId="476C40A4" w14:textId="3A6D859F" w:rsidR="00E46312" w:rsidRDefault="006245F8" w:rsidP="00E46312">
      <w:del w:id="24" w:author="Arthur Souza Rodrigues" w:date="2026-07-10T21:51:00Z" w16du:dateUtc="2026-07-11T01:51:00Z">
        <w:r>
          <w:lastRenderedPageBreak/>
        </w:r>
        <w:r>
          <w:delText>page 3</w:delText>
        </w:r>
      </w:del>
    </w:p>
    <w:sectPr w:rsidR="00E46312">
      <w:pgSz w:w="12240" w:h="15840"/>
      <w:pgMar w:top="1440" w:right="1440" w:bottom="1440" w:left="1440" w:header="720" w:footer="720" w:gutter="0"/>
      <w:cols w:space="720"/>
      <w:docGrid w:linePitch="0"/>
      <w:sectPrChange w:id="25" w:author="Arthur Souza Rodrigues" w:date="2026-07-10T21:51:00Z" w16du:dateUtc="2026-07-11T01:51:00Z">
        <w:sectPr w:rsidR="00E46312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231324"/>
    <w:rsid w:val="0033635D"/>
    <w:rsid w:val="005B4417"/>
    <w:rsid w:val="006245F8"/>
    <w:rsid w:val="00991485"/>
    <w:rsid w:val="009E3783"/>
    <w:rsid w:val="009E3BBD"/>
    <w:rsid w:val="00B310CB"/>
    <w:rsid w:val="00CA022A"/>
    <w:rsid w:val="00CF701A"/>
    <w:rsid w:val="00D53FE7"/>
    <w:rsid w:val="00DE6D6B"/>
    <w:rsid w:val="00E249CD"/>
    <w:rsid w:val="00E46312"/>
    <w:rsid w:val="00E60345"/>
    <w:rsid w:val="00E60915"/>
    <w:rsid w:val="00F43CF8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603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after="200" w:line="240" w:lineRule="auto"/>
      <w:pPrChange w:id="0" w:author="Arthur Souza Rodrigues" w:date="2026-07-10T21:51:00Z">
        <w:pPr>
          <w:spacing w:after="200"/>
        </w:pPr>
      </w:pPrChange>
    </w:pPr>
    <w:rPr>
      <w:rFonts w:ascii="Calibri" w:eastAsia="Times New Roman" w:hAnsi="Calibri" w:cs="Times New Roman"/>
      <w:kern w:val="0"/>
      <w:sz w:val="20"/>
      <w:szCs w:val="20"/>
      <w14:ligatures w14:val="none"/>
      <w:rPrChange w:id="0" w:author="Arthur Souza Rodrigues" w:date="2026-07-10T21:51:00Z">
        <w:rPr>
          <w:rFonts w:ascii="Calibri" w:hAnsi="Calibr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0345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3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345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2026-07-11T01:51:00Z</dcterms:modified>
</cp:coreProperties>
</file>