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2B787" w14:textId="77777777" w:rsidR="00175BBA" w:rsidRDefault="003B745E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78678D1B" w14:textId="77777777" w:rsidR="00175BBA" w:rsidRDefault="003B745E">
      <w:r>
        <w:rPr>
          <w:rFonts w:ascii="&quot;Calibri&quot;, Arial, sans-serif" w:hAnsi="&quot;Calibri&quot;, Arial, sans-serif" w:cs="&quot;Calibri&quot;, Arial, sans-serif"/>
        </w:rPr>
        <w:t xml:space="preserve">This document </w:t>
      </w:r>
      <w:ins w:id="0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t>uses</w:t>
        </w:r>
      </w:ins>
      <w:del w:id="1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delText>demonstrates</w:delText>
        </w:r>
      </w:del>
      <w:r>
        <w:rPr>
          <w:rFonts w:ascii="&quot;Calibri&quot;, Arial, sans-serif" w:hAnsi="&quot;Calibri&quot;, Arial, sans-serif" w:cs="&quot;Calibri&quot;, Arial, sans-serif"/>
        </w:rPr>
        <w:t xml:space="preserve"> the Calibri font family.</w:t>
      </w:r>
    </w:p>
    <w:p w14:paraId="379D478F" w14:textId="77777777" w:rsidR="00175BBA" w:rsidRDefault="003B745E">
      <w:r>
        <w:rPr>
          <w:rFonts w:ascii="&quot;Calibri&quot;, Arial, sans-serif" w:hAnsi="&quot;Calibri&quot;, Arial, sans-serif" w:cs="&quot;Calibri&quot;, Arial, sans-serif"/>
        </w:rPr>
        <w:t xml:space="preserve">Calibri is </w:t>
      </w:r>
      <w:ins w:id="2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t>the default font</w:t>
        </w:r>
      </w:ins>
      <w:del w:id="3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delText>a modern sans-serif typeface used widely</w:delText>
        </w:r>
      </w:del>
      <w:r>
        <w:rPr>
          <w:rFonts w:ascii="&quot;Calibri&quot;, Arial, sans-serif" w:hAnsi="&quot;Calibri&quot;, Arial, sans-serif" w:cs="&quot;Calibri&quot;, Arial, sans-serif"/>
        </w:rPr>
        <w:t xml:space="preserve"> in </w:t>
      </w:r>
      <w:ins w:id="4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t>Microsoft Office</w:t>
        </w:r>
      </w:ins>
      <w:del w:id="5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delText>documents</w:delText>
        </w:r>
      </w:del>
      <w:r>
        <w:rPr>
          <w:rFonts w:ascii="&quot;Calibri&quot;, Arial, sans-serif" w:hAnsi="&quot;Calibri&quot;, Arial, sans-serif" w:cs="&quot;Calibri&quot;, Arial, sans-serif"/>
        </w:rPr>
        <w:t>.</w:t>
      </w:r>
    </w:p>
    <w:sectPr w:rsidR="00175B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BBA"/>
    <w:rsid w:val="00175BBA"/>
    <w:rsid w:val="003B745E"/>
    <w:rsid w:val="00B3365A"/>
    <w:rsid w:val="00E31DCB"/>
    <w:rsid w:val="00E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199B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2026-06-29T14:54:00Z</dcterms:modified>
</cp:coreProperties>
</file>