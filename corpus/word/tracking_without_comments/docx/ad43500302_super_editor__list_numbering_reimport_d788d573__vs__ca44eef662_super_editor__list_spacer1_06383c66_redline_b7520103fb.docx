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22A84" w14:textId="791A2A7D" w:rsidR="00E46DBD" w:rsidRDefault="00E46DBD" w:rsidP="00801E77">
      <w:pPr>
        <w:rPr>
          <w:ins w:id="12" w:author="Nick Bernal" w:date="2026-09-26T15:12:00Z" w16du:dateUtc="2026-09-26T19:12:00Z"/>
        </w:rPr>
      </w:pPr>
    </w:p>
    <w:p w14:paraId="50795848" w14:textId="2FE3A7A7" w:rsidR="00E46DBD" w:rsidRDefault="00E46DBD" w:rsidP="00E46DBD">
      <w:pPr>
        <w:jc w:val="both"/>
        <w:rPr>
          <w:ins w:id="13" w:author="Nick Bernal" w:date="2026-09-26T15:12:00Z" w16du:dateUtc="2026-09-26T19:12:00Z"/>
        </w:rPr>
      </w:pPr>
      <w:ins w:id="14" w:author="Nick Bernal" w:date="2026-09-26T15:12:00Z" w16du:dateUtc="2026-09-26T19:12:00Z">
        <w:r>
          <w:tab/>
          <w:t>14.9</w:t>
        </w:r>
        <w:r>
          <w:tab/>
        </w:r>
        <w:r>
          <w:rPr>
            <w:u w:val="single"/>
          </w:rPr>
          <w:t>Entire Agreement</w:t>
        </w:r>
        <w:r>
          <w:t xml:space="preserve"> – </w:t>
        </w:r>
        <w:r w:rsidR="00D11058">
          <w:t>p1</w:t>
        </w:r>
      </w:ins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ins w:id="15" w:author="Nick Bernal" w:date="2026-09-26T15:12:00Z" w16du:dateUtc="2026-09-26T19:12:00Z"/>
        </w:rPr>
      </w:pPr>
      <w:ins w:id="16" w:author="Nick Bernal" w:date="2026-09-26T15:12:00Z" w16du:dateUtc="2026-09-26T19:12:00Z">
        <w:r>
          <w:tab/>
          <w:t>14.10</w:t>
        </w:r>
        <w:r>
          <w:tab/>
        </w:r>
        <w:r>
          <w:rPr>
            <w:u w:val="single"/>
          </w:rPr>
          <w:t>Legal Fees</w:t>
        </w:r>
        <w:r>
          <w:t xml:space="preserve">.  </w:t>
        </w:r>
        <w:r w:rsidR="00D11058">
          <w:t>P2</w:t>
        </w:r>
      </w:ins>
    </w:p>
    <w:p w14:paraId="6AD8720C" w14:textId="77777777" w:rsidR="00251F5A" w:rsidRDefault="00E46DBD">
      <w:pPr>
        <w:numPr>
          <w:ilvl w:val="0"/>
          <w:numId w:val="1"/>
        </w:numPr>
        <w:rPr>
          <w:del w:id="17" w:author="Nick Bernal" w:date="2026-09-26T15:12:00Z" w16du:dateUtc="2026-09-26T19:12:00Z"/>
        </w:rPr>
      </w:pPr>
      <w:ins w:id="18" w:author="Nick Bernal" w:date="2026-09-26T15:12:00Z" w16du:dateUtc="2026-09-26T19:12:00Z">
        <w:r>
          <w:tab/>
          <w:t>14.11</w:t>
        </w:r>
        <w:r>
          <w:tab/>
        </w:r>
        <w:r>
          <w:rPr>
            <w:u w:val="single"/>
          </w:rPr>
          <w:t>Survival of Terms</w:t>
        </w:r>
        <w:r w:rsidR="00D11058">
          <w:rPr>
            <w:u w:val="single"/>
          </w:rPr>
          <w:t xml:space="preserve"> </w:t>
        </w:r>
        <w:r w:rsidR="00D11058">
          <w:t>p3</w:t>
        </w:r>
      </w:ins>
      <w:del w:id="19" w:author="Nick Bernal" w:date="2026-09-26T15:12:00Z" w16du:dateUtc="2026-09-26T19:12:00Z">
        <w:r w:rsidR="00AF2198">
          <w:delText>test</w:delText>
        </w:r>
      </w:del>
    </w:p>
    <w:p w14:paraId="0C9C2DCC" w14:textId="77777777" w:rsidR="00251F5A" w:rsidRDefault="00AF2198">
      <w:pPr>
        <w:numPr>
          <w:ilvl w:val="0"/>
          <w:numId w:val="1"/>
        </w:numPr>
        <w:rPr>
          <w:del w:id="20" w:author="Nick Bernal" w:date="2026-09-26T15:12:00Z" w16du:dateUtc="2026-09-26T19:12:00Z"/>
        </w:rPr>
      </w:pPr>
      <w:del w:id="21" w:author="Nick Bernal" w:date="2026-09-26T15:12:00Z" w16du:dateUtc="2026-09-26T19:12:00Z">
        <w:r>
          <w:delText>test</w:delText>
        </w:r>
      </w:del>
    </w:p>
    <w:p w14:paraId="5E95B31D" w14:textId="77777777" w:rsidR="00251F5A" w:rsidRDefault="00AF2198">
      <w:pPr>
        <w:numPr>
          <w:ilvl w:val="1"/>
          <w:numId w:val="1"/>
        </w:numPr>
        <w:rPr>
          <w:del w:id="22" w:author="Nick Bernal" w:date="2026-09-26T15:12:00Z" w16du:dateUtc="2026-09-26T19:12:00Z"/>
        </w:rPr>
      </w:pPr>
      <w:del w:id="23" w:author="Nick Bernal" w:date="2026-09-26T15:12:00Z" w16du:dateUtc="2026-09-26T19:12:00Z">
        <w:r>
          <w:delText>test</w:delText>
        </w:r>
      </w:del>
    </w:p>
    <w:p w14:paraId="30054EBB" w14:textId="77777777" w:rsidR="00251F5A" w:rsidRDefault="00AF2198" w:rsidP="00D11058">
      <w:pPr>
        <w:pStyle w:val="StandardL1"/>
        <w:numPr>
          <w:ilvl w:val="0"/>
          <w:numId w:val="0"/>
        </w:numPr>
        <w:pPrChange w:id="24" w:author="Nick Bernal" w:date="2026-09-26T15:12:00Z" w16du:dateUtc="2026-09-26T19:12:00Z">
          <w:pPr>
            <w:numPr>
              <w:numId w:val="1"/>
            </w:numPr>
            <w:ind w:left="720" w:hanging="360"/>
          </w:pPr>
        </w:pPrChange>
      </w:pPr>
      <w:del w:id="25" w:author="Nick Bernal" w:date="2026-09-26T15:12:00Z" w16du:dateUtc="2026-09-26T19:12:00Z">
        <w:r>
          <w:delText>test</w:delText>
        </w:r>
      </w:del>
    </w:p>
    <w:sectPr w:rsidR="00251F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0"/>
      <w:sectPrChange w:id="26" w:author="Nick Bernal" w:date="2026-09-26T15:12:00Z" w16du:dateUtc="2026-09-26T19:12:00Z">
        <w:sectPr w:rsidR="00251F5A"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573028" w14:textId="77777777" w:rsidR="00AF2198" w:rsidRDefault="00AF2198" w:rsidP="00AD26F3">
      <w:r>
        <w:separator/>
      </w:r>
    </w:p>
  </w:endnote>
  <w:endnote w:type="continuationSeparator" w:id="0">
    <w:p w14:paraId="7F673305" w14:textId="77777777" w:rsidR="00AF2198" w:rsidRDefault="00AF2198" w:rsidP="00AD2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845EA7" w14:textId="77777777" w:rsidR="00AD26F3" w:rsidRDefault="00AD26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EE4D3" w14:textId="77777777" w:rsidR="00AD26F3" w:rsidRDefault="00AD26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816B46" w14:textId="77777777" w:rsidR="00AD26F3" w:rsidRDefault="00AD26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2EED5E" w14:textId="77777777" w:rsidR="00AF2198" w:rsidRDefault="00AF2198" w:rsidP="00AD26F3">
      <w:r>
        <w:separator/>
      </w:r>
    </w:p>
  </w:footnote>
  <w:footnote w:type="continuationSeparator" w:id="0">
    <w:p w14:paraId="4B23F9A0" w14:textId="77777777" w:rsidR="00AF2198" w:rsidRDefault="00AF2198" w:rsidP="00AD2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421557" w14:textId="77777777" w:rsidR="00AD26F3" w:rsidRDefault="00AD26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1B541D" w14:textId="77777777" w:rsidR="00AD26F3" w:rsidRDefault="00AD26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C1BA10" w14:textId="77777777" w:rsidR="00AD26F3" w:rsidRDefault="00AD26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485517411">
    <w:abstractNumId w:val="1"/>
  </w:num>
  <w:num w:numId="2" w16cid:durableId="485517411">
    <w:abstractNumId w:val="1"/>
  </w:num>
  <w:num w:numId="3" w16cid:durableId="485517411">
    <w:abstractNumId w:val="1"/>
  </w:num>
  <w:num w:numId="4" w16cid:durableId="485517411">
    <w:abstractNumId w:val="1"/>
  </w:num>
  <w:num w:numId="5" w16cid:durableId="13076604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21059"/>
    <w:rsid w:val="00063C82"/>
    <w:rsid w:val="00086DA1"/>
    <w:rsid w:val="000936D3"/>
    <w:rsid w:val="000A0A13"/>
    <w:rsid w:val="000A567A"/>
    <w:rsid w:val="000F3C5A"/>
    <w:rsid w:val="000F48B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25108"/>
    <w:rsid w:val="00233D7B"/>
    <w:rsid w:val="00234518"/>
    <w:rsid w:val="00251F5A"/>
    <w:rsid w:val="002765C0"/>
    <w:rsid w:val="002B1218"/>
    <w:rsid w:val="002C2E26"/>
    <w:rsid w:val="002D7DF1"/>
    <w:rsid w:val="002F17C5"/>
    <w:rsid w:val="002F3E0E"/>
    <w:rsid w:val="003104CE"/>
    <w:rsid w:val="003139A7"/>
    <w:rsid w:val="00322A24"/>
    <w:rsid w:val="00345358"/>
    <w:rsid w:val="00360F1B"/>
    <w:rsid w:val="003632C1"/>
    <w:rsid w:val="00363C48"/>
    <w:rsid w:val="003A1EE0"/>
    <w:rsid w:val="003A4303"/>
    <w:rsid w:val="003B15B4"/>
    <w:rsid w:val="003B189B"/>
    <w:rsid w:val="003B55EC"/>
    <w:rsid w:val="003B74D7"/>
    <w:rsid w:val="003C1D14"/>
    <w:rsid w:val="003C58BC"/>
    <w:rsid w:val="003D6D3A"/>
    <w:rsid w:val="0045453D"/>
    <w:rsid w:val="0049461A"/>
    <w:rsid w:val="005149AB"/>
    <w:rsid w:val="005255B2"/>
    <w:rsid w:val="005458B8"/>
    <w:rsid w:val="0054598C"/>
    <w:rsid w:val="005503C2"/>
    <w:rsid w:val="00551093"/>
    <w:rsid w:val="005E5504"/>
    <w:rsid w:val="006013E1"/>
    <w:rsid w:val="0061286E"/>
    <w:rsid w:val="00620BB4"/>
    <w:rsid w:val="00645967"/>
    <w:rsid w:val="00652E45"/>
    <w:rsid w:val="006C4791"/>
    <w:rsid w:val="006D7C11"/>
    <w:rsid w:val="00712B09"/>
    <w:rsid w:val="00713C02"/>
    <w:rsid w:val="007335F2"/>
    <w:rsid w:val="0074089D"/>
    <w:rsid w:val="00764815"/>
    <w:rsid w:val="00766E3C"/>
    <w:rsid w:val="00781296"/>
    <w:rsid w:val="007A35F3"/>
    <w:rsid w:val="007A645E"/>
    <w:rsid w:val="007D0239"/>
    <w:rsid w:val="007F230F"/>
    <w:rsid w:val="00801E77"/>
    <w:rsid w:val="00817571"/>
    <w:rsid w:val="00823381"/>
    <w:rsid w:val="008322B6"/>
    <w:rsid w:val="008459CE"/>
    <w:rsid w:val="00862DBA"/>
    <w:rsid w:val="0087276A"/>
    <w:rsid w:val="00876416"/>
    <w:rsid w:val="00882DA7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10C42"/>
    <w:rsid w:val="00A14959"/>
    <w:rsid w:val="00A27CB8"/>
    <w:rsid w:val="00A52370"/>
    <w:rsid w:val="00A54FD7"/>
    <w:rsid w:val="00A62DDB"/>
    <w:rsid w:val="00A649FF"/>
    <w:rsid w:val="00AB2838"/>
    <w:rsid w:val="00AD26F3"/>
    <w:rsid w:val="00AF2198"/>
    <w:rsid w:val="00AF4127"/>
    <w:rsid w:val="00B54FAC"/>
    <w:rsid w:val="00B85450"/>
    <w:rsid w:val="00BA714D"/>
    <w:rsid w:val="00BB1758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CC3C3F"/>
    <w:rsid w:val="00CE0D03"/>
    <w:rsid w:val="00D01F66"/>
    <w:rsid w:val="00D02B15"/>
    <w:rsid w:val="00D07FBF"/>
    <w:rsid w:val="00D11058"/>
    <w:rsid w:val="00D30137"/>
    <w:rsid w:val="00D33B5A"/>
    <w:rsid w:val="00D6790F"/>
    <w:rsid w:val="00DA2806"/>
    <w:rsid w:val="00DE05C8"/>
    <w:rsid w:val="00E03E05"/>
    <w:rsid w:val="00E051D5"/>
    <w:rsid w:val="00E370DC"/>
    <w:rsid w:val="00E41D79"/>
    <w:rsid w:val="00E46DBD"/>
    <w:rsid w:val="00E4704A"/>
    <w:rsid w:val="00E65431"/>
    <w:rsid w:val="00E87151"/>
    <w:rsid w:val="00E93B78"/>
    <w:rsid w:val="00EB054A"/>
    <w:rsid w:val="00EC277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09E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D8EA3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BD"/>
    <w:pPr>
      <w:pPrChange w:id="0" w:author="Nick Bernal" w:date="2026-09-26T15:12:00Z">
        <w:pPr/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0" w:author="Nick Bernal" w:date="2026-09-26T15:1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E46DBD"/>
    <w:pPr>
      <w:tabs>
        <w:tab w:val="center" w:pos="4320"/>
        <w:tab w:val="right" w:pos="8640"/>
      </w:tabs>
      <w:pPrChange w:id="1" w:author="Nick Bernal" w:date="2026-09-26T15:12:00Z">
        <w:pPr>
          <w:tabs>
            <w:tab w:val="center" w:pos="4320"/>
            <w:tab w:val="right" w:pos="8640"/>
          </w:tabs>
        </w:pPr>
      </w:pPrChange>
    </w:pPr>
    <w:rPr>
      <w:rPrChange w:id="1" w:author="Nick Bernal" w:date="2026-09-26T15:12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AD26F3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rsid w:val="00E46DBD"/>
    <w:pPr>
      <w:tabs>
        <w:tab w:val="center" w:pos="4320"/>
        <w:tab w:val="right" w:pos="8640"/>
      </w:tabs>
      <w:pPrChange w:id="2" w:author="Nick Bernal" w:date="2026-09-26T15:12:00Z">
        <w:pPr>
          <w:tabs>
            <w:tab w:val="center" w:pos="4320"/>
            <w:tab w:val="right" w:pos="8640"/>
          </w:tabs>
        </w:pPr>
      </w:pPrChange>
    </w:pPr>
    <w:rPr>
      <w:rPrChange w:id="2" w:author="Nick Bernal" w:date="2026-09-26T15:12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AD26F3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StandardL1">
    <w:name w:val="Standard_L1"/>
    <w:basedOn w:val="Normal"/>
    <w:next w:val="Normal"/>
    <w:rsid w:val="00E46DBD"/>
    <w:pPr>
      <w:numPr>
        <w:numId w:val="5"/>
      </w:numPr>
      <w:spacing w:after="240"/>
      <w:jc w:val="both"/>
      <w:outlineLvl w:val="0"/>
      <w:pPrChange w:id="3" w:author="Nick Bernal" w:date="2026-09-26T15:12:00Z">
        <w:pPr>
          <w:numPr>
            <w:numId w:val="5"/>
          </w:numPr>
          <w:tabs>
            <w:tab w:val="num" w:pos="720"/>
          </w:tabs>
          <w:spacing w:after="240"/>
          <w:jc w:val="both"/>
          <w:outlineLvl w:val="0"/>
        </w:pPr>
      </w:pPrChange>
    </w:pPr>
    <w:rPr>
      <w:rPrChange w:id="3" w:author="Nick Bernal" w:date="2026-09-26T15:12:00Z">
        <w:rPr>
          <w:sz w:val="24"/>
          <w:lang w:val="en-US" w:eastAsia="en-US" w:bidi="ar-SA"/>
        </w:rPr>
      </w:rPrChange>
    </w:r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  <w:pPrChange w:id="4" w:author="Nick Bernal" w:date="2026-09-26T15:12:00Z">
        <w:pPr>
          <w:numPr>
            <w:ilvl w:val="1"/>
            <w:numId w:val="5"/>
          </w:numPr>
          <w:tabs>
            <w:tab w:val="num" w:pos="1440"/>
          </w:tabs>
          <w:spacing w:after="240"/>
          <w:ind w:firstLine="720"/>
          <w:jc w:val="both"/>
          <w:outlineLvl w:val="1"/>
        </w:pPr>
      </w:pPrChange>
    </w:pPr>
    <w:rPr>
      <w:rPrChange w:id="4" w:author="Nick Bernal" w:date="2026-09-26T15:12:00Z">
        <w:rPr>
          <w:sz w:val="24"/>
          <w:lang w:val="en-US" w:eastAsia="en-US" w:bidi="ar-SA"/>
        </w:rPr>
      </w:rPrChange>
    </w:r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  <w:pPrChange w:id="5" w:author="Nick Bernal" w:date="2026-09-26T15:12:00Z">
        <w:pPr>
          <w:numPr>
            <w:ilvl w:val="2"/>
            <w:numId w:val="5"/>
          </w:numPr>
          <w:tabs>
            <w:tab w:val="num" w:pos="2160"/>
          </w:tabs>
          <w:spacing w:after="240"/>
          <w:ind w:firstLine="1440"/>
          <w:jc w:val="both"/>
          <w:outlineLvl w:val="2"/>
        </w:pPr>
      </w:pPrChange>
    </w:pPr>
    <w:rPr>
      <w:rPrChange w:id="5" w:author="Nick Bernal" w:date="2026-09-26T15:12:00Z">
        <w:rPr>
          <w:sz w:val="24"/>
          <w:lang w:val="en-US" w:eastAsia="en-US" w:bidi="ar-SA"/>
        </w:rPr>
      </w:rPrChange>
    </w:r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  <w:pPrChange w:id="6" w:author="Nick Bernal" w:date="2026-09-26T15:12:00Z">
        <w:pPr>
          <w:numPr>
            <w:ilvl w:val="3"/>
            <w:numId w:val="5"/>
          </w:numPr>
          <w:tabs>
            <w:tab w:val="num" w:pos="2880"/>
          </w:tabs>
          <w:spacing w:after="240"/>
          <w:ind w:firstLine="2160"/>
          <w:jc w:val="both"/>
          <w:outlineLvl w:val="3"/>
        </w:pPr>
      </w:pPrChange>
    </w:pPr>
    <w:rPr>
      <w:rPrChange w:id="6" w:author="Nick Bernal" w:date="2026-09-26T15:12:00Z">
        <w:rPr>
          <w:sz w:val="24"/>
          <w:lang w:val="en-US" w:eastAsia="en-US" w:bidi="ar-SA"/>
        </w:rPr>
      </w:rPrChange>
    </w:r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  <w:pPrChange w:id="7" w:author="Nick Bernal" w:date="2026-09-26T15:12:00Z">
        <w:pPr>
          <w:numPr>
            <w:ilvl w:val="4"/>
            <w:numId w:val="5"/>
          </w:numPr>
          <w:tabs>
            <w:tab w:val="num" w:pos="3600"/>
          </w:tabs>
          <w:spacing w:after="240"/>
          <w:ind w:firstLine="2880"/>
          <w:jc w:val="both"/>
          <w:outlineLvl w:val="4"/>
        </w:pPr>
      </w:pPrChange>
    </w:pPr>
    <w:rPr>
      <w:rPrChange w:id="7" w:author="Nick Bernal" w:date="2026-09-26T15:12:00Z">
        <w:rPr>
          <w:sz w:val="24"/>
          <w:lang w:val="en-US" w:eastAsia="en-US" w:bidi="ar-SA"/>
        </w:rPr>
      </w:rPrChange>
    </w:r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  <w:pPrChange w:id="8" w:author="Nick Bernal" w:date="2026-09-26T15:12:00Z">
        <w:pPr>
          <w:numPr>
            <w:ilvl w:val="5"/>
            <w:numId w:val="5"/>
          </w:numPr>
          <w:tabs>
            <w:tab w:val="num" w:pos="4320"/>
          </w:tabs>
          <w:spacing w:after="240"/>
          <w:ind w:firstLine="3600"/>
          <w:jc w:val="both"/>
          <w:outlineLvl w:val="5"/>
        </w:pPr>
      </w:pPrChange>
    </w:pPr>
    <w:rPr>
      <w:rPrChange w:id="8" w:author="Nick Bernal" w:date="2026-09-26T15:12:00Z">
        <w:rPr>
          <w:sz w:val="24"/>
          <w:lang w:val="en-US" w:eastAsia="en-US" w:bidi="ar-SA"/>
        </w:rPr>
      </w:rPrChange>
    </w:r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  <w:pPrChange w:id="9" w:author="Nick Bernal" w:date="2026-09-26T15:12:00Z">
        <w:pPr>
          <w:numPr>
            <w:ilvl w:val="6"/>
            <w:numId w:val="5"/>
          </w:numPr>
          <w:tabs>
            <w:tab w:val="num" w:pos="5040"/>
          </w:tabs>
          <w:spacing w:after="240"/>
          <w:ind w:firstLine="4320"/>
          <w:jc w:val="both"/>
          <w:outlineLvl w:val="6"/>
        </w:pPr>
      </w:pPrChange>
    </w:pPr>
    <w:rPr>
      <w:rPrChange w:id="9" w:author="Nick Bernal" w:date="2026-09-26T15:12:00Z">
        <w:rPr>
          <w:sz w:val="24"/>
          <w:lang w:val="en-US" w:eastAsia="en-US" w:bidi="ar-SA"/>
        </w:rPr>
      </w:rPrChange>
    </w:r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  <w:pPrChange w:id="10" w:author="Nick Bernal" w:date="2026-09-26T15:12:00Z">
        <w:pPr>
          <w:numPr>
            <w:ilvl w:val="7"/>
            <w:numId w:val="5"/>
          </w:numPr>
          <w:tabs>
            <w:tab w:val="num" w:pos="5760"/>
          </w:tabs>
          <w:spacing w:after="240"/>
          <w:ind w:firstLine="5040"/>
          <w:jc w:val="both"/>
          <w:outlineLvl w:val="7"/>
        </w:pPr>
      </w:pPrChange>
    </w:pPr>
    <w:rPr>
      <w:rPrChange w:id="10" w:author="Nick Bernal" w:date="2026-09-26T15:12:00Z">
        <w:rPr>
          <w:sz w:val="24"/>
          <w:lang w:val="en-US" w:eastAsia="en-US" w:bidi="ar-SA"/>
        </w:rPr>
      </w:rPrChange>
    </w:r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  <w:pPrChange w:id="11" w:author="Nick Bernal" w:date="2026-09-26T15:12:00Z">
        <w:pPr>
          <w:numPr>
            <w:ilvl w:val="8"/>
            <w:numId w:val="5"/>
          </w:numPr>
          <w:tabs>
            <w:tab w:val="num" w:pos="6480"/>
          </w:tabs>
          <w:spacing w:after="240"/>
          <w:ind w:firstLine="5760"/>
          <w:jc w:val="both"/>
          <w:outlineLvl w:val="8"/>
        </w:pPr>
      </w:pPrChange>
    </w:pPr>
    <w:rPr>
      <w:rPrChange w:id="11" w:author="Nick Bernal" w:date="2026-09-26T15:12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2026-09-26T19:12:00Z</dcterms:modified>
</cp:coreProperties>
</file>