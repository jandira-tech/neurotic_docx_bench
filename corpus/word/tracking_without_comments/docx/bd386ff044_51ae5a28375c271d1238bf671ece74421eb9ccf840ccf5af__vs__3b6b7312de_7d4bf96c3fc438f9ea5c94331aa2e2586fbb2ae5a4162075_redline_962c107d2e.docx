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808B78" w14:textId="2CDCE249" w:rsidR="00E9753F" w:rsidRPr="00596992" w:rsidRDefault="006D79DA" w:rsidP="003D59C3">
      <w:pPr>
        <w:jc w:val="center"/>
        <w:rPr>
          <w:ins w:id="8" w:author="Pelligrino, Nicole" w:date="2026-09-25T21:12:00Z" w16du:dateUtc="2026-09-26T01:12:00Z"/>
          <w:b/>
          <w:u w:val="single"/>
        </w:rPr>
      </w:pPr>
      <w:ins w:id="9" w:author="Pelligrino, Nicole" w:date="2026-09-25T21:12:00Z" w16du:dateUtc="2026-09-26T01:12:00Z">
        <w:r>
          <w:rPr>
            <w:noProof/>
          </w:rPr>
          <w:drawing>
            <wp:anchor distT="0" distB="0" distL="114300" distR="114300" simplePos="0" relativeHeight="251661312" behindDoc="1" locked="0" layoutInCell="1" allowOverlap="1" wp14:anchorId="57B38CE5" wp14:editId="4D61C5EB">
              <wp:simplePos x="0" y="0"/>
              <wp:positionH relativeFrom="column">
                <wp:posOffset>-628650</wp:posOffset>
              </wp:positionH>
              <wp:positionV relativeFrom="paragraph">
                <wp:posOffset>-638175</wp:posOffset>
              </wp:positionV>
              <wp:extent cx="2143125" cy="469900"/>
              <wp:effectExtent l="0" t="0" r="9525" b="6350"/>
              <wp:wrapNone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HCAFL_H_North_Florida_logo_75.png"/>
                      <pic:cNvPicPr/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43125" cy="469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</wp:anchor>
          </w:drawing>
        </w:r>
        <w:r w:rsidR="00933EF8">
          <w:rPr>
            <w:b/>
            <w:u w:val="single"/>
          </w:rPr>
          <w:t>M</w:t>
        </w:r>
        <w:r w:rsidR="00033CFE">
          <w:rPr>
            <w:b/>
            <w:u w:val="single"/>
          </w:rPr>
          <w:t>other-Focused Care</w:t>
        </w:r>
        <w:r w:rsidR="003D59C3" w:rsidRPr="00596992">
          <w:rPr>
            <w:b/>
            <w:u w:val="single"/>
          </w:rPr>
          <w:t xml:space="preserve"> Screening Questions</w:t>
        </w:r>
      </w:ins>
    </w:p>
    <w:p w14:paraId="18731C77" w14:textId="36F7BE2F" w:rsidR="003D59C3" w:rsidRDefault="003D59C3" w:rsidP="003D59C3">
      <w:pPr>
        <w:pStyle w:val="ListParagraph"/>
        <w:numPr>
          <w:ilvl w:val="0"/>
          <w:numId w:val="1"/>
        </w:numPr>
        <w:rPr>
          <w:ins w:id="10" w:author="Pelligrino, Nicole" w:date="2026-09-25T21:12:00Z" w16du:dateUtc="2026-09-26T01:12:00Z"/>
        </w:rPr>
      </w:pPr>
      <w:ins w:id="11" w:author="Pelligrino, Nicole" w:date="2026-09-25T21:12:00Z" w16du:dateUtc="2026-09-26T01:12:00Z">
        <w:r>
          <w:t>Are you Hispanic</w:t>
        </w:r>
        <w:r w:rsidR="007C11B5">
          <w:t xml:space="preserve">, Latino, or Spanish origin? </w:t>
        </w:r>
      </w:ins>
    </w:p>
    <w:p w14:paraId="1317B89C" w14:textId="42AD0A1A" w:rsidR="003D59C3" w:rsidRDefault="003D59C3" w:rsidP="003D59C3">
      <w:pPr>
        <w:pStyle w:val="ListParagraph"/>
        <w:rPr>
          <w:ins w:id="12" w:author="Pelligrino, Nicole" w:date="2026-09-25T21:12:00Z" w16du:dateUtc="2026-09-26T01:12:00Z"/>
        </w:rPr>
      </w:pPr>
      <w:ins w:id="13" w:author="Pelligrino, Nicole" w:date="2026-09-25T21:12:00Z" w16du:dateUtc="2026-09-26T01:12:00Z">
        <w:r>
          <w:t>Yes _____    No _____</w:t>
        </w:r>
        <w:r w:rsidR="000533D7">
          <w:t xml:space="preserve">   I choose not to answer this question _____</w:t>
        </w:r>
      </w:ins>
    </w:p>
    <w:p w14:paraId="1011E5B5" w14:textId="0F888AE9" w:rsidR="003D59C3" w:rsidRDefault="003D59C3" w:rsidP="003D59C3">
      <w:pPr>
        <w:pStyle w:val="ListParagraph"/>
        <w:rPr>
          <w:ins w:id="14" w:author="Pelligrino, Nicole" w:date="2026-09-25T21:12:00Z" w16du:dateUtc="2026-09-26T01:12:00Z"/>
        </w:rPr>
      </w:pPr>
    </w:p>
    <w:p w14:paraId="19A60A9A" w14:textId="39A66952" w:rsidR="003D59C3" w:rsidRDefault="003D59C3" w:rsidP="003D59C3">
      <w:pPr>
        <w:pStyle w:val="ListParagraph"/>
        <w:numPr>
          <w:ilvl w:val="0"/>
          <w:numId w:val="1"/>
        </w:numPr>
        <w:rPr>
          <w:ins w:id="15" w:author="Pelligrino, Nicole" w:date="2026-09-25T21:12:00Z" w16du:dateUtc="2026-09-26T01:12:00Z"/>
        </w:rPr>
      </w:pPr>
      <w:ins w:id="16" w:author="Pelligrino, Nicole" w:date="2026-09-25T21:12:00Z" w16du:dateUtc="2026-09-26T01:12:00Z">
        <w:r>
          <w:t>Which race</w:t>
        </w:r>
        <w:r w:rsidR="00596992">
          <w:t>(s)</w:t>
        </w:r>
        <w:r>
          <w:t xml:space="preserve"> </w:t>
        </w:r>
        <w:r w:rsidR="007C11B5">
          <w:t>best describes you</w:t>
        </w:r>
        <w:r>
          <w:t xml:space="preserve">? </w:t>
        </w:r>
        <w:r w:rsidR="007C11B5">
          <w:t>(</w:t>
        </w:r>
        <w:r>
          <w:t>Check all that apply</w:t>
        </w:r>
        <w:r w:rsidR="007C11B5">
          <w:t>)</w:t>
        </w:r>
      </w:ins>
    </w:p>
    <w:p w14:paraId="11F1721E" w14:textId="3DD2E260" w:rsidR="003D59C3" w:rsidRDefault="003D59C3" w:rsidP="003D59C3">
      <w:pPr>
        <w:pStyle w:val="ListParagraph"/>
        <w:rPr>
          <w:ins w:id="17" w:author="Pelligrino, Nicole" w:date="2026-09-25T21:12:00Z" w16du:dateUtc="2026-09-26T01:12:00Z"/>
        </w:rPr>
      </w:pPr>
      <w:ins w:id="18" w:author="Pelligrino, Nicole" w:date="2026-09-25T21:12:00Z" w16du:dateUtc="2026-09-26T01:12:00Z">
        <w:r>
          <w:t>_____ White     _____ Black or African American     _____ American Indian or Alaskan Native</w:t>
        </w:r>
      </w:ins>
    </w:p>
    <w:p w14:paraId="76B396E7" w14:textId="379F0CBC" w:rsidR="003D59C3" w:rsidRDefault="003D59C3" w:rsidP="003D59C3">
      <w:pPr>
        <w:pStyle w:val="ListParagraph"/>
        <w:rPr>
          <w:ins w:id="19" w:author="Pelligrino, Nicole" w:date="2026-09-25T21:12:00Z" w16du:dateUtc="2026-09-26T01:12:00Z"/>
        </w:rPr>
      </w:pPr>
      <w:ins w:id="20" w:author="Pelligrino, Nicole" w:date="2026-09-25T21:12:00Z" w16du:dateUtc="2026-09-26T01:12:00Z">
        <w:r>
          <w:t>_____ Asian      _____ Pacific Islander                         _____ Native Hawaiian</w:t>
        </w:r>
      </w:ins>
    </w:p>
    <w:p w14:paraId="62B109FC" w14:textId="35A0F7AD" w:rsidR="00596992" w:rsidRDefault="00596992" w:rsidP="003D59C3">
      <w:pPr>
        <w:pStyle w:val="ListParagraph"/>
        <w:rPr>
          <w:ins w:id="21" w:author="Pelligrino, Nicole" w:date="2026-09-25T21:12:00Z" w16du:dateUtc="2026-09-26T01:12:00Z"/>
        </w:rPr>
      </w:pPr>
      <w:ins w:id="22" w:author="Pelligrino, Nicole" w:date="2026-09-25T21:12:00Z" w16du:dateUtc="2026-09-26T01:12:00Z">
        <w:r>
          <w:t>_____ Other</w:t>
        </w:r>
        <w:r w:rsidR="000533D7">
          <w:t xml:space="preserve">     ____</w:t>
        </w:r>
        <w:r w:rsidR="0092113C">
          <w:t>_ I</w:t>
        </w:r>
        <w:r w:rsidR="000533D7">
          <w:t xml:space="preserve"> choose not to answer this question</w:t>
        </w:r>
      </w:ins>
    </w:p>
    <w:p w14:paraId="3CD9024E" w14:textId="74180CDA" w:rsidR="00DA43F7" w:rsidRDefault="00DA43F7" w:rsidP="003D59C3">
      <w:pPr>
        <w:pStyle w:val="ListParagraph"/>
        <w:rPr>
          <w:ins w:id="23" w:author="Pelligrino, Nicole" w:date="2026-09-25T21:12:00Z" w16du:dateUtc="2026-09-26T01:12:00Z"/>
        </w:rPr>
      </w:pPr>
    </w:p>
    <w:p w14:paraId="6C3A4A8B" w14:textId="27E85B36" w:rsidR="00DA43F7" w:rsidRDefault="00DA43F7" w:rsidP="00DA43F7">
      <w:pPr>
        <w:pStyle w:val="ListParagraph"/>
        <w:numPr>
          <w:ilvl w:val="0"/>
          <w:numId w:val="1"/>
        </w:numPr>
        <w:rPr>
          <w:ins w:id="24" w:author="Pelligrino, Nicole" w:date="2026-09-25T21:12:00Z" w16du:dateUtc="2026-09-26T01:12:00Z"/>
        </w:rPr>
      </w:pPr>
      <w:ins w:id="25" w:author="Pelligrino, Nicole" w:date="2026-09-25T21:12:00Z" w16du:dateUtc="2026-09-26T01:12:00Z">
        <w:r>
          <w:t>Preferred Lang</w:t>
        </w:r>
        <w:r w:rsidR="00940143">
          <w:t>uage:</w:t>
        </w:r>
      </w:ins>
    </w:p>
    <w:p w14:paraId="134A9908" w14:textId="61EF3CFD" w:rsidR="00940143" w:rsidRDefault="00940143" w:rsidP="00940143">
      <w:pPr>
        <w:pStyle w:val="ListParagraph"/>
        <w:rPr>
          <w:ins w:id="26" w:author="Pelligrino, Nicole" w:date="2026-09-25T21:12:00Z" w16du:dateUtc="2026-09-26T01:12:00Z"/>
        </w:rPr>
      </w:pPr>
      <w:ins w:id="27" w:author="Pelligrino, Nicole" w:date="2026-09-25T21:12:00Z" w16du:dateUtc="2026-09-26T01:12:00Z">
        <w:r>
          <w:t>_____ English    _____ Spanish     _____ Other</w:t>
        </w:r>
      </w:ins>
    </w:p>
    <w:p w14:paraId="2FDD75FD" w14:textId="2401E700" w:rsidR="003D59C3" w:rsidRDefault="003D59C3" w:rsidP="003D59C3">
      <w:pPr>
        <w:pStyle w:val="ListParagraph"/>
        <w:rPr>
          <w:ins w:id="28" w:author="Pelligrino, Nicole" w:date="2026-09-25T21:12:00Z" w16du:dateUtc="2026-09-26T01:12:00Z"/>
        </w:rPr>
      </w:pPr>
    </w:p>
    <w:p w14:paraId="5E043995" w14:textId="0942C312" w:rsidR="003D59C3" w:rsidRDefault="003D59C3" w:rsidP="003D59C3">
      <w:pPr>
        <w:pStyle w:val="ListParagraph"/>
        <w:numPr>
          <w:ilvl w:val="0"/>
          <w:numId w:val="1"/>
        </w:numPr>
        <w:rPr>
          <w:ins w:id="29" w:author="Pelligrino, Nicole" w:date="2026-09-25T21:12:00Z" w16du:dateUtc="2026-09-26T01:12:00Z"/>
        </w:rPr>
      </w:pPr>
      <w:ins w:id="30" w:author="Pelligrino, Nicole" w:date="2026-09-25T21:12:00Z" w16du:dateUtc="2026-09-26T01:12:00Z">
        <w:r w:rsidRPr="00676CE8">
          <w:rPr>
            <w:b/>
          </w:rPr>
          <w:t>Food:</w:t>
        </w:r>
        <w:r>
          <w:t xml:space="preserve"> In the past 12 months</w:t>
        </w:r>
        <w:r w:rsidR="00825F14">
          <w:t xml:space="preserve"> </w:t>
        </w:r>
        <w:r>
          <w:t>have you had difficulty buying enough food?</w:t>
        </w:r>
      </w:ins>
    </w:p>
    <w:p w14:paraId="6321FEB1" w14:textId="2364135C" w:rsidR="00811445" w:rsidRDefault="003D59C3" w:rsidP="00811445">
      <w:pPr>
        <w:pStyle w:val="ListParagraph"/>
        <w:rPr>
          <w:ins w:id="31" w:author="Pelligrino, Nicole" w:date="2026-09-25T21:12:00Z" w16du:dateUtc="2026-09-26T01:12:00Z"/>
        </w:rPr>
      </w:pPr>
      <w:ins w:id="32" w:author="Pelligrino, Nicole" w:date="2026-09-25T21:12:00Z" w16du:dateUtc="2026-09-26T01:12:00Z">
        <w:r>
          <w:t>Yes _____     No _____</w:t>
        </w:r>
        <w:r w:rsidR="00811445">
          <w:t xml:space="preserve">    I choose not to answer this question _____</w:t>
        </w:r>
      </w:ins>
    </w:p>
    <w:p w14:paraId="039F95D2" w14:textId="563D5C1F" w:rsidR="0037110B" w:rsidRDefault="0037110B" w:rsidP="0037110B">
      <w:pPr>
        <w:pStyle w:val="ListParagraph"/>
        <w:rPr>
          <w:ins w:id="33" w:author="Pelligrino, Nicole" w:date="2026-09-25T21:12:00Z" w16du:dateUtc="2026-09-26T01:12:00Z"/>
        </w:rPr>
      </w:pPr>
      <w:ins w:id="34" w:author="Pelligrino, Nicole" w:date="2026-09-25T21:12:00Z" w16du:dateUtc="2026-09-26T01:12:00Z">
        <w:r>
          <w:t>Are you part of the WIC program?   Yes______ No______</w:t>
        </w:r>
      </w:ins>
    </w:p>
    <w:p w14:paraId="58BBF848" w14:textId="3E8B7D31" w:rsidR="0037110B" w:rsidRDefault="0037110B" w:rsidP="0037110B">
      <w:pPr>
        <w:pStyle w:val="ListParagraph"/>
        <w:rPr>
          <w:ins w:id="35" w:author="Pelligrino, Nicole" w:date="2026-09-25T21:12:00Z" w16du:dateUtc="2026-09-26T01:12:00Z"/>
        </w:rPr>
      </w:pPr>
      <w:ins w:id="36" w:author="Pelligrino, Nicole" w:date="2026-09-25T21:12:00Z" w16du:dateUtc="2026-09-26T01:12:00Z">
        <w:r>
          <w:t>If not, would you like information?  Yes______ No______</w:t>
        </w:r>
      </w:ins>
    </w:p>
    <w:p w14:paraId="2A34A5EB" w14:textId="1943ABA7" w:rsidR="003D59C3" w:rsidRDefault="003D59C3" w:rsidP="003D59C3">
      <w:pPr>
        <w:pStyle w:val="ListParagraph"/>
        <w:rPr>
          <w:ins w:id="37" w:author="Pelligrino, Nicole" w:date="2026-09-25T21:12:00Z" w16du:dateUtc="2026-09-26T01:12:00Z"/>
        </w:rPr>
      </w:pPr>
    </w:p>
    <w:p w14:paraId="75BC3311" w14:textId="257BA28A" w:rsidR="0037110B" w:rsidRDefault="00676CE8" w:rsidP="0037110B">
      <w:pPr>
        <w:pStyle w:val="ListParagraph"/>
        <w:numPr>
          <w:ilvl w:val="0"/>
          <w:numId w:val="1"/>
        </w:numPr>
        <w:rPr>
          <w:ins w:id="38" w:author="Pelligrino, Nicole" w:date="2026-09-25T21:12:00Z" w16du:dateUtc="2026-09-26T01:12:00Z"/>
        </w:rPr>
      </w:pPr>
      <w:ins w:id="39" w:author="Pelligrino, Nicole" w:date="2026-09-25T21:12:00Z" w16du:dateUtc="2026-09-26T01:12:00Z">
        <w:r w:rsidRPr="00676CE8">
          <w:rPr>
            <w:b/>
          </w:rPr>
          <w:t>Housing:</w:t>
        </w:r>
        <w:r>
          <w:t xml:space="preserve"> </w:t>
        </w:r>
        <w:r w:rsidR="0037110B">
          <w:t>Are you worried about housing?</w:t>
        </w:r>
      </w:ins>
    </w:p>
    <w:p w14:paraId="51616B9D" w14:textId="21BCC812" w:rsidR="00676CE8" w:rsidRDefault="0037110B" w:rsidP="0037110B">
      <w:pPr>
        <w:pStyle w:val="ListParagraph"/>
        <w:rPr>
          <w:ins w:id="40" w:author="Pelligrino, Nicole" w:date="2026-09-25T21:12:00Z" w16du:dateUtc="2026-09-26T01:12:00Z"/>
        </w:rPr>
      </w:pPr>
      <w:ins w:id="41" w:author="Pelligrino, Nicole" w:date="2026-09-25T21:12:00Z" w16du:dateUtc="2026-09-26T01:12:00Z">
        <w:r>
          <w:t xml:space="preserve">Yes______ No______ </w:t>
        </w:r>
        <w:r w:rsidR="00676CE8">
          <w:t>I choose not to answer this question</w:t>
        </w:r>
        <w:r>
          <w:t xml:space="preserve"> ______</w:t>
        </w:r>
      </w:ins>
    </w:p>
    <w:p w14:paraId="216A414D" w14:textId="7366B919" w:rsidR="00676CE8" w:rsidRDefault="00676CE8" w:rsidP="00676CE8">
      <w:pPr>
        <w:pStyle w:val="ListParagraph"/>
        <w:rPr>
          <w:ins w:id="42" w:author="Pelligrino, Nicole" w:date="2026-09-25T21:12:00Z" w16du:dateUtc="2026-09-26T01:12:00Z"/>
        </w:rPr>
      </w:pPr>
    </w:p>
    <w:p w14:paraId="0457E398" w14:textId="0744C80B" w:rsidR="00676CE8" w:rsidRDefault="00676CE8" w:rsidP="00676CE8">
      <w:pPr>
        <w:pStyle w:val="ListParagraph"/>
        <w:numPr>
          <w:ilvl w:val="0"/>
          <w:numId w:val="1"/>
        </w:numPr>
        <w:rPr>
          <w:ins w:id="43" w:author="Pelligrino, Nicole" w:date="2026-09-25T21:12:00Z" w16du:dateUtc="2026-09-26T01:12:00Z"/>
        </w:rPr>
      </w:pPr>
      <w:ins w:id="44" w:author="Pelligrino, Nicole" w:date="2026-09-25T21:12:00Z" w16du:dateUtc="2026-09-26T01:12:00Z">
        <w:r w:rsidRPr="00676CE8">
          <w:rPr>
            <w:b/>
          </w:rPr>
          <w:t>Utilities:</w:t>
        </w:r>
        <w:r>
          <w:t xml:space="preserve"> In the past 12 months have you had difficulty paying your electric bills?</w:t>
        </w:r>
      </w:ins>
    </w:p>
    <w:p w14:paraId="3AC2EFAC" w14:textId="6AB4A851" w:rsidR="00676CE8" w:rsidRDefault="00676CE8" w:rsidP="00676CE8">
      <w:pPr>
        <w:pStyle w:val="ListParagraph"/>
        <w:rPr>
          <w:ins w:id="45" w:author="Pelligrino, Nicole" w:date="2026-09-25T21:12:00Z" w16du:dateUtc="2026-09-26T01:12:00Z"/>
        </w:rPr>
      </w:pPr>
      <w:ins w:id="46" w:author="Pelligrino, Nicole" w:date="2026-09-25T21:12:00Z" w16du:dateUtc="2026-09-26T01:12:00Z">
        <w:r>
          <w:t>Yes _____     No _____</w:t>
        </w:r>
        <w:r w:rsidR="00811445">
          <w:t xml:space="preserve">    I choose not to answer this question _____</w:t>
        </w:r>
      </w:ins>
    </w:p>
    <w:p w14:paraId="63716ED3" w14:textId="77777777" w:rsidR="00676CE8" w:rsidRDefault="00676CE8" w:rsidP="00676CE8">
      <w:pPr>
        <w:pStyle w:val="ListParagraph"/>
        <w:rPr>
          <w:ins w:id="47" w:author="Pelligrino, Nicole" w:date="2026-09-25T21:12:00Z" w16du:dateUtc="2026-09-26T01:12:00Z"/>
        </w:rPr>
      </w:pPr>
    </w:p>
    <w:p w14:paraId="11B59096" w14:textId="4D109162" w:rsidR="00676CE8" w:rsidRDefault="00676CE8" w:rsidP="00676CE8">
      <w:pPr>
        <w:pStyle w:val="ListParagraph"/>
        <w:numPr>
          <w:ilvl w:val="0"/>
          <w:numId w:val="1"/>
        </w:numPr>
        <w:rPr>
          <w:ins w:id="48" w:author="Pelligrino, Nicole" w:date="2026-09-25T21:12:00Z" w16du:dateUtc="2026-09-26T01:12:00Z"/>
        </w:rPr>
      </w:pPr>
      <w:ins w:id="49" w:author="Pelligrino, Nicole" w:date="2026-09-25T21:12:00Z" w16du:dateUtc="2026-09-26T01:12:00Z">
        <w:r w:rsidRPr="00676CE8">
          <w:rPr>
            <w:b/>
          </w:rPr>
          <w:t>Transportation:</w:t>
        </w:r>
        <w:r>
          <w:t xml:space="preserve"> Has lack of transportation kept you from medical appointments, meetings, work, or from getting things needed for daily living? </w:t>
        </w:r>
      </w:ins>
    </w:p>
    <w:p w14:paraId="7D788E99" w14:textId="680DB889" w:rsidR="00676CE8" w:rsidRDefault="00676CE8" w:rsidP="00676CE8">
      <w:pPr>
        <w:pStyle w:val="ListParagraph"/>
        <w:rPr>
          <w:ins w:id="50" w:author="Pelligrino, Nicole" w:date="2026-09-25T21:12:00Z" w16du:dateUtc="2026-09-26T01:12:00Z"/>
        </w:rPr>
      </w:pPr>
      <w:ins w:id="51" w:author="Pelligrino, Nicole" w:date="2026-09-25T21:12:00Z" w16du:dateUtc="2026-09-26T01:12:00Z">
        <w:r>
          <w:t>Yes _____     No _____</w:t>
        </w:r>
        <w:r w:rsidR="00811445">
          <w:t xml:space="preserve">    I choose not to answer this question _____</w:t>
        </w:r>
      </w:ins>
    </w:p>
    <w:p w14:paraId="2EB0137B" w14:textId="2E6FED35" w:rsidR="00900CFB" w:rsidRDefault="00702E87" w:rsidP="00900CFB">
      <w:pPr>
        <w:pStyle w:val="ListParagraph"/>
        <w:rPr>
          <w:ins w:id="52" w:author="Pelligrino, Nicole" w:date="2026-09-25T21:12:00Z" w16du:dateUtc="2026-09-26T01:12:00Z"/>
        </w:rPr>
      </w:pPr>
      <w:ins w:id="53" w:author="Pelligrino, Nicole" w:date="2026-09-25T21:12:00Z" w16du:dateUtc="2026-09-26T01:12:00Z">
        <w:r>
          <w:t xml:space="preserve">Do you have a car seat? Yes_____ No____ </w:t>
        </w:r>
        <w:r w:rsidR="006D38B6">
          <w:t>Would you like help getting a car seat? Yes___</w:t>
        </w:r>
        <w:r w:rsidR="00CD0F55">
          <w:t xml:space="preserve"> No___</w:t>
        </w:r>
      </w:ins>
    </w:p>
    <w:p w14:paraId="1503880F" w14:textId="77777777" w:rsidR="00676CE8" w:rsidRDefault="00676CE8" w:rsidP="00676CE8">
      <w:pPr>
        <w:pStyle w:val="ListParagraph"/>
        <w:rPr>
          <w:ins w:id="54" w:author="Pelligrino, Nicole" w:date="2026-09-25T21:12:00Z" w16du:dateUtc="2026-09-26T01:12:00Z"/>
        </w:rPr>
      </w:pPr>
    </w:p>
    <w:p w14:paraId="43876052" w14:textId="05517F58" w:rsidR="00676CE8" w:rsidRDefault="00676CE8" w:rsidP="00676CE8">
      <w:pPr>
        <w:pStyle w:val="ListParagraph"/>
        <w:numPr>
          <w:ilvl w:val="0"/>
          <w:numId w:val="1"/>
        </w:numPr>
        <w:rPr>
          <w:ins w:id="55" w:author="Pelligrino, Nicole" w:date="2026-09-25T21:12:00Z" w16du:dateUtc="2026-09-26T01:12:00Z"/>
        </w:rPr>
      </w:pPr>
      <w:ins w:id="56" w:author="Pelligrino, Nicole" w:date="2026-09-25T21:12:00Z" w16du:dateUtc="2026-09-26T01:12:00Z">
        <w:r w:rsidRPr="00596992">
          <w:rPr>
            <w:b/>
          </w:rPr>
          <w:t>Safety:</w:t>
        </w:r>
        <w:r>
          <w:t xml:space="preserve"> Do you feel physically and emotionally safe where you currently live</w:t>
        </w:r>
        <w:r w:rsidR="00596992">
          <w:t>?</w:t>
        </w:r>
      </w:ins>
    </w:p>
    <w:p w14:paraId="3B86FE75" w14:textId="195DAD43" w:rsidR="00676CE8" w:rsidRDefault="00676CE8" w:rsidP="00676CE8">
      <w:pPr>
        <w:pStyle w:val="ListParagraph"/>
        <w:rPr>
          <w:ins w:id="57" w:author="Pelligrino, Nicole" w:date="2026-09-25T21:12:00Z" w16du:dateUtc="2026-09-26T01:12:00Z"/>
        </w:rPr>
      </w:pPr>
      <w:ins w:id="58" w:author="Pelligrino, Nicole" w:date="2026-09-25T21:12:00Z" w16du:dateUtc="2026-09-26T01:12:00Z">
        <w:r>
          <w:t>Yes _____     No _____</w:t>
        </w:r>
        <w:r w:rsidR="00811445">
          <w:t xml:space="preserve">    I choose not to answer this question _____</w:t>
        </w:r>
      </w:ins>
    </w:p>
    <w:p w14:paraId="44DCB215" w14:textId="06FBC39A" w:rsidR="00676CE8" w:rsidRDefault="00676CE8" w:rsidP="00676CE8">
      <w:pPr>
        <w:pStyle w:val="ListParagraph"/>
        <w:rPr>
          <w:ins w:id="59" w:author="Pelligrino, Nicole" w:date="2026-09-25T21:12:00Z" w16du:dateUtc="2026-09-26T01:12:00Z"/>
        </w:rPr>
      </w:pPr>
    </w:p>
    <w:p w14:paraId="61A8B8D4" w14:textId="581A36BF" w:rsidR="00676CE8" w:rsidRDefault="00676CE8" w:rsidP="00676CE8">
      <w:pPr>
        <w:pStyle w:val="ListParagraph"/>
        <w:rPr>
          <w:ins w:id="60" w:author="Pelligrino, Nicole" w:date="2026-09-25T21:12:00Z" w16du:dateUtc="2026-09-26T01:12:00Z"/>
        </w:rPr>
      </w:pPr>
    </w:p>
    <w:p w14:paraId="3DAFF1CD" w14:textId="77777777" w:rsidR="0028233F" w:rsidRPr="0028233F" w:rsidRDefault="009C62BB" w:rsidP="0028233F">
      <w:pPr>
        <w:ind w:left="-360" w:right="-360"/>
        <w:jc w:val="right"/>
        <w:rPr>
          <w:del w:id="61" w:author="Pelligrino, Nicole" w:date="2026-09-25T21:12:00Z" w16du:dateUtc="2026-09-26T01:12:00Z"/>
          <w:b/>
        </w:rPr>
      </w:pPr>
      <w:ins w:id="62" w:author="Pelligrino, Nicole" w:date="2026-09-25T21:12:00Z" w16du:dateUtc="2026-09-26T01:12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445131E9" wp14:editId="6235B645">
                  <wp:simplePos x="0" y="0"/>
                  <wp:positionH relativeFrom="column">
                    <wp:posOffset>4105275</wp:posOffset>
                  </wp:positionH>
                  <wp:positionV relativeFrom="paragraph">
                    <wp:posOffset>1033145</wp:posOffset>
                  </wp:positionV>
                  <wp:extent cx="2352675" cy="885825"/>
                  <wp:effectExtent l="0" t="0" r="28575" b="28575"/>
                  <wp:wrapNone/>
                  <wp:docPr id="2" name="Text Box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352675" cy="8858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7CFD0E7" w14:textId="77777777" w:rsidR="009C62BB" w:rsidRDefault="009C62BB">
                              <w:pPr>
                                <w:rPr>
                                  <w:ins w:id="63" w:author="Pelligrino, Nicole" w:date="2026-09-25T21:12:00Z" w16du:dateUtc="2026-09-26T01:12:00Z"/>
                                </w:rPr>
                              </w:pPr>
                              <w:ins w:id="64" w:author="Pelligrino, Nicole" w:date="2026-09-25T21:12:00Z" w16du:dateUtc="2026-09-26T01:12:00Z">
                                <w:r>
                                  <w:t xml:space="preserve">                     </w:t>
                                </w:r>
                              </w:ins>
                            </w:p>
                            <w:p w14:paraId="5369E01C" w14:textId="62AE310F" w:rsidR="009C62BB" w:rsidRDefault="009C62BB">
                              <w:pPr>
                                <w:rPr>
                                  <w:ins w:id="65" w:author="Pelligrino, Nicole" w:date="2026-09-25T21:12:00Z" w16du:dateUtc="2026-09-26T01:12:00Z"/>
                                </w:rPr>
                              </w:pPr>
                              <w:ins w:id="66" w:author="Pelligrino, Nicole" w:date="2026-09-25T21:12:00Z" w16du:dateUtc="2026-09-26T01:12:00Z">
                                <w:r>
                                  <w:t xml:space="preserve">                    PATIENT LABEL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45131E9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323.25pt;margin-top:81.35pt;width:185.25pt;height:6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" fillcolor="white [3201]" strokeweight=".5pt">
                  <v:textbox>
                    <w:txbxContent>
                      <w:p w14:paraId="37CFD0E7" w14:textId="77777777" w:rsidR="009C62BB" w:rsidRDefault="009C62BB">
                        <w:pPr>
                          <w:rPr>
                            <w:ins w:id="67" w:author="Pelligrino, Nicole" w:date="2026-09-25T21:12:00Z" w16du:dateUtc="2026-09-26T01:12:00Z"/>
                          </w:rPr>
                        </w:pPr>
                        <w:ins w:id="68" w:author="Pelligrino, Nicole" w:date="2026-09-25T21:12:00Z" w16du:dateUtc="2026-09-26T01:12:00Z">
                          <w:r>
                            <w:t xml:space="preserve">                     </w:t>
                          </w:r>
                        </w:ins>
                      </w:p>
                      <w:p w14:paraId="5369E01C" w14:textId="62AE310F" w:rsidR="009C62BB" w:rsidRDefault="009C62BB">
                        <w:pPr>
                          <w:rPr>
                            <w:ins w:id="69" w:author="Pelligrino, Nicole" w:date="2026-09-25T21:12:00Z" w16du:dateUtc="2026-09-26T01:12:00Z"/>
                          </w:rPr>
                        </w:pPr>
                        <w:ins w:id="70" w:author="Pelligrino, Nicole" w:date="2026-09-25T21:12:00Z" w16du:dateUtc="2026-09-26T01:12:00Z">
                          <w:r>
                            <w:t xml:space="preserve">                    PATIENT LABEL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</w:ins>
      <w:del w:id="71" w:author="Pelligrino, Nicole" w:date="2026-09-25T21:12:00Z" w16du:dateUtc="2026-09-26T01:12:00Z">
        <w:r w:rsidR="0028233F" w:rsidRPr="0028233F">
          <w:rPr>
            <w:b/>
            <w:noProof/>
          </w:rPr>
          <w:drawing>
            <wp:anchor distT="0" distB="0" distL="114300" distR="114300" simplePos="0" relativeHeight="251658240" behindDoc="0" locked="0" layoutInCell="1" allowOverlap="1" wp14:anchorId="33C3A4D1" wp14:editId="4B8019CA">
              <wp:simplePos x="0" y="0"/>
              <wp:positionH relativeFrom="margin">
                <wp:align>center</wp:align>
              </wp:positionH>
              <wp:positionV relativeFrom="margin">
                <wp:align>top</wp:align>
              </wp:positionV>
              <wp:extent cx="3327400" cy="1092200"/>
              <wp:effectExtent l="0" t="0" r="0" b="0"/>
              <wp:wrapSquare wrapText="bothSides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327400" cy="1092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 w:rsidR="006D7341" w:rsidRPr="0028233F">
          <w:rPr>
            <w:b/>
          </w:rPr>
          <w:delText xml:space="preserve"> </w:delText>
        </w:r>
      </w:del>
    </w:p>
    <w:p w14:paraId="12822A91" w14:textId="77777777" w:rsidR="0028233F" w:rsidRPr="0028233F" w:rsidRDefault="0028233F" w:rsidP="0028233F">
      <w:pPr>
        <w:ind w:left="-360" w:right="-360"/>
        <w:jc w:val="right"/>
        <w:rPr>
          <w:del w:id="72" w:author="Pelligrino, Nicole" w:date="2026-09-25T21:12:00Z" w16du:dateUtc="2026-09-26T01:12:00Z"/>
          <w:b/>
        </w:rPr>
      </w:pPr>
    </w:p>
    <w:p w14:paraId="0FC95576" w14:textId="77777777" w:rsidR="0028233F" w:rsidRPr="0028233F" w:rsidRDefault="0028233F" w:rsidP="0028233F">
      <w:pPr>
        <w:ind w:left="-360" w:right="-360"/>
        <w:jc w:val="right"/>
        <w:rPr>
          <w:del w:id="73" w:author="Pelligrino, Nicole" w:date="2026-09-25T21:12:00Z" w16du:dateUtc="2026-09-26T01:12:00Z"/>
          <w:b/>
        </w:rPr>
      </w:pPr>
    </w:p>
    <w:p w14:paraId="39E037F4" w14:textId="77777777" w:rsidR="0028233F" w:rsidRPr="0028233F" w:rsidRDefault="0028233F" w:rsidP="0028233F">
      <w:pPr>
        <w:ind w:left="-360" w:right="-360"/>
        <w:jc w:val="right"/>
        <w:rPr>
          <w:del w:id="74" w:author="Pelligrino, Nicole" w:date="2026-09-25T21:12:00Z" w16du:dateUtc="2026-09-26T01:12:00Z"/>
          <w:b/>
        </w:rPr>
      </w:pPr>
    </w:p>
    <w:p w14:paraId="69CF6C4C" w14:textId="77777777" w:rsidR="0028233F" w:rsidRPr="0028233F" w:rsidRDefault="0028233F" w:rsidP="0028233F">
      <w:pPr>
        <w:ind w:left="-360" w:right="-360"/>
        <w:jc w:val="right"/>
        <w:rPr>
          <w:del w:id="75" w:author="Pelligrino, Nicole" w:date="2026-09-25T21:12:00Z" w16du:dateUtc="2026-09-26T01:12:00Z"/>
          <w:b/>
        </w:rPr>
      </w:pPr>
    </w:p>
    <w:p w14:paraId="557A8596" w14:textId="77777777" w:rsidR="0028233F" w:rsidRPr="0028233F" w:rsidRDefault="0028233F" w:rsidP="0028233F">
      <w:pPr>
        <w:ind w:left="-360" w:right="-360"/>
        <w:jc w:val="right"/>
        <w:rPr>
          <w:del w:id="76" w:author="Pelligrino, Nicole" w:date="2026-09-25T21:12:00Z" w16du:dateUtc="2026-09-26T01:12:00Z"/>
          <w:b/>
        </w:rPr>
      </w:pPr>
    </w:p>
    <w:p w14:paraId="5863AD7F" w14:textId="77777777" w:rsidR="0028233F" w:rsidRPr="0028233F" w:rsidRDefault="0028233F" w:rsidP="0028233F">
      <w:pPr>
        <w:ind w:left="-360" w:right="-360"/>
        <w:jc w:val="right"/>
        <w:rPr>
          <w:del w:id="77" w:author="Pelligrino, Nicole" w:date="2026-09-25T21:12:00Z" w16du:dateUtc="2026-09-26T01:12:00Z"/>
          <w:b/>
        </w:rPr>
      </w:pPr>
    </w:p>
    <w:p w14:paraId="45BFEDCD" w14:textId="61737F9A" w:rsidR="00D95A4D" w:rsidRPr="0028233F" w:rsidRDefault="000E7174" w:rsidP="0028233F">
      <w:pPr>
        <w:ind w:left="-360" w:right="-360"/>
        <w:jc w:val="center"/>
        <w:rPr>
          <w:del w:id="78" w:author="Pelligrino, Nicole" w:date="2026-09-25T21:12:00Z" w16du:dateUtc="2026-09-26T01:12:00Z"/>
          <w:b/>
        </w:rPr>
      </w:pPr>
      <w:del w:id="79" w:author="Pelligrino, Nicole" w:date="2026-09-25T21:12:00Z" w16du:dateUtc="2026-09-26T01:12:00Z">
        <w:r w:rsidRPr="0028233F">
          <w:rPr>
            <w:b/>
          </w:rPr>
          <w:delText>ACADEMIC AFFAIRS</w:delText>
        </w:r>
        <w:r w:rsidR="0028233F" w:rsidRPr="0028233F">
          <w:rPr>
            <w:b/>
          </w:rPr>
          <w:delText xml:space="preserve"> </w:delText>
        </w:r>
        <w:r w:rsidRPr="0028233F">
          <w:rPr>
            <w:b/>
          </w:rPr>
          <w:delText>TRAVEL REQUEST FORM</w:delText>
        </w:r>
      </w:del>
    </w:p>
    <w:p w14:paraId="6C736917" w14:textId="77777777" w:rsidR="0028233F" w:rsidRPr="0028233F" w:rsidRDefault="0028233F" w:rsidP="0028233F">
      <w:pPr>
        <w:ind w:right="-360"/>
        <w:rPr>
          <w:del w:id="80" w:author="Pelligrino, Nicole" w:date="2026-09-25T21:12:00Z" w16du:dateUtc="2026-09-26T01:12:00Z"/>
          <w:b/>
        </w:rPr>
      </w:pPr>
    </w:p>
    <w:p w14:paraId="1735C34A" w14:textId="77E4482C" w:rsidR="009867BD" w:rsidRPr="0028233F" w:rsidRDefault="009867BD" w:rsidP="009867BD">
      <w:pPr>
        <w:ind w:left="-360" w:right="-360"/>
        <w:jc w:val="center"/>
        <w:rPr>
          <w:del w:id="81" w:author="Pelligrino, Nicole" w:date="2026-09-25T21:12:00Z" w16du:dateUtc="2026-09-26T01:12:00Z"/>
          <w:b/>
        </w:rPr>
      </w:pPr>
      <w:del w:id="82" w:author="Pelligrino, Nicole" w:date="2026-09-25T21:12:00Z" w16du:dateUtc="2026-09-26T01:12:00Z">
        <w:r w:rsidRPr="0028233F">
          <w:rPr>
            <w:b/>
          </w:rPr>
          <w:delText xml:space="preserve">Due Monday, September </w:delText>
        </w:r>
        <w:r w:rsidR="00473FBE" w:rsidRPr="0028233F">
          <w:rPr>
            <w:b/>
          </w:rPr>
          <w:delText>12, 20</w:delText>
        </w:r>
        <w:r w:rsidR="009D6736">
          <w:rPr>
            <w:b/>
          </w:rPr>
          <w:delText>1</w:delText>
        </w:r>
        <w:r w:rsidR="00473FBE" w:rsidRPr="0028233F">
          <w:rPr>
            <w:b/>
          </w:rPr>
          <w:delText>6</w:delText>
        </w:r>
        <w:r w:rsidRPr="0028233F">
          <w:rPr>
            <w:b/>
          </w:rPr>
          <w:delText>– 8:00 a.m.</w:delText>
        </w:r>
      </w:del>
    </w:p>
    <w:p w14:paraId="0491A45C" w14:textId="77777777" w:rsidR="009867BD" w:rsidRPr="0028233F" w:rsidRDefault="009867BD" w:rsidP="009867BD">
      <w:pPr>
        <w:ind w:left="-360" w:right="-360"/>
        <w:jc w:val="center"/>
        <w:rPr>
          <w:del w:id="83" w:author="Pelligrino, Nicole" w:date="2026-09-25T21:12:00Z" w16du:dateUtc="2026-09-26T01:12:00Z"/>
        </w:rPr>
      </w:pPr>
      <w:del w:id="84" w:author="Pelligrino, Nicole" w:date="2026-09-25T21:12:00Z" w16du:dateUtc="2026-09-26T01:12:00Z">
        <w:r w:rsidRPr="0028233F">
          <w:rPr>
            <w:b/>
            <w:u w:val="single"/>
          </w:rPr>
          <w:delText>ALL SUBMISSIONS MUST BE SUBMITTED AS ELECTRONIC WORD DOCUMENTS</w:delText>
        </w:r>
        <w:r w:rsidRPr="0028233F">
          <w:delText xml:space="preserve"> </w:delText>
        </w:r>
      </w:del>
    </w:p>
    <w:p w14:paraId="625B12EB" w14:textId="77777777" w:rsidR="009867BD" w:rsidRPr="0028233F" w:rsidRDefault="009867BD" w:rsidP="009867BD">
      <w:pPr>
        <w:ind w:left="-360" w:right="-360"/>
        <w:jc w:val="center"/>
        <w:rPr>
          <w:del w:id="85" w:author="Pelligrino, Nicole" w:date="2026-09-25T21:12:00Z" w16du:dateUtc="2026-09-26T01:12:00Z"/>
          <w:b/>
          <w:u w:val="single"/>
        </w:rPr>
      </w:pPr>
      <w:del w:id="86" w:author="Pelligrino, Nicole" w:date="2026-09-25T21:12:00Z" w16du:dateUtc="2026-09-26T01:12:00Z">
        <w:r w:rsidRPr="0028233F">
          <w:delText xml:space="preserve">by email to </w:delText>
        </w:r>
        <w:r>
          <w:fldChar w:fldCharType="begin"/>
        </w:r>
        <w:r>
          <w:delInstrText>HYPERLINK "mailto:djm5@psu.edu"</w:delInstrText>
        </w:r>
        <w:r>
          <w:fldChar w:fldCharType="separate"/>
        </w:r>
        <w:r w:rsidRPr="0028233F">
          <w:rPr>
            <w:rStyle w:val="Hyperlink"/>
          </w:rPr>
          <w:delText>djm5@psu.edu</w:delText>
        </w:r>
        <w:r>
          <w:fldChar w:fldCharType="end"/>
        </w:r>
      </w:del>
    </w:p>
    <w:p w14:paraId="3996757F" w14:textId="77777777" w:rsidR="00FD32EA" w:rsidRPr="0028233F" w:rsidRDefault="00FD32EA" w:rsidP="0028233F">
      <w:pPr>
        <w:ind w:right="-360"/>
        <w:rPr>
          <w:del w:id="87" w:author="Pelligrino, Nicole" w:date="2026-09-25T21:12:00Z" w16du:dateUtc="2026-09-26T01:12:00Z"/>
          <w:u w:val="single"/>
        </w:rPr>
      </w:pPr>
    </w:p>
    <w:p w14:paraId="5C264D65" w14:textId="77777777" w:rsidR="0009017D" w:rsidRPr="0028233F" w:rsidRDefault="00D95A4D" w:rsidP="009867BD">
      <w:pPr>
        <w:ind w:left="-360" w:right="-360"/>
        <w:rPr>
          <w:del w:id="88" w:author="Pelligrino, Nicole" w:date="2026-09-25T21:12:00Z" w16du:dateUtc="2026-09-26T01:12:00Z"/>
        </w:rPr>
      </w:pPr>
      <w:del w:id="89" w:author="Pelligrino, Nicole" w:date="2026-09-25T21:12:00Z" w16du:dateUtc="2026-09-26T01:12:00Z">
        <w:r w:rsidRPr="0028233F">
          <w:rPr>
            <w:u w:val="single"/>
          </w:rPr>
          <w:delText>NOTE</w:delText>
        </w:r>
        <w:r w:rsidRPr="0028233F">
          <w:delText>: One Request Per Form</w:delText>
        </w:r>
        <w:r w:rsidRPr="0028233F">
          <w:tab/>
        </w:r>
        <w:r w:rsidRPr="0028233F">
          <w:tab/>
        </w:r>
        <w:r w:rsidRPr="0028233F">
          <w:tab/>
        </w:r>
      </w:del>
    </w:p>
    <w:p w14:paraId="447407BD" w14:textId="77777777" w:rsidR="005C3C3A" w:rsidRPr="0028233F" w:rsidRDefault="005C3C3A" w:rsidP="009867BD">
      <w:pPr>
        <w:ind w:left="-360" w:right="-360"/>
        <w:rPr>
          <w:del w:id="90" w:author="Pelligrino, Nicole" w:date="2026-09-25T21:12:00Z" w16du:dateUtc="2026-09-26T01:12:00Z"/>
        </w:rPr>
      </w:pPr>
    </w:p>
    <w:p w14:paraId="3259B4A7" w14:textId="77777777" w:rsidR="00D95A4D" w:rsidRPr="0028233F" w:rsidRDefault="00D95A4D" w:rsidP="009867BD">
      <w:pPr>
        <w:ind w:left="-360" w:right="-360"/>
        <w:rPr>
          <w:del w:id="91" w:author="Pelligrino, Nicole" w:date="2026-09-25T21:12:00Z" w16du:dateUtc="2026-09-26T01:12:00Z"/>
        </w:rPr>
      </w:pPr>
      <w:del w:id="92" w:author="Pelligrino, Nicole" w:date="2026-09-25T21:12:00Z" w16du:dateUtc="2026-09-26T01:12:00Z">
        <w:r w:rsidRPr="0028233F">
          <w:rPr>
            <w:b/>
          </w:rPr>
          <w:delText>Date</w:delText>
        </w:r>
        <w:r w:rsidR="005C3C3A" w:rsidRPr="0028233F">
          <w:rPr>
            <w:b/>
          </w:rPr>
          <w:delText xml:space="preserve"> submitted</w:delText>
        </w:r>
        <w:r w:rsidR="009871D6" w:rsidRPr="0028233F">
          <w:delText>:</w:delText>
        </w:r>
      </w:del>
    </w:p>
    <w:p w14:paraId="36744016" w14:textId="77777777" w:rsidR="00D95A4D" w:rsidRPr="0028233F" w:rsidRDefault="00D95A4D" w:rsidP="009867BD">
      <w:pPr>
        <w:ind w:left="-360" w:right="-360"/>
        <w:rPr>
          <w:del w:id="93" w:author="Pelligrino, Nicole" w:date="2026-09-25T21:12:00Z" w16du:dateUtc="2026-09-26T01:12:00Z"/>
        </w:rPr>
      </w:pPr>
    </w:p>
    <w:p w14:paraId="24CB6888" w14:textId="77777777" w:rsidR="00D95A4D" w:rsidRPr="0028233F" w:rsidRDefault="00D95A4D" w:rsidP="009867BD">
      <w:pPr>
        <w:ind w:left="-360" w:right="-360"/>
        <w:rPr>
          <w:del w:id="94" w:author="Pelligrino, Nicole" w:date="2026-09-25T21:12:00Z" w16du:dateUtc="2026-09-26T01:12:00Z"/>
        </w:rPr>
      </w:pPr>
      <w:del w:id="95" w:author="Pelligrino, Nicole" w:date="2026-09-25T21:12:00Z" w16du:dateUtc="2026-09-26T01:12:00Z">
        <w:r w:rsidRPr="0028233F">
          <w:rPr>
            <w:b/>
          </w:rPr>
          <w:delText>Name</w:delText>
        </w:r>
        <w:r w:rsidR="009871D6" w:rsidRPr="0028233F">
          <w:delText>:</w:delText>
        </w:r>
        <w:r w:rsidR="009871D6" w:rsidRPr="0028233F">
          <w:tab/>
        </w:r>
        <w:r w:rsidR="009871D6" w:rsidRPr="0028233F">
          <w:tab/>
        </w:r>
        <w:r w:rsidR="009871D6" w:rsidRPr="0028233F">
          <w:tab/>
        </w:r>
        <w:r w:rsidR="009871D6" w:rsidRPr="0028233F">
          <w:tab/>
        </w:r>
        <w:r w:rsidRPr="0028233F">
          <w:delText xml:space="preserve"> </w:delText>
        </w:r>
      </w:del>
    </w:p>
    <w:p w14:paraId="2A75E966" w14:textId="77777777" w:rsidR="00D95A4D" w:rsidRPr="0028233F" w:rsidRDefault="00D95A4D" w:rsidP="009867BD">
      <w:pPr>
        <w:ind w:left="-360" w:right="-360"/>
        <w:rPr>
          <w:del w:id="96" w:author="Pelligrino, Nicole" w:date="2026-09-25T21:12:00Z" w16du:dateUtc="2026-09-26T01:12:00Z"/>
        </w:rPr>
      </w:pPr>
    </w:p>
    <w:p w14:paraId="0887A62E" w14:textId="77777777" w:rsidR="009871D6" w:rsidRPr="0028233F" w:rsidRDefault="00D95A4D" w:rsidP="009867BD">
      <w:pPr>
        <w:ind w:left="-360" w:right="-360"/>
        <w:rPr>
          <w:del w:id="97" w:author="Pelligrino, Nicole" w:date="2026-09-25T21:12:00Z" w16du:dateUtc="2026-09-26T01:12:00Z"/>
        </w:rPr>
      </w:pPr>
      <w:del w:id="98" w:author="Pelligrino, Nicole" w:date="2026-09-25T21:12:00Z" w16du:dateUtc="2026-09-26T01:12:00Z">
        <w:r w:rsidRPr="0028233F">
          <w:rPr>
            <w:b/>
          </w:rPr>
          <w:delText>Event</w:delText>
        </w:r>
        <w:r w:rsidR="009871D6" w:rsidRPr="0028233F">
          <w:rPr>
            <w:b/>
          </w:rPr>
          <w:delText xml:space="preserve"> </w:delText>
        </w:r>
        <w:r w:rsidR="00E1553B" w:rsidRPr="0028233F">
          <w:delText>(</w:delText>
        </w:r>
        <w:r w:rsidR="009871D6" w:rsidRPr="0028233F">
          <w:delText xml:space="preserve">i.e. </w:delText>
        </w:r>
        <w:r w:rsidR="009871D6" w:rsidRPr="0028233F">
          <w:rPr>
            <w:i/>
          </w:rPr>
          <w:delText xml:space="preserve">Departmental </w:delText>
        </w:r>
        <w:r w:rsidR="00E1553B" w:rsidRPr="0028233F">
          <w:rPr>
            <w:i/>
          </w:rPr>
          <w:delText>Meeting</w:delText>
        </w:r>
        <w:r w:rsidR="009871D6" w:rsidRPr="0028233F">
          <w:rPr>
            <w:i/>
          </w:rPr>
          <w:delText>, Conference,</w:delText>
        </w:r>
        <w:r w:rsidR="00E1553B" w:rsidRPr="0028233F">
          <w:rPr>
            <w:i/>
          </w:rPr>
          <w:delText xml:space="preserve"> </w:delText>
        </w:r>
        <w:r w:rsidR="009871D6" w:rsidRPr="0028233F">
          <w:rPr>
            <w:i/>
          </w:rPr>
          <w:delText>Professional Workshop</w:delText>
        </w:r>
        <w:r w:rsidR="00E1553B" w:rsidRPr="0028233F">
          <w:delText>)</w:delText>
        </w:r>
        <w:r w:rsidR="009871D6" w:rsidRPr="0028233F">
          <w:delText>:</w:delText>
        </w:r>
      </w:del>
    </w:p>
    <w:p w14:paraId="56FEE80F" w14:textId="77777777" w:rsidR="009871D6" w:rsidRPr="0028233F" w:rsidRDefault="009871D6" w:rsidP="009867BD">
      <w:pPr>
        <w:ind w:left="-360" w:right="-360"/>
        <w:rPr>
          <w:del w:id="99" w:author="Pelligrino, Nicole" w:date="2026-09-25T21:12:00Z" w16du:dateUtc="2026-09-26T01:12:00Z"/>
        </w:rPr>
      </w:pPr>
    </w:p>
    <w:p w14:paraId="0C196DE1" w14:textId="77777777" w:rsidR="00A25259" w:rsidRPr="0028233F" w:rsidRDefault="00A25259" w:rsidP="009867BD">
      <w:pPr>
        <w:ind w:left="-360" w:right="-360"/>
        <w:rPr>
          <w:del w:id="100" w:author="Pelligrino, Nicole" w:date="2026-09-25T21:12:00Z" w16du:dateUtc="2026-09-26T01:12:00Z"/>
        </w:rPr>
      </w:pPr>
    </w:p>
    <w:p w14:paraId="46990FD4" w14:textId="77777777" w:rsidR="0009017D" w:rsidRPr="0028233F" w:rsidRDefault="00D95A4D" w:rsidP="009867BD">
      <w:pPr>
        <w:ind w:left="-360" w:right="-360"/>
        <w:rPr>
          <w:del w:id="101" w:author="Pelligrino, Nicole" w:date="2026-09-25T21:12:00Z" w16du:dateUtc="2026-09-26T01:12:00Z"/>
        </w:rPr>
      </w:pPr>
      <w:del w:id="102" w:author="Pelligrino, Nicole" w:date="2026-09-25T21:12:00Z" w16du:dateUtc="2026-09-26T01:12:00Z">
        <w:r w:rsidRPr="0028233F">
          <w:rPr>
            <w:b/>
          </w:rPr>
          <w:delText>Dates</w:delText>
        </w:r>
        <w:r w:rsidR="005C3C3A" w:rsidRPr="0028233F">
          <w:rPr>
            <w:b/>
          </w:rPr>
          <w:delText xml:space="preserve"> of event</w:delText>
        </w:r>
        <w:r w:rsidR="009871D6" w:rsidRPr="0028233F">
          <w:delText>:</w:delText>
        </w:r>
        <w:r w:rsidR="009871D6" w:rsidRPr="0028233F">
          <w:tab/>
        </w:r>
        <w:r w:rsidR="009871D6" w:rsidRPr="0028233F">
          <w:tab/>
          <w:delText>/</w:delText>
        </w:r>
        <w:r w:rsidRPr="0028233F">
          <w:tab/>
        </w:r>
        <w:r w:rsidR="009871D6" w:rsidRPr="0028233F">
          <w:tab/>
        </w:r>
      </w:del>
    </w:p>
    <w:p w14:paraId="79010F9B" w14:textId="77777777" w:rsidR="00D95A4D" w:rsidRPr="0028233F" w:rsidRDefault="009871D6" w:rsidP="009867BD">
      <w:pPr>
        <w:ind w:left="-360" w:right="-360"/>
        <w:rPr>
          <w:del w:id="103" w:author="Pelligrino, Nicole" w:date="2026-09-25T21:12:00Z" w16du:dateUtc="2026-09-26T01:12:00Z"/>
        </w:rPr>
      </w:pPr>
      <w:del w:id="104" w:author="Pelligrino, Nicole" w:date="2026-09-25T21:12:00Z" w16du:dateUtc="2026-09-26T01:12:00Z">
        <w:r w:rsidRPr="0028233F">
          <w:rPr>
            <w:b/>
          </w:rPr>
          <w:delText>Location of event</w:delText>
        </w:r>
        <w:r w:rsidRPr="0028233F">
          <w:delText>:</w:delText>
        </w:r>
      </w:del>
    </w:p>
    <w:p w14:paraId="38C0941C" w14:textId="20C9B74D" w:rsidR="00D95A4D" w:rsidRPr="0028233F" w:rsidRDefault="00473FBE" w:rsidP="009867BD">
      <w:pPr>
        <w:ind w:left="-360" w:right="-360"/>
        <w:rPr>
          <w:del w:id="105" w:author="Pelligrino, Nicole" w:date="2026-09-25T21:12:00Z" w16du:dateUtc="2026-09-26T01:12:00Z"/>
          <w:i/>
        </w:rPr>
      </w:pPr>
      <w:del w:id="106" w:author="Pelligrino, Nicole" w:date="2026-09-25T21:12:00Z" w16du:dateUtc="2026-09-26T01:12:00Z">
        <w:r w:rsidRPr="0028233F">
          <w:rPr>
            <w:i/>
          </w:rPr>
          <w:delText xml:space="preserve">If </w:delText>
        </w:r>
        <w:r w:rsidR="00FC7BDE" w:rsidRPr="0028233F">
          <w:rPr>
            <w:i/>
          </w:rPr>
          <w:delText xml:space="preserve">the event requires international travel you will need to go to </w:delText>
        </w:r>
        <w:r>
          <w:fldChar w:fldCharType="begin"/>
        </w:r>
        <w:r>
          <w:delInstrText>HYPERLINK "https://tsn.psu.edu/"</w:delInstrText>
        </w:r>
        <w:r>
          <w:fldChar w:fldCharType="separate"/>
        </w:r>
        <w:r w:rsidRPr="0028233F">
          <w:rPr>
            <w:rStyle w:val="Hyperlink"/>
            <w:i/>
          </w:rPr>
          <w:delText>https://tsn.psu.edu/</w:delText>
        </w:r>
        <w:r>
          <w:fldChar w:fldCharType="end"/>
        </w:r>
        <w:r w:rsidRPr="0028233F">
          <w:rPr>
            <w:i/>
          </w:rPr>
          <w:delText xml:space="preserve"> and get approval</w:delText>
        </w:r>
        <w:r w:rsidR="00FC7BDE" w:rsidRPr="0028233F">
          <w:rPr>
            <w:i/>
          </w:rPr>
          <w:delText xml:space="preserve"> in order to travel</w:delText>
        </w:r>
        <w:r w:rsidRPr="0028233F">
          <w:rPr>
            <w:i/>
          </w:rPr>
          <w:delText>.</w:delText>
        </w:r>
      </w:del>
    </w:p>
    <w:p w14:paraId="3B90696D" w14:textId="77777777" w:rsidR="00473FBE" w:rsidRPr="0028233F" w:rsidRDefault="00473FBE" w:rsidP="009867BD">
      <w:pPr>
        <w:ind w:left="-360" w:right="-360"/>
        <w:rPr>
          <w:del w:id="107" w:author="Pelligrino, Nicole" w:date="2026-09-25T21:12:00Z" w16du:dateUtc="2026-09-26T01:12:00Z"/>
          <w:i/>
        </w:rPr>
      </w:pPr>
    </w:p>
    <w:p w14:paraId="4EFED81A" w14:textId="77777777" w:rsidR="005C3C3A" w:rsidRPr="0028233F" w:rsidRDefault="005C3C3A" w:rsidP="009867BD">
      <w:pPr>
        <w:ind w:left="-360" w:right="-360"/>
        <w:rPr>
          <w:del w:id="108" w:author="Pelligrino, Nicole" w:date="2026-09-25T21:12:00Z" w16du:dateUtc="2026-09-26T01:12:00Z"/>
        </w:rPr>
      </w:pPr>
    </w:p>
    <w:p w14:paraId="21B546CC" w14:textId="77777777" w:rsidR="009871D6" w:rsidRPr="0028233F" w:rsidRDefault="009871D6" w:rsidP="009867BD">
      <w:pPr>
        <w:ind w:left="-360" w:right="-360"/>
        <w:rPr>
          <w:del w:id="109" w:author="Pelligrino, Nicole" w:date="2026-09-25T21:12:00Z" w16du:dateUtc="2026-09-26T01:12:00Z"/>
        </w:rPr>
      </w:pPr>
      <w:del w:id="110" w:author="Pelligrino, Nicole" w:date="2026-09-25T21:12:00Z" w16du:dateUtc="2026-09-26T01:12:00Z">
        <w:r w:rsidRPr="0028233F">
          <w:rPr>
            <w:b/>
          </w:rPr>
          <w:delText>Mode of transportation</w:delText>
        </w:r>
        <w:r w:rsidRPr="0028233F">
          <w:delText xml:space="preserve">* (circle one): Air / </w:delText>
        </w:r>
        <w:r w:rsidR="00CC0B3C" w:rsidRPr="0028233F">
          <w:delText>Rental Car</w:delText>
        </w:r>
        <w:r w:rsidR="00D95A4D" w:rsidRPr="0028233F">
          <w:delText xml:space="preserve"> </w:delText>
        </w:r>
        <w:r w:rsidRPr="0028233F">
          <w:delText>/ Personal Car**</w:delText>
        </w:r>
        <w:r w:rsidR="00D95A4D" w:rsidRPr="0028233F">
          <w:delText xml:space="preserve">          </w:delText>
        </w:r>
        <w:r w:rsidR="00CC0B3C" w:rsidRPr="0028233F">
          <w:delText xml:space="preserve"> </w:delText>
        </w:r>
        <w:r w:rsidR="00D95A4D" w:rsidRPr="0028233F">
          <w:delText xml:space="preserve">  </w:delText>
        </w:r>
        <w:r w:rsidR="00CC0B3C" w:rsidRPr="0028233F">
          <w:delText xml:space="preserve"> </w:delText>
        </w:r>
      </w:del>
    </w:p>
    <w:p w14:paraId="4269C26C" w14:textId="77777777" w:rsidR="009871D6" w:rsidRPr="0028233F" w:rsidRDefault="009871D6" w:rsidP="009867BD">
      <w:pPr>
        <w:ind w:left="-360" w:right="-360"/>
        <w:rPr>
          <w:del w:id="111" w:author="Pelligrino, Nicole" w:date="2026-09-25T21:12:00Z" w16du:dateUtc="2026-09-26T01:12:00Z"/>
          <w:i/>
        </w:rPr>
      </w:pPr>
      <w:del w:id="112" w:author="Pelligrino, Nicole" w:date="2026-09-25T21:12:00Z" w16du:dateUtc="2026-09-26T01:12:00Z">
        <w:r w:rsidRPr="0028233F">
          <w:rPr>
            <w:i/>
          </w:rPr>
          <w:delText>*Please share transportation when other faculty are also attending the same event and sharing doesn’t cause substantial additional travel time.</w:delText>
        </w:r>
      </w:del>
    </w:p>
    <w:p w14:paraId="6E54798E" w14:textId="39528F5C" w:rsidR="00D95A4D" w:rsidRPr="0028233F" w:rsidRDefault="000E7174" w:rsidP="009867BD">
      <w:pPr>
        <w:ind w:left="-360" w:right="-360"/>
        <w:rPr>
          <w:del w:id="113" w:author="Pelligrino, Nicole" w:date="2026-09-25T21:12:00Z" w16du:dateUtc="2026-09-26T01:12:00Z"/>
          <w:i/>
        </w:rPr>
      </w:pPr>
      <w:del w:id="114" w:author="Pelligrino, Nicole" w:date="2026-09-25T21:12:00Z" w16du:dateUtc="2026-09-26T01:12:00Z">
        <w:r w:rsidRPr="0028233F">
          <w:rPr>
            <w:i/>
          </w:rPr>
          <w:delText>**</w:delText>
        </w:r>
        <w:r w:rsidR="009D6736">
          <w:rPr>
            <w:i/>
          </w:rPr>
          <w:delText>It is strongly suggested to</w:delText>
        </w:r>
        <w:r w:rsidR="00473FBE" w:rsidRPr="0028233F">
          <w:rPr>
            <w:i/>
          </w:rPr>
          <w:delText xml:space="preserve"> use a rental car if the trip is more than 2 hours one way.</w:delText>
        </w:r>
        <w:r w:rsidR="009871D6" w:rsidRPr="0028233F">
          <w:rPr>
            <w:i/>
          </w:rPr>
          <w:delText xml:space="preserve"> </w:delText>
        </w:r>
      </w:del>
    </w:p>
    <w:p w14:paraId="39C83200" w14:textId="77777777" w:rsidR="00E1553B" w:rsidRDefault="00E1553B" w:rsidP="009867BD">
      <w:pPr>
        <w:ind w:left="-360" w:right="-360"/>
        <w:rPr>
          <w:del w:id="115" w:author="Pelligrino, Nicole" w:date="2026-09-25T21:12:00Z" w16du:dateUtc="2026-09-26T01:12:00Z"/>
        </w:rPr>
      </w:pPr>
    </w:p>
    <w:p w14:paraId="1CB9F2BE" w14:textId="77777777" w:rsidR="0028233F" w:rsidRPr="0028233F" w:rsidRDefault="0028233F" w:rsidP="009867BD">
      <w:pPr>
        <w:ind w:left="-360" w:right="-360"/>
        <w:rPr>
          <w:del w:id="116" w:author="Pelligrino, Nicole" w:date="2026-09-25T21:12:00Z" w16du:dateUtc="2026-09-26T01:12:00Z"/>
        </w:rPr>
      </w:pPr>
    </w:p>
    <w:p w14:paraId="5032F5C0" w14:textId="77777777" w:rsidR="009871D6" w:rsidRPr="0028233F" w:rsidRDefault="009871D6" w:rsidP="009867BD">
      <w:pPr>
        <w:ind w:left="-360" w:right="-360"/>
        <w:rPr>
          <w:del w:id="117" w:author="Pelligrino, Nicole" w:date="2026-09-25T21:12:00Z" w16du:dateUtc="2026-09-26T01:12:00Z"/>
        </w:rPr>
      </w:pPr>
      <w:del w:id="118" w:author="Pelligrino, Nicole" w:date="2026-09-25T21:12:00Z" w16du:dateUtc="2026-09-26T01:12:00Z">
        <w:r w:rsidRPr="0028233F">
          <w:rPr>
            <w:b/>
          </w:rPr>
          <w:delText>Purpose</w:delText>
        </w:r>
        <w:r w:rsidRPr="0028233F">
          <w:delText xml:space="preserve"> (i.e. </w:delText>
        </w:r>
        <w:r w:rsidRPr="0028233F">
          <w:rPr>
            <w:i/>
          </w:rPr>
          <w:delText>Presenting, Chairing, Attending</w:delText>
        </w:r>
        <w:r w:rsidRPr="0028233F">
          <w:delText>):</w:delText>
        </w:r>
      </w:del>
    </w:p>
    <w:p w14:paraId="4E0AB917" w14:textId="77777777" w:rsidR="00D95A4D" w:rsidRPr="0028233F" w:rsidRDefault="00D95A4D" w:rsidP="009867BD">
      <w:pPr>
        <w:ind w:left="-360" w:right="-360"/>
        <w:rPr>
          <w:del w:id="119" w:author="Pelligrino, Nicole" w:date="2026-09-25T21:12:00Z" w16du:dateUtc="2026-09-26T01:12:00Z"/>
        </w:rPr>
      </w:pPr>
      <w:del w:id="120" w:author="Pelligrino, Nicole" w:date="2026-09-25T21:12:00Z" w16du:dateUtc="2026-09-26T01:12:00Z">
        <w:r w:rsidRPr="0028233F">
          <w:rPr>
            <w:i/>
            <w:iCs/>
          </w:rPr>
          <w:delText xml:space="preserve">(If </w:delText>
        </w:r>
        <w:r w:rsidR="009871D6" w:rsidRPr="0028233F">
          <w:rPr>
            <w:i/>
            <w:iCs/>
          </w:rPr>
          <w:delText>presenting or chairing</w:delText>
        </w:r>
        <w:r w:rsidRPr="0028233F">
          <w:rPr>
            <w:i/>
            <w:iCs/>
          </w:rPr>
          <w:delText xml:space="preserve">, </w:delText>
        </w:r>
        <w:r w:rsidR="009871D6" w:rsidRPr="0028233F">
          <w:rPr>
            <w:i/>
            <w:iCs/>
          </w:rPr>
          <w:delText>funding will be pending receipt of documentation of acceptance/request of presenting/chairing.</w:delText>
        </w:r>
        <w:r w:rsidRPr="0028233F">
          <w:rPr>
            <w:i/>
            <w:iCs/>
          </w:rPr>
          <w:delText>)</w:delText>
        </w:r>
      </w:del>
    </w:p>
    <w:p w14:paraId="0C6B883E" w14:textId="77777777" w:rsidR="00D95A4D" w:rsidRDefault="00D95A4D" w:rsidP="009867BD">
      <w:pPr>
        <w:ind w:left="-360" w:right="-360"/>
        <w:rPr>
          <w:del w:id="121" w:author="Pelligrino, Nicole" w:date="2026-09-25T21:12:00Z" w16du:dateUtc="2026-09-26T01:12:00Z"/>
        </w:rPr>
      </w:pPr>
    </w:p>
    <w:p w14:paraId="24A21A9F" w14:textId="77777777" w:rsidR="0028233F" w:rsidRDefault="0028233F" w:rsidP="009867BD">
      <w:pPr>
        <w:ind w:left="-360" w:right="-360"/>
        <w:rPr>
          <w:del w:id="122" w:author="Pelligrino, Nicole" w:date="2026-09-25T21:12:00Z" w16du:dateUtc="2026-09-26T01:12:00Z"/>
        </w:rPr>
      </w:pPr>
    </w:p>
    <w:p w14:paraId="79E4170E" w14:textId="77777777" w:rsidR="0028233F" w:rsidRPr="0028233F" w:rsidRDefault="0028233F" w:rsidP="009867BD">
      <w:pPr>
        <w:ind w:left="-360" w:right="-360"/>
        <w:rPr>
          <w:del w:id="123" w:author="Pelligrino, Nicole" w:date="2026-09-25T21:12:00Z" w16du:dateUtc="2026-09-26T01:12:00Z"/>
        </w:rPr>
      </w:pPr>
    </w:p>
    <w:p w14:paraId="145660AF" w14:textId="77777777" w:rsidR="00D95A4D" w:rsidRPr="0028233F" w:rsidRDefault="009871D6" w:rsidP="009867BD">
      <w:pPr>
        <w:ind w:left="-360" w:right="-360"/>
        <w:rPr>
          <w:del w:id="124" w:author="Pelligrino, Nicole" w:date="2026-09-25T21:12:00Z" w16du:dateUtc="2026-09-26T01:12:00Z"/>
        </w:rPr>
      </w:pPr>
      <w:del w:id="125" w:author="Pelligrino, Nicole" w:date="2026-09-25T21:12:00Z" w16du:dateUtc="2026-09-26T01:12:00Z">
        <w:r w:rsidRPr="0028233F">
          <w:rPr>
            <w:b/>
          </w:rPr>
          <w:delText>Please explain how you will accommodate any classes that will be missed</w:delText>
        </w:r>
        <w:r w:rsidR="00B03F78" w:rsidRPr="0028233F">
          <w:delText>:</w:delText>
        </w:r>
      </w:del>
    </w:p>
    <w:p w14:paraId="6362FB34" w14:textId="77777777" w:rsidR="005C3C3A" w:rsidRDefault="005C3C3A" w:rsidP="009867BD">
      <w:pPr>
        <w:ind w:right="-360"/>
        <w:rPr>
          <w:del w:id="126" w:author="Pelligrino, Nicole" w:date="2026-09-25T21:12:00Z" w16du:dateUtc="2026-09-26T01:12:00Z"/>
        </w:rPr>
      </w:pPr>
    </w:p>
    <w:p w14:paraId="2170EC73" w14:textId="77777777" w:rsidR="0028233F" w:rsidRDefault="0028233F" w:rsidP="009867BD">
      <w:pPr>
        <w:ind w:right="-360"/>
        <w:rPr>
          <w:del w:id="127" w:author="Pelligrino, Nicole" w:date="2026-09-25T21:12:00Z" w16du:dateUtc="2026-09-26T01:12:00Z"/>
        </w:rPr>
      </w:pPr>
    </w:p>
    <w:p w14:paraId="042BBB37" w14:textId="77777777" w:rsidR="0028233F" w:rsidRPr="0028233F" w:rsidRDefault="0028233F" w:rsidP="009867BD">
      <w:pPr>
        <w:ind w:right="-360"/>
        <w:rPr>
          <w:del w:id="128" w:author="Pelligrino, Nicole" w:date="2026-09-25T21:12:00Z" w16du:dateUtc="2026-09-26T01:12:00Z"/>
        </w:rPr>
      </w:pPr>
    </w:p>
    <w:p w14:paraId="674BD97F" w14:textId="77777777" w:rsidR="009871D6" w:rsidRPr="0028233F" w:rsidRDefault="00D95A4D" w:rsidP="009867BD">
      <w:pPr>
        <w:ind w:left="-360" w:right="-360"/>
        <w:rPr>
          <w:del w:id="129" w:author="Pelligrino, Nicole" w:date="2026-09-25T21:12:00Z" w16du:dateUtc="2026-09-26T01:12:00Z"/>
        </w:rPr>
      </w:pPr>
      <w:del w:id="130" w:author="Pelligrino, Nicole" w:date="2026-09-25T21:12:00Z" w16du:dateUtc="2026-09-26T01:12:00Z">
        <w:r w:rsidRPr="0028233F">
          <w:tab/>
        </w:r>
      </w:del>
    </w:p>
    <w:tbl>
      <w:tblPr>
        <w:tblStyle w:val="TableGrid"/>
        <w:tblW w:w="9450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6390"/>
        <w:gridCol w:w="3060"/>
      </w:tblGrid>
      <w:tr w:rsidR="0009017D" w:rsidRPr="0028233F" w14:paraId="3661B348" w14:textId="77777777" w:rsidTr="009867BD">
        <w:trPr>
          <w:del w:id="131" w:author="Pelligrino, Nicole" w:date="2026-09-25T21:12:00Z" w16du:dateUtc="2026-09-26T01:12:00Z"/>
        </w:trPr>
        <w:tc>
          <w:tcPr>
            <w:tcW w:w="9450" w:type="dxa"/>
            <w:gridSpan w:val="2"/>
          </w:tcPr>
          <w:p w14:paraId="63E3D4A5" w14:textId="77777777" w:rsidR="009871D6" w:rsidRPr="0028233F" w:rsidRDefault="009871D6" w:rsidP="009867BD">
            <w:pPr>
              <w:tabs>
                <w:tab w:val="left" w:pos="7187"/>
              </w:tabs>
              <w:ind w:left="-18" w:right="-360"/>
              <w:rPr>
                <w:del w:id="132" w:author="Pelligrino, Nicole" w:date="2026-09-25T21:12:00Z" w16du:dateUtc="2026-09-26T01:12:00Z"/>
                <w:rFonts w:ascii="Times New Roman" w:hAnsi="Times New Roman" w:cs="Times New Roman"/>
                <w:b/>
              </w:rPr>
            </w:pPr>
            <w:del w:id="133" w:author="Pelligrino, Nicole" w:date="2026-09-25T21:12:00Z" w16du:dateUtc="2026-09-26T01:12:00Z">
              <w:r w:rsidRPr="0028233F">
                <w:rPr>
                  <w:rFonts w:ascii="Times New Roman" w:hAnsi="Times New Roman" w:cs="Times New Roman"/>
                  <w:b/>
                </w:rPr>
                <w:delText>Estimated Expenditures Requested</w:delText>
              </w:r>
              <w:r w:rsidR="0009017D" w:rsidRPr="0028233F">
                <w:rPr>
                  <w:rFonts w:ascii="Times New Roman" w:hAnsi="Times New Roman" w:cs="Times New Roman"/>
                  <w:b/>
                </w:rPr>
                <w:tab/>
              </w:r>
            </w:del>
          </w:p>
        </w:tc>
      </w:tr>
      <w:tr w:rsidR="0009017D" w:rsidRPr="0028233F" w14:paraId="58E86CEC" w14:textId="77777777" w:rsidTr="009867BD">
        <w:trPr>
          <w:del w:id="134" w:author="Pelligrino, Nicole" w:date="2026-09-25T21:12:00Z" w16du:dateUtc="2026-09-26T01:12:00Z"/>
        </w:trPr>
        <w:tc>
          <w:tcPr>
            <w:tcW w:w="6390" w:type="dxa"/>
          </w:tcPr>
          <w:p w14:paraId="5D2795DD" w14:textId="77777777" w:rsidR="009871D6" w:rsidRPr="0028233F" w:rsidRDefault="009871D6" w:rsidP="009867BD">
            <w:pPr>
              <w:ind w:left="-18" w:right="-360"/>
              <w:rPr>
                <w:del w:id="135" w:author="Pelligrino, Nicole" w:date="2026-09-25T21:12:00Z" w16du:dateUtc="2026-09-26T01:12:00Z"/>
                <w:rFonts w:ascii="Times New Roman" w:hAnsi="Times New Roman" w:cs="Times New Roman"/>
              </w:rPr>
            </w:pPr>
            <w:del w:id="136" w:author="Pelligrino, Nicole" w:date="2026-09-25T21:12:00Z" w16du:dateUtc="2026-09-26T01:12:00Z">
              <w:r w:rsidRPr="0028233F">
                <w:rPr>
                  <w:rFonts w:ascii="Times New Roman" w:hAnsi="Times New Roman" w:cs="Times New Roman"/>
                </w:rPr>
                <w:delText>Transportation</w:delText>
              </w:r>
            </w:del>
          </w:p>
        </w:tc>
        <w:tc>
          <w:tcPr>
            <w:tcW w:w="3060" w:type="dxa"/>
          </w:tcPr>
          <w:p w14:paraId="52AD2EC7" w14:textId="77777777" w:rsidR="009871D6" w:rsidRPr="0028233F" w:rsidRDefault="009871D6" w:rsidP="009867BD">
            <w:pPr>
              <w:ind w:left="-360" w:right="-360"/>
              <w:rPr>
                <w:del w:id="137" w:author="Pelligrino, Nicole" w:date="2026-09-25T21:12:00Z" w16du:dateUtc="2026-09-26T01:12:00Z"/>
                <w:rFonts w:ascii="Times New Roman" w:hAnsi="Times New Roman" w:cs="Times New Roman"/>
              </w:rPr>
            </w:pPr>
          </w:p>
        </w:tc>
      </w:tr>
      <w:tr w:rsidR="0009017D" w:rsidRPr="0028233F" w14:paraId="7454D376" w14:textId="77777777" w:rsidTr="009867BD">
        <w:trPr>
          <w:del w:id="138" w:author="Pelligrino, Nicole" w:date="2026-09-25T21:12:00Z" w16du:dateUtc="2026-09-26T01:12:00Z"/>
        </w:trPr>
        <w:tc>
          <w:tcPr>
            <w:tcW w:w="6390" w:type="dxa"/>
          </w:tcPr>
          <w:p w14:paraId="67A77166" w14:textId="77777777" w:rsidR="009871D6" w:rsidRPr="0028233F" w:rsidRDefault="009871D6" w:rsidP="009867BD">
            <w:pPr>
              <w:ind w:left="-18" w:right="-360"/>
              <w:rPr>
                <w:del w:id="139" w:author="Pelligrino, Nicole" w:date="2026-09-25T21:12:00Z" w16du:dateUtc="2026-09-26T01:12:00Z"/>
                <w:rFonts w:ascii="Times New Roman" w:hAnsi="Times New Roman" w:cs="Times New Roman"/>
              </w:rPr>
            </w:pPr>
            <w:del w:id="140" w:author="Pelligrino, Nicole" w:date="2026-09-25T21:12:00Z" w16du:dateUtc="2026-09-26T01:12:00Z">
              <w:r w:rsidRPr="0028233F">
                <w:rPr>
                  <w:rFonts w:ascii="Times New Roman" w:hAnsi="Times New Roman" w:cs="Times New Roman"/>
                </w:rPr>
                <w:delText>Lodging</w:delText>
              </w:r>
            </w:del>
          </w:p>
        </w:tc>
        <w:tc>
          <w:tcPr>
            <w:tcW w:w="3060" w:type="dxa"/>
          </w:tcPr>
          <w:p w14:paraId="1DB643D4" w14:textId="77777777" w:rsidR="009871D6" w:rsidRPr="0028233F" w:rsidRDefault="009871D6" w:rsidP="009867BD">
            <w:pPr>
              <w:ind w:left="-360" w:right="-360"/>
              <w:rPr>
                <w:del w:id="141" w:author="Pelligrino, Nicole" w:date="2026-09-25T21:12:00Z" w16du:dateUtc="2026-09-26T01:12:00Z"/>
                <w:rFonts w:ascii="Times New Roman" w:hAnsi="Times New Roman" w:cs="Times New Roman"/>
              </w:rPr>
            </w:pPr>
          </w:p>
        </w:tc>
      </w:tr>
      <w:tr w:rsidR="0009017D" w:rsidRPr="0028233F" w14:paraId="799933C0" w14:textId="77777777" w:rsidTr="009867BD">
        <w:trPr>
          <w:del w:id="142" w:author="Pelligrino, Nicole" w:date="2026-09-25T21:12:00Z" w16du:dateUtc="2026-09-26T01:12:00Z"/>
        </w:trPr>
        <w:tc>
          <w:tcPr>
            <w:tcW w:w="6390" w:type="dxa"/>
          </w:tcPr>
          <w:p w14:paraId="75413F97" w14:textId="77777777" w:rsidR="009871D6" w:rsidRPr="0028233F" w:rsidRDefault="009871D6" w:rsidP="009867BD">
            <w:pPr>
              <w:ind w:left="-18" w:right="-360"/>
              <w:rPr>
                <w:del w:id="143" w:author="Pelligrino, Nicole" w:date="2026-09-25T21:12:00Z" w16du:dateUtc="2026-09-26T01:12:00Z"/>
                <w:rFonts w:ascii="Times New Roman" w:hAnsi="Times New Roman" w:cs="Times New Roman"/>
              </w:rPr>
            </w:pPr>
            <w:del w:id="144" w:author="Pelligrino, Nicole" w:date="2026-09-25T21:12:00Z" w16du:dateUtc="2026-09-26T01:12:00Z">
              <w:r w:rsidRPr="0028233F">
                <w:rPr>
                  <w:rFonts w:ascii="Times New Roman" w:hAnsi="Times New Roman" w:cs="Times New Roman"/>
                </w:rPr>
                <w:delText xml:space="preserve">Meals Per Diem (see </w:delText>
              </w:r>
              <w:r w:rsidR="0009017D">
                <w:fldChar w:fldCharType="begin"/>
              </w:r>
              <w:r w:rsidR="0009017D">
                <w:delInstrText>HYPERLINK "http://www.gsa.gov/portal/content/104877" \t "_blank"</w:delInstrText>
              </w:r>
              <w:r w:rsidR="0009017D">
                <w:fldChar w:fldCharType="separate"/>
              </w:r>
              <w:r w:rsidR="0009017D" w:rsidRPr="0028233F">
                <w:rPr>
                  <w:rFonts w:ascii="Times New Roman" w:hAnsi="Times New Roman" w:cs="Times New Roman"/>
                  <w:color w:val="336699"/>
                  <w:shd w:val="clear" w:color="auto" w:fill="FDFDFD"/>
                </w:rPr>
                <w:delText>http://www.gsa.gov/portal/content/104877</w:delText>
              </w:r>
              <w:r w:rsidR="0009017D">
                <w:fldChar w:fldCharType="end"/>
              </w:r>
              <w:r w:rsidRPr="0028233F">
                <w:rPr>
                  <w:rFonts w:ascii="Times New Roman" w:hAnsi="Times New Roman" w:cs="Times New Roman"/>
                </w:rPr>
                <w:delText>)</w:delText>
              </w:r>
              <w:r w:rsidR="0009017D" w:rsidRPr="0028233F">
                <w:rPr>
                  <w:rFonts w:ascii="Times New Roman" w:hAnsi="Times New Roman" w:cs="Times New Roman"/>
                </w:rPr>
                <w:delText xml:space="preserve"> Note that for the 1</w:delText>
              </w:r>
              <w:r w:rsidR="0009017D" w:rsidRPr="0028233F">
                <w:rPr>
                  <w:rFonts w:ascii="Times New Roman" w:hAnsi="Times New Roman" w:cs="Times New Roman"/>
                  <w:vertAlign w:val="superscript"/>
                </w:rPr>
                <w:delText>st</w:delText>
              </w:r>
              <w:r w:rsidR="0009017D" w:rsidRPr="0028233F">
                <w:rPr>
                  <w:rFonts w:ascii="Times New Roman" w:hAnsi="Times New Roman" w:cs="Times New Roman"/>
                </w:rPr>
                <w:delText xml:space="preserve"> &amp; last day of travel</w:delText>
              </w:r>
              <w:r w:rsidR="00710775" w:rsidRPr="0028233F">
                <w:rPr>
                  <w:rFonts w:ascii="Times New Roman" w:hAnsi="Times New Roman" w:cs="Times New Roman"/>
                </w:rPr>
                <w:delText>,</w:delText>
              </w:r>
              <w:r w:rsidR="0009017D" w:rsidRPr="0028233F">
                <w:rPr>
                  <w:rFonts w:ascii="Times New Roman" w:hAnsi="Times New Roman" w:cs="Times New Roman"/>
                </w:rPr>
                <w:delText xml:space="preserve"> meals are reimbursed at 75%.</w:delText>
              </w:r>
            </w:del>
          </w:p>
        </w:tc>
        <w:tc>
          <w:tcPr>
            <w:tcW w:w="3060" w:type="dxa"/>
          </w:tcPr>
          <w:p w14:paraId="63316915" w14:textId="77777777" w:rsidR="009871D6" w:rsidRPr="0028233F" w:rsidRDefault="009871D6" w:rsidP="009867BD">
            <w:pPr>
              <w:ind w:left="-360" w:right="-360"/>
              <w:rPr>
                <w:del w:id="145" w:author="Pelligrino, Nicole" w:date="2026-09-25T21:12:00Z" w16du:dateUtc="2026-09-26T01:12:00Z"/>
                <w:rFonts w:ascii="Times New Roman" w:hAnsi="Times New Roman" w:cs="Times New Roman"/>
              </w:rPr>
            </w:pPr>
          </w:p>
        </w:tc>
      </w:tr>
      <w:tr w:rsidR="0009017D" w:rsidRPr="0028233F" w14:paraId="2A665B0D" w14:textId="77777777" w:rsidTr="009867BD">
        <w:trPr>
          <w:del w:id="146" w:author="Pelligrino, Nicole" w:date="2026-09-25T21:12:00Z" w16du:dateUtc="2026-09-26T01:12:00Z"/>
        </w:trPr>
        <w:tc>
          <w:tcPr>
            <w:tcW w:w="6390" w:type="dxa"/>
          </w:tcPr>
          <w:p w14:paraId="056346E3" w14:textId="77777777" w:rsidR="009871D6" w:rsidRPr="0028233F" w:rsidRDefault="009871D6" w:rsidP="009867BD">
            <w:pPr>
              <w:ind w:left="-18" w:right="-360"/>
              <w:rPr>
                <w:del w:id="147" w:author="Pelligrino, Nicole" w:date="2026-09-25T21:12:00Z" w16du:dateUtc="2026-09-26T01:12:00Z"/>
                <w:rFonts w:ascii="Times New Roman" w:hAnsi="Times New Roman" w:cs="Times New Roman"/>
              </w:rPr>
            </w:pPr>
            <w:del w:id="148" w:author="Pelligrino, Nicole" w:date="2026-09-25T21:12:00Z" w16du:dateUtc="2026-09-26T01:12:00Z">
              <w:r w:rsidRPr="0028233F">
                <w:rPr>
                  <w:rFonts w:ascii="Times New Roman" w:hAnsi="Times New Roman" w:cs="Times New Roman"/>
                </w:rPr>
                <w:delText>Registration</w:delText>
              </w:r>
            </w:del>
          </w:p>
        </w:tc>
        <w:tc>
          <w:tcPr>
            <w:tcW w:w="3060" w:type="dxa"/>
          </w:tcPr>
          <w:p w14:paraId="4CA328F0" w14:textId="77777777" w:rsidR="009871D6" w:rsidRPr="0028233F" w:rsidRDefault="009871D6" w:rsidP="009867BD">
            <w:pPr>
              <w:ind w:left="-360" w:right="-360"/>
              <w:rPr>
                <w:del w:id="149" w:author="Pelligrino, Nicole" w:date="2026-09-25T21:12:00Z" w16du:dateUtc="2026-09-26T01:12:00Z"/>
                <w:rFonts w:ascii="Times New Roman" w:hAnsi="Times New Roman" w:cs="Times New Roman"/>
              </w:rPr>
            </w:pPr>
          </w:p>
        </w:tc>
      </w:tr>
      <w:tr w:rsidR="0009017D" w:rsidRPr="0028233F" w14:paraId="2D8BE637" w14:textId="77777777" w:rsidTr="009867BD">
        <w:trPr>
          <w:del w:id="150" w:author="Pelligrino, Nicole" w:date="2026-09-25T21:12:00Z" w16du:dateUtc="2026-09-26T01:12:00Z"/>
        </w:trPr>
        <w:tc>
          <w:tcPr>
            <w:tcW w:w="6390" w:type="dxa"/>
          </w:tcPr>
          <w:p w14:paraId="33BFCFB9" w14:textId="77777777" w:rsidR="009871D6" w:rsidRPr="0028233F" w:rsidRDefault="009871D6" w:rsidP="009867BD">
            <w:pPr>
              <w:ind w:left="-18" w:right="-360"/>
              <w:rPr>
                <w:del w:id="151" w:author="Pelligrino, Nicole" w:date="2026-09-25T21:12:00Z" w16du:dateUtc="2026-09-26T01:12:00Z"/>
                <w:rFonts w:ascii="Times New Roman" w:hAnsi="Times New Roman" w:cs="Times New Roman"/>
              </w:rPr>
            </w:pPr>
            <w:del w:id="152" w:author="Pelligrino, Nicole" w:date="2026-09-25T21:12:00Z" w16du:dateUtc="2026-09-26T01:12:00Z">
              <w:r w:rsidRPr="0028233F">
                <w:rPr>
                  <w:rFonts w:ascii="Times New Roman" w:hAnsi="Times New Roman" w:cs="Times New Roman"/>
                </w:rPr>
                <w:delText>Other</w:delText>
              </w:r>
            </w:del>
          </w:p>
        </w:tc>
        <w:tc>
          <w:tcPr>
            <w:tcW w:w="3060" w:type="dxa"/>
          </w:tcPr>
          <w:p w14:paraId="6090C96B" w14:textId="77777777" w:rsidR="009871D6" w:rsidRPr="0028233F" w:rsidRDefault="009871D6" w:rsidP="009867BD">
            <w:pPr>
              <w:ind w:left="-360" w:right="-360"/>
              <w:rPr>
                <w:del w:id="153" w:author="Pelligrino, Nicole" w:date="2026-09-25T21:12:00Z" w16du:dateUtc="2026-09-26T01:12:00Z"/>
                <w:rFonts w:ascii="Times New Roman" w:hAnsi="Times New Roman" w:cs="Times New Roman"/>
              </w:rPr>
            </w:pPr>
          </w:p>
        </w:tc>
      </w:tr>
      <w:tr w:rsidR="0009017D" w:rsidRPr="0028233F" w14:paraId="47FAAE2D" w14:textId="77777777" w:rsidTr="009867BD">
        <w:trPr>
          <w:del w:id="154" w:author="Pelligrino, Nicole" w:date="2026-09-25T21:12:00Z" w16du:dateUtc="2026-09-26T01:12:00Z"/>
        </w:trPr>
        <w:tc>
          <w:tcPr>
            <w:tcW w:w="6390" w:type="dxa"/>
          </w:tcPr>
          <w:p w14:paraId="6B0B8560" w14:textId="77777777" w:rsidR="009871D6" w:rsidRPr="0028233F" w:rsidRDefault="009871D6" w:rsidP="009867BD">
            <w:pPr>
              <w:ind w:left="-18" w:right="-360"/>
              <w:rPr>
                <w:del w:id="155" w:author="Pelligrino, Nicole" w:date="2026-09-25T21:12:00Z" w16du:dateUtc="2026-09-26T01:12:00Z"/>
                <w:rFonts w:ascii="Times New Roman" w:hAnsi="Times New Roman" w:cs="Times New Roman"/>
                <w:b/>
              </w:rPr>
            </w:pPr>
            <w:del w:id="156" w:author="Pelligrino, Nicole" w:date="2026-09-25T21:12:00Z" w16du:dateUtc="2026-09-26T01:12:00Z">
              <w:r w:rsidRPr="0028233F">
                <w:rPr>
                  <w:rFonts w:ascii="Times New Roman" w:hAnsi="Times New Roman" w:cs="Times New Roman"/>
                  <w:b/>
                </w:rPr>
                <w:delText>TOTAL</w:delText>
              </w:r>
            </w:del>
          </w:p>
        </w:tc>
        <w:tc>
          <w:tcPr>
            <w:tcW w:w="3060" w:type="dxa"/>
          </w:tcPr>
          <w:p w14:paraId="340892F6" w14:textId="77777777" w:rsidR="009871D6" w:rsidRPr="0028233F" w:rsidRDefault="005C3C3A" w:rsidP="009867BD">
            <w:pPr>
              <w:ind w:left="-360" w:right="-360"/>
              <w:rPr>
                <w:del w:id="157" w:author="Pelligrino, Nicole" w:date="2026-09-25T21:12:00Z" w16du:dateUtc="2026-09-26T01:12:00Z"/>
                <w:rFonts w:ascii="Times New Roman" w:hAnsi="Times New Roman" w:cs="Times New Roman"/>
              </w:rPr>
            </w:pPr>
            <w:del w:id="158" w:author="Pelligrino, Nicole" w:date="2026-09-25T21:12:00Z" w16du:dateUtc="2026-09-26T01:12:00Z">
              <w:r w:rsidRPr="0028233F">
                <w:rPr>
                  <w:rFonts w:ascii="Times New Roman" w:hAnsi="Times New Roman" w:cs="Times New Roman"/>
                </w:rPr>
                <w:delText>$</w:delText>
              </w:r>
            </w:del>
          </w:p>
        </w:tc>
      </w:tr>
    </w:tbl>
    <w:p w14:paraId="1CE5F792" w14:textId="5AB77F6F" w:rsidR="00D95A4D" w:rsidRPr="00EA0349" w:rsidRDefault="00D95A4D" w:rsidP="00676CE8">
      <w:pPr>
        <w:pStyle w:val="ListParagraph"/>
        <w:pPrChange w:id="159" w:author="Pelligrino, Nicole" w:date="2026-09-25T21:12:00Z" w16du:dateUtc="2026-09-26T01:12:00Z">
          <w:pPr>
            <w:tabs>
              <w:tab w:val="left" w:pos="1213"/>
            </w:tabs>
          </w:pPr>
        </w:pPrChange>
      </w:pPr>
    </w:p>
    <w:sectPr w:rsidR="00D95A4D" w:rsidRPr="00EA034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  <w:sectPrChange w:id="164" w:author="Pelligrino, Nicole" w:date="2026-09-25T21:12:00Z" w16du:dateUtc="2026-09-26T01:12:00Z">
        <w:sectPr w:rsidR="00D95A4D" w:rsidRPr="00EA0349">
          <w:pgMar w:top="720" w:right="1800" w:bottom="720" w:left="180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D6F953" w14:textId="77777777" w:rsidR="00254207" w:rsidRDefault="00254207" w:rsidP="0013706C">
      <w:pPr>
        <w:spacing w:after="0" w:line="240" w:lineRule="auto"/>
        <w:pPrChange w:id="6" w:author="Pelligrino, Nicole" w:date="2026-09-25T21:12:00Z" w16du:dateUtc="2026-09-26T01:12:00Z">
          <w:pPr/>
        </w:pPrChange>
      </w:pPr>
      <w:r>
        <w:separator/>
      </w:r>
    </w:p>
  </w:endnote>
  <w:endnote w:type="continuationSeparator" w:id="0">
    <w:p w14:paraId="5E88F46A" w14:textId="77777777" w:rsidR="00254207" w:rsidRDefault="00254207" w:rsidP="0013706C">
      <w:pPr>
        <w:spacing w:after="0" w:line="240" w:lineRule="auto"/>
        <w:pPrChange w:id="7" w:author="Pelligrino, Nicole" w:date="2026-09-25T21:12:00Z" w16du:dateUtc="2026-09-26T01:1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0A5FFA" w14:textId="77777777" w:rsidR="00EA0349" w:rsidRDefault="00EA03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39B38B" w14:textId="4C9847AC" w:rsidR="0013706C" w:rsidRDefault="0013706C">
    <w:pPr>
      <w:pStyle w:val="Footer"/>
      <w:rPr>
        <w:ins w:id="160" w:author="Pelligrino, Nicole" w:date="2026-09-25T21:12:00Z" w16du:dateUtc="2026-09-26T01:12:00Z"/>
      </w:rPr>
    </w:pPr>
    <w:ins w:id="161" w:author="Pelligrino, Nicole" w:date="2026-09-25T21:12:00Z" w16du:dateUtc="2026-09-26T01:12:00Z">
      <w:r>
        <w:t>**Not a Part of the Patient’s Permanent Medical Record**</w:t>
      </w:r>
    </w:ins>
  </w:p>
  <w:p w14:paraId="08207D92" w14:textId="7724AB9D" w:rsidR="00B1216B" w:rsidRPr="00287ACA" w:rsidRDefault="009D6736" w:rsidP="001F6C72">
    <w:pPr>
      <w:pStyle w:val="Footer"/>
      <w:ind w:left="-360"/>
      <w:rPr>
        <w:del w:id="162" w:author="Pelligrino, Nicole" w:date="2026-09-25T21:12:00Z" w16du:dateUtc="2026-09-26T01:12:00Z"/>
      </w:rPr>
    </w:pPr>
    <w:del w:id="163" w:author="Pelligrino, Nicole" w:date="2026-09-25T21:12:00Z" w16du:dateUtc="2026-09-26T01:12:00Z">
      <w:r>
        <w:delText>June</w:delText>
      </w:r>
      <w:r w:rsidR="00473FBE">
        <w:delText xml:space="preserve"> 2016</w:delText>
      </w:r>
    </w:del>
  </w:p>
  <w:p w14:paraId="617DFE7D" w14:textId="77777777" w:rsidR="00B1216B" w:rsidRDefault="00B121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8A526F" w14:textId="77777777" w:rsidR="00EA0349" w:rsidRDefault="00EA03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8975E8" w14:textId="77777777" w:rsidR="00254207" w:rsidRDefault="00254207" w:rsidP="0013706C">
      <w:pPr>
        <w:spacing w:after="0" w:line="240" w:lineRule="auto"/>
        <w:pPrChange w:id="4" w:author="Pelligrino, Nicole" w:date="2026-09-25T21:12:00Z" w16du:dateUtc="2026-09-26T01:12:00Z">
          <w:pPr/>
        </w:pPrChange>
      </w:pPr>
      <w:r>
        <w:separator/>
      </w:r>
    </w:p>
  </w:footnote>
  <w:footnote w:type="continuationSeparator" w:id="0">
    <w:p w14:paraId="32CC5DAF" w14:textId="77777777" w:rsidR="00254207" w:rsidRDefault="00254207" w:rsidP="0013706C">
      <w:pPr>
        <w:spacing w:after="0" w:line="240" w:lineRule="auto"/>
        <w:pPrChange w:id="5" w:author="Pelligrino, Nicole" w:date="2026-09-25T21:12:00Z" w16du:dateUtc="2026-09-26T01:1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A2598A" w14:textId="77777777" w:rsidR="00EA0349" w:rsidRDefault="00EA03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0FBED7" w14:textId="77777777" w:rsidR="00EA0349" w:rsidRDefault="00EA03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80D87C" w14:textId="77777777" w:rsidR="00EA0349" w:rsidRDefault="00EA03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964EFC"/>
    <w:multiLevelType w:val="hybridMultilevel"/>
    <w:tmpl w:val="D95C2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808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7341"/>
    <w:rsid w:val="000151B3"/>
    <w:rsid w:val="00033CFE"/>
    <w:rsid w:val="000533D7"/>
    <w:rsid w:val="0009017D"/>
    <w:rsid w:val="000E7174"/>
    <w:rsid w:val="001323F8"/>
    <w:rsid w:val="001357D6"/>
    <w:rsid w:val="0013706C"/>
    <w:rsid w:val="00171FC9"/>
    <w:rsid w:val="001A6341"/>
    <w:rsid w:val="001F6C72"/>
    <w:rsid w:val="00246C05"/>
    <w:rsid w:val="00254207"/>
    <w:rsid w:val="0028233F"/>
    <w:rsid w:val="00287ACA"/>
    <w:rsid w:val="002A0A4D"/>
    <w:rsid w:val="00310DD7"/>
    <w:rsid w:val="00335D43"/>
    <w:rsid w:val="0037110B"/>
    <w:rsid w:val="003A30D9"/>
    <w:rsid w:val="003D59C3"/>
    <w:rsid w:val="00436266"/>
    <w:rsid w:val="0044356B"/>
    <w:rsid w:val="00473FBE"/>
    <w:rsid w:val="004B1D14"/>
    <w:rsid w:val="004C0474"/>
    <w:rsid w:val="004C3780"/>
    <w:rsid w:val="004E405A"/>
    <w:rsid w:val="00596992"/>
    <w:rsid w:val="005C3C3A"/>
    <w:rsid w:val="00676CE8"/>
    <w:rsid w:val="006C4BDF"/>
    <w:rsid w:val="006D38B6"/>
    <w:rsid w:val="006D7341"/>
    <w:rsid w:val="006D79DA"/>
    <w:rsid w:val="006E0979"/>
    <w:rsid w:val="006F2FA7"/>
    <w:rsid w:val="00702E87"/>
    <w:rsid w:val="00710775"/>
    <w:rsid w:val="007503B2"/>
    <w:rsid w:val="0079095A"/>
    <w:rsid w:val="007B0C45"/>
    <w:rsid w:val="007C11B5"/>
    <w:rsid w:val="00811445"/>
    <w:rsid w:val="00825F14"/>
    <w:rsid w:val="00826357"/>
    <w:rsid w:val="00900CFB"/>
    <w:rsid w:val="0092113C"/>
    <w:rsid w:val="00933EF8"/>
    <w:rsid w:val="00940143"/>
    <w:rsid w:val="00977F19"/>
    <w:rsid w:val="009867BD"/>
    <w:rsid w:val="009871D6"/>
    <w:rsid w:val="009A6EEB"/>
    <w:rsid w:val="009C62BB"/>
    <w:rsid w:val="009D6736"/>
    <w:rsid w:val="00A25259"/>
    <w:rsid w:val="00A84162"/>
    <w:rsid w:val="00A95A71"/>
    <w:rsid w:val="00AE0472"/>
    <w:rsid w:val="00B03F78"/>
    <w:rsid w:val="00B05E1B"/>
    <w:rsid w:val="00B1216B"/>
    <w:rsid w:val="00BC1B2D"/>
    <w:rsid w:val="00BD0DE3"/>
    <w:rsid w:val="00C71AED"/>
    <w:rsid w:val="00C829CA"/>
    <w:rsid w:val="00C863A5"/>
    <w:rsid w:val="00CC0B3C"/>
    <w:rsid w:val="00CD0F55"/>
    <w:rsid w:val="00D755A5"/>
    <w:rsid w:val="00D95A4D"/>
    <w:rsid w:val="00DA43F7"/>
    <w:rsid w:val="00DB01C2"/>
    <w:rsid w:val="00E1553B"/>
    <w:rsid w:val="00E9753F"/>
    <w:rsid w:val="00EA0349"/>
    <w:rsid w:val="00F905A7"/>
    <w:rsid w:val="00FC5992"/>
    <w:rsid w:val="00FC7BDE"/>
    <w:rsid w:val="00FD32EA"/>
    <w:rsid w:val="00FD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CA3FC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  <w:pPrChange w:id="0" w:author="Pelligrino, Nicole" w:date="2026-09-25T21:12:00Z">
        <w:pPr/>
      </w:pPrChange>
    </w:pPr>
    <w:rPr>
      <w:rFonts w:asciiTheme="minorHAnsi" w:eastAsiaTheme="minorHAnsi" w:hAnsiTheme="minorHAnsi" w:cstheme="minorBidi"/>
      <w:sz w:val="22"/>
      <w:szCs w:val="22"/>
      <w:rPrChange w:id="0" w:author="Pelligrino, Nicole" w:date="2026-09-25T21:12:00Z">
        <w:rPr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CC0B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C0B3C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CC0B3C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3706C"/>
    <w:pPr>
      <w:tabs>
        <w:tab w:val="center" w:pos="4680"/>
        <w:tab w:val="right" w:pos="9360"/>
      </w:tabs>
      <w:spacing w:after="0" w:line="240" w:lineRule="auto"/>
      <w:pPrChange w:id="1" w:author="Pelligrino, Nicole" w:date="2026-09-25T21:12:00Z">
        <w:pPr>
          <w:tabs>
            <w:tab w:val="center" w:pos="4680"/>
            <w:tab w:val="right" w:pos="9360"/>
          </w:tabs>
          <w:spacing w:after="160" w:line="259" w:lineRule="auto"/>
        </w:pPr>
      </w:pPrChange>
    </w:pPr>
    <w:rPr>
      <w:rPrChange w:id="1" w:author="Pelligrino, Nicole" w:date="2026-09-25T21:12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6C4BDF"/>
    <w:rPr>
      <w:rFonts w:asciiTheme="minorHAnsi" w:eastAsia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706C"/>
    <w:pPr>
      <w:tabs>
        <w:tab w:val="center" w:pos="4680"/>
        <w:tab w:val="right" w:pos="9360"/>
      </w:tabs>
      <w:spacing w:after="0" w:line="240" w:lineRule="auto"/>
      <w:pPrChange w:id="2" w:author="Pelligrino, Nicole" w:date="2026-09-25T21:12:00Z">
        <w:pPr>
          <w:tabs>
            <w:tab w:val="center" w:pos="4680"/>
            <w:tab w:val="right" w:pos="9360"/>
          </w:tabs>
          <w:spacing w:after="160" w:line="259" w:lineRule="auto"/>
        </w:pPr>
      </w:pPrChange>
    </w:pPr>
    <w:rPr>
      <w:rPrChange w:id="2" w:author="Pelligrino, Nicole" w:date="2026-09-25T21:12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6C4BDF"/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9871D6"/>
    <w:rPr>
      <w:rFonts w:asciiTheme="minorHAnsi" w:eastAsiaTheme="minorEastAsia" w:hAnsiTheme="minorHAnsi" w:cstheme="minorBid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867B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D59C3"/>
    <w:pPr>
      <w:ind w:left="720"/>
      <w:contextualSpacing/>
      <w:pPrChange w:id="3" w:author="Pelligrino, Nicole" w:date="2026-09-25T21:12:00Z">
        <w:pPr>
          <w:spacing w:after="160" w:line="259" w:lineRule="auto"/>
          <w:ind w:left="720"/>
          <w:contextualSpacing/>
        </w:pPr>
      </w:pPrChange>
    </w:pPr>
    <w:rPr>
      <w:rPrChange w:id="3" w:author="Pelligrino, Nicole" w:date="2026-09-25T21:12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874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EE65D-9A77-7B4A-8A46-D2268AB96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PENN STATE BEAVER</vt:lpstr>
    </vt:vector>
  </TitlesOfParts>
  <Company>Penn State Beaver</Company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PENN STATE BEAVER</dc:title>
  <dc:subject/>
  <dc:creator>mew2</dc:creator>
  <cp:keywords/>
  <cp:lastModifiedBy>Arthur Souza Rodrigues</cp:lastModifiedBy>
  <cp:revision>1</cp:revision>
  <cp:lastPrinted>2006-09-19T19:32:00Z</cp:lastPrinted>
  <dcterms:created xsi:type="dcterms:W3CDTF">2016-07-22T15:12:00Z</dcterms:created>
  <dcterms:modified xsi:type="dcterms:W3CDTF">2026-09-26T01:12:00Z</dcterms:modified>
</cp:coreProperties>
</file>