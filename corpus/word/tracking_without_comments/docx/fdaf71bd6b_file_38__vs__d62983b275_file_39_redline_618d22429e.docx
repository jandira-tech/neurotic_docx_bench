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DE0F76" w14:textId="77777777" w:rsidR="00C664DF" w:rsidRDefault="00C664DF">
      <w:r>
        <w:t>file_</w:t>
      </w:r>
      <w:ins w:id="0" w:author="Arthur Souza Rodrigues" w:date="2026-09-26T14:57:00Z" w16du:dateUtc="2026-09-26T18:57:00Z">
        <w:r w:rsidR="00B447CB">
          <w:t>39</w:t>
        </w:r>
      </w:ins>
      <w:del w:id="1" w:author="Arthur Souza Rodrigues" w:date="2026-09-26T14:57:00Z" w16du:dateUtc="2026-09-26T18:57:00Z">
        <w:r>
          <w:delText>38</w:delText>
        </w:r>
      </w:del>
      <w:r>
        <w:t>.docx</w:t>
      </w:r>
    </w:p>
    <w:p w14:paraId="35C9D91A" w14:textId="051DF6AC" w:rsidR="00BB1AD2" w:rsidRDefault="0084273A">
      <w:pPr>
        <w:rPr>
          <w:ins w:id="2" w:author="Arthur Souza Rodrigues" w:date="2026-09-26T14:57:00Z" w16du:dateUtc="2026-09-26T18:57:00Z"/>
        </w:rPr>
      </w:pPr>
      <w:ins w:id="3" w:author="Arthur Souza Rodrigues" w:date="2026-09-26T14:57:00Z" w16du:dateUtc="2026-09-26T18:57:00Z">
        <w:r>
          <w:t>Support Tickets Summary</w:t>
        </w:r>
      </w:ins>
    </w:p>
    <w:p w14:paraId="4F02D8F3" w14:textId="10A9A2FA" w:rsidR="005710EA" w:rsidRDefault="0084273A">
      <w:pPr>
        <w:rPr>
          <w:del w:id="4" w:author="Arthur Souza Rodrigues" w:date="2026-09-26T14:57:00Z" w16du:dateUtc="2026-09-26T18:57:00Z"/>
        </w:rPr>
      </w:pPr>
      <w:ins w:id="5" w:author="Arthur Souza Rodrigues" w:date="2026-09-26T14:57:00Z" w16du:dateUtc="2026-09-26T18:57:00Z">
        <w:r>
          <w:rPr>
            <w:b/>
            <w:bCs/>
          </w:rPr>
          <w:t>Ticket</w:t>
        </w:r>
        <w:r>
          <w:t xml:space="preserve"> </w:t>
        </w:r>
        <w:r>
          <w:rPr>
            <w:color w:val="FF0000"/>
          </w:rPr>
          <w:t>ID</w:t>
        </w:r>
        <w:r>
          <w:tab/>
        </w:r>
        <w:r>
          <w:rPr>
            <w:color w:val="FF0000"/>
          </w:rPr>
          <w:t>Issue</w:t>
        </w:r>
        <w:r>
          <w:tab/>
        </w:r>
        <w:r>
          <w:rPr>
            <w:color w:val="FF0000"/>
          </w:rPr>
          <w:t>Priori</w:t>
        </w:r>
        <w:r>
          <w:t>ty</w:t>
        </w:r>
        <w:r>
          <w:tab/>
          <w:t>#1001</w:t>
        </w:r>
        <w:r>
          <w:tab/>
          <w:t>Login failure</w:t>
        </w:r>
        <w:r>
          <w:tab/>
          <w:t>High</w:t>
        </w:r>
        <w:r>
          <w:tab/>
          <w:t>#1002</w:t>
        </w:r>
        <w:r>
          <w:tab/>
          <w:t>Slow loading</w:t>
        </w:r>
        <w:r>
          <w:tab/>
          <w:t>Medium</w:t>
        </w:r>
        <w:r>
          <w:tab/>
          <w:t>#1003</w:t>
        </w:r>
        <w:r>
          <w:tab/>
          <w:t>Export bug</w:t>
        </w:r>
        <w:r>
          <w:tab/>
          <w:t>Low</w:t>
        </w:r>
      </w:ins>
      <w:del w:id="6" w:author="Arthur Souza Rodrigues" w:date="2026-09-26T14:57:00Z" w16du:dateUtc="2026-09-26T18:57:00Z">
        <w:r>
          <w:delText>Center Alignment Demo</w:delText>
        </w:r>
      </w:del>
    </w:p>
    <w:p w14:paraId="3B49BED0" w14:textId="77777777" w:rsidR="005710EA" w:rsidRDefault="0084273A">
      <w:pPr>
        <w:rPr>
          <w:del w:id="7" w:author="Arthur Souza Rodrigues" w:date="2026-09-26T14:57:00Z" w16du:dateUtc="2026-09-26T18:57:00Z"/>
        </w:rPr>
      </w:pPr>
      <w:del w:id="8" w:author="Arthur Souza Rodrigues" w:date="2026-09-26T14:57:00Z" w16du:dateUtc="2026-09-26T18:57:00Z">
        <w:r>
          <w:delText>This document demonstrates center text alignment.</w:delText>
        </w:r>
      </w:del>
    </w:p>
    <w:p w14:paraId="172A17EB" w14:textId="77777777" w:rsidR="005710EA" w:rsidRDefault="0084273A">
      <w:del w:id="9" w:author="Arthur Souza Rodrigues" w:date="2026-09-26T14:57:00Z" w16du:dateUtc="2026-09-26T18:57:00Z">
        <w:r>
          <w:delText>All text in this document is centered on the page.</w:delText>
        </w:r>
      </w:del>
    </w:p>
    <w:sectPr w:rsidR="005710E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10EA"/>
    <w:rsid w:val="002F5B90"/>
    <w:rsid w:val="003367C3"/>
    <w:rsid w:val="005710EA"/>
    <w:rsid w:val="00A8037A"/>
    <w:rsid w:val="00B447CB"/>
    <w:rsid w:val="00BB1AD2"/>
    <w:rsid w:val="00C664DF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8A8D6A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2026-05-14T17:06:00Z</dcterms:created>
  <dcterms:modified xsi:type="dcterms:W3CDTF">2026-09-26T18:57:00Z</dcterms:modified>
</cp:coreProperties>
</file>