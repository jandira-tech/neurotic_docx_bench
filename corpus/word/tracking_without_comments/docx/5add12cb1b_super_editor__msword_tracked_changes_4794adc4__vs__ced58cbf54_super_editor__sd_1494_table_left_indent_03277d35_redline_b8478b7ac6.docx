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362D2" w14:textId="69FA39DC" w:rsidR="00AA6D4A" w:rsidRDefault="007523AB">
      <w:pPr>
        <w:rPr>
          <w:ins w:id="11" w:author="Elliot Burton" w:date="2026-08-04T06:08:00Z" w16du:dateUtc="2026-08-04T10:08:00Z"/>
        </w:rPr>
      </w:pPr>
      <w:ins w:id="12" w:author="Elliot Burton" w:date="2026-08-04T06:08:00Z" w16du:dateUtc="2026-08-04T10:08:00Z">
        <w:r>
          <w:t>Table with left indent 1”</w:t>
        </w:r>
      </w:ins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2636"/>
        <w:gridCol w:w="2637"/>
        <w:gridCol w:w="2637"/>
      </w:tblGrid>
      <w:tr w:rsidR="007523AB" w14:paraId="313CFF58" w14:textId="77777777" w:rsidTr="007523AB">
        <w:trPr>
          <w:ins w:id="13" w:author="Elliot Burton" w:date="2026-08-04T06:08:00Z" w16du:dateUtc="2026-08-04T10:08:00Z"/>
        </w:trPr>
        <w:tc>
          <w:tcPr>
            <w:tcW w:w="3116" w:type="dxa"/>
          </w:tcPr>
          <w:p w14:paraId="7982D19E" w14:textId="77777777" w:rsidR="007523AB" w:rsidRDefault="007523AB">
            <w:pPr>
              <w:rPr>
                <w:ins w:id="14" w:author="Elliot Burton" w:date="2026-08-04T06:08:00Z" w16du:dateUtc="2026-08-04T10:08:00Z"/>
              </w:rPr>
            </w:pPr>
          </w:p>
        </w:tc>
        <w:tc>
          <w:tcPr>
            <w:tcW w:w="3117" w:type="dxa"/>
          </w:tcPr>
          <w:p w14:paraId="2AB096B5" w14:textId="77777777" w:rsidR="007523AB" w:rsidRDefault="007523AB">
            <w:pPr>
              <w:rPr>
                <w:ins w:id="15" w:author="Elliot Burton" w:date="2026-08-04T06:08:00Z" w16du:dateUtc="2026-08-04T10:08:00Z"/>
              </w:rPr>
            </w:pPr>
          </w:p>
        </w:tc>
        <w:tc>
          <w:tcPr>
            <w:tcW w:w="3117" w:type="dxa"/>
          </w:tcPr>
          <w:p w14:paraId="53925E6B" w14:textId="77777777" w:rsidR="007523AB" w:rsidRDefault="007523AB">
            <w:pPr>
              <w:rPr>
                <w:ins w:id="16" w:author="Elliot Burton" w:date="2026-08-04T06:08:00Z" w16du:dateUtc="2026-08-04T10:08:00Z"/>
              </w:rPr>
            </w:pPr>
          </w:p>
        </w:tc>
      </w:tr>
      <w:tr w:rsidR="007523AB" w14:paraId="26E07C29" w14:textId="77777777" w:rsidTr="007523AB">
        <w:trPr>
          <w:ins w:id="17" w:author="Elliot Burton" w:date="2026-08-04T06:08:00Z" w16du:dateUtc="2026-08-04T10:08:00Z"/>
        </w:trPr>
        <w:tc>
          <w:tcPr>
            <w:tcW w:w="3116" w:type="dxa"/>
          </w:tcPr>
          <w:p w14:paraId="0C1CAFF5" w14:textId="77777777" w:rsidR="007523AB" w:rsidRDefault="007523AB">
            <w:pPr>
              <w:rPr>
                <w:ins w:id="18" w:author="Elliot Burton" w:date="2026-08-04T06:08:00Z" w16du:dateUtc="2026-08-04T10:08:00Z"/>
              </w:rPr>
            </w:pPr>
          </w:p>
        </w:tc>
        <w:tc>
          <w:tcPr>
            <w:tcW w:w="3117" w:type="dxa"/>
          </w:tcPr>
          <w:p w14:paraId="43970D71" w14:textId="77777777" w:rsidR="007523AB" w:rsidRDefault="007523AB">
            <w:pPr>
              <w:rPr>
                <w:ins w:id="19" w:author="Elliot Burton" w:date="2026-08-04T06:08:00Z" w16du:dateUtc="2026-08-04T10:08:00Z"/>
              </w:rPr>
            </w:pPr>
          </w:p>
        </w:tc>
        <w:tc>
          <w:tcPr>
            <w:tcW w:w="3117" w:type="dxa"/>
          </w:tcPr>
          <w:p w14:paraId="14EB6DD0" w14:textId="77777777" w:rsidR="007523AB" w:rsidRDefault="007523AB">
            <w:pPr>
              <w:rPr>
                <w:ins w:id="20" w:author="Elliot Burton" w:date="2026-08-04T06:08:00Z" w16du:dateUtc="2026-08-04T10:08:00Z"/>
              </w:rPr>
            </w:pPr>
          </w:p>
        </w:tc>
      </w:tr>
    </w:tbl>
    <w:p w14:paraId="45BEBAB2" w14:textId="77777777" w:rsidR="007523AB" w:rsidRDefault="007523AB">
      <w:pPr>
        <w:rPr>
          <w:ins w:id="21" w:author="Elliot Burton" w:date="2026-08-04T06:08:00Z" w16du:dateUtc="2026-08-04T10:08:00Z"/>
        </w:rPr>
      </w:pPr>
    </w:p>
    <w:p w14:paraId="2C60F655" w14:textId="77777777" w:rsidR="007523AB" w:rsidRDefault="007523AB">
      <w:pPr>
        <w:rPr>
          <w:ins w:id="22" w:author="Elliot Burton" w:date="2026-08-04T06:08:00Z" w16du:dateUtc="2026-08-04T10:08:00Z"/>
        </w:rPr>
      </w:pPr>
    </w:p>
    <w:p w14:paraId="360CD8D0" w14:textId="04778A4E" w:rsidR="007523AB" w:rsidRDefault="007523AB">
      <w:pPr>
        <w:rPr>
          <w:ins w:id="23" w:author="Elliot Burton" w:date="2026-08-04T06:08:00Z" w16du:dateUtc="2026-08-04T10:08:00Z"/>
        </w:rPr>
      </w:pPr>
      <w:ins w:id="24" w:author="Elliot Burton" w:date="2026-08-04T06:08:00Z" w16du:dateUtc="2026-08-04T10:08:00Z">
        <w:r>
          <w:t>Table with no left indent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523AB" w14:paraId="2036DA3A" w14:textId="77777777" w:rsidTr="007523AB">
        <w:trPr>
          <w:ins w:id="25" w:author="Elliot Burton" w:date="2026-08-04T06:08:00Z" w16du:dateUtc="2026-08-04T10:08:00Z"/>
        </w:trPr>
        <w:tc>
          <w:tcPr>
            <w:tcW w:w="3116" w:type="dxa"/>
          </w:tcPr>
          <w:p w14:paraId="434B5434" w14:textId="77777777" w:rsidR="007523AB" w:rsidRDefault="007523AB">
            <w:pPr>
              <w:rPr>
                <w:ins w:id="26" w:author="Elliot Burton" w:date="2026-08-04T06:08:00Z" w16du:dateUtc="2026-08-04T10:08:00Z"/>
              </w:rPr>
            </w:pPr>
          </w:p>
        </w:tc>
        <w:tc>
          <w:tcPr>
            <w:tcW w:w="3117" w:type="dxa"/>
          </w:tcPr>
          <w:p w14:paraId="3BEA1E17" w14:textId="77777777" w:rsidR="007523AB" w:rsidRDefault="007523AB">
            <w:pPr>
              <w:rPr>
                <w:ins w:id="27" w:author="Elliot Burton" w:date="2026-08-04T06:08:00Z" w16du:dateUtc="2026-08-04T10:08:00Z"/>
              </w:rPr>
            </w:pPr>
          </w:p>
        </w:tc>
        <w:tc>
          <w:tcPr>
            <w:tcW w:w="3117" w:type="dxa"/>
          </w:tcPr>
          <w:p w14:paraId="1F9131F9" w14:textId="77777777" w:rsidR="007523AB" w:rsidRDefault="007523AB">
            <w:pPr>
              <w:rPr>
                <w:ins w:id="28" w:author="Elliot Burton" w:date="2026-08-04T06:08:00Z" w16du:dateUtc="2026-08-04T10:08:00Z"/>
              </w:rPr>
            </w:pPr>
          </w:p>
        </w:tc>
      </w:tr>
      <w:tr w:rsidR="007523AB" w14:paraId="2E703C72" w14:textId="77777777" w:rsidTr="007523AB">
        <w:trPr>
          <w:ins w:id="29" w:author="Elliot Burton" w:date="2026-08-04T06:08:00Z" w16du:dateUtc="2026-08-04T10:08:00Z"/>
        </w:trPr>
        <w:tc>
          <w:tcPr>
            <w:tcW w:w="3116" w:type="dxa"/>
          </w:tcPr>
          <w:p w14:paraId="735EA275" w14:textId="77777777" w:rsidR="007523AB" w:rsidRDefault="007523AB">
            <w:pPr>
              <w:rPr>
                <w:ins w:id="30" w:author="Elliot Burton" w:date="2026-08-04T06:08:00Z" w16du:dateUtc="2026-08-04T10:08:00Z"/>
              </w:rPr>
            </w:pPr>
          </w:p>
        </w:tc>
        <w:tc>
          <w:tcPr>
            <w:tcW w:w="3117" w:type="dxa"/>
          </w:tcPr>
          <w:p w14:paraId="108B55F9" w14:textId="77777777" w:rsidR="007523AB" w:rsidRDefault="007523AB">
            <w:pPr>
              <w:rPr>
                <w:ins w:id="31" w:author="Elliot Burton" w:date="2026-08-04T06:08:00Z" w16du:dateUtc="2026-08-04T10:08:00Z"/>
              </w:rPr>
            </w:pPr>
          </w:p>
        </w:tc>
        <w:tc>
          <w:tcPr>
            <w:tcW w:w="3117" w:type="dxa"/>
          </w:tcPr>
          <w:p w14:paraId="4C6DE17C" w14:textId="77777777" w:rsidR="007523AB" w:rsidRDefault="007523AB">
            <w:pPr>
              <w:rPr>
                <w:ins w:id="32" w:author="Elliot Burton" w:date="2026-08-04T06:08:00Z" w16du:dateUtc="2026-08-04T10:08:00Z"/>
              </w:rPr>
            </w:pPr>
          </w:p>
        </w:tc>
      </w:tr>
    </w:tbl>
    <w:p w14:paraId="03448948" w14:textId="192DFAE7" w:rsidR="003C58BC" w:rsidRDefault="00BA0BBB">
      <w:pPr>
        <w:rPr>
          <w:del w:id="33" w:author="Elliot Burton" w:date="2026-08-04T06:08:00Z" w16du:dateUtc="2026-08-04T10:08:00Z"/>
        </w:rPr>
      </w:pPr>
      <w:del w:id="34" w:author="Elliot Burton" w:date="2026-08-04T06:08:00Z" w16du:dateUtc="2026-08-04T10:08:00Z">
        <w:r>
          <w:delText>Here is a MS Word cool sentence</w:delText>
        </w:r>
      </w:del>
    </w:p>
    <w:p w14:paraId="79A585C6" w14:textId="77777777" w:rsidR="00BA0BBB" w:rsidRDefault="00BA0BBB">
      <w:pPr>
        <w:rPr>
          <w:del w:id="35" w:author="Elliot Burton" w:date="2026-08-04T06:08:00Z" w16du:dateUtc="2026-08-04T10:08:00Z"/>
        </w:rPr>
      </w:pPr>
    </w:p>
    <w:p w14:paraId="58015C81" w14:textId="77777777" w:rsidR="00BA0BBB" w:rsidRDefault="00BA0BBB">
      <w:pPr>
        <w:rPr>
          <w:del w:id="36" w:author="Elliot Burton" w:date="2026-08-04T06:08:00Z" w16du:dateUtc="2026-08-04T10:08:00Z"/>
        </w:rPr>
      </w:pPr>
    </w:p>
    <w:p w14:paraId="79C98726" w14:textId="43CC2ECC" w:rsidR="00BA0BBB" w:rsidRDefault="00BA0BBB">
      <w:del w:id="37" w:author="Elliot Burton" w:date="2026-08-04T06:08:00Z" w16du:dateUtc="2026-08-04T10:08:00Z">
        <w:r>
          <w:delText>New text</w:delText>
        </w:r>
      </w:del>
    </w:p>
    <w:sectPr w:rsidR="00BA0B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BBB"/>
    <w:rsid w:val="0013590C"/>
    <w:rsid w:val="00332062"/>
    <w:rsid w:val="00360F1B"/>
    <w:rsid w:val="003C1D14"/>
    <w:rsid w:val="003C58BC"/>
    <w:rsid w:val="005F58DF"/>
    <w:rsid w:val="007523AB"/>
    <w:rsid w:val="008578B3"/>
    <w:rsid w:val="008C31CE"/>
    <w:rsid w:val="00931F1A"/>
    <w:rsid w:val="00A16521"/>
    <w:rsid w:val="00AA6D4A"/>
    <w:rsid w:val="00BA0BBB"/>
    <w:rsid w:val="00CF5EA7"/>
    <w:rsid w:val="00DE473F"/>
    <w:rsid w:val="00F46982"/>
    <w:rsid w:val="00F64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0C18DC"/>
  <w15:chartTrackingRefBased/>
  <w15:docId w15:val="{8D7FBC86-12D0-124E-B8CC-993E4E200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0B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0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3AB"/>
    <w:pPr>
      <w:keepNext/>
      <w:keepLines/>
      <w:spacing w:before="160" w:after="80" w:line="278" w:lineRule="auto"/>
      <w:outlineLvl w:val="2"/>
      <w:pPrChange w:id="0" w:author="Elliot Burton" w:date="2026-08-04T06:08:00Z">
        <w:pPr>
          <w:keepNext/>
          <w:keepLines/>
          <w:spacing w:before="160" w:after="80"/>
          <w:outlineLvl w:val="2"/>
        </w:pPr>
      </w:pPrChange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rPrChange w:id="0" w:author="Elliot Burton" w:date="2026-08-04T06:08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3AB"/>
    <w:pPr>
      <w:keepNext/>
      <w:keepLines/>
      <w:spacing w:before="80" w:after="40" w:line="278" w:lineRule="auto"/>
      <w:outlineLvl w:val="3"/>
      <w:pPrChange w:id="1" w:author="Elliot Burton" w:date="2026-08-04T06:08:00Z">
        <w:pPr>
          <w:keepNext/>
          <w:keepLines/>
          <w:spacing w:before="80" w:after="40"/>
          <w:outlineLvl w:val="3"/>
        </w:pPr>
      </w:pPrChange>
    </w:pPr>
    <w:rPr>
      <w:rFonts w:asciiTheme="minorHAnsi" w:eastAsiaTheme="majorEastAsia" w:hAnsiTheme="minorHAnsi" w:cstheme="majorBidi"/>
      <w:i/>
      <w:iCs/>
      <w:color w:val="0F4761" w:themeColor="accent1" w:themeShade="BF"/>
      <w:rPrChange w:id="1" w:author="Elliot Burton" w:date="2026-08-04T06:08:00Z"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3AB"/>
    <w:pPr>
      <w:keepNext/>
      <w:keepLines/>
      <w:spacing w:before="80" w:after="40" w:line="278" w:lineRule="auto"/>
      <w:outlineLvl w:val="4"/>
      <w:pPrChange w:id="2" w:author="Elliot Burton" w:date="2026-08-04T06:08:00Z">
        <w:pPr>
          <w:keepNext/>
          <w:keepLines/>
          <w:spacing w:before="80" w:after="40"/>
          <w:outlineLvl w:val="4"/>
        </w:pPr>
      </w:pPrChange>
    </w:pPr>
    <w:rPr>
      <w:rFonts w:asciiTheme="minorHAnsi" w:eastAsiaTheme="majorEastAsia" w:hAnsiTheme="minorHAnsi" w:cstheme="majorBidi"/>
      <w:color w:val="0F4761" w:themeColor="accent1" w:themeShade="BF"/>
      <w:rPrChange w:id="2" w:author="Elliot Burton" w:date="2026-08-04T06:08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3AB"/>
    <w:pPr>
      <w:keepNext/>
      <w:keepLines/>
      <w:spacing w:before="40" w:line="278" w:lineRule="auto"/>
      <w:outlineLvl w:val="5"/>
      <w:pPrChange w:id="3" w:author="Elliot Burton" w:date="2026-08-04T06:08:00Z">
        <w:pPr>
          <w:keepNext/>
          <w:keepLines/>
          <w:spacing w:before="40"/>
          <w:outlineLvl w:val="5"/>
        </w:pPr>
      </w:pPrChange>
    </w:pPr>
    <w:rPr>
      <w:rFonts w:asciiTheme="minorHAnsi" w:eastAsiaTheme="majorEastAsia" w:hAnsiTheme="minorHAnsi" w:cstheme="majorBidi"/>
      <w:i/>
      <w:iCs/>
      <w:color w:val="595959" w:themeColor="text1" w:themeTint="A6"/>
      <w:rPrChange w:id="3" w:author="Elliot Burton" w:date="2026-08-04T06:08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3AB"/>
    <w:pPr>
      <w:keepNext/>
      <w:keepLines/>
      <w:spacing w:before="40" w:line="278" w:lineRule="auto"/>
      <w:outlineLvl w:val="6"/>
      <w:pPrChange w:id="4" w:author="Elliot Burton" w:date="2026-08-04T06:08:00Z">
        <w:pPr>
          <w:keepNext/>
          <w:keepLines/>
          <w:spacing w:before="40"/>
          <w:outlineLvl w:val="6"/>
        </w:pPr>
      </w:pPrChange>
    </w:pPr>
    <w:rPr>
      <w:rFonts w:asciiTheme="minorHAnsi" w:eastAsiaTheme="majorEastAsia" w:hAnsiTheme="minorHAnsi" w:cstheme="majorBidi"/>
      <w:color w:val="595959" w:themeColor="text1" w:themeTint="A6"/>
      <w:rPrChange w:id="4" w:author="Elliot Burton" w:date="2026-08-04T06:08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3AB"/>
    <w:pPr>
      <w:keepNext/>
      <w:keepLines/>
      <w:spacing w:line="278" w:lineRule="auto"/>
      <w:outlineLvl w:val="7"/>
      <w:pPrChange w:id="5" w:author="Elliot Burton" w:date="2026-08-04T06:08:00Z">
        <w:pPr>
          <w:keepNext/>
          <w:keepLines/>
          <w:outlineLvl w:val="7"/>
        </w:pPr>
      </w:pPrChange>
    </w:pPr>
    <w:rPr>
      <w:rFonts w:asciiTheme="minorHAnsi" w:eastAsiaTheme="majorEastAsia" w:hAnsiTheme="minorHAnsi" w:cstheme="majorBidi"/>
      <w:i/>
      <w:iCs/>
      <w:color w:val="272727" w:themeColor="text1" w:themeTint="D8"/>
      <w:rPrChange w:id="5" w:author="Elliot Burton" w:date="2026-08-04T06:08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3AB"/>
    <w:pPr>
      <w:keepNext/>
      <w:keepLines/>
      <w:spacing w:line="278" w:lineRule="auto"/>
      <w:outlineLvl w:val="8"/>
      <w:pPrChange w:id="6" w:author="Elliot Burton" w:date="2026-08-04T06:08:00Z">
        <w:pPr>
          <w:keepNext/>
          <w:keepLines/>
          <w:outlineLvl w:val="8"/>
        </w:pPr>
      </w:pPrChange>
    </w:pPr>
    <w:rPr>
      <w:rFonts w:asciiTheme="minorHAnsi" w:eastAsiaTheme="majorEastAsia" w:hAnsiTheme="minorHAnsi" w:cstheme="majorBidi"/>
      <w:color w:val="272727" w:themeColor="text1" w:themeTint="D8"/>
      <w:rPrChange w:id="6" w:author="Elliot Burton" w:date="2026-08-04T06:08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B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0B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BB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BB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BB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BB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BB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BB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BB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23AB"/>
    <w:pPr>
      <w:spacing w:after="80"/>
      <w:contextualSpacing/>
      <w:pPrChange w:id="7" w:author="Elliot Burton" w:date="2026-08-04T06:08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rPrChange w:id="7" w:author="Elliot Burton" w:date="2026-08-04T06:08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BA0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3AB"/>
    <w:pPr>
      <w:numPr>
        <w:ilvl w:val="1"/>
      </w:numPr>
      <w:spacing w:after="160" w:line="278" w:lineRule="auto"/>
      <w:pPrChange w:id="8" w:author="Elliot Burton" w:date="2026-08-04T06:08:00Z">
        <w:pPr>
          <w:numPr>
            <w:ilvl w:val="1"/>
          </w:numPr>
          <w:spacing w:after="160"/>
        </w:pPr>
      </w:pPrChange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rPrChange w:id="8" w:author="Elliot Burton" w:date="2026-08-04T06:08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BA0BB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23AB"/>
    <w:pPr>
      <w:spacing w:before="160" w:after="160" w:line="278" w:lineRule="auto"/>
      <w:jc w:val="center"/>
      <w:pPrChange w:id="9" w:author="Elliot Burton" w:date="2026-08-04T06:08:00Z">
        <w:pPr>
          <w:spacing w:before="160" w:after="160"/>
          <w:jc w:val="center"/>
        </w:pPr>
      </w:pPrChange>
    </w:pPr>
    <w:rPr>
      <w:rFonts w:asciiTheme="minorHAnsi" w:hAnsiTheme="minorHAnsi" w:cstheme="minorBidi"/>
      <w:i/>
      <w:iCs/>
      <w:color w:val="404040" w:themeColor="text1" w:themeTint="BF"/>
      <w:rPrChange w:id="9" w:author="Elliot Burton" w:date="2026-08-04T06:08:00Z">
        <w:rPr>
          <w:rFonts w:ascii="Arial" w:eastAsiaTheme="minorHAnsi" w:hAnsi="Arial" w:cs="Times New Roman (Body CS)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BA0BBB"/>
    <w:rPr>
      <w:rFonts w:asciiTheme="minorHAnsi" w:hAnsiTheme="minorHAnsi" w:cstheme="minorBid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B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B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B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B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BBB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BA0BBB"/>
  </w:style>
  <w:style w:type="paragraph" w:customStyle="1" w:styleId="HeadingLeft">
    <w:name w:val="HeadingLeft"/>
    <w:basedOn w:val="Normal"/>
    <w:next w:val="Normal"/>
    <w:qFormat/>
    <w:rsid w:val="00CF5EA7"/>
    <w:pPr>
      <w:spacing w:after="160" w:line="278" w:lineRule="auto"/>
      <w:pPrChange w:id="10" w:author="Elliot Burton" w:date="2026-08-04T06:08:00Z">
        <w:pPr>
          <w:spacing w:after="160" w:line="278" w:lineRule="auto"/>
        </w:pPr>
      </w:pPrChange>
    </w:pPr>
    <w:rPr>
      <w:rFonts w:asciiTheme="minorHAnsi" w:hAnsiTheme="minorHAnsi" w:cstheme="minorBidi"/>
      <w:b/>
      <w:bCs/>
      <w:u w:val="single"/>
      <w:rPrChange w:id="10" w:author="Elliot Burton" w:date="2026-08-04T06:08:00Z">
        <w:rPr>
          <w:rFonts w:asciiTheme="minorHAnsi" w:eastAsiaTheme="minorHAnsi" w:hAnsiTheme="minorHAnsi" w:cstheme="minorBidi"/>
          <w:b/>
          <w:bCs/>
          <w:kern w:val="2"/>
          <w:sz w:val="24"/>
          <w:szCs w:val="24"/>
          <w:u w:val="single"/>
          <w:lang w:val="en-US" w:eastAsia="en-US" w:bidi="ar-SA"/>
          <w14:ligatures w14:val="standardContextual"/>
        </w:rPr>
      </w:rPrChange>
    </w:rPr>
  </w:style>
  <w:style w:type="table" w:styleId="TableGrid">
    <w:name w:val="Table Grid"/>
    <w:basedOn w:val="TableNormal"/>
    <w:uiPriority w:val="39"/>
    <w:rsid w:val="00332062"/>
    <w:rPr>
      <w:rFonts w:asciiTheme="minorHAnsi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2025-09-30T16:22:00Z</dcterms:created>
  <dcterms:modified xsi:type="dcterms:W3CDTF">2026-08-04T10:08:00Z</dcterms:modified>
</cp:coreProperties>
</file>