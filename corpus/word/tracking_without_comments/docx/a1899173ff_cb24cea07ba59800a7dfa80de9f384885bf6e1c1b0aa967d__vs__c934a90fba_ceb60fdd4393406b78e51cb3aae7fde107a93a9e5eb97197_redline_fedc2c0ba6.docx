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3D454" w14:textId="77777777" w:rsidR="00396EA5" w:rsidRPr="00A9610D" w:rsidRDefault="005E53F6" w:rsidP="00870A86">
      <w:pPr>
        <w:tabs>
          <w:tab w:val="num" w:pos="600"/>
        </w:tabs>
        <w:spacing w:line="360" w:lineRule="auto"/>
        <w:jc w:val="center"/>
        <w:rPr>
          <w:del w:id="14" w:author="J LYONS" w:date="2026-09-25T20:06:00Z" w16du:dateUtc="2026-09-26T00:06:00Z"/>
          <w:b/>
          <w:bCs/>
          <w:sz w:val="28"/>
          <w:szCs w:val="28"/>
        </w:rPr>
      </w:pPr>
      <w:del w:id="15" w:author="J LYONS" w:date="2026-09-25T20:06:00Z" w16du:dateUtc="2026-09-26T00:06:00Z">
        <w:r w:rsidRPr="00A9610D">
          <w:rPr>
            <w:b/>
            <w:bCs/>
            <w:sz w:val="28"/>
            <w:szCs w:val="28"/>
          </w:rPr>
          <w:delText>LISBURN &amp; CASTLEREAGH CITY COUNCIL</w:delText>
        </w:r>
      </w:del>
    </w:p>
    <w:p w14:paraId="18654EF8" w14:textId="77777777" w:rsidR="005E53F6" w:rsidRPr="00A9610D" w:rsidRDefault="005E53F6" w:rsidP="00870A86">
      <w:pPr>
        <w:tabs>
          <w:tab w:val="num" w:pos="600"/>
        </w:tabs>
        <w:spacing w:line="360" w:lineRule="auto"/>
        <w:jc w:val="center"/>
        <w:rPr>
          <w:del w:id="16" w:author="J LYONS" w:date="2026-09-25T20:06:00Z" w16du:dateUtc="2026-09-26T00:06:00Z"/>
          <w:sz w:val="28"/>
          <w:szCs w:val="28"/>
        </w:rPr>
      </w:pPr>
    </w:p>
    <w:p w14:paraId="01935043" w14:textId="77777777" w:rsidR="00870A86" w:rsidRPr="00A9610D" w:rsidRDefault="00870A86" w:rsidP="00870A86">
      <w:pPr>
        <w:tabs>
          <w:tab w:val="num" w:pos="600"/>
        </w:tabs>
        <w:spacing w:line="360" w:lineRule="auto"/>
        <w:jc w:val="center"/>
        <w:rPr>
          <w:del w:id="17" w:author="J LYONS" w:date="2026-09-25T20:06:00Z" w16du:dateUtc="2026-09-26T00:06:00Z"/>
          <w:b/>
          <w:bCs/>
          <w:sz w:val="28"/>
          <w:szCs w:val="28"/>
        </w:rPr>
      </w:pPr>
      <w:del w:id="18" w:author="J LYONS" w:date="2026-09-25T20:06:00Z" w16du:dateUtc="2026-09-26T00:06:00Z">
        <w:r w:rsidRPr="00A9610D">
          <w:rPr>
            <w:b/>
            <w:bCs/>
            <w:sz w:val="28"/>
            <w:szCs w:val="28"/>
          </w:rPr>
          <w:delText>SCHEME OF ALLOWANCES PAYABLE TO COUNCILLORS</w:delText>
        </w:r>
      </w:del>
    </w:p>
    <w:p w14:paraId="0B7ACC35" w14:textId="77777777" w:rsidR="00870A86" w:rsidRPr="00A9610D" w:rsidRDefault="001D779D" w:rsidP="0052739A">
      <w:pPr>
        <w:tabs>
          <w:tab w:val="num" w:pos="600"/>
        </w:tabs>
        <w:spacing w:line="360" w:lineRule="auto"/>
        <w:jc w:val="center"/>
        <w:rPr>
          <w:del w:id="19" w:author="J LYONS" w:date="2026-09-25T20:06:00Z" w16du:dateUtc="2026-09-26T00:06:00Z"/>
          <w:b/>
          <w:bCs/>
          <w:sz w:val="28"/>
          <w:szCs w:val="28"/>
        </w:rPr>
      </w:pPr>
      <w:del w:id="20" w:author="J LYONS" w:date="2026-09-25T20:06:00Z" w16du:dateUtc="2026-09-26T00:06:00Z">
        <w:r>
          <w:rPr>
            <w:b/>
            <w:bCs/>
            <w:sz w:val="28"/>
            <w:szCs w:val="28"/>
          </w:rPr>
          <w:delText>1 APRIL</w:delText>
        </w:r>
        <w:r w:rsidR="007B6799">
          <w:rPr>
            <w:b/>
            <w:bCs/>
            <w:sz w:val="28"/>
            <w:szCs w:val="28"/>
          </w:rPr>
          <w:delText xml:space="preserve"> 2020 – 31 MARCH 2021</w:delText>
        </w:r>
      </w:del>
    </w:p>
    <w:p w14:paraId="00F8CF62" w14:textId="77777777" w:rsidR="00396EA5" w:rsidRPr="00A9610D" w:rsidRDefault="00396EA5" w:rsidP="00870A86">
      <w:pPr>
        <w:tabs>
          <w:tab w:val="num" w:pos="600"/>
        </w:tabs>
        <w:spacing w:line="360" w:lineRule="auto"/>
        <w:jc w:val="both"/>
        <w:rPr>
          <w:del w:id="21" w:author="J LYONS" w:date="2026-09-25T20:06:00Z" w16du:dateUtc="2026-09-26T00:06:00Z"/>
          <w:b/>
          <w:bCs/>
          <w:sz w:val="28"/>
          <w:szCs w:val="28"/>
        </w:rPr>
      </w:pPr>
    </w:p>
    <w:p w14:paraId="643899D2" w14:textId="77777777" w:rsidR="00870A86" w:rsidRPr="00A9610D" w:rsidRDefault="00870A86" w:rsidP="00870A86">
      <w:pPr>
        <w:tabs>
          <w:tab w:val="num" w:pos="600"/>
        </w:tabs>
        <w:spacing w:line="360" w:lineRule="auto"/>
        <w:jc w:val="both"/>
        <w:rPr>
          <w:del w:id="22" w:author="J LYONS" w:date="2026-09-25T20:06:00Z" w16du:dateUtc="2026-09-26T00:06:00Z"/>
          <w:sz w:val="28"/>
          <w:szCs w:val="28"/>
        </w:rPr>
      </w:pPr>
      <w:del w:id="23" w:author="J LYONS" w:date="2026-09-25T20:06:00Z" w16du:dateUtc="2026-09-26T00:06:00Z">
        <w:r w:rsidRPr="00A9610D">
          <w:rPr>
            <w:sz w:val="28"/>
            <w:szCs w:val="28"/>
          </w:rPr>
          <w:delText>This Scheme is made under</w:delText>
        </w:r>
        <w:r w:rsidR="00FF4EB7">
          <w:rPr>
            <w:sz w:val="28"/>
            <w:szCs w:val="28"/>
          </w:rPr>
          <w:delText xml:space="preserve"> </w:delText>
        </w:r>
        <w:r w:rsidR="00EA26FD">
          <w:rPr>
            <w:sz w:val="28"/>
            <w:szCs w:val="28"/>
          </w:rPr>
          <w:delText>Section 31</w:delText>
        </w:r>
        <w:r w:rsidR="00FF4EB7">
          <w:rPr>
            <w:sz w:val="28"/>
            <w:szCs w:val="28"/>
          </w:rPr>
          <w:delText xml:space="preserve"> of the Local Government Finance Act (Northern Ireland) 2011 and </w:delText>
        </w:r>
        <w:r w:rsidRPr="00A9610D">
          <w:rPr>
            <w:sz w:val="28"/>
            <w:szCs w:val="28"/>
          </w:rPr>
          <w:delText>the Local Government (Payments to Councillors) Reg</w:delText>
        </w:r>
        <w:r w:rsidR="008C2D8B">
          <w:rPr>
            <w:sz w:val="28"/>
            <w:szCs w:val="28"/>
          </w:rPr>
          <w:delText>ulations (Northern Ireland) 2019</w:delText>
        </w:r>
        <w:r w:rsidRPr="00A9610D">
          <w:rPr>
            <w:sz w:val="28"/>
            <w:szCs w:val="28"/>
          </w:rPr>
          <w:delText xml:space="preserve">.  The scheme has been </w:delText>
        </w:r>
        <w:r w:rsidR="0029358E">
          <w:rPr>
            <w:sz w:val="28"/>
            <w:szCs w:val="28"/>
          </w:rPr>
          <w:delText xml:space="preserve">prepared in accordance with </w:delText>
        </w:r>
        <w:r w:rsidR="007655D0" w:rsidRPr="00A9610D">
          <w:rPr>
            <w:sz w:val="28"/>
            <w:szCs w:val="28"/>
          </w:rPr>
          <w:delText>the Department o</w:delText>
        </w:r>
        <w:r w:rsidR="00C04AAD">
          <w:rPr>
            <w:sz w:val="28"/>
            <w:szCs w:val="28"/>
          </w:rPr>
          <w:delText>f Communities circular LG</w:delText>
        </w:r>
        <w:r w:rsidR="00EA26FD">
          <w:rPr>
            <w:sz w:val="28"/>
            <w:szCs w:val="28"/>
          </w:rPr>
          <w:delText xml:space="preserve"> 07/2021 </w:delText>
        </w:r>
        <w:r w:rsidR="007655D0" w:rsidRPr="00A9610D">
          <w:rPr>
            <w:sz w:val="28"/>
            <w:szCs w:val="28"/>
          </w:rPr>
          <w:delText>Consolidated Co</w:delText>
        </w:r>
        <w:r w:rsidR="00A9610D" w:rsidRPr="00A9610D">
          <w:rPr>
            <w:sz w:val="28"/>
            <w:szCs w:val="28"/>
          </w:rPr>
          <w:delText xml:space="preserve">uncillor Allowances Circular – </w:delText>
        </w:r>
        <w:r w:rsidR="00AF419C">
          <w:rPr>
            <w:sz w:val="28"/>
            <w:szCs w:val="28"/>
          </w:rPr>
          <w:delText xml:space="preserve">issued </w:delText>
        </w:r>
        <w:r w:rsidR="00EA26FD">
          <w:rPr>
            <w:sz w:val="28"/>
            <w:szCs w:val="28"/>
          </w:rPr>
          <w:delText>March 2021</w:delText>
        </w:r>
        <w:r w:rsidR="007655D0" w:rsidRPr="00A9610D">
          <w:rPr>
            <w:sz w:val="28"/>
            <w:szCs w:val="28"/>
          </w:rPr>
          <w:delText>.</w:delText>
        </w:r>
      </w:del>
    </w:p>
    <w:p w14:paraId="6A720878" w14:textId="77777777" w:rsidR="00A9610D" w:rsidRPr="00A9610D" w:rsidRDefault="00A9610D" w:rsidP="00870A86">
      <w:pPr>
        <w:tabs>
          <w:tab w:val="num" w:pos="600"/>
        </w:tabs>
        <w:spacing w:line="360" w:lineRule="auto"/>
        <w:jc w:val="both"/>
        <w:rPr>
          <w:del w:id="24" w:author="J LYONS" w:date="2026-09-25T20:06:00Z" w16du:dateUtc="2026-09-26T00:06:00Z"/>
          <w:sz w:val="28"/>
          <w:szCs w:val="28"/>
        </w:rPr>
      </w:pPr>
    </w:p>
    <w:p w14:paraId="33BBE093" w14:textId="77777777" w:rsidR="00301C0B" w:rsidRPr="00D22638" w:rsidRDefault="00DB7D09" w:rsidP="00D22638">
      <w:pPr>
        <w:pStyle w:val="ListParagraph"/>
        <w:numPr>
          <w:ilvl w:val="0"/>
          <w:numId w:val="40"/>
        </w:numPr>
        <w:tabs>
          <w:tab w:val="num" w:pos="600"/>
        </w:tabs>
        <w:spacing w:line="360" w:lineRule="auto"/>
        <w:jc w:val="both"/>
        <w:rPr>
          <w:del w:id="25" w:author="J LYONS" w:date="2026-09-25T20:06:00Z" w16du:dateUtc="2026-09-26T00:06:00Z"/>
          <w:b/>
          <w:sz w:val="28"/>
          <w:szCs w:val="28"/>
          <w:u w:val="single"/>
        </w:rPr>
      </w:pPr>
      <w:del w:id="26" w:author="J LYONS" w:date="2026-09-25T20:06:00Z" w16du:dateUtc="2026-09-26T00:06:00Z">
        <w:r w:rsidRPr="00A9610D">
          <w:rPr>
            <w:b/>
            <w:sz w:val="28"/>
            <w:szCs w:val="28"/>
            <w:u w:val="single"/>
          </w:rPr>
          <w:delText>Definitions</w:delText>
        </w:r>
      </w:del>
    </w:p>
    <w:p w14:paraId="49A34058" w14:textId="77777777" w:rsidR="00870A86" w:rsidRPr="00A9610D" w:rsidRDefault="00870A86" w:rsidP="00FE7CD3">
      <w:pPr>
        <w:pStyle w:val="ListParagraph"/>
        <w:numPr>
          <w:ilvl w:val="1"/>
          <w:numId w:val="44"/>
        </w:numPr>
        <w:spacing w:line="360" w:lineRule="auto"/>
        <w:jc w:val="both"/>
        <w:rPr>
          <w:del w:id="27" w:author="J LYONS" w:date="2026-09-25T20:06:00Z" w16du:dateUtc="2026-09-26T00:06:00Z"/>
          <w:sz w:val="28"/>
          <w:szCs w:val="28"/>
        </w:rPr>
      </w:pPr>
      <w:del w:id="28" w:author="J LYONS" w:date="2026-09-25T20:06:00Z" w16du:dateUtc="2026-09-26T00:06:00Z">
        <w:r w:rsidRPr="00A9610D">
          <w:rPr>
            <w:sz w:val="28"/>
            <w:szCs w:val="28"/>
          </w:rPr>
          <w:delText xml:space="preserve">In this scheme: </w:delText>
        </w:r>
      </w:del>
    </w:p>
    <w:p w14:paraId="16E83AC0" w14:textId="77777777" w:rsidR="001E4CD3" w:rsidRPr="001E4CD3" w:rsidRDefault="00870A86" w:rsidP="001E4CD3">
      <w:pPr>
        <w:numPr>
          <w:ilvl w:val="1"/>
          <w:numId w:val="1"/>
        </w:numPr>
        <w:spacing w:line="360" w:lineRule="auto"/>
        <w:jc w:val="both"/>
        <w:rPr>
          <w:del w:id="29" w:author="J LYONS" w:date="2026-09-25T20:06:00Z" w16du:dateUtc="2026-09-26T00:06:00Z"/>
          <w:sz w:val="28"/>
          <w:szCs w:val="28"/>
        </w:rPr>
      </w:pPr>
      <w:del w:id="30" w:author="J LYONS" w:date="2026-09-25T20:06:00Z" w16du:dateUtc="2026-09-26T00:06:00Z">
        <w:r w:rsidRPr="00A9610D">
          <w:rPr>
            <w:sz w:val="28"/>
            <w:szCs w:val="28"/>
          </w:rPr>
          <w:delText xml:space="preserve">‘approved duty’ </w:delText>
        </w:r>
        <w:r w:rsidR="00301C0B">
          <w:rPr>
            <w:sz w:val="28"/>
            <w:szCs w:val="28"/>
          </w:rPr>
          <w:delText xml:space="preserve">is as defined </w:delText>
        </w:r>
        <w:r w:rsidRPr="00A9610D">
          <w:rPr>
            <w:sz w:val="28"/>
            <w:szCs w:val="28"/>
          </w:rPr>
          <w:delText>in the Local Government (Payments to Councillors) Reg</w:delText>
        </w:r>
        <w:r w:rsidR="00301C0B">
          <w:rPr>
            <w:sz w:val="28"/>
            <w:szCs w:val="28"/>
          </w:rPr>
          <w:delText>ulations (Northern Ireland) 2019</w:delText>
        </w:r>
        <w:r w:rsidR="001E4CD3">
          <w:rPr>
            <w:sz w:val="28"/>
            <w:szCs w:val="28"/>
          </w:rPr>
          <w:delText xml:space="preserve"> as</w:delText>
        </w:r>
        <w:r w:rsidR="001E4CD3" w:rsidRPr="001E4CD3">
          <w:delText xml:space="preserve"> </w:delText>
        </w:r>
      </w:del>
    </w:p>
    <w:p w14:paraId="662295DD" w14:textId="77777777" w:rsidR="001E4CD3" w:rsidRDefault="001E4CD3" w:rsidP="001E4CD3">
      <w:pPr>
        <w:spacing w:line="360" w:lineRule="auto"/>
        <w:ind w:left="1800"/>
        <w:jc w:val="both"/>
        <w:rPr>
          <w:del w:id="31" w:author="J LYONS" w:date="2026-09-25T20:06:00Z" w16du:dateUtc="2026-09-26T00:06:00Z"/>
          <w:sz w:val="28"/>
          <w:szCs w:val="28"/>
        </w:rPr>
      </w:pPr>
      <w:del w:id="32" w:author="J LYONS" w:date="2026-09-25T20:06:00Z" w16du:dateUtc="2026-09-26T00:06:00Z">
        <w:r w:rsidRPr="001E4CD3">
          <w:rPr>
            <w:sz w:val="28"/>
            <w:szCs w:val="28"/>
          </w:rPr>
          <w:delText xml:space="preserve">(a) attendance at a meeting of a council, or any of its committees or sub-committees, or at a meeting of a joint committee or any of its sub-committees; or </w:delText>
        </w:r>
      </w:del>
    </w:p>
    <w:p w14:paraId="57DC2F60" w14:textId="77777777" w:rsidR="00870A86" w:rsidRPr="00A9610D" w:rsidRDefault="001E4CD3" w:rsidP="001E4CD3">
      <w:pPr>
        <w:spacing w:line="360" w:lineRule="auto"/>
        <w:ind w:left="1800"/>
        <w:jc w:val="both"/>
        <w:rPr>
          <w:del w:id="33" w:author="J LYONS" w:date="2026-09-25T20:06:00Z" w16du:dateUtc="2026-09-26T00:06:00Z"/>
          <w:sz w:val="28"/>
          <w:szCs w:val="28"/>
        </w:rPr>
      </w:pPr>
      <w:del w:id="34" w:author="J LYONS" w:date="2026-09-25T20:06:00Z" w16du:dateUtc="2026-09-26T00:06:00Z">
        <w:r w:rsidRPr="001E4CD3">
          <w:rPr>
            <w:sz w:val="28"/>
            <w:szCs w:val="28"/>
          </w:rPr>
          <w:delText>(b) the doing of anything approved by a council or a joint committee, for the purpose of, or in connection with, the discharge of the functions of the council, or any of its committees or sub-committees, joint committees or any of its sub-committee</w:delText>
        </w:r>
      </w:del>
    </w:p>
    <w:p w14:paraId="35126BE3" w14:textId="77777777" w:rsidR="00870A86" w:rsidRPr="00A9610D" w:rsidRDefault="00870A86" w:rsidP="00870A86">
      <w:pPr>
        <w:numPr>
          <w:ilvl w:val="1"/>
          <w:numId w:val="1"/>
        </w:numPr>
        <w:spacing w:line="360" w:lineRule="auto"/>
        <w:jc w:val="both"/>
        <w:rPr>
          <w:del w:id="35" w:author="J LYONS" w:date="2026-09-25T20:06:00Z" w16du:dateUtc="2026-09-26T00:06:00Z"/>
          <w:sz w:val="28"/>
          <w:szCs w:val="28"/>
        </w:rPr>
      </w:pPr>
      <w:del w:id="36" w:author="J LYONS" w:date="2026-09-25T20:06:00Z" w16du:dateUtc="2026-09-26T00:06:00Z">
        <w:r w:rsidRPr="00A9610D">
          <w:rPr>
            <w:sz w:val="28"/>
            <w:szCs w:val="28"/>
          </w:rPr>
          <w:delText xml:space="preserve">‘Department’ means the Department of </w:delText>
        </w:r>
        <w:r w:rsidR="007655D0" w:rsidRPr="00A9610D">
          <w:rPr>
            <w:sz w:val="28"/>
            <w:szCs w:val="28"/>
          </w:rPr>
          <w:delText>Communities</w:delText>
        </w:r>
        <w:r w:rsidRPr="00A9610D">
          <w:rPr>
            <w:sz w:val="28"/>
            <w:szCs w:val="28"/>
          </w:rPr>
          <w:delText xml:space="preserve">; </w:delText>
        </w:r>
      </w:del>
    </w:p>
    <w:p w14:paraId="1EC1C087" w14:textId="77777777" w:rsidR="00870A86" w:rsidRPr="00A9610D" w:rsidRDefault="00870A86" w:rsidP="00870A86">
      <w:pPr>
        <w:numPr>
          <w:ilvl w:val="1"/>
          <w:numId w:val="1"/>
        </w:numPr>
        <w:spacing w:line="360" w:lineRule="auto"/>
        <w:jc w:val="both"/>
        <w:rPr>
          <w:del w:id="37" w:author="J LYONS" w:date="2026-09-25T20:06:00Z" w16du:dateUtc="2026-09-26T00:06:00Z"/>
          <w:sz w:val="28"/>
          <w:szCs w:val="28"/>
        </w:rPr>
      </w:pPr>
      <w:del w:id="38" w:author="J LYONS" w:date="2026-09-25T20:06:00Z" w16du:dateUtc="2026-09-26T00:06:00Z">
        <w:r w:rsidRPr="00A9610D">
          <w:rPr>
            <w:sz w:val="28"/>
            <w:szCs w:val="28"/>
          </w:rPr>
          <w:lastRenderedPageBreak/>
          <w:delText xml:space="preserve">‘guidance’ means the </w:delText>
        </w:r>
        <w:r w:rsidR="00A9610D" w:rsidRPr="00A9610D">
          <w:rPr>
            <w:sz w:val="28"/>
            <w:szCs w:val="28"/>
          </w:rPr>
          <w:delText xml:space="preserve">the Department of Communities Guidance issued in </w:delText>
        </w:r>
        <w:r w:rsidR="00EA26FD">
          <w:rPr>
            <w:sz w:val="28"/>
            <w:szCs w:val="28"/>
          </w:rPr>
          <w:delText>March 2021</w:delText>
        </w:r>
        <w:r w:rsidR="007655D0" w:rsidRPr="00A9610D">
          <w:rPr>
            <w:sz w:val="28"/>
            <w:szCs w:val="28"/>
          </w:rPr>
          <w:delText xml:space="preserve"> and</w:delText>
        </w:r>
      </w:del>
    </w:p>
    <w:p w14:paraId="0A03C573" w14:textId="77777777" w:rsidR="00A9610D" w:rsidRDefault="00870A86" w:rsidP="00A9610D">
      <w:pPr>
        <w:numPr>
          <w:ilvl w:val="1"/>
          <w:numId w:val="1"/>
        </w:numPr>
        <w:spacing w:line="360" w:lineRule="auto"/>
        <w:jc w:val="both"/>
        <w:rPr>
          <w:del w:id="39" w:author="J LYONS" w:date="2026-09-25T20:06:00Z" w16du:dateUtc="2026-09-26T00:06:00Z"/>
          <w:sz w:val="28"/>
          <w:szCs w:val="28"/>
        </w:rPr>
      </w:pPr>
      <w:del w:id="40" w:author="J LYONS" w:date="2026-09-25T20:06:00Z" w16du:dateUtc="2026-09-26T00:06:00Z">
        <w:r w:rsidRPr="00A9610D">
          <w:rPr>
            <w:sz w:val="28"/>
            <w:szCs w:val="28"/>
          </w:rPr>
          <w:delText xml:space="preserve">‘Regulations’ means the </w:delText>
        </w:r>
        <w:bookmarkStart w:id="41" w:name="OLE_LINK33"/>
        <w:bookmarkStart w:id="42" w:name="OLE_LINK34"/>
        <w:r w:rsidRPr="00A9610D">
          <w:rPr>
            <w:sz w:val="28"/>
            <w:szCs w:val="28"/>
          </w:rPr>
          <w:delText xml:space="preserve">Local Government (Payments to Councillors) Regulations (Northern Ireland) </w:delText>
        </w:r>
        <w:bookmarkEnd w:id="41"/>
        <w:bookmarkEnd w:id="42"/>
        <w:r w:rsidR="00301C0B">
          <w:rPr>
            <w:sz w:val="28"/>
            <w:szCs w:val="28"/>
          </w:rPr>
          <w:delText>2019</w:delText>
        </w:r>
        <w:r w:rsidRPr="00A9610D">
          <w:rPr>
            <w:sz w:val="28"/>
            <w:szCs w:val="28"/>
          </w:rPr>
          <w:delText>.</w:delText>
        </w:r>
      </w:del>
    </w:p>
    <w:p w14:paraId="4DBA8E6A" w14:textId="77777777" w:rsidR="00A9610D" w:rsidRDefault="00A9610D" w:rsidP="00A9610D">
      <w:pPr>
        <w:spacing w:line="360" w:lineRule="auto"/>
        <w:ind w:left="1003"/>
        <w:jc w:val="both"/>
        <w:rPr>
          <w:del w:id="43" w:author="J LYONS" w:date="2026-09-25T20:06:00Z" w16du:dateUtc="2026-09-26T00:06:00Z"/>
          <w:sz w:val="28"/>
          <w:szCs w:val="28"/>
        </w:rPr>
      </w:pPr>
    </w:p>
    <w:p w14:paraId="08F656D9" w14:textId="77777777" w:rsidR="00D22638" w:rsidRPr="00A9610D" w:rsidRDefault="00D22638" w:rsidP="00A9610D">
      <w:pPr>
        <w:spacing w:line="360" w:lineRule="auto"/>
        <w:ind w:left="1003"/>
        <w:jc w:val="both"/>
        <w:rPr>
          <w:del w:id="44" w:author="J LYONS" w:date="2026-09-25T20:06:00Z" w16du:dateUtc="2026-09-26T00:06:00Z"/>
          <w:sz w:val="28"/>
          <w:szCs w:val="28"/>
        </w:rPr>
      </w:pPr>
    </w:p>
    <w:p w14:paraId="6D6E6A3E" w14:textId="77777777" w:rsidR="00301C0B" w:rsidRPr="00D22638" w:rsidRDefault="00DB7D09" w:rsidP="00D22638">
      <w:pPr>
        <w:pStyle w:val="ListParagraph"/>
        <w:numPr>
          <w:ilvl w:val="0"/>
          <w:numId w:val="40"/>
        </w:numPr>
        <w:tabs>
          <w:tab w:val="num" w:pos="600"/>
        </w:tabs>
        <w:spacing w:line="360" w:lineRule="auto"/>
        <w:jc w:val="both"/>
        <w:rPr>
          <w:del w:id="45" w:author="J LYONS" w:date="2026-09-25T20:06:00Z" w16du:dateUtc="2026-09-26T00:06:00Z"/>
          <w:b/>
          <w:sz w:val="28"/>
          <w:szCs w:val="28"/>
          <w:u w:val="single"/>
        </w:rPr>
      </w:pPr>
      <w:del w:id="46" w:author="J LYONS" w:date="2026-09-25T20:06:00Z" w16du:dateUtc="2026-09-26T00:06:00Z">
        <w:r w:rsidRPr="00A9610D">
          <w:rPr>
            <w:b/>
            <w:sz w:val="28"/>
            <w:szCs w:val="28"/>
            <w:u w:val="single"/>
          </w:rPr>
          <w:delText>Commencement Date</w:delText>
        </w:r>
      </w:del>
    </w:p>
    <w:p w14:paraId="3FEEBB31" w14:textId="77777777" w:rsidR="00301C0B" w:rsidRDefault="00A9610D" w:rsidP="00D22638">
      <w:pPr>
        <w:spacing w:line="360" w:lineRule="auto"/>
        <w:ind w:left="360"/>
        <w:jc w:val="both"/>
        <w:rPr>
          <w:del w:id="47" w:author="J LYONS" w:date="2026-09-25T20:06:00Z" w16du:dateUtc="2026-09-26T00:06:00Z"/>
          <w:b/>
          <w:bCs/>
          <w:sz w:val="28"/>
          <w:szCs w:val="28"/>
        </w:rPr>
      </w:pPr>
      <w:del w:id="48" w:author="J LYONS" w:date="2026-09-25T20:06:00Z" w16du:dateUtc="2026-09-26T00:06:00Z">
        <w:r w:rsidRPr="00A9610D">
          <w:rPr>
            <w:bCs/>
            <w:sz w:val="28"/>
            <w:szCs w:val="28"/>
          </w:rPr>
          <w:delText>2.1</w:delText>
        </w:r>
        <w:r w:rsidR="00DB7D09" w:rsidRPr="00A9610D">
          <w:rPr>
            <w:bCs/>
            <w:sz w:val="28"/>
            <w:szCs w:val="28"/>
          </w:rPr>
          <w:delText xml:space="preserve">This scheme of allowances shall be operational from </w:delText>
        </w:r>
        <w:r w:rsidR="001D779D">
          <w:rPr>
            <w:bCs/>
            <w:sz w:val="28"/>
            <w:szCs w:val="28"/>
          </w:rPr>
          <w:delText>1 April</w:delText>
        </w:r>
        <w:r w:rsidR="008C2D8B">
          <w:rPr>
            <w:bCs/>
            <w:sz w:val="28"/>
            <w:szCs w:val="28"/>
          </w:rPr>
          <w:delText xml:space="preserve"> 2020</w:delText>
        </w:r>
        <w:r w:rsidRPr="00E45A35">
          <w:rPr>
            <w:bCs/>
            <w:sz w:val="28"/>
            <w:szCs w:val="28"/>
          </w:rPr>
          <w:delText>.</w:delText>
        </w:r>
      </w:del>
    </w:p>
    <w:p w14:paraId="44902B94" w14:textId="77777777" w:rsidR="00301C0B" w:rsidRPr="00301C0B" w:rsidRDefault="00301C0B" w:rsidP="00301C0B">
      <w:pPr>
        <w:spacing w:line="360" w:lineRule="auto"/>
        <w:ind w:left="360"/>
        <w:jc w:val="both"/>
        <w:rPr>
          <w:del w:id="49" w:author="J LYONS" w:date="2026-09-25T20:06:00Z" w16du:dateUtc="2026-09-26T00:06:00Z"/>
          <w:b/>
          <w:bCs/>
          <w:sz w:val="28"/>
          <w:szCs w:val="28"/>
        </w:rPr>
      </w:pPr>
    </w:p>
    <w:p w14:paraId="69E4B25E" w14:textId="77777777" w:rsidR="00301C0B" w:rsidRPr="00D22638" w:rsidRDefault="00870A86" w:rsidP="00D22638">
      <w:pPr>
        <w:pStyle w:val="ListParagraph"/>
        <w:numPr>
          <w:ilvl w:val="0"/>
          <w:numId w:val="40"/>
        </w:numPr>
        <w:tabs>
          <w:tab w:val="num" w:pos="600"/>
        </w:tabs>
        <w:spacing w:line="360" w:lineRule="auto"/>
        <w:jc w:val="both"/>
        <w:rPr>
          <w:del w:id="50" w:author="J LYONS" w:date="2026-09-25T20:06:00Z" w16du:dateUtc="2026-09-26T00:06:00Z"/>
          <w:b/>
          <w:sz w:val="28"/>
          <w:szCs w:val="28"/>
          <w:u w:val="single"/>
        </w:rPr>
      </w:pPr>
      <w:del w:id="51" w:author="J LYONS" w:date="2026-09-25T20:06:00Z" w16du:dateUtc="2026-09-26T00:06:00Z">
        <w:r w:rsidRPr="00A9610D">
          <w:rPr>
            <w:b/>
            <w:sz w:val="28"/>
            <w:szCs w:val="28"/>
            <w:u w:val="single"/>
          </w:rPr>
          <w:delText xml:space="preserve">Basic Allowance </w:delText>
        </w:r>
      </w:del>
    </w:p>
    <w:p w14:paraId="059BA5AE" w14:textId="77777777" w:rsidR="00C903F1" w:rsidRDefault="00870A86" w:rsidP="00C903F1">
      <w:pPr>
        <w:pStyle w:val="ListParagraph"/>
        <w:numPr>
          <w:ilvl w:val="1"/>
          <w:numId w:val="42"/>
        </w:numPr>
        <w:spacing w:line="360" w:lineRule="auto"/>
        <w:rPr>
          <w:del w:id="52" w:author="J LYONS" w:date="2026-09-25T20:06:00Z" w16du:dateUtc="2026-09-26T00:06:00Z"/>
          <w:bCs/>
          <w:sz w:val="28"/>
          <w:szCs w:val="28"/>
        </w:rPr>
      </w:pPr>
      <w:del w:id="53" w:author="J LYONS" w:date="2026-09-25T20:06:00Z" w16du:dateUtc="2026-09-26T00:06:00Z">
        <w:r w:rsidRPr="00A9610D">
          <w:rPr>
            <w:bCs/>
            <w:sz w:val="28"/>
            <w:szCs w:val="28"/>
          </w:rPr>
          <w:delText xml:space="preserve">Subject to sub-paragraph </w:delText>
        </w:r>
        <w:r w:rsidR="00A5670A" w:rsidRPr="00A9610D">
          <w:rPr>
            <w:bCs/>
            <w:sz w:val="28"/>
            <w:szCs w:val="28"/>
          </w:rPr>
          <w:delText>3</w:delText>
        </w:r>
        <w:r w:rsidRPr="00A9610D">
          <w:rPr>
            <w:bCs/>
            <w:sz w:val="28"/>
            <w:szCs w:val="28"/>
          </w:rPr>
          <w:delText>.3 and paragraph</w:delText>
        </w:r>
        <w:r w:rsidR="00A5670A" w:rsidRPr="00A9610D">
          <w:rPr>
            <w:bCs/>
            <w:sz w:val="28"/>
            <w:szCs w:val="28"/>
          </w:rPr>
          <w:delText xml:space="preserve"> 8</w:delText>
        </w:r>
        <w:r w:rsidRPr="00A9610D">
          <w:rPr>
            <w:bCs/>
            <w:sz w:val="28"/>
            <w:szCs w:val="28"/>
          </w:rPr>
          <w:delText xml:space="preserve"> below, for </w:delText>
        </w:r>
        <w:bookmarkStart w:id="54" w:name="OLE_LINK16"/>
        <w:bookmarkStart w:id="55" w:name="OLE_LINK17"/>
        <w:r w:rsidR="00055990" w:rsidRPr="00A9610D">
          <w:rPr>
            <w:bCs/>
            <w:sz w:val="28"/>
            <w:szCs w:val="28"/>
          </w:rPr>
          <w:delText>the</w:delText>
        </w:r>
        <w:r w:rsidR="00051654" w:rsidRPr="00A9610D">
          <w:rPr>
            <w:bCs/>
            <w:sz w:val="28"/>
            <w:szCs w:val="28"/>
          </w:rPr>
          <w:delText xml:space="preserve"> </w:delText>
        </w:r>
        <w:r w:rsidR="00385FD2" w:rsidRPr="00A9610D">
          <w:rPr>
            <w:bCs/>
            <w:sz w:val="28"/>
            <w:szCs w:val="28"/>
          </w:rPr>
          <w:delText>period</w:delText>
        </w:r>
        <w:r w:rsidRPr="00A9610D">
          <w:rPr>
            <w:bCs/>
            <w:sz w:val="28"/>
            <w:szCs w:val="28"/>
          </w:rPr>
          <w:delText xml:space="preserve"> ending on </w:delText>
        </w:r>
        <w:bookmarkEnd w:id="54"/>
        <w:bookmarkEnd w:id="55"/>
        <w:r w:rsidR="008C2D8B">
          <w:rPr>
            <w:bCs/>
            <w:sz w:val="28"/>
            <w:szCs w:val="28"/>
          </w:rPr>
          <w:delText>31 March 2021</w:delText>
        </w:r>
        <w:r w:rsidR="00385FD2" w:rsidRPr="00A9610D">
          <w:rPr>
            <w:bCs/>
            <w:sz w:val="28"/>
            <w:szCs w:val="28"/>
          </w:rPr>
          <w:delText xml:space="preserve">, a </w:delText>
        </w:r>
        <w:r w:rsidRPr="00A9610D">
          <w:rPr>
            <w:bCs/>
            <w:sz w:val="28"/>
            <w:szCs w:val="28"/>
          </w:rPr>
          <w:delText xml:space="preserve">basic allowance of </w:delText>
        </w:r>
        <w:r w:rsidR="00EA1E01" w:rsidRPr="00A9610D">
          <w:rPr>
            <w:bCs/>
            <w:sz w:val="28"/>
            <w:szCs w:val="28"/>
          </w:rPr>
          <w:delText>£</w:delText>
        </w:r>
        <w:r w:rsidR="00EA26FD">
          <w:rPr>
            <w:bCs/>
            <w:sz w:val="28"/>
            <w:szCs w:val="28"/>
          </w:rPr>
          <w:delText>15,486</w:delText>
        </w:r>
        <w:r w:rsidR="00385FD2" w:rsidRPr="00A9610D">
          <w:rPr>
            <w:bCs/>
            <w:sz w:val="28"/>
            <w:szCs w:val="28"/>
          </w:rPr>
          <w:delText xml:space="preserve"> </w:delText>
        </w:r>
        <w:r w:rsidRPr="00A9610D">
          <w:rPr>
            <w:bCs/>
            <w:sz w:val="28"/>
            <w:szCs w:val="28"/>
          </w:rPr>
          <w:delText>shall be paid to each councillor</w:delText>
        </w:r>
        <w:r w:rsidR="007655D0" w:rsidRPr="00A9610D">
          <w:rPr>
            <w:bCs/>
            <w:sz w:val="28"/>
            <w:szCs w:val="28"/>
          </w:rPr>
          <w:delText xml:space="preserve">. </w:delText>
        </w:r>
        <w:r w:rsidR="00DB7D09" w:rsidRPr="00A9610D">
          <w:rPr>
            <w:bCs/>
            <w:sz w:val="28"/>
            <w:szCs w:val="28"/>
          </w:rPr>
          <w:delText>Where appropriate this shall be paid pro-rata.</w:delText>
        </w:r>
        <w:r w:rsidR="00947C3B" w:rsidRPr="00A9610D">
          <w:rPr>
            <w:bCs/>
            <w:sz w:val="28"/>
            <w:szCs w:val="28"/>
          </w:rPr>
          <w:delText xml:space="preserve"> </w:delText>
        </w:r>
      </w:del>
    </w:p>
    <w:p w14:paraId="3F2FBC68" w14:textId="77777777" w:rsidR="00C903F1" w:rsidRPr="00C903F1" w:rsidRDefault="00C903F1" w:rsidP="00C903F1">
      <w:pPr>
        <w:spacing w:line="360" w:lineRule="auto"/>
        <w:ind w:left="284"/>
        <w:rPr>
          <w:del w:id="56" w:author="J LYONS" w:date="2026-09-25T20:06:00Z" w16du:dateUtc="2026-09-26T00:06:00Z"/>
          <w:bCs/>
          <w:sz w:val="28"/>
          <w:szCs w:val="28"/>
        </w:rPr>
      </w:pPr>
    </w:p>
    <w:p w14:paraId="255BC477" w14:textId="77777777" w:rsidR="00870A86" w:rsidRPr="00A9610D" w:rsidRDefault="00870A86" w:rsidP="00FE7CD3">
      <w:pPr>
        <w:pStyle w:val="ListParagraph"/>
        <w:numPr>
          <w:ilvl w:val="1"/>
          <w:numId w:val="42"/>
        </w:numPr>
        <w:spacing w:line="360" w:lineRule="auto"/>
        <w:jc w:val="both"/>
        <w:rPr>
          <w:del w:id="57" w:author="J LYONS" w:date="2026-09-25T20:06:00Z" w16du:dateUtc="2026-09-26T00:06:00Z"/>
          <w:bCs/>
          <w:sz w:val="28"/>
          <w:szCs w:val="28"/>
        </w:rPr>
      </w:pPr>
      <w:del w:id="58" w:author="J LYONS" w:date="2026-09-25T20:06:00Z" w16du:dateUtc="2026-09-26T00:06:00Z">
        <w:r w:rsidRPr="00A9610D">
          <w:rPr>
            <w:bCs/>
            <w:sz w:val="28"/>
            <w:szCs w:val="28"/>
          </w:rPr>
          <w:delText>Not more than one basic allowance is payable to any councillor.</w:delText>
        </w:r>
      </w:del>
    </w:p>
    <w:p w14:paraId="4C8CC52C" w14:textId="77777777" w:rsidR="00947C3B" w:rsidRPr="00A9610D" w:rsidRDefault="00947C3B" w:rsidP="009718A8">
      <w:pPr>
        <w:pStyle w:val="ListParagraph"/>
        <w:rPr>
          <w:del w:id="59" w:author="J LYONS" w:date="2026-09-25T20:06:00Z" w16du:dateUtc="2026-09-26T00:06:00Z"/>
          <w:sz w:val="28"/>
          <w:szCs w:val="28"/>
        </w:rPr>
      </w:pPr>
    </w:p>
    <w:p w14:paraId="4F750ED0" w14:textId="77777777" w:rsidR="00947C3B" w:rsidRPr="00A9610D" w:rsidRDefault="007655D0" w:rsidP="00FE7CD3">
      <w:pPr>
        <w:pStyle w:val="ListParagraph"/>
        <w:numPr>
          <w:ilvl w:val="1"/>
          <w:numId w:val="42"/>
        </w:numPr>
        <w:spacing w:line="360" w:lineRule="auto"/>
        <w:jc w:val="both"/>
        <w:rPr>
          <w:del w:id="60" w:author="J LYONS" w:date="2026-09-25T20:06:00Z" w16du:dateUtc="2026-09-26T00:06:00Z"/>
          <w:sz w:val="28"/>
          <w:szCs w:val="28"/>
        </w:rPr>
      </w:pPr>
      <w:del w:id="61" w:author="J LYONS" w:date="2026-09-25T20:06:00Z" w16du:dateUtc="2026-09-26T00:06:00Z">
        <w:r w:rsidRPr="00A9610D">
          <w:rPr>
            <w:sz w:val="28"/>
            <w:szCs w:val="28"/>
          </w:rPr>
          <w:delText xml:space="preserve">The Basic Allowance includes an element for incidental and consumable costs </w:delText>
        </w:r>
        <w:r w:rsidR="00A9610D" w:rsidRPr="00A9610D">
          <w:rPr>
            <w:sz w:val="28"/>
            <w:szCs w:val="28"/>
          </w:rPr>
          <w:delText>incurred by councillors in their</w:delText>
        </w:r>
        <w:r w:rsidRPr="00A9610D">
          <w:rPr>
            <w:sz w:val="28"/>
            <w:szCs w:val="28"/>
          </w:rPr>
          <w:delText xml:space="preserve"> offic</w:delText>
        </w:r>
        <w:r w:rsidR="008C2D8B">
          <w:rPr>
            <w:sz w:val="28"/>
            <w:szCs w:val="28"/>
          </w:rPr>
          <w:delText>ial capacity.  From 1 April 2020</w:delText>
        </w:r>
        <w:r w:rsidRPr="00A9610D">
          <w:rPr>
            <w:sz w:val="28"/>
            <w:szCs w:val="28"/>
          </w:rPr>
          <w:delText>, this element wit</w:delText>
        </w:r>
        <w:r w:rsidR="00D776F8">
          <w:rPr>
            <w:sz w:val="28"/>
            <w:szCs w:val="28"/>
          </w:rPr>
          <w:delText>h</w:delText>
        </w:r>
        <w:r w:rsidR="00EA26FD">
          <w:rPr>
            <w:sz w:val="28"/>
            <w:szCs w:val="28"/>
          </w:rPr>
          <w:delText>in the Basic Allowance is £1,090</w:delText>
        </w:r>
        <w:r w:rsidRPr="00A9610D">
          <w:rPr>
            <w:sz w:val="28"/>
            <w:szCs w:val="28"/>
          </w:rPr>
          <w:delText>.</w:delText>
        </w:r>
      </w:del>
    </w:p>
    <w:p w14:paraId="58C615A1" w14:textId="77777777" w:rsidR="00870A86" w:rsidRDefault="00870A86" w:rsidP="00AC1677">
      <w:pPr>
        <w:pStyle w:val="ListParagraph"/>
        <w:numPr>
          <w:ilvl w:val="0"/>
          <w:numId w:val="50"/>
        </w:numPr>
        <w:jc w:val="both"/>
        <w:rPr>
          <w:moveFrom w:id="62" w:author="J LYONS" w:date="2026-09-25T20:06:00Z" w16du:dateUtc="2026-09-26T00:06:00Z"/>
          <w:sz w:val="22"/>
          <w:rPrChange w:id="63" w:author="J LYONS" w:date="2026-09-25T20:06:00Z" w16du:dateUtc="2026-09-26T00:06:00Z">
            <w:rPr>
              <w:moveFrom w:id="64" w:author="J LYONS" w:date="2026-09-25T20:06:00Z" w16du:dateUtc="2026-09-26T00:06:00Z"/>
              <w:bCs/>
              <w:sz w:val="28"/>
              <w:szCs w:val="28"/>
            </w:rPr>
          </w:rPrChange>
        </w:rPr>
        <w:pPrChange w:id="65" w:author="J LYONS" w:date="2026-09-25T20:06:00Z" w16du:dateUtc="2026-09-26T00:06:00Z">
          <w:pPr>
            <w:spacing w:line="360" w:lineRule="auto"/>
            <w:jc w:val="both"/>
          </w:pPr>
        </w:pPrChange>
      </w:pPr>
      <w:moveFromRangeStart w:id="66" w:author="J LYONS" w:date="2026-09-25T20:06:00Z" w:name="move241259177"/>
    </w:p>
    <w:p w14:paraId="4238BA0C" w14:textId="77777777" w:rsidR="00870A86" w:rsidRDefault="00870A86" w:rsidP="00D22638">
      <w:pPr>
        <w:pStyle w:val="ListParagraph"/>
        <w:numPr>
          <w:ilvl w:val="0"/>
          <w:numId w:val="42"/>
        </w:numPr>
        <w:spacing w:line="360" w:lineRule="auto"/>
        <w:jc w:val="both"/>
        <w:rPr>
          <w:del w:id="67" w:author="J LYONS" w:date="2026-09-25T20:06:00Z" w16du:dateUtc="2026-09-26T00:06:00Z"/>
          <w:b/>
          <w:bCs/>
          <w:sz w:val="28"/>
          <w:szCs w:val="28"/>
          <w:u w:val="single"/>
        </w:rPr>
      </w:pPr>
      <w:moveFrom w:id="68" w:author="J LYONS" w:date="2026-09-25T20:06:00Z" w16du:dateUtc="2026-09-26T00:06:00Z">
        <w:r>
          <w:rPr>
            <w:sz w:val="22"/>
            <w:rPrChange w:id="69" w:author="J LYONS" w:date="2026-09-25T20:06:00Z" w16du:dateUtc="2026-09-26T00:06:00Z">
              <w:rPr>
                <w:b/>
                <w:bCs/>
                <w:sz w:val="28"/>
                <w:szCs w:val="28"/>
                <w:u w:val="single"/>
              </w:rPr>
            </w:rPrChange>
          </w:rPr>
          <w:t xml:space="preserve">Special </w:t>
        </w:r>
      </w:moveFrom>
      <w:moveFromRangeEnd w:id="66"/>
      <w:del w:id="70" w:author="J LYONS" w:date="2026-09-25T20:06:00Z" w16du:dateUtc="2026-09-26T00:06:00Z">
        <w:r w:rsidRPr="00A9610D">
          <w:rPr>
            <w:b/>
            <w:bCs/>
            <w:sz w:val="28"/>
            <w:szCs w:val="28"/>
            <w:u w:val="single"/>
          </w:rPr>
          <w:delText>Responsibility Allowance</w:delText>
        </w:r>
        <w:r w:rsidR="00D22638">
          <w:rPr>
            <w:b/>
            <w:bCs/>
            <w:sz w:val="28"/>
            <w:szCs w:val="28"/>
            <w:u w:val="single"/>
          </w:rPr>
          <w:delText xml:space="preserve"> (SRA)</w:delText>
        </w:r>
      </w:del>
    </w:p>
    <w:p w14:paraId="1546422B" w14:textId="77777777" w:rsidR="00D22638" w:rsidRPr="00A9610D" w:rsidRDefault="00D22638" w:rsidP="00D22638">
      <w:pPr>
        <w:pStyle w:val="ListParagraph"/>
        <w:numPr>
          <w:ilvl w:val="1"/>
          <w:numId w:val="42"/>
        </w:numPr>
        <w:tabs>
          <w:tab w:val="left" w:pos="1080"/>
        </w:tabs>
        <w:spacing w:line="360" w:lineRule="auto"/>
        <w:jc w:val="both"/>
        <w:rPr>
          <w:del w:id="71" w:author="J LYONS" w:date="2026-09-25T20:06:00Z" w16du:dateUtc="2026-09-26T00:06:00Z"/>
          <w:sz w:val="28"/>
          <w:szCs w:val="28"/>
        </w:rPr>
      </w:pPr>
      <w:del w:id="72" w:author="J LYONS" w:date="2026-09-25T20:06:00Z" w16du:dateUtc="2026-09-26T00:06:00Z">
        <w:r w:rsidRPr="00A9610D">
          <w:rPr>
            <w:sz w:val="28"/>
            <w:szCs w:val="28"/>
          </w:rPr>
          <w:delText xml:space="preserve">For </w:delText>
        </w:r>
        <w:r w:rsidRPr="00A9610D">
          <w:rPr>
            <w:bCs/>
            <w:sz w:val="28"/>
            <w:szCs w:val="28"/>
          </w:rPr>
          <w:delText>the period ending on 31 March</w:delText>
        </w:r>
        <w:r>
          <w:rPr>
            <w:bCs/>
            <w:sz w:val="28"/>
            <w:szCs w:val="28"/>
          </w:rPr>
          <w:delText xml:space="preserve"> 2021</w:delText>
        </w:r>
        <w:r w:rsidRPr="00A9610D">
          <w:rPr>
            <w:sz w:val="28"/>
            <w:szCs w:val="28"/>
          </w:rPr>
          <w:delText xml:space="preserve">, a special responsibility allowance shall be paid to those councillors who hold the special responsibilities specified in Schedule 1. </w:delText>
        </w:r>
      </w:del>
    </w:p>
    <w:p w14:paraId="43651D00" w14:textId="77777777" w:rsidR="00D22638" w:rsidRPr="00A9610D" w:rsidRDefault="00D22638" w:rsidP="00D22638">
      <w:pPr>
        <w:tabs>
          <w:tab w:val="num" w:pos="600"/>
        </w:tabs>
        <w:spacing w:line="360" w:lineRule="auto"/>
        <w:jc w:val="both"/>
        <w:rPr>
          <w:del w:id="73" w:author="J LYONS" w:date="2026-09-25T20:06:00Z" w16du:dateUtc="2026-09-26T00:06:00Z"/>
          <w:sz w:val="28"/>
          <w:szCs w:val="28"/>
        </w:rPr>
      </w:pPr>
    </w:p>
    <w:p w14:paraId="19165761" w14:textId="77777777" w:rsidR="00D22638" w:rsidRPr="00A9610D" w:rsidRDefault="00D22638" w:rsidP="00D22638">
      <w:pPr>
        <w:pStyle w:val="ListParagraph"/>
        <w:numPr>
          <w:ilvl w:val="1"/>
          <w:numId w:val="42"/>
        </w:numPr>
        <w:tabs>
          <w:tab w:val="left" w:pos="1080"/>
        </w:tabs>
        <w:spacing w:line="360" w:lineRule="auto"/>
        <w:jc w:val="both"/>
        <w:rPr>
          <w:del w:id="74" w:author="J LYONS" w:date="2026-09-25T20:06:00Z" w16du:dateUtc="2026-09-26T00:06:00Z"/>
          <w:sz w:val="28"/>
          <w:szCs w:val="28"/>
        </w:rPr>
      </w:pPr>
      <w:del w:id="75" w:author="J LYONS" w:date="2026-09-25T20:06:00Z" w16du:dateUtc="2026-09-26T00:06:00Z">
        <w:r w:rsidRPr="00A9610D">
          <w:rPr>
            <w:sz w:val="28"/>
            <w:szCs w:val="28"/>
          </w:rPr>
          <w:delText xml:space="preserve">Subject to paragraph 8 below, the amount of each such allowance shall be the amount specified against that special responsibility in that Schedule. </w:delText>
        </w:r>
      </w:del>
    </w:p>
    <w:p w14:paraId="0922D791" w14:textId="77777777" w:rsidR="00D22638" w:rsidRDefault="00D22638" w:rsidP="00D22638">
      <w:pPr>
        <w:pStyle w:val="ListParagraph"/>
        <w:spacing w:line="360" w:lineRule="auto"/>
        <w:ind w:left="375"/>
        <w:jc w:val="both"/>
        <w:rPr>
          <w:del w:id="76" w:author="J LYONS" w:date="2026-09-25T20:06:00Z" w16du:dateUtc="2026-09-26T00:06:00Z"/>
          <w:b/>
          <w:bCs/>
          <w:sz w:val="28"/>
          <w:szCs w:val="28"/>
          <w:u w:val="single"/>
        </w:rPr>
      </w:pPr>
    </w:p>
    <w:p w14:paraId="18B4996A" w14:textId="77777777" w:rsidR="00DB7D09" w:rsidRPr="00D22638" w:rsidRDefault="00DB7D09" w:rsidP="00D22638">
      <w:pPr>
        <w:pStyle w:val="ListParagraph"/>
        <w:numPr>
          <w:ilvl w:val="0"/>
          <w:numId w:val="42"/>
        </w:numPr>
        <w:spacing w:line="360" w:lineRule="auto"/>
        <w:jc w:val="both"/>
        <w:rPr>
          <w:del w:id="77" w:author="J LYONS" w:date="2026-09-25T20:06:00Z" w16du:dateUtc="2026-09-26T00:06:00Z"/>
          <w:b/>
          <w:bCs/>
          <w:sz w:val="28"/>
          <w:szCs w:val="28"/>
          <w:u w:val="single"/>
        </w:rPr>
      </w:pPr>
      <w:del w:id="78" w:author="J LYONS" w:date="2026-09-25T20:06:00Z" w16du:dateUtc="2026-09-26T00:06:00Z">
        <w:r w:rsidRPr="00D22638">
          <w:rPr>
            <w:b/>
            <w:bCs/>
            <w:sz w:val="28"/>
            <w:szCs w:val="28"/>
            <w:u w:val="single"/>
          </w:rPr>
          <w:delText>Chairperson/Vice- Chairperson Allowance</w:delText>
        </w:r>
      </w:del>
    </w:p>
    <w:p w14:paraId="636E32C6" w14:textId="77777777" w:rsidR="00DB7D09" w:rsidRPr="00B01AC8" w:rsidRDefault="00C15C71" w:rsidP="00A9610D">
      <w:pPr>
        <w:pStyle w:val="ListParagraph"/>
        <w:numPr>
          <w:ilvl w:val="1"/>
          <w:numId w:val="45"/>
        </w:numPr>
        <w:spacing w:line="360" w:lineRule="auto"/>
        <w:jc w:val="both"/>
        <w:rPr>
          <w:del w:id="79" w:author="J LYONS" w:date="2026-09-25T20:06:00Z" w16du:dateUtc="2026-09-26T00:06:00Z"/>
          <w:bCs/>
          <w:sz w:val="28"/>
          <w:szCs w:val="28"/>
        </w:rPr>
      </w:pPr>
      <w:del w:id="80" w:author="J LYONS" w:date="2026-09-25T20:06:00Z" w16du:dateUtc="2026-09-26T00:06:00Z">
        <w:r w:rsidRPr="00B01AC8">
          <w:rPr>
            <w:bCs/>
            <w:sz w:val="28"/>
            <w:szCs w:val="28"/>
          </w:rPr>
          <w:delText>Fo</w:delText>
        </w:r>
        <w:r w:rsidR="00D776F8" w:rsidRPr="00B01AC8">
          <w:rPr>
            <w:bCs/>
            <w:sz w:val="28"/>
            <w:szCs w:val="28"/>
          </w:rPr>
          <w:delText>r</w:delText>
        </w:r>
        <w:r w:rsidR="008C2D8B" w:rsidRPr="00B01AC8">
          <w:rPr>
            <w:bCs/>
            <w:sz w:val="28"/>
            <w:szCs w:val="28"/>
          </w:rPr>
          <w:delText xml:space="preserve"> the period ending 31 March 2021</w:delText>
        </w:r>
        <w:r w:rsidRPr="00B01AC8">
          <w:rPr>
            <w:bCs/>
            <w:sz w:val="28"/>
            <w:szCs w:val="28"/>
          </w:rPr>
          <w:delText>, a</w:delText>
        </w:r>
        <w:r w:rsidR="00DB7D09" w:rsidRPr="00B01AC8">
          <w:rPr>
            <w:bCs/>
            <w:sz w:val="28"/>
            <w:szCs w:val="28"/>
          </w:rPr>
          <w:delText>n allowance of £</w:delText>
        </w:r>
        <w:r w:rsidR="00CE4DB0" w:rsidRPr="00B01AC8">
          <w:rPr>
            <w:bCs/>
            <w:sz w:val="28"/>
            <w:szCs w:val="28"/>
          </w:rPr>
          <w:delText>26,</w:delText>
        </w:r>
        <w:r w:rsidR="007655D0" w:rsidRPr="00B01AC8">
          <w:rPr>
            <w:bCs/>
            <w:sz w:val="28"/>
            <w:szCs w:val="28"/>
          </w:rPr>
          <w:delText>982</w:delText>
        </w:r>
        <w:r w:rsidR="00DB7D09" w:rsidRPr="00B01AC8">
          <w:rPr>
            <w:bCs/>
            <w:sz w:val="28"/>
            <w:szCs w:val="28"/>
          </w:rPr>
          <w:delText xml:space="preserve"> will be</w:delText>
        </w:r>
        <w:r w:rsidR="00C56A3A" w:rsidRPr="00B01AC8">
          <w:rPr>
            <w:bCs/>
            <w:sz w:val="28"/>
            <w:szCs w:val="28"/>
          </w:rPr>
          <w:delText xml:space="preserve"> payable to the Chairman</w:delText>
        </w:r>
        <w:r w:rsidR="00A9610D" w:rsidRPr="00B01AC8">
          <w:rPr>
            <w:bCs/>
            <w:sz w:val="28"/>
            <w:szCs w:val="28"/>
          </w:rPr>
          <w:delText xml:space="preserve"> (Mayor)</w:delText>
        </w:r>
        <w:r w:rsidR="00DB7D09" w:rsidRPr="00B01AC8">
          <w:rPr>
            <w:bCs/>
            <w:sz w:val="28"/>
            <w:szCs w:val="28"/>
          </w:rPr>
          <w:delText xml:space="preserve"> of the Council</w:delText>
        </w:r>
        <w:r w:rsidR="007655D0" w:rsidRPr="00B01AC8">
          <w:rPr>
            <w:bCs/>
            <w:sz w:val="28"/>
            <w:szCs w:val="28"/>
          </w:rPr>
          <w:delText>.</w:delText>
        </w:r>
        <w:r w:rsidRPr="00B01AC8">
          <w:rPr>
            <w:bCs/>
            <w:sz w:val="28"/>
            <w:szCs w:val="28"/>
          </w:rPr>
          <w:delText xml:space="preserve"> </w:delText>
        </w:r>
      </w:del>
    </w:p>
    <w:p w14:paraId="159EC9C6" w14:textId="77777777" w:rsidR="00DB7D09" w:rsidRPr="00B01AC8" w:rsidRDefault="00DB7D09" w:rsidP="00DB7D09">
      <w:pPr>
        <w:spacing w:line="360" w:lineRule="auto"/>
        <w:ind w:left="360"/>
        <w:jc w:val="both"/>
        <w:rPr>
          <w:del w:id="81" w:author="J LYONS" w:date="2026-09-25T20:06:00Z" w16du:dateUtc="2026-09-26T00:06:00Z"/>
          <w:bCs/>
          <w:sz w:val="28"/>
          <w:szCs w:val="28"/>
        </w:rPr>
      </w:pPr>
    </w:p>
    <w:p w14:paraId="07AF5D5E" w14:textId="77777777" w:rsidR="00C15C71" w:rsidRDefault="00C15C71" w:rsidP="004E5925">
      <w:pPr>
        <w:pStyle w:val="ListParagraph"/>
        <w:numPr>
          <w:ilvl w:val="1"/>
          <w:numId w:val="45"/>
        </w:numPr>
        <w:spacing w:line="360" w:lineRule="auto"/>
        <w:jc w:val="both"/>
        <w:rPr>
          <w:del w:id="82" w:author="J LYONS" w:date="2026-09-25T20:06:00Z" w16du:dateUtc="2026-09-26T00:06:00Z"/>
          <w:bCs/>
          <w:sz w:val="28"/>
          <w:szCs w:val="28"/>
        </w:rPr>
      </w:pPr>
      <w:del w:id="83" w:author="J LYONS" w:date="2026-09-25T20:06:00Z" w16du:dateUtc="2026-09-26T00:06:00Z">
        <w:r w:rsidRPr="00B01AC8">
          <w:rPr>
            <w:bCs/>
            <w:sz w:val="28"/>
            <w:szCs w:val="28"/>
          </w:rPr>
          <w:delText>Fo</w:delText>
        </w:r>
        <w:r w:rsidR="00D776F8" w:rsidRPr="00B01AC8">
          <w:rPr>
            <w:bCs/>
            <w:sz w:val="28"/>
            <w:szCs w:val="28"/>
          </w:rPr>
          <w:delText>r</w:delText>
        </w:r>
        <w:r w:rsidR="008C2D8B" w:rsidRPr="00B01AC8">
          <w:rPr>
            <w:bCs/>
            <w:sz w:val="28"/>
            <w:szCs w:val="28"/>
          </w:rPr>
          <w:delText xml:space="preserve"> the period ending 31 March 2021</w:delText>
        </w:r>
        <w:r w:rsidRPr="00B01AC8">
          <w:rPr>
            <w:bCs/>
            <w:sz w:val="28"/>
            <w:szCs w:val="28"/>
          </w:rPr>
          <w:delText>, a</w:delText>
        </w:r>
        <w:r w:rsidR="00DB7D09" w:rsidRPr="00B01AC8">
          <w:rPr>
            <w:bCs/>
            <w:sz w:val="28"/>
            <w:szCs w:val="28"/>
          </w:rPr>
          <w:delText>n allowance of £8,</w:delText>
        </w:r>
        <w:r w:rsidR="007655D0" w:rsidRPr="00B01AC8">
          <w:rPr>
            <w:bCs/>
            <w:sz w:val="28"/>
            <w:szCs w:val="28"/>
          </w:rPr>
          <w:delText>636</w:delText>
        </w:r>
        <w:r w:rsidR="00CE4DB0" w:rsidRPr="00A9610D">
          <w:rPr>
            <w:bCs/>
            <w:sz w:val="28"/>
            <w:szCs w:val="28"/>
          </w:rPr>
          <w:delText xml:space="preserve"> </w:delText>
        </w:r>
        <w:r w:rsidR="00DB7D09" w:rsidRPr="00A9610D">
          <w:rPr>
            <w:bCs/>
            <w:sz w:val="28"/>
            <w:szCs w:val="28"/>
          </w:rPr>
          <w:delText>will be payable to the Vice Chair</w:delText>
        </w:r>
        <w:r w:rsidR="00C56A3A" w:rsidRPr="00A9610D">
          <w:rPr>
            <w:bCs/>
            <w:sz w:val="28"/>
            <w:szCs w:val="28"/>
          </w:rPr>
          <w:delText>man</w:delText>
        </w:r>
        <w:r w:rsidR="00A9610D" w:rsidRPr="00A9610D">
          <w:rPr>
            <w:bCs/>
            <w:sz w:val="28"/>
            <w:szCs w:val="28"/>
          </w:rPr>
          <w:delText xml:space="preserve"> (Deputy Mayor)</w:delText>
        </w:r>
        <w:r w:rsidR="00DB7D09" w:rsidRPr="00A9610D">
          <w:rPr>
            <w:bCs/>
            <w:sz w:val="28"/>
            <w:szCs w:val="28"/>
          </w:rPr>
          <w:delText xml:space="preserve"> of the Council.</w:delText>
        </w:r>
      </w:del>
    </w:p>
    <w:p w14:paraId="6D9D879B" w14:textId="77777777" w:rsidR="00C903F1" w:rsidRPr="00C903F1" w:rsidRDefault="00C903F1" w:rsidP="00C903F1">
      <w:pPr>
        <w:spacing w:line="360" w:lineRule="auto"/>
        <w:jc w:val="both"/>
        <w:rPr>
          <w:del w:id="84" w:author="J LYONS" w:date="2026-09-25T20:06:00Z" w16du:dateUtc="2026-09-26T00:06:00Z"/>
          <w:bCs/>
          <w:sz w:val="28"/>
          <w:szCs w:val="28"/>
        </w:rPr>
      </w:pPr>
    </w:p>
    <w:p w14:paraId="4F6848CF" w14:textId="77777777" w:rsidR="00870A86" w:rsidRDefault="00870A86" w:rsidP="00D22638">
      <w:pPr>
        <w:pStyle w:val="ListParagraph"/>
        <w:numPr>
          <w:ilvl w:val="0"/>
          <w:numId w:val="42"/>
        </w:numPr>
        <w:spacing w:line="360" w:lineRule="auto"/>
        <w:jc w:val="both"/>
        <w:rPr>
          <w:del w:id="85" w:author="J LYONS" w:date="2026-09-25T20:06:00Z" w16du:dateUtc="2026-09-26T00:06:00Z"/>
          <w:b/>
          <w:bCs/>
          <w:sz w:val="28"/>
          <w:szCs w:val="28"/>
          <w:u w:val="single"/>
        </w:rPr>
      </w:pPr>
      <w:del w:id="86" w:author="J LYONS" w:date="2026-09-25T20:06:00Z" w16du:dateUtc="2026-09-26T00:06:00Z">
        <w:r w:rsidRPr="00D22638">
          <w:rPr>
            <w:b/>
            <w:bCs/>
            <w:sz w:val="28"/>
            <w:szCs w:val="28"/>
            <w:u w:val="single"/>
          </w:rPr>
          <w:delText>Dependants’ Carers’ Allowance</w:delText>
        </w:r>
      </w:del>
    </w:p>
    <w:p w14:paraId="6EBDFEA5" w14:textId="77777777" w:rsidR="00D22638" w:rsidRPr="00A9610D" w:rsidRDefault="00D22638" w:rsidP="00D22638">
      <w:pPr>
        <w:pStyle w:val="Default"/>
        <w:numPr>
          <w:ilvl w:val="1"/>
          <w:numId w:val="42"/>
        </w:numPr>
        <w:tabs>
          <w:tab w:val="left" w:pos="1080"/>
        </w:tabs>
        <w:spacing w:line="360" w:lineRule="auto"/>
        <w:rPr>
          <w:del w:id="87" w:author="J LYONS" w:date="2026-09-25T20:06:00Z" w16du:dateUtc="2026-09-26T00:06:00Z"/>
          <w:rFonts w:ascii="Times New Roman" w:hAnsi="Times New Roman" w:cs="Times New Roman"/>
          <w:bCs/>
          <w:sz w:val="28"/>
          <w:szCs w:val="28"/>
        </w:rPr>
      </w:pPr>
      <w:del w:id="88" w:author="J LYONS" w:date="2026-09-25T20:06:00Z" w16du:dateUtc="2026-09-26T00:06:00Z">
        <w:r w:rsidRPr="00A9610D">
          <w:rPr>
            <w:rFonts w:ascii="Times New Roman" w:hAnsi="Times New Roman" w:cs="Times New Roman"/>
            <w:sz w:val="28"/>
            <w:szCs w:val="28"/>
          </w:rPr>
          <w:delText>Councillors are entitled to claim a dependants’ carers’ allowance towards reimbursement of actual reasonable costs necessarily incurred in providing care for a dependant while carrying out an approved duty</w:delText>
        </w:r>
        <w:r w:rsidRPr="00A9610D">
          <w:rPr>
            <w:rFonts w:ascii="Times New Roman" w:hAnsi="Times New Roman" w:cs="Times New Roman"/>
            <w:bCs/>
            <w:sz w:val="28"/>
            <w:szCs w:val="28"/>
          </w:rPr>
          <w:delText>.</w:delText>
        </w:r>
      </w:del>
    </w:p>
    <w:p w14:paraId="09DEEACB" w14:textId="77777777" w:rsidR="00D22638" w:rsidRPr="00A9610D" w:rsidRDefault="00D22638" w:rsidP="00D22638">
      <w:pPr>
        <w:pStyle w:val="Default"/>
        <w:tabs>
          <w:tab w:val="left" w:pos="1080"/>
        </w:tabs>
        <w:spacing w:line="360" w:lineRule="auto"/>
        <w:rPr>
          <w:del w:id="89" w:author="J LYONS" w:date="2026-09-25T20:06:00Z" w16du:dateUtc="2026-09-26T00:06:00Z"/>
          <w:rFonts w:ascii="Times New Roman" w:hAnsi="Times New Roman" w:cs="Times New Roman"/>
          <w:bCs/>
          <w:sz w:val="28"/>
          <w:szCs w:val="28"/>
        </w:rPr>
      </w:pPr>
    </w:p>
    <w:p w14:paraId="47E221F9" w14:textId="77777777" w:rsidR="00D22638" w:rsidRPr="00A9610D" w:rsidRDefault="00D22638" w:rsidP="00D22638">
      <w:pPr>
        <w:pStyle w:val="Default"/>
        <w:numPr>
          <w:ilvl w:val="1"/>
          <w:numId w:val="42"/>
        </w:numPr>
        <w:spacing w:line="360" w:lineRule="auto"/>
        <w:rPr>
          <w:del w:id="90" w:author="J LYONS" w:date="2026-09-25T20:06:00Z" w16du:dateUtc="2026-09-26T00:06:00Z"/>
          <w:rFonts w:ascii="Times New Roman" w:hAnsi="Times New Roman" w:cs="Times New Roman"/>
          <w:sz w:val="28"/>
          <w:szCs w:val="28"/>
        </w:rPr>
      </w:pPr>
      <w:del w:id="91" w:author="J LYONS" w:date="2026-09-25T20:06:00Z" w16du:dateUtc="2026-09-26T00:06:00Z">
        <w:r w:rsidRPr="00A9610D">
          <w:rPr>
            <w:rFonts w:ascii="Times New Roman" w:hAnsi="Times New Roman" w:cs="Times New Roman"/>
            <w:sz w:val="28"/>
            <w:szCs w:val="28"/>
          </w:rPr>
          <w:delText xml:space="preserve">A dependant lives with the claimant and is defined as: </w:delText>
        </w:r>
      </w:del>
    </w:p>
    <w:p w14:paraId="493E1816" w14:textId="77777777" w:rsidR="00D22638" w:rsidRPr="00A9610D" w:rsidRDefault="00D22638" w:rsidP="00D22638">
      <w:pPr>
        <w:numPr>
          <w:ilvl w:val="0"/>
          <w:numId w:val="12"/>
        </w:numPr>
        <w:spacing w:line="360" w:lineRule="auto"/>
        <w:jc w:val="both"/>
        <w:rPr>
          <w:del w:id="92" w:author="J LYONS" w:date="2026-09-25T20:06:00Z" w16du:dateUtc="2026-09-26T00:06:00Z"/>
          <w:sz w:val="28"/>
          <w:szCs w:val="28"/>
        </w:rPr>
      </w:pPr>
      <w:del w:id="93" w:author="J LYONS" w:date="2026-09-25T20:06:00Z" w16du:dateUtc="2026-09-26T00:06:00Z">
        <w:r w:rsidRPr="00A9610D">
          <w:rPr>
            <w:sz w:val="28"/>
            <w:szCs w:val="28"/>
          </w:rPr>
          <w:delText>a child under 16 years old;</w:delText>
        </w:r>
      </w:del>
    </w:p>
    <w:p w14:paraId="6E2EDA88" w14:textId="77777777" w:rsidR="00D22638" w:rsidRPr="00A9610D" w:rsidRDefault="00D22638" w:rsidP="00D22638">
      <w:pPr>
        <w:numPr>
          <w:ilvl w:val="0"/>
          <w:numId w:val="12"/>
        </w:numPr>
        <w:spacing w:line="360" w:lineRule="auto"/>
        <w:jc w:val="both"/>
        <w:rPr>
          <w:del w:id="94" w:author="J LYONS" w:date="2026-09-25T20:06:00Z" w16du:dateUtc="2026-09-26T00:06:00Z"/>
          <w:sz w:val="28"/>
          <w:szCs w:val="28"/>
        </w:rPr>
      </w:pPr>
      <w:del w:id="95" w:author="J LYONS" w:date="2026-09-25T20:06:00Z" w16du:dateUtc="2026-09-26T00:06:00Z">
        <w:r w:rsidRPr="00A9610D">
          <w:rPr>
            <w:sz w:val="28"/>
            <w:szCs w:val="28"/>
          </w:rPr>
          <w:delText>a child 16 years old or more, where there is medical/social work evidence that full-time care is required;</w:delText>
        </w:r>
      </w:del>
    </w:p>
    <w:p w14:paraId="16828BBE" w14:textId="77777777" w:rsidR="00D22638" w:rsidRPr="00A9610D" w:rsidRDefault="00D22638" w:rsidP="00D22638">
      <w:pPr>
        <w:numPr>
          <w:ilvl w:val="0"/>
          <w:numId w:val="12"/>
        </w:numPr>
        <w:spacing w:line="360" w:lineRule="auto"/>
        <w:jc w:val="both"/>
        <w:rPr>
          <w:del w:id="96" w:author="J LYONS" w:date="2026-09-25T20:06:00Z" w16du:dateUtc="2026-09-26T00:06:00Z"/>
          <w:sz w:val="28"/>
          <w:szCs w:val="28"/>
        </w:rPr>
      </w:pPr>
      <w:del w:id="97" w:author="J LYONS" w:date="2026-09-25T20:06:00Z" w16du:dateUtc="2026-09-26T00:06:00Z">
        <w:r w:rsidRPr="00A9610D">
          <w:rPr>
            <w:sz w:val="28"/>
            <w:szCs w:val="28"/>
          </w:rPr>
          <w:delText>an adult with a recognised physical/mental disability where there is medical/social work evidence that full-time care is required; or</w:delText>
        </w:r>
      </w:del>
    </w:p>
    <w:p w14:paraId="2937C6ED" w14:textId="77777777" w:rsidR="00D22638" w:rsidRPr="00A9610D" w:rsidRDefault="00D22638" w:rsidP="00D22638">
      <w:pPr>
        <w:numPr>
          <w:ilvl w:val="0"/>
          <w:numId w:val="12"/>
        </w:numPr>
        <w:spacing w:line="360" w:lineRule="auto"/>
        <w:jc w:val="both"/>
        <w:rPr>
          <w:del w:id="98" w:author="J LYONS" w:date="2026-09-25T20:06:00Z" w16du:dateUtc="2026-09-26T00:06:00Z"/>
          <w:sz w:val="28"/>
          <w:szCs w:val="28"/>
        </w:rPr>
      </w:pPr>
      <w:del w:id="99" w:author="J LYONS" w:date="2026-09-25T20:06:00Z" w16du:dateUtc="2026-09-26T00:06:00Z">
        <w:r w:rsidRPr="00A9610D">
          <w:rPr>
            <w:sz w:val="28"/>
            <w:szCs w:val="28"/>
          </w:rPr>
          <w:delText>an elderly relative requiring full-time care.</w:delText>
        </w:r>
      </w:del>
    </w:p>
    <w:p w14:paraId="5BD72FD6" w14:textId="77777777" w:rsidR="00D22638" w:rsidRPr="00A9610D" w:rsidRDefault="00D22638" w:rsidP="00D22638">
      <w:pPr>
        <w:pStyle w:val="Default"/>
        <w:tabs>
          <w:tab w:val="left" w:pos="1080"/>
        </w:tabs>
        <w:spacing w:line="360" w:lineRule="auto"/>
        <w:rPr>
          <w:del w:id="100" w:author="J LYONS" w:date="2026-09-25T20:06:00Z" w16du:dateUtc="2026-09-26T00:06:00Z"/>
          <w:rFonts w:ascii="Times New Roman" w:hAnsi="Times New Roman" w:cs="Times New Roman"/>
          <w:bCs/>
          <w:sz w:val="28"/>
          <w:szCs w:val="28"/>
        </w:rPr>
      </w:pPr>
    </w:p>
    <w:p w14:paraId="6953185B" w14:textId="77777777" w:rsidR="00D22638" w:rsidRPr="00A9610D" w:rsidRDefault="00D22638" w:rsidP="00D22638">
      <w:pPr>
        <w:pStyle w:val="Default"/>
        <w:numPr>
          <w:ilvl w:val="1"/>
          <w:numId w:val="42"/>
        </w:numPr>
        <w:tabs>
          <w:tab w:val="left" w:pos="1080"/>
        </w:tabs>
        <w:spacing w:line="360" w:lineRule="auto"/>
        <w:rPr>
          <w:del w:id="101" w:author="J LYONS" w:date="2026-09-25T20:06:00Z" w16du:dateUtc="2026-09-26T00:06:00Z"/>
          <w:rFonts w:ascii="Times New Roman" w:hAnsi="Times New Roman" w:cs="Times New Roman"/>
          <w:bCs/>
          <w:sz w:val="28"/>
          <w:szCs w:val="28"/>
        </w:rPr>
      </w:pPr>
      <w:del w:id="102" w:author="J LYONS" w:date="2026-09-25T20:06:00Z" w16du:dateUtc="2026-09-26T00:06:00Z">
        <w:r w:rsidRPr="00A9610D">
          <w:rPr>
            <w:rFonts w:ascii="Times New Roman" w:hAnsi="Times New Roman" w:cs="Times New Roman"/>
            <w:bCs/>
            <w:sz w:val="28"/>
            <w:szCs w:val="28"/>
          </w:rPr>
          <w:delText>A dependants’ carers’ allowance shall be payable based upon actual receipted costs or the appropriate hourly rate, whichever is the lower up to the monthly maximum.  Payment will be at the rates given in paragraph 6.4, which are subject to the limits determined by the Department.</w:delText>
        </w:r>
      </w:del>
    </w:p>
    <w:p w14:paraId="33DA3F50" w14:textId="77777777" w:rsidR="00D22638" w:rsidRDefault="00D22638" w:rsidP="0036621C">
      <w:pPr>
        <w:pStyle w:val="ListParagraph"/>
        <w:numPr>
          <w:ilvl w:val="0"/>
          <w:numId w:val="52"/>
        </w:numPr>
        <w:ind w:left="360"/>
        <w:rPr>
          <w:del w:id="103" w:author="J LYONS" w:date="2026-09-25T20:06:00Z" w16du:dateUtc="2026-09-26T00:06:00Z"/>
          <w:b/>
          <w:sz w:val="22"/>
          <w:rPrChange w:id="104" w:author="J LYONS" w:date="2026-09-25T20:06:00Z" w16du:dateUtc="2026-09-26T00:06:00Z">
            <w:rPr>
              <w:del w:id="105" w:author="J LYONS" w:date="2026-09-25T20:06:00Z" w16du:dateUtc="2026-09-26T00:06:00Z"/>
              <w:rFonts w:ascii="Times New Roman" w:hAnsi="Times New Roman" w:cs="Times New Roman"/>
              <w:color w:val="auto"/>
              <w:sz w:val="28"/>
              <w:szCs w:val="28"/>
            </w:rPr>
          </w:rPrChange>
        </w:rPr>
        <w:pPrChange w:id="106" w:author="J LYONS" w:date="2026-09-25T20:06:00Z" w16du:dateUtc="2026-09-26T00:06:00Z">
          <w:pPr>
            <w:pStyle w:val="Default"/>
            <w:spacing w:line="360" w:lineRule="auto"/>
          </w:pPr>
        </w:pPrChange>
      </w:pPr>
    </w:p>
    <w:p w14:paraId="56BBBB40" w14:textId="77777777" w:rsidR="00D22638" w:rsidRPr="009B13E1" w:rsidRDefault="00D22638" w:rsidP="00D22638">
      <w:pPr>
        <w:pStyle w:val="Default"/>
        <w:numPr>
          <w:ilvl w:val="1"/>
          <w:numId w:val="42"/>
        </w:numPr>
        <w:tabs>
          <w:tab w:val="left" w:pos="1080"/>
        </w:tabs>
        <w:spacing w:line="360" w:lineRule="auto"/>
        <w:rPr>
          <w:del w:id="107" w:author="J LYONS" w:date="2026-09-25T20:06:00Z" w16du:dateUtc="2026-09-26T00:06:00Z"/>
          <w:rFonts w:ascii="Times New Roman" w:hAnsi="Times New Roman" w:cs="Times New Roman"/>
          <w:bCs/>
          <w:sz w:val="28"/>
          <w:szCs w:val="28"/>
        </w:rPr>
      </w:pPr>
      <w:del w:id="108" w:author="J LYONS" w:date="2026-09-25T20:06:00Z" w16du:dateUtc="2026-09-26T00:06:00Z">
        <w:r>
          <w:rPr>
            <w:sz w:val="22"/>
            <w:rPrChange w:id="109" w:author="J LYONS" w:date="2026-09-25T20:06:00Z" w16du:dateUtc="2026-09-26T00:06:00Z">
              <w:rPr>
                <w:rFonts w:ascii="Times New Roman" w:hAnsi="Times New Roman" w:cs="Times New Roman"/>
                <w:sz w:val="28"/>
                <w:szCs w:val="28"/>
              </w:rPr>
            </w:rPrChange>
          </w:rPr>
          <w:delText xml:space="preserve">For </w:delText>
        </w:r>
        <w:r w:rsidRPr="00A9610D">
          <w:rPr>
            <w:rFonts w:ascii="Times New Roman" w:hAnsi="Times New Roman" w:cs="Times New Roman"/>
            <w:sz w:val="28"/>
            <w:szCs w:val="28"/>
          </w:rPr>
          <w:delText>the period ending on 31 March</w:delText>
        </w:r>
        <w:r>
          <w:rPr>
            <w:rFonts w:ascii="Times New Roman" w:hAnsi="Times New Roman" w:cs="Times New Roman"/>
            <w:sz w:val="28"/>
            <w:szCs w:val="28"/>
          </w:rPr>
          <w:delText xml:space="preserve"> 2021</w:delText>
        </w:r>
        <w:r w:rsidRPr="00A9610D">
          <w:rPr>
            <w:rFonts w:ascii="Times New Roman" w:hAnsi="Times New Roman" w:cs="Times New Roman"/>
            <w:sz w:val="28"/>
            <w:szCs w:val="28"/>
          </w:rPr>
          <w:delText>, the hourly rate of dependants’ carers’ allowance for standard care shall be</w:delText>
        </w:r>
        <w:r w:rsidRPr="00A9610D">
          <w:rPr>
            <w:rFonts w:ascii="Times New Roman" w:hAnsi="Times New Roman" w:cs="Times New Roman"/>
            <w:i/>
            <w:sz w:val="28"/>
            <w:szCs w:val="28"/>
          </w:rPr>
          <w:delText xml:space="preserve"> </w:delText>
        </w:r>
        <w:r w:rsidRPr="00A9610D">
          <w:rPr>
            <w:rFonts w:ascii="Times New Roman" w:hAnsi="Times New Roman" w:cs="Times New Roman"/>
            <w:sz w:val="28"/>
            <w:szCs w:val="28"/>
          </w:rPr>
          <w:delText>£</w:delText>
        </w:r>
        <w:r>
          <w:rPr>
            <w:rFonts w:ascii="Times New Roman" w:hAnsi="Times New Roman" w:cs="Times New Roman"/>
            <w:sz w:val="28"/>
            <w:szCs w:val="28"/>
          </w:rPr>
          <w:delText>8.72</w:delText>
        </w:r>
        <w:r w:rsidRPr="00A9610D">
          <w:rPr>
            <w:rFonts w:ascii="Times New Roman" w:hAnsi="Times New Roman" w:cs="Times New Roman"/>
            <w:sz w:val="28"/>
            <w:szCs w:val="28"/>
          </w:rPr>
          <w:delText>, and for specialised care shall be £</w:delText>
        </w:r>
        <w:r>
          <w:rPr>
            <w:rFonts w:ascii="Times New Roman" w:hAnsi="Times New Roman" w:cs="Times New Roman"/>
            <w:sz w:val="28"/>
            <w:szCs w:val="28"/>
          </w:rPr>
          <w:delText>17.44</w:delText>
        </w:r>
        <w:r w:rsidRPr="00A9610D">
          <w:rPr>
            <w:rFonts w:ascii="Times New Roman" w:hAnsi="Times New Roman" w:cs="Times New Roman"/>
            <w:sz w:val="28"/>
            <w:szCs w:val="28"/>
          </w:rPr>
          <w:delText>.  The monthly maximum for standard care paid to individual councillors shall be £</w:delText>
        </w:r>
        <w:r>
          <w:rPr>
            <w:rFonts w:ascii="Times New Roman" w:hAnsi="Times New Roman" w:cs="Times New Roman"/>
            <w:sz w:val="28"/>
            <w:szCs w:val="28"/>
          </w:rPr>
          <w:delText>454</w:delText>
        </w:r>
        <w:r w:rsidRPr="00A9610D">
          <w:rPr>
            <w:rFonts w:ascii="Times New Roman" w:hAnsi="Times New Roman" w:cs="Times New Roman"/>
            <w:sz w:val="28"/>
            <w:szCs w:val="28"/>
          </w:rPr>
          <w:delText>.00</w:delText>
        </w:r>
        <w:r w:rsidRPr="00A9610D">
          <w:rPr>
            <w:rFonts w:ascii="Times New Roman" w:hAnsi="Times New Roman" w:cs="Times New Roman"/>
            <w:i/>
            <w:sz w:val="28"/>
            <w:szCs w:val="28"/>
          </w:rPr>
          <w:delText xml:space="preserve">, </w:delText>
        </w:r>
        <w:r w:rsidRPr="00A9610D">
          <w:rPr>
            <w:rFonts w:ascii="Times New Roman" w:hAnsi="Times New Roman" w:cs="Times New Roman"/>
            <w:sz w:val="28"/>
            <w:szCs w:val="28"/>
          </w:rPr>
          <w:delText>and the monthly maximum for</w:delText>
        </w:r>
        <w:r w:rsidRPr="00A9610D">
          <w:rPr>
            <w:rFonts w:ascii="Times New Roman" w:hAnsi="Times New Roman" w:cs="Times New Roman"/>
            <w:i/>
            <w:sz w:val="28"/>
            <w:szCs w:val="28"/>
          </w:rPr>
          <w:delText xml:space="preserve"> </w:delText>
        </w:r>
        <w:r w:rsidRPr="00A9610D">
          <w:rPr>
            <w:rFonts w:ascii="Times New Roman" w:hAnsi="Times New Roman" w:cs="Times New Roman"/>
            <w:sz w:val="28"/>
            <w:szCs w:val="28"/>
          </w:rPr>
          <w:delText>specialised care shall be £</w:delText>
        </w:r>
        <w:r>
          <w:rPr>
            <w:rFonts w:ascii="Times New Roman" w:hAnsi="Times New Roman" w:cs="Times New Roman"/>
            <w:sz w:val="28"/>
            <w:szCs w:val="28"/>
          </w:rPr>
          <w:delText>907</w:delText>
        </w:r>
        <w:r w:rsidRPr="00A9610D">
          <w:rPr>
            <w:rFonts w:ascii="Times New Roman" w:hAnsi="Times New Roman" w:cs="Times New Roman"/>
            <w:sz w:val="28"/>
            <w:szCs w:val="28"/>
          </w:rPr>
          <w:delText>.00.  Councillors may claim only one DCA in respect of each occurrence of approved duty.  One DCA is payable even if there are 2 or more children/dependants being cared for.</w:delText>
        </w:r>
      </w:del>
    </w:p>
    <w:p w14:paraId="7B0B6242" w14:textId="77777777" w:rsidR="00D22638" w:rsidRDefault="00D22638" w:rsidP="00D22638">
      <w:pPr>
        <w:pStyle w:val="ListParagraph"/>
        <w:spacing w:line="360" w:lineRule="auto"/>
        <w:ind w:left="375"/>
        <w:jc w:val="both"/>
        <w:rPr>
          <w:del w:id="110" w:author="J LYONS" w:date="2026-09-25T20:06:00Z" w16du:dateUtc="2026-09-26T00:06:00Z"/>
          <w:b/>
          <w:bCs/>
          <w:sz w:val="28"/>
          <w:szCs w:val="28"/>
          <w:u w:val="single"/>
        </w:rPr>
      </w:pPr>
    </w:p>
    <w:p w14:paraId="7EC58046" w14:textId="77777777" w:rsidR="00D22638" w:rsidRDefault="00D22638" w:rsidP="00D22638">
      <w:pPr>
        <w:pStyle w:val="ListParagraph"/>
        <w:spacing w:line="360" w:lineRule="auto"/>
        <w:ind w:left="375"/>
        <w:jc w:val="both"/>
        <w:rPr>
          <w:del w:id="111" w:author="J LYONS" w:date="2026-09-25T20:06:00Z" w16du:dateUtc="2026-09-26T00:06:00Z"/>
          <w:b/>
          <w:bCs/>
          <w:sz w:val="28"/>
          <w:szCs w:val="28"/>
          <w:u w:val="single"/>
        </w:rPr>
      </w:pPr>
    </w:p>
    <w:p w14:paraId="79D6F8D5" w14:textId="77777777" w:rsidR="00D22638" w:rsidRDefault="00D22638" w:rsidP="00D22638">
      <w:pPr>
        <w:pStyle w:val="ListParagraph"/>
        <w:spacing w:line="360" w:lineRule="auto"/>
        <w:ind w:left="375"/>
        <w:jc w:val="both"/>
        <w:rPr>
          <w:del w:id="112" w:author="J LYONS" w:date="2026-09-25T20:06:00Z" w16du:dateUtc="2026-09-26T00:06:00Z"/>
          <w:b/>
          <w:bCs/>
          <w:sz w:val="28"/>
          <w:szCs w:val="28"/>
          <w:u w:val="single"/>
        </w:rPr>
      </w:pPr>
    </w:p>
    <w:p w14:paraId="471509E0" w14:textId="77777777" w:rsidR="00D22638" w:rsidRDefault="00D22638" w:rsidP="00D22638">
      <w:pPr>
        <w:pStyle w:val="ListParagraph"/>
        <w:spacing w:line="360" w:lineRule="auto"/>
        <w:ind w:left="375"/>
        <w:jc w:val="both"/>
        <w:rPr>
          <w:del w:id="113" w:author="J LYONS" w:date="2026-09-25T20:06:00Z" w16du:dateUtc="2026-09-26T00:06:00Z"/>
          <w:b/>
          <w:bCs/>
          <w:sz w:val="28"/>
          <w:szCs w:val="28"/>
          <w:u w:val="single"/>
        </w:rPr>
      </w:pPr>
    </w:p>
    <w:p w14:paraId="0D28B204" w14:textId="77777777" w:rsidR="00870A86" w:rsidRPr="00D22638" w:rsidRDefault="00870A86" w:rsidP="00D22638">
      <w:pPr>
        <w:pStyle w:val="ListParagraph"/>
        <w:numPr>
          <w:ilvl w:val="0"/>
          <w:numId w:val="42"/>
        </w:numPr>
        <w:spacing w:line="360" w:lineRule="auto"/>
        <w:jc w:val="both"/>
        <w:rPr>
          <w:del w:id="114" w:author="J LYONS" w:date="2026-09-25T20:06:00Z" w16du:dateUtc="2026-09-26T00:06:00Z"/>
          <w:b/>
          <w:bCs/>
          <w:sz w:val="28"/>
          <w:szCs w:val="28"/>
          <w:u w:val="single"/>
        </w:rPr>
      </w:pPr>
      <w:bookmarkStart w:id="115" w:name="OLE_LINK14"/>
      <w:bookmarkStart w:id="116" w:name="OLE_LINK15"/>
      <w:bookmarkStart w:id="117" w:name="OLE_LINK12"/>
      <w:bookmarkStart w:id="118" w:name="OLE_LINK13"/>
      <w:del w:id="119" w:author="J LYONS" w:date="2026-09-25T20:06:00Z" w16du:dateUtc="2026-09-26T00:06:00Z">
        <w:r w:rsidRPr="00D22638">
          <w:rPr>
            <w:b/>
            <w:bCs/>
            <w:sz w:val="28"/>
            <w:szCs w:val="28"/>
            <w:u w:val="single"/>
          </w:rPr>
          <w:delText>Travel and Subsistence Allowances</w:delText>
        </w:r>
      </w:del>
    </w:p>
    <w:bookmarkEnd w:id="115"/>
    <w:bookmarkEnd w:id="116"/>
    <w:p w14:paraId="6D41FC8C" w14:textId="77777777" w:rsidR="00870A86" w:rsidRPr="00A9610D" w:rsidRDefault="00301C0B" w:rsidP="00301C0B">
      <w:pPr>
        <w:pStyle w:val="Default"/>
        <w:numPr>
          <w:ilvl w:val="1"/>
          <w:numId w:val="46"/>
        </w:numPr>
        <w:spacing w:line="360" w:lineRule="auto"/>
        <w:rPr>
          <w:del w:id="120" w:author="J LYONS" w:date="2026-09-25T20:06:00Z" w16du:dateUtc="2026-09-26T00:06:00Z"/>
          <w:rFonts w:ascii="Times New Roman" w:hAnsi="Times New Roman" w:cs="Times New Roman"/>
          <w:sz w:val="28"/>
          <w:szCs w:val="28"/>
        </w:rPr>
      </w:pPr>
      <w:del w:id="121" w:author="J LYONS" w:date="2026-09-25T20:06:00Z" w16du:dateUtc="2026-09-26T00:06:00Z">
        <w:r w:rsidRPr="00301C0B">
          <w:rPr>
            <w:rFonts w:ascii="Times New Roman" w:hAnsi="Times New Roman" w:cs="Times New Roman"/>
            <w:sz w:val="28"/>
            <w:szCs w:val="28"/>
          </w:rPr>
          <w:delText>A councillor or committee member shall be entitled to claim travel and subsistence allowances where expenditure on travelling or subsistence has been necessarily incurred. The amount claimed should not exceed expense incurred.</w:delText>
        </w:r>
        <w:r w:rsidR="00AE41E2">
          <w:rPr>
            <w:rFonts w:ascii="Times New Roman" w:hAnsi="Times New Roman" w:cs="Times New Roman"/>
            <w:sz w:val="28"/>
            <w:szCs w:val="28"/>
          </w:rPr>
          <w:delText xml:space="preserve"> (Annex A)</w:delText>
        </w:r>
      </w:del>
    </w:p>
    <w:p w14:paraId="17827070" w14:textId="77777777" w:rsidR="00870A86" w:rsidRDefault="00870A86" w:rsidP="00AC1677">
      <w:pPr>
        <w:pStyle w:val="ListParagraph"/>
        <w:numPr>
          <w:ilvl w:val="0"/>
          <w:numId w:val="54"/>
        </w:numPr>
        <w:jc w:val="both"/>
        <w:rPr>
          <w:moveFrom w:id="122" w:author="J LYONS" w:date="2026-09-25T20:06:00Z" w16du:dateUtc="2026-09-26T00:06:00Z"/>
          <w:sz w:val="22"/>
          <w:rPrChange w:id="123" w:author="J LYONS" w:date="2026-09-25T20:06:00Z" w16du:dateUtc="2026-09-26T00:06:00Z">
            <w:rPr>
              <w:moveFrom w:id="124" w:author="J LYONS" w:date="2026-09-25T20:06:00Z" w16du:dateUtc="2026-09-26T00:06:00Z"/>
              <w:rFonts w:ascii="Times New Roman" w:hAnsi="Times New Roman" w:cs="Times New Roman"/>
              <w:sz w:val="28"/>
              <w:szCs w:val="28"/>
            </w:rPr>
          </w:rPrChange>
        </w:rPr>
        <w:pPrChange w:id="125" w:author="J LYONS" w:date="2026-09-25T20:06:00Z" w16du:dateUtc="2026-09-26T00:06:00Z">
          <w:pPr>
            <w:pStyle w:val="Default"/>
            <w:spacing w:line="360" w:lineRule="auto"/>
          </w:pPr>
        </w:pPrChange>
      </w:pPr>
      <w:moveFromRangeStart w:id="126" w:author="J LYONS" w:date="2026-09-25T20:06:00Z" w:name="move241259178"/>
    </w:p>
    <w:p w14:paraId="0220299F" w14:textId="77777777" w:rsidR="00870A86" w:rsidRPr="00A9610D" w:rsidRDefault="00870A86" w:rsidP="00FE7CD3">
      <w:pPr>
        <w:pStyle w:val="Default"/>
        <w:numPr>
          <w:ilvl w:val="1"/>
          <w:numId w:val="46"/>
        </w:numPr>
        <w:spacing w:line="360" w:lineRule="auto"/>
        <w:rPr>
          <w:del w:id="127" w:author="J LYONS" w:date="2026-09-25T20:06:00Z" w16du:dateUtc="2026-09-26T00:06:00Z"/>
          <w:rFonts w:ascii="Times New Roman" w:hAnsi="Times New Roman" w:cs="Times New Roman"/>
          <w:sz w:val="28"/>
          <w:szCs w:val="28"/>
        </w:rPr>
      </w:pPr>
      <w:moveFrom w:id="128" w:author="J LYONS" w:date="2026-09-25T20:06:00Z" w16du:dateUtc="2026-09-26T00:06:00Z">
        <w:r>
          <w:rPr>
            <w:sz w:val="22"/>
            <w:rPrChange w:id="129" w:author="J LYONS" w:date="2026-09-25T20:06:00Z" w16du:dateUtc="2026-09-26T00:06:00Z">
              <w:rPr>
                <w:rFonts w:ascii="Times New Roman" w:hAnsi="Times New Roman" w:cs="Times New Roman"/>
                <w:sz w:val="28"/>
                <w:szCs w:val="28"/>
              </w:rPr>
            </w:rPrChange>
          </w:rPr>
          <w:t xml:space="preserve">The </w:t>
        </w:r>
      </w:moveFrom>
      <w:moveFromRangeEnd w:id="126"/>
      <w:del w:id="130" w:author="J LYONS" w:date="2026-09-25T20:06:00Z" w16du:dateUtc="2026-09-26T00:06:00Z">
        <w:r w:rsidRPr="00A9610D">
          <w:rPr>
            <w:rFonts w:ascii="Times New Roman" w:hAnsi="Times New Roman" w:cs="Times New Roman"/>
            <w:sz w:val="28"/>
            <w:szCs w:val="28"/>
          </w:rPr>
          <w:delText>rates of travel allowance for travel by public transport shall not exceed the actual amount paid.  Where reasonably available, the cheapest available form of public transport should be used, except in urgent cases.</w:delText>
        </w:r>
      </w:del>
    </w:p>
    <w:p w14:paraId="26E95D54" w14:textId="77777777" w:rsidR="00870A86" w:rsidRDefault="00870A86" w:rsidP="00AC1677">
      <w:pPr>
        <w:jc w:val="both"/>
        <w:rPr>
          <w:moveFrom w:id="131" w:author="J LYONS" w:date="2026-09-25T20:06:00Z" w16du:dateUtc="2026-09-26T00:06:00Z"/>
          <w:b/>
          <w:rPrChange w:id="132" w:author="J LYONS" w:date="2026-09-25T20:06:00Z" w16du:dateUtc="2026-09-26T00:06:00Z">
            <w:rPr>
              <w:moveFrom w:id="133" w:author="J LYONS" w:date="2026-09-25T20:06:00Z" w16du:dateUtc="2026-09-26T00:06:00Z"/>
              <w:rFonts w:ascii="Times New Roman" w:hAnsi="Times New Roman" w:cs="Times New Roman"/>
              <w:sz w:val="28"/>
              <w:szCs w:val="28"/>
            </w:rPr>
          </w:rPrChange>
        </w:rPr>
        <w:pPrChange w:id="134" w:author="J LYONS" w:date="2026-09-25T20:06:00Z" w16du:dateUtc="2026-09-26T00:06:00Z">
          <w:pPr>
            <w:pStyle w:val="Default"/>
            <w:spacing w:line="360" w:lineRule="auto"/>
          </w:pPr>
        </w:pPrChange>
      </w:pPr>
      <w:moveFromRangeStart w:id="135" w:author="J LYONS" w:date="2026-09-25T20:06:00Z" w:name="move241259179"/>
    </w:p>
    <w:p w14:paraId="297A8BC4" w14:textId="77777777" w:rsidR="00DE6353" w:rsidRDefault="00870A86" w:rsidP="00AC1677">
      <w:pPr>
        <w:jc w:val="center"/>
        <w:rPr>
          <w:ins w:id="136" w:author="J LYONS" w:date="2026-09-25T20:06:00Z" w16du:dateUtc="2026-09-26T00:06:00Z"/>
          <w:b/>
          <w:sz w:val="28"/>
          <w:szCs w:val="28"/>
        </w:rPr>
      </w:pPr>
      <w:moveFrom w:id="137" w:author="J LYONS" w:date="2026-09-25T20:06:00Z" w16du:dateUtc="2026-09-26T00:06:00Z">
        <w:r>
          <w:rPr>
            <w:rPrChange w:id="138" w:author="J LYONS" w:date="2026-09-25T20:06:00Z" w16du:dateUtc="2026-09-26T00:06:00Z">
              <w:rPr>
                <w:sz w:val="28"/>
                <w:szCs w:val="28"/>
              </w:rPr>
            </w:rPrChange>
          </w:rPr>
          <w:t xml:space="preserve">The </w:t>
        </w:r>
      </w:moveFrom>
      <w:bookmarkStart w:id="139" w:name="_BPDCI_2"/>
      <w:moveFromRangeEnd w:id="135"/>
    </w:p>
    <w:p w14:paraId="5D5099D8" w14:textId="77777777" w:rsidR="00DE6353" w:rsidRDefault="00DE6353" w:rsidP="00AC1677">
      <w:pPr>
        <w:jc w:val="center"/>
        <w:rPr>
          <w:ins w:id="140" w:author="J LYONS" w:date="2026-09-25T20:06:00Z" w16du:dateUtc="2026-09-26T00:06:00Z"/>
          <w:b/>
          <w:sz w:val="28"/>
          <w:szCs w:val="28"/>
        </w:rPr>
      </w:pPr>
    </w:p>
    <w:p w14:paraId="782AE3C8" w14:textId="77777777" w:rsidR="00DE6353" w:rsidRDefault="00DE6353" w:rsidP="00AC1677">
      <w:pPr>
        <w:jc w:val="center"/>
        <w:rPr>
          <w:ins w:id="141" w:author="J LYONS" w:date="2026-09-25T20:06:00Z" w16du:dateUtc="2026-09-26T00:06:00Z"/>
          <w:b/>
          <w:sz w:val="28"/>
          <w:szCs w:val="28"/>
        </w:rPr>
      </w:pPr>
      <w:ins w:id="142" w:author="J LYONS" w:date="2026-09-25T20:06:00Z" w16du:dateUtc="2026-09-26T00:06:00Z">
        <w:r>
          <w:rPr>
            <w:b/>
            <w:sz w:val="28"/>
            <w:szCs w:val="28"/>
          </w:rPr>
          <w:t>SUNNYLANDS PRIMARY SCHOOL</w:t>
        </w:r>
      </w:ins>
    </w:p>
    <w:p w14:paraId="20717A93" w14:textId="77777777" w:rsidR="00DE6353" w:rsidRDefault="00DE6353" w:rsidP="00AC1677">
      <w:pPr>
        <w:jc w:val="center"/>
        <w:rPr>
          <w:ins w:id="143" w:author="J LYONS" w:date="2026-09-25T20:06:00Z" w16du:dateUtc="2026-09-26T00:06:00Z"/>
          <w:b/>
          <w:sz w:val="28"/>
          <w:szCs w:val="28"/>
        </w:rPr>
      </w:pPr>
    </w:p>
    <w:p w14:paraId="3C782A40" w14:textId="77777777" w:rsidR="00AC1677" w:rsidRDefault="00AC1677" w:rsidP="00AC1677">
      <w:pPr>
        <w:jc w:val="center"/>
        <w:rPr>
          <w:ins w:id="144" w:author="J LYONS" w:date="2026-09-25T20:06:00Z" w16du:dateUtc="2026-09-26T00:06:00Z"/>
          <w:b/>
          <w:sz w:val="28"/>
          <w:szCs w:val="28"/>
        </w:rPr>
      </w:pPr>
      <w:ins w:id="145" w:author="J LYONS" w:date="2026-09-25T20:06:00Z" w16du:dateUtc="2026-09-26T00:06:00Z">
        <w:r w:rsidRPr="00430711">
          <w:rPr>
            <w:b/>
            <w:sz w:val="28"/>
            <w:szCs w:val="28"/>
          </w:rPr>
          <w:t>PRIVACY NOTICE</w:t>
        </w:r>
      </w:ins>
    </w:p>
    <w:p w14:paraId="68F9B2B6" w14:textId="77777777" w:rsidR="00AC1677" w:rsidRDefault="00AC1677" w:rsidP="00AC1677">
      <w:pPr>
        <w:jc w:val="center"/>
        <w:rPr>
          <w:ins w:id="146" w:author="J LYONS" w:date="2026-09-25T20:06:00Z" w16du:dateUtc="2026-09-26T00:06:00Z"/>
          <w:b/>
          <w:sz w:val="28"/>
          <w:szCs w:val="28"/>
        </w:rPr>
      </w:pPr>
      <w:ins w:id="147" w:author="J LYONS" w:date="2026-09-25T20:06:00Z" w16du:dateUtc="2026-09-26T00:06:00Z">
        <w:r w:rsidRPr="00430711">
          <w:rPr>
            <w:b/>
            <w:sz w:val="28"/>
            <w:szCs w:val="28"/>
          </w:rPr>
          <w:t xml:space="preserve"> FOR </w:t>
        </w:r>
      </w:ins>
    </w:p>
    <w:p w14:paraId="4E49EBAC" w14:textId="77777777" w:rsidR="00AC1677" w:rsidRDefault="00AC1677" w:rsidP="00AC1677">
      <w:pPr>
        <w:jc w:val="center"/>
        <w:rPr>
          <w:ins w:id="148" w:author="J LYONS" w:date="2026-09-25T20:06:00Z" w16du:dateUtc="2026-09-26T00:06:00Z"/>
          <w:b/>
          <w:sz w:val="28"/>
          <w:szCs w:val="28"/>
        </w:rPr>
      </w:pPr>
      <w:ins w:id="149" w:author="J LYONS" w:date="2026-09-25T20:06:00Z" w16du:dateUtc="2026-09-26T00:06:00Z">
        <w:r w:rsidRPr="00430711">
          <w:rPr>
            <w:b/>
            <w:sz w:val="28"/>
            <w:szCs w:val="28"/>
          </w:rPr>
          <w:t xml:space="preserve">PUPILS </w:t>
        </w:r>
        <w:r>
          <w:rPr>
            <w:b/>
            <w:sz w:val="28"/>
            <w:szCs w:val="28"/>
          </w:rPr>
          <w:t>&amp;</w:t>
        </w:r>
        <w:r w:rsidRPr="00430711">
          <w:rPr>
            <w:b/>
            <w:sz w:val="28"/>
            <w:szCs w:val="28"/>
          </w:rPr>
          <w:t xml:space="preserve"> PARENTS/FAMILIES/CARERS/LEGAL GUARDIANS REGARDING USE OF PERSONAL INFORMATION IN EDUCATIONAL SETTINGS</w:t>
        </w:r>
      </w:ins>
    </w:p>
    <w:p w14:paraId="04E3137C" w14:textId="77777777" w:rsidR="00AC1677" w:rsidRDefault="00AC1677" w:rsidP="00AC1677">
      <w:pPr>
        <w:rPr>
          <w:ins w:id="150" w:author="J LYONS" w:date="2026-09-25T20:06:00Z" w16du:dateUtc="2026-09-26T00:06:00Z"/>
          <w:sz w:val="32"/>
          <w:szCs w:val="32"/>
        </w:rPr>
      </w:pPr>
    </w:p>
    <w:p w14:paraId="166F220A" w14:textId="77777777" w:rsidR="00AC1677" w:rsidRDefault="00AC1677" w:rsidP="00AC1677">
      <w:pPr>
        <w:rPr>
          <w:ins w:id="151" w:author="J LYONS" w:date="2026-09-25T20:06:00Z" w16du:dateUtc="2026-09-26T00:06:00Z"/>
          <w:sz w:val="32"/>
          <w:szCs w:val="32"/>
        </w:rPr>
      </w:pPr>
    </w:p>
    <w:p w14:paraId="407990A1" w14:textId="77777777" w:rsidR="00AC1677" w:rsidRDefault="00AC1677" w:rsidP="00AC1677">
      <w:pPr>
        <w:rPr>
          <w:ins w:id="152" w:author="J LYONS" w:date="2026-09-25T20:06:00Z" w16du:dateUtc="2026-09-26T00:06:00Z"/>
          <w:sz w:val="32"/>
          <w:szCs w:val="32"/>
        </w:rPr>
      </w:pPr>
    </w:p>
    <w:p w14:paraId="12AE56C5" w14:textId="77777777" w:rsidR="00AC1677" w:rsidRDefault="00AC1677" w:rsidP="00AC1677">
      <w:pPr>
        <w:rPr>
          <w:ins w:id="153" w:author="J LYONS" w:date="2026-09-25T20:06:00Z" w16du:dateUtc="2026-09-26T00:06:00Z"/>
          <w:sz w:val="32"/>
          <w:szCs w:val="32"/>
        </w:rPr>
      </w:pPr>
    </w:p>
    <w:p w14:paraId="454374B8" w14:textId="77777777" w:rsidR="00AC1677" w:rsidRDefault="00AC1677" w:rsidP="00AC1677">
      <w:pPr>
        <w:rPr>
          <w:ins w:id="154" w:author="J LYONS" w:date="2026-09-25T20:06:00Z" w16du:dateUtc="2026-09-26T00:06:00Z"/>
          <w:sz w:val="32"/>
          <w:szCs w:val="32"/>
        </w:rPr>
      </w:pPr>
    </w:p>
    <w:p w14:paraId="47E196AD" w14:textId="77777777" w:rsidR="00AC1677" w:rsidRPr="005027C1" w:rsidRDefault="00AC1677" w:rsidP="00AC1677">
      <w:pPr>
        <w:rPr>
          <w:ins w:id="155" w:author="J LYONS" w:date="2026-09-25T20:06:00Z" w16du:dateUtc="2026-09-26T00:06:00Z"/>
          <w:sz w:val="32"/>
          <w:szCs w:val="32"/>
        </w:rPr>
      </w:pPr>
    </w:p>
    <w:p w14:paraId="61AE2B92" w14:textId="77777777" w:rsidR="00A9610D" w:rsidRDefault="00870A86" w:rsidP="00870A86">
      <w:pPr>
        <w:pStyle w:val="Default"/>
        <w:numPr>
          <w:ilvl w:val="1"/>
          <w:numId w:val="46"/>
        </w:numPr>
        <w:spacing w:line="360" w:lineRule="auto"/>
        <w:rPr>
          <w:del w:id="156" w:author="J LYONS" w:date="2026-09-25T20:06:00Z" w16du:dateUtc="2026-09-26T00:06:00Z"/>
          <w:rFonts w:ascii="Times New Roman" w:hAnsi="Times New Roman" w:cs="Times New Roman"/>
          <w:sz w:val="28"/>
          <w:szCs w:val="28"/>
        </w:rPr>
      </w:pPr>
      <w:del w:id="157" w:author="J LYONS" w:date="2026-09-25T20:06:00Z" w16du:dateUtc="2026-09-26T00:06:00Z">
        <w:r w:rsidRPr="00A9610D">
          <w:rPr>
            <w:rFonts w:ascii="Times New Roman" w:hAnsi="Times New Roman" w:cs="Times New Roman"/>
            <w:sz w:val="28"/>
            <w:szCs w:val="28"/>
          </w:rPr>
          <w:delText xml:space="preserve">rates of travel allowance for travel by private vehicle shall be the amounts shown below, which are within the maxima determined by the </w:delText>
        </w:r>
        <w:r w:rsidR="00185AA5">
          <w:rPr>
            <w:rFonts w:ascii="Times New Roman" w:hAnsi="Times New Roman" w:cs="Times New Roman"/>
            <w:sz w:val="28"/>
            <w:szCs w:val="28"/>
          </w:rPr>
          <w:delText>Department for Communities</w:delText>
        </w:r>
        <w:r w:rsidRPr="00A9610D">
          <w:rPr>
            <w:rFonts w:ascii="Times New Roman" w:hAnsi="Times New Roman" w:cs="Times New Roman"/>
            <w:sz w:val="28"/>
            <w:szCs w:val="28"/>
          </w:rPr>
          <w:delText>.</w:delText>
        </w:r>
      </w:del>
    </w:p>
    <w:p w14:paraId="71CA5887" w14:textId="77777777" w:rsidR="009B13E1" w:rsidRPr="009B13E1" w:rsidRDefault="009B13E1" w:rsidP="009B13E1">
      <w:pPr>
        <w:pStyle w:val="Default"/>
        <w:spacing w:line="360" w:lineRule="auto"/>
        <w:rPr>
          <w:del w:id="158" w:author="J LYONS" w:date="2026-09-25T20:06:00Z" w16du:dateUtc="2026-09-26T00:06:00Z"/>
          <w:rFonts w:ascii="Times New Roman" w:hAnsi="Times New Roman" w:cs="Times New Roman"/>
          <w:sz w:val="28"/>
          <w:szCs w:val="28"/>
        </w:rPr>
      </w:pPr>
    </w:p>
    <w:tbl>
      <w:tblPr>
        <w:tblStyle w:val="TableGrid"/>
        <w:tblW w:w="0" w:type="auto"/>
        <w:tblLook w:val="04A0" w:firstRow="1" w:lastRow="0" w:firstColumn="1" w:lastColumn="0" w:noHBand="0" w:noVBand="1"/>
        <w:tblPrChange w:id="159" w:author="J LYONS" w:date="2026-09-25T20:06:00Z" w16du:dateUtc="2026-09-26T00:06:00Z">
          <w:tblPr>
            <w:tblStyle w:val="TableGrid"/>
            <w:tblW w:w="0" w:type="auto"/>
            <w:tblLook w:val="01E0" w:firstRow="1" w:lastRow="1" w:firstColumn="1" w:lastColumn="1" w:noHBand="0" w:noVBand="0"/>
          </w:tblPr>
        </w:tblPrChange>
      </w:tblPr>
      <w:tblGrid>
        <w:gridCol w:w="3862"/>
        <w:gridCol w:w="3005"/>
        <w:gridCol w:w="2193"/>
        <w:tblGridChange w:id="160">
          <w:tblGrid>
            <w:gridCol w:w="3862"/>
            <w:gridCol w:w="2546"/>
            <w:gridCol w:w="459"/>
            <w:gridCol w:w="658"/>
            <w:gridCol w:w="1117"/>
            <w:gridCol w:w="418"/>
          </w:tblGrid>
        </w:tblGridChange>
      </w:tblGrid>
      <w:tr w:rsidR="00870A86" w:rsidRPr="00A9610D" w14:paraId="0A6E216C" w14:textId="5A95BE4D" w:rsidTr="0036621C">
        <w:trPr>
          <w:trPrChange w:id="161" w:author="J LYONS" w:date="2026-09-25T20:06:00Z" w16du:dateUtc="2026-09-26T00:06:00Z">
            <w:trPr>
              <w:gridAfter w:val="1"/>
            </w:trPr>
          </w:trPrChange>
        </w:trPr>
        <w:tc>
          <w:tcPr>
            <w:tcW w:w="1838" w:type="dxa"/>
            <w:tcPrChange w:id="162" w:author="J LYONS" w:date="2026-09-25T20:06:00Z" w16du:dateUtc="2026-09-26T00:06:00Z">
              <w:tcPr>
                <w:tcW w:w="6408" w:type="dxa"/>
                <w:gridSpan w:val="2"/>
              </w:tcPr>
            </w:tcPrChange>
          </w:tcPr>
          <w:p w14:paraId="7AB320BC" w14:textId="77777777" w:rsidR="00870A86" w:rsidRPr="005027C1" w:rsidRDefault="00AC1677" w:rsidP="0036621C">
            <w:pPr>
              <w:jc w:val="center"/>
              <w:rPr>
                <w:b/>
                <w:rPrChange w:id="163" w:author="J LYONS" w:date="2026-09-25T20:06:00Z" w16du:dateUtc="2026-09-26T00:06:00Z">
                  <w:rPr>
                    <w:rFonts w:ascii="Times New Roman" w:hAnsi="Times New Roman" w:cs="Times New Roman"/>
                    <w:b/>
                    <w:sz w:val="28"/>
                    <w:szCs w:val="28"/>
                  </w:rPr>
                </w:rPrChange>
              </w:rPr>
              <w:pPrChange w:id="164" w:author="J LYONS" w:date="2026-09-25T20:06:00Z" w16du:dateUtc="2026-09-26T00:06:00Z">
                <w:pPr>
                  <w:pStyle w:val="Default"/>
                  <w:spacing w:line="360" w:lineRule="auto"/>
                </w:pPr>
              </w:pPrChange>
            </w:pPr>
            <w:ins w:id="165" w:author="J LYONS" w:date="2026-09-25T20:06:00Z" w16du:dateUtc="2026-09-26T00:06:00Z">
              <w:r w:rsidRPr="005027C1">
                <w:rPr>
                  <w:b/>
                </w:rPr>
                <w:t>Version</w:t>
              </w:r>
            </w:ins>
            <w:del w:id="166" w:author="J LYONS" w:date="2026-09-25T20:06:00Z" w16du:dateUtc="2026-09-26T00:06:00Z">
              <w:r w:rsidR="00870A86" w:rsidRPr="00A9610D">
                <w:rPr>
                  <w:rFonts w:ascii="Times New Roman" w:hAnsi="Times New Roman" w:cs="Times New Roman"/>
                  <w:b/>
                  <w:sz w:val="28"/>
                  <w:szCs w:val="28"/>
                </w:rPr>
                <w:delText>TYPE OF VEHICLE</w:delText>
              </w:r>
            </w:del>
          </w:p>
        </w:tc>
        <w:tc>
          <w:tcPr>
            <w:tcW w:w="4172" w:type="dxa"/>
            <w:tcPrChange w:id="167" w:author="J LYONS" w:date="2026-09-25T20:06:00Z" w16du:dateUtc="2026-09-26T00:06:00Z">
              <w:tcPr>
                <w:tcW w:w="2234" w:type="dxa"/>
                <w:gridSpan w:val="2"/>
              </w:tcPr>
            </w:tcPrChange>
          </w:tcPr>
          <w:p w14:paraId="44FBC981" w14:textId="77777777" w:rsidR="00870A86" w:rsidRPr="005027C1" w:rsidRDefault="00AC1677" w:rsidP="0036621C">
            <w:pPr>
              <w:jc w:val="center"/>
              <w:rPr>
                <w:b/>
                <w:rPrChange w:id="168" w:author="J LYONS" w:date="2026-09-25T20:06:00Z" w16du:dateUtc="2026-09-26T00:06:00Z">
                  <w:rPr>
                    <w:rFonts w:ascii="Times New Roman" w:hAnsi="Times New Roman" w:cs="Times New Roman"/>
                    <w:b/>
                    <w:sz w:val="28"/>
                    <w:szCs w:val="28"/>
                  </w:rPr>
                </w:rPrChange>
              </w:rPr>
              <w:pPrChange w:id="169" w:author="J LYONS" w:date="2026-09-25T20:06:00Z" w16du:dateUtc="2026-09-26T00:06:00Z">
                <w:pPr>
                  <w:pStyle w:val="Default"/>
                  <w:spacing w:line="360" w:lineRule="auto"/>
                </w:pPr>
              </w:pPrChange>
            </w:pPr>
            <w:ins w:id="170" w:author="J LYONS" w:date="2026-09-25T20:06:00Z" w16du:dateUtc="2026-09-26T00:06:00Z">
              <w:r w:rsidRPr="005027C1">
                <w:rPr>
                  <w:b/>
                </w:rPr>
                <w:t>Date Published</w:t>
              </w:r>
            </w:ins>
            <w:del w:id="171" w:author="J LYONS" w:date="2026-09-25T20:06:00Z" w16du:dateUtc="2026-09-26T00:06:00Z">
              <w:r w:rsidR="00870A86" w:rsidRPr="00A9610D">
                <w:rPr>
                  <w:rFonts w:ascii="Times New Roman" w:hAnsi="Times New Roman" w:cs="Times New Roman"/>
                  <w:b/>
                  <w:sz w:val="28"/>
                  <w:szCs w:val="28"/>
                </w:rPr>
                <w:delText>RATE</w:delText>
              </w:r>
            </w:del>
          </w:p>
        </w:tc>
        <w:tc>
          <w:tcPr>
            <w:tcW w:w="3006" w:type="dxa"/>
            <w:tcPrChange w:id="172" w:author="J LYONS" w:date="2026-09-25T20:06:00Z" w16du:dateUtc="2026-09-26T00:06:00Z">
              <w:tcPr>
                <w:tcW w:w="3006" w:type="dxa"/>
              </w:tcPr>
            </w:tcPrChange>
          </w:tcPr>
          <w:p w14:paraId="72B3D73D" w14:textId="77777777" w:rsidR="00AC1677" w:rsidRPr="005027C1" w:rsidRDefault="00AC1677" w:rsidP="0036621C">
            <w:pPr>
              <w:jc w:val="center"/>
              <w:rPr>
                <w:b/>
              </w:rPr>
            </w:pPr>
            <w:ins w:id="173" w:author="J LYONS" w:date="2026-09-25T20:06:00Z" w16du:dateUtc="2026-09-26T00:06:00Z">
              <w:r w:rsidRPr="005027C1">
                <w:rPr>
                  <w:b/>
                </w:rPr>
                <w:t>Responsible Officer</w:t>
              </w:r>
            </w:ins>
          </w:p>
        </w:tc>
      </w:tr>
      <w:tr w:rsidR="00870A86" w:rsidRPr="00A9610D" w14:paraId="0B586CA5" w14:textId="77777777" w:rsidTr="009C224E">
        <w:tblPrEx>
          <w:tblLook w:val="01E0" w:firstRow="1" w:lastRow="1" w:firstColumn="1" w:lastColumn="1" w:noHBand="0" w:noVBand="0"/>
        </w:tblPrEx>
        <w:trPr>
          <w:del w:id="174" w:author="J LYONS" w:date="2026-09-25T20:06:00Z" w16du:dateUtc="2026-09-26T00:06:00Z"/>
        </w:trPr>
        <w:tc>
          <w:tcPr>
            <w:tcW w:w="6408" w:type="dxa"/>
          </w:tcPr>
          <w:p w14:paraId="3E04F19E" w14:textId="77777777" w:rsidR="00870A86" w:rsidRPr="00A9610D" w:rsidRDefault="00870A86" w:rsidP="00B9273B">
            <w:pPr>
              <w:pStyle w:val="Default"/>
              <w:spacing w:line="360" w:lineRule="auto"/>
              <w:rPr>
                <w:del w:id="175" w:author="J LYONS" w:date="2026-09-25T20:06:00Z" w16du:dateUtc="2026-09-26T00:06:00Z"/>
                <w:rFonts w:ascii="Times New Roman" w:hAnsi="Times New Roman" w:cs="Times New Roman"/>
                <w:sz w:val="28"/>
                <w:szCs w:val="28"/>
              </w:rPr>
            </w:pPr>
            <w:del w:id="176" w:author="J LYONS" w:date="2026-09-25T20:06:00Z" w16du:dateUtc="2026-09-26T00:06:00Z">
              <w:r w:rsidRPr="00A9610D">
                <w:rPr>
                  <w:rFonts w:ascii="Times New Roman" w:hAnsi="Times New Roman" w:cs="Times New Roman"/>
                  <w:sz w:val="28"/>
                  <w:szCs w:val="28"/>
                </w:rPr>
                <w:delText>A pedal cycle</w:delText>
              </w:r>
            </w:del>
          </w:p>
        </w:tc>
        <w:tc>
          <w:tcPr>
            <w:tcW w:w="2234" w:type="dxa"/>
            <w:gridSpan w:val="2"/>
          </w:tcPr>
          <w:p w14:paraId="5EB61BE1" w14:textId="77777777" w:rsidR="00870A86" w:rsidRPr="00A9610D" w:rsidRDefault="003C2E47" w:rsidP="00B9273B">
            <w:pPr>
              <w:pStyle w:val="Default"/>
              <w:spacing w:line="360" w:lineRule="auto"/>
              <w:rPr>
                <w:del w:id="177" w:author="J LYONS" w:date="2026-09-25T20:06:00Z" w16du:dateUtc="2026-09-26T00:06:00Z"/>
                <w:rFonts w:ascii="Times New Roman" w:hAnsi="Times New Roman" w:cs="Times New Roman"/>
                <w:sz w:val="28"/>
                <w:szCs w:val="28"/>
              </w:rPr>
            </w:pPr>
            <w:del w:id="178" w:author="J LYONS" w:date="2026-09-25T20:06:00Z" w16du:dateUtc="2026-09-26T00:06:00Z">
              <w:r w:rsidRPr="00A9610D">
                <w:rPr>
                  <w:rFonts w:ascii="Times New Roman" w:hAnsi="Times New Roman" w:cs="Times New Roman"/>
                  <w:sz w:val="28"/>
                  <w:szCs w:val="28"/>
                </w:rPr>
                <w:delText>20.0p per mile</w:delText>
              </w:r>
            </w:del>
          </w:p>
        </w:tc>
      </w:tr>
      <w:tr w:rsidR="004E5925" w:rsidRPr="00A9610D" w14:paraId="37552F23" w14:textId="77777777" w:rsidTr="009C224E">
        <w:tblPrEx>
          <w:tblLook w:val="01E0" w:firstRow="1" w:lastRow="1" w:firstColumn="1" w:lastColumn="1" w:noHBand="0" w:noVBand="0"/>
        </w:tblPrEx>
        <w:trPr>
          <w:del w:id="179" w:author="J LYONS" w:date="2026-09-25T20:06:00Z" w16du:dateUtc="2026-09-26T00:06:00Z"/>
        </w:trPr>
        <w:tc>
          <w:tcPr>
            <w:tcW w:w="6408" w:type="dxa"/>
          </w:tcPr>
          <w:p w14:paraId="5A4CAA9D" w14:textId="77777777" w:rsidR="004E5925" w:rsidRPr="00A9610D" w:rsidRDefault="004E5925" w:rsidP="00B9273B">
            <w:pPr>
              <w:pStyle w:val="Default"/>
              <w:spacing w:line="360" w:lineRule="auto"/>
              <w:rPr>
                <w:del w:id="180" w:author="J LYONS" w:date="2026-09-25T20:06:00Z" w16du:dateUtc="2026-09-26T00:06:00Z"/>
                <w:rFonts w:ascii="Times New Roman" w:hAnsi="Times New Roman" w:cs="Times New Roman"/>
                <w:sz w:val="28"/>
                <w:szCs w:val="28"/>
              </w:rPr>
            </w:pPr>
            <w:del w:id="181" w:author="J LYONS" w:date="2026-09-25T20:06:00Z" w16du:dateUtc="2026-09-26T00:06:00Z">
              <w:r w:rsidRPr="00A9610D">
                <w:rPr>
                  <w:rFonts w:ascii="Times New Roman" w:hAnsi="Times New Roman" w:cs="Times New Roman"/>
                  <w:sz w:val="28"/>
                  <w:szCs w:val="28"/>
                </w:rPr>
                <w:delText>A motorcycle of all capacities</w:delText>
              </w:r>
            </w:del>
          </w:p>
        </w:tc>
        <w:tc>
          <w:tcPr>
            <w:tcW w:w="2234" w:type="dxa"/>
            <w:gridSpan w:val="2"/>
          </w:tcPr>
          <w:p w14:paraId="4A3A3D79" w14:textId="77777777" w:rsidR="004E5925" w:rsidRPr="00A9610D" w:rsidRDefault="004E5925" w:rsidP="00B9273B">
            <w:pPr>
              <w:pStyle w:val="Default"/>
              <w:spacing w:line="360" w:lineRule="auto"/>
              <w:rPr>
                <w:del w:id="182" w:author="J LYONS" w:date="2026-09-25T20:06:00Z" w16du:dateUtc="2026-09-26T00:06:00Z"/>
                <w:rFonts w:ascii="Times New Roman" w:hAnsi="Times New Roman" w:cs="Times New Roman"/>
                <w:sz w:val="28"/>
                <w:szCs w:val="28"/>
              </w:rPr>
            </w:pPr>
            <w:del w:id="183" w:author="J LYONS" w:date="2026-09-25T20:06:00Z" w16du:dateUtc="2026-09-26T00:06:00Z">
              <w:r w:rsidRPr="00A9610D">
                <w:rPr>
                  <w:rFonts w:ascii="Times New Roman" w:hAnsi="Times New Roman" w:cs="Times New Roman"/>
                  <w:sz w:val="28"/>
                  <w:szCs w:val="28"/>
                </w:rPr>
                <w:delText>24.0p per mile</w:delText>
              </w:r>
            </w:del>
          </w:p>
        </w:tc>
      </w:tr>
      <w:tr w:rsidR="00870A86" w:rsidRPr="00A9610D" w14:paraId="40D9862B" w14:textId="77777777" w:rsidTr="009C224E">
        <w:tblPrEx>
          <w:tblLook w:val="01E0" w:firstRow="1" w:lastRow="1" w:firstColumn="1" w:lastColumn="1" w:noHBand="0" w:noVBand="0"/>
        </w:tblPrEx>
        <w:trPr>
          <w:del w:id="184" w:author="J LYONS" w:date="2026-09-25T20:06:00Z" w16du:dateUtc="2026-09-26T00:06:00Z"/>
        </w:trPr>
        <w:tc>
          <w:tcPr>
            <w:tcW w:w="6408" w:type="dxa"/>
          </w:tcPr>
          <w:p w14:paraId="59FE25EF" w14:textId="77777777" w:rsidR="00870A86" w:rsidRPr="00A9610D" w:rsidRDefault="00870A86" w:rsidP="004E5925">
            <w:pPr>
              <w:pStyle w:val="Default"/>
              <w:spacing w:line="360" w:lineRule="auto"/>
              <w:rPr>
                <w:del w:id="185" w:author="J LYONS" w:date="2026-09-25T20:06:00Z" w16du:dateUtc="2026-09-26T00:06:00Z"/>
                <w:rFonts w:ascii="Times New Roman" w:hAnsi="Times New Roman" w:cs="Times New Roman"/>
                <w:sz w:val="28"/>
                <w:szCs w:val="28"/>
              </w:rPr>
            </w:pPr>
            <w:del w:id="186" w:author="J LYONS" w:date="2026-09-25T20:06:00Z" w16du:dateUtc="2026-09-26T00:06:00Z">
              <w:r w:rsidRPr="00A9610D">
                <w:rPr>
                  <w:rFonts w:ascii="Times New Roman" w:hAnsi="Times New Roman" w:cs="Times New Roman"/>
                  <w:sz w:val="28"/>
                  <w:szCs w:val="28"/>
                </w:rPr>
                <w:delText xml:space="preserve">A motor car </w:delText>
              </w:r>
              <w:r w:rsidR="004E5925" w:rsidRPr="00A9610D">
                <w:rPr>
                  <w:rFonts w:ascii="Times New Roman" w:hAnsi="Times New Roman" w:cs="Times New Roman"/>
                  <w:sz w:val="28"/>
                  <w:szCs w:val="28"/>
                </w:rPr>
                <w:delText xml:space="preserve">of </w:delText>
              </w:r>
              <w:r w:rsidRPr="00A9610D">
                <w:rPr>
                  <w:rFonts w:ascii="Times New Roman" w:hAnsi="Times New Roman" w:cs="Times New Roman"/>
                  <w:sz w:val="28"/>
                  <w:szCs w:val="28"/>
                </w:rPr>
                <w:delText>cylinder capacity exceeding 450cc but not exceeding 999cc</w:delText>
              </w:r>
            </w:del>
          </w:p>
        </w:tc>
        <w:tc>
          <w:tcPr>
            <w:tcW w:w="2234" w:type="dxa"/>
            <w:gridSpan w:val="2"/>
          </w:tcPr>
          <w:p w14:paraId="060221F6" w14:textId="77777777" w:rsidR="00870A86" w:rsidRPr="00A9610D" w:rsidRDefault="003C2E47" w:rsidP="00B9273B">
            <w:pPr>
              <w:pStyle w:val="Default"/>
              <w:spacing w:line="360" w:lineRule="auto"/>
              <w:rPr>
                <w:del w:id="187" w:author="J LYONS" w:date="2026-09-25T20:06:00Z" w16du:dateUtc="2026-09-26T00:06:00Z"/>
                <w:rFonts w:ascii="Times New Roman" w:hAnsi="Times New Roman" w:cs="Times New Roman"/>
                <w:sz w:val="28"/>
                <w:szCs w:val="28"/>
              </w:rPr>
            </w:pPr>
            <w:del w:id="188" w:author="J LYONS" w:date="2026-09-25T20:06:00Z" w16du:dateUtc="2026-09-26T00:06:00Z">
              <w:r w:rsidRPr="00A9610D">
                <w:rPr>
                  <w:rFonts w:ascii="Times New Roman" w:hAnsi="Times New Roman" w:cs="Times New Roman"/>
                  <w:sz w:val="28"/>
                  <w:szCs w:val="28"/>
                </w:rPr>
                <w:delText>46.9p per mile</w:delText>
              </w:r>
            </w:del>
          </w:p>
          <w:p w14:paraId="1ADD8F92" w14:textId="77777777" w:rsidR="003C2E47" w:rsidRPr="00A9610D" w:rsidRDefault="003C2E47" w:rsidP="00B9273B">
            <w:pPr>
              <w:pStyle w:val="Default"/>
              <w:spacing w:line="360" w:lineRule="auto"/>
              <w:rPr>
                <w:del w:id="189" w:author="J LYONS" w:date="2026-09-25T20:06:00Z" w16du:dateUtc="2026-09-26T00:06:00Z"/>
                <w:rFonts w:ascii="Times New Roman" w:hAnsi="Times New Roman" w:cs="Times New Roman"/>
                <w:sz w:val="28"/>
                <w:szCs w:val="28"/>
              </w:rPr>
            </w:pPr>
            <w:del w:id="190" w:author="J LYONS" w:date="2026-09-25T20:06:00Z" w16du:dateUtc="2026-09-26T00:06:00Z">
              <w:r w:rsidRPr="00A9610D">
                <w:rPr>
                  <w:rFonts w:ascii="Times New Roman" w:hAnsi="Times New Roman" w:cs="Times New Roman"/>
                  <w:sz w:val="28"/>
                  <w:szCs w:val="28"/>
                </w:rPr>
                <w:delText>13.7p per mile*</w:delText>
              </w:r>
            </w:del>
          </w:p>
        </w:tc>
      </w:tr>
      <w:tr w:rsidR="00870A86" w:rsidRPr="00A9610D" w14:paraId="32A5C8B1" w14:textId="6BF6DFAB" w:rsidTr="0036621C">
        <w:trPr>
          <w:trPrChange w:id="191" w:author="J LYONS" w:date="2026-09-25T20:06:00Z" w16du:dateUtc="2026-09-26T00:06:00Z">
            <w:trPr>
              <w:gridAfter w:val="1"/>
            </w:trPr>
          </w:trPrChange>
        </w:trPr>
        <w:tc>
          <w:tcPr>
            <w:tcW w:w="1838" w:type="dxa"/>
            <w:tcPrChange w:id="192" w:author="J LYONS" w:date="2026-09-25T20:06:00Z" w16du:dateUtc="2026-09-26T00:06:00Z">
              <w:tcPr>
                <w:tcW w:w="6408" w:type="dxa"/>
                <w:gridSpan w:val="2"/>
              </w:tcPr>
            </w:tcPrChange>
          </w:tcPr>
          <w:p w14:paraId="73FCE6F3" w14:textId="77777777" w:rsidR="00870A86" w:rsidRDefault="00AC1677" w:rsidP="0036621C">
            <w:pPr>
              <w:rPr>
                <w:rPrChange w:id="193" w:author="J LYONS" w:date="2026-09-25T20:06:00Z" w16du:dateUtc="2026-09-26T00:06:00Z">
                  <w:rPr>
                    <w:rFonts w:ascii="Times New Roman" w:hAnsi="Times New Roman" w:cs="Times New Roman"/>
                    <w:sz w:val="28"/>
                    <w:szCs w:val="28"/>
                  </w:rPr>
                </w:rPrChange>
              </w:rPr>
              <w:pPrChange w:id="194" w:author="J LYONS" w:date="2026-09-25T20:06:00Z" w16du:dateUtc="2026-09-26T00:06:00Z">
                <w:pPr>
                  <w:pStyle w:val="Default"/>
                  <w:spacing w:line="360" w:lineRule="auto"/>
                </w:pPr>
              </w:pPrChange>
            </w:pPr>
            <w:ins w:id="195" w:author="J LYONS" w:date="2026-09-25T20:06:00Z" w16du:dateUtc="2026-09-26T00:06:00Z">
              <w:r>
                <w:t>1.0</w:t>
              </w:r>
            </w:ins>
            <w:del w:id="196" w:author="J LYONS" w:date="2026-09-25T20:06:00Z" w16du:dateUtc="2026-09-26T00:06:00Z">
              <w:r w:rsidR="00870A86" w:rsidRPr="00A9610D">
                <w:rPr>
                  <w:rFonts w:ascii="Times New Roman" w:hAnsi="Times New Roman" w:cs="Times New Roman"/>
                  <w:sz w:val="28"/>
                  <w:szCs w:val="28"/>
                </w:rPr>
                <w:delText>A motor car of cylinder capacity exceeding 999cc but not exceeding 1,199cc</w:delText>
              </w:r>
            </w:del>
          </w:p>
        </w:tc>
        <w:tc>
          <w:tcPr>
            <w:tcW w:w="4172" w:type="dxa"/>
            <w:tcPrChange w:id="197" w:author="J LYONS" w:date="2026-09-25T20:06:00Z" w16du:dateUtc="2026-09-26T00:06:00Z">
              <w:tcPr>
                <w:tcW w:w="2234" w:type="dxa"/>
                <w:gridSpan w:val="2"/>
              </w:tcPr>
            </w:tcPrChange>
          </w:tcPr>
          <w:p w14:paraId="4834F57B" w14:textId="77777777" w:rsidR="00870A86" w:rsidRPr="00A9610D" w:rsidRDefault="00BC30C5" w:rsidP="00B9273B">
            <w:pPr>
              <w:pStyle w:val="Default"/>
              <w:spacing w:line="360" w:lineRule="auto"/>
              <w:rPr>
                <w:del w:id="198" w:author="J LYONS" w:date="2026-09-25T20:06:00Z" w16du:dateUtc="2026-09-26T00:06:00Z"/>
                <w:rFonts w:ascii="Times New Roman" w:hAnsi="Times New Roman" w:cs="Times New Roman"/>
                <w:sz w:val="28"/>
                <w:szCs w:val="28"/>
              </w:rPr>
            </w:pPr>
            <w:ins w:id="199" w:author="J LYONS" w:date="2026-09-25T20:06:00Z" w16du:dateUtc="2026-09-26T00:06:00Z">
              <w:r>
                <w:t>September 2018</w:t>
              </w:r>
            </w:ins>
            <w:del w:id="200" w:author="J LYONS" w:date="2026-09-25T20:06:00Z" w16du:dateUtc="2026-09-26T00:06:00Z">
              <w:r w:rsidR="003C2E47" w:rsidRPr="00A9610D">
                <w:rPr>
                  <w:rFonts w:ascii="Times New Roman" w:hAnsi="Times New Roman" w:cs="Times New Roman"/>
                  <w:sz w:val="28"/>
                  <w:szCs w:val="28"/>
                </w:rPr>
                <w:delText>52.2p per mile</w:delText>
              </w:r>
            </w:del>
          </w:p>
          <w:p w14:paraId="32BA5D9B" w14:textId="77777777" w:rsidR="003C2E47" w:rsidRDefault="003C2E47" w:rsidP="00BC30C5">
            <w:pPr>
              <w:rPr>
                <w:rPrChange w:id="201" w:author="J LYONS" w:date="2026-09-25T20:06:00Z" w16du:dateUtc="2026-09-26T00:06:00Z">
                  <w:rPr>
                    <w:rFonts w:ascii="Times New Roman" w:hAnsi="Times New Roman" w:cs="Times New Roman"/>
                    <w:sz w:val="28"/>
                    <w:szCs w:val="28"/>
                  </w:rPr>
                </w:rPrChange>
              </w:rPr>
              <w:pPrChange w:id="202" w:author="J LYONS" w:date="2026-09-25T20:06:00Z" w16du:dateUtc="2026-09-26T00:06:00Z">
                <w:pPr>
                  <w:pStyle w:val="Default"/>
                  <w:spacing w:line="360" w:lineRule="auto"/>
                </w:pPr>
              </w:pPrChange>
            </w:pPr>
            <w:del w:id="203" w:author="J LYONS" w:date="2026-09-25T20:06:00Z" w16du:dateUtc="2026-09-26T00:06:00Z">
              <w:r w:rsidRPr="00A9610D">
                <w:rPr>
                  <w:rFonts w:ascii="Times New Roman" w:hAnsi="Times New Roman" w:cs="Times New Roman"/>
                  <w:sz w:val="28"/>
                  <w:szCs w:val="28"/>
                </w:rPr>
                <w:delText>14.4p per mile*</w:delText>
              </w:r>
            </w:del>
          </w:p>
        </w:tc>
        <w:tc>
          <w:tcPr>
            <w:tcW w:w="3006" w:type="dxa"/>
            <w:tcPrChange w:id="204" w:author="J LYONS" w:date="2026-09-25T20:06:00Z" w16du:dateUtc="2026-09-26T00:06:00Z">
              <w:tcPr>
                <w:tcW w:w="3006" w:type="dxa"/>
              </w:tcPr>
            </w:tcPrChange>
          </w:tcPr>
          <w:p w14:paraId="1CC66073" w14:textId="77777777" w:rsidR="00BC30C5" w:rsidRDefault="00BC30C5" w:rsidP="00BC30C5">
            <w:ins w:id="205" w:author="J LYONS" w:date="2026-09-25T20:06:00Z" w16du:dateUtc="2026-09-26T00:06:00Z">
              <w:r>
                <w:t>Mrs J. Lyons</w:t>
              </w:r>
            </w:ins>
          </w:p>
        </w:tc>
      </w:tr>
      <w:tr w:rsidR="00870A86" w:rsidRPr="00A9610D" w14:paraId="6BF278FC" w14:textId="4636744F" w:rsidTr="0036621C">
        <w:trPr>
          <w:trPrChange w:id="206" w:author="J LYONS" w:date="2026-09-25T20:06:00Z" w16du:dateUtc="2026-09-26T00:06:00Z">
            <w:trPr>
              <w:gridAfter w:val="1"/>
            </w:trPr>
          </w:trPrChange>
        </w:trPr>
        <w:tc>
          <w:tcPr>
            <w:tcW w:w="1838" w:type="dxa"/>
            <w:tcPrChange w:id="207" w:author="J LYONS" w:date="2026-09-25T20:06:00Z" w16du:dateUtc="2026-09-26T00:06:00Z">
              <w:tcPr>
                <w:tcW w:w="6408" w:type="dxa"/>
                <w:gridSpan w:val="2"/>
              </w:tcPr>
            </w:tcPrChange>
          </w:tcPr>
          <w:p w14:paraId="1D110FC9" w14:textId="77777777" w:rsidR="00870A86" w:rsidRDefault="00C839A2" w:rsidP="0036621C">
            <w:pPr>
              <w:rPr>
                <w:rPrChange w:id="208" w:author="J LYONS" w:date="2026-09-25T20:06:00Z" w16du:dateUtc="2026-09-26T00:06:00Z">
                  <w:rPr>
                    <w:rFonts w:ascii="Times New Roman" w:hAnsi="Times New Roman" w:cs="Times New Roman"/>
                    <w:sz w:val="28"/>
                    <w:szCs w:val="28"/>
                  </w:rPr>
                </w:rPrChange>
              </w:rPr>
              <w:pPrChange w:id="209" w:author="J LYONS" w:date="2026-09-25T20:06:00Z" w16du:dateUtc="2026-09-26T00:06:00Z">
                <w:pPr>
                  <w:pStyle w:val="Default"/>
                  <w:spacing w:line="360" w:lineRule="auto"/>
                </w:pPr>
              </w:pPrChange>
            </w:pPr>
            <w:ins w:id="210" w:author="J LYONS" w:date="2026-09-25T20:06:00Z" w16du:dateUtc="2026-09-26T00:06:00Z">
              <w:r>
                <w:t>2</w:t>
              </w:r>
            </w:ins>
            <w:del w:id="211" w:author="J LYONS" w:date="2026-09-25T20:06:00Z" w16du:dateUtc="2026-09-26T00:06:00Z">
              <w:r w:rsidR="00870A86" w:rsidRPr="00A9610D">
                <w:rPr>
                  <w:rFonts w:ascii="Times New Roman" w:hAnsi="Times New Roman" w:cs="Times New Roman"/>
                  <w:sz w:val="28"/>
                  <w:szCs w:val="28"/>
                </w:rPr>
                <w:delText>A motor car of cylinder capacity exceeding 1,199cc</w:delText>
              </w:r>
            </w:del>
          </w:p>
        </w:tc>
        <w:tc>
          <w:tcPr>
            <w:tcW w:w="4172" w:type="dxa"/>
            <w:tcPrChange w:id="212" w:author="J LYONS" w:date="2026-09-25T20:06:00Z" w16du:dateUtc="2026-09-26T00:06:00Z">
              <w:tcPr>
                <w:tcW w:w="2234" w:type="dxa"/>
                <w:gridSpan w:val="2"/>
              </w:tcPr>
            </w:tcPrChange>
          </w:tcPr>
          <w:p w14:paraId="3297518F" w14:textId="77777777" w:rsidR="00870A86" w:rsidRPr="00A9610D" w:rsidRDefault="00C839A2" w:rsidP="00B9273B">
            <w:pPr>
              <w:pStyle w:val="Default"/>
              <w:spacing w:line="360" w:lineRule="auto"/>
              <w:rPr>
                <w:del w:id="213" w:author="J LYONS" w:date="2026-09-25T20:06:00Z" w16du:dateUtc="2026-09-26T00:06:00Z"/>
                <w:rFonts w:ascii="Times New Roman" w:hAnsi="Times New Roman" w:cs="Times New Roman"/>
                <w:sz w:val="28"/>
                <w:szCs w:val="28"/>
              </w:rPr>
            </w:pPr>
            <w:ins w:id="214" w:author="J LYONS" w:date="2026-09-25T20:06:00Z" w16du:dateUtc="2026-09-26T00:06:00Z">
              <w:r>
                <w:t>January 2023</w:t>
              </w:r>
            </w:ins>
            <w:del w:id="215" w:author="J LYONS" w:date="2026-09-25T20:06:00Z" w16du:dateUtc="2026-09-26T00:06:00Z">
              <w:r w:rsidR="003C2E47" w:rsidRPr="00A9610D">
                <w:rPr>
                  <w:rFonts w:ascii="Times New Roman" w:hAnsi="Times New Roman" w:cs="Times New Roman"/>
                  <w:sz w:val="28"/>
                  <w:szCs w:val="28"/>
                </w:rPr>
                <w:delText>65.0p per mile</w:delText>
              </w:r>
            </w:del>
          </w:p>
          <w:p w14:paraId="7220B5FC" w14:textId="77777777" w:rsidR="003C2E47" w:rsidRDefault="003C2E47" w:rsidP="0036621C">
            <w:pPr>
              <w:rPr>
                <w:rPrChange w:id="216" w:author="J LYONS" w:date="2026-09-25T20:06:00Z" w16du:dateUtc="2026-09-26T00:06:00Z">
                  <w:rPr>
                    <w:rFonts w:ascii="Times New Roman" w:hAnsi="Times New Roman" w:cs="Times New Roman"/>
                    <w:sz w:val="28"/>
                    <w:szCs w:val="28"/>
                  </w:rPr>
                </w:rPrChange>
              </w:rPr>
              <w:pPrChange w:id="217" w:author="J LYONS" w:date="2026-09-25T20:06:00Z" w16du:dateUtc="2026-09-26T00:06:00Z">
                <w:pPr>
                  <w:pStyle w:val="Default"/>
                  <w:spacing w:line="360" w:lineRule="auto"/>
                </w:pPr>
              </w:pPrChange>
            </w:pPr>
            <w:del w:id="218" w:author="J LYONS" w:date="2026-09-25T20:06:00Z" w16du:dateUtc="2026-09-26T00:06:00Z">
              <w:r w:rsidRPr="00A9610D">
                <w:rPr>
                  <w:rFonts w:ascii="Times New Roman" w:hAnsi="Times New Roman" w:cs="Times New Roman"/>
                  <w:sz w:val="28"/>
                  <w:szCs w:val="28"/>
                </w:rPr>
                <w:delText>16.4p per mile*</w:delText>
              </w:r>
            </w:del>
          </w:p>
        </w:tc>
        <w:tc>
          <w:tcPr>
            <w:tcW w:w="3006" w:type="dxa"/>
            <w:tcPrChange w:id="219" w:author="J LYONS" w:date="2026-09-25T20:06:00Z" w16du:dateUtc="2026-09-26T00:06:00Z">
              <w:tcPr>
                <w:tcW w:w="3006" w:type="dxa"/>
              </w:tcPr>
            </w:tcPrChange>
          </w:tcPr>
          <w:p w14:paraId="2ACE18F5" w14:textId="5F12C08A" w:rsidR="00C839A2" w:rsidRDefault="00C839A2" w:rsidP="0036621C">
            <w:ins w:id="220" w:author="J LYONS" w:date="2026-09-25T20:06:00Z" w16du:dateUtc="2026-09-26T00:06:00Z">
              <w:r>
                <w:t>Mrs J.Lyons</w:t>
              </w:r>
            </w:ins>
          </w:p>
        </w:tc>
      </w:tr>
      <w:tr w:rsidR="00F526A8" w:rsidRPr="00A9610D" w14:paraId="2A5E4468" w14:textId="68709D49" w:rsidTr="0036621C">
        <w:trPr>
          <w:trPrChange w:id="221" w:author="J LYONS" w:date="2026-09-25T20:06:00Z" w16du:dateUtc="2026-09-26T00:06:00Z">
            <w:trPr>
              <w:gridAfter w:val="1"/>
            </w:trPr>
          </w:trPrChange>
        </w:trPr>
        <w:tc>
          <w:tcPr>
            <w:tcW w:w="1838" w:type="dxa"/>
            <w:tcPrChange w:id="222" w:author="J LYONS" w:date="2026-09-25T20:06:00Z" w16du:dateUtc="2026-09-26T00:06:00Z">
              <w:tcPr>
                <w:tcW w:w="6408" w:type="dxa"/>
                <w:gridSpan w:val="2"/>
              </w:tcPr>
            </w:tcPrChange>
          </w:tcPr>
          <w:p w14:paraId="50183FBA" w14:textId="77777777" w:rsidR="00F526A8" w:rsidRDefault="00F526A8" w:rsidP="0036621C">
            <w:pPr>
              <w:rPr>
                <w:rPrChange w:id="223" w:author="J LYONS" w:date="2026-09-25T20:06:00Z" w16du:dateUtc="2026-09-26T00:06:00Z">
                  <w:rPr>
                    <w:rFonts w:ascii="Times New Roman" w:hAnsi="Times New Roman" w:cs="Times New Roman"/>
                    <w:color w:val="auto"/>
                    <w:sz w:val="28"/>
                    <w:szCs w:val="28"/>
                  </w:rPr>
                </w:rPrChange>
              </w:rPr>
              <w:pPrChange w:id="224" w:author="J LYONS" w:date="2026-09-25T20:06:00Z" w16du:dateUtc="2026-09-26T00:06:00Z">
                <w:pPr>
                  <w:pStyle w:val="Default"/>
                  <w:spacing w:line="360" w:lineRule="auto"/>
                </w:pPr>
              </w:pPrChange>
            </w:pPr>
            <w:del w:id="225" w:author="J LYONS" w:date="2026-09-25T20:06:00Z" w16du:dateUtc="2026-09-26T00:06:00Z">
              <w:r w:rsidRPr="00A9610D">
                <w:rPr>
                  <w:rFonts w:ascii="Times New Roman" w:hAnsi="Times New Roman" w:cs="Times New Roman"/>
                  <w:sz w:val="28"/>
                  <w:szCs w:val="28"/>
                </w:rPr>
                <w:delText>An electric car</w:delText>
              </w:r>
            </w:del>
          </w:p>
        </w:tc>
        <w:tc>
          <w:tcPr>
            <w:tcW w:w="4172" w:type="dxa"/>
            <w:tcPrChange w:id="226" w:author="J LYONS" w:date="2026-09-25T20:06:00Z" w16du:dateUtc="2026-09-26T00:06:00Z">
              <w:tcPr>
                <w:tcW w:w="2234" w:type="dxa"/>
                <w:gridSpan w:val="2"/>
              </w:tcPr>
            </w:tcPrChange>
          </w:tcPr>
          <w:p w14:paraId="4D5196DD" w14:textId="77777777" w:rsidR="00F526A8" w:rsidRPr="00A9610D" w:rsidRDefault="00F526A8" w:rsidP="00B9273B">
            <w:pPr>
              <w:pStyle w:val="Default"/>
              <w:spacing w:line="360" w:lineRule="auto"/>
              <w:rPr>
                <w:del w:id="227" w:author="J LYONS" w:date="2026-09-25T20:06:00Z" w16du:dateUtc="2026-09-26T00:06:00Z"/>
                <w:rFonts w:ascii="Times New Roman" w:hAnsi="Times New Roman" w:cs="Times New Roman"/>
                <w:sz w:val="28"/>
                <w:szCs w:val="28"/>
              </w:rPr>
            </w:pPr>
            <w:del w:id="228" w:author="J LYONS" w:date="2026-09-25T20:06:00Z" w16du:dateUtc="2026-09-26T00:06:00Z">
              <w:r w:rsidRPr="00A9610D">
                <w:rPr>
                  <w:rFonts w:ascii="Times New Roman" w:hAnsi="Times New Roman" w:cs="Times New Roman"/>
                  <w:sz w:val="28"/>
                  <w:szCs w:val="28"/>
                </w:rPr>
                <w:delText>45.0p per mile</w:delText>
              </w:r>
            </w:del>
          </w:p>
          <w:p w14:paraId="4E158363" w14:textId="77777777" w:rsidR="00F526A8" w:rsidRDefault="00F526A8" w:rsidP="0036621C">
            <w:pPr>
              <w:rPr>
                <w:rPrChange w:id="229" w:author="J LYONS" w:date="2026-09-25T20:06:00Z" w16du:dateUtc="2026-09-26T00:06:00Z">
                  <w:rPr>
                    <w:rFonts w:ascii="Times New Roman" w:hAnsi="Times New Roman" w:cs="Times New Roman"/>
                    <w:sz w:val="28"/>
                    <w:szCs w:val="28"/>
                  </w:rPr>
                </w:rPrChange>
              </w:rPr>
              <w:pPrChange w:id="230" w:author="J LYONS" w:date="2026-09-25T20:06:00Z" w16du:dateUtc="2026-09-26T00:06:00Z">
                <w:pPr>
                  <w:pStyle w:val="Default"/>
                  <w:spacing w:line="360" w:lineRule="auto"/>
                </w:pPr>
              </w:pPrChange>
            </w:pPr>
            <w:del w:id="231" w:author="J LYONS" w:date="2026-09-25T20:06:00Z" w16du:dateUtc="2026-09-26T00:06:00Z">
              <w:r w:rsidRPr="00A9610D">
                <w:rPr>
                  <w:rFonts w:ascii="Times New Roman" w:hAnsi="Times New Roman" w:cs="Times New Roman"/>
                  <w:sz w:val="28"/>
                  <w:szCs w:val="28"/>
                </w:rPr>
                <w:delText>25.0p per mile</w:delText>
              </w:r>
              <w:r w:rsidR="001058E9" w:rsidRPr="00A9610D">
                <w:rPr>
                  <w:rFonts w:ascii="Times New Roman" w:hAnsi="Times New Roman" w:cs="Times New Roman"/>
                  <w:sz w:val="28"/>
                  <w:szCs w:val="28"/>
                </w:rPr>
                <w:delText>**</w:delText>
              </w:r>
            </w:del>
          </w:p>
        </w:tc>
        <w:tc>
          <w:tcPr>
            <w:tcW w:w="3006" w:type="dxa"/>
            <w:tcPrChange w:id="232" w:author="J LYONS" w:date="2026-09-25T20:06:00Z" w16du:dateUtc="2026-09-26T00:06:00Z">
              <w:tcPr>
                <w:tcW w:w="3006" w:type="dxa"/>
              </w:tcPr>
            </w:tcPrChange>
          </w:tcPr>
          <w:p w14:paraId="520911AA" w14:textId="77777777" w:rsidR="00AC1677" w:rsidRDefault="00AC1677" w:rsidP="0036621C"/>
        </w:tc>
      </w:tr>
      <w:tr w:rsidR="00F526A8" w:rsidRPr="00A9610D" w14:paraId="6B958735" w14:textId="77777777" w:rsidTr="009C224E">
        <w:tblPrEx>
          <w:tblLook w:val="01E0" w:firstRow="1" w:lastRow="1" w:firstColumn="1" w:lastColumn="1" w:noHBand="0" w:noVBand="0"/>
        </w:tblPrEx>
        <w:trPr>
          <w:del w:id="233" w:author="J LYONS" w:date="2026-09-25T20:06:00Z" w16du:dateUtc="2026-09-26T00:06:00Z"/>
        </w:trPr>
        <w:tc>
          <w:tcPr>
            <w:tcW w:w="6408" w:type="dxa"/>
          </w:tcPr>
          <w:p w14:paraId="7D7322A5" w14:textId="77777777" w:rsidR="00F526A8" w:rsidRPr="00A9610D" w:rsidRDefault="00F526A8" w:rsidP="00B9273B">
            <w:pPr>
              <w:pStyle w:val="Default"/>
              <w:spacing w:line="360" w:lineRule="auto"/>
              <w:rPr>
                <w:del w:id="234" w:author="J LYONS" w:date="2026-09-25T20:06:00Z" w16du:dateUtc="2026-09-26T00:06:00Z"/>
                <w:rFonts w:ascii="Times New Roman" w:hAnsi="Times New Roman" w:cs="Times New Roman"/>
                <w:color w:val="auto"/>
                <w:sz w:val="28"/>
                <w:szCs w:val="28"/>
              </w:rPr>
            </w:pPr>
            <w:del w:id="235" w:author="J LYONS" w:date="2026-09-25T20:06:00Z" w16du:dateUtc="2026-09-26T00:06:00Z">
              <w:r w:rsidRPr="00A9610D">
                <w:rPr>
                  <w:rFonts w:ascii="Times New Roman" w:hAnsi="Times New Roman" w:cs="Times New Roman"/>
                  <w:color w:val="auto"/>
                  <w:sz w:val="28"/>
                  <w:szCs w:val="28"/>
                </w:rPr>
                <w:delText>Passenger rate (per passenger)</w:delText>
              </w:r>
            </w:del>
          </w:p>
        </w:tc>
        <w:tc>
          <w:tcPr>
            <w:tcW w:w="2234" w:type="dxa"/>
            <w:gridSpan w:val="2"/>
          </w:tcPr>
          <w:p w14:paraId="4504FE1D" w14:textId="77777777" w:rsidR="00F526A8" w:rsidRPr="00A9610D" w:rsidRDefault="00F526A8" w:rsidP="00B9273B">
            <w:pPr>
              <w:pStyle w:val="Default"/>
              <w:spacing w:line="360" w:lineRule="auto"/>
              <w:rPr>
                <w:del w:id="236" w:author="J LYONS" w:date="2026-09-25T20:06:00Z" w16du:dateUtc="2026-09-26T00:06:00Z"/>
                <w:rFonts w:ascii="Times New Roman" w:hAnsi="Times New Roman" w:cs="Times New Roman"/>
                <w:sz w:val="28"/>
                <w:szCs w:val="28"/>
              </w:rPr>
            </w:pPr>
            <w:del w:id="237" w:author="J LYONS" w:date="2026-09-25T20:06:00Z" w16du:dateUtc="2026-09-26T00:06:00Z">
              <w:r w:rsidRPr="00A9610D">
                <w:rPr>
                  <w:rFonts w:ascii="Times New Roman" w:hAnsi="Times New Roman" w:cs="Times New Roman"/>
                  <w:sz w:val="28"/>
                  <w:szCs w:val="28"/>
                </w:rPr>
                <w:delText>5.0p</w:delText>
              </w:r>
            </w:del>
          </w:p>
        </w:tc>
      </w:tr>
    </w:tbl>
    <w:p w14:paraId="72637B5F" w14:textId="77777777" w:rsidR="00AC1677" w:rsidRDefault="00AC1677" w:rsidP="00AC1677">
      <w:pPr>
        <w:rPr>
          <w:ins w:id="238" w:author="J LYONS" w:date="2026-09-25T20:06:00Z" w16du:dateUtc="2026-09-26T00:06:00Z"/>
          <w:lang w:eastAsia="en-GB"/>
        </w:rPr>
      </w:pPr>
    </w:p>
    <w:p w14:paraId="6D80E2B8" w14:textId="77777777" w:rsidR="00DE6353" w:rsidRDefault="00DE6353" w:rsidP="00AC1677">
      <w:pPr>
        <w:rPr>
          <w:ins w:id="239" w:author="J LYONS" w:date="2026-09-25T20:06:00Z" w16du:dateUtc="2026-09-26T00:06:00Z"/>
          <w:lang w:eastAsia="en-GB"/>
        </w:rPr>
      </w:pPr>
    </w:p>
    <w:p w14:paraId="0486ACC0" w14:textId="77777777" w:rsidR="00DE6353" w:rsidRDefault="00DE6353" w:rsidP="00AC1677">
      <w:pPr>
        <w:rPr>
          <w:ins w:id="240" w:author="J LYONS" w:date="2026-09-25T20:06:00Z" w16du:dateUtc="2026-09-26T00:06:00Z"/>
          <w:lang w:eastAsia="en-GB"/>
        </w:rPr>
      </w:pPr>
    </w:p>
    <w:p w14:paraId="3D9DF7A0" w14:textId="77777777" w:rsidR="00DE6353" w:rsidRDefault="00DE6353" w:rsidP="00AC1677">
      <w:pPr>
        <w:rPr>
          <w:ins w:id="241" w:author="J LYONS" w:date="2026-09-25T20:06:00Z" w16du:dateUtc="2026-09-26T00:06:00Z"/>
          <w:lang w:eastAsia="en-GB"/>
        </w:rPr>
      </w:pPr>
    </w:p>
    <w:p w14:paraId="70317F9A" w14:textId="77777777" w:rsidR="00DE6353" w:rsidRDefault="00DE6353" w:rsidP="00AC1677">
      <w:pPr>
        <w:rPr>
          <w:ins w:id="242" w:author="J LYONS" w:date="2026-09-25T20:06:00Z" w16du:dateUtc="2026-09-26T00:06:00Z"/>
          <w:lang w:eastAsia="en-GB"/>
        </w:rPr>
      </w:pPr>
    </w:p>
    <w:p w14:paraId="35F925EA" w14:textId="77777777" w:rsidR="00DE6353" w:rsidRDefault="00DE6353" w:rsidP="00AC1677">
      <w:pPr>
        <w:rPr>
          <w:ins w:id="243" w:author="J LYONS" w:date="2026-09-25T20:06:00Z" w16du:dateUtc="2026-09-26T00:06:00Z"/>
          <w:lang w:eastAsia="en-GB"/>
        </w:rPr>
      </w:pPr>
    </w:p>
    <w:p w14:paraId="32305C4C" w14:textId="77777777" w:rsidR="00DE6353" w:rsidRDefault="00DE6353" w:rsidP="00AC1677">
      <w:pPr>
        <w:rPr>
          <w:ins w:id="244" w:author="J LYONS" w:date="2026-09-25T20:06:00Z" w16du:dateUtc="2026-09-26T00:06:00Z"/>
          <w:lang w:eastAsia="en-GB"/>
        </w:rPr>
      </w:pPr>
    </w:p>
    <w:p w14:paraId="0451A4BB" w14:textId="77777777" w:rsidR="00DE6353" w:rsidRDefault="00DE6353" w:rsidP="00AC1677">
      <w:pPr>
        <w:rPr>
          <w:ins w:id="245" w:author="J LYONS" w:date="2026-09-25T20:06:00Z" w16du:dateUtc="2026-09-26T00:06:00Z"/>
          <w:lang w:eastAsia="en-GB"/>
        </w:rPr>
      </w:pPr>
    </w:p>
    <w:p w14:paraId="4B295A99" w14:textId="77777777" w:rsidR="00DE6353" w:rsidRDefault="00DE6353" w:rsidP="00AC1677">
      <w:pPr>
        <w:rPr>
          <w:ins w:id="246" w:author="J LYONS" w:date="2026-09-25T20:06:00Z" w16du:dateUtc="2026-09-26T00:06:00Z"/>
          <w:lang w:eastAsia="en-GB"/>
        </w:rPr>
      </w:pPr>
    </w:p>
    <w:p w14:paraId="0C85700F" w14:textId="77777777" w:rsidR="00DE6353" w:rsidRDefault="00DE6353" w:rsidP="00AC1677">
      <w:pPr>
        <w:rPr>
          <w:ins w:id="247" w:author="J LYONS" w:date="2026-09-25T20:06:00Z" w16du:dateUtc="2026-09-26T00:06:00Z"/>
          <w:lang w:eastAsia="en-GB"/>
        </w:rPr>
      </w:pPr>
    </w:p>
    <w:bookmarkEnd w:id="139"/>
    <w:p w14:paraId="7628A612" w14:textId="77777777" w:rsidR="00DE6353" w:rsidRDefault="00DE6353" w:rsidP="00AC1677">
      <w:pPr>
        <w:pStyle w:val="Heading1"/>
        <w:spacing w:before="0"/>
        <w:jc w:val="center"/>
        <w:rPr>
          <w:ins w:id="248" w:author="J LYONS" w:date="2026-09-25T20:06:00Z" w16du:dateUtc="2026-09-26T00:06:00Z"/>
          <w:rFonts w:cs="Arial"/>
          <w:color w:val="auto"/>
          <w:sz w:val="32"/>
          <w:szCs w:val="32"/>
        </w:rPr>
      </w:pPr>
      <w:ins w:id="249" w:author="J LYONS" w:date="2026-09-25T20:06:00Z" w16du:dateUtc="2026-09-26T00:06:00Z">
        <w:r>
          <w:rPr>
            <w:rFonts w:cs="Arial"/>
            <w:color w:val="auto"/>
            <w:sz w:val="32"/>
            <w:szCs w:val="32"/>
          </w:rPr>
          <w:t>SUNNYLANDS PRIMARY SCHOOL</w:t>
        </w:r>
      </w:ins>
    </w:p>
    <w:p w14:paraId="1077EA57" w14:textId="77777777" w:rsidR="00AC1677" w:rsidRDefault="00AC1677" w:rsidP="00AC1677">
      <w:pPr>
        <w:pStyle w:val="Heading1"/>
        <w:spacing w:before="0"/>
        <w:jc w:val="center"/>
        <w:rPr>
          <w:ins w:id="250" w:author="J LYONS" w:date="2026-09-25T20:06:00Z" w16du:dateUtc="2026-09-26T00:06:00Z"/>
          <w:rFonts w:cs="Arial"/>
          <w:color w:val="auto"/>
          <w:sz w:val="32"/>
          <w:szCs w:val="32"/>
        </w:rPr>
      </w:pPr>
      <w:ins w:id="251" w:author="J LYONS" w:date="2026-09-25T20:06:00Z" w16du:dateUtc="2026-09-26T00:06:00Z">
        <w:r>
          <w:rPr>
            <w:rFonts w:cs="Arial"/>
            <w:color w:val="auto"/>
            <w:sz w:val="32"/>
            <w:szCs w:val="32"/>
          </w:rPr>
          <w:t>PRIVACY NOTICE</w:t>
        </w:r>
        <w:r w:rsidRPr="005027C1">
          <w:rPr>
            <w:rFonts w:cs="Arial"/>
            <w:color w:val="auto"/>
            <w:sz w:val="32"/>
            <w:szCs w:val="32"/>
          </w:rPr>
          <w:t xml:space="preserve"> </w:t>
        </w:r>
      </w:ins>
    </w:p>
    <w:p w14:paraId="6365D15D" w14:textId="77777777" w:rsidR="00AC1677" w:rsidRPr="005027C1" w:rsidRDefault="00AC1677" w:rsidP="00AC1677">
      <w:pPr>
        <w:pStyle w:val="Heading1"/>
        <w:spacing w:before="0"/>
        <w:jc w:val="center"/>
        <w:rPr>
          <w:ins w:id="252" w:author="J LYONS" w:date="2026-09-25T20:06:00Z" w16du:dateUtc="2026-09-26T00:06:00Z"/>
          <w:rFonts w:cs="Arial"/>
          <w:color w:val="auto"/>
          <w:sz w:val="32"/>
          <w:szCs w:val="32"/>
        </w:rPr>
      </w:pPr>
      <w:ins w:id="253" w:author="J LYONS" w:date="2026-09-25T20:06:00Z" w16du:dateUtc="2026-09-26T00:06:00Z">
        <w:r w:rsidRPr="005027C1">
          <w:rPr>
            <w:rFonts w:cs="Arial"/>
            <w:color w:val="auto"/>
            <w:sz w:val="32"/>
            <w:szCs w:val="32"/>
          </w:rPr>
          <w:t xml:space="preserve">For Pupils </w:t>
        </w:r>
        <w:r>
          <w:rPr>
            <w:rFonts w:cs="Arial"/>
            <w:color w:val="auto"/>
            <w:sz w:val="32"/>
            <w:szCs w:val="32"/>
          </w:rPr>
          <w:t>&amp;</w:t>
        </w:r>
        <w:r w:rsidRPr="005027C1">
          <w:rPr>
            <w:rFonts w:cs="Arial"/>
            <w:color w:val="auto"/>
            <w:sz w:val="32"/>
            <w:szCs w:val="32"/>
          </w:rPr>
          <w:t xml:space="preserve"> </w:t>
        </w:r>
        <w:r>
          <w:rPr>
            <w:rFonts w:cs="Arial"/>
            <w:color w:val="auto"/>
            <w:sz w:val="32"/>
            <w:szCs w:val="32"/>
          </w:rPr>
          <w:t>Parents</w:t>
        </w:r>
        <w:r w:rsidRPr="005027C1">
          <w:rPr>
            <w:rFonts w:cs="Arial"/>
            <w:color w:val="auto"/>
            <w:sz w:val="32"/>
            <w:szCs w:val="32"/>
          </w:rPr>
          <w:t>/</w:t>
        </w:r>
        <w:r>
          <w:rPr>
            <w:rFonts w:cs="Arial"/>
            <w:color w:val="auto"/>
            <w:sz w:val="32"/>
            <w:szCs w:val="32"/>
          </w:rPr>
          <w:t>Families/</w:t>
        </w:r>
        <w:r w:rsidRPr="005027C1">
          <w:rPr>
            <w:rFonts w:cs="Arial"/>
            <w:color w:val="auto"/>
            <w:sz w:val="32"/>
            <w:szCs w:val="32"/>
          </w:rPr>
          <w:t>Carers/Legal Guardians</w:t>
        </w:r>
      </w:ins>
    </w:p>
    <w:p w14:paraId="541DBABF" w14:textId="77777777" w:rsidR="00AC1677" w:rsidRDefault="00AC1677" w:rsidP="00AC1677">
      <w:pPr>
        <w:rPr>
          <w:ins w:id="254" w:author="J LYONS" w:date="2026-09-25T20:06:00Z" w16du:dateUtc="2026-09-26T00:06:00Z"/>
          <w:rFonts w:cs="Arial"/>
          <w:b/>
        </w:rPr>
      </w:pPr>
      <w:ins w:id="255" w:author="J LYONS" w:date="2026-09-25T20:06:00Z" w16du:dateUtc="2026-09-26T00:06:00Z">
        <w:r>
          <w:rPr>
            <w:rFonts w:cs="Arial"/>
            <w:b/>
          </w:rPr>
          <w:t>ABOUT US</w:t>
        </w:r>
      </w:ins>
    </w:p>
    <w:p w14:paraId="139202B0" w14:textId="77777777" w:rsidR="00AC1677" w:rsidRDefault="00DE6353" w:rsidP="00AC1677">
      <w:pPr>
        <w:jc w:val="both"/>
        <w:rPr>
          <w:ins w:id="256" w:author="J LYONS" w:date="2026-09-25T20:06:00Z" w16du:dateUtc="2026-09-26T00:06:00Z"/>
          <w:rFonts w:cs="Arial"/>
        </w:rPr>
      </w:pPr>
      <w:ins w:id="257" w:author="J LYONS" w:date="2026-09-25T20:06:00Z" w16du:dateUtc="2026-09-26T00:06:00Z">
        <w:r w:rsidRPr="00DE6353">
          <w:rPr>
            <w:rFonts w:cs="Arial"/>
          </w:rPr>
          <w:t>Sunnylands Primary School</w:t>
        </w:r>
        <w:r w:rsidR="00AC1677">
          <w:rPr>
            <w:rFonts w:cs="Arial"/>
          </w:rPr>
          <w:t xml:space="preserve"> is the data controller of the personal information we hold about our pupils and their parents/</w:t>
        </w:r>
        <w:r w:rsidR="00AC1677">
          <w:rPr>
            <w:rFonts w:cs="Arial"/>
            <w:lang w:eastAsia="en-GB"/>
          </w:rPr>
          <w:t>families/carers/legal guardians</w:t>
        </w:r>
        <w:r w:rsidR="00AC1677">
          <w:rPr>
            <w:rFonts w:cs="Arial"/>
          </w:rPr>
          <w:t xml:space="preserve">. This means that we are responsible for deciding how we hold and use the personal information </w:t>
        </w:r>
        <w:bookmarkStart w:id="258" w:name="_BPDCD_4"/>
        <w:r w:rsidR="00AC1677">
          <w:rPr>
            <w:rFonts w:cs="Arial"/>
          </w:rPr>
          <w:t>which we collect</w:t>
        </w:r>
        <w:bookmarkEnd w:id="258"/>
        <w:r w:rsidR="00AC1677">
          <w:rPr>
            <w:rFonts w:cs="Arial"/>
          </w:rPr>
          <w:t xml:space="preserve">. </w:t>
        </w:r>
      </w:ins>
    </w:p>
    <w:p w14:paraId="6270F2F0" w14:textId="77777777" w:rsidR="00185AA5" w:rsidRPr="00A9610D" w:rsidRDefault="00AC1677" w:rsidP="00185AA5">
      <w:pPr>
        <w:pStyle w:val="Default"/>
        <w:spacing w:line="360" w:lineRule="auto"/>
        <w:ind w:left="183" w:hanging="183"/>
        <w:rPr>
          <w:del w:id="259" w:author="J LYONS" w:date="2026-09-25T20:06:00Z" w16du:dateUtc="2026-09-26T00:06:00Z"/>
          <w:rFonts w:ascii="Times New Roman" w:hAnsi="Times New Roman" w:cs="Times New Roman"/>
          <w:sz w:val="28"/>
          <w:szCs w:val="28"/>
        </w:rPr>
      </w:pPr>
      <w:ins w:id="260" w:author="J LYONS" w:date="2026-09-25T20:06:00Z" w16du:dateUtc="2026-09-26T00:06:00Z">
        <w:r>
          <w:t xml:space="preserve">We are required under the </w:t>
        </w:r>
      </w:ins>
      <w:del w:id="261" w:author="J LYONS" w:date="2026-09-25T20:06:00Z" w16du:dateUtc="2026-09-26T00:06:00Z">
        <w:r w:rsidR="00185AA5">
          <w:rPr>
            <w:rFonts w:ascii="Times New Roman" w:hAnsi="Times New Roman" w:cs="Times New Roman"/>
            <w:sz w:val="28"/>
            <w:szCs w:val="28"/>
          </w:rPr>
          <w:delText>*</w:delText>
        </w:r>
        <w:r w:rsidR="00185AA5">
          <w:rPr>
            <w:rFonts w:ascii="Times New Roman" w:hAnsi="Times New Roman" w:cs="Times New Roman"/>
            <w:sz w:val="28"/>
            <w:szCs w:val="28"/>
          </w:rPr>
          <w:tab/>
        </w:r>
        <w:r w:rsidR="00185AA5" w:rsidRPr="00A9610D">
          <w:rPr>
            <w:rFonts w:ascii="Times New Roman" w:hAnsi="Times New Roman" w:cs="Times New Roman"/>
            <w:sz w:val="28"/>
            <w:szCs w:val="28"/>
          </w:rPr>
          <w:delText>For mileage above 8,500 miles</w:delText>
        </w:r>
      </w:del>
    </w:p>
    <w:p w14:paraId="2224D69A" w14:textId="77777777" w:rsidR="00F526A8" w:rsidRPr="00A9610D" w:rsidRDefault="009B13E1" w:rsidP="003C2E47">
      <w:pPr>
        <w:pStyle w:val="Default"/>
        <w:spacing w:line="360" w:lineRule="auto"/>
        <w:ind w:left="183" w:hanging="183"/>
        <w:rPr>
          <w:del w:id="262" w:author="J LYONS" w:date="2026-09-25T20:06:00Z" w16du:dateUtc="2026-09-26T00:06:00Z"/>
          <w:rFonts w:ascii="Times New Roman" w:hAnsi="Times New Roman" w:cs="Times New Roman"/>
          <w:sz w:val="28"/>
          <w:szCs w:val="28"/>
        </w:rPr>
      </w:pPr>
      <w:del w:id="263" w:author="J LYONS" w:date="2026-09-25T20:06:00Z" w16du:dateUtc="2026-09-26T00:06:00Z">
        <w:r>
          <w:rPr>
            <w:rFonts w:ascii="Times New Roman" w:hAnsi="Times New Roman" w:cs="Times New Roman"/>
            <w:sz w:val="28"/>
            <w:szCs w:val="28"/>
          </w:rPr>
          <w:delText>**</w:delText>
        </w:r>
        <w:r w:rsidR="00F526A8" w:rsidRPr="00A9610D">
          <w:rPr>
            <w:rFonts w:ascii="Times New Roman" w:hAnsi="Times New Roman" w:cs="Times New Roman"/>
            <w:sz w:val="28"/>
            <w:szCs w:val="28"/>
          </w:rPr>
          <w:delText xml:space="preserve">For mileage above </w:delText>
        </w:r>
        <w:r w:rsidR="00185AA5">
          <w:rPr>
            <w:rFonts w:ascii="Times New Roman" w:hAnsi="Times New Roman" w:cs="Times New Roman"/>
            <w:sz w:val="28"/>
            <w:szCs w:val="28"/>
          </w:rPr>
          <w:delText>10,000</w:delText>
        </w:r>
        <w:r w:rsidR="00F526A8" w:rsidRPr="00A9610D">
          <w:rPr>
            <w:rFonts w:ascii="Times New Roman" w:hAnsi="Times New Roman" w:cs="Times New Roman"/>
            <w:sz w:val="28"/>
            <w:szCs w:val="28"/>
          </w:rPr>
          <w:delText xml:space="preserve"> miles</w:delText>
        </w:r>
      </w:del>
    </w:p>
    <w:p w14:paraId="7A499D9F" w14:textId="77777777" w:rsidR="00396EA5" w:rsidRPr="00A9610D" w:rsidRDefault="00396EA5" w:rsidP="003C2E47">
      <w:pPr>
        <w:pStyle w:val="Default"/>
        <w:spacing w:line="360" w:lineRule="auto"/>
        <w:ind w:left="183" w:hanging="183"/>
        <w:rPr>
          <w:del w:id="264" w:author="J LYONS" w:date="2026-09-25T20:06:00Z" w16du:dateUtc="2026-09-26T00:06:00Z"/>
          <w:rFonts w:ascii="Times New Roman" w:hAnsi="Times New Roman" w:cs="Times New Roman"/>
          <w:sz w:val="28"/>
          <w:szCs w:val="28"/>
        </w:rPr>
      </w:pPr>
    </w:p>
    <w:p w14:paraId="7530C822" w14:textId="77777777" w:rsidR="00A9610D" w:rsidRDefault="00870A86" w:rsidP="00870A86">
      <w:pPr>
        <w:pStyle w:val="Default"/>
        <w:numPr>
          <w:ilvl w:val="1"/>
          <w:numId w:val="46"/>
        </w:numPr>
        <w:spacing w:line="360" w:lineRule="auto"/>
        <w:rPr>
          <w:del w:id="265" w:author="J LYONS" w:date="2026-09-25T20:06:00Z" w16du:dateUtc="2026-09-26T00:06:00Z"/>
          <w:rFonts w:ascii="Times New Roman" w:hAnsi="Times New Roman" w:cs="Times New Roman"/>
          <w:sz w:val="28"/>
          <w:szCs w:val="28"/>
        </w:rPr>
      </w:pPr>
      <w:del w:id="266" w:author="J LYONS" w:date="2026-09-25T20:06:00Z" w16du:dateUtc="2026-09-26T00:06:00Z">
        <w:r w:rsidRPr="00A9610D">
          <w:rPr>
            <w:rFonts w:ascii="Times New Roman" w:hAnsi="Times New Roman" w:cs="Times New Roman"/>
            <w:sz w:val="28"/>
            <w:szCs w:val="28"/>
          </w:rPr>
          <w:delText xml:space="preserve">The rates of subsistence shall be the amounts shown below, which are within the maxima determined by the </w:delText>
        </w:r>
        <w:r w:rsidR="00185AA5">
          <w:rPr>
            <w:rFonts w:ascii="Times New Roman" w:hAnsi="Times New Roman" w:cs="Times New Roman"/>
            <w:sz w:val="28"/>
            <w:szCs w:val="28"/>
          </w:rPr>
          <w:delText>Department for Communities</w:delText>
        </w:r>
        <w:r w:rsidRPr="00A9610D">
          <w:rPr>
            <w:rFonts w:ascii="Times New Roman" w:hAnsi="Times New Roman" w:cs="Times New Roman"/>
            <w:sz w:val="28"/>
            <w:szCs w:val="28"/>
          </w:rPr>
          <w:delText>.</w:delText>
        </w:r>
      </w:del>
    </w:p>
    <w:p w14:paraId="6B7AA56D" w14:textId="77777777" w:rsidR="009C224E" w:rsidRPr="002B0B31" w:rsidRDefault="009C224E" w:rsidP="009C224E">
      <w:pPr>
        <w:pStyle w:val="Default"/>
        <w:spacing w:line="360" w:lineRule="auto"/>
        <w:ind w:left="735"/>
        <w:rPr>
          <w:del w:id="267" w:author="J LYONS" w:date="2026-09-25T20:06:00Z" w16du:dateUtc="2026-09-26T00:06:00Z"/>
          <w:rFonts w:ascii="Times New Roman" w:hAnsi="Times New Roman" w:cs="Times New Roman"/>
          <w:sz w:val="28"/>
          <w:szCs w:val="28"/>
        </w:rPr>
      </w:pPr>
    </w:p>
    <w:p w14:paraId="637DD07C" w14:textId="77777777" w:rsidR="00AC1677" w:rsidRDefault="00185AA5" w:rsidP="00AC1677">
      <w:pPr>
        <w:pStyle w:val="Paragraph"/>
        <w:spacing w:after="240" w:line="288" w:lineRule="auto"/>
        <w:rPr>
          <w:ins w:id="268" w:author="J LYONS" w:date="2026-09-25T20:06:00Z" w16du:dateUtc="2026-09-26T00:06:00Z"/>
          <w:rFonts w:eastAsia="Times New Roman" w:cs="Arial"/>
          <w:lang w:eastAsia="en-GB"/>
        </w:rPr>
      </w:pPr>
      <w:moveToRangeStart w:id="269" w:author="J LYONS" w:date="2026-09-25T20:06:00Z" w:name="move241259180"/>
      <w:moveTo w:id="270" w:author="J LYONS" w:date="2026-09-25T20:06:00Z" w16du:dateUtc="2026-09-26T00:06:00Z">
        <w:r>
          <w:rPr>
            <w:rPrChange w:id="271" w:author="J LYONS" w:date="2026-09-25T20:06:00Z" w16du:dateUtc="2026-09-26T00:06:00Z">
              <w:rPr>
                <w:b/>
                <w:bCs/>
                <w:sz w:val="28"/>
                <w:szCs w:val="28"/>
                <w:u w:val="single"/>
              </w:rPr>
            </w:rPrChange>
          </w:rPr>
          <w:t>General</w:t>
        </w:r>
      </w:moveTo>
      <w:moveToRangeEnd w:id="269"/>
      <w:ins w:id="272" w:author="J LYONS" w:date="2026-09-25T20:06:00Z" w16du:dateUtc="2026-09-26T00:06:00Z">
        <w:r w:rsidR="00AC1677">
          <w:rPr>
            <w:rFonts w:cs="Arial"/>
            <w:lang w:eastAsia="en-GB"/>
          </w:rPr>
          <w:t xml:space="preserve"> Data Protection Regulation (GDPR) to notify you of the information contained in this privacy notice.</w:t>
        </w:r>
      </w:ins>
    </w:p>
    <w:p w14:paraId="6CB407E0" w14:textId="77777777" w:rsidR="00AC1677" w:rsidRDefault="00AC1677" w:rsidP="00AC1677">
      <w:pPr>
        <w:jc w:val="both"/>
        <w:rPr>
          <w:ins w:id="273" w:author="J LYONS" w:date="2026-09-25T20:06:00Z" w16du:dateUtc="2026-09-26T00:06:00Z"/>
          <w:rFonts w:cs="Arial"/>
          <w:lang w:eastAsia="en-GB"/>
        </w:rPr>
      </w:pPr>
      <w:bookmarkStart w:id="274" w:name="_BPDCI_5"/>
      <w:ins w:id="275" w:author="J LYONS" w:date="2026-09-25T20:06:00Z" w16du:dateUtc="2026-09-26T00:06:00Z">
        <w:r>
          <w:rPr>
            <w:rFonts w:cs="Arial"/>
            <w:color w:val="000000"/>
          </w:rPr>
          <w:t xml:space="preserve">We collect and use pupil information under the Education Act (Northern Ireland) 2014 and other legislation.  You may find the specific legislation at </w:t>
        </w:r>
        <w:r>
          <w:rPr>
            <w:rFonts w:cs="Arial"/>
            <w:color w:val="0000FF"/>
          </w:rPr>
          <w:t>https://www.education-ni.gov.uk/department-education-legislation.</w:t>
        </w:r>
        <w:r>
          <w:rPr>
            <w:rFonts w:cs="Arial"/>
            <w:color w:val="0000FF"/>
            <w:u w:val="double"/>
          </w:rPr>
          <w:t xml:space="preserve"> </w:t>
        </w:r>
        <w:bookmarkEnd w:id="274"/>
      </w:ins>
    </w:p>
    <w:p w14:paraId="519F0C9E" w14:textId="77777777" w:rsidR="00AC1677" w:rsidRDefault="00AC1677" w:rsidP="00AC1677">
      <w:pPr>
        <w:jc w:val="both"/>
        <w:rPr>
          <w:ins w:id="276" w:author="J LYONS" w:date="2026-09-25T20:06:00Z" w16du:dateUtc="2026-09-26T00:06:00Z"/>
          <w:rFonts w:cs="Arial"/>
          <w:color w:val="000000"/>
        </w:rPr>
      </w:pPr>
      <w:bookmarkStart w:id="277" w:name="_BPDCI_6"/>
      <w:ins w:id="278" w:author="J LYONS" w:date="2026-09-25T20:06:00Z" w16du:dateUtc="2026-09-26T00:06:00Z">
        <w:r>
          <w:rPr>
            <w:rFonts w:cs="Arial"/>
            <w:color w:val="000000"/>
          </w:rPr>
          <w:t xml:space="preserve">The majority of pupil information you provide to us is information which you are legally obliged to provide but some pupil information is provided to us on a voluntary basis. When collecting information from you we will inform you whether you are required to provide certain pupil information to us or if you have a choice in this. </w:t>
        </w:r>
        <w:bookmarkEnd w:id="277"/>
      </w:ins>
    </w:p>
    <w:p w14:paraId="5DB3E722" w14:textId="77777777" w:rsidR="00AC1677" w:rsidRDefault="00AC1677" w:rsidP="00AC1677">
      <w:pPr>
        <w:pStyle w:val="Paragraph"/>
        <w:spacing w:after="240" w:line="288" w:lineRule="auto"/>
        <w:rPr>
          <w:ins w:id="279" w:author="J LYONS" w:date="2026-09-25T20:06:00Z" w16du:dateUtc="2026-09-26T00:06:00Z"/>
          <w:rFonts w:cs="Arial"/>
          <w:lang w:eastAsia="en-GB"/>
        </w:rPr>
      </w:pPr>
      <w:ins w:id="280" w:author="J LYONS" w:date="2026-09-25T20:06:00Z" w16du:dateUtc="2026-09-26T00:06:00Z">
        <w:r>
          <w:rPr>
            <w:rFonts w:cs="Arial"/>
            <w:lang w:eastAsia="en-GB"/>
          </w:rPr>
          <w:t xml:space="preserve">This notice applies to </w:t>
        </w:r>
        <w:bookmarkStart w:id="281" w:name="_BPDCI_7"/>
        <w:r>
          <w:rPr>
            <w:rFonts w:cs="Arial"/>
            <w:lang w:eastAsia="en-GB"/>
          </w:rPr>
          <w:t xml:space="preserve">prospective, </w:t>
        </w:r>
        <w:bookmarkEnd w:id="281"/>
        <w:r>
          <w:rPr>
            <w:rFonts w:cs="Arial"/>
            <w:lang w:eastAsia="en-GB"/>
          </w:rPr>
          <w:t>current and former pupils and their families</w:t>
        </w:r>
        <w:bookmarkStart w:id="282" w:name="_BPDCI_8"/>
        <w:r>
          <w:rPr>
            <w:rFonts w:cs="Arial"/>
            <w:lang w:eastAsia="en-GB"/>
          </w:rPr>
          <w:t>/carers/legal guardians and those applying for a place at the school and their families/carers/legal guardians</w:t>
        </w:r>
        <w:bookmarkEnd w:id="282"/>
        <w:r>
          <w:rPr>
            <w:rFonts w:cs="Arial"/>
            <w:lang w:eastAsia="en-GB"/>
          </w:rPr>
          <w:t>. We may update this notice at any time but if we do so, we will inform you as soon as reasonably practicable.</w:t>
        </w:r>
      </w:ins>
    </w:p>
    <w:p w14:paraId="59B6E61B" w14:textId="77777777" w:rsidR="00AC1677" w:rsidRDefault="00AC1677" w:rsidP="00AC1677">
      <w:pPr>
        <w:spacing w:after="240"/>
        <w:jc w:val="both"/>
        <w:rPr>
          <w:ins w:id="283" w:author="J LYONS" w:date="2026-09-25T20:06:00Z" w16du:dateUtc="2026-09-26T00:06:00Z"/>
          <w:rFonts w:cs="Arial"/>
          <w:color w:val="000000"/>
          <w:lang w:eastAsia="en-GB"/>
        </w:rPr>
      </w:pPr>
      <w:ins w:id="284" w:author="J LYONS" w:date="2026-09-25T20:06:00Z" w16du:dateUtc="2026-09-26T00:06:00Z">
        <w:r>
          <w:rPr>
            <w:rFonts w:cs="Arial"/>
            <w:color w:val="000000"/>
          </w:rPr>
          <w:t>It is important that you read and retain this notice, together with any other privacy notice we may provide on specific occasions when we are collecting or processing personal information about you, so that you are aware of how and why we are using such information and what your rights are under the GDPR.</w:t>
        </w:r>
      </w:ins>
    </w:p>
    <w:p w14:paraId="58A68315" w14:textId="77777777" w:rsidR="00AC1677" w:rsidRDefault="00AC1677" w:rsidP="00AC1677">
      <w:pPr>
        <w:pStyle w:val="BodyText"/>
        <w:jc w:val="both"/>
        <w:rPr>
          <w:ins w:id="285" w:author="J LYONS" w:date="2026-09-25T20:06:00Z" w16du:dateUtc="2026-09-26T00:06:00Z"/>
          <w:sz w:val="22"/>
        </w:rPr>
      </w:pPr>
      <w:ins w:id="286" w:author="J LYONS" w:date="2026-09-25T20:06:00Z" w16du:dateUtc="2026-09-26T00:06:00Z">
        <w:r>
          <w:rPr>
            <w:sz w:val="22"/>
          </w:rPr>
          <w:t>If you have any questions about this privacy notice or how we handle personal information, please contact the Principal who will deal with your query. Th</w:t>
        </w:r>
        <w:r w:rsidR="00DE6353">
          <w:rPr>
            <w:sz w:val="22"/>
          </w:rPr>
          <w:t xml:space="preserve">e Principal can be contacted at Sunnylands Primary School on 028 93362333 or </w:t>
        </w:r>
        <w:r w:rsidR="00DE6353">
          <w:fldChar w:fldCharType="begin"/>
        </w:r>
        <w:r w:rsidR="00DE6353">
          <w:instrText>HYPERLINK "mailto:jlyons481@c2kni.net"</w:instrText>
        </w:r>
        <w:r w:rsidR="00DE6353">
          <w:fldChar w:fldCharType="separate"/>
        </w:r>
        <w:r w:rsidR="00DE6353" w:rsidRPr="00FD6A94">
          <w:rPr>
            <w:rStyle w:val="Hyperlink"/>
            <w:sz w:val="22"/>
          </w:rPr>
          <w:t>jlyons481@c2kni.net</w:t>
        </w:r>
        <w:r w:rsidR="00DE6353">
          <w:fldChar w:fldCharType="end"/>
        </w:r>
        <w:r w:rsidR="00DE6353">
          <w:rPr>
            <w:sz w:val="22"/>
          </w:rPr>
          <w:t xml:space="preserve"> or Sunnylands Primary School, Sunnylands Avenue, Carrickfergus BT38 8JJ</w:t>
        </w:r>
      </w:ins>
    </w:p>
    <w:p w14:paraId="06FF9E57" w14:textId="77777777" w:rsidR="00AC1677" w:rsidRDefault="00DE6353" w:rsidP="00AC1677">
      <w:pPr>
        <w:pStyle w:val="BodyText"/>
        <w:jc w:val="both"/>
        <w:rPr>
          <w:ins w:id="287" w:author="J LYONS" w:date="2026-09-25T20:06:00Z" w16du:dateUtc="2026-09-26T00:06:00Z"/>
          <w:rFonts w:cs="Arial"/>
          <w:color w:val="000000"/>
          <w:sz w:val="22"/>
          <w:szCs w:val="22"/>
        </w:rPr>
      </w:pPr>
      <w:ins w:id="288" w:author="J LYONS" w:date="2026-09-25T20:06:00Z" w16du:dateUtc="2026-09-26T00:06:00Z">
        <w:r>
          <w:rPr>
            <w:sz w:val="22"/>
          </w:rPr>
          <w:t>Our Data Protection Officer is</w:t>
        </w:r>
        <w:r w:rsidRPr="00DE6353">
          <w:rPr>
            <w:sz w:val="22"/>
          </w:rPr>
          <w:t xml:space="preserve"> </w:t>
        </w:r>
        <w:r w:rsidR="00AC1677" w:rsidRPr="00DE6353">
          <w:rPr>
            <w:sz w:val="22"/>
          </w:rPr>
          <w:t>the Education Authority</w:t>
        </w:r>
        <w:r>
          <w:rPr>
            <w:sz w:val="22"/>
          </w:rPr>
          <w:t xml:space="preserve"> </w:t>
        </w:r>
        <w:r w:rsidR="00AC1677">
          <w:rPr>
            <w:sz w:val="22"/>
          </w:rPr>
          <w:t xml:space="preserve">and it monitors the school’s data protection procedures to ensure they </w:t>
        </w:r>
        <w:bookmarkStart w:id="289" w:name="_BPDCI_11"/>
        <w:r w:rsidR="00AC1677">
          <w:rPr>
            <w:rFonts w:cs="Arial"/>
            <w:color w:val="000000"/>
            <w:sz w:val="22"/>
            <w:szCs w:val="22"/>
          </w:rPr>
          <w:t>meet the standards a</w:t>
        </w:r>
        <w:r>
          <w:rPr>
            <w:rFonts w:cs="Arial"/>
            <w:color w:val="000000"/>
            <w:sz w:val="22"/>
            <w:szCs w:val="22"/>
          </w:rPr>
          <w:t>nd requirements of the GDPR</w:t>
        </w:r>
        <w:r w:rsidR="00BC30C5">
          <w:rPr>
            <w:rFonts w:cs="Arial"/>
            <w:color w:val="000000"/>
            <w:sz w:val="22"/>
            <w:szCs w:val="22"/>
          </w:rPr>
          <w:t>. Please contact Education Authority</w:t>
        </w:r>
        <w:r w:rsidR="00AC1677">
          <w:rPr>
            <w:rFonts w:cs="Arial"/>
            <w:color w:val="000000"/>
            <w:sz w:val="22"/>
            <w:szCs w:val="22"/>
          </w:rPr>
          <w:t>, Data Protection Officer at</w:t>
        </w:r>
        <w:bookmarkEnd w:id="289"/>
        <w:r w:rsidR="00BC30C5">
          <w:rPr>
            <w:rFonts w:cs="Arial"/>
            <w:color w:val="000000"/>
            <w:sz w:val="22"/>
            <w:szCs w:val="22"/>
          </w:rPr>
          <w:t xml:space="preserve"> 40 Academy Street, Belfast, BT1 2NQ, or email </w:t>
        </w:r>
        <w:r w:rsidR="00BC30C5">
          <w:fldChar w:fldCharType="begin"/>
        </w:r>
        <w:r w:rsidR="00BC30C5">
          <w:instrText>HYPERLINK "mailto:dpo@eani.org.uk"</w:instrText>
        </w:r>
        <w:r w:rsidR="00BC30C5">
          <w:fldChar w:fldCharType="separate"/>
        </w:r>
        <w:r w:rsidR="00BC30C5" w:rsidRPr="00287BB8">
          <w:rPr>
            <w:rStyle w:val="Hyperlink"/>
            <w:rFonts w:cs="Arial"/>
            <w:sz w:val="22"/>
            <w:szCs w:val="22"/>
          </w:rPr>
          <w:t>dpo@eani.org.uk</w:t>
        </w:r>
        <w:r w:rsidR="00BC30C5">
          <w:fldChar w:fldCharType="end"/>
        </w:r>
        <w:r w:rsidR="00BC30C5">
          <w:rPr>
            <w:rFonts w:cs="Arial"/>
            <w:color w:val="000000"/>
            <w:sz w:val="22"/>
            <w:szCs w:val="22"/>
          </w:rPr>
          <w:t xml:space="preserve"> or telephone 028 8241300.</w:t>
        </w:r>
      </w:ins>
    </w:p>
    <w:p w14:paraId="176A1DB0" w14:textId="77777777" w:rsidR="00AC1677" w:rsidRDefault="00AC1677" w:rsidP="00AC1677">
      <w:pPr>
        <w:pStyle w:val="BodyText"/>
        <w:jc w:val="both"/>
        <w:rPr>
          <w:ins w:id="290" w:author="J LYONS" w:date="2026-09-25T20:06:00Z" w16du:dateUtc="2026-09-26T00:06:00Z"/>
          <w:sz w:val="22"/>
        </w:rPr>
      </w:pPr>
      <w:ins w:id="291" w:author="J LYONS" w:date="2026-09-25T20:06:00Z" w16du:dateUtc="2026-09-26T00:06:00Z">
        <w:r>
          <w:rPr>
            <w:sz w:val="22"/>
          </w:rPr>
          <w:t>You have the right to make a complaint at any time to the Information Commissioner's Office (ICO), the UK supervisory authority for data protection issues</w:t>
        </w:r>
        <w:bookmarkStart w:id="292" w:name="_BPDCD_12"/>
        <w:bookmarkStart w:id="293" w:name="_BPDCI_13"/>
        <w:bookmarkEnd w:id="292"/>
        <w:r>
          <w:rPr>
            <w:sz w:val="22"/>
          </w:rPr>
          <w:t>. The ICO’s details are as follows:</w:t>
        </w:r>
        <w:bookmarkEnd w:id="293"/>
      </w:ins>
    </w:p>
    <w:p w14:paraId="5D01B79C" w14:textId="77777777" w:rsidR="00AC1677" w:rsidRDefault="00AC1677" w:rsidP="00AC1677">
      <w:pPr>
        <w:pStyle w:val="BodyText"/>
        <w:rPr>
          <w:ins w:id="294" w:author="J LYONS" w:date="2026-09-25T20:06:00Z" w16du:dateUtc="2026-09-26T00:06:00Z"/>
          <w:sz w:val="22"/>
        </w:rPr>
      </w:pPr>
      <w:bookmarkStart w:id="295" w:name="_BPDCI_14"/>
      <w:ins w:id="296" w:author="J LYONS" w:date="2026-09-25T20:06:00Z" w16du:dateUtc="2026-09-26T00:06:00Z">
        <w:r>
          <w:rPr>
            <w:b/>
            <w:sz w:val="22"/>
          </w:rPr>
          <w:t>The Information Commissioner’s Office – Northern Ireland</w:t>
        </w:r>
        <w:r>
          <w:rPr>
            <w:b/>
            <w:sz w:val="22"/>
          </w:rPr>
          <w:br/>
        </w:r>
        <w:r>
          <w:rPr>
            <w:sz w:val="22"/>
          </w:rPr>
          <w:t>3rd Floor</w:t>
        </w:r>
        <w:r>
          <w:rPr>
            <w:sz w:val="22"/>
          </w:rPr>
          <w:br/>
          <w:t xml:space="preserve">14 Cromac Place, </w:t>
        </w:r>
        <w:r>
          <w:rPr>
            <w:sz w:val="22"/>
          </w:rPr>
          <w:br/>
          <w:t>Belfast</w:t>
        </w:r>
        <w:r>
          <w:rPr>
            <w:sz w:val="22"/>
          </w:rPr>
          <w:br/>
          <w:t>BT7 2JB</w:t>
        </w:r>
        <w:r>
          <w:rPr>
            <w:sz w:val="22"/>
          </w:rPr>
          <w:br/>
        </w:r>
        <w:r>
          <w:rPr>
            <w:sz w:val="22"/>
          </w:rPr>
          <w:br/>
          <w:t>Telephone: 028 9027 8757 / 0303 123 1114</w:t>
        </w:r>
        <w:r>
          <w:rPr>
            <w:sz w:val="22"/>
          </w:rPr>
          <w:br/>
          <w:t>Email:</w:t>
        </w:r>
        <w:r>
          <w:rPr>
            <w:color w:val="0000FF"/>
            <w:sz w:val="22"/>
          </w:rPr>
          <w:t xml:space="preserve"> </w:t>
        </w:r>
        <w:r>
          <w:rPr>
            <w:rFonts w:cs="Arial"/>
            <w:color w:val="0000FF"/>
            <w:sz w:val="22"/>
            <w:szCs w:val="22"/>
            <w:lang w:val="en"/>
          </w:rPr>
          <w:t>ni@ico.org.uk</w:t>
        </w:r>
        <w:bookmarkEnd w:id="295"/>
      </w:ins>
    </w:p>
    <w:p w14:paraId="25EDD13C" w14:textId="77777777" w:rsidR="00AC1677" w:rsidRDefault="00AC1677" w:rsidP="00AC1677">
      <w:pPr>
        <w:rPr>
          <w:ins w:id="297" w:author="J LYONS" w:date="2026-09-25T20:06:00Z" w16du:dateUtc="2026-09-26T00:06:00Z"/>
          <w:rFonts w:cs="Arial"/>
          <w:b/>
        </w:rPr>
      </w:pPr>
    </w:p>
    <w:p w14:paraId="2F80C46A" w14:textId="77777777" w:rsidR="00AC1677" w:rsidRDefault="00AC1677" w:rsidP="00AC1677">
      <w:pPr>
        <w:rPr>
          <w:ins w:id="298" w:author="J LYONS" w:date="2026-09-25T20:06:00Z" w16du:dateUtc="2026-09-26T00:06:00Z"/>
          <w:rFonts w:cs="Arial"/>
          <w:b/>
        </w:rPr>
      </w:pPr>
      <w:ins w:id="299" w:author="J LYONS" w:date="2026-09-25T20:06:00Z" w16du:dateUtc="2026-09-26T00:06:00Z">
        <w:r>
          <w:rPr>
            <w:rFonts w:cs="Arial"/>
            <w:b/>
          </w:rPr>
          <w:t>HOW DO WE COLLECT AND HOLD PERSONAL INFORMATION?</w:t>
        </w:r>
      </w:ins>
    </w:p>
    <w:p w14:paraId="79FBD345" w14:textId="77777777" w:rsidR="00AC1677" w:rsidRDefault="00AC1677" w:rsidP="00AC1677">
      <w:pPr>
        <w:jc w:val="both"/>
        <w:rPr>
          <w:ins w:id="300" w:author="J LYONS" w:date="2026-09-25T20:06:00Z" w16du:dateUtc="2026-09-26T00:06:00Z"/>
          <w:rFonts w:cs="Arial"/>
        </w:rPr>
      </w:pPr>
      <w:ins w:id="301" w:author="J LYONS" w:date="2026-09-25T20:06:00Z" w16du:dateUtc="2026-09-26T00:06:00Z">
        <w:r>
          <w:rPr>
            <w:rFonts w:cs="Arial"/>
          </w:rPr>
          <w:t xml:space="preserve">We collect some personal information about our pupils and their </w:t>
        </w:r>
        <w:r>
          <w:rPr>
            <w:rFonts w:cs="Arial"/>
            <w:lang w:eastAsia="en-GB"/>
          </w:rPr>
          <w:t xml:space="preserve">families/carers/legal guardians </w:t>
        </w:r>
        <w:r>
          <w:rPr>
            <w:rFonts w:cs="Arial"/>
          </w:rPr>
          <w:t>during a pupil’s application process to the school.</w:t>
        </w:r>
      </w:ins>
    </w:p>
    <w:p w14:paraId="4CE50A2F" w14:textId="77777777" w:rsidR="00AC1677" w:rsidRDefault="00AC1677" w:rsidP="00AC1677">
      <w:pPr>
        <w:jc w:val="both"/>
        <w:rPr>
          <w:ins w:id="302" w:author="J LYONS" w:date="2026-09-25T20:06:00Z" w16du:dateUtc="2026-09-26T00:06:00Z"/>
          <w:rFonts w:cs="Arial"/>
        </w:rPr>
      </w:pPr>
      <w:ins w:id="303" w:author="J LYONS" w:date="2026-09-25T20:06:00Z" w16du:dateUtc="2026-09-26T00:06:00Z">
        <w:r>
          <w:rPr>
            <w:rFonts w:cs="Arial"/>
          </w:rPr>
          <w:t>We will sometimes collect additional information from third parties such as the Education Authority, Department of Education, examination board or previous school attended by a pupil.</w:t>
        </w:r>
      </w:ins>
    </w:p>
    <w:p w14:paraId="09C47A54" w14:textId="77777777" w:rsidR="00AC1677" w:rsidRDefault="00AC1677" w:rsidP="00AC1677">
      <w:pPr>
        <w:jc w:val="both"/>
        <w:rPr>
          <w:ins w:id="304" w:author="J LYONS" w:date="2026-09-25T20:06:00Z" w16du:dateUtc="2026-09-26T00:06:00Z"/>
          <w:rFonts w:cs="Arial"/>
        </w:rPr>
      </w:pPr>
      <w:ins w:id="305" w:author="J LYONS" w:date="2026-09-25T20:06:00Z" w16du:dateUtc="2026-09-26T00:06:00Z">
        <w:r>
          <w:rPr>
            <w:rFonts w:cs="Arial"/>
          </w:rPr>
          <w:t xml:space="preserve">We mainly collect personal information about our pupils and their </w:t>
        </w:r>
        <w:r>
          <w:rPr>
            <w:rFonts w:cs="Arial"/>
            <w:lang w:eastAsia="en-GB"/>
          </w:rPr>
          <w:t>families/carers/legal guardians</w:t>
        </w:r>
        <w:r>
          <w:rPr>
            <w:rFonts w:cs="Arial"/>
          </w:rPr>
          <w:t xml:space="preserve"> throughout the course of the pupil’s time at the school, for instance when completing educational visit consent forms, from statutory curriculum assessments and throughout our relationship with a pupil when we are exercising </w:t>
        </w:r>
        <w:r w:rsidRPr="0034282F">
          <w:rPr>
            <w:rFonts w:cs="Arial"/>
          </w:rPr>
          <w:t>our legal obligations</w:t>
        </w:r>
        <w:bookmarkStart w:id="306" w:name="_BPDCI_16"/>
        <w:r>
          <w:rPr>
            <w:rFonts w:cs="Arial"/>
          </w:rPr>
          <w:t xml:space="preserve"> as a public educational body and during our pastoral care</w:t>
        </w:r>
        <w:bookmarkEnd w:id="306"/>
        <w:r>
          <w:rPr>
            <w:rFonts w:cs="Arial"/>
          </w:rPr>
          <w:t>.</w:t>
        </w:r>
      </w:ins>
    </w:p>
    <w:p w14:paraId="5195A668" w14:textId="77777777" w:rsidR="00AC1677" w:rsidRDefault="00AC1677" w:rsidP="00AC1677">
      <w:pPr>
        <w:jc w:val="both"/>
        <w:rPr>
          <w:ins w:id="307" w:author="J LYONS" w:date="2026-09-25T20:06:00Z" w16du:dateUtc="2026-09-26T00:06:00Z"/>
          <w:rFonts w:cs="Arial"/>
          <w:b/>
        </w:rPr>
      </w:pPr>
      <w:ins w:id="308" w:author="J LYONS" w:date="2026-09-25T20:06:00Z" w16du:dateUtc="2026-09-26T00:06:00Z">
        <w:r>
          <w:rPr>
            <w:rFonts w:cs="Arial"/>
            <w:b/>
          </w:rPr>
          <w:t>WHAT PERSONAL INFORMATION DO WE COLLECT, STORE AND USE ABOUT OUR PUPILS?</w:t>
        </w:r>
      </w:ins>
    </w:p>
    <w:p w14:paraId="751DBEF7" w14:textId="77777777" w:rsidR="00DE6353" w:rsidRPr="00DE6353" w:rsidRDefault="00AC1677" w:rsidP="00AC1677">
      <w:pPr>
        <w:jc w:val="both"/>
        <w:rPr>
          <w:ins w:id="309" w:author="J LYONS" w:date="2026-09-25T20:06:00Z" w16du:dateUtc="2026-09-26T00:06:00Z"/>
          <w:rFonts w:cs="Arial"/>
        </w:rPr>
      </w:pPr>
      <w:ins w:id="310" w:author="J LYONS" w:date="2026-09-25T20:06:00Z" w16du:dateUtc="2026-09-26T00:06:00Z">
        <w:r>
          <w:rPr>
            <w:rFonts w:cs="Arial"/>
          </w:rPr>
          <w:t>Personal information is information that identifies you and relates to you. We will collect, store and use the following categories of personal information about our pupils:</w:t>
        </w:r>
      </w:ins>
    </w:p>
    <w:p w14:paraId="11340C1C" w14:textId="77777777" w:rsidR="00AC1677" w:rsidRDefault="00AC1677" w:rsidP="00AC1677">
      <w:pPr>
        <w:pStyle w:val="ListParagraph"/>
        <w:numPr>
          <w:ilvl w:val="0"/>
          <w:numId w:val="50"/>
        </w:numPr>
        <w:jc w:val="both"/>
        <w:rPr>
          <w:ins w:id="311" w:author="J LYONS" w:date="2026-09-25T20:06:00Z" w16du:dateUtc="2026-09-26T00:06:00Z"/>
          <w:rFonts w:cs="Arial"/>
          <w:sz w:val="22"/>
          <w:szCs w:val="22"/>
        </w:rPr>
      </w:pPr>
      <w:ins w:id="312" w:author="J LYONS" w:date="2026-09-25T20:06:00Z" w16du:dateUtc="2026-09-26T00:06:00Z">
        <w:r>
          <w:rPr>
            <w:rFonts w:cs="Arial"/>
            <w:sz w:val="22"/>
            <w:szCs w:val="22"/>
          </w:rPr>
          <w:t>Personal information (such as name, age, date of birth, photographs and unique pupil number)</w:t>
        </w:r>
      </w:ins>
    </w:p>
    <w:p w14:paraId="14C143C0" w14:textId="77777777" w:rsidR="00AC1677" w:rsidRDefault="00AC1677" w:rsidP="00AC1677">
      <w:pPr>
        <w:pStyle w:val="ListParagraph"/>
        <w:numPr>
          <w:ilvl w:val="0"/>
          <w:numId w:val="50"/>
        </w:numPr>
        <w:jc w:val="both"/>
        <w:rPr>
          <w:ins w:id="313" w:author="J LYONS" w:date="2026-09-25T20:06:00Z" w16du:dateUtc="2026-09-26T00:06:00Z"/>
          <w:rFonts w:cs="Arial"/>
          <w:sz w:val="22"/>
          <w:szCs w:val="22"/>
        </w:rPr>
      </w:pPr>
      <w:ins w:id="314" w:author="J LYONS" w:date="2026-09-25T20:06:00Z" w16du:dateUtc="2026-09-26T00:06:00Z">
        <w:r>
          <w:rPr>
            <w:rFonts w:cs="Arial"/>
            <w:sz w:val="22"/>
            <w:szCs w:val="22"/>
          </w:rPr>
          <w:t>Contact information (such as address, emergency contact information and telephone number)</w:t>
        </w:r>
      </w:ins>
    </w:p>
    <w:p w14:paraId="5550CB5B" w14:textId="77777777" w:rsidR="00AC1677" w:rsidRPr="0034282F" w:rsidRDefault="00AC1677" w:rsidP="00AC1677">
      <w:pPr>
        <w:pStyle w:val="ListParagraph"/>
        <w:numPr>
          <w:ilvl w:val="0"/>
          <w:numId w:val="50"/>
        </w:numPr>
        <w:jc w:val="both"/>
        <w:rPr>
          <w:ins w:id="315" w:author="J LYONS" w:date="2026-09-25T20:06:00Z" w16du:dateUtc="2026-09-26T00:06:00Z"/>
          <w:rFonts w:cs="Arial"/>
          <w:sz w:val="22"/>
          <w:szCs w:val="22"/>
        </w:rPr>
      </w:pPr>
      <w:ins w:id="316" w:author="J LYONS" w:date="2026-09-25T20:06:00Z" w16du:dateUtc="2026-09-26T00:06:00Z">
        <w:r>
          <w:rPr>
            <w:rFonts w:cs="Arial"/>
            <w:sz w:val="22"/>
            <w:szCs w:val="22"/>
          </w:rPr>
          <w:t xml:space="preserve">Attendance information </w:t>
        </w:r>
        <w:r w:rsidRPr="0034282F">
          <w:rPr>
            <w:rFonts w:cs="Arial"/>
            <w:sz w:val="22"/>
            <w:szCs w:val="22"/>
          </w:rPr>
          <w:t>(such as sessions attended, number of absences and absence reasons)</w:t>
        </w:r>
      </w:ins>
    </w:p>
    <w:p w14:paraId="17963B27" w14:textId="77777777" w:rsidR="00AC1677" w:rsidRPr="0034282F" w:rsidRDefault="00AC1677" w:rsidP="00AC1677">
      <w:pPr>
        <w:pStyle w:val="ListParagraph"/>
        <w:numPr>
          <w:ilvl w:val="0"/>
          <w:numId w:val="50"/>
        </w:numPr>
        <w:jc w:val="both"/>
        <w:rPr>
          <w:ins w:id="317" w:author="J LYONS" w:date="2026-09-25T20:06:00Z" w16du:dateUtc="2026-09-26T00:06:00Z"/>
          <w:rFonts w:cs="Arial"/>
          <w:sz w:val="22"/>
          <w:szCs w:val="22"/>
        </w:rPr>
      </w:pPr>
      <w:ins w:id="318" w:author="J LYONS" w:date="2026-09-25T20:06:00Z" w16du:dateUtc="2026-09-26T00:06:00Z">
        <w:r>
          <w:rPr>
            <w:rFonts w:cs="Arial"/>
            <w:sz w:val="22"/>
            <w:szCs w:val="22"/>
          </w:rPr>
          <w:t>Assessment information</w:t>
        </w:r>
        <w:r w:rsidRPr="0034282F">
          <w:rPr>
            <w:rFonts w:cs="Arial"/>
            <w:sz w:val="22"/>
            <w:szCs w:val="22"/>
          </w:rPr>
          <w:t xml:space="preserve"> (such as </w:t>
        </w:r>
        <w:r>
          <w:rPr>
            <w:rFonts w:cs="Arial"/>
            <w:sz w:val="22"/>
            <w:szCs w:val="22"/>
          </w:rPr>
          <w:t>statutory assessment process, GCSE</w:t>
        </w:r>
        <w:r w:rsidRPr="0034282F">
          <w:rPr>
            <w:rFonts w:cs="Arial"/>
            <w:sz w:val="22"/>
            <w:szCs w:val="22"/>
          </w:rPr>
          <w:t xml:space="preserve"> and </w:t>
        </w:r>
        <w:r>
          <w:rPr>
            <w:rFonts w:cs="Arial"/>
            <w:sz w:val="22"/>
            <w:szCs w:val="22"/>
          </w:rPr>
          <w:t>post-16 qualifications and standardised tests provided by commercial companies</w:t>
        </w:r>
        <w:r w:rsidRPr="0034282F">
          <w:rPr>
            <w:rFonts w:cs="Arial"/>
            <w:sz w:val="22"/>
            <w:szCs w:val="22"/>
          </w:rPr>
          <w:t>)</w:t>
        </w:r>
      </w:ins>
    </w:p>
    <w:p w14:paraId="7967F984" w14:textId="77777777" w:rsidR="00AC1677" w:rsidRPr="0034282F" w:rsidRDefault="00AC1677" w:rsidP="00AC1677">
      <w:pPr>
        <w:pStyle w:val="ListParagraph"/>
        <w:numPr>
          <w:ilvl w:val="0"/>
          <w:numId w:val="50"/>
        </w:numPr>
        <w:jc w:val="both"/>
        <w:rPr>
          <w:ins w:id="319" w:author="J LYONS" w:date="2026-09-25T20:06:00Z" w16du:dateUtc="2026-09-26T00:06:00Z"/>
          <w:rFonts w:cs="Arial"/>
          <w:sz w:val="22"/>
          <w:szCs w:val="22"/>
        </w:rPr>
      </w:pPr>
      <w:ins w:id="320" w:author="J LYONS" w:date="2026-09-25T20:06:00Z" w16du:dateUtc="2026-09-26T00:06:00Z">
        <w:r w:rsidRPr="0034282F">
          <w:rPr>
            <w:rFonts w:cs="Arial"/>
            <w:sz w:val="22"/>
            <w:szCs w:val="22"/>
          </w:rPr>
          <w:t xml:space="preserve">Exclusion and behavioural information </w:t>
        </w:r>
      </w:ins>
    </w:p>
    <w:p w14:paraId="24DC3F8E" w14:textId="77777777" w:rsidR="00AC1677" w:rsidRPr="0034282F" w:rsidRDefault="00AC1677" w:rsidP="00AC1677">
      <w:pPr>
        <w:pStyle w:val="ListParagraph"/>
        <w:numPr>
          <w:ilvl w:val="0"/>
          <w:numId w:val="50"/>
        </w:numPr>
        <w:jc w:val="both"/>
        <w:rPr>
          <w:ins w:id="321" w:author="J LYONS" w:date="2026-09-25T20:06:00Z" w16du:dateUtc="2026-09-26T00:06:00Z"/>
          <w:rFonts w:cs="Arial"/>
          <w:sz w:val="22"/>
          <w:szCs w:val="22"/>
        </w:rPr>
      </w:pPr>
      <w:ins w:id="322" w:author="J LYONS" w:date="2026-09-25T20:06:00Z" w16du:dateUtc="2026-09-26T00:06:00Z">
        <w:r w:rsidRPr="0034282F">
          <w:rPr>
            <w:rFonts w:cs="Arial"/>
            <w:sz w:val="22"/>
            <w:szCs w:val="22"/>
          </w:rPr>
          <w:t xml:space="preserve">CCTV footage </w:t>
        </w:r>
        <w:bookmarkStart w:id="323" w:name="_BPDCI_21"/>
        <w:r w:rsidRPr="0034282F">
          <w:rPr>
            <w:rFonts w:cs="Arial"/>
            <w:sz w:val="22"/>
            <w:szCs w:val="22"/>
          </w:rPr>
          <w:t xml:space="preserve">captured in school </w:t>
        </w:r>
        <w:bookmarkEnd w:id="323"/>
        <w:r w:rsidRPr="0034282F">
          <w:rPr>
            <w:rFonts w:cs="Arial"/>
            <w:sz w:val="22"/>
            <w:szCs w:val="22"/>
          </w:rPr>
          <w:t>and other information obtained through electronic means</w:t>
        </w:r>
      </w:ins>
    </w:p>
    <w:p w14:paraId="789519F6" w14:textId="77777777" w:rsidR="00870A86" w:rsidRPr="00A9610D" w:rsidRDefault="00AC1677" w:rsidP="0036621C">
      <w:pPr>
        <w:pStyle w:val="ListParagraph"/>
        <w:ind w:left="1080"/>
        <w:rPr>
          <w:ins w:id="324" w:author="J LYONS" w:date="2026-09-25T20:06:00Z" w16du:dateUtc="2026-09-26T00:06:00Z"/>
          <w:b/>
          <w:sz w:val="28"/>
          <w:szCs w:val="28"/>
        </w:rPr>
      </w:pPr>
      <w:ins w:id="325" w:author="J LYONS" w:date="2026-09-25T20:06:00Z" w16du:dateUtc="2026-09-26T00:06:00Z">
        <w:r>
          <w:rPr>
            <w:rFonts w:cs="Arial"/>
            <w:sz w:val="22"/>
            <w:szCs w:val="22"/>
          </w:rPr>
          <w:t xml:space="preserve">Non-sensitive characteristic </w:t>
        </w:r>
        <w:r w:rsidR="009B5272">
          <w:rPr>
            <w:rFonts w:cs="Arial"/>
            <w:sz w:val="22"/>
            <w:szCs w:val="22"/>
          </w:rPr>
          <w:t>information</w:t>
        </w:r>
        <w:r>
          <w:rPr>
            <w:rFonts w:cs="Arial"/>
            <w:sz w:val="22"/>
            <w:szCs w:val="22"/>
          </w:rPr>
          <w:t xml:space="preserve"> (such as free school meal eligibility)</w:t>
        </w:r>
      </w:ins>
    </w:p>
    <w:p w14:paraId="0B11EC6E" w14:textId="77777777" w:rsidR="00870A86" w:rsidRDefault="00870A86" w:rsidP="00AC1677">
      <w:pPr>
        <w:pStyle w:val="ListParagraph"/>
        <w:numPr>
          <w:ilvl w:val="0"/>
          <w:numId w:val="50"/>
        </w:numPr>
        <w:jc w:val="both"/>
        <w:rPr>
          <w:moveTo w:id="326" w:author="J LYONS" w:date="2026-09-25T20:06:00Z" w16du:dateUtc="2026-09-26T00:06:00Z"/>
          <w:sz w:val="22"/>
          <w:rPrChange w:id="327" w:author="J LYONS" w:date="2026-09-25T20:06:00Z" w16du:dateUtc="2026-09-26T00:06:00Z">
            <w:rPr>
              <w:moveTo w:id="328" w:author="J LYONS" w:date="2026-09-25T20:06:00Z" w16du:dateUtc="2026-09-26T00:06:00Z"/>
              <w:bCs/>
              <w:sz w:val="28"/>
              <w:szCs w:val="28"/>
            </w:rPr>
          </w:rPrChange>
        </w:rPr>
        <w:pPrChange w:id="329" w:author="J LYONS" w:date="2026-09-25T20:06:00Z" w16du:dateUtc="2026-09-26T00:06:00Z">
          <w:pPr>
            <w:spacing w:line="360" w:lineRule="auto"/>
            <w:jc w:val="both"/>
          </w:pPr>
        </w:pPrChange>
      </w:pPr>
      <w:moveToRangeStart w:id="330" w:author="J LYONS" w:date="2026-09-25T20:06:00Z" w:name="move241259177"/>
    </w:p>
    <w:p w14:paraId="118F35A8" w14:textId="77777777" w:rsidR="00AC1677" w:rsidRDefault="00870A86" w:rsidP="00AC1677">
      <w:pPr>
        <w:pStyle w:val="ListParagraph"/>
        <w:numPr>
          <w:ilvl w:val="0"/>
          <w:numId w:val="50"/>
        </w:numPr>
        <w:jc w:val="both"/>
        <w:rPr>
          <w:ins w:id="331" w:author="J LYONS" w:date="2026-09-25T20:06:00Z" w16du:dateUtc="2026-09-26T00:06:00Z"/>
          <w:rFonts w:cs="Arial"/>
          <w:sz w:val="22"/>
          <w:szCs w:val="22"/>
        </w:rPr>
      </w:pPr>
      <w:moveTo w:id="332" w:author="J LYONS" w:date="2026-09-25T20:06:00Z" w16du:dateUtc="2026-09-26T00:06:00Z">
        <w:r>
          <w:rPr>
            <w:sz w:val="22"/>
            <w:rPrChange w:id="333" w:author="J LYONS" w:date="2026-09-25T20:06:00Z" w16du:dateUtc="2026-09-26T00:06:00Z">
              <w:rPr>
                <w:b/>
                <w:bCs/>
                <w:sz w:val="28"/>
                <w:szCs w:val="28"/>
                <w:u w:val="single"/>
              </w:rPr>
            </w:rPrChange>
          </w:rPr>
          <w:t xml:space="preserve">Special </w:t>
        </w:r>
      </w:moveTo>
      <w:moveToRangeEnd w:id="330"/>
      <w:ins w:id="334" w:author="J LYONS" w:date="2026-09-25T20:06:00Z" w16du:dateUtc="2026-09-26T00:06:00Z">
        <w:r w:rsidR="00AC1677">
          <w:rPr>
            <w:rFonts w:cs="Arial"/>
            <w:sz w:val="22"/>
            <w:szCs w:val="22"/>
          </w:rPr>
          <w:t xml:space="preserve">categories of </w:t>
        </w:r>
        <w:r w:rsidR="009B5272">
          <w:rPr>
            <w:rFonts w:cs="Arial"/>
            <w:sz w:val="22"/>
            <w:szCs w:val="22"/>
          </w:rPr>
          <w:t>information</w:t>
        </w:r>
        <w:r w:rsidR="00AC1677">
          <w:rPr>
            <w:rFonts w:cs="Arial"/>
            <w:sz w:val="22"/>
            <w:szCs w:val="22"/>
          </w:rPr>
          <w:t xml:space="preserve"> (such as ethnicity, language, country of birth, nationality, information regarding health, special educational needs, allergies and disability)</w:t>
        </w:r>
        <w:bookmarkStart w:id="335" w:name="_BPDCD_22"/>
        <w:bookmarkStart w:id="336" w:name="_BPDCI_23"/>
        <w:bookmarkEnd w:id="335"/>
        <w:r w:rsidR="00AC1677">
          <w:rPr>
            <w:rFonts w:cs="Arial"/>
            <w:sz w:val="22"/>
            <w:szCs w:val="22"/>
          </w:rPr>
          <w:t xml:space="preserve">. </w:t>
        </w:r>
        <w:bookmarkEnd w:id="336"/>
      </w:ins>
    </w:p>
    <w:p w14:paraId="3E0A1DC3" w14:textId="77777777" w:rsidR="00AC1677" w:rsidRDefault="00AC1677" w:rsidP="00AC1677">
      <w:pPr>
        <w:jc w:val="both"/>
        <w:rPr>
          <w:ins w:id="337" w:author="J LYONS" w:date="2026-09-25T20:06:00Z" w16du:dateUtc="2026-09-26T00:06:00Z"/>
          <w:rFonts w:cs="Arial"/>
          <w:b/>
        </w:rPr>
      </w:pPr>
      <w:ins w:id="338" w:author="J LYONS" w:date="2026-09-25T20:06:00Z" w16du:dateUtc="2026-09-26T00:06:00Z">
        <w:r>
          <w:rPr>
            <w:rFonts w:cs="Arial"/>
            <w:b/>
          </w:rPr>
          <w:t>WHAT PERSONAL INFORMATION DO WE COLLECT, STORE AND USE ABOUT OUR PUPILS’/ PARENTS/FAMILIES</w:t>
        </w:r>
        <w:bookmarkStart w:id="339" w:name="_BPDCI_24"/>
        <w:r>
          <w:rPr>
            <w:rFonts w:cs="Arial"/>
            <w:b/>
          </w:rPr>
          <w:t>/CARERS/LEGAL GUARDIANS</w:t>
        </w:r>
        <w:bookmarkEnd w:id="339"/>
        <w:r>
          <w:rPr>
            <w:rFonts w:cs="Arial"/>
            <w:b/>
          </w:rPr>
          <w:t>?</w:t>
        </w:r>
      </w:ins>
    </w:p>
    <w:p w14:paraId="2524905E" w14:textId="77777777" w:rsidR="00AC1677" w:rsidRDefault="00AC1677" w:rsidP="00AC1677">
      <w:pPr>
        <w:jc w:val="both"/>
        <w:rPr>
          <w:ins w:id="340" w:author="J LYONS" w:date="2026-09-25T20:06:00Z" w16du:dateUtc="2026-09-26T00:06:00Z"/>
          <w:rFonts w:cs="Arial"/>
        </w:rPr>
      </w:pPr>
      <w:ins w:id="341" w:author="J LYONS" w:date="2026-09-25T20:06:00Z" w16du:dateUtc="2026-09-26T00:06:00Z">
        <w:r>
          <w:rPr>
            <w:rFonts w:cs="Arial"/>
          </w:rPr>
          <w:t>We will collect, store and use the following categories of personal information about our pupils’/parents/</w:t>
        </w:r>
        <w:r>
          <w:rPr>
            <w:rFonts w:cs="Arial"/>
            <w:lang w:eastAsia="en-GB"/>
          </w:rPr>
          <w:t>families/carers/legal guardians</w:t>
        </w:r>
        <w:r>
          <w:rPr>
            <w:rFonts w:cs="Arial"/>
          </w:rPr>
          <w:t>:</w:t>
        </w:r>
      </w:ins>
    </w:p>
    <w:p w14:paraId="06C3276A" w14:textId="77777777" w:rsidR="00AC1677" w:rsidRDefault="00AC1677" w:rsidP="00AC1677">
      <w:pPr>
        <w:pStyle w:val="ListParagraph"/>
        <w:numPr>
          <w:ilvl w:val="0"/>
          <w:numId w:val="51"/>
        </w:numPr>
        <w:jc w:val="both"/>
        <w:rPr>
          <w:ins w:id="342" w:author="J LYONS" w:date="2026-09-25T20:06:00Z" w16du:dateUtc="2026-09-26T00:06:00Z"/>
          <w:rFonts w:cs="Arial"/>
          <w:sz w:val="22"/>
          <w:szCs w:val="22"/>
        </w:rPr>
      </w:pPr>
      <w:ins w:id="343" w:author="J LYONS" w:date="2026-09-25T20:06:00Z" w16du:dateUtc="2026-09-26T00:06:00Z">
        <w:r>
          <w:rPr>
            <w:rFonts w:cs="Arial"/>
            <w:sz w:val="22"/>
            <w:szCs w:val="22"/>
          </w:rPr>
          <w:t>Personal information (such as name, age, date of birth and photographs)</w:t>
        </w:r>
      </w:ins>
    </w:p>
    <w:p w14:paraId="07CBC901" w14:textId="77777777" w:rsidR="00AC1677" w:rsidRDefault="00AC1677" w:rsidP="00AC1677">
      <w:pPr>
        <w:pStyle w:val="ListParagraph"/>
        <w:numPr>
          <w:ilvl w:val="0"/>
          <w:numId w:val="51"/>
        </w:numPr>
        <w:jc w:val="both"/>
        <w:rPr>
          <w:ins w:id="344" w:author="J LYONS" w:date="2026-09-25T20:06:00Z" w16du:dateUtc="2026-09-26T00:06:00Z"/>
          <w:rFonts w:cs="Arial"/>
          <w:sz w:val="22"/>
          <w:szCs w:val="22"/>
        </w:rPr>
      </w:pPr>
      <w:ins w:id="345" w:author="J LYONS" w:date="2026-09-25T20:06:00Z" w16du:dateUtc="2026-09-26T00:06:00Z">
        <w:r>
          <w:rPr>
            <w:rFonts w:cs="Arial"/>
            <w:sz w:val="22"/>
            <w:szCs w:val="22"/>
          </w:rPr>
          <w:t>Contact information (such as address and telephone number)</w:t>
        </w:r>
      </w:ins>
    </w:p>
    <w:p w14:paraId="2FEAE762" w14:textId="77777777" w:rsidR="00AC1677" w:rsidRDefault="00AC1677" w:rsidP="00AC1677">
      <w:pPr>
        <w:pStyle w:val="ListParagraph"/>
        <w:numPr>
          <w:ilvl w:val="0"/>
          <w:numId w:val="51"/>
        </w:numPr>
        <w:jc w:val="both"/>
        <w:rPr>
          <w:ins w:id="346" w:author="J LYONS" w:date="2026-09-25T20:06:00Z" w16du:dateUtc="2026-09-26T00:06:00Z"/>
          <w:rFonts w:cs="Arial"/>
          <w:sz w:val="22"/>
          <w:szCs w:val="22"/>
        </w:rPr>
      </w:pPr>
      <w:ins w:id="347" w:author="J LYONS" w:date="2026-09-25T20:06:00Z" w16du:dateUtc="2026-09-26T00:06:00Z">
        <w:r>
          <w:rPr>
            <w:rFonts w:cs="Arial"/>
            <w:sz w:val="22"/>
            <w:szCs w:val="22"/>
          </w:rPr>
          <w:t>Financial information (such as bank account details and payment history)</w:t>
        </w:r>
      </w:ins>
    </w:p>
    <w:p w14:paraId="61BB6108" w14:textId="77777777" w:rsidR="00AC1677" w:rsidRDefault="00AC1677" w:rsidP="00AC1677">
      <w:pPr>
        <w:pStyle w:val="ListParagraph"/>
        <w:numPr>
          <w:ilvl w:val="0"/>
          <w:numId w:val="51"/>
        </w:numPr>
        <w:jc w:val="both"/>
        <w:rPr>
          <w:ins w:id="348" w:author="J LYONS" w:date="2026-09-25T20:06:00Z" w16du:dateUtc="2026-09-26T00:06:00Z"/>
          <w:rFonts w:cs="Arial"/>
          <w:sz w:val="22"/>
          <w:szCs w:val="22"/>
        </w:rPr>
      </w:pPr>
      <w:ins w:id="349" w:author="J LYONS" w:date="2026-09-25T20:06:00Z" w16du:dateUtc="2026-09-26T00:06:00Z">
        <w:r>
          <w:rPr>
            <w:rFonts w:cs="Arial"/>
            <w:sz w:val="22"/>
            <w:szCs w:val="22"/>
          </w:rPr>
          <w:t xml:space="preserve">CCTV footage </w:t>
        </w:r>
        <w:bookmarkStart w:id="350" w:name="_BPDCI_27"/>
        <w:r>
          <w:rPr>
            <w:rFonts w:cs="Arial"/>
            <w:sz w:val="22"/>
            <w:szCs w:val="22"/>
          </w:rPr>
          <w:t xml:space="preserve">captured in school </w:t>
        </w:r>
        <w:bookmarkEnd w:id="350"/>
        <w:r>
          <w:rPr>
            <w:rFonts w:cs="Arial"/>
            <w:sz w:val="22"/>
            <w:szCs w:val="22"/>
          </w:rPr>
          <w:t>and other information obtained through electronic means</w:t>
        </w:r>
      </w:ins>
    </w:p>
    <w:p w14:paraId="6C866637" w14:textId="77777777" w:rsidR="00AC1677" w:rsidRDefault="00AC1677" w:rsidP="00AC1677">
      <w:pPr>
        <w:pStyle w:val="Heading2"/>
        <w:jc w:val="both"/>
        <w:rPr>
          <w:ins w:id="351" w:author="J LYONS" w:date="2026-09-25T20:06:00Z" w16du:dateUtc="2026-09-26T00:06:00Z"/>
          <w:rFonts w:cs="Arial"/>
          <w:color w:val="auto"/>
          <w:sz w:val="22"/>
          <w:szCs w:val="22"/>
        </w:rPr>
      </w:pPr>
      <w:ins w:id="352" w:author="J LYONS" w:date="2026-09-25T20:06:00Z" w16du:dateUtc="2026-09-26T00:06:00Z">
        <w:r>
          <w:rPr>
            <w:rFonts w:cs="Arial"/>
            <w:color w:val="auto"/>
            <w:sz w:val="22"/>
            <w:szCs w:val="22"/>
          </w:rPr>
          <w:t>WHY DO WE COLLECT, STORE AND USE THIS INFORMATION?</w:t>
        </w:r>
      </w:ins>
    </w:p>
    <w:p w14:paraId="7B0C44E9" w14:textId="77777777" w:rsidR="00AC1677" w:rsidRDefault="00AC1677" w:rsidP="00AC1677">
      <w:pPr>
        <w:jc w:val="both"/>
        <w:rPr>
          <w:ins w:id="353" w:author="J LYONS" w:date="2026-09-25T20:06:00Z" w16du:dateUtc="2026-09-26T00:06:00Z"/>
          <w:rFonts w:cs="Arial"/>
        </w:rPr>
      </w:pPr>
      <w:ins w:id="354" w:author="J LYONS" w:date="2026-09-25T20:06:00Z" w16du:dateUtc="2026-09-26T00:06:00Z">
        <w:r>
          <w:rPr>
            <w:rFonts w:cs="Arial"/>
          </w:rPr>
          <w:t>We will only use personal information when the law allows us to. Most commonly, we will use personal information relating to our pupils and their parents/</w:t>
        </w:r>
        <w:r>
          <w:rPr>
            <w:rFonts w:cs="Arial"/>
            <w:lang w:eastAsia="en-GB"/>
          </w:rPr>
          <w:t>families/carers/legal guardians</w:t>
        </w:r>
        <w:r>
          <w:rPr>
            <w:rFonts w:cs="Arial"/>
          </w:rPr>
          <w:t xml:space="preserve"> where we need to comply with our legal obligations and where it is needed in the public interest for us to exercise our authority as a public educational body. </w:t>
        </w:r>
      </w:ins>
    </w:p>
    <w:p w14:paraId="20BCA571" w14:textId="77777777" w:rsidR="00AC1677" w:rsidRDefault="00AC1677" w:rsidP="00AC1677">
      <w:pPr>
        <w:jc w:val="both"/>
        <w:rPr>
          <w:ins w:id="355" w:author="J LYONS" w:date="2026-09-25T20:06:00Z" w16du:dateUtc="2026-09-26T00:06:00Z"/>
          <w:rFonts w:cs="Arial"/>
        </w:rPr>
      </w:pPr>
      <w:ins w:id="356" w:author="J LYONS" w:date="2026-09-25T20:06:00Z" w16du:dateUtc="2026-09-26T00:06:00Z">
        <w:r>
          <w:rPr>
            <w:rFonts w:cs="Arial"/>
          </w:rPr>
          <w:t>In some cases we may use personal information where it is necessary for our legitimate interests (or those of a third party) and your interests and fundamental rights do not override those interests.</w:t>
        </w:r>
        <w:r w:rsidRPr="002D4ADC">
          <w:rPr>
            <w:rFonts w:cs="Arial"/>
          </w:rPr>
          <w:t xml:space="preserve"> </w:t>
        </w:r>
        <w:r>
          <w:rPr>
            <w:rFonts w:cs="Arial"/>
          </w:rPr>
          <w:t>For example, the school has a legitimate interest in providing pupils with an education, safeguarding and promoting pupil welfare, facilitating the efficient operation of the school.</w:t>
        </w:r>
      </w:ins>
    </w:p>
    <w:p w14:paraId="0023B134" w14:textId="77777777" w:rsidR="00AC1677" w:rsidRDefault="00AC1677" w:rsidP="00AC1677">
      <w:pPr>
        <w:jc w:val="both"/>
        <w:rPr>
          <w:ins w:id="357" w:author="J LYONS" w:date="2026-09-25T20:06:00Z" w16du:dateUtc="2026-09-26T00:06:00Z"/>
          <w:rFonts w:cs="Arial"/>
        </w:rPr>
      </w:pPr>
      <w:ins w:id="358" w:author="J LYONS" w:date="2026-09-25T20:06:00Z" w16du:dateUtc="2026-09-26T00:06:00Z">
        <w:r>
          <w:rPr>
            <w:rFonts w:cs="Arial"/>
          </w:rPr>
          <w:t xml:space="preserve">We may also use your personal information, less frequently to protect a pupil’s or their family’s interests (or someone else's interests). For example, when investigating a complaint made by another pupil. </w:t>
        </w:r>
      </w:ins>
    </w:p>
    <w:p w14:paraId="7451C080" w14:textId="77777777" w:rsidR="00AC1677" w:rsidRDefault="00AC1677" w:rsidP="00AC1677">
      <w:pPr>
        <w:jc w:val="both"/>
        <w:rPr>
          <w:ins w:id="359" w:author="J LYONS" w:date="2026-09-25T20:06:00Z" w16du:dateUtc="2026-09-26T00:06:00Z"/>
          <w:rFonts w:cs="Arial"/>
        </w:rPr>
      </w:pPr>
      <w:bookmarkStart w:id="360" w:name="_BPDCI_28"/>
      <w:ins w:id="361" w:author="J LYONS" w:date="2026-09-25T20:06:00Z" w16du:dateUtc="2026-09-26T00:06:00Z">
        <w:r>
          <w:rPr>
            <w:rFonts w:cs="Arial"/>
          </w:rPr>
          <w:t>We keep personal information electronically on the School’s information management systems, the School’s IT network, or manually in indexed filing systems.</w:t>
        </w:r>
        <w:bookmarkEnd w:id="360"/>
      </w:ins>
    </w:p>
    <w:p w14:paraId="7F52D992" w14:textId="77777777" w:rsidR="00AC1677" w:rsidRDefault="00AC1677" w:rsidP="00AC1677">
      <w:pPr>
        <w:jc w:val="both"/>
        <w:rPr>
          <w:ins w:id="362" w:author="J LYONS" w:date="2026-09-25T20:06:00Z" w16du:dateUtc="2026-09-26T00:06:00Z"/>
          <w:rFonts w:cs="Arial"/>
        </w:rPr>
      </w:pPr>
      <w:ins w:id="363" w:author="J LYONS" w:date="2026-09-25T20:06:00Z" w16du:dateUtc="2026-09-26T00:06:00Z">
        <w:r>
          <w:rPr>
            <w:rFonts w:cs="Arial"/>
          </w:rPr>
          <w:t xml:space="preserve">Situations in which we will use personal data, including special </w:t>
        </w:r>
        <w:bookmarkStart w:id="364" w:name="_BPDCI_32"/>
        <w:r>
          <w:rPr>
            <w:rFonts w:cs="Arial"/>
          </w:rPr>
          <w:t xml:space="preserve">category </w:t>
        </w:r>
        <w:bookmarkEnd w:id="364"/>
        <w:r>
          <w:rPr>
            <w:rFonts w:cs="Arial"/>
          </w:rPr>
          <w:t>data, include:</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65" w:author="J LYONS" w:date="2026-09-25T20:06:00Z" w16du:dateUtc="2026-09-26T00:06:00Z">
          <w:tblPr>
            <w:tblStyle w:val="TableGrid"/>
            <w:tblW w:w="0" w:type="auto"/>
            <w:tblLook w:val="01E0" w:firstRow="1" w:lastRow="1" w:firstColumn="1" w:lastColumn="1" w:noHBand="0" w:noVBand="0"/>
          </w:tblPr>
        </w:tblPrChange>
      </w:tblPr>
      <w:tblGrid>
        <w:gridCol w:w="3820"/>
        <w:gridCol w:w="3276"/>
        <w:gridCol w:w="1974"/>
        <w:tblGridChange w:id="366">
          <w:tblGrid>
            <w:gridCol w:w="5"/>
            <w:gridCol w:w="3815"/>
            <w:gridCol w:w="1693"/>
            <w:gridCol w:w="1583"/>
            <w:gridCol w:w="37"/>
            <w:gridCol w:w="1400"/>
            <w:gridCol w:w="537"/>
          </w:tblGrid>
        </w:tblGridChange>
      </w:tblGrid>
      <w:tr w:rsidR="00870A86" w:rsidRPr="00A9610D" w14:paraId="776BCEBB" w14:textId="77777777" w:rsidTr="0036621C">
        <w:trPr>
          <w:trPrChange w:id="367" w:author="J LYONS" w:date="2026-09-25T20:06:00Z" w16du:dateUtc="2026-09-26T00:06:00Z">
            <w:trPr>
              <w:gridBefore w:val="1"/>
              <w:gridAfter w:val="1"/>
            </w:trPr>
          </w:trPrChange>
        </w:trPr>
        <w:tc>
          <w:tcPr>
            <w:tcW w:w="4871" w:type="dxa"/>
            <w:tcPrChange w:id="368" w:author="J LYONS" w:date="2026-09-25T20:06:00Z" w16du:dateUtc="2026-09-26T00:06:00Z">
              <w:tcPr>
                <w:tcW w:w="5508" w:type="dxa"/>
                <w:gridSpan w:val="2"/>
              </w:tcPr>
            </w:tcPrChange>
          </w:tcPr>
          <w:p w14:paraId="2871B3FF" w14:textId="77777777" w:rsidR="00AC1677" w:rsidRDefault="00AC1677" w:rsidP="0036621C">
            <w:pPr>
              <w:pStyle w:val="ListParagraph"/>
              <w:numPr>
                <w:ilvl w:val="0"/>
                <w:numId w:val="52"/>
              </w:numPr>
              <w:ind w:left="360"/>
              <w:rPr>
                <w:ins w:id="369" w:author="J LYONS" w:date="2026-09-25T20:06:00Z" w16du:dateUtc="2026-09-26T00:06:00Z"/>
                <w:rFonts w:cs="Arial"/>
                <w:b/>
                <w:sz w:val="22"/>
                <w:szCs w:val="22"/>
              </w:rPr>
            </w:pPr>
            <w:ins w:id="370" w:author="J LYONS" w:date="2026-09-25T20:06:00Z" w16du:dateUtc="2026-09-26T00:06:00Z">
              <w:r>
                <w:rPr>
                  <w:rFonts w:cs="Arial"/>
                  <w:b/>
                  <w:sz w:val="22"/>
                  <w:szCs w:val="22"/>
                </w:rPr>
                <w:t>Teaching &amp; Learning</w:t>
              </w:r>
            </w:ins>
          </w:p>
          <w:p w14:paraId="2D12FE27" w14:textId="77777777" w:rsidR="00AC1677" w:rsidRDefault="00AC1677" w:rsidP="0036621C">
            <w:pPr>
              <w:ind w:left="360"/>
              <w:rPr>
                <w:ins w:id="371" w:author="J LYONS" w:date="2026-09-25T20:06:00Z" w16du:dateUtc="2026-09-26T00:06:00Z"/>
                <w:rFonts w:cs="Arial"/>
              </w:rPr>
            </w:pPr>
            <w:ins w:id="372" w:author="J LYONS" w:date="2026-09-25T20:06:00Z" w16du:dateUtc="2026-09-26T00:06:00Z">
              <w:r>
                <w:rPr>
                  <w:rFonts w:cs="Arial"/>
                </w:rPr>
                <w:t>For example:</w:t>
              </w:r>
            </w:ins>
          </w:p>
          <w:p w14:paraId="4CACE0B4" w14:textId="77777777" w:rsidR="00AC1677" w:rsidRDefault="00AC1677" w:rsidP="0036621C">
            <w:pPr>
              <w:pStyle w:val="ListParagraph"/>
              <w:numPr>
                <w:ilvl w:val="1"/>
                <w:numId w:val="52"/>
              </w:numPr>
              <w:ind w:left="1080"/>
              <w:rPr>
                <w:ins w:id="373" w:author="J LYONS" w:date="2026-09-25T20:06:00Z" w16du:dateUtc="2026-09-26T00:06:00Z"/>
                <w:rFonts w:cs="Arial"/>
                <w:sz w:val="22"/>
                <w:szCs w:val="22"/>
              </w:rPr>
            </w:pPr>
            <w:ins w:id="374" w:author="J LYONS" w:date="2026-09-25T20:06:00Z" w16du:dateUtc="2026-09-26T00:06:00Z">
              <w:r>
                <w:rPr>
                  <w:rFonts w:cs="Arial"/>
                  <w:sz w:val="22"/>
                  <w:szCs w:val="22"/>
                </w:rPr>
                <w:t xml:space="preserve">to monitor and report on pupil progress </w:t>
              </w:r>
            </w:ins>
          </w:p>
          <w:p w14:paraId="1F353E9F" w14:textId="77777777" w:rsidR="00AC1677" w:rsidRDefault="00AC1677" w:rsidP="0036621C">
            <w:pPr>
              <w:pStyle w:val="ListParagraph"/>
              <w:numPr>
                <w:ilvl w:val="1"/>
                <w:numId w:val="52"/>
              </w:numPr>
              <w:ind w:left="1080"/>
              <w:rPr>
                <w:ins w:id="375" w:author="J LYONS" w:date="2026-09-25T20:06:00Z" w16du:dateUtc="2026-09-26T00:06:00Z"/>
                <w:rFonts w:cs="Arial"/>
                <w:sz w:val="22"/>
                <w:szCs w:val="22"/>
              </w:rPr>
            </w:pPr>
            <w:ins w:id="376" w:author="J LYONS" w:date="2026-09-25T20:06:00Z" w16du:dateUtc="2026-09-26T00:06:00Z">
              <w:r>
                <w:rPr>
                  <w:rFonts w:cs="Arial"/>
                  <w:sz w:val="22"/>
                  <w:szCs w:val="22"/>
                </w:rPr>
                <w:t>to provide appropriate pastoral care</w:t>
              </w:r>
            </w:ins>
          </w:p>
          <w:p w14:paraId="5B294826" w14:textId="144D67D5" w:rsidR="00870A86" w:rsidRDefault="00870A86" w:rsidP="0036621C">
            <w:pPr>
              <w:pStyle w:val="ListParagraph"/>
              <w:ind w:left="1080"/>
              <w:rPr>
                <w:sz w:val="22"/>
                <w:rPrChange w:id="377" w:author="J LYONS" w:date="2026-09-25T20:06:00Z" w16du:dateUtc="2026-09-26T00:06:00Z">
                  <w:rPr>
                    <w:rFonts w:ascii="Times New Roman" w:hAnsi="Times New Roman" w:cs="Times New Roman"/>
                    <w:b/>
                    <w:sz w:val="28"/>
                    <w:szCs w:val="28"/>
                  </w:rPr>
                </w:rPrChange>
              </w:rPr>
              <w:pPrChange w:id="378" w:author="J LYONS" w:date="2026-09-25T20:06:00Z" w16du:dateUtc="2026-09-26T00:06:00Z">
                <w:pPr>
                  <w:pStyle w:val="Default"/>
                  <w:spacing w:line="360" w:lineRule="auto"/>
                </w:pPr>
              </w:pPrChange>
            </w:pPr>
            <w:del w:id="379" w:author="J LYONS" w:date="2026-09-25T20:06:00Z" w16du:dateUtc="2026-09-26T00:06:00Z">
              <w:r w:rsidRPr="00A9610D">
                <w:rPr>
                  <w:rFonts w:ascii="Times New Roman" w:hAnsi="Times New Roman"/>
                  <w:b/>
                  <w:sz w:val="28"/>
                  <w:szCs w:val="28"/>
                </w:rPr>
                <w:delText>PERIOD/MEAL</w:delText>
              </w:r>
            </w:del>
          </w:p>
        </w:tc>
        <w:tc>
          <w:tcPr>
            <w:tcW w:w="4871" w:type="dxa"/>
            <w:gridSpan w:val="2"/>
            <w:tcPrChange w:id="380" w:author="J LYONS" w:date="2026-09-25T20:06:00Z" w16du:dateUtc="2026-09-26T00:06:00Z">
              <w:tcPr>
                <w:tcW w:w="3020" w:type="dxa"/>
                <w:gridSpan w:val="3"/>
              </w:tcPr>
            </w:tcPrChange>
          </w:tcPr>
          <w:p w14:paraId="77403493" w14:textId="77777777" w:rsidR="00AC1677" w:rsidRDefault="00AC1677" w:rsidP="0036621C">
            <w:pPr>
              <w:pStyle w:val="ListParagraph"/>
              <w:numPr>
                <w:ilvl w:val="0"/>
                <w:numId w:val="52"/>
              </w:numPr>
              <w:ind w:left="360"/>
              <w:rPr>
                <w:ins w:id="381" w:author="J LYONS" w:date="2026-09-25T20:06:00Z" w16du:dateUtc="2026-09-26T00:06:00Z"/>
                <w:rFonts w:cs="Arial"/>
                <w:b/>
                <w:sz w:val="22"/>
                <w:szCs w:val="22"/>
              </w:rPr>
            </w:pPr>
            <w:ins w:id="382" w:author="J LYONS" w:date="2026-09-25T20:06:00Z" w16du:dateUtc="2026-09-26T00:06:00Z">
              <w:r>
                <w:rPr>
                  <w:rFonts w:cs="Arial"/>
                  <w:b/>
                  <w:sz w:val="22"/>
                  <w:szCs w:val="22"/>
                </w:rPr>
                <w:t>Statutory Returns</w:t>
              </w:r>
            </w:ins>
          </w:p>
          <w:p w14:paraId="752DF292" w14:textId="77777777" w:rsidR="00AC1677" w:rsidRDefault="00AC1677" w:rsidP="0036621C">
            <w:pPr>
              <w:ind w:left="360"/>
              <w:rPr>
                <w:ins w:id="383" w:author="J LYONS" w:date="2026-09-25T20:06:00Z" w16du:dateUtc="2026-09-26T00:06:00Z"/>
                <w:rFonts w:cs="Arial"/>
              </w:rPr>
            </w:pPr>
            <w:ins w:id="384" w:author="J LYONS" w:date="2026-09-25T20:06:00Z" w16du:dateUtc="2026-09-26T00:06:00Z">
              <w:r>
                <w:rPr>
                  <w:rFonts w:cs="Arial"/>
                </w:rPr>
                <w:t>For example:</w:t>
              </w:r>
            </w:ins>
          </w:p>
          <w:p w14:paraId="7EBFBEF3" w14:textId="77777777" w:rsidR="00AC1677" w:rsidRDefault="00AC1677" w:rsidP="0036621C">
            <w:pPr>
              <w:pStyle w:val="ListParagraph"/>
              <w:numPr>
                <w:ilvl w:val="1"/>
                <w:numId w:val="52"/>
              </w:numPr>
              <w:ind w:left="1080"/>
              <w:rPr>
                <w:ins w:id="385" w:author="J LYONS" w:date="2026-09-25T20:06:00Z" w16du:dateUtc="2026-09-26T00:06:00Z"/>
                <w:rFonts w:cs="Arial"/>
                <w:sz w:val="22"/>
                <w:szCs w:val="22"/>
              </w:rPr>
            </w:pPr>
            <w:ins w:id="386" w:author="J LYONS" w:date="2026-09-25T20:06:00Z" w16du:dateUtc="2026-09-26T00:06:00Z">
              <w:r>
                <w:rPr>
                  <w:rFonts w:cs="Arial"/>
                  <w:sz w:val="22"/>
                  <w:szCs w:val="22"/>
                </w:rPr>
                <w:t>to monitor equal opportunities</w:t>
              </w:r>
            </w:ins>
          </w:p>
          <w:p w14:paraId="59C1B5E4" w14:textId="77777777" w:rsidR="00870A86" w:rsidRDefault="00870A86" w:rsidP="0036621C">
            <w:pPr>
              <w:rPr>
                <w:rPrChange w:id="387" w:author="J LYONS" w:date="2026-09-25T20:06:00Z" w16du:dateUtc="2026-09-26T00:06:00Z">
                  <w:rPr>
                    <w:rFonts w:ascii="Times New Roman" w:hAnsi="Times New Roman" w:cs="Times New Roman"/>
                    <w:b/>
                    <w:sz w:val="28"/>
                    <w:szCs w:val="28"/>
                  </w:rPr>
                </w:rPrChange>
              </w:rPr>
              <w:pPrChange w:id="388" w:author="J LYONS" w:date="2026-09-25T20:06:00Z" w16du:dateUtc="2026-09-26T00:06:00Z">
                <w:pPr>
                  <w:pStyle w:val="Default"/>
                  <w:spacing w:line="360" w:lineRule="auto"/>
                  <w:jc w:val="center"/>
                </w:pPr>
              </w:pPrChange>
            </w:pPr>
            <w:del w:id="389" w:author="J LYONS" w:date="2026-09-25T20:06:00Z" w16du:dateUtc="2026-09-26T00:06:00Z">
              <w:r w:rsidRPr="00A9610D">
                <w:rPr>
                  <w:rFonts w:ascii="Times New Roman" w:hAnsi="Times New Roman" w:cs="Times New Roman"/>
                  <w:b/>
                  <w:sz w:val="28"/>
                  <w:szCs w:val="28"/>
                </w:rPr>
                <w:delText>RATES</w:delText>
              </w:r>
            </w:del>
          </w:p>
        </w:tc>
      </w:tr>
      <w:tr w:rsidR="00870A86" w:rsidRPr="00A9610D" w14:paraId="12874035" w14:textId="77777777" w:rsidTr="00B927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del w:id="390" w:author="J LYONS" w:date="2026-09-25T20:06:00Z" w16du:dateUtc="2026-09-26T00:06:00Z"/>
        </w:trPr>
        <w:tc>
          <w:tcPr>
            <w:tcW w:w="5508" w:type="dxa"/>
          </w:tcPr>
          <w:p w14:paraId="7DE6D324" w14:textId="77777777" w:rsidR="00870A86" w:rsidRPr="00A9610D" w:rsidRDefault="00870A86" w:rsidP="00B9273B">
            <w:pPr>
              <w:pStyle w:val="Default"/>
              <w:spacing w:line="360" w:lineRule="auto"/>
              <w:rPr>
                <w:del w:id="391" w:author="J LYONS" w:date="2026-09-25T20:06:00Z" w16du:dateUtc="2026-09-26T00:06:00Z"/>
                <w:rFonts w:ascii="Times New Roman" w:hAnsi="Times New Roman" w:cs="Times New Roman"/>
                <w:sz w:val="28"/>
                <w:szCs w:val="28"/>
              </w:rPr>
            </w:pPr>
          </w:p>
        </w:tc>
        <w:tc>
          <w:tcPr>
            <w:tcW w:w="1620" w:type="dxa"/>
          </w:tcPr>
          <w:p w14:paraId="1B3F0BFC" w14:textId="77777777" w:rsidR="00870A86" w:rsidRPr="00A9610D" w:rsidRDefault="00870A86" w:rsidP="00B9273B">
            <w:pPr>
              <w:pStyle w:val="Default"/>
              <w:spacing w:line="360" w:lineRule="auto"/>
              <w:rPr>
                <w:del w:id="392" w:author="J LYONS" w:date="2026-09-25T20:06:00Z" w16du:dateUtc="2026-09-26T00:06:00Z"/>
                <w:rFonts w:ascii="Times New Roman" w:hAnsi="Times New Roman" w:cs="Times New Roman"/>
                <w:sz w:val="28"/>
                <w:szCs w:val="28"/>
              </w:rPr>
            </w:pPr>
            <w:del w:id="393" w:author="J LYONS" w:date="2026-09-25T20:06:00Z" w16du:dateUtc="2026-09-26T00:06:00Z">
              <w:r w:rsidRPr="00A9610D">
                <w:rPr>
                  <w:rFonts w:ascii="Times New Roman" w:hAnsi="Times New Roman" w:cs="Times New Roman"/>
                  <w:sz w:val="28"/>
                  <w:szCs w:val="28"/>
                </w:rPr>
                <w:delText>British Isles</w:delText>
              </w:r>
            </w:del>
          </w:p>
          <w:p w14:paraId="5CBB786B" w14:textId="77777777" w:rsidR="00870A86" w:rsidRPr="00A9610D" w:rsidRDefault="00870A86" w:rsidP="00B9273B">
            <w:pPr>
              <w:pStyle w:val="Default"/>
              <w:spacing w:line="360" w:lineRule="auto"/>
              <w:rPr>
                <w:del w:id="394" w:author="J LYONS" w:date="2026-09-25T20:06:00Z" w16du:dateUtc="2026-09-26T00:06:00Z"/>
                <w:rFonts w:ascii="Times New Roman" w:hAnsi="Times New Roman" w:cs="Times New Roman"/>
                <w:sz w:val="28"/>
                <w:szCs w:val="28"/>
              </w:rPr>
            </w:pPr>
            <w:del w:id="395" w:author="J LYONS" w:date="2026-09-25T20:06:00Z" w16du:dateUtc="2026-09-26T00:06:00Z">
              <w:r w:rsidRPr="00A9610D">
                <w:rPr>
                  <w:rFonts w:ascii="Times New Roman" w:hAnsi="Times New Roman" w:cs="Times New Roman"/>
                  <w:sz w:val="28"/>
                  <w:szCs w:val="28"/>
                </w:rPr>
                <w:delText>£</w:delText>
              </w:r>
            </w:del>
          </w:p>
        </w:tc>
        <w:tc>
          <w:tcPr>
            <w:tcW w:w="1400" w:type="dxa"/>
          </w:tcPr>
          <w:p w14:paraId="1F0791B7" w14:textId="77777777" w:rsidR="00870A86" w:rsidRPr="00A9610D" w:rsidRDefault="00870A86" w:rsidP="00B9273B">
            <w:pPr>
              <w:pStyle w:val="Default"/>
              <w:spacing w:line="360" w:lineRule="auto"/>
              <w:rPr>
                <w:del w:id="396" w:author="J LYONS" w:date="2026-09-25T20:06:00Z" w16du:dateUtc="2026-09-26T00:06:00Z"/>
                <w:rFonts w:ascii="Times New Roman" w:hAnsi="Times New Roman" w:cs="Times New Roman"/>
                <w:sz w:val="28"/>
                <w:szCs w:val="28"/>
              </w:rPr>
            </w:pPr>
            <w:del w:id="397" w:author="J LYONS" w:date="2026-09-25T20:06:00Z" w16du:dateUtc="2026-09-26T00:06:00Z">
              <w:r w:rsidRPr="00A9610D">
                <w:rPr>
                  <w:rFonts w:ascii="Times New Roman" w:hAnsi="Times New Roman" w:cs="Times New Roman"/>
                  <w:sz w:val="28"/>
                  <w:szCs w:val="28"/>
                </w:rPr>
                <w:delText>London</w:delText>
              </w:r>
            </w:del>
          </w:p>
          <w:p w14:paraId="006DE217" w14:textId="77777777" w:rsidR="00870A86" w:rsidRPr="00A9610D" w:rsidRDefault="00870A86" w:rsidP="00B9273B">
            <w:pPr>
              <w:pStyle w:val="Default"/>
              <w:spacing w:line="360" w:lineRule="auto"/>
              <w:rPr>
                <w:del w:id="398" w:author="J LYONS" w:date="2026-09-25T20:06:00Z" w16du:dateUtc="2026-09-26T00:06:00Z"/>
                <w:rFonts w:ascii="Times New Roman" w:hAnsi="Times New Roman" w:cs="Times New Roman"/>
                <w:sz w:val="28"/>
                <w:szCs w:val="28"/>
              </w:rPr>
            </w:pPr>
            <w:del w:id="399" w:author="J LYONS" w:date="2026-09-25T20:06:00Z" w16du:dateUtc="2026-09-26T00:06:00Z">
              <w:r w:rsidRPr="00A9610D">
                <w:rPr>
                  <w:rFonts w:ascii="Times New Roman" w:hAnsi="Times New Roman" w:cs="Times New Roman"/>
                  <w:sz w:val="28"/>
                  <w:szCs w:val="28"/>
                </w:rPr>
                <w:delText>£</w:delText>
              </w:r>
            </w:del>
          </w:p>
        </w:tc>
      </w:tr>
      <w:tr w:rsidR="00870A86" w:rsidRPr="00A9610D" w14:paraId="48EC4197" w14:textId="77777777" w:rsidTr="0036621C">
        <w:trPr>
          <w:trPrChange w:id="400" w:author="J LYONS" w:date="2026-09-25T20:06:00Z" w16du:dateUtc="2026-09-26T00:06:00Z">
            <w:trPr>
              <w:gridBefore w:val="1"/>
              <w:gridAfter w:val="1"/>
            </w:trPr>
          </w:trPrChange>
        </w:trPr>
        <w:tc>
          <w:tcPr>
            <w:tcW w:w="4871" w:type="dxa"/>
            <w:tcPrChange w:id="401" w:author="J LYONS" w:date="2026-09-25T20:06:00Z" w16du:dateUtc="2026-09-26T00:06:00Z">
              <w:tcPr>
                <w:tcW w:w="5508" w:type="dxa"/>
                <w:gridSpan w:val="2"/>
              </w:tcPr>
            </w:tcPrChange>
          </w:tcPr>
          <w:p w14:paraId="64348C51" w14:textId="77777777" w:rsidR="00AC1677" w:rsidRPr="005D672E" w:rsidRDefault="00AC1677" w:rsidP="0036621C">
            <w:pPr>
              <w:pStyle w:val="ListParagraph"/>
              <w:numPr>
                <w:ilvl w:val="0"/>
                <w:numId w:val="52"/>
              </w:numPr>
              <w:ind w:left="360"/>
              <w:rPr>
                <w:ins w:id="402" w:author="J LYONS" w:date="2026-09-25T20:06:00Z" w16du:dateUtc="2026-09-26T00:06:00Z"/>
                <w:rFonts w:cs="Arial"/>
                <w:b/>
                <w:sz w:val="22"/>
                <w:szCs w:val="22"/>
              </w:rPr>
            </w:pPr>
            <w:ins w:id="403" w:author="J LYONS" w:date="2026-09-25T20:06:00Z" w16du:dateUtc="2026-09-26T00:06:00Z">
              <w:r w:rsidRPr="005D672E">
                <w:rPr>
                  <w:rFonts w:cs="Arial"/>
                  <w:b/>
                  <w:sz w:val="22"/>
                  <w:szCs w:val="22"/>
                </w:rPr>
                <w:t>Safeguarding &amp; Child Protection</w:t>
              </w:r>
            </w:ins>
          </w:p>
          <w:p w14:paraId="4EF7EFE4" w14:textId="77777777" w:rsidR="00AC1677" w:rsidRPr="005D672E" w:rsidRDefault="00AC1677" w:rsidP="0036621C">
            <w:pPr>
              <w:ind w:left="360"/>
              <w:rPr>
                <w:ins w:id="404" w:author="J LYONS" w:date="2026-09-25T20:06:00Z" w16du:dateUtc="2026-09-26T00:06:00Z"/>
                <w:rFonts w:cs="Arial"/>
              </w:rPr>
            </w:pPr>
            <w:ins w:id="405" w:author="J LYONS" w:date="2026-09-25T20:06:00Z" w16du:dateUtc="2026-09-26T00:06:00Z">
              <w:r w:rsidRPr="005D672E">
                <w:rPr>
                  <w:rFonts w:cs="Arial"/>
                </w:rPr>
                <w:t>For example:</w:t>
              </w:r>
            </w:ins>
          </w:p>
          <w:p w14:paraId="18BAF052" w14:textId="77777777" w:rsidR="00AC1677" w:rsidRDefault="00AC1677" w:rsidP="0036621C">
            <w:pPr>
              <w:pStyle w:val="ListParagraph"/>
              <w:numPr>
                <w:ilvl w:val="1"/>
                <w:numId w:val="52"/>
              </w:numPr>
              <w:ind w:left="1080"/>
              <w:rPr>
                <w:ins w:id="406" w:author="J LYONS" w:date="2026-09-25T20:06:00Z" w16du:dateUtc="2026-09-26T00:06:00Z"/>
                <w:rFonts w:cs="Arial"/>
                <w:sz w:val="22"/>
                <w:szCs w:val="22"/>
              </w:rPr>
            </w:pPr>
            <w:ins w:id="407" w:author="J LYONS" w:date="2026-09-25T20:06:00Z" w16du:dateUtc="2026-09-26T00:06:00Z">
              <w:r>
                <w:rPr>
                  <w:rFonts w:cs="Arial"/>
                  <w:sz w:val="22"/>
                  <w:szCs w:val="22"/>
                </w:rPr>
                <w:t xml:space="preserve">to safeguard pupils </w:t>
              </w:r>
            </w:ins>
          </w:p>
          <w:p w14:paraId="56A2423E" w14:textId="77777777" w:rsidR="00AC1677" w:rsidRDefault="00AC1677" w:rsidP="0036621C">
            <w:pPr>
              <w:pStyle w:val="ListParagraph"/>
              <w:numPr>
                <w:ilvl w:val="1"/>
                <w:numId w:val="52"/>
              </w:numPr>
              <w:ind w:left="1080"/>
              <w:rPr>
                <w:ins w:id="408" w:author="J LYONS" w:date="2026-09-25T20:06:00Z" w16du:dateUtc="2026-09-26T00:06:00Z"/>
                <w:rFonts w:cs="Arial"/>
                <w:sz w:val="22"/>
                <w:szCs w:val="22"/>
              </w:rPr>
            </w:pPr>
            <w:ins w:id="409" w:author="J LYONS" w:date="2026-09-25T20:06:00Z" w16du:dateUtc="2026-09-26T00:06:00Z">
              <w:r>
                <w:rPr>
                  <w:rFonts w:cs="Arial"/>
                  <w:sz w:val="22"/>
                  <w:szCs w:val="22"/>
                </w:rPr>
                <w:t>to manage a pupil’s absence</w:t>
              </w:r>
            </w:ins>
          </w:p>
          <w:p w14:paraId="69B6FF67" w14:textId="77777777" w:rsidR="00870A86" w:rsidRDefault="00870A86" w:rsidP="0036621C">
            <w:pPr>
              <w:rPr>
                <w:b/>
                <w:rPrChange w:id="410" w:author="J LYONS" w:date="2026-09-25T20:06:00Z" w16du:dateUtc="2026-09-26T00:06:00Z">
                  <w:rPr>
                    <w:rFonts w:ascii="Times New Roman" w:hAnsi="Times New Roman" w:cs="Times New Roman"/>
                    <w:sz w:val="28"/>
                    <w:szCs w:val="28"/>
                  </w:rPr>
                </w:rPrChange>
              </w:rPr>
              <w:pPrChange w:id="411" w:author="J LYONS" w:date="2026-09-25T20:06:00Z" w16du:dateUtc="2026-09-26T00:06:00Z">
                <w:pPr>
                  <w:pStyle w:val="Default"/>
                  <w:spacing w:line="360" w:lineRule="auto"/>
                </w:pPr>
              </w:pPrChange>
            </w:pPr>
            <w:del w:id="412" w:author="J LYONS" w:date="2026-09-25T20:06:00Z" w16du:dateUtc="2026-09-26T00:06:00Z">
              <w:r w:rsidRPr="00A9610D">
                <w:rPr>
                  <w:rFonts w:ascii="Times New Roman" w:hAnsi="Times New Roman" w:cs="Times New Roman"/>
                  <w:sz w:val="28"/>
                  <w:szCs w:val="28"/>
                </w:rPr>
                <w:delText xml:space="preserve">An absence involving an </w:delText>
              </w:r>
              <w:r w:rsidRPr="00A9610D">
                <w:rPr>
                  <w:rFonts w:ascii="Times New Roman" w:hAnsi="Times New Roman" w:cs="Times New Roman"/>
                  <w:b/>
                  <w:sz w:val="28"/>
                  <w:szCs w:val="28"/>
                </w:rPr>
                <w:delText>overnight stay only</w:delText>
              </w:r>
              <w:r w:rsidRPr="00A9610D">
                <w:rPr>
                  <w:rFonts w:ascii="Times New Roman" w:hAnsi="Times New Roman" w:cs="Times New Roman"/>
                  <w:sz w:val="28"/>
                  <w:szCs w:val="28"/>
                </w:rPr>
                <w:delText>, away from the normal place of residence</w:delText>
              </w:r>
            </w:del>
          </w:p>
        </w:tc>
        <w:tc>
          <w:tcPr>
            <w:tcW w:w="4871" w:type="dxa"/>
            <w:hideMark/>
            <w:tcPrChange w:id="413" w:author="J LYONS" w:date="2026-09-25T20:06:00Z" w16du:dateUtc="2026-09-26T00:06:00Z">
              <w:tcPr>
                <w:tcW w:w="1620" w:type="dxa"/>
                <w:gridSpan w:val="2"/>
                <w:hideMark/>
              </w:tcPr>
            </w:tcPrChange>
          </w:tcPr>
          <w:p w14:paraId="4D551CA6" w14:textId="77777777" w:rsidR="00AC1677" w:rsidRDefault="00AC1677" w:rsidP="0036621C">
            <w:pPr>
              <w:pStyle w:val="ListParagraph"/>
              <w:numPr>
                <w:ilvl w:val="0"/>
                <w:numId w:val="52"/>
              </w:numPr>
              <w:ind w:left="360"/>
              <w:rPr>
                <w:ins w:id="414" w:author="J LYONS" w:date="2026-09-25T20:06:00Z" w16du:dateUtc="2026-09-26T00:06:00Z"/>
                <w:rFonts w:cs="Arial"/>
                <w:b/>
                <w:sz w:val="22"/>
                <w:szCs w:val="22"/>
              </w:rPr>
            </w:pPr>
            <w:ins w:id="415" w:author="J LYONS" w:date="2026-09-25T20:06:00Z" w16du:dateUtc="2026-09-26T00:06:00Z">
              <w:r>
                <w:rPr>
                  <w:rFonts w:cs="Arial"/>
                  <w:b/>
                  <w:sz w:val="22"/>
                  <w:szCs w:val="22"/>
                </w:rPr>
                <w:t>Security</w:t>
              </w:r>
            </w:ins>
          </w:p>
          <w:p w14:paraId="5538F6B4" w14:textId="77777777" w:rsidR="00AC1677" w:rsidRDefault="00AC1677" w:rsidP="0036621C">
            <w:pPr>
              <w:ind w:left="360"/>
              <w:rPr>
                <w:ins w:id="416" w:author="J LYONS" w:date="2026-09-25T20:06:00Z" w16du:dateUtc="2026-09-26T00:06:00Z"/>
                <w:rFonts w:cs="Arial"/>
              </w:rPr>
            </w:pPr>
            <w:ins w:id="417" w:author="J LYONS" w:date="2026-09-25T20:06:00Z" w16du:dateUtc="2026-09-26T00:06:00Z">
              <w:r>
                <w:rPr>
                  <w:rFonts w:cs="Arial"/>
                </w:rPr>
                <w:t>For example:</w:t>
              </w:r>
            </w:ins>
          </w:p>
          <w:p w14:paraId="055D2E89" w14:textId="77777777" w:rsidR="00AC1677" w:rsidRDefault="00AC1677" w:rsidP="0036621C">
            <w:pPr>
              <w:pStyle w:val="ListParagraph"/>
              <w:numPr>
                <w:ilvl w:val="1"/>
                <w:numId w:val="52"/>
              </w:numPr>
              <w:ind w:left="1080"/>
              <w:rPr>
                <w:ins w:id="418" w:author="J LYONS" w:date="2026-09-25T20:06:00Z" w16du:dateUtc="2026-09-26T00:06:00Z"/>
                <w:rFonts w:cs="Arial"/>
                <w:sz w:val="22"/>
                <w:szCs w:val="22"/>
              </w:rPr>
            </w:pPr>
            <w:ins w:id="419" w:author="J LYONS" w:date="2026-09-25T20:06:00Z" w16du:dateUtc="2026-09-26T00:06:00Z">
              <w:r>
                <w:rPr>
                  <w:rFonts w:cs="Arial"/>
                  <w:sz w:val="22"/>
                  <w:szCs w:val="22"/>
                </w:rPr>
                <w:t>to comply with health and safety obligations</w:t>
              </w:r>
            </w:ins>
          </w:p>
          <w:p w14:paraId="2C710912" w14:textId="77777777" w:rsidR="00870A86" w:rsidRDefault="00AC1677" w:rsidP="0036621C">
            <w:pPr>
              <w:pStyle w:val="ListParagraph"/>
              <w:numPr>
                <w:ilvl w:val="1"/>
                <w:numId w:val="52"/>
              </w:numPr>
              <w:ind w:left="1080"/>
              <w:rPr>
                <w:b/>
                <w:sz w:val="22"/>
                <w:rPrChange w:id="420" w:author="J LYONS" w:date="2026-09-25T20:06:00Z" w16du:dateUtc="2026-09-26T00:06:00Z">
                  <w:rPr>
                    <w:rFonts w:ascii="Times New Roman" w:hAnsi="Times New Roman" w:cs="Times New Roman"/>
                    <w:sz w:val="28"/>
                    <w:szCs w:val="28"/>
                  </w:rPr>
                </w:rPrChange>
              </w:rPr>
              <w:pPrChange w:id="421" w:author="J LYONS" w:date="2026-09-25T20:06:00Z" w16du:dateUtc="2026-09-26T00:06:00Z">
                <w:pPr>
                  <w:pStyle w:val="Default"/>
                  <w:spacing w:line="360" w:lineRule="auto"/>
                </w:pPr>
              </w:pPrChange>
            </w:pPr>
            <w:ins w:id="422" w:author="J LYONS" w:date="2026-09-25T20:06:00Z" w16du:dateUtc="2026-09-26T00:06:00Z">
              <w:r>
                <w:rPr>
                  <w:rFonts w:cs="Arial"/>
                  <w:sz w:val="22"/>
                  <w:szCs w:val="22"/>
                </w:rPr>
                <w:t>to comply with the law regarding data sharing</w:t>
              </w:r>
            </w:ins>
            <w:del w:id="423" w:author="J LYONS" w:date="2026-09-25T20:06:00Z" w16du:dateUtc="2026-09-26T00:06:00Z">
              <w:r w:rsidR="003C2E47" w:rsidRPr="00A9610D">
                <w:rPr>
                  <w:rFonts w:ascii="Times New Roman" w:hAnsi="Times New Roman"/>
                  <w:sz w:val="28"/>
                  <w:szCs w:val="28"/>
                </w:rPr>
                <w:delText>100.70</w:delText>
              </w:r>
            </w:del>
          </w:p>
        </w:tc>
        <w:tc>
          <w:tcPr>
            <w:tcW w:w="4871" w:type="dxa"/>
            <w:hideMark/>
            <w:tcPrChange w:id="424" w:author="J LYONS" w:date="2026-09-25T20:06:00Z" w16du:dateUtc="2026-09-26T00:06:00Z">
              <w:tcPr>
                <w:tcW w:w="1400" w:type="dxa"/>
                <w:hideMark/>
              </w:tcPr>
            </w:tcPrChange>
          </w:tcPr>
          <w:p w14:paraId="0775AFF7" w14:textId="77777777" w:rsidR="00870A86" w:rsidRPr="00A9610D" w:rsidRDefault="003C2E47" w:rsidP="00B9273B">
            <w:pPr>
              <w:pStyle w:val="Default"/>
              <w:spacing w:line="360" w:lineRule="auto"/>
              <w:rPr>
                <w:rFonts w:ascii="Times New Roman" w:hAnsi="Times New Roman" w:cs="Times New Roman"/>
                <w:sz w:val="28"/>
                <w:szCs w:val="28"/>
              </w:rPr>
            </w:pPr>
            <w:del w:id="425" w:author="J LYONS" w:date="2026-09-25T20:06:00Z" w16du:dateUtc="2026-09-26T00:06:00Z">
              <w:r w:rsidRPr="00A9610D">
                <w:rPr>
                  <w:rFonts w:ascii="Times New Roman" w:hAnsi="Times New Roman" w:cs="Times New Roman"/>
                  <w:sz w:val="28"/>
                  <w:szCs w:val="28"/>
                </w:rPr>
                <w:delText>122.45</w:delText>
              </w:r>
            </w:del>
          </w:p>
        </w:tc>
      </w:tr>
      <w:tr w:rsidR="00870A86" w:rsidRPr="00A9610D" w14:paraId="19F77789" w14:textId="77777777" w:rsidTr="00B927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del w:id="426" w:author="J LYONS" w:date="2026-09-25T20:06:00Z" w16du:dateUtc="2026-09-26T00:06:00Z"/>
        </w:trPr>
        <w:tc>
          <w:tcPr>
            <w:tcW w:w="5508" w:type="dxa"/>
          </w:tcPr>
          <w:p w14:paraId="2A9D13CD" w14:textId="77777777" w:rsidR="00870A86" w:rsidRPr="00A9610D" w:rsidRDefault="00870A86" w:rsidP="00B9273B">
            <w:pPr>
              <w:pStyle w:val="Default"/>
              <w:spacing w:line="360" w:lineRule="auto"/>
              <w:rPr>
                <w:del w:id="427" w:author="J LYONS" w:date="2026-09-25T20:06:00Z" w16du:dateUtc="2026-09-26T00:06:00Z"/>
                <w:rFonts w:ascii="Times New Roman" w:hAnsi="Times New Roman" w:cs="Times New Roman"/>
                <w:sz w:val="28"/>
                <w:szCs w:val="28"/>
              </w:rPr>
            </w:pPr>
            <w:bookmarkStart w:id="428" w:name="OLE_LINK35"/>
            <w:bookmarkStart w:id="429" w:name="OLE_LINK36"/>
            <w:del w:id="430" w:author="J LYONS" w:date="2026-09-25T20:06:00Z" w16du:dateUtc="2026-09-26T00:06:00Z">
              <w:r w:rsidRPr="00A9610D">
                <w:rPr>
                  <w:rFonts w:ascii="Times New Roman" w:hAnsi="Times New Roman" w:cs="Times New Roman"/>
                  <w:b/>
                  <w:sz w:val="28"/>
                  <w:szCs w:val="28"/>
                </w:rPr>
                <w:delText>Breakfast allowance</w:delText>
              </w:r>
              <w:r w:rsidRPr="00A9610D">
                <w:rPr>
                  <w:rFonts w:ascii="Times New Roman" w:hAnsi="Times New Roman" w:cs="Times New Roman"/>
                  <w:sz w:val="28"/>
                  <w:szCs w:val="28"/>
                </w:rPr>
                <w:delText xml:space="preserve"> (more than 4 hours away from the normal place of residence or, where approved by the council, a lesser period before 11 am)</w:delText>
              </w:r>
              <w:bookmarkEnd w:id="428"/>
              <w:bookmarkEnd w:id="429"/>
            </w:del>
          </w:p>
        </w:tc>
        <w:tc>
          <w:tcPr>
            <w:tcW w:w="1620" w:type="dxa"/>
          </w:tcPr>
          <w:p w14:paraId="670D600F" w14:textId="77777777" w:rsidR="00870A86" w:rsidRPr="00A9610D" w:rsidRDefault="003C2E47" w:rsidP="00B9273B">
            <w:pPr>
              <w:pStyle w:val="Default"/>
              <w:spacing w:line="360" w:lineRule="auto"/>
              <w:rPr>
                <w:del w:id="431" w:author="J LYONS" w:date="2026-09-25T20:06:00Z" w16du:dateUtc="2026-09-26T00:06:00Z"/>
                <w:rFonts w:ascii="Times New Roman" w:hAnsi="Times New Roman" w:cs="Times New Roman"/>
                <w:sz w:val="28"/>
                <w:szCs w:val="28"/>
              </w:rPr>
            </w:pPr>
            <w:del w:id="432" w:author="J LYONS" w:date="2026-09-25T20:06:00Z" w16du:dateUtc="2026-09-26T00:06:00Z">
              <w:r w:rsidRPr="00A9610D">
                <w:rPr>
                  <w:rFonts w:ascii="Times New Roman" w:hAnsi="Times New Roman" w:cs="Times New Roman"/>
                  <w:sz w:val="28"/>
                  <w:szCs w:val="28"/>
                </w:rPr>
                <w:delText xml:space="preserve"> 11.50</w:delText>
              </w:r>
            </w:del>
          </w:p>
        </w:tc>
        <w:tc>
          <w:tcPr>
            <w:tcW w:w="1400" w:type="dxa"/>
          </w:tcPr>
          <w:p w14:paraId="072B0F52" w14:textId="77777777" w:rsidR="00870A86" w:rsidRPr="00A9610D" w:rsidRDefault="003C2E47" w:rsidP="00B9273B">
            <w:pPr>
              <w:pStyle w:val="Default"/>
              <w:spacing w:line="360" w:lineRule="auto"/>
              <w:rPr>
                <w:del w:id="433" w:author="J LYONS" w:date="2026-09-25T20:06:00Z" w16du:dateUtc="2026-09-26T00:06:00Z"/>
                <w:rFonts w:ascii="Times New Roman" w:hAnsi="Times New Roman" w:cs="Times New Roman"/>
                <w:sz w:val="28"/>
                <w:szCs w:val="28"/>
              </w:rPr>
            </w:pPr>
            <w:del w:id="434" w:author="J LYONS" w:date="2026-09-25T20:06:00Z" w16du:dateUtc="2026-09-26T00:06:00Z">
              <w:r w:rsidRPr="00A9610D">
                <w:rPr>
                  <w:rFonts w:ascii="Times New Roman" w:hAnsi="Times New Roman" w:cs="Times New Roman"/>
                  <w:sz w:val="28"/>
                  <w:szCs w:val="28"/>
                </w:rPr>
                <w:delText xml:space="preserve"> 11.50</w:delText>
              </w:r>
            </w:del>
          </w:p>
        </w:tc>
      </w:tr>
      <w:tr w:rsidR="00870A86" w:rsidRPr="00A9610D" w14:paraId="6EF3ED01" w14:textId="77777777" w:rsidTr="0036621C">
        <w:trPr>
          <w:trPrChange w:id="435" w:author="J LYONS" w:date="2026-09-25T20:06:00Z" w16du:dateUtc="2026-09-26T00:06:00Z">
            <w:trPr>
              <w:gridBefore w:val="1"/>
              <w:gridAfter w:val="1"/>
            </w:trPr>
          </w:trPrChange>
        </w:trPr>
        <w:tc>
          <w:tcPr>
            <w:tcW w:w="4871" w:type="dxa"/>
            <w:hideMark/>
            <w:tcPrChange w:id="436" w:author="J LYONS" w:date="2026-09-25T20:06:00Z" w16du:dateUtc="2026-09-26T00:06:00Z">
              <w:tcPr>
                <w:tcW w:w="5508" w:type="dxa"/>
                <w:gridSpan w:val="2"/>
                <w:hideMark/>
              </w:tcPr>
            </w:tcPrChange>
          </w:tcPr>
          <w:p w14:paraId="205B0275" w14:textId="77777777" w:rsidR="00AC1677" w:rsidRDefault="00AC1677" w:rsidP="0036621C">
            <w:pPr>
              <w:pStyle w:val="ListParagraph"/>
              <w:numPr>
                <w:ilvl w:val="0"/>
                <w:numId w:val="52"/>
              </w:numPr>
              <w:ind w:left="360"/>
              <w:rPr>
                <w:ins w:id="437" w:author="J LYONS" w:date="2026-09-25T20:06:00Z" w16du:dateUtc="2026-09-26T00:06:00Z"/>
                <w:rFonts w:cs="Arial"/>
                <w:b/>
                <w:sz w:val="22"/>
                <w:szCs w:val="22"/>
              </w:rPr>
            </w:pPr>
            <w:ins w:id="438" w:author="J LYONS" w:date="2026-09-25T20:06:00Z" w16du:dateUtc="2026-09-26T00:06:00Z">
              <w:r>
                <w:rPr>
                  <w:rFonts w:cs="Arial"/>
                  <w:b/>
                  <w:sz w:val="22"/>
                  <w:szCs w:val="22"/>
                </w:rPr>
                <w:t xml:space="preserve">Business Continuity </w:t>
              </w:r>
            </w:ins>
          </w:p>
          <w:p w14:paraId="5E79F395" w14:textId="77777777" w:rsidR="00AC1677" w:rsidRDefault="00AC1677" w:rsidP="0036621C">
            <w:pPr>
              <w:ind w:left="360"/>
              <w:rPr>
                <w:ins w:id="439" w:author="J LYONS" w:date="2026-09-25T20:06:00Z" w16du:dateUtc="2026-09-26T00:06:00Z"/>
                <w:rFonts w:cs="Arial"/>
              </w:rPr>
            </w:pPr>
            <w:ins w:id="440" w:author="J LYONS" w:date="2026-09-25T20:06:00Z" w16du:dateUtc="2026-09-26T00:06:00Z">
              <w:r>
                <w:rPr>
                  <w:rFonts w:cs="Arial"/>
                </w:rPr>
                <w:t>For example:</w:t>
              </w:r>
            </w:ins>
          </w:p>
          <w:p w14:paraId="078273FF" w14:textId="77777777" w:rsidR="00AC1677" w:rsidRDefault="00AC1677" w:rsidP="0036621C">
            <w:pPr>
              <w:pStyle w:val="ListParagraph"/>
              <w:numPr>
                <w:ilvl w:val="1"/>
                <w:numId w:val="52"/>
              </w:numPr>
              <w:ind w:left="1080"/>
              <w:rPr>
                <w:ins w:id="441" w:author="J LYONS" w:date="2026-09-25T20:06:00Z" w16du:dateUtc="2026-09-26T00:06:00Z"/>
                <w:rFonts w:cs="Arial"/>
                <w:sz w:val="22"/>
                <w:szCs w:val="22"/>
              </w:rPr>
            </w:pPr>
            <w:ins w:id="442" w:author="J LYONS" w:date="2026-09-25T20:06:00Z" w16du:dateUtc="2026-09-26T00:06:00Z">
              <w:r>
                <w:rPr>
                  <w:rFonts w:cs="Arial"/>
                  <w:sz w:val="22"/>
                  <w:szCs w:val="22"/>
                </w:rPr>
                <w:t>to assess the quality of our services</w:t>
              </w:r>
            </w:ins>
          </w:p>
          <w:p w14:paraId="45B185D5" w14:textId="77777777" w:rsidR="00870A86" w:rsidRDefault="00870A86" w:rsidP="0036621C">
            <w:pPr>
              <w:pStyle w:val="ListParagraph"/>
              <w:ind w:left="1080"/>
              <w:rPr>
                <w:sz w:val="22"/>
                <w:rPrChange w:id="443" w:author="J LYONS" w:date="2026-09-25T20:06:00Z" w16du:dateUtc="2026-09-26T00:06:00Z">
                  <w:rPr>
                    <w:rFonts w:ascii="Times New Roman" w:hAnsi="Times New Roman" w:cs="Times New Roman"/>
                    <w:sz w:val="28"/>
                    <w:szCs w:val="28"/>
                  </w:rPr>
                </w:rPrChange>
              </w:rPr>
              <w:pPrChange w:id="444" w:author="J LYONS" w:date="2026-09-25T20:06:00Z" w16du:dateUtc="2026-09-26T00:06:00Z">
                <w:pPr>
                  <w:pStyle w:val="Default"/>
                  <w:spacing w:line="360" w:lineRule="auto"/>
                </w:pPr>
              </w:pPrChange>
            </w:pPr>
            <w:del w:id="445" w:author="J LYONS" w:date="2026-09-25T20:06:00Z" w16du:dateUtc="2026-09-26T00:06:00Z">
              <w:r w:rsidRPr="00A9610D">
                <w:rPr>
                  <w:rFonts w:ascii="Times New Roman" w:hAnsi="Times New Roman"/>
                  <w:b/>
                  <w:sz w:val="28"/>
                  <w:szCs w:val="28"/>
                </w:rPr>
                <w:delText>Lunch allowance</w:delText>
              </w:r>
              <w:r w:rsidRPr="00A9610D">
                <w:rPr>
                  <w:rFonts w:ascii="Times New Roman" w:hAnsi="Times New Roman"/>
                  <w:sz w:val="28"/>
                  <w:szCs w:val="28"/>
                </w:rPr>
                <w:delText xml:space="preserve"> (more than 4 hours away from the normal place of residence or, where approved by the council, a lesser period including the period between 12 noon and 2pm)</w:delText>
              </w:r>
            </w:del>
          </w:p>
        </w:tc>
        <w:tc>
          <w:tcPr>
            <w:tcW w:w="4871" w:type="dxa"/>
            <w:hideMark/>
            <w:tcPrChange w:id="446" w:author="J LYONS" w:date="2026-09-25T20:06:00Z" w16du:dateUtc="2026-09-26T00:06:00Z">
              <w:tcPr>
                <w:tcW w:w="1620" w:type="dxa"/>
                <w:gridSpan w:val="2"/>
                <w:hideMark/>
              </w:tcPr>
            </w:tcPrChange>
          </w:tcPr>
          <w:p w14:paraId="0F121B04" w14:textId="77777777" w:rsidR="00AC1677" w:rsidRDefault="00AC1677" w:rsidP="0036621C">
            <w:pPr>
              <w:pStyle w:val="ListParagraph"/>
              <w:numPr>
                <w:ilvl w:val="0"/>
                <w:numId w:val="52"/>
              </w:numPr>
              <w:ind w:left="360"/>
              <w:rPr>
                <w:ins w:id="447" w:author="J LYONS" w:date="2026-09-25T20:06:00Z" w16du:dateUtc="2026-09-26T00:06:00Z"/>
                <w:rFonts w:cs="Arial"/>
                <w:b/>
                <w:sz w:val="22"/>
                <w:szCs w:val="22"/>
              </w:rPr>
            </w:pPr>
            <w:ins w:id="448" w:author="J LYONS" w:date="2026-09-25T20:06:00Z" w16du:dateUtc="2026-09-26T00:06:00Z">
              <w:r>
                <w:rPr>
                  <w:rFonts w:cs="Arial"/>
                  <w:b/>
                  <w:sz w:val="22"/>
                  <w:szCs w:val="22"/>
                </w:rPr>
                <w:t>Access to Systems</w:t>
              </w:r>
            </w:ins>
          </w:p>
          <w:p w14:paraId="44A331CF" w14:textId="77777777" w:rsidR="00AC1677" w:rsidRDefault="00AC1677" w:rsidP="0036621C">
            <w:pPr>
              <w:spacing w:after="80"/>
              <w:ind w:left="360"/>
              <w:rPr>
                <w:ins w:id="449" w:author="J LYONS" w:date="2026-09-25T20:06:00Z" w16du:dateUtc="2026-09-26T00:06:00Z"/>
                <w:rFonts w:cs="Arial"/>
              </w:rPr>
            </w:pPr>
            <w:ins w:id="450" w:author="J LYONS" w:date="2026-09-25T20:06:00Z" w16du:dateUtc="2026-09-26T00:06:00Z">
              <w:r>
                <w:rPr>
                  <w:rFonts w:cs="Arial"/>
                </w:rPr>
                <w:t>For example:</w:t>
              </w:r>
            </w:ins>
          </w:p>
          <w:p w14:paraId="466805A9" w14:textId="77777777" w:rsidR="00870A86" w:rsidRDefault="00AC1677" w:rsidP="0036621C">
            <w:pPr>
              <w:pStyle w:val="ListParagraph"/>
              <w:numPr>
                <w:ilvl w:val="1"/>
                <w:numId w:val="52"/>
              </w:numPr>
              <w:ind w:left="1080"/>
              <w:rPr>
                <w:sz w:val="22"/>
                <w:rPrChange w:id="451" w:author="J LYONS" w:date="2026-09-25T20:06:00Z" w16du:dateUtc="2026-09-26T00:06:00Z">
                  <w:rPr>
                    <w:rFonts w:ascii="Times New Roman" w:hAnsi="Times New Roman" w:cs="Times New Roman"/>
                    <w:sz w:val="28"/>
                    <w:szCs w:val="28"/>
                  </w:rPr>
                </w:rPrChange>
              </w:rPr>
              <w:pPrChange w:id="452" w:author="J LYONS" w:date="2026-09-25T20:06:00Z" w16du:dateUtc="2026-09-26T00:06:00Z">
                <w:pPr>
                  <w:pStyle w:val="Default"/>
                  <w:spacing w:line="360" w:lineRule="auto"/>
                </w:pPr>
              </w:pPrChange>
            </w:pPr>
            <w:ins w:id="453" w:author="J LYONS" w:date="2026-09-25T20:06:00Z" w16du:dateUtc="2026-09-26T00:06:00Z">
              <w:r>
                <w:rPr>
                  <w:rFonts w:cs="Arial"/>
                  <w:sz w:val="22"/>
                  <w:szCs w:val="22"/>
                </w:rPr>
                <w:t>to support pupil learning</w:t>
              </w:r>
            </w:ins>
            <w:del w:id="454" w:author="J LYONS" w:date="2026-09-25T20:06:00Z" w16du:dateUtc="2026-09-26T00:06:00Z">
              <w:r w:rsidR="003C2E47" w:rsidRPr="00A9610D">
                <w:rPr>
                  <w:rFonts w:ascii="Times New Roman" w:hAnsi="Times New Roman"/>
                  <w:sz w:val="28"/>
                  <w:szCs w:val="28"/>
                </w:rPr>
                <w:delText xml:space="preserve"> 13.50</w:delText>
              </w:r>
            </w:del>
          </w:p>
        </w:tc>
        <w:tc>
          <w:tcPr>
            <w:tcW w:w="4871" w:type="dxa"/>
            <w:hideMark/>
            <w:tcPrChange w:id="455" w:author="J LYONS" w:date="2026-09-25T20:06:00Z" w16du:dateUtc="2026-09-26T00:06:00Z">
              <w:tcPr>
                <w:tcW w:w="1400" w:type="dxa"/>
                <w:hideMark/>
              </w:tcPr>
            </w:tcPrChange>
          </w:tcPr>
          <w:p w14:paraId="1FADF099" w14:textId="77777777" w:rsidR="00870A86" w:rsidRPr="00A9610D" w:rsidRDefault="003C2E47" w:rsidP="00B9273B">
            <w:pPr>
              <w:pStyle w:val="Default"/>
              <w:spacing w:line="360" w:lineRule="auto"/>
              <w:rPr>
                <w:rFonts w:ascii="Times New Roman" w:hAnsi="Times New Roman" w:cs="Times New Roman"/>
                <w:sz w:val="28"/>
                <w:szCs w:val="28"/>
              </w:rPr>
            </w:pPr>
            <w:del w:id="456" w:author="J LYONS" w:date="2026-09-25T20:06:00Z" w16du:dateUtc="2026-09-26T00:06:00Z">
              <w:r w:rsidRPr="00A9610D">
                <w:rPr>
                  <w:rFonts w:ascii="Times New Roman" w:hAnsi="Times New Roman" w:cs="Times New Roman"/>
                  <w:sz w:val="28"/>
                  <w:szCs w:val="28"/>
                </w:rPr>
                <w:delText xml:space="preserve"> 13.50</w:delText>
              </w:r>
            </w:del>
          </w:p>
        </w:tc>
      </w:tr>
      <w:tr w:rsidR="00870A86" w:rsidRPr="00A9610D" w14:paraId="767F3B78" w14:textId="77777777" w:rsidTr="0036621C">
        <w:trPr>
          <w:trPrChange w:id="457" w:author="J LYONS" w:date="2026-09-25T20:06:00Z" w16du:dateUtc="2026-09-26T00:06:00Z">
            <w:trPr>
              <w:gridBefore w:val="1"/>
              <w:gridAfter w:val="1"/>
            </w:trPr>
          </w:trPrChange>
        </w:trPr>
        <w:tc>
          <w:tcPr>
            <w:tcW w:w="4871" w:type="dxa"/>
            <w:hideMark/>
            <w:tcPrChange w:id="458" w:author="J LYONS" w:date="2026-09-25T20:06:00Z" w16du:dateUtc="2026-09-26T00:06:00Z">
              <w:tcPr>
                <w:tcW w:w="5508" w:type="dxa"/>
                <w:gridSpan w:val="2"/>
                <w:hideMark/>
              </w:tcPr>
            </w:tcPrChange>
          </w:tcPr>
          <w:p w14:paraId="0B643276" w14:textId="77777777" w:rsidR="00AC1677" w:rsidRDefault="00AC1677" w:rsidP="0036621C">
            <w:pPr>
              <w:pStyle w:val="ListParagraph"/>
              <w:numPr>
                <w:ilvl w:val="0"/>
                <w:numId w:val="52"/>
              </w:numPr>
              <w:ind w:left="360"/>
              <w:rPr>
                <w:ins w:id="459" w:author="J LYONS" w:date="2026-09-25T20:06:00Z" w16du:dateUtc="2026-09-26T00:06:00Z"/>
                <w:rFonts w:cs="Arial"/>
                <w:b/>
                <w:sz w:val="22"/>
                <w:szCs w:val="22"/>
              </w:rPr>
            </w:pPr>
            <w:ins w:id="460" w:author="J LYONS" w:date="2026-09-25T20:06:00Z" w16du:dateUtc="2026-09-26T00:06:00Z">
              <w:r>
                <w:rPr>
                  <w:rFonts w:cs="Arial"/>
                  <w:b/>
                  <w:sz w:val="22"/>
                  <w:szCs w:val="22"/>
                </w:rPr>
                <w:t>Communications</w:t>
              </w:r>
            </w:ins>
          </w:p>
          <w:p w14:paraId="1DF085C0" w14:textId="77777777" w:rsidR="00AC1677" w:rsidRDefault="00AC1677" w:rsidP="0036621C">
            <w:pPr>
              <w:ind w:left="360"/>
              <w:rPr>
                <w:ins w:id="461" w:author="J LYONS" w:date="2026-09-25T20:06:00Z" w16du:dateUtc="2026-09-26T00:06:00Z"/>
                <w:rFonts w:cs="Arial"/>
              </w:rPr>
            </w:pPr>
            <w:ins w:id="462" w:author="J LYONS" w:date="2026-09-25T20:06:00Z" w16du:dateUtc="2026-09-26T00:06:00Z">
              <w:r>
                <w:rPr>
                  <w:rFonts w:cs="Arial"/>
                </w:rPr>
                <w:t>For example:</w:t>
              </w:r>
            </w:ins>
          </w:p>
          <w:p w14:paraId="1ED82DE3" w14:textId="77777777" w:rsidR="00870A86" w:rsidRDefault="00AC1677" w:rsidP="0036621C">
            <w:pPr>
              <w:pStyle w:val="ListParagraph"/>
              <w:numPr>
                <w:ilvl w:val="1"/>
                <w:numId w:val="52"/>
              </w:numPr>
              <w:ind w:left="1080"/>
              <w:rPr>
                <w:sz w:val="22"/>
                <w:rPrChange w:id="463" w:author="J LYONS" w:date="2026-09-25T20:06:00Z" w16du:dateUtc="2026-09-26T00:06:00Z">
                  <w:rPr>
                    <w:rFonts w:ascii="Times New Roman" w:hAnsi="Times New Roman" w:cs="Times New Roman"/>
                    <w:sz w:val="28"/>
                    <w:szCs w:val="28"/>
                  </w:rPr>
                </w:rPrChange>
              </w:rPr>
              <w:pPrChange w:id="464" w:author="J LYONS" w:date="2026-09-25T20:06:00Z" w16du:dateUtc="2026-09-26T00:06:00Z">
                <w:pPr>
                  <w:pStyle w:val="Default"/>
                  <w:spacing w:line="360" w:lineRule="auto"/>
                </w:pPr>
              </w:pPrChange>
            </w:pPr>
            <w:ins w:id="465" w:author="J LYONS" w:date="2026-09-25T20:06:00Z" w16du:dateUtc="2026-09-26T00:06:00Z">
              <w:r>
                <w:rPr>
                  <w:rFonts w:cs="Arial"/>
                  <w:sz w:val="22"/>
                  <w:szCs w:val="22"/>
                </w:rPr>
                <w:t>to foster links between the school and the local community, including fundraising events</w:t>
              </w:r>
            </w:ins>
            <w:del w:id="466" w:author="J LYONS" w:date="2026-09-25T20:06:00Z" w16du:dateUtc="2026-09-26T00:06:00Z">
              <w:r w:rsidR="00870A86" w:rsidRPr="00A9610D">
                <w:rPr>
                  <w:rFonts w:ascii="Times New Roman" w:hAnsi="Times New Roman"/>
                  <w:b/>
                  <w:sz w:val="28"/>
                  <w:szCs w:val="28"/>
                </w:rPr>
                <w:delText>Tea allowance</w:delText>
              </w:r>
              <w:r w:rsidR="00870A86" w:rsidRPr="00A9610D">
                <w:rPr>
                  <w:rFonts w:ascii="Times New Roman" w:hAnsi="Times New Roman"/>
                  <w:sz w:val="28"/>
                  <w:szCs w:val="28"/>
                </w:rPr>
                <w:delText xml:space="preserve"> (more than 4 hours away from the normal place of residence or, where approved by the council, a lesser period including the period between 3pm and 6pm)</w:delText>
              </w:r>
            </w:del>
          </w:p>
        </w:tc>
        <w:tc>
          <w:tcPr>
            <w:tcW w:w="4871" w:type="dxa"/>
            <w:hideMark/>
            <w:tcPrChange w:id="467" w:author="J LYONS" w:date="2026-09-25T20:06:00Z" w16du:dateUtc="2026-09-26T00:06:00Z">
              <w:tcPr>
                <w:tcW w:w="1620" w:type="dxa"/>
                <w:gridSpan w:val="2"/>
                <w:hideMark/>
              </w:tcPr>
            </w:tcPrChange>
          </w:tcPr>
          <w:p w14:paraId="74C34F96" w14:textId="77777777" w:rsidR="00AC1677" w:rsidRDefault="00AC1677" w:rsidP="0036621C">
            <w:pPr>
              <w:pStyle w:val="ListParagraph"/>
              <w:numPr>
                <w:ilvl w:val="0"/>
                <w:numId w:val="52"/>
              </w:numPr>
              <w:ind w:left="360"/>
              <w:rPr>
                <w:ins w:id="468" w:author="J LYONS" w:date="2026-09-25T20:06:00Z" w16du:dateUtc="2026-09-26T00:06:00Z"/>
                <w:rFonts w:cs="Arial"/>
                <w:b/>
                <w:sz w:val="22"/>
                <w:szCs w:val="22"/>
              </w:rPr>
            </w:pPr>
            <w:ins w:id="469" w:author="J LYONS" w:date="2026-09-25T20:06:00Z" w16du:dateUtc="2026-09-26T00:06:00Z">
              <w:r>
                <w:rPr>
                  <w:rFonts w:cs="Arial"/>
                  <w:b/>
                  <w:sz w:val="22"/>
                  <w:szCs w:val="22"/>
                </w:rPr>
                <w:t>Sound Financial Management</w:t>
              </w:r>
            </w:ins>
          </w:p>
          <w:p w14:paraId="03D1277B" w14:textId="77777777" w:rsidR="00AC1677" w:rsidRDefault="00AC1677" w:rsidP="0036621C">
            <w:pPr>
              <w:rPr>
                <w:ins w:id="470" w:author="J LYONS" w:date="2026-09-25T20:06:00Z" w16du:dateUtc="2026-09-26T00:06:00Z"/>
                <w:rFonts w:cs="Arial"/>
              </w:rPr>
            </w:pPr>
            <w:ins w:id="471" w:author="J LYONS" w:date="2026-09-25T20:06:00Z" w16du:dateUtc="2026-09-26T00:06:00Z">
              <w:r>
                <w:rPr>
                  <w:rFonts w:cs="Arial"/>
                </w:rPr>
                <w:t>For example</w:t>
              </w:r>
            </w:ins>
          </w:p>
          <w:p w14:paraId="66650DF1" w14:textId="77777777" w:rsidR="00870A86" w:rsidRDefault="00AC1677" w:rsidP="0036621C">
            <w:pPr>
              <w:pStyle w:val="ListParagraph"/>
              <w:numPr>
                <w:ilvl w:val="0"/>
                <w:numId w:val="53"/>
              </w:numPr>
              <w:rPr>
                <w:sz w:val="22"/>
                <w:rPrChange w:id="472" w:author="J LYONS" w:date="2026-09-25T20:06:00Z" w16du:dateUtc="2026-09-26T00:06:00Z">
                  <w:rPr>
                    <w:rFonts w:ascii="Times New Roman" w:hAnsi="Times New Roman" w:cs="Times New Roman"/>
                    <w:sz w:val="28"/>
                    <w:szCs w:val="28"/>
                  </w:rPr>
                </w:rPrChange>
              </w:rPr>
              <w:pPrChange w:id="473" w:author="J LYONS" w:date="2026-09-25T20:06:00Z" w16du:dateUtc="2026-09-26T00:06:00Z">
                <w:pPr>
                  <w:pStyle w:val="Default"/>
                  <w:spacing w:line="360" w:lineRule="auto"/>
                </w:pPr>
              </w:pPrChange>
            </w:pPr>
            <w:ins w:id="474" w:author="J LYONS" w:date="2026-09-25T20:06:00Z" w16du:dateUtc="2026-09-26T00:06:00Z">
              <w:r>
                <w:rPr>
                  <w:rFonts w:cs="Arial"/>
                  <w:sz w:val="22"/>
                  <w:szCs w:val="22"/>
                </w:rPr>
                <w:t>to provide more efficient means of payment for school facilities such as catering services</w:t>
              </w:r>
            </w:ins>
            <w:del w:id="475" w:author="J LYONS" w:date="2026-09-25T20:06:00Z" w16du:dateUtc="2026-09-26T00:06:00Z">
              <w:r w:rsidR="003C2E47" w:rsidRPr="00A9610D">
                <w:rPr>
                  <w:rFonts w:ascii="Times New Roman" w:hAnsi="Times New Roman"/>
                  <w:sz w:val="28"/>
                  <w:szCs w:val="28"/>
                </w:rPr>
                <w:delText xml:space="preserve">  4.70</w:delText>
              </w:r>
            </w:del>
          </w:p>
        </w:tc>
        <w:tc>
          <w:tcPr>
            <w:tcW w:w="4871" w:type="dxa"/>
            <w:hideMark/>
            <w:tcPrChange w:id="476" w:author="J LYONS" w:date="2026-09-25T20:06:00Z" w16du:dateUtc="2026-09-26T00:06:00Z">
              <w:tcPr>
                <w:tcW w:w="1400" w:type="dxa"/>
                <w:hideMark/>
              </w:tcPr>
            </w:tcPrChange>
          </w:tcPr>
          <w:p w14:paraId="4DD4C465" w14:textId="77777777" w:rsidR="00870A86" w:rsidRPr="00A9610D" w:rsidRDefault="003C2E47" w:rsidP="00B9273B">
            <w:pPr>
              <w:pStyle w:val="Default"/>
              <w:spacing w:line="360" w:lineRule="auto"/>
              <w:rPr>
                <w:rFonts w:ascii="Times New Roman" w:hAnsi="Times New Roman" w:cs="Times New Roman"/>
                <w:sz w:val="28"/>
                <w:szCs w:val="28"/>
              </w:rPr>
            </w:pPr>
            <w:del w:id="477" w:author="J LYONS" w:date="2026-09-25T20:06:00Z" w16du:dateUtc="2026-09-26T00:06:00Z">
              <w:r w:rsidRPr="00A9610D">
                <w:rPr>
                  <w:rFonts w:ascii="Times New Roman" w:hAnsi="Times New Roman" w:cs="Times New Roman"/>
                  <w:sz w:val="28"/>
                  <w:szCs w:val="28"/>
                </w:rPr>
                <w:delText xml:space="preserve">  4.70</w:delText>
              </w:r>
            </w:del>
          </w:p>
        </w:tc>
      </w:tr>
      <w:tr w:rsidR="00870A86" w:rsidRPr="00A9610D" w14:paraId="676C799A" w14:textId="77777777" w:rsidTr="00B927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del w:id="478" w:author="J LYONS" w:date="2026-09-25T20:06:00Z" w16du:dateUtc="2026-09-26T00:06:00Z"/>
        </w:trPr>
        <w:tc>
          <w:tcPr>
            <w:tcW w:w="5508" w:type="dxa"/>
          </w:tcPr>
          <w:p w14:paraId="0A195033" w14:textId="77777777" w:rsidR="00870A86" w:rsidRPr="00A9610D" w:rsidRDefault="00870A86" w:rsidP="00B9273B">
            <w:pPr>
              <w:pStyle w:val="Default"/>
              <w:spacing w:line="360" w:lineRule="auto"/>
              <w:rPr>
                <w:del w:id="479" w:author="J LYONS" w:date="2026-09-25T20:06:00Z" w16du:dateUtc="2026-09-26T00:06:00Z"/>
                <w:rFonts w:ascii="Times New Roman" w:hAnsi="Times New Roman" w:cs="Times New Roman"/>
                <w:sz w:val="28"/>
                <w:szCs w:val="28"/>
              </w:rPr>
            </w:pPr>
            <w:del w:id="480" w:author="J LYONS" w:date="2026-09-25T20:06:00Z" w16du:dateUtc="2026-09-26T00:06:00Z">
              <w:r w:rsidRPr="00A9610D">
                <w:rPr>
                  <w:rFonts w:ascii="Times New Roman" w:hAnsi="Times New Roman" w:cs="Times New Roman"/>
                  <w:b/>
                  <w:sz w:val="28"/>
                  <w:szCs w:val="28"/>
                </w:rPr>
                <w:delText>Evening meal allowance</w:delText>
              </w:r>
              <w:r w:rsidRPr="00A9610D">
                <w:rPr>
                  <w:rFonts w:ascii="Times New Roman" w:hAnsi="Times New Roman" w:cs="Times New Roman"/>
                  <w:sz w:val="28"/>
                  <w:szCs w:val="28"/>
                </w:rPr>
                <w:delText xml:space="preserve"> (more than 4 hours away from the normal place of residence or, where approved by the council, a lesser period ending after 7pm)</w:delText>
              </w:r>
            </w:del>
          </w:p>
        </w:tc>
        <w:tc>
          <w:tcPr>
            <w:tcW w:w="1620" w:type="dxa"/>
          </w:tcPr>
          <w:p w14:paraId="082673B2" w14:textId="77777777" w:rsidR="00870A86" w:rsidRPr="00A9610D" w:rsidRDefault="003C2E47" w:rsidP="00B9273B">
            <w:pPr>
              <w:pStyle w:val="Default"/>
              <w:spacing w:line="360" w:lineRule="auto"/>
              <w:rPr>
                <w:del w:id="481" w:author="J LYONS" w:date="2026-09-25T20:06:00Z" w16du:dateUtc="2026-09-26T00:06:00Z"/>
                <w:rFonts w:ascii="Times New Roman" w:hAnsi="Times New Roman" w:cs="Times New Roman"/>
                <w:sz w:val="28"/>
                <w:szCs w:val="28"/>
              </w:rPr>
            </w:pPr>
            <w:del w:id="482" w:author="J LYONS" w:date="2026-09-25T20:06:00Z" w16du:dateUtc="2026-09-26T00:06:00Z">
              <w:r w:rsidRPr="00A9610D">
                <w:rPr>
                  <w:rFonts w:ascii="Times New Roman" w:hAnsi="Times New Roman" w:cs="Times New Roman"/>
                  <w:sz w:val="28"/>
                  <w:szCs w:val="28"/>
                </w:rPr>
                <w:delText xml:space="preserve"> 20.95</w:delText>
              </w:r>
            </w:del>
          </w:p>
        </w:tc>
        <w:tc>
          <w:tcPr>
            <w:tcW w:w="1400" w:type="dxa"/>
          </w:tcPr>
          <w:p w14:paraId="46312BDC" w14:textId="77777777" w:rsidR="00870A86" w:rsidRPr="00A9610D" w:rsidRDefault="003C2E47" w:rsidP="00B9273B">
            <w:pPr>
              <w:pStyle w:val="Default"/>
              <w:spacing w:line="360" w:lineRule="auto"/>
              <w:rPr>
                <w:del w:id="483" w:author="J LYONS" w:date="2026-09-25T20:06:00Z" w16du:dateUtc="2026-09-26T00:06:00Z"/>
                <w:rFonts w:ascii="Times New Roman" w:hAnsi="Times New Roman" w:cs="Times New Roman"/>
                <w:sz w:val="28"/>
                <w:szCs w:val="28"/>
              </w:rPr>
            </w:pPr>
            <w:del w:id="484" w:author="J LYONS" w:date="2026-09-25T20:06:00Z" w16du:dateUtc="2026-09-26T00:06:00Z">
              <w:r w:rsidRPr="00A9610D">
                <w:rPr>
                  <w:rFonts w:ascii="Times New Roman" w:hAnsi="Times New Roman" w:cs="Times New Roman"/>
                  <w:sz w:val="28"/>
                  <w:szCs w:val="28"/>
                </w:rPr>
                <w:delText xml:space="preserve"> 20.95</w:delText>
              </w:r>
            </w:del>
          </w:p>
        </w:tc>
      </w:tr>
      <w:tr w:rsidR="00870A86" w:rsidRPr="00A9610D" w14:paraId="013E1871" w14:textId="77777777" w:rsidTr="00B927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del w:id="485" w:author="J LYONS" w:date="2026-09-25T20:06:00Z" w16du:dateUtc="2026-09-26T00:06:00Z"/>
        </w:trPr>
        <w:tc>
          <w:tcPr>
            <w:tcW w:w="5508" w:type="dxa"/>
          </w:tcPr>
          <w:p w14:paraId="4781EB40" w14:textId="77777777" w:rsidR="00870A86" w:rsidRPr="00A9610D" w:rsidRDefault="00870A86" w:rsidP="00B9273B">
            <w:pPr>
              <w:pStyle w:val="Default"/>
              <w:spacing w:line="360" w:lineRule="auto"/>
              <w:rPr>
                <w:del w:id="486" w:author="J LYONS" w:date="2026-09-25T20:06:00Z" w16du:dateUtc="2026-09-26T00:06:00Z"/>
                <w:rFonts w:ascii="Times New Roman" w:hAnsi="Times New Roman" w:cs="Times New Roman"/>
                <w:sz w:val="28"/>
                <w:szCs w:val="28"/>
              </w:rPr>
            </w:pPr>
            <w:del w:id="487" w:author="J LYONS" w:date="2026-09-25T20:06:00Z" w16du:dateUtc="2026-09-26T00:06:00Z">
              <w:r w:rsidRPr="00A9610D">
                <w:rPr>
                  <w:rFonts w:ascii="Times New Roman" w:hAnsi="Times New Roman" w:cs="Times New Roman"/>
                  <w:sz w:val="28"/>
                  <w:szCs w:val="28"/>
                </w:rPr>
                <w:delText>Sub-total for meals</w:delText>
              </w:r>
            </w:del>
          </w:p>
        </w:tc>
        <w:tc>
          <w:tcPr>
            <w:tcW w:w="1620" w:type="dxa"/>
          </w:tcPr>
          <w:p w14:paraId="5E2ADC13" w14:textId="77777777" w:rsidR="00870A86" w:rsidRPr="00A9610D" w:rsidRDefault="003C2E47" w:rsidP="00B9273B">
            <w:pPr>
              <w:pStyle w:val="Default"/>
              <w:spacing w:line="360" w:lineRule="auto"/>
              <w:rPr>
                <w:del w:id="488" w:author="J LYONS" w:date="2026-09-25T20:06:00Z" w16du:dateUtc="2026-09-26T00:06:00Z"/>
                <w:rFonts w:ascii="Times New Roman" w:hAnsi="Times New Roman" w:cs="Times New Roman"/>
                <w:sz w:val="28"/>
                <w:szCs w:val="28"/>
              </w:rPr>
            </w:pPr>
            <w:del w:id="489" w:author="J LYONS" w:date="2026-09-25T20:06:00Z" w16du:dateUtc="2026-09-26T00:06:00Z">
              <w:r w:rsidRPr="00A9610D">
                <w:rPr>
                  <w:rFonts w:ascii="Times New Roman" w:hAnsi="Times New Roman" w:cs="Times New Roman"/>
                  <w:sz w:val="28"/>
                  <w:szCs w:val="28"/>
                </w:rPr>
                <w:delText xml:space="preserve"> 50.65</w:delText>
              </w:r>
            </w:del>
          </w:p>
        </w:tc>
        <w:tc>
          <w:tcPr>
            <w:tcW w:w="1400" w:type="dxa"/>
          </w:tcPr>
          <w:p w14:paraId="2D49BF56" w14:textId="77777777" w:rsidR="00870A86" w:rsidRPr="00A9610D" w:rsidRDefault="003C2E47" w:rsidP="00B9273B">
            <w:pPr>
              <w:pStyle w:val="Default"/>
              <w:spacing w:line="360" w:lineRule="auto"/>
              <w:rPr>
                <w:del w:id="490" w:author="J LYONS" w:date="2026-09-25T20:06:00Z" w16du:dateUtc="2026-09-26T00:06:00Z"/>
                <w:rFonts w:ascii="Times New Roman" w:hAnsi="Times New Roman" w:cs="Times New Roman"/>
                <w:sz w:val="28"/>
                <w:szCs w:val="28"/>
              </w:rPr>
            </w:pPr>
            <w:del w:id="491" w:author="J LYONS" w:date="2026-09-25T20:06:00Z" w16du:dateUtc="2026-09-26T00:06:00Z">
              <w:r w:rsidRPr="00A9610D">
                <w:rPr>
                  <w:rFonts w:ascii="Times New Roman" w:hAnsi="Times New Roman" w:cs="Times New Roman"/>
                  <w:sz w:val="28"/>
                  <w:szCs w:val="28"/>
                </w:rPr>
                <w:delText xml:space="preserve"> 50.65</w:delText>
              </w:r>
            </w:del>
          </w:p>
        </w:tc>
      </w:tr>
      <w:tr w:rsidR="00870A86" w:rsidRPr="00A9610D" w14:paraId="05B6EF6C" w14:textId="77777777" w:rsidTr="00B927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del w:id="492" w:author="J LYONS" w:date="2026-09-25T20:06:00Z" w16du:dateUtc="2026-09-26T00:06:00Z"/>
        </w:trPr>
        <w:tc>
          <w:tcPr>
            <w:tcW w:w="5508" w:type="dxa"/>
          </w:tcPr>
          <w:p w14:paraId="463C647E" w14:textId="77777777" w:rsidR="00870A86" w:rsidRPr="00A9610D" w:rsidRDefault="00870A86" w:rsidP="00B9273B">
            <w:pPr>
              <w:pStyle w:val="Default"/>
              <w:spacing w:line="360" w:lineRule="auto"/>
              <w:rPr>
                <w:del w:id="493" w:author="J LYONS" w:date="2026-09-25T20:06:00Z" w16du:dateUtc="2026-09-26T00:06:00Z"/>
                <w:rFonts w:ascii="Times New Roman" w:hAnsi="Times New Roman" w:cs="Times New Roman"/>
                <w:sz w:val="28"/>
                <w:szCs w:val="28"/>
              </w:rPr>
            </w:pPr>
            <w:del w:id="494" w:author="J LYONS" w:date="2026-09-25T20:06:00Z" w16du:dateUtc="2026-09-26T00:06:00Z">
              <w:r w:rsidRPr="00A9610D">
                <w:rPr>
                  <w:rFonts w:ascii="Times New Roman" w:hAnsi="Times New Roman" w:cs="Times New Roman"/>
                  <w:sz w:val="28"/>
                  <w:szCs w:val="28"/>
                </w:rPr>
                <w:delText>Total maximum rate (absence of 24 hours)</w:delText>
              </w:r>
            </w:del>
          </w:p>
        </w:tc>
        <w:tc>
          <w:tcPr>
            <w:tcW w:w="1620" w:type="dxa"/>
          </w:tcPr>
          <w:p w14:paraId="15E80D85" w14:textId="77777777" w:rsidR="00870A86" w:rsidRPr="00A9610D" w:rsidRDefault="003C2E47" w:rsidP="00B9273B">
            <w:pPr>
              <w:pStyle w:val="Default"/>
              <w:spacing w:line="360" w:lineRule="auto"/>
              <w:rPr>
                <w:del w:id="495" w:author="J LYONS" w:date="2026-09-25T20:06:00Z" w16du:dateUtc="2026-09-26T00:06:00Z"/>
                <w:rFonts w:ascii="Times New Roman" w:hAnsi="Times New Roman" w:cs="Times New Roman"/>
                <w:sz w:val="28"/>
                <w:szCs w:val="28"/>
              </w:rPr>
            </w:pPr>
            <w:del w:id="496" w:author="J LYONS" w:date="2026-09-25T20:06:00Z" w16du:dateUtc="2026-09-26T00:06:00Z">
              <w:r w:rsidRPr="00A9610D">
                <w:rPr>
                  <w:rFonts w:ascii="Times New Roman" w:hAnsi="Times New Roman" w:cs="Times New Roman"/>
                  <w:sz w:val="28"/>
                  <w:szCs w:val="28"/>
                </w:rPr>
                <w:delText>151.35</w:delText>
              </w:r>
            </w:del>
          </w:p>
        </w:tc>
        <w:tc>
          <w:tcPr>
            <w:tcW w:w="1400" w:type="dxa"/>
          </w:tcPr>
          <w:p w14:paraId="025B5ACC" w14:textId="77777777" w:rsidR="00870A86" w:rsidRPr="00A9610D" w:rsidRDefault="003C2E47" w:rsidP="00B9273B">
            <w:pPr>
              <w:pStyle w:val="Default"/>
              <w:spacing w:line="360" w:lineRule="auto"/>
              <w:rPr>
                <w:del w:id="497" w:author="J LYONS" w:date="2026-09-25T20:06:00Z" w16du:dateUtc="2026-09-26T00:06:00Z"/>
                <w:rFonts w:ascii="Times New Roman" w:hAnsi="Times New Roman" w:cs="Times New Roman"/>
                <w:sz w:val="28"/>
                <w:szCs w:val="28"/>
              </w:rPr>
            </w:pPr>
            <w:del w:id="498" w:author="J LYONS" w:date="2026-09-25T20:06:00Z" w16du:dateUtc="2026-09-26T00:06:00Z">
              <w:r w:rsidRPr="00A9610D">
                <w:rPr>
                  <w:rFonts w:ascii="Times New Roman" w:hAnsi="Times New Roman" w:cs="Times New Roman"/>
                  <w:sz w:val="28"/>
                  <w:szCs w:val="28"/>
                </w:rPr>
                <w:delText>173.10</w:delText>
              </w:r>
            </w:del>
          </w:p>
        </w:tc>
      </w:tr>
    </w:tbl>
    <w:p w14:paraId="560BB543" w14:textId="77777777" w:rsidR="00396EA5" w:rsidRDefault="00396EA5" w:rsidP="00870A86">
      <w:pPr>
        <w:pStyle w:val="Default"/>
        <w:spacing w:line="360" w:lineRule="auto"/>
        <w:rPr>
          <w:del w:id="499" w:author="J LYONS" w:date="2026-09-25T20:06:00Z" w16du:dateUtc="2026-09-26T00:06:00Z"/>
          <w:rFonts w:ascii="Times New Roman" w:hAnsi="Times New Roman" w:cs="Times New Roman"/>
          <w:sz w:val="28"/>
          <w:szCs w:val="28"/>
        </w:rPr>
      </w:pPr>
    </w:p>
    <w:bookmarkEnd w:id="117"/>
    <w:bookmarkEnd w:id="118"/>
    <w:p w14:paraId="1A35B091" w14:textId="77777777" w:rsidR="00D22638" w:rsidRDefault="00D22638" w:rsidP="00D22638">
      <w:pPr>
        <w:spacing w:line="360" w:lineRule="auto"/>
        <w:jc w:val="both"/>
        <w:rPr>
          <w:del w:id="500" w:author="J LYONS" w:date="2026-09-25T20:06:00Z" w16du:dateUtc="2026-09-26T00:06:00Z"/>
          <w:color w:val="000000"/>
          <w:sz w:val="28"/>
          <w:szCs w:val="28"/>
          <w:lang w:eastAsia="en-GB"/>
        </w:rPr>
      </w:pPr>
    </w:p>
    <w:p w14:paraId="44EE2F3F" w14:textId="77777777" w:rsidR="00AC1677" w:rsidRDefault="00185AA5" w:rsidP="00AC1677">
      <w:pPr>
        <w:spacing w:after="240"/>
        <w:jc w:val="both"/>
        <w:rPr>
          <w:ins w:id="501" w:author="J LYONS" w:date="2026-09-25T20:06:00Z" w16du:dateUtc="2026-09-26T00:06:00Z"/>
          <w:rFonts w:cs="Arial"/>
          <w:b/>
        </w:rPr>
      </w:pPr>
      <w:moveFromRangeStart w:id="502" w:author="J LYONS" w:date="2026-09-25T20:06:00Z" w:name="move241259180"/>
      <w:moveFrom w:id="503" w:author="J LYONS" w:date="2026-09-25T20:06:00Z" w16du:dateUtc="2026-09-26T00:06:00Z">
        <w:r>
          <w:rPr>
            <w:rPrChange w:id="504" w:author="J LYONS" w:date="2026-09-25T20:06:00Z" w16du:dateUtc="2026-09-26T00:06:00Z">
              <w:rPr>
                <w:b/>
                <w:bCs/>
                <w:sz w:val="28"/>
                <w:szCs w:val="28"/>
                <w:u w:val="single"/>
              </w:rPr>
            </w:rPrChange>
          </w:rPr>
          <w:t>General</w:t>
        </w:r>
      </w:moveFrom>
      <w:moveFromRangeEnd w:id="502"/>
      <w:ins w:id="505" w:author="J LYONS" w:date="2026-09-25T20:06:00Z" w16du:dateUtc="2026-09-26T00:06:00Z">
        <w:r w:rsidR="00AC1677">
          <w:rPr>
            <w:rFonts w:cs="Arial"/>
            <w:b/>
          </w:rPr>
          <w:t>CONSENT</w:t>
        </w:r>
      </w:ins>
    </w:p>
    <w:p w14:paraId="00976765" w14:textId="77777777" w:rsidR="00AC1677" w:rsidRDefault="00AC1677" w:rsidP="00AC1677">
      <w:pPr>
        <w:spacing w:after="240"/>
        <w:jc w:val="both"/>
        <w:rPr>
          <w:ins w:id="506" w:author="J LYONS" w:date="2026-09-25T20:06:00Z" w16du:dateUtc="2026-09-26T00:06:00Z"/>
          <w:rFonts w:cs="Times New Roman"/>
          <w:szCs w:val="24"/>
        </w:rPr>
      </w:pPr>
      <w:ins w:id="507" w:author="J LYONS" w:date="2026-09-25T20:06:00Z" w16du:dateUtc="2026-09-26T00:06:00Z">
        <w:r>
          <w:t xml:space="preserve">Whilst the majority of the personal data provided to the school is required for us to comply with our legal obligations, some </w:t>
        </w:r>
        <w:bookmarkStart w:id="508" w:name="_BPDCI_54"/>
        <w:r>
          <w:t xml:space="preserve">of that information </w:t>
        </w:r>
        <w:bookmarkEnd w:id="508"/>
        <w:r>
          <w:t>is provided on a voluntary basis through parental consent (namely, a parent’s</w:t>
        </w:r>
        <w:bookmarkStart w:id="509" w:name="_BPDCD_55"/>
        <w:r>
          <w:t xml:space="preserve">/carer’s/legal guardian’s </w:t>
        </w:r>
        <w:bookmarkEnd w:id="509"/>
        <w:r>
          <w:t>express agreement)</w:t>
        </w:r>
        <w:bookmarkStart w:id="510" w:name="_BPDCD_56"/>
        <w:bookmarkStart w:id="511" w:name="_BPDCI_57"/>
        <w:bookmarkEnd w:id="510"/>
        <w:r>
          <w:t>.  A pupil aged 13 or over is considered capable of giving consent themselves and will not require express agreement from a parent/carer/legal guardian.</w:t>
        </w:r>
        <w:bookmarkEnd w:id="511"/>
        <w:r w:rsidR="008A53F8">
          <w:t xml:space="preserve"> </w:t>
        </w:r>
        <w:r w:rsidR="008A53F8" w:rsidRPr="00F86B7F">
          <w:t>However, if a child is not considered capable of giving consent themselves for example, due to an identified special educational need, an adult with parental responsibility may exercise the child’s data protection rights on their behalf.</w:t>
        </w:r>
      </w:ins>
    </w:p>
    <w:p w14:paraId="4B66498F" w14:textId="77777777" w:rsidR="00AC1677" w:rsidRDefault="00AC1677" w:rsidP="00AC1677">
      <w:pPr>
        <w:spacing w:after="240"/>
        <w:jc w:val="both"/>
        <w:rPr>
          <w:ins w:id="512" w:author="J LYONS" w:date="2026-09-25T20:06:00Z" w16du:dateUtc="2026-09-26T00:06:00Z"/>
        </w:rPr>
      </w:pPr>
      <w:bookmarkStart w:id="513" w:name="_BPDCI_59"/>
      <w:ins w:id="514" w:author="J LYONS" w:date="2026-09-25T20:06:00Z" w16du:dateUtc="2026-09-26T00:06:00Z">
        <w:r>
          <w:t xml:space="preserve">Where </w:t>
        </w:r>
        <w:bookmarkStart w:id="515" w:name="_BPDCI_60"/>
        <w:bookmarkEnd w:id="513"/>
        <w:r>
          <w:t xml:space="preserve">we need consent, </w:t>
        </w:r>
        <w:bookmarkEnd w:id="515"/>
        <w:r>
          <w:t xml:space="preserve">the school will provide the person with parental responsibility for a pupil </w:t>
        </w:r>
        <w:bookmarkStart w:id="516" w:name="_BPDCI_61"/>
        <w:r>
          <w:t xml:space="preserve">or, </w:t>
        </w:r>
        <w:bookmarkEnd w:id="516"/>
        <w:r>
          <w:t xml:space="preserve">with a specific and clear notice </w:t>
        </w:r>
        <w:bookmarkStart w:id="517" w:name="_BPDCD_62"/>
        <w:r>
          <w:t xml:space="preserve">which explains </w:t>
        </w:r>
        <w:bookmarkEnd w:id="517"/>
        <w:r>
          <w:t xml:space="preserve">the reasons why the data is being collected and how the data will be used.  You should be aware if you do not consent to our collection of this type of data, this will not </w:t>
        </w:r>
        <w:bookmarkStart w:id="518" w:name="_BPDCD_63"/>
        <w:r>
          <w:t xml:space="preserve">affect the standard of education we deliver </w:t>
        </w:r>
        <w:bookmarkEnd w:id="518"/>
        <w:r>
          <w:t xml:space="preserve">to the pupil. </w:t>
        </w:r>
      </w:ins>
    </w:p>
    <w:p w14:paraId="2E20D1D0" w14:textId="77777777" w:rsidR="00AC1677" w:rsidRDefault="00AC1677" w:rsidP="00AC1677">
      <w:pPr>
        <w:spacing w:after="240"/>
        <w:jc w:val="both"/>
        <w:rPr>
          <w:ins w:id="519" w:author="J LYONS" w:date="2026-09-25T20:06:00Z" w16du:dateUtc="2026-09-26T00:06:00Z"/>
        </w:rPr>
      </w:pPr>
      <w:bookmarkStart w:id="520" w:name="_BPDCI_64"/>
      <w:ins w:id="521" w:author="J LYONS" w:date="2026-09-25T20:06:00Z" w16du:dateUtc="2026-09-26T00:06:00Z">
        <w:r>
          <w:t xml:space="preserve">If we ask for your consent to use personal information, you can take </w:t>
        </w:r>
        <w:r w:rsidR="00DE6353">
          <w:t xml:space="preserve">back this consent at any time. </w:t>
        </w:r>
        <w:r>
          <w:t>Please contact the school if you would like to withdraw any consent you have given.</w:t>
        </w:r>
        <w:bookmarkEnd w:id="520"/>
      </w:ins>
    </w:p>
    <w:p w14:paraId="3C1DD5DB" w14:textId="77777777" w:rsidR="00AC1677" w:rsidRDefault="00AC1677" w:rsidP="00AC1677">
      <w:pPr>
        <w:spacing w:after="240"/>
        <w:jc w:val="both"/>
        <w:rPr>
          <w:ins w:id="522" w:author="J LYONS" w:date="2026-09-25T20:06:00Z" w16du:dateUtc="2026-09-26T00:06:00Z"/>
        </w:rPr>
      </w:pPr>
      <w:bookmarkStart w:id="523" w:name="_BPDCI_65"/>
      <w:ins w:id="524" w:author="J LYONS" w:date="2026-09-25T20:06:00Z" w16du:dateUtc="2026-09-26T00:06:00Z">
        <w:r>
          <w:t xml:space="preserve">Please be aware that we do not need to obtain parental consent if personal data is to be processed for the purposes of obtaining counselling services for the child. </w:t>
        </w:r>
        <w:bookmarkEnd w:id="523"/>
      </w:ins>
    </w:p>
    <w:p w14:paraId="5FA1FC5D" w14:textId="77777777" w:rsidR="00AC1677" w:rsidRDefault="00AC1677" w:rsidP="00AC1677">
      <w:pPr>
        <w:spacing w:after="240"/>
        <w:jc w:val="both"/>
        <w:rPr>
          <w:ins w:id="525" w:author="J LYONS" w:date="2026-09-25T20:06:00Z" w16du:dateUtc="2026-09-26T00:06:00Z"/>
          <w:b/>
        </w:rPr>
      </w:pPr>
      <w:ins w:id="526" w:author="J LYONS" w:date="2026-09-25T20:06:00Z" w16du:dateUtc="2026-09-26T00:06:00Z">
        <w:r>
          <w:rPr>
            <w:b/>
          </w:rPr>
          <w:t xml:space="preserve">HOW LONG IS </w:t>
        </w:r>
        <w:r w:rsidR="009B5272">
          <w:rPr>
            <w:b/>
          </w:rPr>
          <w:t>THE INFORMATION</w:t>
        </w:r>
        <w:r>
          <w:rPr>
            <w:b/>
          </w:rPr>
          <w:t xml:space="preserve"> STORED FOR? </w:t>
        </w:r>
      </w:ins>
    </w:p>
    <w:p w14:paraId="645B5266" w14:textId="77777777" w:rsidR="00AC1677" w:rsidRDefault="00AC1677" w:rsidP="00AC1677">
      <w:pPr>
        <w:spacing w:after="240"/>
        <w:jc w:val="both"/>
        <w:rPr>
          <w:ins w:id="527" w:author="J LYONS" w:date="2026-09-25T20:06:00Z" w16du:dateUtc="2026-09-26T00:06:00Z"/>
        </w:rPr>
      </w:pPr>
      <w:ins w:id="528" w:author="J LYONS" w:date="2026-09-25T20:06:00Z" w16du:dateUtc="2026-09-26T00:06:00Z">
        <w:r>
          <w:t xml:space="preserve">We will only </w:t>
        </w:r>
        <w:bookmarkStart w:id="529" w:name="_BPDCD_67"/>
        <w:r>
          <w:t xml:space="preserve">keep </w:t>
        </w:r>
        <w:bookmarkEnd w:id="529"/>
        <w:r>
          <w:t>personal information for as long as necessary to fulfil the purposes we collected it (for example, to educate and look after pupils) and including for the purposes of satisfying any legal, accounting, or reporting requirements.</w:t>
        </w:r>
      </w:ins>
    </w:p>
    <w:p w14:paraId="1E75125C" w14:textId="77777777" w:rsidR="00AC1677" w:rsidRDefault="00AC1677" w:rsidP="00AC1677">
      <w:pPr>
        <w:spacing w:after="240"/>
        <w:jc w:val="both"/>
        <w:rPr>
          <w:ins w:id="530" w:author="J LYONS" w:date="2026-09-25T20:06:00Z" w16du:dateUtc="2026-09-26T00:06:00Z"/>
        </w:rPr>
      </w:pPr>
      <w:ins w:id="531" w:author="J LYONS" w:date="2026-09-25T20:06:00Z" w16du:dateUtc="2026-09-26T00:06:00Z">
        <w:r>
          <w:t xml:space="preserve">We do not store personal data </w:t>
        </w:r>
        <w:bookmarkStart w:id="532" w:name="_BPDCD_68"/>
        <w:r>
          <w:t>forever</w:t>
        </w:r>
        <w:bookmarkEnd w:id="532"/>
        <w:r>
          <w:t xml:space="preserve">; we only hold pupil and family data for </w:t>
        </w:r>
        <w:bookmarkStart w:id="533" w:name="_BPDCD_69"/>
        <w:r>
          <w:t>as long as we are legally able to do so</w:t>
        </w:r>
        <w:bookmarkEnd w:id="533"/>
        <w:r>
          <w:t xml:space="preserve">. </w:t>
        </w:r>
        <w:bookmarkStart w:id="534" w:name="_BPDCI_70"/>
        <w:r>
          <w:t>However, sometimes we will keep personal information for historical reasons (e.g. year group or sports team photographs) but you will always have a right to ask for it to be destroyed.</w:t>
        </w:r>
      </w:ins>
    </w:p>
    <w:p w14:paraId="0C4E1E34" w14:textId="77777777" w:rsidR="00AC1677" w:rsidRDefault="00AC1677" w:rsidP="00AC1677">
      <w:pPr>
        <w:spacing w:after="240"/>
        <w:rPr>
          <w:ins w:id="535" w:author="J LYONS" w:date="2026-09-25T20:06:00Z" w16du:dateUtc="2026-09-26T00:06:00Z"/>
        </w:rPr>
      </w:pPr>
      <w:ins w:id="536" w:author="J LYONS" w:date="2026-09-25T20:06:00Z" w16du:dateUtc="2026-09-26T00:06:00Z">
        <w:r>
          <w:t>This is a link to the Department of Education Document Retention and Disposal Policy which can be found at</w:t>
        </w:r>
        <w:r>
          <w:fldChar w:fldCharType="begin"/>
        </w:r>
        <w:r>
          <w:instrText>HYPERLINK "%20https://www.education-ni.gov.uk/publications/disposal-records-schedule"</w:instrText>
        </w:r>
        <w:r>
          <w:fldChar w:fldCharType="separate"/>
        </w:r>
        <w:r w:rsidRPr="00BD24C0">
          <w:rPr>
            <w:rStyle w:val="Hyperlink"/>
            <w:rFonts w:eastAsia="Times New Roman"/>
          </w:rPr>
          <w:t xml:space="preserve"> https://www.education-ni.gov.uk/publications/disposal-records-schedule</w:t>
        </w:r>
        <w:r>
          <w:fldChar w:fldCharType="end"/>
        </w:r>
        <w:r>
          <w:t>.</w:t>
        </w:r>
        <w:bookmarkEnd w:id="534"/>
        <w:r>
          <w:t>This will give you more information about how long we keep personal information.</w:t>
        </w:r>
      </w:ins>
    </w:p>
    <w:p w14:paraId="2BE96F02" w14:textId="77777777" w:rsidR="00AC1677" w:rsidRDefault="00AC1677" w:rsidP="00AC1677">
      <w:pPr>
        <w:jc w:val="both"/>
        <w:rPr>
          <w:ins w:id="537" w:author="J LYONS" w:date="2026-09-25T20:06:00Z" w16du:dateUtc="2026-09-26T00:06:00Z"/>
        </w:rPr>
      </w:pPr>
      <w:ins w:id="538" w:author="J LYONS" w:date="2026-09-25T20:06:00Z" w16du:dateUtc="2026-09-26T00:06:00Z">
        <w:r>
          <w:t>In determining the appropriate retention period for personal information, we consider the amount, nature, and sensitivity of the personal data, the potential risk of harm from unauthorised use or disclosure of your personal data, the purposes for which we process your personal data and whether we can achieve those purposes through other means, and the applicable legal requirements.</w:t>
        </w:r>
      </w:ins>
    </w:p>
    <w:p w14:paraId="35546975" w14:textId="77777777" w:rsidR="00AC1677" w:rsidRDefault="00AC1677" w:rsidP="00AC1677">
      <w:pPr>
        <w:jc w:val="both"/>
        <w:rPr>
          <w:ins w:id="539" w:author="J LYONS" w:date="2026-09-25T20:06:00Z" w16du:dateUtc="2026-09-26T00:06:00Z"/>
        </w:rPr>
      </w:pPr>
      <w:ins w:id="540" w:author="J LYONS" w:date="2026-09-25T20:06:00Z" w16du:dateUtc="2026-09-26T00:06:00Z">
        <w:r>
          <w:t>In some circumstances we may anonymise your personal information so that it can no longer be associated with you, in which case we may use such information without further notice to you.</w:t>
        </w:r>
      </w:ins>
    </w:p>
    <w:p w14:paraId="025E7D28" w14:textId="77777777" w:rsidR="00AC1677" w:rsidRDefault="00AC1677" w:rsidP="00AC1677">
      <w:pPr>
        <w:rPr>
          <w:ins w:id="541" w:author="J LYONS" w:date="2026-09-25T20:06:00Z" w16du:dateUtc="2026-09-26T00:06:00Z"/>
          <w:b/>
        </w:rPr>
      </w:pPr>
      <w:ins w:id="542" w:author="J LYONS" w:date="2026-09-25T20:06:00Z" w16du:dateUtc="2026-09-26T00:06:00Z">
        <w:r>
          <w:rPr>
            <w:b/>
          </w:rPr>
          <w:t>DATA SECURITY</w:t>
        </w:r>
      </w:ins>
    </w:p>
    <w:p w14:paraId="7DF41E3A" w14:textId="77777777" w:rsidR="00AC1677" w:rsidRDefault="00AC1677" w:rsidP="00AC1677">
      <w:pPr>
        <w:jc w:val="both"/>
        <w:rPr>
          <w:ins w:id="543" w:author="J LYONS" w:date="2026-09-25T20:06:00Z" w16du:dateUtc="2026-09-26T00:06:00Z"/>
        </w:rPr>
      </w:pPr>
      <w:ins w:id="544" w:author="J LYONS" w:date="2026-09-25T20:06:00Z" w16du:dateUtc="2026-09-26T00:06:00Z">
        <w:r>
          <w:t xml:space="preserve">We have put in place appropriate security measures to prevent personal information from being accidentally lost, used or accessed in an unauthorised way, altered or disclosed. In addition, we limit access to your personal information to those employees, agents, contractors and other third parties who have a need to know. They will only process personal information on our instructions and they are subject to a duty of confidentiality. </w:t>
        </w:r>
      </w:ins>
    </w:p>
    <w:p w14:paraId="193887D8" w14:textId="77777777" w:rsidR="00AC1677" w:rsidRDefault="00AC1677" w:rsidP="00AC1677">
      <w:pPr>
        <w:jc w:val="both"/>
        <w:rPr>
          <w:ins w:id="545" w:author="J LYONS" w:date="2026-09-25T20:06:00Z" w16du:dateUtc="2026-09-26T00:06:00Z"/>
        </w:rPr>
      </w:pPr>
      <w:ins w:id="546" w:author="J LYONS" w:date="2026-09-25T20:06:00Z" w16du:dateUtc="2026-09-26T00:06:00Z">
        <w:r>
          <w:t xml:space="preserve">We have put in place procedures to deal with any suspected data security breach and will notify you and any applicable regulator </w:t>
        </w:r>
        <w:bookmarkStart w:id="547" w:name="_BPDCI_72"/>
        <w:r>
          <w:t xml:space="preserve">(currently the Information Commissioner’s Office) </w:t>
        </w:r>
        <w:bookmarkEnd w:id="547"/>
        <w:r>
          <w:t>of a suspected breach where we are legally required to do so.</w:t>
        </w:r>
      </w:ins>
    </w:p>
    <w:p w14:paraId="28C01BBF" w14:textId="77777777" w:rsidR="00AC1677" w:rsidRPr="00DE6353" w:rsidRDefault="00AC1677" w:rsidP="00DE6353">
      <w:pPr>
        <w:pStyle w:val="Heading2"/>
        <w:rPr>
          <w:ins w:id="548" w:author="J LYONS" w:date="2026-09-25T20:06:00Z" w16du:dateUtc="2026-09-26T00:06:00Z"/>
          <w:rFonts w:cs="Arial"/>
          <w:color w:val="auto"/>
          <w:sz w:val="22"/>
          <w:szCs w:val="22"/>
        </w:rPr>
      </w:pPr>
      <w:ins w:id="549" w:author="J LYONS" w:date="2026-09-25T20:06:00Z" w16du:dateUtc="2026-09-26T00:06:00Z">
        <w:r>
          <w:rPr>
            <w:rFonts w:cs="Arial"/>
            <w:color w:val="auto"/>
            <w:sz w:val="22"/>
            <w:szCs w:val="22"/>
          </w:rPr>
          <w:t>WHO WE SHARE PUPIL INFORMATION WITH</w:t>
        </w:r>
      </w:ins>
    </w:p>
    <w:p w14:paraId="6CF543A7" w14:textId="77777777" w:rsidR="00AC1677" w:rsidRDefault="00AC1677" w:rsidP="00AC1677">
      <w:pPr>
        <w:overflowPunct w:val="0"/>
        <w:autoSpaceDE w:val="0"/>
        <w:autoSpaceDN w:val="0"/>
        <w:jc w:val="both"/>
        <w:textAlignment w:val="baseline"/>
        <w:rPr>
          <w:ins w:id="550" w:author="J LYONS" w:date="2026-09-25T20:06:00Z" w16du:dateUtc="2026-09-26T00:06:00Z"/>
          <w:rFonts w:cs="Arial"/>
        </w:rPr>
      </w:pPr>
      <w:ins w:id="551" w:author="J LYONS" w:date="2026-09-25T20:06:00Z" w16du:dateUtc="2026-09-26T00:06:00Z">
        <w:r>
          <w:rPr>
            <w:rFonts w:cs="Arial"/>
          </w:rPr>
          <w:t>We</w:t>
        </w:r>
        <w:r>
          <w:t xml:space="preserve"> </w:t>
        </w:r>
        <w:r>
          <w:rPr>
            <w:rFonts w:cs="Arial"/>
          </w:rPr>
          <w:t>may have to share pupil and their family’s data with third parties, including third-party service providers and other bodies such as:</w:t>
        </w:r>
      </w:ins>
    </w:p>
    <w:p w14:paraId="183152A2" w14:textId="77777777" w:rsidR="00AC1677" w:rsidRDefault="00AC1677" w:rsidP="00AC1677">
      <w:pPr>
        <w:pStyle w:val="ListParagraph"/>
        <w:numPr>
          <w:ilvl w:val="0"/>
          <w:numId w:val="54"/>
        </w:numPr>
        <w:jc w:val="both"/>
        <w:rPr>
          <w:ins w:id="552" w:author="J LYONS" w:date="2026-09-25T20:06:00Z" w16du:dateUtc="2026-09-26T00:06:00Z"/>
          <w:rFonts w:cs="Arial"/>
          <w:sz w:val="22"/>
          <w:szCs w:val="22"/>
        </w:rPr>
      </w:pPr>
      <w:ins w:id="553" w:author="J LYONS" w:date="2026-09-25T20:06:00Z" w16du:dateUtc="2026-09-26T00:06:00Z">
        <w:r>
          <w:rPr>
            <w:rFonts w:cs="Arial"/>
            <w:sz w:val="22"/>
            <w:szCs w:val="22"/>
          </w:rPr>
          <w:t>the new school/s that the pupil attends after leaving us</w:t>
        </w:r>
      </w:ins>
    </w:p>
    <w:p w14:paraId="373BD929" w14:textId="77777777" w:rsidR="00AC1677" w:rsidRDefault="00AC1677" w:rsidP="00AC1677">
      <w:pPr>
        <w:pStyle w:val="ListParagraph"/>
        <w:numPr>
          <w:ilvl w:val="0"/>
          <w:numId w:val="54"/>
        </w:numPr>
        <w:jc w:val="both"/>
        <w:rPr>
          <w:ins w:id="554" w:author="J LYONS" w:date="2026-09-25T20:06:00Z" w16du:dateUtc="2026-09-26T00:06:00Z"/>
          <w:rFonts w:cs="Arial"/>
          <w:sz w:val="22"/>
          <w:szCs w:val="22"/>
        </w:rPr>
      </w:pPr>
      <w:ins w:id="555" w:author="J LYONS" w:date="2026-09-25T20:06:00Z" w16du:dateUtc="2026-09-26T00:06:00Z">
        <w:r>
          <w:rPr>
            <w:rFonts w:cs="Arial"/>
            <w:sz w:val="22"/>
            <w:szCs w:val="22"/>
          </w:rPr>
          <w:t xml:space="preserve">the Department of Education </w:t>
        </w:r>
      </w:ins>
    </w:p>
    <w:p w14:paraId="0E06B83D" w14:textId="77777777" w:rsidR="00AC1677" w:rsidRDefault="00AC1677" w:rsidP="00AC1677">
      <w:pPr>
        <w:pStyle w:val="ListParagraph"/>
        <w:numPr>
          <w:ilvl w:val="0"/>
          <w:numId w:val="54"/>
        </w:numPr>
        <w:jc w:val="both"/>
        <w:rPr>
          <w:ins w:id="556" w:author="J LYONS" w:date="2026-09-25T20:06:00Z" w16du:dateUtc="2026-09-26T00:06:00Z"/>
          <w:rFonts w:cs="Arial"/>
          <w:sz w:val="22"/>
          <w:szCs w:val="22"/>
        </w:rPr>
      </w:pPr>
      <w:ins w:id="557" w:author="J LYONS" w:date="2026-09-25T20:06:00Z" w16du:dateUtc="2026-09-26T00:06:00Z">
        <w:r>
          <w:rPr>
            <w:rFonts w:cs="Arial"/>
            <w:sz w:val="22"/>
            <w:szCs w:val="22"/>
          </w:rPr>
          <w:t xml:space="preserve">the Education Authority </w:t>
        </w:r>
        <w:bookmarkStart w:id="558" w:name="_BPDCI_75"/>
        <w:r>
          <w:rPr>
            <w:rFonts w:cs="Arial"/>
            <w:sz w:val="22"/>
            <w:szCs w:val="22"/>
          </w:rPr>
          <w:t xml:space="preserve">for </w:t>
        </w:r>
        <w:bookmarkEnd w:id="558"/>
        <w:r>
          <w:rPr>
            <w:rFonts w:cs="Arial"/>
            <w:sz w:val="22"/>
            <w:szCs w:val="22"/>
          </w:rPr>
          <w:t>Northern Ireland</w:t>
        </w:r>
      </w:ins>
    </w:p>
    <w:p w14:paraId="18C365B9" w14:textId="77777777" w:rsidR="00383F5C" w:rsidRPr="00D22638" w:rsidRDefault="00AC1677" w:rsidP="00D22638">
      <w:pPr>
        <w:pStyle w:val="ListParagraph"/>
        <w:numPr>
          <w:ilvl w:val="0"/>
          <w:numId w:val="42"/>
        </w:numPr>
        <w:spacing w:line="360" w:lineRule="auto"/>
        <w:jc w:val="both"/>
        <w:rPr>
          <w:del w:id="559" w:author="J LYONS" w:date="2026-09-25T20:06:00Z" w16du:dateUtc="2026-09-26T00:06:00Z"/>
          <w:b/>
          <w:bCs/>
          <w:sz w:val="28"/>
          <w:szCs w:val="28"/>
          <w:u w:val="single"/>
        </w:rPr>
      </w:pPr>
      <w:ins w:id="560" w:author="J LYONS" w:date="2026-09-25T20:06:00Z" w16du:dateUtc="2026-09-26T00:06:00Z">
        <w:r>
          <w:rPr>
            <w:rFonts w:cs="Arial"/>
            <w:sz w:val="22"/>
            <w:szCs w:val="22"/>
          </w:rPr>
          <w:t>Northern Ireland Council for Curriculum Examinations and Assessments</w:t>
        </w:r>
      </w:ins>
    </w:p>
    <w:p w14:paraId="1B2222C8" w14:textId="77777777" w:rsidR="00870A86" w:rsidRPr="00D22638" w:rsidRDefault="00D22638" w:rsidP="00D22638">
      <w:pPr>
        <w:spacing w:line="360" w:lineRule="auto"/>
        <w:ind w:left="360"/>
        <w:jc w:val="both"/>
        <w:rPr>
          <w:del w:id="561" w:author="J LYONS" w:date="2026-09-25T20:06:00Z" w16du:dateUtc="2026-09-26T00:06:00Z"/>
          <w:bCs/>
          <w:sz w:val="28"/>
          <w:szCs w:val="28"/>
        </w:rPr>
      </w:pPr>
      <w:del w:id="562" w:author="J LYONS" w:date="2026-09-25T20:06:00Z" w16du:dateUtc="2026-09-26T00:06:00Z">
        <w:r>
          <w:rPr>
            <w:bCs/>
            <w:sz w:val="28"/>
            <w:szCs w:val="28"/>
          </w:rPr>
          <w:delText>8.1</w:delText>
        </w:r>
        <w:r w:rsidR="00870A86" w:rsidRPr="00D22638">
          <w:rPr>
            <w:bCs/>
            <w:sz w:val="28"/>
            <w:szCs w:val="28"/>
          </w:rPr>
          <w:delText>This scheme may be revoked and amended at any time.</w:delText>
        </w:r>
      </w:del>
    </w:p>
    <w:p w14:paraId="079D0B75" w14:textId="77777777" w:rsidR="002B0B31" w:rsidRPr="002B0B31" w:rsidRDefault="002B0B31" w:rsidP="002B0B31">
      <w:pPr>
        <w:pStyle w:val="ListParagraph"/>
        <w:spacing w:line="360" w:lineRule="auto"/>
        <w:ind w:left="735"/>
        <w:jc w:val="both"/>
        <w:rPr>
          <w:del w:id="563" w:author="J LYONS" w:date="2026-09-25T20:06:00Z" w16du:dateUtc="2026-09-26T00:06:00Z"/>
          <w:bCs/>
          <w:sz w:val="28"/>
          <w:szCs w:val="28"/>
        </w:rPr>
      </w:pPr>
    </w:p>
    <w:p w14:paraId="2ECD2ED8" w14:textId="77777777" w:rsidR="00870A86" w:rsidRPr="00D22638" w:rsidRDefault="00D22638" w:rsidP="00D22638">
      <w:pPr>
        <w:spacing w:line="360" w:lineRule="auto"/>
        <w:ind w:left="360"/>
        <w:jc w:val="both"/>
        <w:rPr>
          <w:del w:id="564" w:author="J LYONS" w:date="2026-09-25T20:06:00Z" w16du:dateUtc="2026-09-26T00:06:00Z"/>
          <w:bCs/>
          <w:sz w:val="28"/>
          <w:szCs w:val="28"/>
        </w:rPr>
      </w:pPr>
      <w:del w:id="565" w:author="J LYONS" w:date="2026-09-25T20:06:00Z" w16du:dateUtc="2026-09-26T00:06:00Z">
        <w:r>
          <w:rPr>
            <w:bCs/>
            <w:sz w:val="28"/>
            <w:szCs w:val="28"/>
          </w:rPr>
          <w:delText>8.2</w:delText>
        </w:r>
        <w:r w:rsidR="00870A86" w:rsidRPr="00D22638">
          <w:rPr>
            <w:bCs/>
            <w:sz w:val="28"/>
            <w:szCs w:val="28"/>
          </w:rPr>
          <w:delText>If an amendment to this scheme is made which affects payment of a basic allowance or special responsibility allowance in the year in which the amendment is made, then in relation to each of the periods:</w:delText>
        </w:r>
      </w:del>
    </w:p>
    <w:p w14:paraId="108AD5CF" w14:textId="77777777" w:rsidR="00870A86" w:rsidRPr="00A9610D" w:rsidRDefault="00870A86" w:rsidP="00870A86">
      <w:pPr>
        <w:numPr>
          <w:ilvl w:val="0"/>
          <w:numId w:val="17"/>
        </w:numPr>
        <w:tabs>
          <w:tab w:val="clear" w:pos="862"/>
          <w:tab w:val="num" w:pos="971"/>
        </w:tabs>
        <w:spacing w:line="360" w:lineRule="auto"/>
        <w:ind w:left="971"/>
        <w:jc w:val="both"/>
        <w:rPr>
          <w:del w:id="566" w:author="J LYONS" w:date="2026-09-25T20:06:00Z" w16du:dateUtc="2026-09-26T00:06:00Z"/>
          <w:bCs/>
          <w:sz w:val="28"/>
          <w:szCs w:val="28"/>
        </w:rPr>
      </w:pPr>
      <w:del w:id="567" w:author="J LYONS" w:date="2026-09-25T20:06:00Z" w16du:dateUtc="2026-09-26T00:06:00Z">
        <w:r w:rsidRPr="00A9610D">
          <w:rPr>
            <w:bCs/>
            <w:sz w:val="28"/>
            <w:szCs w:val="28"/>
          </w:rPr>
          <w:delText>beginning with the year and ending with the day before that day on which the first amendment in that year takes effect; or</w:delText>
        </w:r>
      </w:del>
    </w:p>
    <w:p w14:paraId="393928A9" w14:textId="77777777" w:rsidR="00870A86" w:rsidRPr="00A9610D" w:rsidRDefault="00870A86" w:rsidP="00870A86">
      <w:pPr>
        <w:numPr>
          <w:ilvl w:val="0"/>
          <w:numId w:val="18"/>
        </w:numPr>
        <w:tabs>
          <w:tab w:val="clear" w:pos="862"/>
          <w:tab w:val="num" w:pos="971"/>
        </w:tabs>
        <w:spacing w:line="360" w:lineRule="auto"/>
        <w:ind w:left="971"/>
        <w:jc w:val="both"/>
        <w:rPr>
          <w:del w:id="568" w:author="J LYONS" w:date="2026-09-25T20:06:00Z" w16du:dateUtc="2026-09-26T00:06:00Z"/>
          <w:bCs/>
          <w:sz w:val="28"/>
          <w:szCs w:val="28"/>
        </w:rPr>
      </w:pPr>
      <w:del w:id="569" w:author="J LYONS" w:date="2026-09-25T20:06:00Z" w16du:dateUtc="2026-09-26T00:06:00Z">
        <w:r w:rsidRPr="00A9610D">
          <w:rPr>
            <w:bCs/>
            <w:sz w:val="28"/>
            <w:szCs w:val="28"/>
          </w:rPr>
          <w:delText>beginning with the day on which an amendment takes effect and ending with the day before that day on which the next amendment takes effect, or (if none) with the year,</w:delText>
        </w:r>
      </w:del>
    </w:p>
    <w:p w14:paraId="60D9B9A7" w14:textId="77777777" w:rsidR="00870A86" w:rsidRPr="00A9610D" w:rsidRDefault="00870A86" w:rsidP="00870A86">
      <w:pPr>
        <w:tabs>
          <w:tab w:val="num" w:pos="600"/>
        </w:tabs>
        <w:spacing w:line="360" w:lineRule="auto"/>
        <w:ind w:left="540"/>
        <w:jc w:val="both"/>
        <w:rPr>
          <w:del w:id="570" w:author="J LYONS" w:date="2026-09-25T20:06:00Z" w16du:dateUtc="2026-09-26T00:06:00Z"/>
          <w:bCs/>
          <w:sz w:val="28"/>
          <w:szCs w:val="28"/>
        </w:rPr>
      </w:pPr>
      <w:del w:id="571" w:author="J LYONS" w:date="2026-09-25T20:06:00Z" w16du:dateUtc="2026-09-26T00:06:00Z">
        <w:r w:rsidRPr="00A9610D">
          <w:rPr>
            <w:bCs/>
            <w:sz w:val="28"/>
            <w:szCs w:val="28"/>
          </w:rPr>
          <w:delText>the entitlement to such allowance shall reflect the proportion of the year when entitlement existed.</w:delText>
        </w:r>
      </w:del>
    </w:p>
    <w:p w14:paraId="1BB428D7" w14:textId="77777777" w:rsidR="00870A86" w:rsidRPr="00A9610D" w:rsidRDefault="00870A86" w:rsidP="00870A86">
      <w:pPr>
        <w:spacing w:line="360" w:lineRule="auto"/>
        <w:ind w:left="431"/>
        <w:jc w:val="both"/>
        <w:rPr>
          <w:del w:id="572" w:author="J LYONS" w:date="2026-09-25T20:06:00Z" w16du:dateUtc="2026-09-26T00:06:00Z"/>
          <w:bCs/>
          <w:sz w:val="28"/>
          <w:szCs w:val="28"/>
        </w:rPr>
      </w:pPr>
    </w:p>
    <w:p w14:paraId="698F8C88" w14:textId="77777777" w:rsidR="00870A86" w:rsidRPr="00D22638" w:rsidRDefault="00D22638" w:rsidP="00D22638">
      <w:pPr>
        <w:spacing w:line="360" w:lineRule="auto"/>
        <w:ind w:left="360"/>
        <w:jc w:val="both"/>
        <w:rPr>
          <w:del w:id="573" w:author="J LYONS" w:date="2026-09-25T20:06:00Z" w16du:dateUtc="2026-09-26T00:06:00Z"/>
          <w:bCs/>
          <w:sz w:val="28"/>
          <w:szCs w:val="28"/>
        </w:rPr>
      </w:pPr>
      <w:del w:id="574" w:author="J LYONS" w:date="2026-09-25T20:06:00Z" w16du:dateUtc="2026-09-26T00:06:00Z">
        <w:r>
          <w:rPr>
            <w:bCs/>
            <w:sz w:val="28"/>
            <w:szCs w:val="28"/>
          </w:rPr>
          <w:delText>8.3</w:delText>
        </w:r>
        <w:r w:rsidR="00870A86" w:rsidRPr="00D22638">
          <w:rPr>
            <w:bCs/>
            <w:sz w:val="28"/>
            <w:szCs w:val="28"/>
          </w:rPr>
          <w:delText>Where the term of office of a councillor begins or ends other than at the beginning or end of a year, entitlement to a basic allowance shall reflect the proportion of the year when entitlement existed.</w:delText>
        </w:r>
      </w:del>
    </w:p>
    <w:p w14:paraId="430F21BC" w14:textId="77777777" w:rsidR="00870A86" w:rsidRPr="00A9610D" w:rsidRDefault="00870A86" w:rsidP="00870A86">
      <w:pPr>
        <w:spacing w:line="360" w:lineRule="auto"/>
        <w:jc w:val="both"/>
        <w:rPr>
          <w:del w:id="575" w:author="J LYONS" w:date="2026-09-25T20:06:00Z" w16du:dateUtc="2026-09-26T00:06:00Z"/>
          <w:bCs/>
          <w:sz w:val="28"/>
          <w:szCs w:val="28"/>
        </w:rPr>
      </w:pPr>
    </w:p>
    <w:p w14:paraId="368E0B74" w14:textId="77777777" w:rsidR="002B0B31" w:rsidRPr="00D22638" w:rsidRDefault="00D22638" w:rsidP="00D22638">
      <w:pPr>
        <w:spacing w:line="360" w:lineRule="auto"/>
        <w:ind w:left="360"/>
        <w:rPr>
          <w:del w:id="576" w:author="J LYONS" w:date="2026-09-25T20:06:00Z" w16du:dateUtc="2026-09-26T00:06:00Z"/>
          <w:bCs/>
          <w:sz w:val="28"/>
          <w:szCs w:val="28"/>
        </w:rPr>
      </w:pPr>
      <w:del w:id="577" w:author="J LYONS" w:date="2026-09-25T20:06:00Z" w16du:dateUtc="2026-09-26T00:06:00Z">
        <w:r>
          <w:rPr>
            <w:bCs/>
            <w:sz w:val="28"/>
            <w:szCs w:val="28"/>
          </w:rPr>
          <w:delText>8.4</w:delText>
        </w:r>
        <w:r w:rsidR="00870A86" w:rsidRPr="00D22638">
          <w:rPr>
            <w:bCs/>
            <w:sz w:val="28"/>
            <w:szCs w:val="28"/>
          </w:rPr>
          <w:delText>Where a councillor has during part of, but not throughout, a year such special responsibilities as attract entitlement to a special responsibility allowance, that entitlement shall reflect the proportion of the year when entitlement existed.</w:delText>
        </w:r>
      </w:del>
    </w:p>
    <w:p w14:paraId="025A3909" w14:textId="77777777" w:rsidR="002B0B31" w:rsidRPr="002B0B31" w:rsidRDefault="002B0B31" w:rsidP="002B0B31">
      <w:pPr>
        <w:pStyle w:val="ListParagraph"/>
        <w:rPr>
          <w:del w:id="578" w:author="J LYONS" w:date="2026-09-25T20:06:00Z" w16du:dateUtc="2026-09-26T00:06:00Z"/>
          <w:bCs/>
          <w:sz w:val="28"/>
          <w:szCs w:val="28"/>
        </w:rPr>
      </w:pPr>
    </w:p>
    <w:p w14:paraId="5A4AC437" w14:textId="77777777" w:rsidR="0029358E" w:rsidRDefault="00D22638" w:rsidP="00D22638">
      <w:pPr>
        <w:spacing w:line="360" w:lineRule="auto"/>
        <w:ind w:left="360"/>
        <w:rPr>
          <w:del w:id="579" w:author="J LYONS" w:date="2026-09-25T20:06:00Z" w16du:dateUtc="2026-09-26T00:06:00Z"/>
          <w:bCs/>
          <w:sz w:val="28"/>
          <w:szCs w:val="28"/>
        </w:rPr>
      </w:pPr>
      <w:del w:id="580" w:author="J LYONS" w:date="2026-09-25T20:06:00Z" w16du:dateUtc="2026-09-26T00:06:00Z">
        <w:r>
          <w:rPr>
            <w:bCs/>
            <w:sz w:val="28"/>
            <w:szCs w:val="28"/>
          </w:rPr>
          <w:delText>8.5</w:delText>
        </w:r>
        <w:r w:rsidR="002B0B31" w:rsidRPr="00D22638">
          <w:rPr>
            <w:bCs/>
            <w:sz w:val="28"/>
            <w:szCs w:val="28"/>
          </w:rPr>
          <w:delText>Where a councillor, in accordance with section 59(5) or section 60(1) of the Local Government Act (Northern Ireland) 2014, is suspended from carrying out the duties of a councillor, the part of basic allowance, special responsibility allowance and /or chairperson/vice chairperson allowance payable for the period of suspension to the councillor will be withheld.</w:delText>
        </w:r>
      </w:del>
    </w:p>
    <w:p w14:paraId="015669CC" w14:textId="77777777" w:rsidR="00D22638" w:rsidRDefault="00D22638" w:rsidP="00D22638">
      <w:pPr>
        <w:spacing w:line="360" w:lineRule="auto"/>
        <w:jc w:val="both"/>
        <w:rPr>
          <w:del w:id="581" w:author="J LYONS" w:date="2026-09-25T20:06:00Z" w16du:dateUtc="2026-09-26T00:06:00Z"/>
          <w:bCs/>
          <w:sz w:val="28"/>
          <w:szCs w:val="28"/>
        </w:rPr>
      </w:pPr>
    </w:p>
    <w:p w14:paraId="6B256C3B" w14:textId="77777777" w:rsidR="00870A86" w:rsidRPr="00D22638" w:rsidRDefault="00870A86" w:rsidP="00870A86">
      <w:pPr>
        <w:pStyle w:val="ListParagraph"/>
        <w:numPr>
          <w:ilvl w:val="0"/>
          <w:numId w:val="42"/>
        </w:numPr>
        <w:spacing w:line="360" w:lineRule="auto"/>
        <w:jc w:val="both"/>
        <w:rPr>
          <w:del w:id="582" w:author="J LYONS" w:date="2026-09-25T20:06:00Z" w16du:dateUtc="2026-09-26T00:06:00Z"/>
          <w:b/>
          <w:bCs/>
          <w:sz w:val="28"/>
          <w:szCs w:val="28"/>
          <w:u w:val="single"/>
        </w:rPr>
      </w:pPr>
      <w:del w:id="583" w:author="J LYONS" w:date="2026-09-25T20:06:00Z" w16du:dateUtc="2026-09-26T00:06:00Z">
        <w:r w:rsidRPr="00D22638">
          <w:rPr>
            <w:b/>
            <w:bCs/>
            <w:sz w:val="28"/>
            <w:szCs w:val="28"/>
            <w:u w:val="single"/>
          </w:rPr>
          <w:delText>Claims and Payment</w:delText>
        </w:r>
      </w:del>
    </w:p>
    <w:p w14:paraId="15B60B53" w14:textId="77777777" w:rsidR="00870A86" w:rsidRPr="00A9610D" w:rsidRDefault="00870A86" w:rsidP="00D22638">
      <w:pPr>
        <w:pStyle w:val="ListParagraph"/>
        <w:numPr>
          <w:ilvl w:val="1"/>
          <w:numId w:val="42"/>
        </w:numPr>
        <w:spacing w:line="360" w:lineRule="auto"/>
        <w:jc w:val="both"/>
        <w:rPr>
          <w:del w:id="584" w:author="J LYONS" w:date="2026-09-25T20:06:00Z" w16du:dateUtc="2026-09-26T00:06:00Z"/>
          <w:bCs/>
          <w:sz w:val="28"/>
          <w:szCs w:val="28"/>
        </w:rPr>
      </w:pPr>
      <w:del w:id="585" w:author="J LYONS" w:date="2026-09-25T20:06:00Z" w16du:dateUtc="2026-09-26T00:06:00Z">
        <w:r w:rsidRPr="00A9610D">
          <w:rPr>
            <w:bCs/>
            <w:sz w:val="28"/>
            <w:szCs w:val="28"/>
          </w:rPr>
          <w:delText>Payments regarding basic allowance and special responsibility allowance shall be made in instalments of one-twelfth of the amount specified in this scheme</w:delText>
        </w:r>
        <w:r w:rsidR="003B4ADE" w:rsidRPr="00A9610D">
          <w:rPr>
            <w:bCs/>
            <w:sz w:val="28"/>
            <w:szCs w:val="28"/>
          </w:rPr>
          <w:delText xml:space="preserve"> on the 2</w:delText>
        </w:r>
        <w:r w:rsidR="00185AA5">
          <w:rPr>
            <w:bCs/>
            <w:sz w:val="28"/>
            <w:szCs w:val="28"/>
          </w:rPr>
          <w:delText>6</w:delText>
        </w:r>
        <w:r w:rsidR="003B4ADE" w:rsidRPr="00A9610D">
          <w:rPr>
            <w:bCs/>
            <w:sz w:val="28"/>
            <w:szCs w:val="28"/>
            <w:vertAlign w:val="superscript"/>
          </w:rPr>
          <w:delText>th</w:delText>
        </w:r>
        <w:r w:rsidR="003B4ADE" w:rsidRPr="00A9610D">
          <w:rPr>
            <w:bCs/>
            <w:sz w:val="28"/>
            <w:szCs w:val="28"/>
          </w:rPr>
          <w:delText xml:space="preserve"> of each month unless it falls on a weekend or public holiday when it will be paid on the nearest preceding working day</w:delText>
        </w:r>
        <w:r w:rsidRPr="00A9610D">
          <w:rPr>
            <w:bCs/>
            <w:sz w:val="28"/>
            <w:szCs w:val="28"/>
          </w:rPr>
          <w:delText>.</w:delText>
        </w:r>
      </w:del>
    </w:p>
    <w:p w14:paraId="03DD1FC9" w14:textId="77777777" w:rsidR="00870A86" w:rsidRPr="00A9610D" w:rsidRDefault="00870A86" w:rsidP="00870A86">
      <w:pPr>
        <w:spacing w:line="360" w:lineRule="auto"/>
        <w:jc w:val="both"/>
        <w:rPr>
          <w:del w:id="586" w:author="J LYONS" w:date="2026-09-25T20:06:00Z" w16du:dateUtc="2026-09-26T00:06:00Z"/>
          <w:bCs/>
          <w:sz w:val="28"/>
          <w:szCs w:val="28"/>
        </w:rPr>
      </w:pPr>
    </w:p>
    <w:p w14:paraId="55191113" w14:textId="77777777" w:rsidR="00870A86" w:rsidRPr="00A9610D" w:rsidRDefault="00870A86" w:rsidP="00D22638">
      <w:pPr>
        <w:pStyle w:val="ListParagraph"/>
        <w:numPr>
          <w:ilvl w:val="1"/>
          <w:numId w:val="42"/>
        </w:numPr>
        <w:spacing w:line="360" w:lineRule="auto"/>
        <w:jc w:val="both"/>
        <w:rPr>
          <w:del w:id="587" w:author="J LYONS" w:date="2026-09-25T20:06:00Z" w16du:dateUtc="2026-09-26T00:06:00Z"/>
          <w:b/>
          <w:bCs/>
          <w:sz w:val="28"/>
          <w:szCs w:val="28"/>
          <w:u w:val="single"/>
        </w:rPr>
      </w:pPr>
      <w:del w:id="588" w:author="J LYONS" w:date="2026-09-25T20:06:00Z" w16du:dateUtc="2026-09-26T00:06:00Z">
        <w:r w:rsidRPr="00A9610D">
          <w:rPr>
            <w:bCs/>
            <w:sz w:val="28"/>
            <w:szCs w:val="28"/>
          </w:rPr>
          <w:delText>Claims for dependants’ carers’ allowance, travelling allowance or subsistence allowance should be made in writing within three months, and should be accompanied by receipts, where appropriate.</w:delText>
        </w:r>
      </w:del>
    </w:p>
    <w:p w14:paraId="3DB0E270" w14:textId="77777777" w:rsidR="00D22638" w:rsidRDefault="00D22638" w:rsidP="00D22638">
      <w:pPr>
        <w:spacing w:line="360" w:lineRule="auto"/>
        <w:jc w:val="both"/>
        <w:rPr>
          <w:del w:id="589" w:author="J LYONS" w:date="2026-09-25T20:06:00Z" w16du:dateUtc="2026-09-26T00:06:00Z"/>
          <w:b/>
          <w:bCs/>
          <w:sz w:val="28"/>
          <w:szCs w:val="28"/>
          <w:u w:val="single"/>
        </w:rPr>
      </w:pPr>
    </w:p>
    <w:p w14:paraId="45EBC90A" w14:textId="77777777" w:rsidR="008473D2" w:rsidRPr="00D22638" w:rsidRDefault="008473D2" w:rsidP="008473D2">
      <w:pPr>
        <w:pStyle w:val="ListParagraph"/>
        <w:numPr>
          <w:ilvl w:val="0"/>
          <w:numId w:val="42"/>
        </w:numPr>
        <w:spacing w:line="360" w:lineRule="auto"/>
        <w:jc w:val="both"/>
        <w:rPr>
          <w:del w:id="590" w:author="J LYONS" w:date="2026-09-25T20:06:00Z" w16du:dateUtc="2026-09-26T00:06:00Z"/>
          <w:b/>
          <w:bCs/>
          <w:sz w:val="28"/>
          <w:szCs w:val="28"/>
          <w:u w:val="single"/>
        </w:rPr>
      </w:pPr>
      <w:del w:id="591" w:author="J LYONS" w:date="2026-09-25T20:06:00Z" w16du:dateUtc="2026-09-26T00:06:00Z">
        <w:r w:rsidRPr="00D22638">
          <w:rPr>
            <w:b/>
            <w:bCs/>
            <w:sz w:val="28"/>
            <w:szCs w:val="28"/>
            <w:u w:val="single"/>
          </w:rPr>
          <w:delText>Publication</w:delText>
        </w:r>
      </w:del>
    </w:p>
    <w:p w14:paraId="018C631F" w14:textId="77777777" w:rsidR="008473D2" w:rsidRPr="00A9610D" w:rsidRDefault="00FE7CD3" w:rsidP="00D22638">
      <w:pPr>
        <w:spacing w:line="360" w:lineRule="auto"/>
        <w:ind w:left="540" w:hanging="165"/>
        <w:jc w:val="both"/>
        <w:rPr>
          <w:del w:id="592" w:author="J LYONS" w:date="2026-09-25T20:06:00Z" w16du:dateUtc="2026-09-26T00:06:00Z"/>
          <w:bCs/>
          <w:sz w:val="28"/>
          <w:szCs w:val="28"/>
        </w:rPr>
      </w:pPr>
      <w:del w:id="593" w:author="J LYONS" w:date="2026-09-25T20:06:00Z" w16du:dateUtc="2026-09-26T00:06:00Z">
        <w:r w:rsidRPr="00A9610D">
          <w:rPr>
            <w:bCs/>
            <w:sz w:val="28"/>
            <w:szCs w:val="28"/>
          </w:rPr>
          <w:delText>1</w:delText>
        </w:r>
        <w:r w:rsidR="00D22638">
          <w:rPr>
            <w:bCs/>
            <w:sz w:val="28"/>
            <w:szCs w:val="28"/>
          </w:rPr>
          <w:delText>0.1</w:delText>
        </w:r>
        <w:r w:rsidR="008473D2" w:rsidRPr="00A9610D">
          <w:rPr>
            <w:bCs/>
            <w:sz w:val="28"/>
            <w:szCs w:val="28"/>
          </w:rPr>
          <w:delText>As soon as possible after the end of the year to which the scheme applies (bearing in mind that the legislation gives councillors 3 months in which to submit claims), the Council will arrange for the allowances paid to each councillor to be published on its website.</w:delText>
        </w:r>
      </w:del>
    </w:p>
    <w:p w14:paraId="01C3519D" w14:textId="77777777" w:rsidR="008473D2" w:rsidRPr="00A9610D" w:rsidRDefault="008473D2" w:rsidP="008473D2">
      <w:pPr>
        <w:spacing w:line="360" w:lineRule="auto"/>
        <w:jc w:val="both"/>
        <w:rPr>
          <w:del w:id="594" w:author="J LYONS" w:date="2026-09-25T20:06:00Z" w16du:dateUtc="2026-09-26T00:06:00Z"/>
          <w:bCs/>
          <w:sz w:val="28"/>
          <w:szCs w:val="28"/>
        </w:rPr>
      </w:pPr>
    </w:p>
    <w:p w14:paraId="3D1EB41A" w14:textId="77777777" w:rsidR="008473D2" w:rsidRPr="00A9610D" w:rsidRDefault="00D22638" w:rsidP="00D22638">
      <w:pPr>
        <w:spacing w:line="360" w:lineRule="auto"/>
        <w:ind w:left="540" w:hanging="180"/>
        <w:jc w:val="both"/>
        <w:rPr>
          <w:del w:id="595" w:author="J LYONS" w:date="2026-09-25T20:06:00Z" w16du:dateUtc="2026-09-26T00:06:00Z"/>
          <w:bCs/>
          <w:sz w:val="28"/>
          <w:szCs w:val="28"/>
        </w:rPr>
      </w:pPr>
      <w:del w:id="596" w:author="J LYONS" w:date="2026-09-25T20:06:00Z" w16du:dateUtc="2026-09-26T00:06:00Z">
        <w:r>
          <w:rPr>
            <w:bCs/>
            <w:sz w:val="28"/>
            <w:szCs w:val="28"/>
          </w:rPr>
          <w:delText>10.2</w:delText>
        </w:r>
        <w:r w:rsidR="008473D2" w:rsidRPr="00A9610D">
          <w:rPr>
            <w:bCs/>
            <w:sz w:val="28"/>
            <w:szCs w:val="28"/>
          </w:rPr>
          <w:delText>The minimum information which will be published is as follows:</w:delText>
        </w:r>
      </w:del>
    </w:p>
    <w:p w14:paraId="5DF01408" w14:textId="77777777" w:rsidR="0006786F" w:rsidRPr="00A9610D" w:rsidRDefault="0006786F" w:rsidP="0006786F">
      <w:pPr>
        <w:spacing w:line="360" w:lineRule="auto"/>
        <w:jc w:val="both"/>
        <w:rPr>
          <w:del w:id="597" w:author="J LYONS" w:date="2026-09-25T20:06:00Z" w16du:dateUtc="2026-09-26T00:06:00Z"/>
          <w:bCs/>
          <w:sz w:val="28"/>
          <w:szCs w:val="28"/>
        </w:rPr>
      </w:pPr>
    </w:p>
    <w:p w14:paraId="5E3D6C8B" w14:textId="77777777" w:rsidR="0006786F" w:rsidRPr="00A9610D" w:rsidRDefault="00007396" w:rsidP="00007396">
      <w:pPr>
        <w:numPr>
          <w:ilvl w:val="0"/>
          <w:numId w:val="38"/>
        </w:numPr>
        <w:spacing w:line="360" w:lineRule="auto"/>
        <w:jc w:val="both"/>
        <w:rPr>
          <w:del w:id="598" w:author="J LYONS" w:date="2026-09-25T20:06:00Z" w16du:dateUtc="2026-09-26T00:06:00Z"/>
          <w:bCs/>
          <w:sz w:val="28"/>
          <w:szCs w:val="28"/>
        </w:rPr>
      </w:pPr>
      <w:del w:id="599" w:author="J LYONS" w:date="2026-09-25T20:06:00Z" w16du:dateUtc="2026-09-26T00:06:00Z">
        <w:r w:rsidRPr="00A9610D">
          <w:rPr>
            <w:bCs/>
            <w:sz w:val="28"/>
            <w:szCs w:val="28"/>
          </w:rPr>
          <w:delText>the name of the councillor;</w:delText>
        </w:r>
      </w:del>
    </w:p>
    <w:p w14:paraId="7579F113" w14:textId="77777777" w:rsidR="00007396" w:rsidRPr="00A9610D" w:rsidRDefault="00007396" w:rsidP="00007396">
      <w:pPr>
        <w:numPr>
          <w:ilvl w:val="0"/>
          <w:numId w:val="38"/>
        </w:numPr>
        <w:spacing w:line="360" w:lineRule="auto"/>
        <w:jc w:val="both"/>
        <w:rPr>
          <w:del w:id="600" w:author="J LYONS" w:date="2026-09-25T20:06:00Z" w16du:dateUtc="2026-09-26T00:06:00Z"/>
          <w:bCs/>
          <w:sz w:val="28"/>
          <w:szCs w:val="28"/>
        </w:rPr>
      </w:pPr>
      <w:del w:id="601" w:author="J LYONS" w:date="2026-09-25T20:06:00Z" w16du:dateUtc="2026-09-26T00:06:00Z">
        <w:r w:rsidRPr="00A9610D">
          <w:rPr>
            <w:bCs/>
            <w:sz w:val="28"/>
            <w:szCs w:val="28"/>
          </w:rPr>
          <w:delText>all positions held (eg chairperson or member of (name) committee) by the councillor concerned;</w:delText>
        </w:r>
      </w:del>
    </w:p>
    <w:p w14:paraId="62226B46" w14:textId="77777777" w:rsidR="00007396" w:rsidRPr="00A9610D" w:rsidRDefault="00007396" w:rsidP="00007396">
      <w:pPr>
        <w:numPr>
          <w:ilvl w:val="0"/>
          <w:numId w:val="38"/>
        </w:numPr>
        <w:spacing w:line="360" w:lineRule="auto"/>
        <w:jc w:val="both"/>
        <w:rPr>
          <w:del w:id="602" w:author="J LYONS" w:date="2026-09-25T20:06:00Z" w16du:dateUtc="2026-09-26T00:06:00Z"/>
          <w:bCs/>
          <w:sz w:val="28"/>
          <w:szCs w:val="28"/>
        </w:rPr>
      </w:pPr>
      <w:del w:id="603" w:author="J LYONS" w:date="2026-09-25T20:06:00Z" w16du:dateUtc="2026-09-26T00:06:00Z">
        <w:r w:rsidRPr="00A9610D">
          <w:rPr>
            <w:bCs/>
            <w:sz w:val="28"/>
            <w:szCs w:val="28"/>
          </w:rPr>
          <w:delText>basic allowance paid;</w:delText>
        </w:r>
      </w:del>
    </w:p>
    <w:p w14:paraId="5D7A428E" w14:textId="77777777" w:rsidR="00007396" w:rsidRPr="00A9610D" w:rsidRDefault="00007396" w:rsidP="00007396">
      <w:pPr>
        <w:numPr>
          <w:ilvl w:val="0"/>
          <w:numId w:val="38"/>
        </w:numPr>
        <w:spacing w:line="360" w:lineRule="auto"/>
        <w:jc w:val="both"/>
        <w:rPr>
          <w:del w:id="604" w:author="J LYONS" w:date="2026-09-25T20:06:00Z" w16du:dateUtc="2026-09-26T00:06:00Z"/>
          <w:bCs/>
          <w:sz w:val="28"/>
          <w:szCs w:val="28"/>
        </w:rPr>
      </w:pPr>
      <w:del w:id="605" w:author="J LYONS" w:date="2026-09-25T20:06:00Z" w16du:dateUtc="2026-09-26T00:06:00Z">
        <w:r w:rsidRPr="00A9610D">
          <w:rPr>
            <w:bCs/>
            <w:sz w:val="28"/>
            <w:szCs w:val="28"/>
          </w:rPr>
          <w:delText>special responsibility allowance paid;</w:delText>
        </w:r>
      </w:del>
    </w:p>
    <w:p w14:paraId="36583188" w14:textId="77777777" w:rsidR="00007396" w:rsidRPr="00A9610D" w:rsidRDefault="00007396" w:rsidP="00007396">
      <w:pPr>
        <w:numPr>
          <w:ilvl w:val="0"/>
          <w:numId w:val="38"/>
        </w:numPr>
        <w:spacing w:line="360" w:lineRule="auto"/>
        <w:jc w:val="both"/>
        <w:rPr>
          <w:del w:id="606" w:author="J LYONS" w:date="2026-09-25T20:06:00Z" w16du:dateUtc="2026-09-26T00:06:00Z"/>
          <w:bCs/>
          <w:sz w:val="28"/>
          <w:szCs w:val="28"/>
        </w:rPr>
      </w:pPr>
      <w:del w:id="607" w:author="J LYONS" w:date="2026-09-25T20:06:00Z" w16du:dateUtc="2026-09-26T00:06:00Z">
        <w:r w:rsidRPr="00A9610D">
          <w:rPr>
            <w:bCs/>
            <w:sz w:val="28"/>
            <w:szCs w:val="28"/>
          </w:rPr>
          <w:delText>dependants’ carers’ allowance paid;</w:delText>
        </w:r>
      </w:del>
    </w:p>
    <w:p w14:paraId="7070F01E" w14:textId="77777777" w:rsidR="00007396" w:rsidRDefault="00F52DC3" w:rsidP="00007396">
      <w:pPr>
        <w:numPr>
          <w:ilvl w:val="0"/>
          <w:numId w:val="38"/>
        </w:numPr>
        <w:spacing w:line="360" w:lineRule="auto"/>
        <w:jc w:val="both"/>
        <w:rPr>
          <w:del w:id="608" w:author="J LYONS" w:date="2026-09-25T20:06:00Z" w16du:dateUtc="2026-09-26T00:06:00Z"/>
          <w:bCs/>
          <w:sz w:val="28"/>
          <w:szCs w:val="28"/>
        </w:rPr>
      </w:pPr>
      <w:del w:id="609" w:author="J LYONS" w:date="2026-09-25T20:06:00Z" w16du:dateUtc="2026-09-26T00:06:00Z">
        <w:r w:rsidRPr="00A9610D">
          <w:rPr>
            <w:bCs/>
            <w:sz w:val="28"/>
            <w:szCs w:val="28"/>
          </w:rPr>
          <w:delText>Mayor and Deputy Mayor’s</w:delText>
        </w:r>
        <w:r w:rsidR="00007396" w:rsidRPr="00A9610D">
          <w:rPr>
            <w:bCs/>
            <w:sz w:val="28"/>
            <w:szCs w:val="28"/>
          </w:rPr>
          <w:delText xml:space="preserve"> expenses;</w:delText>
        </w:r>
      </w:del>
    </w:p>
    <w:p w14:paraId="37B89434" w14:textId="77777777" w:rsidR="00007396" w:rsidRPr="00A71C17" w:rsidRDefault="00007396" w:rsidP="002B0B31">
      <w:pPr>
        <w:numPr>
          <w:ilvl w:val="0"/>
          <w:numId w:val="38"/>
        </w:numPr>
        <w:spacing w:line="360" w:lineRule="auto"/>
        <w:jc w:val="both"/>
        <w:rPr>
          <w:del w:id="610" w:author="J LYONS" w:date="2026-09-25T20:06:00Z" w16du:dateUtc="2026-09-26T00:06:00Z"/>
          <w:bCs/>
          <w:sz w:val="28"/>
          <w:szCs w:val="28"/>
        </w:rPr>
      </w:pPr>
      <w:del w:id="611" w:author="J LYONS" w:date="2026-09-25T20:06:00Z" w16du:dateUtc="2026-09-26T00:06:00Z">
        <w:r w:rsidRPr="00A71C17">
          <w:rPr>
            <w:bCs/>
            <w:sz w:val="28"/>
            <w:szCs w:val="28"/>
          </w:rPr>
          <w:delText>mileage expenses;</w:delText>
        </w:r>
      </w:del>
    </w:p>
    <w:p w14:paraId="3F1A588C" w14:textId="77777777" w:rsidR="00007396" w:rsidRPr="00A9610D" w:rsidRDefault="00007396" w:rsidP="00007396">
      <w:pPr>
        <w:numPr>
          <w:ilvl w:val="0"/>
          <w:numId w:val="38"/>
        </w:numPr>
        <w:spacing w:line="360" w:lineRule="auto"/>
        <w:jc w:val="both"/>
        <w:rPr>
          <w:del w:id="612" w:author="J LYONS" w:date="2026-09-25T20:06:00Z" w16du:dateUtc="2026-09-26T00:06:00Z"/>
          <w:bCs/>
          <w:sz w:val="28"/>
          <w:szCs w:val="28"/>
        </w:rPr>
      </w:pPr>
      <w:del w:id="613" w:author="J LYONS" w:date="2026-09-25T20:06:00Z" w16du:dateUtc="2026-09-26T00:06:00Z">
        <w:r w:rsidRPr="00A9610D">
          <w:rPr>
            <w:bCs/>
            <w:sz w:val="28"/>
            <w:szCs w:val="28"/>
          </w:rPr>
          <w:delText>other travel expenses;</w:delText>
        </w:r>
      </w:del>
    </w:p>
    <w:p w14:paraId="70C3BB8A" w14:textId="77777777" w:rsidR="00007396" w:rsidRPr="00A9610D" w:rsidRDefault="00007396" w:rsidP="00007396">
      <w:pPr>
        <w:numPr>
          <w:ilvl w:val="0"/>
          <w:numId w:val="38"/>
        </w:numPr>
        <w:spacing w:line="360" w:lineRule="auto"/>
        <w:jc w:val="both"/>
        <w:rPr>
          <w:del w:id="614" w:author="J LYONS" w:date="2026-09-25T20:06:00Z" w16du:dateUtc="2026-09-26T00:06:00Z"/>
          <w:bCs/>
          <w:sz w:val="28"/>
          <w:szCs w:val="28"/>
        </w:rPr>
      </w:pPr>
      <w:del w:id="615" w:author="J LYONS" w:date="2026-09-25T20:06:00Z" w16du:dateUtc="2026-09-26T00:06:00Z">
        <w:r w:rsidRPr="00A9610D">
          <w:rPr>
            <w:bCs/>
            <w:sz w:val="28"/>
            <w:szCs w:val="28"/>
          </w:rPr>
          <w:delText>subsistence costs, divided into 2 columns, the first relating to accommodation costs and the second relating to meals;</w:delText>
        </w:r>
      </w:del>
    </w:p>
    <w:p w14:paraId="1FFE7E51" w14:textId="77777777" w:rsidR="00007396" w:rsidRPr="00A9610D" w:rsidRDefault="00007396" w:rsidP="00007396">
      <w:pPr>
        <w:numPr>
          <w:ilvl w:val="0"/>
          <w:numId w:val="38"/>
        </w:numPr>
        <w:spacing w:line="360" w:lineRule="auto"/>
        <w:jc w:val="both"/>
        <w:rPr>
          <w:del w:id="616" w:author="J LYONS" w:date="2026-09-25T20:06:00Z" w16du:dateUtc="2026-09-26T00:06:00Z"/>
          <w:bCs/>
          <w:sz w:val="28"/>
          <w:szCs w:val="28"/>
        </w:rPr>
      </w:pPr>
      <w:del w:id="617" w:author="J LYONS" w:date="2026-09-25T20:06:00Z" w16du:dateUtc="2026-09-26T00:06:00Z">
        <w:r w:rsidRPr="00A9610D">
          <w:rPr>
            <w:bCs/>
            <w:sz w:val="28"/>
            <w:szCs w:val="28"/>
          </w:rPr>
          <w:delText xml:space="preserve">attendance at courses, conferences and visits expenses; and </w:delText>
        </w:r>
      </w:del>
    </w:p>
    <w:p w14:paraId="0140B389" w14:textId="77777777" w:rsidR="00007396" w:rsidRPr="00A9610D" w:rsidRDefault="00007396" w:rsidP="00007396">
      <w:pPr>
        <w:numPr>
          <w:ilvl w:val="0"/>
          <w:numId w:val="38"/>
        </w:numPr>
        <w:spacing w:line="360" w:lineRule="auto"/>
        <w:jc w:val="both"/>
        <w:rPr>
          <w:del w:id="618" w:author="J LYONS" w:date="2026-09-25T20:06:00Z" w16du:dateUtc="2026-09-26T00:06:00Z"/>
          <w:bCs/>
          <w:sz w:val="28"/>
          <w:szCs w:val="28"/>
        </w:rPr>
      </w:pPr>
      <w:del w:id="619" w:author="J LYONS" w:date="2026-09-25T20:06:00Z" w16du:dateUtc="2026-09-26T00:06:00Z">
        <w:r w:rsidRPr="00A9610D">
          <w:rPr>
            <w:bCs/>
            <w:sz w:val="28"/>
            <w:szCs w:val="28"/>
          </w:rPr>
          <w:delText>total expenses.</w:delText>
        </w:r>
      </w:del>
    </w:p>
    <w:p w14:paraId="2A343489" w14:textId="77777777" w:rsidR="008473D2" w:rsidRPr="00A9610D" w:rsidRDefault="008473D2" w:rsidP="008473D2">
      <w:pPr>
        <w:spacing w:line="360" w:lineRule="auto"/>
        <w:jc w:val="both"/>
        <w:rPr>
          <w:del w:id="620" w:author="J LYONS" w:date="2026-09-25T20:06:00Z" w16du:dateUtc="2026-09-26T00:06:00Z"/>
          <w:bCs/>
          <w:sz w:val="28"/>
          <w:szCs w:val="28"/>
        </w:rPr>
      </w:pPr>
    </w:p>
    <w:p w14:paraId="2FD0343A" w14:textId="77777777" w:rsidR="00870A86" w:rsidRPr="00A9610D" w:rsidRDefault="00870A86" w:rsidP="00870A86">
      <w:pPr>
        <w:tabs>
          <w:tab w:val="num" w:pos="600"/>
        </w:tabs>
        <w:spacing w:line="360" w:lineRule="auto"/>
        <w:jc w:val="center"/>
        <w:rPr>
          <w:del w:id="621" w:author="J LYONS" w:date="2026-09-25T20:06:00Z" w16du:dateUtc="2026-09-26T00:06:00Z"/>
          <w:sz w:val="28"/>
          <w:szCs w:val="28"/>
        </w:rPr>
        <w:sectPr w:rsidR="00870A86" w:rsidRPr="00A9610D" w:rsidSect="00B9273B">
          <w:headerReference w:type="default" r:id="rId8"/>
          <w:footerReference w:type="default" r:id="rId9"/>
          <w:pgSz w:w="11906" w:h="16838"/>
          <w:pgMar w:top="1418" w:right="1418" w:bottom="1418" w:left="1418" w:header="709" w:footer="709" w:gutter="0"/>
          <w:cols w:space="708"/>
          <w:docGrid w:linePitch="360"/>
        </w:sectPr>
      </w:pPr>
    </w:p>
    <w:p w14:paraId="61706CD9" w14:textId="77777777" w:rsidR="00870A86" w:rsidRPr="00A9610D" w:rsidRDefault="00870A86" w:rsidP="00870A86">
      <w:pPr>
        <w:tabs>
          <w:tab w:val="num" w:pos="600"/>
        </w:tabs>
        <w:spacing w:line="360" w:lineRule="auto"/>
        <w:jc w:val="center"/>
        <w:rPr>
          <w:del w:id="622" w:author="J LYONS" w:date="2026-09-25T20:06:00Z" w16du:dateUtc="2026-09-26T00:06:00Z"/>
          <w:b/>
          <w:bCs/>
          <w:sz w:val="28"/>
          <w:szCs w:val="28"/>
          <w:u w:val="single"/>
        </w:rPr>
      </w:pPr>
      <w:del w:id="623" w:author="J LYONS" w:date="2026-09-25T20:06:00Z" w16du:dateUtc="2026-09-26T00:06:00Z">
        <w:r w:rsidRPr="00A9610D">
          <w:rPr>
            <w:b/>
            <w:bCs/>
            <w:sz w:val="28"/>
            <w:szCs w:val="28"/>
            <w:u w:val="single"/>
          </w:rPr>
          <w:delText>SCHEDULE 1</w:delText>
        </w:r>
      </w:del>
    </w:p>
    <w:p w14:paraId="310CA5E0" w14:textId="77777777" w:rsidR="00870A86" w:rsidRPr="00A9610D" w:rsidRDefault="00870A86" w:rsidP="00870A86">
      <w:pPr>
        <w:tabs>
          <w:tab w:val="num" w:pos="600"/>
        </w:tabs>
        <w:spacing w:line="360" w:lineRule="auto"/>
        <w:jc w:val="both"/>
        <w:rPr>
          <w:del w:id="624" w:author="J LYONS" w:date="2026-09-25T20:06:00Z" w16du:dateUtc="2026-09-26T00:06:00Z"/>
          <w:b/>
          <w:bCs/>
          <w:sz w:val="28"/>
          <w:szCs w:val="28"/>
          <w:u w:val="single"/>
        </w:rPr>
      </w:pPr>
    </w:p>
    <w:p w14:paraId="4D4446DC" w14:textId="77777777" w:rsidR="00870A86" w:rsidRPr="00A9610D" w:rsidRDefault="00870A86" w:rsidP="00870A86">
      <w:pPr>
        <w:tabs>
          <w:tab w:val="num" w:pos="600"/>
        </w:tabs>
        <w:spacing w:line="360" w:lineRule="auto"/>
        <w:jc w:val="both"/>
        <w:rPr>
          <w:del w:id="625" w:author="J LYONS" w:date="2026-09-25T20:06:00Z" w16du:dateUtc="2026-09-26T00:06:00Z"/>
          <w:bCs/>
          <w:sz w:val="28"/>
          <w:szCs w:val="28"/>
        </w:rPr>
      </w:pPr>
      <w:del w:id="626" w:author="J LYONS" w:date="2026-09-25T20:06:00Z" w16du:dateUtc="2026-09-26T00:06:00Z">
        <w:r w:rsidRPr="00A9610D">
          <w:rPr>
            <w:bCs/>
            <w:sz w:val="28"/>
            <w:szCs w:val="28"/>
          </w:rPr>
          <w:delText>The following are specified as the special responsibilities in respect of which special responsibility allowances are payable and the amounts of those allowances.</w:delText>
        </w:r>
      </w:del>
    </w:p>
    <w:p w14:paraId="4F5F4082" w14:textId="77777777" w:rsidR="00D00C6A" w:rsidRPr="00A9610D" w:rsidRDefault="00D00C6A" w:rsidP="009718A8">
      <w:pPr>
        <w:tabs>
          <w:tab w:val="num" w:pos="600"/>
        </w:tabs>
        <w:spacing w:line="360" w:lineRule="auto"/>
        <w:rPr>
          <w:del w:id="627" w:author="J LYONS" w:date="2026-09-25T20:06:00Z" w16du:dateUtc="2026-09-26T00:06:00Z"/>
          <w:bCs/>
          <w:sz w:val="28"/>
          <w:szCs w:val="28"/>
        </w:rPr>
      </w:pPr>
    </w:p>
    <w:p w14:paraId="143AAC39" w14:textId="77777777" w:rsidR="00D00C6A" w:rsidRPr="00E45A35" w:rsidRDefault="00D00C6A" w:rsidP="009718A8">
      <w:pPr>
        <w:pStyle w:val="ListParagraph"/>
        <w:numPr>
          <w:ilvl w:val="3"/>
          <w:numId w:val="1"/>
        </w:numPr>
        <w:spacing w:line="360" w:lineRule="auto"/>
        <w:rPr>
          <w:del w:id="628" w:author="J LYONS" w:date="2026-09-25T20:06:00Z" w16du:dateUtc="2026-09-26T00:06:00Z"/>
          <w:bCs/>
          <w:sz w:val="28"/>
          <w:szCs w:val="28"/>
          <w:u w:val="single"/>
        </w:rPr>
      </w:pPr>
      <w:del w:id="629" w:author="J LYONS" w:date="2026-09-25T20:06:00Z" w16du:dateUtc="2026-09-26T00:06:00Z">
        <w:r w:rsidRPr="00A9610D">
          <w:rPr>
            <w:bCs/>
            <w:sz w:val="28"/>
            <w:szCs w:val="28"/>
          </w:rPr>
          <w:delText xml:space="preserve"> Valid from </w:delText>
        </w:r>
        <w:r w:rsidR="0029358E">
          <w:rPr>
            <w:bCs/>
            <w:sz w:val="28"/>
            <w:szCs w:val="28"/>
          </w:rPr>
          <w:delText>1 April</w:delText>
        </w:r>
        <w:r w:rsidR="00DE5D04" w:rsidRPr="0029358E">
          <w:rPr>
            <w:bCs/>
            <w:sz w:val="28"/>
            <w:szCs w:val="28"/>
          </w:rPr>
          <w:delText xml:space="preserve"> </w:delText>
        </w:r>
        <w:r w:rsidRPr="0029358E">
          <w:rPr>
            <w:bCs/>
            <w:sz w:val="28"/>
            <w:szCs w:val="28"/>
          </w:rPr>
          <w:delText>20</w:delText>
        </w:r>
        <w:r w:rsidR="008C2D8B">
          <w:rPr>
            <w:bCs/>
            <w:sz w:val="28"/>
            <w:szCs w:val="28"/>
          </w:rPr>
          <w:delText>20</w:delText>
        </w:r>
      </w:del>
    </w:p>
    <w:p w14:paraId="29EDB6E3" w14:textId="77777777" w:rsidR="00D00C6A" w:rsidRPr="00A9610D" w:rsidRDefault="00D00C6A" w:rsidP="009718A8">
      <w:pPr>
        <w:spacing w:line="360" w:lineRule="auto"/>
        <w:rPr>
          <w:del w:id="630" w:author="J LYONS" w:date="2026-09-25T20:06:00Z" w16du:dateUtc="2026-09-26T00:06:00Z"/>
          <w:b/>
          <w:bCs/>
          <w:sz w:val="28"/>
          <w:szCs w:val="28"/>
          <w:u w:val="single"/>
        </w:rPr>
      </w:pPr>
    </w:p>
    <w:tbl>
      <w:tblPr>
        <w:tblStyle w:val="TableGrid1"/>
        <w:tblW w:w="0" w:type="auto"/>
        <w:tblLayout w:type="fixed"/>
        <w:tblLook w:val="04A0" w:firstRow="1" w:lastRow="0" w:firstColumn="1" w:lastColumn="0" w:noHBand="0" w:noVBand="1"/>
      </w:tblPr>
      <w:tblGrid>
        <w:gridCol w:w="6516"/>
        <w:gridCol w:w="2410"/>
      </w:tblGrid>
      <w:tr w:rsidR="00CA375F" w:rsidRPr="00CA375F" w14:paraId="78E5CD98" w14:textId="77777777" w:rsidTr="00EA26FD">
        <w:trPr>
          <w:del w:id="631" w:author="J LYONS" w:date="2026-09-25T20:06:00Z" w16du:dateUtc="2026-09-26T00:06:00Z"/>
        </w:trPr>
        <w:tc>
          <w:tcPr>
            <w:tcW w:w="6516" w:type="dxa"/>
            <w:shd w:val="clear" w:color="auto" w:fill="BFBFBF" w:themeFill="background1" w:themeFillShade="BF"/>
          </w:tcPr>
          <w:p w14:paraId="1F8DF470" w14:textId="77777777" w:rsidR="00CA375F" w:rsidRPr="00CA375F" w:rsidRDefault="00CA375F" w:rsidP="00CA375F">
            <w:pPr>
              <w:rPr>
                <w:del w:id="632" w:author="J LYONS" w:date="2026-09-25T20:06:00Z" w16du:dateUtc="2026-09-26T00:06:00Z"/>
                <w:rFonts w:ascii="Times New Roman" w:eastAsia="Times New Roman" w:hAnsi="Times New Roman" w:cs="Times New Roman"/>
                <w:bCs/>
                <w:sz w:val="28"/>
                <w:szCs w:val="28"/>
              </w:rPr>
            </w:pPr>
            <w:del w:id="633" w:author="J LYONS" w:date="2026-09-25T20:06:00Z" w16du:dateUtc="2026-09-26T00:06:00Z">
              <w:r w:rsidRPr="00CA375F">
                <w:rPr>
                  <w:rFonts w:ascii="Times New Roman" w:eastAsia="Times New Roman" w:hAnsi="Times New Roman" w:cs="Times New Roman"/>
                  <w:bCs/>
                  <w:sz w:val="28"/>
                  <w:szCs w:val="28"/>
                </w:rPr>
                <w:delText>Position</w:delText>
              </w:r>
            </w:del>
          </w:p>
        </w:tc>
        <w:tc>
          <w:tcPr>
            <w:tcW w:w="2410" w:type="dxa"/>
            <w:shd w:val="clear" w:color="auto" w:fill="BFBFBF" w:themeFill="background1" w:themeFillShade="BF"/>
          </w:tcPr>
          <w:p w14:paraId="23E73B97" w14:textId="77777777" w:rsidR="00CA375F" w:rsidRPr="00CA375F" w:rsidRDefault="00CA375F" w:rsidP="00CA375F">
            <w:pPr>
              <w:rPr>
                <w:del w:id="634" w:author="J LYONS" w:date="2026-09-25T20:06:00Z" w16du:dateUtc="2026-09-26T00:06:00Z"/>
                <w:rFonts w:ascii="Times New Roman" w:eastAsia="Times New Roman" w:hAnsi="Times New Roman" w:cs="Times New Roman"/>
                <w:bCs/>
                <w:sz w:val="28"/>
                <w:szCs w:val="28"/>
              </w:rPr>
            </w:pPr>
            <w:del w:id="635" w:author="J LYONS" w:date="2026-09-25T20:06:00Z" w16du:dateUtc="2026-09-26T00:06:00Z">
              <w:r w:rsidRPr="00CA375F">
                <w:rPr>
                  <w:rFonts w:ascii="Times New Roman" w:eastAsia="Times New Roman" w:hAnsi="Times New Roman" w:cs="Times New Roman"/>
                  <w:bCs/>
                  <w:sz w:val="28"/>
                  <w:szCs w:val="28"/>
                </w:rPr>
                <w:delText>Annual Allowance</w:delText>
              </w:r>
            </w:del>
          </w:p>
        </w:tc>
      </w:tr>
      <w:tr w:rsidR="00CA375F" w:rsidRPr="00CA375F" w14:paraId="722D3FE8" w14:textId="77777777" w:rsidTr="00EA26FD">
        <w:trPr>
          <w:del w:id="636" w:author="J LYONS" w:date="2026-09-25T20:06:00Z" w16du:dateUtc="2026-09-26T00:06:00Z"/>
        </w:trPr>
        <w:tc>
          <w:tcPr>
            <w:tcW w:w="6516" w:type="dxa"/>
          </w:tcPr>
          <w:p w14:paraId="230D33D6" w14:textId="77777777" w:rsidR="00CA375F" w:rsidRPr="00CA375F" w:rsidRDefault="00CA375F" w:rsidP="00CA375F">
            <w:pPr>
              <w:rPr>
                <w:del w:id="637" w:author="J LYONS" w:date="2026-09-25T20:06:00Z" w16du:dateUtc="2026-09-26T00:06:00Z"/>
                <w:rFonts w:ascii="Times New Roman" w:eastAsia="Times New Roman" w:hAnsi="Times New Roman" w:cs="Times New Roman"/>
                <w:bCs/>
                <w:sz w:val="28"/>
                <w:szCs w:val="28"/>
              </w:rPr>
            </w:pPr>
            <w:del w:id="638" w:author="J LYONS" w:date="2026-09-25T20:06:00Z" w16du:dateUtc="2026-09-26T00:06:00Z">
              <w:r w:rsidRPr="00CA375F">
                <w:rPr>
                  <w:rFonts w:ascii="Times New Roman" w:eastAsia="Times New Roman" w:hAnsi="Times New Roman" w:cs="Times New Roman"/>
                  <w:bCs/>
                  <w:sz w:val="28"/>
                  <w:szCs w:val="28"/>
                </w:rPr>
                <w:delText>Chairman (C</w:delText>
              </w:r>
              <w:r w:rsidR="00550761">
                <w:rPr>
                  <w:rFonts w:ascii="Times New Roman" w:eastAsia="Times New Roman" w:hAnsi="Times New Roman" w:cs="Times New Roman"/>
                  <w:bCs/>
                  <w:sz w:val="28"/>
                  <w:szCs w:val="28"/>
                </w:rPr>
                <w:delText xml:space="preserve">orporate </w:delText>
              </w:r>
              <w:r w:rsidRPr="00CA375F">
                <w:rPr>
                  <w:rFonts w:ascii="Times New Roman" w:eastAsia="Times New Roman" w:hAnsi="Times New Roman" w:cs="Times New Roman"/>
                  <w:bCs/>
                  <w:sz w:val="28"/>
                  <w:szCs w:val="28"/>
                </w:rPr>
                <w:delText>S</w:delText>
              </w:r>
              <w:r w:rsidR="00550761">
                <w:rPr>
                  <w:rFonts w:ascii="Times New Roman" w:eastAsia="Times New Roman" w:hAnsi="Times New Roman" w:cs="Times New Roman"/>
                  <w:bCs/>
                  <w:sz w:val="28"/>
                  <w:szCs w:val="28"/>
                </w:rPr>
                <w:delText xml:space="preserve">ervices </w:delText>
              </w:r>
              <w:r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ommittee</w:delText>
              </w:r>
              <w:r w:rsidRPr="00CA375F">
                <w:rPr>
                  <w:rFonts w:ascii="Times New Roman" w:eastAsia="Times New Roman" w:hAnsi="Times New Roman" w:cs="Times New Roman"/>
                  <w:bCs/>
                  <w:sz w:val="28"/>
                  <w:szCs w:val="28"/>
                </w:rPr>
                <w:delText>)</w:delText>
              </w:r>
            </w:del>
          </w:p>
        </w:tc>
        <w:tc>
          <w:tcPr>
            <w:tcW w:w="2410" w:type="dxa"/>
          </w:tcPr>
          <w:p w14:paraId="4C8A56B5" w14:textId="77777777" w:rsidR="00CA375F" w:rsidRPr="00CA375F" w:rsidRDefault="00DE5D04" w:rsidP="00245A07">
            <w:pPr>
              <w:rPr>
                <w:del w:id="639" w:author="J LYONS" w:date="2026-09-25T20:06:00Z" w16du:dateUtc="2026-09-26T00:06:00Z"/>
                <w:rFonts w:ascii="Times New Roman" w:eastAsia="Times New Roman" w:hAnsi="Times New Roman" w:cs="Times New Roman"/>
                <w:bCs/>
                <w:sz w:val="28"/>
                <w:szCs w:val="28"/>
              </w:rPr>
            </w:pPr>
            <w:del w:id="640" w:author="J LYONS" w:date="2026-09-25T20:06:00Z" w16du:dateUtc="2026-09-26T00:06:00Z">
              <w:r>
                <w:rPr>
                  <w:rFonts w:ascii="Times New Roman" w:eastAsia="Times New Roman" w:hAnsi="Times New Roman" w:cs="Times New Roman"/>
                  <w:bCs/>
                  <w:sz w:val="28"/>
                  <w:szCs w:val="28"/>
                </w:rPr>
                <w:delText>£</w:delText>
              </w:r>
              <w:r w:rsidR="00EA26FD">
                <w:rPr>
                  <w:rFonts w:ascii="Times New Roman" w:eastAsia="Times New Roman" w:hAnsi="Times New Roman" w:cs="Times New Roman"/>
                  <w:bCs/>
                  <w:sz w:val="28"/>
                  <w:szCs w:val="28"/>
                </w:rPr>
                <w:delText xml:space="preserve"> 9,395</w:delText>
              </w:r>
            </w:del>
          </w:p>
        </w:tc>
      </w:tr>
      <w:tr w:rsidR="00CA375F" w:rsidRPr="00CA375F" w14:paraId="44DFB7F2" w14:textId="77777777" w:rsidTr="00EA26FD">
        <w:trPr>
          <w:del w:id="641" w:author="J LYONS" w:date="2026-09-25T20:06:00Z" w16du:dateUtc="2026-09-26T00:06:00Z"/>
        </w:trPr>
        <w:tc>
          <w:tcPr>
            <w:tcW w:w="6516" w:type="dxa"/>
          </w:tcPr>
          <w:p w14:paraId="4CF9A589" w14:textId="77777777" w:rsidR="00CA375F" w:rsidRPr="00CA375F" w:rsidRDefault="00CA375F" w:rsidP="00CA375F">
            <w:pPr>
              <w:rPr>
                <w:del w:id="642" w:author="J LYONS" w:date="2026-09-25T20:06:00Z" w16du:dateUtc="2026-09-26T00:06:00Z"/>
                <w:rFonts w:ascii="Times New Roman" w:eastAsia="Times New Roman" w:hAnsi="Times New Roman" w:cs="Times New Roman"/>
                <w:bCs/>
                <w:sz w:val="28"/>
                <w:szCs w:val="28"/>
              </w:rPr>
            </w:pPr>
            <w:del w:id="643" w:author="J LYONS" w:date="2026-09-25T20:06:00Z" w16du:dateUtc="2026-09-26T00:06:00Z">
              <w:r w:rsidRPr="00CA375F">
                <w:rPr>
                  <w:rFonts w:ascii="Times New Roman" w:eastAsia="Times New Roman" w:hAnsi="Times New Roman" w:cs="Times New Roman"/>
                  <w:bCs/>
                  <w:sz w:val="28"/>
                  <w:szCs w:val="28"/>
                </w:rPr>
                <w:delText>Chairman (D</w:delText>
              </w:r>
              <w:r w:rsidR="00550761">
                <w:rPr>
                  <w:rFonts w:ascii="Times New Roman" w:eastAsia="Times New Roman" w:hAnsi="Times New Roman" w:cs="Times New Roman"/>
                  <w:bCs/>
                  <w:sz w:val="28"/>
                  <w:szCs w:val="28"/>
                </w:rPr>
                <w:delText xml:space="preserve">evelopment </w:delText>
              </w:r>
              <w:r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ommittee</w:delText>
              </w:r>
              <w:r w:rsidRPr="00CA375F">
                <w:rPr>
                  <w:rFonts w:ascii="Times New Roman" w:eastAsia="Times New Roman" w:hAnsi="Times New Roman" w:cs="Times New Roman"/>
                  <w:bCs/>
                  <w:sz w:val="28"/>
                  <w:szCs w:val="28"/>
                </w:rPr>
                <w:delText>)</w:delText>
              </w:r>
            </w:del>
          </w:p>
        </w:tc>
        <w:tc>
          <w:tcPr>
            <w:tcW w:w="2410" w:type="dxa"/>
          </w:tcPr>
          <w:p w14:paraId="20505529" w14:textId="77777777" w:rsidR="00CA375F" w:rsidRPr="00CA375F" w:rsidRDefault="00DE5D04" w:rsidP="00245A07">
            <w:pPr>
              <w:rPr>
                <w:del w:id="644" w:author="J LYONS" w:date="2026-09-25T20:06:00Z" w16du:dateUtc="2026-09-26T00:06:00Z"/>
                <w:rFonts w:ascii="Times New Roman" w:eastAsia="Times New Roman" w:hAnsi="Times New Roman" w:cs="Times New Roman"/>
                <w:bCs/>
                <w:sz w:val="28"/>
                <w:szCs w:val="28"/>
              </w:rPr>
            </w:pPr>
            <w:del w:id="645" w:author="J LYONS" w:date="2026-09-25T20:06:00Z" w16du:dateUtc="2026-09-26T00:06:00Z">
              <w:r>
                <w:rPr>
                  <w:rFonts w:ascii="Times New Roman" w:eastAsia="Times New Roman" w:hAnsi="Times New Roman" w:cs="Times New Roman"/>
                  <w:bCs/>
                  <w:sz w:val="28"/>
                  <w:szCs w:val="28"/>
                </w:rPr>
                <w:delText>£</w:delText>
              </w:r>
              <w:r w:rsidR="00EA26FD">
                <w:rPr>
                  <w:rFonts w:ascii="Times New Roman" w:eastAsia="Times New Roman" w:hAnsi="Times New Roman" w:cs="Times New Roman"/>
                  <w:bCs/>
                  <w:sz w:val="28"/>
                  <w:szCs w:val="28"/>
                </w:rPr>
                <w:delText xml:space="preserve"> 9,395</w:delText>
              </w:r>
            </w:del>
          </w:p>
        </w:tc>
      </w:tr>
      <w:tr w:rsidR="00CA375F" w:rsidRPr="00CA375F" w14:paraId="76011E9A" w14:textId="77777777" w:rsidTr="00EA26FD">
        <w:trPr>
          <w:del w:id="646" w:author="J LYONS" w:date="2026-09-25T20:06:00Z" w16du:dateUtc="2026-09-26T00:06:00Z"/>
        </w:trPr>
        <w:tc>
          <w:tcPr>
            <w:tcW w:w="6516" w:type="dxa"/>
          </w:tcPr>
          <w:p w14:paraId="55A0A5A4" w14:textId="77777777" w:rsidR="00CA375F" w:rsidRPr="00CA375F" w:rsidRDefault="00CA375F" w:rsidP="00CA375F">
            <w:pPr>
              <w:rPr>
                <w:del w:id="647" w:author="J LYONS" w:date="2026-09-25T20:06:00Z" w16du:dateUtc="2026-09-26T00:06:00Z"/>
                <w:rFonts w:ascii="Times New Roman" w:eastAsia="Times New Roman" w:hAnsi="Times New Roman" w:cs="Times New Roman"/>
                <w:bCs/>
                <w:sz w:val="28"/>
                <w:szCs w:val="28"/>
              </w:rPr>
            </w:pPr>
            <w:del w:id="648" w:author="J LYONS" w:date="2026-09-25T20:06:00Z" w16du:dateUtc="2026-09-26T00:06:00Z">
              <w:r w:rsidRPr="00CA375F">
                <w:rPr>
                  <w:rFonts w:ascii="Times New Roman" w:eastAsia="Times New Roman" w:hAnsi="Times New Roman" w:cs="Times New Roman"/>
                  <w:bCs/>
                  <w:sz w:val="28"/>
                  <w:szCs w:val="28"/>
                </w:rPr>
                <w:delText>Chairman (E</w:delText>
              </w:r>
              <w:r w:rsidR="00550761">
                <w:rPr>
                  <w:rFonts w:ascii="Times New Roman" w:eastAsia="Times New Roman" w:hAnsi="Times New Roman" w:cs="Times New Roman"/>
                  <w:bCs/>
                  <w:sz w:val="28"/>
                  <w:szCs w:val="28"/>
                </w:rPr>
                <w:delText xml:space="preserve">nvironmental </w:delText>
              </w:r>
              <w:r w:rsidRPr="00CA375F">
                <w:rPr>
                  <w:rFonts w:ascii="Times New Roman" w:eastAsia="Times New Roman" w:hAnsi="Times New Roman" w:cs="Times New Roman"/>
                  <w:bCs/>
                  <w:sz w:val="28"/>
                  <w:szCs w:val="28"/>
                </w:rPr>
                <w:delText>S</w:delText>
              </w:r>
              <w:r w:rsidR="00550761">
                <w:rPr>
                  <w:rFonts w:ascii="Times New Roman" w:eastAsia="Times New Roman" w:hAnsi="Times New Roman" w:cs="Times New Roman"/>
                  <w:bCs/>
                  <w:sz w:val="28"/>
                  <w:szCs w:val="28"/>
                </w:rPr>
                <w:delText xml:space="preserve">ervices </w:delText>
              </w:r>
              <w:r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ommittee</w:delText>
              </w:r>
              <w:r w:rsidRPr="00CA375F">
                <w:rPr>
                  <w:rFonts w:ascii="Times New Roman" w:eastAsia="Times New Roman" w:hAnsi="Times New Roman" w:cs="Times New Roman"/>
                  <w:bCs/>
                  <w:sz w:val="28"/>
                  <w:szCs w:val="28"/>
                </w:rPr>
                <w:delText>)</w:delText>
              </w:r>
            </w:del>
          </w:p>
        </w:tc>
        <w:tc>
          <w:tcPr>
            <w:tcW w:w="2410" w:type="dxa"/>
          </w:tcPr>
          <w:p w14:paraId="0EFF5F8B" w14:textId="77777777" w:rsidR="00245A07" w:rsidRPr="00CA375F" w:rsidRDefault="00EA26FD" w:rsidP="00CA375F">
            <w:pPr>
              <w:rPr>
                <w:del w:id="649" w:author="J LYONS" w:date="2026-09-25T20:06:00Z" w16du:dateUtc="2026-09-26T00:06:00Z"/>
                <w:rFonts w:ascii="Times New Roman" w:eastAsia="Times New Roman" w:hAnsi="Times New Roman" w:cs="Times New Roman"/>
                <w:bCs/>
                <w:sz w:val="28"/>
                <w:szCs w:val="28"/>
              </w:rPr>
            </w:pPr>
            <w:del w:id="650" w:author="J LYONS" w:date="2026-09-25T20:06:00Z" w16du:dateUtc="2026-09-26T00:06:00Z">
              <w:r>
                <w:rPr>
                  <w:rFonts w:ascii="Times New Roman" w:eastAsia="Times New Roman" w:hAnsi="Times New Roman" w:cs="Times New Roman"/>
                  <w:bCs/>
                  <w:sz w:val="28"/>
                  <w:szCs w:val="28"/>
                </w:rPr>
                <w:delText>£ 9,395</w:delText>
              </w:r>
            </w:del>
          </w:p>
        </w:tc>
      </w:tr>
      <w:tr w:rsidR="00CA375F" w:rsidRPr="00CA375F" w14:paraId="0C1A0F97" w14:textId="77777777" w:rsidTr="00EA26FD">
        <w:trPr>
          <w:del w:id="651" w:author="J LYONS" w:date="2026-09-25T20:06:00Z" w16du:dateUtc="2026-09-26T00:06:00Z"/>
        </w:trPr>
        <w:tc>
          <w:tcPr>
            <w:tcW w:w="6516" w:type="dxa"/>
          </w:tcPr>
          <w:p w14:paraId="23FFE23F" w14:textId="77777777" w:rsidR="00CA375F" w:rsidRPr="00CA375F" w:rsidRDefault="00CA375F" w:rsidP="00CA375F">
            <w:pPr>
              <w:rPr>
                <w:del w:id="652" w:author="J LYONS" w:date="2026-09-25T20:06:00Z" w16du:dateUtc="2026-09-26T00:06:00Z"/>
                <w:rFonts w:ascii="Times New Roman" w:eastAsia="Times New Roman" w:hAnsi="Times New Roman" w:cs="Times New Roman"/>
                <w:bCs/>
                <w:sz w:val="28"/>
                <w:szCs w:val="28"/>
              </w:rPr>
            </w:pPr>
            <w:del w:id="653" w:author="J LYONS" w:date="2026-09-25T20:06:00Z" w16du:dateUtc="2026-09-26T00:06:00Z">
              <w:r w:rsidRPr="00CA375F">
                <w:rPr>
                  <w:rFonts w:ascii="Times New Roman" w:eastAsia="Times New Roman" w:hAnsi="Times New Roman" w:cs="Times New Roman"/>
                  <w:bCs/>
                  <w:sz w:val="28"/>
                  <w:szCs w:val="28"/>
                </w:rPr>
                <w:delText>Chairman (G</w:delText>
              </w:r>
              <w:r w:rsidR="00550761">
                <w:rPr>
                  <w:rFonts w:ascii="Times New Roman" w:eastAsia="Times New Roman" w:hAnsi="Times New Roman" w:cs="Times New Roman"/>
                  <w:bCs/>
                  <w:sz w:val="28"/>
                  <w:szCs w:val="28"/>
                </w:rPr>
                <w:delText xml:space="preserve">overnance </w:delText>
              </w:r>
              <w:r w:rsidRPr="00CA375F">
                <w:rPr>
                  <w:rFonts w:ascii="Times New Roman" w:eastAsia="Times New Roman" w:hAnsi="Times New Roman" w:cs="Times New Roman"/>
                  <w:bCs/>
                  <w:sz w:val="28"/>
                  <w:szCs w:val="28"/>
                </w:rPr>
                <w:delText>&amp;A</w:delText>
              </w:r>
              <w:r w:rsidR="00550761">
                <w:rPr>
                  <w:rFonts w:ascii="Times New Roman" w:eastAsia="Times New Roman" w:hAnsi="Times New Roman" w:cs="Times New Roman"/>
                  <w:bCs/>
                  <w:sz w:val="28"/>
                  <w:szCs w:val="28"/>
                </w:rPr>
                <w:delText xml:space="preserve">udit </w:delText>
              </w:r>
              <w:r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ommittee</w:delText>
              </w:r>
              <w:r w:rsidRPr="00CA375F">
                <w:rPr>
                  <w:rFonts w:ascii="Times New Roman" w:eastAsia="Times New Roman" w:hAnsi="Times New Roman" w:cs="Times New Roman"/>
                  <w:bCs/>
                  <w:sz w:val="28"/>
                  <w:szCs w:val="28"/>
                </w:rPr>
                <w:delText>)</w:delText>
              </w:r>
            </w:del>
          </w:p>
        </w:tc>
        <w:tc>
          <w:tcPr>
            <w:tcW w:w="2410" w:type="dxa"/>
          </w:tcPr>
          <w:p w14:paraId="2A975EBC" w14:textId="77777777" w:rsidR="00CA375F" w:rsidRPr="00CA375F" w:rsidRDefault="00CA375F" w:rsidP="00245A07">
            <w:pPr>
              <w:rPr>
                <w:del w:id="654" w:author="J LYONS" w:date="2026-09-25T20:06:00Z" w16du:dateUtc="2026-09-26T00:06:00Z"/>
                <w:rFonts w:ascii="Times New Roman" w:eastAsia="Times New Roman" w:hAnsi="Times New Roman" w:cs="Times New Roman"/>
                <w:bCs/>
                <w:sz w:val="28"/>
                <w:szCs w:val="28"/>
              </w:rPr>
            </w:pPr>
            <w:del w:id="655" w:author="J LYONS" w:date="2026-09-25T20:06:00Z" w16du:dateUtc="2026-09-26T00:06:00Z">
              <w:r w:rsidRPr="00CA375F">
                <w:rPr>
                  <w:rFonts w:ascii="Times New Roman" w:eastAsia="Times New Roman" w:hAnsi="Times New Roman" w:cs="Times New Roman"/>
                  <w:bCs/>
                  <w:sz w:val="28"/>
                  <w:szCs w:val="28"/>
                </w:rPr>
                <w:delText>£</w:delText>
              </w:r>
              <w:r w:rsidR="00EA26FD">
                <w:rPr>
                  <w:rFonts w:ascii="Times New Roman" w:eastAsia="Times New Roman" w:hAnsi="Times New Roman" w:cs="Times New Roman"/>
                  <w:bCs/>
                  <w:sz w:val="28"/>
                  <w:szCs w:val="28"/>
                </w:rPr>
                <w:delText xml:space="preserve"> 3,758</w:delText>
              </w:r>
            </w:del>
          </w:p>
        </w:tc>
      </w:tr>
      <w:tr w:rsidR="00CA375F" w:rsidRPr="00CA375F" w14:paraId="21711308" w14:textId="77777777" w:rsidTr="00EA26FD">
        <w:trPr>
          <w:del w:id="656" w:author="J LYONS" w:date="2026-09-25T20:06:00Z" w16du:dateUtc="2026-09-26T00:06:00Z"/>
        </w:trPr>
        <w:tc>
          <w:tcPr>
            <w:tcW w:w="6516" w:type="dxa"/>
          </w:tcPr>
          <w:p w14:paraId="5ED4DDA9" w14:textId="77777777" w:rsidR="00CA375F" w:rsidRPr="00CA375F" w:rsidRDefault="00CA375F" w:rsidP="00CA375F">
            <w:pPr>
              <w:rPr>
                <w:del w:id="657" w:author="J LYONS" w:date="2026-09-25T20:06:00Z" w16du:dateUtc="2026-09-26T00:06:00Z"/>
                <w:rFonts w:ascii="Times New Roman" w:eastAsia="Times New Roman" w:hAnsi="Times New Roman" w:cs="Times New Roman"/>
                <w:bCs/>
                <w:sz w:val="28"/>
                <w:szCs w:val="28"/>
              </w:rPr>
            </w:pPr>
            <w:del w:id="658" w:author="J LYONS" w:date="2026-09-25T20:06:00Z" w16du:dateUtc="2026-09-26T00:06:00Z">
              <w:r w:rsidRPr="00CA375F">
                <w:rPr>
                  <w:rFonts w:ascii="Times New Roman" w:eastAsia="Times New Roman" w:hAnsi="Times New Roman" w:cs="Times New Roman"/>
                  <w:bCs/>
                  <w:sz w:val="28"/>
                  <w:szCs w:val="28"/>
                </w:rPr>
                <w:delText>Chairman (L</w:delText>
              </w:r>
              <w:r w:rsidR="00550761">
                <w:rPr>
                  <w:rFonts w:ascii="Times New Roman" w:eastAsia="Times New Roman" w:hAnsi="Times New Roman" w:cs="Times New Roman"/>
                  <w:bCs/>
                  <w:sz w:val="28"/>
                  <w:szCs w:val="28"/>
                </w:rPr>
                <w:delText xml:space="preserve">eisure </w:delText>
              </w:r>
              <w:r w:rsidRPr="00CA375F">
                <w:rPr>
                  <w:rFonts w:ascii="Times New Roman" w:eastAsia="Times New Roman" w:hAnsi="Times New Roman" w:cs="Times New Roman"/>
                  <w:bCs/>
                  <w:sz w:val="28"/>
                  <w:szCs w:val="28"/>
                </w:rPr>
                <w:delText>&amp;C</w:delText>
              </w:r>
              <w:r w:rsidR="00550761">
                <w:rPr>
                  <w:rFonts w:ascii="Times New Roman" w:eastAsia="Times New Roman" w:hAnsi="Times New Roman" w:cs="Times New Roman"/>
                  <w:bCs/>
                  <w:sz w:val="28"/>
                  <w:szCs w:val="28"/>
                </w:rPr>
                <w:delText xml:space="preserve">ommunity </w:delText>
              </w:r>
              <w:r w:rsidRPr="00CA375F">
                <w:rPr>
                  <w:rFonts w:ascii="Times New Roman" w:eastAsia="Times New Roman" w:hAnsi="Times New Roman" w:cs="Times New Roman"/>
                  <w:bCs/>
                  <w:sz w:val="28"/>
                  <w:szCs w:val="28"/>
                </w:rPr>
                <w:delText>D</w:delText>
              </w:r>
              <w:r w:rsidR="00550761">
                <w:rPr>
                  <w:rFonts w:ascii="Times New Roman" w:eastAsia="Times New Roman" w:hAnsi="Times New Roman" w:cs="Times New Roman"/>
                  <w:bCs/>
                  <w:sz w:val="28"/>
                  <w:szCs w:val="28"/>
                </w:rPr>
                <w:delText xml:space="preserve">evelopment </w:delText>
              </w:r>
              <w:r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 xml:space="preserve">ommittee </w:delText>
              </w:r>
              <w:r w:rsidRPr="00CA375F">
                <w:rPr>
                  <w:rFonts w:ascii="Times New Roman" w:eastAsia="Times New Roman" w:hAnsi="Times New Roman" w:cs="Times New Roman"/>
                  <w:bCs/>
                  <w:sz w:val="28"/>
                  <w:szCs w:val="28"/>
                </w:rPr>
                <w:delText>)</w:delText>
              </w:r>
            </w:del>
          </w:p>
        </w:tc>
        <w:tc>
          <w:tcPr>
            <w:tcW w:w="2410" w:type="dxa"/>
          </w:tcPr>
          <w:p w14:paraId="27487303" w14:textId="77777777" w:rsidR="00CA375F" w:rsidRPr="00CA375F" w:rsidRDefault="00DE5D04" w:rsidP="00245A07">
            <w:pPr>
              <w:rPr>
                <w:del w:id="659" w:author="J LYONS" w:date="2026-09-25T20:06:00Z" w16du:dateUtc="2026-09-26T00:06:00Z"/>
                <w:rFonts w:ascii="Times New Roman" w:eastAsia="Times New Roman" w:hAnsi="Times New Roman" w:cs="Times New Roman"/>
                <w:bCs/>
                <w:sz w:val="28"/>
                <w:szCs w:val="28"/>
              </w:rPr>
            </w:pPr>
            <w:del w:id="660" w:author="J LYONS" w:date="2026-09-25T20:06:00Z" w16du:dateUtc="2026-09-26T00:06:00Z">
              <w:r>
                <w:rPr>
                  <w:rFonts w:ascii="Times New Roman" w:eastAsia="Times New Roman" w:hAnsi="Times New Roman" w:cs="Times New Roman"/>
                  <w:bCs/>
                  <w:sz w:val="28"/>
                  <w:szCs w:val="28"/>
                </w:rPr>
                <w:delText>£</w:delText>
              </w:r>
              <w:r w:rsidR="00EA26FD">
                <w:rPr>
                  <w:rFonts w:ascii="Times New Roman" w:eastAsia="Times New Roman" w:hAnsi="Times New Roman" w:cs="Times New Roman"/>
                  <w:bCs/>
                  <w:sz w:val="28"/>
                  <w:szCs w:val="28"/>
                </w:rPr>
                <w:delText xml:space="preserve"> 9,395</w:delText>
              </w:r>
            </w:del>
          </w:p>
        </w:tc>
      </w:tr>
      <w:tr w:rsidR="00CA375F" w:rsidRPr="00CA375F" w14:paraId="428ACCD1" w14:textId="77777777" w:rsidTr="00EA26FD">
        <w:trPr>
          <w:del w:id="661" w:author="J LYONS" w:date="2026-09-25T20:06:00Z" w16du:dateUtc="2026-09-26T00:06:00Z"/>
        </w:trPr>
        <w:tc>
          <w:tcPr>
            <w:tcW w:w="6516" w:type="dxa"/>
          </w:tcPr>
          <w:p w14:paraId="09F3E4B0" w14:textId="77777777" w:rsidR="00CA375F" w:rsidRPr="00CA375F" w:rsidRDefault="00CA375F" w:rsidP="00CA375F">
            <w:pPr>
              <w:rPr>
                <w:del w:id="662" w:author="J LYONS" w:date="2026-09-25T20:06:00Z" w16du:dateUtc="2026-09-26T00:06:00Z"/>
                <w:rFonts w:ascii="Times New Roman" w:eastAsia="Times New Roman" w:hAnsi="Times New Roman" w:cs="Times New Roman"/>
                <w:bCs/>
                <w:sz w:val="28"/>
                <w:szCs w:val="28"/>
              </w:rPr>
            </w:pPr>
            <w:del w:id="663" w:author="J LYONS" w:date="2026-09-25T20:06:00Z" w16du:dateUtc="2026-09-26T00:06:00Z">
              <w:r w:rsidRPr="00CA375F">
                <w:rPr>
                  <w:rFonts w:ascii="Times New Roman" w:eastAsia="Times New Roman" w:hAnsi="Times New Roman" w:cs="Times New Roman"/>
                  <w:bCs/>
                  <w:sz w:val="28"/>
                  <w:szCs w:val="28"/>
                </w:rPr>
                <w:delText>Chairman (P</w:delText>
              </w:r>
              <w:r w:rsidR="00550761">
                <w:rPr>
                  <w:rFonts w:ascii="Times New Roman" w:eastAsia="Times New Roman" w:hAnsi="Times New Roman" w:cs="Times New Roman"/>
                  <w:bCs/>
                  <w:sz w:val="28"/>
                  <w:szCs w:val="28"/>
                </w:rPr>
                <w:delText xml:space="preserve">lanning </w:delText>
              </w:r>
              <w:r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ommittee</w:delText>
              </w:r>
              <w:r w:rsidRPr="00CA375F">
                <w:rPr>
                  <w:rFonts w:ascii="Times New Roman" w:eastAsia="Times New Roman" w:hAnsi="Times New Roman" w:cs="Times New Roman"/>
                  <w:bCs/>
                  <w:sz w:val="28"/>
                  <w:szCs w:val="28"/>
                </w:rPr>
                <w:delText>)</w:delText>
              </w:r>
            </w:del>
          </w:p>
        </w:tc>
        <w:tc>
          <w:tcPr>
            <w:tcW w:w="2410" w:type="dxa"/>
          </w:tcPr>
          <w:p w14:paraId="6C98F20D" w14:textId="77777777" w:rsidR="00CA375F" w:rsidRPr="00CA375F" w:rsidRDefault="00DE5D04" w:rsidP="00245A07">
            <w:pPr>
              <w:rPr>
                <w:del w:id="664" w:author="J LYONS" w:date="2026-09-25T20:06:00Z" w16du:dateUtc="2026-09-26T00:06:00Z"/>
                <w:rFonts w:ascii="Times New Roman" w:eastAsia="Times New Roman" w:hAnsi="Times New Roman" w:cs="Times New Roman"/>
                <w:bCs/>
                <w:sz w:val="28"/>
                <w:szCs w:val="28"/>
              </w:rPr>
            </w:pPr>
            <w:del w:id="665" w:author="J LYONS" w:date="2026-09-25T20:06:00Z" w16du:dateUtc="2026-09-26T00:06:00Z">
              <w:r>
                <w:rPr>
                  <w:rFonts w:ascii="Times New Roman" w:eastAsia="Times New Roman" w:hAnsi="Times New Roman" w:cs="Times New Roman"/>
                  <w:bCs/>
                  <w:sz w:val="28"/>
                  <w:szCs w:val="28"/>
                </w:rPr>
                <w:delText>£</w:delText>
              </w:r>
              <w:r w:rsidR="00EA26FD">
                <w:rPr>
                  <w:rFonts w:ascii="Times New Roman" w:eastAsia="Times New Roman" w:hAnsi="Times New Roman" w:cs="Times New Roman"/>
                  <w:bCs/>
                  <w:sz w:val="28"/>
                  <w:szCs w:val="28"/>
                </w:rPr>
                <w:delText>11,274</w:delText>
              </w:r>
            </w:del>
          </w:p>
        </w:tc>
      </w:tr>
      <w:tr w:rsidR="00CA375F" w:rsidRPr="00CA375F" w14:paraId="0DBC58A3" w14:textId="77777777" w:rsidTr="00EA26FD">
        <w:trPr>
          <w:del w:id="666" w:author="J LYONS" w:date="2026-09-25T20:06:00Z" w16du:dateUtc="2026-09-26T00:06:00Z"/>
        </w:trPr>
        <w:tc>
          <w:tcPr>
            <w:tcW w:w="6516" w:type="dxa"/>
          </w:tcPr>
          <w:p w14:paraId="61E03D93" w14:textId="77777777" w:rsidR="00CA375F" w:rsidRPr="00CA375F" w:rsidRDefault="00CA375F" w:rsidP="00550761">
            <w:pPr>
              <w:rPr>
                <w:del w:id="667" w:author="J LYONS" w:date="2026-09-25T20:06:00Z" w16du:dateUtc="2026-09-26T00:06:00Z"/>
                <w:rFonts w:ascii="Times New Roman" w:eastAsia="Times New Roman" w:hAnsi="Times New Roman" w:cs="Times New Roman"/>
                <w:bCs/>
                <w:sz w:val="28"/>
                <w:szCs w:val="28"/>
              </w:rPr>
            </w:pPr>
            <w:del w:id="668" w:author="J LYONS" w:date="2026-09-25T20:06:00Z" w16du:dateUtc="2026-09-26T00:06:00Z">
              <w:r w:rsidRPr="00CA375F">
                <w:rPr>
                  <w:rFonts w:ascii="Times New Roman" w:eastAsia="Times New Roman" w:hAnsi="Times New Roman" w:cs="Times New Roman"/>
                  <w:bCs/>
                  <w:sz w:val="28"/>
                  <w:szCs w:val="28"/>
                </w:rPr>
                <w:delText>Chairman (Capital Projects</w:delText>
              </w:r>
              <w:r w:rsidR="00550761">
                <w:rPr>
                  <w:rFonts w:ascii="Times New Roman" w:eastAsia="Times New Roman" w:hAnsi="Times New Roman" w:cs="Times New Roman"/>
                  <w:bCs/>
                  <w:sz w:val="28"/>
                  <w:szCs w:val="28"/>
                </w:rPr>
                <w:delText xml:space="preserve"> Committee</w:delText>
              </w:r>
              <w:r w:rsidRPr="00CA375F">
                <w:rPr>
                  <w:rFonts w:ascii="Times New Roman" w:eastAsia="Times New Roman" w:hAnsi="Times New Roman" w:cs="Times New Roman"/>
                  <w:bCs/>
                  <w:sz w:val="28"/>
                  <w:szCs w:val="28"/>
                </w:rPr>
                <w:delText>)</w:delText>
              </w:r>
            </w:del>
          </w:p>
        </w:tc>
        <w:tc>
          <w:tcPr>
            <w:tcW w:w="2410" w:type="dxa"/>
          </w:tcPr>
          <w:p w14:paraId="72A70D76" w14:textId="77777777" w:rsidR="00CA375F" w:rsidRPr="00CA375F" w:rsidRDefault="00EA26FD" w:rsidP="00CA375F">
            <w:pPr>
              <w:rPr>
                <w:del w:id="669" w:author="J LYONS" w:date="2026-09-25T20:06:00Z" w16du:dateUtc="2026-09-26T00:06:00Z"/>
                <w:rFonts w:ascii="Times New Roman" w:eastAsia="Times New Roman" w:hAnsi="Times New Roman" w:cs="Times New Roman"/>
                <w:bCs/>
                <w:sz w:val="28"/>
                <w:szCs w:val="28"/>
              </w:rPr>
            </w:pPr>
            <w:del w:id="670" w:author="J LYONS" w:date="2026-09-25T20:06:00Z" w16du:dateUtc="2026-09-26T00:06:00Z">
              <w:r>
                <w:rPr>
                  <w:rFonts w:ascii="Times New Roman" w:eastAsia="Times New Roman" w:hAnsi="Times New Roman" w:cs="Times New Roman"/>
                  <w:bCs/>
                  <w:sz w:val="28"/>
                  <w:szCs w:val="28"/>
                </w:rPr>
                <w:delText>£ 5,657</w:delText>
              </w:r>
            </w:del>
          </w:p>
        </w:tc>
      </w:tr>
      <w:tr w:rsidR="00CA375F" w:rsidRPr="00CA375F" w14:paraId="31DD3413" w14:textId="77777777" w:rsidTr="00EA26FD">
        <w:trPr>
          <w:del w:id="671" w:author="J LYONS" w:date="2026-09-25T20:06:00Z" w16du:dateUtc="2026-09-26T00:06:00Z"/>
        </w:trPr>
        <w:tc>
          <w:tcPr>
            <w:tcW w:w="6516" w:type="dxa"/>
          </w:tcPr>
          <w:p w14:paraId="0DA126EE" w14:textId="77777777" w:rsidR="00CA375F" w:rsidRPr="00CA375F" w:rsidRDefault="00CA375F" w:rsidP="00CA375F">
            <w:pPr>
              <w:rPr>
                <w:del w:id="672" w:author="J LYONS" w:date="2026-09-25T20:06:00Z" w16du:dateUtc="2026-09-26T00:06:00Z"/>
                <w:rFonts w:ascii="Times New Roman" w:eastAsia="Times New Roman" w:hAnsi="Times New Roman" w:cs="Times New Roman"/>
                <w:bCs/>
                <w:sz w:val="28"/>
                <w:szCs w:val="28"/>
              </w:rPr>
            </w:pPr>
            <w:del w:id="673" w:author="J LYONS" w:date="2026-09-25T20:06:00Z" w16du:dateUtc="2026-09-26T00:06:00Z">
              <w:r w:rsidRPr="00CA375F">
                <w:rPr>
                  <w:rFonts w:ascii="Times New Roman" w:eastAsia="Times New Roman" w:hAnsi="Times New Roman" w:cs="Times New Roman"/>
                  <w:bCs/>
                  <w:sz w:val="28"/>
                  <w:szCs w:val="28"/>
                </w:rPr>
                <w:delText>Vice Chairman (</w:delText>
              </w:r>
              <w:r w:rsidR="00550761"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 xml:space="preserve">orporate </w:delText>
              </w:r>
              <w:r w:rsidR="00550761" w:rsidRPr="00CA375F">
                <w:rPr>
                  <w:rFonts w:ascii="Times New Roman" w:eastAsia="Times New Roman" w:hAnsi="Times New Roman" w:cs="Times New Roman"/>
                  <w:bCs/>
                  <w:sz w:val="28"/>
                  <w:szCs w:val="28"/>
                </w:rPr>
                <w:delText>S</w:delText>
              </w:r>
              <w:r w:rsidR="00550761">
                <w:rPr>
                  <w:rFonts w:ascii="Times New Roman" w:eastAsia="Times New Roman" w:hAnsi="Times New Roman" w:cs="Times New Roman"/>
                  <w:bCs/>
                  <w:sz w:val="28"/>
                  <w:szCs w:val="28"/>
                </w:rPr>
                <w:delText xml:space="preserve">ervices </w:delText>
              </w:r>
              <w:r w:rsidR="00550761"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ommittee)</w:delText>
              </w:r>
            </w:del>
          </w:p>
        </w:tc>
        <w:tc>
          <w:tcPr>
            <w:tcW w:w="2410" w:type="dxa"/>
          </w:tcPr>
          <w:p w14:paraId="7A5F3766" w14:textId="77777777" w:rsidR="00CA375F" w:rsidRPr="00CA375F" w:rsidRDefault="00CA375F" w:rsidP="00245A07">
            <w:pPr>
              <w:rPr>
                <w:del w:id="674" w:author="J LYONS" w:date="2026-09-25T20:06:00Z" w16du:dateUtc="2026-09-26T00:06:00Z"/>
                <w:rFonts w:ascii="Times New Roman" w:eastAsia="Times New Roman" w:hAnsi="Times New Roman" w:cs="Times New Roman"/>
                <w:bCs/>
                <w:sz w:val="28"/>
                <w:szCs w:val="28"/>
              </w:rPr>
            </w:pPr>
            <w:del w:id="675" w:author="J LYONS" w:date="2026-09-25T20:06:00Z" w16du:dateUtc="2026-09-26T00:06:00Z">
              <w:r w:rsidRPr="00CA375F">
                <w:rPr>
                  <w:rFonts w:ascii="Times New Roman" w:eastAsia="Times New Roman" w:hAnsi="Times New Roman" w:cs="Times New Roman"/>
                  <w:bCs/>
                  <w:sz w:val="28"/>
                  <w:szCs w:val="28"/>
                </w:rPr>
                <w:delText>£</w:delText>
              </w:r>
              <w:r w:rsidR="00EA26FD">
                <w:rPr>
                  <w:rFonts w:ascii="Times New Roman" w:eastAsia="Times New Roman" w:hAnsi="Times New Roman" w:cs="Times New Roman"/>
                  <w:bCs/>
                  <w:sz w:val="28"/>
                  <w:szCs w:val="28"/>
                </w:rPr>
                <w:delText xml:space="preserve"> 2,819</w:delText>
              </w:r>
            </w:del>
          </w:p>
        </w:tc>
      </w:tr>
      <w:tr w:rsidR="00CA375F" w:rsidRPr="00CA375F" w14:paraId="2D1BDEFC" w14:textId="77777777" w:rsidTr="00EA26FD">
        <w:trPr>
          <w:del w:id="676" w:author="J LYONS" w:date="2026-09-25T20:06:00Z" w16du:dateUtc="2026-09-26T00:06:00Z"/>
        </w:trPr>
        <w:tc>
          <w:tcPr>
            <w:tcW w:w="6516" w:type="dxa"/>
          </w:tcPr>
          <w:p w14:paraId="0E2385A9" w14:textId="77777777" w:rsidR="00CA375F" w:rsidRPr="00CA375F" w:rsidRDefault="00CA375F" w:rsidP="00CA375F">
            <w:pPr>
              <w:rPr>
                <w:del w:id="677" w:author="J LYONS" w:date="2026-09-25T20:06:00Z" w16du:dateUtc="2026-09-26T00:06:00Z"/>
                <w:rFonts w:ascii="Times New Roman" w:eastAsia="Times New Roman" w:hAnsi="Times New Roman" w:cs="Times New Roman"/>
                <w:bCs/>
                <w:sz w:val="28"/>
                <w:szCs w:val="28"/>
              </w:rPr>
            </w:pPr>
            <w:del w:id="678" w:author="J LYONS" w:date="2026-09-25T20:06:00Z" w16du:dateUtc="2026-09-26T00:06:00Z">
              <w:r w:rsidRPr="00CA375F">
                <w:rPr>
                  <w:rFonts w:ascii="Times New Roman" w:eastAsia="Times New Roman" w:hAnsi="Times New Roman" w:cs="Times New Roman"/>
                  <w:bCs/>
                  <w:sz w:val="28"/>
                  <w:szCs w:val="28"/>
                </w:rPr>
                <w:delText>Vice Chairman (</w:delText>
              </w:r>
              <w:r w:rsidR="00550761" w:rsidRPr="00CA375F">
                <w:rPr>
                  <w:rFonts w:ascii="Times New Roman" w:eastAsia="Times New Roman" w:hAnsi="Times New Roman" w:cs="Times New Roman"/>
                  <w:bCs/>
                  <w:sz w:val="28"/>
                  <w:szCs w:val="28"/>
                </w:rPr>
                <w:delText>D</w:delText>
              </w:r>
              <w:r w:rsidR="00550761">
                <w:rPr>
                  <w:rFonts w:ascii="Times New Roman" w:eastAsia="Times New Roman" w:hAnsi="Times New Roman" w:cs="Times New Roman"/>
                  <w:bCs/>
                  <w:sz w:val="28"/>
                  <w:szCs w:val="28"/>
                </w:rPr>
                <w:delText xml:space="preserve">evelopment </w:delText>
              </w:r>
              <w:r w:rsidR="00550761"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ommittee</w:delText>
              </w:r>
              <w:r w:rsidRPr="00CA375F">
                <w:rPr>
                  <w:rFonts w:ascii="Times New Roman" w:eastAsia="Times New Roman" w:hAnsi="Times New Roman" w:cs="Times New Roman"/>
                  <w:bCs/>
                  <w:sz w:val="28"/>
                  <w:szCs w:val="28"/>
                </w:rPr>
                <w:delText>)</w:delText>
              </w:r>
            </w:del>
          </w:p>
        </w:tc>
        <w:tc>
          <w:tcPr>
            <w:tcW w:w="2410" w:type="dxa"/>
          </w:tcPr>
          <w:p w14:paraId="03CB6630" w14:textId="77777777" w:rsidR="00CA375F" w:rsidRPr="00CA375F" w:rsidRDefault="00EA26FD" w:rsidP="00DE5D04">
            <w:pPr>
              <w:rPr>
                <w:del w:id="679" w:author="J LYONS" w:date="2026-09-25T20:06:00Z" w16du:dateUtc="2026-09-26T00:06:00Z"/>
                <w:rFonts w:ascii="Times New Roman" w:eastAsia="Times New Roman" w:hAnsi="Times New Roman" w:cs="Times New Roman"/>
                <w:bCs/>
                <w:sz w:val="28"/>
                <w:szCs w:val="28"/>
              </w:rPr>
            </w:pPr>
            <w:del w:id="680" w:author="J LYONS" w:date="2026-09-25T20:06:00Z" w16du:dateUtc="2026-09-26T00:06:00Z">
              <w:r>
                <w:rPr>
                  <w:rFonts w:ascii="Times New Roman" w:eastAsia="Times New Roman" w:hAnsi="Times New Roman" w:cs="Times New Roman"/>
                  <w:bCs/>
                  <w:sz w:val="28"/>
                  <w:szCs w:val="28"/>
                </w:rPr>
                <w:delText>£ 2,819</w:delText>
              </w:r>
            </w:del>
          </w:p>
        </w:tc>
      </w:tr>
      <w:tr w:rsidR="00CA375F" w:rsidRPr="00CA375F" w14:paraId="4F12743C" w14:textId="77777777" w:rsidTr="00EA26FD">
        <w:trPr>
          <w:del w:id="681" w:author="J LYONS" w:date="2026-09-25T20:06:00Z" w16du:dateUtc="2026-09-26T00:06:00Z"/>
        </w:trPr>
        <w:tc>
          <w:tcPr>
            <w:tcW w:w="6516" w:type="dxa"/>
          </w:tcPr>
          <w:p w14:paraId="21462F15" w14:textId="77777777" w:rsidR="00CA375F" w:rsidRPr="00CA375F" w:rsidRDefault="00CA375F" w:rsidP="00CA375F">
            <w:pPr>
              <w:rPr>
                <w:del w:id="682" w:author="J LYONS" w:date="2026-09-25T20:06:00Z" w16du:dateUtc="2026-09-26T00:06:00Z"/>
                <w:rFonts w:ascii="Times New Roman" w:eastAsia="Times New Roman" w:hAnsi="Times New Roman" w:cs="Times New Roman"/>
                <w:bCs/>
                <w:sz w:val="28"/>
                <w:szCs w:val="28"/>
              </w:rPr>
            </w:pPr>
            <w:del w:id="683" w:author="J LYONS" w:date="2026-09-25T20:06:00Z" w16du:dateUtc="2026-09-26T00:06:00Z">
              <w:r w:rsidRPr="00CA375F">
                <w:rPr>
                  <w:rFonts w:ascii="Times New Roman" w:eastAsia="Times New Roman" w:hAnsi="Times New Roman" w:cs="Times New Roman"/>
                  <w:bCs/>
                  <w:sz w:val="28"/>
                  <w:szCs w:val="28"/>
                </w:rPr>
                <w:delText>Vice Chairman (</w:delText>
              </w:r>
              <w:r w:rsidR="00550761" w:rsidRPr="00CA375F">
                <w:rPr>
                  <w:rFonts w:ascii="Times New Roman" w:eastAsia="Times New Roman" w:hAnsi="Times New Roman" w:cs="Times New Roman"/>
                  <w:bCs/>
                  <w:sz w:val="28"/>
                  <w:szCs w:val="28"/>
                </w:rPr>
                <w:delText>E</w:delText>
              </w:r>
              <w:r w:rsidR="00550761">
                <w:rPr>
                  <w:rFonts w:ascii="Times New Roman" w:eastAsia="Times New Roman" w:hAnsi="Times New Roman" w:cs="Times New Roman"/>
                  <w:bCs/>
                  <w:sz w:val="28"/>
                  <w:szCs w:val="28"/>
                </w:rPr>
                <w:delText xml:space="preserve">nvironmental </w:delText>
              </w:r>
              <w:r w:rsidR="00550761" w:rsidRPr="00CA375F">
                <w:rPr>
                  <w:rFonts w:ascii="Times New Roman" w:eastAsia="Times New Roman" w:hAnsi="Times New Roman" w:cs="Times New Roman"/>
                  <w:bCs/>
                  <w:sz w:val="28"/>
                  <w:szCs w:val="28"/>
                </w:rPr>
                <w:delText>S</w:delText>
              </w:r>
              <w:r w:rsidR="00550761">
                <w:rPr>
                  <w:rFonts w:ascii="Times New Roman" w:eastAsia="Times New Roman" w:hAnsi="Times New Roman" w:cs="Times New Roman"/>
                  <w:bCs/>
                  <w:sz w:val="28"/>
                  <w:szCs w:val="28"/>
                </w:rPr>
                <w:delText xml:space="preserve">ervices </w:delText>
              </w:r>
              <w:r w:rsidR="00550761"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ommittee</w:delText>
              </w:r>
              <w:r w:rsidRPr="00CA375F">
                <w:rPr>
                  <w:rFonts w:ascii="Times New Roman" w:eastAsia="Times New Roman" w:hAnsi="Times New Roman" w:cs="Times New Roman"/>
                  <w:bCs/>
                  <w:sz w:val="28"/>
                  <w:szCs w:val="28"/>
                </w:rPr>
                <w:delText>)</w:delText>
              </w:r>
            </w:del>
          </w:p>
        </w:tc>
        <w:tc>
          <w:tcPr>
            <w:tcW w:w="2410" w:type="dxa"/>
          </w:tcPr>
          <w:p w14:paraId="1C8901B0" w14:textId="77777777" w:rsidR="00CA375F" w:rsidRPr="00CA375F" w:rsidRDefault="00EA26FD" w:rsidP="00DE5D04">
            <w:pPr>
              <w:rPr>
                <w:del w:id="684" w:author="J LYONS" w:date="2026-09-25T20:06:00Z" w16du:dateUtc="2026-09-26T00:06:00Z"/>
                <w:rFonts w:ascii="Times New Roman" w:eastAsia="Times New Roman" w:hAnsi="Times New Roman" w:cs="Times New Roman"/>
                <w:bCs/>
                <w:sz w:val="28"/>
                <w:szCs w:val="28"/>
              </w:rPr>
            </w:pPr>
            <w:del w:id="685" w:author="J LYONS" w:date="2026-09-25T20:06:00Z" w16du:dateUtc="2026-09-26T00:06:00Z">
              <w:r>
                <w:rPr>
                  <w:rFonts w:ascii="Times New Roman" w:eastAsia="Times New Roman" w:hAnsi="Times New Roman" w:cs="Times New Roman"/>
                  <w:bCs/>
                  <w:sz w:val="28"/>
                  <w:szCs w:val="28"/>
                </w:rPr>
                <w:delText>£ 2,819</w:delText>
              </w:r>
            </w:del>
          </w:p>
        </w:tc>
      </w:tr>
      <w:tr w:rsidR="00CA375F" w:rsidRPr="00CA375F" w14:paraId="10EE3804" w14:textId="77777777" w:rsidTr="00EA26FD">
        <w:trPr>
          <w:del w:id="686" w:author="J LYONS" w:date="2026-09-25T20:06:00Z" w16du:dateUtc="2026-09-26T00:06:00Z"/>
        </w:trPr>
        <w:tc>
          <w:tcPr>
            <w:tcW w:w="6516" w:type="dxa"/>
          </w:tcPr>
          <w:p w14:paraId="1201FD96" w14:textId="77777777" w:rsidR="00CA375F" w:rsidRPr="00CA375F" w:rsidRDefault="00CA375F" w:rsidP="00CA375F">
            <w:pPr>
              <w:rPr>
                <w:del w:id="687" w:author="J LYONS" w:date="2026-09-25T20:06:00Z" w16du:dateUtc="2026-09-26T00:06:00Z"/>
                <w:rFonts w:ascii="Times New Roman" w:eastAsia="Times New Roman" w:hAnsi="Times New Roman" w:cs="Times New Roman"/>
                <w:bCs/>
                <w:sz w:val="28"/>
                <w:szCs w:val="28"/>
              </w:rPr>
            </w:pPr>
            <w:del w:id="688" w:author="J LYONS" w:date="2026-09-25T20:06:00Z" w16du:dateUtc="2026-09-26T00:06:00Z">
              <w:r w:rsidRPr="00CA375F">
                <w:rPr>
                  <w:rFonts w:ascii="Times New Roman" w:eastAsia="Times New Roman" w:hAnsi="Times New Roman" w:cs="Times New Roman"/>
                  <w:bCs/>
                  <w:sz w:val="28"/>
                  <w:szCs w:val="28"/>
                </w:rPr>
                <w:delText>Vice Chairman (</w:delText>
              </w:r>
              <w:r w:rsidR="00550761" w:rsidRPr="00CA375F">
                <w:rPr>
                  <w:rFonts w:ascii="Times New Roman" w:eastAsia="Times New Roman" w:hAnsi="Times New Roman" w:cs="Times New Roman"/>
                  <w:bCs/>
                  <w:sz w:val="28"/>
                  <w:szCs w:val="28"/>
                </w:rPr>
                <w:delText>G</w:delText>
              </w:r>
              <w:r w:rsidR="00550761">
                <w:rPr>
                  <w:rFonts w:ascii="Times New Roman" w:eastAsia="Times New Roman" w:hAnsi="Times New Roman" w:cs="Times New Roman"/>
                  <w:bCs/>
                  <w:sz w:val="28"/>
                  <w:szCs w:val="28"/>
                </w:rPr>
                <w:delText xml:space="preserve">overnance </w:delText>
              </w:r>
              <w:r w:rsidR="00550761" w:rsidRPr="00CA375F">
                <w:rPr>
                  <w:rFonts w:ascii="Times New Roman" w:eastAsia="Times New Roman" w:hAnsi="Times New Roman" w:cs="Times New Roman"/>
                  <w:bCs/>
                  <w:sz w:val="28"/>
                  <w:szCs w:val="28"/>
                </w:rPr>
                <w:delText>&amp;A</w:delText>
              </w:r>
              <w:r w:rsidR="00550761">
                <w:rPr>
                  <w:rFonts w:ascii="Times New Roman" w:eastAsia="Times New Roman" w:hAnsi="Times New Roman" w:cs="Times New Roman"/>
                  <w:bCs/>
                  <w:sz w:val="28"/>
                  <w:szCs w:val="28"/>
                </w:rPr>
                <w:delText xml:space="preserve">udit </w:delText>
              </w:r>
              <w:r w:rsidR="00550761"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ommittee</w:delText>
              </w:r>
              <w:r w:rsidRPr="00CA375F">
                <w:rPr>
                  <w:rFonts w:ascii="Times New Roman" w:eastAsia="Times New Roman" w:hAnsi="Times New Roman" w:cs="Times New Roman"/>
                  <w:bCs/>
                  <w:sz w:val="28"/>
                  <w:szCs w:val="28"/>
                </w:rPr>
                <w:delText>)</w:delText>
              </w:r>
            </w:del>
          </w:p>
        </w:tc>
        <w:tc>
          <w:tcPr>
            <w:tcW w:w="2410" w:type="dxa"/>
          </w:tcPr>
          <w:p w14:paraId="716A2A86" w14:textId="77777777" w:rsidR="00CA375F" w:rsidRPr="00CA375F" w:rsidRDefault="00CA375F" w:rsidP="00245A07">
            <w:pPr>
              <w:rPr>
                <w:del w:id="689" w:author="J LYONS" w:date="2026-09-25T20:06:00Z" w16du:dateUtc="2026-09-26T00:06:00Z"/>
                <w:rFonts w:ascii="Times New Roman" w:eastAsia="Times New Roman" w:hAnsi="Times New Roman" w:cs="Times New Roman"/>
                <w:bCs/>
                <w:sz w:val="28"/>
                <w:szCs w:val="28"/>
              </w:rPr>
            </w:pPr>
            <w:del w:id="690" w:author="J LYONS" w:date="2026-09-25T20:06:00Z" w16du:dateUtc="2026-09-26T00:06:00Z">
              <w:r w:rsidRPr="00CA375F">
                <w:rPr>
                  <w:rFonts w:ascii="Times New Roman" w:eastAsia="Times New Roman" w:hAnsi="Times New Roman" w:cs="Times New Roman"/>
                  <w:bCs/>
                  <w:sz w:val="28"/>
                  <w:szCs w:val="28"/>
                </w:rPr>
                <w:delText>£</w:delText>
              </w:r>
              <w:r w:rsidR="00245A07">
                <w:rPr>
                  <w:rFonts w:ascii="Times New Roman" w:eastAsia="Times New Roman" w:hAnsi="Times New Roman" w:cs="Times New Roman"/>
                  <w:bCs/>
                  <w:sz w:val="28"/>
                  <w:szCs w:val="28"/>
                </w:rPr>
                <w:delText xml:space="preserve"> </w:delText>
              </w:r>
              <w:r w:rsidRPr="00CA375F">
                <w:rPr>
                  <w:rFonts w:ascii="Times New Roman" w:eastAsia="Times New Roman" w:hAnsi="Times New Roman" w:cs="Times New Roman"/>
                  <w:bCs/>
                  <w:sz w:val="28"/>
                  <w:szCs w:val="28"/>
                </w:rPr>
                <w:delText>1,</w:delText>
              </w:r>
              <w:r w:rsidR="00EA26FD">
                <w:rPr>
                  <w:rFonts w:ascii="Times New Roman" w:eastAsia="Times New Roman" w:hAnsi="Times New Roman" w:cs="Times New Roman"/>
                  <w:bCs/>
                  <w:sz w:val="28"/>
                  <w:szCs w:val="28"/>
                </w:rPr>
                <w:delText>127</w:delText>
              </w:r>
            </w:del>
          </w:p>
        </w:tc>
      </w:tr>
      <w:tr w:rsidR="00CA375F" w:rsidRPr="00CA375F" w14:paraId="3270D45E" w14:textId="77777777" w:rsidTr="00EA26FD">
        <w:trPr>
          <w:del w:id="691" w:author="J LYONS" w:date="2026-09-25T20:06:00Z" w16du:dateUtc="2026-09-26T00:06:00Z"/>
        </w:trPr>
        <w:tc>
          <w:tcPr>
            <w:tcW w:w="6516" w:type="dxa"/>
          </w:tcPr>
          <w:p w14:paraId="1DE7A322" w14:textId="77777777" w:rsidR="00CA375F" w:rsidRPr="00CA375F" w:rsidRDefault="00CA375F" w:rsidP="00CA375F">
            <w:pPr>
              <w:rPr>
                <w:del w:id="692" w:author="J LYONS" w:date="2026-09-25T20:06:00Z" w16du:dateUtc="2026-09-26T00:06:00Z"/>
                <w:rFonts w:ascii="Times New Roman" w:eastAsia="Times New Roman" w:hAnsi="Times New Roman" w:cs="Times New Roman"/>
                <w:bCs/>
                <w:sz w:val="28"/>
                <w:szCs w:val="28"/>
              </w:rPr>
            </w:pPr>
            <w:del w:id="693" w:author="J LYONS" w:date="2026-09-25T20:06:00Z" w16du:dateUtc="2026-09-26T00:06:00Z">
              <w:r w:rsidRPr="00CA375F">
                <w:rPr>
                  <w:rFonts w:ascii="Times New Roman" w:eastAsia="Times New Roman" w:hAnsi="Times New Roman" w:cs="Times New Roman"/>
                  <w:bCs/>
                  <w:sz w:val="28"/>
                  <w:szCs w:val="28"/>
                </w:rPr>
                <w:delText>Vice Chairman (</w:delText>
              </w:r>
              <w:r w:rsidR="00550761" w:rsidRPr="00CA375F">
                <w:rPr>
                  <w:rFonts w:ascii="Times New Roman" w:eastAsia="Times New Roman" w:hAnsi="Times New Roman" w:cs="Times New Roman"/>
                  <w:bCs/>
                  <w:sz w:val="28"/>
                  <w:szCs w:val="28"/>
                </w:rPr>
                <w:delText>L</w:delText>
              </w:r>
              <w:r w:rsidR="00550761">
                <w:rPr>
                  <w:rFonts w:ascii="Times New Roman" w:eastAsia="Times New Roman" w:hAnsi="Times New Roman" w:cs="Times New Roman"/>
                  <w:bCs/>
                  <w:sz w:val="28"/>
                  <w:szCs w:val="28"/>
                </w:rPr>
                <w:delText xml:space="preserve">eisure </w:delText>
              </w:r>
              <w:r w:rsidR="00550761" w:rsidRPr="00CA375F">
                <w:rPr>
                  <w:rFonts w:ascii="Times New Roman" w:eastAsia="Times New Roman" w:hAnsi="Times New Roman" w:cs="Times New Roman"/>
                  <w:bCs/>
                  <w:sz w:val="28"/>
                  <w:szCs w:val="28"/>
                </w:rPr>
                <w:delText>&amp;C</w:delText>
              </w:r>
              <w:r w:rsidR="00550761">
                <w:rPr>
                  <w:rFonts w:ascii="Times New Roman" w:eastAsia="Times New Roman" w:hAnsi="Times New Roman" w:cs="Times New Roman"/>
                  <w:bCs/>
                  <w:sz w:val="28"/>
                  <w:szCs w:val="28"/>
                </w:rPr>
                <w:delText xml:space="preserve">ommunity </w:delText>
              </w:r>
              <w:r w:rsidR="00550761" w:rsidRPr="00CA375F">
                <w:rPr>
                  <w:rFonts w:ascii="Times New Roman" w:eastAsia="Times New Roman" w:hAnsi="Times New Roman" w:cs="Times New Roman"/>
                  <w:bCs/>
                  <w:sz w:val="28"/>
                  <w:szCs w:val="28"/>
                </w:rPr>
                <w:delText>D</w:delText>
              </w:r>
              <w:r w:rsidR="00550761">
                <w:rPr>
                  <w:rFonts w:ascii="Times New Roman" w:eastAsia="Times New Roman" w:hAnsi="Times New Roman" w:cs="Times New Roman"/>
                  <w:bCs/>
                  <w:sz w:val="28"/>
                  <w:szCs w:val="28"/>
                </w:rPr>
                <w:delText xml:space="preserve">evelopment </w:delText>
              </w:r>
              <w:r w:rsidR="00550761"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ommittee</w:delText>
              </w:r>
              <w:r w:rsidRPr="00CA375F">
                <w:rPr>
                  <w:rFonts w:ascii="Times New Roman" w:eastAsia="Times New Roman" w:hAnsi="Times New Roman" w:cs="Times New Roman"/>
                  <w:bCs/>
                  <w:sz w:val="28"/>
                  <w:szCs w:val="28"/>
                </w:rPr>
                <w:delText>)</w:delText>
              </w:r>
            </w:del>
          </w:p>
        </w:tc>
        <w:tc>
          <w:tcPr>
            <w:tcW w:w="2410" w:type="dxa"/>
          </w:tcPr>
          <w:p w14:paraId="5A6A133C" w14:textId="77777777" w:rsidR="00CA375F" w:rsidRPr="00CA375F" w:rsidRDefault="00CA375F" w:rsidP="00245A07">
            <w:pPr>
              <w:rPr>
                <w:del w:id="694" w:author="J LYONS" w:date="2026-09-25T20:06:00Z" w16du:dateUtc="2026-09-26T00:06:00Z"/>
                <w:rFonts w:ascii="Times New Roman" w:eastAsia="Times New Roman" w:hAnsi="Times New Roman" w:cs="Times New Roman"/>
                <w:bCs/>
                <w:sz w:val="28"/>
                <w:szCs w:val="28"/>
              </w:rPr>
            </w:pPr>
            <w:del w:id="695" w:author="J LYONS" w:date="2026-09-25T20:06:00Z" w16du:dateUtc="2026-09-26T00:06:00Z">
              <w:r w:rsidRPr="00CA375F">
                <w:rPr>
                  <w:rFonts w:ascii="Times New Roman" w:eastAsia="Times New Roman" w:hAnsi="Times New Roman" w:cs="Times New Roman"/>
                  <w:bCs/>
                  <w:sz w:val="28"/>
                  <w:szCs w:val="28"/>
                </w:rPr>
                <w:delText>£</w:delText>
              </w:r>
              <w:r w:rsidR="00EA26FD">
                <w:rPr>
                  <w:rFonts w:ascii="Times New Roman" w:eastAsia="Times New Roman" w:hAnsi="Times New Roman" w:cs="Times New Roman"/>
                  <w:bCs/>
                  <w:sz w:val="28"/>
                  <w:szCs w:val="28"/>
                </w:rPr>
                <w:delText xml:space="preserve"> 2,819</w:delText>
              </w:r>
            </w:del>
          </w:p>
        </w:tc>
      </w:tr>
      <w:tr w:rsidR="00CA375F" w:rsidRPr="00CA375F" w14:paraId="681C2795" w14:textId="77777777" w:rsidTr="00EA26FD">
        <w:trPr>
          <w:del w:id="696" w:author="J LYONS" w:date="2026-09-25T20:06:00Z" w16du:dateUtc="2026-09-26T00:06:00Z"/>
        </w:trPr>
        <w:tc>
          <w:tcPr>
            <w:tcW w:w="6516" w:type="dxa"/>
          </w:tcPr>
          <w:p w14:paraId="2D8FDF62" w14:textId="77777777" w:rsidR="00CA375F" w:rsidRPr="00CA375F" w:rsidRDefault="00CA375F" w:rsidP="00CA375F">
            <w:pPr>
              <w:rPr>
                <w:del w:id="697" w:author="J LYONS" w:date="2026-09-25T20:06:00Z" w16du:dateUtc="2026-09-26T00:06:00Z"/>
                <w:rFonts w:ascii="Times New Roman" w:eastAsia="Times New Roman" w:hAnsi="Times New Roman" w:cs="Times New Roman"/>
                <w:bCs/>
                <w:sz w:val="28"/>
                <w:szCs w:val="28"/>
              </w:rPr>
            </w:pPr>
            <w:del w:id="698" w:author="J LYONS" w:date="2026-09-25T20:06:00Z" w16du:dateUtc="2026-09-26T00:06:00Z">
              <w:r w:rsidRPr="00CA375F">
                <w:rPr>
                  <w:rFonts w:ascii="Times New Roman" w:eastAsia="Times New Roman" w:hAnsi="Times New Roman" w:cs="Times New Roman"/>
                  <w:bCs/>
                  <w:sz w:val="28"/>
                  <w:szCs w:val="28"/>
                </w:rPr>
                <w:delText>Vice Chairman (</w:delText>
              </w:r>
              <w:r w:rsidR="00550761" w:rsidRPr="00CA375F">
                <w:rPr>
                  <w:rFonts w:ascii="Times New Roman" w:eastAsia="Times New Roman" w:hAnsi="Times New Roman" w:cs="Times New Roman"/>
                  <w:bCs/>
                  <w:sz w:val="28"/>
                  <w:szCs w:val="28"/>
                </w:rPr>
                <w:delText>P</w:delText>
              </w:r>
              <w:r w:rsidR="00550761">
                <w:rPr>
                  <w:rFonts w:ascii="Times New Roman" w:eastAsia="Times New Roman" w:hAnsi="Times New Roman" w:cs="Times New Roman"/>
                  <w:bCs/>
                  <w:sz w:val="28"/>
                  <w:szCs w:val="28"/>
                </w:rPr>
                <w:delText xml:space="preserve">lanning </w:delText>
              </w:r>
              <w:r w:rsidR="00550761" w:rsidRPr="00CA375F">
                <w:rPr>
                  <w:rFonts w:ascii="Times New Roman" w:eastAsia="Times New Roman" w:hAnsi="Times New Roman" w:cs="Times New Roman"/>
                  <w:bCs/>
                  <w:sz w:val="28"/>
                  <w:szCs w:val="28"/>
                </w:rPr>
                <w:delText>C</w:delText>
              </w:r>
              <w:r w:rsidR="00550761">
                <w:rPr>
                  <w:rFonts w:ascii="Times New Roman" w:eastAsia="Times New Roman" w:hAnsi="Times New Roman" w:cs="Times New Roman"/>
                  <w:bCs/>
                  <w:sz w:val="28"/>
                  <w:szCs w:val="28"/>
                </w:rPr>
                <w:delText>ommittee</w:delText>
              </w:r>
              <w:r w:rsidR="00550761" w:rsidRPr="00CA375F">
                <w:rPr>
                  <w:rFonts w:ascii="Times New Roman" w:eastAsia="Times New Roman" w:hAnsi="Times New Roman" w:cs="Times New Roman"/>
                  <w:bCs/>
                  <w:sz w:val="28"/>
                  <w:szCs w:val="28"/>
                </w:rPr>
                <w:delText>)</w:delText>
              </w:r>
            </w:del>
          </w:p>
        </w:tc>
        <w:tc>
          <w:tcPr>
            <w:tcW w:w="2410" w:type="dxa"/>
          </w:tcPr>
          <w:p w14:paraId="03798627" w14:textId="77777777" w:rsidR="00CA375F" w:rsidRPr="00CA375F" w:rsidRDefault="00EA26FD" w:rsidP="00245A07">
            <w:pPr>
              <w:rPr>
                <w:del w:id="699" w:author="J LYONS" w:date="2026-09-25T20:06:00Z" w16du:dateUtc="2026-09-26T00:06:00Z"/>
                <w:rFonts w:ascii="Times New Roman" w:eastAsia="Times New Roman" w:hAnsi="Times New Roman" w:cs="Times New Roman"/>
                <w:bCs/>
                <w:sz w:val="28"/>
                <w:szCs w:val="28"/>
              </w:rPr>
            </w:pPr>
            <w:del w:id="700" w:author="J LYONS" w:date="2026-09-25T20:06:00Z" w16du:dateUtc="2026-09-26T00:06:00Z">
              <w:r>
                <w:rPr>
                  <w:rFonts w:ascii="Times New Roman" w:eastAsia="Times New Roman" w:hAnsi="Times New Roman" w:cs="Times New Roman"/>
                  <w:bCs/>
                  <w:sz w:val="28"/>
                  <w:szCs w:val="28"/>
                </w:rPr>
                <w:delText>£ 3,382</w:delText>
              </w:r>
            </w:del>
          </w:p>
        </w:tc>
      </w:tr>
      <w:tr w:rsidR="00CA375F" w:rsidRPr="00CA375F" w14:paraId="0FEAC2F6" w14:textId="77777777" w:rsidTr="00EA26FD">
        <w:trPr>
          <w:del w:id="701" w:author="J LYONS" w:date="2026-09-25T20:06:00Z" w16du:dateUtc="2026-09-26T00:06:00Z"/>
        </w:trPr>
        <w:tc>
          <w:tcPr>
            <w:tcW w:w="6516" w:type="dxa"/>
          </w:tcPr>
          <w:p w14:paraId="1B277FC9" w14:textId="77777777" w:rsidR="00CA375F" w:rsidRPr="00CA375F" w:rsidRDefault="00CA375F" w:rsidP="00CA375F">
            <w:pPr>
              <w:rPr>
                <w:del w:id="702" w:author="J LYONS" w:date="2026-09-25T20:06:00Z" w16du:dateUtc="2026-09-26T00:06:00Z"/>
                <w:rFonts w:ascii="Times New Roman" w:eastAsia="Times New Roman" w:hAnsi="Times New Roman" w:cs="Times New Roman"/>
                <w:bCs/>
                <w:sz w:val="28"/>
                <w:szCs w:val="28"/>
              </w:rPr>
            </w:pPr>
            <w:del w:id="703" w:author="J LYONS" w:date="2026-09-25T20:06:00Z" w16du:dateUtc="2026-09-26T00:06:00Z">
              <w:r w:rsidRPr="00CA375F">
                <w:rPr>
                  <w:rFonts w:ascii="Times New Roman" w:eastAsia="Times New Roman" w:hAnsi="Times New Roman" w:cs="Times New Roman"/>
                  <w:bCs/>
                  <w:sz w:val="28"/>
                  <w:szCs w:val="28"/>
                </w:rPr>
                <w:delText>Vice Chairman (</w:delText>
              </w:r>
              <w:r w:rsidR="00550761" w:rsidRPr="00CA375F">
                <w:rPr>
                  <w:rFonts w:ascii="Times New Roman" w:eastAsia="Times New Roman" w:hAnsi="Times New Roman" w:cs="Times New Roman"/>
                  <w:bCs/>
                  <w:sz w:val="28"/>
                  <w:szCs w:val="28"/>
                </w:rPr>
                <w:delText>Capital Projects</w:delText>
              </w:r>
              <w:r w:rsidR="00550761">
                <w:rPr>
                  <w:rFonts w:ascii="Times New Roman" w:eastAsia="Times New Roman" w:hAnsi="Times New Roman" w:cs="Times New Roman"/>
                  <w:bCs/>
                  <w:sz w:val="28"/>
                  <w:szCs w:val="28"/>
                </w:rPr>
                <w:delText xml:space="preserve"> Committee</w:delText>
              </w:r>
              <w:r w:rsidR="00550761" w:rsidRPr="00CA375F">
                <w:rPr>
                  <w:rFonts w:ascii="Times New Roman" w:eastAsia="Times New Roman" w:hAnsi="Times New Roman" w:cs="Times New Roman"/>
                  <w:bCs/>
                  <w:sz w:val="28"/>
                  <w:szCs w:val="28"/>
                </w:rPr>
                <w:delText>)</w:delText>
              </w:r>
              <w:r w:rsidRPr="00CA375F">
                <w:rPr>
                  <w:rFonts w:ascii="Times New Roman" w:eastAsia="Times New Roman" w:hAnsi="Times New Roman" w:cs="Times New Roman"/>
                  <w:bCs/>
                  <w:sz w:val="28"/>
                  <w:szCs w:val="28"/>
                </w:rPr>
                <w:delText>)</w:delText>
              </w:r>
            </w:del>
          </w:p>
        </w:tc>
        <w:tc>
          <w:tcPr>
            <w:tcW w:w="2410" w:type="dxa"/>
          </w:tcPr>
          <w:p w14:paraId="555DF0C6" w14:textId="77777777" w:rsidR="00CA375F" w:rsidRPr="00CA375F" w:rsidRDefault="00EA26FD" w:rsidP="00CA375F">
            <w:pPr>
              <w:rPr>
                <w:del w:id="704" w:author="J LYONS" w:date="2026-09-25T20:06:00Z" w16du:dateUtc="2026-09-26T00:06:00Z"/>
                <w:rFonts w:ascii="Times New Roman" w:eastAsia="Times New Roman" w:hAnsi="Times New Roman" w:cs="Times New Roman"/>
                <w:bCs/>
                <w:sz w:val="28"/>
                <w:szCs w:val="28"/>
              </w:rPr>
            </w:pPr>
            <w:del w:id="705" w:author="J LYONS" w:date="2026-09-25T20:06:00Z" w16du:dateUtc="2026-09-26T00:06:00Z">
              <w:r>
                <w:rPr>
                  <w:rFonts w:ascii="Times New Roman" w:eastAsia="Times New Roman" w:hAnsi="Times New Roman" w:cs="Times New Roman"/>
                  <w:bCs/>
                  <w:sz w:val="28"/>
                  <w:szCs w:val="28"/>
                </w:rPr>
                <w:delText>£ 1,691</w:delText>
              </w:r>
            </w:del>
          </w:p>
        </w:tc>
      </w:tr>
      <w:tr w:rsidR="00CA375F" w:rsidRPr="00CA375F" w14:paraId="559AD422" w14:textId="77777777" w:rsidTr="00EA26FD">
        <w:trPr>
          <w:del w:id="706" w:author="J LYONS" w:date="2026-09-25T20:06:00Z" w16du:dateUtc="2026-09-26T00:06:00Z"/>
        </w:trPr>
        <w:tc>
          <w:tcPr>
            <w:tcW w:w="6516" w:type="dxa"/>
          </w:tcPr>
          <w:p w14:paraId="3C46017A" w14:textId="77777777" w:rsidR="00CA375F" w:rsidRPr="00CA375F" w:rsidRDefault="00CA375F" w:rsidP="00CA375F">
            <w:pPr>
              <w:rPr>
                <w:del w:id="707" w:author="J LYONS" w:date="2026-09-25T20:06:00Z" w16du:dateUtc="2026-09-26T00:06:00Z"/>
                <w:rFonts w:ascii="Times New Roman" w:eastAsia="Times New Roman" w:hAnsi="Times New Roman" w:cs="Times New Roman"/>
                <w:bCs/>
                <w:sz w:val="28"/>
                <w:szCs w:val="28"/>
              </w:rPr>
            </w:pPr>
            <w:del w:id="708" w:author="J LYONS" w:date="2026-09-25T20:06:00Z" w16du:dateUtc="2026-09-26T00:06:00Z">
              <w:r w:rsidRPr="00CA375F">
                <w:rPr>
                  <w:rFonts w:ascii="Times New Roman" w:eastAsia="Times New Roman" w:hAnsi="Times New Roman" w:cs="Times New Roman"/>
                  <w:bCs/>
                  <w:sz w:val="28"/>
                  <w:szCs w:val="28"/>
                </w:rPr>
                <w:delText>Partnership Panel Member</w:delText>
              </w:r>
            </w:del>
          </w:p>
        </w:tc>
        <w:tc>
          <w:tcPr>
            <w:tcW w:w="2410" w:type="dxa"/>
          </w:tcPr>
          <w:p w14:paraId="64B3824E" w14:textId="77777777" w:rsidR="00CA375F" w:rsidRPr="00CA375F" w:rsidRDefault="00EA26FD" w:rsidP="00CA375F">
            <w:pPr>
              <w:rPr>
                <w:del w:id="709" w:author="J LYONS" w:date="2026-09-25T20:06:00Z" w16du:dateUtc="2026-09-26T00:06:00Z"/>
                <w:rFonts w:ascii="Times New Roman" w:eastAsia="Times New Roman" w:hAnsi="Times New Roman" w:cs="Times New Roman"/>
                <w:bCs/>
                <w:sz w:val="28"/>
                <w:szCs w:val="28"/>
              </w:rPr>
            </w:pPr>
            <w:del w:id="710" w:author="J LYONS" w:date="2026-09-25T20:06:00Z" w16du:dateUtc="2026-09-26T00:06:00Z">
              <w:r>
                <w:rPr>
                  <w:rFonts w:ascii="Times New Roman" w:eastAsia="Times New Roman" w:hAnsi="Times New Roman" w:cs="Times New Roman"/>
                  <w:bCs/>
                  <w:sz w:val="28"/>
                  <w:szCs w:val="28"/>
                </w:rPr>
                <w:delText>£    610</w:delText>
              </w:r>
            </w:del>
          </w:p>
        </w:tc>
      </w:tr>
      <w:tr w:rsidR="00CA375F" w:rsidRPr="00CA375F" w14:paraId="208FC409" w14:textId="77777777" w:rsidTr="00EA26FD">
        <w:trPr>
          <w:del w:id="711" w:author="J LYONS" w:date="2026-09-25T20:06:00Z" w16du:dateUtc="2026-09-26T00:06:00Z"/>
        </w:trPr>
        <w:tc>
          <w:tcPr>
            <w:tcW w:w="6516" w:type="dxa"/>
            <w:shd w:val="clear" w:color="auto" w:fill="BFBFBF" w:themeFill="background1" w:themeFillShade="BF"/>
          </w:tcPr>
          <w:p w14:paraId="2FC90879" w14:textId="77777777" w:rsidR="00CA375F" w:rsidRPr="00CA375F" w:rsidRDefault="00CA375F" w:rsidP="00CA375F">
            <w:pPr>
              <w:rPr>
                <w:del w:id="712" w:author="J LYONS" w:date="2026-09-25T20:06:00Z" w16du:dateUtc="2026-09-26T00:06:00Z"/>
                <w:rFonts w:ascii="Times New Roman" w:eastAsia="Times New Roman" w:hAnsi="Times New Roman" w:cs="Times New Roman"/>
                <w:bCs/>
                <w:sz w:val="28"/>
                <w:szCs w:val="28"/>
              </w:rPr>
            </w:pPr>
            <w:del w:id="713" w:author="J LYONS" w:date="2026-09-25T20:06:00Z" w16du:dateUtc="2026-09-26T00:06:00Z">
              <w:r w:rsidRPr="00CA375F">
                <w:rPr>
                  <w:rFonts w:ascii="Times New Roman" w:eastAsia="Times New Roman" w:hAnsi="Times New Roman" w:cs="Times New Roman"/>
                  <w:bCs/>
                  <w:sz w:val="28"/>
                  <w:szCs w:val="28"/>
                </w:rPr>
                <w:delText>TOTAL</w:delText>
              </w:r>
            </w:del>
          </w:p>
        </w:tc>
        <w:tc>
          <w:tcPr>
            <w:tcW w:w="2410" w:type="dxa"/>
            <w:shd w:val="clear" w:color="auto" w:fill="BFBFBF" w:themeFill="background1" w:themeFillShade="BF"/>
          </w:tcPr>
          <w:p w14:paraId="4E56E7EB" w14:textId="77777777" w:rsidR="00CA375F" w:rsidRPr="00CA375F" w:rsidRDefault="00DD15BA" w:rsidP="00CA375F">
            <w:pPr>
              <w:rPr>
                <w:del w:id="714" w:author="J LYONS" w:date="2026-09-25T20:06:00Z" w16du:dateUtc="2026-09-26T00:06:00Z"/>
                <w:rFonts w:ascii="Times New Roman" w:eastAsia="Times New Roman" w:hAnsi="Times New Roman" w:cs="Times New Roman"/>
                <w:bCs/>
                <w:sz w:val="28"/>
                <w:szCs w:val="28"/>
              </w:rPr>
            </w:pPr>
            <w:del w:id="715" w:author="J LYONS" w:date="2026-09-25T20:06:00Z" w16du:dateUtc="2026-09-26T00:06:00Z">
              <w:r w:rsidRPr="00550761">
                <w:rPr>
                  <w:rFonts w:ascii="Times New Roman" w:eastAsia="Times New Roman" w:hAnsi="Times New Roman" w:cs="Times New Roman"/>
                  <w:bCs/>
                  <w:sz w:val="28"/>
                  <w:szCs w:val="28"/>
                </w:rPr>
                <w:delText>£</w:delText>
              </w:r>
              <w:r w:rsidR="00EA26FD">
                <w:rPr>
                  <w:rFonts w:ascii="Times New Roman" w:eastAsia="Times New Roman" w:hAnsi="Times New Roman" w:cs="Times New Roman"/>
                  <w:bCs/>
                  <w:sz w:val="28"/>
                  <w:szCs w:val="28"/>
                </w:rPr>
                <w:delText>76,335</w:delText>
              </w:r>
            </w:del>
          </w:p>
          <w:p w14:paraId="770BF3AA" w14:textId="77777777" w:rsidR="00CA375F" w:rsidRPr="00CA375F" w:rsidRDefault="00CA375F" w:rsidP="00CA375F">
            <w:pPr>
              <w:rPr>
                <w:del w:id="716" w:author="J LYONS" w:date="2026-09-25T20:06:00Z" w16du:dateUtc="2026-09-26T00:06:00Z"/>
                <w:rFonts w:ascii="Times New Roman" w:eastAsia="Times New Roman" w:hAnsi="Times New Roman" w:cs="Times New Roman"/>
                <w:bCs/>
                <w:sz w:val="28"/>
                <w:szCs w:val="28"/>
              </w:rPr>
            </w:pPr>
          </w:p>
        </w:tc>
      </w:tr>
    </w:tbl>
    <w:p w14:paraId="466049BD" w14:textId="77777777" w:rsidR="001B2592" w:rsidRDefault="00870A86" w:rsidP="00901BEC">
      <w:pPr>
        <w:spacing w:line="360" w:lineRule="auto"/>
        <w:jc w:val="center"/>
        <w:rPr>
          <w:del w:id="717" w:author="J LYONS" w:date="2026-09-25T20:06:00Z" w16du:dateUtc="2026-09-26T00:06:00Z"/>
          <w:bCs/>
          <w:sz w:val="28"/>
          <w:szCs w:val="28"/>
        </w:rPr>
      </w:pPr>
      <w:del w:id="718" w:author="J LYONS" w:date="2026-09-25T20:06:00Z" w16du:dateUtc="2026-09-26T00:06:00Z">
        <w:r w:rsidRPr="00D22638">
          <w:rPr>
            <w:bCs/>
            <w:sz w:val="28"/>
            <w:szCs w:val="28"/>
          </w:rPr>
          <w:br w:type="page"/>
        </w:r>
      </w:del>
    </w:p>
    <w:p w14:paraId="76F9A189" w14:textId="77777777" w:rsidR="001B2592" w:rsidRDefault="001B2592" w:rsidP="001B2592">
      <w:pPr>
        <w:spacing w:line="360" w:lineRule="auto"/>
        <w:jc w:val="right"/>
        <w:rPr>
          <w:del w:id="719" w:author="J LYONS" w:date="2026-09-25T20:06:00Z" w16du:dateUtc="2026-09-26T00:06:00Z"/>
          <w:bCs/>
          <w:sz w:val="28"/>
          <w:szCs w:val="28"/>
        </w:rPr>
      </w:pPr>
      <w:del w:id="720" w:author="J LYONS" w:date="2026-09-25T20:06:00Z" w16du:dateUtc="2026-09-26T00:06:00Z">
        <w:r>
          <w:rPr>
            <w:bCs/>
            <w:sz w:val="28"/>
            <w:szCs w:val="28"/>
          </w:rPr>
          <w:delText>Annex A</w:delText>
        </w:r>
      </w:del>
    </w:p>
    <w:p w14:paraId="61B708B7" w14:textId="77777777" w:rsidR="00901BEC" w:rsidRDefault="00901BEC" w:rsidP="00901BEC">
      <w:pPr>
        <w:spacing w:line="360" w:lineRule="auto"/>
        <w:jc w:val="center"/>
        <w:rPr>
          <w:del w:id="721" w:author="J LYONS" w:date="2026-09-25T20:06:00Z" w16du:dateUtc="2026-09-26T00:06:00Z"/>
          <w:b/>
          <w:bCs/>
          <w:sz w:val="28"/>
          <w:szCs w:val="28"/>
        </w:rPr>
      </w:pPr>
      <w:del w:id="722" w:author="J LYONS" w:date="2026-09-25T20:06:00Z" w16du:dateUtc="2026-09-26T00:06:00Z">
        <w:r w:rsidRPr="00901BEC">
          <w:rPr>
            <w:b/>
            <w:bCs/>
            <w:sz w:val="28"/>
            <w:szCs w:val="28"/>
          </w:rPr>
          <w:delText>RULES WITH RESPECT TO THE PAYMENT OF TRAVEL ALLOWANCES</w:delText>
        </w:r>
      </w:del>
    </w:p>
    <w:p w14:paraId="45D64FBD" w14:textId="77777777" w:rsidR="00901BEC" w:rsidRPr="00901BEC" w:rsidRDefault="00901BEC" w:rsidP="00901BEC">
      <w:pPr>
        <w:spacing w:line="360" w:lineRule="auto"/>
        <w:jc w:val="center"/>
        <w:rPr>
          <w:del w:id="723" w:author="J LYONS" w:date="2026-09-25T20:06:00Z" w16du:dateUtc="2026-09-26T00:06:00Z"/>
          <w:sz w:val="28"/>
          <w:szCs w:val="28"/>
        </w:rPr>
      </w:pPr>
    </w:p>
    <w:p w14:paraId="49BDD7C8" w14:textId="77777777" w:rsidR="00901BEC" w:rsidRPr="00901BEC" w:rsidRDefault="00901BEC" w:rsidP="00901BEC">
      <w:pPr>
        <w:spacing w:line="360" w:lineRule="auto"/>
        <w:rPr>
          <w:del w:id="724" w:author="J LYONS" w:date="2026-09-25T20:06:00Z" w16du:dateUtc="2026-09-26T00:06:00Z"/>
          <w:sz w:val="28"/>
          <w:szCs w:val="28"/>
        </w:rPr>
      </w:pPr>
      <w:del w:id="725" w:author="J LYONS" w:date="2026-09-25T20:06:00Z" w16du:dateUtc="2026-09-26T00:06:00Z">
        <w:r w:rsidRPr="00901BEC">
          <w:rPr>
            <w:b/>
            <w:bCs/>
            <w:sz w:val="28"/>
            <w:szCs w:val="28"/>
          </w:rPr>
          <w:delText>1.</w:delText>
        </w:r>
        <w:r>
          <w:rPr>
            <w:sz w:val="28"/>
            <w:szCs w:val="28"/>
          </w:rPr>
          <w:delText xml:space="preserve"> </w:delText>
        </w:r>
        <w:r w:rsidRPr="00901BEC">
          <w:rPr>
            <w:sz w:val="28"/>
            <w:szCs w:val="28"/>
          </w:rPr>
          <w:delText xml:space="preserve">The rate for travel by public service shall not exceed the amount of the ordinary first class fare or any available cheap first class fare, provided that the sum paid shall not exceed the actual amount disbursed by the councillor or committee member. </w:delText>
        </w:r>
      </w:del>
    </w:p>
    <w:p w14:paraId="130BF07F" w14:textId="77777777" w:rsidR="00901BEC" w:rsidRPr="00901BEC" w:rsidRDefault="00901BEC" w:rsidP="00901BEC">
      <w:pPr>
        <w:rPr>
          <w:del w:id="726" w:author="J LYONS" w:date="2026-09-25T20:06:00Z" w16du:dateUtc="2026-09-26T00:06:00Z"/>
        </w:rPr>
      </w:pPr>
    </w:p>
    <w:p w14:paraId="4C15EDA3" w14:textId="77777777" w:rsidR="00901BEC" w:rsidRPr="00901BEC" w:rsidRDefault="00901BEC" w:rsidP="00901BEC">
      <w:pPr>
        <w:spacing w:line="360" w:lineRule="auto"/>
        <w:rPr>
          <w:del w:id="727" w:author="J LYONS" w:date="2026-09-25T20:06:00Z" w16du:dateUtc="2026-09-26T00:06:00Z"/>
          <w:sz w:val="28"/>
          <w:szCs w:val="28"/>
        </w:rPr>
      </w:pPr>
      <w:del w:id="728" w:author="J LYONS" w:date="2026-09-25T20:06:00Z" w16du:dateUtc="2026-09-26T00:06:00Z">
        <w:r w:rsidRPr="00901BEC">
          <w:rPr>
            <w:b/>
            <w:bCs/>
            <w:sz w:val="28"/>
            <w:szCs w:val="28"/>
          </w:rPr>
          <w:delText xml:space="preserve">2. </w:delText>
        </w:r>
        <w:r w:rsidRPr="00901BEC">
          <w:rPr>
            <w:sz w:val="28"/>
            <w:szCs w:val="28"/>
          </w:rPr>
          <w:delText xml:space="preserve">The rate specified in the preceding paragraph may be increased by supplementary allowances not exceeding expenditure actually incurred— (a) on special supplements, reservation of seats and deposits or porterage of luggage; and </w:delText>
        </w:r>
      </w:del>
    </w:p>
    <w:p w14:paraId="004A5438" w14:textId="77777777" w:rsidR="00901BEC" w:rsidRPr="00901BEC" w:rsidRDefault="00901BEC" w:rsidP="00901BEC">
      <w:pPr>
        <w:spacing w:line="360" w:lineRule="auto"/>
        <w:rPr>
          <w:del w:id="729" w:author="J LYONS" w:date="2026-09-25T20:06:00Z" w16du:dateUtc="2026-09-26T00:06:00Z"/>
          <w:sz w:val="28"/>
          <w:szCs w:val="28"/>
        </w:rPr>
      </w:pPr>
      <w:del w:id="730" w:author="J LYONS" w:date="2026-09-25T20:06:00Z" w16du:dateUtc="2026-09-26T00:06:00Z">
        <w:r w:rsidRPr="00901BEC">
          <w:rPr>
            <w:sz w:val="28"/>
            <w:szCs w:val="28"/>
          </w:rPr>
          <w:delText xml:space="preserve">(b) on sleeping accommodation engaged by the councillor or committee member for an overnight journey subject, however, to reduction by one third of any subsistence allowance payable for that night. </w:delText>
        </w:r>
      </w:del>
    </w:p>
    <w:p w14:paraId="3E8D9F31" w14:textId="77777777" w:rsidR="00901BEC" w:rsidRPr="00901BEC" w:rsidRDefault="00901BEC" w:rsidP="00901BEC">
      <w:pPr>
        <w:spacing w:line="360" w:lineRule="auto"/>
        <w:rPr>
          <w:del w:id="731" w:author="J LYONS" w:date="2026-09-25T20:06:00Z" w16du:dateUtc="2026-09-26T00:06:00Z"/>
          <w:sz w:val="28"/>
          <w:szCs w:val="28"/>
        </w:rPr>
      </w:pPr>
    </w:p>
    <w:p w14:paraId="5A20F324" w14:textId="77777777" w:rsidR="00901BEC" w:rsidRPr="00901BEC" w:rsidRDefault="00901BEC" w:rsidP="00901BEC">
      <w:pPr>
        <w:spacing w:line="360" w:lineRule="auto"/>
        <w:rPr>
          <w:del w:id="732" w:author="J LYONS" w:date="2026-09-25T20:06:00Z" w16du:dateUtc="2026-09-26T00:06:00Z"/>
          <w:sz w:val="28"/>
          <w:szCs w:val="28"/>
        </w:rPr>
      </w:pPr>
      <w:del w:id="733" w:author="J LYONS" w:date="2026-09-25T20:06:00Z" w16du:dateUtc="2026-09-26T00:06:00Z">
        <w:r w:rsidRPr="00901BEC">
          <w:rPr>
            <w:b/>
            <w:bCs/>
            <w:sz w:val="28"/>
            <w:szCs w:val="28"/>
          </w:rPr>
          <w:delText xml:space="preserve">3. </w:delText>
        </w:r>
        <w:r w:rsidRPr="00901BEC">
          <w:rPr>
            <w:sz w:val="28"/>
            <w:szCs w:val="28"/>
          </w:rPr>
          <w:delText xml:space="preserve">The rate for travel by taxi shall not exceed— </w:delText>
        </w:r>
      </w:del>
    </w:p>
    <w:p w14:paraId="3D1C9A39" w14:textId="77777777" w:rsidR="00901BEC" w:rsidRPr="00901BEC" w:rsidRDefault="00901BEC" w:rsidP="00901BEC">
      <w:pPr>
        <w:spacing w:line="360" w:lineRule="auto"/>
        <w:rPr>
          <w:del w:id="734" w:author="J LYONS" w:date="2026-09-25T20:06:00Z" w16du:dateUtc="2026-09-26T00:06:00Z"/>
          <w:sz w:val="28"/>
          <w:szCs w:val="28"/>
        </w:rPr>
      </w:pPr>
      <w:del w:id="735" w:author="J LYONS" w:date="2026-09-25T20:06:00Z" w16du:dateUtc="2026-09-26T00:06:00Z">
        <w:r w:rsidRPr="00901BEC">
          <w:rPr>
            <w:sz w:val="28"/>
            <w:szCs w:val="28"/>
          </w:rPr>
          <w:delText xml:space="preserve">(a) in cases of urgency or where no public service is reasonably available, the amount of the actual fare and any reasonable gratuity paid; and </w:delText>
        </w:r>
      </w:del>
    </w:p>
    <w:p w14:paraId="0D555700" w14:textId="77777777" w:rsidR="00901BEC" w:rsidRDefault="00901BEC" w:rsidP="00901BEC">
      <w:pPr>
        <w:spacing w:line="360" w:lineRule="auto"/>
        <w:rPr>
          <w:del w:id="736" w:author="J LYONS" w:date="2026-09-25T20:06:00Z" w16du:dateUtc="2026-09-26T00:06:00Z"/>
          <w:sz w:val="28"/>
          <w:szCs w:val="28"/>
        </w:rPr>
      </w:pPr>
      <w:del w:id="737" w:author="J LYONS" w:date="2026-09-25T20:06:00Z" w16du:dateUtc="2026-09-26T00:06:00Z">
        <w:r w:rsidRPr="00901BEC">
          <w:rPr>
            <w:sz w:val="28"/>
            <w:szCs w:val="28"/>
          </w:rPr>
          <w:delText xml:space="preserve">(b) in any other case, the amount of the fare which the councillor or committee member would have been entitled to claim if travelling by appropriate public service. </w:delText>
        </w:r>
      </w:del>
    </w:p>
    <w:p w14:paraId="1DF749C2" w14:textId="77777777" w:rsidR="00901BEC" w:rsidRPr="00901BEC" w:rsidRDefault="00901BEC" w:rsidP="00901BEC">
      <w:pPr>
        <w:spacing w:line="360" w:lineRule="auto"/>
        <w:rPr>
          <w:del w:id="738" w:author="J LYONS" w:date="2026-09-25T20:06:00Z" w16du:dateUtc="2026-09-26T00:06:00Z"/>
          <w:sz w:val="28"/>
          <w:szCs w:val="28"/>
        </w:rPr>
      </w:pPr>
    </w:p>
    <w:p w14:paraId="32D55824" w14:textId="77777777" w:rsidR="00901BEC" w:rsidRDefault="00901BEC" w:rsidP="00901BEC">
      <w:pPr>
        <w:spacing w:line="360" w:lineRule="auto"/>
        <w:rPr>
          <w:del w:id="739" w:author="J LYONS" w:date="2026-09-25T20:06:00Z" w16du:dateUtc="2026-09-26T00:06:00Z"/>
          <w:sz w:val="28"/>
          <w:szCs w:val="28"/>
        </w:rPr>
      </w:pPr>
      <w:del w:id="740" w:author="J LYONS" w:date="2026-09-25T20:06:00Z" w16du:dateUtc="2026-09-26T00:06:00Z">
        <w:r w:rsidRPr="00901BEC">
          <w:rPr>
            <w:b/>
            <w:bCs/>
            <w:sz w:val="28"/>
            <w:szCs w:val="28"/>
          </w:rPr>
          <w:delText xml:space="preserve">4. </w:delText>
        </w:r>
        <w:r w:rsidRPr="00901BEC">
          <w:rPr>
            <w:sz w:val="28"/>
            <w:szCs w:val="28"/>
          </w:rPr>
          <w:delText xml:space="preserve">The rate for travel by a hired motor vehicle other than a taxi shall not exceed the rate which would have been applicable had the vehicle belonged to the councillor or committee member who hired it, provided that where the council so approves, the rate may be increased to an amount not exceeding the actual cost of the hiring. </w:delText>
        </w:r>
      </w:del>
    </w:p>
    <w:p w14:paraId="3DA32D8D" w14:textId="77777777" w:rsidR="00901BEC" w:rsidRPr="00901BEC" w:rsidRDefault="00901BEC" w:rsidP="00901BEC">
      <w:pPr>
        <w:spacing w:line="360" w:lineRule="auto"/>
        <w:rPr>
          <w:del w:id="741" w:author="J LYONS" w:date="2026-09-25T20:06:00Z" w16du:dateUtc="2026-09-26T00:06:00Z"/>
          <w:sz w:val="28"/>
          <w:szCs w:val="28"/>
        </w:rPr>
      </w:pPr>
    </w:p>
    <w:p w14:paraId="38175736" w14:textId="77777777" w:rsidR="00901BEC" w:rsidRPr="00901BEC" w:rsidRDefault="00901BEC" w:rsidP="00901BEC">
      <w:pPr>
        <w:spacing w:line="360" w:lineRule="auto"/>
        <w:rPr>
          <w:del w:id="742" w:author="J LYONS" w:date="2026-09-25T20:06:00Z" w16du:dateUtc="2026-09-26T00:06:00Z"/>
          <w:sz w:val="28"/>
          <w:szCs w:val="28"/>
        </w:rPr>
      </w:pPr>
      <w:del w:id="743" w:author="J LYONS" w:date="2026-09-25T20:06:00Z" w16du:dateUtc="2026-09-26T00:06:00Z">
        <w:r w:rsidRPr="00901BEC">
          <w:rPr>
            <w:b/>
            <w:bCs/>
            <w:sz w:val="28"/>
            <w:szCs w:val="28"/>
          </w:rPr>
          <w:delText xml:space="preserve">5. </w:delText>
        </w:r>
        <w:r w:rsidRPr="00901BEC">
          <w:rPr>
            <w:sz w:val="28"/>
            <w:szCs w:val="28"/>
          </w:rPr>
          <w:delText xml:space="preserve">Fares for travel by air shall be payable if either— </w:delText>
        </w:r>
      </w:del>
    </w:p>
    <w:p w14:paraId="7279760D" w14:textId="77777777" w:rsidR="00901BEC" w:rsidRPr="00901BEC" w:rsidRDefault="00901BEC" w:rsidP="00901BEC">
      <w:pPr>
        <w:spacing w:line="360" w:lineRule="auto"/>
        <w:rPr>
          <w:del w:id="744" w:author="J LYONS" w:date="2026-09-25T20:06:00Z" w16du:dateUtc="2026-09-26T00:06:00Z"/>
          <w:sz w:val="28"/>
          <w:szCs w:val="28"/>
        </w:rPr>
      </w:pPr>
      <w:del w:id="745" w:author="J LYONS" w:date="2026-09-25T20:06:00Z" w16du:dateUtc="2026-09-26T00:06:00Z">
        <w:r w:rsidRPr="00901BEC">
          <w:rPr>
            <w:sz w:val="28"/>
            <w:szCs w:val="28"/>
          </w:rPr>
          <w:delText xml:space="preserve">(a) the rate for travel by air does not exceed the rate applicable to travel by appropriate alternative means of transport together with an allowance equivalent to the amount of any saving in subsistence expenses consequent on travel by air; or </w:delText>
        </w:r>
      </w:del>
    </w:p>
    <w:p w14:paraId="38B2BCD8" w14:textId="77777777" w:rsidR="00901BEC" w:rsidRPr="00901BEC" w:rsidRDefault="00901BEC" w:rsidP="00901BEC">
      <w:pPr>
        <w:spacing w:line="360" w:lineRule="auto"/>
        <w:rPr>
          <w:del w:id="746" w:author="J LYONS" w:date="2026-09-25T20:06:00Z" w16du:dateUtc="2026-09-26T00:06:00Z"/>
          <w:sz w:val="28"/>
          <w:szCs w:val="28"/>
        </w:rPr>
      </w:pPr>
      <w:del w:id="747" w:author="J LYONS" w:date="2026-09-25T20:06:00Z" w16du:dateUtc="2026-09-26T00:06:00Z">
        <w:r w:rsidRPr="00901BEC">
          <w:rPr>
            <w:sz w:val="28"/>
            <w:szCs w:val="28"/>
          </w:rPr>
          <w:delText xml:space="preserve">(b) the council resolves, either generally or specially, that the saving in time is so substantial as to justify payment of the fare for travel by air, in which case there may be paid an amount not exceeding— </w:delText>
        </w:r>
      </w:del>
    </w:p>
    <w:p w14:paraId="3C038881" w14:textId="77777777" w:rsidR="00901BEC" w:rsidRPr="00901BEC" w:rsidRDefault="00901BEC" w:rsidP="00901BEC">
      <w:pPr>
        <w:spacing w:line="360" w:lineRule="auto"/>
        <w:rPr>
          <w:del w:id="748" w:author="J LYONS" w:date="2026-09-25T20:06:00Z" w16du:dateUtc="2026-09-26T00:06:00Z"/>
          <w:sz w:val="28"/>
          <w:szCs w:val="28"/>
        </w:rPr>
      </w:pPr>
      <w:del w:id="749" w:author="J LYONS" w:date="2026-09-25T20:06:00Z" w16du:dateUtc="2026-09-26T00:06:00Z">
        <w:r w:rsidRPr="00901BEC">
          <w:rPr>
            <w:sz w:val="28"/>
            <w:szCs w:val="28"/>
          </w:rPr>
          <w:delText xml:space="preserve">(i) the ordinary or any available cheap fare for travel by regular air service; or </w:delText>
        </w:r>
      </w:del>
    </w:p>
    <w:p w14:paraId="6E989520" w14:textId="77777777" w:rsidR="00901BEC" w:rsidRPr="00901BEC" w:rsidRDefault="00901BEC" w:rsidP="00901BEC">
      <w:pPr>
        <w:spacing w:line="360" w:lineRule="auto"/>
        <w:rPr>
          <w:del w:id="750" w:author="J LYONS" w:date="2026-09-25T20:06:00Z" w16du:dateUtc="2026-09-26T00:06:00Z"/>
          <w:sz w:val="28"/>
          <w:szCs w:val="28"/>
        </w:rPr>
      </w:pPr>
      <w:del w:id="751" w:author="J LYONS" w:date="2026-09-25T20:06:00Z" w16du:dateUtc="2026-09-26T00:06:00Z">
        <w:r w:rsidRPr="00901BEC">
          <w:rPr>
            <w:sz w:val="28"/>
            <w:szCs w:val="28"/>
          </w:rPr>
          <w:delText xml:space="preserve">(ii) where no such service is available, or in any case of urgency, the fare actually paid by the councillor or committee member. </w:delText>
        </w:r>
      </w:del>
    </w:p>
    <w:p w14:paraId="6E9DEBC7" w14:textId="77777777" w:rsidR="00901BEC" w:rsidRPr="00901BEC" w:rsidRDefault="00901BEC" w:rsidP="00901BEC">
      <w:pPr>
        <w:spacing w:line="360" w:lineRule="auto"/>
        <w:rPr>
          <w:del w:id="752" w:author="J LYONS" w:date="2026-09-25T20:06:00Z" w16du:dateUtc="2026-09-26T00:06:00Z"/>
          <w:sz w:val="28"/>
          <w:szCs w:val="28"/>
        </w:rPr>
      </w:pPr>
    </w:p>
    <w:p w14:paraId="3B6B1493" w14:textId="77777777" w:rsidR="00901BEC" w:rsidRDefault="00901BEC" w:rsidP="00901BEC">
      <w:pPr>
        <w:spacing w:line="360" w:lineRule="auto"/>
        <w:rPr>
          <w:del w:id="753" w:author="J LYONS" w:date="2026-09-25T20:06:00Z" w16du:dateUtc="2026-09-26T00:06:00Z"/>
          <w:sz w:val="28"/>
          <w:szCs w:val="28"/>
        </w:rPr>
      </w:pPr>
      <w:del w:id="754" w:author="J LYONS" w:date="2026-09-25T20:06:00Z" w16du:dateUtc="2026-09-26T00:06:00Z">
        <w:r w:rsidRPr="00901BEC">
          <w:rPr>
            <w:b/>
            <w:bCs/>
            <w:sz w:val="28"/>
            <w:szCs w:val="28"/>
          </w:rPr>
          <w:delText>6.</w:delText>
        </w:r>
        <w:r w:rsidRPr="00901BEC">
          <w:rPr>
            <w:sz w:val="28"/>
            <w:szCs w:val="28"/>
          </w:rPr>
          <w:delText>—(1) If a councillor or committee member uses a private motor vehicle in preference to a public service, or where a public service is not available, the rates per mile payable shall be determined by the council within the maximum rates determined by the Department in respect of the types of vehicles specified in sub-paragraph (2).</w:delText>
        </w:r>
      </w:del>
    </w:p>
    <w:p w14:paraId="160118CE" w14:textId="77777777" w:rsidR="00901BEC" w:rsidRPr="00901BEC" w:rsidRDefault="00901BEC" w:rsidP="00901BEC">
      <w:pPr>
        <w:spacing w:line="360" w:lineRule="auto"/>
        <w:rPr>
          <w:del w:id="755" w:author="J LYONS" w:date="2026-09-25T20:06:00Z" w16du:dateUtc="2026-09-26T00:06:00Z"/>
          <w:sz w:val="28"/>
          <w:szCs w:val="28"/>
        </w:rPr>
      </w:pPr>
    </w:p>
    <w:p w14:paraId="432162AA" w14:textId="77777777" w:rsidR="00901BEC" w:rsidRPr="00901BEC" w:rsidRDefault="00901BEC" w:rsidP="00901BEC">
      <w:pPr>
        <w:spacing w:line="360" w:lineRule="auto"/>
        <w:rPr>
          <w:del w:id="756" w:author="J LYONS" w:date="2026-09-25T20:06:00Z" w16du:dateUtc="2026-09-26T00:06:00Z"/>
          <w:sz w:val="28"/>
          <w:szCs w:val="28"/>
        </w:rPr>
      </w:pPr>
      <w:del w:id="757" w:author="J LYONS" w:date="2026-09-25T20:06:00Z" w16du:dateUtc="2026-09-26T00:06:00Z">
        <w:r w:rsidRPr="00901BEC">
          <w:rPr>
            <w:sz w:val="28"/>
            <w:szCs w:val="28"/>
          </w:rPr>
          <w:delText xml:space="preserve">(2) The types of vehicles specified for the purposes of sub-paragraph (1) are— (a) a pedal cycle; </w:delText>
        </w:r>
      </w:del>
    </w:p>
    <w:p w14:paraId="72D2E6B3" w14:textId="77777777" w:rsidR="00901BEC" w:rsidRPr="00901BEC" w:rsidRDefault="00901BEC" w:rsidP="00901BEC">
      <w:pPr>
        <w:spacing w:line="360" w:lineRule="auto"/>
        <w:rPr>
          <w:del w:id="758" w:author="J LYONS" w:date="2026-09-25T20:06:00Z" w16du:dateUtc="2026-09-26T00:06:00Z"/>
          <w:sz w:val="28"/>
          <w:szCs w:val="28"/>
        </w:rPr>
      </w:pPr>
      <w:del w:id="759" w:author="J LYONS" w:date="2026-09-25T20:06:00Z" w16du:dateUtc="2026-09-26T00:06:00Z">
        <w:r w:rsidRPr="00901BEC">
          <w:rPr>
            <w:sz w:val="28"/>
            <w:szCs w:val="28"/>
          </w:rPr>
          <w:delText xml:space="preserve">(b) a solo motor cycle of cylinder capacity not exceeding 149cc; </w:delText>
        </w:r>
      </w:del>
    </w:p>
    <w:p w14:paraId="1FE96427" w14:textId="77777777" w:rsidR="00901BEC" w:rsidRPr="00901BEC" w:rsidRDefault="00901BEC" w:rsidP="00901BEC">
      <w:pPr>
        <w:spacing w:line="360" w:lineRule="auto"/>
        <w:rPr>
          <w:del w:id="760" w:author="J LYONS" w:date="2026-09-25T20:06:00Z" w16du:dateUtc="2026-09-26T00:06:00Z"/>
          <w:sz w:val="28"/>
          <w:szCs w:val="28"/>
        </w:rPr>
      </w:pPr>
      <w:del w:id="761" w:author="J LYONS" w:date="2026-09-25T20:06:00Z" w16du:dateUtc="2026-09-26T00:06:00Z">
        <w:r w:rsidRPr="00901BEC">
          <w:rPr>
            <w:sz w:val="28"/>
            <w:szCs w:val="28"/>
          </w:rPr>
          <w:delText xml:space="preserve">(c) a solo motor cycle of cylinder capacity exceeding 149cc but not exceeding 499cc; </w:delText>
        </w:r>
      </w:del>
    </w:p>
    <w:p w14:paraId="57B40110" w14:textId="77777777" w:rsidR="00901BEC" w:rsidRPr="00901BEC" w:rsidRDefault="00901BEC" w:rsidP="00901BEC">
      <w:pPr>
        <w:spacing w:line="360" w:lineRule="auto"/>
        <w:rPr>
          <w:del w:id="762" w:author="J LYONS" w:date="2026-09-25T20:06:00Z" w16du:dateUtc="2026-09-26T00:06:00Z"/>
          <w:sz w:val="28"/>
          <w:szCs w:val="28"/>
        </w:rPr>
      </w:pPr>
      <w:del w:id="763" w:author="J LYONS" w:date="2026-09-25T20:06:00Z" w16du:dateUtc="2026-09-26T00:06:00Z">
        <w:r w:rsidRPr="00901BEC">
          <w:rPr>
            <w:sz w:val="28"/>
            <w:szCs w:val="28"/>
          </w:rPr>
          <w:delText xml:space="preserve">(d) a solo motor cycle exceeding 499cc cylinder capacity or a motor cycle with a sidecar; </w:delText>
        </w:r>
      </w:del>
    </w:p>
    <w:p w14:paraId="2F9994EF" w14:textId="77777777" w:rsidR="00901BEC" w:rsidRPr="00901BEC" w:rsidRDefault="00901BEC" w:rsidP="00901BEC">
      <w:pPr>
        <w:spacing w:line="360" w:lineRule="auto"/>
        <w:rPr>
          <w:del w:id="764" w:author="J LYONS" w:date="2026-09-25T20:06:00Z" w16du:dateUtc="2026-09-26T00:06:00Z"/>
          <w:sz w:val="28"/>
          <w:szCs w:val="28"/>
        </w:rPr>
      </w:pPr>
      <w:del w:id="765" w:author="J LYONS" w:date="2026-09-25T20:06:00Z" w16du:dateUtc="2026-09-26T00:06:00Z">
        <w:r w:rsidRPr="00901BEC">
          <w:rPr>
            <w:sz w:val="28"/>
            <w:szCs w:val="28"/>
          </w:rPr>
          <w:delText xml:space="preserve">(e) a motor car or tri-car of cylinder capacity not exceeding 450cc; </w:delText>
        </w:r>
      </w:del>
    </w:p>
    <w:p w14:paraId="31F371A9" w14:textId="77777777" w:rsidR="00901BEC" w:rsidRPr="00901BEC" w:rsidRDefault="00901BEC" w:rsidP="00901BEC">
      <w:pPr>
        <w:spacing w:line="360" w:lineRule="auto"/>
        <w:rPr>
          <w:del w:id="766" w:author="J LYONS" w:date="2026-09-25T20:06:00Z" w16du:dateUtc="2026-09-26T00:06:00Z"/>
          <w:sz w:val="28"/>
          <w:szCs w:val="28"/>
        </w:rPr>
      </w:pPr>
      <w:del w:id="767" w:author="J LYONS" w:date="2026-09-25T20:06:00Z" w16du:dateUtc="2026-09-26T00:06:00Z">
        <w:r w:rsidRPr="00901BEC">
          <w:rPr>
            <w:sz w:val="28"/>
            <w:szCs w:val="28"/>
          </w:rPr>
          <w:delText xml:space="preserve">(f) a motor car or tri-car of cylinder capacity exceeding 450cc but not exceeding 999cc; </w:delText>
        </w:r>
      </w:del>
    </w:p>
    <w:p w14:paraId="635C3C41" w14:textId="77777777" w:rsidR="00901BEC" w:rsidRPr="00901BEC" w:rsidRDefault="00901BEC" w:rsidP="00901BEC">
      <w:pPr>
        <w:spacing w:line="360" w:lineRule="auto"/>
        <w:rPr>
          <w:del w:id="768" w:author="J LYONS" w:date="2026-09-25T20:06:00Z" w16du:dateUtc="2026-09-26T00:06:00Z"/>
          <w:sz w:val="28"/>
          <w:szCs w:val="28"/>
        </w:rPr>
      </w:pPr>
      <w:del w:id="769" w:author="J LYONS" w:date="2026-09-25T20:06:00Z" w16du:dateUtc="2026-09-26T00:06:00Z">
        <w:r w:rsidRPr="00901BEC">
          <w:rPr>
            <w:sz w:val="28"/>
            <w:szCs w:val="28"/>
          </w:rPr>
          <w:delText xml:space="preserve">(g) a motor car or tri-car of cylinder capacity exceeding 999cc but not exceeding 1,199cc; and </w:delText>
        </w:r>
      </w:del>
    </w:p>
    <w:p w14:paraId="64807DFA" w14:textId="77777777" w:rsidR="00901BEC" w:rsidRPr="00901BEC" w:rsidRDefault="00901BEC" w:rsidP="00901BEC">
      <w:pPr>
        <w:spacing w:line="360" w:lineRule="auto"/>
        <w:rPr>
          <w:del w:id="770" w:author="J LYONS" w:date="2026-09-25T20:06:00Z" w16du:dateUtc="2026-09-26T00:06:00Z"/>
          <w:sz w:val="28"/>
          <w:szCs w:val="28"/>
        </w:rPr>
      </w:pPr>
      <w:del w:id="771" w:author="J LYONS" w:date="2026-09-25T20:06:00Z" w16du:dateUtc="2026-09-26T00:06:00Z">
        <w:r w:rsidRPr="00901BEC">
          <w:rPr>
            <w:sz w:val="28"/>
            <w:szCs w:val="28"/>
          </w:rPr>
          <w:delText xml:space="preserve">(h) a motor car or tri-car of cylinder capacity exceeding 1,199cc. </w:delText>
        </w:r>
      </w:del>
    </w:p>
    <w:p w14:paraId="306DBD08" w14:textId="77777777" w:rsidR="00901BEC" w:rsidRPr="00901BEC" w:rsidRDefault="00901BEC" w:rsidP="00901BEC">
      <w:pPr>
        <w:spacing w:line="360" w:lineRule="auto"/>
        <w:rPr>
          <w:del w:id="772" w:author="J LYONS" w:date="2026-09-25T20:06:00Z" w16du:dateUtc="2026-09-26T00:06:00Z"/>
          <w:sz w:val="28"/>
          <w:szCs w:val="28"/>
        </w:rPr>
      </w:pPr>
    </w:p>
    <w:p w14:paraId="7CF9B43E" w14:textId="77777777" w:rsidR="00901BEC" w:rsidRPr="00901BEC" w:rsidRDefault="00901BEC" w:rsidP="00901BEC">
      <w:pPr>
        <w:spacing w:line="360" w:lineRule="auto"/>
        <w:rPr>
          <w:del w:id="773" w:author="J LYONS" w:date="2026-09-25T20:06:00Z" w16du:dateUtc="2026-09-26T00:06:00Z"/>
          <w:sz w:val="28"/>
          <w:szCs w:val="28"/>
        </w:rPr>
      </w:pPr>
      <w:del w:id="774" w:author="J LYONS" w:date="2026-09-25T20:06:00Z" w16du:dateUtc="2026-09-26T00:06:00Z">
        <w:r w:rsidRPr="00901BEC">
          <w:rPr>
            <w:sz w:val="28"/>
            <w:szCs w:val="28"/>
          </w:rPr>
          <w:delText xml:space="preserve">(3) The rates payable under sub-paragraph (1) may be increased— </w:delText>
        </w:r>
      </w:del>
    </w:p>
    <w:p w14:paraId="1284B4A6" w14:textId="77777777" w:rsidR="00901BEC" w:rsidRPr="00901BEC" w:rsidRDefault="00901BEC" w:rsidP="00901BEC">
      <w:pPr>
        <w:spacing w:line="360" w:lineRule="auto"/>
        <w:rPr>
          <w:del w:id="775" w:author="J LYONS" w:date="2026-09-25T20:06:00Z" w16du:dateUtc="2026-09-26T00:06:00Z"/>
          <w:sz w:val="28"/>
          <w:szCs w:val="28"/>
        </w:rPr>
      </w:pPr>
      <w:del w:id="776" w:author="J LYONS" w:date="2026-09-25T20:06:00Z" w16du:dateUtc="2026-09-26T00:06:00Z">
        <w:r w:rsidRPr="00901BEC">
          <w:rPr>
            <w:sz w:val="28"/>
            <w:szCs w:val="28"/>
          </w:rPr>
          <w:delText xml:space="preserve">(a) where other councillors or committee members are conveyed in the same vehicle on the business of the council, by an additional rate per mile determined by the council for the carriage of each additional passenger; </w:delText>
        </w:r>
      </w:del>
    </w:p>
    <w:p w14:paraId="0812FD07" w14:textId="77777777" w:rsidR="00901BEC" w:rsidRPr="00901BEC" w:rsidRDefault="00901BEC" w:rsidP="00901BEC">
      <w:pPr>
        <w:spacing w:line="360" w:lineRule="auto"/>
        <w:rPr>
          <w:del w:id="777" w:author="J LYONS" w:date="2026-09-25T20:06:00Z" w16du:dateUtc="2026-09-26T00:06:00Z"/>
          <w:sz w:val="28"/>
          <w:szCs w:val="28"/>
        </w:rPr>
      </w:pPr>
      <w:del w:id="778" w:author="J LYONS" w:date="2026-09-25T20:06:00Z" w16du:dateUtc="2026-09-26T00:06:00Z">
        <w:r w:rsidRPr="00901BEC">
          <w:rPr>
            <w:sz w:val="28"/>
            <w:szCs w:val="28"/>
          </w:rPr>
          <w:delText xml:space="preserve">(b) by not more than the amount of any expenditure incurred on tolls, ferries or parking fees; or </w:delText>
        </w:r>
      </w:del>
    </w:p>
    <w:p w14:paraId="5B81BC46" w14:textId="77777777" w:rsidR="00901BEC" w:rsidRDefault="00901BEC" w:rsidP="00901BEC">
      <w:pPr>
        <w:spacing w:line="360" w:lineRule="auto"/>
        <w:rPr>
          <w:del w:id="779" w:author="J LYONS" w:date="2026-09-25T20:06:00Z" w16du:dateUtc="2026-09-26T00:06:00Z"/>
          <w:sz w:val="28"/>
          <w:szCs w:val="28"/>
        </w:rPr>
      </w:pPr>
      <w:del w:id="780" w:author="J LYONS" w:date="2026-09-25T20:06:00Z" w16du:dateUtc="2026-09-26T00:06:00Z">
        <w:r w:rsidRPr="00901BEC">
          <w:rPr>
            <w:sz w:val="28"/>
            <w:szCs w:val="28"/>
          </w:rPr>
          <w:delText xml:space="preserve">(c) in the case of an absence overnight from the usual place of residence, by an amount determined by the council for garaging a motor car, tri-car, or a motor vehicle of any other type, but not exceeding the amount actually paid by the councillor or committee member. </w:delText>
        </w:r>
      </w:del>
    </w:p>
    <w:p w14:paraId="1B20B541" w14:textId="77777777" w:rsidR="00901BEC" w:rsidRPr="00901BEC" w:rsidRDefault="00901BEC" w:rsidP="00901BEC">
      <w:pPr>
        <w:spacing w:line="360" w:lineRule="auto"/>
        <w:rPr>
          <w:del w:id="781" w:author="J LYONS" w:date="2026-09-25T20:06:00Z" w16du:dateUtc="2026-09-26T00:06:00Z"/>
          <w:sz w:val="28"/>
          <w:szCs w:val="28"/>
        </w:rPr>
      </w:pPr>
    </w:p>
    <w:p w14:paraId="50D640B3" w14:textId="77777777" w:rsidR="00901BEC" w:rsidRPr="00901BEC" w:rsidRDefault="00901BEC" w:rsidP="00901BEC">
      <w:pPr>
        <w:spacing w:line="360" w:lineRule="auto"/>
        <w:rPr>
          <w:del w:id="782" w:author="J LYONS" w:date="2026-09-25T20:06:00Z" w16du:dateUtc="2026-09-26T00:06:00Z"/>
          <w:sz w:val="28"/>
          <w:szCs w:val="28"/>
        </w:rPr>
      </w:pPr>
      <w:del w:id="783" w:author="J LYONS" w:date="2026-09-25T20:06:00Z" w16du:dateUtc="2026-09-26T00:06:00Z">
        <w:r w:rsidRPr="00901BEC">
          <w:rPr>
            <w:sz w:val="28"/>
            <w:szCs w:val="28"/>
          </w:rPr>
          <w:delText xml:space="preserve">(4) For the purpose of this paragraph, cylinder capacity shall be calculated in the manner prescribed by regulation 43 of the Road Vehicles (Registration and Licensing) Regulations 2002(1), provided that where the engine of a car has been rebored the calculation shall be based on the engine as it was when new. </w:delText>
        </w:r>
      </w:del>
    </w:p>
    <w:p w14:paraId="467CF4CF" w14:textId="77777777" w:rsidR="00901BEC" w:rsidRPr="00901BEC" w:rsidRDefault="00901BEC" w:rsidP="00901BEC">
      <w:pPr>
        <w:spacing w:line="360" w:lineRule="auto"/>
        <w:rPr>
          <w:del w:id="784" w:author="J LYONS" w:date="2026-09-25T20:06:00Z" w16du:dateUtc="2026-09-26T00:06:00Z"/>
          <w:sz w:val="28"/>
          <w:szCs w:val="28"/>
        </w:rPr>
      </w:pPr>
    </w:p>
    <w:p w14:paraId="42C8849D" w14:textId="77777777" w:rsidR="00901BEC" w:rsidRDefault="00901BEC" w:rsidP="00901BEC">
      <w:pPr>
        <w:spacing w:line="360" w:lineRule="auto"/>
        <w:rPr>
          <w:del w:id="785" w:author="J LYONS" w:date="2026-09-25T20:06:00Z" w16du:dateUtc="2026-09-26T00:06:00Z"/>
          <w:sz w:val="28"/>
          <w:szCs w:val="28"/>
        </w:rPr>
      </w:pPr>
      <w:del w:id="786" w:author="J LYONS" w:date="2026-09-25T20:06:00Z" w16du:dateUtc="2026-09-26T00:06:00Z">
        <w:r w:rsidRPr="00901BEC">
          <w:rPr>
            <w:b/>
            <w:bCs/>
            <w:sz w:val="28"/>
            <w:szCs w:val="28"/>
          </w:rPr>
          <w:delText xml:space="preserve">7. </w:delText>
        </w:r>
        <w:r w:rsidRPr="00901BEC">
          <w:rPr>
            <w:sz w:val="28"/>
            <w:szCs w:val="28"/>
          </w:rPr>
          <w:delText xml:space="preserve">Subsistence allowances shall be payable in respect of both an absence involving an absence overnight from the usual place of residence and an absence not involving an absence overnight from the usual place of residence. </w:delText>
        </w:r>
      </w:del>
    </w:p>
    <w:p w14:paraId="21944597" w14:textId="77777777" w:rsidR="00901BEC" w:rsidRPr="00901BEC" w:rsidRDefault="00901BEC" w:rsidP="00901BEC">
      <w:pPr>
        <w:spacing w:line="360" w:lineRule="auto"/>
        <w:rPr>
          <w:del w:id="787" w:author="J LYONS" w:date="2026-09-25T20:06:00Z" w16du:dateUtc="2026-09-26T00:06:00Z"/>
          <w:sz w:val="28"/>
          <w:szCs w:val="28"/>
        </w:rPr>
      </w:pPr>
    </w:p>
    <w:p w14:paraId="503E816E" w14:textId="77777777" w:rsidR="00901BEC" w:rsidRDefault="00901BEC" w:rsidP="00901BEC">
      <w:pPr>
        <w:spacing w:line="360" w:lineRule="auto"/>
        <w:rPr>
          <w:del w:id="788" w:author="J LYONS" w:date="2026-09-25T20:06:00Z" w16du:dateUtc="2026-09-26T00:06:00Z"/>
          <w:sz w:val="28"/>
          <w:szCs w:val="28"/>
        </w:rPr>
      </w:pPr>
      <w:del w:id="789" w:author="J LYONS" w:date="2026-09-25T20:06:00Z" w16du:dateUtc="2026-09-26T00:06:00Z">
        <w:r w:rsidRPr="00901BEC">
          <w:rPr>
            <w:b/>
            <w:bCs/>
            <w:sz w:val="28"/>
            <w:szCs w:val="28"/>
          </w:rPr>
          <w:delText xml:space="preserve">8. </w:delText>
        </w:r>
        <w:r w:rsidRPr="00901BEC">
          <w:rPr>
            <w:sz w:val="28"/>
            <w:szCs w:val="28"/>
          </w:rPr>
          <w:delText xml:space="preserve">The rates determined in respect of an absence overnight from the usual place of residence shall cover a continuous period of absence of twenty-four hours. </w:delText>
        </w:r>
      </w:del>
    </w:p>
    <w:p w14:paraId="08F82F0F" w14:textId="77777777" w:rsidR="00901BEC" w:rsidRPr="00901BEC" w:rsidRDefault="00901BEC" w:rsidP="00901BEC">
      <w:pPr>
        <w:spacing w:line="360" w:lineRule="auto"/>
        <w:rPr>
          <w:del w:id="790" w:author="J LYONS" w:date="2026-09-25T20:06:00Z" w16du:dateUtc="2026-09-26T00:06:00Z"/>
          <w:sz w:val="28"/>
          <w:szCs w:val="28"/>
        </w:rPr>
      </w:pPr>
    </w:p>
    <w:p w14:paraId="3431FA9D" w14:textId="77777777" w:rsidR="00901BEC" w:rsidRDefault="00901BEC" w:rsidP="00901BEC">
      <w:pPr>
        <w:spacing w:line="360" w:lineRule="auto"/>
        <w:rPr>
          <w:del w:id="791" w:author="J LYONS" w:date="2026-09-25T20:06:00Z" w16du:dateUtc="2026-09-26T00:06:00Z"/>
          <w:sz w:val="28"/>
          <w:szCs w:val="28"/>
        </w:rPr>
      </w:pPr>
      <w:del w:id="792" w:author="J LYONS" w:date="2026-09-25T20:06:00Z" w16du:dateUtc="2026-09-26T00:06:00Z">
        <w:r w:rsidRPr="00901BEC">
          <w:rPr>
            <w:b/>
            <w:bCs/>
            <w:sz w:val="28"/>
            <w:szCs w:val="28"/>
          </w:rPr>
          <w:delText xml:space="preserve">9. </w:delText>
        </w:r>
        <w:r w:rsidRPr="00901BEC">
          <w:rPr>
            <w:sz w:val="28"/>
            <w:szCs w:val="28"/>
          </w:rPr>
          <w:delText xml:space="preserve">For an absence overnight of a period less than twenty-four hours, an appropriate amount in respect of any meal allowance shall be deducted from the maximum rate determined. </w:delText>
        </w:r>
      </w:del>
    </w:p>
    <w:p w14:paraId="7C681A4B" w14:textId="77777777" w:rsidR="00901BEC" w:rsidRPr="00901BEC" w:rsidRDefault="00901BEC" w:rsidP="00901BEC">
      <w:pPr>
        <w:spacing w:line="360" w:lineRule="auto"/>
        <w:rPr>
          <w:del w:id="793" w:author="J LYONS" w:date="2026-09-25T20:06:00Z" w16du:dateUtc="2026-09-26T00:06:00Z"/>
          <w:sz w:val="28"/>
          <w:szCs w:val="28"/>
        </w:rPr>
      </w:pPr>
    </w:p>
    <w:p w14:paraId="40C5B777" w14:textId="77777777" w:rsidR="00901BEC" w:rsidRDefault="00901BEC" w:rsidP="00901BEC">
      <w:pPr>
        <w:spacing w:line="360" w:lineRule="auto"/>
        <w:rPr>
          <w:del w:id="794" w:author="J LYONS" w:date="2026-09-25T20:06:00Z" w16du:dateUtc="2026-09-26T00:06:00Z"/>
          <w:sz w:val="28"/>
          <w:szCs w:val="28"/>
        </w:rPr>
      </w:pPr>
      <w:del w:id="795" w:author="J LYONS" w:date="2026-09-25T20:06:00Z" w16du:dateUtc="2026-09-26T00:06:00Z">
        <w:r w:rsidRPr="00901BEC">
          <w:rPr>
            <w:b/>
            <w:bCs/>
            <w:sz w:val="28"/>
            <w:szCs w:val="28"/>
          </w:rPr>
          <w:delText xml:space="preserve">10. </w:delText>
        </w:r>
        <w:r w:rsidRPr="00901BEC">
          <w:rPr>
            <w:sz w:val="28"/>
            <w:szCs w:val="28"/>
          </w:rPr>
          <w:delText xml:space="preserve">Any rate determined shall be reduced by an appropriate amount in respect of any meal provided free of charge by any body during the period to which the allowance relates. </w:delText>
        </w:r>
      </w:del>
    </w:p>
    <w:p w14:paraId="7C1C329C" w14:textId="77777777" w:rsidR="00901BEC" w:rsidRPr="00901BEC" w:rsidRDefault="00901BEC" w:rsidP="00901BEC">
      <w:pPr>
        <w:spacing w:line="360" w:lineRule="auto"/>
        <w:rPr>
          <w:del w:id="796" w:author="J LYONS" w:date="2026-09-25T20:06:00Z" w16du:dateUtc="2026-09-26T00:06:00Z"/>
          <w:sz w:val="28"/>
          <w:szCs w:val="28"/>
        </w:rPr>
      </w:pPr>
    </w:p>
    <w:p w14:paraId="60CE7777" w14:textId="77777777" w:rsidR="00901BEC" w:rsidRPr="00901BEC" w:rsidRDefault="00901BEC" w:rsidP="00901BEC">
      <w:pPr>
        <w:spacing w:line="360" w:lineRule="auto"/>
        <w:rPr>
          <w:del w:id="797" w:author="J LYONS" w:date="2026-09-25T20:06:00Z" w16du:dateUtc="2026-09-26T00:06:00Z"/>
          <w:sz w:val="28"/>
          <w:szCs w:val="28"/>
        </w:rPr>
      </w:pPr>
      <w:del w:id="798" w:author="J LYONS" w:date="2026-09-25T20:06:00Z" w16du:dateUtc="2026-09-26T00:06:00Z">
        <w:r w:rsidRPr="00901BEC">
          <w:rPr>
            <w:b/>
            <w:bCs/>
            <w:sz w:val="28"/>
            <w:szCs w:val="28"/>
          </w:rPr>
          <w:delText>11.</w:delText>
        </w:r>
        <w:r w:rsidRPr="00901BEC">
          <w:rPr>
            <w:sz w:val="28"/>
            <w:szCs w:val="28"/>
          </w:rPr>
          <w:delText>—(1) For an absence from the usual place of residence overnight in London or exceptionally in any other place in the British Isles approved by the Department, the rates may be increased by a supplementary allowance of such amount as the council may determine. (2) For the purpose of this paragraph London means the City of London and the London Boroughs of Camden, Greenwich, Hackney, Hammersmith and Fulham, Islington, Kensington and Chelsea, Lambeth, Lewisham, Southwark, Tower Hamlets, Wandsworth and Westminster.</w:delText>
        </w:r>
      </w:del>
    </w:p>
    <w:p w14:paraId="6BCA068A" w14:textId="77777777" w:rsidR="00901BEC" w:rsidRPr="00901BEC" w:rsidRDefault="00901BEC" w:rsidP="00901BEC">
      <w:pPr>
        <w:spacing w:line="360" w:lineRule="auto"/>
        <w:rPr>
          <w:del w:id="799" w:author="J LYONS" w:date="2026-09-25T20:06:00Z" w16du:dateUtc="2026-09-26T00:06:00Z"/>
          <w:sz w:val="28"/>
          <w:szCs w:val="28"/>
        </w:rPr>
      </w:pPr>
    </w:p>
    <w:p w14:paraId="0373EE15" w14:textId="77777777" w:rsidR="00870A86" w:rsidRDefault="00870A86" w:rsidP="00AC1677">
      <w:pPr>
        <w:pStyle w:val="ListParagraph"/>
        <w:numPr>
          <w:ilvl w:val="0"/>
          <w:numId w:val="54"/>
        </w:numPr>
        <w:jc w:val="both"/>
        <w:rPr>
          <w:moveTo w:id="800" w:author="J LYONS" w:date="2026-09-25T20:06:00Z" w16du:dateUtc="2026-09-26T00:06:00Z"/>
          <w:sz w:val="22"/>
          <w:rPrChange w:id="801" w:author="J LYONS" w:date="2026-09-25T20:06:00Z" w16du:dateUtc="2026-09-26T00:06:00Z">
            <w:rPr>
              <w:moveTo w:id="802" w:author="J LYONS" w:date="2026-09-25T20:06:00Z" w16du:dateUtc="2026-09-26T00:06:00Z"/>
              <w:rFonts w:ascii="Times New Roman" w:hAnsi="Times New Roman" w:cs="Times New Roman"/>
              <w:sz w:val="28"/>
              <w:szCs w:val="28"/>
            </w:rPr>
          </w:rPrChange>
        </w:rPr>
        <w:pPrChange w:id="803" w:author="J LYONS" w:date="2026-09-25T20:06:00Z" w16du:dateUtc="2026-09-26T00:06:00Z">
          <w:pPr>
            <w:pStyle w:val="Default"/>
            <w:spacing w:line="360" w:lineRule="auto"/>
          </w:pPr>
        </w:pPrChange>
      </w:pPr>
      <w:moveToRangeStart w:id="804" w:author="J LYONS" w:date="2026-09-25T20:06:00Z" w:name="move241259178"/>
    </w:p>
    <w:p w14:paraId="71D4C99B" w14:textId="77777777" w:rsidR="00AC1677" w:rsidRDefault="00870A86" w:rsidP="00AC1677">
      <w:pPr>
        <w:pStyle w:val="ListParagraph"/>
        <w:numPr>
          <w:ilvl w:val="0"/>
          <w:numId w:val="54"/>
        </w:numPr>
        <w:jc w:val="both"/>
        <w:rPr>
          <w:ins w:id="805" w:author="J LYONS" w:date="2026-09-25T20:06:00Z" w16du:dateUtc="2026-09-26T00:06:00Z"/>
          <w:rFonts w:cs="Arial"/>
          <w:sz w:val="22"/>
          <w:szCs w:val="22"/>
        </w:rPr>
      </w:pPr>
      <w:moveTo w:id="806" w:author="J LYONS" w:date="2026-09-25T20:06:00Z" w16du:dateUtc="2026-09-26T00:06:00Z">
        <w:r>
          <w:rPr>
            <w:sz w:val="22"/>
            <w:rPrChange w:id="807" w:author="J LYONS" w:date="2026-09-25T20:06:00Z" w16du:dateUtc="2026-09-26T00:06:00Z">
              <w:rPr>
                <w:rFonts w:ascii="Times New Roman" w:hAnsi="Times New Roman" w:cs="Times New Roman"/>
                <w:sz w:val="28"/>
                <w:szCs w:val="28"/>
              </w:rPr>
            </w:rPrChange>
          </w:rPr>
          <w:t xml:space="preserve">The </w:t>
        </w:r>
      </w:moveTo>
      <w:moveToRangeEnd w:id="804"/>
      <w:ins w:id="808" w:author="J LYONS" w:date="2026-09-25T20:06:00Z" w16du:dateUtc="2026-09-26T00:06:00Z">
        <w:r w:rsidR="00DE6353">
          <w:rPr>
            <w:rFonts w:cs="Arial"/>
            <w:sz w:val="22"/>
            <w:szCs w:val="22"/>
          </w:rPr>
          <w:t>Board of Governors</w:t>
        </w:r>
      </w:ins>
    </w:p>
    <w:p w14:paraId="0B4743DC" w14:textId="77777777" w:rsidR="00AC1677" w:rsidRDefault="00AC1677" w:rsidP="00AC1677">
      <w:pPr>
        <w:pStyle w:val="ListParagraph"/>
        <w:numPr>
          <w:ilvl w:val="0"/>
          <w:numId w:val="54"/>
        </w:numPr>
        <w:jc w:val="both"/>
        <w:rPr>
          <w:ins w:id="809" w:author="J LYONS" w:date="2026-09-25T20:06:00Z" w16du:dateUtc="2026-09-26T00:06:00Z"/>
          <w:rFonts w:cs="Arial"/>
          <w:sz w:val="22"/>
          <w:szCs w:val="22"/>
        </w:rPr>
      </w:pPr>
      <w:bookmarkStart w:id="810" w:name="_BPDC_LN_INS_1007"/>
      <w:bookmarkStart w:id="811" w:name="_BPDC_PR_INS_1008"/>
      <w:bookmarkStart w:id="812" w:name="_BPDCI_78"/>
      <w:bookmarkEnd w:id="810"/>
      <w:bookmarkEnd w:id="811"/>
      <w:ins w:id="813" w:author="J LYONS" w:date="2026-09-25T20:06:00Z" w16du:dateUtc="2026-09-26T00:06:00Z">
        <w:r>
          <w:rPr>
            <w:rFonts w:cs="Arial"/>
            <w:sz w:val="22"/>
            <w:szCs w:val="22"/>
          </w:rPr>
          <w:t xml:space="preserve">General Teaching Council for Northern Ireland </w:t>
        </w:r>
        <w:bookmarkEnd w:id="812"/>
      </w:ins>
    </w:p>
    <w:p w14:paraId="48030ED6" w14:textId="77777777" w:rsidR="00AC1677" w:rsidRDefault="00DE6353" w:rsidP="00AC1677">
      <w:pPr>
        <w:pStyle w:val="ListParagraph"/>
        <w:numPr>
          <w:ilvl w:val="0"/>
          <w:numId w:val="54"/>
        </w:numPr>
        <w:jc w:val="both"/>
        <w:rPr>
          <w:ins w:id="814" w:author="J LYONS" w:date="2026-09-25T20:06:00Z" w16du:dateUtc="2026-09-26T00:06:00Z"/>
          <w:rFonts w:cs="Arial"/>
          <w:sz w:val="22"/>
          <w:szCs w:val="22"/>
        </w:rPr>
      </w:pPr>
      <w:bookmarkStart w:id="815" w:name="_BPDC_LN_INS_1005"/>
      <w:bookmarkStart w:id="816" w:name="_BPDC_PR_INS_1006"/>
      <w:bookmarkStart w:id="817" w:name="_BPDCI_79"/>
      <w:bookmarkEnd w:id="815"/>
      <w:bookmarkEnd w:id="816"/>
      <w:ins w:id="818" w:author="J LYONS" w:date="2026-09-25T20:06:00Z" w16du:dateUtc="2026-09-26T00:06:00Z">
        <w:r>
          <w:rPr>
            <w:rFonts w:cs="Arial"/>
            <w:sz w:val="22"/>
            <w:szCs w:val="22"/>
          </w:rPr>
          <w:t>Middletown Centre for Autism</w:t>
        </w:r>
        <w:r w:rsidR="00AC1677">
          <w:rPr>
            <w:rFonts w:cs="Arial"/>
            <w:sz w:val="22"/>
            <w:szCs w:val="22"/>
          </w:rPr>
          <w:t xml:space="preserve"> </w:t>
        </w:r>
        <w:bookmarkEnd w:id="817"/>
      </w:ins>
    </w:p>
    <w:p w14:paraId="385CFF42" w14:textId="77777777" w:rsidR="00AC1677" w:rsidRDefault="00AC1677" w:rsidP="00AC1677">
      <w:pPr>
        <w:pStyle w:val="ListParagraph"/>
        <w:numPr>
          <w:ilvl w:val="0"/>
          <w:numId w:val="54"/>
        </w:numPr>
        <w:jc w:val="both"/>
        <w:rPr>
          <w:ins w:id="819" w:author="J LYONS" w:date="2026-09-25T20:06:00Z" w16du:dateUtc="2026-09-26T00:06:00Z"/>
          <w:rFonts w:cs="Arial"/>
          <w:sz w:val="22"/>
          <w:szCs w:val="22"/>
        </w:rPr>
      </w:pPr>
      <w:bookmarkStart w:id="820" w:name="_BPDC_LN_INS_1003"/>
      <w:bookmarkStart w:id="821" w:name="_BPDC_PR_INS_1004"/>
      <w:bookmarkStart w:id="822" w:name="_BPDC_LN_INS_1001"/>
      <w:bookmarkStart w:id="823" w:name="_BPDC_PR_INS_1002"/>
      <w:bookmarkStart w:id="824" w:name="_BPDCI_81"/>
      <w:bookmarkEnd w:id="820"/>
      <w:bookmarkEnd w:id="821"/>
      <w:bookmarkEnd w:id="822"/>
      <w:bookmarkEnd w:id="823"/>
      <w:ins w:id="825" w:author="J LYONS" w:date="2026-09-25T20:06:00Z" w16du:dateUtc="2026-09-26T00:06:00Z">
        <w:r>
          <w:rPr>
            <w:rFonts w:cs="Arial"/>
            <w:sz w:val="22"/>
            <w:szCs w:val="22"/>
          </w:rPr>
          <w:t xml:space="preserve">Exceptional Circumstances Body </w:t>
        </w:r>
        <w:bookmarkEnd w:id="824"/>
      </w:ins>
    </w:p>
    <w:p w14:paraId="62B966CF" w14:textId="77777777" w:rsidR="00AC1677" w:rsidRDefault="00AC1677" w:rsidP="00AC1677">
      <w:pPr>
        <w:pStyle w:val="ListParagraph"/>
        <w:numPr>
          <w:ilvl w:val="0"/>
          <w:numId w:val="54"/>
        </w:numPr>
        <w:jc w:val="both"/>
        <w:rPr>
          <w:ins w:id="826" w:author="J LYONS" w:date="2026-09-25T20:06:00Z" w16du:dateUtc="2026-09-26T00:06:00Z"/>
          <w:rFonts w:cs="Arial"/>
          <w:sz w:val="22"/>
          <w:szCs w:val="22"/>
        </w:rPr>
      </w:pPr>
      <w:bookmarkStart w:id="827" w:name="_BPDCI_83"/>
      <w:ins w:id="828" w:author="J LYONS" w:date="2026-09-25T20:06:00Z" w16du:dateUtc="2026-09-26T00:06:00Z">
        <w:r>
          <w:rPr>
            <w:rFonts w:cs="Arial"/>
            <w:sz w:val="22"/>
            <w:szCs w:val="22"/>
          </w:rPr>
          <w:t xml:space="preserve">Department of Health </w:t>
        </w:r>
        <w:bookmarkEnd w:id="827"/>
        <w:r>
          <w:rPr>
            <w:rFonts w:cs="Arial"/>
            <w:sz w:val="22"/>
            <w:szCs w:val="22"/>
          </w:rPr>
          <w:t>and Health &amp; Social Care Trusts</w:t>
        </w:r>
      </w:ins>
    </w:p>
    <w:p w14:paraId="7DA9F940" w14:textId="77777777" w:rsidR="00AC1677" w:rsidRDefault="00AC1677" w:rsidP="00AC1677">
      <w:pPr>
        <w:pStyle w:val="ListParagraph"/>
        <w:numPr>
          <w:ilvl w:val="0"/>
          <w:numId w:val="54"/>
        </w:numPr>
        <w:jc w:val="both"/>
        <w:rPr>
          <w:ins w:id="829" w:author="J LYONS" w:date="2026-09-25T20:06:00Z" w16du:dateUtc="2026-09-26T00:06:00Z"/>
          <w:rFonts w:cs="Arial"/>
          <w:sz w:val="22"/>
          <w:szCs w:val="22"/>
        </w:rPr>
      </w:pPr>
      <w:ins w:id="830" w:author="J LYONS" w:date="2026-09-25T20:06:00Z" w16du:dateUtc="2026-09-26T00:06:00Z">
        <w:r>
          <w:rPr>
            <w:rFonts w:cs="Arial"/>
            <w:sz w:val="22"/>
            <w:szCs w:val="22"/>
          </w:rPr>
          <w:t>PSNI</w:t>
        </w:r>
      </w:ins>
    </w:p>
    <w:p w14:paraId="7CCBF539" w14:textId="77777777" w:rsidR="00AC1677" w:rsidRDefault="00AC1677" w:rsidP="00AC1677">
      <w:pPr>
        <w:pStyle w:val="ListParagraph"/>
        <w:numPr>
          <w:ilvl w:val="0"/>
          <w:numId w:val="54"/>
        </w:numPr>
        <w:jc w:val="both"/>
        <w:rPr>
          <w:ins w:id="831" w:author="J LYONS" w:date="2026-09-25T20:06:00Z" w16du:dateUtc="2026-09-26T00:06:00Z"/>
          <w:rFonts w:cs="Arial"/>
          <w:sz w:val="22"/>
          <w:szCs w:val="22"/>
        </w:rPr>
      </w:pPr>
      <w:ins w:id="832" w:author="J LYONS" w:date="2026-09-25T20:06:00Z" w16du:dateUtc="2026-09-26T00:06:00Z">
        <w:r>
          <w:rPr>
            <w:rFonts w:cs="Arial"/>
            <w:sz w:val="22"/>
            <w:szCs w:val="22"/>
          </w:rPr>
          <w:t>C2K Schoo</w:t>
        </w:r>
        <w:r w:rsidR="00DE6353">
          <w:rPr>
            <w:rFonts w:cs="Arial"/>
            <w:sz w:val="22"/>
            <w:szCs w:val="22"/>
          </w:rPr>
          <w:t>l Management Information System</w:t>
        </w:r>
      </w:ins>
    </w:p>
    <w:p w14:paraId="378B77FB" w14:textId="77777777" w:rsidR="00AC1677" w:rsidRDefault="00AC1677" w:rsidP="00AC1677">
      <w:pPr>
        <w:pStyle w:val="ListParagraph"/>
        <w:numPr>
          <w:ilvl w:val="0"/>
          <w:numId w:val="54"/>
        </w:numPr>
        <w:jc w:val="both"/>
        <w:rPr>
          <w:ins w:id="833" w:author="J LYONS" w:date="2026-09-25T20:06:00Z" w16du:dateUtc="2026-09-26T00:06:00Z"/>
          <w:rFonts w:cs="Arial"/>
          <w:sz w:val="22"/>
          <w:szCs w:val="22"/>
        </w:rPr>
      </w:pPr>
      <w:ins w:id="834" w:author="J LYONS" w:date="2026-09-25T20:06:00Z" w16du:dateUtc="2026-09-26T00:06:00Z">
        <w:r>
          <w:rPr>
            <w:rFonts w:cs="Arial"/>
            <w:sz w:val="22"/>
            <w:szCs w:val="22"/>
          </w:rPr>
          <w:t>Da</w:t>
        </w:r>
        <w:r w:rsidR="00DE6353">
          <w:rPr>
            <w:rFonts w:cs="Arial"/>
            <w:sz w:val="22"/>
            <w:szCs w:val="22"/>
          </w:rPr>
          <w:t>ta Systems such as Doddle, Accelerated Reader</w:t>
        </w:r>
      </w:ins>
    </w:p>
    <w:p w14:paraId="7C869DCA" w14:textId="77777777" w:rsidR="00AC1677" w:rsidRDefault="00AC1677" w:rsidP="00AC1677">
      <w:pPr>
        <w:pStyle w:val="ListParagraph"/>
        <w:numPr>
          <w:ilvl w:val="0"/>
          <w:numId w:val="54"/>
        </w:numPr>
        <w:jc w:val="both"/>
        <w:rPr>
          <w:ins w:id="835" w:author="J LYONS" w:date="2026-09-25T20:06:00Z" w16du:dateUtc="2026-09-26T00:06:00Z"/>
          <w:rFonts w:cs="Arial"/>
          <w:sz w:val="22"/>
          <w:szCs w:val="22"/>
        </w:rPr>
      </w:pPr>
      <w:ins w:id="836" w:author="J LYONS" w:date="2026-09-25T20:06:00Z" w16du:dateUtc="2026-09-26T00:06:00Z">
        <w:r>
          <w:rPr>
            <w:rFonts w:cs="Arial"/>
            <w:sz w:val="22"/>
            <w:szCs w:val="22"/>
          </w:rPr>
          <w:t xml:space="preserve">Examination Boards </w:t>
        </w:r>
      </w:ins>
    </w:p>
    <w:p w14:paraId="536044C5" w14:textId="77777777" w:rsidR="00AC1677" w:rsidRDefault="00AC1677" w:rsidP="00AC1677">
      <w:pPr>
        <w:pStyle w:val="ListParagraph"/>
        <w:numPr>
          <w:ilvl w:val="0"/>
          <w:numId w:val="54"/>
        </w:numPr>
        <w:jc w:val="both"/>
        <w:rPr>
          <w:ins w:id="837" w:author="J LYONS" w:date="2026-09-25T20:06:00Z" w16du:dateUtc="2026-09-26T00:06:00Z"/>
          <w:rFonts w:cs="Arial"/>
          <w:sz w:val="22"/>
          <w:szCs w:val="22"/>
        </w:rPr>
      </w:pPr>
      <w:ins w:id="838" w:author="J LYONS" w:date="2026-09-25T20:06:00Z" w16du:dateUtc="2026-09-26T00:06:00Z">
        <w:r>
          <w:rPr>
            <w:rFonts w:cs="Arial"/>
            <w:sz w:val="22"/>
            <w:szCs w:val="22"/>
          </w:rPr>
          <w:t>Commercial st</w:t>
        </w:r>
        <w:r w:rsidR="00DE6353">
          <w:rPr>
            <w:rFonts w:cs="Arial"/>
            <w:sz w:val="22"/>
            <w:szCs w:val="22"/>
          </w:rPr>
          <w:t>andardised test providers, such as GL Assessment</w:t>
        </w:r>
      </w:ins>
    </w:p>
    <w:p w14:paraId="2F3B131B" w14:textId="77777777" w:rsidR="00AC1677" w:rsidRDefault="009B5272" w:rsidP="00AC1677">
      <w:pPr>
        <w:pStyle w:val="Heading2"/>
        <w:jc w:val="both"/>
        <w:rPr>
          <w:ins w:id="839" w:author="J LYONS" w:date="2026-09-25T20:06:00Z" w16du:dateUtc="2026-09-26T00:06:00Z"/>
          <w:rFonts w:cs="Arial"/>
          <w:color w:val="auto"/>
          <w:sz w:val="22"/>
          <w:szCs w:val="22"/>
        </w:rPr>
      </w:pPr>
      <w:ins w:id="840" w:author="J LYONS" w:date="2026-09-25T20:06:00Z" w16du:dateUtc="2026-09-26T00:06:00Z">
        <w:r>
          <w:rPr>
            <w:rFonts w:cs="Arial"/>
            <w:color w:val="auto"/>
            <w:sz w:val="22"/>
            <w:szCs w:val="22"/>
          </w:rPr>
          <w:t>WHY WE SHARE PUPIL INFORMATION</w:t>
        </w:r>
      </w:ins>
    </w:p>
    <w:p w14:paraId="0858CEF9" w14:textId="77777777" w:rsidR="00AC1677" w:rsidRDefault="00AC1677" w:rsidP="00AC1677">
      <w:pPr>
        <w:overflowPunct w:val="0"/>
        <w:autoSpaceDE w:val="0"/>
        <w:autoSpaceDN w:val="0"/>
        <w:jc w:val="both"/>
        <w:textAlignment w:val="baseline"/>
        <w:rPr>
          <w:ins w:id="841" w:author="J LYONS" w:date="2026-09-25T20:06:00Z" w16du:dateUtc="2026-09-26T00:06:00Z"/>
          <w:rFonts w:cs="Arial"/>
        </w:rPr>
      </w:pPr>
      <w:ins w:id="842" w:author="J LYONS" w:date="2026-09-25T20:06:00Z" w16du:dateUtc="2026-09-26T00:06:00Z">
        <w:r>
          <w:rPr>
            <w:rFonts w:cs="Arial"/>
          </w:rPr>
          <w:t>We do not share information about our pupils with anyone without consent unless the law and our policies allow us to do so. We only permit access to personal data for specified purpose and in accordance with our instructions.</w:t>
        </w:r>
      </w:ins>
    </w:p>
    <w:p w14:paraId="706440A8" w14:textId="31C2A083" w:rsidR="00AC1677" w:rsidRPr="00FC1467" w:rsidRDefault="00AC1677" w:rsidP="00C839A2">
      <w:pPr>
        <w:overflowPunct w:val="0"/>
        <w:autoSpaceDE w:val="0"/>
        <w:autoSpaceDN w:val="0"/>
        <w:jc w:val="both"/>
        <w:textAlignment w:val="baseline"/>
        <w:rPr>
          <w:ins w:id="843" w:author="J LYONS" w:date="2026-09-25T20:06:00Z" w16du:dateUtc="2026-09-26T00:06:00Z"/>
          <w:rFonts w:cs="Arial"/>
        </w:rPr>
      </w:pPr>
      <w:ins w:id="844" w:author="J LYONS" w:date="2026-09-25T20:06:00Z" w16du:dateUtc="2026-09-26T00:06:00Z">
        <w:r>
          <w:rPr>
            <w:rFonts w:cs="Arial"/>
          </w:rPr>
          <w:t xml:space="preserve">We are required to share pupils’ data with the </w:t>
        </w:r>
        <w:bookmarkStart w:id="845" w:name="_BPDCD_84"/>
        <w:r>
          <w:rPr>
            <w:rFonts w:cs="Arial"/>
          </w:rPr>
          <w:t xml:space="preserve">Department of Education and/or the Education Authority </w:t>
        </w:r>
        <w:bookmarkEnd w:id="845"/>
        <w:r>
          <w:rPr>
            <w:rFonts w:cs="Arial"/>
          </w:rPr>
          <w:t xml:space="preserve">on a statutory basis. This data sharing underpins school funding and educational attainment policy and monitoring. We also share information with the NHS or a pupil’s destination upon leaving school. </w:t>
        </w:r>
      </w:ins>
    </w:p>
    <w:p w14:paraId="6138CC68" w14:textId="77777777" w:rsidR="00870A86" w:rsidRDefault="00AC1677" w:rsidP="00AC1677">
      <w:pPr>
        <w:jc w:val="both"/>
        <w:rPr>
          <w:moveTo w:id="846" w:author="J LYONS" w:date="2026-09-25T20:06:00Z" w16du:dateUtc="2026-09-26T00:06:00Z"/>
          <w:b/>
          <w:rPrChange w:id="847" w:author="J LYONS" w:date="2026-09-25T20:06:00Z" w16du:dateUtc="2026-09-26T00:06:00Z">
            <w:rPr>
              <w:moveTo w:id="848" w:author="J LYONS" w:date="2026-09-25T20:06:00Z" w16du:dateUtc="2026-09-26T00:06:00Z"/>
              <w:rFonts w:ascii="Times New Roman" w:hAnsi="Times New Roman" w:cs="Times New Roman"/>
              <w:sz w:val="28"/>
              <w:szCs w:val="28"/>
            </w:rPr>
          </w:rPrChange>
        </w:rPr>
        <w:pPrChange w:id="849" w:author="J LYONS" w:date="2026-09-25T20:06:00Z" w16du:dateUtc="2026-09-26T00:06:00Z">
          <w:pPr>
            <w:pStyle w:val="Default"/>
            <w:spacing w:line="360" w:lineRule="auto"/>
          </w:pPr>
        </w:pPrChange>
      </w:pPr>
      <w:ins w:id="850" w:author="J LYONS" w:date="2026-09-25T20:06:00Z" w16du:dateUtc="2026-09-26T00:06:00Z">
        <w:r>
          <w:rPr>
            <w:rFonts w:cs="Arial"/>
            <w:b/>
          </w:rPr>
          <w:t>Schools Census</w:t>
        </w:r>
      </w:ins>
      <w:moveToRangeStart w:id="851" w:author="J LYONS" w:date="2026-09-25T20:06:00Z" w:name="move241259179"/>
    </w:p>
    <w:p w14:paraId="24872952" w14:textId="77777777" w:rsidR="00AC1677" w:rsidRDefault="00870A86" w:rsidP="00AC1677">
      <w:pPr>
        <w:jc w:val="both"/>
        <w:rPr>
          <w:ins w:id="852" w:author="J LYONS" w:date="2026-09-25T20:06:00Z" w16du:dateUtc="2026-09-26T00:06:00Z"/>
          <w:rFonts w:cs="Arial"/>
        </w:rPr>
      </w:pPr>
      <w:moveTo w:id="853" w:author="J LYONS" w:date="2026-09-25T20:06:00Z" w16du:dateUtc="2026-09-26T00:06:00Z">
        <w:r>
          <w:rPr>
            <w:rPrChange w:id="854" w:author="J LYONS" w:date="2026-09-25T20:06:00Z" w16du:dateUtc="2026-09-26T00:06:00Z">
              <w:rPr>
                <w:sz w:val="28"/>
                <w:szCs w:val="28"/>
              </w:rPr>
            </w:rPrChange>
          </w:rPr>
          <w:t xml:space="preserve">The </w:t>
        </w:r>
      </w:moveTo>
      <w:bookmarkStart w:id="855" w:name="_BPDCD_86"/>
      <w:moveToRangeEnd w:id="851"/>
      <w:ins w:id="856" w:author="J LYONS" w:date="2026-09-25T20:06:00Z" w16du:dateUtc="2026-09-26T00:06:00Z">
        <w:r w:rsidR="00AC1677">
          <w:rPr>
            <w:rFonts w:cs="Arial"/>
          </w:rPr>
          <w:t xml:space="preserve">Department of Education </w:t>
        </w:r>
        <w:bookmarkEnd w:id="855"/>
        <w:r w:rsidR="00AC1677">
          <w:rPr>
            <w:rFonts w:cs="Arial"/>
          </w:rPr>
          <w:t>has a legal right to ask for particular information under the Education and Libraries (NI) Order 2003 and is referred to as the “School Census”. This information includes information on pupil characteristics such as date of birth, gender, ethnicity, religion, free school meal entitlement and special educational needs status. A number of statistical releases are made available through the Department of Education website covering data on enrolments, participation rates, pupil teacher ratios, school leavers, attendance and school performance</w:t>
        </w:r>
      </w:ins>
    </w:p>
    <w:p w14:paraId="70490182" w14:textId="77777777" w:rsidR="00AC1677" w:rsidRDefault="00AC1677" w:rsidP="00AC1677">
      <w:pPr>
        <w:jc w:val="both"/>
        <w:rPr>
          <w:ins w:id="857" w:author="J LYONS" w:date="2026-09-25T20:06:00Z" w16du:dateUtc="2026-09-26T00:06:00Z"/>
          <w:rFonts w:cs="Arial"/>
          <w:b/>
        </w:rPr>
      </w:pPr>
      <w:ins w:id="858" w:author="J LYONS" w:date="2026-09-25T20:06:00Z" w16du:dateUtc="2026-09-26T00:06:00Z">
        <w:r>
          <w:rPr>
            <w:rFonts w:cs="Arial"/>
            <w:b/>
          </w:rPr>
          <w:t xml:space="preserve">TRANSFERRING </w:t>
        </w:r>
        <w:r w:rsidR="009B5272">
          <w:rPr>
            <w:rFonts w:cs="Arial"/>
            <w:b/>
          </w:rPr>
          <w:t>INFORMATION</w:t>
        </w:r>
        <w:r w:rsidR="000239BD">
          <w:rPr>
            <w:rFonts w:cs="Arial"/>
            <w:b/>
          </w:rPr>
          <w:t xml:space="preserve"> OUTSIDE THE EEA</w:t>
        </w:r>
      </w:ins>
    </w:p>
    <w:p w14:paraId="3BCBC672" w14:textId="77777777" w:rsidR="00AC1677" w:rsidRDefault="00AC1677" w:rsidP="00AC1677">
      <w:pPr>
        <w:jc w:val="both"/>
        <w:rPr>
          <w:ins w:id="859" w:author="J LYONS" w:date="2026-09-25T20:06:00Z" w16du:dateUtc="2026-09-26T00:06:00Z"/>
          <w:rFonts w:cs="Arial"/>
        </w:rPr>
      </w:pPr>
      <w:ins w:id="860" w:author="J LYONS" w:date="2026-09-25T20:06:00Z" w16du:dateUtc="2026-09-26T00:06:00Z">
        <w:r>
          <w:rPr>
            <w:rFonts w:cs="Arial"/>
          </w:rPr>
          <w:t>We will not transfer the personal information we collect about you to any country outside the E</w:t>
        </w:r>
        <w:r w:rsidR="000239BD">
          <w:rPr>
            <w:rFonts w:cs="Arial"/>
          </w:rPr>
          <w:t>EA</w:t>
        </w:r>
        <w:r>
          <w:rPr>
            <w:rFonts w:cs="Arial"/>
          </w:rPr>
          <w:t xml:space="preserve"> without telling you in advance that we intend to do so and what steps we have taken to ensure</w:t>
        </w:r>
        <w:r>
          <w:t xml:space="preserve"> </w:t>
        </w:r>
        <w:r>
          <w:rPr>
            <w:rFonts w:cs="Arial"/>
          </w:rPr>
          <w:t>adequate protection for your personal information in those circumstances.</w:t>
        </w:r>
      </w:ins>
    </w:p>
    <w:p w14:paraId="1388E4C0" w14:textId="77777777" w:rsidR="00066F0E" w:rsidRDefault="00066F0E" w:rsidP="00AC1677">
      <w:pPr>
        <w:jc w:val="both"/>
        <w:rPr>
          <w:ins w:id="861" w:author="J LYONS" w:date="2026-09-25T20:06:00Z" w16du:dateUtc="2026-09-26T00:06:00Z"/>
          <w:rFonts w:cs="Arial"/>
          <w:b/>
        </w:rPr>
      </w:pPr>
    </w:p>
    <w:p w14:paraId="05BC4B5B" w14:textId="77777777" w:rsidR="00AC1677" w:rsidRDefault="00AC1677" w:rsidP="00AC1677">
      <w:pPr>
        <w:jc w:val="both"/>
        <w:rPr>
          <w:ins w:id="862" w:author="J LYONS" w:date="2026-09-25T20:06:00Z" w16du:dateUtc="2026-09-26T00:06:00Z"/>
          <w:rFonts w:cs="Arial"/>
          <w:b/>
        </w:rPr>
      </w:pPr>
      <w:ins w:id="863" w:author="J LYONS" w:date="2026-09-25T20:06:00Z" w16du:dateUtc="2026-09-26T00:06:00Z">
        <w:r>
          <w:rPr>
            <w:rFonts w:cs="Arial"/>
            <w:b/>
          </w:rPr>
          <w:t>YOUR RIGHTS OF ACCESS, CORRECTION, ERASURE AND RESTRICTION</w:t>
        </w:r>
      </w:ins>
    </w:p>
    <w:p w14:paraId="23A39EFA" w14:textId="77777777" w:rsidR="00AC1677" w:rsidRDefault="00AC1677" w:rsidP="00AC1677">
      <w:pPr>
        <w:jc w:val="both"/>
        <w:rPr>
          <w:ins w:id="864" w:author="J LYONS" w:date="2026-09-25T20:06:00Z" w16du:dateUtc="2026-09-26T00:06:00Z"/>
          <w:rFonts w:cs="Arial"/>
        </w:rPr>
      </w:pPr>
      <w:ins w:id="865" w:author="J LYONS" w:date="2026-09-25T20:06:00Z" w16du:dateUtc="2026-09-26T00:06:00Z">
        <w:r>
          <w:rPr>
            <w:rFonts w:cs="Arial"/>
          </w:rPr>
          <w:t xml:space="preserve">Under GDPR, </w:t>
        </w:r>
        <w:r w:rsidR="00B53058">
          <w:rPr>
            <w:rFonts w:cs="Arial"/>
          </w:rPr>
          <w:t xml:space="preserve">pupils/parents/families and </w:t>
        </w:r>
        <w:r>
          <w:rPr>
            <w:rFonts w:cs="Arial"/>
          </w:rPr>
          <w:t xml:space="preserve">carers have the right to request access to information about them that we hold. To make a request for your personal information, or be given access to your child’s educational record, contact </w:t>
        </w:r>
        <w:bookmarkStart w:id="866" w:name="_BPDCI_87"/>
        <w:r>
          <w:rPr>
            <w:rFonts w:cs="Arial"/>
          </w:rPr>
          <w:t xml:space="preserve">the Principal </w:t>
        </w:r>
        <w:bookmarkEnd w:id="866"/>
        <w:r w:rsidR="00066F0E">
          <w:rPr>
            <w:rFonts w:cs="Arial"/>
          </w:rPr>
          <w:t>at Sunnylands Primary School (028 93362333)</w:t>
        </w:r>
      </w:ins>
    </w:p>
    <w:p w14:paraId="5716AA25" w14:textId="77777777" w:rsidR="00AC1677" w:rsidRPr="0096513F" w:rsidRDefault="00AC1677" w:rsidP="00AC1677">
      <w:pPr>
        <w:jc w:val="both"/>
        <w:rPr>
          <w:ins w:id="867" w:author="J LYONS" w:date="2026-09-25T20:06:00Z" w16du:dateUtc="2026-09-26T00:06:00Z"/>
          <w:rFonts w:cs="Arial"/>
          <w:lang w:eastAsia="en-GB"/>
        </w:rPr>
      </w:pPr>
      <w:ins w:id="868" w:author="J LYONS" w:date="2026-09-25T20:06:00Z" w16du:dateUtc="2026-09-26T00:06:00Z">
        <w:r w:rsidRPr="0096513F">
          <w:rPr>
            <w:rFonts w:cs="Arial"/>
            <w:lang w:eastAsia="en-GB"/>
          </w:rPr>
          <w:t>We may need to request specific information from you to help us confirm your identity and ensure your right to access the information (or to exercise any of your other rights). This is another appropriate security measure to ensure that personal information is not disclosed to any person who has no right to receive it.</w:t>
        </w:r>
      </w:ins>
    </w:p>
    <w:p w14:paraId="1B8A38AB" w14:textId="77777777" w:rsidR="00AC1677" w:rsidRDefault="00AC1677" w:rsidP="00AC1677">
      <w:pPr>
        <w:pStyle w:val="BodyText"/>
        <w:jc w:val="both"/>
        <w:rPr>
          <w:ins w:id="869" w:author="J LYONS" w:date="2026-09-25T20:06:00Z" w16du:dateUtc="2026-09-26T00:06:00Z"/>
          <w:rFonts w:eastAsia="Arial" w:cs="Arial"/>
          <w:sz w:val="22"/>
          <w:szCs w:val="20"/>
          <w:lang w:eastAsia="en-US"/>
        </w:rPr>
      </w:pPr>
      <w:ins w:id="870" w:author="J LYONS" w:date="2026-09-25T20:06:00Z" w16du:dateUtc="2026-09-26T00:06:00Z">
        <w:r>
          <w:rPr>
            <w:sz w:val="22"/>
            <w:szCs w:val="22"/>
          </w:rPr>
          <w:t xml:space="preserve">Under certain circumstances, by law a </w:t>
        </w:r>
        <w:r>
          <w:rPr>
            <w:rFonts w:eastAsia="Arial" w:cs="Arial"/>
            <w:sz w:val="22"/>
            <w:szCs w:val="20"/>
            <w:lang w:eastAsia="en-US"/>
          </w:rPr>
          <w:t>parent</w:t>
        </w:r>
        <w:bookmarkStart w:id="871" w:name="_BPDCD_90"/>
        <w:r>
          <w:rPr>
            <w:rFonts w:eastAsia="Arial" w:cs="Arial"/>
            <w:sz w:val="22"/>
            <w:szCs w:val="20"/>
            <w:lang w:eastAsia="en-US"/>
          </w:rPr>
          <w:t>/carer/legal guardian or a child over the age of 13</w:t>
        </w:r>
        <w:r w:rsidR="00F8783B">
          <w:rPr>
            <w:rFonts w:eastAsia="Arial" w:cs="Arial"/>
            <w:sz w:val="22"/>
            <w:szCs w:val="20"/>
            <w:lang w:eastAsia="en-US"/>
          </w:rPr>
          <w:t xml:space="preserve"> </w:t>
        </w:r>
        <w:bookmarkEnd w:id="871"/>
        <w:r w:rsidR="00F8783B">
          <w:rPr>
            <w:rFonts w:eastAsia="Arial" w:cs="Arial"/>
            <w:sz w:val="22"/>
            <w:szCs w:val="20"/>
            <w:lang w:eastAsia="en-US"/>
          </w:rPr>
          <w:t xml:space="preserve">(who is considered competent to do so) </w:t>
        </w:r>
        <w:r>
          <w:rPr>
            <w:rFonts w:eastAsia="Arial" w:cs="Arial"/>
            <w:sz w:val="22"/>
            <w:szCs w:val="20"/>
            <w:lang w:eastAsia="en-US"/>
          </w:rPr>
          <w:t>has the right to:</w:t>
        </w:r>
      </w:ins>
    </w:p>
    <w:p w14:paraId="20ACA8D4" w14:textId="77777777" w:rsidR="00AC1677" w:rsidRDefault="00AC1677" w:rsidP="00AC1677">
      <w:pPr>
        <w:pStyle w:val="Bullet1"/>
        <w:rPr>
          <w:ins w:id="872" w:author="J LYONS" w:date="2026-09-25T20:06:00Z" w16du:dateUtc="2026-09-26T00:06:00Z"/>
        </w:rPr>
      </w:pPr>
      <w:ins w:id="873" w:author="J LYONS" w:date="2026-09-25T20:06:00Z" w16du:dateUtc="2026-09-26T00:06:00Z">
        <w:r>
          <w:rPr>
            <w:b/>
          </w:rPr>
          <w:t xml:space="preserve">Request access </w:t>
        </w:r>
        <w:r>
          <w:t>to personal information (commonly known as a "data subject access request"). This enables you to receive a copy of the personal information we hold about you and your child and to check that we are lawfully processing it. You will not have to pay a fee to access your personal information (or to exercise any of the other rights). However, we may charge a reasonable fee if your request for access is clearly unfounded or excessive. Alternatively, we may refuse to comply with the request in such circumstances.</w:t>
        </w:r>
      </w:ins>
    </w:p>
    <w:p w14:paraId="1AD5830B" w14:textId="77777777" w:rsidR="00AC1677" w:rsidRDefault="00AC1677" w:rsidP="00AC1677">
      <w:pPr>
        <w:pStyle w:val="Bullet1"/>
        <w:rPr>
          <w:ins w:id="874" w:author="J LYONS" w:date="2026-09-25T20:06:00Z" w16du:dateUtc="2026-09-26T00:06:00Z"/>
        </w:rPr>
      </w:pPr>
      <w:ins w:id="875" w:author="J LYONS" w:date="2026-09-25T20:06:00Z" w16du:dateUtc="2026-09-26T00:06:00Z">
        <w:r>
          <w:rPr>
            <w:b/>
          </w:rPr>
          <w:t xml:space="preserve">Request correction </w:t>
        </w:r>
        <w:r>
          <w:t>of the personal information that we hold about you and your child. This enables you to have any incomplete or inaccurate information we hold corrected.</w:t>
        </w:r>
      </w:ins>
    </w:p>
    <w:p w14:paraId="0C10EF0D" w14:textId="77777777" w:rsidR="00AC1677" w:rsidRDefault="00AC1677" w:rsidP="00AC1677">
      <w:pPr>
        <w:pStyle w:val="Bullet1"/>
        <w:rPr>
          <w:ins w:id="876" w:author="J LYONS" w:date="2026-09-25T20:06:00Z" w16du:dateUtc="2026-09-26T00:06:00Z"/>
        </w:rPr>
      </w:pPr>
      <w:ins w:id="877" w:author="J LYONS" w:date="2026-09-25T20:06:00Z" w16du:dateUtc="2026-09-26T00:06:00Z">
        <w:r>
          <w:rPr>
            <w:b/>
          </w:rPr>
          <w:t xml:space="preserve">Request erasure </w:t>
        </w:r>
        <w:r>
          <w:t xml:space="preserve">of personal information. This enables you to ask us to delete or remove personal information where there is no good reason for us continuing to process it. You also have the right to ask us to delete or remove your personal information where you have exercised your right to object to processing (see below). </w:t>
        </w:r>
      </w:ins>
    </w:p>
    <w:p w14:paraId="00AF8617" w14:textId="77777777" w:rsidR="00AC1677" w:rsidRDefault="00AC1677" w:rsidP="00AC1677">
      <w:pPr>
        <w:pStyle w:val="Bullet1"/>
        <w:rPr>
          <w:ins w:id="878" w:author="J LYONS" w:date="2026-09-25T20:06:00Z" w16du:dateUtc="2026-09-26T00:06:00Z"/>
        </w:rPr>
      </w:pPr>
      <w:ins w:id="879" w:author="J LYONS" w:date="2026-09-25T20:06:00Z" w16du:dateUtc="2026-09-26T00:06:00Z">
        <w:r>
          <w:rPr>
            <w:b/>
          </w:rPr>
          <w:t xml:space="preserve">Object to processing </w:t>
        </w:r>
        <w:r>
          <w:t>of personal information where we are relying on a legi</w:t>
        </w:r>
        <w:bookmarkStart w:id="880" w:name="_BPDCD_91"/>
        <w:r>
          <w:t xml:space="preserve">timate interest (or that </w:t>
        </w:r>
        <w:bookmarkEnd w:id="880"/>
        <w:r>
          <w:t>of a third party) and there is something about your particular situation which makes you want to object to processing on this ground. You also have the right to object where we are processing you and your child’s personal information for direct marketing purposes.</w:t>
        </w:r>
      </w:ins>
    </w:p>
    <w:p w14:paraId="68B7D4F4" w14:textId="77777777" w:rsidR="00AC1677" w:rsidRDefault="00AC1677" w:rsidP="00AC1677">
      <w:pPr>
        <w:pStyle w:val="Bullet1"/>
        <w:rPr>
          <w:ins w:id="881" w:author="J LYONS" w:date="2026-09-25T20:06:00Z" w16du:dateUtc="2026-09-26T00:06:00Z"/>
        </w:rPr>
      </w:pPr>
      <w:ins w:id="882" w:author="J LYONS" w:date="2026-09-25T20:06:00Z" w16du:dateUtc="2026-09-26T00:06:00Z">
        <w:r>
          <w:rPr>
            <w:b/>
          </w:rPr>
          <w:t xml:space="preserve">Request the transfer </w:t>
        </w:r>
        <w:r>
          <w:t>of your personal information to another party, for instance a new school.</w:t>
        </w:r>
      </w:ins>
    </w:p>
    <w:p w14:paraId="6F71821C" w14:textId="77777777" w:rsidR="00AC1677" w:rsidRDefault="00AC1677" w:rsidP="00AC1677">
      <w:pPr>
        <w:jc w:val="both"/>
        <w:rPr>
          <w:ins w:id="883" w:author="J LYONS" w:date="2026-09-25T20:06:00Z" w16du:dateUtc="2026-09-26T00:06:00Z"/>
          <w:rFonts w:cs="Arial"/>
        </w:rPr>
      </w:pPr>
    </w:p>
    <w:p w14:paraId="70995FEF" w14:textId="77777777" w:rsidR="00AC1677" w:rsidRDefault="00AC1677" w:rsidP="00AC1677">
      <w:pPr>
        <w:jc w:val="both"/>
        <w:rPr>
          <w:ins w:id="884" w:author="J LYONS" w:date="2026-09-25T20:06:00Z" w16du:dateUtc="2026-09-26T00:06:00Z"/>
          <w:rFonts w:cs="Arial"/>
          <w:b/>
        </w:rPr>
      </w:pPr>
    </w:p>
    <w:p w14:paraId="47024617" w14:textId="77777777" w:rsidR="000968B7" w:rsidRDefault="000968B7" w:rsidP="000968B7">
      <w:pPr>
        <w:rPr>
          <w:ins w:id="885" w:author="J LYONS" w:date="2026-09-25T20:06:00Z" w16du:dateUtc="2026-09-26T00:06:00Z"/>
        </w:rPr>
      </w:pPr>
    </w:p>
    <w:p w14:paraId="3D47BA58" w14:textId="77777777" w:rsidR="000968B7" w:rsidRDefault="000968B7" w:rsidP="000968B7">
      <w:pPr>
        <w:rPr>
          <w:ins w:id="886" w:author="J LYONS" w:date="2026-09-25T20:06:00Z" w16du:dateUtc="2026-09-26T00:06:00Z"/>
        </w:rPr>
      </w:pPr>
    </w:p>
    <w:p w14:paraId="03C4A195" w14:textId="77777777" w:rsidR="000968B7" w:rsidRPr="00A700C3" w:rsidRDefault="000968B7" w:rsidP="000968B7">
      <w:pPr>
        <w:spacing w:after="100" w:afterAutospacing="1" w:line="240" w:lineRule="auto"/>
        <w:jc w:val="both"/>
        <w:rPr>
          <w:ins w:id="887" w:author="J LYONS" w:date="2026-09-25T20:06:00Z" w16du:dateUtc="2026-09-26T00:06:00Z"/>
        </w:rPr>
      </w:pPr>
    </w:p>
    <w:p w14:paraId="4069D511" w14:textId="77777777" w:rsidR="00A9610D" w:rsidRDefault="00A9610D">
      <w:pPr>
        <w:rPr>
          <w:rPrChange w:id="888" w:author="J LYONS" w:date="2026-09-25T20:06:00Z" w16du:dateUtc="2026-09-26T00:06:00Z">
            <w:rPr>
              <w:sz w:val="28"/>
              <w:szCs w:val="28"/>
            </w:rPr>
          </w:rPrChange>
        </w:rPr>
        <w:pPrChange w:id="889" w:author="J LYONS" w:date="2026-09-25T20:06:00Z" w16du:dateUtc="2026-09-26T00:06:00Z">
          <w:pPr>
            <w:spacing w:line="360" w:lineRule="auto"/>
          </w:pPr>
        </w:pPrChange>
      </w:pPr>
    </w:p>
    <w:sectPr w:rsidR="00A9610D" w:rsidSect="007B27AD">
      <w:headerReference w:type="default" r:id="rId10"/>
      <w:footerReference w:type="default" r:id="rId11"/>
      <w:pgSz w:w="11906" w:h="16838"/>
      <w:pgMar w:top="1440" w:right="1440" w:bottom="1440" w:left="1440" w:header="0" w:footer="0" w:gutter="0"/>
      <w:cols w:space="708"/>
      <w:docGrid w:linePitch="360"/>
      <w:sectPrChange w:id="894" w:author="J LYONS" w:date="2026-09-25T20:06:00Z" w16du:dateUtc="2026-09-26T00:06:00Z">
        <w:sectPr w:rsidR="00A9610D" w:rsidSect="007B27AD">
          <w:pgMar w:top="1418" w:right="1418" w:bottom="1418" w:left="1418" w:header="709"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655BD1" w14:textId="77777777" w:rsidR="00971F02" w:rsidRDefault="00971F02" w:rsidP="000968B7">
      <w:pPr>
        <w:spacing w:after="0" w:line="240" w:lineRule="auto"/>
        <w:pPrChange w:id="12" w:author="J LYONS" w:date="2026-09-25T20:06:00Z" w16du:dateUtc="2026-09-26T00:06:00Z">
          <w:pPr/>
        </w:pPrChange>
      </w:pPr>
      <w:r>
        <w:separator/>
      </w:r>
    </w:p>
  </w:endnote>
  <w:endnote w:type="continuationSeparator" w:id="0">
    <w:p w14:paraId="75298B85" w14:textId="77777777" w:rsidR="00971F02" w:rsidRDefault="00971F02" w:rsidP="000968B7">
      <w:pPr>
        <w:spacing w:after="0" w:line="240" w:lineRule="auto"/>
        <w:pPrChange w:id="13" w:author="J LYONS" w:date="2026-09-25T20:06:00Z" w16du:dateUtc="2026-09-26T00:06: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FCD76" w14:textId="77777777" w:rsidR="00D22638" w:rsidRDefault="00D22638" w:rsidP="00E8040E">
    <w:pPr>
      <w:pStyle w:val="Footer"/>
      <w:jc w:val="center"/>
    </w:pPr>
    <w:r>
      <w:rPr>
        <w:rStyle w:val="PageNumber"/>
      </w:rPr>
      <w:fldChar w:fldCharType="begin"/>
    </w:r>
    <w:r>
      <w:rPr>
        <w:rStyle w:val="PageNumber"/>
      </w:rPr>
      <w:instrText xml:space="preserve"> PAGE </w:instrText>
    </w:r>
    <w:r>
      <w:rPr>
        <w:rStyle w:val="PageNumber"/>
      </w:rPr>
      <w:fldChar w:fldCharType="separate"/>
    </w:r>
    <w:r w:rsidR="00EA26FD">
      <w:rPr>
        <w:rStyle w:val="PageNumber"/>
        <w:noProof/>
      </w:rPr>
      <w:t>8</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E0BEB2" w14:textId="77777777" w:rsidR="00D22638" w:rsidRDefault="00D22638">
    <w:pPr>
      <w:pStyle w:val="BodyTextChar"/>
      <w:pPrChange w:id="892" w:author="J LYONS" w:date="2026-09-25T20:06:00Z" w16du:dateUtc="2026-09-26T00:06:00Z">
        <w:pPr>
          <w:pStyle w:val="Footer"/>
          <w:ind w:right="360"/>
          <w:jc w:val="center"/>
        </w:pPr>
      </w:pPrChange>
    </w:pPr>
    <w:del w:id="893" w:author="J LYONS" w:date="2026-09-25T20:06:00Z" w16du:dateUtc="2026-09-26T00:06:00Z">
      <w:r>
        <w:fldChar w:fldCharType="begin"/>
      </w:r>
      <w:r>
        <w:delInstrText xml:space="preserve"> PAGE </w:delInstrText>
      </w:r>
      <w:r>
        <w:fldChar w:fldCharType="separate"/>
      </w:r>
      <w:r w:rsidR="00EA26FD">
        <w:rPr>
          <w:noProof/>
        </w:rPr>
        <w:delText>9</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200450" w14:textId="77777777" w:rsidR="00971F02" w:rsidRDefault="00971F02" w:rsidP="000968B7">
      <w:pPr>
        <w:spacing w:after="0" w:line="240" w:lineRule="auto"/>
        <w:pPrChange w:id="10" w:author="J LYONS" w:date="2026-09-25T20:06:00Z" w16du:dateUtc="2026-09-26T00:06:00Z">
          <w:pPr/>
        </w:pPrChange>
      </w:pPr>
      <w:r>
        <w:separator/>
      </w:r>
    </w:p>
  </w:footnote>
  <w:footnote w:type="continuationSeparator" w:id="0">
    <w:p w14:paraId="05E27F2C" w14:textId="77777777" w:rsidR="00971F02" w:rsidRDefault="00971F02" w:rsidP="000968B7">
      <w:pPr>
        <w:spacing w:after="0" w:line="240" w:lineRule="auto"/>
        <w:pPrChange w:id="11" w:author="J LYONS" w:date="2026-09-25T20:06:00Z" w16du:dateUtc="2026-09-26T00:06: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A21108" w14:textId="77777777" w:rsidR="00B727FD" w:rsidRDefault="00B727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59559D" w14:textId="77777777" w:rsidR="00D22638" w:rsidRPr="007B27AD" w:rsidRDefault="00D22638" w:rsidP="007B27AD">
    <w:pPr>
      <w:rPr>
        <w:sz w:val="16"/>
        <w:rPrChange w:id="890" w:author="J LYONS" w:date="2026-09-25T20:06:00Z" w16du:dateUtc="2026-09-26T00:06:00Z">
          <w:rPr>
            <w:rFonts w:cs="Arial"/>
            <w:szCs w:val="28"/>
          </w:rPr>
        </w:rPrChange>
      </w:rPr>
      <w:pPrChange w:id="891" w:author="J LYONS" w:date="2026-09-25T20:06:00Z" w16du:dateUtc="2026-09-26T00:06:00Z">
        <w:pPr>
          <w:pStyle w:val="Header"/>
          <w:jc w:val="right"/>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31055"/>
    <w:multiLevelType w:val="multilevel"/>
    <w:tmpl w:val="EF401E1A"/>
    <w:lvl w:ilvl="0">
      <w:start w:val="1"/>
      <w:numFmt w:val="none"/>
      <w:lvlText w:val="4.1"/>
      <w:lvlJc w:val="left"/>
      <w:pPr>
        <w:tabs>
          <w:tab w:val="num" w:pos="573"/>
        </w:tabs>
        <w:ind w:left="573" w:hanging="431"/>
      </w:pPr>
      <w:rPr>
        <w:rFonts w:hint="default"/>
      </w:rPr>
    </w:lvl>
    <w:lvl w:ilvl="1">
      <w:start w:val="1"/>
      <w:numFmt w:val="none"/>
      <w:lvlText w:val="1.1."/>
      <w:lvlJc w:val="left"/>
      <w:pPr>
        <w:tabs>
          <w:tab w:val="num" w:pos="2297"/>
        </w:tabs>
        <w:ind w:left="718" w:hanging="576"/>
      </w:pPr>
      <w:rPr>
        <w:rFonts w:hint="default"/>
      </w:rPr>
    </w:lvl>
    <w:lvl w:ilvl="2">
      <w:start w:val="1"/>
      <w:numFmt w:val="decimal"/>
      <w:lvlText w:val="%1.%2.%3"/>
      <w:lvlJc w:val="left"/>
      <w:pPr>
        <w:tabs>
          <w:tab w:val="num" w:pos="862"/>
        </w:tabs>
        <w:ind w:left="862" w:hanging="720"/>
      </w:pPr>
      <w:rPr>
        <w:rFonts w:hint="default"/>
      </w:rPr>
    </w:lvl>
    <w:lvl w:ilvl="3">
      <w:start w:val="1"/>
      <w:numFmt w:val="decimal"/>
      <w:lvlText w:val="%1.%2.%3.%4"/>
      <w:lvlJc w:val="left"/>
      <w:pPr>
        <w:tabs>
          <w:tab w:val="num" w:pos="1006"/>
        </w:tabs>
        <w:ind w:left="1006" w:hanging="864"/>
      </w:pPr>
      <w:rPr>
        <w:rFonts w:hint="default"/>
      </w:rPr>
    </w:lvl>
    <w:lvl w:ilvl="4">
      <w:start w:val="1"/>
      <w:numFmt w:val="decimal"/>
      <w:lvlText w:val="%1.%2.%3.%4.%5"/>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1" w15:restartNumberingAfterBreak="0">
    <w:nsid w:val="0929187F"/>
    <w:multiLevelType w:val="multilevel"/>
    <w:tmpl w:val="C1E28756"/>
    <w:lvl w:ilvl="0">
      <w:start w:val="1"/>
      <w:numFmt w:val="none"/>
      <w:lvlText w:val="6.4"/>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0D4CB9"/>
    <w:multiLevelType w:val="hybridMultilevel"/>
    <w:tmpl w:val="3796E9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BA5650B"/>
    <w:multiLevelType w:val="multilevel"/>
    <w:tmpl w:val="DB5269CA"/>
    <w:lvl w:ilvl="0">
      <w:start w:val="1"/>
      <w:numFmt w:val="none"/>
      <w:lvlText w:val="4.3"/>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BC11725"/>
    <w:multiLevelType w:val="multilevel"/>
    <w:tmpl w:val="A8486A46"/>
    <w:lvl w:ilvl="0">
      <w:start w:val="3"/>
      <w:numFmt w:val="decimal"/>
      <w:lvlText w:val="%1"/>
      <w:lvlJc w:val="left"/>
      <w:pPr>
        <w:ind w:left="375" w:hanging="375"/>
      </w:pPr>
      <w:rPr>
        <w:rFonts w:hint="default"/>
      </w:rPr>
    </w:lvl>
    <w:lvl w:ilvl="1">
      <w:start w:val="1"/>
      <w:numFmt w:val="decimal"/>
      <w:lvlText w:val="%1.%2"/>
      <w:lvlJc w:val="left"/>
      <w:pPr>
        <w:ind w:left="659" w:hanging="375"/>
      </w:pPr>
      <w:rPr>
        <w:rFonts w:hint="default"/>
        <w:b w:val="0"/>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5" w15:restartNumberingAfterBreak="0">
    <w:nsid w:val="0BCA0277"/>
    <w:multiLevelType w:val="hybridMultilevel"/>
    <w:tmpl w:val="9ED024FE"/>
    <w:lvl w:ilvl="0" w:tplc="23C0DD44">
      <w:start w:val="3"/>
      <w:numFmt w:val="none"/>
      <w:lvlText w:val="5."/>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0F2659B2"/>
    <w:multiLevelType w:val="multilevel"/>
    <w:tmpl w:val="DBA6E812"/>
    <w:lvl w:ilvl="0">
      <w:start w:val="1"/>
      <w:numFmt w:val="none"/>
      <w:lvlText w:val="5.1"/>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FFF5326"/>
    <w:multiLevelType w:val="multilevel"/>
    <w:tmpl w:val="08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1E7DFF"/>
    <w:multiLevelType w:val="multilevel"/>
    <w:tmpl w:val="09B22EEC"/>
    <w:lvl w:ilvl="0">
      <w:start w:val="1"/>
      <w:numFmt w:val="bullet"/>
      <w:lvlText w:val=""/>
      <w:lvlJc w:val="left"/>
      <w:pPr>
        <w:tabs>
          <w:tab w:val="num" w:pos="1080"/>
        </w:tabs>
        <w:ind w:left="1080" w:hanging="360"/>
      </w:pPr>
      <w:rPr>
        <w:rFonts w:ascii="Symbol" w:hAnsi="Symbol" w:hint="default"/>
        <w:sz w:val="20"/>
      </w:rPr>
    </w:lvl>
    <w:lvl w:ilvl="1">
      <w:start w:val="1"/>
      <w:numFmt w:val="none"/>
      <w:lvlText w:val="1.1."/>
      <w:lvlJc w:val="left"/>
      <w:pPr>
        <w:tabs>
          <w:tab w:val="num" w:pos="2875"/>
        </w:tabs>
        <w:ind w:left="1296" w:hanging="576"/>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9" w15:restartNumberingAfterBreak="0">
    <w:nsid w:val="11807C16"/>
    <w:multiLevelType w:val="multilevel"/>
    <w:tmpl w:val="78A254B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35B3789"/>
    <w:multiLevelType w:val="hybridMultilevel"/>
    <w:tmpl w:val="C4602F30"/>
    <w:lvl w:ilvl="0" w:tplc="B75CF8E6">
      <w:start w:val="1"/>
      <w:numFmt w:val="none"/>
      <w:lvlText w:val="2."/>
      <w:lvlJc w:val="left"/>
      <w:pPr>
        <w:tabs>
          <w:tab w:val="num" w:pos="360"/>
        </w:tabs>
        <w:ind w:left="360" w:hanging="360"/>
      </w:pPr>
      <w:rPr>
        <w:rFonts w:hint="default"/>
      </w:rPr>
    </w:lvl>
    <w:lvl w:ilvl="1" w:tplc="19DA0694">
      <w:start w:val="1"/>
      <w:numFmt w:val="bullet"/>
      <w:lvlText w:val=""/>
      <w:lvlJc w:val="left"/>
      <w:pPr>
        <w:tabs>
          <w:tab w:val="num" w:pos="1003"/>
        </w:tabs>
        <w:ind w:left="1003" w:hanging="283"/>
      </w:pPr>
      <w:rPr>
        <w:rFonts w:ascii="Symbol" w:hAnsi="Symbol" w:hint="default"/>
      </w:rPr>
    </w:lvl>
    <w:lvl w:ilvl="2" w:tplc="0809001B">
      <w:start w:val="1"/>
      <w:numFmt w:val="lowerRoman"/>
      <w:lvlText w:val="%3."/>
      <w:lvlJc w:val="right"/>
      <w:pPr>
        <w:tabs>
          <w:tab w:val="num" w:pos="1800"/>
        </w:tabs>
        <w:ind w:left="1800" w:hanging="180"/>
      </w:pPr>
    </w:lvl>
    <w:lvl w:ilvl="3" w:tplc="0809000F">
      <w:start w:val="1"/>
      <w:numFmt w:val="decimal"/>
      <w:lvlText w:val="%4."/>
      <w:lvlJc w:val="left"/>
      <w:pPr>
        <w:tabs>
          <w:tab w:val="num" w:pos="2520"/>
        </w:tabs>
        <w:ind w:left="2520" w:hanging="360"/>
      </w:pPr>
      <w:rPr>
        <w:rFonts w:hint="default"/>
      </w:rPr>
    </w:lvl>
    <w:lvl w:ilvl="4" w:tplc="BD48ED0E">
      <w:start w:val="5"/>
      <w:numFmt w:val="decimal"/>
      <w:lvlText w:val="%5"/>
      <w:lvlJc w:val="left"/>
      <w:pPr>
        <w:ind w:left="3255" w:hanging="375"/>
      </w:pPr>
      <w:rPr>
        <w:rFonts w:hint="default"/>
      </w:r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1" w15:restartNumberingAfterBreak="0">
    <w:nsid w:val="15FF7B70"/>
    <w:multiLevelType w:val="multilevel"/>
    <w:tmpl w:val="609E0446"/>
    <w:lvl w:ilvl="0">
      <w:start w:val="1"/>
      <w:numFmt w:val="none"/>
      <w:lvlText w:val="2.2"/>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21545302"/>
    <w:multiLevelType w:val="multilevel"/>
    <w:tmpl w:val="E35CBB14"/>
    <w:lvl w:ilvl="0">
      <w:start w:val="1"/>
      <w:numFmt w:val="none"/>
      <w:lvlText w:val="3.2"/>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4EB01E7"/>
    <w:multiLevelType w:val="hybridMultilevel"/>
    <w:tmpl w:val="3656DDD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661C25"/>
    <w:multiLevelType w:val="hybridMultilevel"/>
    <w:tmpl w:val="FBFC7756"/>
    <w:lvl w:ilvl="0" w:tplc="0809000F">
      <w:start w:val="1"/>
      <w:numFmt w:val="decimal"/>
      <w:lvlText w:val="%1."/>
      <w:lvlJc w:val="left"/>
      <w:pPr>
        <w:tabs>
          <w:tab w:val="num" w:pos="360"/>
        </w:tabs>
        <w:ind w:left="360" w:hanging="360"/>
      </w:pPr>
      <w:rPr>
        <w:rFonts w:hint="default"/>
      </w:rPr>
    </w:lvl>
    <w:lvl w:ilvl="1" w:tplc="19DA0694">
      <w:start w:val="1"/>
      <w:numFmt w:val="bullet"/>
      <w:lvlText w:val=""/>
      <w:lvlJc w:val="left"/>
      <w:pPr>
        <w:tabs>
          <w:tab w:val="num" w:pos="1003"/>
        </w:tabs>
        <w:ind w:left="1003" w:hanging="283"/>
      </w:pPr>
      <w:rPr>
        <w:rFonts w:ascii="Symbol" w:hAnsi="Symbol" w:hint="default"/>
      </w:rPr>
    </w:lvl>
    <w:lvl w:ilvl="2" w:tplc="0809001B">
      <w:start w:val="1"/>
      <w:numFmt w:val="lowerRoman"/>
      <w:lvlText w:val="%3."/>
      <w:lvlJc w:val="right"/>
      <w:pPr>
        <w:tabs>
          <w:tab w:val="num" w:pos="1800"/>
        </w:tabs>
        <w:ind w:left="1800" w:hanging="180"/>
      </w:pPr>
    </w:lvl>
    <w:lvl w:ilvl="3" w:tplc="0809000F">
      <w:start w:val="1"/>
      <w:numFmt w:val="decimal"/>
      <w:lvlText w:val="%4."/>
      <w:lvlJc w:val="left"/>
      <w:pPr>
        <w:tabs>
          <w:tab w:val="num" w:pos="2520"/>
        </w:tabs>
        <w:ind w:left="2520" w:hanging="360"/>
      </w:pPr>
      <w:rPr>
        <w:rFonts w:hint="default"/>
      </w:r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5" w15:restartNumberingAfterBreak="0">
    <w:nsid w:val="30020822"/>
    <w:multiLevelType w:val="multilevel"/>
    <w:tmpl w:val="08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10E0FE1"/>
    <w:multiLevelType w:val="multilevel"/>
    <w:tmpl w:val="E0B2C1E0"/>
    <w:lvl w:ilvl="0">
      <w:start w:val="1"/>
      <w:numFmt w:val="none"/>
      <w:lvlText w:val="3.1"/>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2801BA9"/>
    <w:multiLevelType w:val="hybridMultilevel"/>
    <w:tmpl w:val="B3C0547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1441CF"/>
    <w:multiLevelType w:val="multilevel"/>
    <w:tmpl w:val="E51E4FE2"/>
    <w:lvl w:ilvl="0">
      <w:start w:val="1"/>
      <w:numFmt w:val="none"/>
      <w:lvlText w:val="4.4"/>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3BD1C7A"/>
    <w:multiLevelType w:val="multilevel"/>
    <w:tmpl w:val="1AF4627C"/>
    <w:lvl w:ilvl="0">
      <w:start w:val="1"/>
      <w:numFmt w:val="none"/>
      <w:lvlText w:val="3.3"/>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89850AD"/>
    <w:multiLevelType w:val="hybridMultilevel"/>
    <w:tmpl w:val="9F3EA718"/>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start w:val="1"/>
      <w:numFmt w:val="bullet"/>
      <w:lvlText w:val="o"/>
      <w:lvlJc w:val="left"/>
      <w:pPr>
        <w:ind w:left="3660" w:hanging="360"/>
      </w:pPr>
      <w:rPr>
        <w:rFonts w:ascii="Courier New" w:hAnsi="Courier New" w:cs="Courier New" w:hint="default"/>
      </w:rPr>
    </w:lvl>
    <w:lvl w:ilvl="5" w:tplc="08090005">
      <w:start w:val="1"/>
      <w:numFmt w:val="bullet"/>
      <w:lvlText w:val=""/>
      <w:lvlJc w:val="left"/>
      <w:pPr>
        <w:ind w:left="4380" w:hanging="360"/>
      </w:pPr>
      <w:rPr>
        <w:rFonts w:ascii="Wingdings" w:hAnsi="Wingdings" w:hint="default"/>
      </w:rPr>
    </w:lvl>
    <w:lvl w:ilvl="6" w:tplc="08090001">
      <w:start w:val="1"/>
      <w:numFmt w:val="bullet"/>
      <w:lvlText w:val=""/>
      <w:lvlJc w:val="left"/>
      <w:pPr>
        <w:ind w:left="5100" w:hanging="360"/>
      </w:pPr>
      <w:rPr>
        <w:rFonts w:ascii="Symbol" w:hAnsi="Symbol" w:hint="default"/>
      </w:rPr>
    </w:lvl>
    <w:lvl w:ilvl="7" w:tplc="08090003">
      <w:start w:val="1"/>
      <w:numFmt w:val="bullet"/>
      <w:lvlText w:val="o"/>
      <w:lvlJc w:val="left"/>
      <w:pPr>
        <w:ind w:left="5820" w:hanging="360"/>
      </w:pPr>
      <w:rPr>
        <w:rFonts w:ascii="Courier New" w:hAnsi="Courier New" w:cs="Courier New" w:hint="default"/>
      </w:rPr>
    </w:lvl>
    <w:lvl w:ilvl="8" w:tplc="08090005">
      <w:start w:val="1"/>
      <w:numFmt w:val="bullet"/>
      <w:lvlText w:val=""/>
      <w:lvlJc w:val="left"/>
      <w:pPr>
        <w:ind w:left="6540" w:hanging="360"/>
      </w:pPr>
      <w:rPr>
        <w:rFonts w:ascii="Wingdings" w:hAnsi="Wingdings" w:hint="default"/>
      </w:rPr>
    </w:lvl>
  </w:abstractNum>
  <w:abstractNum w:abstractNumId="21" w15:restartNumberingAfterBreak="0">
    <w:nsid w:val="397D3CCF"/>
    <w:multiLevelType w:val="multilevel"/>
    <w:tmpl w:val="A3BC02C2"/>
    <w:lvl w:ilvl="0">
      <w:start w:val="1"/>
      <w:numFmt w:val="none"/>
      <w:lvlText w:val="(b)"/>
      <w:lvlJc w:val="left"/>
      <w:pPr>
        <w:tabs>
          <w:tab w:val="num" w:pos="862"/>
        </w:tabs>
        <w:ind w:left="862" w:hanging="431"/>
      </w:pPr>
      <w:rPr>
        <w:rFonts w:hint="default"/>
      </w:rPr>
    </w:lvl>
    <w:lvl w:ilvl="1">
      <w:start w:val="1"/>
      <w:numFmt w:val="none"/>
      <w:lvlText w:val="1.1."/>
      <w:lvlJc w:val="left"/>
      <w:pPr>
        <w:tabs>
          <w:tab w:val="num" w:pos="2586"/>
        </w:tabs>
        <w:ind w:left="1007" w:hanging="576"/>
      </w:pPr>
      <w:rPr>
        <w:rFonts w:hint="default"/>
      </w:rPr>
    </w:lvl>
    <w:lvl w:ilvl="2">
      <w:start w:val="1"/>
      <w:numFmt w:val="decimal"/>
      <w:lvlText w:val="%1.%2.%3"/>
      <w:lvlJc w:val="left"/>
      <w:pPr>
        <w:tabs>
          <w:tab w:val="num" w:pos="1151"/>
        </w:tabs>
        <w:ind w:left="1151" w:hanging="720"/>
      </w:pPr>
      <w:rPr>
        <w:rFonts w:hint="default"/>
      </w:rPr>
    </w:lvl>
    <w:lvl w:ilvl="3">
      <w:start w:val="1"/>
      <w:numFmt w:val="decimal"/>
      <w:lvlText w:val="%1.%2.%3.%4"/>
      <w:lvlJc w:val="left"/>
      <w:pPr>
        <w:tabs>
          <w:tab w:val="num" w:pos="1295"/>
        </w:tabs>
        <w:ind w:left="1295" w:hanging="864"/>
      </w:pPr>
      <w:rPr>
        <w:rFonts w:hint="default"/>
      </w:rPr>
    </w:lvl>
    <w:lvl w:ilvl="4">
      <w:start w:val="1"/>
      <w:numFmt w:val="decimal"/>
      <w:lvlText w:val="%1.%2.%3.%4.%5"/>
      <w:lvlJc w:val="left"/>
      <w:pPr>
        <w:tabs>
          <w:tab w:val="num" w:pos="1439"/>
        </w:tabs>
        <w:ind w:left="1439" w:hanging="1008"/>
      </w:pPr>
      <w:rPr>
        <w:rFonts w:hint="default"/>
      </w:rPr>
    </w:lvl>
    <w:lvl w:ilvl="5">
      <w:start w:val="1"/>
      <w:numFmt w:val="decimal"/>
      <w:lvlText w:val="%1.%2.%3.%4.%5.%6"/>
      <w:lvlJc w:val="left"/>
      <w:pPr>
        <w:tabs>
          <w:tab w:val="num" w:pos="1583"/>
        </w:tabs>
        <w:ind w:left="1583" w:hanging="1152"/>
      </w:pPr>
      <w:rPr>
        <w:rFonts w:hint="default"/>
      </w:rPr>
    </w:lvl>
    <w:lvl w:ilvl="6">
      <w:start w:val="1"/>
      <w:numFmt w:val="decimal"/>
      <w:lvlText w:val="%1.%2.%3.%4.%5.%6.%7"/>
      <w:lvlJc w:val="left"/>
      <w:pPr>
        <w:tabs>
          <w:tab w:val="num" w:pos="1727"/>
        </w:tabs>
        <w:ind w:left="1727" w:hanging="1296"/>
      </w:pPr>
      <w:rPr>
        <w:rFonts w:hint="default"/>
      </w:rPr>
    </w:lvl>
    <w:lvl w:ilvl="7">
      <w:start w:val="1"/>
      <w:numFmt w:val="decimal"/>
      <w:lvlText w:val="%1.%2.%3.%4.%5.%6.%7.%8"/>
      <w:lvlJc w:val="left"/>
      <w:pPr>
        <w:tabs>
          <w:tab w:val="num" w:pos="1871"/>
        </w:tabs>
        <w:ind w:left="1871" w:hanging="1440"/>
      </w:pPr>
      <w:rPr>
        <w:rFonts w:hint="default"/>
      </w:rPr>
    </w:lvl>
    <w:lvl w:ilvl="8">
      <w:start w:val="1"/>
      <w:numFmt w:val="decimal"/>
      <w:lvlText w:val="%1.%2.%3.%4.%5.%6.%7.%8.%9"/>
      <w:lvlJc w:val="left"/>
      <w:pPr>
        <w:tabs>
          <w:tab w:val="num" w:pos="2015"/>
        </w:tabs>
        <w:ind w:left="2015" w:hanging="1584"/>
      </w:pPr>
      <w:rPr>
        <w:rFonts w:hint="default"/>
      </w:rPr>
    </w:lvl>
  </w:abstractNum>
  <w:abstractNum w:abstractNumId="22" w15:restartNumberingAfterBreak="0">
    <w:nsid w:val="4036113A"/>
    <w:multiLevelType w:val="multilevel"/>
    <w:tmpl w:val="031C8A8C"/>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59A6B18"/>
    <w:multiLevelType w:val="hybridMultilevel"/>
    <w:tmpl w:val="894A3F10"/>
    <w:lvl w:ilvl="0" w:tplc="0809000F">
      <w:start w:val="1"/>
      <w:numFmt w:val="decimal"/>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A877BC"/>
    <w:multiLevelType w:val="multilevel"/>
    <w:tmpl w:val="8B7CB042"/>
    <w:lvl w:ilvl="0">
      <w:start w:val="1"/>
      <w:numFmt w:val="none"/>
      <w:lvlText w:val="6.3"/>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49B862C8"/>
    <w:multiLevelType w:val="multilevel"/>
    <w:tmpl w:val="85F23344"/>
    <w:lvl w:ilvl="0">
      <w:start w:val="1"/>
      <w:numFmt w:val="none"/>
      <w:lvlText w:val="2.1"/>
      <w:lvlJc w:val="left"/>
      <w:pPr>
        <w:tabs>
          <w:tab w:val="num" w:pos="851"/>
        </w:tabs>
        <w:ind w:left="715" w:hanging="431"/>
      </w:pPr>
      <w:rPr>
        <w:rFonts w:hint="default"/>
      </w:rPr>
    </w:lvl>
    <w:lvl w:ilvl="1">
      <w:start w:val="1"/>
      <w:numFmt w:val="none"/>
      <w:lvlText w:val="1.1."/>
      <w:lvlJc w:val="left"/>
      <w:pPr>
        <w:tabs>
          <w:tab w:val="num" w:pos="2297"/>
        </w:tabs>
        <w:ind w:left="718" w:hanging="576"/>
      </w:pPr>
      <w:rPr>
        <w:rFonts w:hint="default"/>
      </w:rPr>
    </w:lvl>
    <w:lvl w:ilvl="2">
      <w:start w:val="1"/>
      <w:numFmt w:val="decimal"/>
      <w:lvlText w:val="%1.%2.%3"/>
      <w:lvlJc w:val="left"/>
      <w:pPr>
        <w:tabs>
          <w:tab w:val="num" w:pos="862"/>
        </w:tabs>
        <w:ind w:left="862" w:hanging="720"/>
      </w:pPr>
      <w:rPr>
        <w:rFonts w:hint="default"/>
      </w:rPr>
    </w:lvl>
    <w:lvl w:ilvl="3">
      <w:start w:val="1"/>
      <w:numFmt w:val="decimal"/>
      <w:lvlText w:val="%1.%2.%3.%4"/>
      <w:lvlJc w:val="left"/>
      <w:pPr>
        <w:tabs>
          <w:tab w:val="num" w:pos="1006"/>
        </w:tabs>
        <w:ind w:left="1006" w:hanging="864"/>
      </w:pPr>
      <w:rPr>
        <w:rFonts w:hint="default"/>
      </w:rPr>
    </w:lvl>
    <w:lvl w:ilvl="4">
      <w:start w:val="1"/>
      <w:numFmt w:val="decimal"/>
      <w:lvlText w:val="%1.%2.%3.%4.%5"/>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26" w15:restartNumberingAfterBreak="0">
    <w:nsid w:val="4F262202"/>
    <w:multiLevelType w:val="multilevel"/>
    <w:tmpl w:val="08A2ABE2"/>
    <w:lvl w:ilvl="0">
      <w:start w:val="1"/>
      <w:numFmt w:val="none"/>
      <w:lvlText w:val="3.4"/>
      <w:lvlJc w:val="left"/>
      <w:pPr>
        <w:tabs>
          <w:tab w:val="num" w:pos="573"/>
        </w:tabs>
        <w:ind w:left="573" w:hanging="431"/>
      </w:pPr>
      <w:rPr>
        <w:rFonts w:hint="default"/>
      </w:rPr>
    </w:lvl>
    <w:lvl w:ilvl="1">
      <w:start w:val="1"/>
      <w:numFmt w:val="none"/>
      <w:lvlText w:val="1.1."/>
      <w:lvlJc w:val="left"/>
      <w:pPr>
        <w:tabs>
          <w:tab w:val="num" w:pos="2297"/>
        </w:tabs>
        <w:ind w:left="718" w:hanging="576"/>
      </w:pPr>
      <w:rPr>
        <w:rFonts w:hint="default"/>
      </w:rPr>
    </w:lvl>
    <w:lvl w:ilvl="2">
      <w:start w:val="1"/>
      <w:numFmt w:val="decimal"/>
      <w:lvlText w:val="%1.%2.%3"/>
      <w:lvlJc w:val="left"/>
      <w:pPr>
        <w:tabs>
          <w:tab w:val="num" w:pos="862"/>
        </w:tabs>
        <w:ind w:left="862" w:hanging="720"/>
      </w:pPr>
      <w:rPr>
        <w:rFonts w:hint="default"/>
      </w:rPr>
    </w:lvl>
    <w:lvl w:ilvl="3">
      <w:start w:val="1"/>
      <w:numFmt w:val="decimal"/>
      <w:lvlText w:val="%1.%2.%3.%4"/>
      <w:lvlJc w:val="left"/>
      <w:pPr>
        <w:tabs>
          <w:tab w:val="num" w:pos="1006"/>
        </w:tabs>
        <w:ind w:left="1006" w:hanging="864"/>
      </w:pPr>
      <w:rPr>
        <w:rFonts w:hint="default"/>
      </w:rPr>
    </w:lvl>
    <w:lvl w:ilvl="4">
      <w:start w:val="1"/>
      <w:numFmt w:val="decimal"/>
      <w:lvlText w:val="%1.%2.%3.%4.%5"/>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27" w15:restartNumberingAfterBreak="0">
    <w:nsid w:val="51CE078A"/>
    <w:multiLevelType w:val="hybridMultilevel"/>
    <w:tmpl w:val="B3CC265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4F63581"/>
    <w:multiLevelType w:val="multilevel"/>
    <w:tmpl w:val="F17E0EC2"/>
    <w:lvl w:ilvl="0">
      <w:start w:val="1"/>
      <w:numFmt w:val="none"/>
      <w:lvlText w:val="5.4"/>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5973CB9"/>
    <w:multiLevelType w:val="hybridMultilevel"/>
    <w:tmpl w:val="6B7253F6"/>
    <w:lvl w:ilvl="0" w:tplc="01940634">
      <w:start w:val="3"/>
      <w:numFmt w:val="none"/>
      <w:lvlText w:val="6."/>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15:restartNumberingAfterBreak="0">
    <w:nsid w:val="568908F8"/>
    <w:multiLevelType w:val="hybridMultilevel"/>
    <w:tmpl w:val="9A54273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56A77C48"/>
    <w:multiLevelType w:val="multilevel"/>
    <w:tmpl w:val="029209EC"/>
    <w:lvl w:ilvl="0">
      <w:start w:val="1"/>
      <w:numFmt w:val="none"/>
      <w:lvlText w:val="7.2"/>
      <w:lvlJc w:val="left"/>
      <w:pPr>
        <w:tabs>
          <w:tab w:val="num" w:pos="431"/>
        </w:tabs>
        <w:ind w:left="431" w:hanging="431"/>
      </w:pPr>
      <w:rPr>
        <w:rFonts w:hint="default"/>
        <w:b w:val="0"/>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9612871"/>
    <w:multiLevelType w:val="multilevel"/>
    <w:tmpl w:val="711A5D0A"/>
    <w:lvl w:ilvl="0">
      <w:start w:val="1"/>
      <w:numFmt w:val="none"/>
      <w:lvlText w:val="2.3"/>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D2644C2"/>
    <w:multiLevelType w:val="multilevel"/>
    <w:tmpl w:val="6C7EA5DE"/>
    <w:lvl w:ilvl="0">
      <w:start w:val="7"/>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5EBE5B1F"/>
    <w:multiLevelType w:val="hybridMultilevel"/>
    <w:tmpl w:val="D7067E24"/>
    <w:lvl w:ilvl="0" w:tplc="0302D674">
      <w:start w:val="3"/>
      <w:numFmt w:val="none"/>
      <w:lvlText w:val="7."/>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5" w15:restartNumberingAfterBreak="0">
    <w:nsid w:val="5EFA6BD6"/>
    <w:multiLevelType w:val="multilevel"/>
    <w:tmpl w:val="C1EE6392"/>
    <w:lvl w:ilvl="0">
      <w:start w:val="8"/>
      <w:numFmt w:val="decimal"/>
      <w:lvlText w:val="%1."/>
      <w:lvlJc w:val="left"/>
      <w:pPr>
        <w:tabs>
          <w:tab w:val="num" w:pos="1080"/>
        </w:tabs>
        <w:ind w:left="1080" w:hanging="720"/>
      </w:pPr>
      <w:rPr>
        <w:rFonts w:hint="default"/>
        <w:u w:val="none"/>
      </w:rPr>
    </w:lvl>
    <w:lvl w:ilvl="1">
      <w:start w:val="2"/>
      <w:numFmt w:val="decimal"/>
      <w:isLgl/>
      <w:lvlText w:val="%1.%2"/>
      <w:lvlJc w:val="left"/>
      <w:pPr>
        <w:tabs>
          <w:tab w:val="num" w:pos="897"/>
        </w:tabs>
        <w:ind w:left="897" w:hanging="537"/>
      </w:pPr>
      <w:rPr>
        <w:rFonts w:hint="default"/>
        <w:b/>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440"/>
        </w:tabs>
        <w:ind w:left="1440" w:hanging="1080"/>
      </w:pPr>
      <w:rPr>
        <w:rFonts w:hint="default"/>
        <w:b/>
      </w:rPr>
    </w:lvl>
    <w:lvl w:ilvl="4">
      <w:start w:val="1"/>
      <w:numFmt w:val="decimal"/>
      <w:isLgl/>
      <w:lvlText w:val="%1.%2.%3.%4.%5"/>
      <w:lvlJc w:val="left"/>
      <w:pPr>
        <w:tabs>
          <w:tab w:val="num" w:pos="1440"/>
        </w:tabs>
        <w:ind w:left="1440" w:hanging="1080"/>
      </w:pPr>
      <w:rPr>
        <w:rFonts w:hint="default"/>
        <w:b/>
      </w:rPr>
    </w:lvl>
    <w:lvl w:ilvl="5">
      <w:start w:val="1"/>
      <w:numFmt w:val="decimal"/>
      <w:isLgl/>
      <w:lvlText w:val="%1.%2.%3.%4.%5.%6"/>
      <w:lvlJc w:val="left"/>
      <w:pPr>
        <w:tabs>
          <w:tab w:val="num" w:pos="1800"/>
        </w:tabs>
        <w:ind w:left="1800" w:hanging="1440"/>
      </w:pPr>
      <w:rPr>
        <w:rFonts w:hint="default"/>
        <w:b/>
      </w:rPr>
    </w:lvl>
    <w:lvl w:ilvl="6">
      <w:start w:val="1"/>
      <w:numFmt w:val="decimal"/>
      <w:isLgl/>
      <w:lvlText w:val="%1.%2.%3.%4.%5.%6.%7"/>
      <w:lvlJc w:val="left"/>
      <w:pPr>
        <w:tabs>
          <w:tab w:val="num" w:pos="1800"/>
        </w:tabs>
        <w:ind w:left="1800" w:hanging="1440"/>
      </w:pPr>
      <w:rPr>
        <w:rFonts w:hint="default"/>
        <w:b/>
      </w:rPr>
    </w:lvl>
    <w:lvl w:ilvl="7">
      <w:start w:val="1"/>
      <w:numFmt w:val="decimal"/>
      <w:isLgl/>
      <w:lvlText w:val="%1.%2.%3.%4.%5.%6.%7.%8"/>
      <w:lvlJc w:val="left"/>
      <w:pPr>
        <w:tabs>
          <w:tab w:val="num" w:pos="2160"/>
        </w:tabs>
        <w:ind w:left="2160" w:hanging="1800"/>
      </w:pPr>
      <w:rPr>
        <w:rFonts w:hint="default"/>
        <w:b/>
      </w:rPr>
    </w:lvl>
    <w:lvl w:ilvl="8">
      <w:start w:val="1"/>
      <w:numFmt w:val="decimal"/>
      <w:isLgl/>
      <w:lvlText w:val="%1.%2.%3.%4.%5.%6.%7.%8.%9"/>
      <w:lvlJc w:val="left"/>
      <w:pPr>
        <w:tabs>
          <w:tab w:val="num" w:pos="2520"/>
        </w:tabs>
        <w:ind w:left="2520" w:hanging="2160"/>
      </w:pPr>
      <w:rPr>
        <w:rFonts w:hint="default"/>
        <w:b/>
      </w:rPr>
    </w:lvl>
  </w:abstractNum>
  <w:abstractNum w:abstractNumId="36" w15:restartNumberingAfterBreak="0">
    <w:nsid w:val="5F396123"/>
    <w:multiLevelType w:val="multilevel"/>
    <w:tmpl w:val="8C0E95BC"/>
    <w:lvl w:ilvl="0">
      <w:start w:val="1"/>
      <w:numFmt w:val="none"/>
      <w:lvlText w:val="5.5"/>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607A0656"/>
    <w:multiLevelType w:val="hybridMultilevel"/>
    <w:tmpl w:val="55D092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8" w15:restartNumberingAfterBreak="0">
    <w:nsid w:val="615004E1"/>
    <w:multiLevelType w:val="hybridMultilevel"/>
    <w:tmpl w:val="A2EA970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66052BA9"/>
    <w:multiLevelType w:val="multilevel"/>
    <w:tmpl w:val="DB4EBFC0"/>
    <w:lvl w:ilvl="0">
      <w:start w:val="1"/>
      <w:numFmt w:val="none"/>
      <w:lvlText w:val="5.2"/>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69DC76FB"/>
    <w:multiLevelType w:val="multilevel"/>
    <w:tmpl w:val="9BB03634"/>
    <w:lvl w:ilvl="0">
      <w:start w:val="1"/>
      <w:numFmt w:val="none"/>
      <w:lvlText w:val="6.2"/>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A0050A1"/>
    <w:multiLevelType w:val="hybridMultilevel"/>
    <w:tmpl w:val="01EAEA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2" w15:restartNumberingAfterBreak="0">
    <w:nsid w:val="6A14466B"/>
    <w:multiLevelType w:val="hybridMultilevel"/>
    <w:tmpl w:val="EFF8867A"/>
    <w:lvl w:ilvl="0" w:tplc="A3F44A54">
      <w:start w:val="1"/>
      <w:numFmt w:val="bullet"/>
      <w:pStyle w:val="Bullet1"/>
      <w:lvlText w:val="·"/>
      <w:lvlJc w:val="left"/>
      <w:pPr>
        <w:tabs>
          <w:tab w:val="num" w:pos="851"/>
        </w:tabs>
        <w:ind w:left="851" w:hanging="851"/>
      </w:pPr>
      <w:rPr>
        <w:rFonts w:ascii="Symbol" w:hAnsi="Symbol" w:hint="default"/>
      </w:rPr>
    </w:lvl>
    <w:lvl w:ilvl="1" w:tplc="04090003">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C7303A"/>
    <w:multiLevelType w:val="multilevel"/>
    <w:tmpl w:val="5DC249A4"/>
    <w:lvl w:ilvl="0">
      <w:start w:val="1"/>
      <w:numFmt w:val="none"/>
      <w:lvlText w:val="5.3"/>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6C85078B"/>
    <w:multiLevelType w:val="hybridMultilevel"/>
    <w:tmpl w:val="3E824A7C"/>
    <w:lvl w:ilvl="0" w:tplc="EC306A5E">
      <w:start w:val="1"/>
      <w:numFmt w:val="none"/>
      <w:lvlText w:val="3."/>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5" w15:restartNumberingAfterBreak="0">
    <w:nsid w:val="6D065CB3"/>
    <w:multiLevelType w:val="hybridMultilevel"/>
    <w:tmpl w:val="98F67A5C"/>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46" w15:restartNumberingAfterBreak="0">
    <w:nsid w:val="71E81390"/>
    <w:multiLevelType w:val="hybridMultilevel"/>
    <w:tmpl w:val="43986B86"/>
    <w:lvl w:ilvl="0" w:tplc="DE423AE2">
      <w:start w:val="3"/>
      <w:numFmt w:val="none"/>
      <w:lvlText w:val="4."/>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7" w15:restartNumberingAfterBreak="0">
    <w:nsid w:val="75CD0B9B"/>
    <w:multiLevelType w:val="hybridMultilevel"/>
    <w:tmpl w:val="B008D0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8" w15:restartNumberingAfterBreak="0">
    <w:nsid w:val="76E9097C"/>
    <w:multiLevelType w:val="hybridMultilevel"/>
    <w:tmpl w:val="1504BAF8"/>
    <w:lvl w:ilvl="0" w:tplc="8250BA5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80F1FDC"/>
    <w:multiLevelType w:val="multilevel"/>
    <w:tmpl w:val="989ABE08"/>
    <w:lvl w:ilvl="0">
      <w:start w:val="9"/>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7A155567"/>
    <w:multiLevelType w:val="multilevel"/>
    <w:tmpl w:val="869C9606"/>
    <w:lvl w:ilvl="0">
      <w:start w:val="1"/>
      <w:numFmt w:val="none"/>
      <w:lvlText w:val="(a)"/>
      <w:lvlJc w:val="left"/>
      <w:pPr>
        <w:tabs>
          <w:tab w:val="num" w:pos="862"/>
        </w:tabs>
        <w:ind w:left="862" w:hanging="431"/>
      </w:pPr>
      <w:rPr>
        <w:rFonts w:hint="default"/>
      </w:rPr>
    </w:lvl>
    <w:lvl w:ilvl="1">
      <w:start w:val="1"/>
      <w:numFmt w:val="none"/>
      <w:lvlText w:val="1.1."/>
      <w:lvlJc w:val="left"/>
      <w:pPr>
        <w:tabs>
          <w:tab w:val="num" w:pos="2586"/>
        </w:tabs>
        <w:ind w:left="1007" w:hanging="576"/>
      </w:pPr>
      <w:rPr>
        <w:rFonts w:hint="default"/>
      </w:rPr>
    </w:lvl>
    <w:lvl w:ilvl="2">
      <w:start w:val="1"/>
      <w:numFmt w:val="decimal"/>
      <w:lvlText w:val="%1.%2.%3"/>
      <w:lvlJc w:val="left"/>
      <w:pPr>
        <w:tabs>
          <w:tab w:val="num" w:pos="1151"/>
        </w:tabs>
        <w:ind w:left="1151" w:hanging="720"/>
      </w:pPr>
      <w:rPr>
        <w:rFonts w:hint="default"/>
      </w:rPr>
    </w:lvl>
    <w:lvl w:ilvl="3">
      <w:start w:val="1"/>
      <w:numFmt w:val="decimal"/>
      <w:lvlText w:val="%1.%2.%3.%4"/>
      <w:lvlJc w:val="left"/>
      <w:pPr>
        <w:tabs>
          <w:tab w:val="num" w:pos="1295"/>
        </w:tabs>
        <w:ind w:left="1295" w:hanging="864"/>
      </w:pPr>
      <w:rPr>
        <w:rFonts w:hint="default"/>
      </w:rPr>
    </w:lvl>
    <w:lvl w:ilvl="4">
      <w:start w:val="1"/>
      <w:numFmt w:val="decimal"/>
      <w:lvlText w:val="%1.%2.%3.%4.%5"/>
      <w:lvlJc w:val="left"/>
      <w:pPr>
        <w:tabs>
          <w:tab w:val="num" w:pos="1439"/>
        </w:tabs>
        <w:ind w:left="1439" w:hanging="1008"/>
      </w:pPr>
      <w:rPr>
        <w:rFonts w:hint="default"/>
      </w:rPr>
    </w:lvl>
    <w:lvl w:ilvl="5">
      <w:start w:val="1"/>
      <w:numFmt w:val="decimal"/>
      <w:lvlText w:val="%1.%2.%3.%4.%5.%6"/>
      <w:lvlJc w:val="left"/>
      <w:pPr>
        <w:tabs>
          <w:tab w:val="num" w:pos="1583"/>
        </w:tabs>
        <w:ind w:left="1583" w:hanging="1152"/>
      </w:pPr>
      <w:rPr>
        <w:rFonts w:hint="default"/>
      </w:rPr>
    </w:lvl>
    <w:lvl w:ilvl="6">
      <w:start w:val="1"/>
      <w:numFmt w:val="decimal"/>
      <w:lvlText w:val="%1.%2.%3.%4.%5.%6.%7"/>
      <w:lvlJc w:val="left"/>
      <w:pPr>
        <w:tabs>
          <w:tab w:val="num" w:pos="1727"/>
        </w:tabs>
        <w:ind w:left="1727" w:hanging="1296"/>
      </w:pPr>
      <w:rPr>
        <w:rFonts w:hint="default"/>
      </w:rPr>
    </w:lvl>
    <w:lvl w:ilvl="7">
      <w:start w:val="1"/>
      <w:numFmt w:val="decimal"/>
      <w:lvlText w:val="%1.%2.%3.%4.%5.%6.%7.%8"/>
      <w:lvlJc w:val="left"/>
      <w:pPr>
        <w:tabs>
          <w:tab w:val="num" w:pos="1871"/>
        </w:tabs>
        <w:ind w:left="1871" w:hanging="1440"/>
      </w:pPr>
      <w:rPr>
        <w:rFonts w:hint="default"/>
      </w:rPr>
    </w:lvl>
    <w:lvl w:ilvl="8">
      <w:start w:val="1"/>
      <w:numFmt w:val="decimal"/>
      <w:lvlText w:val="%1.%2.%3.%4.%5.%6.%7.%8.%9"/>
      <w:lvlJc w:val="left"/>
      <w:pPr>
        <w:tabs>
          <w:tab w:val="num" w:pos="2015"/>
        </w:tabs>
        <w:ind w:left="2015" w:hanging="1584"/>
      </w:pPr>
      <w:rPr>
        <w:rFonts w:hint="default"/>
      </w:rPr>
    </w:lvl>
  </w:abstractNum>
  <w:abstractNum w:abstractNumId="51" w15:restartNumberingAfterBreak="0">
    <w:nsid w:val="7A184B8D"/>
    <w:multiLevelType w:val="hybridMultilevel"/>
    <w:tmpl w:val="231A1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A544275"/>
    <w:multiLevelType w:val="multilevel"/>
    <w:tmpl w:val="6830747A"/>
    <w:lvl w:ilvl="0">
      <w:start w:val="5"/>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3" w15:restartNumberingAfterBreak="0">
    <w:nsid w:val="7B523FD3"/>
    <w:multiLevelType w:val="multilevel"/>
    <w:tmpl w:val="CC80F55A"/>
    <w:lvl w:ilvl="0">
      <w:start w:val="1"/>
      <w:numFmt w:val="none"/>
      <w:lvlText w:val="4.2"/>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4" w15:restartNumberingAfterBreak="0">
    <w:nsid w:val="7C3E3365"/>
    <w:multiLevelType w:val="multilevel"/>
    <w:tmpl w:val="26F2677C"/>
    <w:lvl w:ilvl="0">
      <w:start w:val="1"/>
      <w:numFmt w:val="none"/>
      <w:lvlText w:val="7.1"/>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 w15:restartNumberingAfterBreak="0">
    <w:nsid w:val="7F43746D"/>
    <w:multiLevelType w:val="multilevel"/>
    <w:tmpl w:val="5F163448"/>
    <w:lvl w:ilvl="0">
      <w:start w:val="1"/>
      <w:numFmt w:val="none"/>
      <w:lvlText w:val="6.1"/>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61295408">
    <w:abstractNumId w:val="10"/>
  </w:num>
  <w:num w:numId="2" w16cid:durableId="1970357604">
    <w:abstractNumId w:val="17"/>
  </w:num>
  <w:num w:numId="3" w16cid:durableId="924342313">
    <w:abstractNumId w:val="27"/>
  </w:num>
  <w:num w:numId="4" w16cid:durableId="2111536558">
    <w:abstractNumId w:val="23"/>
  </w:num>
  <w:num w:numId="5" w16cid:durableId="1309162687">
    <w:abstractNumId w:val="45"/>
  </w:num>
  <w:num w:numId="6" w16cid:durableId="2086411081">
    <w:abstractNumId w:val="25"/>
  </w:num>
  <w:num w:numId="7" w16cid:durableId="340855377">
    <w:abstractNumId w:val="44"/>
  </w:num>
  <w:num w:numId="8" w16cid:durableId="666980088">
    <w:abstractNumId w:val="16"/>
  </w:num>
  <w:num w:numId="9" w16cid:durableId="1441417539">
    <w:abstractNumId w:val="12"/>
  </w:num>
  <w:num w:numId="10" w16cid:durableId="298804930">
    <w:abstractNumId w:val="46"/>
  </w:num>
  <w:num w:numId="11" w16cid:durableId="428350860">
    <w:abstractNumId w:val="0"/>
  </w:num>
  <w:num w:numId="12" w16cid:durableId="157158125">
    <w:abstractNumId w:val="8"/>
  </w:num>
  <w:num w:numId="13" w16cid:durableId="71510741">
    <w:abstractNumId w:val="53"/>
  </w:num>
  <w:num w:numId="14" w16cid:durableId="1377311307">
    <w:abstractNumId w:val="5"/>
  </w:num>
  <w:num w:numId="15" w16cid:durableId="32654875">
    <w:abstractNumId w:val="6"/>
  </w:num>
  <w:num w:numId="16" w16cid:durableId="168638751">
    <w:abstractNumId w:val="29"/>
  </w:num>
  <w:num w:numId="17" w16cid:durableId="2020034912">
    <w:abstractNumId w:val="50"/>
  </w:num>
  <w:num w:numId="18" w16cid:durableId="2102674997">
    <w:abstractNumId w:val="21"/>
  </w:num>
  <w:num w:numId="19" w16cid:durableId="229460391">
    <w:abstractNumId w:val="34"/>
  </w:num>
  <w:num w:numId="20" w16cid:durableId="1587036847">
    <w:abstractNumId w:val="54"/>
  </w:num>
  <w:num w:numId="21" w16cid:durableId="322465219">
    <w:abstractNumId w:val="11"/>
  </w:num>
  <w:num w:numId="22" w16cid:durableId="1225486733">
    <w:abstractNumId w:val="19"/>
  </w:num>
  <w:num w:numId="23" w16cid:durableId="43532602">
    <w:abstractNumId w:val="55"/>
  </w:num>
  <w:num w:numId="24" w16cid:durableId="192813557">
    <w:abstractNumId w:val="3"/>
  </w:num>
  <w:num w:numId="25" w16cid:durableId="1583762433">
    <w:abstractNumId w:val="18"/>
  </w:num>
  <w:num w:numId="26" w16cid:durableId="1902595536">
    <w:abstractNumId w:val="39"/>
  </w:num>
  <w:num w:numId="27" w16cid:durableId="231015106">
    <w:abstractNumId w:val="43"/>
  </w:num>
  <w:num w:numId="28" w16cid:durableId="756750996">
    <w:abstractNumId w:val="28"/>
  </w:num>
  <w:num w:numId="29" w16cid:durableId="1520506116">
    <w:abstractNumId w:val="36"/>
  </w:num>
  <w:num w:numId="30" w16cid:durableId="1874027628">
    <w:abstractNumId w:val="40"/>
  </w:num>
  <w:num w:numId="31" w16cid:durableId="905605218">
    <w:abstractNumId w:val="24"/>
  </w:num>
  <w:num w:numId="32" w16cid:durableId="1818566962">
    <w:abstractNumId w:val="1"/>
  </w:num>
  <w:num w:numId="33" w16cid:durableId="305285945">
    <w:abstractNumId w:val="31"/>
  </w:num>
  <w:num w:numId="34" w16cid:durableId="1625647443">
    <w:abstractNumId w:val="32"/>
  </w:num>
  <w:num w:numId="35" w16cid:durableId="493571263">
    <w:abstractNumId w:val="26"/>
  </w:num>
  <w:num w:numId="36" w16cid:durableId="1499803406">
    <w:abstractNumId w:val="38"/>
  </w:num>
  <w:num w:numId="37" w16cid:durableId="1675914648">
    <w:abstractNumId w:val="35"/>
  </w:num>
  <w:num w:numId="38" w16cid:durableId="2018262065">
    <w:abstractNumId w:val="13"/>
  </w:num>
  <w:num w:numId="39" w16cid:durableId="92092076">
    <w:abstractNumId w:val="14"/>
  </w:num>
  <w:num w:numId="40" w16cid:durableId="118961297">
    <w:abstractNumId w:val="15"/>
  </w:num>
  <w:num w:numId="41" w16cid:durableId="984239938">
    <w:abstractNumId w:val="22"/>
  </w:num>
  <w:num w:numId="42" w16cid:durableId="406192885">
    <w:abstractNumId w:val="4"/>
  </w:num>
  <w:num w:numId="43" w16cid:durableId="1085227944">
    <w:abstractNumId w:val="7"/>
  </w:num>
  <w:num w:numId="44" w16cid:durableId="677653675">
    <w:abstractNumId w:val="9"/>
  </w:num>
  <w:num w:numId="45" w16cid:durableId="899902795">
    <w:abstractNumId w:val="52"/>
  </w:num>
  <w:num w:numId="46" w16cid:durableId="729614594">
    <w:abstractNumId w:val="33"/>
  </w:num>
  <w:num w:numId="47" w16cid:durableId="419759957">
    <w:abstractNumId w:val="49"/>
  </w:num>
  <w:num w:numId="48" w16cid:durableId="753353564">
    <w:abstractNumId w:val="48"/>
  </w:num>
  <w:num w:numId="49" w16cid:durableId="1420911683">
    <w:abstractNumId w:val="42"/>
  </w:num>
  <w:num w:numId="50" w16cid:durableId="1932348947">
    <w:abstractNumId w:val="37"/>
  </w:num>
  <w:num w:numId="51" w16cid:durableId="1663970016">
    <w:abstractNumId w:val="2"/>
  </w:num>
  <w:num w:numId="52" w16cid:durableId="647783265">
    <w:abstractNumId w:val="47"/>
  </w:num>
  <w:num w:numId="53" w16cid:durableId="1373337832">
    <w:abstractNumId w:val="30"/>
  </w:num>
  <w:num w:numId="54" w16cid:durableId="1214075731">
    <w:abstractNumId w:val="20"/>
  </w:num>
  <w:num w:numId="55" w16cid:durableId="1570845006">
    <w:abstractNumId w:val="41"/>
  </w:num>
  <w:num w:numId="56" w16cid:durableId="242185406">
    <w:abstractNumId w:val="51"/>
  </w:num>
  <w:numIdMacAtCleanup w:val="5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A86"/>
    <w:rsid w:val="00007396"/>
    <w:rsid w:val="000239BD"/>
    <w:rsid w:val="00050BAB"/>
    <w:rsid w:val="00051654"/>
    <w:rsid w:val="00055990"/>
    <w:rsid w:val="00057116"/>
    <w:rsid w:val="00066F0E"/>
    <w:rsid w:val="0006786F"/>
    <w:rsid w:val="0009087C"/>
    <w:rsid w:val="000968B7"/>
    <w:rsid w:val="000C1760"/>
    <w:rsid w:val="000E2EA0"/>
    <w:rsid w:val="000F70C6"/>
    <w:rsid w:val="001058E9"/>
    <w:rsid w:val="001158FD"/>
    <w:rsid w:val="00121FA7"/>
    <w:rsid w:val="00124F96"/>
    <w:rsid w:val="00136A9C"/>
    <w:rsid w:val="00155A29"/>
    <w:rsid w:val="00157FC9"/>
    <w:rsid w:val="001717D4"/>
    <w:rsid w:val="0017662E"/>
    <w:rsid w:val="00185AA5"/>
    <w:rsid w:val="001A31BE"/>
    <w:rsid w:val="001B2592"/>
    <w:rsid w:val="001B79E1"/>
    <w:rsid w:val="001C071A"/>
    <w:rsid w:val="001D5297"/>
    <w:rsid w:val="001D779D"/>
    <w:rsid w:val="001E4CD3"/>
    <w:rsid w:val="001F293B"/>
    <w:rsid w:val="0020093D"/>
    <w:rsid w:val="00216CBE"/>
    <w:rsid w:val="00217597"/>
    <w:rsid w:val="0022121D"/>
    <w:rsid w:val="00226791"/>
    <w:rsid w:val="00245A07"/>
    <w:rsid w:val="00252A98"/>
    <w:rsid w:val="002717CC"/>
    <w:rsid w:val="0029358E"/>
    <w:rsid w:val="002B0B31"/>
    <w:rsid w:val="002B3E9F"/>
    <w:rsid w:val="002C1B37"/>
    <w:rsid w:val="00301C0B"/>
    <w:rsid w:val="00307FB6"/>
    <w:rsid w:val="00313170"/>
    <w:rsid w:val="003146DC"/>
    <w:rsid w:val="003449CC"/>
    <w:rsid w:val="003752EA"/>
    <w:rsid w:val="00381C76"/>
    <w:rsid w:val="00383F5C"/>
    <w:rsid w:val="00385FD2"/>
    <w:rsid w:val="00396EA5"/>
    <w:rsid w:val="003B04D6"/>
    <w:rsid w:val="003B162E"/>
    <w:rsid w:val="003B4ADE"/>
    <w:rsid w:val="003C2E47"/>
    <w:rsid w:val="003F3550"/>
    <w:rsid w:val="00415088"/>
    <w:rsid w:val="00440534"/>
    <w:rsid w:val="004411E1"/>
    <w:rsid w:val="004462FF"/>
    <w:rsid w:val="00454CF8"/>
    <w:rsid w:val="0046579B"/>
    <w:rsid w:val="00474E45"/>
    <w:rsid w:val="0048483A"/>
    <w:rsid w:val="004937E4"/>
    <w:rsid w:val="004B6ACA"/>
    <w:rsid w:val="004C1108"/>
    <w:rsid w:val="004E5925"/>
    <w:rsid w:val="005179F6"/>
    <w:rsid w:val="0052739A"/>
    <w:rsid w:val="00527E71"/>
    <w:rsid w:val="0053769B"/>
    <w:rsid w:val="00550761"/>
    <w:rsid w:val="00570DC1"/>
    <w:rsid w:val="00575FC8"/>
    <w:rsid w:val="00586977"/>
    <w:rsid w:val="005D65BB"/>
    <w:rsid w:val="005E33BB"/>
    <w:rsid w:val="005E53F6"/>
    <w:rsid w:val="0060374D"/>
    <w:rsid w:val="00625FB4"/>
    <w:rsid w:val="00634F31"/>
    <w:rsid w:val="00657D54"/>
    <w:rsid w:val="00680496"/>
    <w:rsid w:val="006A60C5"/>
    <w:rsid w:val="006C1790"/>
    <w:rsid w:val="006D26C8"/>
    <w:rsid w:val="00723EDE"/>
    <w:rsid w:val="0073714B"/>
    <w:rsid w:val="0074183D"/>
    <w:rsid w:val="00751F87"/>
    <w:rsid w:val="007655D0"/>
    <w:rsid w:val="00777405"/>
    <w:rsid w:val="007B6799"/>
    <w:rsid w:val="007C28E9"/>
    <w:rsid w:val="007E796B"/>
    <w:rsid w:val="0082261F"/>
    <w:rsid w:val="0084169A"/>
    <w:rsid w:val="00843504"/>
    <w:rsid w:val="008473D2"/>
    <w:rsid w:val="00870A86"/>
    <w:rsid w:val="008A53F8"/>
    <w:rsid w:val="008C2D8B"/>
    <w:rsid w:val="008C71EA"/>
    <w:rsid w:val="008C7F35"/>
    <w:rsid w:val="00901BEC"/>
    <w:rsid w:val="00917A20"/>
    <w:rsid w:val="00934B3D"/>
    <w:rsid w:val="009427CC"/>
    <w:rsid w:val="00947C3B"/>
    <w:rsid w:val="00954AAC"/>
    <w:rsid w:val="009718A8"/>
    <w:rsid w:val="00971DA1"/>
    <w:rsid w:val="00971F02"/>
    <w:rsid w:val="009835AE"/>
    <w:rsid w:val="00985EF2"/>
    <w:rsid w:val="009B13E1"/>
    <w:rsid w:val="009B5272"/>
    <w:rsid w:val="009C224E"/>
    <w:rsid w:val="009C7668"/>
    <w:rsid w:val="009D32E6"/>
    <w:rsid w:val="009D6B48"/>
    <w:rsid w:val="009E2A3E"/>
    <w:rsid w:val="009E77B6"/>
    <w:rsid w:val="00A052DC"/>
    <w:rsid w:val="00A123FA"/>
    <w:rsid w:val="00A24E40"/>
    <w:rsid w:val="00A5670A"/>
    <w:rsid w:val="00A570D4"/>
    <w:rsid w:val="00A71C17"/>
    <w:rsid w:val="00A7380B"/>
    <w:rsid w:val="00A92325"/>
    <w:rsid w:val="00A9610D"/>
    <w:rsid w:val="00AB5109"/>
    <w:rsid w:val="00AC00C1"/>
    <w:rsid w:val="00AC0F07"/>
    <w:rsid w:val="00AC140C"/>
    <w:rsid w:val="00AC1677"/>
    <w:rsid w:val="00AE41E2"/>
    <w:rsid w:val="00AF419C"/>
    <w:rsid w:val="00AF736E"/>
    <w:rsid w:val="00B01AC8"/>
    <w:rsid w:val="00B02F9D"/>
    <w:rsid w:val="00B22034"/>
    <w:rsid w:val="00B22C1F"/>
    <w:rsid w:val="00B233C2"/>
    <w:rsid w:val="00B42874"/>
    <w:rsid w:val="00B52795"/>
    <w:rsid w:val="00B53058"/>
    <w:rsid w:val="00B727FD"/>
    <w:rsid w:val="00B7729D"/>
    <w:rsid w:val="00B9273B"/>
    <w:rsid w:val="00B97CEA"/>
    <w:rsid w:val="00BA5BFF"/>
    <w:rsid w:val="00BC30C5"/>
    <w:rsid w:val="00C04AAD"/>
    <w:rsid w:val="00C1126B"/>
    <w:rsid w:val="00C11BB9"/>
    <w:rsid w:val="00C15C71"/>
    <w:rsid w:val="00C16888"/>
    <w:rsid w:val="00C177D1"/>
    <w:rsid w:val="00C452E9"/>
    <w:rsid w:val="00C5688F"/>
    <w:rsid w:val="00C56A3A"/>
    <w:rsid w:val="00C61B97"/>
    <w:rsid w:val="00C700AB"/>
    <w:rsid w:val="00C839A2"/>
    <w:rsid w:val="00C903F1"/>
    <w:rsid w:val="00CA375F"/>
    <w:rsid w:val="00CB6B42"/>
    <w:rsid w:val="00CC6C2F"/>
    <w:rsid w:val="00CD3C19"/>
    <w:rsid w:val="00CE4DB0"/>
    <w:rsid w:val="00CF2619"/>
    <w:rsid w:val="00CF6EBB"/>
    <w:rsid w:val="00D00C6A"/>
    <w:rsid w:val="00D03243"/>
    <w:rsid w:val="00D03C0D"/>
    <w:rsid w:val="00D22638"/>
    <w:rsid w:val="00D238D4"/>
    <w:rsid w:val="00D73409"/>
    <w:rsid w:val="00D776F8"/>
    <w:rsid w:val="00D829B6"/>
    <w:rsid w:val="00DB7D09"/>
    <w:rsid w:val="00DC21CB"/>
    <w:rsid w:val="00DD15BA"/>
    <w:rsid w:val="00DE5D04"/>
    <w:rsid w:val="00DE6353"/>
    <w:rsid w:val="00E21F02"/>
    <w:rsid w:val="00E45A35"/>
    <w:rsid w:val="00E72A26"/>
    <w:rsid w:val="00E8040E"/>
    <w:rsid w:val="00E81790"/>
    <w:rsid w:val="00E84CED"/>
    <w:rsid w:val="00E87E14"/>
    <w:rsid w:val="00EA1E01"/>
    <w:rsid w:val="00EA26FD"/>
    <w:rsid w:val="00EA7CA1"/>
    <w:rsid w:val="00EE1ABA"/>
    <w:rsid w:val="00EF0153"/>
    <w:rsid w:val="00EF3A04"/>
    <w:rsid w:val="00F2038C"/>
    <w:rsid w:val="00F23E81"/>
    <w:rsid w:val="00F263AA"/>
    <w:rsid w:val="00F526A8"/>
    <w:rsid w:val="00F52DC3"/>
    <w:rsid w:val="00F84678"/>
    <w:rsid w:val="00F86B7F"/>
    <w:rsid w:val="00F8783B"/>
    <w:rsid w:val="00FB2372"/>
    <w:rsid w:val="00FE7CD3"/>
    <w:rsid w:val="00FF4E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D322DA1-4CEA-46E3-B9D6-0332FE754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68B7"/>
    <w:pPr>
      <w:spacing w:after="160" w:line="259" w:lineRule="auto"/>
      <w:pPrChange w:id="0" w:author="J LYONS" w:date="2026-09-25T20:06:00Z">
        <w:pPr/>
      </w:pPrChange>
    </w:pPr>
    <w:rPr>
      <w:rFonts w:ascii="Arial" w:eastAsiaTheme="minorHAnsi" w:hAnsi="Arial" w:cstheme="minorBidi"/>
      <w:sz w:val="22"/>
      <w:szCs w:val="22"/>
      <w:lang w:eastAsia="en-US"/>
      <w:rPrChange w:id="0" w:author="J LYONS" w:date="2026-09-25T20:06:00Z">
        <w:rPr>
          <w:sz w:val="24"/>
          <w:szCs w:val="24"/>
          <w:lang w:val="en-GB" w:eastAsia="en-US" w:bidi="ar-SA"/>
        </w:rPr>
      </w:rPrChange>
    </w:rPr>
  </w:style>
  <w:style w:type="paragraph" w:styleId="Heading1">
    <w:name w:val="heading 1"/>
    <w:basedOn w:val="Normal"/>
    <w:next w:val="Normal"/>
    <w:link w:val="Heading1Char"/>
    <w:qFormat/>
    <w:rsid w:val="000968B7"/>
    <w:pPr>
      <w:spacing w:before="360" w:after="240" w:line="240" w:lineRule="auto"/>
      <w:outlineLvl w:val="0"/>
      <w:pPrChange w:id="1" w:author="J LYONS" w:date="2026-09-25T20:06:00Z">
        <w:pPr>
          <w:spacing w:before="360" w:after="240" w:line="259" w:lineRule="auto"/>
          <w:outlineLvl w:val="0"/>
        </w:pPr>
      </w:pPrChange>
    </w:pPr>
    <w:rPr>
      <w:rFonts w:eastAsia="Times New Roman" w:cs="Times New Roman"/>
      <w:b/>
      <w:color w:val="104F75"/>
      <w:sz w:val="36"/>
      <w:szCs w:val="24"/>
      <w:lang w:eastAsia="en-GB"/>
      <w:rPrChange w:id="1" w:author="J LYONS" w:date="2026-09-25T20:06:00Z">
        <w:rPr>
          <w:rFonts w:ascii="Arial" w:eastAsiaTheme="minorHAnsi" w:hAnsi="Arial" w:cstheme="minorBidi"/>
          <w:b/>
          <w:color w:val="104F75"/>
          <w:sz w:val="36"/>
          <w:szCs w:val="22"/>
          <w:lang w:val="en-GB" w:eastAsia="en-GB" w:bidi="ar-SA"/>
        </w:rPr>
      </w:rPrChange>
    </w:rPr>
  </w:style>
  <w:style w:type="paragraph" w:styleId="Heading2">
    <w:name w:val="heading 2"/>
    <w:basedOn w:val="Normal"/>
    <w:next w:val="Normal"/>
    <w:link w:val="Heading2Char"/>
    <w:unhideWhenUsed/>
    <w:qFormat/>
    <w:rsid w:val="000968B7"/>
    <w:pPr>
      <w:keepNext/>
      <w:spacing w:before="240" w:after="240" w:line="240" w:lineRule="auto"/>
      <w:outlineLvl w:val="1"/>
      <w:pPrChange w:id="2" w:author="J LYONS" w:date="2026-09-25T20:06:00Z">
        <w:pPr>
          <w:keepNext/>
          <w:spacing w:before="240" w:after="240" w:line="259" w:lineRule="auto"/>
          <w:outlineLvl w:val="1"/>
        </w:pPr>
      </w:pPrChange>
    </w:pPr>
    <w:rPr>
      <w:rFonts w:eastAsia="Times New Roman" w:cs="Times New Roman"/>
      <w:b/>
      <w:color w:val="104F75"/>
      <w:sz w:val="32"/>
      <w:szCs w:val="32"/>
      <w:lang w:eastAsia="en-GB"/>
      <w:rPrChange w:id="2" w:author="J LYONS" w:date="2026-09-25T20:06:00Z">
        <w:rPr>
          <w:rFonts w:ascii="Arial" w:eastAsiaTheme="minorHAnsi" w:hAnsi="Arial" w:cstheme="minorBidi"/>
          <w:b/>
          <w:color w:val="104F75"/>
          <w:sz w:val="32"/>
          <w:szCs w:val="32"/>
          <w:lang w:val="en-GB" w:eastAsia="en-GB" w:bidi="ar-SA"/>
        </w:rPr>
      </w:rPrChange>
    </w:rPr>
  </w:style>
  <w:style w:type="paragraph" w:styleId="Heading3">
    <w:name w:val="heading 3"/>
    <w:basedOn w:val="Heading2"/>
    <w:next w:val="Normal"/>
    <w:link w:val="Heading3Char"/>
    <w:unhideWhenUsed/>
    <w:qFormat/>
    <w:rsid w:val="00B727FD"/>
    <w:pPr>
      <w:outlineLvl w:val="2"/>
    </w:pPr>
    <w:rPr>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70A86"/>
    <w:pPr>
      <w:tabs>
        <w:tab w:val="center" w:pos="4153"/>
        <w:tab w:val="right" w:pos="8306"/>
      </w:tabs>
    </w:pPr>
  </w:style>
  <w:style w:type="paragraph" w:styleId="Footer">
    <w:name w:val="footer"/>
    <w:basedOn w:val="Normal"/>
    <w:rsid w:val="00870A86"/>
    <w:pPr>
      <w:tabs>
        <w:tab w:val="center" w:pos="4153"/>
        <w:tab w:val="right" w:pos="8306"/>
      </w:tabs>
    </w:pPr>
    <w:rPr>
      <w:sz w:val="20"/>
      <w:szCs w:val="20"/>
    </w:rPr>
  </w:style>
  <w:style w:type="character" w:styleId="PageNumber">
    <w:name w:val="page number"/>
    <w:basedOn w:val="DefaultParagraphFont"/>
    <w:rsid w:val="00870A86"/>
  </w:style>
  <w:style w:type="table" w:styleId="TableGrid">
    <w:name w:val="Table Grid"/>
    <w:basedOn w:val="TableNormal"/>
    <w:rsid w:val="00870A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70A86"/>
    <w:pPr>
      <w:autoSpaceDE w:val="0"/>
      <w:autoSpaceDN w:val="0"/>
      <w:adjustRightInd w:val="0"/>
    </w:pPr>
    <w:rPr>
      <w:rFonts w:ascii="Arial" w:hAnsi="Arial" w:cs="Arial"/>
      <w:color w:val="000000"/>
      <w:sz w:val="24"/>
      <w:szCs w:val="24"/>
    </w:rPr>
  </w:style>
  <w:style w:type="paragraph" w:customStyle="1" w:styleId="DefPara">
    <w:name w:val="Def Para"/>
    <w:basedOn w:val="Normal"/>
    <w:rsid w:val="00870A86"/>
    <w:pPr>
      <w:spacing w:before="80" w:line="220" w:lineRule="atLeast"/>
      <w:ind w:left="340"/>
      <w:jc w:val="both"/>
    </w:pPr>
    <w:rPr>
      <w:sz w:val="21"/>
      <w:szCs w:val="20"/>
    </w:rPr>
  </w:style>
  <w:style w:type="paragraph" w:styleId="ListParagraph">
    <w:name w:val="List Paragraph"/>
    <w:basedOn w:val="Normal"/>
    <w:uiPriority w:val="34"/>
    <w:qFormat/>
    <w:rsid w:val="000968B7"/>
    <w:pPr>
      <w:spacing w:after="240" w:line="288" w:lineRule="auto"/>
      <w:ind w:left="720"/>
      <w:contextualSpacing/>
      <w:pPrChange w:id="3" w:author="J LYONS" w:date="2026-09-25T20:06:00Z">
        <w:pPr>
          <w:spacing w:after="160" w:line="259" w:lineRule="auto"/>
          <w:ind w:left="720"/>
          <w:contextualSpacing/>
        </w:pPr>
      </w:pPrChange>
    </w:pPr>
    <w:rPr>
      <w:rFonts w:eastAsia="Times New Roman" w:cs="Times New Roman"/>
      <w:sz w:val="24"/>
      <w:szCs w:val="24"/>
      <w:lang w:eastAsia="en-GB"/>
      <w:rPrChange w:id="3" w:author="J LYONS" w:date="2026-09-25T20:06:00Z">
        <w:rPr>
          <w:rFonts w:ascii="Arial" w:eastAsiaTheme="minorHAnsi" w:hAnsi="Arial" w:cstheme="minorBidi"/>
          <w:sz w:val="22"/>
          <w:szCs w:val="22"/>
          <w:lang w:val="en-GB" w:eastAsia="en-US" w:bidi="ar-SA"/>
        </w:rPr>
      </w:rPrChange>
    </w:rPr>
  </w:style>
  <w:style w:type="paragraph" w:styleId="BalloonText">
    <w:name w:val="Balloon Text"/>
    <w:basedOn w:val="Normal"/>
    <w:link w:val="BalloonTextChar"/>
    <w:uiPriority w:val="99"/>
    <w:semiHidden/>
    <w:unhideWhenUsed/>
    <w:rsid w:val="00BC30C5"/>
    <w:pPr>
      <w:spacing w:after="0" w:line="240" w:lineRule="auto"/>
      <w:pPrChange w:id="4" w:author="J LYONS" w:date="2026-09-25T20:06:00Z">
        <w:pPr>
          <w:spacing w:after="160" w:line="259" w:lineRule="auto"/>
        </w:pPr>
      </w:pPrChange>
    </w:pPr>
    <w:rPr>
      <w:rFonts w:ascii="Segoe UI" w:hAnsi="Segoe UI" w:cs="Segoe UI"/>
      <w:sz w:val="18"/>
      <w:szCs w:val="18"/>
      <w:rPrChange w:id="4" w:author="J LYONS" w:date="2026-09-25T20:06:00Z">
        <w:rPr>
          <w:rFonts w:ascii="Segoe UI" w:eastAsiaTheme="minorHAnsi" w:hAnsi="Segoe UI" w:cs="Segoe UI"/>
          <w:sz w:val="18"/>
          <w:szCs w:val="18"/>
          <w:lang w:val="en-GB" w:eastAsia="en-US" w:bidi="ar-SA"/>
        </w:rPr>
      </w:rPrChange>
    </w:rPr>
  </w:style>
  <w:style w:type="character" w:customStyle="1" w:styleId="BalloonTextChar">
    <w:name w:val="Balloon Text Char"/>
    <w:basedOn w:val="DefaultParagraphFont"/>
    <w:link w:val="BalloonText"/>
    <w:uiPriority w:val="99"/>
    <w:rsid w:val="009718A8"/>
    <w:rPr>
      <w:rFonts w:ascii="Segoe UI" w:eastAsiaTheme="minorHAnsi" w:hAnsi="Segoe UI" w:cs="Segoe UI"/>
      <w:sz w:val="18"/>
      <w:szCs w:val="18"/>
      <w:lang w:eastAsia="en-US"/>
    </w:rPr>
  </w:style>
  <w:style w:type="table" w:customStyle="1" w:styleId="TableGrid1">
    <w:name w:val="Table Grid1"/>
    <w:basedOn w:val="TableNormal"/>
    <w:next w:val="TableGrid"/>
    <w:uiPriority w:val="39"/>
    <w:rsid w:val="00CA375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727FD"/>
    <w:rPr>
      <w:rFonts w:ascii="Arial" w:hAnsi="Arial"/>
      <w:b/>
      <w:color w:val="104F75"/>
      <w:sz w:val="36"/>
      <w:szCs w:val="24"/>
    </w:rPr>
  </w:style>
  <w:style w:type="character" w:customStyle="1" w:styleId="Heading2Char">
    <w:name w:val="Heading 2 Char"/>
    <w:basedOn w:val="DefaultParagraphFont"/>
    <w:link w:val="Heading2"/>
    <w:rsid w:val="00B727FD"/>
    <w:rPr>
      <w:rFonts w:ascii="Arial" w:hAnsi="Arial"/>
      <w:b/>
      <w:color w:val="104F75"/>
      <w:sz w:val="32"/>
      <w:szCs w:val="32"/>
    </w:rPr>
  </w:style>
  <w:style w:type="character" w:customStyle="1" w:styleId="Heading3Char">
    <w:name w:val="Heading 3 Char"/>
    <w:basedOn w:val="DefaultParagraphFont"/>
    <w:link w:val="Heading3"/>
    <w:rsid w:val="00B727FD"/>
    <w:rPr>
      <w:rFonts w:ascii="Arial" w:hAnsi="Arial"/>
      <w:b/>
      <w:bCs/>
      <w:color w:val="104F75"/>
      <w:sz w:val="28"/>
      <w:szCs w:val="28"/>
    </w:rPr>
  </w:style>
  <w:style w:type="paragraph" w:styleId="FootnoteText">
    <w:name w:val="footnote text"/>
    <w:basedOn w:val="Normal"/>
    <w:link w:val="FootnoteTextChar"/>
    <w:semiHidden/>
    <w:unhideWhenUsed/>
    <w:rsid w:val="000968B7"/>
    <w:pPr>
      <w:spacing w:after="0" w:line="240" w:lineRule="auto"/>
      <w:pPrChange w:id="5" w:author="J LYONS" w:date="2026-09-25T20:06:00Z">
        <w:pPr>
          <w:spacing w:after="160" w:line="259" w:lineRule="auto"/>
        </w:pPr>
      </w:pPrChange>
    </w:pPr>
    <w:rPr>
      <w:rFonts w:eastAsia="Times New Roman" w:cs="Times New Roman"/>
      <w:sz w:val="20"/>
      <w:szCs w:val="20"/>
      <w:lang w:eastAsia="en-GB"/>
      <w:rPrChange w:id="5" w:author="J LYONS" w:date="2026-09-25T20:06:00Z">
        <w:rPr>
          <w:rFonts w:ascii="Arial" w:eastAsiaTheme="minorHAnsi" w:hAnsi="Arial" w:cstheme="minorBidi"/>
          <w:lang w:val="en-GB" w:eastAsia="en-GB" w:bidi="ar-SA"/>
        </w:rPr>
      </w:rPrChange>
    </w:rPr>
  </w:style>
  <w:style w:type="character" w:customStyle="1" w:styleId="FootnoteTextChar">
    <w:name w:val="Footnote Text Char"/>
    <w:basedOn w:val="DefaultParagraphFont"/>
    <w:link w:val="FootnoteText"/>
    <w:rsid w:val="00B727FD"/>
    <w:rPr>
      <w:rFonts w:ascii="Arial" w:hAnsi="Arial"/>
    </w:rPr>
  </w:style>
  <w:style w:type="paragraph" w:styleId="BodyText">
    <w:name w:val="Body Text"/>
    <w:basedOn w:val="Normal"/>
    <w:link w:val="BodyTextChar"/>
    <w:semiHidden/>
    <w:unhideWhenUsed/>
    <w:rsid w:val="000968B7"/>
    <w:pPr>
      <w:spacing w:after="120" w:line="288" w:lineRule="auto"/>
      <w:pPrChange w:id="6" w:author="J LYONS" w:date="2026-09-25T20:06:00Z">
        <w:pPr>
          <w:spacing w:after="120" w:line="288" w:lineRule="auto"/>
        </w:pPr>
      </w:pPrChange>
    </w:pPr>
    <w:rPr>
      <w:rFonts w:eastAsia="Times New Roman" w:cs="Times New Roman"/>
      <w:sz w:val="24"/>
      <w:szCs w:val="24"/>
      <w:lang w:eastAsia="en-GB"/>
      <w:rPrChange w:id="6" w:author="J LYONS" w:date="2026-09-25T20:06:00Z">
        <w:rPr>
          <w:rFonts w:ascii="Arial" w:eastAsiaTheme="minorHAnsi" w:hAnsi="Arial" w:cstheme="minorBidi"/>
          <w:sz w:val="22"/>
          <w:szCs w:val="22"/>
          <w:lang w:val="en-GB" w:eastAsia="en-GB" w:bidi="ar-SA"/>
        </w:rPr>
      </w:rPrChange>
    </w:rPr>
  </w:style>
  <w:style w:type="character" w:customStyle="1" w:styleId="BodyTextChar">
    <w:name w:val="Body Text Char"/>
    <w:basedOn w:val="DefaultParagraphFont"/>
    <w:link w:val="BodyText"/>
    <w:rsid w:val="00B727FD"/>
    <w:rPr>
      <w:rFonts w:ascii="Arial" w:hAnsi="Arial"/>
      <w:sz w:val="24"/>
      <w:szCs w:val="24"/>
    </w:rPr>
  </w:style>
  <w:style w:type="character" w:customStyle="1" w:styleId="ParagraphChar">
    <w:name w:val="Paragraph Char"/>
    <w:basedOn w:val="DefaultParagraphFont"/>
    <w:link w:val="Paragraph"/>
    <w:locked/>
    <w:rsid w:val="00B727FD"/>
    <w:rPr>
      <w:rFonts w:ascii="Arial" w:eastAsiaTheme="minorHAnsi" w:hAnsi="Arial" w:cstheme="minorBidi"/>
      <w:color w:val="000000"/>
      <w:sz w:val="22"/>
      <w:szCs w:val="22"/>
      <w:lang w:eastAsia="en-US"/>
    </w:rPr>
  </w:style>
  <w:style w:type="paragraph" w:customStyle="1" w:styleId="Paragraph">
    <w:name w:val="Paragraph"/>
    <w:basedOn w:val="Normal"/>
    <w:link w:val="ParagraphChar"/>
    <w:qFormat/>
    <w:rsid w:val="000968B7"/>
    <w:pPr>
      <w:spacing w:after="120" w:line="300" w:lineRule="atLeast"/>
      <w:jc w:val="both"/>
      <w:pPrChange w:id="7" w:author="J LYONS" w:date="2026-09-25T20:06:00Z">
        <w:pPr>
          <w:spacing w:after="120" w:line="300" w:lineRule="atLeast"/>
          <w:jc w:val="both"/>
        </w:pPr>
      </w:pPrChange>
    </w:pPr>
    <w:rPr>
      <w:color w:val="000000"/>
      <w:rPrChange w:id="7" w:author="J LYONS" w:date="2026-09-25T20:06:00Z">
        <w:rPr>
          <w:rFonts w:ascii="Arial" w:eastAsiaTheme="minorHAnsi" w:hAnsi="Arial" w:cstheme="minorBidi"/>
          <w:color w:val="000000"/>
          <w:lang w:val="en-GB" w:eastAsia="en-GB" w:bidi="ar-SA"/>
        </w:rPr>
      </w:rPrChange>
    </w:rPr>
  </w:style>
  <w:style w:type="paragraph" w:customStyle="1" w:styleId="Bullet1">
    <w:name w:val="Bullet1"/>
    <w:basedOn w:val="Normal"/>
    <w:rsid w:val="000968B7"/>
    <w:pPr>
      <w:numPr>
        <w:numId w:val="49"/>
      </w:numPr>
      <w:spacing w:before="120" w:after="120" w:line="300" w:lineRule="atLeast"/>
      <w:jc w:val="both"/>
      <w:pPrChange w:id="8" w:author="J LYONS" w:date="2026-09-25T20:06:00Z">
        <w:pPr>
          <w:numPr>
            <w:numId w:val="49"/>
          </w:numPr>
          <w:tabs>
            <w:tab w:val="num" w:pos="851"/>
          </w:tabs>
          <w:spacing w:before="120" w:after="120" w:line="300" w:lineRule="atLeast"/>
          <w:ind w:left="851" w:hanging="851"/>
          <w:jc w:val="both"/>
        </w:pPr>
      </w:pPrChange>
    </w:pPr>
    <w:rPr>
      <w:rFonts w:eastAsia="Arial" w:cs="Arial"/>
      <w:szCs w:val="20"/>
      <w:rPrChange w:id="8" w:author="J LYONS" w:date="2026-09-25T20:06:00Z">
        <w:rPr>
          <w:rFonts w:ascii="Arial" w:eastAsia="Arial" w:hAnsi="Arial" w:cs="Arial"/>
          <w:sz w:val="22"/>
          <w:lang w:val="en-GB" w:eastAsia="en-US" w:bidi="ar-SA"/>
        </w:rPr>
      </w:rPrChange>
    </w:rPr>
  </w:style>
  <w:style w:type="character" w:styleId="FootnoteReference">
    <w:name w:val="footnote reference"/>
    <w:basedOn w:val="DefaultParagraphFont"/>
    <w:semiHidden/>
    <w:unhideWhenUsed/>
    <w:rsid w:val="000968B7"/>
    <w:rPr>
      <w:vertAlign w:val="superscript"/>
      <w:rPrChange w:id="9" w:author="J LYONS" w:date="2026-09-25T20:06:00Z">
        <w:rPr>
          <w:vertAlign w:val="superscript"/>
        </w:rPr>
      </w:rPrChange>
    </w:rPr>
  </w:style>
  <w:style w:type="character" w:styleId="Hyperlink">
    <w:name w:val="Hyperlink"/>
    <w:basedOn w:val="DefaultParagraphFont"/>
    <w:uiPriority w:val="99"/>
    <w:unhideWhenUsed/>
    <w:rsid w:val="00B727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369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D246A-EFA3-4BCD-84D0-05FD8ED5F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4607</Words>
  <Characters>26265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SUGGESTED FORMAT</vt:lpstr>
    </vt:vector>
  </TitlesOfParts>
  <Company>N.I.C.S</Company>
  <LinksUpToDate>false</LinksUpToDate>
  <CharactersWithSpaces>30811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SUGGESTED FORMAT</dc:title>
  <dc:subject/>
  <dc:creator>Noreen Donnelly</dc:creator>
  <cp:keywords/>
  <dc:description/>
  <cp:lastModifiedBy>Arthur Souza Rodrigues</cp:lastModifiedBy>
  <cp:revision>1</cp:revision>
  <cp:lastPrinted>2019-07-05T12:37:00Z</cp:lastPrinted>
  <dcterms:created xsi:type="dcterms:W3CDTF">2021-03-09T15:56:00Z</dcterms:created>
  <dcterms:modified xsi:type="dcterms:W3CDTF">2026-09-26T00:06:00Z</dcterms:modified>
</cp:coreProperties>
</file>