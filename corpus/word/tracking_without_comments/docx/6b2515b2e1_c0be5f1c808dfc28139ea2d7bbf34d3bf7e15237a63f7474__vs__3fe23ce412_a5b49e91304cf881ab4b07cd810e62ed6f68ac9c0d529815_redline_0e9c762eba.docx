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8FFA0" w14:textId="77777777" w:rsidR="00D7492A" w:rsidRDefault="00D7492A">
      <w:pPr>
        <w:rPr>
          <w:ins w:id="13" w:author="Comparison" w:date="2026-09-25T20:04:00Z" w16du:dateUtc="2026-09-26T00:04:00Z"/>
        </w:rPr>
      </w:pPr>
    </w:p>
    <w:p w14:paraId="06C4C171" w14:textId="77777777" w:rsidR="007E2F4A" w:rsidRDefault="00C31E7A">
      <w:pPr>
        <w:pStyle w:val="Title"/>
        <w:rPr>
          <w:del w:id="14" w:author="Comparison" w:date="2026-09-25T20:04:00Z" w16du:dateUtc="2026-09-26T00:04:00Z"/>
        </w:rPr>
      </w:pPr>
      <w:del w:id="15" w:author="Comparison" w:date="2026-09-25T20:04:00Z" w16du:dateUtc="2026-09-26T00:04:00Z">
        <w:r>
          <w:delText>Number of workers providing services</w:delText>
        </w:r>
      </w:del>
    </w:p>
    <w:p w14:paraId="453DC7D8" w14:textId="77777777" w:rsidR="007E2F4A" w:rsidRDefault="00C31E7A">
      <w:pPr>
        <w:pStyle w:val="Subtitle"/>
        <w:rPr>
          <w:del w:id="16" w:author="Comparison" w:date="2026-09-25T20:04:00Z" w16du:dateUtc="2026-09-26T00:04:00Z"/>
        </w:rPr>
      </w:pPr>
      <w:del w:id="17" w:author="Comparison" w:date="2026-09-25T20:04:00Z" w16du:dateUtc="2026-09-26T00:04:00Z">
        <w:r>
          <w:delText>Exported from METEOR</w:delText>
        </w:r>
      </w:del>
    </w:p>
    <w:p w14:paraId="6E28815B" w14:textId="77777777" w:rsidR="007E2F4A" w:rsidRDefault="00C31E7A">
      <w:pPr>
        <w:pStyle w:val="Subtitle"/>
        <w:spacing w:after="5500"/>
        <w:rPr>
          <w:del w:id="18" w:author="Comparison" w:date="2026-09-25T20:04:00Z" w16du:dateUtc="2026-09-26T00:04:00Z"/>
        </w:rPr>
      </w:pPr>
      <w:del w:id="19" w:author="Comparison" w:date="2026-09-25T20:04:00Z" w16du:dateUtc="2026-09-26T00:04:00Z">
        <w:r>
          <w:delText>(AIHW's Metadata Online Registry)</w:delText>
        </w:r>
      </w:del>
    </w:p>
    <w:p w14:paraId="22F782BC" w14:textId="77777777" w:rsidR="007E2F4A" w:rsidRDefault="00C31E7A">
      <w:pPr>
        <w:rPr>
          <w:del w:id="20" w:author="Comparison" w:date="2026-09-25T20:04:00Z" w16du:dateUtc="2026-09-26T00:04:00Z"/>
        </w:rPr>
      </w:pPr>
      <w:del w:id="21" w:author="Comparison" w:date="2026-09-25T20:04:00Z" w16du:dateUtc="2026-09-26T00:04:00Z">
        <w:r>
          <w:delText>© Australian Institute of Health and Welfare 2024</w:delText>
        </w:r>
      </w:del>
    </w:p>
    <w:p w14:paraId="0C5F37BF" w14:textId="77777777" w:rsidR="007E2F4A" w:rsidRDefault="007E2F4A">
      <w:pPr>
        <w:rPr>
          <w:del w:id="22" w:author="Comparison" w:date="2026-09-25T20:04:00Z" w16du:dateUtc="2026-09-26T00:04:00Z"/>
        </w:rPr>
      </w:pPr>
    </w:p>
    <w:p w14:paraId="3BEA5EDF" w14:textId="77777777" w:rsidR="007E2F4A" w:rsidRDefault="00C31E7A">
      <w:pPr>
        <w:rPr>
          <w:del w:id="23" w:author="Comparison" w:date="2026-09-25T20:04:00Z" w16du:dateUtc="2026-09-26T00:04:00Z"/>
        </w:rPr>
      </w:pPr>
      <w:del w:id="24" w:author="Comparison" w:date="2026-09-25T20:04:00Z" w16du:dateUtc="2026-09-26T00:04:00Z">
        <w:r>
          <w:delTex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delText>
        </w:r>
      </w:del>
    </w:p>
    <w:p w14:paraId="29466B9A" w14:textId="77777777" w:rsidR="007E2F4A" w:rsidRDefault="00C31E7A">
      <w:pPr>
        <w:rPr>
          <w:del w:id="25" w:author="Comparison" w:date="2026-09-25T20:04:00Z" w16du:dateUtc="2026-09-26T00:04:00Z"/>
        </w:rPr>
      </w:pPr>
      <w:del w:id="26" w:author="Comparison" w:date="2026-09-25T20:04:00Z" w16du:dateUtc="2026-09-26T00:04:00Z">
        <w:r>
          <w:delText>You may distribute, remix and build on this website’s material but must attribute the AIHW as the copyright holder, in line with our attribution policy. The full terms and conditions of this licence are available at https://creativecommons.org/licenses/by/4.0/.</w:delText>
        </w:r>
      </w:del>
    </w:p>
    <w:p w14:paraId="0D9ABD94" w14:textId="77777777" w:rsidR="007E2F4A" w:rsidRDefault="00C31E7A">
      <w:pPr>
        <w:rPr>
          <w:del w:id="27" w:author="Comparison" w:date="2026-09-25T20:04:00Z" w16du:dateUtc="2026-09-26T00:04:00Z"/>
        </w:rPr>
      </w:pPr>
      <w:del w:id="28" w:author="Comparison" w:date="2026-09-25T20:04:00Z" w16du:dateUtc="2026-09-26T00:04:00Z">
        <w:r>
          <w:delText>Enquiries relating to copyright should be addressed to info@aihw.gov.au.</w:delText>
        </w:r>
      </w:del>
    </w:p>
    <w:p w14:paraId="046786F3" w14:textId="77777777" w:rsidR="007E2F4A" w:rsidRDefault="00C31E7A">
      <w:pPr>
        <w:rPr>
          <w:del w:id="29" w:author="Comparison" w:date="2026-09-25T20:04:00Z" w16du:dateUtc="2026-09-26T00:04:00Z"/>
        </w:rPr>
      </w:pPr>
      <w:del w:id="30" w:author="Comparison" w:date="2026-09-25T20:04:00Z" w16du:dateUtc="2026-09-26T00:04:00Z">
        <w:r>
          <w:delText>Enquiries or comments on the METEOR metadata or download should be directed to the METEOR team at meteor@aihw.gov.au.</w:delText>
        </w:r>
      </w:del>
    </w:p>
    <w:p w14:paraId="12B0C3E4" w14:textId="77777777" w:rsidR="007E2F4A" w:rsidRDefault="00C31E7A">
      <w:pPr>
        <w:rPr>
          <w:del w:id="31" w:author="Comparison" w:date="2026-09-25T20:04:00Z" w16du:dateUtc="2026-09-26T00:04:00Z"/>
        </w:rPr>
      </w:pPr>
      <w:del w:id="32" w:author="Comparison" w:date="2026-09-25T20:04:00Z" w16du:dateUtc="2026-09-26T00:04:00Z">
        <w:r>
          <w:lastRenderedPageBreak/>
          <w:br w:type="page"/>
        </w:r>
      </w:del>
    </w:p>
    <w:p w14:paraId="2257AA5E" w14:textId="77777777" w:rsidR="007E2F4A" w:rsidRDefault="00C31E7A">
      <w:pPr>
        <w:pStyle w:val="Heading1"/>
        <w:rPr>
          <w:del w:id="33" w:author="Comparison" w:date="2026-09-25T20:04:00Z" w16du:dateUtc="2026-09-26T00:04:00Z"/>
        </w:rPr>
      </w:pPr>
      <w:del w:id="34" w:author="Comparison" w:date="2026-09-25T20:04:00Z" w16du:dateUtc="2026-09-26T00:04:00Z">
        <w:r>
          <w:delText>Number of workers providing services</w:delText>
        </w:r>
      </w:del>
    </w:p>
    <w:tbl>
      <w:tblPr>
        <w:tblW w:w="903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35" w:author="Comparison" w:date="2026-09-25T20:04:00Z" w16du:dateUtc="2026-09-26T00:04:00Z">
          <w:tblPr>
            <w:tblStyle w:val="TableGrid"/>
            <w:tblW w:w="5000" w:type="pct"/>
            <w:tblLayout w:type="fixed"/>
            <w:tblLook w:val="04A0" w:firstRow="1" w:lastRow="0" w:firstColumn="1" w:lastColumn="0" w:noHBand="0" w:noVBand="1"/>
          </w:tblPr>
        </w:tblPrChange>
      </w:tblPr>
      <w:tblGrid>
        <w:gridCol w:w="4485"/>
        <w:gridCol w:w="4545"/>
        <w:tblGridChange w:id="36">
          <w:tblGrid>
            <w:gridCol w:w="5"/>
            <w:gridCol w:w="4480"/>
            <w:gridCol w:w="1215"/>
            <w:gridCol w:w="3330"/>
            <w:gridCol w:w="1215"/>
          </w:tblGrid>
        </w:tblGridChange>
      </w:tblGrid>
      <w:tr w:rsidR="007E2F4A" w14:paraId="74961914" w14:textId="23890661">
        <w:trPr>
          <w:trHeight w:val="3220"/>
          <w:trPrChange w:id="37" w:author="Comparison" w:date="2026-09-25T20:04:00Z" w16du:dateUtc="2026-09-26T00:04:00Z">
            <w:trPr>
              <w:gridBefore w:val="1"/>
            </w:trPr>
          </w:trPrChange>
        </w:trPr>
        <w:tc>
          <w:tcPr>
            <w:tcW w:w="4485" w:type="dxa"/>
            <w:tcBorders>
              <w:top w:val="nil"/>
              <w:left w:val="nil"/>
              <w:bottom w:val="nil"/>
              <w:right w:val="nil"/>
            </w:tcBorders>
            <w:tcMar>
              <w:top w:w="100" w:type="dxa"/>
              <w:left w:w="100" w:type="dxa"/>
              <w:bottom w:w="100" w:type="dxa"/>
              <w:right w:w="100" w:type="dxa"/>
            </w:tcMar>
            <w:tcPrChange w:id="38" w:author="Comparison" w:date="2026-09-25T20:04:00Z" w16du:dateUtc="2026-09-26T00:04:00Z">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tcPrChange>
          </w:tcPr>
          <w:p w14:paraId="39937CE2" w14:textId="77777777" w:rsidR="00D7492A" w:rsidRDefault="00C31E7A">
            <w:pPr>
              <w:pStyle w:val="Title"/>
              <w:spacing w:after="120" w:line="276" w:lineRule="auto"/>
              <w:rPr>
                <w:ins w:id="39" w:author="Comparison" w:date="2026-09-25T20:04:00Z" w16du:dateUtc="2026-09-26T00:04:00Z"/>
                <w:sz w:val="36"/>
                <w:szCs w:val="36"/>
              </w:rPr>
            </w:pPr>
            <w:bookmarkStart w:id="40" w:name="_gg5v3fi7njy0"/>
            <w:bookmarkEnd w:id="40"/>
            <w:ins w:id="41" w:author="Comparison" w:date="2026-09-25T20:04:00Z" w16du:dateUtc="2026-09-26T00:04:00Z">
              <w:r>
                <w:rPr>
                  <w:sz w:val="36"/>
                  <w:szCs w:val="36"/>
                </w:rPr>
                <w:t>Sampsa Myllym</w:t>
              </w:r>
              <w:r>
                <w:rPr>
                  <w:sz w:val="36"/>
                  <w:szCs w:val="36"/>
                </w:rPr>
                <w:t>ä</w:t>
              </w:r>
              <w:r>
                <w:rPr>
                  <w:sz w:val="36"/>
                  <w:szCs w:val="36"/>
                </w:rPr>
                <w:t>ki</w:t>
              </w:r>
            </w:ins>
          </w:p>
          <w:p w14:paraId="6A2AC92F" w14:textId="77777777" w:rsidR="00D7492A" w:rsidRDefault="00C31E7A">
            <w:pPr>
              <w:spacing w:line="276" w:lineRule="auto"/>
              <w:jc w:val="left"/>
              <w:rPr>
                <w:ins w:id="42" w:author="Comparison" w:date="2026-09-25T20:04:00Z" w16du:dateUtc="2026-09-26T00:04:00Z"/>
              </w:rPr>
            </w:pPr>
            <w:ins w:id="43" w:author="Comparison" w:date="2026-09-25T20:04:00Z" w16du:dateUtc="2026-09-26T00:04:00Z">
              <w:r>
                <w:t>Senior Associate, Helsinki</w:t>
              </w:r>
            </w:ins>
          </w:p>
          <w:p w14:paraId="0674FD2C" w14:textId="77777777" w:rsidR="00D7492A" w:rsidRDefault="00C31E7A">
            <w:pPr>
              <w:spacing w:line="276" w:lineRule="auto"/>
              <w:jc w:val="left"/>
              <w:rPr>
                <w:ins w:id="44" w:author="Comparison" w:date="2026-09-25T20:04:00Z" w16du:dateUtc="2026-09-26T00:04:00Z"/>
              </w:rPr>
            </w:pPr>
            <w:ins w:id="45" w:author="Comparison" w:date="2026-09-25T20:04:00Z" w16du:dateUtc="2026-09-26T00:04:00Z">
              <w:r>
                <w:t>Tax &amp; Structuring</w:t>
              </w:r>
            </w:ins>
          </w:p>
          <w:tbl>
            <w:tblPr>
              <w:tblW w:w="61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300"/>
              <w:gridCol w:w="5800"/>
            </w:tblGrid>
            <w:tr w:rsidR="00D7492A" w14:paraId="60AF2148" w14:textId="77777777" w:rsidTr="00D7492A">
              <w:trPr>
                <w:trHeight w:val="440"/>
                <w:ins w:id="46" w:author="Comparison" w:date="2026-09-25T20:04:00Z" w16du:dateUtc="2026-09-26T00:04:00Z"/>
              </w:trPr>
              <w:tc>
                <w:tcPr>
                  <w:tcW w:w="300" w:type="dxa"/>
                  <w:vAlign w:val="center"/>
                </w:tcPr>
                <w:p w14:paraId="51214671" w14:textId="77777777" w:rsidR="00D7492A" w:rsidRDefault="00C31E7A">
                  <w:pPr>
                    <w:spacing w:after="0"/>
                    <w:jc w:val="left"/>
                    <w:rPr>
                      <w:ins w:id="47" w:author="Comparison" w:date="2026-09-25T20:04:00Z" w16du:dateUtc="2026-09-26T00:04:00Z"/>
                    </w:rPr>
                  </w:pPr>
                  <w:ins w:id="48" w:author="Comparison" w:date="2026-09-25T20:04:00Z" w16du:dateUtc="2026-09-26T00:04:00Z">
                    <w:r>
                      <w:rPr>
                        <w:noProof/>
                      </w:rPr>
                      <w:drawing>
                        <wp:anchor distT="0" distB="0" distL="114300" distR="114300" simplePos="0" relativeHeight="251663360" behindDoc="0" locked="0" layoutInCell="1" hidden="0" allowOverlap="1">
                          <wp:simplePos x="0" y="0"/>
                          <wp:positionH relativeFrom="column">
                            <wp:posOffset>-54609</wp:posOffset>
                          </wp:positionH>
                          <wp:positionV relativeFrom="paragraph">
                            <wp:posOffset>22225</wp:posOffset>
                          </wp:positionV>
                          <wp:extent cx="107950" cy="10795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7950" cy="107950"/>
                                  </a:xfrm>
                                  <a:prstGeom prst="rect">
                                    <a:avLst/>
                                  </a:prstGeom>
                                  <a:ln/>
                                </pic:spPr>
                              </pic:pic>
                            </a:graphicData>
                          </a:graphic>
                        </wp:anchor>
                      </w:drawing>
                    </w:r>
                  </w:ins>
                </w:p>
              </w:tc>
              <w:tc>
                <w:tcPr>
                  <w:tcW w:w="5800" w:type="dxa"/>
                  <w:vAlign w:val="center"/>
                </w:tcPr>
                <w:p w14:paraId="04984581" w14:textId="77777777" w:rsidR="00D7492A" w:rsidRDefault="00C31E7A">
                  <w:pPr>
                    <w:spacing w:after="0"/>
                    <w:jc w:val="left"/>
                    <w:rPr>
                      <w:ins w:id="49" w:author="Comparison" w:date="2026-09-25T20:04:00Z" w16du:dateUtc="2026-09-26T00:04:00Z"/>
                    </w:rPr>
                  </w:pPr>
                  <w:ins w:id="50" w:author="Comparison" w:date="2026-09-25T20:04:00Z" w16du:dateUtc="2026-09-26T00:04:00Z">
                    <w:r>
                      <w:t>+358 20 506 6781</w:t>
                    </w:r>
                  </w:ins>
                </w:p>
              </w:tc>
            </w:tr>
            <w:tr w:rsidR="00D7492A" w14:paraId="59B2E7CB" w14:textId="77777777" w:rsidTr="00D7492A">
              <w:trPr>
                <w:trHeight w:val="440"/>
                <w:ins w:id="51" w:author="Comparison" w:date="2026-09-25T20:04:00Z" w16du:dateUtc="2026-09-26T00:04:00Z"/>
              </w:trPr>
              <w:tc>
                <w:tcPr>
                  <w:tcW w:w="300" w:type="dxa"/>
                  <w:vAlign w:val="center"/>
                </w:tcPr>
                <w:p w14:paraId="399CA292" w14:textId="77777777" w:rsidR="00D7492A" w:rsidRDefault="00C31E7A">
                  <w:pPr>
                    <w:spacing w:after="0"/>
                    <w:jc w:val="left"/>
                    <w:rPr>
                      <w:ins w:id="52" w:author="Comparison" w:date="2026-09-25T20:04:00Z" w16du:dateUtc="2026-09-26T00:04:00Z"/>
                    </w:rPr>
                  </w:pPr>
                  <w:ins w:id="53" w:author="Comparison" w:date="2026-09-25T20:04:00Z" w16du:dateUtc="2026-09-26T00:04:00Z">
                    <w:r>
                      <w:rPr>
                        <w:noProof/>
                      </w:rPr>
                      <w:drawing>
                        <wp:anchor distT="0" distB="0" distL="114300" distR="114300" simplePos="0" relativeHeight="251664384" behindDoc="0" locked="0" layoutInCell="1" hidden="0" allowOverlap="1">
                          <wp:simplePos x="0" y="0"/>
                          <wp:positionH relativeFrom="column">
                            <wp:posOffset>-50164</wp:posOffset>
                          </wp:positionH>
                          <wp:positionV relativeFrom="paragraph">
                            <wp:posOffset>-8889</wp:posOffset>
                          </wp:positionV>
                          <wp:extent cx="107315" cy="14351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7315" cy="143510"/>
                                  </a:xfrm>
                                  <a:prstGeom prst="rect">
                                    <a:avLst/>
                                  </a:prstGeom>
                                  <a:ln/>
                                </pic:spPr>
                              </pic:pic>
                            </a:graphicData>
                          </a:graphic>
                        </wp:anchor>
                      </w:drawing>
                    </w:r>
                  </w:ins>
                </w:p>
              </w:tc>
              <w:tc>
                <w:tcPr>
                  <w:tcW w:w="5800" w:type="dxa"/>
                  <w:vAlign w:val="center"/>
                </w:tcPr>
                <w:p w14:paraId="49158598" w14:textId="77777777" w:rsidR="00D7492A" w:rsidRDefault="00C31E7A">
                  <w:pPr>
                    <w:spacing w:after="0"/>
                    <w:jc w:val="left"/>
                    <w:rPr>
                      <w:ins w:id="54" w:author="Comparison" w:date="2026-09-25T20:04:00Z" w16du:dateUtc="2026-09-26T00:04:00Z"/>
                    </w:rPr>
                  </w:pPr>
                  <w:ins w:id="55" w:author="Comparison" w:date="2026-09-25T20:04:00Z" w16du:dateUtc="2026-09-26T00:04:00Z">
                    <w:r>
                      <w:t>+358 50 413 2838</w:t>
                    </w:r>
                  </w:ins>
                </w:p>
              </w:tc>
            </w:tr>
            <w:tr w:rsidR="00D7492A" w14:paraId="564DC21D" w14:textId="77777777" w:rsidTr="00D7492A">
              <w:trPr>
                <w:trHeight w:val="440"/>
                <w:ins w:id="56" w:author="Comparison" w:date="2026-09-25T20:04:00Z" w16du:dateUtc="2026-09-26T00:04:00Z"/>
              </w:trPr>
              <w:tc>
                <w:tcPr>
                  <w:tcW w:w="300" w:type="dxa"/>
                  <w:vAlign w:val="center"/>
                </w:tcPr>
                <w:p w14:paraId="3F732CD7" w14:textId="77777777" w:rsidR="00D7492A" w:rsidRDefault="00C31E7A">
                  <w:pPr>
                    <w:spacing w:after="0"/>
                    <w:jc w:val="left"/>
                    <w:rPr>
                      <w:ins w:id="57" w:author="Comparison" w:date="2026-09-25T20:04:00Z" w16du:dateUtc="2026-09-26T00:04:00Z"/>
                    </w:rPr>
                  </w:pPr>
                  <w:ins w:id="58" w:author="Comparison" w:date="2026-09-25T20:04:00Z" w16du:dateUtc="2026-09-26T00:04:00Z">
                    <w:r>
                      <w:rPr>
                        <w:noProof/>
                      </w:rPr>
                      <w:drawing>
                        <wp:anchor distT="0" distB="0" distL="114300" distR="114300" simplePos="0" relativeHeight="251665408" behindDoc="0" locked="0" layoutInCell="1" hidden="0" allowOverlap="1">
                          <wp:simplePos x="0" y="0"/>
                          <wp:positionH relativeFrom="column">
                            <wp:posOffset>-48894</wp:posOffset>
                          </wp:positionH>
                          <wp:positionV relativeFrom="paragraph">
                            <wp:posOffset>47625</wp:posOffset>
                          </wp:positionV>
                          <wp:extent cx="121920" cy="9080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1920" cy="90805"/>
                                  </a:xfrm>
                                  <a:prstGeom prst="rect">
                                    <a:avLst/>
                                  </a:prstGeom>
                                  <a:ln/>
                                </pic:spPr>
                              </pic:pic>
                            </a:graphicData>
                          </a:graphic>
                        </wp:anchor>
                      </w:drawing>
                    </w:r>
                  </w:ins>
                </w:p>
              </w:tc>
              <w:tc>
                <w:tcPr>
                  <w:tcW w:w="5800" w:type="dxa"/>
                  <w:vAlign w:val="center"/>
                </w:tcPr>
                <w:p w14:paraId="408C02A1" w14:textId="77777777" w:rsidR="00D7492A" w:rsidRDefault="00C31E7A">
                  <w:pPr>
                    <w:spacing w:after="0"/>
                    <w:jc w:val="left"/>
                    <w:rPr>
                      <w:ins w:id="59" w:author="Comparison" w:date="2026-09-25T20:04:00Z" w16du:dateUtc="2026-09-26T00:04:00Z"/>
                    </w:rPr>
                  </w:pPr>
                  <w:ins w:id="60" w:author="Comparison" w:date="2026-09-25T20:04:00Z" w16du:dateUtc="2026-09-26T00:04:00Z">
                    <w:r>
                      <w:t>sampsa.myllymaki@roschier.com</w:t>
                    </w:r>
                  </w:ins>
                </w:p>
              </w:tc>
            </w:tr>
          </w:tbl>
          <w:p w14:paraId="182F95E4" w14:textId="77777777" w:rsidR="007E2F4A" w:rsidRDefault="00C31E7A">
            <w:pPr>
              <w:spacing w:after="0"/>
              <w:pPrChange w:id="61" w:author="Comparison" w:date="2026-09-25T20:04:00Z" w16du:dateUtc="2026-09-26T00:04:00Z">
                <w:pPr>
                  <w:pStyle w:val="Heading3"/>
                </w:pPr>
              </w:pPrChange>
            </w:pPr>
            <w:del w:id="62" w:author="Comparison" w:date="2026-09-25T20:04:00Z" w16du:dateUtc="2026-09-26T00:04:00Z">
              <w:r>
                <w:delText>Identifying and definitional attributes</w:delText>
              </w:r>
            </w:del>
          </w:p>
        </w:tc>
        <w:tc>
          <w:tcPr>
            <w:tcW w:w="4545" w:type="dxa"/>
            <w:tcBorders>
              <w:top w:val="nil"/>
              <w:left w:val="nil"/>
              <w:bottom w:val="nil"/>
              <w:right w:val="nil"/>
            </w:tcBorders>
            <w:tcMar>
              <w:top w:w="100" w:type="dxa"/>
              <w:left w:w="100" w:type="dxa"/>
              <w:bottom w:w="100" w:type="dxa"/>
              <w:right w:w="100" w:type="dxa"/>
            </w:tcMar>
            <w:tcPrChange w:id="63" w:author="Comparison" w:date="2026-09-25T20:04:00Z" w16du:dateUtc="2026-09-26T00:04:00Z">
              <w:tcPr>
                <w:tcW w:w="4545" w:type="dxa"/>
                <w:gridSpan w:val="2"/>
                <w:tcBorders>
                  <w:top w:val="nil"/>
                  <w:left w:val="nil"/>
                  <w:bottom w:val="nil"/>
                  <w:right w:val="nil"/>
                </w:tcBorders>
              </w:tcPr>
            </w:tcPrChange>
          </w:tcPr>
          <w:p w14:paraId="684142B5" w14:textId="77777777" w:rsidR="00C176C5" w:rsidRDefault="00C31E7A">
            <w:pPr>
              <w:spacing w:after="0"/>
              <w:rPr>
                <w:noProof/>
              </w:rPr>
            </w:pPr>
            <w:ins w:id="64" w:author="Comparison" w:date="2026-09-25T20:04:00Z" w16du:dateUtc="2026-09-26T00:04:00Z">
              <w:r w:rsidRPr="00C31E7A">
                <w:rPr>
                  <w:noProof/>
                  <w14:ligatures w14:val="standardContextual"/>
                </w:rPr>
                <w:pict w14:anchorId="6B472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9.95pt;height:169.15pt;visibility:visible;mso-wrap-style:square">
                    <v:imagedata r:id="rId10" o:title=""/>
                    <o:lock v:ext="edit" rotation="t" cropping="t" verticies="t"/>
                  </v:shape>
                </w:pict>
              </w:r>
            </w:ins>
          </w:p>
        </w:tc>
      </w:tr>
    </w:tbl>
    <w:tbl>
      <w:tblPr>
        <w:tblStyle w:val="TableGrid"/>
        <w:tblW w:w="5000" w:type="pct"/>
        <w:tblLayout w:type="fixed"/>
        <w:tblLook w:val="04A0" w:firstRow="1" w:lastRow="0" w:firstColumn="1" w:lastColumn="0" w:noHBand="0" w:noVBand="1"/>
      </w:tblPr>
      <w:tblGrid>
        <w:gridCol w:w="2560"/>
        <w:gridCol w:w="7680"/>
      </w:tblGrid>
      <w:tr w:rsidR="007E2F4A" w14:paraId="5065EDE0" w14:textId="77777777">
        <w:trPr>
          <w:del w:id="65"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D4CF885" w14:textId="77777777" w:rsidR="007E2F4A" w:rsidRDefault="00C31E7A">
            <w:pPr>
              <w:rPr>
                <w:del w:id="66" w:author="Comparison" w:date="2026-09-25T20:04:00Z" w16du:dateUtc="2026-09-26T00:04:00Z"/>
              </w:rPr>
            </w:pPr>
            <w:del w:id="67" w:author="Comparison" w:date="2026-09-25T20:04:00Z" w16du:dateUtc="2026-09-26T00:04:00Z">
              <w:r>
                <w:rPr>
                  <w:rStyle w:val="row-heading"/>
                </w:rPr>
                <w:delText>Metadata item type:</w:delText>
              </w:r>
            </w:del>
          </w:p>
        </w:tc>
        <w:tc>
          <w:tcPr>
            <w:tcW w:w="360" w:type="dxa"/>
            <w:tcBorders>
              <w:top w:val="none" w:sz="0" w:space="0" w:color="000000"/>
              <w:left w:val="none" w:sz="0" w:space="0" w:color="000000"/>
              <w:bottom w:val="none" w:sz="0" w:space="0" w:color="000000"/>
              <w:right w:val="none" w:sz="0" w:space="0" w:color="000000"/>
            </w:tcBorders>
          </w:tcPr>
          <w:p w14:paraId="4CE6E181" w14:textId="77777777" w:rsidR="007E2F4A" w:rsidRDefault="00C31E7A">
            <w:pPr>
              <w:rPr>
                <w:del w:id="68" w:author="Comparison" w:date="2026-09-25T20:04:00Z" w16du:dateUtc="2026-09-26T00:04:00Z"/>
              </w:rPr>
            </w:pPr>
            <w:del w:id="69" w:author="Comparison" w:date="2026-09-25T20:04:00Z" w16du:dateUtc="2026-09-26T00:04:00Z">
              <w:r>
                <w:delText>Property</w:delText>
              </w:r>
            </w:del>
          </w:p>
        </w:tc>
      </w:tr>
      <w:tr w:rsidR="007E2F4A" w14:paraId="1D508C00" w14:textId="77777777">
        <w:trPr>
          <w:del w:id="70"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163864F" w14:textId="77777777" w:rsidR="007E2F4A" w:rsidRDefault="00C31E7A">
            <w:pPr>
              <w:rPr>
                <w:del w:id="71" w:author="Comparison" w:date="2026-09-25T20:04:00Z" w16du:dateUtc="2026-09-26T00:04:00Z"/>
              </w:rPr>
            </w:pPr>
            <w:del w:id="72" w:author="Comparison" w:date="2026-09-25T20:04:00Z" w16du:dateUtc="2026-09-26T00:04:00Z">
              <w:r>
                <w:rPr>
                  <w:rStyle w:val="row-heading"/>
                </w:rPr>
                <w:delText>METEOR identifier:</w:delText>
              </w:r>
            </w:del>
          </w:p>
        </w:tc>
        <w:tc>
          <w:tcPr>
            <w:tcW w:w="360" w:type="dxa"/>
            <w:tcBorders>
              <w:top w:val="none" w:sz="0" w:space="0" w:color="000000"/>
              <w:left w:val="none" w:sz="0" w:space="0" w:color="000000"/>
              <w:bottom w:val="none" w:sz="0" w:space="0" w:color="000000"/>
              <w:right w:val="none" w:sz="0" w:space="0" w:color="000000"/>
            </w:tcBorders>
          </w:tcPr>
          <w:p w14:paraId="12248009" w14:textId="77777777" w:rsidR="007E2F4A" w:rsidRDefault="00C31E7A">
            <w:pPr>
              <w:rPr>
                <w:del w:id="73" w:author="Comparison" w:date="2026-09-25T20:04:00Z" w16du:dateUtc="2026-09-26T00:04:00Z"/>
              </w:rPr>
            </w:pPr>
            <w:del w:id="74" w:author="Comparison" w:date="2026-09-25T20:04:00Z" w16du:dateUtc="2026-09-26T00:04:00Z">
              <w:r>
                <w:delText>503371</w:delText>
              </w:r>
            </w:del>
          </w:p>
        </w:tc>
      </w:tr>
      <w:tr w:rsidR="007E2F4A" w14:paraId="14CFA5F2" w14:textId="77777777">
        <w:trPr>
          <w:del w:id="75"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6178E5A" w14:textId="77777777" w:rsidR="007E2F4A" w:rsidRDefault="00C31E7A">
            <w:pPr>
              <w:rPr>
                <w:del w:id="76" w:author="Comparison" w:date="2026-09-25T20:04:00Z" w16du:dateUtc="2026-09-26T00:04:00Z"/>
              </w:rPr>
            </w:pPr>
            <w:del w:id="77" w:author="Comparison" w:date="2026-09-25T20:04:00Z" w16du:dateUtc="2026-09-26T00:04:00Z">
              <w:r>
                <w:rPr>
                  <w:rStyle w:val="row-heading"/>
                </w:rPr>
                <w:delText>Registration status:</w:delText>
              </w:r>
            </w:del>
          </w:p>
        </w:tc>
        <w:tc>
          <w:tcPr>
            <w:tcW w:w="360" w:type="dxa"/>
            <w:tcBorders>
              <w:top w:val="none" w:sz="0" w:space="0" w:color="000000"/>
              <w:left w:val="none" w:sz="0" w:space="0" w:color="000000"/>
              <w:bottom w:val="none" w:sz="0" w:space="0" w:color="000000"/>
              <w:right w:val="none" w:sz="0" w:space="0" w:color="000000"/>
            </w:tcBorders>
          </w:tcPr>
          <w:p w14:paraId="40BCEEEF" w14:textId="77777777" w:rsidR="007E2F4A" w:rsidRDefault="00C31E7A">
            <w:pPr>
              <w:rPr>
                <w:del w:id="78" w:author="Comparison" w:date="2026-09-25T20:04:00Z" w16du:dateUtc="2026-09-26T00:04:00Z"/>
              </w:rPr>
            </w:pPr>
            <w:del w:id="79" w:author="Comparison" w:date="2026-09-25T20:04:00Z" w16du:dateUtc="2026-09-26T00:04:00Z">
              <w:r>
                <w:fldChar w:fldCharType="begin"/>
              </w:r>
              <w:r>
                <w:delInstrText>HYPERLINK "https://meteor.aihw.gov.au/RegistrationAuthority/1"</w:delInstrText>
              </w:r>
              <w:r>
                <w:fldChar w:fldCharType="separate"/>
              </w:r>
              <w:r>
                <w:rPr>
                  <w:rStyle w:val="Hyperlink"/>
                  <w:color w:val="244061"/>
                </w:rPr>
                <w:delText>Community Services (retired)</w:delText>
              </w:r>
              <w:r>
                <w:fldChar w:fldCharType="end"/>
              </w:r>
              <w:r>
                <w:rPr>
                  <w:rStyle w:val="row-content"/>
                  <w:color w:val="244061"/>
                </w:rPr>
                <w:delText>, Standard 10/04/2013</w:delText>
              </w:r>
            </w:del>
          </w:p>
          <w:p w14:paraId="2B27114E" w14:textId="77777777" w:rsidR="007E2F4A" w:rsidRDefault="00C31E7A">
            <w:pPr>
              <w:rPr>
                <w:del w:id="80" w:author="Comparison" w:date="2026-09-25T20:04:00Z" w16du:dateUtc="2026-09-26T00:04:00Z"/>
              </w:rPr>
            </w:pPr>
            <w:del w:id="81" w:author="Comparison" w:date="2026-09-25T20:04:00Z" w16du:dateUtc="2026-09-26T00:04:00Z">
              <w:r>
                <w:fldChar w:fldCharType="begin"/>
              </w:r>
              <w:r>
                <w:delInstrText>HYPERLINK "https://meteor.aihw.gov.au/RegistrationAuthority/16"</w:delInstrText>
              </w:r>
              <w:r>
                <w:fldChar w:fldCharType="separate"/>
              </w:r>
              <w:r>
                <w:rPr>
                  <w:rStyle w:val="Hyperlink"/>
                  <w:color w:val="244061"/>
                </w:rPr>
                <w:delText>Disability</w:delText>
              </w:r>
              <w:r>
                <w:fldChar w:fldCharType="end"/>
              </w:r>
              <w:r>
                <w:rPr>
                  <w:rStyle w:val="row-content"/>
                  <w:color w:val="244061"/>
                </w:rPr>
                <w:delText>, Standard 13/08/2015</w:delText>
              </w:r>
            </w:del>
          </w:p>
        </w:tc>
      </w:tr>
      <w:tr w:rsidR="007E2F4A" w14:paraId="24DDE8EB" w14:textId="77777777">
        <w:trPr>
          <w:del w:id="82"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D1DE8C3" w14:textId="77777777" w:rsidR="007E2F4A" w:rsidRDefault="00C31E7A">
            <w:pPr>
              <w:rPr>
                <w:del w:id="83" w:author="Comparison" w:date="2026-09-25T20:04:00Z" w16du:dateUtc="2026-09-26T00:04:00Z"/>
              </w:rPr>
            </w:pPr>
            <w:del w:id="84" w:author="Comparison" w:date="2026-09-25T20:04:00Z" w16du:dateUtc="2026-09-26T00:04:00Z">
              <w:r>
                <w:rPr>
                  <w:rStyle w:val="row-heading"/>
                </w:rPr>
                <w:delText>Definition:</w:delText>
              </w:r>
            </w:del>
          </w:p>
        </w:tc>
        <w:tc>
          <w:tcPr>
            <w:tcW w:w="360" w:type="dxa"/>
            <w:tcBorders>
              <w:top w:val="none" w:sz="0" w:space="0" w:color="000000"/>
              <w:left w:val="none" w:sz="0" w:space="0" w:color="000000"/>
              <w:bottom w:val="none" w:sz="0" w:space="0" w:color="000000"/>
              <w:right w:val="none" w:sz="0" w:space="0" w:color="000000"/>
            </w:tcBorders>
          </w:tcPr>
          <w:p w14:paraId="7F77755A" w14:textId="77777777" w:rsidR="007E2F4A" w:rsidRDefault="00C31E7A">
            <w:pPr>
              <w:rPr>
                <w:del w:id="85" w:author="Comparison" w:date="2026-09-25T20:04:00Z" w16du:dateUtc="2026-09-26T00:04:00Z"/>
              </w:rPr>
            </w:pPr>
            <w:del w:id="86" w:author="Comparison" w:date="2026-09-25T20:04:00Z" w16du:dateUtc="2026-09-26T00:04:00Z">
              <w:r>
                <w:rPr>
                  <w:rStyle w:val="row-content-rich-text"/>
                </w:rPr>
                <w:delText>The number of workers providing services.</w:delText>
              </w:r>
            </w:del>
          </w:p>
        </w:tc>
      </w:tr>
      <w:tr w:rsidR="007E2F4A" w14:paraId="5C3F9235" w14:textId="77777777">
        <w:trPr>
          <w:del w:id="87"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03D5683" w14:textId="77777777" w:rsidR="007E2F4A" w:rsidRDefault="00C31E7A">
            <w:pPr>
              <w:rPr>
                <w:del w:id="88" w:author="Comparison" w:date="2026-09-25T20:04:00Z" w16du:dateUtc="2026-09-26T00:04:00Z"/>
              </w:rPr>
            </w:pPr>
            <w:del w:id="89" w:author="Comparison" w:date="2026-09-25T20:04:00Z" w16du:dateUtc="2026-09-26T00:04:00Z">
              <w:r>
                <w:rPr>
                  <w:rStyle w:val="row-heading"/>
                </w:rPr>
                <w:delText>Property group:</w:delText>
              </w:r>
            </w:del>
          </w:p>
        </w:tc>
        <w:tc>
          <w:tcPr>
            <w:tcW w:w="360" w:type="dxa"/>
            <w:tcBorders>
              <w:top w:val="none" w:sz="0" w:space="0" w:color="000000"/>
              <w:left w:val="none" w:sz="0" w:space="0" w:color="000000"/>
              <w:bottom w:val="none" w:sz="0" w:space="0" w:color="000000"/>
              <w:right w:val="none" w:sz="0" w:space="0" w:color="000000"/>
            </w:tcBorders>
          </w:tcPr>
          <w:p w14:paraId="7C2CC2F1" w14:textId="77777777" w:rsidR="007E2F4A" w:rsidRDefault="00C31E7A">
            <w:pPr>
              <w:rPr>
                <w:del w:id="90" w:author="Comparison" w:date="2026-09-25T20:04:00Z" w16du:dateUtc="2026-09-26T00:04:00Z"/>
              </w:rPr>
            </w:pPr>
            <w:del w:id="91" w:author="Comparison" w:date="2026-09-25T20:04:00Z" w16du:dateUtc="2026-09-26T00:04:00Z">
              <w:r>
                <w:fldChar w:fldCharType="begin"/>
              </w:r>
              <w:r>
                <w:delInstrText>HYPERLINK "https://meteor.aihw.gov.au/content/274661"</w:delInstrText>
              </w:r>
              <w:r>
                <w:fldChar w:fldCharType="separate"/>
              </w:r>
              <w:r>
                <w:rPr>
                  <w:rStyle w:val="Hyperlink"/>
                </w:rPr>
                <w:delText>Service provision event</w:delText>
              </w:r>
              <w:r>
                <w:fldChar w:fldCharType="end"/>
              </w:r>
            </w:del>
          </w:p>
        </w:tc>
      </w:tr>
    </w:tbl>
    <w:p w14:paraId="0DD8E26F" w14:textId="77777777" w:rsidR="007E2F4A" w:rsidRDefault="007E2F4A">
      <w:pPr>
        <w:pBdr>
          <w:top w:val="nil"/>
          <w:left w:val="nil"/>
          <w:bottom w:val="nil"/>
          <w:right w:val="nil"/>
          <w:between w:val="nil"/>
        </w:pBdr>
        <w:spacing w:line="276" w:lineRule="auto"/>
        <w:jc w:val="left"/>
        <w:rPr>
          <w:color w:val="000000"/>
          <w:rPrChange w:id="92" w:author="Comparison" w:date="2026-09-25T20:04:00Z" w16du:dateUtc="2026-09-26T00:04:00Z">
            <w:rPr/>
          </w:rPrChange>
        </w:rPr>
        <w:pPrChange w:id="93" w:author="Comparison" w:date="2026-09-25T20:04:00Z" w16du:dateUtc="2026-09-26T00:04:00Z">
          <w:pPr/>
        </w:pPrChange>
      </w:pPr>
    </w:p>
    <w:p w14:paraId="447994BA" w14:textId="77777777" w:rsidR="00D7492A" w:rsidRDefault="00C31E7A">
      <w:pPr>
        <w:spacing w:line="276" w:lineRule="auto"/>
        <w:jc w:val="left"/>
        <w:rPr>
          <w:ins w:id="94" w:author="Comparison" w:date="2026-09-25T20:04:00Z" w16du:dateUtc="2026-09-26T00:04:00Z"/>
          <w:color w:val="2C2927"/>
        </w:rPr>
      </w:pPr>
      <w:ins w:id="95" w:author="Comparison" w:date="2026-09-25T20:04:00Z" w16du:dateUtc="2026-09-26T00:04:00Z">
        <w:r>
          <w:rPr>
            <w:color w:val="2C2927"/>
          </w:rPr>
          <w:t>Sampsa Myllymäki is a Helsinki-based Senior Associate working with Roschier’s Tax and Structuring practice. He has experience in various domestic and international tax related matters, tax litigation processes and transfer pricing. Prior to joining Roschier in 2022, Sampsa worked for a major international accounting firm.</w:t>
        </w:r>
      </w:ins>
    </w:p>
    <w:p w14:paraId="074B6BE1" w14:textId="77777777" w:rsidR="00D7492A" w:rsidRDefault="00C31E7A">
      <w:pPr>
        <w:pStyle w:val="Title"/>
        <w:spacing w:before="360" w:after="120" w:line="276" w:lineRule="auto"/>
        <w:rPr>
          <w:ins w:id="96" w:author="Comparison" w:date="2026-09-25T20:04:00Z" w16du:dateUtc="2026-09-26T00:04:00Z"/>
        </w:rPr>
      </w:pPr>
      <w:ins w:id="97" w:author="Comparison" w:date="2026-09-25T20:04:00Z" w16du:dateUtc="2026-09-26T00:04:00Z">
        <w:r>
          <w:t>Work highlights</w:t>
        </w:r>
      </w:ins>
    </w:p>
    <w:p w14:paraId="73765513" w14:textId="77777777" w:rsidR="00D7492A" w:rsidRDefault="00C31E7A">
      <w:pPr>
        <w:spacing w:line="276" w:lineRule="auto"/>
        <w:jc w:val="left"/>
        <w:rPr>
          <w:ins w:id="98" w:author="Comparison" w:date="2026-09-25T20:04:00Z" w16du:dateUtc="2026-09-26T00:04:00Z"/>
          <w:color w:val="2C2927"/>
        </w:rPr>
      </w:pPr>
      <w:ins w:id="99" w:author="Comparison" w:date="2026-09-25T20:04:00Z" w16du:dateUtc="2026-09-26T00:04:00Z">
        <w:r>
          <w:rPr>
            <w:color w:val="2C2927"/>
          </w:rPr>
          <w:t>Sampsa Myllymäki’s experience includes advising:</w:t>
        </w:r>
      </w:ins>
    </w:p>
    <w:p w14:paraId="1DAABEE7" w14:textId="77777777" w:rsidR="00D7492A" w:rsidRDefault="00D7492A">
      <w:pPr>
        <w:rPr>
          <w:ins w:id="100" w:author="Comparison" w:date="2026-09-25T20:04:00Z" w16du:dateUtc="2026-09-26T00:04:00Z"/>
        </w:rPr>
      </w:pPr>
    </w:p>
    <w:p w14:paraId="3A6A6747" w14:textId="77777777" w:rsidR="00D7492A" w:rsidRDefault="00C31E7A">
      <w:pPr>
        <w:numPr>
          <w:ilvl w:val="0"/>
          <w:numId w:val="1"/>
        </w:numPr>
        <w:rPr>
          <w:ins w:id="101" w:author="Comparison" w:date="2026-09-25T20:04:00Z" w16du:dateUtc="2026-09-26T00:04:00Z"/>
        </w:rPr>
      </w:pPr>
      <w:ins w:id="102" w:author="Comparison" w:date="2026-09-25T20:04:00Z" w16du:dateUtc="2026-09-26T00:04:00Z">
        <w:r>
          <w:t xml:space="preserve">CVC-led consortium in the recommended cash tender offer for all shares in WithSecure Corporation; </w:t>
        </w:r>
      </w:ins>
    </w:p>
    <w:p w14:paraId="1F08F3F3" w14:textId="77777777" w:rsidR="00D7492A" w:rsidRDefault="00C31E7A">
      <w:pPr>
        <w:numPr>
          <w:ilvl w:val="0"/>
          <w:numId w:val="1"/>
        </w:numPr>
        <w:rPr>
          <w:ins w:id="103" w:author="Comparison" w:date="2026-09-25T20:04:00Z" w16du:dateUtc="2026-09-26T00:04:00Z"/>
        </w:rPr>
      </w:pPr>
      <w:ins w:id="104" w:author="Comparison" w:date="2026-09-25T20:04:00Z" w16du:dateUtc="2026-09-26T00:04:00Z">
        <w:r>
          <w:t xml:space="preserve">Fidelio Capital in the acquisition of CaPS; </w:t>
        </w:r>
      </w:ins>
    </w:p>
    <w:p w14:paraId="35836CFF" w14:textId="77777777" w:rsidR="00D7492A" w:rsidRDefault="00C31E7A">
      <w:pPr>
        <w:numPr>
          <w:ilvl w:val="0"/>
          <w:numId w:val="1"/>
        </w:numPr>
        <w:rPr>
          <w:ins w:id="105" w:author="Comparison" w:date="2026-09-25T20:04:00Z" w16du:dateUtc="2026-09-26T00:04:00Z"/>
        </w:rPr>
      </w:pPr>
      <w:ins w:id="106" w:author="Comparison" w:date="2026-09-25T20:04:00Z" w16du:dateUtc="2026-09-26T00:04:00Z">
        <w:r>
          <w:t xml:space="preserve">Apollo in the EUR 392 million takeover offer for all the shares in Purmo Group Oyj; </w:t>
        </w:r>
      </w:ins>
    </w:p>
    <w:p w14:paraId="0DF94390" w14:textId="77777777" w:rsidR="00D7492A" w:rsidRDefault="00C31E7A">
      <w:pPr>
        <w:numPr>
          <w:ilvl w:val="0"/>
          <w:numId w:val="1"/>
        </w:numPr>
        <w:rPr>
          <w:ins w:id="107" w:author="Comparison" w:date="2026-09-25T20:04:00Z" w16du:dateUtc="2026-09-26T00:04:00Z"/>
        </w:rPr>
      </w:pPr>
      <w:ins w:id="108" w:author="Comparison" w:date="2026-09-25T20:04:00Z" w16du:dateUtc="2026-09-26T00:04:00Z">
        <w:r>
          <w:t xml:space="preserve">ŌURA in the acquisition of Human Engineering Health Oy, a startup behind the metabolic health product Veri; </w:t>
        </w:r>
      </w:ins>
    </w:p>
    <w:p w14:paraId="2EA1A562" w14:textId="77777777" w:rsidR="00D7492A" w:rsidRDefault="00C31E7A">
      <w:pPr>
        <w:numPr>
          <w:ilvl w:val="0"/>
          <w:numId w:val="1"/>
        </w:numPr>
        <w:rPr>
          <w:ins w:id="109" w:author="Comparison" w:date="2026-09-25T20:04:00Z" w16du:dateUtc="2026-09-26T00:04:00Z"/>
        </w:rPr>
      </w:pPr>
      <w:ins w:id="110" w:author="Comparison" w:date="2026-09-25T20:04:00Z" w16du:dateUtc="2026-09-26T00:04:00Z">
        <w:r>
          <w:t xml:space="preserve">Slättö in an investment by Ares Management; </w:t>
        </w:r>
      </w:ins>
    </w:p>
    <w:p w14:paraId="0A5271AD" w14:textId="77777777" w:rsidR="00D7492A" w:rsidRDefault="00C31E7A">
      <w:pPr>
        <w:numPr>
          <w:ilvl w:val="0"/>
          <w:numId w:val="1"/>
        </w:numPr>
        <w:rPr>
          <w:ins w:id="111" w:author="Comparison" w:date="2026-09-25T20:04:00Z" w16du:dateUtc="2026-09-26T00:04:00Z"/>
        </w:rPr>
      </w:pPr>
      <w:ins w:id="112" w:author="Comparison" w:date="2026-09-25T20:04:00Z" w16du:dateUtc="2026-09-26T00:04:00Z">
        <w:r>
          <w:t xml:space="preserve">Brown-Forman in the sale of Brown-Forman Finland Oy, owner of the Finlandia vodka brand, to Coca-Cola HBC; and </w:t>
        </w:r>
      </w:ins>
    </w:p>
    <w:p w14:paraId="17DFC1DB" w14:textId="77777777" w:rsidR="00D7492A" w:rsidRDefault="00C31E7A">
      <w:pPr>
        <w:numPr>
          <w:ilvl w:val="0"/>
          <w:numId w:val="1"/>
        </w:numPr>
        <w:rPr>
          <w:ins w:id="113" w:author="Comparison" w:date="2026-09-25T20:04:00Z" w16du:dateUtc="2026-09-26T00:04:00Z"/>
        </w:rPr>
      </w:pPr>
      <w:ins w:id="114" w:author="Comparison" w:date="2026-09-25T20:04:00Z" w16du:dateUtc="2026-09-26T00:04:00Z">
        <w:r>
          <w:t xml:space="preserve">Warburg Pincus in the acquisition of Epassi Group. </w:t>
        </w:r>
      </w:ins>
    </w:p>
    <w:p w14:paraId="7E1CB763" w14:textId="77777777" w:rsidR="00D7492A" w:rsidRDefault="00C31E7A">
      <w:pPr>
        <w:pStyle w:val="Title"/>
        <w:spacing w:before="360" w:after="120" w:line="276" w:lineRule="auto"/>
        <w:rPr>
          <w:ins w:id="115" w:author="Comparison" w:date="2026-09-25T20:04:00Z" w16du:dateUtc="2026-09-26T00:04:00Z"/>
        </w:rPr>
      </w:pPr>
      <w:ins w:id="116" w:author="Comparison" w:date="2026-09-25T20:04:00Z" w16du:dateUtc="2026-09-26T00:04:00Z">
        <w:r>
          <w:t>Career</w:t>
        </w:r>
      </w:ins>
    </w:p>
    <w:p w14:paraId="2EB44016" w14:textId="77777777" w:rsidR="00D7492A" w:rsidRDefault="00C31E7A">
      <w:pPr>
        <w:spacing w:line="276" w:lineRule="auto"/>
        <w:jc w:val="left"/>
        <w:rPr>
          <w:ins w:id="117" w:author="Comparison" w:date="2026-09-25T20:04:00Z" w16du:dateUtc="2026-09-26T00:04:00Z"/>
          <w:color w:val="2C2927"/>
        </w:rPr>
      </w:pPr>
      <w:ins w:id="118" w:author="Comparison" w:date="2026-09-25T20:04:00Z" w16du:dateUtc="2026-09-26T00:04:00Z">
        <w:r>
          <w:rPr>
            <w:color w:val="2C2927"/>
          </w:rPr>
          <w:t>Roschier- (2022)</w:t>
        </w:r>
      </w:ins>
    </w:p>
    <w:p w14:paraId="540B4DDA" w14:textId="77777777" w:rsidR="00D7492A" w:rsidRDefault="00C31E7A">
      <w:pPr>
        <w:rPr>
          <w:ins w:id="119" w:author="Comparison" w:date="2026-09-25T20:04:00Z" w16du:dateUtc="2026-09-26T00:04:00Z"/>
        </w:rPr>
      </w:pPr>
      <w:ins w:id="120" w:author="Comparison" w:date="2026-09-25T20:04:00Z" w16du:dateUtc="2026-09-26T00:04:00Z">
        <w:r>
          <w:t>Deloitte, Consultant (2018-2020), Senior Consultant (2020-2022)</w:t>
        </w:r>
      </w:ins>
    </w:p>
    <w:p w14:paraId="50B6976F" w14:textId="77777777" w:rsidR="00D7492A" w:rsidRDefault="00C31E7A">
      <w:pPr>
        <w:pStyle w:val="Title"/>
        <w:spacing w:before="360" w:after="120" w:line="276" w:lineRule="auto"/>
        <w:rPr>
          <w:ins w:id="121" w:author="Comparison" w:date="2026-09-25T20:04:00Z" w16du:dateUtc="2026-09-26T00:04:00Z"/>
        </w:rPr>
      </w:pPr>
      <w:ins w:id="122" w:author="Comparison" w:date="2026-09-25T20:04:00Z" w16du:dateUtc="2026-09-26T00:04:00Z">
        <w:r>
          <w:t>Memberships</w:t>
        </w:r>
      </w:ins>
    </w:p>
    <w:p w14:paraId="07DC651B" w14:textId="77777777" w:rsidR="00D7492A" w:rsidRDefault="00C31E7A">
      <w:pPr>
        <w:spacing w:line="276" w:lineRule="auto"/>
        <w:jc w:val="left"/>
        <w:rPr>
          <w:ins w:id="123" w:author="Comparison" w:date="2026-09-25T20:04:00Z" w16du:dateUtc="2026-09-26T00:04:00Z"/>
          <w:color w:val="2C2927"/>
        </w:rPr>
      </w:pPr>
      <w:ins w:id="124" w:author="Comparison" w:date="2026-09-25T20:04:00Z" w16du:dateUtc="2026-09-26T00:04:00Z">
        <w:r>
          <w:rPr>
            <w:color w:val="2C2927"/>
          </w:rPr>
          <w:t>Member of the Finnish Bar Association</w:t>
        </w:r>
      </w:ins>
    </w:p>
    <w:p w14:paraId="2D1F5FE0" w14:textId="77777777" w:rsidR="00D7492A" w:rsidRDefault="00C31E7A">
      <w:pPr>
        <w:rPr>
          <w:ins w:id="125" w:author="Comparison" w:date="2026-09-25T20:04:00Z" w16du:dateUtc="2026-09-26T00:04:00Z"/>
        </w:rPr>
      </w:pPr>
      <w:ins w:id="126" w:author="Comparison" w:date="2026-09-25T20:04:00Z" w16du:dateUtc="2026-09-26T00:04:00Z">
        <w:r>
          <w:t>Member of the International Fiscal Association (IFA)</w:t>
        </w:r>
      </w:ins>
    </w:p>
    <w:p w14:paraId="27ADEE84" w14:textId="77777777" w:rsidR="00D7492A" w:rsidRDefault="00C31E7A">
      <w:pPr>
        <w:rPr>
          <w:ins w:id="127" w:author="Comparison" w:date="2026-09-25T20:04:00Z" w16du:dateUtc="2026-09-26T00:04:00Z"/>
        </w:rPr>
      </w:pPr>
      <w:ins w:id="128" w:author="Comparison" w:date="2026-09-25T20:04:00Z" w16du:dateUtc="2026-09-26T00:04:00Z">
        <w:r>
          <w:t>Member of the Finnish Tax Experts’ Association (SVA)</w:t>
        </w:r>
      </w:ins>
    </w:p>
    <w:p w14:paraId="56A40522" w14:textId="77777777" w:rsidR="00D7492A" w:rsidRDefault="00C31E7A">
      <w:pPr>
        <w:pStyle w:val="Title"/>
        <w:spacing w:before="360" w:after="120" w:line="276" w:lineRule="auto"/>
        <w:rPr>
          <w:ins w:id="129" w:author="Comparison" w:date="2026-09-25T20:04:00Z" w16du:dateUtc="2026-09-26T00:04:00Z"/>
        </w:rPr>
      </w:pPr>
      <w:ins w:id="130" w:author="Comparison" w:date="2026-09-25T20:04:00Z" w16du:dateUtc="2026-09-26T00:04:00Z">
        <w:r>
          <w:t>Education</w:t>
        </w:r>
      </w:ins>
    </w:p>
    <w:p w14:paraId="6D65D89E" w14:textId="77777777" w:rsidR="00D7492A" w:rsidRDefault="00C31E7A">
      <w:pPr>
        <w:spacing w:line="276" w:lineRule="auto"/>
        <w:jc w:val="left"/>
        <w:rPr>
          <w:ins w:id="131" w:author="Comparison" w:date="2026-09-25T20:04:00Z" w16du:dateUtc="2026-09-26T00:04:00Z"/>
          <w:color w:val="2C2927"/>
        </w:rPr>
      </w:pPr>
      <w:ins w:id="132" w:author="Comparison" w:date="2026-09-25T20:04:00Z" w16du:dateUtc="2026-09-26T00:04:00Z">
        <w:r>
          <w:rPr>
            <w:color w:val="2C2927"/>
          </w:rPr>
          <w:t>University of Turku, LL.M. (2020)</w:t>
        </w:r>
      </w:ins>
    </w:p>
    <w:p w14:paraId="77341B7B" w14:textId="77777777" w:rsidR="00D7492A" w:rsidRDefault="00C31E7A">
      <w:pPr>
        <w:pStyle w:val="Title"/>
        <w:spacing w:before="360" w:after="120" w:line="276" w:lineRule="auto"/>
        <w:rPr>
          <w:ins w:id="133" w:author="Comparison" w:date="2026-09-25T20:04:00Z" w16du:dateUtc="2026-09-26T00:04:00Z"/>
        </w:rPr>
      </w:pPr>
      <w:ins w:id="134" w:author="Comparison" w:date="2026-09-25T20:04:00Z" w16du:dateUtc="2026-09-26T00:04:00Z">
        <w:r>
          <w:t>Languages</w:t>
        </w:r>
      </w:ins>
    </w:p>
    <w:p w14:paraId="65A24E41" w14:textId="77777777" w:rsidR="00C31E7A" w:rsidRDefault="00C31E7A">
      <w:pPr>
        <w:pStyle w:val="Heading3"/>
        <w:rPr>
          <w:ins w:id="135" w:author="Comparison" w:date="2026-09-25T20:04:00Z" w16du:dateUtc="2026-09-26T00:04:00Z"/>
        </w:rPr>
      </w:pPr>
      <w:ins w:id="136" w:author="Comparison" w:date="2026-09-25T20:04:00Z" w16du:dateUtc="2026-09-26T00:04:00Z">
        <w:r>
          <w:rPr>
            <w:color w:val="2C2927"/>
          </w:rPr>
          <w:t>English, Finnish</w:t>
        </w:r>
      </w:ins>
    </w:p>
    <w:tbl>
      <w:tblPr>
        <w:tblStyle w:val="TableGrid"/>
        <w:tblW w:w="5000" w:type="pct"/>
        <w:tblLayout w:type="fixed"/>
        <w:tblLook w:val="04A0" w:firstRow="1" w:lastRow="0" w:firstColumn="1" w:lastColumn="0" w:noHBand="0" w:noVBand="1"/>
      </w:tblPr>
      <w:tblGrid>
        <w:gridCol w:w="2197"/>
        <w:gridCol w:w="6591"/>
      </w:tblGrid>
      <w:tr w:rsidR="007E2F4A" w14:paraId="6C443541" w14:textId="77777777">
        <w:trPr>
          <w:del w:id="137"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5473745F" w14:textId="09F06012" w:rsidR="007E2F4A" w:rsidRDefault="00C31E7A">
            <w:pPr>
              <w:pStyle w:val="Heading3"/>
              <w:rPr>
                <w:del w:id="138" w:author="Comparison" w:date="2026-09-25T20:04:00Z" w16du:dateUtc="2026-09-26T00:04:00Z"/>
              </w:rPr>
            </w:pPr>
            <w:del w:id="139" w:author="Comparison" w:date="2026-09-25T20:04:00Z" w16du:dateUtc="2026-09-26T00:04:00Z">
              <w:r>
                <w:delText>Source and reference attributes</w:delText>
              </w:r>
            </w:del>
          </w:p>
        </w:tc>
      </w:tr>
      <w:tr w:rsidR="007E2F4A" w14:paraId="31016192" w14:textId="77777777">
        <w:trPr>
          <w:del w:id="140"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FBBE92A" w14:textId="77777777" w:rsidR="007E2F4A" w:rsidRDefault="00C31E7A">
            <w:pPr>
              <w:rPr>
                <w:del w:id="141" w:author="Comparison" w:date="2026-09-25T20:04:00Z" w16du:dateUtc="2026-09-26T00:04:00Z"/>
              </w:rPr>
            </w:pPr>
            <w:del w:id="142" w:author="Comparison" w:date="2026-09-25T20:04:00Z" w16du:dateUtc="2026-09-26T00:04:00Z">
              <w:r>
                <w:rPr>
                  <w:rStyle w:val="row-heading"/>
                </w:rPr>
                <w:delText>Submitting organisation:</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36ECAEF9" w14:textId="77777777" w:rsidR="007E2F4A" w:rsidRDefault="00C31E7A">
            <w:pPr>
              <w:rPr>
                <w:del w:id="143" w:author="Comparison" w:date="2026-09-25T20:04:00Z" w16du:dateUtc="2026-09-26T00:04:00Z"/>
              </w:rPr>
            </w:pPr>
            <w:del w:id="144" w:author="Comparison" w:date="2026-09-25T20:04:00Z" w16du:dateUtc="2026-09-26T00:04:00Z">
              <w:r>
                <w:rPr>
                  <w:rStyle w:val="row-content"/>
                </w:rPr>
                <w:delText>Australian Institute of Health and Welfare</w:delText>
              </w:r>
              <w:r>
                <w:br/>
              </w:r>
            </w:del>
          </w:p>
        </w:tc>
      </w:tr>
      <w:tr w:rsidR="007E2F4A" w14:paraId="7B624CAF" w14:textId="77777777">
        <w:trPr>
          <w:del w:id="145"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1D08F316" w14:textId="77777777" w:rsidR="007E2F4A" w:rsidRDefault="00C31E7A">
            <w:pPr>
              <w:pStyle w:val="Heading3"/>
              <w:rPr>
                <w:del w:id="146" w:author="Comparison" w:date="2026-09-25T20:04:00Z" w16du:dateUtc="2026-09-26T00:04:00Z"/>
              </w:rPr>
            </w:pPr>
            <w:del w:id="147" w:author="Comparison" w:date="2026-09-25T20:04:00Z" w16du:dateUtc="2026-09-26T00:04:00Z">
              <w:r>
                <w:delText>Relational attributes</w:delText>
              </w:r>
            </w:del>
          </w:p>
        </w:tc>
      </w:tr>
      <w:tr w:rsidR="007E2F4A" w14:paraId="3C608E27" w14:textId="77777777">
        <w:trPr>
          <w:del w:id="148"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524D089" w14:textId="77777777" w:rsidR="007E2F4A" w:rsidRDefault="00C31E7A">
            <w:pPr>
              <w:rPr>
                <w:del w:id="149" w:author="Comparison" w:date="2026-09-25T20:04:00Z" w16du:dateUtc="2026-09-26T00:04:00Z"/>
              </w:rPr>
            </w:pPr>
            <w:del w:id="150" w:author="Comparison" w:date="2026-09-25T20:04:00Z" w16du:dateUtc="2026-09-26T00:04:00Z">
              <w:r>
                <w:rPr>
                  <w:rStyle w:val="row-heading"/>
                </w:rPr>
                <w:delText>Data Element Concepts implementing this property:</w:delText>
              </w:r>
            </w:del>
          </w:p>
        </w:tc>
        <w:tc>
          <w:tcPr>
            <w:tcW w:w="360" w:type="dxa"/>
            <w:tcBorders>
              <w:top w:val="none" w:sz="0" w:space="0" w:color="000000"/>
              <w:left w:val="none" w:sz="0" w:space="0" w:color="000000"/>
              <w:bottom w:val="none" w:sz="0" w:space="0" w:color="000000"/>
              <w:right w:val="none" w:sz="0" w:space="0" w:color="000000"/>
            </w:tcBorders>
          </w:tcPr>
          <w:p w14:paraId="7060CE17" w14:textId="77777777" w:rsidR="007E2F4A" w:rsidRDefault="00C31E7A">
            <w:pPr>
              <w:rPr>
                <w:del w:id="151" w:author="Comparison" w:date="2026-09-25T20:04:00Z" w16du:dateUtc="2026-09-26T00:04:00Z"/>
              </w:rPr>
            </w:pPr>
            <w:del w:id="152" w:author="Comparison" w:date="2026-09-25T20:04:00Z" w16du:dateUtc="2026-09-26T00:04:00Z">
              <w:r>
                <w:fldChar w:fldCharType="begin"/>
              </w:r>
              <w:r>
                <w:delInstrText>HYPERLINK "https://meteor.aihw.gov.au/content/503377"</w:delInstrText>
              </w:r>
              <w:r>
                <w:fldChar w:fldCharType="separate"/>
              </w:r>
              <w:r>
                <w:rPr>
                  <w:rStyle w:val="Hyperlink"/>
                </w:rPr>
                <w:delText xml:space="preserve">Service event—number of workers providing services </w:delText>
              </w:r>
              <w:r>
                <w:fldChar w:fldCharType="end"/>
              </w:r>
            </w:del>
          </w:p>
          <w:p w14:paraId="4CCF3CA5" w14:textId="77777777" w:rsidR="007E2F4A" w:rsidRDefault="00C31E7A">
            <w:pPr>
              <w:pStyle w:val="registration-status"/>
              <w:rPr>
                <w:del w:id="153" w:author="Comparison" w:date="2026-09-25T20:04:00Z" w16du:dateUtc="2026-09-26T00:04:00Z"/>
              </w:rPr>
            </w:pPr>
            <w:del w:id="154" w:author="Comparison" w:date="2026-09-25T20:04:00Z" w16du:dateUtc="2026-09-26T00:04:00Z">
              <w:r>
                <w:fldChar w:fldCharType="begin"/>
              </w:r>
              <w:r>
                <w:delInstrText>HYPERLINK "https://meteor.aihw.gov.au/RegistrationAuthority/1"</w:delInstrText>
              </w:r>
              <w:r>
                <w:fldChar w:fldCharType="separate"/>
              </w:r>
              <w:r>
                <w:rPr>
                  <w:rStyle w:val="Hyperlink"/>
                  <w:color w:val="244061"/>
                </w:rPr>
                <w:delText>Community Services (retired)</w:delText>
              </w:r>
              <w:r>
                <w:fldChar w:fldCharType="end"/>
              </w:r>
              <w:r>
                <w:rPr>
                  <w:rStyle w:val="row-content"/>
                  <w:color w:val="244061"/>
                </w:rPr>
                <w:delText>, Standard 10/04/2013</w:delText>
              </w:r>
            </w:del>
          </w:p>
          <w:p w14:paraId="45565C2F" w14:textId="77777777" w:rsidR="007E2F4A" w:rsidRDefault="00C31E7A">
            <w:pPr>
              <w:pStyle w:val="registration-status"/>
              <w:rPr>
                <w:del w:id="155" w:author="Comparison" w:date="2026-09-25T20:04:00Z" w16du:dateUtc="2026-09-26T00:04:00Z"/>
              </w:rPr>
            </w:pPr>
            <w:del w:id="156" w:author="Comparison" w:date="2026-09-25T20:04:00Z" w16du:dateUtc="2026-09-26T00:04:00Z">
              <w:r>
                <w:fldChar w:fldCharType="begin"/>
              </w:r>
              <w:r>
                <w:delInstrText>HYPERLINK "https://meteor.aihw.gov.au/RegistrationAuthority/16"</w:delInstrText>
              </w:r>
              <w:r>
                <w:fldChar w:fldCharType="separate"/>
              </w:r>
              <w:r>
                <w:rPr>
                  <w:rStyle w:val="Hyperlink"/>
                  <w:color w:val="244061"/>
                </w:rPr>
                <w:delText>Disability</w:delText>
              </w:r>
              <w:r>
                <w:fldChar w:fldCharType="end"/>
              </w:r>
              <w:r>
                <w:rPr>
                  <w:rStyle w:val="row-content"/>
                  <w:color w:val="244061"/>
                </w:rPr>
                <w:delText>, Standard 13/08/2015</w:delText>
              </w:r>
            </w:del>
          </w:p>
          <w:p w14:paraId="1D1B538A" w14:textId="77777777" w:rsidR="007E2F4A" w:rsidRDefault="00C31E7A">
            <w:pPr>
              <w:rPr>
                <w:del w:id="157" w:author="Comparison" w:date="2026-09-25T20:04:00Z" w16du:dateUtc="2026-09-26T00:04:00Z"/>
              </w:rPr>
            </w:pPr>
            <w:del w:id="158" w:author="Comparison" w:date="2026-09-25T20:04:00Z" w16du:dateUtc="2026-09-26T00:04:00Z">
              <w:r>
                <w:br/>
              </w:r>
            </w:del>
          </w:p>
        </w:tc>
      </w:tr>
    </w:tbl>
    <w:p w14:paraId="5F3A50C6" w14:textId="77777777" w:rsidR="007E2F4A" w:rsidRDefault="00C31E7A">
      <w:pPr>
        <w:spacing w:line="276" w:lineRule="auto"/>
        <w:jc w:val="left"/>
        <w:rPr>
          <w:color w:val="2C2927"/>
          <w:rPrChange w:id="159" w:author="Comparison" w:date="2026-09-25T20:04:00Z" w16du:dateUtc="2026-09-26T00:04:00Z">
            <w:rPr/>
          </w:rPrChange>
        </w:rPr>
        <w:pPrChange w:id="160" w:author="Comparison" w:date="2026-09-25T20:04:00Z" w16du:dateUtc="2026-09-26T00:04:00Z">
          <w:pPr/>
        </w:pPrChange>
      </w:pPr>
      <w:del w:id="161" w:author="Comparison" w:date="2026-09-25T20:04:00Z" w16du:dateUtc="2026-09-26T00:04:00Z">
        <w:r>
          <w:br/>
        </w:r>
      </w:del>
    </w:p>
    <w:sectPr w:rsidR="007E2F4A">
      <w:headerReference w:type="default" r:id="rId11"/>
      <w:footerReference w:type="default" r:id="rId12"/>
      <w:footerReference w:type="first" r:id="rId13"/>
      <w:pgSz w:w="11907" w:h="16839"/>
      <w:pgMar w:top="1701" w:right="1701" w:bottom="1701" w:left="1418" w:header="482" w:footer="454" w:gutter="0"/>
      <w:pgNumType w:start="1"/>
      <w:cols w:space="720"/>
      <w:titlePg w:val="0"/>
      <w:sectPrChange w:id="175" w:author="Comparison" w:date="2026-09-25T20:04:00Z" w16du:dateUtc="2026-09-26T00:04:00Z">
        <w:sectPr w:rsidR="007E2F4A">
          <w:pgSz w:w="12240" w:h="15840"/>
          <w:pgMar w:top="1060" w:right="1000" w:bottom="1060" w:left="1000" w:header="720" w:footer="300" w:gutter="0"/>
          <w:pgNumType w:start="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68BDCF" w14:textId="77777777" w:rsidR="00C31E7A" w:rsidRDefault="00C31E7A">
      <w:pPr>
        <w:spacing w:after="0"/>
        <w:pPrChange w:id="11" w:author="Comparison" w:date="2026-09-25T20:04:00Z" w16du:dateUtc="2026-09-26T00:04:00Z">
          <w:pPr>
            <w:spacing w:after="0" w:line="240" w:lineRule="auto"/>
          </w:pPr>
        </w:pPrChange>
      </w:pPr>
      <w:r>
        <w:separator/>
      </w:r>
    </w:p>
  </w:endnote>
  <w:endnote w:type="continuationSeparator" w:id="0">
    <w:p w14:paraId="53A36257" w14:textId="77777777" w:rsidR="00C31E7A" w:rsidRDefault="00C31E7A">
      <w:pPr>
        <w:spacing w:after="0"/>
        <w:pPrChange w:id="12" w:author="Comparison" w:date="2026-09-25T20:04:00Z" w16du:dateUtc="2026-09-26T00: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99744" w14:textId="77777777" w:rsidR="007E2F4A" w:rsidRDefault="00C31E7A">
    <w:pPr>
      <w:spacing w:after="0" w:line="480" w:lineRule="auto"/>
      <w:jc w:val="right"/>
      <w:pPrChange w:id="164" w:author="Comparison" w:date="2026-09-25T20:04:00Z" w16du:dateUtc="2026-09-26T00:04:00Z">
        <w:pPr>
          <w:pBdr>
            <w:top w:val="single" w:sz="0" w:space="0" w:color="auto"/>
          </w:pBdr>
        </w:pPr>
      </w:pPrChange>
    </w:pPr>
    <w:ins w:id="165" w:author="Comparison" w:date="2026-09-25T20:04:00Z" w16du:dateUtc="2026-09-26T00:04:00Z">
      <w:r>
        <w:rPr>
          <w:b/>
          <w:noProof/>
          <w:sz w:val="16"/>
          <w:szCs w:val="16"/>
        </w:rPr>
        <w:drawing>
          <wp:inline distT="0" distB="0" distL="0" distR="0">
            <wp:extent cx="1420371" cy="27314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20371" cy="273149"/>
                    </a:xfrm>
                    <a:prstGeom prst="rect">
                      <a:avLst/>
                    </a:prstGeom>
                    <a:ln/>
                  </pic:spPr>
                </pic:pic>
              </a:graphicData>
            </a:graphic>
          </wp:inline>
        </w:drawing>
      </w:r>
    </w:ins>
    <w:del w:id="166" w:author="Comparison" w:date="2026-09-25T20:04:00Z" w16du:dateUtc="2026-09-26T00:04:00Z">
      <w:r>
        <w:ptab w:relativeTo="margin" w:alignment="left" w:leader="none"/>
      </w:r>
      <w:r>
        <w:delText>Metadata 503371</w:delText>
      </w:r>
      <w:r>
        <w:ptab w:relativeTo="margin" w:alignment="right" w:leader="none"/>
      </w:r>
      <w:r>
        <w:delText xml:space="preserve">Page </w:delText>
      </w:r>
      <w:r>
        <w:fldChar w:fldCharType="begin"/>
      </w:r>
      <w:r>
        <w:delInstrText>PAGE</w:delInstrText>
      </w:r>
      <w:r>
        <w:fldChar w:fldCharType="separate"/>
      </w:r>
      <w:r>
        <w:fldChar w:fldCharType="end"/>
      </w:r>
      <w:r>
        <w:delText xml:space="preserve"> of </w:delText>
      </w:r>
      <w:r>
        <w:fldChar w:fldCharType="begin"/>
      </w:r>
      <w:r>
        <w:delInstrText>NUMPAGES</w:delInstrText>
      </w:r>
      <w:r>
        <w:fldChar w:fldCharType="separate"/>
      </w:r>
      <w:r>
        <w:fldChar w:fldCharType="end"/>
      </w:r>
      <w:r>
        <w:ptab w:relativeTo="margin" w:alignment="left" w:leader="none"/>
      </w:r>
      <w:r>
        <w:delText>Downloaded 20-Jun-2024</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956CE" w14:textId="77777777" w:rsidR="00D7492A" w:rsidRDefault="00D7492A">
    <w:pPr>
      <w:widowControl w:val="0"/>
      <w:pBdr>
        <w:top w:val="nil"/>
        <w:left w:val="nil"/>
        <w:bottom w:val="nil"/>
        <w:right w:val="nil"/>
        <w:between w:val="nil"/>
      </w:pBdr>
      <w:spacing w:after="0" w:line="276" w:lineRule="auto"/>
      <w:jc w:val="left"/>
      <w:rPr>
        <w:ins w:id="167" w:author="Comparison" w:date="2026-09-25T20:04:00Z" w16du:dateUtc="2026-09-26T00:04:00Z"/>
        <w:color w:val="000000"/>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4253"/>
      <w:gridCol w:w="4536"/>
    </w:tblGrid>
    <w:tr w:rsidR="00D7492A" w14:paraId="599F71E9" w14:textId="77777777">
      <w:trPr>
        <w:ins w:id="168" w:author="Comparison" w:date="2026-09-25T20:04:00Z" w16du:dateUtc="2026-09-26T00:04:00Z"/>
      </w:trPr>
      <w:tc>
        <w:tcPr>
          <w:tcW w:w="4253" w:type="dxa"/>
          <w:vAlign w:val="bottom"/>
        </w:tcPr>
        <w:p w14:paraId="62F3DB54" w14:textId="77777777" w:rsidR="00D7492A" w:rsidRDefault="00C31E7A">
          <w:pPr>
            <w:pBdr>
              <w:top w:val="nil"/>
              <w:left w:val="nil"/>
              <w:bottom w:val="nil"/>
              <w:right w:val="nil"/>
              <w:between w:val="nil"/>
            </w:pBdr>
            <w:spacing w:after="60"/>
            <w:jc w:val="left"/>
            <w:rPr>
              <w:ins w:id="169" w:author="Comparison" w:date="2026-09-25T20:04:00Z" w16du:dateUtc="2026-09-26T00:04:00Z"/>
              <w:color w:val="000000"/>
              <w:sz w:val="16"/>
              <w:szCs w:val="16"/>
            </w:rPr>
          </w:pPr>
          <w:ins w:id="170" w:author="Comparison" w:date="2026-09-25T20:04:00Z" w16du:dateUtc="2026-09-26T00:04:00Z">
            <w:r>
              <w:rPr>
                <w:sz w:val="16"/>
                <w:szCs w:val="16"/>
              </w:rPr>
              <w:fldChar w:fldCharType="begin"/>
            </w:r>
            <w:r>
              <w:rPr>
                <w:sz w:val="16"/>
                <w:szCs w:val="16"/>
              </w:rPr>
              <w:instrText>NUMPAGES</w:instrText>
            </w:r>
            <w:r>
              <w:rPr>
                <w:sz w:val="16"/>
                <w:szCs w:val="16"/>
              </w:rPr>
              <w:fldChar w:fldCharType="separate"/>
            </w:r>
            <w:r>
              <w:rPr>
                <w:sz w:val="16"/>
                <w:szCs w:val="16"/>
              </w:rPr>
              <w:fldChar w:fldCharType="end"/>
            </w:r>
          </w:ins>
        </w:p>
      </w:tc>
      <w:tc>
        <w:tcPr>
          <w:tcW w:w="4536" w:type="dxa"/>
          <w:vAlign w:val="bottom"/>
        </w:tcPr>
        <w:p w14:paraId="403202BA" w14:textId="77777777" w:rsidR="00D7492A" w:rsidRDefault="00C31E7A">
          <w:pPr>
            <w:pBdr>
              <w:top w:val="nil"/>
              <w:left w:val="nil"/>
              <w:bottom w:val="nil"/>
              <w:right w:val="nil"/>
              <w:between w:val="nil"/>
            </w:pBdr>
            <w:spacing w:before="120" w:after="0"/>
            <w:jc w:val="right"/>
            <w:rPr>
              <w:ins w:id="171" w:author="Comparison" w:date="2026-09-25T20:04:00Z" w16du:dateUtc="2026-09-26T00:04:00Z"/>
              <w:color w:val="000000"/>
              <w:sz w:val="16"/>
              <w:szCs w:val="16"/>
            </w:rPr>
          </w:pPr>
          <w:ins w:id="172" w:author="Comparison" w:date="2026-09-25T20:04:00Z" w16du:dateUtc="2026-09-26T00:04:00Z">
            <w:r>
              <w:rPr>
                <w:b/>
                <w:noProof/>
                <w:color w:val="000000"/>
                <w:sz w:val="16"/>
                <w:szCs w:val="16"/>
              </w:rPr>
              <w:drawing>
                <wp:inline distT="0" distB="0" distL="0" distR="0">
                  <wp:extent cx="1420371" cy="27314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20371" cy="273149"/>
                          </a:xfrm>
                          <a:prstGeom prst="rect">
                            <a:avLst/>
                          </a:prstGeom>
                          <a:ln/>
                        </pic:spPr>
                      </pic:pic>
                    </a:graphicData>
                  </a:graphic>
                </wp:inline>
              </w:drawing>
            </w:r>
          </w:ins>
        </w:p>
      </w:tc>
    </w:tr>
  </w:tbl>
  <w:p w14:paraId="5F979E8D" w14:textId="77777777" w:rsidR="00401AEC" w:rsidRDefault="00401AEC">
    <w:pPr>
      <w:pBdr>
        <w:top w:val="nil"/>
        <w:left w:val="nil"/>
        <w:bottom w:val="nil"/>
        <w:right w:val="nil"/>
        <w:between w:val="nil"/>
      </w:pBdr>
      <w:spacing w:after="0"/>
      <w:jc w:val="right"/>
      <w:rPr>
        <w:color w:val="000000"/>
        <w:rPrChange w:id="173" w:author="Comparison" w:date="2026-09-25T20:04:00Z" w16du:dateUtc="2026-09-26T00:04:00Z">
          <w:rPr/>
        </w:rPrChange>
      </w:rPr>
      <w:pPrChange w:id="174" w:author="Comparison" w:date="2026-09-25T20:04:00Z" w16du:dateUtc="2026-09-26T00:0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A1417" w14:textId="77777777" w:rsidR="00C31E7A" w:rsidRDefault="00C31E7A">
      <w:pPr>
        <w:spacing w:after="0"/>
        <w:pPrChange w:id="9" w:author="Comparison" w:date="2026-09-25T20:04:00Z" w16du:dateUtc="2026-09-26T00:04:00Z">
          <w:pPr>
            <w:spacing w:after="0" w:line="240" w:lineRule="auto"/>
          </w:pPr>
        </w:pPrChange>
      </w:pPr>
      <w:r>
        <w:separator/>
      </w:r>
    </w:p>
  </w:footnote>
  <w:footnote w:type="continuationSeparator" w:id="0">
    <w:p w14:paraId="18F9F4D9" w14:textId="77777777" w:rsidR="00C31E7A" w:rsidRDefault="00C31E7A">
      <w:pPr>
        <w:spacing w:after="0"/>
        <w:pPrChange w:id="10" w:author="Comparison" w:date="2026-09-25T20:04:00Z" w16du:dateUtc="2026-09-26T00: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2BF9FD" w14:textId="77777777" w:rsidR="00401AEC" w:rsidRDefault="00401AEC">
    <w:pPr>
      <w:pBdr>
        <w:top w:val="nil"/>
        <w:left w:val="nil"/>
        <w:bottom w:val="nil"/>
        <w:right w:val="nil"/>
        <w:between w:val="nil"/>
      </w:pBdr>
      <w:spacing w:after="0"/>
      <w:jc w:val="left"/>
      <w:rPr>
        <w:b/>
        <w:color w:val="000000"/>
        <w:rPrChange w:id="162" w:author="Comparison" w:date="2026-09-25T20:04:00Z" w16du:dateUtc="2026-09-26T00:04:00Z">
          <w:rPr/>
        </w:rPrChange>
      </w:rPr>
      <w:pPrChange w:id="163" w:author="Comparison" w:date="2026-09-25T20:04:00Z" w16du:dateUtc="2026-09-26T00: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0908CD"/>
    <w:multiLevelType w:val="multilevel"/>
    <w:tmpl w:val="916AF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62203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F4A"/>
    <w:rsid w:val="00401AEC"/>
    <w:rsid w:val="005E33BB"/>
    <w:rsid w:val="007E2F4A"/>
    <w:rsid w:val="00847A61"/>
    <w:rsid w:val="00A34D22"/>
    <w:rsid w:val="00C176C5"/>
    <w:rsid w:val="00C31E7A"/>
    <w:rsid w:val="00D7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Change w:id="0" w:author="Comparison" w:date="2026-09-25T20:04:00Z">
        <w:pPr>
          <w:spacing w:after="160" w:line="278" w:lineRule="auto"/>
        </w:pPr>
      </w:pPrChange>
    </w:pPr>
    <w:rPr>
      <w:rFonts w:ascii="Calibri" w:eastAsia="Calibri" w:hAnsi="Calibri" w:cs="Calibri"/>
      <w:kern w:val="0"/>
      <w:sz w:val="22"/>
      <w:szCs w:val="22"/>
      <w14:ligatures w14:val="none"/>
      <w:rPrChange w:id="0" w:author="Comparison" w:date="2026-09-25T20:04:00Z">
        <w:rPr>
          <w:rFonts w:ascii="Segoe UI" w:eastAsiaTheme="minorEastAsia" w:hAnsiTheme="minorHAnsi" w:cstheme="minorBidi"/>
          <w:color w:val="000000" w:themeColor="text1"/>
          <w:kern w:val="2"/>
          <w:sz w:val="22"/>
          <w:szCs w:val="24"/>
          <w:lang w:val="en-US" w:eastAsia="en-US" w:bidi="ar-SA"/>
          <w14:ligatures w14:val="standardContextual"/>
        </w:rPr>
      </w:rPrChange>
    </w:rPr>
  </w:style>
  <w:style w:type="paragraph" w:styleId="Heading1">
    <w:name w:val="heading 1"/>
    <w:basedOn w:val="Normal"/>
    <w:next w:val="Normal"/>
    <w:uiPriority w:val="9"/>
    <w:qFormat/>
    <w:pPr>
      <w:keepNext/>
      <w:ind w:left="992" w:hanging="992"/>
      <w:outlineLvl w:val="0"/>
      <w:pPrChange w:id="1" w:author="Comparison" w:date="2026-09-25T20:04:00Z">
        <w:pPr>
          <w:spacing w:after="160" w:line="278" w:lineRule="auto"/>
          <w:outlineLvl w:val="0"/>
        </w:pPr>
      </w:pPrChange>
    </w:pPr>
    <w:rPr>
      <w:b/>
      <w:sz w:val="28"/>
      <w:szCs w:val="28"/>
      <w:rPrChange w:id="1" w:author="Comparison" w:date="2026-09-25T20:04:00Z">
        <w:rPr>
          <w:rFonts w:ascii="Segoe UI" w:eastAsiaTheme="minorEastAsia" w:hAnsiTheme="minorHAnsi" w:cstheme="minorBidi"/>
          <w:b/>
          <w:color w:val="092938" w:themeColor="accent1" w:themeShade="6F"/>
          <w:kern w:val="2"/>
          <w:sz w:val="36"/>
          <w:szCs w:val="24"/>
          <w:lang w:val="en-US" w:eastAsia="en-US" w:bidi="ar-SA"/>
          <w14:ligatures w14:val="standardContextual"/>
        </w:rPr>
      </w:rPrChange>
    </w:rPr>
  </w:style>
  <w:style w:type="paragraph" w:styleId="Heading2">
    <w:name w:val="heading 2"/>
    <w:basedOn w:val="Normal"/>
    <w:next w:val="Normal"/>
    <w:uiPriority w:val="9"/>
    <w:semiHidden/>
    <w:unhideWhenUsed/>
    <w:qFormat/>
    <w:pPr>
      <w:keepNext/>
      <w:ind w:left="992" w:hanging="992"/>
      <w:outlineLvl w:val="1"/>
      <w:pPrChange w:id="2" w:author="Comparison" w:date="2026-09-25T20:04:00Z">
        <w:pPr>
          <w:spacing w:after="160" w:line="278" w:lineRule="auto"/>
          <w:outlineLvl w:val="1"/>
        </w:pPr>
      </w:pPrChange>
    </w:pPr>
    <w:rPr>
      <w:b/>
      <w:sz w:val="24"/>
      <w:szCs w:val="24"/>
      <w:rPrChange w:id="2" w:author="Comparison" w:date="2026-09-25T20:04:00Z">
        <w:rPr>
          <w:rFonts w:ascii="Segoe UI" w:eastAsiaTheme="minorEastAsia" w:hAnsiTheme="minorHAnsi" w:cstheme="minorBidi"/>
          <w:b/>
          <w:color w:val="0A2F40" w:themeColor="accent1" w:themeShade="7F"/>
          <w:kern w:val="2"/>
          <w:sz w:val="32"/>
          <w:szCs w:val="24"/>
          <w:lang w:val="en-US" w:eastAsia="en-US" w:bidi="ar-SA"/>
          <w14:ligatures w14:val="standardContextual"/>
        </w:rPr>
      </w:rPrChange>
    </w:rPr>
  </w:style>
  <w:style w:type="paragraph" w:styleId="Heading3">
    <w:name w:val="heading 3"/>
    <w:basedOn w:val="Normal"/>
    <w:next w:val="Normal"/>
    <w:uiPriority w:val="9"/>
    <w:semiHidden/>
    <w:unhideWhenUsed/>
    <w:qFormat/>
    <w:pPr>
      <w:keepNext/>
      <w:ind w:left="992" w:hanging="992"/>
      <w:outlineLvl w:val="2"/>
      <w:pPrChange w:id="3" w:author="Comparison" w:date="2026-09-25T20:04:00Z">
        <w:pPr>
          <w:spacing w:after="160" w:line="278" w:lineRule="auto"/>
          <w:outlineLvl w:val="2"/>
        </w:pPr>
      </w:pPrChange>
    </w:pPr>
    <w:rPr>
      <w:b/>
      <w:rPrChange w:id="3" w:author="Comparison" w:date="2026-09-25T20:04:00Z">
        <w:rPr>
          <w:rFonts w:ascii="Segoe UI" w:eastAsiaTheme="minorEastAsia" w:hAnsiTheme="minorHAnsi" w:cstheme="minorBidi"/>
          <w:b/>
          <w:color w:val="0F4761" w:themeColor="accent1" w:themeShade="BF"/>
          <w:kern w:val="2"/>
          <w:sz w:val="28"/>
          <w:szCs w:val="24"/>
          <w:lang w:val="en-US" w:eastAsia="en-US" w:bidi="ar-SA"/>
          <w14:ligatures w14:val="standardContextual"/>
        </w:rPr>
      </w:rPrChange>
    </w:rPr>
  </w:style>
  <w:style w:type="paragraph" w:styleId="Heading4">
    <w:name w:val="heading 4"/>
    <w:basedOn w:val="Normal"/>
    <w:next w:val="Normal"/>
    <w:uiPriority w:val="9"/>
    <w:semiHidden/>
    <w:unhideWhenUsed/>
    <w:qFormat/>
    <w:pPr>
      <w:keepNext/>
      <w:ind w:left="992" w:hanging="992"/>
      <w:outlineLvl w:val="3"/>
      <w:pPrChange w:id="4" w:author="Comparison" w:date="2026-09-25T20:04:00Z">
        <w:pPr>
          <w:spacing w:after="160" w:line="278" w:lineRule="auto"/>
          <w:outlineLvl w:val="3"/>
        </w:pPr>
      </w:pPrChange>
    </w:pPr>
    <w:rPr>
      <w:rPrChange w:id="4" w:author="Comparison" w:date="2026-09-25T20:04:00Z">
        <w:rPr>
          <w:rFonts w:ascii="Segoe UI" w:eastAsiaTheme="minorEastAsia" w:hAnsiTheme="minorHAnsi" w:cstheme="minorBidi"/>
          <w:b/>
          <w:color w:val="135979" w:themeColor="accent1" w:themeShade="EF"/>
          <w:kern w:val="2"/>
          <w:sz w:val="26"/>
          <w:szCs w:val="24"/>
          <w:lang w:val="en-US" w:eastAsia="en-US" w:bidi="ar-SA"/>
          <w14:ligatures w14:val="standardContextual"/>
        </w:rPr>
      </w:rPrChange>
    </w:rPr>
  </w:style>
  <w:style w:type="paragraph" w:styleId="Heading5">
    <w:name w:val="heading 5"/>
    <w:basedOn w:val="Normal"/>
    <w:next w:val="Normal"/>
    <w:uiPriority w:val="9"/>
    <w:semiHidden/>
    <w:unhideWhenUsed/>
    <w:qFormat/>
    <w:pPr>
      <w:ind w:left="1134"/>
      <w:outlineLvl w:val="4"/>
      <w:pPrChange w:id="5" w:author="Comparison" w:date="2026-09-25T20:04:00Z">
        <w:pPr>
          <w:spacing w:after="160" w:line="278" w:lineRule="auto"/>
          <w:outlineLvl w:val="4"/>
        </w:pPr>
      </w:pPrChange>
    </w:pPr>
    <w:rPr>
      <w:rPrChange w:id="5" w:author="Comparison" w:date="2026-09-25T20:04:00Z">
        <w:rPr>
          <w:rFonts w:ascii="Segoe UI" w:eastAsiaTheme="minorEastAsia" w:hAnsiTheme="minorHAnsi" w:cstheme="minorBidi"/>
          <w:b/>
          <w:color w:val="156082" w:themeColor="accent1"/>
          <w:kern w:val="2"/>
          <w:sz w:val="24"/>
          <w:szCs w:val="24"/>
          <w:lang w:val="en-US" w:eastAsia="en-US" w:bidi="ar-SA"/>
          <w14:ligatures w14:val="standardContextual"/>
        </w:rPr>
      </w:rPrChange>
    </w:rPr>
  </w:style>
  <w:style w:type="paragraph" w:styleId="Heading6">
    <w:name w:val="heading 6"/>
    <w:basedOn w:val="Normal"/>
    <w:next w:val="Normal"/>
    <w:uiPriority w:val="9"/>
    <w:semiHidden/>
    <w:unhideWhenUsed/>
    <w:qFormat/>
    <w:pPr>
      <w:ind w:left="1134"/>
      <w:outlineLvl w:val="5"/>
      <w:pPrChange w:id="6" w:author="Comparison" w:date="2026-09-25T20:04:00Z">
        <w:pPr>
          <w:spacing w:after="160" w:line="278" w:lineRule="auto"/>
          <w:outlineLvl w:val="5"/>
        </w:pPr>
      </w:pPrChange>
    </w:pPr>
    <w:rPr>
      <w:rPrChange w:id="6" w:author="Comparison" w:date="2026-09-25T20:04:00Z">
        <w:rPr>
          <w:rFonts w:ascii="Segoe UI" w:eastAsiaTheme="minorEastAsia" w:hAnsiTheme="minorHAnsi" w:cstheme="minorBidi"/>
          <w:b/>
          <w:color w:val="156082" w:themeColor="accent1"/>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ow-heading">
    <w:name w:val="row-heading"/>
    <w:uiPriority w:val="11"/>
    <w:qFormat/>
    <w:rPr>
      <w:rFonts w:ascii="Segoe UI"/>
      <w:color w:val="0E2841" w:themeColor="dark2"/>
      <w:sz w:val="22"/>
    </w:rPr>
  </w:style>
  <w:style w:type="character" w:customStyle="1" w:styleId="row-content">
    <w:name w:val="row-content"/>
    <w:uiPriority w:val="12"/>
    <w:qFormat/>
  </w:style>
  <w:style w:type="character" w:customStyle="1" w:styleId="row-content-rich-text">
    <w:name w:val="row-content-rich-text"/>
    <w:uiPriority w:val="12"/>
    <w:qFormat/>
  </w:style>
  <w:style w:type="character" w:customStyle="1" w:styleId="alternate-name-de">
    <w:name w:val="alternate-name-de"/>
    <w:uiPriority w:val="12"/>
    <w:qFormat/>
  </w:style>
  <w:style w:type="character" w:customStyle="1" w:styleId="alternate-name-indicator">
    <w:name w:val="alternate-name-indicator"/>
    <w:uiPriority w:val="12"/>
    <w:qFormat/>
  </w:style>
  <w:style w:type="paragraph" w:customStyle="1" w:styleId="registration-status">
    <w:name w:val="registration-status"/>
    <w:basedOn w:val="Normal"/>
    <w:uiPriority w:val="12"/>
    <w:qFormat/>
    <w:pPr>
      <w:ind w:left="400"/>
    </w:pPr>
  </w:style>
  <w:style w:type="table" w:styleId="TableGrid">
    <w:name w:val="Table Gri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nhideWhenUsed/>
    <w:rPr>
      <w:color w:val="467886" w:themeColor="hyperlink"/>
      <w:u w:val="single"/>
    </w:rPr>
  </w:style>
  <w:style w:type="table" w:customStyle="1" w:styleId="InnerTable">
    <w:name w:val="Inner Table"/>
    <w:basedOn w:val="TableGrid"/>
    <w:tblPr>
      <w:tblCellMar>
        <w:left w:w="0" w:type="dxa"/>
        <w:right w:w="0" w:type="dxa"/>
      </w:tblCellMar>
    </w:tblPr>
  </w:style>
  <w:style w:type="paragraph" w:styleId="Title">
    <w:name w:val="Title"/>
    <w:basedOn w:val="Normal"/>
    <w:next w:val="Normal"/>
    <w:uiPriority w:val="10"/>
    <w:qFormat/>
    <w:pPr>
      <w:keepNext/>
      <w:spacing w:before="100"/>
      <w:pPrChange w:id="7" w:author="Comparison" w:date="2026-09-25T20:04:00Z">
        <w:pPr>
          <w:spacing w:after="240"/>
          <w:jc w:val="both"/>
        </w:pPr>
      </w:pPrChange>
    </w:pPr>
    <w:rPr>
      <w:b/>
      <w:sz w:val="28"/>
      <w:szCs w:val="28"/>
      <w:rPrChange w:id="7" w:author="Comparison" w:date="2026-09-25T20:04:00Z">
        <w:rPr>
          <w:rFonts w:ascii="Calibri Light" w:eastAsia="Calibri" w:hAnsi="Calibri" w:cs="Calibri"/>
          <w:color w:val="000000" w:themeColor="dark1"/>
          <w:sz w:val="56"/>
          <w:szCs w:val="22"/>
          <w:lang w:val="en-US" w:eastAsia="en-US" w:bidi="ar-SA"/>
        </w:rPr>
      </w:rPrChange>
    </w:rPr>
  </w:style>
  <w:style w:type="paragraph" w:styleId="Subtitle">
    <w:name w:val="Subtitle"/>
    <w:basedOn w:val="Normal"/>
    <w:next w:val="Normal"/>
    <w:uiPriority w:val="11"/>
    <w:qFormat/>
    <w:pPr>
      <w:keepNext/>
      <w:keepLines/>
      <w:spacing w:before="360" w:after="80"/>
      <w:pPrChange w:id="8" w:author="Comparison" w:date="2026-09-25T20:04:00Z">
        <w:pPr>
          <w:spacing w:after="240"/>
          <w:jc w:val="both"/>
        </w:pPr>
      </w:pPrChange>
    </w:pPr>
    <w:rPr>
      <w:rFonts w:ascii="Georgia" w:eastAsia="Georgia" w:hAnsi="Georgia" w:cs="Georgia"/>
      <w:i/>
      <w:color w:val="666666"/>
      <w:sz w:val="48"/>
      <w:szCs w:val="48"/>
      <w:rPrChange w:id="8" w:author="Comparison" w:date="2026-09-25T20:04:00Z">
        <w:rPr>
          <w:rFonts w:ascii="Calibri Light" w:eastAsia="Calibri" w:hAnsi="Calibri" w:cs="Calibri"/>
          <w:color w:val="000000" w:themeColor="dark1"/>
          <w:sz w:val="32"/>
          <w:szCs w:val="22"/>
          <w:lang w:val="en-US" w:eastAsia="en-US" w:bidi="ar-SA"/>
        </w:rPr>
      </w:rPrChange>
    </w:rPr>
  </w:style>
  <w:style w:type="paragraph" w:styleId="Header">
    <w:name w:val="header"/>
    <w:basedOn w:val="Normal"/>
    <w:link w:val="HeaderChar"/>
    <w:uiPriority w:val="99"/>
    <w:unhideWhenUsed/>
    <w:rsid w:val="00401AEC"/>
    <w:pPr>
      <w:tabs>
        <w:tab w:val="center" w:pos="4680"/>
        <w:tab w:val="right" w:pos="9360"/>
      </w:tabs>
      <w:spacing w:after="0"/>
    </w:pPr>
  </w:style>
  <w:style w:type="character" w:customStyle="1" w:styleId="HeaderChar">
    <w:name w:val="Header Char"/>
    <w:basedOn w:val="DefaultParagraphFont"/>
    <w:link w:val="Header"/>
    <w:uiPriority w:val="99"/>
    <w:rsid w:val="00401AEC"/>
    <w:rPr>
      <w:rFonts w:ascii="Segoe UI"/>
      <w:color w:val="000000" w:themeColor="text1"/>
      <w:sz w:val="22"/>
    </w:rPr>
  </w:style>
  <w:style w:type="paragraph" w:styleId="Footer">
    <w:name w:val="footer"/>
    <w:basedOn w:val="Normal"/>
    <w:link w:val="FooterChar"/>
    <w:uiPriority w:val="99"/>
    <w:unhideWhenUsed/>
    <w:rsid w:val="00401AEC"/>
    <w:pPr>
      <w:tabs>
        <w:tab w:val="center" w:pos="4680"/>
        <w:tab w:val="right" w:pos="9360"/>
      </w:tabs>
      <w:spacing w:after="0"/>
    </w:pPr>
  </w:style>
  <w:style w:type="character" w:customStyle="1" w:styleId="FooterChar">
    <w:name w:val="Footer Char"/>
    <w:basedOn w:val="DefaultParagraphFont"/>
    <w:link w:val="Footer"/>
    <w:uiPriority w:val="99"/>
    <w:rsid w:val="00401AEC"/>
    <w:rPr>
      <w:rFonts w:ascii="Segoe UI"/>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2026-09-26T00:04:00Z</dcterms:created>
  <dcterms:modified xsi:type="dcterms:W3CDTF">2026-09-26T00:04:00Z</dcterms:modified>
</cp:coreProperties>
</file>