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62AC2F" w14:textId="77777777" w:rsidR="009178B1" w:rsidRDefault="009178B1" w:rsidP="009178B1">
      <w:pPr>
        <w:spacing w:after="0" w:line="240" w:lineRule="auto"/>
        <w:rPr>
          <w:del w:id="2" w:author="Elifnaz Sad" w:date="2026-09-25T21:13:00Z" w16du:dateUtc="2026-09-26T01:13:00Z"/>
          <w:rFonts w:ascii="Calibri" w:eastAsia="Times New Roman" w:hAnsi="Calibri" w:cs="Tahoma"/>
          <w:sz w:val="24"/>
          <w:szCs w:val="24"/>
          <w:lang w:eastAsia="en-GB"/>
        </w:rPr>
      </w:pPr>
      <w:del w:id="3" w:author="Elifnaz Sad" w:date="2026-09-25T21:13:00Z" w16du:dateUtc="2026-09-26T01:13:00Z">
        <w:r>
          <w:rPr>
            <w:rFonts w:ascii="Calibri" w:eastAsia="Times New Roman" w:hAnsi="Calibri" w:cs="Tahoma"/>
            <w:sz w:val="24"/>
            <w:szCs w:val="24"/>
            <w:lang w:eastAsia="en-GB"/>
          </w:rPr>
          <w:delText>e-Safety incident log</w:delText>
        </w:r>
      </w:del>
    </w:p>
    <w:p w14:paraId="41743FF2" w14:textId="77777777" w:rsidR="00301258" w:rsidRDefault="00301258" w:rsidP="009178B1">
      <w:pPr>
        <w:spacing w:after="0" w:line="240" w:lineRule="auto"/>
        <w:rPr>
          <w:del w:id="4" w:author="Elifnaz Sad" w:date="2026-09-25T21:13:00Z" w16du:dateUtc="2026-09-26T01:13:00Z"/>
          <w:rFonts w:ascii="Calibri" w:eastAsia="Times New Roman" w:hAnsi="Calibri" w:cs="Tahoma"/>
          <w:sz w:val="24"/>
          <w:szCs w:val="24"/>
          <w:lang w:eastAsia="en-GB"/>
        </w:rPr>
      </w:pPr>
    </w:p>
    <w:p w14:paraId="23C5FB96" w14:textId="77777777" w:rsidR="009178B1" w:rsidRPr="00540398" w:rsidRDefault="009178B1" w:rsidP="009178B1">
      <w:pPr>
        <w:spacing w:after="0" w:line="240" w:lineRule="auto"/>
        <w:rPr>
          <w:del w:id="5" w:author="Elifnaz Sad" w:date="2026-09-25T21:13:00Z" w16du:dateUtc="2026-09-26T01:13:00Z"/>
          <w:rFonts w:asciiTheme="majorHAnsi" w:eastAsia="Times New Roman" w:hAnsiTheme="majorHAnsi" w:cs="Tahoma"/>
          <w:sz w:val="24"/>
          <w:szCs w:val="24"/>
          <w:lang w:eastAsia="en-GB"/>
        </w:rPr>
      </w:pPr>
      <w:del w:id="6" w:author="Elifnaz Sad" w:date="2026-09-25T21:13:00Z" w16du:dateUtc="2026-09-26T01:13:00Z">
        <w:r w:rsidRPr="00540398">
          <w:rPr>
            <w:rFonts w:asciiTheme="majorHAnsi" w:eastAsia="Times New Roman" w:hAnsiTheme="majorHAnsi" w:cs="Tahoma"/>
            <w:sz w:val="24"/>
            <w:szCs w:val="24"/>
            <w:lang w:eastAsia="en-GB"/>
          </w:rPr>
          <w:delText xml:space="preserve">Details of all e-Safety incidents </w:delText>
        </w:r>
        <w:r w:rsidR="00301258" w:rsidRPr="00540398">
          <w:rPr>
            <w:rFonts w:asciiTheme="majorHAnsi" w:eastAsia="Times New Roman" w:hAnsiTheme="majorHAnsi" w:cs="Tahoma"/>
            <w:sz w:val="24"/>
            <w:szCs w:val="24"/>
            <w:lang w:eastAsia="en-GB"/>
          </w:rPr>
          <w:delText xml:space="preserve">must </w:delText>
        </w:r>
        <w:r w:rsidRPr="00540398">
          <w:rPr>
            <w:rFonts w:asciiTheme="majorHAnsi" w:eastAsia="Times New Roman" w:hAnsiTheme="majorHAnsi" w:cs="Tahoma"/>
            <w:sz w:val="24"/>
            <w:szCs w:val="24"/>
            <w:lang w:eastAsia="en-GB"/>
          </w:rPr>
          <w:delText xml:space="preserve">be recorded by staff </w:delText>
        </w:r>
        <w:r w:rsidR="00301258" w:rsidRPr="00540398">
          <w:rPr>
            <w:rFonts w:asciiTheme="majorHAnsi" w:eastAsia="Times New Roman" w:hAnsiTheme="majorHAnsi" w:cs="Tahoma"/>
            <w:sz w:val="24"/>
            <w:szCs w:val="24"/>
            <w:lang w:eastAsia="en-GB"/>
          </w:rPr>
          <w:delText>and the e-Safety lead must be informed.</w:delText>
        </w:r>
      </w:del>
    </w:p>
    <w:p w14:paraId="7D51722B" w14:textId="77777777" w:rsidR="00301258" w:rsidRDefault="00301258" w:rsidP="009178B1">
      <w:pPr>
        <w:spacing w:after="0" w:line="240" w:lineRule="auto"/>
        <w:rPr>
          <w:del w:id="7" w:author="Elifnaz Sad" w:date="2026-09-25T21:13:00Z" w16du:dateUtc="2026-09-26T01:13:00Z"/>
          <w:rFonts w:ascii="Calibri" w:eastAsia="Times New Roman" w:hAnsi="Calibri" w:cs="Tahoma"/>
          <w:sz w:val="24"/>
          <w:szCs w:val="24"/>
          <w:lang w:eastAsia="en-GB"/>
        </w:rPr>
      </w:pPr>
    </w:p>
    <w:tbl>
      <w:tblPr>
        <w:tblW w:w="9923" w:type="dxa"/>
        <w:tblInd w:w="-34" w:type="dxa"/>
        <w:tblLayout w:type="fixed"/>
        <w:tblLook w:val="01E0" w:firstRow="1" w:lastRow="1" w:firstColumn="1" w:lastColumn="1" w:noHBand="0" w:noVBand="0"/>
        <w:tblPrChange w:id="8" w:author="Elifnaz Sad" w:date="2026-09-25T21:13:00Z" w16du:dateUtc="2026-09-26T01:13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653"/>
        <w:gridCol w:w="1654"/>
        <w:gridCol w:w="1654"/>
        <w:gridCol w:w="1654"/>
        <w:gridCol w:w="1654"/>
        <w:gridCol w:w="1654"/>
        <w:tblGridChange w:id="9">
          <w:tblGrid>
            <w:gridCol w:w="39"/>
            <w:gridCol w:w="1271"/>
            <w:gridCol w:w="343"/>
            <w:gridCol w:w="1654"/>
            <w:gridCol w:w="1620"/>
            <w:gridCol w:w="34"/>
            <w:gridCol w:w="1594"/>
            <w:gridCol w:w="60"/>
            <w:gridCol w:w="1654"/>
            <w:gridCol w:w="1548"/>
            <w:gridCol w:w="106"/>
            <w:gridCol w:w="2869"/>
            <w:gridCol w:w="1915"/>
          </w:tblGrid>
        </w:tblGridChange>
      </w:tblGrid>
      <w:tr w:rsidR="00301258" w14:paraId="3407C1E5" w14:textId="77777777" w:rsidTr="00A51B2E">
        <w:trPr>
          <w:trHeight w:val="946"/>
          <w:trPrChange w:id="10" w:author="Elifnaz Sad" w:date="2026-09-25T21:13:00Z" w16du:dateUtc="2026-09-26T01:13:00Z">
            <w:trPr>
              <w:gridBefore w:val="1"/>
            </w:trPr>
          </w:trPrChange>
        </w:trPr>
        <w:tc>
          <w:tcPr>
            <w:tcW w:w="3106" w:type="dxa"/>
            <w:vAlign w:val="center"/>
            <w:tcPrChange w:id="11" w:author="Elifnaz Sad" w:date="2026-09-25T21:13:00Z" w16du:dateUtc="2026-09-26T01:13:00Z">
              <w:tcPr>
                <w:tcW w:w="1271" w:type="dxa"/>
              </w:tcPr>
            </w:tcPrChange>
          </w:tcPr>
          <w:p w14:paraId="3895E32B" w14:textId="77777777" w:rsidR="00301258" w:rsidRPr="00E92BB9" w:rsidRDefault="00A51B2E" w:rsidP="00A51B2E">
            <w:pPr>
              <w:jc w:val="center"/>
              <w:rPr>
                <w:rFonts w:ascii="Times New Roman" w:hAnsi="Times New Roman"/>
                <w:lang w:val="en-US"/>
                <w:rPrChange w:id="12" w:author="Elifnaz Sad" w:date="2026-09-25T21:13:00Z" w16du:dateUtc="2026-09-26T01:13:00Z">
                  <w:rPr>
                    <w:rFonts w:asciiTheme="majorHAnsi" w:eastAsia="Times New Roman" w:hAnsiTheme="majorHAnsi" w:cs="Tahoma"/>
                  </w:rPr>
                </w:rPrChange>
              </w:rPr>
              <w:pPrChange w:id="13" w:author="Elifnaz Sad" w:date="2026-09-25T21:13:00Z" w16du:dateUtc="2026-09-26T01:13:00Z">
                <w:pPr/>
              </w:pPrChange>
            </w:pPr>
            <w:ins w:id="14" w:author="Elifnaz Sad" w:date="2026-09-25T21:13:00Z" w16du:dateUtc="2026-09-26T01:13:00Z">
              <w:r w:rsidRPr="00E92BB9">
                <w:rPr>
                  <w:rFonts w:ascii="Times New Roman" w:hAnsi="Times New Roman" w:cs="Times New Roman"/>
                  <w:noProof/>
                  <w:lang w:val="en-US"/>
                </w:rPr>
                <w:drawing>
                  <wp:inline distT="0" distB="0" distL="0" distR="0" wp14:anchorId="69B996B6" wp14:editId="209A0660">
                    <wp:extent cx="1430655" cy="1744134"/>
                    <wp:effectExtent l="0" t="0" r="0" b="8890"/>
                    <wp:docPr id="1532622430" name="Resim 1" descr="Kapak Resmi 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 descr="Kapak Resmi 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430655" cy="17441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ins>
            <w:del w:id="15" w:author="Elifnaz Sad" w:date="2026-09-25T21:13:00Z" w16du:dateUtc="2026-09-26T01:13:00Z">
              <w:r w:rsidR="00301258" w:rsidRPr="00301258">
                <w:rPr>
                  <w:rFonts w:asciiTheme="majorHAnsi" w:eastAsia="Times New Roman" w:hAnsiTheme="majorHAnsi" w:cs="Tahoma"/>
                </w:rPr>
                <w:delText>Date of incident</w:delText>
              </w:r>
            </w:del>
          </w:p>
        </w:tc>
        <w:tc>
          <w:tcPr>
            <w:tcW w:w="6817" w:type="dxa"/>
            <w:vAlign w:val="center"/>
            <w:tcPrChange w:id="16" w:author="Elifnaz Sad" w:date="2026-09-25T21:13:00Z" w16du:dateUtc="2026-09-26T01:13:00Z">
              <w:tcPr>
                <w:tcW w:w="3617" w:type="dxa"/>
                <w:gridSpan w:val="3"/>
              </w:tcPr>
            </w:tcPrChange>
          </w:tcPr>
          <w:p w14:paraId="2E2610DB" w14:textId="14C98898" w:rsidR="00A51B2E" w:rsidRPr="00E92BB9" w:rsidRDefault="00A51B2E" w:rsidP="00A51B2E">
            <w:pPr>
              <w:spacing w:after="100" w:afterAutospacing="1" w:line="240" w:lineRule="auto"/>
              <w:jc w:val="center"/>
              <w:outlineLvl w:val="1"/>
              <w:rPr>
                <w:ins w:id="17" w:author="Elifnaz Sad" w:date="2026-09-25T21:13:00Z" w16du:dateUtc="2026-09-26T01:13:00Z"/>
                <w:rFonts w:ascii="Times New Roman" w:eastAsia="Times New Roman" w:hAnsi="Times New Roman" w:cs="Times New Roman"/>
                <w:b/>
                <w:sz w:val="28"/>
                <w:szCs w:val="36"/>
                <w:lang w:val="en-US"/>
              </w:rPr>
            </w:pPr>
            <w:ins w:id="18" w:author="Elifnaz Sad" w:date="2026-09-25T21:13:00Z" w16du:dateUtc="2026-09-26T01:13:00Z">
              <w:r w:rsidRPr="00E92BB9">
                <w:rPr>
                  <w:rFonts w:ascii="Times New Roman" w:eastAsia="Times New Roman" w:hAnsi="Times New Roman" w:cs="Times New Roman"/>
                  <w:b/>
                  <w:sz w:val="28"/>
                  <w:szCs w:val="36"/>
                  <w:lang w:val="en-US"/>
                </w:rPr>
                <w:t>INTERNATIONAL JOURNAL OF ACADEMIC RESEARCH IN EDUCATION</w:t>
              </w:r>
              <w:r w:rsidR="00091238">
                <w:rPr>
                  <w:rFonts w:ascii="Times New Roman" w:eastAsia="Times New Roman" w:hAnsi="Times New Roman" w:cs="Times New Roman"/>
                  <w:b/>
                  <w:sz w:val="28"/>
                  <w:szCs w:val="36"/>
                  <w:lang w:val="en-US"/>
                </w:rPr>
                <w:t xml:space="preserve"> (IJARE)</w:t>
              </w:r>
            </w:ins>
          </w:p>
          <w:p w14:paraId="0561648C" w14:textId="77777777" w:rsidR="00A51B2E" w:rsidRPr="00E92BB9" w:rsidRDefault="00A51B2E" w:rsidP="00454605">
            <w:pPr>
              <w:spacing w:after="120"/>
              <w:jc w:val="center"/>
              <w:rPr>
                <w:ins w:id="19" w:author="Elifnaz Sad" w:date="2026-09-25T21:13:00Z" w16du:dateUtc="2026-09-26T01:13:00Z"/>
                <w:rFonts w:ascii="Times New Roman" w:hAnsi="Times New Roman" w:cs="Times New Roman"/>
                <w:color w:val="484848"/>
                <w:sz w:val="20"/>
                <w:shd w:val="clear" w:color="auto" w:fill="FFFFFF"/>
                <w:lang w:val="en-US"/>
              </w:rPr>
            </w:pPr>
            <w:ins w:id="20" w:author="Elifnaz Sad" w:date="2026-09-25T21:13:00Z" w16du:dateUtc="2026-09-26T01:13:00Z">
              <w:r w:rsidRPr="00E92BB9">
                <w:rPr>
                  <w:rStyle w:val="Strong"/>
                  <w:rFonts w:ascii="Times New Roman" w:hAnsi="Times New Roman" w:cs="Times New Roman"/>
                  <w:color w:val="484848"/>
                  <w:sz w:val="20"/>
                  <w:shd w:val="clear" w:color="auto" w:fill="FFFFFF"/>
                  <w:lang w:val="en-US"/>
                </w:rPr>
                <w:t>e-ISSN</w:t>
              </w:r>
              <w:r w:rsidRPr="00E92BB9">
                <w:rPr>
                  <w:rFonts w:ascii="Times New Roman" w:hAnsi="Times New Roman" w:cs="Times New Roman"/>
                  <w:color w:val="484848"/>
                  <w:sz w:val="20"/>
                  <w:shd w:val="clear" w:color="auto" w:fill="FFFFFF"/>
                  <w:lang w:val="en-US"/>
                </w:rPr>
                <w:t> 2149-2913</w:t>
              </w:r>
            </w:ins>
          </w:p>
          <w:p w14:paraId="045B112D" w14:textId="494B31CB" w:rsidR="00A51B2E" w:rsidRPr="00E92BB9" w:rsidRDefault="00A51B2E" w:rsidP="00454605">
            <w:pPr>
              <w:spacing w:after="120"/>
              <w:jc w:val="center"/>
              <w:rPr>
                <w:ins w:id="21" w:author="Elifnaz Sad" w:date="2026-09-25T21:13:00Z" w16du:dateUtc="2026-09-26T01:13:00Z"/>
                <w:rFonts w:ascii="Times New Roman" w:hAnsi="Times New Roman" w:cs="Times New Roman"/>
                <w:color w:val="484848"/>
                <w:sz w:val="20"/>
                <w:shd w:val="clear" w:color="auto" w:fill="FFFFFF"/>
                <w:lang w:val="en-US"/>
              </w:rPr>
            </w:pPr>
            <w:ins w:id="22" w:author="Elifnaz Sad" w:date="2026-09-25T21:13:00Z" w16du:dateUtc="2026-09-26T01:13:00Z">
              <w:r w:rsidRPr="00E92BB9">
                <w:rPr>
                  <w:rFonts w:ascii="Times New Roman" w:hAnsi="Times New Roman" w:cs="Times New Roman"/>
                  <w:color w:val="484848"/>
                  <w:sz w:val="20"/>
                  <w:shd w:val="clear" w:color="auto" w:fill="FFFFFF"/>
                  <w:lang w:val="en-US"/>
                </w:rPr>
                <w:t> </w:t>
              </w:r>
              <w:r w:rsidR="00E92BB9" w:rsidRPr="00E92BB9">
                <w:rPr>
                  <w:rStyle w:val="Strong"/>
                  <w:rFonts w:ascii="Times New Roman" w:hAnsi="Times New Roman" w:cs="Times New Roman"/>
                  <w:color w:val="484848"/>
                  <w:sz w:val="20"/>
                  <w:shd w:val="clear" w:color="auto" w:fill="FFFFFF"/>
                  <w:lang w:val="en-US"/>
                </w:rPr>
                <w:t>Peri</w:t>
              </w:r>
              <w:r w:rsidR="00E92BB9">
                <w:rPr>
                  <w:rStyle w:val="Strong"/>
                  <w:rFonts w:ascii="Times New Roman" w:hAnsi="Times New Roman" w:cs="Times New Roman"/>
                  <w:color w:val="484848"/>
                  <w:sz w:val="20"/>
                  <w:shd w:val="clear" w:color="auto" w:fill="FFFFFF"/>
                  <w:lang w:val="en-US"/>
                </w:rPr>
                <w:t>o</w:t>
              </w:r>
              <w:r w:rsidR="00E92BB9" w:rsidRPr="00E92BB9">
                <w:rPr>
                  <w:rStyle w:val="Strong"/>
                  <w:rFonts w:ascii="Times New Roman" w:hAnsi="Times New Roman" w:cs="Times New Roman"/>
                  <w:color w:val="484848"/>
                  <w:sz w:val="20"/>
                  <w:shd w:val="clear" w:color="auto" w:fill="FFFFFF"/>
                  <w:lang w:val="en-US"/>
                </w:rPr>
                <w:t>d:</w:t>
              </w:r>
              <w:r w:rsidRPr="00E92BB9">
                <w:rPr>
                  <w:rFonts w:ascii="Times New Roman" w:hAnsi="Times New Roman" w:cs="Times New Roman"/>
                  <w:color w:val="484848"/>
                  <w:sz w:val="20"/>
                  <w:shd w:val="clear" w:color="auto" w:fill="FFFFFF"/>
                  <w:lang w:val="en-US"/>
                </w:rPr>
                <w:t> </w:t>
              </w:r>
              <w:r w:rsidR="00E92BB9" w:rsidRPr="00E92BB9">
                <w:rPr>
                  <w:rFonts w:ascii="Times New Roman" w:hAnsi="Times New Roman" w:cs="Times New Roman"/>
                  <w:color w:val="484848"/>
                  <w:sz w:val="20"/>
                  <w:shd w:val="clear" w:color="auto" w:fill="FFFFFF"/>
                  <w:lang w:val="en-US"/>
                </w:rPr>
                <w:t>Annual</w:t>
              </w:r>
              <w:r w:rsidRPr="00E92BB9">
                <w:rPr>
                  <w:rFonts w:ascii="Times New Roman" w:hAnsi="Times New Roman" w:cs="Times New Roman"/>
                  <w:color w:val="484848"/>
                  <w:sz w:val="20"/>
                  <w:shd w:val="clear" w:color="auto" w:fill="FFFFFF"/>
                  <w:lang w:val="en-US"/>
                </w:rPr>
                <w:t xml:space="preserve"> </w:t>
              </w:r>
            </w:ins>
          </w:p>
          <w:p w14:paraId="6938B2B9" w14:textId="77777777" w:rsidR="00301258" w:rsidRPr="00E92BB9" w:rsidRDefault="00E92BB9" w:rsidP="00454605">
            <w:pPr>
              <w:spacing w:after="120"/>
              <w:jc w:val="center"/>
              <w:rPr>
                <w:rFonts w:ascii="Times New Roman" w:hAnsi="Times New Roman"/>
                <w:color w:val="484848"/>
                <w:shd w:val="clear" w:color="auto" w:fill="FFFFFF"/>
                <w:lang w:val="en-US"/>
                <w:rPrChange w:id="23" w:author="Elifnaz Sad" w:date="2026-09-25T21:13:00Z" w16du:dateUtc="2026-09-26T01:13:00Z">
                  <w:rPr>
                    <w:rFonts w:asciiTheme="majorHAnsi" w:eastAsia="Times New Roman" w:hAnsiTheme="majorHAnsi" w:cs="Tahoma"/>
                  </w:rPr>
                </w:rPrChange>
              </w:rPr>
              <w:pPrChange w:id="24" w:author="Elifnaz Sad" w:date="2026-09-25T21:13:00Z" w16du:dateUtc="2026-09-26T01:13:00Z">
                <w:pPr/>
              </w:pPrChange>
            </w:pPr>
            <w:ins w:id="25" w:author="Elifnaz Sad" w:date="2026-09-25T21:13:00Z" w16du:dateUtc="2026-09-26T01:13:00Z">
              <w:r>
                <w:rPr>
                  <w:rStyle w:val="Strong"/>
                  <w:rFonts w:ascii="Times New Roman" w:hAnsi="Times New Roman" w:cs="Times New Roman"/>
                  <w:color w:val="484848"/>
                  <w:sz w:val="20"/>
                  <w:shd w:val="clear" w:color="auto" w:fill="FFFFFF"/>
                  <w:lang w:val="en-US"/>
                </w:rPr>
                <w:t>First issue:</w:t>
              </w:r>
              <w:r w:rsidR="00A51B2E" w:rsidRPr="00E92BB9">
                <w:rPr>
                  <w:rStyle w:val="Strong"/>
                  <w:rFonts w:ascii="Times New Roman" w:hAnsi="Times New Roman" w:cs="Times New Roman"/>
                  <w:color w:val="484848"/>
                  <w:sz w:val="20"/>
                  <w:shd w:val="clear" w:color="auto" w:fill="FFFFFF"/>
                  <w:lang w:val="en-US"/>
                </w:rPr>
                <w:t> </w:t>
              </w:r>
              <w:r w:rsidR="00A51B2E" w:rsidRPr="00E92BB9">
                <w:rPr>
                  <w:rFonts w:ascii="Times New Roman" w:hAnsi="Times New Roman" w:cs="Times New Roman"/>
                  <w:color w:val="484848"/>
                  <w:sz w:val="20"/>
                  <w:shd w:val="clear" w:color="auto" w:fill="FFFFFF"/>
                  <w:lang w:val="en-US"/>
                </w:rPr>
                <w:t>2015</w:t>
              </w:r>
            </w:ins>
            <w:del w:id="26" w:author="Elifnaz Sad" w:date="2026-09-25T21:13:00Z" w16du:dateUtc="2026-09-26T01:13:00Z">
              <w:r w:rsidR="00301258" w:rsidRPr="00301258">
                <w:rPr>
                  <w:rFonts w:asciiTheme="majorHAnsi" w:eastAsia="Times New Roman" w:hAnsiTheme="majorHAnsi" w:cs="Tahoma"/>
                </w:rPr>
                <w:delText>Name of individual(s) involved</w:delText>
              </w:r>
            </w:del>
          </w:p>
        </w:tc>
        <w:tc>
          <w:tcPr>
            <w:tcW w:w="6817" w:type="dxa"/>
            <w:vAlign w:val="center"/>
            <w:tcPrChange w:id="27" w:author="Elifnaz Sad" w:date="2026-09-25T21:13:00Z" w16du:dateUtc="2026-09-26T01:13:00Z">
              <w:tcPr>
                <w:tcW w:w="1628" w:type="dxa"/>
                <w:gridSpan w:val="2"/>
              </w:tcPr>
            </w:tcPrChange>
          </w:tcPr>
          <w:p w14:paraId="3F2D55B3" w14:textId="77777777" w:rsidR="00301258" w:rsidRPr="00301258" w:rsidRDefault="00301258" w:rsidP="009178B1">
            <w:pPr>
              <w:rPr>
                <w:rFonts w:asciiTheme="majorHAnsi" w:eastAsia="Times New Roman" w:hAnsiTheme="majorHAnsi" w:cs="Tahoma"/>
              </w:rPr>
            </w:pPr>
            <w:del w:id="28" w:author="Elifnaz Sad" w:date="2026-09-25T21:13:00Z" w16du:dateUtc="2026-09-26T01:13:00Z">
              <w:r w:rsidRPr="00301258">
                <w:rPr>
                  <w:rFonts w:asciiTheme="majorHAnsi" w:eastAsia="Times New Roman" w:hAnsiTheme="majorHAnsi" w:cs="Tahoma"/>
                </w:rPr>
                <w:delText>Device number and location</w:delText>
              </w:r>
            </w:del>
          </w:p>
        </w:tc>
        <w:tc>
          <w:tcPr>
            <w:tcW w:w="6817" w:type="dxa"/>
            <w:vAlign w:val="center"/>
            <w:tcPrChange w:id="29" w:author="Elifnaz Sad" w:date="2026-09-25T21:13:00Z" w16du:dateUtc="2026-09-26T01:13:00Z">
              <w:tcPr>
                <w:tcW w:w="3262" w:type="dxa"/>
                <w:gridSpan w:val="3"/>
              </w:tcPr>
            </w:tcPrChange>
          </w:tcPr>
          <w:p w14:paraId="493D7C7C" w14:textId="77777777" w:rsidR="00301258" w:rsidRPr="00301258" w:rsidRDefault="00301258" w:rsidP="009178B1">
            <w:pPr>
              <w:rPr>
                <w:rFonts w:asciiTheme="majorHAnsi" w:eastAsia="Times New Roman" w:hAnsiTheme="majorHAnsi" w:cs="Tahoma"/>
              </w:rPr>
            </w:pPr>
            <w:del w:id="30" w:author="Elifnaz Sad" w:date="2026-09-25T21:13:00Z" w16du:dateUtc="2026-09-26T01:13:00Z">
              <w:r w:rsidRPr="00301258">
                <w:rPr>
                  <w:rFonts w:asciiTheme="majorHAnsi" w:eastAsia="Times New Roman" w:hAnsiTheme="majorHAnsi" w:cs="Tahoma"/>
                </w:rPr>
                <w:delText>Details of incident</w:delText>
              </w:r>
            </w:del>
          </w:p>
        </w:tc>
        <w:tc>
          <w:tcPr>
            <w:tcW w:w="6817" w:type="dxa"/>
            <w:vAlign w:val="center"/>
            <w:tcPrChange w:id="31" w:author="Elifnaz Sad" w:date="2026-09-25T21:13:00Z" w16du:dateUtc="2026-09-26T01:13:00Z">
              <w:tcPr>
                <w:tcW w:w="2975" w:type="dxa"/>
                <w:gridSpan w:val="2"/>
              </w:tcPr>
            </w:tcPrChange>
          </w:tcPr>
          <w:p w14:paraId="56DD6D53" w14:textId="77777777" w:rsidR="00301258" w:rsidRPr="00301258" w:rsidRDefault="00301258" w:rsidP="009178B1">
            <w:pPr>
              <w:rPr>
                <w:rFonts w:asciiTheme="majorHAnsi" w:eastAsia="Times New Roman" w:hAnsiTheme="majorHAnsi" w:cs="Tahoma"/>
              </w:rPr>
            </w:pPr>
            <w:del w:id="32" w:author="Elifnaz Sad" w:date="2026-09-25T21:13:00Z" w16du:dateUtc="2026-09-26T01:13:00Z">
              <w:r w:rsidRPr="00301258">
                <w:rPr>
                  <w:rFonts w:asciiTheme="majorHAnsi" w:eastAsia="Times New Roman" w:hAnsiTheme="majorHAnsi" w:cs="Tahoma"/>
                </w:rPr>
                <w:delText>Actions and reasons</w:delText>
              </w:r>
            </w:del>
          </w:p>
        </w:tc>
        <w:tc>
          <w:tcPr>
            <w:tcW w:w="6817" w:type="dxa"/>
            <w:vAlign w:val="center"/>
            <w:tcPrChange w:id="33" w:author="Elifnaz Sad" w:date="2026-09-25T21:13:00Z" w16du:dateUtc="2026-09-26T01:13:00Z">
              <w:tcPr>
                <w:tcW w:w="1915" w:type="dxa"/>
              </w:tcPr>
            </w:tcPrChange>
          </w:tcPr>
          <w:p w14:paraId="07B7DF8C" w14:textId="77777777" w:rsidR="00301258" w:rsidRPr="00301258" w:rsidRDefault="00301258" w:rsidP="009178B1">
            <w:pPr>
              <w:rPr>
                <w:rFonts w:asciiTheme="majorHAnsi" w:eastAsia="Times New Roman" w:hAnsiTheme="majorHAnsi" w:cs="Tahoma"/>
              </w:rPr>
            </w:pPr>
            <w:del w:id="34" w:author="Elifnaz Sad" w:date="2026-09-25T21:13:00Z" w16du:dateUtc="2026-09-26T01:13:00Z">
              <w:r w:rsidRPr="00301258">
                <w:rPr>
                  <w:rFonts w:asciiTheme="majorHAnsi" w:eastAsia="Times New Roman" w:hAnsiTheme="majorHAnsi" w:cs="Tahoma"/>
                </w:rPr>
                <w:delText>Incident reported by</w:delText>
              </w:r>
            </w:del>
          </w:p>
        </w:tc>
      </w:tr>
      <w:tr w:rsidR="00301258" w14:paraId="3BD38B78" w14:textId="77777777" w:rsidTr="00A51B2E">
        <w:trPr>
          <w:trHeight w:val="946"/>
          <w:trPrChange w:id="35" w:author="Elifnaz Sad" w:date="2026-09-25T21:13:00Z" w16du:dateUtc="2026-09-26T01:13:00Z">
            <w:trPr>
              <w:gridBefore w:val="1"/>
            </w:trPr>
          </w:trPrChange>
        </w:trPr>
        <w:tc>
          <w:tcPr>
            <w:tcW w:w="9923" w:type="dxa"/>
            <w:tcBorders>
              <w:bottom w:val="single" w:sz="4" w:space="0" w:color="auto"/>
            </w:tcBorders>
            <w:tcPrChange w:id="36" w:author="Elifnaz Sad" w:date="2026-09-25T21:13:00Z" w16du:dateUtc="2026-09-26T01:13:00Z">
              <w:tcPr>
                <w:tcW w:w="1271" w:type="dxa"/>
              </w:tcPr>
            </w:tcPrChange>
          </w:tcPr>
          <w:p w14:paraId="28A64556" w14:textId="77777777" w:rsidR="00301258" w:rsidRPr="00E92BB9" w:rsidRDefault="00633FB8" w:rsidP="00863300">
            <w:pPr>
              <w:jc w:val="center"/>
              <w:rPr>
                <w:rFonts w:ascii="Times New Roman" w:hAnsi="Times New Roman"/>
                <w:b/>
                <w:lang w:val="en-US"/>
                <w:rPrChange w:id="37" w:author="Elifnaz Sad" w:date="2026-09-25T21:13:00Z" w16du:dateUtc="2026-09-26T01:13:00Z">
                  <w:rPr>
                    <w:rFonts w:asciiTheme="majorHAnsi" w:eastAsia="Times New Roman" w:hAnsiTheme="majorHAnsi" w:cs="Tahoma"/>
                  </w:rPr>
                </w:rPrChange>
              </w:rPr>
              <w:pPrChange w:id="38" w:author="Elifnaz Sad" w:date="2026-09-25T21:13:00Z" w16du:dateUtc="2026-09-26T01:13:00Z">
                <w:pPr/>
              </w:pPrChange>
            </w:pPr>
            <w:ins w:id="39" w:author="Elifnaz Sad" w:date="2026-09-25T21:13:00Z" w16du:dateUtc="2026-09-26T01:13:00Z">
              <w:r w:rsidRPr="00E92BB9">
                <w:rPr>
                  <w:rFonts w:ascii="Times New Roman" w:eastAsia="Calibri" w:hAnsi="Times New Roman" w:cs="Times New Roman"/>
                  <w:b/>
                  <w:lang w:val="en-US"/>
                </w:rPr>
                <w:br/>
              </w:r>
              <w:r w:rsidR="00E92BB9">
                <w:rPr>
                  <w:rFonts w:ascii="Times New Roman" w:eastAsia="Calibri" w:hAnsi="Times New Roman" w:cs="Times New Roman"/>
                  <w:b/>
                  <w:lang w:val="en-US"/>
                </w:rPr>
                <w:t xml:space="preserve">COPYRIGHT FORM </w:t>
              </w:r>
            </w:ins>
          </w:p>
        </w:tc>
        <w:tc>
          <w:tcPr>
            <w:tcW w:w="9923" w:type="dxa"/>
            <w:tcBorders>
              <w:bottom w:val="single" w:sz="4" w:space="0" w:color="auto"/>
            </w:tcBorders>
            <w:tcPrChange w:id="40" w:author="Elifnaz Sad" w:date="2026-09-25T21:13:00Z" w16du:dateUtc="2026-09-26T01:13:00Z">
              <w:tcPr>
                <w:tcW w:w="3617" w:type="dxa"/>
                <w:gridSpan w:val="3"/>
              </w:tcPr>
            </w:tcPrChange>
          </w:tcPr>
          <w:p w14:paraId="0DBEB13D" w14:textId="77777777" w:rsidR="00301258" w:rsidRPr="00301258" w:rsidRDefault="00301258" w:rsidP="009178B1">
            <w:pPr>
              <w:rPr>
                <w:rFonts w:asciiTheme="majorHAnsi" w:eastAsia="Times New Roman" w:hAnsiTheme="majorHAnsi" w:cs="Tahoma"/>
              </w:rPr>
            </w:pPr>
          </w:p>
        </w:tc>
        <w:tc>
          <w:tcPr>
            <w:tcW w:w="9923" w:type="dxa"/>
            <w:tcBorders>
              <w:bottom w:val="single" w:sz="4" w:space="0" w:color="auto"/>
            </w:tcBorders>
            <w:tcPrChange w:id="41" w:author="Elifnaz Sad" w:date="2026-09-25T21:13:00Z" w16du:dateUtc="2026-09-26T01:13:00Z">
              <w:tcPr>
                <w:tcW w:w="1628" w:type="dxa"/>
                <w:gridSpan w:val="2"/>
              </w:tcPr>
            </w:tcPrChange>
          </w:tcPr>
          <w:p w14:paraId="67A21F17" w14:textId="77777777" w:rsidR="00301258" w:rsidRPr="00301258" w:rsidRDefault="00301258" w:rsidP="009178B1">
            <w:pPr>
              <w:rPr>
                <w:rFonts w:asciiTheme="majorHAnsi" w:eastAsia="Times New Roman" w:hAnsiTheme="majorHAnsi" w:cs="Tahoma"/>
              </w:rPr>
            </w:pPr>
          </w:p>
        </w:tc>
        <w:tc>
          <w:tcPr>
            <w:tcW w:w="9923" w:type="dxa"/>
            <w:tcBorders>
              <w:bottom w:val="single" w:sz="4" w:space="0" w:color="auto"/>
            </w:tcBorders>
            <w:tcPrChange w:id="42" w:author="Elifnaz Sad" w:date="2026-09-25T21:13:00Z" w16du:dateUtc="2026-09-26T01:13:00Z">
              <w:tcPr>
                <w:tcW w:w="3262" w:type="dxa"/>
                <w:gridSpan w:val="3"/>
              </w:tcPr>
            </w:tcPrChange>
          </w:tcPr>
          <w:p w14:paraId="518F9C75" w14:textId="77777777" w:rsidR="00301258" w:rsidRPr="00301258" w:rsidRDefault="00301258" w:rsidP="009178B1">
            <w:pPr>
              <w:rPr>
                <w:rFonts w:asciiTheme="majorHAnsi" w:eastAsia="Times New Roman" w:hAnsiTheme="majorHAnsi" w:cs="Tahoma"/>
              </w:rPr>
            </w:pPr>
          </w:p>
        </w:tc>
        <w:tc>
          <w:tcPr>
            <w:tcW w:w="9923" w:type="dxa"/>
            <w:tcBorders>
              <w:bottom w:val="single" w:sz="4" w:space="0" w:color="auto"/>
            </w:tcBorders>
            <w:tcPrChange w:id="43" w:author="Elifnaz Sad" w:date="2026-09-25T21:13:00Z" w16du:dateUtc="2026-09-26T01:13:00Z">
              <w:tcPr>
                <w:tcW w:w="2975" w:type="dxa"/>
                <w:gridSpan w:val="2"/>
              </w:tcPr>
            </w:tcPrChange>
          </w:tcPr>
          <w:p w14:paraId="0D720BF3" w14:textId="77777777" w:rsidR="00301258" w:rsidRPr="00301258" w:rsidRDefault="00301258" w:rsidP="009178B1">
            <w:pPr>
              <w:rPr>
                <w:rFonts w:asciiTheme="majorHAnsi" w:eastAsia="Times New Roman" w:hAnsiTheme="majorHAnsi" w:cs="Tahoma"/>
              </w:rPr>
            </w:pPr>
          </w:p>
        </w:tc>
        <w:tc>
          <w:tcPr>
            <w:tcW w:w="9923" w:type="dxa"/>
            <w:tcBorders>
              <w:bottom w:val="single" w:sz="4" w:space="0" w:color="auto"/>
            </w:tcBorders>
            <w:tcPrChange w:id="44" w:author="Elifnaz Sad" w:date="2026-09-25T21:13:00Z" w16du:dateUtc="2026-09-26T01:13:00Z">
              <w:tcPr>
                <w:tcW w:w="1915" w:type="dxa"/>
              </w:tcPr>
            </w:tcPrChange>
          </w:tcPr>
          <w:p w14:paraId="6B411BC7" w14:textId="77777777" w:rsidR="00301258" w:rsidRPr="00301258" w:rsidRDefault="00301258" w:rsidP="009178B1">
            <w:pPr>
              <w:rPr>
                <w:rFonts w:asciiTheme="majorHAnsi" w:eastAsia="Times New Roman" w:hAnsiTheme="majorHAnsi" w:cs="Tahoma"/>
              </w:rPr>
            </w:pPr>
          </w:p>
        </w:tc>
      </w:tr>
      <w:tr w:rsidR="00301258" w14:paraId="6EB6C695" w14:textId="77777777" w:rsidTr="00091238">
        <w:trPr>
          <w:trHeight w:val="731"/>
          <w:trPrChange w:id="45" w:author="Elifnaz Sad" w:date="2026-09-25T21:13:00Z" w16du:dateUtc="2026-09-26T01:13:00Z">
            <w:trPr>
              <w:gridBefore w:val="1"/>
            </w:trPr>
          </w:trPrChange>
        </w:trPr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6" w:author="Elifnaz Sad" w:date="2026-09-25T21:13:00Z" w16du:dateUtc="2026-09-26T01:13:00Z">
              <w:tcPr>
                <w:tcW w:w="1271" w:type="dxa"/>
              </w:tcPr>
            </w:tcPrChange>
          </w:tcPr>
          <w:p w14:paraId="6D1B89C9" w14:textId="13800F2D" w:rsidR="00627BAA" w:rsidRPr="00E92BB9" w:rsidRDefault="00E92BB9" w:rsidP="00627BAA">
            <w:pPr>
              <w:jc w:val="center"/>
              <w:rPr>
                <w:ins w:id="47" w:author="Elifnaz Sad" w:date="2026-09-25T21:13:00Z" w16du:dateUtc="2026-09-26T01:13:00Z"/>
                <w:rFonts w:ascii="Times New Roman" w:hAnsi="Times New Roman" w:cs="Times New Roman"/>
                <w:sz w:val="28"/>
                <w:szCs w:val="28"/>
                <w:lang w:val="en-US"/>
              </w:rPr>
            </w:pPr>
            <w:ins w:id="48" w:author="Elifnaz Sad" w:date="2026-09-25T21:13:00Z" w16du:dateUtc="2026-09-26T01:13:00Z">
              <w:r>
                <w:rPr>
                  <w:rFonts w:ascii="Times New Roman" w:eastAsia="Calibri" w:hAnsi="Times New Roman" w:cs="Times New Roman"/>
                  <w:b/>
                  <w:lang w:val="en-US"/>
                </w:rPr>
                <w:t>Manuscript title</w:t>
              </w:r>
            </w:ins>
          </w:p>
          <w:p w14:paraId="3D9A3CE8" w14:textId="77777777" w:rsidR="00301258" w:rsidRPr="00E92BB9" w:rsidRDefault="00301258" w:rsidP="009178B1">
            <w:pPr>
              <w:rPr>
                <w:rFonts w:ascii="Times New Roman" w:hAnsi="Times New Roman"/>
                <w:lang w:val="en-US"/>
                <w:rPrChange w:id="49" w:author="Elifnaz Sad" w:date="2026-09-25T21:13:00Z" w16du:dateUtc="2026-09-26T01:13:00Z">
                  <w:rPr>
                    <w:rFonts w:asciiTheme="majorHAnsi" w:eastAsia="Times New Roman" w:hAnsiTheme="majorHAnsi" w:cs="Tahoma"/>
                  </w:rPr>
                </w:rPrChange>
              </w:rPr>
            </w:pPr>
          </w:p>
        </w:tc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0" w:author="Elifnaz Sad" w:date="2026-09-25T21:13:00Z" w16du:dateUtc="2026-09-26T01:13:00Z">
              <w:tcPr>
                <w:tcW w:w="3617" w:type="dxa"/>
                <w:gridSpan w:val="3"/>
              </w:tcPr>
            </w:tcPrChange>
          </w:tcPr>
          <w:p w14:paraId="611F609A" w14:textId="77777777" w:rsidR="00301258" w:rsidRPr="00301258" w:rsidRDefault="00301258" w:rsidP="009178B1">
            <w:pPr>
              <w:rPr>
                <w:rFonts w:asciiTheme="majorHAnsi" w:eastAsia="Times New Roman" w:hAnsiTheme="majorHAnsi" w:cs="Tahoma"/>
              </w:rPr>
            </w:pPr>
          </w:p>
        </w:tc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1" w:author="Elifnaz Sad" w:date="2026-09-25T21:13:00Z" w16du:dateUtc="2026-09-26T01:13:00Z">
              <w:tcPr>
                <w:tcW w:w="1628" w:type="dxa"/>
                <w:gridSpan w:val="2"/>
              </w:tcPr>
            </w:tcPrChange>
          </w:tcPr>
          <w:p w14:paraId="0BC9E95D" w14:textId="77777777" w:rsidR="00301258" w:rsidRPr="00301258" w:rsidRDefault="00301258" w:rsidP="009178B1">
            <w:pPr>
              <w:rPr>
                <w:rFonts w:asciiTheme="majorHAnsi" w:eastAsia="Times New Roman" w:hAnsiTheme="majorHAnsi" w:cs="Tahoma"/>
              </w:rPr>
            </w:pPr>
          </w:p>
        </w:tc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2" w:author="Elifnaz Sad" w:date="2026-09-25T21:13:00Z" w16du:dateUtc="2026-09-26T01:13:00Z">
              <w:tcPr>
                <w:tcW w:w="3262" w:type="dxa"/>
                <w:gridSpan w:val="3"/>
              </w:tcPr>
            </w:tcPrChange>
          </w:tcPr>
          <w:p w14:paraId="5C0A3A19" w14:textId="77777777" w:rsidR="00301258" w:rsidRPr="00301258" w:rsidRDefault="00301258" w:rsidP="009178B1">
            <w:pPr>
              <w:rPr>
                <w:rFonts w:asciiTheme="majorHAnsi" w:eastAsia="Times New Roman" w:hAnsiTheme="majorHAnsi" w:cs="Tahoma"/>
              </w:rPr>
            </w:pPr>
          </w:p>
        </w:tc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3" w:author="Elifnaz Sad" w:date="2026-09-25T21:13:00Z" w16du:dateUtc="2026-09-26T01:13:00Z">
              <w:tcPr>
                <w:tcW w:w="2975" w:type="dxa"/>
                <w:gridSpan w:val="2"/>
              </w:tcPr>
            </w:tcPrChange>
          </w:tcPr>
          <w:p w14:paraId="0F63BC75" w14:textId="77777777" w:rsidR="00301258" w:rsidRPr="00301258" w:rsidRDefault="00301258" w:rsidP="009178B1">
            <w:pPr>
              <w:rPr>
                <w:rFonts w:asciiTheme="majorHAnsi" w:eastAsia="Times New Roman" w:hAnsiTheme="majorHAnsi" w:cs="Tahoma"/>
              </w:rPr>
            </w:pPr>
          </w:p>
        </w:tc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4" w:author="Elifnaz Sad" w:date="2026-09-25T21:13:00Z" w16du:dateUtc="2026-09-26T01:13:00Z">
              <w:tcPr>
                <w:tcW w:w="1915" w:type="dxa"/>
              </w:tcPr>
            </w:tcPrChange>
          </w:tcPr>
          <w:p w14:paraId="00419326" w14:textId="77777777" w:rsidR="00301258" w:rsidRPr="00301258" w:rsidRDefault="00301258" w:rsidP="009178B1">
            <w:pPr>
              <w:rPr>
                <w:rFonts w:asciiTheme="majorHAnsi" w:eastAsia="Times New Roman" w:hAnsiTheme="majorHAnsi" w:cs="Tahoma"/>
              </w:rPr>
            </w:pPr>
          </w:p>
        </w:tc>
      </w:tr>
    </w:tbl>
    <w:p w14:paraId="74ED41A8" w14:textId="77777777" w:rsidR="00301258" w:rsidRPr="00E92BB9" w:rsidRDefault="00301258" w:rsidP="003D7D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-US"/>
          <w:rPrChange w:id="55" w:author="Elifnaz Sad" w:date="2026-09-25T21:13:00Z" w16du:dateUtc="2026-09-26T01:13:00Z">
            <w:rPr>
              <w:rFonts w:ascii="Calibri" w:eastAsia="Times New Roman" w:hAnsi="Calibri" w:cs="Tahoma"/>
              <w:sz w:val="24"/>
              <w:szCs w:val="24"/>
              <w:lang w:eastAsia="en-GB"/>
            </w:rPr>
          </w:rPrChange>
        </w:rPr>
        <w:pPrChange w:id="56" w:author="Elifnaz Sad" w:date="2026-09-25T21:13:00Z" w16du:dateUtc="2026-09-26T01:13:00Z">
          <w:pPr>
            <w:spacing w:after="0" w:line="240" w:lineRule="auto"/>
          </w:pPr>
        </w:pPrChange>
      </w:pPr>
    </w:p>
    <w:p w14:paraId="3C0910CC" w14:textId="2CCD896E" w:rsidR="003D7D7F" w:rsidRPr="00E92BB9" w:rsidRDefault="00E92BB9" w:rsidP="003D7D7F">
      <w:pPr>
        <w:autoSpaceDE w:val="0"/>
        <w:autoSpaceDN w:val="0"/>
        <w:adjustRightInd w:val="0"/>
        <w:spacing w:after="0" w:line="240" w:lineRule="auto"/>
        <w:rPr>
          <w:ins w:id="57" w:author="Elifnaz Sad" w:date="2026-09-25T21:13:00Z" w16du:dateUtc="2026-09-26T01:13:00Z"/>
          <w:rFonts w:ascii="Times New Roman" w:hAnsi="Times New Roman" w:cs="Times New Roman"/>
          <w:iCs/>
          <w:lang w:val="en-US"/>
        </w:rPr>
      </w:pPr>
      <w:ins w:id="58" w:author="Elifnaz Sad" w:date="2026-09-25T21:13:00Z" w16du:dateUtc="2026-09-26T01:13:00Z">
        <w:r>
          <w:rPr>
            <w:rFonts w:ascii="Times New Roman" w:hAnsi="Times New Roman" w:cs="Times New Roman"/>
            <w:iCs/>
            <w:lang w:val="en-US"/>
          </w:rPr>
          <w:t>Please check the boxes to c</w:t>
        </w:r>
        <w:r w:rsidRPr="00E92BB9">
          <w:rPr>
            <w:rFonts w:ascii="Times New Roman" w:hAnsi="Times New Roman" w:cs="Times New Roman"/>
            <w:iCs/>
            <w:lang w:val="en-US"/>
          </w:rPr>
          <w:t>onfirm th</w:t>
        </w:r>
        <w:r>
          <w:rPr>
            <w:rFonts w:ascii="Times New Roman" w:hAnsi="Times New Roman" w:cs="Times New Roman"/>
            <w:iCs/>
            <w:lang w:val="en-US"/>
          </w:rPr>
          <w:t>at you accept the statements below:</w:t>
        </w:r>
      </w:ins>
    </w:p>
    <w:p w14:paraId="42D648B0" w14:textId="77777777" w:rsidR="003D7D7F" w:rsidRPr="00E92BB9" w:rsidRDefault="003D7D7F" w:rsidP="003D7D7F">
      <w:pPr>
        <w:autoSpaceDE w:val="0"/>
        <w:autoSpaceDN w:val="0"/>
        <w:adjustRightInd w:val="0"/>
        <w:spacing w:after="0" w:line="240" w:lineRule="auto"/>
        <w:rPr>
          <w:ins w:id="59" w:author="Elifnaz Sad" w:date="2026-09-25T21:13:00Z" w16du:dateUtc="2026-09-26T01:13:00Z"/>
          <w:rFonts w:ascii="Times New Roman" w:hAnsi="Times New Roman" w:cs="Times New Roman"/>
          <w:lang w:val="en-US"/>
        </w:rPr>
      </w:pPr>
    </w:p>
    <w:p w14:paraId="4CFCB81A" w14:textId="77777777" w:rsidR="00301258" w:rsidRDefault="00301258" w:rsidP="009178B1">
      <w:pPr>
        <w:spacing w:after="0" w:line="240" w:lineRule="auto"/>
        <w:rPr>
          <w:del w:id="60" w:author="Elifnaz Sad" w:date="2026-09-25T21:13:00Z" w16du:dateUtc="2026-09-26T01:13:00Z"/>
          <w:rFonts w:ascii="Calibri" w:eastAsia="Times New Roman" w:hAnsi="Calibri" w:cs="Tahoma"/>
          <w:sz w:val="24"/>
          <w:szCs w:val="24"/>
          <w:lang w:eastAsia="en-GB"/>
        </w:rPr>
      </w:pPr>
    </w:p>
    <w:p w14:paraId="162F90D8" w14:textId="77777777" w:rsidR="00301258" w:rsidRDefault="00301258" w:rsidP="009178B1">
      <w:pPr>
        <w:spacing w:after="0" w:line="240" w:lineRule="auto"/>
        <w:rPr>
          <w:del w:id="61" w:author="Elifnaz Sad" w:date="2026-09-25T21:13:00Z" w16du:dateUtc="2026-09-26T01:13:00Z"/>
          <w:rFonts w:ascii="Calibri" w:eastAsia="Times New Roman" w:hAnsi="Calibri" w:cs="Tahoma"/>
          <w:sz w:val="24"/>
          <w:szCs w:val="24"/>
          <w:lang w:eastAsia="en-GB"/>
        </w:rPr>
      </w:pPr>
    </w:p>
    <w:p w14:paraId="39D46850" w14:textId="77777777" w:rsidR="009178B1" w:rsidRDefault="009178B1" w:rsidP="009178B1">
      <w:pPr>
        <w:spacing w:after="0" w:line="240" w:lineRule="auto"/>
        <w:rPr>
          <w:del w:id="62" w:author="Elifnaz Sad" w:date="2026-09-25T21:13:00Z" w16du:dateUtc="2026-09-26T01:13:00Z"/>
          <w:rFonts w:ascii="Calibri" w:eastAsia="Times New Roman" w:hAnsi="Calibri" w:cs="Tahoma"/>
          <w:sz w:val="24"/>
          <w:szCs w:val="24"/>
          <w:lang w:eastAsia="en-GB"/>
        </w:rPr>
      </w:pPr>
      <w:del w:id="63" w:author="Elifnaz Sad" w:date="2026-09-25T21:13:00Z" w16du:dateUtc="2026-09-26T01:13:00Z">
        <w:r w:rsidRPr="009178B1">
          <w:rPr>
            <w:rFonts w:ascii="Calibri" w:eastAsia="Times New Roman" w:hAnsi="Calibri" w:cs="Tahoma"/>
            <w:sz w:val="24"/>
            <w:szCs w:val="24"/>
            <w:lang w:eastAsia="en-GB"/>
          </w:rPr>
          <w:delText>Internet filtering change request</w:delText>
        </w:r>
      </w:del>
    </w:p>
    <w:p w14:paraId="24B2A798" w14:textId="77777777" w:rsidR="00301258" w:rsidRDefault="00301258" w:rsidP="009178B1">
      <w:pPr>
        <w:spacing w:after="0" w:line="240" w:lineRule="auto"/>
        <w:rPr>
          <w:del w:id="64" w:author="Elifnaz Sad" w:date="2026-09-25T21:13:00Z" w16du:dateUtc="2026-09-26T01:13:00Z"/>
          <w:rFonts w:ascii="Calibri" w:eastAsia="Times New Roman" w:hAnsi="Calibri" w:cs="Tahoma"/>
          <w:sz w:val="24"/>
          <w:szCs w:val="24"/>
          <w:lang w:eastAsia="en-GB"/>
        </w:rPr>
      </w:pPr>
    </w:p>
    <w:p w14:paraId="74D44696" w14:textId="77777777" w:rsidR="00301258" w:rsidRPr="009178B1" w:rsidRDefault="00301258" w:rsidP="009178B1">
      <w:pPr>
        <w:spacing w:after="0" w:line="240" w:lineRule="auto"/>
        <w:rPr>
          <w:del w:id="65" w:author="Elifnaz Sad" w:date="2026-09-25T21:13:00Z" w16du:dateUtc="2026-09-26T01:13:00Z"/>
          <w:rFonts w:asciiTheme="majorHAnsi" w:eastAsia="Times New Roman" w:hAnsiTheme="majorHAnsi" w:cs="Tahoma"/>
          <w:sz w:val="24"/>
          <w:szCs w:val="24"/>
          <w:lang w:eastAsia="en-GB"/>
        </w:rPr>
      </w:pPr>
      <w:del w:id="66" w:author="Elifnaz Sad" w:date="2026-09-25T21:13:00Z" w16du:dateUtc="2026-09-26T01:13:00Z">
        <w:r w:rsidRPr="00540398">
          <w:rPr>
            <w:rFonts w:asciiTheme="majorHAnsi" w:eastAsia="Times New Roman" w:hAnsiTheme="majorHAnsi" w:cs="Tahoma"/>
            <w:sz w:val="24"/>
            <w:szCs w:val="24"/>
            <w:lang w:eastAsia="en-GB"/>
          </w:rPr>
          <w:delText xml:space="preserve">All filtering change requests submitted by staff must be </w:delText>
        </w:r>
        <w:r w:rsidR="00540398" w:rsidRPr="00540398">
          <w:rPr>
            <w:rFonts w:asciiTheme="majorHAnsi" w:eastAsia="Times New Roman" w:hAnsiTheme="majorHAnsi" w:cs="Tahoma"/>
            <w:sz w:val="24"/>
            <w:szCs w:val="24"/>
            <w:lang w:eastAsia="en-GB"/>
          </w:rPr>
          <w:delText>recorded by the e-Safety lead, authorised, and submitted to the Network Manager or support organisation for completion</w:delText>
        </w:r>
      </w:del>
    </w:p>
    <w:p w14:paraId="0EA4D691" w14:textId="77777777" w:rsidR="009178B1" w:rsidRPr="009178B1" w:rsidRDefault="009178B1" w:rsidP="009178B1">
      <w:pPr>
        <w:spacing w:after="0" w:line="240" w:lineRule="auto"/>
        <w:rPr>
          <w:del w:id="67" w:author="Elifnaz Sad" w:date="2026-09-25T21:13:00Z" w16du:dateUtc="2026-09-26T01:13:00Z"/>
          <w:rFonts w:ascii="Tahoma" w:eastAsia="Times New Roman" w:hAnsi="Tahoma" w:cs="Tahoma"/>
          <w:lang w:eastAsia="en-GB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717"/>
        <w:gridCol w:w="630"/>
        <w:gridCol w:w="2262"/>
        <w:gridCol w:w="1791"/>
        <w:gridCol w:w="1758"/>
        <w:gridCol w:w="1427"/>
        <w:gridCol w:w="1304"/>
        <w:tblGridChange w:id="68">
          <w:tblGrid>
            <w:gridCol w:w="5"/>
            <w:gridCol w:w="717"/>
            <w:gridCol w:w="630"/>
            <w:gridCol w:w="2192"/>
            <w:gridCol w:w="70"/>
            <w:gridCol w:w="1064"/>
            <w:gridCol w:w="727"/>
            <w:gridCol w:w="1758"/>
            <w:gridCol w:w="917"/>
            <w:gridCol w:w="510"/>
            <w:gridCol w:w="1049"/>
            <w:gridCol w:w="255"/>
            <w:gridCol w:w="1446"/>
            <w:gridCol w:w="1701"/>
            <w:gridCol w:w="1560"/>
          </w:tblGrid>
        </w:tblGridChange>
      </w:tblGrid>
      <w:tr w:rsidR="003D7D7F" w:rsidRPr="00E92BB9" w14:paraId="6BE7E6C5" w14:textId="77777777" w:rsidTr="00627BAA">
        <w:trPr>
          <w:ins w:id="69" w:author="Elifnaz Sad" w:date="2026-09-25T21:13:00Z" w16du:dateUtc="2026-09-26T01:13:00Z"/>
        </w:trPr>
        <w:tc>
          <w:tcPr>
            <w:tcW w:w="675" w:type="dxa"/>
            <w:gridSpan w:val="2"/>
            <w:vAlign w:val="center"/>
          </w:tcPr>
          <w:p w14:paraId="1DB75F59" w14:textId="77777777" w:rsidR="003D7D7F" w:rsidRPr="00E92BB9" w:rsidRDefault="00A51B2E" w:rsidP="00A51B2E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ins w:id="70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71" w:author="Elifnaz Sad" w:date="2026-09-25T21:13:00Z" w16du:dateUtc="2026-09-26T01:13:00Z">
              <w:r w:rsidRPr="00E92BB9">
                <w:rPr>
                  <w:rFonts w:ascii="Times New Roman" w:hAnsi="Times New Roman"/>
                  <w:lang w:val="en-US"/>
                </w:rPr>
                <w:fldChar w:fldCharType="begin">
                  <w:ffData>
                    <w:name w:val="Onay9"/>
                    <w:enabled/>
                    <w:calcOnExit w:val="0"/>
                    <w:checkBox>
                      <w:sizeAuto/>
                      <w:default w:val="0"/>
                    </w:checkBox>
                  </w:ffData>
                </w:fldChar>
              </w:r>
              <w:r w:rsidRPr="00E92BB9">
                <w:rPr>
                  <w:rFonts w:ascii="Times New Roman" w:hAnsi="Times New Roman"/>
                  <w:lang w:val="en-US"/>
                </w:rPr>
                <w:instrText xml:space="preserve"> FORMCHECKBOX </w:instrText>
              </w:r>
              <w:r w:rsidRPr="00E92BB9">
                <w:rPr>
                  <w:rFonts w:ascii="Times New Roman" w:hAnsi="Times New Roman"/>
                  <w:lang w:val="en-US"/>
                </w:rPr>
              </w:r>
              <w:r w:rsidRPr="00E92BB9">
                <w:rPr>
                  <w:rFonts w:ascii="Times New Roman" w:hAnsi="Times New Roman"/>
                  <w:lang w:val="en-US"/>
                </w:rPr>
                <w:fldChar w:fldCharType="separate"/>
              </w:r>
              <w:r w:rsidRPr="00E92BB9">
                <w:rPr>
                  <w:rFonts w:ascii="Times New Roman" w:hAnsi="Times New Roman"/>
                  <w:lang w:val="en-US"/>
                </w:rPr>
                <w:fldChar w:fldCharType="end"/>
              </w:r>
            </w:ins>
          </w:p>
        </w:tc>
        <w:tc>
          <w:tcPr>
            <w:tcW w:w="9214" w:type="dxa"/>
            <w:gridSpan w:val="5"/>
          </w:tcPr>
          <w:p w14:paraId="1ED1A65C" w14:textId="77777777" w:rsidR="00374192" w:rsidRPr="00E92BB9" w:rsidRDefault="00D05B1B" w:rsidP="00863300">
            <w:pPr>
              <w:autoSpaceDE w:val="0"/>
              <w:autoSpaceDN w:val="0"/>
              <w:adjustRightInd w:val="0"/>
              <w:spacing w:before="120" w:after="120"/>
              <w:rPr>
                <w:ins w:id="72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73" w:author="Elifnaz Sad" w:date="2026-09-25T21:13:00Z" w16du:dateUtc="2026-09-26T01:13:00Z">
              <w:r w:rsidRPr="00D05B1B">
                <w:rPr>
                  <w:rFonts w:ascii="Times New Roman" w:hAnsi="Times New Roman"/>
                  <w:lang w:val="en-US"/>
                </w:rPr>
                <w:t xml:space="preserve">The </w:t>
              </w:r>
              <w:r>
                <w:rPr>
                  <w:rFonts w:ascii="Times New Roman" w:hAnsi="Times New Roman"/>
                  <w:lang w:val="en-US"/>
                </w:rPr>
                <w:t>manuscript</w:t>
              </w:r>
              <w:r w:rsidRPr="00D05B1B">
                <w:rPr>
                  <w:rFonts w:ascii="Times New Roman" w:hAnsi="Times New Roman"/>
                  <w:lang w:val="en-US"/>
                </w:rPr>
                <w:t xml:space="preserve"> is original and has not been previously published elsewhere with the same content or </w:t>
              </w:r>
              <w:r>
                <w:rPr>
                  <w:rFonts w:ascii="Times New Roman" w:hAnsi="Times New Roman"/>
                  <w:lang w:val="en-US"/>
                </w:rPr>
                <w:t xml:space="preserve">has not been submitted </w:t>
              </w:r>
              <w:r w:rsidRPr="00D05B1B">
                <w:rPr>
                  <w:rFonts w:ascii="Times New Roman" w:hAnsi="Times New Roman"/>
                  <w:lang w:val="en-US"/>
                </w:rPr>
                <w:t>to be published elsewhere at the same time.</w:t>
              </w:r>
            </w:ins>
          </w:p>
        </w:tc>
      </w:tr>
      <w:tr w:rsidR="00863300" w:rsidRPr="00E92BB9" w14:paraId="56AE6D85" w14:textId="77777777" w:rsidTr="00627BAA">
        <w:trPr>
          <w:ins w:id="74" w:author="Elifnaz Sad" w:date="2026-09-25T21:13:00Z" w16du:dateUtc="2026-09-26T01:13:00Z"/>
        </w:trPr>
        <w:tc>
          <w:tcPr>
            <w:tcW w:w="675" w:type="dxa"/>
            <w:gridSpan w:val="2"/>
            <w:vAlign w:val="center"/>
          </w:tcPr>
          <w:p w14:paraId="3A8CFB1E" w14:textId="77777777" w:rsidR="00863300" w:rsidRPr="00E92BB9" w:rsidRDefault="00863300" w:rsidP="00A51B2E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ins w:id="75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76" w:author="Elifnaz Sad" w:date="2026-09-25T21:13:00Z" w16du:dateUtc="2026-09-26T01:13:00Z">
              <w:r w:rsidRPr="00E92BB9">
                <w:rPr>
                  <w:rFonts w:ascii="Times New Roman" w:hAnsi="Times New Roman"/>
                  <w:lang w:val="en-US"/>
                </w:rPr>
                <w:fldChar w:fldCharType="begin">
                  <w:ffData>
                    <w:name w:val="Onay9"/>
                    <w:enabled/>
                    <w:calcOnExit w:val="0"/>
                    <w:checkBox>
                      <w:sizeAuto/>
                      <w:default w:val="0"/>
                    </w:checkBox>
                  </w:ffData>
                </w:fldChar>
              </w:r>
              <w:r w:rsidRPr="00E92BB9">
                <w:rPr>
                  <w:rFonts w:ascii="Times New Roman" w:hAnsi="Times New Roman"/>
                  <w:lang w:val="en-US"/>
                </w:rPr>
                <w:instrText xml:space="preserve"> FORMCHECKBOX </w:instrText>
              </w:r>
              <w:r w:rsidRPr="00E92BB9">
                <w:rPr>
                  <w:rFonts w:ascii="Times New Roman" w:hAnsi="Times New Roman"/>
                  <w:lang w:val="en-US"/>
                </w:rPr>
              </w:r>
              <w:r w:rsidRPr="00E92BB9">
                <w:rPr>
                  <w:rFonts w:ascii="Times New Roman" w:hAnsi="Times New Roman"/>
                  <w:lang w:val="en-US"/>
                </w:rPr>
                <w:fldChar w:fldCharType="separate"/>
              </w:r>
              <w:r w:rsidRPr="00E92BB9">
                <w:rPr>
                  <w:rFonts w:ascii="Times New Roman" w:hAnsi="Times New Roman"/>
                  <w:lang w:val="en-US"/>
                </w:rPr>
                <w:fldChar w:fldCharType="end"/>
              </w:r>
            </w:ins>
          </w:p>
        </w:tc>
        <w:tc>
          <w:tcPr>
            <w:tcW w:w="9214" w:type="dxa"/>
            <w:gridSpan w:val="5"/>
          </w:tcPr>
          <w:p w14:paraId="4D8A88C9" w14:textId="77777777" w:rsidR="00863300" w:rsidRPr="00E92BB9" w:rsidRDefault="009E28E3" w:rsidP="00863300">
            <w:pPr>
              <w:autoSpaceDE w:val="0"/>
              <w:autoSpaceDN w:val="0"/>
              <w:adjustRightInd w:val="0"/>
              <w:spacing w:before="120" w:after="120"/>
              <w:rPr>
                <w:ins w:id="77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78" w:author="Elifnaz Sad" w:date="2026-09-25T21:13:00Z" w16du:dateUtc="2026-09-26T01:13:00Z">
              <w:r w:rsidRPr="009E28E3">
                <w:rPr>
                  <w:rFonts w:ascii="Times New Roman" w:hAnsi="Times New Roman"/>
                  <w:lang w:val="en-US"/>
                </w:rPr>
                <w:t xml:space="preserve">All authors </w:t>
              </w:r>
              <w:r>
                <w:rPr>
                  <w:rFonts w:ascii="Times New Roman" w:hAnsi="Times New Roman"/>
                  <w:lang w:val="en-US"/>
                </w:rPr>
                <w:t xml:space="preserve">contributed significantly to </w:t>
              </w:r>
              <w:r w:rsidRPr="009E28E3">
                <w:rPr>
                  <w:rFonts w:ascii="Times New Roman" w:hAnsi="Times New Roman"/>
                  <w:lang w:val="en-US"/>
                </w:rPr>
                <w:t xml:space="preserve">the </w:t>
              </w:r>
              <w:r>
                <w:rPr>
                  <w:rFonts w:ascii="Times New Roman" w:hAnsi="Times New Roman"/>
                  <w:lang w:val="en-US"/>
                </w:rPr>
                <w:t>manuscript</w:t>
              </w:r>
              <w:r w:rsidR="00863300" w:rsidRPr="00E92BB9">
                <w:rPr>
                  <w:rFonts w:ascii="Times New Roman" w:hAnsi="Times New Roman"/>
                  <w:lang w:val="en-US"/>
                </w:rPr>
                <w:t>.</w:t>
              </w:r>
            </w:ins>
          </w:p>
        </w:tc>
      </w:tr>
      <w:tr w:rsidR="003D7D7F" w:rsidRPr="00E92BB9" w14:paraId="175813BF" w14:textId="77777777" w:rsidTr="00627BAA">
        <w:trPr>
          <w:ins w:id="79" w:author="Elifnaz Sad" w:date="2026-09-25T21:13:00Z" w16du:dateUtc="2026-09-26T01:13:00Z"/>
        </w:trPr>
        <w:tc>
          <w:tcPr>
            <w:tcW w:w="675" w:type="dxa"/>
            <w:gridSpan w:val="2"/>
            <w:vAlign w:val="center"/>
          </w:tcPr>
          <w:p w14:paraId="7CAC73BC" w14:textId="77777777" w:rsidR="003D7D7F" w:rsidRDefault="00A51B2E" w:rsidP="00091238">
            <w:pPr>
              <w:autoSpaceDE w:val="0"/>
              <w:autoSpaceDN w:val="0"/>
              <w:adjustRightInd w:val="0"/>
              <w:jc w:val="center"/>
              <w:rPr>
                <w:ins w:id="80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81" w:author="Elifnaz Sad" w:date="2026-09-25T21:13:00Z" w16du:dateUtc="2026-09-26T01:13:00Z">
              <w:r w:rsidRPr="00E92BB9">
                <w:rPr>
                  <w:rFonts w:ascii="Times New Roman" w:hAnsi="Times New Roman"/>
                  <w:lang w:val="en-US"/>
                </w:rPr>
                <w:fldChar w:fldCharType="begin">
                  <w:ffData>
                    <w:name w:val="Onay9"/>
                    <w:enabled/>
                    <w:calcOnExit w:val="0"/>
                    <w:checkBox>
                      <w:sizeAuto/>
                      <w:default w:val="0"/>
                    </w:checkBox>
                  </w:ffData>
                </w:fldChar>
              </w:r>
              <w:r w:rsidRPr="00E92BB9">
                <w:rPr>
                  <w:rFonts w:ascii="Times New Roman" w:hAnsi="Times New Roman"/>
                  <w:lang w:val="en-US"/>
                </w:rPr>
                <w:instrText xml:space="preserve"> FORMCHECKBOX </w:instrText>
              </w:r>
              <w:r w:rsidRPr="00E92BB9">
                <w:rPr>
                  <w:rFonts w:ascii="Times New Roman" w:hAnsi="Times New Roman"/>
                  <w:lang w:val="en-US"/>
                </w:rPr>
              </w:r>
              <w:r w:rsidRPr="00E92BB9">
                <w:rPr>
                  <w:rFonts w:ascii="Times New Roman" w:hAnsi="Times New Roman"/>
                  <w:lang w:val="en-US"/>
                </w:rPr>
                <w:fldChar w:fldCharType="separate"/>
              </w:r>
              <w:r w:rsidRPr="00E92BB9">
                <w:rPr>
                  <w:rFonts w:ascii="Times New Roman" w:hAnsi="Times New Roman"/>
                  <w:lang w:val="en-US"/>
                </w:rPr>
                <w:fldChar w:fldCharType="end"/>
              </w:r>
            </w:ins>
          </w:p>
          <w:p w14:paraId="7EE0ED20" w14:textId="77777777" w:rsidR="009E28E3" w:rsidRPr="00E92BB9" w:rsidRDefault="009E28E3" w:rsidP="00091238">
            <w:pPr>
              <w:autoSpaceDE w:val="0"/>
              <w:autoSpaceDN w:val="0"/>
              <w:adjustRightInd w:val="0"/>
              <w:jc w:val="center"/>
              <w:rPr>
                <w:ins w:id="82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83" w:author="Elifnaz Sad" w:date="2026-09-25T21:13:00Z" w16du:dateUtc="2026-09-26T01:13:00Z">
              <w:r>
                <w:rPr>
                  <w:rFonts w:ascii="Times New Roman" w:hAnsi="Times New Roman"/>
                  <w:lang w:val="en-US"/>
                </w:rPr>
                <w:t>(Optional)</w:t>
              </w:r>
            </w:ins>
          </w:p>
        </w:tc>
        <w:tc>
          <w:tcPr>
            <w:tcW w:w="9214" w:type="dxa"/>
            <w:gridSpan w:val="5"/>
          </w:tcPr>
          <w:p w14:paraId="15F5F22B" w14:textId="77777777" w:rsidR="00374192" w:rsidRPr="00E92BB9" w:rsidRDefault="009E28E3" w:rsidP="00A51B2E">
            <w:pPr>
              <w:autoSpaceDE w:val="0"/>
              <w:autoSpaceDN w:val="0"/>
              <w:adjustRightInd w:val="0"/>
              <w:spacing w:before="120" w:after="120"/>
              <w:rPr>
                <w:ins w:id="84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85" w:author="Elifnaz Sad" w:date="2026-09-25T21:13:00Z" w16du:dateUtc="2026-09-26T01:13:00Z">
              <w:r>
                <w:rPr>
                  <w:rFonts w:ascii="Times New Roman" w:hAnsi="Times New Roman"/>
                  <w:lang w:val="en-US"/>
                </w:rPr>
                <w:t>I</w:t>
              </w:r>
              <w:r w:rsidRPr="009E28E3">
                <w:rPr>
                  <w:rFonts w:ascii="Times New Roman" w:hAnsi="Times New Roman"/>
                  <w:lang w:val="en-US"/>
                </w:rPr>
                <w:t xml:space="preserve">t is stated in the explanations at the end of the </w:t>
              </w:r>
              <w:r>
                <w:rPr>
                  <w:rFonts w:ascii="Times New Roman" w:hAnsi="Times New Roman"/>
                  <w:lang w:val="en-US"/>
                </w:rPr>
                <w:t>manuscript</w:t>
              </w:r>
              <w:r w:rsidRPr="009E28E3">
                <w:rPr>
                  <w:rFonts w:ascii="Times New Roman" w:hAnsi="Times New Roman"/>
                  <w:lang w:val="en-US"/>
                </w:rPr>
                <w:t xml:space="preserve"> </w:t>
              </w:r>
              <w:r>
                <w:rPr>
                  <w:rFonts w:ascii="Times New Roman" w:hAnsi="Times New Roman"/>
                  <w:lang w:val="en-US"/>
                </w:rPr>
                <w:t xml:space="preserve">that </w:t>
              </w:r>
              <w:r w:rsidRPr="009E28E3">
                <w:rPr>
                  <w:rFonts w:ascii="Times New Roman" w:hAnsi="Times New Roman"/>
                  <w:lang w:val="en-US"/>
                </w:rPr>
                <w:t xml:space="preserve">all or part of it was produced from a graduate thesis, </w:t>
              </w:r>
              <w:r>
                <w:rPr>
                  <w:rFonts w:ascii="Times New Roman" w:hAnsi="Times New Roman"/>
                  <w:lang w:val="en-US"/>
                </w:rPr>
                <w:t xml:space="preserve">or </w:t>
              </w:r>
              <w:r w:rsidRPr="009E28E3">
                <w:rPr>
                  <w:rFonts w:ascii="Times New Roman" w:hAnsi="Times New Roman"/>
                  <w:lang w:val="en-US"/>
                </w:rPr>
                <w:t>presented in a symposium or congress</w:t>
              </w:r>
              <w:r w:rsidR="00003E33" w:rsidRPr="00E92BB9">
                <w:rPr>
                  <w:rFonts w:ascii="Times New Roman" w:hAnsi="Times New Roman"/>
                  <w:lang w:val="en-US"/>
                </w:rPr>
                <w:t>.</w:t>
              </w:r>
            </w:ins>
          </w:p>
        </w:tc>
      </w:tr>
      <w:tr w:rsidR="003D7D7F" w:rsidRPr="00E92BB9" w14:paraId="00C77BAA" w14:textId="77777777" w:rsidTr="00627BAA">
        <w:trPr>
          <w:ins w:id="86" w:author="Elifnaz Sad" w:date="2026-09-25T21:13:00Z" w16du:dateUtc="2026-09-26T01:13:00Z"/>
        </w:trPr>
        <w:tc>
          <w:tcPr>
            <w:tcW w:w="675" w:type="dxa"/>
            <w:gridSpan w:val="2"/>
            <w:vAlign w:val="center"/>
          </w:tcPr>
          <w:p w14:paraId="28FA3BBD" w14:textId="77777777" w:rsidR="003D7D7F" w:rsidRPr="00E92BB9" w:rsidRDefault="00A51B2E" w:rsidP="00A51B2E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ins w:id="87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88" w:author="Elifnaz Sad" w:date="2026-09-25T21:13:00Z" w16du:dateUtc="2026-09-26T01:13:00Z">
              <w:r w:rsidRPr="00E92BB9">
                <w:rPr>
                  <w:rFonts w:ascii="Times New Roman" w:hAnsi="Times New Roman"/>
                  <w:lang w:val="en-US"/>
                </w:rPr>
                <w:lastRenderedPageBreak/>
                <w:fldChar w:fldCharType="begin">
                  <w:ffData>
                    <w:name w:val="Onay9"/>
                    <w:enabled/>
                    <w:calcOnExit w:val="0"/>
                    <w:checkBox>
                      <w:sizeAuto/>
                      <w:default w:val="0"/>
                    </w:checkBox>
                  </w:ffData>
                </w:fldChar>
              </w:r>
              <w:r w:rsidRPr="00E92BB9">
                <w:rPr>
                  <w:rFonts w:ascii="Times New Roman" w:hAnsi="Times New Roman"/>
                  <w:lang w:val="en-US"/>
                </w:rPr>
                <w:instrText xml:space="preserve"> FORMCHECKBOX </w:instrText>
              </w:r>
              <w:r w:rsidRPr="00E92BB9">
                <w:rPr>
                  <w:rFonts w:ascii="Times New Roman" w:hAnsi="Times New Roman"/>
                  <w:lang w:val="en-US"/>
                </w:rPr>
              </w:r>
              <w:r w:rsidRPr="00E92BB9">
                <w:rPr>
                  <w:rFonts w:ascii="Times New Roman" w:hAnsi="Times New Roman"/>
                  <w:lang w:val="en-US"/>
                </w:rPr>
                <w:fldChar w:fldCharType="separate"/>
              </w:r>
              <w:r w:rsidRPr="00E92BB9">
                <w:rPr>
                  <w:rFonts w:ascii="Times New Roman" w:hAnsi="Times New Roman"/>
                  <w:lang w:val="en-US"/>
                </w:rPr>
                <w:fldChar w:fldCharType="end"/>
              </w:r>
            </w:ins>
          </w:p>
        </w:tc>
        <w:tc>
          <w:tcPr>
            <w:tcW w:w="9214" w:type="dxa"/>
            <w:gridSpan w:val="5"/>
          </w:tcPr>
          <w:p w14:paraId="22D281BA" w14:textId="77777777" w:rsidR="00374192" w:rsidRPr="00E92BB9" w:rsidRDefault="009E28E3" w:rsidP="00A51B2E">
            <w:pPr>
              <w:autoSpaceDE w:val="0"/>
              <w:autoSpaceDN w:val="0"/>
              <w:adjustRightInd w:val="0"/>
              <w:spacing w:before="120" w:after="120"/>
              <w:rPr>
                <w:ins w:id="89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90" w:author="Elifnaz Sad" w:date="2026-09-25T21:13:00Z" w16du:dateUtc="2026-09-26T01:13:00Z">
              <w:r w:rsidRPr="009E28E3">
                <w:rPr>
                  <w:rFonts w:ascii="Times New Roman" w:hAnsi="Times New Roman"/>
                  <w:lang w:val="en-US"/>
                </w:rPr>
                <w:t xml:space="preserve">The </w:t>
              </w:r>
              <w:r>
                <w:rPr>
                  <w:rFonts w:ascii="Times New Roman" w:hAnsi="Times New Roman"/>
                  <w:lang w:val="en-US"/>
                </w:rPr>
                <w:t xml:space="preserve">manuscript </w:t>
              </w:r>
              <w:r w:rsidRPr="009E28E3">
                <w:rPr>
                  <w:rFonts w:ascii="Times New Roman" w:hAnsi="Times New Roman"/>
                  <w:lang w:val="en-US"/>
                </w:rPr>
                <w:t xml:space="preserve">is </w:t>
              </w:r>
              <w:r>
                <w:rPr>
                  <w:rFonts w:ascii="Times New Roman" w:hAnsi="Times New Roman"/>
                  <w:lang w:val="en-US"/>
                </w:rPr>
                <w:t xml:space="preserve">originally </w:t>
              </w:r>
              <w:r w:rsidRPr="009E28E3">
                <w:rPr>
                  <w:rFonts w:ascii="Times New Roman" w:hAnsi="Times New Roman"/>
                  <w:lang w:val="en-US"/>
                </w:rPr>
                <w:t xml:space="preserve">written by the author(s) and does not violate the intellectual property rights of </w:t>
              </w:r>
              <w:r>
                <w:rPr>
                  <w:rFonts w:ascii="Times New Roman" w:hAnsi="Times New Roman"/>
                  <w:lang w:val="en-US"/>
                </w:rPr>
                <w:t xml:space="preserve">any </w:t>
              </w:r>
              <w:r w:rsidRPr="009E28E3">
                <w:rPr>
                  <w:rFonts w:ascii="Times New Roman" w:hAnsi="Times New Roman"/>
                  <w:lang w:val="en-US"/>
                </w:rPr>
                <w:t xml:space="preserve">other </w:t>
              </w:r>
              <w:r>
                <w:rPr>
                  <w:rFonts w:ascii="Times New Roman" w:hAnsi="Times New Roman"/>
                  <w:lang w:val="en-US"/>
                </w:rPr>
                <w:t>parties</w:t>
              </w:r>
              <w:r w:rsidRPr="009E28E3">
                <w:rPr>
                  <w:rFonts w:ascii="Times New Roman" w:hAnsi="Times New Roman"/>
                  <w:lang w:val="en-US"/>
                </w:rPr>
                <w:t>.</w:t>
              </w:r>
            </w:ins>
          </w:p>
        </w:tc>
      </w:tr>
      <w:tr w:rsidR="003D7D7F" w:rsidRPr="00E92BB9" w14:paraId="12B466CE" w14:textId="77777777" w:rsidTr="00627BAA">
        <w:trPr>
          <w:ins w:id="91" w:author="Elifnaz Sad" w:date="2026-09-25T21:13:00Z" w16du:dateUtc="2026-09-26T01:13:00Z"/>
        </w:trPr>
        <w:tc>
          <w:tcPr>
            <w:tcW w:w="675" w:type="dxa"/>
            <w:gridSpan w:val="2"/>
            <w:vAlign w:val="center"/>
          </w:tcPr>
          <w:p w14:paraId="7FDFD9FB" w14:textId="77777777" w:rsidR="003D7D7F" w:rsidRPr="00E92BB9" w:rsidRDefault="00A51B2E" w:rsidP="00A51B2E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ins w:id="92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93" w:author="Elifnaz Sad" w:date="2026-09-25T21:13:00Z" w16du:dateUtc="2026-09-26T01:13:00Z">
              <w:r w:rsidRPr="00E92BB9">
                <w:rPr>
                  <w:rFonts w:ascii="Times New Roman" w:hAnsi="Times New Roman"/>
                  <w:lang w:val="en-US"/>
                </w:rPr>
                <w:fldChar w:fldCharType="begin">
                  <w:ffData>
                    <w:name w:val="Onay9"/>
                    <w:enabled/>
                    <w:calcOnExit w:val="0"/>
                    <w:checkBox>
                      <w:sizeAuto/>
                      <w:default w:val="0"/>
                    </w:checkBox>
                  </w:ffData>
                </w:fldChar>
              </w:r>
              <w:r w:rsidRPr="00E92BB9">
                <w:rPr>
                  <w:rFonts w:ascii="Times New Roman" w:hAnsi="Times New Roman"/>
                  <w:lang w:val="en-US"/>
                </w:rPr>
                <w:instrText xml:space="preserve"> FORMCHECKBOX </w:instrText>
              </w:r>
              <w:r w:rsidRPr="00E92BB9">
                <w:rPr>
                  <w:rFonts w:ascii="Times New Roman" w:hAnsi="Times New Roman"/>
                  <w:lang w:val="en-US"/>
                </w:rPr>
              </w:r>
              <w:r w:rsidRPr="00E92BB9">
                <w:rPr>
                  <w:rFonts w:ascii="Times New Roman" w:hAnsi="Times New Roman"/>
                  <w:lang w:val="en-US"/>
                </w:rPr>
                <w:fldChar w:fldCharType="separate"/>
              </w:r>
              <w:r w:rsidRPr="00E92BB9">
                <w:rPr>
                  <w:rFonts w:ascii="Times New Roman" w:hAnsi="Times New Roman"/>
                  <w:lang w:val="en-US"/>
                </w:rPr>
                <w:fldChar w:fldCharType="end"/>
              </w:r>
            </w:ins>
          </w:p>
        </w:tc>
        <w:tc>
          <w:tcPr>
            <w:tcW w:w="9214" w:type="dxa"/>
            <w:gridSpan w:val="5"/>
          </w:tcPr>
          <w:p w14:paraId="49BA7F59" w14:textId="77777777" w:rsidR="003D7D7F" w:rsidRPr="00E92BB9" w:rsidRDefault="00091238" w:rsidP="00A51B2E">
            <w:pPr>
              <w:autoSpaceDE w:val="0"/>
              <w:autoSpaceDN w:val="0"/>
              <w:adjustRightInd w:val="0"/>
              <w:spacing w:before="120" w:after="120"/>
              <w:rPr>
                <w:ins w:id="94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95" w:author="Elifnaz Sad" w:date="2026-09-25T21:13:00Z" w16du:dateUtc="2026-09-26T01:13:00Z">
              <w:r w:rsidRPr="00091238">
                <w:rPr>
                  <w:rFonts w:ascii="Times New Roman" w:hAnsi="Times New Roman"/>
                  <w:lang w:val="en-US"/>
                </w:rPr>
                <w:t xml:space="preserve">Responsibilities for all ethical and usage violations that may arise regarding the content of the </w:t>
              </w:r>
              <w:r>
                <w:rPr>
                  <w:rFonts w:ascii="Times New Roman" w:hAnsi="Times New Roman"/>
                  <w:lang w:val="en-US"/>
                </w:rPr>
                <w:t xml:space="preserve">manuscript </w:t>
              </w:r>
              <w:r w:rsidRPr="00091238">
                <w:rPr>
                  <w:rFonts w:ascii="Times New Roman" w:hAnsi="Times New Roman"/>
                  <w:lang w:val="en-US"/>
                </w:rPr>
                <w:t>belong to the author (s).</w:t>
              </w:r>
            </w:ins>
          </w:p>
        </w:tc>
      </w:tr>
      <w:tr w:rsidR="003D7D7F" w:rsidRPr="00E92BB9" w14:paraId="120B5096" w14:textId="77777777" w:rsidTr="00627BAA">
        <w:trPr>
          <w:ins w:id="96" w:author="Elifnaz Sad" w:date="2026-09-25T21:13:00Z" w16du:dateUtc="2026-09-26T01:13:00Z"/>
        </w:trPr>
        <w:tc>
          <w:tcPr>
            <w:tcW w:w="675" w:type="dxa"/>
            <w:gridSpan w:val="2"/>
            <w:vAlign w:val="center"/>
          </w:tcPr>
          <w:p w14:paraId="2DD8AEC6" w14:textId="77777777" w:rsidR="003D7D7F" w:rsidRPr="00E92BB9" w:rsidRDefault="00A51B2E" w:rsidP="00A51B2E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ins w:id="97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98" w:author="Elifnaz Sad" w:date="2026-09-25T21:13:00Z" w16du:dateUtc="2026-09-26T01:13:00Z">
              <w:r w:rsidRPr="00E92BB9">
                <w:rPr>
                  <w:rFonts w:ascii="Times New Roman" w:hAnsi="Times New Roman"/>
                  <w:lang w:val="en-US"/>
                </w:rPr>
                <w:fldChar w:fldCharType="begin">
                  <w:ffData>
                    <w:name w:val="Onay9"/>
                    <w:enabled/>
                    <w:calcOnExit w:val="0"/>
                    <w:checkBox>
                      <w:sizeAuto/>
                      <w:default w:val="0"/>
                    </w:checkBox>
                  </w:ffData>
                </w:fldChar>
              </w:r>
              <w:r w:rsidRPr="00E92BB9">
                <w:rPr>
                  <w:rFonts w:ascii="Times New Roman" w:hAnsi="Times New Roman"/>
                  <w:lang w:val="en-US"/>
                </w:rPr>
                <w:instrText xml:space="preserve"> FORMCHECKBOX </w:instrText>
              </w:r>
              <w:r w:rsidRPr="00E92BB9">
                <w:rPr>
                  <w:rFonts w:ascii="Times New Roman" w:hAnsi="Times New Roman"/>
                  <w:lang w:val="en-US"/>
                </w:rPr>
              </w:r>
              <w:r w:rsidRPr="00E92BB9">
                <w:rPr>
                  <w:rFonts w:ascii="Times New Roman" w:hAnsi="Times New Roman"/>
                  <w:lang w:val="en-US"/>
                </w:rPr>
                <w:fldChar w:fldCharType="separate"/>
              </w:r>
              <w:r w:rsidRPr="00E92BB9">
                <w:rPr>
                  <w:rFonts w:ascii="Times New Roman" w:hAnsi="Times New Roman"/>
                  <w:lang w:val="en-US"/>
                </w:rPr>
                <w:fldChar w:fldCharType="end"/>
              </w:r>
            </w:ins>
          </w:p>
        </w:tc>
        <w:tc>
          <w:tcPr>
            <w:tcW w:w="9214" w:type="dxa"/>
            <w:gridSpan w:val="5"/>
          </w:tcPr>
          <w:p w14:paraId="6CB5B5C6" w14:textId="77777777" w:rsidR="00374192" w:rsidRPr="00E92BB9" w:rsidRDefault="00091238" w:rsidP="00A51B2E">
            <w:pPr>
              <w:autoSpaceDE w:val="0"/>
              <w:autoSpaceDN w:val="0"/>
              <w:adjustRightInd w:val="0"/>
              <w:spacing w:before="120" w:after="120"/>
              <w:rPr>
                <w:ins w:id="99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100" w:author="Elifnaz Sad" w:date="2026-09-25T21:13:00Z" w16du:dateUtc="2026-09-26T01:13:00Z">
              <w:r w:rsidRPr="00091238">
                <w:rPr>
                  <w:rFonts w:ascii="Times New Roman" w:hAnsi="Times New Roman"/>
                  <w:lang w:val="en-US"/>
                </w:rPr>
                <w:t>All figures in the article were produced by the author (s), usage rights were purchased or referenced.</w:t>
              </w:r>
            </w:ins>
          </w:p>
        </w:tc>
      </w:tr>
      <w:tr w:rsidR="009178B1" w:rsidRPr="009178B1" w14:paraId="05DB7576" w14:textId="77777777" w:rsidTr="003E1ADB">
        <w:tblPrEx>
          <w:tblW w:w="9889" w:type="dxa"/>
          <w:tblPrExChange w:id="101" w:author="Elifnaz Sad" w:date="2026-09-25T21:13:00Z" w16du:dateUtc="2026-09-26T01:13:00Z">
            <w:tblPrEx>
              <w:tblW w:w="14601" w:type="dxa"/>
              <w:tblInd w:w="-5" w:type="dxa"/>
            </w:tblPrEx>
          </w:tblPrExChange>
        </w:tblPrEx>
        <w:tc>
          <w:tcPr>
            <w:tcW w:w="675" w:type="dxa"/>
            <w:vAlign w:val="center"/>
            <w:tcPrChange w:id="102" w:author="Elifnaz Sad" w:date="2026-09-25T21:13:00Z" w16du:dateUtc="2026-09-26T01:13:00Z">
              <w:tcPr>
                <w:tcW w:w="3544" w:type="dxa"/>
                <w:gridSpan w:val="4"/>
              </w:tcPr>
            </w:tcPrChange>
          </w:tcPr>
          <w:p w14:paraId="64C825B5" w14:textId="77777777" w:rsidR="009178B1" w:rsidRPr="00E92BB9" w:rsidRDefault="00A51B2E" w:rsidP="00A51B2E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lang w:val="en-US"/>
                <w:rPrChange w:id="103" w:author="Elifnaz Sad" w:date="2026-09-25T21:13:00Z" w16du:dateUtc="2026-09-26T01:13:00Z">
                  <w:rPr>
                    <w:rFonts w:ascii="Calibri Light" w:eastAsia="Times New Roman" w:hAnsi="Calibri Light" w:cs="Tahoma"/>
                  </w:rPr>
                </w:rPrChange>
              </w:rPr>
              <w:pPrChange w:id="104" w:author="Elifnaz Sad" w:date="2026-09-25T21:13:00Z" w16du:dateUtc="2026-09-26T01:13:00Z">
                <w:pPr/>
              </w:pPrChange>
            </w:pPr>
            <w:ins w:id="105" w:author="Elifnaz Sad" w:date="2026-09-25T21:13:00Z" w16du:dateUtc="2026-09-26T01:13:00Z">
              <w:r w:rsidRPr="00E92BB9">
                <w:rPr>
                  <w:rFonts w:ascii="Times New Roman" w:hAnsi="Times New Roman"/>
                  <w:lang w:val="en-US"/>
                </w:rPr>
                <w:fldChar w:fldCharType="begin">
                  <w:ffData>
                    <w:name w:val="Onay9"/>
                    <w:enabled/>
                    <w:calcOnExit w:val="0"/>
                    <w:checkBox>
                      <w:sizeAuto/>
                      <w:default w:val="0"/>
                    </w:checkBox>
                  </w:ffData>
                </w:fldChar>
              </w:r>
              <w:r w:rsidRPr="00E92BB9">
                <w:rPr>
                  <w:rFonts w:ascii="Times New Roman" w:hAnsi="Times New Roman"/>
                  <w:lang w:val="en-US"/>
                </w:rPr>
                <w:instrText xml:space="preserve"> FORMCHECKBOX </w:instrText>
              </w:r>
              <w:r w:rsidRPr="00E92BB9">
                <w:rPr>
                  <w:rFonts w:ascii="Times New Roman" w:hAnsi="Times New Roman"/>
                  <w:lang w:val="en-US"/>
                </w:rPr>
              </w:r>
              <w:r w:rsidRPr="00E92BB9">
                <w:rPr>
                  <w:rFonts w:ascii="Times New Roman" w:hAnsi="Times New Roman"/>
                  <w:lang w:val="en-US"/>
                </w:rPr>
                <w:fldChar w:fldCharType="separate"/>
              </w:r>
              <w:r w:rsidRPr="00E92BB9">
                <w:rPr>
                  <w:rFonts w:ascii="Times New Roman" w:hAnsi="Times New Roman"/>
                  <w:lang w:val="en-US"/>
                </w:rPr>
                <w:fldChar w:fldCharType="end"/>
              </w:r>
            </w:ins>
            <w:del w:id="106" w:author="Elifnaz Sad" w:date="2026-09-25T21:13:00Z" w16du:dateUtc="2026-09-26T01:13:00Z">
              <w:r w:rsidR="009178B1" w:rsidRPr="009178B1">
                <w:rPr>
                  <w:rFonts w:ascii="Calibri Light" w:eastAsia="Times New Roman" w:hAnsi="Calibri Light" w:cs="Tahoma"/>
                </w:rPr>
                <w:delText>URL</w:delText>
              </w:r>
            </w:del>
          </w:p>
        </w:tc>
        <w:tc>
          <w:tcPr>
            <w:tcW w:w="675" w:type="dxa"/>
            <w:vAlign w:val="center"/>
            <w:tcPrChange w:id="107" w:author="Elifnaz Sad" w:date="2026-09-25T21:13:00Z" w16du:dateUtc="2026-09-26T01:13:00Z">
              <w:tcPr>
                <w:tcW w:w="1134" w:type="dxa"/>
                <w:gridSpan w:val="2"/>
              </w:tcPr>
            </w:tcPrChange>
          </w:tcPr>
          <w:p w14:paraId="6D5B70F6" w14:textId="77777777" w:rsidR="009178B1" w:rsidRPr="009178B1" w:rsidRDefault="009178B1" w:rsidP="009178B1">
            <w:pPr>
              <w:rPr>
                <w:rFonts w:ascii="Calibri Light" w:eastAsia="Times New Roman" w:hAnsi="Calibri Light" w:cs="Tahoma"/>
              </w:rPr>
            </w:pPr>
            <w:del w:id="108" w:author="Elifnaz Sad" w:date="2026-09-25T21:13:00Z" w16du:dateUtc="2026-09-26T01:13:00Z">
              <w:r w:rsidRPr="009178B1">
                <w:rPr>
                  <w:rFonts w:ascii="Calibri Light" w:eastAsia="Times New Roman" w:hAnsi="Calibri Light" w:cs="Tahoma"/>
                </w:rPr>
                <w:delText>Date</w:delText>
              </w:r>
            </w:del>
          </w:p>
        </w:tc>
        <w:tc>
          <w:tcPr>
            <w:tcW w:w="9214" w:type="dxa"/>
            <w:vAlign w:val="center"/>
            <w:tcPrChange w:id="109" w:author="Elifnaz Sad" w:date="2026-09-25T21:13:00Z" w16du:dateUtc="2026-09-26T01:13:00Z">
              <w:tcPr>
                <w:tcW w:w="3402" w:type="dxa"/>
                <w:gridSpan w:val="3"/>
              </w:tcPr>
            </w:tcPrChange>
          </w:tcPr>
          <w:p w14:paraId="68096FE5" w14:textId="77777777" w:rsidR="009178B1" w:rsidRPr="00E92BB9" w:rsidRDefault="00091238" w:rsidP="00A827A1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Times New Roman" w:hAnsi="Times New Roman"/>
                <w:lang w:val="en-US"/>
                <w:rPrChange w:id="110" w:author="Elifnaz Sad" w:date="2026-09-25T21:13:00Z" w16du:dateUtc="2026-09-26T01:13:00Z">
                  <w:rPr>
                    <w:rFonts w:ascii="Calibri Light" w:eastAsia="Times New Roman" w:hAnsi="Calibri Light" w:cs="Tahoma"/>
                  </w:rPr>
                </w:rPrChange>
              </w:rPr>
              <w:pPrChange w:id="111" w:author="Elifnaz Sad" w:date="2026-09-25T21:13:00Z" w16du:dateUtc="2026-09-26T01:13:00Z">
                <w:pPr/>
              </w:pPrChange>
            </w:pPr>
            <w:ins w:id="112" w:author="Elifnaz Sad" w:date="2026-09-25T21:13:00Z" w16du:dateUtc="2026-09-26T01:13:00Z">
              <w:r w:rsidRPr="00091238">
                <w:rPr>
                  <w:rFonts w:ascii="Times New Roman" w:hAnsi="Times New Roman"/>
                  <w:lang w:val="en-US"/>
                </w:rPr>
                <w:t xml:space="preserve">The article was </w:t>
              </w:r>
              <w:r>
                <w:rPr>
                  <w:rFonts w:ascii="Times New Roman" w:hAnsi="Times New Roman"/>
                  <w:lang w:val="en-US"/>
                </w:rPr>
                <w:t>processed</w:t>
              </w:r>
              <w:r w:rsidRPr="00091238">
                <w:rPr>
                  <w:rFonts w:ascii="Times New Roman" w:hAnsi="Times New Roman"/>
                  <w:lang w:val="en-US"/>
                </w:rPr>
                <w:t xml:space="preserve"> with </w:t>
              </w:r>
              <w:r>
                <w:rPr>
                  <w:rFonts w:ascii="Times New Roman" w:hAnsi="Times New Roman"/>
                  <w:lang w:val="en-US"/>
                </w:rPr>
                <w:t xml:space="preserve">a </w:t>
              </w:r>
              <w:r w:rsidRPr="00091238">
                <w:rPr>
                  <w:rFonts w:ascii="Times New Roman" w:hAnsi="Times New Roman"/>
                  <w:lang w:val="en-US"/>
                </w:rPr>
                <w:t>similarity program and the similarity rate was found to be….%. If requested, the similarity report will be uploaded to the system.</w:t>
              </w:r>
            </w:ins>
            <w:del w:id="113" w:author="Elifnaz Sad" w:date="2026-09-25T21:13:00Z" w16du:dateUtc="2026-09-26T01:13:00Z">
              <w:r w:rsidR="009178B1" w:rsidRPr="009178B1">
                <w:rPr>
                  <w:rFonts w:ascii="Calibri Light" w:eastAsia="Times New Roman" w:hAnsi="Calibri Light" w:cs="Tahoma"/>
                </w:rPr>
                <w:delText>Description/ requested by</w:delText>
              </w:r>
            </w:del>
          </w:p>
        </w:tc>
        <w:tc>
          <w:tcPr>
            <w:tcW w:w="9214" w:type="dxa"/>
            <w:vAlign w:val="center"/>
            <w:tcPrChange w:id="114" w:author="Elifnaz Sad" w:date="2026-09-25T21:13:00Z" w16du:dateUtc="2026-09-26T01:13:00Z">
              <w:tcPr>
                <w:tcW w:w="1559" w:type="dxa"/>
                <w:gridSpan w:val="2"/>
              </w:tcPr>
            </w:tcPrChange>
          </w:tcPr>
          <w:p w14:paraId="4D169F00" w14:textId="77777777" w:rsidR="009178B1" w:rsidRPr="009178B1" w:rsidRDefault="009178B1" w:rsidP="009178B1">
            <w:pPr>
              <w:rPr>
                <w:rFonts w:ascii="Calibri Light" w:eastAsia="Times New Roman" w:hAnsi="Calibri Light" w:cs="Tahoma"/>
              </w:rPr>
            </w:pPr>
            <w:del w:id="115" w:author="Elifnaz Sad" w:date="2026-09-25T21:13:00Z" w16du:dateUtc="2026-09-26T01:13:00Z">
              <w:r w:rsidRPr="009178B1">
                <w:rPr>
                  <w:rFonts w:ascii="Calibri Light" w:eastAsia="Times New Roman" w:hAnsi="Calibri Light" w:cs="Tahoma"/>
                </w:rPr>
                <w:delText>Authorisation</w:delText>
              </w:r>
            </w:del>
          </w:p>
        </w:tc>
        <w:tc>
          <w:tcPr>
            <w:tcW w:w="9214" w:type="dxa"/>
            <w:vAlign w:val="center"/>
            <w:tcPrChange w:id="116" w:author="Elifnaz Sad" w:date="2026-09-25T21:13:00Z" w16du:dateUtc="2026-09-26T01:13:00Z">
              <w:tcPr>
                <w:tcW w:w="1701" w:type="dxa"/>
                <w:gridSpan w:val="2"/>
              </w:tcPr>
            </w:tcPrChange>
          </w:tcPr>
          <w:p w14:paraId="77DE91AC" w14:textId="77777777" w:rsidR="009178B1" w:rsidRPr="009178B1" w:rsidRDefault="009178B1" w:rsidP="009178B1">
            <w:pPr>
              <w:rPr>
                <w:rFonts w:ascii="Calibri Light" w:eastAsia="Times New Roman" w:hAnsi="Calibri Light" w:cs="Tahoma"/>
              </w:rPr>
            </w:pPr>
            <w:del w:id="117" w:author="Elifnaz Sad" w:date="2026-09-25T21:13:00Z" w16du:dateUtc="2026-09-26T01:13:00Z">
              <w:r w:rsidRPr="009178B1">
                <w:rPr>
                  <w:rFonts w:ascii="Calibri Light" w:eastAsia="Times New Roman" w:hAnsi="Calibri Light" w:cs="Tahoma"/>
                </w:rPr>
                <w:delText>Confirmation</w:delText>
              </w:r>
            </w:del>
          </w:p>
        </w:tc>
        <w:tc>
          <w:tcPr>
            <w:tcW w:w="9214" w:type="dxa"/>
            <w:vAlign w:val="center"/>
            <w:tcPrChange w:id="118" w:author="Elifnaz Sad" w:date="2026-09-25T21:13:00Z" w16du:dateUtc="2026-09-26T01:13:00Z">
              <w:tcPr>
                <w:tcW w:w="1701" w:type="dxa"/>
              </w:tcPr>
            </w:tcPrChange>
          </w:tcPr>
          <w:p w14:paraId="3087690C" w14:textId="77777777" w:rsidR="009178B1" w:rsidRPr="009178B1" w:rsidRDefault="009178B1" w:rsidP="009178B1">
            <w:pPr>
              <w:rPr>
                <w:rFonts w:ascii="Calibri Light" w:eastAsia="Times New Roman" w:hAnsi="Calibri Light" w:cs="Tahoma"/>
              </w:rPr>
            </w:pPr>
            <w:del w:id="119" w:author="Elifnaz Sad" w:date="2026-09-25T21:13:00Z" w16du:dateUtc="2026-09-26T01:13:00Z">
              <w:r w:rsidRPr="009178B1">
                <w:rPr>
                  <w:rFonts w:ascii="Calibri Light" w:eastAsia="Times New Roman" w:hAnsi="Calibri Light" w:cs="Tahoma"/>
                </w:rPr>
                <w:delText>Changed by</w:delText>
              </w:r>
            </w:del>
          </w:p>
        </w:tc>
        <w:tc>
          <w:tcPr>
            <w:tcW w:w="9214" w:type="dxa"/>
            <w:vAlign w:val="center"/>
            <w:tcPrChange w:id="120" w:author="Elifnaz Sad" w:date="2026-09-25T21:13:00Z" w16du:dateUtc="2026-09-26T01:13:00Z">
              <w:tcPr>
                <w:tcW w:w="1560" w:type="dxa"/>
              </w:tcPr>
            </w:tcPrChange>
          </w:tcPr>
          <w:p w14:paraId="55D5CB0C" w14:textId="77777777" w:rsidR="009178B1" w:rsidRPr="009178B1" w:rsidRDefault="009178B1" w:rsidP="009178B1">
            <w:pPr>
              <w:rPr>
                <w:rFonts w:ascii="Calibri Light" w:eastAsia="Times New Roman" w:hAnsi="Calibri Light" w:cs="Tahoma"/>
              </w:rPr>
            </w:pPr>
            <w:del w:id="121" w:author="Elifnaz Sad" w:date="2026-09-25T21:13:00Z" w16du:dateUtc="2026-09-26T01:13:00Z">
              <w:r w:rsidRPr="009178B1">
                <w:rPr>
                  <w:rFonts w:ascii="Calibri Light" w:eastAsia="Times New Roman" w:hAnsi="Calibri Light" w:cs="Tahoma"/>
                </w:rPr>
                <w:delText>Review date</w:delText>
              </w:r>
            </w:del>
          </w:p>
        </w:tc>
      </w:tr>
      <w:tr w:rsidR="009178B1" w:rsidRPr="009178B1" w14:paraId="3CE2529F" w14:textId="77777777" w:rsidTr="00301258">
        <w:trPr>
          <w:del w:id="122" w:author="Elifnaz Sad" w:date="2026-09-25T21:13:00Z" w16du:dateUtc="2026-09-26T01:13:00Z"/>
        </w:trPr>
        <w:tc>
          <w:tcPr>
            <w:tcW w:w="3544" w:type="dxa"/>
          </w:tcPr>
          <w:p w14:paraId="4F35EB23" w14:textId="77777777" w:rsidR="009178B1" w:rsidRPr="009178B1" w:rsidRDefault="009178B1" w:rsidP="009178B1">
            <w:pPr>
              <w:rPr>
                <w:del w:id="123" w:author="Elifnaz Sad" w:date="2026-09-25T21:13:00Z" w16du:dateUtc="2026-09-26T01:13:00Z"/>
                <w:rFonts w:ascii="Calibri Light" w:eastAsia="Times New Roman" w:hAnsi="Calibri Light" w:cs="Tahoma"/>
              </w:rPr>
            </w:pPr>
          </w:p>
        </w:tc>
        <w:tc>
          <w:tcPr>
            <w:tcW w:w="1134" w:type="dxa"/>
          </w:tcPr>
          <w:p w14:paraId="628A6B30" w14:textId="77777777" w:rsidR="009178B1" w:rsidRPr="009178B1" w:rsidRDefault="009178B1" w:rsidP="009178B1">
            <w:pPr>
              <w:rPr>
                <w:del w:id="124" w:author="Elifnaz Sad" w:date="2026-09-25T21:13:00Z" w16du:dateUtc="2026-09-26T01:13:00Z"/>
                <w:rFonts w:ascii="Calibri Light" w:eastAsia="Times New Roman" w:hAnsi="Calibri Light" w:cs="Tahoma"/>
              </w:rPr>
            </w:pPr>
          </w:p>
        </w:tc>
        <w:tc>
          <w:tcPr>
            <w:tcW w:w="3402" w:type="dxa"/>
          </w:tcPr>
          <w:p w14:paraId="733F0998" w14:textId="77777777" w:rsidR="009178B1" w:rsidRPr="009178B1" w:rsidRDefault="009178B1" w:rsidP="009178B1">
            <w:pPr>
              <w:rPr>
                <w:del w:id="125" w:author="Elifnaz Sad" w:date="2026-09-25T21:13:00Z" w16du:dateUtc="2026-09-26T01:13:00Z"/>
                <w:rFonts w:ascii="Calibri Light" w:eastAsia="Times New Roman" w:hAnsi="Calibri Light" w:cs="Tahoma"/>
              </w:rPr>
            </w:pPr>
          </w:p>
        </w:tc>
        <w:tc>
          <w:tcPr>
            <w:tcW w:w="1559" w:type="dxa"/>
          </w:tcPr>
          <w:p w14:paraId="54600168" w14:textId="77777777" w:rsidR="009178B1" w:rsidRPr="009178B1" w:rsidRDefault="009178B1" w:rsidP="009178B1">
            <w:pPr>
              <w:rPr>
                <w:del w:id="126" w:author="Elifnaz Sad" w:date="2026-09-25T21:13:00Z" w16du:dateUtc="2026-09-26T01:13:00Z"/>
                <w:rFonts w:ascii="Calibri Light" w:eastAsia="Times New Roman" w:hAnsi="Calibri Light" w:cs="Tahoma"/>
              </w:rPr>
            </w:pPr>
          </w:p>
        </w:tc>
        <w:tc>
          <w:tcPr>
            <w:tcW w:w="1701" w:type="dxa"/>
          </w:tcPr>
          <w:p w14:paraId="0222CFEC" w14:textId="77777777" w:rsidR="009178B1" w:rsidRPr="009178B1" w:rsidRDefault="009178B1" w:rsidP="009178B1">
            <w:pPr>
              <w:rPr>
                <w:del w:id="127" w:author="Elifnaz Sad" w:date="2026-09-25T21:13:00Z" w16du:dateUtc="2026-09-26T01:13:00Z"/>
                <w:rFonts w:ascii="Calibri Light" w:eastAsia="Times New Roman" w:hAnsi="Calibri Light" w:cs="Tahoma"/>
              </w:rPr>
            </w:pPr>
          </w:p>
        </w:tc>
        <w:tc>
          <w:tcPr>
            <w:tcW w:w="1701" w:type="dxa"/>
          </w:tcPr>
          <w:p w14:paraId="0C8F3BBF" w14:textId="77777777" w:rsidR="009178B1" w:rsidRPr="009178B1" w:rsidRDefault="009178B1" w:rsidP="009178B1">
            <w:pPr>
              <w:rPr>
                <w:del w:id="128" w:author="Elifnaz Sad" w:date="2026-09-25T21:13:00Z" w16du:dateUtc="2026-09-26T01:13:00Z"/>
                <w:rFonts w:ascii="Calibri Light" w:eastAsia="Times New Roman" w:hAnsi="Calibri Light" w:cs="Tahoma"/>
              </w:rPr>
            </w:pPr>
          </w:p>
        </w:tc>
        <w:tc>
          <w:tcPr>
            <w:tcW w:w="1560" w:type="dxa"/>
          </w:tcPr>
          <w:p w14:paraId="6DF3CBE7" w14:textId="77777777" w:rsidR="009178B1" w:rsidRPr="009178B1" w:rsidRDefault="009178B1" w:rsidP="009178B1">
            <w:pPr>
              <w:rPr>
                <w:del w:id="129" w:author="Elifnaz Sad" w:date="2026-09-25T21:13:00Z" w16du:dateUtc="2026-09-26T01:13:00Z"/>
                <w:rFonts w:ascii="Calibri Light" w:eastAsia="Times New Roman" w:hAnsi="Calibri Light" w:cs="Tahoma"/>
              </w:rPr>
            </w:pPr>
          </w:p>
        </w:tc>
      </w:tr>
      <w:tr w:rsidR="009178B1" w:rsidRPr="009178B1" w14:paraId="4771D7F2" w14:textId="77777777" w:rsidTr="00301258">
        <w:trPr>
          <w:del w:id="130" w:author="Elifnaz Sad" w:date="2026-09-25T21:13:00Z" w16du:dateUtc="2026-09-26T01:13:00Z"/>
        </w:trPr>
        <w:tc>
          <w:tcPr>
            <w:tcW w:w="3544" w:type="dxa"/>
          </w:tcPr>
          <w:p w14:paraId="5188761A" w14:textId="77777777" w:rsidR="009178B1" w:rsidRPr="009178B1" w:rsidRDefault="009178B1" w:rsidP="009178B1">
            <w:pPr>
              <w:rPr>
                <w:del w:id="131" w:author="Elifnaz Sad" w:date="2026-09-25T21:13:00Z" w16du:dateUtc="2026-09-26T01:13:00Z"/>
                <w:rFonts w:ascii="Calibri Light" w:eastAsia="Times New Roman" w:hAnsi="Calibri Light" w:cs="Tahoma"/>
              </w:rPr>
            </w:pPr>
          </w:p>
        </w:tc>
        <w:tc>
          <w:tcPr>
            <w:tcW w:w="1134" w:type="dxa"/>
          </w:tcPr>
          <w:p w14:paraId="7B27A333" w14:textId="77777777" w:rsidR="009178B1" w:rsidRPr="009178B1" w:rsidRDefault="009178B1" w:rsidP="009178B1">
            <w:pPr>
              <w:rPr>
                <w:del w:id="132" w:author="Elifnaz Sad" w:date="2026-09-25T21:13:00Z" w16du:dateUtc="2026-09-26T01:13:00Z"/>
                <w:rFonts w:ascii="Calibri Light" w:eastAsia="Times New Roman" w:hAnsi="Calibri Light" w:cs="Tahoma"/>
              </w:rPr>
            </w:pPr>
          </w:p>
        </w:tc>
        <w:tc>
          <w:tcPr>
            <w:tcW w:w="3402" w:type="dxa"/>
          </w:tcPr>
          <w:p w14:paraId="3AACE0FA" w14:textId="77777777" w:rsidR="009178B1" w:rsidRPr="009178B1" w:rsidRDefault="009178B1" w:rsidP="009178B1">
            <w:pPr>
              <w:rPr>
                <w:del w:id="133" w:author="Elifnaz Sad" w:date="2026-09-25T21:13:00Z" w16du:dateUtc="2026-09-26T01:13:00Z"/>
                <w:rFonts w:ascii="Calibri Light" w:eastAsia="Times New Roman" w:hAnsi="Calibri Light" w:cs="Tahoma"/>
              </w:rPr>
            </w:pPr>
          </w:p>
        </w:tc>
        <w:tc>
          <w:tcPr>
            <w:tcW w:w="1559" w:type="dxa"/>
          </w:tcPr>
          <w:p w14:paraId="153F9DA1" w14:textId="77777777" w:rsidR="009178B1" w:rsidRPr="009178B1" w:rsidRDefault="009178B1" w:rsidP="009178B1">
            <w:pPr>
              <w:rPr>
                <w:del w:id="134" w:author="Elifnaz Sad" w:date="2026-09-25T21:13:00Z" w16du:dateUtc="2026-09-26T01:13:00Z"/>
                <w:rFonts w:ascii="Calibri Light" w:eastAsia="Times New Roman" w:hAnsi="Calibri Light" w:cs="Tahoma"/>
              </w:rPr>
            </w:pPr>
          </w:p>
        </w:tc>
        <w:tc>
          <w:tcPr>
            <w:tcW w:w="1701" w:type="dxa"/>
          </w:tcPr>
          <w:p w14:paraId="448EF5EA" w14:textId="77777777" w:rsidR="009178B1" w:rsidRPr="009178B1" w:rsidRDefault="009178B1" w:rsidP="009178B1">
            <w:pPr>
              <w:rPr>
                <w:del w:id="135" w:author="Elifnaz Sad" w:date="2026-09-25T21:13:00Z" w16du:dateUtc="2026-09-26T01:13:00Z"/>
                <w:rFonts w:ascii="Calibri Light" w:eastAsia="Times New Roman" w:hAnsi="Calibri Light" w:cs="Tahoma"/>
              </w:rPr>
            </w:pPr>
          </w:p>
        </w:tc>
        <w:tc>
          <w:tcPr>
            <w:tcW w:w="1701" w:type="dxa"/>
          </w:tcPr>
          <w:p w14:paraId="3B7CF656" w14:textId="77777777" w:rsidR="009178B1" w:rsidRPr="009178B1" w:rsidRDefault="009178B1" w:rsidP="009178B1">
            <w:pPr>
              <w:rPr>
                <w:del w:id="136" w:author="Elifnaz Sad" w:date="2026-09-25T21:13:00Z" w16du:dateUtc="2026-09-26T01:13:00Z"/>
                <w:rFonts w:ascii="Calibri Light" w:eastAsia="Times New Roman" w:hAnsi="Calibri Light" w:cs="Tahoma"/>
              </w:rPr>
            </w:pPr>
          </w:p>
        </w:tc>
        <w:tc>
          <w:tcPr>
            <w:tcW w:w="1560" w:type="dxa"/>
          </w:tcPr>
          <w:p w14:paraId="44032366" w14:textId="77777777" w:rsidR="009178B1" w:rsidRPr="009178B1" w:rsidRDefault="009178B1" w:rsidP="009178B1">
            <w:pPr>
              <w:rPr>
                <w:del w:id="137" w:author="Elifnaz Sad" w:date="2026-09-25T21:13:00Z" w16du:dateUtc="2026-09-26T01:13:00Z"/>
                <w:rFonts w:ascii="Calibri Light" w:eastAsia="Times New Roman" w:hAnsi="Calibri Light" w:cs="Tahoma"/>
              </w:rPr>
            </w:pPr>
          </w:p>
        </w:tc>
      </w:tr>
    </w:tbl>
    <w:p w14:paraId="75763B39" w14:textId="77777777" w:rsidR="00146E8E" w:rsidRPr="00E92BB9" w:rsidRDefault="00146E8E" w:rsidP="00863300">
      <w:pPr>
        <w:spacing w:after="120"/>
        <w:jc w:val="both"/>
        <w:rPr>
          <w:rFonts w:ascii="Times New Roman" w:hAnsi="Times New Roman"/>
          <w:lang w:val="en-US"/>
          <w:rPrChange w:id="138" w:author="Elifnaz Sad" w:date="2026-09-25T21:13:00Z" w16du:dateUtc="2026-09-26T01:13:00Z">
            <w:rPr/>
          </w:rPrChange>
        </w:rPr>
        <w:pPrChange w:id="139" w:author="Elifnaz Sad" w:date="2026-09-25T21:13:00Z" w16du:dateUtc="2026-09-26T01:13:00Z">
          <w:pPr/>
        </w:pPrChange>
      </w:pPr>
    </w:p>
    <w:p w14:paraId="4164231E" w14:textId="7A154A11" w:rsidR="00056FE9" w:rsidRPr="00E92BB9" w:rsidRDefault="00091238" w:rsidP="003D7D7F">
      <w:pPr>
        <w:spacing w:after="120"/>
        <w:jc w:val="both"/>
        <w:rPr>
          <w:ins w:id="140" w:author="Elifnaz Sad" w:date="2026-09-25T21:13:00Z" w16du:dateUtc="2026-09-26T01:13:00Z"/>
          <w:rFonts w:ascii="Times New Roman" w:hAnsi="Times New Roman" w:cs="Times New Roman"/>
          <w:b/>
          <w:u w:val="single"/>
          <w:lang w:val="en-US"/>
        </w:rPr>
      </w:pPr>
      <w:ins w:id="141" w:author="Elifnaz Sad" w:date="2026-09-25T21:13:00Z" w16du:dateUtc="2026-09-26T01:13:00Z">
        <w:r>
          <w:rPr>
            <w:rFonts w:ascii="Times New Roman" w:hAnsi="Times New Roman" w:cs="Times New Roman"/>
            <w:b/>
            <w:u w:val="single"/>
            <w:lang w:val="en-US"/>
          </w:rPr>
          <w:t>Author(s)</w:t>
        </w:r>
      </w:ins>
    </w:p>
    <w:p w14:paraId="53CAF184" w14:textId="77777777" w:rsidR="00540398" w:rsidRDefault="00540398">
      <w:pPr>
        <w:rPr>
          <w:del w:id="142" w:author="Elifnaz Sad" w:date="2026-09-25T21:13:00Z" w16du:dateUtc="2026-09-26T01:13:00Z"/>
        </w:rPr>
      </w:pPr>
      <w:del w:id="143" w:author="Elifnaz Sad" w:date="2026-09-25T21:13:00Z" w16du:dateUtc="2026-09-26T01:13:00Z">
        <w:r>
          <w:br w:type="page"/>
        </w:r>
      </w:del>
    </w:p>
    <w:p w14:paraId="2BA03FE1" w14:textId="77777777" w:rsidR="009178B1" w:rsidRDefault="00540398">
      <w:pPr>
        <w:rPr>
          <w:del w:id="144" w:author="Elifnaz Sad" w:date="2026-09-25T21:13:00Z" w16du:dateUtc="2026-09-26T01:13:00Z"/>
        </w:rPr>
      </w:pPr>
      <w:del w:id="145" w:author="Elifnaz Sad" w:date="2026-09-25T21:13:00Z" w16du:dateUtc="2026-09-26T01:13:00Z">
        <w:r>
          <w:delText>Form x: e-Safety incident monitoring form</w:delText>
        </w:r>
      </w:del>
    </w:p>
    <w:tbl>
      <w:tblPr>
        <w:tblStyle w:val="TableGrid"/>
        <w:tblW w:w="10031" w:type="dxa"/>
        <w:tblLook w:val="04A0" w:firstRow="1" w:lastRow="0" w:firstColumn="1" w:lastColumn="0" w:noHBand="0" w:noVBand="1"/>
        <w:tblPrChange w:id="146" w:author="Elifnaz Sad" w:date="2026-09-25T21:13:00Z" w16du:dateUtc="2026-09-26T01:13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6198"/>
        <w:gridCol w:w="1993"/>
        <w:gridCol w:w="1840"/>
        <w:tblGridChange w:id="147">
          <w:tblGrid>
            <w:gridCol w:w="5376"/>
            <w:gridCol w:w="822"/>
            <w:gridCol w:w="1171"/>
            <w:gridCol w:w="822"/>
            <w:gridCol w:w="1018"/>
            <w:gridCol w:w="822"/>
          </w:tblGrid>
        </w:tblGridChange>
      </w:tblGrid>
      <w:tr w:rsidR="00835514" w14:paraId="3711F19C" w14:textId="7DEF3488" w:rsidTr="00091238">
        <w:trPr>
          <w:trPrChange w:id="148" w:author="Elifnaz Sad" w:date="2026-09-25T21:13:00Z" w16du:dateUtc="2026-09-26T01:13:00Z">
            <w:trPr>
              <w:gridAfter w:val="1"/>
            </w:trPr>
          </w:trPrChange>
        </w:trPr>
        <w:tc>
          <w:tcPr>
            <w:tcW w:w="6198" w:type="dxa"/>
            <w:tcPrChange w:id="149" w:author="Elifnaz Sad" w:date="2026-09-25T21:13:00Z" w16du:dateUtc="2026-09-26T01:13:00Z">
              <w:tcPr>
                <w:tcW w:w="9209" w:type="dxa"/>
              </w:tcPr>
            </w:tcPrChange>
          </w:tcPr>
          <w:p w14:paraId="3DBF55EF" w14:textId="77777777" w:rsidR="00835514" w:rsidRDefault="00835514" w:rsidP="00835514">
            <w:pPr>
              <w:spacing w:line="360" w:lineRule="auto"/>
              <w:rPr>
                <w:del w:id="150" w:author="Elifnaz Sad" w:date="2026-09-25T21:13:00Z" w16du:dateUtc="2026-09-26T01:13:00Z"/>
              </w:rPr>
            </w:pPr>
            <w:del w:id="151" w:author="Elifnaz Sad" w:date="2026-09-25T21:13:00Z" w16du:dateUtc="2026-09-26T01:13:00Z">
              <w:r>
                <w:delText>Details of person reporting the incident</w:delText>
              </w:r>
            </w:del>
          </w:p>
          <w:p w14:paraId="70507854" w14:textId="77777777" w:rsidR="00835514" w:rsidRPr="00E92BB9" w:rsidRDefault="00835514" w:rsidP="00ED4D09">
            <w:pPr>
              <w:spacing w:line="360" w:lineRule="auto"/>
              <w:jc w:val="both"/>
              <w:rPr>
                <w:rFonts w:ascii="Times New Roman" w:hAnsi="Times New Roman"/>
                <w:lang w:val="en-US"/>
                <w:rPrChange w:id="152" w:author="Elifnaz Sad" w:date="2026-09-25T21:13:00Z" w16du:dateUtc="2026-09-26T01:13:00Z">
                  <w:rPr/>
                </w:rPrChange>
              </w:rPr>
              <w:pPrChange w:id="153" w:author="Elifnaz Sad" w:date="2026-09-25T21:13:00Z" w16du:dateUtc="2026-09-26T01:13:00Z">
                <w:pPr>
                  <w:spacing w:line="360" w:lineRule="auto"/>
                </w:pPr>
              </w:pPrChange>
            </w:pPr>
            <w:r>
              <w:rPr>
                <w:rFonts w:ascii="Times New Roman" w:hAnsi="Times New Roman"/>
                <w:lang w:val="en-US"/>
                <w:rPrChange w:id="154" w:author="Elifnaz Sad" w:date="2026-09-25T21:13:00Z" w16du:dateUtc="2026-09-26T01:13:00Z">
                  <w:rPr/>
                </w:rPrChange>
              </w:rPr>
              <w:t>Name</w:t>
            </w:r>
            <w:ins w:id="155" w:author="Elifnaz Sad" w:date="2026-09-25T21:13:00Z" w16du:dateUtc="2026-09-26T01:13:00Z">
              <w:r w:rsidR="00091238">
                <w:rPr>
                  <w:rFonts w:ascii="Times New Roman" w:hAnsi="Times New Roman"/>
                  <w:lang w:val="en-US"/>
                </w:rPr>
                <w:t xml:space="preserve"> and Surname</w:t>
              </w:r>
              <w:r w:rsidR="00091238" w:rsidRPr="00E92BB9">
                <w:rPr>
                  <w:rFonts w:ascii="Times New Roman" w:hAnsi="Times New Roman"/>
                  <w:lang w:val="en-US"/>
                </w:rPr>
                <w:t xml:space="preserve">: </w:t>
              </w:r>
            </w:ins>
            <w:del w:id="156" w:author="Elifnaz Sad" w:date="2026-09-25T21:13:00Z" w16du:dateUtc="2026-09-26T01:13:00Z">
              <w:r>
                <w:delText>:</w:delText>
              </w:r>
            </w:del>
          </w:p>
          <w:p w14:paraId="5A252BCB" w14:textId="77777777" w:rsidR="00835514" w:rsidRDefault="00091238" w:rsidP="00835514">
            <w:pPr>
              <w:spacing w:line="360" w:lineRule="auto"/>
              <w:rPr>
                <w:del w:id="157" w:author="Elifnaz Sad" w:date="2026-09-25T21:13:00Z" w16du:dateUtc="2026-09-26T01:13:00Z"/>
              </w:rPr>
            </w:pPr>
            <w:ins w:id="158" w:author="Elifnaz Sad" w:date="2026-09-25T21:13:00Z" w16du:dateUtc="2026-09-26T01:13:00Z">
              <w:r>
                <w:rPr>
                  <w:rFonts w:ascii="Times New Roman" w:hAnsi="Times New Roman"/>
                  <w:lang w:val="en-US"/>
                </w:rPr>
                <w:t>Orcid Id</w:t>
              </w:r>
              <w:r w:rsidRPr="00E92BB9">
                <w:rPr>
                  <w:rFonts w:ascii="Times New Roman" w:hAnsi="Times New Roman"/>
                  <w:lang w:val="en-US"/>
                </w:rPr>
                <w:t xml:space="preserve">: </w:t>
              </w:r>
            </w:ins>
            <w:del w:id="159" w:author="Elifnaz Sad" w:date="2026-09-25T21:13:00Z" w16du:dateUtc="2026-09-26T01:13:00Z">
              <w:r w:rsidR="00835514">
                <w:delText>Phone number:</w:delText>
              </w:r>
            </w:del>
          </w:p>
          <w:p w14:paraId="5F0DFF8F" w14:textId="77777777" w:rsidR="00835514" w:rsidRPr="00E92BB9" w:rsidRDefault="00835514" w:rsidP="00ED4D09">
            <w:pPr>
              <w:spacing w:line="360" w:lineRule="auto"/>
              <w:jc w:val="both"/>
              <w:rPr>
                <w:rFonts w:ascii="Times New Roman" w:hAnsi="Times New Roman"/>
                <w:lang w:val="en-US"/>
                <w:rPrChange w:id="160" w:author="Elifnaz Sad" w:date="2026-09-25T21:13:00Z" w16du:dateUtc="2026-09-26T01:13:00Z">
                  <w:rPr/>
                </w:rPrChange>
              </w:rPr>
              <w:pPrChange w:id="161" w:author="Elifnaz Sad" w:date="2026-09-25T21:13:00Z" w16du:dateUtc="2026-09-26T01:13:00Z">
                <w:pPr>
                  <w:spacing w:line="360" w:lineRule="auto"/>
                </w:pPr>
              </w:pPrChange>
            </w:pPr>
            <w:del w:id="162" w:author="Elifnaz Sad" w:date="2026-09-25T21:13:00Z" w16du:dateUtc="2026-09-26T01:13:00Z">
              <w:r>
                <w:delText>Email address:</w:delText>
              </w:r>
            </w:del>
          </w:p>
        </w:tc>
        <w:tc>
          <w:tcPr>
            <w:tcW w:w="1993" w:type="dxa"/>
            <w:vAlign w:val="center"/>
            <w:tcPrChange w:id="163" w:author="Elifnaz Sad" w:date="2026-09-25T21:13:00Z" w16du:dateUtc="2026-09-26T01:13:00Z">
              <w:tcPr>
                <w:tcW w:w="1993" w:type="dxa"/>
                <w:gridSpan w:val="2"/>
              </w:tcPr>
            </w:tcPrChange>
          </w:tcPr>
          <w:p w14:paraId="4E5B4AE0" w14:textId="77777777" w:rsidR="00091238" w:rsidRDefault="00091238" w:rsidP="00ED4D09">
            <w:pPr>
              <w:spacing w:line="360" w:lineRule="auto"/>
              <w:jc w:val="center"/>
              <w:rPr>
                <w:ins w:id="164" w:author="Elifnaz Sad" w:date="2026-09-25T21:13:00Z" w16du:dateUtc="2026-09-26T01:13:00Z"/>
                <w:rFonts w:ascii="Times New Roman" w:hAnsi="Times New Roman"/>
                <w:color w:val="A6A6A6" w:themeColor="background1" w:themeShade="A6"/>
                <w:lang w:val="en-US"/>
              </w:rPr>
            </w:pPr>
            <w:ins w:id="165" w:author="Elifnaz Sad" w:date="2026-09-25T21:13:00Z" w16du:dateUtc="2026-09-26T01:13:00Z">
              <w:r>
                <w:rPr>
                  <w:rFonts w:ascii="Times New Roman" w:hAnsi="Times New Roman"/>
                  <w:color w:val="A6A6A6" w:themeColor="background1" w:themeShade="A6"/>
                  <w:lang w:val="en-US"/>
                </w:rPr>
                <w:t>Date</w:t>
              </w:r>
            </w:ins>
          </w:p>
          <w:p w14:paraId="5CDB768B" w14:textId="6226559E" w:rsidR="00091238" w:rsidRDefault="00091238" w:rsidP="00ED4D09">
            <w:pPr>
              <w:spacing w:after="200" w:line="360" w:lineRule="auto"/>
              <w:jc w:val="center"/>
              <w:rPr>
                <w:rFonts w:ascii="Times New Roman" w:eastAsiaTheme="minorEastAsia" w:hAnsi="Times New Roman"/>
                <w:color w:val="A6A6A6" w:themeColor="background1" w:themeShade="A6"/>
                <w:lang w:val="en-US" w:eastAsia="tr-TR"/>
              </w:rPr>
            </w:pPr>
            <w:ins w:id="166" w:author="Elifnaz Sad" w:date="2026-09-25T21:13:00Z" w16du:dateUtc="2026-09-26T01:13:00Z">
              <w:r>
                <w:rPr>
                  <w:rFonts w:ascii="Times New Roman" w:hAnsi="Times New Roman"/>
                  <w:color w:val="A6A6A6" w:themeColor="background1" w:themeShade="A6"/>
                  <w:lang w:val="en-US"/>
                </w:rPr>
                <w:t>…/…/20</w:t>
              </w:r>
            </w:ins>
          </w:p>
        </w:tc>
        <w:tc>
          <w:tcPr>
            <w:tcW w:w="1840" w:type="dxa"/>
            <w:vAlign w:val="center"/>
            <w:tcPrChange w:id="167" w:author="Elifnaz Sad" w:date="2026-09-25T21:13:00Z" w16du:dateUtc="2026-09-26T01:13:00Z">
              <w:tcPr>
                <w:tcW w:w="1840" w:type="dxa"/>
                <w:gridSpan w:val="2"/>
              </w:tcPr>
            </w:tcPrChange>
          </w:tcPr>
          <w:p w14:paraId="70F33CA9" w14:textId="46B65B5A" w:rsidR="00091238" w:rsidRPr="00091238" w:rsidRDefault="00091238" w:rsidP="00ED4D09">
            <w:pPr>
              <w:spacing w:after="200" w:line="360" w:lineRule="auto"/>
              <w:jc w:val="center"/>
              <w:rPr>
                <w:rFonts w:ascii="Times New Roman" w:eastAsiaTheme="minorEastAsia" w:hAnsi="Times New Roman"/>
                <w:color w:val="A6A6A6" w:themeColor="background1" w:themeShade="A6"/>
                <w:lang w:val="en-US" w:eastAsia="tr-TR"/>
              </w:rPr>
            </w:pPr>
            <w:ins w:id="168" w:author="Elifnaz Sad" w:date="2026-09-25T21:13:00Z" w16du:dateUtc="2026-09-26T01:13:00Z">
              <w:r w:rsidRPr="00091238">
                <w:rPr>
                  <w:rFonts w:ascii="Times New Roman" w:hAnsi="Times New Roman"/>
                  <w:color w:val="A6A6A6" w:themeColor="background1" w:themeShade="A6"/>
                  <w:lang w:val="en-US"/>
                </w:rPr>
                <w:t>Sign</w:t>
              </w:r>
            </w:ins>
          </w:p>
        </w:tc>
      </w:tr>
      <w:tr w:rsidR="00835514" w14:paraId="1EFAAB87" w14:textId="5809605E" w:rsidTr="00B22FA8">
        <w:trPr>
          <w:trPrChange w:id="169" w:author="Elifnaz Sad" w:date="2026-09-25T21:13:00Z" w16du:dateUtc="2026-09-26T01:13:00Z">
            <w:trPr>
              <w:gridAfter w:val="1"/>
            </w:trPr>
          </w:trPrChange>
        </w:trPr>
        <w:tc>
          <w:tcPr>
            <w:tcW w:w="6198" w:type="dxa"/>
            <w:tcPrChange w:id="170" w:author="Elifnaz Sad" w:date="2026-09-25T21:13:00Z" w16du:dateUtc="2026-09-26T01:13:00Z">
              <w:tcPr>
                <w:tcW w:w="6198" w:type="dxa"/>
                <w:gridSpan w:val="2"/>
              </w:tcPr>
            </w:tcPrChange>
          </w:tcPr>
          <w:p w14:paraId="4F6580CF" w14:textId="77777777" w:rsidR="00091238" w:rsidRPr="00E92BB9" w:rsidRDefault="00091238" w:rsidP="00ED4D09">
            <w:pPr>
              <w:spacing w:line="360" w:lineRule="auto"/>
              <w:jc w:val="both"/>
              <w:rPr>
                <w:ins w:id="171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172" w:author="Elifnaz Sad" w:date="2026-09-25T21:13:00Z" w16du:dateUtc="2026-09-26T01:13:00Z">
              <w:r>
                <w:rPr>
                  <w:rFonts w:ascii="Times New Roman" w:hAnsi="Times New Roman"/>
                  <w:lang w:val="en-US"/>
                </w:rPr>
                <w:t>Name and Surname</w:t>
              </w:r>
              <w:r w:rsidRPr="00E92BB9">
                <w:rPr>
                  <w:rFonts w:ascii="Times New Roman" w:hAnsi="Times New Roman"/>
                  <w:lang w:val="en-US"/>
                </w:rPr>
                <w:t xml:space="preserve">: </w:t>
              </w:r>
            </w:ins>
          </w:p>
          <w:p w14:paraId="7B325ABD" w14:textId="1CEDDF26" w:rsidR="00091238" w:rsidRDefault="00091238" w:rsidP="00ED4D09">
            <w:pPr>
              <w:spacing w:after="200" w:line="360" w:lineRule="auto"/>
              <w:jc w:val="both"/>
              <w:rPr>
                <w:rFonts w:ascii="Times New Roman" w:eastAsiaTheme="minorEastAsia" w:hAnsi="Times New Roman"/>
                <w:lang w:val="en-US" w:eastAsia="tr-TR"/>
              </w:rPr>
            </w:pPr>
            <w:ins w:id="173" w:author="Elifnaz Sad" w:date="2026-09-25T21:13:00Z" w16du:dateUtc="2026-09-26T01:13:00Z">
              <w:r>
                <w:rPr>
                  <w:rFonts w:ascii="Times New Roman" w:hAnsi="Times New Roman"/>
                  <w:lang w:val="en-US"/>
                </w:rPr>
                <w:t>Orcid Id</w:t>
              </w:r>
              <w:r w:rsidRPr="00E92BB9">
                <w:rPr>
                  <w:rFonts w:ascii="Times New Roman" w:hAnsi="Times New Roman"/>
                  <w:lang w:val="en-US"/>
                </w:rPr>
                <w:t xml:space="preserve">: </w:t>
              </w:r>
            </w:ins>
          </w:p>
        </w:tc>
        <w:tc>
          <w:tcPr>
            <w:tcW w:w="1993" w:type="dxa"/>
            <w:tcPrChange w:id="174" w:author="Elifnaz Sad" w:date="2026-09-25T21:13:00Z" w16du:dateUtc="2026-09-26T01:13:00Z">
              <w:tcPr>
                <w:tcW w:w="9209" w:type="dxa"/>
              </w:tcPr>
            </w:tcPrChange>
          </w:tcPr>
          <w:p w14:paraId="6B4D1B44" w14:textId="77777777" w:rsidR="00091238" w:rsidRDefault="00835514" w:rsidP="00ED4D09">
            <w:pPr>
              <w:spacing w:line="360" w:lineRule="auto"/>
              <w:jc w:val="center"/>
              <w:rPr>
                <w:ins w:id="175" w:author="Elifnaz Sad" w:date="2026-09-25T21:13:00Z" w16du:dateUtc="2026-09-26T01:13:00Z"/>
                <w:rFonts w:ascii="Times New Roman" w:hAnsi="Times New Roman"/>
                <w:color w:val="A6A6A6" w:themeColor="background1" w:themeShade="A6"/>
                <w:lang w:val="en-US"/>
              </w:rPr>
            </w:pPr>
            <w:r>
              <w:rPr>
                <w:rFonts w:ascii="Times New Roman" w:hAnsi="Times New Roman"/>
                <w:color w:val="A6A6A6" w:themeColor="background1" w:themeShade="A6"/>
                <w:lang w:val="en-US"/>
                <w:rPrChange w:id="176" w:author="Elifnaz Sad" w:date="2026-09-25T21:13:00Z" w16du:dateUtc="2026-09-26T01:13:00Z">
                  <w:rPr/>
                </w:rPrChange>
              </w:rPr>
              <w:t>Date</w:t>
            </w:r>
          </w:p>
          <w:p w14:paraId="466EAD49" w14:textId="004BBDAC" w:rsidR="00835514" w:rsidRPr="00E92BB9" w:rsidRDefault="00091238" w:rsidP="00ED4D09">
            <w:pPr>
              <w:spacing w:line="360" w:lineRule="auto"/>
              <w:jc w:val="center"/>
              <w:rPr>
                <w:rFonts w:ascii="Times New Roman" w:hAnsi="Times New Roman"/>
                <w:lang w:val="en-US"/>
                <w:rPrChange w:id="177" w:author="Elifnaz Sad" w:date="2026-09-25T21:13:00Z" w16du:dateUtc="2026-09-26T01:13:00Z">
                  <w:rPr/>
                </w:rPrChange>
              </w:rPr>
              <w:pPrChange w:id="178" w:author="Elifnaz Sad" w:date="2026-09-25T21:13:00Z" w16du:dateUtc="2026-09-26T01:13:00Z">
                <w:pPr>
                  <w:spacing w:line="360" w:lineRule="auto"/>
                </w:pPr>
              </w:pPrChange>
            </w:pPr>
            <w:ins w:id="179" w:author="Elifnaz Sad" w:date="2026-09-25T21:13:00Z" w16du:dateUtc="2026-09-26T01:13:00Z">
              <w:r>
                <w:rPr>
                  <w:rFonts w:ascii="Times New Roman" w:hAnsi="Times New Roman"/>
                  <w:color w:val="A6A6A6" w:themeColor="background1" w:themeShade="A6"/>
                  <w:lang w:val="en-US"/>
                </w:rPr>
                <w:t>…/…/20</w:t>
              </w:r>
            </w:ins>
            <w:del w:id="180" w:author="Elifnaz Sad" w:date="2026-09-25T21:13:00Z" w16du:dateUtc="2026-09-26T01:13:00Z">
              <w:r w:rsidR="00835514">
                <w:delText xml:space="preserve"> of incident:</w:delText>
              </w:r>
            </w:del>
          </w:p>
        </w:tc>
        <w:tc>
          <w:tcPr>
            <w:tcW w:w="1840" w:type="dxa"/>
            <w:vAlign w:val="center"/>
            <w:tcPrChange w:id="181" w:author="Elifnaz Sad" w:date="2026-09-25T21:13:00Z" w16du:dateUtc="2026-09-26T01:13:00Z">
              <w:tcPr>
                <w:tcW w:w="1840" w:type="dxa"/>
                <w:gridSpan w:val="2"/>
              </w:tcPr>
            </w:tcPrChange>
          </w:tcPr>
          <w:p w14:paraId="66C587F5" w14:textId="7D990F93" w:rsidR="00091238" w:rsidRDefault="00091238" w:rsidP="00ED4D09">
            <w:pPr>
              <w:spacing w:line="360" w:lineRule="auto"/>
              <w:jc w:val="center"/>
              <w:rPr>
                <w:ins w:id="182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183" w:author="Elifnaz Sad" w:date="2026-09-25T21:13:00Z" w16du:dateUtc="2026-09-26T01:13:00Z">
              <w:r w:rsidRPr="00091238">
                <w:rPr>
                  <w:rFonts w:ascii="Times New Roman" w:hAnsi="Times New Roman"/>
                  <w:color w:val="A6A6A6" w:themeColor="background1" w:themeShade="A6"/>
                  <w:lang w:val="en-US"/>
                </w:rPr>
                <w:t>Sign</w:t>
              </w:r>
            </w:ins>
          </w:p>
          <w:p w14:paraId="61BB3AA4" w14:textId="77777777" w:rsidR="00091238" w:rsidRPr="00091238" w:rsidRDefault="00091238" w:rsidP="00ED4D09">
            <w:pPr>
              <w:spacing w:after="200" w:line="360" w:lineRule="auto"/>
              <w:jc w:val="center"/>
              <w:rPr>
                <w:rFonts w:ascii="Times New Roman" w:eastAsiaTheme="minorEastAsia" w:hAnsi="Times New Roman"/>
                <w:color w:val="A6A6A6" w:themeColor="background1" w:themeShade="A6"/>
                <w:lang w:val="en-US" w:eastAsia="tr-TR"/>
              </w:rPr>
            </w:pPr>
          </w:p>
        </w:tc>
      </w:tr>
      <w:tr w:rsidR="00835514" w14:paraId="54D8D231" w14:textId="59E1C030" w:rsidTr="00B22FA8">
        <w:trPr>
          <w:trPrChange w:id="184" w:author="Elifnaz Sad" w:date="2026-09-25T21:13:00Z" w16du:dateUtc="2026-09-26T01:13:00Z">
            <w:trPr>
              <w:gridAfter w:val="1"/>
            </w:trPr>
          </w:trPrChange>
        </w:trPr>
        <w:tc>
          <w:tcPr>
            <w:tcW w:w="6198" w:type="dxa"/>
            <w:tcPrChange w:id="185" w:author="Elifnaz Sad" w:date="2026-09-25T21:13:00Z" w16du:dateUtc="2026-09-26T01:13:00Z">
              <w:tcPr>
                <w:tcW w:w="9209" w:type="dxa"/>
              </w:tcPr>
            </w:tcPrChange>
          </w:tcPr>
          <w:p w14:paraId="13BECC84" w14:textId="77777777" w:rsidR="00091238" w:rsidRPr="00E92BB9" w:rsidRDefault="00091238" w:rsidP="00ED4D09">
            <w:pPr>
              <w:spacing w:line="360" w:lineRule="auto"/>
              <w:jc w:val="both"/>
              <w:rPr>
                <w:ins w:id="186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187" w:author="Elifnaz Sad" w:date="2026-09-25T21:13:00Z" w16du:dateUtc="2026-09-26T01:13:00Z">
              <w:r>
                <w:rPr>
                  <w:rFonts w:ascii="Times New Roman" w:hAnsi="Times New Roman"/>
                  <w:lang w:val="en-US"/>
                </w:rPr>
                <w:t>Name and Surname</w:t>
              </w:r>
              <w:r w:rsidRPr="00E92BB9">
                <w:rPr>
                  <w:rFonts w:ascii="Times New Roman" w:hAnsi="Times New Roman"/>
                  <w:lang w:val="en-US"/>
                </w:rPr>
                <w:t xml:space="preserve">: </w:t>
              </w:r>
            </w:ins>
          </w:p>
          <w:p w14:paraId="11932400" w14:textId="77777777" w:rsidR="00835514" w:rsidRPr="00E92BB9" w:rsidRDefault="00091238" w:rsidP="00ED4D09">
            <w:pPr>
              <w:spacing w:line="360" w:lineRule="auto"/>
              <w:jc w:val="both"/>
              <w:rPr>
                <w:rFonts w:ascii="Times New Roman" w:hAnsi="Times New Roman"/>
                <w:lang w:val="en-US"/>
                <w:rPrChange w:id="188" w:author="Elifnaz Sad" w:date="2026-09-25T21:13:00Z" w16du:dateUtc="2026-09-26T01:13:00Z">
                  <w:rPr/>
                </w:rPrChange>
              </w:rPr>
              <w:pPrChange w:id="189" w:author="Elifnaz Sad" w:date="2026-09-25T21:13:00Z" w16du:dateUtc="2026-09-26T01:13:00Z">
                <w:pPr>
                  <w:spacing w:line="360" w:lineRule="auto"/>
                </w:pPr>
              </w:pPrChange>
            </w:pPr>
            <w:ins w:id="190" w:author="Elifnaz Sad" w:date="2026-09-25T21:13:00Z" w16du:dateUtc="2026-09-26T01:13:00Z">
              <w:r>
                <w:rPr>
                  <w:rFonts w:ascii="Times New Roman" w:hAnsi="Times New Roman"/>
                  <w:lang w:val="en-US"/>
                </w:rPr>
                <w:t>Orcid Id</w:t>
              </w:r>
              <w:r w:rsidRPr="00E92BB9">
                <w:rPr>
                  <w:rFonts w:ascii="Times New Roman" w:hAnsi="Times New Roman"/>
                  <w:lang w:val="en-US"/>
                </w:rPr>
                <w:t xml:space="preserve">: </w:t>
              </w:r>
            </w:ins>
            <w:del w:id="191" w:author="Elifnaz Sad" w:date="2026-09-25T21:13:00Z" w16du:dateUtc="2026-09-26T01:13:00Z">
              <w:r w:rsidR="00835514">
                <w:delText>Where did the incident take place?</w:delText>
              </w:r>
            </w:del>
          </w:p>
        </w:tc>
        <w:tc>
          <w:tcPr>
            <w:tcW w:w="1993" w:type="dxa"/>
            <w:tcPrChange w:id="192" w:author="Elifnaz Sad" w:date="2026-09-25T21:13:00Z" w16du:dateUtc="2026-09-26T01:13:00Z">
              <w:tcPr>
                <w:tcW w:w="1993" w:type="dxa"/>
                <w:gridSpan w:val="2"/>
              </w:tcPr>
            </w:tcPrChange>
          </w:tcPr>
          <w:p w14:paraId="6444C42E" w14:textId="77777777" w:rsidR="00091238" w:rsidRDefault="00091238" w:rsidP="00ED4D09">
            <w:pPr>
              <w:spacing w:line="360" w:lineRule="auto"/>
              <w:jc w:val="center"/>
              <w:rPr>
                <w:ins w:id="193" w:author="Elifnaz Sad" w:date="2026-09-25T21:13:00Z" w16du:dateUtc="2026-09-26T01:13:00Z"/>
                <w:rFonts w:ascii="Times New Roman" w:hAnsi="Times New Roman"/>
                <w:color w:val="A6A6A6" w:themeColor="background1" w:themeShade="A6"/>
                <w:lang w:val="en-US"/>
              </w:rPr>
            </w:pPr>
            <w:ins w:id="194" w:author="Elifnaz Sad" w:date="2026-09-25T21:13:00Z" w16du:dateUtc="2026-09-26T01:13:00Z">
              <w:r>
                <w:rPr>
                  <w:rFonts w:ascii="Times New Roman" w:hAnsi="Times New Roman"/>
                  <w:color w:val="A6A6A6" w:themeColor="background1" w:themeShade="A6"/>
                  <w:lang w:val="en-US"/>
                </w:rPr>
                <w:t>Date</w:t>
              </w:r>
            </w:ins>
          </w:p>
          <w:p w14:paraId="26C37E02" w14:textId="3D26FB64" w:rsidR="00091238" w:rsidRDefault="00091238" w:rsidP="00ED4D09">
            <w:pPr>
              <w:spacing w:after="200" w:line="360" w:lineRule="auto"/>
              <w:jc w:val="center"/>
              <w:rPr>
                <w:rFonts w:ascii="Times New Roman" w:eastAsiaTheme="minorEastAsia" w:hAnsi="Times New Roman"/>
                <w:color w:val="A6A6A6" w:themeColor="background1" w:themeShade="A6"/>
                <w:lang w:val="en-US" w:eastAsia="tr-TR"/>
              </w:rPr>
            </w:pPr>
            <w:ins w:id="195" w:author="Elifnaz Sad" w:date="2026-09-25T21:13:00Z" w16du:dateUtc="2026-09-26T01:13:00Z">
              <w:r>
                <w:rPr>
                  <w:rFonts w:ascii="Times New Roman" w:hAnsi="Times New Roman"/>
                  <w:color w:val="A6A6A6" w:themeColor="background1" w:themeShade="A6"/>
                  <w:lang w:val="en-US"/>
                </w:rPr>
                <w:t>…/…/20</w:t>
              </w:r>
            </w:ins>
          </w:p>
        </w:tc>
        <w:tc>
          <w:tcPr>
            <w:tcW w:w="1840" w:type="dxa"/>
            <w:vAlign w:val="center"/>
            <w:tcPrChange w:id="196" w:author="Elifnaz Sad" w:date="2026-09-25T21:13:00Z" w16du:dateUtc="2026-09-26T01:13:00Z">
              <w:tcPr>
                <w:tcW w:w="1840" w:type="dxa"/>
                <w:gridSpan w:val="2"/>
              </w:tcPr>
            </w:tcPrChange>
          </w:tcPr>
          <w:p w14:paraId="7FF0A76A" w14:textId="3854C2D7" w:rsidR="00091238" w:rsidRDefault="00091238" w:rsidP="00ED4D09">
            <w:pPr>
              <w:spacing w:line="360" w:lineRule="auto"/>
              <w:jc w:val="center"/>
              <w:rPr>
                <w:ins w:id="197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198" w:author="Elifnaz Sad" w:date="2026-09-25T21:13:00Z" w16du:dateUtc="2026-09-26T01:13:00Z">
              <w:r w:rsidRPr="00091238">
                <w:rPr>
                  <w:rFonts w:ascii="Times New Roman" w:hAnsi="Times New Roman"/>
                  <w:color w:val="A6A6A6" w:themeColor="background1" w:themeShade="A6"/>
                  <w:lang w:val="en-US"/>
                </w:rPr>
                <w:t>Sign</w:t>
              </w:r>
            </w:ins>
          </w:p>
          <w:p w14:paraId="7277FB4D" w14:textId="77777777" w:rsidR="00091238" w:rsidRPr="00091238" w:rsidRDefault="00091238" w:rsidP="00ED4D09">
            <w:pPr>
              <w:spacing w:after="200" w:line="360" w:lineRule="auto"/>
              <w:jc w:val="center"/>
              <w:rPr>
                <w:rFonts w:ascii="Times New Roman" w:eastAsiaTheme="minorEastAsia" w:hAnsi="Times New Roman"/>
                <w:color w:val="A6A6A6" w:themeColor="background1" w:themeShade="A6"/>
                <w:lang w:val="en-US" w:eastAsia="tr-TR"/>
              </w:rPr>
            </w:pPr>
          </w:p>
        </w:tc>
      </w:tr>
      <w:tr w:rsidR="00835514" w14:paraId="4EA96407" w14:textId="0B36ABD2" w:rsidTr="00B22FA8">
        <w:trPr>
          <w:trPrChange w:id="199" w:author="Elifnaz Sad" w:date="2026-09-25T21:13:00Z" w16du:dateUtc="2026-09-26T01:13:00Z">
            <w:trPr>
              <w:gridAfter w:val="1"/>
            </w:trPr>
          </w:trPrChange>
        </w:trPr>
        <w:tc>
          <w:tcPr>
            <w:tcW w:w="6198" w:type="dxa"/>
            <w:tcPrChange w:id="200" w:author="Elifnaz Sad" w:date="2026-09-25T21:13:00Z" w16du:dateUtc="2026-09-26T01:13:00Z">
              <w:tcPr>
                <w:tcW w:w="9209" w:type="dxa"/>
              </w:tcPr>
            </w:tcPrChange>
          </w:tcPr>
          <w:p w14:paraId="2991B3B7" w14:textId="77777777" w:rsidR="00091238" w:rsidRPr="00E92BB9" w:rsidRDefault="00091238" w:rsidP="00ED4D09">
            <w:pPr>
              <w:spacing w:line="360" w:lineRule="auto"/>
              <w:jc w:val="both"/>
              <w:rPr>
                <w:ins w:id="201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202" w:author="Elifnaz Sad" w:date="2026-09-25T21:13:00Z" w16du:dateUtc="2026-09-26T01:13:00Z">
              <w:r>
                <w:rPr>
                  <w:rFonts w:ascii="Times New Roman" w:hAnsi="Times New Roman"/>
                  <w:lang w:val="en-US"/>
                </w:rPr>
                <w:t>Name and Surname</w:t>
              </w:r>
              <w:r w:rsidRPr="00E92BB9">
                <w:rPr>
                  <w:rFonts w:ascii="Times New Roman" w:hAnsi="Times New Roman"/>
                  <w:lang w:val="en-US"/>
                </w:rPr>
                <w:t xml:space="preserve">: </w:t>
              </w:r>
            </w:ins>
          </w:p>
          <w:p w14:paraId="1D047280" w14:textId="77777777" w:rsidR="00835514" w:rsidRDefault="00091238" w:rsidP="00ED4D09">
            <w:pPr>
              <w:spacing w:line="360" w:lineRule="auto"/>
              <w:jc w:val="both"/>
              <w:rPr>
                <w:rFonts w:ascii="Times New Roman" w:hAnsi="Times New Roman"/>
                <w:lang w:val="en-US"/>
                <w:rPrChange w:id="203" w:author="Elifnaz Sad" w:date="2026-09-25T21:13:00Z" w16du:dateUtc="2026-09-26T01:13:00Z">
                  <w:rPr/>
                </w:rPrChange>
              </w:rPr>
              <w:pPrChange w:id="204" w:author="Elifnaz Sad" w:date="2026-09-25T21:13:00Z" w16du:dateUtc="2026-09-26T01:13:00Z">
                <w:pPr>
                  <w:spacing w:line="360" w:lineRule="auto"/>
                </w:pPr>
              </w:pPrChange>
            </w:pPr>
            <w:ins w:id="205" w:author="Elifnaz Sad" w:date="2026-09-25T21:13:00Z" w16du:dateUtc="2026-09-26T01:13:00Z">
              <w:r>
                <w:rPr>
                  <w:rFonts w:ascii="Times New Roman" w:hAnsi="Times New Roman"/>
                  <w:lang w:val="en-US"/>
                </w:rPr>
                <w:t>Orcid Id</w:t>
              </w:r>
              <w:r w:rsidRPr="00E92BB9">
                <w:rPr>
                  <w:rFonts w:ascii="Times New Roman" w:hAnsi="Times New Roman"/>
                  <w:lang w:val="en-US"/>
                </w:rPr>
                <w:t xml:space="preserve">: </w:t>
              </w:r>
            </w:ins>
            <w:del w:id="206" w:author="Elifnaz Sad" w:date="2026-09-25T21:13:00Z" w16du:dateUtc="2026-09-26T01:13:00Z">
              <w:r w:rsidR="00835514">
                <w:delText>Description of the incident</w:delText>
              </w:r>
            </w:del>
          </w:p>
        </w:tc>
        <w:tc>
          <w:tcPr>
            <w:tcW w:w="1993" w:type="dxa"/>
            <w:tcPrChange w:id="207" w:author="Elifnaz Sad" w:date="2026-09-25T21:13:00Z" w16du:dateUtc="2026-09-26T01:13:00Z">
              <w:tcPr>
                <w:tcW w:w="1993" w:type="dxa"/>
                <w:gridSpan w:val="2"/>
              </w:tcPr>
            </w:tcPrChange>
          </w:tcPr>
          <w:p w14:paraId="2722E5AE" w14:textId="77777777" w:rsidR="00091238" w:rsidRDefault="00091238" w:rsidP="00ED4D09">
            <w:pPr>
              <w:spacing w:line="360" w:lineRule="auto"/>
              <w:jc w:val="center"/>
              <w:rPr>
                <w:ins w:id="208" w:author="Elifnaz Sad" w:date="2026-09-25T21:13:00Z" w16du:dateUtc="2026-09-26T01:13:00Z"/>
                <w:rFonts w:ascii="Times New Roman" w:hAnsi="Times New Roman"/>
                <w:color w:val="A6A6A6" w:themeColor="background1" w:themeShade="A6"/>
                <w:lang w:val="en-US"/>
              </w:rPr>
            </w:pPr>
            <w:ins w:id="209" w:author="Elifnaz Sad" w:date="2026-09-25T21:13:00Z" w16du:dateUtc="2026-09-26T01:13:00Z">
              <w:r>
                <w:rPr>
                  <w:rFonts w:ascii="Times New Roman" w:hAnsi="Times New Roman"/>
                  <w:color w:val="A6A6A6" w:themeColor="background1" w:themeShade="A6"/>
                  <w:lang w:val="en-US"/>
                </w:rPr>
                <w:t>Date</w:t>
              </w:r>
            </w:ins>
          </w:p>
          <w:p w14:paraId="11C6B290" w14:textId="00D21849" w:rsidR="00091238" w:rsidRDefault="00091238" w:rsidP="00ED4D09">
            <w:pPr>
              <w:spacing w:after="200" w:line="360" w:lineRule="auto"/>
              <w:jc w:val="center"/>
              <w:rPr>
                <w:rFonts w:ascii="Times New Roman" w:eastAsiaTheme="minorEastAsia" w:hAnsi="Times New Roman"/>
                <w:color w:val="A6A6A6" w:themeColor="background1" w:themeShade="A6"/>
                <w:lang w:val="en-US" w:eastAsia="tr-TR"/>
              </w:rPr>
            </w:pPr>
            <w:ins w:id="210" w:author="Elifnaz Sad" w:date="2026-09-25T21:13:00Z" w16du:dateUtc="2026-09-26T01:13:00Z">
              <w:r>
                <w:rPr>
                  <w:rFonts w:ascii="Times New Roman" w:hAnsi="Times New Roman"/>
                  <w:color w:val="A6A6A6" w:themeColor="background1" w:themeShade="A6"/>
                  <w:lang w:val="en-US"/>
                </w:rPr>
                <w:t>…/…/20</w:t>
              </w:r>
            </w:ins>
          </w:p>
        </w:tc>
        <w:tc>
          <w:tcPr>
            <w:tcW w:w="1840" w:type="dxa"/>
            <w:vAlign w:val="center"/>
            <w:tcPrChange w:id="211" w:author="Elifnaz Sad" w:date="2026-09-25T21:13:00Z" w16du:dateUtc="2026-09-26T01:13:00Z">
              <w:tcPr>
                <w:tcW w:w="1840" w:type="dxa"/>
                <w:gridSpan w:val="2"/>
              </w:tcPr>
            </w:tcPrChange>
          </w:tcPr>
          <w:p w14:paraId="233FF7D6" w14:textId="7646B625" w:rsidR="00091238" w:rsidRDefault="00091238" w:rsidP="00ED4D09">
            <w:pPr>
              <w:spacing w:line="360" w:lineRule="auto"/>
              <w:jc w:val="center"/>
              <w:rPr>
                <w:ins w:id="212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213" w:author="Elifnaz Sad" w:date="2026-09-25T21:13:00Z" w16du:dateUtc="2026-09-26T01:13:00Z">
              <w:r w:rsidRPr="00091238">
                <w:rPr>
                  <w:rFonts w:ascii="Times New Roman" w:hAnsi="Times New Roman"/>
                  <w:color w:val="A6A6A6" w:themeColor="background1" w:themeShade="A6"/>
                  <w:lang w:val="en-US"/>
                </w:rPr>
                <w:t>Sign</w:t>
              </w:r>
            </w:ins>
          </w:p>
          <w:p w14:paraId="52F1D9DE" w14:textId="77777777" w:rsidR="00091238" w:rsidRPr="00091238" w:rsidRDefault="00091238" w:rsidP="00ED4D09">
            <w:pPr>
              <w:spacing w:after="200" w:line="360" w:lineRule="auto"/>
              <w:jc w:val="center"/>
              <w:rPr>
                <w:rFonts w:ascii="Times New Roman" w:eastAsiaTheme="minorEastAsia" w:hAnsi="Times New Roman"/>
                <w:color w:val="A6A6A6" w:themeColor="background1" w:themeShade="A6"/>
                <w:lang w:val="en-US" w:eastAsia="tr-TR"/>
              </w:rPr>
            </w:pPr>
          </w:p>
        </w:tc>
      </w:tr>
      <w:tr w:rsidR="00835514" w14:paraId="6DA98D10" w14:textId="26F6BCF2" w:rsidTr="00AF61CB">
        <w:trPr>
          <w:trPrChange w:id="214" w:author="Elifnaz Sad" w:date="2026-09-25T21:13:00Z" w16du:dateUtc="2026-09-26T01:13:00Z">
            <w:trPr>
              <w:gridAfter w:val="1"/>
            </w:trPr>
          </w:trPrChange>
        </w:trPr>
        <w:tc>
          <w:tcPr>
            <w:tcW w:w="6198" w:type="dxa"/>
            <w:tcPrChange w:id="215" w:author="Elifnaz Sad" w:date="2026-09-25T21:13:00Z" w16du:dateUtc="2026-09-26T01:13:00Z">
              <w:tcPr>
                <w:tcW w:w="9209" w:type="dxa"/>
              </w:tcPr>
            </w:tcPrChange>
          </w:tcPr>
          <w:p w14:paraId="6495F95C" w14:textId="77777777" w:rsidR="00ED4D09" w:rsidRPr="00E92BB9" w:rsidRDefault="00ED4D09" w:rsidP="00ED4D09">
            <w:pPr>
              <w:spacing w:line="360" w:lineRule="auto"/>
              <w:jc w:val="both"/>
              <w:rPr>
                <w:ins w:id="216" w:author="Elifnaz Sad" w:date="2026-09-25T21:13:00Z" w16du:dateUtc="2026-09-26T01:13:00Z"/>
                <w:rFonts w:ascii="Times New Roman" w:hAnsi="Times New Roman"/>
                <w:lang w:val="en-US"/>
              </w:rPr>
            </w:pPr>
            <w:ins w:id="217" w:author="Elifnaz Sad" w:date="2026-09-25T21:13:00Z" w16du:dateUtc="2026-09-26T01:13:00Z">
              <w:r>
                <w:rPr>
                  <w:rFonts w:ascii="Times New Roman" w:hAnsi="Times New Roman"/>
                  <w:lang w:val="en-US"/>
                </w:rPr>
                <w:t>Name and Surname</w:t>
              </w:r>
              <w:r w:rsidRPr="00E92BB9">
                <w:rPr>
                  <w:rFonts w:ascii="Times New Roman" w:hAnsi="Times New Roman"/>
                  <w:lang w:val="en-US"/>
                </w:rPr>
                <w:t xml:space="preserve">: </w:t>
              </w:r>
            </w:ins>
          </w:p>
          <w:p w14:paraId="536F3DFA" w14:textId="77777777" w:rsidR="00835514" w:rsidRDefault="00ED4D09" w:rsidP="00ED4D09">
            <w:pPr>
              <w:spacing w:line="360" w:lineRule="auto"/>
              <w:jc w:val="both"/>
              <w:rPr>
                <w:rFonts w:ascii="Times New Roman" w:hAnsi="Times New Roman"/>
                <w:lang w:val="en-US"/>
                <w:rPrChange w:id="218" w:author="Elifnaz Sad" w:date="2026-09-25T21:13:00Z" w16du:dateUtc="2026-09-26T01:13:00Z">
                  <w:rPr/>
                </w:rPrChange>
              </w:rPr>
              <w:pPrChange w:id="219" w:author="Elifnaz Sad" w:date="2026-09-25T21:13:00Z" w16du:dateUtc="2026-09-26T01:13:00Z">
                <w:pPr>
                  <w:spacing w:line="360" w:lineRule="auto"/>
                </w:pPr>
              </w:pPrChange>
            </w:pPr>
            <w:ins w:id="220" w:author="Elifnaz Sad" w:date="2026-09-25T21:13:00Z" w16du:dateUtc="2026-09-26T01:13:00Z">
              <w:r>
                <w:rPr>
                  <w:rFonts w:ascii="Times New Roman" w:hAnsi="Times New Roman"/>
                  <w:lang w:val="en-US"/>
                </w:rPr>
                <w:t>Orcid Id</w:t>
              </w:r>
              <w:r w:rsidRPr="00E92BB9">
                <w:rPr>
                  <w:rFonts w:ascii="Times New Roman" w:hAnsi="Times New Roman"/>
                  <w:lang w:val="en-US"/>
                </w:rPr>
                <w:t xml:space="preserve">: </w:t>
              </w:r>
            </w:ins>
            <w:del w:id="221" w:author="Elifnaz Sad" w:date="2026-09-25T21:13:00Z" w16du:dateUtc="2026-09-26T01:13:00Z">
              <w:r w:rsidR="00835514">
                <w:delText>Name(s) of those involved in the incident:</w:delText>
              </w:r>
            </w:del>
          </w:p>
        </w:tc>
        <w:tc>
          <w:tcPr>
            <w:tcW w:w="1993" w:type="dxa"/>
            <w:vAlign w:val="center"/>
            <w:tcPrChange w:id="222" w:author="Elifnaz Sad" w:date="2026-09-25T21:13:00Z" w16du:dateUtc="2026-09-26T01:13:00Z">
              <w:tcPr>
                <w:tcW w:w="1993" w:type="dxa"/>
                <w:gridSpan w:val="2"/>
              </w:tcPr>
            </w:tcPrChange>
          </w:tcPr>
          <w:p w14:paraId="63C79A46" w14:textId="77777777" w:rsidR="00ED4D09" w:rsidRDefault="00ED4D09" w:rsidP="00ED4D09">
            <w:pPr>
              <w:spacing w:line="360" w:lineRule="auto"/>
              <w:jc w:val="center"/>
              <w:rPr>
                <w:ins w:id="223" w:author="Elifnaz Sad" w:date="2026-09-25T21:13:00Z" w16du:dateUtc="2026-09-26T01:13:00Z"/>
                <w:rFonts w:ascii="Times New Roman" w:hAnsi="Times New Roman"/>
                <w:color w:val="A6A6A6" w:themeColor="background1" w:themeShade="A6"/>
                <w:lang w:val="en-US"/>
              </w:rPr>
            </w:pPr>
            <w:ins w:id="224" w:author="Elifnaz Sad" w:date="2026-09-25T21:13:00Z" w16du:dateUtc="2026-09-26T01:13:00Z">
              <w:r>
                <w:rPr>
                  <w:rFonts w:ascii="Times New Roman" w:hAnsi="Times New Roman"/>
                  <w:color w:val="A6A6A6" w:themeColor="background1" w:themeShade="A6"/>
                  <w:lang w:val="en-US"/>
                </w:rPr>
                <w:t>Date</w:t>
              </w:r>
            </w:ins>
          </w:p>
          <w:p w14:paraId="367772EA" w14:textId="7B7660B8" w:rsidR="00ED4D09" w:rsidRDefault="00ED4D09" w:rsidP="00ED4D09">
            <w:pPr>
              <w:spacing w:after="200" w:line="360" w:lineRule="auto"/>
              <w:jc w:val="center"/>
              <w:rPr>
                <w:rFonts w:ascii="Times New Roman" w:eastAsiaTheme="minorEastAsia" w:hAnsi="Times New Roman"/>
                <w:color w:val="A6A6A6" w:themeColor="background1" w:themeShade="A6"/>
                <w:lang w:val="en-US" w:eastAsia="tr-TR"/>
              </w:rPr>
            </w:pPr>
            <w:ins w:id="225" w:author="Elifnaz Sad" w:date="2026-09-25T21:13:00Z" w16du:dateUtc="2026-09-26T01:13:00Z">
              <w:r>
                <w:rPr>
                  <w:rFonts w:ascii="Times New Roman" w:hAnsi="Times New Roman"/>
                  <w:color w:val="A6A6A6" w:themeColor="background1" w:themeShade="A6"/>
                  <w:lang w:val="en-US"/>
                </w:rPr>
                <w:t>…/…/20</w:t>
              </w:r>
            </w:ins>
          </w:p>
        </w:tc>
        <w:tc>
          <w:tcPr>
            <w:tcW w:w="1840" w:type="dxa"/>
            <w:vAlign w:val="center"/>
            <w:tcPrChange w:id="226" w:author="Elifnaz Sad" w:date="2026-09-25T21:13:00Z" w16du:dateUtc="2026-09-26T01:13:00Z">
              <w:tcPr>
                <w:tcW w:w="1840" w:type="dxa"/>
                <w:gridSpan w:val="2"/>
              </w:tcPr>
            </w:tcPrChange>
          </w:tcPr>
          <w:p w14:paraId="1F803A1A" w14:textId="07696543" w:rsidR="00ED4D09" w:rsidRPr="00091238" w:rsidRDefault="00ED4D09" w:rsidP="00ED4D09">
            <w:pPr>
              <w:spacing w:after="200" w:line="360" w:lineRule="auto"/>
              <w:jc w:val="center"/>
              <w:rPr>
                <w:rFonts w:ascii="Times New Roman" w:eastAsiaTheme="minorEastAsia" w:hAnsi="Times New Roman"/>
                <w:color w:val="A6A6A6" w:themeColor="background1" w:themeShade="A6"/>
                <w:lang w:val="en-US" w:eastAsia="tr-TR"/>
              </w:rPr>
            </w:pPr>
            <w:ins w:id="227" w:author="Elifnaz Sad" w:date="2026-09-25T21:13:00Z" w16du:dateUtc="2026-09-26T01:13:00Z">
              <w:r w:rsidRPr="00091238">
                <w:rPr>
                  <w:rFonts w:ascii="Times New Roman" w:hAnsi="Times New Roman"/>
                  <w:color w:val="A6A6A6" w:themeColor="background1" w:themeShade="A6"/>
                  <w:lang w:val="en-US"/>
                </w:rPr>
                <w:t>Sign</w:t>
              </w:r>
            </w:ins>
          </w:p>
        </w:tc>
      </w:tr>
      <w:tr w:rsidR="00835514" w14:paraId="320AF953" w14:textId="77777777" w:rsidTr="00835514">
        <w:trPr>
          <w:del w:id="228" w:author="Elifnaz Sad" w:date="2026-09-25T21:13:00Z" w16du:dateUtc="2026-09-26T01:13:00Z"/>
        </w:trPr>
        <w:tc>
          <w:tcPr>
            <w:tcW w:w="9209" w:type="dxa"/>
            <w:gridSpan w:val="3"/>
          </w:tcPr>
          <w:p w14:paraId="1C959893" w14:textId="77777777" w:rsidR="00835514" w:rsidRDefault="00835514" w:rsidP="00835514">
            <w:pPr>
              <w:spacing w:line="360" w:lineRule="auto"/>
              <w:rPr>
                <w:del w:id="229" w:author="Elifnaz Sad" w:date="2026-09-25T21:13:00Z" w16du:dateUtc="2026-09-26T01:13:00Z"/>
              </w:rPr>
            </w:pPr>
            <w:del w:id="230" w:author="Elifnaz Sad" w:date="2026-09-25T21:13:00Z" w16du:dateUtc="2026-09-26T01:13:00Z">
              <w:r>
                <w:delText>Age(s) of child(ren) involved:</w:delText>
              </w:r>
            </w:del>
          </w:p>
        </w:tc>
      </w:tr>
      <w:tr w:rsidR="00835514" w14:paraId="3539B36F" w14:textId="77777777" w:rsidTr="00835514">
        <w:trPr>
          <w:del w:id="231" w:author="Elifnaz Sad" w:date="2026-09-25T21:13:00Z" w16du:dateUtc="2026-09-26T01:13:00Z"/>
        </w:trPr>
        <w:tc>
          <w:tcPr>
            <w:tcW w:w="9209" w:type="dxa"/>
            <w:gridSpan w:val="3"/>
          </w:tcPr>
          <w:p w14:paraId="6A0BA849" w14:textId="77777777" w:rsidR="00835514" w:rsidRDefault="0036260E" w:rsidP="00835514">
            <w:pPr>
              <w:tabs>
                <w:tab w:val="left" w:pos="2272"/>
              </w:tabs>
              <w:spacing w:line="360" w:lineRule="auto"/>
              <w:rPr>
                <w:del w:id="232" w:author="Elifnaz Sad" w:date="2026-09-25T21:13:00Z" w16du:dateUtc="2026-09-26T01:13:00Z"/>
              </w:rPr>
            </w:pPr>
            <w:del w:id="233" w:author="Elifnaz Sad" w:date="2026-09-25T21:13:00Z" w16du:dateUtc="2026-09-26T01:13:00Z"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1" allowOverlap="1" wp14:anchorId="72092127" wp14:editId="6349CE2D">
                        <wp:simplePos x="0" y="0"/>
                        <wp:positionH relativeFrom="column">
                          <wp:posOffset>795020</wp:posOffset>
                        </wp:positionH>
                        <wp:positionV relativeFrom="paragraph">
                          <wp:posOffset>216535</wp:posOffset>
                        </wp:positionV>
                        <wp:extent cx="180975" cy="171450"/>
                        <wp:effectExtent l="0" t="0" r="28575" b="19050"/>
                        <wp:wrapNone/>
                        <wp:docPr id="1" name="Rectangle 1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2BAFC48E" id="Rectangle 1" o:spid="_x0000_s1026" style="position:absolute;margin-left:62.6pt;margin-top:17.05pt;width:14.2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" filled="f" strokecolor="black [3213]" strokeweight=".5pt"/>
                    </w:pict>
                  </mc:Fallback>
                </mc:AlternateContent>
              </w:r>
              <w:r w:rsidR="00835514"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4384" behindDoc="0" locked="0" layoutInCell="1" allowOverlap="1" wp14:anchorId="21777BAD" wp14:editId="7FD061D4">
                        <wp:simplePos x="0" y="0"/>
                        <wp:positionH relativeFrom="column">
                          <wp:posOffset>4895215</wp:posOffset>
                        </wp:positionH>
                        <wp:positionV relativeFrom="paragraph">
                          <wp:posOffset>226364</wp:posOffset>
                        </wp:positionV>
                        <wp:extent cx="180975" cy="171450"/>
                        <wp:effectExtent l="0" t="0" r="28575" b="19050"/>
                        <wp:wrapNone/>
                        <wp:docPr id="4" name="Rectangle 4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23972297" id="Rectangle 4" o:spid="_x0000_s1026" style="position:absolute;margin-left:385.45pt;margin-top:17.8pt;width:14.25pt;height:1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" filled="f" strokecolor="black [3213]" strokeweight=".5pt"/>
                    </w:pict>
                  </mc:Fallback>
                </mc:AlternateContent>
              </w:r>
              <w:r w:rsidR="00835514"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3360" behindDoc="0" locked="0" layoutInCell="1" allowOverlap="1" wp14:anchorId="7845F4E1" wp14:editId="2ED0471D">
                        <wp:simplePos x="0" y="0"/>
                        <wp:positionH relativeFrom="column">
                          <wp:posOffset>3571240</wp:posOffset>
                        </wp:positionH>
                        <wp:positionV relativeFrom="paragraph">
                          <wp:posOffset>221919</wp:posOffset>
                        </wp:positionV>
                        <wp:extent cx="180975" cy="171450"/>
                        <wp:effectExtent l="0" t="0" r="28575" b="19050"/>
                        <wp:wrapNone/>
                        <wp:docPr id="3" name="Rectangle 3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7B9145AC" id="Rectangle 3" o:spid="_x0000_s1026" style="position:absolute;margin-left:281.2pt;margin-top:17.45pt;width:14.25pt;height:1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" filled="f" strokecolor="black [3213]" strokeweight=".5pt"/>
                    </w:pict>
                  </mc:Fallback>
                </mc:AlternateContent>
              </w:r>
              <w:r w:rsidR="00835514"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1312" behindDoc="0" locked="0" layoutInCell="1" allowOverlap="1" wp14:anchorId="0744E241" wp14:editId="78A88C5C">
                        <wp:simplePos x="0" y="0"/>
                        <wp:positionH relativeFrom="column">
                          <wp:posOffset>2118995</wp:posOffset>
                        </wp:positionH>
                        <wp:positionV relativeFrom="paragraph">
                          <wp:posOffset>220649</wp:posOffset>
                        </wp:positionV>
                        <wp:extent cx="180975" cy="171450"/>
                        <wp:effectExtent l="0" t="0" r="28575" b="19050"/>
                        <wp:wrapNone/>
                        <wp:docPr id="2" name="Rectangle 2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48B91928" id="Rectangle 2" o:spid="_x0000_s1026" style="position:absolute;margin-left:166.85pt;margin-top:17.35pt;width:14.25pt;height:1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" filled="f" strokecolor="black [3213]" strokeweight=".5pt"/>
                    </w:pict>
                  </mc:Fallback>
                </mc:AlternateContent>
              </w:r>
              <w:r w:rsidR="00835514">
                <w:delText>Was the incident</w:delText>
              </w:r>
            </w:del>
          </w:p>
          <w:p w14:paraId="5C43EF21" w14:textId="77777777" w:rsidR="00835514" w:rsidRDefault="00835514" w:rsidP="0036260E">
            <w:pPr>
              <w:tabs>
                <w:tab w:val="left" w:pos="2014"/>
                <w:tab w:val="left" w:pos="4282"/>
                <w:tab w:val="left" w:pos="6350"/>
              </w:tabs>
              <w:spacing w:line="360" w:lineRule="auto"/>
              <w:rPr>
                <w:del w:id="234" w:author="Elifnaz Sad" w:date="2026-09-25T21:13:00Z" w16du:dateUtc="2026-09-26T01:13:00Z"/>
              </w:rPr>
            </w:pPr>
            <w:del w:id="235" w:author="Elifnaz Sad" w:date="2026-09-25T21:13:00Z" w16du:dateUtc="2026-09-26T01:13:00Z">
              <w:r>
                <w:delText>Child on child</w:delText>
              </w:r>
              <w:r>
                <w:tab/>
                <w:delText>Child on adult</w:delText>
              </w:r>
              <w:r>
                <w:tab/>
                <w:delText>Adult on child</w:delText>
              </w:r>
              <w:r>
                <w:tab/>
                <w:delText>Adult on adult</w:delText>
              </w:r>
            </w:del>
          </w:p>
        </w:tc>
      </w:tr>
      <w:tr w:rsidR="00835514" w14:paraId="068DABB8" w14:textId="77777777" w:rsidTr="00835514">
        <w:trPr>
          <w:del w:id="236" w:author="Elifnaz Sad" w:date="2026-09-25T21:13:00Z" w16du:dateUtc="2026-09-26T01:13:00Z"/>
        </w:trPr>
        <w:tc>
          <w:tcPr>
            <w:tcW w:w="9209" w:type="dxa"/>
            <w:gridSpan w:val="3"/>
          </w:tcPr>
          <w:p w14:paraId="01A57921" w14:textId="77777777" w:rsidR="00835514" w:rsidRDefault="0036260E" w:rsidP="0036260E">
            <w:pPr>
              <w:tabs>
                <w:tab w:val="left" w:pos="1305"/>
                <w:tab w:val="left" w:pos="2722"/>
                <w:tab w:val="left" w:pos="4282"/>
                <w:tab w:val="left" w:pos="5887"/>
                <w:tab w:val="left" w:pos="7542"/>
              </w:tabs>
              <w:spacing w:line="360" w:lineRule="auto"/>
              <w:rPr>
                <w:del w:id="237" w:author="Elifnaz Sad" w:date="2026-09-25T21:13:00Z" w16du:dateUtc="2026-09-26T01:13:00Z"/>
              </w:rPr>
            </w:pPr>
            <w:del w:id="238" w:author="Elifnaz Sad" w:date="2026-09-25T21:13:00Z" w16du:dateUtc="2026-09-26T01:13:00Z"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77696" behindDoc="0" locked="0" layoutInCell="1" allowOverlap="1" wp14:anchorId="751DA0D3" wp14:editId="0CAFC527">
                        <wp:simplePos x="0" y="0"/>
                        <wp:positionH relativeFrom="column">
                          <wp:posOffset>4385945</wp:posOffset>
                        </wp:positionH>
                        <wp:positionV relativeFrom="paragraph">
                          <wp:posOffset>193040</wp:posOffset>
                        </wp:positionV>
                        <wp:extent cx="180975" cy="171450"/>
                        <wp:effectExtent l="0" t="0" r="28575" b="19050"/>
                        <wp:wrapNone/>
                        <wp:docPr id="12" name="Rectangle 12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33492626" id="Rectangle 12" o:spid="_x0000_s1026" style="position:absolute;margin-left:345.35pt;margin-top:15.2pt;width:14.25pt;height:1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" filled="f" strokecolor="black [3213]" strokeweight=".5pt"/>
                    </w:pict>
                  </mc:Fallback>
                </mc:AlternateContent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75648" behindDoc="0" locked="0" layoutInCell="1" allowOverlap="1" wp14:anchorId="4E2B1E71" wp14:editId="673BB482">
                        <wp:simplePos x="0" y="0"/>
                        <wp:positionH relativeFrom="column">
                          <wp:posOffset>3233420</wp:posOffset>
                        </wp:positionH>
                        <wp:positionV relativeFrom="paragraph">
                          <wp:posOffset>193040</wp:posOffset>
                        </wp:positionV>
                        <wp:extent cx="180975" cy="171450"/>
                        <wp:effectExtent l="0" t="0" r="28575" b="19050"/>
                        <wp:wrapNone/>
                        <wp:docPr id="11" name="Rectangle 11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33FFD939" id="Rectangle 11" o:spid="_x0000_s1026" style="position:absolute;margin-left:254.6pt;margin-top:15.2pt;width:14.25pt;height:13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" filled="f" strokecolor="black [3213]" strokeweight=".5pt"/>
                    </w:pict>
                  </mc:Fallback>
                </mc:AlternateContent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73600" behindDoc="0" locked="0" layoutInCell="1" allowOverlap="1" wp14:anchorId="7888C8CC" wp14:editId="328C37B1">
                        <wp:simplePos x="0" y="0"/>
                        <wp:positionH relativeFrom="column">
                          <wp:posOffset>2252345</wp:posOffset>
                        </wp:positionH>
                        <wp:positionV relativeFrom="paragraph">
                          <wp:posOffset>202565</wp:posOffset>
                        </wp:positionV>
                        <wp:extent cx="180975" cy="171450"/>
                        <wp:effectExtent l="0" t="0" r="28575" b="19050"/>
                        <wp:wrapNone/>
                        <wp:docPr id="10" name="Rectangle 10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2508A7F6" id="Rectangle 10" o:spid="_x0000_s1026" style="position:absolute;margin-left:177.35pt;margin-top:15.95pt;width:14.25pt;height:13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" filled="f" strokecolor="black [3213]" strokeweight=".5pt"/>
                    </w:pict>
                  </mc:Fallback>
                </mc:AlternateContent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71552" behindDoc="0" locked="0" layoutInCell="1" allowOverlap="1" wp14:anchorId="48414543" wp14:editId="0B0AEB84">
                        <wp:simplePos x="0" y="0"/>
                        <wp:positionH relativeFrom="column">
                          <wp:posOffset>1376045</wp:posOffset>
                        </wp:positionH>
                        <wp:positionV relativeFrom="paragraph">
                          <wp:posOffset>202565</wp:posOffset>
                        </wp:positionV>
                        <wp:extent cx="180975" cy="171450"/>
                        <wp:effectExtent l="0" t="0" r="28575" b="19050"/>
                        <wp:wrapNone/>
                        <wp:docPr id="9" name="Rectangle 9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7C919AED" id="Rectangle 9" o:spid="_x0000_s1026" style="position:absolute;margin-left:108.35pt;margin-top:15.95pt;width:14.25pt;height:13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" filled="f" strokecolor="black [3213]" strokeweight=".5pt"/>
                    </w:pict>
                  </mc:Fallback>
                </mc:AlternateContent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8480" behindDoc="0" locked="0" layoutInCell="1" allowOverlap="1" wp14:anchorId="3CF9E811" wp14:editId="5A48A818">
                        <wp:simplePos x="0" y="0"/>
                        <wp:positionH relativeFrom="column">
                          <wp:posOffset>5186045</wp:posOffset>
                        </wp:positionH>
                        <wp:positionV relativeFrom="paragraph">
                          <wp:posOffset>193040</wp:posOffset>
                        </wp:positionV>
                        <wp:extent cx="180975" cy="171450"/>
                        <wp:effectExtent l="0" t="0" r="28575" b="19050"/>
                        <wp:wrapNone/>
                        <wp:docPr id="7" name="Rectangle 7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6F6C2916" id="Rectangle 7" o:spid="_x0000_s1026" style="position:absolute;margin-left:408.35pt;margin-top:15.2pt;width:14.25pt;height:13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" filled="f" strokecolor="black [3213]" strokeweight=".5pt"/>
                    </w:pict>
                  </mc:Fallback>
                </mc:AlternateContent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6432" behindDoc="0" locked="0" layoutInCell="1" allowOverlap="1" wp14:anchorId="30658B58" wp14:editId="429F74A7">
                        <wp:simplePos x="0" y="0"/>
                        <wp:positionH relativeFrom="column">
                          <wp:posOffset>394970</wp:posOffset>
                        </wp:positionH>
                        <wp:positionV relativeFrom="paragraph">
                          <wp:posOffset>202565</wp:posOffset>
                        </wp:positionV>
                        <wp:extent cx="180975" cy="171450"/>
                        <wp:effectExtent l="0" t="0" r="28575" b="19050"/>
                        <wp:wrapNone/>
                        <wp:docPr id="6" name="Rectangle 6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2ECFF30C" id="Rectangle 6" o:spid="_x0000_s1026" style="position:absolute;margin-left:31.1pt;margin-top:15.95pt;width:14.25pt;height:1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" filled="f" strokecolor="black [3213]" strokeweight=".5pt"/>
                    </w:pict>
                  </mc:Fallback>
                </mc:AlternateContent>
              </w:r>
              <w:r>
                <w:delText>Type of incident</w:delText>
              </w:r>
            </w:del>
          </w:p>
          <w:p w14:paraId="44248542" w14:textId="77777777" w:rsidR="0036260E" w:rsidRDefault="0036260E" w:rsidP="0036260E">
            <w:pPr>
              <w:tabs>
                <w:tab w:val="left" w:pos="1305"/>
                <w:tab w:val="left" w:pos="2722"/>
                <w:tab w:val="left" w:pos="4282"/>
                <w:tab w:val="left" w:pos="5887"/>
                <w:tab w:val="left" w:pos="7542"/>
              </w:tabs>
              <w:spacing w:line="360" w:lineRule="auto"/>
              <w:rPr>
                <w:del w:id="239" w:author="Elifnaz Sad" w:date="2026-09-25T21:13:00Z" w16du:dateUtc="2026-09-26T01:13:00Z"/>
              </w:rPr>
            </w:pPr>
            <w:del w:id="240" w:author="Elifnaz Sad" w:date="2026-09-25T21:13:00Z" w16du:dateUtc="2026-09-26T01:13:00Z">
              <w:r>
                <w:delText>Sexual</w:delText>
              </w:r>
              <w:r>
                <w:tab/>
                <w:delText>Profanity</w:delText>
              </w:r>
              <w:r>
                <w:tab/>
                <w:delText>Violence</w:delText>
              </w:r>
              <w:r>
                <w:tab/>
                <w:delText>Bullying</w:delText>
              </w:r>
              <w:r>
                <w:tab/>
                <w:delText>Grooming</w:delText>
              </w:r>
              <w:r>
                <w:tab/>
                <w:delText>Other</w:delText>
              </w:r>
            </w:del>
          </w:p>
          <w:p w14:paraId="48191D81" w14:textId="77777777" w:rsidR="0036260E" w:rsidRDefault="0036260E" w:rsidP="0036260E">
            <w:pPr>
              <w:tabs>
                <w:tab w:val="left" w:pos="1305"/>
                <w:tab w:val="left" w:pos="2722"/>
                <w:tab w:val="left" w:pos="4282"/>
                <w:tab w:val="left" w:pos="5887"/>
                <w:tab w:val="left" w:pos="7542"/>
              </w:tabs>
              <w:spacing w:line="360" w:lineRule="auto"/>
              <w:rPr>
                <w:del w:id="241" w:author="Elifnaz Sad" w:date="2026-09-25T21:13:00Z" w16du:dateUtc="2026-09-26T01:13:00Z"/>
              </w:rPr>
            </w:pPr>
            <w:del w:id="242" w:author="Elifnaz Sad" w:date="2026-09-25T21:13:00Z" w16du:dateUtc="2026-09-26T01:13:00Z">
              <w:r>
                <w:delText>Please give details</w:delText>
              </w:r>
            </w:del>
          </w:p>
        </w:tc>
      </w:tr>
      <w:tr w:rsidR="0036260E" w14:paraId="51E565B0" w14:textId="77777777" w:rsidTr="00835514">
        <w:trPr>
          <w:del w:id="243" w:author="Elifnaz Sad" w:date="2026-09-25T21:13:00Z" w16du:dateUtc="2026-09-26T01:13:00Z"/>
        </w:trPr>
        <w:tc>
          <w:tcPr>
            <w:tcW w:w="9209" w:type="dxa"/>
            <w:gridSpan w:val="3"/>
          </w:tcPr>
          <w:p w14:paraId="04015AC2" w14:textId="77777777" w:rsidR="0036260E" w:rsidRDefault="00352812" w:rsidP="00567150">
            <w:pPr>
              <w:tabs>
                <w:tab w:val="left" w:pos="1305"/>
                <w:tab w:val="left" w:pos="3148"/>
                <w:tab w:val="left" w:pos="4707"/>
                <w:tab w:val="left" w:pos="5887"/>
                <w:tab w:val="left" w:pos="6975"/>
              </w:tabs>
              <w:spacing w:line="360" w:lineRule="auto"/>
              <w:rPr>
                <w:del w:id="244" w:author="Elifnaz Sad" w:date="2026-09-25T21:13:00Z" w16du:dateUtc="2026-09-26T01:13:00Z"/>
                <w:noProof/>
              </w:rPr>
            </w:pPr>
            <w:del w:id="245" w:author="Elifnaz Sad" w:date="2026-09-25T21:13:00Z" w16du:dateUtc="2026-09-26T01:13:00Z"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81792" behindDoc="0" locked="0" layoutInCell="1" allowOverlap="1" wp14:anchorId="6C29ECD2" wp14:editId="1F6F23A3">
                        <wp:simplePos x="0" y="0"/>
                        <wp:positionH relativeFrom="column">
                          <wp:posOffset>5062220</wp:posOffset>
                        </wp:positionH>
                        <wp:positionV relativeFrom="paragraph">
                          <wp:posOffset>212725</wp:posOffset>
                        </wp:positionV>
                        <wp:extent cx="180975" cy="171450"/>
                        <wp:effectExtent l="0" t="0" r="28575" b="19050"/>
                        <wp:wrapNone/>
                        <wp:docPr id="14" name="Rectangle 14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16D07780" id="Rectangle 14" o:spid="_x0000_s1026" style="position:absolute;margin-left:398.6pt;margin-top:16.75pt;width:14.25pt;height:13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" filled="f" strokecolor="black [3213]" strokeweight=".5pt"/>
                    </w:pict>
                  </mc:Fallback>
                </mc:AlternateContent>
              </w:r>
              <w:r w:rsidR="00567150"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86912" behindDoc="0" locked="0" layoutInCell="1" allowOverlap="1" wp14:anchorId="1753D44E" wp14:editId="0604674B">
                        <wp:simplePos x="0" y="0"/>
                        <wp:positionH relativeFrom="column">
                          <wp:posOffset>4062095</wp:posOffset>
                        </wp:positionH>
                        <wp:positionV relativeFrom="paragraph">
                          <wp:posOffset>212725</wp:posOffset>
                        </wp:positionV>
                        <wp:extent cx="180975" cy="171450"/>
                        <wp:effectExtent l="0" t="0" r="28575" b="19050"/>
                        <wp:wrapNone/>
                        <wp:docPr id="17" name="Rectangle 17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7E8784B2" id="Rectangle 17" o:spid="_x0000_s1026" style="position:absolute;margin-left:319.85pt;margin-top:16.75pt;width:14.25pt;height:13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" filled="f" strokecolor="black [3213]" strokeweight=".5pt"/>
                    </w:pict>
                  </mc:Fallback>
                </mc:AlternateContent>
              </w:r>
              <w:r w:rsidR="00567150"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84864" behindDoc="0" locked="0" layoutInCell="1" allowOverlap="1" wp14:anchorId="71FB4923" wp14:editId="5031B9F3">
                        <wp:simplePos x="0" y="0"/>
                        <wp:positionH relativeFrom="column">
                          <wp:posOffset>2642870</wp:posOffset>
                        </wp:positionH>
                        <wp:positionV relativeFrom="paragraph">
                          <wp:posOffset>212725</wp:posOffset>
                        </wp:positionV>
                        <wp:extent cx="180975" cy="171450"/>
                        <wp:effectExtent l="0" t="0" r="28575" b="19050"/>
                        <wp:wrapNone/>
                        <wp:docPr id="16" name="Rectangle 16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437A0D6D" id="Rectangle 16" o:spid="_x0000_s1026" style="position:absolute;margin-left:208.1pt;margin-top:16.75pt;width:14.25pt;height:13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" filled="f" strokecolor="black [3213]" strokeweight=".5pt"/>
                    </w:pict>
                  </mc:Fallback>
                </mc:AlternateContent>
              </w:r>
              <w:r w:rsidR="00567150"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79744" behindDoc="0" locked="0" layoutInCell="1" allowOverlap="1" wp14:anchorId="3B459312" wp14:editId="7727FF10">
                        <wp:simplePos x="0" y="0"/>
                        <wp:positionH relativeFrom="column">
                          <wp:posOffset>1661795</wp:posOffset>
                        </wp:positionH>
                        <wp:positionV relativeFrom="paragraph">
                          <wp:posOffset>212725</wp:posOffset>
                        </wp:positionV>
                        <wp:extent cx="180975" cy="171450"/>
                        <wp:effectExtent l="0" t="0" r="28575" b="19050"/>
                        <wp:wrapNone/>
                        <wp:docPr id="13" name="Rectangle 13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18008F46" id="Rectangle 13" o:spid="_x0000_s1026" style="position:absolute;margin-left:130.85pt;margin-top:16.75pt;width:14.25pt;height:13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" filled="f" strokecolor="black [3213]" strokeweight=".5pt"/>
                    </w:pict>
                  </mc:Fallback>
                </mc:AlternateContent>
              </w:r>
              <w:r w:rsidR="0036260E">
                <w:rPr>
                  <w:noProof/>
                </w:rPr>
                <w:delText>How was the content accessed?</w:delText>
              </w:r>
            </w:del>
          </w:p>
          <w:p w14:paraId="43037EB2" w14:textId="77777777" w:rsidR="0036260E" w:rsidRDefault="00235395" w:rsidP="00567150">
            <w:pPr>
              <w:tabs>
                <w:tab w:val="left" w:pos="1305"/>
                <w:tab w:val="left" w:pos="3148"/>
                <w:tab w:val="left" w:pos="4707"/>
                <w:tab w:val="left" w:pos="5887"/>
                <w:tab w:val="left" w:pos="6975"/>
              </w:tabs>
              <w:spacing w:line="360" w:lineRule="auto"/>
              <w:rPr>
                <w:del w:id="246" w:author="Elifnaz Sad" w:date="2026-09-25T21:13:00Z" w16du:dateUtc="2026-09-26T01:13:00Z"/>
                <w:noProof/>
              </w:rPr>
            </w:pPr>
            <w:del w:id="247" w:author="Elifnaz Sad" w:date="2026-09-25T21:13:00Z" w16du:dateUtc="2026-09-26T01:13:00Z"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91008" behindDoc="0" locked="0" layoutInCell="1" allowOverlap="1" wp14:anchorId="54710DBC" wp14:editId="1028C821">
                        <wp:simplePos x="0" y="0"/>
                        <wp:positionH relativeFrom="column">
                          <wp:posOffset>5319395</wp:posOffset>
                        </wp:positionH>
                        <wp:positionV relativeFrom="paragraph">
                          <wp:posOffset>227965</wp:posOffset>
                        </wp:positionV>
                        <wp:extent cx="180975" cy="171450"/>
                        <wp:effectExtent l="0" t="0" r="28575" b="19050"/>
                        <wp:wrapNone/>
                        <wp:docPr id="19" name="Rectangle 19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034988CD" id="Rectangle 19" o:spid="_x0000_s1026" style="position:absolute;margin-left:418.85pt;margin-top:17.95pt;width:14.25pt;height:13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" filled="f" strokecolor="black [3213]" strokeweight=".5pt"/>
                    </w:pict>
                  </mc:Fallback>
                </mc:AlternateContent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88960" behindDoc="0" locked="0" layoutInCell="1" allowOverlap="1" wp14:anchorId="079263DF" wp14:editId="160E193D">
                        <wp:simplePos x="0" y="0"/>
                        <wp:positionH relativeFrom="column">
                          <wp:posOffset>1766570</wp:posOffset>
                        </wp:positionH>
                        <wp:positionV relativeFrom="paragraph">
                          <wp:posOffset>218440</wp:posOffset>
                        </wp:positionV>
                        <wp:extent cx="180975" cy="171450"/>
                        <wp:effectExtent l="0" t="0" r="28575" b="19050"/>
                        <wp:wrapNone/>
                        <wp:docPr id="18" name="Rectangle 18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6F65E0C7" id="Rectangle 18" o:spid="_x0000_s1026" style="position:absolute;margin-left:139.1pt;margin-top:17.2pt;width:14.25pt;height:13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" filled="f" strokecolor="black [3213]" strokeweight=".5pt"/>
                    </w:pict>
                  </mc:Fallback>
                </mc:AlternateContent>
              </w:r>
              <w:r w:rsidR="0036260E">
                <w:rPr>
                  <w:noProof/>
                </w:rPr>
                <w:delText>School internet via a PC</w:delText>
              </w:r>
              <w:r w:rsidR="00567150">
                <w:rPr>
                  <w:noProof/>
                </w:rPr>
                <w:delText>/laptop</w:delText>
              </w:r>
              <w:r w:rsidR="0036260E">
                <w:rPr>
                  <w:noProof/>
                </w:rPr>
                <w:tab/>
                <w:delText>v</w:delText>
              </w:r>
              <w:r w:rsidR="00567150">
                <w:rPr>
                  <w:noProof/>
                </w:rPr>
                <w:delText>ia a tablet</w:delText>
              </w:r>
              <w:r w:rsidR="00567150">
                <w:rPr>
                  <w:noProof/>
                </w:rPr>
                <w:tab/>
                <w:delText>via a mobile phone</w:delText>
              </w:r>
              <w:r w:rsidR="00567150">
                <w:rPr>
                  <w:noProof/>
                </w:rPr>
                <w:tab/>
              </w:r>
              <w:r w:rsidR="0036260E">
                <w:rPr>
                  <w:noProof/>
                </w:rPr>
                <w:delText>via email</w:delText>
              </w:r>
            </w:del>
          </w:p>
          <w:p w14:paraId="782051AC" w14:textId="77777777" w:rsidR="0036260E" w:rsidRDefault="00235395" w:rsidP="00567150">
            <w:pPr>
              <w:tabs>
                <w:tab w:val="left" w:pos="1305"/>
                <w:tab w:val="left" w:pos="3148"/>
                <w:tab w:val="left" w:pos="4707"/>
                <w:tab w:val="left" w:pos="5887"/>
                <w:tab w:val="left" w:pos="6975"/>
              </w:tabs>
              <w:spacing w:line="360" w:lineRule="auto"/>
              <w:rPr>
                <w:del w:id="248" w:author="Elifnaz Sad" w:date="2026-09-25T21:13:00Z" w16du:dateUtc="2026-09-26T01:13:00Z"/>
                <w:noProof/>
              </w:rPr>
            </w:pPr>
            <w:del w:id="249" w:author="Elifnaz Sad" w:date="2026-09-25T21:13:00Z" w16du:dateUtc="2026-09-26T01:13:00Z"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97152" behindDoc="0" locked="0" layoutInCell="1" allowOverlap="1" wp14:anchorId="4F59B0C8" wp14:editId="3EDFB948">
                        <wp:simplePos x="0" y="0"/>
                        <wp:positionH relativeFrom="column">
                          <wp:posOffset>5071745</wp:posOffset>
                        </wp:positionH>
                        <wp:positionV relativeFrom="paragraph">
                          <wp:posOffset>205105</wp:posOffset>
                        </wp:positionV>
                        <wp:extent cx="180975" cy="171450"/>
                        <wp:effectExtent l="0" t="0" r="28575" b="19050"/>
                        <wp:wrapNone/>
                        <wp:docPr id="22" name="Rectangle 22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1753C02E" id="Rectangle 22" o:spid="_x0000_s1026" style="position:absolute;margin-left:399.35pt;margin-top:16.15pt;width:14.25pt;height:13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" filled="f" strokecolor="black [3213]" strokeweight=".5pt"/>
                    </w:pict>
                  </mc:Fallback>
                </mc:AlternateContent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95104" behindDoc="0" locked="0" layoutInCell="1" allowOverlap="1" wp14:anchorId="27D3C3B8" wp14:editId="0208250B">
                        <wp:simplePos x="0" y="0"/>
                        <wp:positionH relativeFrom="column">
                          <wp:posOffset>3462020</wp:posOffset>
                        </wp:positionH>
                        <wp:positionV relativeFrom="paragraph">
                          <wp:posOffset>205105</wp:posOffset>
                        </wp:positionV>
                        <wp:extent cx="180975" cy="171450"/>
                        <wp:effectExtent l="0" t="0" r="28575" b="19050"/>
                        <wp:wrapNone/>
                        <wp:docPr id="21" name="Rectangle 21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519F5725" id="Rectangle 21" o:spid="_x0000_s1026" style="position:absolute;margin-left:272.6pt;margin-top:16.15pt;width:14.25pt;height:13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" filled="f" strokecolor="black [3213]" strokeweight=".5pt"/>
                    </w:pict>
                  </mc:Fallback>
                </mc:AlternateContent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93056" behindDoc="0" locked="0" layoutInCell="1" allowOverlap="1" wp14:anchorId="7BC19C44" wp14:editId="4D94E945">
                        <wp:simplePos x="0" y="0"/>
                        <wp:positionH relativeFrom="column">
                          <wp:posOffset>1376045</wp:posOffset>
                        </wp:positionH>
                        <wp:positionV relativeFrom="paragraph">
                          <wp:posOffset>205105</wp:posOffset>
                        </wp:positionV>
                        <wp:extent cx="180975" cy="171450"/>
                        <wp:effectExtent l="0" t="0" r="28575" b="19050"/>
                        <wp:wrapNone/>
                        <wp:docPr id="20" name="Rectangle 20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6DC85E4B" id="Rectangle 20" o:spid="_x0000_s1026" style="position:absolute;margin-left:108.35pt;margin-top:16.15pt;width:14.25pt;height:13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" filled="f" strokecolor="black [3213]" strokeweight=".5pt"/>
                    </w:pict>
                  </mc:Fallback>
                </mc:AlternateContent>
              </w:r>
              <w:r w:rsidR="00567150">
                <w:rPr>
                  <w:noProof/>
                </w:rPr>
                <w:delText xml:space="preserve">Tablet using alternative provider </w:delText>
              </w:r>
              <w:r w:rsidR="00567150">
                <w:rPr>
                  <w:noProof/>
                </w:rPr>
                <w:tab/>
              </w:r>
              <w:r w:rsidR="00567150">
                <w:rPr>
                  <w:noProof/>
                </w:rPr>
                <w:tab/>
                <w:delText>mobile phone using an alternative provider</w:delText>
              </w:r>
            </w:del>
          </w:p>
          <w:p w14:paraId="0AEA199D" w14:textId="77777777" w:rsidR="00567150" w:rsidRDefault="00567150" w:rsidP="00567150">
            <w:pPr>
              <w:tabs>
                <w:tab w:val="left" w:pos="1305"/>
                <w:tab w:val="left" w:pos="3148"/>
                <w:tab w:val="left" w:pos="4707"/>
                <w:tab w:val="left" w:pos="5887"/>
                <w:tab w:val="left" w:pos="6975"/>
              </w:tabs>
              <w:spacing w:line="360" w:lineRule="auto"/>
              <w:rPr>
                <w:del w:id="250" w:author="Elifnaz Sad" w:date="2026-09-25T21:13:00Z" w16du:dateUtc="2026-09-26T01:13:00Z"/>
                <w:noProof/>
              </w:rPr>
            </w:pPr>
            <w:del w:id="251" w:author="Elifnaz Sad" w:date="2026-09-25T21:13:00Z" w16du:dateUtc="2026-09-26T01:13:00Z">
              <w:r>
                <w:rPr>
                  <w:noProof/>
                </w:rPr>
                <w:delText>Via an internet browser</w:delText>
              </w:r>
              <w:r>
                <w:rPr>
                  <w:noProof/>
                </w:rPr>
                <w:tab/>
                <w:delText>via a social media website</w:delTex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tab/>
                <w:delText>via an app</w:delText>
              </w:r>
            </w:del>
          </w:p>
        </w:tc>
      </w:tr>
      <w:tr w:rsidR="0036260E" w14:paraId="51BB215D" w14:textId="77777777" w:rsidTr="00835514">
        <w:trPr>
          <w:del w:id="252" w:author="Elifnaz Sad" w:date="2026-09-25T21:13:00Z" w16du:dateUtc="2026-09-26T01:13:00Z"/>
        </w:trPr>
        <w:tc>
          <w:tcPr>
            <w:tcW w:w="9209" w:type="dxa"/>
            <w:gridSpan w:val="3"/>
          </w:tcPr>
          <w:p w14:paraId="687AFFFB" w14:textId="77777777" w:rsidR="0036260E" w:rsidRDefault="00BC559A" w:rsidP="0036260E">
            <w:pPr>
              <w:tabs>
                <w:tab w:val="left" w:pos="1305"/>
                <w:tab w:val="left" w:pos="2722"/>
                <w:tab w:val="left" w:pos="4282"/>
                <w:tab w:val="left" w:pos="5887"/>
                <w:tab w:val="left" w:pos="7542"/>
              </w:tabs>
              <w:spacing w:line="360" w:lineRule="auto"/>
              <w:rPr>
                <w:del w:id="253" w:author="Elifnaz Sad" w:date="2026-09-25T21:13:00Z" w16du:dateUtc="2026-09-26T01:13:00Z"/>
                <w:noProof/>
              </w:rPr>
            </w:pPr>
            <w:del w:id="254" w:author="Elifnaz Sad" w:date="2026-09-25T21:13:00Z" w16du:dateUtc="2026-09-26T01:13:00Z">
              <w:r>
                <w:rPr>
                  <w:noProof/>
                </w:rPr>
                <w:delText>What action was taken in relation to those involved in the incident?</w:delText>
              </w:r>
            </w:del>
          </w:p>
        </w:tc>
      </w:tr>
      <w:tr w:rsidR="0036260E" w14:paraId="6360F2DE" w14:textId="77777777" w:rsidTr="00835514">
        <w:trPr>
          <w:del w:id="255" w:author="Elifnaz Sad" w:date="2026-09-25T21:13:00Z" w16du:dateUtc="2026-09-26T01:13:00Z"/>
        </w:trPr>
        <w:tc>
          <w:tcPr>
            <w:tcW w:w="9209" w:type="dxa"/>
            <w:gridSpan w:val="3"/>
          </w:tcPr>
          <w:p w14:paraId="12FBDD2E" w14:textId="77777777" w:rsidR="0036260E" w:rsidRDefault="00BC559A" w:rsidP="0036260E">
            <w:pPr>
              <w:tabs>
                <w:tab w:val="left" w:pos="1305"/>
                <w:tab w:val="left" w:pos="2722"/>
                <w:tab w:val="left" w:pos="4282"/>
                <w:tab w:val="left" w:pos="5887"/>
                <w:tab w:val="left" w:pos="7542"/>
              </w:tabs>
              <w:spacing w:line="360" w:lineRule="auto"/>
              <w:rPr>
                <w:del w:id="256" w:author="Elifnaz Sad" w:date="2026-09-25T21:13:00Z" w16du:dateUtc="2026-09-26T01:13:00Z"/>
                <w:noProof/>
              </w:rPr>
            </w:pPr>
            <w:del w:id="257" w:author="Elifnaz Sad" w:date="2026-09-25T21:13:00Z" w16du:dateUtc="2026-09-26T01:13:00Z">
              <w:r>
                <w:rPr>
                  <w:noProof/>
                </w:rPr>
                <w:delText>What action was taken regarding the site/content accessed?</w:delText>
              </w:r>
            </w:del>
          </w:p>
        </w:tc>
      </w:tr>
      <w:tr w:rsidR="00BC559A" w14:paraId="00515C5E" w14:textId="77777777" w:rsidTr="00835514">
        <w:trPr>
          <w:del w:id="258" w:author="Elifnaz Sad" w:date="2026-09-25T21:13:00Z" w16du:dateUtc="2026-09-26T01:13:00Z"/>
        </w:trPr>
        <w:tc>
          <w:tcPr>
            <w:tcW w:w="9209" w:type="dxa"/>
            <w:gridSpan w:val="3"/>
          </w:tcPr>
          <w:p w14:paraId="19522197" w14:textId="77777777" w:rsidR="00BC559A" w:rsidRDefault="00352812" w:rsidP="00352812">
            <w:pPr>
              <w:tabs>
                <w:tab w:val="left" w:pos="1305"/>
                <w:tab w:val="left" w:pos="2722"/>
                <w:tab w:val="left" w:pos="4282"/>
                <w:tab w:val="left" w:pos="6408"/>
              </w:tabs>
              <w:spacing w:line="360" w:lineRule="auto"/>
              <w:rPr>
                <w:del w:id="259" w:author="Elifnaz Sad" w:date="2026-09-25T21:13:00Z" w16du:dateUtc="2026-09-26T01:13:00Z"/>
                <w:noProof/>
              </w:rPr>
            </w:pPr>
            <w:del w:id="260" w:author="Elifnaz Sad" w:date="2026-09-25T21:13:00Z" w16du:dateUtc="2026-09-26T01:13:00Z"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703296" behindDoc="0" locked="0" layoutInCell="1" allowOverlap="1" wp14:anchorId="652771EF" wp14:editId="354AC2C1">
                        <wp:simplePos x="0" y="0"/>
                        <wp:positionH relativeFrom="column">
                          <wp:posOffset>5138420</wp:posOffset>
                        </wp:positionH>
                        <wp:positionV relativeFrom="paragraph">
                          <wp:posOffset>198755</wp:posOffset>
                        </wp:positionV>
                        <wp:extent cx="180975" cy="171450"/>
                        <wp:effectExtent l="0" t="0" r="28575" b="19050"/>
                        <wp:wrapNone/>
                        <wp:docPr id="23" name="Rectangle 23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3EBF194F" id="Rectangle 23" o:spid="_x0000_s1026" style="position:absolute;margin-left:404.6pt;margin-top:15.65pt;width:14.25pt;height:13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" filled="f" strokecolor="black [3213]" strokeweight=".5pt"/>
                    </w:pict>
                  </mc:Fallback>
                </mc:AlternateContent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701248" behindDoc="0" locked="0" layoutInCell="1" allowOverlap="1" wp14:anchorId="101E334B" wp14:editId="71A27B2A">
                        <wp:simplePos x="0" y="0"/>
                        <wp:positionH relativeFrom="column">
                          <wp:posOffset>3509645</wp:posOffset>
                        </wp:positionH>
                        <wp:positionV relativeFrom="paragraph">
                          <wp:posOffset>198755</wp:posOffset>
                        </wp:positionV>
                        <wp:extent cx="180975" cy="171450"/>
                        <wp:effectExtent l="0" t="0" r="28575" b="19050"/>
                        <wp:wrapNone/>
                        <wp:docPr id="8" name="Rectangle 8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3C0B7F7F" id="Rectangle 8" o:spid="_x0000_s1026" style="position:absolute;margin-left:276.35pt;margin-top:15.65pt;width:14.25pt;height:13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" filled="f" strokecolor="black [3213]" strokeweight=".5pt"/>
                    </w:pict>
                  </mc:Fallback>
                </mc:AlternateContent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99200" behindDoc="0" locked="0" layoutInCell="1" allowOverlap="1" wp14:anchorId="015BFFEF" wp14:editId="41762919">
                        <wp:simplePos x="0" y="0"/>
                        <wp:positionH relativeFrom="column">
                          <wp:posOffset>985520</wp:posOffset>
                        </wp:positionH>
                        <wp:positionV relativeFrom="paragraph">
                          <wp:posOffset>198755</wp:posOffset>
                        </wp:positionV>
                        <wp:extent cx="180975" cy="171450"/>
                        <wp:effectExtent l="0" t="0" r="28575" b="19050"/>
                        <wp:wrapNone/>
                        <wp:docPr id="5" name="Rectangle 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5EF7F337" id="Rectangle 5" o:spid="_x0000_s1026" style="position:absolute;margin-left:77.6pt;margin-top:15.65pt;width:14.25pt;height:13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" filled="f" strokecolor="black [3213]" strokeweight=".5pt"/>
                    </w:pict>
                  </mc:Fallback>
                </mc:AlternateContent>
              </w:r>
              <w:r w:rsidR="00BC559A">
                <w:rPr>
                  <w:noProof/>
                </w:rPr>
                <w:delText>What follow-up action was taken?</w:delText>
              </w:r>
            </w:del>
          </w:p>
          <w:p w14:paraId="7EDF69C1" w14:textId="77777777" w:rsidR="00BC559A" w:rsidRDefault="00352812" w:rsidP="00352812">
            <w:pPr>
              <w:tabs>
                <w:tab w:val="left" w:pos="1305"/>
                <w:tab w:val="left" w:pos="2722"/>
                <w:tab w:val="left" w:pos="4282"/>
                <w:tab w:val="left" w:pos="6408"/>
              </w:tabs>
              <w:spacing w:line="360" w:lineRule="auto"/>
              <w:rPr>
                <w:del w:id="261" w:author="Elifnaz Sad" w:date="2026-09-25T21:13:00Z" w16du:dateUtc="2026-09-26T01:13:00Z"/>
                <w:noProof/>
              </w:rPr>
            </w:pPr>
            <w:del w:id="262" w:author="Elifnaz Sad" w:date="2026-09-25T21:13:00Z" w16du:dateUtc="2026-09-26T01:13:00Z"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707392" behindDoc="0" locked="0" layoutInCell="1" allowOverlap="1" wp14:anchorId="0E162930" wp14:editId="0336D1EF">
                        <wp:simplePos x="0" y="0"/>
                        <wp:positionH relativeFrom="column">
                          <wp:posOffset>2195195</wp:posOffset>
                        </wp:positionH>
                        <wp:positionV relativeFrom="paragraph">
                          <wp:posOffset>204470</wp:posOffset>
                        </wp:positionV>
                        <wp:extent cx="180975" cy="171450"/>
                        <wp:effectExtent l="0" t="0" r="28575" b="19050"/>
                        <wp:wrapNone/>
                        <wp:docPr id="25" name="Rectangle 2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6C7DFAEE" id="Rectangle 25" o:spid="_x0000_s1026" style="position:absolute;margin-left:172.85pt;margin-top:16.1pt;width:14.25pt;height:13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" filled="f" strokecolor="black [3213]" strokeweight=".5pt"/>
                    </w:pict>
                  </mc:Fallback>
                </mc:AlternateContent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705344" behindDoc="0" locked="0" layoutInCell="1" allowOverlap="1" wp14:anchorId="592D7B2A" wp14:editId="40DAD5AC">
                        <wp:simplePos x="0" y="0"/>
                        <wp:positionH relativeFrom="column">
                          <wp:posOffset>1118870</wp:posOffset>
                        </wp:positionH>
                        <wp:positionV relativeFrom="paragraph">
                          <wp:posOffset>204470</wp:posOffset>
                        </wp:positionV>
                        <wp:extent cx="180975" cy="171450"/>
                        <wp:effectExtent l="0" t="0" r="28575" b="19050"/>
                        <wp:wrapNone/>
                        <wp:docPr id="24" name="Rectangle 24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809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336D9F69" id="Rectangle 24" o:spid="_x0000_s1026" style="position:absolute;margin-left:88.1pt;margin-top:16.1pt;width:14.25pt;height:13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" filled="f" strokecolor="black [3213]" strokeweight=".5pt"/>
                    </w:pict>
                  </mc:Fallback>
                </mc:AlternateContent>
              </w:r>
              <w:r w:rsidR="00BC559A">
                <w:rPr>
                  <w:noProof/>
                </w:rPr>
                <w:delText>Referral to LADO</w:delText>
              </w:r>
              <w:r w:rsidR="00BC559A">
                <w:rPr>
                  <w:noProof/>
                </w:rPr>
                <w:tab/>
                <w:delText>Referral to Children’s Social Care</w:delText>
              </w:r>
              <w:r w:rsidR="00BC559A">
                <w:rPr>
                  <w:noProof/>
                </w:rPr>
                <w:tab/>
                <w:delText>Advice to parents</w:delText>
              </w:r>
            </w:del>
          </w:p>
          <w:p w14:paraId="5BE91164" w14:textId="77777777" w:rsidR="00BC559A" w:rsidRDefault="00BC559A" w:rsidP="00352812">
            <w:pPr>
              <w:tabs>
                <w:tab w:val="left" w:pos="1305"/>
                <w:tab w:val="left" w:pos="2722"/>
                <w:tab w:val="left" w:pos="4282"/>
                <w:tab w:val="left" w:pos="6408"/>
              </w:tabs>
              <w:spacing w:line="360" w:lineRule="auto"/>
              <w:rPr>
                <w:del w:id="263" w:author="Elifnaz Sad" w:date="2026-09-25T21:13:00Z" w16du:dateUtc="2026-09-26T01:13:00Z"/>
                <w:noProof/>
              </w:rPr>
            </w:pPr>
            <w:del w:id="264" w:author="Elifnaz Sad" w:date="2026-09-25T21:13:00Z" w16du:dateUtc="2026-09-26T01:13:00Z">
              <w:r>
                <w:rPr>
                  <w:noProof/>
                </w:rPr>
                <w:delText>Police investigation</w:delText>
              </w:r>
              <w:r>
                <w:rPr>
                  <w:noProof/>
                </w:rPr>
                <w:tab/>
                <w:delText>Other</w:delText>
              </w:r>
            </w:del>
          </w:p>
          <w:p w14:paraId="174D01F9" w14:textId="77777777" w:rsidR="00352812" w:rsidRDefault="00352812" w:rsidP="00352812">
            <w:pPr>
              <w:tabs>
                <w:tab w:val="left" w:pos="1305"/>
                <w:tab w:val="left" w:pos="2722"/>
                <w:tab w:val="left" w:pos="4282"/>
                <w:tab w:val="left" w:pos="6408"/>
              </w:tabs>
              <w:spacing w:line="360" w:lineRule="auto"/>
              <w:rPr>
                <w:del w:id="265" w:author="Elifnaz Sad" w:date="2026-09-25T21:13:00Z" w16du:dateUtc="2026-09-26T01:13:00Z"/>
                <w:noProof/>
              </w:rPr>
            </w:pPr>
            <w:del w:id="266" w:author="Elifnaz Sad" w:date="2026-09-25T21:13:00Z" w16du:dateUtc="2026-09-26T01:13:00Z">
              <w:r>
                <w:rPr>
                  <w:noProof/>
                </w:rPr>
                <w:delText>Please provide details:</w:delText>
              </w:r>
            </w:del>
          </w:p>
        </w:tc>
      </w:tr>
    </w:tbl>
    <w:p w14:paraId="4C512A62" w14:textId="77777777" w:rsidR="00540398" w:rsidRPr="00E92BB9" w:rsidRDefault="00540398" w:rsidP="0065415B">
      <w:pPr>
        <w:spacing w:after="120" w:line="240" w:lineRule="auto"/>
        <w:jc w:val="both"/>
        <w:rPr>
          <w:rFonts w:ascii="Times New Roman" w:hAnsi="Times New Roman"/>
          <w:sz w:val="20"/>
          <w:lang w:val="en-US"/>
          <w:rPrChange w:id="267" w:author="Elifnaz Sad" w:date="2026-09-25T21:13:00Z" w16du:dateUtc="2026-09-26T01:13:00Z">
            <w:rPr/>
          </w:rPrChange>
        </w:rPr>
        <w:pPrChange w:id="268" w:author="Elifnaz Sad" w:date="2026-09-25T21:13:00Z" w16du:dateUtc="2026-09-26T01:13:00Z">
          <w:pPr/>
        </w:pPrChange>
      </w:pPr>
    </w:p>
    <w:sectPr w:rsidR="00540398" w:rsidRPr="00E92BB9" w:rsidSect="00091238">
      <w:headerReference w:type="default" r:id="rId11"/>
      <w:footerReference w:type="default" r:id="rId12"/>
      <w:pgSz w:w="11906" w:h="16838" w:orient="portrait"/>
      <w:pgMar w:top="568" w:right="1080" w:bottom="568" w:left="1080" w:header="709" w:footer="709" w:gutter="0"/>
      <w:cols w:space="708"/>
      <w:docGrid w:linePitch="360"/>
      <w:sectPrChange w:id="269" w:author="Elifnaz Sad" w:date="2026-09-25T21:13:00Z" w16du:dateUtc="2026-09-26T01:13:00Z">
        <w:sectPr w:rsidR="00540398" w:rsidRPr="00E92BB9" w:rsidSect="00091238">
          <w:pgSz w:w="16838" w:h="11906" w:orient="landscape"/>
          <w:pgMar w:top="1134" w:right="1077" w:bottom="1134" w:left="1077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88A4BC" w14:textId="77777777" w:rsidR="002446BA" w:rsidRDefault="002446BA" w:rsidP="004D3B8C">
      <w:pPr>
        <w:spacing w:after="0" w:line="240" w:lineRule="auto"/>
      </w:pPr>
      <w:r>
        <w:separator/>
      </w:r>
    </w:p>
  </w:endnote>
  <w:endnote w:type="continuationSeparator" w:id="0">
    <w:p w14:paraId="41C147D2" w14:textId="77777777" w:rsidR="002446BA" w:rsidRDefault="002446BA" w:rsidP="004D3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A9BA7B" w14:textId="77777777" w:rsidR="004D3B8C" w:rsidRDefault="004D3B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BD3070" w14:textId="77777777" w:rsidR="002446BA" w:rsidRDefault="002446BA" w:rsidP="004D3B8C">
      <w:pPr>
        <w:spacing w:after="0" w:line="240" w:lineRule="auto"/>
      </w:pPr>
      <w:r>
        <w:separator/>
      </w:r>
    </w:p>
  </w:footnote>
  <w:footnote w:type="continuationSeparator" w:id="0">
    <w:p w14:paraId="5367882C" w14:textId="77777777" w:rsidR="002446BA" w:rsidRDefault="002446BA" w:rsidP="004D3B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E0D0B7" w14:textId="77777777" w:rsidR="004D3B8C" w:rsidRDefault="004D3B8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8B1"/>
    <w:rsid w:val="00003E33"/>
    <w:rsid w:val="00056FE9"/>
    <w:rsid w:val="00086433"/>
    <w:rsid w:val="00091238"/>
    <w:rsid w:val="000B0771"/>
    <w:rsid w:val="000C364C"/>
    <w:rsid w:val="000F40E3"/>
    <w:rsid w:val="00106EE4"/>
    <w:rsid w:val="00116D4D"/>
    <w:rsid w:val="00146E8E"/>
    <w:rsid w:val="00154B2D"/>
    <w:rsid w:val="001F3802"/>
    <w:rsid w:val="002011DC"/>
    <w:rsid w:val="00235395"/>
    <w:rsid w:val="002446BA"/>
    <w:rsid w:val="00276A82"/>
    <w:rsid w:val="002B34D7"/>
    <w:rsid w:val="00301258"/>
    <w:rsid w:val="003156C3"/>
    <w:rsid w:val="00317DAE"/>
    <w:rsid w:val="0034031C"/>
    <w:rsid w:val="00352812"/>
    <w:rsid w:val="0036260E"/>
    <w:rsid w:val="00374192"/>
    <w:rsid w:val="003803D2"/>
    <w:rsid w:val="003B18F6"/>
    <w:rsid w:val="003B2776"/>
    <w:rsid w:val="003D7D7F"/>
    <w:rsid w:val="003E1ADB"/>
    <w:rsid w:val="00417FDF"/>
    <w:rsid w:val="00427CFA"/>
    <w:rsid w:val="00454605"/>
    <w:rsid w:val="00476314"/>
    <w:rsid w:val="004D3B8C"/>
    <w:rsid w:val="00540398"/>
    <w:rsid w:val="0055106D"/>
    <w:rsid w:val="00567150"/>
    <w:rsid w:val="005674D4"/>
    <w:rsid w:val="0059441C"/>
    <w:rsid w:val="005A370C"/>
    <w:rsid w:val="006016B3"/>
    <w:rsid w:val="00616942"/>
    <w:rsid w:val="00627BAA"/>
    <w:rsid w:val="00633FB8"/>
    <w:rsid w:val="0065415B"/>
    <w:rsid w:val="006E2A8C"/>
    <w:rsid w:val="006F2FA7"/>
    <w:rsid w:val="00753FB2"/>
    <w:rsid w:val="00770033"/>
    <w:rsid w:val="00791D1D"/>
    <w:rsid w:val="007B7C25"/>
    <w:rsid w:val="007C2330"/>
    <w:rsid w:val="007E63DB"/>
    <w:rsid w:val="00835514"/>
    <w:rsid w:val="00863300"/>
    <w:rsid w:val="008B7995"/>
    <w:rsid w:val="009117E0"/>
    <w:rsid w:val="009178B1"/>
    <w:rsid w:val="009600D5"/>
    <w:rsid w:val="00966AE5"/>
    <w:rsid w:val="009E28E3"/>
    <w:rsid w:val="009E7F86"/>
    <w:rsid w:val="00A002EF"/>
    <w:rsid w:val="00A51B2E"/>
    <w:rsid w:val="00A827A1"/>
    <w:rsid w:val="00AB3472"/>
    <w:rsid w:val="00AC4FB8"/>
    <w:rsid w:val="00B30AA9"/>
    <w:rsid w:val="00B63834"/>
    <w:rsid w:val="00BC559A"/>
    <w:rsid w:val="00BF0A49"/>
    <w:rsid w:val="00BF7926"/>
    <w:rsid w:val="00C0763F"/>
    <w:rsid w:val="00C75DCA"/>
    <w:rsid w:val="00CA3EB4"/>
    <w:rsid w:val="00D05B1B"/>
    <w:rsid w:val="00D7477C"/>
    <w:rsid w:val="00DD0AF0"/>
    <w:rsid w:val="00E554E7"/>
    <w:rsid w:val="00E92BB9"/>
    <w:rsid w:val="00EB1E40"/>
    <w:rsid w:val="00ED4D09"/>
    <w:rsid w:val="00EE06F4"/>
    <w:rsid w:val="00FB27F2"/>
    <w:rsid w:val="00FC190D"/>
    <w:rsid w:val="00FC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C348C"/>
  <w15:chartTrackingRefBased/>
  <w15:docId w15:val="{6765DC6B-95B0-4FEA-8078-6DD1BEC20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D3B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tr-TR"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78B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D3B8C"/>
    <w:rPr>
      <w:rFonts w:ascii="Times New Roman" w:eastAsia="Times New Roman" w:hAnsi="Times New Roman" w:cs="Times New Roman"/>
      <w:b/>
      <w:bCs/>
      <w:sz w:val="36"/>
      <w:szCs w:val="36"/>
      <w:lang w:val="tr-TR" w:eastAsia="tr-TR"/>
    </w:rPr>
  </w:style>
  <w:style w:type="character" w:styleId="Hyperlink">
    <w:name w:val="Hyperlink"/>
    <w:basedOn w:val="DefaultParagraphFont"/>
    <w:uiPriority w:val="99"/>
    <w:unhideWhenUsed/>
    <w:rsid w:val="004D3B8C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D7D7F"/>
    <w:pPr>
      <w:spacing w:after="0" w:line="240" w:lineRule="auto"/>
      <w:pPrChange w:id="0" w:author="Elifnaz Sad" w:date="2026-09-25T21:13:00Z">
        <w:pPr/>
      </w:pPrChange>
    </w:pPr>
    <w:rPr>
      <w:rFonts w:eastAsiaTheme="minorEastAsia"/>
      <w:sz w:val="20"/>
      <w:szCs w:val="20"/>
      <w:lang w:val="tr-TR" w:eastAsia="tr-TR"/>
      <w:rPrChange w:id="0" w:author="Elifnaz Sad" w:date="2026-09-25T21:13:00Z">
        <w:rPr>
          <w:rFonts w:asciiTheme="minorHAnsi" w:eastAsiaTheme="minorEastAsia" w:hAnsiTheme="minorHAnsi" w:cstheme="minorBidi"/>
          <w:lang w:val="tr-TR" w:eastAsia="tr-TR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3B8C"/>
    <w:rPr>
      <w:rFonts w:eastAsiaTheme="minorEastAsia"/>
      <w:sz w:val="20"/>
      <w:szCs w:val="20"/>
      <w:lang w:val="tr-TR" w:eastAsia="tr-TR"/>
    </w:rPr>
  </w:style>
  <w:style w:type="character" w:styleId="FootnoteReference">
    <w:name w:val="footnote reference"/>
    <w:basedOn w:val="DefaultParagraphFont"/>
    <w:uiPriority w:val="99"/>
    <w:semiHidden/>
    <w:unhideWhenUsed/>
    <w:rsid w:val="004D3B8C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B8C"/>
    <w:pPr>
      <w:spacing w:after="0" w:line="240" w:lineRule="auto"/>
    </w:pPr>
    <w:rPr>
      <w:rFonts w:ascii="Segoe UI" w:eastAsiaTheme="minorEastAsia" w:hAnsi="Segoe UI" w:cs="Segoe UI"/>
      <w:sz w:val="18"/>
      <w:szCs w:val="18"/>
      <w:lang w:val="tr-TR" w:eastAsia="tr-T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B8C"/>
    <w:rPr>
      <w:rFonts w:ascii="Segoe UI" w:eastAsiaTheme="minorEastAsia" w:hAnsi="Segoe UI" w:cs="Segoe UI"/>
      <w:sz w:val="18"/>
      <w:szCs w:val="18"/>
      <w:lang w:val="tr-TR" w:eastAsia="tr-TR"/>
    </w:rPr>
  </w:style>
  <w:style w:type="character" w:styleId="CommentReference">
    <w:name w:val="annotation reference"/>
    <w:basedOn w:val="DefaultParagraphFont"/>
    <w:uiPriority w:val="99"/>
    <w:semiHidden/>
    <w:unhideWhenUsed/>
    <w:rsid w:val="004D3B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7BAA"/>
    <w:pPr>
      <w:spacing w:after="200" w:line="240" w:lineRule="auto"/>
      <w:pPrChange w:id="1" w:author="Elifnaz Sad" w:date="2026-09-25T21:13:00Z">
        <w:pPr>
          <w:spacing w:after="200"/>
        </w:pPr>
      </w:pPrChange>
    </w:pPr>
    <w:rPr>
      <w:rFonts w:eastAsiaTheme="minorEastAsia"/>
      <w:sz w:val="20"/>
      <w:szCs w:val="20"/>
      <w:lang w:val="tr-TR" w:eastAsia="tr-TR"/>
      <w:rPrChange w:id="1" w:author="Elifnaz Sad" w:date="2026-09-25T21:13:00Z">
        <w:rPr>
          <w:rFonts w:asciiTheme="minorHAnsi" w:eastAsiaTheme="minorEastAsia" w:hAnsiTheme="minorHAnsi" w:cstheme="minorBidi"/>
          <w:lang w:val="tr-TR" w:eastAsia="tr-TR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3B8C"/>
    <w:rPr>
      <w:rFonts w:eastAsiaTheme="minorEastAsia"/>
      <w:sz w:val="20"/>
      <w:szCs w:val="20"/>
      <w:lang w:val="tr-TR" w:eastAsia="tr-T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3B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3B8C"/>
    <w:rPr>
      <w:rFonts w:eastAsiaTheme="minorEastAsia"/>
      <w:b/>
      <w:bCs/>
      <w:sz w:val="20"/>
      <w:szCs w:val="20"/>
      <w:lang w:val="tr-TR" w:eastAsia="tr-TR"/>
    </w:rPr>
  </w:style>
  <w:style w:type="character" w:styleId="Strong">
    <w:name w:val="Strong"/>
    <w:basedOn w:val="DefaultParagraphFont"/>
    <w:uiPriority w:val="22"/>
    <w:qFormat/>
    <w:rsid w:val="004D3B8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D3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B8C"/>
  </w:style>
  <w:style w:type="paragraph" w:styleId="Footer">
    <w:name w:val="footer"/>
    <w:basedOn w:val="Normal"/>
    <w:link w:val="FooterChar"/>
    <w:uiPriority w:val="99"/>
    <w:unhideWhenUsed/>
    <w:rsid w:val="004D3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321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8C1850CB43204FBE75EC3A6082E87C" ma:contentTypeVersion="0" ma:contentTypeDescription="Create a new document." ma:contentTypeScope="" ma:versionID="bbe0c0b8e1b50a5ffac5706aac30353a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A0431A-E89E-4ED6-ACE2-A68A03845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7CEECA9A-2E00-4B37-A54D-E0CB28C818EB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390CE1-7FE2-4882-822F-7DD15EDE929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1EE059-A643-844A-A43C-0467D8E2C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Hackney Learning Trust</Company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 filtering request and e-safety incident log</dc:title>
  <dc:subject/>
  <dc:creator>Jeremy Harris</dc:creator>
  <cp:keywords/>
  <dc:description/>
  <cp:lastModifiedBy>Arthur Souza Rodrigues</cp:lastModifiedBy>
  <cp:revision>1</cp:revision>
  <dcterms:created xsi:type="dcterms:W3CDTF">2015-07-23T09:43:00Z</dcterms:created>
  <dcterms:modified xsi:type="dcterms:W3CDTF">2026-09-26T01:13:00Z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0x0101003F8C1850CB43204FBE75EC3A6082E87C</vt:lpwstr>
  </property>
</Properties>
</file>