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AE14B8" w14:textId="3B929828" w:rsidR="009B11BD" w:rsidRDefault="009B11BD">
      <w:pPr>
        <w:rPr>
          <w:ins w:id="0" w:author="Luccas Correa" w:date="2026-09-26T15:22:00Z" w16du:dateUtc="2026-09-26T19:22:00Z"/>
        </w:rPr>
      </w:pPr>
      <w:ins w:id="1" w:author="Luccas Correa" w:date="2026-09-26T15:22:00Z" w16du:dateUtc="2026-09-26T19:22:00Z">
        <w:r>
          <w:t>Some text</w:t>
        </w:r>
      </w:ins>
    </w:p>
    <w:p w14:paraId="23FECD93" w14:textId="7AE1D8B4" w:rsidR="009B11BD" w:rsidRDefault="009B11BD">
      <w:pPr>
        <w:rPr>
          <w:ins w:id="2" w:author="Luccas Correa" w:date="2026-09-26T15:22:00Z" w16du:dateUtc="2026-09-26T19:22:00Z"/>
        </w:rPr>
      </w:pPr>
      <w:ins w:id="3" w:author="Luccas Correa" w:date="2026-09-26T15:22:00Z" w16du:dateUtc="2026-09-26T19:22:00Z">
        <w:r>
          <w:t>An image will be added below:</w:t>
        </w:r>
      </w:ins>
    </w:p>
    <w:p w14:paraId="5F0204E4" w14:textId="77777777" w:rsidR="00EE722F" w:rsidRDefault="000037EB">
      <w:pPr>
        <w:rPr>
          <w:del w:id="4" w:author="Luccas Correa" w:date="2026-09-26T15:22:00Z" w16du:dateUtc="2026-09-26T19:22:00Z"/>
        </w:rPr>
      </w:pPr>
      <w:ins w:id="5" w:author="Luccas Correa" w:date="2026-09-26T15:22:00Z" w16du:dateUtc="2026-09-26T19:22:00Z">
        <w:r>
          <w:rPr>
            <w:noProof/>
          </w:rPr>
          <w:drawing>
            <wp:inline distT="0" distB="0" distL="0" distR="0" wp14:anchorId="102DFD76" wp14:editId="7503BA3C">
              <wp:extent cx="1270000" cy="1270000"/>
              <wp:effectExtent l="0" t="0" r="0" b="0"/>
              <wp:docPr id="1792865866" name="Picture 1" descr="A blue and white logo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92865866" name="Picture 1" descr="A blue and white logo&#10;&#10;AI-generated content may be incorrect."/>
                      <pic:cNvPicPr/>
                    </pic:nvPicPr>
                    <pic:blipFill>
                      <a:blip r:embed="rId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0" cy="127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6" w:author="Luccas Correa" w:date="2026-09-26T15:22:00Z" w16du:dateUtc="2026-09-26T19:22:00Z">
        <w:r w:rsidR="00977145">
          <w:rPr>
            <w:b/>
            <w:sz w:val="32"/>
          </w:rPr>
          <w:delText>m:d Delimiter - ECMA-376 Compliance Tests</w:delText>
        </w:r>
      </w:del>
    </w:p>
    <w:p w14:paraId="6B828268" w14:textId="77777777" w:rsidR="00EE722F" w:rsidRDefault="00EE722F">
      <w:pPr>
        <w:rPr>
          <w:del w:id="7" w:author="Luccas Correa" w:date="2026-09-26T15:22:00Z" w16du:dateUtc="2026-09-26T19:22:00Z"/>
        </w:rPr>
      </w:pPr>
    </w:p>
    <w:p w14:paraId="08D1B8FC" w14:textId="77777777" w:rsidR="00EE722F" w:rsidRDefault="00977145">
      <w:pPr>
        <w:rPr>
          <w:del w:id="8" w:author="Luccas Correa" w:date="2026-09-26T15:22:00Z" w16du:dateUtc="2026-09-26T19:22:00Z"/>
        </w:rPr>
      </w:pPr>
      <w:del w:id="9" w:author="Luccas Correa" w:date="2026-09-26T15:22:00Z" w16du:dateUtc="2026-09-26T19:22:00Z">
        <w:r>
          <w:rPr>
            <w:b/>
            <w:sz w:val="28"/>
          </w:rPr>
          <w:delText>Basic Structure</w:delText>
        </w:r>
      </w:del>
    </w:p>
    <w:p w14:paraId="70B24FEB" w14:textId="77777777" w:rsidR="00EE722F" w:rsidRDefault="00977145">
      <w:pPr>
        <w:rPr>
          <w:del w:id="10" w:author="Luccas Correa" w:date="2026-09-26T15:22:00Z" w16du:dateUtc="2026-09-26T19:22:00Z"/>
        </w:rPr>
      </w:pPr>
      <w:del w:id="11" w:author="Luccas Correa" w:date="2026-09-26T15:22:00Z" w16du:dateUtc="2026-09-26T19:22:00Z">
        <w:r>
          <w:rPr>
            <w:b/>
          </w:rPr>
          <w:delText>Case 1: Default parentheses, single expression</w:delText>
        </w:r>
      </w:del>
    </w:p>
    <w:p w14:paraId="03B0E94E" w14:textId="77777777" w:rsidR="00EE722F" w:rsidRDefault="00977145">
      <w:pPr>
        <w:rPr>
          <w:del w:id="12" w:author="Luccas Correa" w:date="2026-09-26T15:22:00Z" w16du:dateUtc="2026-09-26T19:22:00Z"/>
        </w:rPr>
      </w:pPr>
      <w:del w:id="13" w:author="Luccas Correa" w:date="2026-09-26T15:22:00Z" w16du:dateUtc="2026-09-26T19:22:00Z">
        <w:r>
          <w:delText>No dPr. Expected: (x+y)</w:delText>
        </w:r>
      </w:del>
    </w:p>
    <w:p w14:paraId="34F2FD46" w14:textId="77777777" w:rsidR="00EE722F" w:rsidRDefault="00977145">
      <w:pPr>
        <w:rPr>
          <w:del w:id="14" w:author="Luccas Correa" w:date="2026-09-26T15:22:00Z" w16du:dateUtc="2026-09-26T19:22:00Z"/>
        </w:rPr>
      </w:pPr>
      <m:oMathPara>
        <m:oMath>
          <m:d>
            <m:dPr>
              <m:ctrlPr>
                <w:del w:id="15" w:author="Luccas Correa" w:date="2026-09-26T15:22:00Z" w16du:dateUtc="2026-09-26T19:22:00Z">
                  <w:rPr>
                    <w:rFonts w:ascii="Cambria Math" w:hAnsi="Cambria Math"/>
                  </w:rPr>
                </w:del>
              </m:ctrlPr>
            </m:dPr>
            <m:e>
              <m:r>
                <w:del w:id="16" w:author="Luccas Correa" w:date="2026-09-26T15:22:00Z" w16du:dateUtc="2026-09-26T19:22:00Z">
                  <w:rPr>
                    <w:rFonts w:ascii="Cambria Math" w:hAnsi="Cambria Math"/>
                  </w:rPr>
                  <m:t>x</m:t>
                </w:del>
              </m:r>
              <m:r>
                <w:del w:id="17" w:author="Luccas Correa" w:date="2026-09-26T15:22:00Z" w16du:dateUtc="2026-09-26T19:22:00Z">
                  <w:rPr>
                    <w:rFonts w:ascii="Cambria Math" w:hAnsi="Cambria Math"/>
                  </w:rPr>
                  <m:t>+</m:t>
                </w:del>
              </m:r>
              <m:r>
                <w:del w:id="18" w:author="Luccas Correa" w:date="2026-09-26T15:22:00Z" w16du:dateUtc="2026-09-26T19:22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68EB3926" w14:textId="77777777" w:rsidR="00EE722F" w:rsidRDefault="00EE722F">
      <w:pPr>
        <w:rPr>
          <w:del w:id="19" w:author="Luccas Correa" w:date="2026-09-26T15:22:00Z" w16du:dateUtc="2026-09-26T19:22:00Z"/>
        </w:rPr>
      </w:pPr>
    </w:p>
    <w:p w14:paraId="22FC5507" w14:textId="77777777" w:rsidR="00EE722F" w:rsidRDefault="00977145">
      <w:pPr>
        <w:rPr>
          <w:del w:id="20" w:author="Luccas Correa" w:date="2026-09-26T15:22:00Z" w16du:dateUtc="2026-09-26T19:22:00Z"/>
        </w:rPr>
      </w:pPr>
      <w:del w:id="21" w:author="Luccas Correa" w:date="2026-09-26T15:22:00Z" w16du:dateUtc="2026-09-26T19:22:00Z">
        <w:r>
          <w:rPr>
            <w:b/>
          </w:rPr>
          <w:delText>Case 2: Multiple expressions, default separator</w:delText>
        </w:r>
      </w:del>
    </w:p>
    <w:p w14:paraId="4556A870" w14:textId="77777777" w:rsidR="00EE722F" w:rsidRDefault="00977145">
      <w:pPr>
        <w:rPr>
          <w:del w:id="22" w:author="Luccas Correa" w:date="2026-09-26T15:22:00Z" w16du:dateUtc="2026-09-26T19:22:00Z"/>
        </w:rPr>
      </w:pPr>
      <w:del w:id="23" w:author="Luccas Correa" w:date="2026-09-26T15:22:00Z" w16du:dateUtc="2026-09-26T19:22:00Z">
        <w:r>
          <w:delText>Two m:e, no dPr. Default sep is U+2502</w:delText>
        </w:r>
      </w:del>
    </w:p>
    <w:p w14:paraId="2888A1B0" w14:textId="77777777" w:rsidR="00EE722F" w:rsidRDefault="00977145">
      <w:pPr>
        <w:rPr>
          <w:del w:id="24" w:author="Luccas Correa" w:date="2026-09-26T15:22:00Z" w16du:dateUtc="2026-09-26T19:22:00Z"/>
        </w:rPr>
      </w:pPr>
      <m:oMathPara>
        <m:oMath>
          <m:d>
            <m:dPr>
              <m:ctrlPr>
                <w:del w:id="25" w:author="Luccas Correa" w:date="2026-09-26T15:22:00Z" w16du:dateUtc="2026-09-26T19:22:00Z">
                  <w:rPr>
                    <w:rFonts w:ascii="Cambria Math" w:hAnsi="Cambria Math"/>
                  </w:rPr>
                </w:del>
              </m:ctrlPr>
            </m:dPr>
            <m:e>
              <m:r>
                <w:del w:id="26" w:author="Luccas Correa" w:date="2026-09-26T15:22:00Z" w16du:dateUtc="2026-09-26T19:22:00Z">
                  <w:rPr>
                    <w:rFonts w:ascii="Cambria Math" w:hAnsi="Cambria Math"/>
                  </w:rPr>
                  <m:t>x</m:t>
                </w:del>
              </m:r>
            </m:e>
            <m:e>
              <m:r>
                <w:del w:id="27" w:author="Luccas Correa" w:date="2026-09-26T15:22:00Z" w16du:dateUtc="2026-09-26T19:22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1CAF9DFA" w14:textId="77777777" w:rsidR="00EE722F" w:rsidRDefault="00EE722F">
      <w:pPr>
        <w:rPr>
          <w:del w:id="28" w:author="Luccas Correa" w:date="2026-09-26T15:22:00Z" w16du:dateUtc="2026-09-26T19:22:00Z"/>
        </w:rPr>
      </w:pPr>
    </w:p>
    <w:p w14:paraId="184C4CC6" w14:textId="77777777" w:rsidR="00EE722F" w:rsidRDefault="00977145">
      <w:pPr>
        <w:rPr>
          <w:del w:id="29" w:author="Luccas Correa" w:date="2026-09-26T15:22:00Z" w16du:dateUtc="2026-09-26T19:22:00Z"/>
        </w:rPr>
      </w:pPr>
      <w:del w:id="30" w:author="Luccas Correa" w:date="2026-09-26T15:22:00Z" w16du:dateUtc="2026-09-26T19:22:00Z">
        <w:r>
          <w:rPr>
            <w:b/>
          </w:rPr>
          <w:delText>Case 3: Three expressions, default separator</w:delText>
        </w:r>
      </w:del>
    </w:p>
    <w:p w14:paraId="422A1050" w14:textId="77777777" w:rsidR="00EE722F" w:rsidRDefault="00977145">
      <w:pPr>
        <w:rPr>
          <w:del w:id="31" w:author="Luccas Correa" w:date="2026-09-26T15:22:00Z" w16du:dateUtc="2026-09-26T19:22:00Z"/>
        </w:rPr>
      </w:pPr>
      <w:del w:id="32" w:author="Luccas Correa" w:date="2026-09-26T15:22:00Z" w16du:dateUtc="2026-09-26T19:22:00Z">
        <w:r>
          <w:delText>Three m:e, no dPr. Default sep is U+2502</w:delText>
        </w:r>
      </w:del>
    </w:p>
    <w:p w14:paraId="62C0925F" w14:textId="77777777" w:rsidR="00EE722F" w:rsidRDefault="00977145">
      <w:pPr>
        <w:rPr>
          <w:del w:id="33" w:author="Luccas Correa" w:date="2026-09-26T15:22:00Z" w16du:dateUtc="2026-09-26T19:22:00Z"/>
        </w:rPr>
      </w:pPr>
      <m:oMathPara>
        <m:oMath>
          <m:d>
            <m:dPr>
              <m:ctrlPr>
                <w:del w:id="34" w:author="Luccas Correa" w:date="2026-09-26T15:22:00Z" w16du:dateUtc="2026-09-26T19:22:00Z">
                  <w:rPr>
                    <w:rFonts w:ascii="Cambria Math" w:hAnsi="Cambria Math"/>
                  </w:rPr>
                </w:del>
              </m:ctrlPr>
            </m:dPr>
            <m:e>
              <m:r>
                <w:del w:id="35" w:author="Luccas Correa" w:date="2026-09-26T15:22:00Z" w16du:dateUtc="2026-09-26T19:22:00Z">
                  <w:rPr>
                    <w:rFonts w:ascii="Cambria Math" w:hAnsi="Cambria Math"/>
                  </w:rPr>
                  <m:t>a</m:t>
                </w:del>
              </m:r>
            </m:e>
            <m:e>
              <m:r>
                <w:del w:id="36" w:author="Luccas Correa" w:date="2026-09-26T15:22:00Z" w16du:dateUtc="2026-09-26T19:22:00Z">
                  <w:rPr>
                    <w:rFonts w:ascii="Cambria Math" w:hAnsi="Cambria Math"/>
                  </w:rPr>
                  <m:t>b</m:t>
                </w:del>
              </m:r>
            </m:e>
            <m:e>
              <m:r>
                <w:del w:id="37" w:author="Luccas Correa" w:date="2026-09-26T15:22:00Z" w16du:dateUtc="2026-09-26T19:22:00Z">
                  <w:rPr>
                    <w:rFonts w:ascii="Cambria Math" w:hAnsi="Cambria Math"/>
                  </w:rPr>
                  <m:t>c</m:t>
                </w:del>
              </m:r>
            </m:e>
          </m:d>
        </m:oMath>
      </m:oMathPara>
    </w:p>
    <w:p w14:paraId="10BC2107" w14:textId="77777777" w:rsidR="00EE722F" w:rsidRDefault="00EE722F">
      <w:pPr>
        <w:rPr>
          <w:del w:id="38" w:author="Luccas Correa" w:date="2026-09-26T15:22:00Z" w16du:dateUtc="2026-09-26T19:22:00Z"/>
        </w:rPr>
      </w:pPr>
    </w:p>
    <w:p w14:paraId="1C4BCD35" w14:textId="77777777" w:rsidR="00EE722F" w:rsidRDefault="00977145">
      <w:pPr>
        <w:rPr>
          <w:del w:id="39" w:author="Luccas Correa" w:date="2026-09-26T15:22:00Z" w16du:dateUtc="2026-09-26T19:22:00Z"/>
        </w:rPr>
      </w:pPr>
      <w:del w:id="40" w:author="Luccas Correa" w:date="2026-09-26T15:22:00Z" w16du:dateUtc="2026-09-26T19:22:00Z">
        <w:r>
          <w:rPr>
            <w:b/>
            <w:sz w:val="28"/>
          </w:rPr>
          <w:delText>Beginning Character (begChr)</w:delText>
        </w:r>
      </w:del>
    </w:p>
    <w:p w14:paraId="230C1E8E" w14:textId="77777777" w:rsidR="00EE722F" w:rsidRDefault="00977145">
      <w:pPr>
        <w:rPr>
          <w:del w:id="41" w:author="Luccas Correa" w:date="2026-09-26T15:22:00Z" w16du:dateUtc="2026-09-26T19:22:00Z"/>
        </w:rPr>
      </w:pPr>
      <w:del w:id="42" w:author="Luccas Correa" w:date="2026-09-26T15:22:00Z" w16du:dateUtc="2026-09-26T19:22:00Z">
        <w:r>
          <w:rPr>
            <w:b/>
          </w:rPr>
          <w:delText>Case 4: Custom begChr = [</w:delText>
        </w:r>
      </w:del>
    </w:p>
    <w:p w14:paraId="22FCFF2F" w14:textId="77777777" w:rsidR="00EE722F" w:rsidRDefault="00977145">
      <w:pPr>
        <w:rPr>
          <w:del w:id="43" w:author="Luccas Correa" w:date="2026-09-26T15:22:00Z" w16du:dateUtc="2026-09-26T19:22:00Z"/>
        </w:rPr>
      </w:pPr>
      <w:del w:id="44" w:author="Luccas Correa" w:date="2026-09-26T15:22:00Z" w16du:dateUtc="2026-09-26T19:22:00Z">
        <w:r>
          <w:delText>Expected: [x+y)</w:delText>
        </w:r>
      </w:del>
    </w:p>
    <w:p w14:paraId="5ED6807E" w14:textId="77777777" w:rsidR="00EE722F" w:rsidRDefault="00977145">
      <w:pPr>
        <w:rPr>
          <w:del w:id="45" w:author="Luccas Correa" w:date="2026-09-26T15:22:00Z" w16du:dateUtc="2026-09-26T19:22:00Z"/>
        </w:rPr>
      </w:pPr>
      <m:oMathPara>
        <m:oMath>
          <m:d>
            <m:dPr>
              <m:begChr m:val="["/>
              <m:ctrlPr>
                <w:del w:id="46" w:author="Luccas Correa" w:date="2026-09-26T15:22:00Z" w16du:dateUtc="2026-09-26T19:22:00Z">
                  <w:rPr>
                    <w:rFonts w:ascii="Cambria Math" w:hAnsi="Cambria Math"/>
                  </w:rPr>
                </w:del>
              </m:ctrlPr>
            </m:dPr>
            <m:e>
              <m:r>
                <w:del w:id="47" w:author="Luccas Correa" w:date="2026-09-26T15:22:00Z" w16du:dateUtc="2026-09-26T19:22:00Z">
                  <w:rPr>
                    <w:rFonts w:ascii="Cambria Math" w:hAnsi="Cambria Math"/>
                  </w:rPr>
                  <m:t>x</m:t>
                </w:del>
              </m:r>
              <m:r>
                <w:del w:id="48" w:author="Luccas Correa" w:date="2026-09-26T15:22:00Z" w16du:dateUtc="2026-09-26T19:22:00Z">
                  <w:rPr>
                    <w:rFonts w:ascii="Cambria Math" w:hAnsi="Cambria Math"/>
                  </w:rPr>
                  <m:t>+</m:t>
                </w:del>
              </m:r>
              <m:r>
                <w:del w:id="49" w:author="Luccas Correa" w:date="2026-09-26T15:22:00Z" w16du:dateUtc="2026-09-26T19:22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660C5A7B" w14:textId="77777777" w:rsidR="00EE722F" w:rsidRDefault="00EE722F">
      <w:pPr>
        <w:rPr>
          <w:del w:id="50" w:author="Luccas Correa" w:date="2026-09-26T15:22:00Z" w16du:dateUtc="2026-09-26T19:22:00Z"/>
        </w:rPr>
      </w:pPr>
    </w:p>
    <w:p w14:paraId="02F8126E" w14:textId="77777777" w:rsidR="00EE722F" w:rsidRDefault="00977145">
      <w:pPr>
        <w:rPr>
          <w:del w:id="51" w:author="Luccas Correa" w:date="2026-09-26T15:22:00Z" w16du:dateUtc="2026-09-26T19:22:00Z"/>
        </w:rPr>
      </w:pPr>
      <w:del w:id="52" w:author="Luccas Correa" w:date="2026-09-26T15:22:00Z" w16du:dateUtc="2026-09-26T19:22:00Z">
        <w:r>
          <w:rPr>
            <w:b/>
            <w:color w:val="FF0000"/>
          </w:rPr>
          <w:lastRenderedPageBreak/>
          <w:delText>Case 5: begChr present, no val (suppress opening) [BUG]</w:delText>
        </w:r>
      </w:del>
    </w:p>
    <w:p w14:paraId="01E7AF1A" w14:textId="77777777" w:rsidR="00EE722F" w:rsidRDefault="00977145">
      <w:pPr>
        <w:rPr>
          <w:del w:id="53" w:author="Luccas Correa" w:date="2026-09-26T15:22:00Z" w16du:dateUtc="2026-09-26T19:22:00Z"/>
        </w:rPr>
      </w:pPr>
      <w:del w:id="54" w:author="Luccas Correa" w:date="2026-09-26T15:22:00Z" w16du:dateUtc="2026-09-26T19:22:00Z">
        <w:r>
          <w:delText>Element present without m:val. Expected: x+y) with no opening delimiter</w:delText>
        </w:r>
      </w:del>
    </w:p>
    <w:p w14:paraId="30352136" w14:textId="77777777" w:rsidR="00EE722F" w:rsidRDefault="00977145">
      <w:pPr>
        <w:rPr>
          <w:del w:id="55" w:author="Luccas Correa" w:date="2026-09-26T15:22:00Z" w16du:dateUtc="2026-09-26T19:22:00Z"/>
        </w:rPr>
      </w:pPr>
      <m:oMathPara>
        <m:oMath>
          <m:d>
            <m:dPr>
              <m:begChr m:val=""/>
              <m:ctrlPr>
                <w:del w:id="56" w:author="Luccas Correa" w:date="2026-09-26T15:22:00Z" w16du:dateUtc="2026-09-26T19:22:00Z">
                  <w:rPr>
                    <w:rFonts w:ascii="Cambria Math" w:hAnsi="Cambria Math"/>
                  </w:rPr>
                </w:del>
              </m:ctrlPr>
            </m:dPr>
            <m:e>
              <m:r>
                <w:del w:id="57" w:author="Luccas Correa" w:date="2026-09-26T15:22:00Z" w16du:dateUtc="2026-09-26T19:22:00Z">
                  <w:rPr>
                    <w:rFonts w:ascii="Cambria Math" w:hAnsi="Cambria Math"/>
                  </w:rPr>
                  <m:t>x</m:t>
                </w:del>
              </m:r>
              <m:r>
                <w:del w:id="58" w:author="Luccas Correa" w:date="2026-09-26T15:22:00Z" w16du:dateUtc="2026-09-26T19:22:00Z">
                  <w:rPr>
                    <w:rFonts w:ascii="Cambria Math" w:hAnsi="Cambria Math"/>
                  </w:rPr>
                  <m:t>+</m:t>
                </w:del>
              </m:r>
              <m:r>
                <w:del w:id="59" w:author="Luccas Correa" w:date="2026-09-26T15:22:00Z" w16du:dateUtc="2026-09-26T19:22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0147D7E7" w14:textId="77777777" w:rsidR="00EE722F" w:rsidRDefault="00EE722F">
      <w:pPr>
        <w:rPr>
          <w:del w:id="60" w:author="Luccas Correa" w:date="2026-09-26T15:22:00Z" w16du:dateUtc="2026-09-26T19:22:00Z"/>
        </w:rPr>
      </w:pPr>
    </w:p>
    <w:p w14:paraId="3C326919" w14:textId="77777777" w:rsidR="00EE722F" w:rsidRDefault="00977145">
      <w:pPr>
        <w:rPr>
          <w:del w:id="61" w:author="Luccas Correa" w:date="2026-09-26T15:22:00Z" w16du:dateUtc="2026-09-26T19:22:00Z"/>
        </w:rPr>
      </w:pPr>
      <w:del w:id="62" w:author="Luccas Correa" w:date="2026-09-26T15:22:00Z" w16du:dateUtc="2026-09-26T19:22:00Z">
        <w:r>
          <w:rPr>
            <w:b/>
          </w:rPr>
          <w:delText>Case 6: begChr explicit empty val</w:delText>
        </w:r>
      </w:del>
    </w:p>
    <w:p w14:paraId="74F6B60D" w14:textId="77777777" w:rsidR="00EE722F" w:rsidRDefault="00977145">
      <w:pPr>
        <w:rPr>
          <w:del w:id="63" w:author="Luccas Correa" w:date="2026-09-26T15:22:00Z" w16du:dateUtc="2026-09-26T19:22:00Z"/>
        </w:rPr>
      </w:pPr>
      <w:del w:id="64" w:author="Luccas Correa" w:date="2026-09-26T15:22:00Z" w16du:dateUtc="2026-09-26T19:22:00Z">
        <w:r>
          <w:delText>m:val="". Expected: x+y) same as Case 5</w:delText>
        </w:r>
      </w:del>
    </w:p>
    <w:p w14:paraId="37B31173" w14:textId="77777777" w:rsidR="00EE722F" w:rsidRDefault="00977145">
      <w:pPr>
        <w:rPr>
          <w:del w:id="65" w:author="Luccas Correa" w:date="2026-09-26T15:22:00Z" w16du:dateUtc="2026-09-26T19:22:00Z"/>
        </w:rPr>
      </w:pPr>
      <m:oMathPara>
        <m:oMath>
          <m:d>
            <m:dPr>
              <m:begChr m:val=""/>
              <m:ctrlPr>
                <w:del w:id="66" w:author="Luccas Correa" w:date="2026-09-26T15:22:00Z" w16du:dateUtc="2026-09-26T19:22:00Z">
                  <w:rPr>
                    <w:rFonts w:ascii="Cambria Math" w:hAnsi="Cambria Math"/>
                  </w:rPr>
                </w:del>
              </m:ctrlPr>
            </m:dPr>
            <m:e>
              <m:r>
                <w:del w:id="67" w:author="Luccas Correa" w:date="2026-09-26T15:22:00Z" w16du:dateUtc="2026-09-26T19:22:00Z">
                  <w:rPr>
                    <w:rFonts w:ascii="Cambria Math" w:hAnsi="Cambria Math"/>
                  </w:rPr>
                  <m:t>x</m:t>
                </w:del>
              </m:r>
              <m:r>
                <w:del w:id="68" w:author="Luccas Correa" w:date="2026-09-26T15:22:00Z" w16du:dateUtc="2026-09-26T19:22:00Z">
                  <w:rPr>
                    <w:rFonts w:ascii="Cambria Math" w:hAnsi="Cambria Math"/>
                  </w:rPr>
                  <m:t>+</m:t>
                </w:del>
              </m:r>
              <m:r>
                <w:del w:id="69" w:author="Luccas Correa" w:date="2026-09-26T15:22:00Z" w16du:dateUtc="2026-09-26T19:22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6BB144DD" w14:textId="77777777" w:rsidR="00EE722F" w:rsidRDefault="00EE722F">
      <w:pPr>
        <w:rPr>
          <w:del w:id="70" w:author="Luccas Correa" w:date="2026-09-26T15:22:00Z" w16du:dateUtc="2026-09-26T19:22:00Z"/>
        </w:rPr>
      </w:pPr>
    </w:p>
    <w:p w14:paraId="0AABB532" w14:textId="77777777" w:rsidR="00EE722F" w:rsidRDefault="00977145">
      <w:pPr>
        <w:rPr>
          <w:del w:id="71" w:author="Luccas Correa" w:date="2026-09-26T15:22:00Z" w16du:dateUtc="2026-09-26T19:22:00Z"/>
        </w:rPr>
      </w:pPr>
      <w:del w:id="72" w:author="Luccas Correa" w:date="2026-09-26T15:22:00Z" w16du:dateUtc="2026-09-26T19:22:00Z">
        <w:r>
          <w:rPr>
            <w:b/>
            <w:sz w:val="28"/>
          </w:rPr>
          <w:delText>Ending Character (endChr)</w:delText>
        </w:r>
      </w:del>
    </w:p>
    <w:p w14:paraId="7852E9A5" w14:textId="77777777" w:rsidR="00EE722F" w:rsidRDefault="00977145">
      <w:pPr>
        <w:rPr>
          <w:del w:id="73" w:author="Luccas Correa" w:date="2026-09-26T15:22:00Z" w16du:dateUtc="2026-09-26T19:22:00Z"/>
        </w:rPr>
      </w:pPr>
      <w:del w:id="74" w:author="Luccas Correa" w:date="2026-09-26T15:22:00Z" w16du:dateUtc="2026-09-26T19:22:00Z">
        <w:r>
          <w:rPr>
            <w:b/>
          </w:rPr>
          <w:delText>Case 7: Custom endChr = ]</w:delText>
        </w:r>
      </w:del>
    </w:p>
    <w:p w14:paraId="1FDA5EC5" w14:textId="77777777" w:rsidR="00EE722F" w:rsidRDefault="00977145">
      <w:pPr>
        <w:rPr>
          <w:del w:id="75" w:author="Luccas Correa" w:date="2026-09-26T15:22:00Z" w16du:dateUtc="2026-09-26T19:22:00Z"/>
        </w:rPr>
      </w:pPr>
      <w:del w:id="76" w:author="Luccas Correa" w:date="2026-09-26T15:22:00Z" w16du:dateUtc="2026-09-26T19:22:00Z">
        <w:r>
          <w:delText>Expected: (x+y]</w:delText>
        </w:r>
      </w:del>
    </w:p>
    <w:p w14:paraId="177280C3" w14:textId="77777777" w:rsidR="00EE722F" w:rsidRDefault="00977145">
      <w:pPr>
        <w:rPr>
          <w:del w:id="77" w:author="Luccas Correa" w:date="2026-09-26T15:22:00Z" w16du:dateUtc="2026-09-26T19:22:00Z"/>
        </w:rPr>
      </w:pPr>
      <m:oMathPara>
        <m:oMath>
          <m:d>
            <m:dPr>
              <m:endChr m:val="]"/>
              <m:ctrlPr>
                <w:del w:id="78" w:author="Luccas Correa" w:date="2026-09-26T15:22:00Z" w16du:dateUtc="2026-09-26T19:22:00Z">
                  <w:rPr>
                    <w:rFonts w:ascii="Cambria Math" w:hAnsi="Cambria Math"/>
                  </w:rPr>
                </w:del>
              </m:ctrlPr>
            </m:dPr>
            <m:e>
              <m:r>
                <w:del w:id="79" w:author="Luccas Correa" w:date="2026-09-26T15:22:00Z" w16du:dateUtc="2026-09-26T19:22:00Z">
                  <w:rPr>
                    <w:rFonts w:ascii="Cambria Math" w:hAnsi="Cambria Math"/>
                  </w:rPr>
                  <m:t>x</m:t>
                </w:del>
              </m:r>
              <m:r>
                <w:del w:id="80" w:author="Luccas Correa" w:date="2026-09-26T15:22:00Z" w16du:dateUtc="2026-09-26T19:22:00Z">
                  <w:rPr>
                    <w:rFonts w:ascii="Cambria Math" w:hAnsi="Cambria Math"/>
                  </w:rPr>
                  <m:t>+</m:t>
                </w:del>
              </m:r>
              <m:r>
                <w:del w:id="81" w:author="Luccas Correa" w:date="2026-09-26T15:22:00Z" w16du:dateUtc="2026-09-26T19:22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1EC28079" w14:textId="77777777" w:rsidR="00EE722F" w:rsidRDefault="00EE722F">
      <w:pPr>
        <w:rPr>
          <w:del w:id="82" w:author="Luccas Correa" w:date="2026-09-26T15:22:00Z" w16du:dateUtc="2026-09-26T19:22:00Z"/>
        </w:rPr>
      </w:pPr>
    </w:p>
    <w:p w14:paraId="26C76E50" w14:textId="77777777" w:rsidR="00EE722F" w:rsidRDefault="00977145">
      <w:pPr>
        <w:rPr>
          <w:del w:id="83" w:author="Luccas Correa" w:date="2026-09-26T15:22:00Z" w16du:dateUtc="2026-09-26T19:22:00Z"/>
        </w:rPr>
      </w:pPr>
      <w:del w:id="84" w:author="Luccas Correa" w:date="2026-09-26T15:22:00Z" w16du:dateUtc="2026-09-26T19:22:00Z">
        <w:r>
          <w:rPr>
            <w:b/>
            <w:color w:val="FF0000"/>
          </w:rPr>
          <w:delText>Case 8: endChr present, no val (suppress closing) [BUG]</w:delText>
        </w:r>
      </w:del>
    </w:p>
    <w:p w14:paraId="4BDFAA0F" w14:textId="77777777" w:rsidR="00EE722F" w:rsidRDefault="00977145">
      <w:pPr>
        <w:rPr>
          <w:del w:id="85" w:author="Luccas Correa" w:date="2026-09-26T15:22:00Z" w16du:dateUtc="2026-09-26T19:22:00Z"/>
        </w:rPr>
      </w:pPr>
      <w:del w:id="86" w:author="Luccas Correa" w:date="2026-09-26T15:22:00Z" w16du:dateUtc="2026-09-26T19:22:00Z">
        <w:r>
          <w:delText>Expected: (x+y with no closing delimiter</w:delText>
        </w:r>
      </w:del>
    </w:p>
    <w:p w14:paraId="5E8BE7BA" w14:textId="77777777" w:rsidR="00EE722F" w:rsidRDefault="00977145">
      <w:pPr>
        <w:rPr>
          <w:del w:id="87" w:author="Luccas Correa" w:date="2026-09-26T15:22:00Z" w16du:dateUtc="2026-09-26T19:22:00Z"/>
        </w:rPr>
      </w:pPr>
      <m:oMathPara>
        <m:oMath>
          <m:d>
            <m:dPr>
              <m:endChr m:val=""/>
              <m:ctrlPr>
                <w:del w:id="88" w:author="Luccas Correa" w:date="2026-09-26T15:22:00Z" w16du:dateUtc="2026-09-26T19:22:00Z">
                  <w:rPr>
                    <w:rFonts w:ascii="Cambria Math" w:hAnsi="Cambria Math"/>
                  </w:rPr>
                </w:del>
              </m:ctrlPr>
            </m:dPr>
            <m:e>
              <m:r>
                <w:del w:id="89" w:author="Luccas Correa" w:date="2026-09-26T15:22:00Z" w16du:dateUtc="2026-09-26T19:22:00Z">
                  <w:rPr>
                    <w:rFonts w:ascii="Cambria Math" w:hAnsi="Cambria Math"/>
                  </w:rPr>
                  <m:t>x</m:t>
                </w:del>
              </m:r>
              <m:r>
                <w:del w:id="90" w:author="Luccas Correa" w:date="2026-09-26T15:22:00Z" w16du:dateUtc="2026-09-26T19:22:00Z">
                  <w:rPr>
                    <w:rFonts w:ascii="Cambria Math" w:hAnsi="Cambria Math"/>
                  </w:rPr>
                  <m:t>+</m:t>
                </w:del>
              </m:r>
              <m:r>
                <w:del w:id="91" w:author="Luccas Correa" w:date="2026-09-26T15:22:00Z" w16du:dateUtc="2026-09-26T19:22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3845A216" w14:textId="77777777" w:rsidR="00EE722F" w:rsidRDefault="00EE722F">
      <w:pPr>
        <w:rPr>
          <w:del w:id="92" w:author="Luccas Correa" w:date="2026-09-26T15:22:00Z" w16du:dateUtc="2026-09-26T19:22:00Z"/>
        </w:rPr>
      </w:pPr>
    </w:p>
    <w:p w14:paraId="626805D3" w14:textId="77777777" w:rsidR="00EE722F" w:rsidRDefault="00977145">
      <w:pPr>
        <w:rPr>
          <w:del w:id="93" w:author="Luccas Correa" w:date="2026-09-26T15:22:00Z" w16du:dateUtc="2026-09-26T19:22:00Z"/>
        </w:rPr>
      </w:pPr>
      <w:del w:id="94" w:author="Luccas Correa" w:date="2026-09-26T15:22:00Z" w16du:dateUtc="2026-09-26T19:22:00Z">
        <w:r>
          <w:rPr>
            <w:b/>
            <w:sz w:val="28"/>
          </w:rPr>
          <w:delText>Combined Suppression</w:delText>
        </w:r>
      </w:del>
    </w:p>
    <w:p w14:paraId="4BB455B4" w14:textId="77777777" w:rsidR="00EE722F" w:rsidRDefault="00977145">
      <w:pPr>
        <w:rPr>
          <w:del w:id="95" w:author="Luccas Correa" w:date="2026-09-26T15:22:00Z" w16du:dateUtc="2026-09-26T19:22:00Z"/>
        </w:rPr>
      </w:pPr>
      <w:del w:id="96" w:author="Luccas Correa" w:date="2026-09-26T15:22:00Z" w16du:dateUtc="2026-09-26T19:22:00Z">
        <w:r>
          <w:rPr>
            <w:b/>
            <w:color w:val="FF0000"/>
          </w:rPr>
          <w:delText>Case 9: Both present, no val (suppress both) [BUG]</w:delText>
        </w:r>
      </w:del>
    </w:p>
    <w:p w14:paraId="6048C35D" w14:textId="77777777" w:rsidR="00EE722F" w:rsidRDefault="00977145">
      <w:pPr>
        <w:rPr>
          <w:del w:id="97" w:author="Luccas Correa" w:date="2026-09-26T15:22:00Z" w16du:dateUtc="2026-09-26T19:22:00Z"/>
        </w:rPr>
      </w:pPr>
      <w:del w:id="98" w:author="Luccas Correa" w:date="2026-09-26T15:22:00Z" w16du:dateUtc="2026-09-26T19:22:00Z">
        <w:r>
          <w:delText>Expected: x+y with no delimiters at all</w:delText>
        </w:r>
      </w:del>
    </w:p>
    <w:p w14:paraId="627BB2FB" w14:textId="77777777" w:rsidR="00EE722F" w:rsidRDefault="00977145">
      <w:pPr>
        <w:rPr>
          <w:del w:id="99" w:author="Luccas Correa" w:date="2026-09-26T15:22:00Z" w16du:dateUtc="2026-09-26T19:22:00Z"/>
        </w:rPr>
      </w:pPr>
      <m:oMathPara>
        <m:oMath>
          <m:d>
            <m:dPr>
              <m:begChr m:val=""/>
              <m:endChr m:val=""/>
              <m:ctrlPr>
                <w:del w:id="100" w:author="Luccas Correa" w:date="2026-09-26T15:22:00Z" w16du:dateUtc="2026-09-26T19:22:00Z">
                  <w:rPr>
                    <w:rFonts w:ascii="Cambria Math" w:hAnsi="Cambria Math"/>
                  </w:rPr>
                </w:del>
              </m:ctrlPr>
            </m:dPr>
            <m:e>
              <m:r>
                <w:del w:id="101" w:author="Luccas Correa" w:date="2026-09-26T15:22:00Z" w16du:dateUtc="2026-09-26T19:22:00Z">
                  <w:rPr>
                    <w:rFonts w:ascii="Cambria Math" w:hAnsi="Cambria Math"/>
                  </w:rPr>
                  <m:t>x</m:t>
                </w:del>
              </m:r>
              <m:r>
                <w:del w:id="102" w:author="Luccas Correa" w:date="2026-09-26T15:22:00Z" w16du:dateUtc="2026-09-26T19:22:00Z">
                  <w:rPr>
                    <w:rFonts w:ascii="Cambria Math" w:hAnsi="Cambria Math"/>
                  </w:rPr>
                  <m:t>+</m:t>
                </w:del>
              </m:r>
              <m:r>
                <w:del w:id="103" w:author="Luccas Correa" w:date="2026-09-26T15:22:00Z" w16du:dateUtc="2026-09-26T19:22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3E8E2C1D" w14:textId="77777777" w:rsidR="00EE722F" w:rsidRDefault="00EE722F">
      <w:pPr>
        <w:rPr>
          <w:del w:id="104" w:author="Luccas Correa" w:date="2026-09-26T15:22:00Z" w16du:dateUtc="2026-09-26T19:22:00Z"/>
        </w:rPr>
      </w:pPr>
    </w:p>
    <w:p w14:paraId="6F3F21B5" w14:textId="77777777" w:rsidR="00EE722F" w:rsidRDefault="00977145">
      <w:pPr>
        <w:rPr>
          <w:del w:id="105" w:author="Luccas Correa" w:date="2026-09-26T15:22:00Z" w16du:dateUtc="2026-09-26T19:22:00Z"/>
        </w:rPr>
      </w:pPr>
      <w:del w:id="106" w:author="Luccas Correa" w:date="2026-09-26T15:22:00Z" w16du:dateUtc="2026-09-26T19:22:00Z">
        <w:r>
          <w:rPr>
            <w:b/>
          </w:rPr>
          <w:delText>Case 10: Both explicit empty val</w:delText>
        </w:r>
      </w:del>
    </w:p>
    <w:p w14:paraId="63FD2067" w14:textId="77777777" w:rsidR="00EE722F" w:rsidRDefault="00977145">
      <w:pPr>
        <w:rPr>
          <w:del w:id="107" w:author="Luccas Correa" w:date="2026-09-26T15:22:00Z" w16du:dateUtc="2026-09-26T19:22:00Z"/>
        </w:rPr>
      </w:pPr>
      <w:del w:id="108" w:author="Luccas Correa" w:date="2026-09-26T15:22:00Z" w16du:dateUtc="2026-09-26T19:22:00Z">
        <w:r>
          <w:delText>m:val="" on both. Expected: x+y same as Case 9</w:delText>
        </w:r>
      </w:del>
    </w:p>
    <w:p w14:paraId="00D0EECE" w14:textId="77777777" w:rsidR="00EE722F" w:rsidRDefault="00977145">
      <w:pPr>
        <w:rPr>
          <w:del w:id="109" w:author="Luccas Correa" w:date="2026-09-26T15:22:00Z" w16du:dateUtc="2026-09-26T19:22:00Z"/>
        </w:rPr>
      </w:pPr>
      <m:oMathPara>
        <m:oMath>
          <m:d>
            <m:dPr>
              <m:begChr m:val=""/>
              <m:endChr m:val=""/>
              <m:ctrlPr>
                <w:del w:id="110" w:author="Luccas Correa" w:date="2026-09-26T15:22:00Z" w16du:dateUtc="2026-09-26T19:22:00Z">
                  <w:rPr>
                    <w:rFonts w:ascii="Cambria Math" w:hAnsi="Cambria Math"/>
                  </w:rPr>
                </w:del>
              </m:ctrlPr>
            </m:dPr>
            <m:e>
              <m:r>
                <w:del w:id="111" w:author="Luccas Correa" w:date="2026-09-26T15:22:00Z" w16du:dateUtc="2026-09-26T19:22:00Z">
                  <w:rPr>
                    <w:rFonts w:ascii="Cambria Math" w:hAnsi="Cambria Math"/>
                  </w:rPr>
                  <m:t>x</m:t>
                </w:del>
              </m:r>
              <m:r>
                <w:del w:id="112" w:author="Luccas Correa" w:date="2026-09-26T15:22:00Z" w16du:dateUtc="2026-09-26T19:22:00Z">
                  <w:rPr>
                    <w:rFonts w:ascii="Cambria Math" w:hAnsi="Cambria Math"/>
                  </w:rPr>
                  <m:t>+</m:t>
                </w:del>
              </m:r>
              <m:r>
                <w:del w:id="113" w:author="Luccas Correa" w:date="2026-09-26T15:22:00Z" w16du:dateUtc="2026-09-26T19:22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6A661113" w14:textId="77777777" w:rsidR="00EE722F" w:rsidRDefault="00EE722F">
      <w:pPr>
        <w:rPr>
          <w:del w:id="114" w:author="Luccas Correa" w:date="2026-09-26T15:22:00Z" w16du:dateUtc="2026-09-26T19:22:00Z"/>
        </w:rPr>
      </w:pPr>
    </w:p>
    <w:p w14:paraId="68AA079A" w14:textId="77777777" w:rsidR="00EE722F" w:rsidRDefault="00977145">
      <w:pPr>
        <w:rPr>
          <w:del w:id="115" w:author="Luccas Correa" w:date="2026-09-26T15:22:00Z" w16du:dateUtc="2026-09-26T19:22:00Z"/>
        </w:rPr>
      </w:pPr>
      <w:del w:id="116" w:author="Luccas Correa" w:date="2026-09-26T15:22:00Z" w16du:dateUtc="2026-09-26T19:22:00Z">
        <w:r>
          <w:rPr>
            <w:b/>
            <w:sz w:val="28"/>
          </w:rPr>
          <w:delText>Separator Character (sepChr)</w:delText>
        </w:r>
      </w:del>
    </w:p>
    <w:p w14:paraId="5DF2945B" w14:textId="77777777" w:rsidR="00EE722F" w:rsidRDefault="00977145">
      <w:pPr>
        <w:rPr>
          <w:del w:id="117" w:author="Luccas Correa" w:date="2026-09-26T15:22:00Z" w16du:dateUtc="2026-09-26T19:22:00Z"/>
        </w:rPr>
      </w:pPr>
      <w:del w:id="118" w:author="Luccas Correa" w:date="2026-09-26T15:22:00Z" w16du:dateUtc="2026-09-26T19:22:00Z">
        <w:r>
          <w:rPr>
            <w:b/>
          </w:rPr>
          <w:delText>Case 11: Custom separator (semicolon)</w:delText>
        </w:r>
      </w:del>
    </w:p>
    <w:p w14:paraId="3E32591A" w14:textId="77777777" w:rsidR="00EE722F" w:rsidRDefault="00977145">
      <w:pPr>
        <w:rPr>
          <w:del w:id="119" w:author="Luccas Correa" w:date="2026-09-26T15:22:00Z" w16du:dateUtc="2026-09-26T19:22:00Z"/>
        </w:rPr>
      </w:pPr>
      <w:del w:id="120" w:author="Luccas Correa" w:date="2026-09-26T15:22:00Z" w16du:dateUtc="2026-09-26T19:22:00Z">
        <w:r>
          <w:delText>Expected: (a;b)</w:delText>
        </w:r>
      </w:del>
    </w:p>
    <w:p w14:paraId="2C90FF75" w14:textId="77777777" w:rsidR="00EE722F" w:rsidRDefault="00977145">
      <w:pPr>
        <w:rPr>
          <w:del w:id="121" w:author="Luccas Correa" w:date="2026-09-26T15:22:00Z" w16du:dateUtc="2026-09-26T19:22:00Z"/>
        </w:rPr>
      </w:pPr>
      <m:oMathPara>
        <m:oMath>
          <m:d>
            <m:dPr>
              <m:sepChr m:val=";"/>
              <m:ctrlPr>
                <w:del w:id="122" w:author="Luccas Correa" w:date="2026-09-26T15:22:00Z" w16du:dateUtc="2026-09-26T19:22:00Z">
                  <w:rPr>
                    <w:rFonts w:ascii="Cambria Math" w:hAnsi="Cambria Math"/>
                  </w:rPr>
                </w:del>
              </m:ctrlPr>
            </m:dPr>
            <m:e>
              <m:r>
                <w:del w:id="123" w:author="Luccas Correa" w:date="2026-09-26T15:22:00Z" w16du:dateUtc="2026-09-26T19:22:00Z">
                  <w:rPr>
                    <w:rFonts w:ascii="Cambria Math" w:hAnsi="Cambria Math"/>
                  </w:rPr>
                  <m:t>a</m:t>
                </w:del>
              </m:r>
            </m:e>
            <m:e>
              <m:r>
                <w:del w:id="124" w:author="Luccas Correa" w:date="2026-09-26T15:22:00Z" w16du:dateUtc="2026-09-26T19:22:00Z">
                  <w:rPr>
                    <w:rFonts w:ascii="Cambria Math" w:hAnsi="Cambria Math"/>
                  </w:rPr>
                  <m:t>b</m:t>
                </w:del>
              </m:r>
            </m:e>
          </m:d>
        </m:oMath>
      </m:oMathPara>
    </w:p>
    <w:p w14:paraId="51A4EA25" w14:textId="77777777" w:rsidR="00EE722F" w:rsidRDefault="00EE722F">
      <w:pPr>
        <w:rPr>
          <w:del w:id="125" w:author="Luccas Correa" w:date="2026-09-26T15:22:00Z" w16du:dateUtc="2026-09-26T19:22:00Z"/>
        </w:rPr>
      </w:pPr>
    </w:p>
    <w:p w14:paraId="3EB76196" w14:textId="77777777" w:rsidR="00EE722F" w:rsidRDefault="00977145">
      <w:pPr>
        <w:rPr>
          <w:del w:id="126" w:author="Luccas Correa" w:date="2026-09-26T15:22:00Z" w16du:dateUtc="2026-09-26T19:22:00Z"/>
        </w:rPr>
      </w:pPr>
      <w:del w:id="127" w:author="Luccas Correa" w:date="2026-09-26T15:22:00Z" w16du:dateUtc="2026-09-26T19:22:00Z">
        <w:r>
          <w:rPr>
            <w:b/>
            <w:color w:val="FF0000"/>
          </w:rPr>
          <w:delText>Case 12: sepChr present, no val (suppress separator) [BUG]</w:delText>
        </w:r>
      </w:del>
    </w:p>
    <w:p w14:paraId="1C2790A9" w14:textId="77777777" w:rsidR="00EE722F" w:rsidRDefault="00977145">
      <w:pPr>
        <w:rPr>
          <w:del w:id="128" w:author="Luccas Correa" w:date="2026-09-26T15:22:00Z" w16du:dateUtc="2026-09-26T19:22:00Z"/>
        </w:rPr>
      </w:pPr>
      <w:del w:id="129" w:author="Luccas Correa" w:date="2026-09-26T15:22:00Z" w16du:dateUtc="2026-09-26T19:22:00Z">
        <w:r>
          <w:delText>Expected: (xy) with no separator between expressions</w:delText>
        </w:r>
      </w:del>
    </w:p>
    <w:p w14:paraId="34E55CB7" w14:textId="77777777" w:rsidR="00EE722F" w:rsidRDefault="00977145">
      <w:pPr>
        <w:rPr>
          <w:del w:id="130" w:author="Luccas Correa" w:date="2026-09-26T15:22:00Z" w16du:dateUtc="2026-09-26T19:22:00Z"/>
        </w:rPr>
      </w:pPr>
      <m:oMathPara>
        <m:oMath>
          <m:d>
            <m:dPr>
              <m:sepChr m:val=""/>
              <m:ctrlPr>
                <w:del w:id="131" w:author="Luccas Correa" w:date="2026-09-26T15:22:00Z" w16du:dateUtc="2026-09-26T19:22:00Z">
                  <w:rPr>
                    <w:rFonts w:ascii="Cambria Math" w:hAnsi="Cambria Math"/>
                  </w:rPr>
                </w:del>
              </m:ctrlPr>
            </m:dPr>
            <m:e>
              <m:r>
                <w:del w:id="132" w:author="Luccas Correa" w:date="2026-09-26T15:22:00Z" w16du:dateUtc="2026-09-26T19:22:00Z">
                  <w:rPr>
                    <w:rFonts w:ascii="Cambria Math" w:hAnsi="Cambria Math"/>
                  </w:rPr>
                  <m:t>x</m:t>
                </w:del>
              </m:r>
            </m:e>
            <m:e>
              <m:r>
                <w:del w:id="133" w:author="Luccas Correa" w:date="2026-09-26T15:22:00Z" w16du:dateUtc="2026-09-26T19:22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5E22B098" w14:textId="77777777" w:rsidR="00EE722F" w:rsidRDefault="00EE722F">
      <w:pPr>
        <w:rPr>
          <w:del w:id="134" w:author="Luccas Correa" w:date="2026-09-26T15:22:00Z" w16du:dateUtc="2026-09-26T19:22:00Z"/>
        </w:rPr>
      </w:pPr>
    </w:p>
    <w:p w14:paraId="73DDA86F" w14:textId="77777777" w:rsidR="00EE722F" w:rsidRDefault="00977145">
      <w:pPr>
        <w:rPr>
          <w:del w:id="135" w:author="Luccas Correa" w:date="2026-09-26T15:22:00Z" w16du:dateUtc="2026-09-26T19:22:00Z"/>
        </w:rPr>
      </w:pPr>
      <w:del w:id="136" w:author="Luccas Correa" w:date="2026-09-26T15:22:00Z" w16du:dateUtc="2026-09-26T19:22:00Z">
        <w:r>
          <w:rPr>
            <w:b/>
            <w:sz w:val="28"/>
          </w:rPr>
          <w:delText>Common Patterns</w:delText>
        </w:r>
      </w:del>
    </w:p>
    <w:p w14:paraId="199395C6" w14:textId="77777777" w:rsidR="00EE722F" w:rsidRDefault="00977145">
      <w:pPr>
        <w:rPr>
          <w:del w:id="137" w:author="Luccas Correa" w:date="2026-09-26T15:22:00Z" w16du:dateUtc="2026-09-26T19:22:00Z"/>
        </w:rPr>
      </w:pPr>
      <w:del w:id="138" w:author="Luccas Correa" w:date="2026-09-26T15:22:00Z" w16du:dateUtc="2026-09-26T19:22:00Z">
        <w:r>
          <w:rPr>
            <w:b/>
          </w:rPr>
          <w:delText>Case 13: Absolute value</w:delText>
        </w:r>
      </w:del>
    </w:p>
    <w:p w14:paraId="4DE5928A" w14:textId="77777777" w:rsidR="00EE722F" w:rsidRDefault="00977145">
      <w:pPr>
        <w:rPr>
          <w:del w:id="139" w:author="Luccas Correa" w:date="2026-09-26T15:22:00Z" w16du:dateUtc="2026-09-26T19:22:00Z"/>
        </w:rPr>
      </w:pPr>
      <w:del w:id="140" w:author="Luccas Correa" w:date="2026-09-26T15:22:00Z" w16du:dateUtc="2026-09-26T19:22:00Z">
        <w:r>
          <w:delText>Expected: |x|</w:delText>
        </w:r>
      </w:del>
    </w:p>
    <w:p w14:paraId="7B338827" w14:textId="77777777" w:rsidR="00EE722F" w:rsidRDefault="00977145">
      <w:pPr>
        <w:rPr>
          <w:del w:id="141" w:author="Luccas Correa" w:date="2026-09-26T15:22:00Z" w16du:dateUtc="2026-09-26T19:22:00Z"/>
        </w:rPr>
      </w:pPr>
      <m:oMathPara>
        <m:oMath>
          <m:d>
            <m:dPr>
              <m:begChr m:val="|"/>
              <m:endChr m:val="|"/>
              <m:ctrlPr>
                <w:del w:id="142" w:author="Luccas Correa" w:date="2026-09-26T15:22:00Z" w16du:dateUtc="2026-09-26T19:22:00Z">
                  <w:rPr>
                    <w:rFonts w:ascii="Cambria Math" w:hAnsi="Cambria Math"/>
                  </w:rPr>
                </w:del>
              </m:ctrlPr>
            </m:dPr>
            <m:e>
              <m:r>
                <w:del w:id="143" w:author="Luccas Correa" w:date="2026-09-26T15:22:00Z" w16du:dateUtc="2026-09-26T19:22:00Z">
                  <w:rPr>
                    <w:rFonts w:ascii="Cambria Math" w:hAnsi="Cambria Math"/>
                  </w:rPr>
                  <m:t>x</m:t>
                </w:del>
              </m:r>
            </m:e>
          </m:d>
        </m:oMath>
      </m:oMathPara>
    </w:p>
    <w:p w14:paraId="02FB4013" w14:textId="77777777" w:rsidR="00EE722F" w:rsidRDefault="00EE722F">
      <w:pPr>
        <w:rPr>
          <w:del w:id="144" w:author="Luccas Correa" w:date="2026-09-26T15:22:00Z" w16du:dateUtc="2026-09-26T19:22:00Z"/>
        </w:rPr>
      </w:pPr>
    </w:p>
    <w:p w14:paraId="7BD5CEC6" w14:textId="77777777" w:rsidR="00EE722F" w:rsidRDefault="00977145">
      <w:pPr>
        <w:rPr>
          <w:del w:id="145" w:author="Luccas Correa" w:date="2026-09-26T15:22:00Z" w16du:dateUtc="2026-09-26T19:22:00Z"/>
        </w:rPr>
      </w:pPr>
      <w:del w:id="146" w:author="Luccas Correa" w:date="2026-09-26T15:22:00Z" w16du:dateUtc="2026-09-26T19:22:00Z">
        <w:r>
          <w:rPr>
            <w:b/>
          </w:rPr>
          <w:delText>Case 14: Half-open interval [a,b)</w:delText>
        </w:r>
      </w:del>
    </w:p>
    <w:p w14:paraId="546A72C6" w14:textId="77777777" w:rsidR="00EE722F" w:rsidRDefault="00977145">
      <w:pPr>
        <w:rPr>
          <w:del w:id="147" w:author="Luccas Correa" w:date="2026-09-26T15:22:00Z" w16du:dateUtc="2026-09-26T19:22:00Z"/>
        </w:rPr>
      </w:pPr>
      <w:del w:id="148" w:author="Luccas Correa" w:date="2026-09-26T15:22:00Z" w16du:dateUtc="2026-09-26T19:22:00Z">
        <w:r>
          <w:delText>Mixed delimiters with comma separator</w:delText>
        </w:r>
      </w:del>
    </w:p>
    <w:p w14:paraId="12C1F577" w14:textId="77777777" w:rsidR="00EE722F" w:rsidRDefault="00977145">
      <w:pPr>
        <w:rPr>
          <w:del w:id="149" w:author="Luccas Correa" w:date="2026-09-26T15:22:00Z" w16du:dateUtc="2026-09-26T19:22:00Z"/>
        </w:rPr>
      </w:pPr>
      <m:oMathPara>
        <m:oMath>
          <m:d>
            <m:dPr>
              <m:begChr m:val="["/>
              <m:sepChr m:val=","/>
              <m:ctrlPr>
                <w:del w:id="150" w:author="Luccas Correa" w:date="2026-09-26T15:22:00Z" w16du:dateUtc="2026-09-26T19:22:00Z">
                  <w:rPr>
                    <w:rFonts w:ascii="Cambria Math" w:hAnsi="Cambria Math"/>
                  </w:rPr>
                </w:del>
              </m:ctrlPr>
            </m:dPr>
            <m:e>
              <m:r>
                <w:del w:id="151" w:author="Luccas Correa" w:date="2026-09-26T15:22:00Z" w16du:dateUtc="2026-09-26T19:22:00Z">
                  <w:rPr>
                    <w:rFonts w:ascii="Cambria Math" w:hAnsi="Cambria Math"/>
                  </w:rPr>
                  <m:t>a</m:t>
                </w:del>
              </m:r>
            </m:e>
            <m:e>
              <m:r>
                <w:del w:id="152" w:author="Luccas Correa" w:date="2026-09-26T15:22:00Z" w16du:dateUtc="2026-09-26T19:22:00Z">
                  <w:rPr>
                    <w:rFonts w:ascii="Cambria Math" w:hAnsi="Cambria Math"/>
                  </w:rPr>
                  <m:t>b</m:t>
                </w:del>
              </m:r>
            </m:e>
          </m:d>
        </m:oMath>
      </m:oMathPara>
    </w:p>
    <w:p w14:paraId="35F2A069" w14:textId="77777777" w:rsidR="00EE722F" w:rsidRDefault="00EE722F">
      <w:pPr>
        <w:rPr>
          <w:del w:id="153" w:author="Luccas Correa" w:date="2026-09-26T15:22:00Z" w16du:dateUtc="2026-09-26T19:22:00Z"/>
        </w:rPr>
      </w:pPr>
    </w:p>
    <w:p w14:paraId="3800AF3E" w14:textId="77777777" w:rsidR="00EE722F" w:rsidRDefault="00977145">
      <w:pPr>
        <w:rPr>
          <w:del w:id="154" w:author="Luccas Correa" w:date="2026-09-26T15:22:00Z" w16du:dateUtc="2026-09-26T19:22:00Z"/>
        </w:rPr>
      </w:pPr>
      <w:del w:id="155" w:author="Luccas Correa" w:date="2026-09-26T15:22:00Z" w16du:dateUtc="2026-09-26T19:22:00Z">
        <w:r>
          <w:rPr>
            <w:b/>
          </w:rPr>
          <w:delText>Case 15: Floor function</w:delText>
        </w:r>
      </w:del>
    </w:p>
    <w:p w14:paraId="0D4FA1DD" w14:textId="77777777" w:rsidR="00EE722F" w:rsidRDefault="00977145">
      <w:pPr>
        <w:rPr>
          <w:del w:id="156" w:author="Luccas Correa" w:date="2026-09-26T15:22:00Z" w16du:dateUtc="2026-09-26T19:22:00Z"/>
        </w:rPr>
      </w:pPr>
      <w:del w:id="157" w:author="Luccas Correa" w:date="2026-09-26T15:22:00Z" w16du:dateUtc="2026-09-26T19:22:00Z">
        <w:r>
          <w:delText>Unicode delimiters U+230A, U+230B</w:delText>
        </w:r>
      </w:del>
    </w:p>
    <w:p w14:paraId="43014193" w14:textId="77777777" w:rsidR="00EE722F" w:rsidRDefault="00977145">
      <w:pPr>
        <w:rPr>
          <w:del w:id="158" w:author="Luccas Correa" w:date="2026-09-26T15:22:00Z" w16du:dateUtc="2026-09-26T19:22:00Z"/>
        </w:rPr>
      </w:pPr>
      <m:oMathPara>
        <m:oMath>
          <m:d>
            <m:dPr>
              <m:begChr m:val="⌊"/>
              <m:endChr m:val="⌋"/>
              <m:ctrlPr>
                <w:del w:id="159" w:author="Luccas Correa" w:date="2026-09-26T15:22:00Z" w16du:dateUtc="2026-09-26T19:22:00Z">
                  <w:rPr>
                    <w:rFonts w:ascii="Cambria Math" w:hAnsi="Cambria Math"/>
                  </w:rPr>
                </w:del>
              </m:ctrlPr>
            </m:dPr>
            <m:e>
              <m:r>
                <w:del w:id="160" w:author="Luccas Correa" w:date="2026-09-26T15:22:00Z" w16du:dateUtc="2026-09-26T19:22:00Z">
                  <w:rPr>
                    <w:rFonts w:ascii="Cambria Math" w:hAnsi="Cambria Math"/>
                  </w:rPr>
                  <m:t>x</m:t>
                </w:del>
              </m:r>
            </m:e>
          </m:d>
        </m:oMath>
      </m:oMathPara>
    </w:p>
    <w:p w14:paraId="223D7746" w14:textId="77777777" w:rsidR="00EE722F" w:rsidRDefault="00EE722F">
      <w:pPr>
        <w:rPr>
          <w:del w:id="161" w:author="Luccas Correa" w:date="2026-09-26T15:22:00Z" w16du:dateUtc="2026-09-26T19:22:00Z"/>
        </w:rPr>
      </w:pPr>
    </w:p>
    <w:p w14:paraId="2B158E39" w14:textId="77777777" w:rsidR="00EE722F" w:rsidRDefault="00977145">
      <w:pPr>
        <w:rPr>
          <w:del w:id="162" w:author="Luccas Correa" w:date="2026-09-26T15:22:00Z" w16du:dateUtc="2026-09-26T19:22:00Z"/>
        </w:rPr>
      </w:pPr>
      <w:del w:id="163" w:author="Luccas Correa" w:date="2026-09-26T15:22:00Z" w16du:dateUtc="2026-09-26T19:22:00Z">
        <w:r>
          <w:rPr>
            <w:b/>
          </w:rPr>
          <w:delText>Case 16: Ceiling function</w:delText>
        </w:r>
      </w:del>
    </w:p>
    <w:p w14:paraId="74FDF9B8" w14:textId="77777777" w:rsidR="00EE722F" w:rsidRDefault="00977145">
      <w:pPr>
        <w:rPr>
          <w:del w:id="164" w:author="Luccas Correa" w:date="2026-09-26T15:22:00Z" w16du:dateUtc="2026-09-26T19:22:00Z"/>
        </w:rPr>
      </w:pPr>
      <w:del w:id="165" w:author="Luccas Correa" w:date="2026-09-26T15:22:00Z" w16du:dateUtc="2026-09-26T19:22:00Z">
        <w:r>
          <w:delText>Unicode delimiters U+2308, U+2309</w:delText>
        </w:r>
      </w:del>
    </w:p>
    <w:p w14:paraId="4E61FFF4" w14:textId="77777777" w:rsidR="00EE722F" w:rsidRDefault="00977145">
      <w:pPr>
        <w:rPr>
          <w:del w:id="166" w:author="Luccas Correa" w:date="2026-09-26T15:22:00Z" w16du:dateUtc="2026-09-26T19:22:00Z"/>
        </w:rPr>
      </w:pPr>
      <m:oMathPara>
        <m:oMath>
          <m:d>
            <m:dPr>
              <m:begChr m:val="⌈"/>
              <m:endChr m:val="⌉"/>
              <m:ctrlPr>
                <w:del w:id="167" w:author="Luccas Correa" w:date="2026-09-26T15:22:00Z" w16du:dateUtc="2026-09-26T19:22:00Z">
                  <w:rPr>
                    <w:rFonts w:ascii="Cambria Math" w:hAnsi="Cambria Math"/>
                  </w:rPr>
                </w:del>
              </m:ctrlPr>
            </m:dPr>
            <m:e>
              <m:r>
                <w:del w:id="168" w:author="Luccas Correa" w:date="2026-09-26T15:22:00Z" w16du:dateUtc="2026-09-26T19:22:00Z">
                  <w:rPr>
                    <w:rFonts w:ascii="Cambria Math" w:hAnsi="Cambria Math"/>
                  </w:rPr>
                  <m:t>x</m:t>
                </w:del>
              </m:r>
            </m:e>
          </m:d>
        </m:oMath>
      </m:oMathPara>
    </w:p>
    <w:p w14:paraId="20A51413" w14:textId="77777777" w:rsidR="00EE722F" w:rsidRDefault="00EE722F">
      <w:pPr>
        <w:rPr>
          <w:del w:id="169" w:author="Luccas Correa" w:date="2026-09-26T15:22:00Z" w16du:dateUtc="2026-09-26T19:22:00Z"/>
        </w:rPr>
      </w:pPr>
    </w:p>
    <w:p w14:paraId="77FFEDF9" w14:textId="77777777" w:rsidR="00EE722F" w:rsidRDefault="00977145">
      <w:pPr>
        <w:rPr>
          <w:del w:id="170" w:author="Luccas Correa" w:date="2026-09-26T15:22:00Z" w16du:dateUtc="2026-09-26T19:22:00Z"/>
        </w:rPr>
      </w:pPr>
      <w:del w:id="171" w:author="Luccas Correa" w:date="2026-09-26T15:22:00Z" w16du:dateUtc="2026-09-26T19:22:00Z">
        <w:r>
          <w:rPr>
            <w:b/>
          </w:rPr>
          <w:delText>Case 17: Nested delimiters</w:delText>
        </w:r>
      </w:del>
    </w:p>
    <w:p w14:paraId="305957D4" w14:textId="77777777" w:rsidR="00EE722F" w:rsidRDefault="00977145">
      <w:pPr>
        <w:rPr>
          <w:del w:id="172" w:author="Luccas Correa" w:date="2026-09-26T15:22:00Z" w16du:dateUtc="2026-09-26T19:22:00Z"/>
        </w:rPr>
      </w:pPr>
      <w:del w:id="173" w:author="Luccas Correa" w:date="2026-09-26T15:22:00Z" w16du:dateUtc="2026-09-26T19:22:00Z">
        <w:r>
          <w:delText>Delimiter inside delimiter. Expected: ((x+y)+z)</w:delText>
        </w:r>
      </w:del>
    </w:p>
    <w:p w14:paraId="6E8B28EB" w14:textId="77777777" w:rsidR="00EE722F" w:rsidRDefault="00977145">
      <w:pPr>
        <w:rPr>
          <w:del w:id="174" w:author="Luccas Correa" w:date="2026-09-26T15:22:00Z" w16du:dateUtc="2026-09-26T19:22:00Z"/>
        </w:rPr>
      </w:pPr>
      <m:oMathPara>
        <m:oMath>
          <m:d>
            <m:dPr>
              <m:ctrlPr>
                <w:del w:id="175" w:author="Luccas Correa" w:date="2026-09-26T15:22:00Z" w16du:dateUtc="2026-09-26T19:22:00Z">
                  <w:rPr>
                    <w:rFonts w:ascii="Cambria Math" w:hAnsi="Cambria Math"/>
                  </w:rPr>
                </w:del>
              </m:ctrlPr>
            </m:dPr>
            <m:e>
              <m:d>
                <m:dPr>
                  <m:ctrlPr>
                    <w:del w:id="176" w:author="Luccas Correa" w:date="2026-09-26T15:22:00Z" w16du:dateUtc="2026-09-26T19:22:00Z">
                      <w:rPr>
                        <w:rFonts w:ascii="Cambria Math" w:hAnsi="Cambria Math"/>
                      </w:rPr>
                    </w:del>
                  </m:ctrlPr>
                </m:dPr>
                <m:e>
                  <m:r>
                    <w:del w:id="177" w:author="Luccas Correa" w:date="2026-09-26T15:22:00Z" w16du:dateUtc="2026-09-26T19:22:00Z">
                      <w:rPr>
                        <w:rFonts w:ascii="Cambria Math" w:hAnsi="Cambria Math"/>
                      </w:rPr>
                      <m:t>x</m:t>
                    </w:del>
                  </m:r>
                  <m:r>
                    <w:del w:id="178" w:author="Luccas Correa" w:date="2026-09-26T15:22:00Z" w16du:dateUtc="2026-09-26T19:22:00Z">
                      <w:rPr>
                        <w:rFonts w:ascii="Cambria Math" w:hAnsi="Cambria Math"/>
                      </w:rPr>
                      <m:t>+</m:t>
                    </w:del>
                  </m:r>
                  <m:r>
                    <w:del w:id="179" w:author="Luccas Correa" w:date="2026-09-26T15:22:00Z" w16du:dateUtc="2026-09-26T19:22:00Z">
                      <w:rPr>
                        <w:rFonts w:ascii="Cambria Math" w:hAnsi="Cambria Math"/>
                      </w:rPr>
                      <m:t>y</m:t>
                    </w:del>
                  </m:r>
                </m:e>
              </m:d>
              <m:r>
                <w:del w:id="180" w:author="Luccas Correa" w:date="2026-09-26T15:22:00Z" w16du:dateUtc="2026-09-26T19:22:00Z">
                  <w:rPr>
                    <w:rFonts w:ascii="Cambria Math" w:hAnsi="Cambria Math"/>
                  </w:rPr>
                  <m:t>+</m:t>
                </w:del>
              </m:r>
              <m:r>
                <w:del w:id="181" w:author="Luccas Correa" w:date="2026-09-26T15:22:00Z" w16du:dateUtc="2026-09-26T19:22:00Z">
                  <w:rPr>
                    <w:rFonts w:ascii="Cambria Math" w:hAnsi="Cambria Math"/>
                  </w:rPr>
                  <m:t>z</m:t>
                </w:del>
              </m:r>
            </m:e>
          </m:d>
        </m:oMath>
      </m:oMathPara>
    </w:p>
    <w:p w14:paraId="6BADB575" w14:textId="77777777" w:rsidR="00EE722F" w:rsidRDefault="00EE722F">
      <w:pPr>
        <w:rPr>
          <w:del w:id="182" w:author="Luccas Correa" w:date="2026-09-26T15:22:00Z" w16du:dateUtc="2026-09-26T19:22:00Z"/>
        </w:rPr>
      </w:pPr>
    </w:p>
    <w:p w14:paraId="02172D8A" w14:textId="77777777" w:rsidR="00EE722F" w:rsidRDefault="00977145">
      <w:pPr>
        <w:rPr>
          <w:del w:id="183" w:author="Luccas Correa" w:date="2026-09-26T15:22:00Z" w16du:dateUtc="2026-09-26T19:22:00Z"/>
        </w:rPr>
      </w:pPr>
      <w:del w:id="184" w:author="Luccas Correa" w:date="2026-09-26T15:22:00Z" w16du:dateUtc="2026-09-26T19:22:00Z">
        <w:r>
          <w:rPr>
            <w:b/>
            <w:sz w:val="28"/>
          </w:rPr>
          <w:delText>Grow Property</w:delText>
        </w:r>
      </w:del>
    </w:p>
    <w:p w14:paraId="4E3AA720" w14:textId="77777777" w:rsidR="00EE722F" w:rsidRDefault="00977145">
      <w:pPr>
        <w:rPr>
          <w:del w:id="185" w:author="Luccas Correa" w:date="2026-09-26T15:22:00Z" w16du:dateUtc="2026-09-26T19:22:00Z"/>
        </w:rPr>
      </w:pPr>
      <w:del w:id="186" w:author="Luccas Correa" w:date="2026-09-26T15:22:00Z" w16du:dateUtc="2026-09-26T19:22:00Z">
        <w:r>
          <w:rPr>
            <w:b/>
          </w:rPr>
          <w:delText>Case 18: grow=1 (default) with fraction</w:delText>
        </w:r>
      </w:del>
    </w:p>
    <w:p w14:paraId="3B2A65F9" w14:textId="77777777" w:rsidR="00EE722F" w:rsidRDefault="00977145">
      <w:pPr>
        <w:rPr>
          <w:del w:id="187" w:author="Luccas Correa" w:date="2026-09-26T15:22:00Z" w16du:dateUtc="2026-09-26T19:22:00Z"/>
        </w:rPr>
      </w:pPr>
      <w:del w:id="188" w:author="Luccas Correa" w:date="2026-09-26T15:22:00Z" w16du:dateUtc="2026-09-26T19:22:00Z">
        <w:r>
          <w:delText>Delimiters should grow to match fraction height</w:delText>
        </w:r>
      </w:del>
    </w:p>
    <w:p w14:paraId="6496C8C9" w14:textId="77777777" w:rsidR="00EE722F" w:rsidRDefault="00977145">
      <w:pPr>
        <w:rPr>
          <w:del w:id="189" w:author="Luccas Correa" w:date="2026-09-26T15:22:00Z" w16du:dateUtc="2026-09-26T19:22:00Z"/>
        </w:rPr>
      </w:pPr>
      <m:oMathPara>
        <m:oMath>
          <m:d>
            <m:dPr>
              <m:ctrlPr>
                <w:del w:id="190" w:author="Luccas Correa" w:date="2026-09-26T15:22:00Z" w16du:dateUtc="2026-09-26T19:22:00Z">
                  <w:rPr>
                    <w:rFonts w:ascii="Cambria Math" w:hAnsi="Cambria Math"/>
                  </w:rPr>
                </w:del>
              </m:ctrlPr>
            </m:dPr>
            <m:e>
              <m:f>
                <m:fPr>
                  <m:ctrlPr>
                    <w:del w:id="191" w:author="Luccas Correa" w:date="2026-09-26T15:22:00Z" w16du:dateUtc="2026-09-26T19:22:00Z">
                      <w:rPr>
                        <w:rFonts w:ascii="Cambria Math" w:hAnsi="Cambria Math"/>
                      </w:rPr>
                    </w:del>
                  </m:ctrlPr>
                </m:fPr>
                <m:num>
                  <m:r>
                    <w:del w:id="192" w:author="Luccas Correa" w:date="2026-09-26T15:22:00Z" w16du:dateUtc="2026-09-26T19:22:00Z">
                      <w:rPr>
                        <w:rFonts w:ascii="Cambria Math" w:hAnsi="Cambria Math"/>
                      </w:rPr>
                      <m:t>a</m:t>
                    </w:del>
                  </m:r>
                  <m:r>
                    <w:del w:id="193" w:author="Luccas Correa" w:date="2026-09-26T15:22:00Z" w16du:dateUtc="2026-09-26T19:22:00Z">
                      <w:rPr>
                        <w:rFonts w:ascii="Cambria Math" w:hAnsi="Cambria Math"/>
                      </w:rPr>
                      <m:t>+</m:t>
                    </w:del>
                  </m:r>
                  <m:r>
                    <w:del w:id="194" w:author="Luccas Correa" w:date="2026-09-26T15:22:00Z" w16du:dateUtc="2026-09-26T19:22:00Z">
                      <w:rPr>
                        <w:rFonts w:ascii="Cambria Math" w:hAnsi="Cambria Math"/>
                      </w:rPr>
                      <m:t>b</m:t>
                    </w:del>
                  </m:r>
                </m:num>
                <m:den>
                  <m:r>
                    <w:del w:id="195" w:author="Luccas Correa" w:date="2026-09-26T15:22:00Z" w16du:dateUtc="2026-09-26T19:22:00Z">
                      <w:rPr>
                        <w:rFonts w:ascii="Cambria Math" w:hAnsi="Cambria Math"/>
                      </w:rPr>
                      <m:t>c</m:t>
                    </w:del>
                  </m:r>
                  <m:r>
                    <w:del w:id="196" w:author="Luccas Correa" w:date="2026-09-26T15:22:00Z" w16du:dateUtc="2026-09-26T19:22:00Z">
                      <w:rPr>
                        <w:rFonts w:ascii="Cambria Math" w:hAnsi="Cambria Math"/>
                      </w:rPr>
                      <m:t>+</m:t>
                    </w:del>
                  </m:r>
                  <m:r>
                    <w:del w:id="197" w:author="Luccas Correa" w:date="2026-09-26T15:22:00Z" w16du:dateUtc="2026-09-26T19:22:00Z">
                      <w:rPr>
                        <w:rFonts w:ascii="Cambria Math" w:hAnsi="Cambria Math"/>
                      </w:rPr>
                      <m:t>d</m:t>
                    </w:del>
                  </m:r>
                </m:den>
              </m:f>
            </m:e>
          </m:d>
        </m:oMath>
      </m:oMathPara>
    </w:p>
    <w:p w14:paraId="07A1C43A" w14:textId="77777777" w:rsidR="00EE722F" w:rsidRDefault="00EE722F">
      <w:pPr>
        <w:rPr>
          <w:del w:id="198" w:author="Luccas Correa" w:date="2026-09-26T15:22:00Z" w16du:dateUtc="2026-09-26T19:22:00Z"/>
        </w:rPr>
      </w:pPr>
    </w:p>
    <w:p w14:paraId="63F1AC8D" w14:textId="77777777" w:rsidR="00EE722F" w:rsidRDefault="00977145">
      <w:pPr>
        <w:rPr>
          <w:del w:id="199" w:author="Luccas Correa" w:date="2026-09-26T15:22:00Z" w16du:dateUtc="2026-09-26T19:22:00Z"/>
        </w:rPr>
      </w:pPr>
      <w:del w:id="200" w:author="Luccas Correa" w:date="2026-09-26T15:22:00Z" w16du:dateUtc="2026-09-26T19:22:00Z">
        <w:r>
          <w:rPr>
            <w:b/>
          </w:rPr>
          <w:delText>Case 19: grow=0 with fraction</w:delText>
        </w:r>
      </w:del>
    </w:p>
    <w:p w14:paraId="49758200" w14:textId="77777777" w:rsidR="00EE722F" w:rsidRDefault="00977145">
      <w:pPr>
        <w:rPr>
          <w:del w:id="201" w:author="Luccas Correa" w:date="2026-09-26T15:22:00Z" w16du:dateUtc="2026-09-26T19:22:00Z"/>
        </w:rPr>
      </w:pPr>
      <w:del w:id="202" w:author="Luccas Correa" w:date="2026-09-26T15:22:00Z" w16du:dateUtc="2026-09-26T19:22:00Z">
        <w:r>
          <w:delText>Delimiters should NOT grow, stay at text height</w:delText>
        </w:r>
      </w:del>
    </w:p>
    <w:p w14:paraId="3C091F9A" w14:textId="77777777" w:rsidR="00EE722F" w:rsidRDefault="00977145">
      <w:pPr>
        <w:rPr>
          <w:del w:id="203" w:author="Luccas Correa" w:date="2026-09-26T15:22:00Z" w16du:dateUtc="2026-09-26T19:22:00Z"/>
        </w:rPr>
      </w:pPr>
      <m:oMathPara>
        <m:oMath>
          <m:d>
            <m:dPr>
              <m:grow m:val="0"/>
              <m:ctrlPr>
                <w:del w:id="204" w:author="Luccas Correa" w:date="2026-09-26T15:22:00Z" w16du:dateUtc="2026-09-26T19:22:00Z">
                  <w:rPr>
                    <w:rFonts w:ascii="Cambria Math" w:hAnsi="Cambria Math"/>
                  </w:rPr>
                </w:del>
              </m:ctrlPr>
            </m:dPr>
            <m:e>
              <m:f>
                <m:fPr>
                  <m:ctrlPr>
                    <w:del w:id="205" w:author="Luccas Correa" w:date="2026-09-26T15:22:00Z" w16du:dateUtc="2026-09-26T19:22:00Z">
                      <w:rPr>
                        <w:rFonts w:ascii="Cambria Math" w:hAnsi="Cambria Math"/>
                      </w:rPr>
                    </w:del>
                  </m:ctrlPr>
                </m:fPr>
                <m:num>
                  <m:r>
                    <w:del w:id="206" w:author="Luccas Correa" w:date="2026-09-26T15:22:00Z" w16du:dateUtc="2026-09-26T19:22:00Z">
                      <w:rPr>
                        <w:rFonts w:ascii="Cambria Math" w:hAnsi="Cambria Math"/>
                      </w:rPr>
                      <m:t>a</m:t>
                    </w:del>
                  </m:r>
                  <m:r>
                    <w:del w:id="207" w:author="Luccas Correa" w:date="2026-09-26T15:22:00Z" w16du:dateUtc="2026-09-26T19:22:00Z">
                      <w:rPr>
                        <w:rFonts w:ascii="Cambria Math" w:hAnsi="Cambria Math"/>
                      </w:rPr>
                      <m:t>+</m:t>
                    </w:del>
                  </m:r>
                  <m:r>
                    <w:del w:id="208" w:author="Luccas Correa" w:date="2026-09-26T15:22:00Z" w16du:dateUtc="2026-09-26T19:22:00Z">
                      <w:rPr>
                        <w:rFonts w:ascii="Cambria Math" w:hAnsi="Cambria Math"/>
                      </w:rPr>
                      <m:t>b</m:t>
                    </w:del>
                  </m:r>
                </m:num>
                <m:den>
                  <m:r>
                    <w:del w:id="209" w:author="Luccas Correa" w:date="2026-09-26T15:22:00Z" w16du:dateUtc="2026-09-26T19:22:00Z">
                      <w:rPr>
                        <w:rFonts w:ascii="Cambria Math" w:hAnsi="Cambria Math"/>
                      </w:rPr>
                      <m:t>c</m:t>
                    </w:del>
                  </m:r>
                  <m:r>
                    <w:del w:id="210" w:author="Luccas Correa" w:date="2026-09-26T15:22:00Z" w16du:dateUtc="2026-09-26T19:22:00Z">
                      <w:rPr>
                        <w:rFonts w:ascii="Cambria Math" w:hAnsi="Cambria Math"/>
                      </w:rPr>
                      <m:t>+</m:t>
                    </w:del>
                  </m:r>
                  <m:r>
                    <w:del w:id="211" w:author="Luccas Correa" w:date="2026-09-26T15:22:00Z" w16du:dateUtc="2026-09-26T19:22:00Z">
                      <w:rPr>
                        <w:rFonts w:ascii="Cambria Math" w:hAnsi="Cambria Math"/>
                      </w:rPr>
                      <m:t>d</m:t>
                    </w:del>
                  </m:r>
                </m:den>
              </m:f>
            </m:e>
          </m:d>
        </m:oMath>
      </m:oMathPara>
    </w:p>
    <w:p w14:paraId="450E3C79" w14:textId="77777777" w:rsidR="00EE722F" w:rsidRDefault="00EE722F">
      <w:pPr>
        <w:rPr>
          <w:del w:id="212" w:author="Luccas Correa" w:date="2026-09-26T15:22:00Z" w16du:dateUtc="2026-09-26T19:22:00Z"/>
        </w:rPr>
      </w:pPr>
    </w:p>
    <w:p w14:paraId="4E32CC84" w14:textId="77777777" w:rsidR="00EE722F" w:rsidRDefault="00977145">
      <w:pPr>
        <w:rPr>
          <w:del w:id="213" w:author="Luccas Correa" w:date="2026-09-26T15:22:00Z" w16du:dateUtc="2026-09-26T19:22:00Z"/>
        </w:rPr>
      </w:pPr>
      <w:del w:id="214" w:author="Luccas Correa" w:date="2026-09-26T15:22:00Z" w16du:dateUtc="2026-09-26T19:22:00Z">
        <w:r>
          <w:rPr>
            <w:b/>
            <w:sz w:val="28"/>
          </w:rPr>
          <w:delText>Shape Property</w:delText>
        </w:r>
      </w:del>
    </w:p>
    <w:p w14:paraId="0DDCC6A3" w14:textId="77777777" w:rsidR="00EE722F" w:rsidRDefault="00977145">
      <w:pPr>
        <w:rPr>
          <w:del w:id="215" w:author="Luccas Correa" w:date="2026-09-26T15:22:00Z" w16du:dateUtc="2026-09-26T19:22:00Z"/>
        </w:rPr>
      </w:pPr>
      <w:del w:id="216" w:author="Luccas Correa" w:date="2026-09-26T15:22:00Z" w16du:dateUtc="2026-09-26T19:22:00Z">
        <w:r>
          <w:rPr>
            <w:b/>
          </w:rPr>
          <w:delText>Case 20: shp=centered (default) with stacked fraction</w:delText>
        </w:r>
      </w:del>
    </w:p>
    <w:p w14:paraId="69BD1728" w14:textId="77777777" w:rsidR="00EE722F" w:rsidRDefault="00977145">
      <w:pPr>
        <w:rPr>
          <w:del w:id="217" w:author="Luccas Correa" w:date="2026-09-26T15:22:00Z" w16du:dateUtc="2026-09-26T19:22:00Z"/>
        </w:rPr>
      </w:pPr>
      <w:del w:id="218" w:author="Luccas Correa" w:date="2026-09-26T15:22:00Z" w16du:dateUtc="2026-09-26T19:22:00Z">
        <w:r>
          <w:delText>Delimiters centered around math axis</w:delText>
        </w:r>
      </w:del>
    </w:p>
    <w:p w14:paraId="162E3F5D" w14:textId="77777777" w:rsidR="00EE722F" w:rsidRDefault="00977145">
      <w:pPr>
        <w:rPr>
          <w:del w:id="219" w:author="Luccas Correa" w:date="2026-09-26T15:22:00Z" w16du:dateUtc="2026-09-26T19:22:00Z"/>
        </w:rPr>
      </w:pPr>
      <m:oMathPara>
        <m:oMath>
          <m:d>
            <m:dPr>
              <m:ctrlPr>
                <w:del w:id="220" w:author="Luccas Correa" w:date="2026-09-26T15:22:00Z" w16du:dateUtc="2026-09-26T19:22:00Z">
                  <w:rPr>
                    <w:rFonts w:ascii="Cambria Math" w:hAnsi="Cambria Math"/>
                  </w:rPr>
                </w:del>
              </m:ctrlPr>
            </m:dPr>
            <m:e>
              <m:f>
                <m:fPr>
                  <m:ctrlPr>
                    <w:del w:id="221" w:author="Luccas Correa" w:date="2026-09-26T15:22:00Z" w16du:dateUtc="2026-09-26T19:22:00Z">
                      <w:rPr>
                        <w:rFonts w:ascii="Cambria Math" w:hAnsi="Cambria Math"/>
                      </w:rPr>
                    </w:del>
                  </m:ctrlPr>
                </m:fPr>
                <m:num>
                  <m:f>
                    <m:fPr>
                      <m:ctrlPr>
                        <w:del w:id="222" w:author="Luccas Correa" w:date="2026-09-26T15:22:00Z" w16du:dateUtc="2026-09-26T19:22:00Z">
                          <w:rPr>
                            <w:rFonts w:ascii="Cambria Math" w:hAnsi="Cambria Math"/>
                          </w:rPr>
                        </w:del>
                      </m:ctrlPr>
                    </m:fPr>
                    <m:num>
                      <m:r>
                        <w:del w:id="223" w:author="Luccas Correa" w:date="2026-09-26T15:22:00Z" w16du:dateUtc="2026-09-26T19:22:00Z">
                          <w:rPr>
                            <w:rFonts w:ascii="Cambria Math" w:hAnsi="Cambria Math"/>
                          </w:rPr>
                          <m:t>a</m:t>
                        </w:del>
                      </m:r>
                    </m:num>
                    <m:den>
                      <m:r>
                        <w:del w:id="224" w:author="Luccas Correa" w:date="2026-09-26T15:22:00Z" w16du:dateUtc="2026-09-26T19:22:00Z">
                          <w:rPr>
                            <w:rFonts w:ascii="Cambria Math" w:hAnsi="Cambria Math"/>
                          </w:rPr>
                          <m:t>b</m:t>
                        </w:del>
                      </m:r>
                    </m:den>
                  </m:f>
                </m:num>
                <m:den>
                  <m:r>
                    <w:del w:id="225" w:author="Luccas Correa" w:date="2026-09-26T15:22:00Z" w16du:dateUtc="2026-09-26T19:22:00Z">
                      <w:rPr>
                        <w:rFonts w:ascii="Cambria Math" w:hAnsi="Cambria Math"/>
                      </w:rPr>
                      <m:t>c</m:t>
                    </w:del>
                  </m:r>
                </m:den>
              </m:f>
            </m:e>
          </m:d>
        </m:oMath>
      </m:oMathPara>
    </w:p>
    <w:p w14:paraId="0741807F" w14:textId="77777777" w:rsidR="00EE722F" w:rsidRDefault="00EE722F">
      <w:pPr>
        <w:rPr>
          <w:del w:id="226" w:author="Luccas Correa" w:date="2026-09-26T15:22:00Z" w16du:dateUtc="2026-09-26T19:22:00Z"/>
        </w:rPr>
      </w:pPr>
    </w:p>
    <w:p w14:paraId="76EB33F7" w14:textId="77777777" w:rsidR="00EE722F" w:rsidRDefault="00977145">
      <w:pPr>
        <w:rPr>
          <w:del w:id="227" w:author="Luccas Correa" w:date="2026-09-26T15:22:00Z" w16du:dateUtc="2026-09-26T19:22:00Z"/>
        </w:rPr>
      </w:pPr>
      <w:del w:id="228" w:author="Luccas Correa" w:date="2026-09-26T15:22:00Z" w16du:dateUtc="2026-09-26T19:22:00Z">
        <w:r>
          <w:rPr>
            <w:b/>
          </w:rPr>
          <w:delText>Case 21: shp=match with stacked fraction</w:delText>
        </w:r>
      </w:del>
    </w:p>
    <w:p w14:paraId="383594E6" w14:textId="77777777" w:rsidR="00EE722F" w:rsidRDefault="00977145">
      <w:pPr>
        <w:rPr>
          <w:del w:id="229" w:author="Luccas Correa" w:date="2026-09-26T15:22:00Z" w16du:dateUtc="2026-09-26T19:22:00Z"/>
        </w:rPr>
      </w:pPr>
      <w:del w:id="230" w:author="Luccas Correa" w:date="2026-09-26T15:22:00Z" w16du:dateUtc="2026-09-26T19:22:00Z">
        <w:r>
          <w:delText>Delimiters match exact shape of contents</w:delText>
        </w:r>
      </w:del>
    </w:p>
    <w:p w14:paraId="7A9E134B" w14:textId="77777777" w:rsidR="00EE722F" w:rsidRDefault="00977145">
      <m:oMathPara>
        <m:oMath>
          <m:d>
            <m:dPr>
              <m:shp m:val="match"/>
              <m:ctrlPr>
                <w:del w:id="231" w:author="Luccas Correa" w:date="2026-09-26T15:22:00Z" w16du:dateUtc="2026-09-26T19:22:00Z">
                  <w:rPr>
                    <w:rFonts w:ascii="Cambria Math" w:hAnsi="Cambria Math"/>
                  </w:rPr>
                </w:del>
              </m:ctrlPr>
            </m:dPr>
            <m:e>
              <m:f>
                <m:fPr>
                  <m:ctrlPr>
                    <w:del w:id="232" w:author="Luccas Correa" w:date="2026-09-26T15:22:00Z" w16du:dateUtc="2026-09-26T19:22:00Z">
                      <w:rPr>
                        <w:rFonts w:ascii="Cambria Math" w:hAnsi="Cambria Math"/>
                      </w:rPr>
                    </w:del>
                  </m:ctrlPr>
                </m:fPr>
                <m:num>
                  <m:f>
                    <m:fPr>
                      <m:ctrlPr>
                        <w:del w:id="233" w:author="Luccas Correa" w:date="2026-09-26T15:22:00Z" w16du:dateUtc="2026-09-26T19:22:00Z">
                          <w:rPr>
                            <w:rFonts w:ascii="Cambria Math" w:hAnsi="Cambria Math"/>
                          </w:rPr>
                        </w:del>
                      </m:ctrlPr>
                    </m:fPr>
                    <m:num>
                      <m:r>
                        <w:del w:id="234" w:author="Luccas Correa" w:date="2026-09-26T15:22:00Z" w16du:dateUtc="2026-09-26T19:22:00Z">
                          <w:rPr>
                            <w:rFonts w:ascii="Cambria Math" w:hAnsi="Cambria Math"/>
                          </w:rPr>
                          <m:t>a</m:t>
                        </w:del>
                      </m:r>
                    </m:num>
                    <m:den>
                      <m:r>
                        <w:del w:id="235" w:author="Luccas Correa" w:date="2026-09-26T15:22:00Z" w16du:dateUtc="2026-09-26T19:22:00Z">
                          <w:rPr>
                            <w:rFonts w:ascii="Cambria Math" w:hAnsi="Cambria Math"/>
                          </w:rPr>
                          <m:t>b</m:t>
                        </w:del>
                      </m:r>
                    </m:den>
                  </m:f>
                </m:num>
                <m:den>
                  <m:r>
                    <w:del w:id="236" w:author="Luccas Correa" w:date="2026-09-26T15:22:00Z" w16du:dateUtc="2026-09-26T19:22:00Z">
                      <w:rPr>
                        <w:rFonts w:ascii="Cambria Math" w:hAnsi="Cambria Math"/>
                      </w:rPr>
                      <m:t>c</m:t>
                    </w:del>
                  </m:r>
                </m:den>
              </m:f>
            </m:e>
          </m:d>
        </m:oMath>
      </m:oMathPara>
    </w:p>
    <w:sectPr w:rsidR="00EE722F">
      <w:pgSz w:w="12240" w:h="15840"/>
      <w:pgMar w:top="1440" w:right="1440" w:bottom="1440" w:left="1440" w:header="708" w:footer="708" w:gutter="0"/>
      <w:cols w:space="708"/>
      <w:docGrid w:linePitch="360"/>
      <w:sectPrChange w:id="237" w:author="Luccas Correa" w:date="2026-09-26T15:22:00Z" w16du:dateUtc="2026-09-26T19:22:00Z">
        <w:sectPr w:rsidR="00EE722F"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B7F"/>
    <w:rsid w:val="000037EB"/>
    <w:rsid w:val="00081CBC"/>
    <w:rsid w:val="002031F9"/>
    <w:rsid w:val="00566783"/>
    <w:rsid w:val="00744453"/>
    <w:rsid w:val="0084582C"/>
    <w:rsid w:val="008D1B7F"/>
    <w:rsid w:val="009B11BD"/>
    <w:rsid w:val="00AF4127"/>
    <w:rsid w:val="00C843B3"/>
    <w:rsid w:val="00DE0A42"/>
    <w:rsid w:val="00EE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550DBE-7792-44E5-8269-1B537D8F3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2026-04-03T20:20:00Z</dcterms:created>
  <dcterms:modified xsi:type="dcterms:W3CDTF">2026-09-26T19:22:00Z</dcterms:modified>
</cp:coreProperties>
</file>