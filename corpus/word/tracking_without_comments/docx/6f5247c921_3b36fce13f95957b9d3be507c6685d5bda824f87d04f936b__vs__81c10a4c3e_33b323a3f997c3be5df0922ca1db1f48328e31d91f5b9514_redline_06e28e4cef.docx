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B29C5" w14:textId="77777777" w:rsidR="0056043F" w:rsidRDefault="0056043F" w:rsidP="0056043F">
      <w:pPr>
        <w:pStyle w:val="paragraph"/>
        <w:spacing w:before="0" w:beforeAutospacing="0" w:after="0" w:afterAutospacing="0"/>
        <w:textAlignment w:val="baseline"/>
        <w:rPr>
          <w:ins w:id="3" w:author="Vicky Wragg" w:date="2026-09-25T21:09:00Z" w16du:dateUtc="2026-09-26T01:09:00Z"/>
          <w:rStyle w:val="normaltextrun"/>
          <w:rFonts w:ascii="DM Sans Medium" w:hAnsi="DM Sans Medium" w:cs="Arial"/>
          <w:b/>
          <w:bCs/>
          <w:sz w:val="36"/>
          <w:szCs w:val="36"/>
        </w:rPr>
      </w:pPr>
    </w:p>
    <w:p w14:paraId="286924F6" w14:textId="77777777" w:rsidR="00C267EC" w:rsidRDefault="00C267EC" w:rsidP="0056043F">
      <w:pPr>
        <w:pStyle w:val="paragraph"/>
        <w:spacing w:before="0" w:beforeAutospacing="0" w:after="0" w:afterAutospacing="0"/>
        <w:textAlignment w:val="baseline"/>
        <w:rPr>
          <w:ins w:id="4" w:author="Vicky Wragg" w:date="2026-09-25T21:09:00Z" w16du:dateUtc="2026-09-26T01:09:00Z"/>
          <w:rStyle w:val="normaltextrun"/>
          <w:rFonts w:ascii="DM Sans Medium" w:hAnsi="DM Sans Medium" w:cs="Arial"/>
          <w:b/>
          <w:bCs/>
          <w:sz w:val="26"/>
          <w:szCs w:val="26"/>
        </w:rPr>
      </w:pPr>
    </w:p>
    <w:p w14:paraId="64D1465F" w14:textId="77777777" w:rsidR="001D4ABA" w:rsidRPr="003E73F9" w:rsidRDefault="001D4ABA" w:rsidP="001D4ABA">
      <w:pPr>
        <w:pStyle w:val="paragraph"/>
        <w:spacing w:before="0" w:beforeAutospacing="0" w:after="0" w:afterAutospacing="0"/>
        <w:jc w:val="center"/>
        <w:textAlignment w:val="baseline"/>
        <w:rPr>
          <w:ins w:id="5" w:author="Vicky Wragg" w:date="2026-09-25T21:09:00Z" w16du:dateUtc="2026-09-26T01:09:00Z"/>
          <w:rFonts w:ascii="DM Sans Medium" w:hAnsi="DM Sans Medium" w:cs="Segoe UI"/>
          <w:b/>
          <w:bCs/>
          <w:sz w:val="26"/>
          <w:szCs w:val="26"/>
        </w:rPr>
      </w:pPr>
      <w:ins w:id="6" w:author="Vicky Wragg" w:date="2026-09-25T21:09:00Z" w16du:dateUtc="2026-09-26T01:09:00Z">
        <w:r w:rsidRPr="003E73F9">
          <w:rPr>
            <w:rStyle w:val="normaltextrun"/>
            <w:rFonts w:ascii="DM Sans Medium" w:hAnsi="DM Sans Medium" w:cs="Arial"/>
            <w:b/>
            <w:bCs/>
            <w:sz w:val="26"/>
            <w:szCs w:val="26"/>
          </w:rPr>
          <w:t>Vocabulary Work Bank KS1</w:t>
        </w:r>
      </w:ins>
    </w:p>
    <w:p w14:paraId="4B858493" w14:textId="77777777" w:rsidR="001D4ABA" w:rsidRDefault="001D4ABA" w:rsidP="001D4ABA">
      <w:pPr>
        <w:pStyle w:val="paragraph"/>
        <w:spacing w:before="0" w:beforeAutospacing="0" w:after="0" w:afterAutospacing="0"/>
        <w:textAlignment w:val="baseline"/>
        <w:rPr>
          <w:ins w:id="7" w:author="Vicky Wragg" w:date="2026-09-25T21:09:00Z" w16du:dateUtc="2026-09-26T01:09:00Z"/>
          <w:rFonts w:ascii="Segoe UI" w:hAnsi="Segoe UI" w:cs="Segoe UI"/>
          <w:sz w:val="18"/>
          <w:szCs w:val="18"/>
        </w:rPr>
      </w:pPr>
      <w:ins w:id="8" w:author="Vicky Wragg" w:date="2026-09-25T21:09:00Z" w16du:dateUtc="2026-09-26T01:09:00Z">
        <w:r>
          <w:rPr>
            <w:rStyle w:val="eop"/>
            <w:rFonts w:ascii="Arial" w:hAnsi="Arial" w:cs="Arial"/>
          </w:rPr>
          <w:t> </w:t>
        </w:r>
      </w:ins>
    </w:p>
    <w:tbl>
      <w:tblPr>
        <w:tblStyle w:val="TableGrid"/>
        <w:tblW w:w="0" w:type="auto"/>
        <w:tblLook w:val="04A0" w:firstRow="1" w:lastRow="0" w:firstColumn="1" w:lastColumn="0" w:noHBand="0" w:noVBand="1"/>
      </w:tblPr>
      <w:tblGrid>
        <w:gridCol w:w="3005"/>
        <w:gridCol w:w="3005"/>
        <w:gridCol w:w="3006"/>
      </w:tblGrid>
      <w:tr w:rsidR="001D4ABA" w:rsidRPr="00E92760" w14:paraId="00592737" w14:textId="77777777" w:rsidTr="001D4ABA">
        <w:trPr>
          <w:ins w:id="9" w:author="Vicky Wragg" w:date="2026-09-25T21:09:00Z" w16du:dateUtc="2026-09-26T01:09:00Z"/>
        </w:trPr>
        <w:tc>
          <w:tcPr>
            <w:tcW w:w="9016" w:type="dxa"/>
            <w:gridSpan w:val="3"/>
          </w:tcPr>
          <w:p w14:paraId="5C3BE1FA" w14:textId="77777777" w:rsidR="001D4ABA" w:rsidRPr="00015B02" w:rsidRDefault="001D4ABA" w:rsidP="00F93B79">
            <w:pPr>
              <w:jc w:val="center"/>
              <w:rPr>
                <w:ins w:id="10" w:author="Vicky Wragg" w:date="2026-09-25T21:09:00Z" w16du:dateUtc="2026-09-26T01:09:00Z"/>
                <w:rFonts w:ascii="DM Sans Medium" w:hAnsi="DM Sans Medium"/>
                <w:b/>
                <w:bCs/>
              </w:rPr>
            </w:pPr>
            <w:ins w:id="11" w:author="Vicky Wragg" w:date="2026-09-25T21:09:00Z" w16du:dateUtc="2026-09-26T01:09:00Z">
              <w:r w:rsidRPr="00015B02">
                <w:rPr>
                  <w:rFonts w:ascii="DM Sans Medium" w:hAnsi="DM Sans Medium"/>
                  <w:b/>
                  <w:bCs/>
                </w:rPr>
                <w:t>Year 1</w:t>
              </w:r>
            </w:ins>
          </w:p>
        </w:tc>
      </w:tr>
      <w:tr w:rsidR="001D4ABA" w:rsidRPr="00E92760" w14:paraId="758E3CAA" w14:textId="77777777" w:rsidTr="001D4ABA">
        <w:trPr>
          <w:ins w:id="12" w:author="Vicky Wragg" w:date="2026-09-25T21:09:00Z" w16du:dateUtc="2026-09-26T01:09:00Z"/>
        </w:trPr>
        <w:tc>
          <w:tcPr>
            <w:tcW w:w="3005" w:type="dxa"/>
          </w:tcPr>
          <w:p w14:paraId="774211F7" w14:textId="77777777" w:rsidR="001D4ABA" w:rsidRPr="001D4ABA" w:rsidRDefault="001D4ABA" w:rsidP="00F93B79">
            <w:pPr>
              <w:jc w:val="center"/>
              <w:rPr>
                <w:ins w:id="13" w:author="Vicky Wragg" w:date="2026-09-25T21:09:00Z" w16du:dateUtc="2026-09-26T01:09:00Z"/>
                <w:rFonts w:ascii="DM Sans Medium" w:hAnsi="DM Sans Medium"/>
                <w:b/>
                <w:bCs/>
              </w:rPr>
            </w:pPr>
            <w:ins w:id="14" w:author="Vicky Wragg" w:date="2026-09-25T21:09:00Z" w16du:dateUtc="2026-09-26T01:09:00Z">
              <w:r w:rsidRPr="001D4ABA">
                <w:rPr>
                  <w:rFonts w:ascii="DM Sans Medium" w:hAnsi="DM Sans Medium"/>
                  <w:b/>
                  <w:bCs/>
                </w:rPr>
                <w:t>Computing systems and networks - Technology around us</w:t>
              </w:r>
            </w:ins>
          </w:p>
        </w:tc>
        <w:tc>
          <w:tcPr>
            <w:tcW w:w="3005" w:type="dxa"/>
          </w:tcPr>
          <w:p w14:paraId="3CB81849" w14:textId="77777777" w:rsidR="001D4ABA" w:rsidRPr="001D4ABA" w:rsidRDefault="001D4ABA" w:rsidP="00F93B79">
            <w:pPr>
              <w:jc w:val="center"/>
              <w:rPr>
                <w:ins w:id="15" w:author="Vicky Wragg" w:date="2026-09-25T21:09:00Z" w16du:dateUtc="2026-09-26T01:09:00Z"/>
                <w:rFonts w:ascii="DM Sans Medium" w:hAnsi="DM Sans Medium"/>
                <w:b/>
                <w:bCs/>
              </w:rPr>
            </w:pPr>
            <w:ins w:id="16" w:author="Vicky Wragg" w:date="2026-09-25T21:09:00Z" w16du:dateUtc="2026-09-26T01:09:00Z">
              <w:r w:rsidRPr="001D4ABA">
                <w:rPr>
                  <w:rFonts w:ascii="DM Sans Medium" w:eastAsia="Quicksand" w:hAnsi="DM Sans Medium" w:cs="Quicksand"/>
                  <w:b/>
                  <w:bCs/>
                </w:rPr>
                <w:t>Creating media - Digital painting</w:t>
              </w:r>
            </w:ins>
          </w:p>
        </w:tc>
        <w:tc>
          <w:tcPr>
            <w:tcW w:w="3006" w:type="dxa"/>
          </w:tcPr>
          <w:p w14:paraId="7D886B6D" w14:textId="77777777" w:rsidR="001D4ABA" w:rsidRPr="001D4ABA" w:rsidRDefault="001D4ABA" w:rsidP="00F93B79">
            <w:pPr>
              <w:jc w:val="center"/>
              <w:rPr>
                <w:ins w:id="17" w:author="Vicky Wragg" w:date="2026-09-25T21:09:00Z" w16du:dateUtc="2026-09-26T01:09:00Z"/>
                <w:rFonts w:ascii="DM Sans Medium" w:hAnsi="DM Sans Medium"/>
                <w:b/>
                <w:bCs/>
              </w:rPr>
            </w:pPr>
            <w:ins w:id="18" w:author="Vicky Wragg" w:date="2026-09-25T21:09:00Z" w16du:dateUtc="2026-09-26T01:09:00Z">
              <w:r w:rsidRPr="001D4ABA">
                <w:rPr>
                  <w:rFonts w:ascii="DM Sans Medium" w:hAnsi="DM Sans Medium"/>
                  <w:b/>
                  <w:bCs/>
                </w:rPr>
                <w:t>Creating media - Digital writing</w:t>
              </w:r>
            </w:ins>
          </w:p>
        </w:tc>
      </w:tr>
      <w:tr w:rsidR="001D4ABA" w:rsidRPr="00E92760" w14:paraId="34DACC6D" w14:textId="77777777" w:rsidTr="001D4ABA">
        <w:trPr>
          <w:ins w:id="19" w:author="Vicky Wragg" w:date="2026-09-25T21:09:00Z" w16du:dateUtc="2026-09-26T01:09:00Z"/>
        </w:trPr>
        <w:tc>
          <w:tcPr>
            <w:tcW w:w="3005" w:type="dxa"/>
          </w:tcPr>
          <w:p w14:paraId="6CBA4090" w14:textId="11972E5D" w:rsidR="001D4ABA" w:rsidRPr="00E92760" w:rsidRDefault="001D4ABA" w:rsidP="00F93B79">
            <w:pPr>
              <w:jc w:val="center"/>
              <w:rPr>
                <w:ins w:id="20" w:author="Vicky Wragg" w:date="2026-09-25T21:09:00Z" w16du:dateUtc="2026-09-26T01:09:00Z"/>
                <w:rFonts w:ascii="Roboto" w:eastAsia="Quicksand" w:hAnsi="Roboto" w:cs="Quicksand"/>
              </w:rPr>
            </w:pPr>
            <w:ins w:id="21" w:author="Vicky Wragg" w:date="2026-09-25T21:09:00Z" w16du:dateUtc="2026-09-26T01:09:00Z">
              <w:r w:rsidRPr="00E92760">
                <w:rPr>
                  <w:rFonts w:ascii="Roboto" w:eastAsia="Quicksand" w:hAnsi="Roboto" w:cs="Quicksand"/>
                </w:rPr>
                <w:t>technology, computer, mouse, trackpad, keyboard, screen, double-click, typing.</w:t>
              </w:r>
            </w:ins>
          </w:p>
          <w:p w14:paraId="404BC96D" w14:textId="77777777" w:rsidR="001D4ABA" w:rsidRPr="00E92760" w:rsidRDefault="001D4ABA" w:rsidP="00F93B79">
            <w:pPr>
              <w:jc w:val="center"/>
              <w:rPr>
                <w:ins w:id="22" w:author="Vicky Wragg" w:date="2026-09-25T21:09:00Z" w16du:dateUtc="2026-09-26T01:09:00Z"/>
                <w:rFonts w:ascii="Roboto" w:hAnsi="Roboto"/>
              </w:rPr>
            </w:pPr>
          </w:p>
        </w:tc>
        <w:tc>
          <w:tcPr>
            <w:tcW w:w="3005" w:type="dxa"/>
          </w:tcPr>
          <w:p w14:paraId="367B30D7" w14:textId="77777777" w:rsidR="001D4ABA" w:rsidRPr="00E92760" w:rsidRDefault="001D4ABA" w:rsidP="00F93B79">
            <w:pPr>
              <w:jc w:val="center"/>
              <w:rPr>
                <w:ins w:id="23" w:author="Vicky Wragg" w:date="2026-09-25T21:09:00Z" w16du:dateUtc="2026-09-26T01:09:00Z"/>
                <w:rFonts w:ascii="Roboto" w:hAnsi="Roboto"/>
              </w:rPr>
            </w:pPr>
            <w:ins w:id="24" w:author="Vicky Wragg" w:date="2026-09-25T21:09:00Z" w16du:dateUtc="2026-09-26T01:09:00Z">
              <w:r w:rsidRPr="00E92760">
                <w:rPr>
                  <w:rFonts w:ascii="Roboto" w:eastAsia="Quicksand" w:hAnsi="Roboto" w:cs="Quicksand"/>
                </w:rPr>
                <w:t>paint program, tool, paintbrush, erase, fill, undo, shape tools, line tool, fill tool, undo tool, colour, brush style, brush size, pictures, painting, computers</w:t>
              </w:r>
            </w:ins>
          </w:p>
          <w:p w14:paraId="2F0D8491" w14:textId="77777777" w:rsidR="001D4ABA" w:rsidRPr="00E92760" w:rsidRDefault="001D4ABA" w:rsidP="00F93B79">
            <w:pPr>
              <w:jc w:val="center"/>
              <w:rPr>
                <w:ins w:id="25" w:author="Vicky Wragg" w:date="2026-09-25T21:09:00Z" w16du:dateUtc="2026-09-26T01:09:00Z"/>
                <w:rFonts w:ascii="Roboto" w:hAnsi="Roboto"/>
              </w:rPr>
            </w:pPr>
          </w:p>
        </w:tc>
        <w:tc>
          <w:tcPr>
            <w:tcW w:w="3006" w:type="dxa"/>
          </w:tcPr>
          <w:p w14:paraId="34A38E0F" w14:textId="2A567EC3" w:rsidR="001D4ABA" w:rsidRPr="00E92760" w:rsidRDefault="001D4ABA" w:rsidP="00F93B79">
            <w:pPr>
              <w:jc w:val="center"/>
              <w:rPr>
                <w:ins w:id="26" w:author="Vicky Wragg" w:date="2026-09-25T21:09:00Z" w16du:dateUtc="2026-09-26T01:09:00Z"/>
                <w:rFonts w:ascii="Roboto" w:eastAsia="Quicksand" w:hAnsi="Roboto" w:cs="Quicksand"/>
              </w:rPr>
            </w:pPr>
            <w:ins w:id="27" w:author="Vicky Wragg" w:date="2026-09-25T21:09:00Z" w16du:dateUtc="2026-09-26T01:09:00Z">
              <w:r w:rsidRPr="00E92760">
                <w:rPr>
                  <w:rFonts w:ascii="Roboto" w:eastAsia="Quicksand" w:hAnsi="Roboto" w:cs="Quicksand"/>
                </w:rPr>
                <w:t>word processor, keyboard, keys, letters, type, numbers, space, backspace, text cursor, capital letters, toolbar, bold, italic, underline, mouse, select, font, undo, redo, format, compare, typing, writing.</w:t>
              </w:r>
            </w:ins>
          </w:p>
          <w:p w14:paraId="018DB80F" w14:textId="77777777" w:rsidR="001D4ABA" w:rsidRPr="00E92760" w:rsidRDefault="001D4ABA" w:rsidP="00F93B79">
            <w:pPr>
              <w:jc w:val="center"/>
              <w:rPr>
                <w:ins w:id="28" w:author="Vicky Wragg" w:date="2026-09-25T21:09:00Z" w16du:dateUtc="2026-09-26T01:09:00Z"/>
                <w:rFonts w:ascii="Roboto" w:hAnsi="Roboto"/>
              </w:rPr>
            </w:pPr>
          </w:p>
        </w:tc>
      </w:tr>
      <w:tr w:rsidR="001D4ABA" w:rsidRPr="00E92760" w14:paraId="7E8416B8" w14:textId="77777777" w:rsidTr="001D4ABA">
        <w:trPr>
          <w:ins w:id="29" w:author="Vicky Wragg" w:date="2026-09-25T21:09:00Z" w16du:dateUtc="2026-09-26T01:09:00Z"/>
        </w:trPr>
        <w:tc>
          <w:tcPr>
            <w:tcW w:w="3005" w:type="dxa"/>
          </w:tcPr>
          <w:p w14:paraId="48E1352F" w14:textId="77777777" w:rsidR="001D4ABA" w:rsidRPr="001D4ABA" w:rsidRDefault="001D4ABA" w:rsidP="00F93B79">
            <w:pPr>
              <w:jc w:val="center"/>
              <w:rPr>
                <w:ins w:id="30" w:author="Vicky Wragg" w:date="2026-09-25T21:09:00Z" w16du:dateUtc="2026-09-26T01:09:00Z"/>
                <w:rFonts w:ascii="DM Sans Medium" w:eastAsia="Quicksand" w:hAnsi="DM Sans Medium" w:cs="Quicksand"/>
                <w:b/>
                <w:bCs/>
              </w:rPr>
            </w:pPr>
            <w:ins w:id="31" w:author="Vicky Wragg" w:date="2026-09-25T21:09:00Z" w16du:dateUtc="2026-09-26T01:09:00Z">
              <w:r w:rsidRPr="001D4ABA">
                <w:rPr>
                  <w:rFonts w:ascii="DM Sans Medium" w:eastAsia="Quicksand" w:hAnsi="DM Sans Medium" w:cs="Quicksand"/>
                  <w:b/>
                  <w:bCs/>
                </w:rPr>
                <w:t>Data and information – Grouping</w:t>
              </w:r>
            </w:ins>
          </w:p>
        </w:tc>
        <w:tc>
          <w:tcPr>
            <w:tcW w:w="3005" w:type="dxa"/>
          </w:tcPr>
          <w:p w14:paraId="02C22B46" w14:textId="77777777" w:rsidR="001D4ABA" w:rsidRPr="001D4ABA" w:rsidRDefault="001D4ABA" w:rsidP="00F93B79">
            <w:pPr>
              <w:jc w:val="center"/>
              <w:rPr>
                <w:ins w:id="32" w:author="Vicky Wragg" w:date="2026-09-25T21:09:00Z" w16du:dateUtc="2026-09-26T01:09:00Z"/>
                <w:rFonts w:ascii="DM Sans Medium" w:eastAsia="Quicksand" w:hAnsi="DM Sans Medium" w:cs="Quicksand"/>
                <w:b/>
                <w:bCs/>
              </w:rPr>
            </w:pPr>
            <w:ins w:id="33" w:author="Vicky Wragg" w:date="2026-09-25T21:09:00Z" w16du:dateUtc="2026-09-26T01:09:00Z">
              <w:r w:rsidRPr="001D4ABA">
                <w:rPr>
                  <w:rFonts w:ascii="DM Sans Medium" w:eastAsia="Quicksand" w:hAnsi="DM Sans Medium" w:cs="Quicksand"/>
                  <w:b/>
                  <w:bCs/>
                </w:rPr>
                <w:t>Programming A - Moving a robot</w:t>
              </w:r>
            </w:ins>
          </w:p>
        </w:tc>
        <w:tc>
          <w:tcPr>
            <w:tcW w:w="3006" w:type="dxa"/>
          </w:tcPr>
          <w:p w14:paraId="6E02DA78" w14:textId="77777777" w:rsidR="001D4ABA" w:rsidRPr="001D4ABA" w:rsidRDefault="001D4ABA" w:rsidP="00F93B79">
            <w:pPr>
              <w:jc w:val="center"/>
              <w:rPr>
                <w:ins w:id="34" w:author="Vicky Wragg" w:date="2026-09-25T21:09:00Z" w16du:dateUtc="2026-09-26T01:09:00Z"/>
                <w:rFonts w:ascii="DM Sans Medium" w:eastAsia="Quicksand" w:hAnsi="DM Sans Medium" w:cs="Quicksand"/>
                <w:b/>
                <w:bCs/>
              </w:rPr>
            </w:pPr>
            <w:ins w:id="35" w:author="Vicky Wragg" w:date="2026-09-25T21:09:00Z" w16du:dateUtc="2026-09-26T01:09:00Z">
              <w:r w:rsidRPr="001D4ABA">
                <w:rPr>
                  <w:rFonts w:ascii="DM Sans Medium" w:eastAsia="Quicksand" w:hAnsi="DM Sans Medium" w:cs="Quicksand"/>
                  <w:b/>
                  <w:bCs/>
                </w:rPr>
                <w:t>Programming B – Programming animations</w:t>
              </w:r>
            </w:ins>
          </w:p>
        </w:tc>
      </w:tr>
      <w:tr w:rsidR="001D4ABA" w:rsidRPr="00E92760" w14:paraId="2A568927" w14:textId="77777777" w:rsidTr="001D4ABA">
        <w:trPr>
          <w:ins w:id="36" w:author="Vicky Wragg" w:date="2026-09-25T21:09:00Z" w16du:dateUtc="2026-09-26T01:09:00Z"/>
        </w:trPr>
        <w:tc>
          <w:tcPr>
            <w:tcW w:w="3005" w:type="dxa"/>
          </w:tcPr>
          <w:p w14:paraId="2C687B9E" w14:textId="77777777" w:rsidR="001D4ABA" w:rsidRPr="00E92760" w:rsidRDefault="001D4ABA" w:rsidP="00F93B79">
            <w:pPr>
              <w:jc w:val="center"/>
              <w:rPr>
                <w:ins w:id="37" w:author="Vicky Wragg" w:date="2026-09-25T21:09:00Z" w16du:dateUtc="2026-09-26T01:09:00Z"/>
                <w:rFonts w:ascii="Roboto" w:eastAsia="Quicksand" w:hAnsi="Roboto" w:cs="Quicksand"/>
              </w:rPr>
            </w:pPr>
            <w:ins w:id="38" w:author="Vicky Wragg" w:date="2026-09-25T21:09:00Z" w16du:dateUtc="2026-09-26T01:09:00Z">
              <w:r w:rsidRPr="00E92760">
                <w:rPr>
                  <w:rFonts w:ascii="Roboto" w:eastAsia="Quicksand" w:hAnsi="Roboto" w:cs="Quicksand"/>
                </w:rPr>
                <w:t>object, label, group, search, image, property, colour, size, shape, value, data set, more, less, most, fewest, least, the same</w:t>
              </w:r>
            </w:ins>
          </w:p>
          <w:p w14:paraId="3F5B3018" w14:textId="77777777" w:rsidR="001D4ABA" w:rsidRPr="00E92760" w:rsidRDefault="001D4ABA" w:rsidP="00F93B79">
            <w:pPr>
              <w:jc w:val="center"/>
              <w:rPr>
                <w:ins w:id="39" w:author="Vicky Wragg" w:date="2026-09-25T21:09:00Z" w16du:dateUtc="2026-09-26T01:09:00Z"/>
                <w:rFonts w:ascii="Roboto" w:eastAsia="Quicksand" w:hAnsi="Roboto" w:cs="Quicksand"/>
              </w:rPr>
            </w:pPr>
          </w:p>
        </w:tc>
        <w:tc>
          <w:tcPr>
            <w:tcW w:w="3005" w:type="dxa"/>
          </w:tcPr>
          <w:p w14:paraId="2850DE70" w14:textId="0CA0B04B" w:rsidR="001D4ABA" w:rsidRPr="00E92760" w:rsidRDefault="001D4ABA" w:rsidP="00F93B79">
            <w:pPr>
              <w:jc w:val="center"/>
              <w:rPr>
                <w:ins w:id="40" w:author="Vicky Wragg" w:date="2026-09-25T21:09:00Z" w16du:dateUtc="2026-09-26T01:09:00Z"/>
                <w:rFonts w:ascii="Roboto" w:eastAsia="Quicksand" w:hAnsi="Roboto" w:cs="Quicksand"/>
              </w:rPr>
            </w:pPr>
            <w:ins w:id="41" w:author="Vicky Wragg" w:date="2026-09-25T21:09:00Z" w16du:dateUtc="2026-09-26T01:09:00Z">
              <w:r w:rsidRPr="00E92760">
                <w:rPr>
                  <w:rFonts w:ascii="Roboto" w:eastAsia="Quicksand" w:hAnsi="Roboto" w:cs="Quicksand"/>
                </w:rPr>
                <w:t xml:space="preserve">Bee-Bot, forwards, backwards, turn, clear, go, commands, </w:t>
              </w:r>
              <w:r>
                <w:rPr>
                  <w:rFonts w:ascii="Roboto" w:eastAsia="Quicksand" w:hAnsi="Roboto" w:cs="Quicksand"/>
                </w:rPr>
                <w:t>i</w:t>
              </w:r>
              <w:r w:rsidRPr="00E92760">
                <w:rPr>
                  <w:rFonts w:ascii="Roboto" w:eastAsia="Quicksand" w:hAnsi="Roboto" w:cs="Quicksand"/>
                </w:rPr>
                <w:t>nstructions, directions, left, right, route, plan, algorithm, program.</w:t>
              </w:r>
            </w:ins>
          </w:p>
          <w:p w14:paraId="417240BC" w14:textId="77777777" w:rsidR="001D4ABA" w:rsidRPr="00E92760" w:rsidRDefault="001D4ABA" w:rsidP="00F93B79">
            <w:pPr>
              <w:jc w:val="center"/>
              <w:rPr>
                <w:ins w:id="42" w:author="Vicky Wragg" w:date="2026-09-25T21:09:00Z" w16du:dateUtc="2026-09-26T01:09:00Z"/>
                <w:rFonts w:ascii="Roboto" w:eastAsia="Quicksand" w:hAnsi="Roboto" w:cs="Quicksand"/>
              </w:rPr>
            </w:pPr>
          </w:p>
        </w:tc>
        <w:tc>
          <w:tcPr>
            <w:tcW w:w="3006" w:type="dxa"/>
          </w:tcPr>
          <w:p w14:paraId="572A422A" w14:textId="5F6D9CBA" w:rsidR="001D4ABA" w:rsidRPr="00E92760" w:rsidRDefault="001D4ABA" w:rsidP="00F93B79">
            <w:pPr>
              <w:jc w:val="center"/>
              <w:rPr>
                <w:ins w:id="43" w:author="Vicky Wragg" w:date="2026-09-25T21:09:00Z" w16du:dateUtc="2026-09-26T01:09:00Z"/>
                <w:rFonts w:ascii="Roboto" w:eastAsia="Quicksand" w:hAnsi="Roboto" w:cs="Quicksand"/>
              </w:rPr>
            </w:pPr>
            <w:ins w:id="44" w:author="Vicky Wragg" w:date="2026-09-25T21:09:00Z" w16du:dateUtc="2026-09-26T01:09:00Z">
              <w:r w:rsidRPr="00E92760">
                <w:rPr>
                  <w:rFonts w:ascii="Roboto" w:eastAsia="Quicksand" w:hAnsi="Roboto" w:cs="Quicksand"/>
                </w:rPr>
                <w:t xml:space="preserve">ScratchJr, command, sprite, compare, programming, area, block, joining, </w:t>
              </w:r>
              <w:r w:rsidRPr="00E92760">
                <w:rPr>
                  <w:rFonts w:ascii="Roboto" w:eastAsia="Quicksand" w:hAnsi="Roboto" w:cs="Quicksand"/>
                  <w:bCs/>
                </w:rPr>
                <w:t>start</w:t>
              </w:r>
              <w:r w:rsidRPr="00E92760">
                <w:rPr>
                  <w:rFonts w:ascii="Roboto" w:eastAsia="Quicksand" w:hAnsi="Roboto" w:cs="Quicksand"/>
                </w:rPr>
                <w:t>, run, program, background, delete, reset, algorithm, predict, effect, change, value, instructions, design.</w:t>
              </w:r>
            </w:ins>
          </w:p>
          <w:p w14:paraId="0B39253F" w14:textId="77777777" w:rsidR="001D4ABA" w:rsidRPr="00E92760" w:rsidRDefault="001D4ABA" w:rsidP="00F93B79">
            <w:pPr>
              <w:jc w:val="center"/>
              <w:rPr>
                <w:ins w:id="45" w:author="Vicky Wragg" w:date="2026-09-25T21:09:00Z" w16du:dateUtc="2026-09-26T01:09:00Z"/>
                <w:rFonts w:ascii="Roboto" w:eastAsia="Quicksand" w:hAnsi="Roboto" w:cs="Quicksand"/>
              </w:rPr>
            </w:pPr>
          </w:p>
        </w:tc>
      </w:tr>
    </w:tbl>
    <w:p w14:paraId="54D85789" w14:textId="77777777" w:rsidR="001D4ABA" w:rsidRDefault="001D4ABA" w:rsidP="001D4ABA">
      <w:pPr>
        <w:jc w:val="center"/>
        <w:rPr>
          <w:ins w:id="46" w:author="Vicky Wragg" w:date="2026-09-25T21:09:00Z" w16du:dateUtc="2026-09-26T01:09:00Z"/>
          <w:rFonts w:ascii="Roboto" w:eastAsia="Quicksand" w:hAnsi="Roboto" w:cs="Quicksand"/>
        </w:rPr>
      </w:pPr>
    </w:p>
    <w:p w14:paraId="0AA30FB8" w14:textId="77777777" w:rsidR="001D4ABA" w:rsidRDefault="001D4ABA" w:rsidP="001D4ABA">
      <w:pPr>
        <w:jc w:val="center"/>
        <w:rPr>
          <w:ins w:id="47" w:author="Vicky Wragg" w:date="2026-09-25T21:09:00Z" w16du:dateUtc="2026-09-26T01:09:00Z"/>
          <w:rFonts w:ascii="Roboto" w:eastAsia="Quicksand" w:hAnsi="Roboto" w:cs="Quicksand"/>
        </w:rPr>
      </w:pPr>
      <w:ins w:id="48" w:author="Vicky Wragg" w:date="2026-09-25T21:09:00Z" w16du:dateUtc="2026-09-26T01:09:00Z">
        <w:r>
          <w:rPr>
            <w:rFonts w:ascii="Roboto" w:eastAsia="Quicksand" w:hAnsi="Roboto" w:cs="Quicksand"/>
          </w:rPr>
          <w:br w:type="page"/>
        </w:r>
      </w:ins>
    </w:p>
    <w:p w14:paraId="55AB7F3C" w14:textId="77777777" w:rsidR="001D4ABA" w:rsidRDefault="001D4ABA" w:rsidP="001D4ABA">
      <w:pPr>
        <w:jc w:val="center"/>
        <w:rPr>
          <w:ins w:id="49" w:author="Vicky Wragg" w:date="2026-09-25T21:09:00Z" w16du:dateUtc="2026-09-26T01:09:00Z"/>
          <w:rFonts w:ascii="Roboto" w:eastAsia="Quicksand" w:hAnsi="Roboto" w:cs="Quicksand"/>
        </w:rPr>
      </w:pPr>
    </w:p>
    <w:p w14:paraId="526DA51E" w14:textId="77777777" w:rsidR="001D4ABA" w:rsidRDefault="001D4ABA" w:rsidP="001D4ABA">
      <w:pPr>
        <w:jc w:val="center"/>
        <w:rPr>
          <w:ins w:id="50" w:author="Vicky Wragg" w:date="2026-09-25T21:09:00Z" w16du:dateUtc="2026-09-26T01:09:00Z"/>
          <w:rFonts w:ascii="Roboto" w:eastAsia="Quicksand" w:hAnsi="Roboto" w:cs="Quicksand"/>
        </w:rPr>
      </w:pPr>
    </w:p>
    <w:p w14:paraId="2C9EBD5E" w14:textId="77777777" w:rsidR="001D4ABA" w:rsidRPr="00E92760" w:rsidRDefault="001D4ABA" w:rsidP="001D4ABA">
      <w:pPr>
        <w:jc w:val="center"/>
        <w:rPr>
          <w:ins w:id="51" w:author="Vicky Wragg" w:date="2026-09-25T21:09:00Z" w16du:dateUtc="2026-09-26T01:09:00Z"/>
          <w:rFonts w:ascii="Roboto" w:eastAsia="Quicksand" w:hAnsi="Roboto" w:cs="Quicksand"/>
        </w:rPr>
      </w:pPr>
    </w:p>
    <w:tbl>
      <w:tblPr>
        <w:tblStyle w:val="TableGrid"/>
        <w:tblW w:w="0" w:type="auto"/>
        <w:tblLook w:val="04A0" w:firstRow="1" w:lastRow="0" w:firstColumn="1" w:lastColumn="0" w:noHBand="0" w:noVBand="1"/>
      </w:tblPr>
      <w:tblGrid>
        <w:gridCol w:w="3005"/>
        <w:gridCol w:w="3005"/>
        <w:gridCol w:w="3006"/>
      </w:tblGrid>
      <w:tr w:rsidR="001D4ABA" w:rsidRPr="00E92760" w14:paraId="2E4DEE5B" w14:textId="77777777" w:rsidTr="00F93B79">
        <w:trPr>
          <w:ins w:id="52" w:author="Vicky Wragg" w:date="2026-09-25T21:09:00Z" w16du:dateUtc="2026-09-26T01:09:00Z"/>
        </w:trPr>
        <w:tc>
          <w:tcPr>
            <w:tcW w:w="9016" w:type="dxa"/>
            <w:gridSpan w:val="3"/>
          </w:tcPr>
          <w:p w14:paraId="60D3897A" w14:textId="77777777" w:rsidR="001D4ABA" w:rsidRPr="001D4ABA" w:rsidRDefault="001D4ABA" w:rsidP="00F93B79">
            <w:pPr>
              <w:jc w:val="center"/>
              <w:rPr>
                <w:ins w:id="53" w:author="Vicky Wragg" w:date="2026-09-25T21:09:00Z" w16du:dateUtc="2026-09-26T01:09:00Z"/>
                <w:rFonts w:ascii="DM Sans Medium" w:hAnsi="DM Sans Medium"/>
                <w:b/>
                <w:bCs/>
              </w:rPr>
            </w:pPr>
            <w:ins w:id="54" w:author="Vicky Wragg" w:date="2026-09-25T21:09:00Z" w16du:dateUtc="2026-09-26T01:09:00Z">
              <w:r w:rsidRPr="001D4ABA">
                <w:rPr>
                  <w:rFonts w:ascii="DM Sans Medium" w:hAnsi="DM Sans Medium"/>
                  <w:b/>
                  <w:bCs/>
                </w:rPr>
                <w:t>Year 2</w:t>
              </w:r>
            </w:ins>
          </w:p>
        </w:tc>
      </w:tr>
      <w:tr w:rsidR="001D4ABA" w:rsidRPr="00E92760" w14:paraId="13E32978" w14:textId="77777777" w:rsidTr="00F93B79">
        <w:trPr>
          <w:ins w:id="55" w:author="Vicky Wragg" w:date="2026-09-25T21:09:00Z" w16du:dateUtc="2026-09-26T01:09:00Z"/>
        </w:trPr>
        <w:tc>
          <w:tcPr>
            <w:tcW w:w="3005" w:type="dxa"/>
          </w:tcPr>
          <w:p w14:paraId="7EBDD526" w14:textId="77777777" w:rsidR="001D4ABA" w:rsidRPr="001D4ABA" w:rsidRDefault="001D4ABA" w:rsidP="00F93B79">
            <w:pPr>
              <w:jc w:val="center"/>
              <w:rPr>
                <w:ins w:id="56" w:author="Vicky Wragg" w:date="2026-09-25T21:09:00Z" w16du:dateUtc="2026-09-26T01:09:00Z"/>
                <w:rFonts w:ascii="DM Sans Medium" w:hAnsi="DM Sans Medium"/>
                <w:b/>
                <w:bCs/>
              </w:rPr>
            </w:pPr>
            <w:ins w:id="57" w:author="Vicky Wragg" w:date="2026-09-25T21:09:00Z" w16du:dateUtc="2026-09-26T01:09:00Z">
              <w:r w:rsidRPr="001D4ABA">
                <w:rPr>
                  <w:rFonts w:ascii="DM Sans Medium" w:eastAsia="Quicksand" w:hAnsi="DM Sans Medium" w:cs="Quicksand"/>
                  <w:b/>
                  <w:bCs/>
                </w:rPr>
                <w:t>Computing systems and networks - Information technology around us</w:t>
              </w:r>
            </w:ins>
          </w:p>
        </w:tc>
        <w:tc>
          <w:tcPr>
            <w:tcW w:w="3005" w:type="dxa"/>
          </w:tcPr>
          <w:p w14:paraId="53A70691" w14:textId="77777777" w:rsidR="001D4ABA" w:rsidRPr="001D4ABA" w:rsidRDefault="001D4ABA" w:rsidP="00F93B79">
            <w:pPr>
              <w:jc w:val="center"/>
              <w:rPr>
                <w:ins w:id="58" w:author="Vicky Wragg" w:date="2026-09-25T21:09:00Z" w16du:dateUtc="2026-09-26T01:09:00Z"/>
                <w:rFonts w:ascii="DM Sans Medium" w:hAnsi="DM Sans Medium"/>
                <w:b/>
                <w:bCs/>
              </w:rPr>
            </w:pPr>
            <w:ins w:id="59" w:author="Vicky Wragg" w:date="2026-09-25T21:09:00Z" w16du:dateUtc="2026-09-26T01:09:00Z">
              <w:r w:rsidRPr="001D4ABA">
                <w:rPr>
                  <w:rFonts w:ascii="DM Sans Medium" w:eastAsia="Quicksand" w:hAnsi="DM Sans Medium" w:cs="Quicksand"/>
                  <w:b/>
                  <w:bCs/>
                </w:rPr>
                <w:t>Creating media - Digital music</w:t>
              </w:r>
            </w:ins>
          </w:p>
        </w:tc>
        <w:tc>
          <w:tcPr>
            <w:tcW w:w="3006" w:type="dxa"/>
          </w:tcPr>
          <w:p w14:paraId="49B3DAF1" w14:textId="77777777" w:rsidR="001D4ABA" w:rsidRPr="001D4ABA" w:rsidRDefault="001D4ABA" w:rsidP="00F93B79">
            <w:pPr>
              <w:jc w:val="center"/>
              <w:rPr>
                <w:ins w:id="60" w:author="Vicky Wragg" w:date="2026-09-25T21:09:00Z" w16du:dateUtc="2026-09-26T01:09:00Z"/>
                <w:rFonts w:ascii="DM Sans Medium" w:hAnsi="DM Sans Medium"/>
                <w:b/>
                <w:bCs/>
              </w:rPr>
            </w:pPr>
            <w:ins w:id="61" w:author="Vicky Wragg" w:date="2026-09-25T21:09:00Z" w16du:dateUtc="2026-09-26T01:09:00Z">
              <w:r w:rsidRPr="001D4ABA">
                <w:rPr>
                  <w:rFonts w:ascii="DM Sans Medium" w:eastAsia="Quicksand" w:hAnsi="DM Sans Medium" w:cs="Quicksand"/>
                  <w:b/>
                  <w:bCs/>
                </w:rPr>
                <w:t>Creating media - Digital photography</w:t>
              </w:r>
            </w:ins>
          </w:p>
        </w:tc>
      </w:tr>
      <w:tr w:rsidR="001D4ABA" w:rsidRPr="00E92760" w14:paraId="1D268806" w14:textId="77777777" w:rsidTr="00F93B79">
        <w:trPr>
          <w:ins w:id="62" w:author="Vicky Wragg" w:date="2026-09-25T21:09:00Z" w16du:dateUtc="2026-09-26T01:09:00Z"/>
        </w:trPr>
        <w:tc>
          <w:tcPr>
            <w:tcW w:w="3005" w:type="dxa"/>
          </w:tcPr>
          <w:p w14:paraId="0CBA92E0" w14:textId="77777777" w:rsidR="001D4ABA" w:rsidRPr="00E92760" w:rsidRDefault="001D4ABA" w:rsidP="00F93B79">
            <w:pPr>
              <w:jc w:val="center"/>
              <w:rPr>
                <w:ins w:id="63" w:author="Vicky Wragg" w:date="2026-09-25T21:09:00Z" w16du:dateUtc="2026-09-26T01:09:00Z"/>
                <w:rFonts w:ascii="Roboto" w:eastAsia="Quicksand" w:hAnsi="Roboto" w:cs="Quicksand"/>
              </w:rPr>
            </w:pPr>
            <w:ins w:id="64" w:author="Vicky Wragg" w:date="2026-09-25T21:09:00Z" w16du:dateUtc="2026-09-26T01:09:00Z">
              <w:r w:rsidRPr="00E92760">
                <w:rPr>
                  <w:rFonts w:ascii="Roboto" w:hAnsi="Roboto"/>
                </w:rPr>
                <w:t xml:space="preserve">Information technology (IT), computer, </w:t>
              </w:r>
              <w:r w:rsidRPr="00E92760">
                <w:rPr>
                  <w:rFonts w:ascii="Roboto" w:eastAsia="Quicksand" w:hAnsi="Roboto" w:cs="Quicksand"/>
                </w:rPr>
                <w:t>barcode, scanner/scan</w:t>
              </w:r>
            </w:ins>
          </w:p>
          <w:p w14:paraId="6CA14A47" w14:textId="77777777" w:rsidR="001D4ABA" w:rsidRPr="00E92760" w:rsidRDefault="001D4ABA" w:rsidP="00F93B79">
            <w:pPr>
              <w:jc w:val="center"/>
              <w:rPr>
                <w:ins w:id="65" w:author="Vicky Wragg" w:date="2026-09-25T21:09:00Z" w16du:dateUtc="2026-09-26T01:09:00Z"/>
                <w:rFonts w:ascii="Roboto" w:hAnsi="Roboto"/>
              </w:rPr>
            </w:pPr>
          </w:p>
        </w:tc>
        <w:tc>
          <w:tcPr>
            <w:tcW w:w="3005" w:type="dxa"/>
          </w:tcPr>
          <w:p w14:paraId="02AB7AC3" w14:textId="639CE21B" w:rsidR="001D4ABA" w:rsidRPr="00E92760" w:rsidRDefault="001D4ABA" w:rsidP="00F93B79">
            <w:pPr>
              <w:jc w:val="center"/>
              <w:rPr>
                <w:ins w:id="66" w:author="Vicky Wragg" w:date="2026-09-25T21:09:00Z" w16du:dateUtc="2026-09-26T01:09:00Z"/>
                <w:rFonts w:ascii="Roboto" w:eastAsia="Quicksand" w:hAnsi="Roboto" w:cs="Quicksand"/>
              </w:rPr>
            </w:pPr>
            <w:ins w:id="67" w:author="Vicky Wragg" w:date="2026-09-25T21:09:00Z" w16du:dateUtc="2026-09-26T01:09:00Z">
              <w:r w:rsidRPr="00E92760">
                <w:rPr>
                  <w:rFonts w:ascii="Roboto" w:eastAsia="Quicksand" w:hAnsi="Roboto" w:cs="Quicksand"/>
                </w:rPr>
                <w:t>music, quiet, loud, feelings, emotions, pattern, rhythm, pulse, pitch, tempo, rhythm, notes, create, emotion, beat, instrument, open, edit.</w:t>
              </w:r>
            </w:ins>
          </w:p>
          <w:p w14:paraId="07912CC9" w14:textId="77777777" w:rsidR="001D4ABA" w:rsidRPr="00E92760" w:rsidRDefault="001D4ABA" w:rsidP="00F93B79">
            <w:pPr>
              <w:jc w:val="center"/>
              <w:rPr>
                <w:ins w:id="68" w:author="Vicky Wragg" w:date="2026-09-25T21:09:00Z" w16du:dateUtc="2026-09-26T01:09:00Z"/>
                <w:rFonts w:ascii="Roboto" w:hAnsi="Roboto"/>
              </w:rPr>
            </w:pPr>
          </w:p>
        </w:tc>
        <w:tc>
          <w:tcPr>
            <w:tcW w:w="3006" w:type="dxa"/>
          </w:tcPr>
          <w:p w14:paraId="676FD95C" w14:textId="77777777" w:rsidR="001D4ABA" w:rsidRPr="00E92760" w:rsidRDefault="001D4ABA" w:rsidP="00F93B79">
            <w:pPr>
              <w:jc w:val="center"/>
              <w:rPr>
                <w:ins w:id="69" w:author="Vicky Wragg" w:date="2026-09-25T21:09:00Z" w16du:dateUtc="2026-09-26T01:09:00Z"/>
                <w:rFonts w:ascii="Roboto" w:eastAsia="Quicksand" w:hAnsi="Roboto" w:cs="Quicksand"/>
              </w:rPr>
            </w:pPr>
            <w:ins w:id="70" w:author="Vicky Wragg" w:date="2026-09-25T21:09:00Z" w16du:dateUtc="2026-09-26T01:09:00Z">
              <w:r w:rsidRPr="00E92760">
                <w:rPr>
                  <w:rFonts w:ascii="Roboto" w:eastAsia="Quicksand" w:hAnsi="Roboto" w:cs="Quicksand"/>
                </w:rPr>
                <w:t>device, camera, photograph, capture, image, digital, landscape, portrait, framing, subject, compose, light sources, flash, focus, background, editing, filter, format, framing, lighting,</w:t>
              </w:r>
            </w:ins>
          </w:p>
          <w:p w14:paraId="48F2940D" w14:textId="77777777" w:rsidR="001D4ABA" w:rsidRPr="00E92760" w:rsidRDefault="001D4ABA" w:rsidP="00F93B79">
            <w:pPr>
              <w:jc w:val="center"/>
              <w:rPr>
                <w:ins w:id="71" w:author="Vicky Wragg" w:date="2026-09-25T21:09:00Z" w16du:dateUtc="2026-09-26T01:09:00Z"/>
                <w:rFonts w:ascii="Roboto" w:hAnsi="Roboto"/>
              </w:rPr>
            </w:pPr>
          </w:p>
        </w:tc>
      </w:tr>
      <w:tr w:rsidR="001D4ABA" w:rsidRPr="00E92760" w14:paraId="575A5C32" w14:textId="77777777" w:rsidTr="00F93B79">
        <w:trPr>
          <w:ins w:id="72" w:author="Vicky Wragg" w:date="2026-09-25T21:09:00Z" w16du:dateUtc="2026-09-26T01:09:00Z"/>
        </w:trPr>
        <w:tc>
          <w:tcPr>
            <w:tcW w:w="3005" w:type="dxa"/>
          </w:tcPr>
          <w:p w14:paraId="6A3D04BA" w14:textId="77777777" w:rsidR="001D4ABA" w:rsidRPr="001D4ABA" w:rsidRDefault="001D4ABA" w:rsidP="00F93B79">
            <w:pPr>
              <w:jc w:val="center"/>
              <w:rPr>
                <w:ins w:id="73" w:author="Vicky Wragg" w:date="2026-09-25T21:09:00Z" w16du:dateUtc="2026-09-26T01:09:00Z"/>
                <w:rFonts w:ascii="DM Sans Medium" w:eastAsia="Quicksand" w:hAnsi="DM Sans Medium" w:cs="Quicksand"/>
                <w:b/>
                <w:bCs/>
              </w:rPr>
            </w:pPr>
            <w:ins w:id="74" w:author="Vicky Wragg" w:date="2026-09-25T21:09:00Z" w16du:dateUtc="2026-09-26T01:09:00Z">
              <w:r w:rsidRPr="001D4ABA">
                <w:rPr>
                  <w:rFonts w:ascii="DM Sans Medium" w:eastAsia="Quicksand" w:hAnsi="DM Sans Medium" w:cs="Quicksand"/>
                  <w:b/>
                  <w:bCs/>
                </w:rPr>
                <w:t>Data and information – Pictograms</w:t>
              </w:r>
            </w:ins>
          </w:p>
        </w:tc>
        <w:tc>
          <w:tcPr>
            <w:tcW w:w="3005" w:type="dxa"/>
          </w:tcPr>
          <w:p w14:paraId="41EB3667" w14:textId="77777777" w:rsidR="001D4ABA" w:rsidRPr="001D4ABA" w:rsidRDefault="001D4ABA" w:rsidP="00F93B79">
            <w:pPr>
              <w:jc w:val="center"/>
              <w:rPr>
                <w:ins w:id="75" w:author="Vicky Wragg" w:date="2026-09-25T21:09:00Z" w16du:dateUtc="2026-09-26T01:09:00Z"/>
                <w:rFonts w:ascii="DM Sans Medium" w:eastAsia="Quicksand" w:hAnsi="DM Sans Medium" w:cs="Quicksand"/>
                <w:b/>
                <w:bCs/>
              </w:rPr>
            </w:pPr>
            <w:ins w:id="76" w:author="Vicky Wragg" w:date="2026-09-25T21:09:00Z" w16du:dateUtc="2026-09-26T01:09:00Z">
              <w:r w:rsidRPr="001D4ABA">
                <w:rPr>
                  <w:rFonts w:ascii="DM Sans Medium" w:eastAsia="Quicksand" w:hAnsi="DM Sans Medium" w:cs="Quicksand"/>
                  <w:b/>
                  <w:bCs/>
                </w:rPr>
                <w:t>Programming A - Robot algorithms</w:t>
              </w:r>
            </w:ins>
          </w:p>
        </w:tc>
        <w:tc>
          <w:tcPr>
            <w:tcW w:w="3006" w:type="dxa"/>
          </w:tcPr>
          <w:p w14:paraId="7792D74B" w14:textId="77777777" w:rsidR="001D4ABA" w:rsidRPr="001D4ABA" w:rsidRDefault="001D4ABA" w:rsidP="00F93B79">
            <w:pPr>
              <w:jc w:val="center"/>
              <w:rPr>
                <w:ins w:id="77" w:author="Vicky Wragg" w:date="2026-09-25T21:09:00Z" w16du:dateUtc="2026-09-26T01:09:00Z"/>
                <w:rFonts w:ascii="DM Sans Medium" w:eastAsia="Quicksand" w:hAnsi="DM Sans Medium" w:cs="Quicksand"/>
                <w:b/>
                <w:bCs/>
              </w:rPr>
            </w:pPr>
            <w:ins w:id="78" w:author="Vicky Wragg" w:date="2026-09-25T21:09:00Z" w16du:dateUtc="2026-09-26T01:09:00Z">
              <w:r w:rsidRPr="001D4ABA">
                <w:rPr>
                  <w:rFonts w:ascii="DM Sans Medium" w:eastAsia="Quicksand" w:hAnsi="DM Sans Medium" w:cs="Quicksand"/>
                  <w:b/>
                  <w:bCs/>
                </w:rPr>
                <w:t>Programming B - Programming quizzes</w:t>
              </w:r>
            </w:ins>
          </w:p>
        </w:tc>
      </w:tr>
      <w:tr w:rsidR="001D4ABA" w:rsidRPr="00E92760" w14:paraId="05BBA5DA" w14:textId="77777777" w:rsidTr="00F93B79">
        <w:trPr>
          <w:ins w:id="79" w:author="Vicky Wragg" w:date="2026-09-25T21:09:00Z" w16du:dateUtc="2026-09-26T01:09:00Z"/>
        </w:trPr>
        <w:tc>
          <w:tcPr>
            <w:tcW w:w="3005" w:type="dxa"/>
          </w:tcPr>
          <w:p w14:paraId="408FBF0F" w14:textId="77777777" w:rsidR="001D4ABA" w:rsidRPr="00E92760" w:rsidRDefault="001D4ABA" w:rsidP="00F93B79">
            <w:pPr>
              <w:jc w:val="center"/>
              <w:rPr>
                <w:ins w:id="80" w:author="Vicky Wragg" w:date="2026-09-25T21:09:00Z" w16du:dateUtc="2026-09-26T01:09:00Z"/>
                <w:rFonts w:ascii="Roboto" w:eastAsia="Quicksand" w:hAnsi="Roboto" w:cs="Quicksand"/>
              </w:rPr>
            </w:pPr>
            <w:ins w:id="81" w:author="Vicky Wragg" w:date="2026-09-25T21:09:00Z" w16du:dateUtc="2026-09-26T01:09:00Z">
              <w:r w:rsidRPr="00E92760">
                <w:rPr>
                  <w:rFonts w:ascii="Roboto" w:eastAsia="Quicksand" w:hAnsi="Roboto" w:cs="Quicksand"/>
                </w:rPr>
                <w:t xml:space="preserve">more than, less than, most, least, </w:t>
              </w:r>
              <w:r>
                <w:rPr>
                  <w:rFonts w:ascii="Roboto" w:eastAsia="Quicksand" w:hAnsi="Roboto" w:cs="Quicksand"/>
                </w:rPr>
                <w:t xml:space="preserve">common, popular, </w:t>
              </w:r>
              <w:r w:rsidRPr="00E92760">
                <w:rPr>
                  <w:rFonts w:ascii="Roboto" w:eastAsia="Quicksand" w:hAnsi="Roboto" w:cs="Quicksand"/>
                </w:rPr>
                <w:t>organise, data, object, tally chart, votes, total, pictogram, enter, data, compare, objects, count, explain, attribute, group, same, different, conclusion, block diagram, sharing</w:t>
              </w:r>
            </w:ins>
          </w:p>
        </w:tc>
        <w:tc>
          <w:tcPr>
            <w:tcW w:w="3005" w:type="dxa"/>
          </w:tcPr>
          <w:p w14:paraId="65A17492" w14:textId="77777777" w:rsidR="001D4ABA" w:rsidRPr="00E92760" w:rsidRDefault="001D4ABA" w:rsidP="00F93B79">
            <w:pPr>
              <w:jc w:val="center"/>
              <w:rPr>
                <w:ins w:id="82" w:author="Vicky Wragg" w:date="2026-09-25T21:09:00Z" w16du:dateUtc="2026-09-26T01:09:00Z"/>
                <w:rFonts w:ascii="Roboto" w:eastAsia="Quicksand" w:hAnsi="Roboto" w:cs="Quicksand"/>
              </w:rPr>
            </w:pPr>
            <w:ins w:id="83" w:author="Vicky Wragg" w:date="2026-09-25T21:09:00Z" w16du:dateUtc="2026-09-26T01:09:00Z">
              <w:r w:rsidRPr="00E92760">
                <w:rPr>
                  <w:rFonts w:ascii="Roboto" w:eastAsia="Quicksand" w:hAnsi="Roboto" w:cs="Quicksand"/>
                </w:rPr>
                <w:t>instruction, sequence, clear, unambiguous, algorithm, program, order, prediction, artwork, design, route, mat, debugging, decomposition</w:t>
              </w:r>
            </w:ins>
          </w:p>
          <w:p w14:paraId="7E01E1DF" w14:textId="77777777" w:rsidR="001D4ABA" w:rsidRPr="00E92760" w:rsidRDefault="001D4ABA" w:rsidP="00F93B79">
            <w:pPr>
              <w:jc w:val="center"/>
              <w:rPr>
                <w:ins w:id="84" w:author="Vicky Wragg" w:date="2026-09-25T21:09:00Z" w16du:dateUtc="2026-09-26T01:09:00Z"/>
                <w:rFonts w:ascii="Roboto" w:eastAsia="Quicksand" w:hAnsi="Roboto" w:cs="Quicksand"/>
              </w:rPr>
            </w:pPr>
          </w:p>
        </w:tc>
        <w:tc>
          <w:tcPr>
            <w:tcW w:w="3006" w:type="dxa"/>
          </w:tcPr>
          <w:p w14:paraId="29432A3D" w14:textId="15AB1B17" w:rsidR="001D4ABA" w:rsidRPr="00E92760" w:rsidRDefault="001D4ABA" w:rsidP="00F93B79">
            <w:pPr>
              <w:jc w:val="center"/>
              <w:rPr>
                <w:ins w:id="85" w:author="Vicky Wragg" w:date="2026-09-25T21:09:00Z" w16du:dateUtc="2026-09-26T01:09:00Z"/>
                <w:rFonts w:ascii="Roboto" w:eastAsia="Quicksand" w:hAnsi="Roboto" w:cs="Quicksand"/>
              </w:rPr>
            </w:pPr>
            <w:ins w:id="86" w:author="Vicky Wragg" w:date="2026-09-25T21:09:00Z" w16du:dateUtc="2026-09-26T01:09:00Z">
              <w:r w:rsidRPr="00E92760">
                <w:rPr>
                  <w:rFonts w:ascii="Roboto" w:eastAsia="Quicksand" w:hAnsi="Roboto" w:cs="Quicksand"/>
                </w:rPr>
                <w:t>sequence, command, program, run, start, outcome, predict, blocks, design, actions, sprite, project, modify, change, algorithm, build, match, compare, debug, features, evaluate, decomposition</w:t>
              </w:r>
              <w:r>
                <w:rPr>
                  <w:rFonts w:ascii="Roboto" w:eastAsia="Quicksand" w:hAnsi="Roboto" w:cs="Quicksand"/>
                </w:rPr>
                <w:t>, code.</w:t>
              </w:r>
            </w:ins>
          </w:p>
          <w:p w14:paraId="10B83450" w14:textId="77777777" w:rsidR="001D4ABA" w:rsidRPr="00E92760" w:rsidRDefault="001D4ABA" w:rsidP="00F93B79">
            <w:pPr>
              <w:jc w:val="center"/>
              <w:rPr>
                <w:ins w:id="87" w:author="Vicky Wragg" w:date="2026-09-25T21:09:00Z" w16du:dateUtc="2026-09-26T01:09:00Z"/>
                <w:rFonts w:ascii="Roboto" w:eastAsia="Quicksand" w:hAnsi="Roboto" w:cs="Quicksand"/>
              </w:rPr>
            </w:pPr>
          </w:p>
        </w:tc>
      </w:tr>
    </w:tbl>
    <w:p w14:paraId="0AD645EF" w14:textId="77777777" w:rsidR="001D4ABA" w:rsidRDefault="001D4ABA" w:rsidP="001D4ABA">
      <w:pPr>
        <w:jc w:val="center"/>
        <w:rPr>
          <w:ins w:id="88" w:author="Vicky Wragg" w:date="2026-09-25T21:09:00Z" w16du:dateUtc="2026-09-26T01:09:00Z"/>
        </w:rPr>
      </w:pPr>
    </w:p>
    <w:p w14:paraId="2DCC1000" w14:textId="77777777" w:rsidR="001D4ABA" w:rsidRPr="0056043F" w:rsidRDefault="001D4ABA" w:rsidP="0056043F">
      <w:pPr>
        <w:pStyle w:val="paragraph"/>
        <w:spacing w:before="0" w:beforeAutospacing="0" w:after="0" w:afterAutospacing="0"/>
        <w:textAlignment w:val="baseline"/>
        <w:rPr>
          <w:ins w:id="89" w:author="Vicky Wragg" w:date="2026-09-25T21:09:00Z" w16du:dateUtc="2026-09-26T01:09:00Z"/>
          <w:rFonts w:ascii="Roboto" w:hAnsi="Roboto" w:cs="Arial"/>
          <w:sz w:val="22"/>
          <w:szCs w:val="22"/>
        </w:rPr>
      </w:pPr>
    </w:p>
    <w:p w14:paraId="4BF7E1D8" w14:textId="77777777" w:rsidR="0056043F" w:rsidRDefault="0056043F" w:rsidP="0056043F">
      <w:pPr>
        <w:pStyle w:val="paragraph"/>
        <w:spacing w:before="0" w:beforeAutospacing="0" w:after="0" w:afterAutospacing="0"/>
        <w:textAlignment w:val="baseline"/>
        <w:rPr>
          <w:ins w:id="90" w:author="Vicky Wragg" w:date="2026-09-25T21:09:00Z" w16du:dateUtc="2026-09-26T01:09:00Z"/>
          <w:rFonts w:ascii="Segoe UI" w:hAnsi="Segoe UI" w:cs="Segoe UI"/>
          <w:sz w:val="18"/>
          <w:szCs w:val="18"/>
        </w:rPr>
      </w:pPr>
      <w:ins w:id="91" w:author="Vicky Wragg" w:date="2026-09-25T21:09:00Z" w16du:dateUtc="2026-09-26T01:09:00Z">
        <w:r>
          <w:rPr>
            <w:rStyle w:val="eop"/>
            <w:rFonts w:ascii="Arial" w:hAnsi="Arial" w:cs="Arial"/>
            <w:sz w:val="22"/>
            <w:szCs w:val="22"/>
          </w:rPr>
          <w:t> </w:t>
        </w:r>
      </w:ins>
    </w:p>
    <w:p w14:paraId="7F9FF84D" w14:textId="0EE94489" w:rsidR="0056043F" w:rsidRDefault="0056043F" w:rsidP="0056043F">
      <w:pPr>
        <w:pStyle w:val="paragraph"/>
        <w:spacing w:before="0" w:beforeAutospacing="0" w:after="0" w:afterAutospacing="0"/>
        <w:textAlignment w:val="baseline"/>
        <w:rPr>
          <w:ins w:id="92" w:author="Vicky Wragg" w:date="2026-09-25T21:09:00Z" w16du:dateUtc="2026-09-26T01:09:00Z"/>
          <w:rFonts w:ascii="Segoe UI" w:hAnsi="Segoe UI" w:cs="Segoe UI"/>
          <w:sz w:val="18"/>
          <w:szCs w:val="18"/>
        </w:rPr>
      </w:pPr>
      <w:ins w:id="93" w:author="Vicky Wragg" w:date="2026-09-25T21:09:00Z" w16du:dateUtc="2026-09-26T01:09:00Z">
        <w:r>
          <w:rPr>
            <w:rStyle w:val="eop"/>
            <w:rFonts w:ascii="Arial" w:hAnsi="Arial" w:cs="Arial"/>
            <w:sz w:val="22"/>
            <w:szCs w:val="22"/>
          </w:rPr>
          <w:t> </w:t>
        </w:r>
        <w:r w:rsidR="00651656">
          <w:rPr>
            <w:rStyle w:val="eop"/>
            <w:rFonts w:ascii="Arial" w:hAnsi="Arial" w:cs="Arial"/>
            <w:sz w:val="22"/>
            <w:szCs w:val="22"/>
          </w:rPr>
          <w:t xml:space="preserve"> </w:t>
        </w:r>
      </w:ins>
    </w:p>
    <w:p w14:paraId="1DE2E78C" w14:textId="77777777" w:rsidR="0056043F" w:rsidRDefault="0056043F" w:rsidP="0056043F">
      <w:pPr>
        <w:pStyle w:val="paragraph"/>
        <w:spacing w:before="0" w:beforeAutospacing="0" w:after="0" w:afterAutospacing="0"/>
        <w:textAlignment w:val="baseline"/>
        <w:rPr>
          <w:ins w:id="94" w:author="Vicky Wragg" w:date="2026-09-25T21:09:00Z" w16du:dateUtc="2026-09-26T01:09:00Z"/>
          <w:rFonts w:ascii="Segoe UI" w:hAnsi="Segoe UI" w:cs="Segoe UI"/>
          <w:sz w:val="18"/>
          <w:szCs w:val="18"/>
        </w:rPr>
      </w:pPr>
      <w:ins w:id="95" w:author="Vicky Wragg" w:date="2026-09-25T21:09:00Z" w16du:dateUtc="2026-09-26T01:09:00Z">
        <w:r>
          <w:rPr>
            <w:rStyle w:val="eop"/>
            <w:rFonts w:ascii="Arial" w:hAnsi="Arial" w:cs="Arial"/>
            <w:sz w:val="22"/>
            <w:szCs w:val="22"/>
          </w:rPr>
          <w:t> </w:t>
        </w:r>
      </w:ins>
    </w:p>
    <w:p w14:paraId="619EC3E5" w14:textId="77777777" w:rsidR="004D0DDE" w:rsidRDefault="00975AF8">
      <w:pPr>
        <w:pStyle w:val="Heading1"/>
        <w:rPr>
          <w:del w:id="96" w:author="Vicky Wragg" w:date="2026-09-25T21:09:00Z" w16du:dateUtc="2026-09-26T01:09:00Z"/>
        </w:rPr>
      </w:pPr>
      <w:bookmarkStart w:id="97" w:name="_Toc1"/>
      <w:del w:id="98" w:author="Vicky Wragg" w:date="2026-09-25T21:09:00Z" w16du:dateUtc="2026-09-26T01:09:00Z">
        <w:r>
          <w:delText>Article information:</w:delText>
        </w:r>
        <w:bookmarkEnd w:id="97"/>
      </w:del>
    </w:p>
    <w:p w14:paraId="22CE0F12" w14:textId="77777777" w:rsidR="004D0DDE" w:rsidRDefault="00975AF8">
      <w:pPr>
        <w:rPr>
          <w:del w:id="99" w:author="Vicky Wragg" w:date="2026-09-25T21:09:00Z" w16du:dateUtc="2026-09-26T01:09:00Z"/>
        </w:rPr>
      </w:pPr>
      <w:del w:id="100" w:author="Vicky Wragg" w:date="2026-09-25T21:09:00Z" w16du:dateUtc="2026-09-26T01:09:00Z">
        <w:r>
          <w:delText>Hybrid Optimization Algorithm in the Photometric Inversion of Periods for Asteroids - IOPscience</w:delText>
        </w:r>
        <w:r>
          <w:br/>
        </w:r>
        <w:r>
          <w:fldChar w:fldCharType="begin"/>
        </w:r>
        <w:r>
          <w:delInstrText>HYPERLINK "https://iopscience.iop.org/article/10.1088/1674-4527/acb9da/meta"</w:delInstrText>
        </w:r>
        <w:r>
          <w:fldChar w:fldCharType="separate"/>
        </w:r>
        <w:r>
          <w:rPr>
            <w:color w:val="2980B9"/>
            <w:u w:val="single"/>
          </w:rPr>
          <w:delText>https://iopscience.iop.org/article/10.1088/1674-4527/acb9da/meta</w:delText>
        </w:r>
        <w:r>
          <w:fldChar w:fldCharType="end"/>
        </w:r>
      </w:del>
    </w:p>
    <w:p w14:paraId="5624E813" w14:textId="77777777" w:rsidR="004D0DDE" w:rsidRDefault="00975AF8">
      <w:pPr>
        <w:pStyle w:val="Heading1"/>
        <w:rPr>
          <w:del w:id="101" w:author="Vicky Wragg" w:date="2026-09-25T21:09:00Z" w16du:dateUtc="2026-09-26T01:09:00Z"/>
        </w:rPr>
      </w:pPr>
      <w:bookmarkStart w:id="102" w:name="_Toc2"/>
      <w:del w:id="103" w:author="Vicky Wragg" w:date="2026-09-25T21:09:00Z" w16du:dateUtc="2026-09-26T01:09:00Z">
        <w:r>
          <w:delText>Article summary:</w:delText>
        </w:r>
        <w:bookmarkEnd w:id="102"/>
      </w:del>
    </w:p>
    <w:p w14:paraId="60E80621" w14:textId="77777777" w:rsidR="004D0DDE" w:rsidRDefault="00975AF8">
      <w:pPr>
        <w:jc w:val="both"/>
        <w:rPr>
          <w:del w:id="104" w:author="Vicky Wragg" w:date="2026-09-25T21:09:00Z" w16du:dateUtc="2026-09-26T01:09:00Z"/>
        </w:rPr>
      </w:pPr>
      <w:del w:id="105" w:author="Vicky Wragg" w:date="2026-09-25T21:09:00Z" w16du:dateUtc="2026-09-26T01:09:00Z">
        <w:r>
          <w:delText>1. This article presents a hybrid optimization algorithm that combines the genetic algorithm with the Levenberg–Marquardt algorithm for the photometric inversion of rotational periods of asteroids.</w:delText>
        </w:r>
      </w:del>
    </w:p>
    <w:p w14:paraId="4040090A" w14:textId="77777777" w:rsidR="004D0DDE" w:rsidRDefault="00975AF8">
      <w:pPr>
        <w:jc w:val="both"/>
        <w:rPr>
          <w:del w:id="106" w:author="Vicky Wragg" w:date="2026-09-25T21:09:00Z" w16du:dateUtc="2026-09-26T01:09:00Z"/>
        </w:rPr>
      </w:pPr>
      <w:del w:id="107" w:author="Vicky Wragg" w:date="2026-09-25T21:09:00Z" w16du:dateUtc="2026-09-26T01:09:00Z">
        <w:r>
          <w:delText>2. The proposed hybrid algorithm is based on a Cellinoid shape model and significantly improves the efficiency of the inversion process.</w:delText>
        </w:r>
      </w:del>
    </w:p>
    <w:p w14:paraId="73A7916E" w14:textId="77777777" w:rsidR="004D0DDE" w:rsidRDefault="00975AF8">
      <w:pPr>
        <w:jc w:val="both"/>
        <w:rPr>
          <w:del w:id="108" w:author="Vicky Wragg" w:date="2026-09-25T21:09:00Z" w16du:dateUtc="2026-09-26T01:09:00Z"/>
        </w:rPr>
      </w:pPr>
      <w:del w:id="109" w:author="Vicky Wragg" w:date="2026-09-25T21:09:00Z" w16du:dateUtc="2026-09-26T01:09:00Z">
        <w:r>
          <w:delText>3. Numerical experiments on synthetic lightcurves and sparse observations of real asteroids confirm that the proposed method performs well in improving computational efficiency.</w:delText>
        </w:r>
      </w:del>
    </w:p>
    <w:p w14:paraId="7E833021" w14:textId="77777777" w:rsidR="004D0DDE" w:rsidRDefault="00975AF8">
      <w:pPr>
        <w:pStyle w:val="Heading1"/>
        <w:rPr>
          <w:del w:id="110" w:author="Vicky Wragg" w:date="2026-09-25T21:09:00Z" w16du:dateUtc="2026-09-26T01:09:00Z"/>
        </w:rPr>
      </w:pPr>
      <w:bookmarkStart w:id="111" w:name="_Toc3"/>
      <w:del w:id="112" w:author="Vicky Wragg" w:date="2026-09-25T21:09:00Z" w16du:dateUtc="2026-09-26T01:09:00Z">
        <w:r>
          <w:delText>Article rating:</w:delText>
        </w:r>
        <w:bookmarkEnd w:id="111"/>
      </w:del>
    </w:p>
    <w:p w14:paraId="09DA55E8" w14:textId="77777777" w:rsidR="004D0DDE" w:rsidRDefault="00975AF8">
      <w:pPr>
        <w:jc w:val="both"/>
        <w:rPr>
          <w:del w:id="113" w:author="Vicky Wragg" w:date="2026-09-25T21:09:00Z" w16du:dateUtc="2026-09-26T01:09:00Z"/>
        </w:rPr>
      </w:pPr>
      <w:del w:id="114" w:author="Vicky Wragg" w:date="2026-09-25T21:09:00Z" w16du:dateUtc="2026-09-26T01:09:00Z">
        <w:r>
          <w:delText>Appears strongly imbalanced: The article is written in a biased or one-sided way, and the information it provides is not trustworthy enough to be considered a reliable source. You should consult other sources to find reliable information on the presented issues.</w:delText>
        </w:r>
      </w:del>
    </w:p>
    <w:p w14:paraId="181E58C2" w14:textId="77777777" w:rsidR="004D0DDE" w:rsidRDefault="00975AF8">
      <w:pPr>
        <w:pStyle w:val="Heading1"/>
        <w:rPr>
          <w:del w:id="115" w:author="Vicky Wragg" w:date="2026-09-25T21:09:00Z" w16du:dateUtc="2026-09-26T01:09:00Z"/>
        </w:rPr>
      </w:pPr>
      <w:bookmarkStart w:id="116" w:name="_Toc4"/>
      <w:del w:id="117" w:author="Vicky Wragg" w:date="2026-09-25T21:09:00Z" w16du:dateUtc="2026-09-26T01:09:00Z">
        <w:r>
          <w:delText>Article analysis:</w:delText>
        </w:r>
        <w:bookmarkEnd w:id="116"/>
      </w:del>
    </w:p>
    <w:p w14:paraId="5F3FDC26" w14:textId="77777777" w:rsidR="004D0DDE" w:rsidRDefault="00975AF8">
      <w:pPr>
        <w:jc w:val="both"/>
        <w:rPr>
          <w:del w:id="118" w:author="Vicky Wragg" w:date="2026-09-25T21:09:00Z" w16du:dateUtc="2026-09-26T01:09:00Z"/>
        </w:rPr>
      </w:pPr>
      <w:del w:id="119" w:author="Vicky Wragg" w:date="2026-09-25T21:09:00Z" w16du:dateUtc="2026-09-26T01:09:00Z">
        <w:r>
          <w:delText>The article titled "Hybrid Optimization Algorithm in the Photometric Inversion of Periods for Asteroids" discusses a new approach to improving the efficiency of inverting rotational periods of asteroids using a hybrid optimization algorithm. While the topic is interesting and relevant to the study of asteroids, there are several aspects of the article that need critical analysis.</w:delText>
        </w:r>
      </w:del>
    </w:p>
    <w:p w14:paraId="2FED7732" w14:textId="77777777" w:rsidR="004D0DDE" w:rsidRDefault="004D0DDE">
      <w:pPr>
        <w:jc w:val="both"/>
        <w:rPr>
          <w:del w:id="120" w:author="Vicky Wragg" w:date="2026-09-25T21:09:00Z" w16du:dateUtc="2026-09-26T01:09:00Z"/>
        </w:rPr>
      </w:pPr>
    </w:p>
    <w:p w14:paraId="44028764" w14:textId="77777777" w:rsidR="004D0DDE" w:rsidRDefault="00975AF8">
      <w:pPr>
        <w:jc w:val="both"/>
        <w:rPr>
          <w:del w:id="121" w:author="Vicky Wragg" w:date="2026-09-25T21:09:00Z" w16du:dateUtc="2026-09-26T01:09:00Z"/>
        </w:rPr>
      </w:pPr>
      <w:del w:id="122" w:author="Vicky Wragg" w:date="2026-09-25T21:09:00Z" w16du:dateUtc="2026-09-26T01:09:00Z">
        <w:r>
          <w:delText>Firstly, the article lacks a clear introduction or background information on why studying rotational periods of asteroids is important and how it contributes to our understanding of the solar system's evolution mechanism. This omission makes it difficult for readers who are not familiar with the subject to fully grasp the significance of the research.</w:delText>
        </w:r>
      </w:del>
    </w:p>
    <w:p w14:paraId="3010D315" w14:textId="77777777" w:rsidR="004D0DDE" w:rsidRDefault="004D0DDE">
      <w:pPr>
        <w:jc w:val="both"/>
        <w:rPr>
          <w:del w:id="123" w:author="Vicky Wragg" w:date="2026-09-25T21:09:00Z" w16du:dateUtc="2026-09-26T01:09:00Z"/>
        </w:rPr>
      </w:pPr>
    </w:p>
    <w:p w14:paraId="107E989C" w14:textId="77777777" w:rsidR="004D0DDE" w:rsidRDefault="00975AF8">
      <w:pPr>
        <w:jc w:val="both"/>
        <w:rPr>
          <w:del w:id="124" w:author="Vicky Wragg" w:date="2026-09-25T21:09:00Z" w16du:dateUtc="2026-09-26T01:09:00Z"/>
        </w:rPr>
      </w:pPr>
      <w:del w:id="125" w:author="Vicky Wragg" w:date="2026-09-25T21:09:00Z" w16du:dateUtc="2026-09-26T01:09:00Z">
        <w:r>
          <w:delText>Additionally, there is no mention of any potential biases or limitations in the methodology used. The article claims that the proposed hybrid algorithm improves computational efficiency, but there is no discussion on potential drawbacks or limitations of this approach. It would have been beneficial to include a comparison with other existing methods and their limitations to provide a more comprehensive analysis.</w:delText>
        </w:r>
      </w:del>
    </w:p>
    <w:p w14:paraId="63B15330" w14:textId="77777777" w:rsidR="004D0DDE" w:rsidRDefault="004D0DDE">
      <w:pPr>
        <w:jc w:val="both"/>
        <w:rPr>
          <w:del w:id="126" w:author="Vicky Wragg" w:date="2026-09-25T21:09:00Z" w16du:dateUtc="2026-09-26T01:09:00Z"/>
        </w:rPr>
      </w:pPr>
    </w:p>
    <w:p w14:paraId="24D15352" w14:textId="77777777" w:rsidR="004D0DDE" w:rsidRDefault="00975AF8">
      <w:pPr>
        <w:jc w:val="both"/>
        <w:rPr>
          <w:del w:id="127" w:author="Vicky Wragg" w:date="2026-09-25T21:09:00Z" w16du:dateUtc="2026-09-26T01:09:00Z"/>
        </w:rPr>
      </w:pPr>
      <w:del w:id="128" w:author="Vicky Wragg" w:date="2026-09-25T21:09:00Z" w16du:dateUtc="2026-09-26T01:09:00Z">
        <w:r>
          <w:delText>Furthermore, while the article mentions that multiple numerical experiments were performed on lightcurves and sparse observations of real asteroids, there is no detailed explanation or analysis of these experiments. Without this information, it is challenging to evaluate the reliability and validity of the results obtained using the proposed hybrid algorithm.</w:delText>
        </w:r>
      </w:del>
    </w:p>
    <w:p w14:paraId="0D76466F" w14:textId="77777777" w:rsidR="004D0DDE" w:rsidRDefault="004D0DDE">
      <w:pPr>
        <w:jc w:val="both"/>
        <w:rPr>
          <w:del w:id="129" w:author="Vicky Wragg" w:date="2026-09-25T21:09:00Z" w16du:dateUtc="2026-09-26T01:09:00Z"/>
        </w:rPr>
      </w:pPr>
    </w:p>
    <w:p w14:paraId="0D78DB68" w14:textId="77777777" w:rsidR="004D0DDE" w:rsidRDefault="00975AF8">
      <w:pPr>
        <w:jc w:val="both"/>
        <w:rPr>
          <w:del w:id="130" w:author="Vicky Wragg" w:date="2026-09-25T21:09:00Z" w16du:dateUtc="2026-09-26T01:09:00Z"/>
        </w:rPr>
      </w:pPr>
      <w:del w:id="131" w:author="Vicky Wragg" w:date="2026-09-25T21:09:00Z" w16du:dateUtc="2026-09-26T01:09:00Z">
        <w:r>
          <w:delText>The article also lacks discussion on potential risks or uncertainties associated with using this hybrid optimization algorithm. It would have been valuable to address any potential sources of error or uncertainty in the inversion process and how they were mitigated or accounted for in this study.</w:delText>
        </w:r>
      </w:del>
    </w:p>
    <w:p w14:paraId="7085D867" w14:textId="77777777" w:rsidR="004D0DDE" w:rsidRDefault="004D0DDE">
      <w:pPr>
        <w:jc w:val="both"/>
        <w:rPr>
          <w:del w:id="132" w:author="Vicky Wragg" w:date="2026-09-25T21:09:00Z" w16du:dateUtc="2026-09-26T01:09:00Z"/>
        </w:rPr>
      </w:pPr>
    </w:p>
    <w:p w14:paraId="59CBED63" w14:textId="77777777" w:rsidR="004D0DDE" w:rsidRDefault="00975AF8">
      <w:pPr>
        <w:jc w:val="both"/>
        <w:rPr>
          <w:del w:id="133" w:author="Vicky Wragg" w:date="2026-09-25T21:09:00Z" w16du:dateUtc="2026-09-26T01:09:00Z"/>
        </w:rPr>
      </w:pPr>
      <w:del w:id="134" w:author="Vicky Wragg" w:date="2026-09-25T21:09:00Z" w16du:dateUtc="2026-09-26T01:09:00Z">
        <w:r>
          <w:delText>Moreover, there is a lack of exploration of counterarguments or alternative approaches to photometric inversion of asteroid rotational periods. Including a discussion on different methodologies and their strengths and weaknesses would have provided a more balanced perspective on this topic.</w:delText>
        </w:r>
      </w:del>
    </w:p>
    <w:p w14:paraId="7F5EE679" w14:textId="77777777" w:rsidR="004D0DDE" w:rsidRDefault="004D0DDE">
      <w:pPr>
        <w:jc w:val="both"/>
        <w:rPr>
          <w:del w:id="135" w:author="Vicky Wragg" w:date="2026-09-25T21:09:00Z" w16du:dateUtc="2026-09-26T01:09:00Z"/>
        </w:rPr>
      </w:pPr>
    </w:p>
    <w:p w14:paraId="76BCA54B" w14:textId="77777777" w:rsidR="004D0DDE" w:rsidRDefault="00975AF8">
      <w:pPr>
        <w:jc w:val="both"/>
        <w:rPr>
          <w:del w:id="136" w:author="Vicky Wragg" w:date="2026-09-25T21:09:00Z" w16du:dateUtc="2026-09-26T01:09:00Z"/>
        </w:rPr>
      </w:pPr>
      <w:del w:id="137" w:author="Vicky Wragg" w:date="2026-09-25T21:09:00Z" w16du:dateUtc="2026-09-26T01:09:00Z">
        <w:r>
          <w:delText>Lastly, it should be noted that this article appears to be published by IOPscience, which may introduce some promotional bias towards their own research publications. This potential conflict should be taken into consideration when evaluating the objectivity of the article.</w:delText>
        </w:r>
      </w:del>
    </w:p>
    <w:p w14:paraId="3E1E1952" w14:textId="77777777" w:rsidR="004D0DDE" w:rsidRDefault="004D0DDE">
      <w:pPr>
        <w:jc w:val="both"/>
        <w:rPr>
          <w:del w:id="138" w:author="Vicky Wragg" w:date="2026-09-25T21:09:00Z" w16du:dateUtc="2026-09-26T01:09:00Z"/>
        </w:rPr>
      </w:pPr>
    </w:p>
    <w:p w14:paraId="23BE27FF" w14:textId="77777777" w:rsidR="004D0DDE" w:rsidRDefault="00975AF8">
      <w:pPr>
        <w:jc w:val="both"/>
        <w:rPr>
          <w:del w:id="139" w:author="Vicky Wragg" w:date="2026-09-25T21:09:00Z" w16du:dateUtc="2026-09-26T01:09:00Z"/>
        </w:rPr>
      </w:pPr>
      <w:del w:id="140" w:author="Vicky Wragg" w:date="2026-09-25T21:09:00Z" w16du:dateUtc="2026-09-26T01:09:00Z">
        <w:r>
          <w:delText>In conclusion, while the article presents a new hybrid optimization algorithm for the inversion of rotational periods of asteroids, it lacks important background information, detailed analysis of experiments, discussion on limitations and potential risks, exploration of alternative approaches, and may have potential biases due to its publication source. Further research and critical analysis are needed to fully evaluate the effectiveness and reliability of this proposed method.</w:delText>
        </w:r>
      </w:del>
    </w:p>
    <w:p w14:paraId="511126DF" w14:textId="77777777" w:rsidR="004D0DDE" w:rsidRDefault="00975AF8">
      <w:pPr>
        <w:pStyle w:val="Heading1"/>
        <w:rPr>
          <w:del w:id="141" w:author="Vicky Wragg" w:date="2026-09-25T21:09:00Z" w16du:dateUtc="2026-09-26T01:09:00Z"/>
        </w:rPr>
      </w:pPr>
      <w:bookmarkStart w:id="142" w:name="_Toc5"/>
      <w:del w:id="143" w:author="Vicky Wragg" w:date="2026-09-25T21:09:00Z" w16du:dateUtc="2026-09-26T01:09:00Z">
        <w:r>
          <w:delText>Topics for further research:</w:delText>
        </w:r>
        <w:bookmarkEnd w:id="142"/>
      </w:del>
    </w:p>
    <w:p w14:paraId="1A0D0C8F" w14:textId="77777777" w:rsidR="004D0DDE" w:rsidRDefault="00975AF8">
      <w:pPr>
        <w:numPr>
          <w:ilvl w:val="0"/>
          <w:numId w:val="1"/>
        </w:numPr>
        <w:spacing w:after="0"/>
        <w:rPr>
          <w:del w:id="144" w:author="Vicky Wragg" w:date="2026-09-25T21:09:00Z" w16du:dateUtc="2026-09-26T01:09:00Z"/>
        </w:rPr>
      </w:pPr>
      <w:del w:id="145" w:author="Vicky Wragg" w:date="2026-09-25T21:09:00Z" w16du:dateUtc="2026-09-26T01:09:00Z">
        <w:r>
          <w:delText xml:space="preserve">Importance of studying rotational periods of asteroids in understanding solar system evolution mechanism </w:delText>
        </w:r>
      </w:del>
    </w:p>
    <w:p w14:paraId="01A791BC" w14:textId="77777777" w:rsidR="004D0DDE" w:rsidRDefault="00975AF8">
      <w:pPr>
        <w:numPr>
          <w:ilvl w:val="0"/>
          <w:numId w:val="1"/>
        </w:numPr>
        <w:spacing w:after="0"/>
        <w:rPr>
          <w:del w:id="146" w:author="Vicky Wragg" w:date="2026-09-25T21:09:00Z" w16du:dateUtc="2026-09-26T01:09:00Z"/>
        </w:rPr>
      </w:pPr>
      <w:del w:id="147" w:author="Vicky Wragg" w:date="2026-09-25T21:09:00Z" w16du:dateUtc="2026-09-26T01:09:00Z">
        <w:r>
          <w:delText xml:space="preserve">Comparison of different methods for photometric inversion of asteroid rotational periods </w:delText>
        </w:r>
      </w:del>
    </w:p>
    <w:p w14:paraId="148E8D3A" w14:textId="77777777" w:rsidR="004D0DDE" w:rsidRDefault="00975AF8">
      <w:pPr>
        <w:numPr>
          <w:ilvl w:val="0"/>
          <w:numId w:val="1"/>
        </w:numPr>
        <w:spacing w:after="0"/>
        <w:rPr>
          <w:del w:id="148" w:author="Vicky Wragg" w:date="2026-09-25T21:09:00Z" w16du:dateUtc="2026-09-26T01:09:00Z"/>
        </w:rPr>
      </w:pPr>
      <w:del w:id="149" w:author="Vicky Wragg" w:date="2026-09-25T21:09:00Z" w16du:dateUtc="2026-09-26T01:09:00Z">
        <w:r>
          <w:delText xml:space="preserve">Limitations and potential drawbacks of hybrid optimization algorithms in inversion processes </w:delText>
        </w:r>
      </w:del>
    </w:p>
    <w:p w14:paraId="3BCC98D4" w14:textId="77777777" w:rsidR="004D0DDE" w:rsidRDefault="00975AF8">
      <w:pPr>
        <w:numPr>
          <w:ilvl w:val="0"/>
          <w:numId w:val="1"/>
        </w:numPr>
        <w:spacing w:after="0"/>
        <w:rPr>
          <w:del w:id="150" w:author="Vicky Wragg" w:date="2026-09-25T21:09:00Z" w16du:dateUtc="2026-09-26T01:09:00Z"/>
        </w:rPr>
      </w:pPr>
      <w:del w:id="151" w:author="Vicky Wragg" w:date="2026-09-25T21:09:00Z" w16du:dateUtc="2026-09-26T01:09:00Z">
        <w:r>
          <w:delText xml:space="preserve">Analysis of numerical experiments on lightcurves and sparse observations of real asteroids </w:delText>
        </w:r>
      </w:del>
    </w:p>
    <w:p w14:paraId="330FC92E" w14:textId="77777777" w:rsidR="004D0DDE" w:rsidRDefault="00975AF8">
      <w:pPr>
        <w:numPr>
          <w:ilvl w:val="0"/>
          <w:numId w:val="1"/>
        </w:numPr>
        <w:spacing w:after="0"/>
        <w:rPr>
          <w:del w:id="152" w:author="Vicky Wragg" w:date="2026-09-25T21:09:00Z" w16du:dateUtc="2026-09-26T01:09:00Z"/>
        </w:rPr>
      </w:pPr>
      <w:del w:id="153" w:author="Vicky Wragg" w:date="2026-09-25T21:09:00Z" w16du:dateUtc="2026-09-26T01:09:00Z">
        <w:r>
          <w:delText xml:space="preserve">Risks and uncertainties associated with using hybrid optimization algorithms in photometric inversion </w:delText>
        </w:r>
      </w:del>
    </w:p>
    <w:p w14:paraId="7FA5C8DE" w14:textId="77777777" w:rsidR="004D0DDE" w:rsidRDefault="00975AF8">
      <w:pPr>
        <w:numPr>
          <w:ilvl w:val="0"/>
          <w:numId w:val="1"/>
        </w:numPr>
        <w:rPr>
          <w:del w:id="154" w:author="Vicky Wragg" w:date="2026-09-25T21:09:00Z" w16du:dateUtc="2026-09-26T01:09:00Z"/>
        </w:rPr>
      </w:pPr>
      <w:del w:id="155" w:author="Vicky Wragg" w:date="2026-09-25T21:09:00Z" w16du:dateUtc="2026-09-26T01:09:00Z">
        <w:r>
          <w:delText>Alternative approaches to photometric inversion of asteroid rotational periods and their strengths and weaknesses</w:delText>
        </w:r>
      </w:del>
    </w:p>
    <w:p w14:paraId="1617E0B7" w14:textId="77777777" w:rsidR="004D0DDE" w:rsidRDefault="00975AF8">
      <w:pPr>
        <w:pStyle w:val="Heading1"/>
        <w:rPr>
          <w:del w:id="156" w:author="Vicky Wragg" w:date="2026-09-25T21:09:00Z" w16du:dateUtc="2026-09-26T01:09:00Z"/>
        </w:rPr>
      </w:pPr>
      <w:bookmarkStart w:id="157" w:name="_Toc6"/>
      <w:del w:id="158" w:author="Vicky Wragg" w:date="2026-09-25T21:09:00Z" w16du:dateUtc="2026-09-26T01:09:00Z">
        <w:r>
          <w:delText>Report location:</w:delText>
        </w:r>
        <w:bookmarkEnd w:id="157"/>
      </w:del>
    </w:p>
    <w:p w14:paraId="2D148DE5" w14:textId="77777777" w:rsidR="004D0DDE" w:rsidRPr="0026064E" w:rsidRDefault="00975AF8">
      <w:pPr>
        <w:rPr>
          <w:rFonts w:ascii="Arial" w:hAnsi="Arial"/>
          <w:rPrChange w:id="159" w:author="Vicky Wragg" w:date="2026-09-25T21:09:00Z" w16du:dateUtc="2026-09-26T01:09:00Z">
            <w:rPr/>
          </w:rPrChange>
        </w:rPr>
      </w:pPr>
      <w:del w:id="160" w:author="Vicky Wragg" w:date="2026-09-25T21:09:00Z" w16du:dateUtc="2026-09-26T01:09:00Z">
        <w:r>
          <w:fldChar w:fldCharType="begin"/>
        </w:r>
        <w:r>
          <w:delInstrText>HYPERLINK "https://www.fullpicture.app/item/81d4d20af1f75b093ebdeb90bf70f8ca"</w:delInstrText>
        </w:r>
        <w:r>
          <w:fldChar w:fldCharType="separate"/>
        </w:r>
        <w:r>
          <w:rPr>
            <w:color w:val="2980B9"/>
            <w:u w:val="single"/>
          </w:rPr>
          <w:delText>https://www.fullpicture.app/item/81d4d20af1f75b093ebdeb90bf70f8ca</w:delText>
        </w:r>
        <w:r>
          <w:fldChar w:fldCharType="end"/>
        </w:r>
      </w:del>
    </w:p>
    <w:sectPr w:rsidR="004D0DDE" w:rsidRPr="0026064E">
      <w:headerReference w:type="default" r:id="rId7"/>
      <w:footerReference w:type="default" r:id="rId8"/>
      <w:pgSz w:w="11906" w:h="16838"/>
      <w:pgMar w:top="1440" w:right="1440" w:bottom="1440" w:left="1440" w:header="708" w:footer="708" w:gutter="0"/>
      <w:cols w:space="708"/>
      <w:docGrid w:linePitch="360"/>
      <w:sectPrChange w:id="165" w:author="Vicky Wragg" w:date="2026-09-25T21:09:00Z" w16du:dateUtc="2026-09-26T01:09:00Z">
        <w:sectPr w:rsidR="004D0DDE" w:rsidRPr="0026064E">
          <w:pgSz w:w="11905" w:h="16837"/>
          <w:pgMar w:top="1440" w:right="1440" w:bottom="1440" w:left="144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94890C" w14:textId="77777777" w:rsidR="00975AF8" w:rsidRDefault="00975AF8">
      <w:pPr>
        <w:spacing w:after="0" w:line="240" w:lineRule="auto"/>
      </w:pPr>
      <w:r>
        <w:separator/>
      </w:r>
    </w:p>
  </w:endnote>
  <w:endnote w:type="continuationSeparator" w:id="0">
    <w:p w14:paraId="2FDF8F71" w14:textId="77777777" w:rsidR="00975AF8" w:rsidRDefault="00975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M Sans Medium">
    <w:panose1 w:val="00000000000000000000"/>
    <w:charset w:val="4D"/>
    <w:family w:val="auto"/>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icksand">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450BE" w14:textId="77777777" w:rsidR="004D0DDE" w:rsidRDefault="00975AF8">
    <w:pPr>
      <w:pStyle w:val="Footer"/>
      <w:pPrChange w:id="163" w:author="Vicky Wragg" w:date="2026-09-25T21:09:00Z" w16du:dateUtc="2026-09-26T01:09:00Z">
        <w:pPr>
          <w:pBdr>
            <w:top w:val="single" w:sz="4" w:space="0" w:color="auto"/>
          </w:pBdr>
        </w:pPr>
      </w:pPrChange>
    </w:pPr>
    <w:del w:id="164" w:author="Vicky Wragg" w:date="2026-09-25T21:09:00Z" w16du:dateUtc="2026-09-26T01:09:00Z">
      <w:r>
        <w:delText xml:space="preserve">Report created by </w:delText>
      </w:r>
      <w:r>
        <w:fldChar w:fldCharType="begin"/>
      </w:r>
      <w:r>
        <w:delInstrText>HYPERLINK "https://www.fullpicture.app/"</w:delInstrText>
      </w:r>
      <w:r>
        <w:fldChar w:fldCharType="separate"/>
      </w:r>
      <w:r>
        <w:rPr>
          <w:color w:val="2980B9"/>
          <w:u w:val="single"/>
        </w:rPr>
        <w:delText>FullPicture.app</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BB8681" w14:textId="77777777" w:rsidR="00975AF8" w:rsidRDefault="00975AF8">
      <w:pPr>
        <w:spacing w:after="0" w:line="240" w:lineRule="auto"/>
      </w:pPr>
      <w:r>
        <w:separator/>
      </w:r>
    </w:p>
  </w:footnote>
  <w:footnote w:type="continuationSeparator" w:id="0">
    <w:p w14:paraId="20F3CCCB" w14:textId="77777777" w:rsidR="00975AF8" w:rsidRDefault="00975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ED0A1" w14:textId="77777777" w:rsidR="00786A52" w:rsidRDefault="00667B8E" w:rsidP="00667B8E">
    <w:pPr>
      <w:pStyle w:val="Header"/>
      <w:jc w:val="right"/>
      <w:pPrChange w:id="161" w:author="Vicky Wragg" w:date="2026-09-25T21:09:00Z" w16du:dateUtc="2026-09-26T01:09:00Z">
        <w:pPr>
          <w:pStyle w:val="Header"/>
        </w:pPr>
      </w:pPrChange>
    </w:pPr>
    <w:ins w:id="162" w:author="Vicky Wragg" w:date="2026-09-25T21:09:00Z" w16du:dateUtc="2026-09-26T01:09:00Z">
      <w:r>
        <w:rPr>
          <w:noProof/>
        </w:rPr>
        <w:drawing>
          <wp:inline distT="0" distB="0" distL="0" distR="0" wp14:anchorId="341E085C" wp14:editId="7F33706F">
            <wp:extent cx="2387600" cy="669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3299" cy="679706"/>
                    </a:xfrm>
                    <a:prstGeom prst="rect">
                      <a:avLst/>
                    </a:prstGeom>
                    <a:noFill/>
                    <a:ln>
                      <a:noFill/>
                    </a:ln>
                  </pic:spPr>
                </pic:pic>
              </a:graphicData>
            </a:graphic>
          </wp:inline>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6062C95"/>
    <w:multiLevelType w:val="hybridMultilevel"/>
    <w:tmpl w:val="5B6802F0"/>
    <w:lvl w:ilvl="0" w:tplc="F67A3048">
      <w:start w:val="1"/>
      <w:numFmt w:val="bullet"/>
      <w:lvlText w:val=""/>
      <w:lvlJc w:val="left"/>
      <w:pPr>
        <w:tabs>
          <w:tab w:val="num" w:pos="720"/>
        </w:tabs>
        <w:ind w:left="720" w:hanging="360"/>
      </w:pPr>
      <w:rPr>
        <w:rFonts w:ascii="Symbol" w:hAnsi="Symbol" w:cs="Symbol" w:hint="default"/>
      </w:rPr>
    </w:lvl>
    <w:lvl w:ilvl="1" w:tplc="BE3C78C8">
      <w:start w:val="1"/>
      <w:numFmt w:val="bullet"/>
      <w:lvlText w:val="o"/>
      <w:lvlJc w:val="left"/>
      <w:pPr>
        <w:tabs>
          <w:tab w:val="num" w:pos="1440"/>
        </w:tabs>
        <w:ind w:left="1440" w:hanging="360"/>
      </w:pPr>
      <w:rPr>
        <w:rFonts w:ascii="Courier New" w:hAnsi="Courier New" w:cs="Courier New" w:hint="default"/>
      </w:rPr>
    </w:lvl>
    <w:lvl w:ilvl="2" w:tplc="29A4E674">
      <w:start w:val="1"/>
      <w:numFmt w:val="bullet"/>
      <w:lvlText w:val=""/>
      <w:lvlJc w:val="left"/>
      <w:pPr>
        <w:tabs>
          <w:tab w:val="num" w:pos="2160"/>
        </w:tabs>
        <w:ind w:left="2160" w:hanging="360"/>
      </w:pPr>
      <w:rPr>
        <w:rFonts w:ascii="Wingdings" w:hAnsi="Wingdings" w:cs="Wingdings" w:hint="default"/>
      </w:rPr>
    </w:lvl>
    <w:lvl w:ilvl="3" w:tplc="945C070A">
      <w:start w:val="1"/>
      <w:numFmt w:val="bullet"/>
      <w:lvlText w:val=""/>
      <w:lvlJc w:val="left"/>
      <w:pPr>
        <w:tabs>
          <w:tab w:val="num" w:pos="2880"/>
        </w:tabs>
        <w:ind w:left="2880" w:hanging="360"/>
      </w:pPr>
      <w:rPr>
        <w:rFonts w:ascii="Symbol" w:hAnsi="Symbol" w:cs="Symbol" w:hint="default"/>
      </w:rPr>
    </w:lvl>
    <w:lvl w:ilvl="4" w:tplc="88DE3DF0">
      <w:start w:val="1"/>
      <w:numFmt w:val="bullet"/>
      <w:lvlText w:val="o"/>
      <w:lvlJc w:val="left"/>
      <w:pPr>
        <w:tabs>
          <w:tab w:val="num" w:pos="3600"/>
        </w:tabs>
        <w:ind w:left="3600" w:hanging="360"/>
      </w:pPr>
      <w:rPr>
        <w:rFonts w:ascii="Courier New" w:hAnsi="Courier New" w:cs="Courier New" w:hint="default"/>
      </w:rPr>
    </w:lvl>
    <w:lvl w:ilvl="5" w:tplc="6EF8B556">
      <w:start w:val="1"/>
      <w:numFmt w:val="bullet"/>
      <w:lvlText w:val=""/>
      <w:lvlJc w:val="left"/>
      <w:pPr>
        <w:tabs>
          <w:tab w:val="num" w:pos="4320"/>
        </w:tabs>
        <w:ind w:left="4320" w:hanging="360"/>
      </w:pPr>
      <w:rPr>
        <w:rFonts w:ascii="Wingdings" w:hAnsi="Wingdings" w:cs="Wingdings" w:hint="default"/>
      </w:rPr>
    </w:lvl>
    <w:lvl w:ilvl="6" w:tplc="5B184136">
      <w:start w:val="1"/>
      <w:numFmt w:val="bullet"/>
      <w:lvlText w:val=""/>
      <w:lvlJc w:val="left"/>
      <w:pPr>
        <w:tabs>
          <w:tab w:val="num" w:pos="5040"/>
        </w:tabs>
        <w:ind w:left="5040" w:hanging="360"/>
      </w:pPr>
      <w:rPr>
        <w:rFonts w:ascii="Symbol" w:hAnsi="Symbol" w:cs="Symbol" w:hint="default"/>
      </w:rPr>
    </w:lvl>
    <w:lvl w:ilvl="7" w:tplc="0582A0D6">
      <w:start w:val="1"/>
      <w:numFmt w:val="bullet"/>
      <w:lvlText w:val="o"/>
      <w:lvlJc w:val="left"/>
      <w:pPr>
        <w:tabs>
          <w:tab w:val="num" w:pos="5760"/>
        </w:tabs>
        <w:ind w:left="5760" w:hanging="360"/>
      </w:pPr>
      <w:rPr>
        <w:rFonts w:ascii="Courier New" w:hAnsi="Courier New" w:cs="Courier New" w:hint="default"/>
      </w:rPr>
    </w:lvl>
    <w:lvl w:ilvl="8" w:tplc="E3A0F90C">
      <w:start w:val="1"/>
      <w:numFmt w:val="bullet"/>
      <w:lvlText w:val=""/>
      <w:lvlJc w:val="left"/>
      <w:pPr>
        <w:tabs>
          <w:tab w:val="num" w:pos="6480"/>
        </w:tabs>
        <w:ind w:left="6480" w:hanging="360"/>
      </w:pPr>
      <w:rPr>
        <w:rFonts w:ascii="Wingdings" w:hAnsi="Wingdings" w:cs="Wingdings" w:hint="default"/>
      </w:rPr>
    </w:lvl>
  </w:abstractNum>
  <w:num w:numId="1" w16cid:durableId="2115444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0DDE"/>
    <w:rsid w:val="00015B02"/>
    <w:rsid w:val="001D4ABA"/>
    <w:rsid w:val="0026064E"/>
    <w:rsid w:val="004D0DDE"/>
    <w:rsid w:val="0056043F"/>
    <w:rsid w:val="00651656"/>
    <w:rsid w:val="00667B8E"/>
    <w:rsid w:val="006F2FA7"/>
    <w:rsid w:val="006F3B1E"/>
    <w:rsid w:val="00786A52"/>
    <w:rsid w:val="00882A34"/>
    <w:rsid w:val="00884BB0"/>
    <w:rsid w:val="00895381"/>
    <w:rsid w:val="00975AF8"/>
    <w:rsid w:val="00C267EC"/>
    <w:rsid w:val="00DA0A87"/>
    <w:rsid w:val="00FA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2FDF2"/>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customStyle="1" w:styleId="paragraph">
    <w:name w:val="paragraph"/>
    <w:basedOn w:val="Normal"/>
    <w:rsid w:val="0056043F"/>
    <w:pPr>
      <w:spacing w:before="100" w:beforeAutospacing="1" w:after="100" w:afterAutospacing="1" w:line="240" w:lineRule="auto"/>
      <w:pPrChange w:id="0" w:author="Vicky Wragg" w:date="2026-09-25T21:09:00Z">
        <w:pPr>
          <w:spacing w:before="100" w:beforeAutospacing="1" w:after="100" w:afterAutospacing="1"/>
        </w:pPr>
      </w:pPrChange>
    </w:pPr>
    <w:rPr>
      <w:rFonts w:ascii="Times New Roman" w:eastAsia="Times New Roman" w:hAnsi="Times New Roman" w:cs="Times New Roman"/>
      <w:lang w:val="en-GB" w:eastAsia="en-GB"/>
      <w:rPrChange w:id="0" w:author="Vicky Wragg" w:date="2026-09-25T21:09:00Z">
        <w:rPr>
          <w:sz w:val="24"/>
          <w:szCs w:val="24"/>
          <w:lang w:val="en-GB" w:eastAsia="en-GB" w:bidi="ar-SA"/>
        </w:rPr>
      </w:rPrChange>
    </w:rPr>
  </w:style>
  <w:style w:type="character" w:customStyle="1" w:styleId="normaltextrun">
    <w:name w:val="normaltextrun"/>
    <w:basedOn w:val="DefaultParagraphFont"/>
    <w:rsid w:val="00786A52"/>
  </w:style>
  <w:style w:type="character" w:customStyle="1" w:styleId="eop">
    <w:name w:val="eop"/>
    <w:basedOn w:val="DefaultParagraphFont"/>
    <w:rsid w:val="00786A52"/>
  </w:style>
  <w:style w:type="paragraph" w:styleId="Header">
    <w:name w:val="header"/>
    <w:basedOn w:val="Normal"/>
    <w:link w:val="HeaderChar"/>
    <w:uiPriority w:val="99"/>
    <w:unhideWhenUsed/>
    <w:rsid w:val="0056043F"/>
    <w:pPr>
      <w:tabs>
        <w:tab w:val="center" w:pos="4513"/>
        <w:tab w:val="right" w:pos="9026"/>
      </w:tabs>
      <w:spacing w:after="0" w:line="240" w:lineRule="auto"/>
      <w:pPrChange w:id="1" w:author="Vicky Wragg" w:date="2026-09-25T21:09:00Z">
        <w:pPr>
          <w:tabs>
            <w:tab w:val="center" w:pos="4513"/>
            <w:tab w:val="right" w:pos="9026"/>
          </w:tabs>
        </w:pPr>
      </w:pPrChange>
    </w:pPr>
    <w:rPr>
      <w:rFonts w:asciiTheme="minorHAnsi" w:eastAsiaTheme="minorHAnsi" w:hAnsiTheme="minorHAnsi" w:cstheme="minorBidi"/>
      <w:sz w:val="22"/>
      <w:szCs w:val="22"/>
      <w:lang w:val="en-GB"/>
      <w:rPrChange w:id="1" w:author="Vicky Wragg" w:date="2026-09-25T21:09:00Z">
        <w:rPr>
          <w:rFonts w:asciiTheme="minorHAnsi" w:eastAsiaTheme="minorHAnsi" w:hAnsiTheme="minorHAnsi" w:cstheme="minorBidi"/>
          <w:sz w:val="22"/>
          <w:szCs w:val="22"/>
          <w:lang w:val="en-GB" w:eastAsia="en-US" w:bidi="ar-SA"/>
        </w:rPr>
      </w:rPrChange>
    </w:rPr>
  </w:style>
  <w:style w:type="character" w:customStyle="1" w:styleId="HeaderChar">
    <w:name w:val="Header Char"/>
    <w:basedOn w:val="DefaultParagraphFont"/>
    <w:link w:val="Header"/>
    <w:uiPriority w:val="99"/>
    <w:rsid w:val="00786A52"/>
    <w:rPr>
      <w:rFonts w:asciiTheme="minorHAnsi" w:eastAsiaTheme="minorHAnsi" w:hAnsiTheme="minorHAnsi" w:cstheme="minorBidi"/>
      <w:sz w:val="22"/>
      <w:szCs w:val="22"/>
      <w:lang w:val="en-GB"/>
    </w:rPr>
  </w:style>
  <w:style w:type="paragraph" w:styleId="Footer">
    <w:name w:val="footer"/>
    <w:basedOn w:val="Normal"/>
    <w:link w:val="FooterChar"/>
    <w:uiPriority w:val="99"/>
    <w:unhideWhenUsed/>
    <w:rsid w:val="0056043F"/>
    <w:pPr>
      <w:tabs>
        <w:tab w:val="center" w:pos="4513"/>
        <w:tab w:val="right" w:pos="9026"/>
      </w:tabs>
      <w:spacing w:after="0" w:line="240" w:lineRule="auto"/>
      <w:pPrChange w:id="2" w:author="Vicky Wragg" w:date="2026-09-25T21:09:00Z">
        <w:pPr>
          <w:tabs>
            <w:tab w:val="center" w:pos="4513"/>
            <w:tab w:val="right" w:pos="9026"/>
          </w:tabs>
        </w:pPr>
      </w:pPrChange>
    </w:pPr>
    <w:rPr>
      <w:rFonts w:asciiTheme="minorHAnsi" w:eastAsiaTheme="minorHAnsi" w:hAnsiTheme="minorHAnsi" w:cstheme="minorBidi"/>
      <w:sz w:val="22"/>
      <w:szCs w:val="22"/>
      <w:lang w:val="en-GB"/>
      <w:rPrChange w:id="2" w:author="Vicky Wragg" w:date="2026-09-25T21:09:00Z">
        <w:rPr>
          <w:rFonts w:asciiTheme="minorHAnsi" w:eastAsiaTheme="minorHAnsi" w:hAnsiTheme="minorHAnsi" w:cstheme="minorBidi"/>
          <w:sz w:val="22"/>
          <w:szCs w:val="22"/>
          <w:lang w:val="en-GB" w:eastAsia="en-US" w:bidi="ar-SA"/>
        </w:rPr>
      </w:rPrChange>
    </w:rPr>
  </w:style>
  <w:style w:type="character" w:customStyle="1" w:styleId="FooterChar">
    <w:name w:val="Footer Char"/>
    <w:basedOn w:val="DefaultParagraphFont"/>
    <w:link w:val="Footer"/>
    <w:uiPriority w:val="99"/>
    <w:rsid w:val="00786A52"/>
    <w:rPr>
      <w:rFonts w:asciiTheme="minorHAnsi" w:eastAsiaTheme="minorHAnsi" w:hAnsiTheme="minorHAnsi" w:cstheme="minorBidi"/>
      <w:sz w:val="22"/>
      <w:szCs w:val="22"/>
      <w:lang w:val="en-GB"/>
    </w:rPr>
  </w:style>
  <w:style w:type="table" w:styleId="TableGrid">
    <w:name w:val="Table Grid"/>
    <w:basedOn w:val="TableNormal"/>
    <w:uiPriority w:val="39"/>
    <w:rsid w:val="00786A52"/>
    <w:pPr>
      <w:spacing w:after="0" w:line="240" w:lineRule="auto"/>
    </w:pPr>
    <w:rPr>
      <w:rFonts w:asciiTheme="minorHAnsi" w:eastAsiaTheme="minorHAnsi" w:hAnsiTheme="minorHAnsi" w:cstheme="minorBidi"/>
      <w:kern w:val="2"/>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9966275">
      <w:bodyDiv w:val="1"/>
      <w:marLeft w:val="0"/>
      <w:marRight w:val="0"/>
      <w:marTop w:val="0"/>
      <w:marBottom w:val="0"/>
      <w:divBdr>
        <w:top w:val="none" w:sz="0" w:space="0" w:color="auto"/>
        <w:left w:val="none" w:sz="0" w:space="0" w:color="auto"/>
        <w:bottom w:val="none" w:sz="0" w:space="0" w:color="auto"/>
        <w:right w:val="none" w:sz="0" w:space="0" w:color="auto"/>
      </w:divBdr>
      <w:divsChild>
        <w:div w:id="77094762">
          <w:marLeft w:val="0"/>
          <w:marRight w:val="0"/>
          <w:marTop w:val="0"/>
          <w:marBottom w:val="0"/>
          <w:divBdr>
            <w:top w:val="none" w:sz="0" w:space="0" w:color="auto"/>
            <w:left w:val="none" w:sz="0" w:space="0" w:color="auto"/>
            <w:bottom w:val="none" w:sz="0" w:space="0" w:color="auto"/>
            <w:right w:val="none" w:sz="0" w:space="0" w:color="auto"/>
          </w:divBdr>
        </w:div>
        <w:div w:id="91627188">
          <w:marLeft w:val="0"/>
          <w:marRight w:val="0"/>
          <w:marTop w:val="0"/>
          <w:marBottom w:val="0"/>
          <w:divBdr>
            <w:top w:val="none" w:sz="0" w:space="0" w:color="auto"/>
            <w:left w:val="none" w:sz="0" w:space="0" w:color="auto"/>
            <w:bottom w:val="none" w:sz="0" w:space="0" w:color="auto"/>
            <w:right w:val="none" w:sz="0" w:space="0" w:color="auto"/>
          </w:divBdr>
        </w:div>
        <w:div w:id="92283640">
          <w:marLeft w:val="0"/>
          <w:marRight w:val="0"/>
          <w:marTop w:val="0"/>
          <w:marBottom w:val="0"/>
          <w:divBdr>
            <w:top w:val="none" w:sz="0" w:space="0" w:color="auto"/>
            <w:left w:val="none" w:sz="0" w:space="0" w:color="auto"/>
            <w:bottom w:val="none" w:sz="0" w:space="0" w:color="auto"/>
            <w:right w:val="none" w:sz="0" w:space="0" w:color="auto"/>
          </w:divBdr>
        </w:div>
        <w:div w:id="257520496">
          <w:marLeft w:val="0"/>
          <w:marRight w:val="0"/>
          <w:marTop w:val="0"/>
          <w:marBottom w:val="0"/>
          <w:divBdr>
            <w:top w:val="none" w:sz="0" w:space="0" w:color="auto"/>
            <w:left w:val="none" w:sz="0" w:space="0" w:color="auto"/>
            <w:bottom w:val="none" w:sz="0" w:space="0" w:color="auto"/>
            <w:right w:val="none" w:sz="0" w:space="0" w:color="auto"/>
          </w:divBdr>
        </w:div>
        <w:div w:id="679889411">
          <w:marLeft w:val="0"/>
          <w:marRight w:val="0"/>
          <w:marTop w:val="0"/>
          <w:marBottom w:val="0"/>
          <w:divBdr>
            <w:top w:val="none" w:sz="0" w:space="0" w:color="auto"/>
            <w:left w:val="none" w:sz="0" w:space="0" w:color="auto"/>
            <w:bottom w:val="none" w:sz="0" w:space="0" w:color="auto"/>
            <w:right w:val="none" w:sz="0" w:space="0" w:color="auto"/>
          </w:divBdr>
        </w:div>
        <w:div w:id="680862719">
          <w:marLeft w:val="0"/>
          <w:marRight w:val="0"/>
          <w:marTop w:val="0"/>
          <w:marBottom w:val="0"/>
          <w:divBdr>
            <w:top w:val="none" w:sz="0" w:space="0" w:color="auto"/>
            <w:left w:val="none" w:sz="0" w:space="0" w:color="auto"/>
            <w:bottom w:val="none" w:sz="0" w:space="0" w:color="auto"/>
            <w:right w:val="none" w:sz="0" w:space="0" w:color="auto"/>
          </w:divBdr>
        </w:div>
        <w:div w:id="806780431">
          <w:marLeft w:val="0"/>
          <w:marRight w:val="0"/>
          <w:marTop w:val="0"/>
          <w:marBottom w:val="0"/>
          <w:divBdr>
            <w:top w:val="none" w:sz="0" w:space="0" w:color="auto"/>
            <w:left w:val="none" w:sz="0" w:space="0" w:color="auto"/>
            <w:bottom w:val="none" w:sz="0" w:space="0" w:color="auto"/>
            <w:right w:val="none" w:sz="0" w:space="0" w:color="auto"/>
          </w:divBdr>
        </w:div>
        <w:div w:id="1014848070">
          <w:marLeft w:val="0"/>
          <w:marRight w:val="0"/>
          <w:marTop w:val="0"/>
          <w:marBottom w:val="0"/>
          <w:divBdr>
            <w:top w:val="none" w:sz="0" w:space="0" w:color="auto"/>
            <w:left w:val="none" w:sz="0" w:space="0" w:color="auto"/>
            <w:bottom w:val="none" w:sz="0" w:space="0" w:color="auto"/>
            <w:right w:val="none" w:sz="0" w:space="0" w:color="auto"/>
          </w:divBdr>
        </w:div>
        <w:div w:id="1176656745">
          <w:marLeft w:val="0"/>
          <w:marRight w:val="0"/>
          <w:marTop w:val="0"/>
          <w:marBottom w:val="0"/>
          <w:divBdr>
            <w:top w:val="none" w:sz="0" w:space="0" w:color="auto"/>
            <w:left w:val="none" w:sz="0" w:space="0" w:color="auto"/>
            <w:bottom w:val="none" w:sz="0" w:space="0" w:color="auto"/>
            <w:right w:val="none" w:sz="0" w:space="0" w:color="auto"/>
          </w:divBdr>
        </w:div>
        <w:div w:id="1228607576">
          <w:marLeft w:val="0"/>
          <w:marRight w:val="0"/>
          <w:marTop w:val="0"/>
          <w:marBottom w:val="0"/>
          <w:divBdr>
            <w:top w:val="none" w:sz="0" w:space="0" w:color="auto"/>
            <w:left w:val="none" w:sz="0" w:space="0" w:color="auto"/>
            <w:bottom w:val="none" w:sz="0" w:space="0" w:color="auto"/>
            <w:right w:val="none" w:sz="0" w:space="0" w:color="auto"/>
          </w:divBdr>
        </w:div>
        <w:div w:id="1467578193">
          <w:marLeft w:val="0"/>
          <w:marRight w:val="0"/>
          <w:marTop w:val="0"/>
          <w:marBottom w:val="0"/>
          <w:divBdr>
            <w:top w:val="none" w:sz="0" w:space="0" w:color="auto"/>
            <w:left w:val="none" w:sz="0" w:space="0" w:color="auto"/>
            <w:bottom w:val="none" w:sz="0" w:space="0" w:color="auto"/>
            <w:right w:val="none" w:sz="0" w:space="0" w:color="auto"/>
          </w:divBdr>
        </w:div>
        <w:div w:id="1712656478">
          <w:marLeft w:val="0"/>
          <w:marRight w:val="0"/>
          <w:marTop w:val="0"/>
          <w:marBottom w:val="0"/>
          <w:divBdr>
            <w:top w:val="none" w:sz="0" w:space="0" w:color="auto"/>
            <w:left w:val="none" w:sz="0" w:space="0" w:color="auto"/>
            <w:bottom w:val="none" w:sz="0" w:space="0" w:color="auto"/>
            <w:right w:val="none" w:sz="0" w:space="0" w:color="auto"/>
          </w:divBdr>
        </w:div>
        <w:div w:id="1755668923">
          <w:marLeft w:val="0"/>
          <w:marRight w:val="0"/>
          <w:marTop w:val="0"/>
          <w:marBottom w:val="0"/>
          <w:divBdr>
            <w:top w:val="none" w:sz="0" w:space="0" w:color="auto"/>
            <w:left w:val="none" w:sz="0" w:space="0" w:color="auto"/>
            <w:bottom w:val="none" w:sz="0" w:space="0" w:color="auto"/>
            <w:right w:val="none" w:sz="0" w:space="0" w:color="auto"/>
          </w:divBdr>
        </w:div>
        <w:div w:id="1787579200">
          <w:marLeft w:val="0"/>
          <w:marRight w:val="0"/>
          <w:marTop w:val="0"/>
          <w:marBottom w:val="0"/>
          <w:divBdr>
            <w:top w:val="none" w:sz="0" w:space="0" w:color="auto"/>
            <w:left w:val="none" w:sz="0" w:space="0" w:color="auto"/>
            <w:bottom w:val="none" w:sz="0" w:space="0" w:color="auto"/>
            <w:right w:val="none" w:sz="0" w:space="0" w:color="auto"/>
          </w:divBdr>
        </w:div>
        <w:div w:id="2110998872">
          <w:marLeft w:val="0"/>
          <w:marRight w:val="0"/>
          <w:marTop w:val="0"/>
          <w:marBottom w:val="0"/>
          <w:divBdr>
            <w:top w:val="none" w:sz="0" w:space="0" w:color="auto"/>
            <w:left w:val="none" w:sz="0" w:space="0" w:color="auto"/>
            <w:bottom w:val="none" w:sz="0" w:space="0" w:color="auto"/>
            <w:right w:val="none" w:sz="0" w:space="0" w:color="auto"/>
          </w:divBdr>
        </w:div>
        <w:div w:id="2142722362">
          <w:marLeft w:val="0"/>
          <w:marRight w:val="0"/>
          <w:marTop w:val="0"/>
          <w:marBottom w:val="0"/>
          <w:divBdr>
            <w:top w:val="none" w:sz="0" w:space="0" w:color="auto"/>
            <w:left w:val="none" w:sz="0" w:space="0" w:color="auto"/>
            <w:bottom w:val="none" w:sz="0" w:space="0" w:color="auto"/>
            <w:right w:val="none" w:sz="0" w:space="0" w:color="auto"/>
          </w:divBdr>
        </w:div>
      </w:divsChild>
    </w:div>
    <w:div w:id="903376564">
      <w:bodyDiv w:val="1"/>
      <w:marLeft w:val="0"/>
      <w:marRight w:val="0"/>
      <w:marTop w:val="0"/>
      <w:marBottom w:val="0"/>
      <w:divBdr>
        <w:top w:val="none" w:sz="0" w:space="0" w:color="auto"/>
        <w:left w:val="none" w:sz="0" w:space="0" w:color="auto"/>
        <w:bottom w:val="none" w:sz="0" w:space="0" w:color="auto"/>
        <w:right w:val="none" w:sz="0" w:space="0" w:color="auto"/>
      </w:divBdr>
      <w:divsChild>
        <w:div w:id="73093341">
          <w:marLeft w:val="0"/>
          <w:marRight w:val="0"/>
          <w:marTop w:val="0"/>
          <w:marBottom w:val="0"/>
          <w:divBdr>
            <w:top w:val="none" w:sz="0" w:space="0" w:color="auto"/>
            <w:left w:val="none" w:sz="0" w:space="0" w:color="auto"/>
            <w:bottom w:val="none" w:sz="0" w:space="0" w:color="auto"/>
            <w:right w:val="none" w:sz="0" w:space="0" w:color="auto"/>
          </w:divBdr>
        </w:div>
        <w:div w:id="348025656">
          <w:marLeft w:val="0"/>
          <w:marRight w:val="0"/>
          <w:marTop w:val="0"/>
          <w:marBottom w:val="0"/>
          <w:divBdr>
            <w:top w:val="none" w:sz="0" w:space="0" w:color="auto"/>
            <w:left w:val="none" w:sz="0" w:space="0" w:color="auto"/>
            <w:bottom w:val="none" w:sz="0" w:space="0" w:color="auto"/>
            <w:right w:val="none" w:sz="0" w:space="0" w:color="auto"/>
          </w:divBdr>
        </w:div>
        <w:div w:id="420222495">
          <w:marLeft w:val="0"/>
          <w:marRight w:val="0"/>
          <w:marTop w:val="0"/>
          <w:marBottom w:val="0"/>
          <w:divBdr>
            <w:top w:val="none" w:sz="0" w:space="0" w:color="auto"/>
            <w:left w:val="none" w:sz="0" w:space="0" w:color="auto"/>
            <w:bottom w:val="none" w:sz="0" w:space="0" w:color="auto"/>
            <w:right w:val="none" w:sz="0" w:space="0" w:color="auto"/>
          </w:divBdr>
        </w:div>
        <w:div w:id="687020749">
          <w:marLeft w:val="0"/>
          <w:marRight w:val="0"/>
          <w:marTop w:val="0"/>
          <w:marBottom w:val="0"/>
          <w:divBdr>
            <w:top w:val="none" w:sz="0" w:space="0" w:color="auto"/>
            <w:left w:val="none" w:sz="0" w:space="0" w:color="auto"/>
            <w:bottom w:val="none" w:sz="0" w:space="0" w:color="auto"/>
            <w:right w:val="none" w:sz="0" w:space="0" w:color="auto"/>
          </w:divBdr>
        </w:div>
        <w:div w:id="707418193">
          <w:marLeft w:val="0"/>
          <w:marRight w:val="0"/>
          <w:marTop w:val="0"/>
          <w:marBottom w:val="0"/>
          <w:divBdr>
            <w:top w:val="none" w:sz="0" w:space="0" w:color="auto"/>
            <w:left w:val="none" w:sz="0" w:space="0" w:color="auto"/>
            <w:bottom w:val="none" w:sz="0" w:space="0" w:color="auto"/>
            <w:right w:val="none" w:sz="0" w:space="0" w:color="auto"/>
          </w:divBdr>
        </w:div>
        <w:div w:id="748774786">
          <w:marLeft w:val="0"/>
          <w:marRight w:val="0"/>
          <w:marTop w:val="0"/>
          <w:marBottom w:val="0"/>
          <w:divBdr>
            <w:top w:val="none" w:sz="0" w:space="0" w:color="auto"/>
            <w:left w:val="none" w:sz="0" w:space="0" w:color="auto"/>
            <w:bottom w:val="none" w:sz="0" w:space="0" w:color="auto"/>
            <w:right w:val="none" w:sz="0" w:space="0" w:color="auto"/>
          </w:divBdr>
        </w:div>
        <w:div w:id="807211049">
          <w:marLeft w:val="0"/>
          <w:marRight w:val="0"/>
          <w:marTop w:val="0"/>
          <w:marBottom w:val="0"/>
          <w:divBdr>
            <w:top w:val="none" w:sz="0" w:space="0" w:color="auto"/>
            <w:left w:val="none" w:sz="0" w:space="0" w:color="auto"/>
            <w:bottom w:val="none" w:sz="0" w:space="0" w:color="auto"/>
            <w:right w:val="none" w:sz="0" w:space="0" w:color="auto"/>
          </w:divBdr>
        </w:div>
        <w:div w:id="820342296">
          <w:marLeft w:val="0"/>
          <w:marRight w:val="0"/>
          <w:marTop w:val="0"/>
          <w:marBottom w:val="0"/>
          <w:divBdr>
            <w:top w:val="none" w:sz="0" w:space="0" w:color="auto"/>
            <w:left w:val="none" w:sz="0" w:space="0" w:color="auto"/>
            <w:bottom w:val="none" w:sz="0" w:space="0" w:color="auto"/>
            <w:right w:val="none" w:sz="0" w:space="0" w:color="auto"/>
          </w:divBdr>
        </w:div>
        <w:div w:id="899101077">
          <w:marLeft w:val="0"/>
          <w:marRight w:val="0"/>
          <w:marTop w:val="0"/>
          <w:marBottom w:val="0"/>
          <w:divBdr>
            <w:top w:val="none" w:sz="0" w:space="0" w:color="auto"/>
            <w:left w:val="none" w:sz="0" w:space="0" w:color="auto"/>
            <w:bottom w:val="none" w:sz="0" w:space="0" w:color="auto"/>
            <w:right w:val="none" w:sz="0" w:space="0" w:color="auto"/>
          </w:divBdr>
        </w:div>
        <w:div w:id="1154639415">
          <w:marLeft w:val="0"/>
          <w:marRight w:val="0"/>
          <w:marTop w:val="0"/>
          <w:marBottom w:val="0"/>
          <w:divBdr>
            <w:top w:val="none" w:sz="0" w:space="0" w:color="auto"/>
            <w:left w:val="none" w:sz="0" w:space="0" w:color="auto"/>
            <w:bottom w:val="none" w:sz="0" w:space="0" w:color="auto"/>
            <w:right w:val="none" w:sz="0" w:space="0" w:color="auto"/>
          </w:divBdr>
        </w:div>
        <w:div w:id="1475945115">
          <w:marLeft w:val="0"/>
          <w:marRight w:val="0"/>
          <w:marTop w:val="0"/>
          <w:marBottom w:val="0"/>
          <w:divBdr>
            <w:top w:val="none" w:sz="0" w:space="0" w:color="auto"/>
            <w:left w:val="none" w:sz="0" w:space="0" w:color="auto"/>
            <w:bottom w:val="none" w:sz="0" w:space="0" w:color="auto"/>
            <w:right w:val="none" w:sz="0" w:space="0" w:color="auto"/>
          </w:divBdr>
        </w:div>
        <w:div w:id="1536119791">
          <w:marLeft w:val="0"/>
          <w:marRight w:val="0"/>
          <w:marTop w:val="0"/>
          <w:marBottom w:val="0"/>
          <w:divBdr>
            <w:top w:val="none" w:sz="0" w:space="0" w:color="auto"/>
            <w:left w:val="none" w:sz="0" w:space="0" w:color="auto"/>
            <w:bottom w:val="none" w:sz="0" w:space="0" w:color="auto"/>
            <w:right w:val="none" w:sz="0" w:space="0" w:color="auto"/>
          </w:divBdr>
        </w:div>
        <w:div w:id="1577282830">
          <w:marLeft w:val="0"/>
          <w:marRight w:val="0"/>
          <w:marTop w:val="0"/>
          <w:marBottom w:val="0"/>
          <w:divBdr>
            <w:top w:val="none" w:sz="0" w:space="0" w:color="auto"/>
            <w:left w:val="none" w:sz="0" w:space="0" w:color="auto"/>
            <w:bottom w:val="none" w:sz="0" w:space="0" w:color="auto"/>
            <w:right w:val="none" w:sz="0" w:space="0" w:color="auto"/>
          </w:divBdr>
        </w:div>
        <w:div w:id="1631590842">
          <w:marLeft w:val="0"/>
          <w:marRight w:val="0"/>
          <w:marTop w:val="0"/>
          <w:marBottom w:val="0"/>
          <w:divBdr>
            <w:top w:val="none" w:sz="0" w:space="0" w:color="auto"/>
            <w:left w:val="none" w:sz="0" w:space="0" w:color="auto"/>
            <w:bottom w:val="none" w:sz="0" w:space="0" w:color="auto"/>
            <w:right w:val="none" w:sz="0" w:space="0" w:color="auto"/>
          </w:divBdr>
        </w:div>
        <w:div w:id="1734812341">
          <w:marLeft w:val="0"/>
          <w:marRight w:val="0"/>
          <w:marTop w:val="0"/>
          <w:marBottom w:val="0"/>
          <w:divBdr>
            <w:top w:val="none" w:sz="0" w:space="0" w:color="auto"/>
            <w:left w:val="none" w:sz="0" w:space="0" w:color="auto"/>
            <w:bottom w:val="none" w:sz="0" w:space="0" w:color="auto"/>
            <w:right w:val="none" w:sz="0" w:space="0" w:color="auto"/>
          </w:divBdr>
        </w:div>
        <w:div w:id="1960448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1063</Words>
  <Characters>6065</Characters>
  <Application>Microsoft Office Word</Application>
  <DocSecurity>0</DocSecurity>
  <Lines>50</Lines>
  <Paragraphs>14</Paragraphs>
  <ScaleCrop>false</ScaleCrop>
  <Manager/>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2023-12-29T17:10:00Z</dcterms:created>
  <dcterms:modified xsi:type="dcterms:W3CDTF">2026-09-26T01:09:00Z</dcterms:modified>
  <cp:category/>
</cp:coreProperties>
</file>