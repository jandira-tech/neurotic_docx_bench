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34945" w14:textId="77777777" w:rsidR="005A60E9" w:rsidRDefault="00B16289">
      <w:ins w:id="0" w:author="Comparison" w:date="2026-09-26T14:39:00Z" w16du:dateUtc="2026-09-26T18:39:00Z">
        <w:r>
          <w:t>Clear Formatting</w:t>
        </w:r>
      </w:ins>
      <w:del w:id="1" w:author="Comparison" w:date="2026-09-26T14:39:00Z" w16du:dateUtc="2026-09-26T18:39:00Z">
        <w:r>
          <w:rPr>
            <w:b/>
            <w:bCs/>
          </w:rPr>
          <w:delText>Center Bold</w:delText>
        </w:r>
      </w:del>
      <w:r>
        <w:rPr>
          <w:rPrChange w:id="2" w:author="Comparison" w:date="2026-09-26T14:39:00Z" w16du:dateUtc="2026-09-26T18:39:00Z">
            <w:rPr>
              <w:b/>
              <w:bCs/>
            </w:rPr>
          </w:rPrChange>
        </w:rPr>
        <w:t xml:space="preserve"> Demo</w:t>
      </w:r>
    </w:p>
    <w:p w14:paraId="0D2ED1C8" w14:textId="77777777" w:rsidR="005A60E9" w:rsidRDefault="00B16289">
      <w:r>
        <w:rPr>
          <w:rPrChange w:id="3" w:author="Comparison" w:date="2026-09-26T14:39:00Z" w16du:dateUtc="2026-09-26T18:39:00Z">
            <w:rPr>
              <w:b/>
              <w:bCs/>
            </w:rPr>
          </w:rPrChange>
        </w:rPr>
        <w:t xml:space="preserve">This document </w:t>
      </w:r>
      <w:ins w:id="4" w:author="Comparison" w:date="2026-09-26T14:39:00Z" w16du:dateUtc="2026-09-26T18:39:00Z">
        <w:r>
          <w:t>demonstrates clear</w:t>
        </w:r>
      </w:ins>
      <w:del w:id="5" w:author="Comparison" w:date="2026-09-26T14:39:00Z" w16du:dateUtc="2026-09-26T18:39:00Z">
        <w:r>
          <w:rPr>
            <w:b/>
            <w:bCs/>
          </w:rPr>
          <w:delText>combines center alignment with bold</w:delText>
        </w:r>
      </w:del>
      <w:r>
        <w:rPr>
          <w:rPrChange w:id="6" w:author="Comparison" w:date="2026-09-26T14:39:00Z" w16du:dateUtc="2026-09-26T18:39:00Z">
            <w:rPr>
              <w:b/>
              <w:bCs/>
            </w:rPr>
          </w:rPrChange>
        </w:rPr>
        <w:t xml:space="preserve"> formatting.</w:t>
      </w:r>
    </w:p>
    <w:p w14:paraId="5832A6D8" w14:textId="77777777" w:rsidR="005A60E9" w:rsidRDefault="00B16289">
      <w:ins w:id="7" w:author="Comparison" w:date="2026-09-26T14:39:00Z" w16du:dateUtc="2026-09-26T18:39:00Z">
        <w:r>
          <w:t>Text with bold, italic, underline formatting removed.</w:t>
        </w:r>
      </w:ins>
      <w:del w:id="8" w:author="Comparison" w:date="2026-09-26T14:39:00Z" w16du:dateUtc="2026-09-26T18:39:00Z">
        <w:r>
          <w:rPr>
            <w:b/>
            <w:bCs/>
          </w:rPr>
          <w:delText>Centered bold text is perfect for document titles and headers.</w:delText>
        </w:r>
      </w:del>
    </w:p>
    <w:sectPr w:rsidR="005A60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0E9"/>
    <w:rsid w:val="00014683"/>
    <w:rsid w:val="005017B3"/>
    <w:rsid w:val="005A60E9"/>
    <w:rsid w:val="006A0EB1"/>
    <w:rsid w:val="00A7577D"/>
    <w:rsid w:val="00B1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EF8D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2026-09-26T18:39:00Z</dcterms:modified>
</cp:coreProperties>
</file>