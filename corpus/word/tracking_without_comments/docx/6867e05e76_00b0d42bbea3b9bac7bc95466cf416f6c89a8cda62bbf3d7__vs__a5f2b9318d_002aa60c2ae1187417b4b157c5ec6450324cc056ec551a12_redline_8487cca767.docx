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2BB7A0" w14:textId="77777777" w:rsidR="00D46904" w:rsidRDefault="00A5391B" w:rsidP="00A5391B">
      <w:pPr>
        <w:jc w:val="center"/>
        <w:rPr>
          <w:ins w:id="1" w:author="mary.inoue@fap.local" w:date="2026-09-22T12:42:00Z" w16du:dateUtc="2026-09-22T16:42:00Z"/>
          <w:rFonts w:ascii="Arial" w:hAnsi="Arial" w:cs="Arial"/>
          <w:b/>
          <w:sz w:val="28"/>
          <w:szCs w:val="28"/>
        </w:rPr>
      </w:pPr>
      <w:ins w:id="2" w:author="mary.inoue@fap.local" w:date="2026-09-22T12:42:00Z" w16du:dateUtc="2026-09-22T16:42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2B304F7D" w14:textId="77777777" w:rsidR="00EB0E11" w:rsidRDefault="00EB0E11" w:rsidP="00A5391B">
      <w:pPr>
        <w:jc w:val="center"/>
        <w:rPr>
          <w:ins w:id="3" w:author="mary.inoue@fap.local" w:date="2026-09-22T12:42:00Z" w16du:dateUtc="2026-09-22T16:42:00Z"/>
          <w:rFonts w:ascii="Arial" w:hAnsi="Arial" w:cs="Arial"/>
          <w:b/>
          <w:sz w:val="28"/>
          <w:szCs w:val="28"/>
        </w:rPr>
      </w:pPr>
    </w:p>
    <w:p w14:paraId="77664A7E" w14:textId="77777777" w:rsidR="00EB0E11" w:rsidRPr="00AC2557" w:rsidRDefault="00EB0E11" w:rsidP="00EB0E11">
      <w:pPr>
        <w:rPr>
          <w:ins w:id="4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5" w:author="mary.inoue@fap.local" w:date="2026-09-22T12:42:00Z" w16du:dateUtc="2026-09-22T16:42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2A44CD0B" w14:textId="77777777" w:rsidR="00A5391B" w:rsidRDefault="00A5391B" w:rsidP="00A5391B">
      <w:pPr>
        <w:jc w:val="center"/>
        <w:rPr>
          <w:ins w:id="6" w:author="mary.inoue@fap.local" w:date="2026-09-22T12:42:00Z" w16du:dateUtc="2026-09-22T16:42:00Z"/>
          <w:rFonts w:ascii="Arial" w:hAnsi="Arial" w:cs="Arial"/>
          <w:b/>
          <w:sz w:val="28"/>
          <w:szCs w:val="28"/>
        </w:rPr>
      </w:pPr>
    </w:p>
    <w:p w14:paraId="2C7AEFD8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8" w:author="mary.inoue@fap.local" w:date="2026-09-22T12:42:00Z" w16du:dateUtc="2026-09-22T16:42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03500AF0" w14:textId="77777777" w:rsidR="00132F7D" w:rsidRDefault="00132F7D" w:rsidP="00A5391B">
      <w:pPr>
        <w:jc w:val="center"/>
        <w:rPr>
          <w:ins w:id="9" w:author="mary.inoue@fap.local" w:date="2026-09-22T12:42:00Z" w16du:dateUtc="2026-09-22T16:42:00Z"/>
          <w:rFonts w:ascii="Arial" w:hAnsi="Arial" w:cs="Arial"/>
          <w:b/>
          <w:sz w:val="28"/>
          <w:szCs w:val="28"/>
        </w:rPr>
      </w:pPr>
    </w:p>
    <w:p w14:paraId="30C04805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42:00Z" w16du:dateUtc="2026-09-22T16:4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5B97AF73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</w:p>
    <w:p w14:paraId="6532B221" w14:textId="77777777" w:rsidR="00A5391B" w:rsidRDefault="00A5391B" w:rsidP="00A5391B">
      <w:pPr>
        <w:rPr>
          <w:ins w:id="13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4" w:author="mary.inoue@fap.local" w:date="2026-09-22T12:42:00Z" w16du:dateUtc="2026-09-22T16:42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64E896A5" w14:textId="77777777" w:rsidR="00EB0E11" w:rsidRDefault="00EB0E11" w:rsidP="00A5391B">
      <w:pPr>
        <w:rPr>
          <w:ins w:id="15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6" w:author="mary.inoue@fap.local" w:date="2026-09-22T12:42:00Z" w16du:dateUtc="2026-09-22T16:42:00Z">
        <w:r>
          <w:rPr>
            <w:rFonts w:ascii="Arial" w:hAnsi="Arial" w:cs="Arial"/>
            <w:sz w:val="24"/>
            <w:szCs w:val="24"/>
          </w:rPr>
          <w:tab/>
        </w:r>
      </w:ins>
    </w:p>
    <w:p w14:paraId="49E81F0B" w14:textId="77777777" w:rsidR="0065070B" w:rsidRPr="00345AD1" w:rsidRDefault="0065070B" w:rsidP="0065070B">
      <w:pPr>
        <w:pStyle w:val="Default"/>
        <w:rPr>
          <w:ins w:id="17" w:author="mary.inoue@fap.local" w:date="2026-09-22T12:42:00Z" w16du:dateUtc="2026-09-22T16:42:00Z"/>
        </w:rPr>
      </w:pPr>
      <w:ins w:id="18" w:author="mary.inoue@fap.local" w:date="2026-09-22T12:42:00Z" w16du:dateUtc="2026-09-22T16:42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68FBC06F" w14:textId="77777777" w:rsidR="0065070B" w:rsidRDefault="0065070B" w:rsidP="00A5391B">
      <w:pPr>
        <w:rPr>
          <w:ins w:id="19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1D12618E" w14:textId="77777777" w:rsidR="00640AED" w:rsidRPr="00345AD1" w:rsidRDefault="00640AED" w:rsidP="00640AED">
      <w:pPr>
        <w:pStyle w:val="Default"/>
        <w:rPr>
          <w:ins w:id="20" w:author="mary.inoue@fap.local" w:date="2026-09-22T12:42:00Z" w16du:dateUtc="2026-09-22T16:42:00Z"/>
        </w:rPr>
      </w:pPr>
      <w:ins w:id="21" w:author="mary.inoue@fap.local" w:date="2026-09-22T12:42:00Z" w16du:dateUtc="2026-09-22T16:42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65354865" w14:textId="77777777" w:rsidR="00640AED" w:rsidRPr="00345AD1" w:rsidRDefault="00640AED" w:rsidP="00640AED">
      <w:pPr>
        <w:rPr>
          <w:ins w:id="22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4827334B" w14:textId="77777777" w:rsidR="00C9492A" w:rsidRDefault="00C9492A" w:rsidP="00C9492A">
      <w:pPr>
        <w:rPr>
          <w:ins w:id="23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4" w:author="mary.inoue@fap.local" w:date="2026-09-22T12:42:00Z" w16du:dateUtc="2026-09-22T16:42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22E78D9A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42:00Z" w16du:dateUtc="2026-09-22T16:4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2830201E" w14:textId="77777777" w:rsidR="00C9492A" w:rsidRDefault="00C9492A" w:rsidP="00C9492A">
      <w:pPr>
        <w:rPr>
          <w:ins w:id="27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594CEA33" w14:textId="77777777" w:rsidR="00A5391B" w:rsidRDefault="00A5391B" w:rsidP="00A5391B">
      <w:pPr>
        <w:rPr>
          <w:ins w:id="28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9" w:author="mary.inoue@fap.local" w:date="2026-09-22T12:42:00Z" w16du:dateUtc="2026-09-22T16:42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76C1956B" w14:textId="77777777" w:rsidR="00EB0E11" w:rsidRPr="002D0CC2" w:rsidRDefault="00EB0E11" w:rsidP="00EB0E11">
      <w:pPr>
        <w:rPr>
          <w:ins w:id="30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31" w:author="mary.inoue@fap.local" w:date="2026-09-22T12:42:00Z" w16du:dateUtc="2026-09-22T16:42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7B8E237A" w14:textId="77777777" w:rsidR="00EB0E11" w:rsidRDefault="00EB0E11" w:rsidP="00A5391B">
      <w:pPr>
        <w:rPr>
          <w:ins w:id="32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16F3F808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42:00Z" w16du:dateUtc="2026-09-22T16:4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87F165C" w14:textId="77777777" w:rsidR="00C9492A" w:rsidRDefault="00C9492A" w:rsidP="00C9492A">
      <w:pPr>
        <w:rPr>
          <w:ins w:id="35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2E899DE4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42:00Z" w16du:dateUtc="2026-09-22T16:42:00Z"/>
          <w:rFonts w:ascii="ArialMT" w:hAnsi="ArialMT" w:cs="ArialMT"/>
          <w:sz w:val="24"/>
          <w:szCs w:val="24"/>
        </w:rPr>
      </w:pPr>
      <w:ins w:id="37" w:author="mary.inoue@fap.local" w:date="2026-09-22T12:42:00Z" w16du:dateUtc="2026-09-22T16:42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707AFED4" w14:textId="77777777" w:rsidR="00C9492A" w:rsidRDefault="00C9492A" w:rsidP="00C9492A">
      <w:pPr>
        <w:rPr>
          <w:ins w:id="38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398F0466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40" w:author="mary.inoue@fap.local" w:date="2026-09-22T12:42:00Z" w16du:dateUtc="2026-09-22T16:42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3EA8A0C9" w14:textId="77777777" w:rsidR="002D511D" w:rsidRDefault="002D511D" w:rsidP="002D511D">
      <w:pPr>
        <w:rPr>
          <w:ins w:id="41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662D0FCA" w14:textId="77777777" w:rsidR="00F11D9F" w:rsidRDefault="00F11D9F" w:rsidP="00F11D9F">
      <w:pPr>
        <w:rPr>
          <w:ins w:id="42" w:author="mary.inoue@fap.local" w:date="2026-09-22T12:42:00Z" w16du:dateUtc="2026-09-22T16:42:00Z"/>
          <w:rFonts w:ascii="Arial" w:hAnsi="Arial" w:cs="Arial"/>
          <w:b/>
        </w:rPr>
      </w:pPr>
      <w:ins w:id="43" w:author="mary.inoue@fap.local" w:date="2026-09-22T12:42:00Z" w16du:dateUtc="2026-09-22T16:42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69C3B13D" w14:textId="77777777" w:rsidR="00F11D9F" w:rsidRPr="00F11D9F" w:rsidRDefault="00F11D9F" w:rsidP="00F11D9F">
      <w:pPr>
        <w:rPr>
          <w:ins w:id="44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45" w:author="mary.inoue@fap.local" w:date="2026-09-22T12:42:00Z" w16du:dateUtc="2026-09-22T16:42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137370D7" w14:textId="77777777" w:rsidR="00F11D9F" w:rsidRDefault="00F11D9F" w:rsidP="00F11D9F">
      <w:pPr>
        <w:rPr>
          <w:ins w:id="46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4EBCAF5D" w14:textId="77777777" w:rsidR="00F11D9F" w:rsidRDefault="00F11D9F" w:rsidP="002D511D">
      <w:pPr>
        <w:rPr>
          <w:ins w:id="47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37A052A9" w14:textId="77777777" w:rsidR="00A5391B" w:rsidRDefault="002D22E0" w:rsidP="00A5391B">
      <w:pPr>
        <w:rPr>
          <w:ins w:id="48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49" w:author="mary.inoue@fap.local" w:date="2026-09-22T12:42:00Z" w16du:dateUtc="2026-09-22T16:42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1C8FE900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42:00Z" w16du:dateUtc="2026-09-22T16:4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7EA630A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</w:p>
    <w:p w14:paraId="55E65FC2" w14:textId="77777777" w:rsidR="008C61C6" w:rsidRPr="00791921" w:rsidRDefault="008C61C6" w:rsidP="008C61C6">
      <w:pPr>
        <w:rPr>
          <w:ins w:id="53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54" w:author="mary.inoue@fap.local" w:date="2026-09-22T12:42:00Z" w16du:dateUtc="2026-09-22T16:42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01F46940" w14:textId="77777777" w:rsidR="001F3B9E" w:rsidRDefault="001F3B9E" w:rsidP="00A5391B">
      <w:pPr>
        <w:rPr>
          <w:ins w:id="55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18767293" w14:textId="77777777" w:rsidR="001F3B9E" w:rsidRDefault="001F3B9E" w:rsidP="00A5391B">
      <w:pPr>
        <w:rPr>
          <w:ins w:id="56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13163F55" w14:textId="77777777" w:rsidR="00DC250C" w:rsidRDefault="00DC250C" w:rsidP="00A5391B">
      <w:pPr>
        <w:rPr>
          <w:ins w:id="57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58" w:author="mary.inoue@fap.local" w:date="2026-09-22T12:42:00Z" w16du:dateUtc="2026-09-22T16:42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578866C3" w14:textId="77777777" w:rsidR="008C61C6" w:rsidRPr="002D0CC2" w:rsidRDefault="008C61C6" w:rsidP="008C61C6">
      <w:pPr>
        <w:rPr>
          <w:ins w:id="59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60" w:author="mary.inoue@fap.local" w:date="2026-09-22T12:42:00Z" w16du:dateUtc="2026-09-22T16:42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26DB1A3D" w14:textId="77777777" w:rsidR="003E02AD" w:rsidRDefault="003E02AD" w:rsidP="003E02AD">
      <w:pPr>
        <w:rPr>
          <w:ins w:id="61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3E8A5001" w14:textId="77777777" w:rsidR="003E02AD" w:rsidRDefault="003E02AD" w:rsidP="003E02AD">
      <w:pPr>
        <w:rPr>
          <w:ins w:id="62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63" w:author="mary.inoue@fap.local" w:date="2026-09-22T12:42:00Z" w16du:dateUtc="2026-09-22T16:42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5B2C18E5" w14:textId="77777777" w:rsidR="008C61C6" w:rsidRDefault="008C61C6" w:rsidP="00A5391B">
      <w:pPr>
        <w:rPr>
          <w:ins w:id="64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45C3DD90" w14:textId="77777777" w:rsidR="00AF3743" w:rsidRDefault="00AF3743" w:rsidP="00AF3743">
      <w:pPr>
        <w:pStyle w:val="Default"/>
        <w:rPr>
          <w:ins w:id="65" w:author="mary.inoue@fap.local" w:date="2026-09-22T12:42:00Z" w16du:dateUtc="2026-09-22T16:42:00Z"/>
          <w:rFonts w:ascii="ArialMT" w:hAnsi="ArialMT" w:cs="ArialMT"/>
        </w:rPr>
      </w:pPr>
      <w:ins w:id="66" w:author="mary.inoue@fap.local" w:date="2026-09-22T12:42:00Z" w16du:dateUtc="2026-09-22T16:42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0617A506" w14:textId="77777777" w:rsidR="00AF3743" w:rsidRDefault="00AF3743" w:rsidP="00A5391B">
      <w:pPr>
        <w:rPr>
          <w:ins w:id="67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54228423" w14:textId="77777777" w:rsidR="00500EF8" w:rsidRPr="00500EF8" w:rsidRDefault="00500EF8" w:rsidP="00A5391B">
      <w:pPr>
        <w:rPr>
          <w:ins w:id="68" w:author="mary.inoue@fap.local" w:date="2026-09-22T12:42:00Z" w16du:dateUtc="2026-09-22T16:42:00Z"/>
          <w:rFonts w:ascii="Arial" w:hAnsi="Arial" w:cs="Arial"/>
          <w:sz w:val="24"/>
          <w:szCs w:val="24"/>
          <w:lang w:val="en-US"/>
        </w:rPr>
      </w:pPr>
      <w:ins w:id="69" w:author="mary.inoue@fap.local" w:date="2026-09-22T12:42:00Z" w16du:dateUtc="2026-09-22T16:42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4B340BF4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42:00Z" w16du:dateUtc="2026-09-22T16:4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26BB764B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</w:p>
    <w:p w14:paraId="00B5EF3F" w14:textId="77777777" w:rsidR="005120F2" w:rsidRPr="000759E6" w:rsidRDefault="005120F2" w:rsidP="005120F2">
      <w:pPr>
        <w:rPr>
          <w:ins w:id="73" w:author="mary.inoue@fap.local" w:date="2026-09-22T12:42:00Z" w16du:dateUtc="2026-09-22T16:42:00Z"/>
          <w:rFonts w:ascii="Arial" w:hAnsi="Arial" w:cs="Arial"/>
          <w:sz w:val="24"/>
          <w:szCs w:val="24"/>
          <w:lang w:val="en-US"/>
        </w:rPr>
      </w:pPr>
      <w:ins w:id="74" w:author="mary.inoue@fap.local" w:date="2026-09-22T12:42:00Z" w16du:dateUtc="2026-09-22T16:42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5EA7E8C0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</w:p>
    <w:p w14:paraId="6A98F5AD" w14:textId="77777777" w:rsidR="009C4CE8" w:rsidRPr="00345AD1" w:rsidRDefault="009C4CE8" w:rsidP="009C4CE8">
      <w:pPr>
        <w:pStyle w:val="Default"/>
        <w:rPr>
          <w:ins w:id="76" w:author="mary.inoue@fap.local" w:date="2026-09-22T12:42:00Z" w16du:dateUtc="2026-09-22T16:42:00Z"/>
          <w:rFonts w:ascii="ArialMT" w:hAnsi="ArialMT" w:cs="ArialMT"/>
        </w:rPr>
      </w:pPr>
    </w:p>
    <w:p w14:paraId="0915D0AF" w14:textId="77777777" w:rsidR="009C4CE8" w:rsidRDefault="009C4CE8" w:rsidP="009C4CE8">
      <w:pPr>
        <w:pStyle w:val="Default"/>
        <w:rPr>
          <w:ins w:id="77" w:author="mary.inoue@fap.local" w:date="2026-09-22T12:42:00Z" w16du:dateUtc="2026-09-22T16:42:00Z"/>
          <w:rFonts w:ascii="ArialMT" w:hAnsi="ArialMT" w:cs="ArialMT"/>
        </w:rPr>
      </w:pPr>
    </w:p>
    <w:p w14:paraId="24F36D18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42:00Z" w16du:dateUtc="2026-09-22T16:42:00Z"/>
          <w:rFonts w:ascii="ArialMT" w:hAnsi="ArialMT" w:cs="ArialMT"/>
          <w:sz w:val="24"/>
          <w:szCs w:val="24"/>
        </w:rPr>
      </w:pPr>
      <w:ins w:id="79" w:author="mary.inoue@fap.local" w:date="2026-09-22T12:42:00Z" w16du:dateUtc="2026-09-22T16:42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29ACE8F1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42:00Z" w16du:dateUtc="2026-09-22T16:42:00Z"/>
          <w:rFonts w:ascii="ArialMT" w:hAnsi="ArialMT" w:cs="ArialMT"/>
          <w:sz w:val="24"/>
          <w:szCs w:val="24"/>
        </w:rPr>
      </w:pPr>
    </w:p>
    <w:p w14:paraId="69713A5E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42:00Z" w16du:dateUtc="2026-09-22T16:42:00Z"/>
          <w:rFonts w:ascii="ArialMT" w:hAnsi="ArialMT" w:cs="ArialMT"/>
          <w:sz w:val="24"/>
          <w:szCs w:val="24"/>
        </w:rPr>
      </w:pPr>
      <w:ins w:id="82" w:author="mary.inoue@fap.local" w:date="2026-09-22T12:42:00Z" w16du:dateUtc="2026-09-22T16:42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37D919AA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42:00Z" w16du:dateUtc="2026-09-22T16:42:00Z"/>
          <w:rFonts w:ascii="ArialMT" w:hAnsi="ArialMT" w:cs="ArialMT"/>
          <w:sz w:val="24"/>
          <w:szCs w:val="24"/>
        </w:rPr>
      </w:pPr>
    </w:p>
    <w:p w14:paraId="1EBA6FB8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42:00Z" w16du:dateUtc="2026-09-22T16:42:00Z"/>
          <w:rFonts w:ascii="ArialMT" w:hAnsi="ArialMT" w:cs="ArialMT"/>
          <w:sz w:val="24"/>
          <w:szCs w:val="24"/>
        </w:rPr>
      </w:pPr>
      <w:ins w:id="85" w:author="mary.inoue@fap.local" w:date="2026-09-22T12:42:00Z" w16du:dateUtc="2026-09-22T16:42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715C9AF7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42:00Z" w16du:dateUtc="2026-09-22T16:42:00Z"/>
          <w:rFonts w:ascii="ArialMT" w:hAnsi="ArialMT" w:cs="ArialMT"/>
          <w:sz w:val="24"/>
          <w:szCs w:val="24"/>
        </w:rPr>
      </w:pPr>
    </w:p>
    <w:p w14:paraId="08B1ED9F" w14:textId="77777777" w:rsidR="004B4464" w:rsidRPr="000759E6" w:rsidRDefault="004B4464" w:rsidP="004B4464">
      <w:pPr>
        <w:rPr>
          <w:ins w:id="87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88" w:author="mary.inoue@fap.local" w:date="2026-09-22T12:42:00Z" w16du:dateUtc="2026-09-22T16:42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2CF591DA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42:00Z" w16du:dateUtc="2026-09-22T16:42:00Z"/>
          <w:rFonts w:ascii="ArialMT" w:hAnsi="ArialMT" w:cs="ArialMT"/>
          <w:sz w:val="24"/>
          <w:szCs w:val="24"/>
        </w:rPr>
      </w:pPr>
    </w:p>
    <w:p w14:paraId="63E92EA9" w14:textId="77777777" w:rsidR="009C4CE8" w:rsidRDefault="009C4CE8" w:rsidP="00A5391B">
      <w:pPr>
        <w:rPr>
          <w:ins w:id="90" w:author="mary.inoue@fap.local" w:date="2026-09-22T12:42:00Z" w16du:dateUtc="2026-09-22T16:42:00Z"/>
          <w:rFonts w:ascii="Arial" w:hAnsi="Arial" w:cs="Arial"/>
          <w:sz w:val="24"/>
          <w:szCs w:val="24"/>
          <w:lang w:val="en-US"/>
        </w:rPr>
      </w:pPr>
    </w:p>
    <w:p w14:paraId="03AFFAC4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42:00Z" w16du:dateUtc="2026-09-22T16:42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1133DDDD" w14:textId="77777777" w:rsidR="00AA2126" w:rsidRDefault="00AA2126" w:rsidP="00A5391B">
      <w:pPr>
        <w:rPr>
          <w:ins w:id="93" w:author="mary.inoue@fap.local" w:date="2026-09-22T12:42:00Z" w16du:dateUtc="2026-09-22T16:42:00Z"/>
          <w:rFonts w:ascii="Arial" w:hAnsi="Arial" w:cs="Arial"/>
          <w:sz w:val="24"/>
          <w:szCs w:val="24"/>
          <w:lang w:val="en-US"/>
        </w:rPr>
      </w:pPr>
    </w:p>
    <w:p w14:paraId="0DD324A8" w14:textId="77777777" w:rsidR="00DC250C" w:rsidRDefault="00500EF8" w:rsidP="00A5391B">
      <w:pPr>
        <w:rPr>
          <w:ins w:id="94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95" w:author="mary.inoue@fap.local" w:date="2026-09-22T12:42:00Z" w16du:dateUtc="2026-09-22T16:42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7831EB70" w14:textId="77777777" w:rsidR="00ED46E8" w:rsidRPr="002D0762" w:rsidRDefault="00ED46E8" w:rsidP="00ED46E8">
      <w:pPr>
        <w:rPr>
          <w:ins w:id="96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97" w:author="mary.inoue@fap.local" w:date="2026-09-22T12:42:00Z" w16du:dateUtc="2026-09-22T16:42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2E22208C" w14:textId="77777777" w:rsidR="00ED46E8" w:rsidRPr="00500EF8" w:rsidRDefault="00ED46E8" w:rsidP="00A5391B">
      <w:pPr>
        <w:rPr>
          <w:ins w:id="98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6E47743F" w14:textId="77777777" w:rsidR="00DC250C" w:rsidRDefault="005B3636" w:rsidP="00A5391B">
      <w:pPr>
        <w:rPr>
          <w:ins w:id="99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00" w:author="mary.inoue@fap.local" w:date="2026-09-22T12:42:00Z" w16du:dateUtc="2026-09-22T16:42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4643897A" w14:textId="77777777" w:rsidR="00E0284E" w:rsidRPr="00674D51" w:rsidRDefault="00E0284E" w:rsidP="00A5391B">
      <w:pPr>
        <w:rPr>
          <w:ins w:id="101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02" w:author="mary.inoue@fap.local" w:date="2026-09-22T12:42:00Z" w16du:dateUtc="2026-09-22T16:42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27FDD913" w14:textId="77777777" w:rsidR="00AA2126" w:rsidRDefault="00AA2126" w:rsidP="00AA2126">
      <w:pPr>
        <w:pStyle w:val="Default"/>
        <w:rPr>
          <w:ins w:id="103" w:author="mary.inoue@fap.local" w:date="2026-09-22T12:42:00Z" w16du:dateUtc="2026-09-22T16:42:00Z"/>
        </w:rPr>
      </w:pPr>
      <w:ins w:id="104" w:author="mary.inoue@fap.local" w:date="2026-09-22T12:42:00Z" w16du:dateUtc="2026-09-22T16:42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507D79E1" w14:textId="77777777" w:rsidR="000172AA" w:rsidRDefault="000172AA" w:rsidP="00AA2126">
      <w:pPr>
        <w:pStyle w:val="Default"/>
        <w:rPr>
          <w:ins w:id="105" w:author="mary.inoue@fap.local" w:date="2026-09-22T12:42:00Z" w16du:dateUtc="2026-09-22T16:42:00Z"/>
        </w:rPr>
      </w:pPr>
    </w:p>
    <w:p w14:paraId="78B98D9E" w14:textId="77777777" w:rsidR="000172AA" w:rsidRDefault="000172AA" w:rsidP="000172AA">
      <w:pPr>
        <w:rPr>
          <w:ins w:id="106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07" w:author="mary.inoue@fap.local" w:date="2026-09-22T12:42:00Z" w16du:dateUtc="2026-09-22T16:42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017AE149" w14:textId="77777777" w:rsidR="000172AA" w:rsidRDefault="000172AA" w:rsidP="00AA2126">
      <w:pPr>
        <w:pStyle w:val="Default"/>
        <w:rPr>
          <w:ins w:id="108" w:author="mary.inoue@fap.local" w:date="2026-09-22T12:42:00Z" w16du:dateUtc="2026-09-22T16:42:00Z"/>
        </w:rPr>
      </w:pPr>
    </w:p>
    <w:p w14:paraId="62215CCC" w14:textId="77777777" w:rsidR="00AA2126" w:rsidRPr="00345AD1" w:rsidRDefault="00AA2126" w:rsidP="00AA2126">
      <w:pPr>
        <w:pStyle w:val="Default"/>
        <w:rPr>
          <w:ins w:id="109" w:author="mary.inoue@fap.local" w:date="2026-09-22T12:42:00Z" w16du:dateUtc="2026-09-22T16:42:00Z"/>
        </w:rPr>
      </w:pPr>
    </w:p>
    <w:p w14:paraId="34F1EF8E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42:00Z" w16du:dateUtc="2026-09-22T16:42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07FD9AD" w14:textId="77777777" w:rsidR="00AA2126" w:rsidRDefault="00AA2126" w:rsidP="00A5391B">
      <w:pPr>
        <w:rPr>
          <w:ins w:id="112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03CE9971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42:00Z" w16du:dateUtc="2026-09-22T16:42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27E1447E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080D5158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42:00Z" w16du:dateUtc="2026-09-22T16:42:00Z"/>
          <w:rFonts w:ascii="Arial" w:hAnsi="Arial" w:cs="Arial"/>
          <w:b/>
          <w:sz w:val="24"/>
          <w:szCs w:val="24"/>
        </w:rPr>
      </w:pPr>
      <w:ins w:id="117" w:author="mary.inoue@fap.local" w:date="2026-09-22T12:42:00Z" w16du:dateUtc="2026-09-22T16:42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01F65FF5" w14:textId="77777777" w:rsidR="00C01CF0" w:rsidRDefault="00C01CF0" w:rsidP="00A5391B">
      <w:pPr>
        <w:rPr>
          <w:ins w:id="118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63CBFC50" w14:textId="77777777" w:rsidR="00E0284E" w:rsidRPr="006A49C0" w:rsidRDefault="006A49C0" w:rsidP="00A5391B">
      <w:pPr>
        <w:rPr>
          <w:ins w:id="119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20" w:author="mary.inoue@fap.local" w:date="2026-09-22T12:42:00Z" w16du:dateUtc="2026-09-22T16:42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239B7FC1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42:00Z" w16du:dateUtc="2026-09-22T16:42:00Z"/>
          <w:rFonts w:ascii="ArialMT" w:hAnsi="ArialMT" w:cs="ArialMT"/>
          <w:sz w:val="24"/>
          <w:szCs w:val="24"/>
        </w:rPr>
      </w:pPr>
    </w:p>
    <w:p w14:paraId="1F80CECE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42:00Z" w16du:dateUtc="2026-09-22T16:42:00Z"/>
          <w:rFonts w:ascii="ArialMT" w:hAnsi="ArialMT" w:cs="ArialMT"/>
          <w:sz w:val="24"/>
          <w:szCs w:val="24"/>
        </w:rPr>
      </w:pPr>
      <w:ins w:id="123" w:author="mary.inoue@fap.local" w:date="2026-09-22T12:42:00Z" w16du:dateUtc="2026-09-22T16:42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2B8A7773" w14:textId="77777777" w:rsidR="006575DD" w:rsidRDefault="006575DD" w:rsidP="006575DD">
      <w:pPr>
        <w:rPr>
          <w:ins w:id="124" w:author="mary.inoue@fap.local" w:date="2026-09-22T12:42:00Z" w16du:dateUtc="2026-09-22T16:42:00Z"/>
          <w:rFonts w:ascii="Arial" w:hAnsi="Arial" w:cs="Arial"/>
          <w:b/>
          <w:sz w:val="24"/>
          <w:szCs w:val="24"/>
        </w:rPr>
      </w:pPr>
    </w:p>
    <w:p w14:paraId="7A153C9B" w14:textId="77777777" w:rsidR="006A49C0" w:rsidRDefault="006575DD" w:rsidP="00A5391B">
      <w:pPr>
        <w:rPr>
          <w:ins w:id="125" w:author="mary.inoue@fap.local" w:date="2026-09-22T12:42:00Z" w16du:dateUtc="2026-09-22T16:42:00Z"/>
          <w:rFonts w:ascii="Arial" w:hAnsi="Arial" w:cs="Arial"/>
          <w:b/>
          <w:sz w:val="24"/>
          <w:szCs w:val="24"/>
        </w:rPr>
      </w:pPr>
      <w:ins w:id="126" w:author="mary.inoue@fap.local" w:date="2026-09-22T12:42:00Z" w16du:dateUtc="2026-09-22T16:42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1BC3119A" w14:textId="77777777" w:rsidR="004D03FD" w:rsidRDefault="004D03FD" w:rsidP="00A5391B">
      <w:pPr>
        <w:rPr>
          <w:ins w:id="127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28" w:author="mary.inoue@fap.local" w:date="2026-09-22T12:42:00Z" w16du:dateUtc="2026-09-22T16:42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25870E33" w14:textId="77777777" w:rsidR="005B2275" w:rsidRDefault="005B2275" w:rsidP="00A5391B">
      <w:pPr>
        <w:rPr>
          <w:ins w:id="129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4938786B" w14:textId="77777777" w:rsidR="005B2275" w:rsidRPr="00FD6C0D" w:rsidRDefault="005B2275" w:rsidP="005B2275">
      <w:pPr>
        <w:rPr>
          <w:ins w:id="130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31" w:author="mary.inoue@fap.local" w:date="2026-09-22T12:42:00Z" w16du:dateUtc="2026-09-22T16:42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16707C10" w14:textId="77777777" w:rsidR="005B2275" w:rsidRPr="004D03FD" w:rsidRDefault="005B2275" w:rsidP="00A5391B">
      <w:pPr>
        <w:rPr>
          <w:ins w:id="132" w:author="mary.inoue@fap.local" w:date="2026-09-22T12:42:00Z" w16du:dateUtc="2026-09-22T16:42:00Z"/>
          <w:rFonts w:ascii="Arial" w:hAnsi="Arial" w:cs="Arial"/>
          <w:b/>
          <w:sz w:val="24"/>
          <w:szCs w:val="24"/>
        </w:rPr>
      </w:pPr>
    </w:p>
    <w:p w14:paraId="74542775" w14:textId="77777777" w:rsidR="00C43956" w:rsidRDefault="00C43956" w:rsidP="00C43956">
      <w:pPr>
        <w:rPr>
          <w:ins w:id="133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34" w:author="mary.inoue@fap.local" w:date="2026-09-22T12:42:00Z" w16du:dateUtc="2026-09-22T16:42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5B7AB5CE" w14:textId="77777777" w:rsidR="00A54CA6" w:rsidRPr="00C6444F" w:rsidRDefault="00A54CA6" w:rsidP="00A54CA6">
      <w:pPr>
        <w:rPr>
          <w:ins w:id="135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36" w:author="mary.inoue@fap.local" w:date="2026-09-22T12:42:00Z" w16du:dateUtc="2026-09-22T16:42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0D9D74E2" w14:textId="77777777" w:rsidR="00A54CA6" w:rsidRDefault="00A54CA6" w:rsidP="00A54CA6">
      <w:pPr>
        <w:rPr>
          <w:ins w:id="137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6C99BBCB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42:00Z" w16du:dateUtc="2026-09-22T16:42:00Z"/>
          <w:rFonts w:ascii="ArialMT" w:hAnsi="ArialMT" w:cs="ArialMT"/>
          <w:sz w:val="24"/>
          <w:szCs w:val="24"/>
        </w:rPr>
      </w:pPr>
      <w:ins w:id="139" w:author="mary.inoue@fap.local" w:date="2026-09-22T12:42:00Z" w16du:dateUtc="2026-09-22T16:42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60C655B4" w14:textId="77777777" w:rsidR="00C43956" w:rsidRDefault="00C43956" w:rsidP="00A5391B">
      <w:pPr>
        <w:rPr>
          <w:ins w:id="140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33D2B714" w14:textId="77777777" w:rsidR="00ED407E" w:rsidRPr="00345AD1" w:rsidRDefault="00ED407E" w:rsidP="00ED407E">
      <w:pPr>
        <w:pStyle w:val="Default"/>
        <w:rPr>
          <w:ins w:id="141" w:author="mary.inoue@fap.local" w:date="2026-09-22T12:42:00Z" w16du:dateUtc="2026-09-22T16:42:00Z"/>
        </w:rPr>
      </w:pPr>
      <w:ins w:id="142" w:author="mary.inoue@fap.local" w:date="2026-09-22T12:42:00Z" w16du:dateUtc="2026-09-22T16:42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35C64831" w14:textId="77777777" w:rsidR="00ED407E" w:rsidRDefault="00ED407E" w:rsidP="00A5391B">
      <w:pPr>
        <w:rPr>
          <w:ins w:id="143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12CC560C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42:00Z" w16du:dateUtc="2026-09-22T16:42:00Z"/>
          <w:rFonts w:ascii="ArialMT" w:hAnsi="ArialMT" w:cs="ArialMT"/>
          <w:sz w:val="24"/>
          <w:szCs w:val="24"/>
        </w:rPr>
      </w:pPr>
      <w:ins w:id="145" w:author="mary.inoue@fap.local" w:date="2026-09-22T12:42:00Z" w16du:dateUtc="2026-09-22T16:42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440DC075" w14:textId="77777777" w:rsidR="00AE71D2" w:rsidRDefault="00AE71D2" w:rsidP="00A5391B">
      <w:pPr>
        <w:rPr>
          <w:ins w:id="146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</w:p>
    <w:p w14:paraId="5E9D27E3" w14:textId="77777777" w:rsidR="00901CD7" w:rsidRDefault="00AE71D2" w:rsidP="00A5391B">
      <w:pPr>
        <w:rPr>
          <w:ins w:id="147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42:00Z" w16du:dateUtc="2026-09-22T16:4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4E101212" w14:textId="77777777" w:rsidR="00D64C4F" w:rsidRPr="00345AD1" w:rsidRDefault="00D64C4F" w:rsidP="00D64C4F">
      <w:pPr>
        <w:pStyle w:val="Default"/>
        <w:rPr>
          <w:ins w:id="149" w:author="mary.inoue@fap.local" w:date="2026-09-22T12:42:00Z" w16du:dateUtc="2026-09-22T16:42:00Z"/>
        </w:rPr>
      </w:pPr>
      <w:ins w:id="150" w:author="mary.inoue@fap.local" w:date="2026-09-22T12:42:00Z" w16du:dateUtc="2026-09-22T16:42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599217E0" w14:textId="77777777" w:rsidR="00D64C4F" w:rsidRDefault="00D64C4F" w:rsidP="00A5391B">
      <w:pPr>
        <w:rPr>
          <w:ins w:id="151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54AAD653" w14:textId="77777777" w:rsidR="00D1508E" w:rsidRDefault="00D1508E" w:rsidP="00D1508E">
      <w:pPr>
        <w:pStyle w:val="Default"/>
        <w:rPr>
          <w:ins w:id="152" w:author="mary.inoue@fap.local" w:date="2026-09-22T12:42:00Z" w16du:dateUtc="2026-09-22T16:42:00Z"/>
        </w:rPr>
      </w:pPr>
      <w:ins w:id="153" w:author="mary.inoue@fap.local" w:date="2026-09-22T12:42:00Z" w16du:dateUtc="2026-09-22T16:42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38ED01D9" w14:textId="77777777" w:rsidR="00D1508E" w:rsidRDefault="00D1508E" w:rsidP="00A5391B">
      <w:pPr>
        <w:rPr>
          <w:ins w:id="154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776CB78C" w14:textId="77777777" w:rsidR="00C43956" w:rsidRDefault="00C43956" w:rsidP="00A5391B">
      <w:pPr>
        <w:rPr>
          <w:ins w:id="155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20CA6E45" w14:textId="77777777" w:rsidR="00425F7C" w:rsidRPr="009B31F7" w:rsidRDefault="009B31F7" w:rsidP="00A5391B">
      <w:pPr>
        <w:rPr>
          <w:ins w:id="156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57" w:author="mary.inoue@fap.local" w:date="2026-09-22T12:42:00Z" w16du:dateUtc="2026-09-22T16:42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10F52303" w14:textId="77777777" w:rsidR="00425F7C" w:rsidRDefault="00C549DE" w:rsidP="00A5391B">
      <w:pPr>
        <w:rPr>
          <w:ins w:id="158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59" w:author="mary.inoue@fap.local" w:date="2026-09-22T12:42:00Z" w16du:dateUtc="2026-09-22T16:42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274CEAAE" w14:textId="77777777" w:rsidR="0040121F" w:rsidRDefault="0040121F" w:rsidP="0040121F">
      <w:pPr>
        <w:rPr>
          <w:ins w:id="160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61" w:author="mary.inoue@fap.local" w:date="2026-09-22T12:42:00Z" w16du:dateUtc="2026-09-22T16:42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4CD3DEB7" w14:textId="77777777" w:rsidR="00A2270B" w:rsidRPr="00AF56D5" w:rsidRDefault="00A2270B" w:rsidP="00A2270B">
      <w:pPr>
        <w:rPr>
          <w:ins w:id="162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63" w:author="mary.inoue@fap.local" w:date="2026-09-22T12:42:00Z" w16du:dateUtc="2026-09-22T16:42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7713F396" w14:textId="77777777" w:rsidR="00E45383" w:rsidRDefault="00E45383" w:rsidP="00E45383">
      <w:pPr>
        <w:rPr>
          <w:ins w:id="164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5374AAEA" w14:textId="77777777" w:rsidR="00395556" w:rsidRPr="000642ED" w:rsidRDefault="00395556" w:rsidP="00395556">
      <w:pPr>
        <w:rPr>
          <w:ins w:id="165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66" w:author="mary.inoue@fap.local" w:date="2026-09-22T12:42:00Z" w16du:dateUtc="2026-09-22T16:42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3DCDC2BA" w14:textId="77777777" w:rsidR="0040121F" w:rsidRDefault="0040121F" w:rsidP="0040121F">
      <w:pPr>
        <w:rPr>
          <w:ins w:id="167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19B42CBE" w14:textId="77777777" w:rsidR="00395556" w:rsidRDefault="00395556" w:rsidP="00E45383">
      <w:pPr>
        <w:rPr>
          <w:ins w:id="168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30254054" w14:textId="77777777" w:rsidR="00E45383" w:rsidRPr="0050434A" w:rsidRDefault="00E45383" w:rsidP="00E45383">
      <w:pPr>
        <w:rPr>
          <w:ins w:id="169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70" w:author="mary.inoue@fap.local" w:date="2026-09-22T12:42:00Z" w16du:dateUtc="2026-09-22T16:42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20219F0C" w14:textId="77777777" w:rsidR="00723985" w:rsidRDefault="00723985" w:rsidP="00723985">
      <w:pPr>
        <w:pStyle w:val="Default"/>
        <w:rPr>
          <w:ins w:id="171" w:author="mary.inoue@fap.local" w:date="2026-09-22T12:42:00Z" w16du:dateUtc="2026-09-22T16:42:00Z"/>
        </w:rPr>
      </w:pPr>
    </w:p>
    <w:p w14:paraId="44DF629B" w14:textId="77777777" w:rsidR="00EB44BF" w:rsidRPr="008D7954" w:rsidRDefault="00EB44BF" w:rsidP="00EB44BF">
      <w:pPr>
        <w:rPr>
          <w:ins w:id="172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73" w:author="mary.inoue@fap.local" w:date="2026-09-22T12:42:00Z" w16du:dateUtc="2026-09-22T16:42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48D6A694" w14:textId="77777777" w:rsidR="00E45383" w:rsidRDefault="00E45383" w:rsidP="00723985">
      <w:pPr>
        <w:pStyle w:val="Default"/>
        <w:rPr>
          <w:ins w:id="174" w:author="mary.inoue@fap.local" w:date="2026-09-22T12:42:00Z" w16du:dateUtc="2026-09-22T16:42:00Z"/>
        </w:rPr>
      </w:pPr>
    </w:p>
    <w:p w14:paraId="6DC16689" w14:textId="77777777" w:rsidR="00723985" w:rsidRPr="00345AD1" w:rsidRDefault="00723985" w:rsidP="00723985">
      <w:pPr>
        <w:pStyle w:val="Default"/>
        <w:rPr>
          <w:ins w:id="175" w:author="mary.inoue@fap.local" w:date="2026-09-22T12:42:00Z" w16du:dateUtc="2026-09-22T16:42:00Z"/>
        </w:rPr>
      </w:pPr>
      <w:ins w:id="176" w:author="mary.inoue@fap.local" w:date="2026-09-22T12:42:00Z" w16du:dateUtc="2026-09-22T16:42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F878FC1" w14:textId="77777777" w:rsidR="00723985" w:rsidRDefault="00723985" w:rsidP="00A5391B">
      <w:pPr>
        <w:rPr>
          <w:ins w:id="177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7EA2ADDC" w14:textId="77777777" w:rsidR="00B30730" w:rsidRPr="00345AD1" w:rsidRDefault="00B30730" w:rsidP="00B30730">
      <w:pPr>
        <w:pStyle w:val="Default"/>
        <w:rPr>
          <w:ins w:id="178" w:author="mary.inoue@fap.local" w:date="2026-09-22T12:42:00Z" w16du:dateUtc="2026-09-22T16:42:00Z"/>
        </w:rPr>
      </w:pPr>
      <w:ins w:id="179" w:author="mary.inoue@fap.local" w:date="2026-09-22T12:42:00Z" w16du:dateUtc="2026-09-22T16:42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41F4CD74" w14:textId="77777777" w:rsidR="00B30730" w:rsidRDefault="00B30730" w:rsidP="00A5391B">
      <w:pPr>
        <w:rPr>
          <w:ins w:id="180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677AB0A2" w14:textId="77777777" w:rsidR="00723985" w:rsidRDefault="00723985" w:rsidP="00A5391B">
      <w:pPr>
        <w:rPr>
          <w:ins w:id="181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68D71A5B" w14:textId="77777777" w:rsidR="00723985" w:rsidRDefault="00723985" w:rsidP="00A5391B">
      <w:pPr>
        <w:rPr>
          <w:ins w:id="182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1F1AF74B" w14:textId="77777777" w:rsidR="00BC4C01" w:rsidRPr="00BC4C01" w:rsidRDefault="00BC4C01" w:rsidP="00A5391B">
      <w:pPr>
        <w:rPr>
          <w:ins w:id="183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84" w:author="mary.inoue@fap.local" w:date="2026-09-22T12:42:00Z" w16du:dateUtc="2026-09-22T16:42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688DB0BD" w14:textId="77777777" w:rsidR="00B23618" w:rsidRDefault="00B23618" w:rsidP="00B23618">
      <w:pPr>
        <w:rPr>
          <w:ins w:id="185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86" w:author="mary.inoue@fap.local" w:date="2026-09-22T12:42:00Z" w16du:dateUtc="2026-09-22T16:42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1EC24137" w14:textId="77777777" w:rsidR="00B23618" w:rsidRDefault="00B23618" w:rsidP="00A5391B">
      <w:pPr>
        <w:rPr>
          <w:ins w:id="187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1D4CACCE" w14:textId="77777777" w:rsidR="00B23618" w:rsidRDefault="00B23618" w:rsidP="00A5391B">
      <w:pPr>
        <w:rPr>
          <w:ins w:id="188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218E1BCD" w14:textId="77777777" w:rsidR="006D73AD" w:rsidRDefault="006F5CEB" w:rsidP="00A5391B">
      <w:pPr>
        <w:rPr>
          <w:ins w:id="189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90" w:author="mary.inoue@fap.local" w:date="2026-09-22T12:42:00Z" w16du:dateUtc="2026-09-22T16:42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63CD4D74" w14:textId="77777777" w:rsidR="00B23618" w:rsidRPr="003A0E43" w:rsidRDefault="00B23618" w:rsidP="00B23618">
      <w:pPr>
        <w:rPr>
          <w:ins w:id="191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92" w:author="mary.inoue@fap.local" w:date="2026-09-22T12:42:00Z" w16du:dateUtc="2026-09-22T16:42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56214E01" w14:textId="77777777" w:rsidR="00B30730" w:rsidRDefault="00B30730" w:rsidP="00A5391B">
      <w:pPr>
        <w:rPr>
          <w:ins w:id="193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56BA67A9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42:00Z" w16du:dateUtc="2026-09-22T16:42:00Z"/>
          <w:rFonts w:ascii="ArialMT" w:hAnsi="ArialMT" w:cs="ArialMT"/>
          <w:sz w:val="24"/>
          <w:szCs w:val="24"/>
        </w:rPr>
      </w:pPr>
      <w:ins w:id="195" w:author="mary.inoue@fap.local" w:date="2026-09-22T12:42:00Z" w16du:dateUtc="2026-09-22T16:42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48279C6E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42:00Z" w16du:dateUtc="2026-09-22T16:42:00Z"/>
          <w:rFonts w:ascii="ArialMT" w:hAnsi="ArialMT" w:cs="ArialMT"/>
          <w:sz w:val="24"/>
          <w:szCs w:val="24"/>
        </w:rPr>
      </w:pPr>
    </w:p>
    <w:p w14:paraId="32A9003A" w14:textId="77777777" w:rsidR="00B23618" w:rsidRDefault="00B23618" w:rsidP="00B23618">
      <w:pPr>
        <w:rPr>
          <w:ins w:id="197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198" w:author="mary.inoue@fap.local" w:date="2026-09-22T12:42:00Z" w16du:dateUtc="2026-09-22T16:42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187A89DD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42:00Z" w16du:dateUtc="2026-09-22T16:4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3007A021" w14:textId="77777777" w:rsidR="00B23618" w:rsidRPr="00345AD1" w:rsidRDefault="00B23618" w:rsidP="00B23618">
      <w:pPr>
        <w:pStyle w:val="Default"/>
        <w:rPr>
          <w:ins w:id="201" w:author="mary.inoue@fap.local" w:date="2026-09-22T12:42:00Z" w16du:dateUtc="2026-09-22T16:42:00Z"/>
        </w:rPr>
      </w:pPr>
      <w:ins w:id="202" w:author="mary.inoue@fap.local" w:date="2026-09-22T12:42:00Z" w16du:dateUtc="2026-09-22T16:42:00Z">
        <w:r w:rsidRPr="00345AD1">
          <w:t xml:space="preserve"> </w:t>
        </w:r>
      </w:ins>
    </w:p>
    <w:p w14:paraId="2F96D859" w14:textId="77777777" w:rsidR="00B23618" w:rsidRDefault="00B23618" w:rsidP="00B23618">
      <w:pPr>
        <w:rPr>
          <w:ins w:id="203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48F69750" w14:textId="77777777" w:rsidR="00B23618" w:rsidRDefault="00B23618" w:rsidP="00B23618">
      <w:pPr>
        <w:rPr>
          <w:ins w:id="204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3717AEC1" w14:textId="77777777" w:rsidR="00B23618" w:rsidRDefault="00B23618" w:rsidP="00B23618">
      <w:pPr>
        <w:rPr>
          <w:ins w:id="205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06" w:author="mary.inoue@fap.local" w:date="2026-09-22T12:42:00Z" w16du:dateUtc="2026-09-22T16:42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22980206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42:00Z" w16du:dateUtc="2026-09-22T16:42:00Z"/>
          <w:rFonts w:ascii="ArialMT" w:hAnsi="ArialMT" w:cs="ArialMT"/>
          <w:sz w:val="24"/>
          <w:szCs w:val="24"/>
        </w:rPr>
      </w:pPr>
    </w:p>
    <w:p w14:paraId="3C9266D6" w14:textId="77777777" w:rsidR="00B30730" w:rsidRDefault="00B30730" w:rsidP="00A5391B">
      <w:pPr>
        <w:rPr>
          <w:ins w:id="208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57800498" w14:textId="77777777" w:rsidR="00D1600A" w:rsidRPr="00345AD1" w:rsidRDefault="00D1600A" w:rsidP="00D1600A">
      <w:pPr>
        <w:pStyle w:val="Default"/>
        <w:rPr>
          <w:ins w:id="209" w:author="mary.inoue@fap.local" w:date="2026-09-22T12:42:00Z" w16du:dateUtc="2026-09-22T16:42:00Z"/>
        </w:rPr>
      </w:pPr>
      <w:ins w:id="210" w:author="mary.inoue@fap.local" w:date="2026-09-22T12:42:00Z" w16du:dateUtc="2026-09-22T16:42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653D27CA" w14:textId="77777777" w:rsidR="004175E5" w:rsidRDefault="004175E5" w:rsidP="00A5391B">
      <w:pPr>
        <w:rPr>
          <w:ins w:id="211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762C51C9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42:00Z" w16du:dateUtc="2026-09-22T16:42:00Z"/>
          <w:rFonts w:ascii="Arial" w:hAnsi="Arial" w:cs="Arial"/>
          <w:b/>
          <w:sz w:val="24"/>
          <w:szCs w:val="24"/>
        </w:rPr>
      </w:pPr>
      <w:ins w:id="213" w:author="mary.inoue@fap.local" w:date="2026-09-22T12:42:00Z" w16du:dateUtc="2026-09-22T16:42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1D4A9152" w14:textId="77777777" w:rsidR="00F33C0F" w:rsidRDefault="00F33C0F" w:rsidP="00A5391B">
      <w:pPr>
        <w:rPr>
          <w:ins w:id="214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50B5AFA9" w14:textId="77777777" w:rsidR="00D60738" w:rsidRDefault="00D60738" w:rsidP="00A5391B">
      <w:pPr>
        <w:rPr>
          <w:ins w:id="215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16" w:author="mary.inoue@fap.local" w:date="2026-09-22T12:42:00Z" w16du:dateUtc="2026-09-22T16:42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6520BB10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18" w:author="mary.inoue@fap.local" w:date="2026-09-22T12:42:00Z" w16du:dateUtc="2026-09-22T16:42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33B53865" w14:textId="77777777" w:rsidR="00A24980" w:rsidRPr="00D60738" w:rsidRDefault="00A24980" w:rsidP="00A5391B">
      <w:pPr>
        <w:rPr>
          <w:ins w:id="219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4A413D87" w14:textId="77777777" w:rsidR="00163BDD" w:rsidRDefault="00163BDD" w:rsidP="00A5391B">
      <w:pPr>
        <w:rPr>
          <w:ins w:id="220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21" w:author="mary.inoue@fap.local" w:date="2026-09-22T12:42:00Z" w16du:dateUtc="2026-09-22T16:42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43E23EC8" w14:textId="77777777" w:rsidR="00B23618" w:rsidRDefault="00B23618" w:rsidP="00A5391B">
      <w:pPr>
        <w:rPr>
          <w:ins w:id="222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598F5738" w14:textId="77777777" w:rsidR="00B23618" w:rsidRDefault="00B23618" w:rsidP="00B23618">
      <w:pPr>
        <w:rPr>
          <w:ins w:id="223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6B11F401" w14:textId="77777777" w:rsidR="00B23618" w:rsidRDefault="00B23618" w:rsidP="00A5391B">
      <w:pPr>
        <w:rPr>
          <w:ins w:id="224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2ACAC373" w14:textId="77777777" w:rsidR="00094AC5" w:rsidRDefault="00094AC5" w:rsidP="00094AC5">
      <w:pPr>
        <w:pStyle w:val="Default"/>
        <w:rPr>
          <w:ins w:id="225" w:author="mary.inoue@fap.local" w:date="2026-09-22T12:42:00Z" w16du:dateUtc="2026-09-22T16:42:00Z"/>
        </w:rPr>
      </w:pPr>
      <w:ins w:id="226" w:author="mary.inoue@fap.local" w:date="2026-09-22T12:42:00Z" w16du:dateUtc="2026-09-22T16:42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3FB8DAA2" w14:textId="77777777" w:rsidR="00B23618" w:rsidRDefault="00B23618" w:rsidP="00B23618">
      <w:pPr>
        <w:rPr>
          <w:ins w:id="227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31A85A1C" w14:textId="77777777" w:rsidR="00B23618" w:rsidRPr="003268AD" w:rsidRDefault="00B23618" w:rsidP="00B23618">
      <w:pPr>
        <w:rPr>
          <w:ins w:id="228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29" w:author="mary.inoue@fap.local" w:date="2026-09-22T12:42:00Z" w16du:dateUtc="2026-09-22T16:42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2295B52C" w14:textId="77777777" w:rsidR="00B23618" w:rsidRPr="005B78AA" w:rsidRDefault="00B23618" w:rsidP="00B23618">
      <w:pPr>
        <w:rPr>
          <w:ins w:id="230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31" w:author="mary.inoue@fap.local" w:date="2026-09-22T12:42:00Z" w16du:dateUtc="2026-09-22T16:4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64541A05" w14:textId="77777777" w:rsidR="00B23618" w:rsidRPr="00345AD1" w:rsidRDefault="00B23618" w:rsidP="00094AC5">
      <w:pPr>
        <w:pStyle w:val="Default"/>
        <w:rPr>
          <w:ins w:id="232" w:author="mary.inoue@fap.local" w:date="2026-09-22T12:42:00Z" w16du:dateUtc="2026-09-22T16:42:00Z"/>
        </w:rPr>
      </w:pPr>
    </w:p>
    <w:p w14:paraId="09772522" w14:textId="77777777" w:rsidR="00094AC5" w:rsidRDefault="00094AC5" w:rsidP="00094AC5">
      <w:pPr>
        <w:pStyle w:val="Default"/>
        <w:rPr>
          <w:ins w:id="233" w:author="mary.inoue@fap.local" w:date="2026-09-22T12:42:00Z" w16du:dateUtc="2026-09-22T16:42:00Z"/>
        </w:rPr>
      </w:pPr>
    </w:p>
    <w:p w14:paraId="3AD851BC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42:00Z" w16du:dateUtc="2026-09-22T16:42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17C45E9C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</w:p>
    <w:p w14:paraId="636E3AD2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42:00Z" w16du:dateUtc="2026-09-22T16:4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16D37451" w14:textId="77777777" w:rsidR="00094AC5" w:rsidRPr="00163BDD" w:rsidRDefault="00094AC5" w:rsidP="00A5391B">
      <w:pPr>
        <w:rPr>
          <w:ins w:id="239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4921FBBA" w14:textId="77777777" w:rsidR="00A5391B" w:rsidRPr="00A5391B" w:rsidRDefault="00A5391B" w:rsidP="00A5391B">
      <w:pPr>
        <w:rPr>
          <w:ins w:id="240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41" w:author="mary.inoue@fap.local" w:date="2026-09-22T12:42:00Z" w16du:dateUtc="2026-09-22T16:42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37C2E02B" w14:textId="77777777" w:rsidR="002C247D" w:rsidRDefault="002C247D" w:rsidP="002C247D">
      <w:pPr>
        <w:rPr>
          <w:ins w:id="242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43" w:author="mary.inoue@fap.local" w:date="2026-09-22T12:42:00Z" w16du:dateUtc="2026-09-22T16:42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4A1EA40B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42:00Z" w16du:dateUtc="2026-09-22T16:42:00Z"/>
          <w:rFonts w:ascii="ArialMT" w:hAnsi="ArialMT" w:cs="ArialMT"/>
          <w:sz w:val="24"/>
          <w:szCs w:val="24"/>
        </w:rPr>
      </w:pPr>
      <w:ins w:id="245" w:author="mary.inoue@fap.local" w:date="2026-09-22T12:42:00Z" w16du:dateUtc="2026-09-22T16:42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4880C58" w14:textId="77777777" w:rsidR="00BB7F95" w:rsidRDefault="00BB7F95" w:rsidP="002C247D">
      <w:pPr>
        <w:rPr>
          <w:ins w:id="246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424E5759" w14:textId="77777777" w:rsidR="00BB7F95" w:rsidRDefault="00BB7F95" w:rsidP="002C247D">
      <w:pPr>
        <w:rPr>
          <w:ins w:id="247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5279C0D5" w14:textId="77777777" w:rsidR="00BB7F95" w:rsidRDefault="00BB7F95" w:rsidP="002C247D">
      <w:pPr>
        <w:rPr>
          <w:ins w:id="248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23E77A81" w14:textId="77777777" w:rsidR="00140891" w:rsidRDefault="00140891" w:rsidP="002C247D">
      <w:pPr>
        <w:rPr>
          <w:ins w:id="249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50" w:author="mary.inoue@fap.local" w:date="2026-09-22T12:42:00Z" w16du:dateUtc="2026-09-22T16:42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02537983" w14:textId="77777777" w:rsidR="00B23618" w:rsidRPr="005B78AA" w:rsidRDefault="00B23618" w:rsidP="00B23618">
      <w:pPr>
        <w:rPr>
          <w:ins w:id="251" w:author="mary.inoue@fap.local" w:date="2026-09-22T12:42:00Z" w16du:dateUtc="2026-09-22T16:42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42:00Z" w16du:dateUtc="2026-09-22T16:4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5769577A" w14:textId="77777777" w:rsidR="00B23618" w:rsidRPr="00140891" w:rsidRDefault="00B23618" w:rsidP="002C247D">
      <w:pPr>
        <w:rPr>
          <w:ins w:id="254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7F4DC8B2" w14:textId="77777777" w:rsidR="00140891" w:rsidRDefault="00140891" w:rsidP="002C247D">
      <w:pPr>
        <w:rPr>
          <w:ins w:id="255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56" w:author="mary.inoue@fap.local" w:date="2026-09-22T12:42:00Z" w16du:dateUtc="2026-09-22T16:42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661962A7" w14:textId="77777777" w:rsidR="00064320" w:rsidRDefault="00064320" w:rsidP="00064320">
      <w:pPr>
        <w:pStyle w:val="Default"/>
        <w:rPr>
          <w:ins w:id="257" w:author="mary.inoue@fap.local" w:date="2026-09-22T12:42:00Z" w16du:dateUtc="2026-09-22T16:42:00Z"/>
        </w:rPr>
      </w:pPr>
    </w:p>
    <w:p w14:paraId="76EA8299" w14:textId="77777777" w:rsidR="00064320" w:rsidRPr="00345AD1" w:rsidRDefault="00064320" w:rsidP="00064320">
      <w:pPr>
        <w:pStyle w:val="Default"/>
        <w:rPr>
          <w:ins w:id="258" w:author="mary.inoue@fap.local" w:date="2026-09-22T12:42:00Z" w16du:dateUtc="2026-09-22T16:42:00Z"/>
        </w:rPr>
      </w:pPr>
      <w:ins w:id="259" w:author="mary.inoue@fap.local" w:date="2026-09-22T12:42:00Z" w16du:dateUtc="2026-09-22T16:42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1DA110EF" w14:textId="77777777" w:rsidR="00064320" w:rsidRDefault="00064320" w:rsidP="00064320">
      <w:pPr>
        <w:pStyle w:val="Default"/>
        <w:rPr>
          <w:ins w:id="260" w:author="mary.inoue@fap.local" w:date="2026-09-22T12:42:00Z" w16du:dateUtc="2026-09-22T16:42:00Z"/>
        </w:rPr>
      </w:pPr>
    </w:p>
    <w:p w14:paraId="47136323" w14:textId="77777777" w:rsidR="00064320" w:rsidRPr="008A41B7" w:rsidRDefault="008A41B7" w:rsidP="002C247D">
      <w:pPr>
        <w:rPr>
          <w:ins w:id="261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62" w:author="mary.inoue@fap.local" w:date="2026-09-22T12:42:00Z" w16du:dateUtc="2026-09-22T16:42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4DCF060A" w14:textId="77777777" w:rsidR="00064320" w:rsidRDefault="00064320" w:rsidP="002C247D">
      <w:pPr>
        <w:rPr>
          <w:ins w:id="263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1A277CAF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42:00Z" w16du:dateUtc="2026-09-22T16:42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42:00Z" w16du:dateUtc="2026-09-22T16:42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77E71140" w14:textId="77777777" w:rsidR="00706622" w:rsidRPr="00345AD1" w:rsidRDefault="00706622" w:rsidP="00706622">
      <w:pPr>
        <w:pStyle w:val="Default"/>
        <w:rPr>
          <w:ins w:id="266" w:author="mary.inoue@fap.local" w:date="2026-09-22T12:42:00Z" w16du:dateUtc="2026-09-22T16:42:00Z"/>
        </w:rPr>
      </w:pPr>
    </w:p>
    <w:p w14:paraId="768DAF9F" w14:textId="77777777" w:rsidR="00494500" w:rsidRDefault="00494500" w:rsidP="00494500">
      <w:pPr>
        <w:pStyle w:val="Default"/>
        <w:rPr>
          <w:ins w:id="267" w:author="mary.inoue@fap.local" w:date="2026-09-22T12:42:00Z" w16du:dateUtc="2026-09-22T16:42:00Z"/>
        </w:rPr>
      </w:pPr>
      <w:ins w:id="268" w:author="mary.inoue@fap.local" w:date="2026-09-22T12:42:00Z" w16du:dateUtc="2026-09-22T16:42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34974BD7" w14:textId="77777777" w:rsidR="005201FD" w:rsidRDefault="005201FD" w:rsidP="00494500">
      <w:pPr>
        <w:pStyle w:val="Default"/>
        <w:rPr>
          <w:ins w:id="269" w:author="mary.inoue@fap.local" w:date="2026-09-22T12:42:00Z" w16du:dateUtc="2026-09-22T16:42:00Z"/>
        </w:rPr>
      </w:pPr>
    </w:p>
    <w:p w14:paraId="2B45524B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71" w:author="mary.inoue@fap.local" w:date="2026-09-22T12:42:00Z" w16du:dateUtc="2026-09-22T16:42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1D72E343" w14:textId="77777777" w:rsidR="005201FD" w:rsidRPr="00345AD1" w:rsidRDefault="005201FD" w:rsidP="00494500">
      <w:pPr>
        <w:pStyle w:val="Default"/>
        <w:rPr>
          <w:ins w:id="272" w:author="mary.inoue@fap.local" w:date="2026-09-22T12:42:00Z" w16du:dateUtc="2026-09-22T16:42:00Z"/>
        </w:rPr>
      </w:pPr>
    </w:p>
    <w:p w14:paraId="5B8536EA" w14:textId="77777777" w:rsidR="00BD6490" w:rsidRPr="00345AD1" w:rsidRDefault="00BD6490" w:rsidP="00BD6490">
      <w:pPr>
        <w:pStyle w:val="Default"/>
        <w:rPr>
          <w:ins w:id="273" w:author="mary.inoue@fap.local" w:date="2026-09-22T12:42:00Z" w16du:dateUtc="2026-09-22T16:42:00Z"/>
        </w:rPr>
      </w:pPr>
      <w:ins w:id="274" w:author="mary.inoue@fap.local" w:date="2026-09-22T12:42:00Z" w16du:dateUtc="2026-09-22T16:42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09883FB" w14:textId="77777777" w:rsidR="00064320" w:rsidRDefault="00064320" w:rsidP="002C247D">
      <w:pPr>
        <w:rPr>
          <w:ins w:id="275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p w14:paraId="160BE6EA" w14:textId="77777777" w:rsidR="00B9482B" w:rsidRDefault="00B9482B" w:rsidP="002C247D">
      <w:pPr>
        <w:rPr>
          <w:ins w:id="276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77" w:author="mary.inoue@fap.local" w:date="2026-09-22T12:42:00Z" w16du:dateUtc="2026-09-22T16:42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61A6515C" w14:textId="77777777" w:rsidR="00B9482B" w:rsidRDefault="00B9482B" w:rsidP="002C247D">
      <w:pPr>
        <w:rPr>
          <w:ins w:id="278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79" w:author="mary.inoue@fap.local" w:date="2026-09-22T12:42:00Z" w16du:dateUtc="2026-09-22T16:42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448C12A9" w14:textId="77777777" w:rsidR="009801CD" w:rsidRDefault="009801CD" w:rsidP="002C247D">
      <w:pPr>
        <w:rPr>
          <w:ins w:id="280" w:author="mary.inoue@fap.local" w:date="2026-09-22T12:42:00Z" w16du:dateUtc="2026-09-22T16:42:00Z"/>
          <w:rFonts w:ascii="Arial" w:hAnsi="Arial" w:cs="Arial"/>
          <w:sz w:val="24"/>
          <w:szCs w:val="24"/>
        </w:rPr>
      </w:pPr>
      <w:ins w:id="281" w:author="mary.inoue@fap.local" w:date="2026-09-22T12:42:00Z" w16du:dateUtc="2026-09-22T16:42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4CB4A7DF" w14:textId="77777777" w:rsidR="00C10C2A" w:rsidRPr="00345AD1" w:rsidRDefault="00C10C2A" w:rsidP="00C10C2A">
      <w:pPr>
        <w:pStyle w:val="Default"/>
        <w:rPr>
          <w:ins w:id="282" w:author="mary.inoue@fap.local" w:date="2026-09-22T12:42:00Z" w16du:dateUtc="2026-09-22T16:42:00Z"/>
        </w:rPr>
      </w:pPr>
      <w:ins w:id="283" w:author="mary.inoue@fap.local" w:date="2026-09-22T12:42:00Z" w16du:dateUtc="2026-09-22T16:42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499904FB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42:00Z" w16du:dateUtc="2026-09-22T16:42:00Z"/>
          <w:rFonts w:ascii="ArialMT" w:hAnsi="ArialMT" w:cs="ArialMT"/>
          <w:sz w:val="24"/>
          <w:szCs w:val="24"/>
        </w:rPr>
      </w:pPr>
    </w:p>
    <w:p w14:paraId="0E60EB67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42:00Z" w16du:dateUtc="2026-09-22T16:42:00Z"/>
          <w:rFonts w:ascii="ArialMT" w:hAnsi="ArialMT" w:cs="ArialMT"/>
          <w:sz w:val="24"/>
          <w:szCs w:val="24"/>
        </w:rPr>
      </w:pPr>
      <w:ins w:id="286" w:author="mary.inoue@fap.local" w:date="2026-09-22T12:42:00Z" w16du:dateUtc="2026-09-22T16:42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37337635" w14:textId="77777777" w:rsidR="00C10C2A" w:rsidRPr="009801CD" w:rsidRDefault="00C10C2A" w:rsidP="002C247D">
      <w:pPr>
        <w:rPr>
          <w:ins w:id="287" w:author="mary.inoue@fap.local" w:date="2026-09-22T12:42:00Z" w16du:dateUtc="2026-09-22T16:42:00Z"/>
          <w:rFonts w:ascii="Arial" w:hAnsi="Arial" w:cs="Arial"/>
          <w:sz w:val="24"/>
          <w:szCs w:val="24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9A31CE" w:rsidRPr="009A31CE" w14:paraId="3E19BBE6" w14:textId="77777777" w:rsidTr="009A31CE">
        <w:trPr>
          <w:trHeight w:val="270"/>
          <w:del w:id="288" w:author="mary.inoue@fap.local" w:date="2026-09-22T12:42:00Z" w16du:dateUtc="2026-09-22T16:42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6B33F" w14:textId="77777777" w:rsidR="009A31CE" w:rsidRPr="009A31CE" w:rsidRDefault="009A31CE" w:rsidP="009A31CE">
            <w:pPr>
              <w:rPr>
                <w:del w:id="289" w:author="mary.inoue@fap.local" w:date="2026-09-22T12:42:00Z" w16du:dateUtc="2026-09-22T16:42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290" w:author="mary.inoue@fap.local" w:date="2026-09-22T12:42:00Z" w16du:dateUtc="2026-09-22T16:42:00Z">
              <w:r w:rsidRPr="009A31CE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7782A" w14:textId="77777777" w:rsidR="009A31CE" w:rsidRPr="009A31CE" w:rsidRDefault="009A31CE" w:rsidP="009A31CE">
            <w:pPr>
              <w:rPr>
                <w:del w:id="291" w:author="mary.inoue@fap.local" w:date="2026-09-22T12:42:00Z" w16du:dateUtc="2026-09-22T16:42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9A31CE" w:rsidRPr="009A31CE" w14:paraId="46E5DC41" w14:textId="77777777" w:rsidTr="009A31CE">
        <w:trPr>
          <w:trHeight w:val="315"/>
          <w:del w:id="292" w:author="mary.inoue@fap.local" w:date="2026-09-22T12:42:00Z" w16du:dateUtc="2026-09-22T16:42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7C4A3BD2" w14:textId="77777777" w:rsidR="009A31CE" w:rsidRPr="009A31CE" w:rsidRDefault="009A31CE" w:rsidP="009A31CE">
            <w:pPr>
              <w:jc w:val="center"/>
              <w:rPr>
                <w:del w:id="293" w:author="mary.inoue@fap.loca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4" w:author="mary.inoue@fap.local" w:date="2026-09-22T12:42:00Z" w16du:dateUtc="2026-09-22T16:42:00Z">
              <w:r w:rsidRPr="009A31CE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9A31CE" w:rsidRPr="009A31CE" w14:paraId="09EE9C8A" w14:textId="77777777" w:rsidTr="009A31CE">
        <w:trPr>
          <w:trHeight w:val="330"/>
          <w:del w:id="295" w:author="mary.inoue@fap.loca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B3F71EA" w14:textId="77777777" w:rsidR="009A31CE" w:rsidRPr="009A31CE" w:rsidRDefault="009A31CE" w:rsidP="009A31CE">
            <w:pPr>
              <w:rPr>
                <w:del w:id="296" w:author="mary.inoue@fap.loca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7" w:author="mary.inoue@fap.local" w:date="2026-09-22T12:42:00Z" w16du:dateUtc="2026-09-22T16:42:00Z">
              <w:r w:rsidRPr="009A31CE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C022913" w14:textId="77777777" w:rsidR="009A31CE" w:rsidRPr="009A31CE" w:rsidRDefault="009A31CE" w:rsidP="009A31CE">
            <w:pPr>
              <w:jc w:val="center"/>
              <w:rPr>
                <w:del w:id="298" w:author="mary.inoue@fap.loca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9" w:author="mary.inoue@fap.local" w:date="2026-09-22T12:42:00Z" w16du:dateUtc="2026-09-22T16:42:00Z">
              <w:r w:rsidRPr="009A31CE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9A31CE" w:rsidRPr="009A31CE" w14:paraId="3B10AF4A" w14:textId="77777777" w:rsidTr="009A31CE">
        <w:trPr>
          <w:trHeight w:val="315"/>
          <w:del w:id="300" w:author="mary.inoue@fap.loca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1F81D6C" w14:textId="77777777" w:rsidR="009A31CE" w:rsidRPr="009A31CE" w:rsidRDefault="009A31CE" w:rsidP="009A31CE">
            <w:pPr>
              <w:rPr>
                <w:del w:id="301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2" w:author="mary.inoue@fap.loca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68D700E" w14:textId="77777777" w:rsidR="009A31CE" w:rsidRPr="009A31CE" w:rsidRDefault="009A31CE" w:rsidP="009A31CE">
            <w:pPr>
              <w:jc w:val="right"/>
              <w:rPr>
                <w:del w:id="303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4" w:author="mary.inoue@fap.loca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13.3209</w:delText>
              </w:r>
            </w:del>
          </w:p>
        </w:tc>
      </w:tr>
      <w:tr w:rsidR="009A31CE" w:rsidRPr="009A31CE" w14:paraId="025043B1" w14:textId="77777777" w:rsidTr="009A31CE">
        <w:trPr>
          <w:trHeight w:val="315"/>
          <w:del w:id="305" w:author="mary.inoue@fap.loca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A217A6F" w14:textId="77777777" w:rsidR="009A31CE" w:rsidRPr="009A31CE" w:rsidRDefault="009A31CE" w:rsidP="009A31CE">
            <w:pPr>
              <w:rPr>
                <w:del w:id="306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7" w:author="mary.inoue@fap.loca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162B1EA" w14:textId="77777777" w:rsidR="009A31CE" w:rsidRPr="009A31CE" w:rsidRDefault="009A31CE" w:rsidP="009A31CE">
            <w:pPr>
              <w:jc w:val="right"/>
              <w:rPr>
                <w:del w:id="308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9" w:author="mary.inoue@fap.loca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17.2532</w:delText>
              </w:r>
            </w:del>
          </w:p>
        </w:tc>
      </w:tr>
      <w:tr w:rsidR="009A31CE" w:rsidRPr="009A31CE" w14:paraId="4A5471E1" w14:textId="77777777" w:rsidTr="009A31CE">
        <w:trPr>
          <w:trHeight w:val="300"/>
          <w:del w:id="310" w:author="mary.inoue@fap.loca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C417D12" w14:textId="77777777" w:rsidR="009A31CE" w:rsidRPr="009A31CE" w:rsidRDefault="009A31CE" w:rsidP="009A31CE">
            <w:pPr>
              <w:rPr>
                <w:del w:id="311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12" w:author="mary.inoue@fap.loca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767F5FB" w14:textId="77777777" w:rsidR="009A31CE" w:rsidRPr="009A31CE" w:rsidRDefault="009A31CE" w:rsidP="009A31CE">
            <w:pPr>
              <w:jc w:val="right"/>
              <w:rPr>
                <w:del w:id="313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14" w:author="mary.inoue@fap.loca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14.8425</w:delText>
              </w:r>
            </w:del>
          </w:p>
        </w:tc>
      </w:tr>
    </w:tbl>
    <w:p w14:paraId="24A19A75" w14:textId="77777777" w:rsidR="00BE7473" w:rsidRDefault="00BE7473" w:rsidP="00035935">
      <w:pPr>
        <w:rPr>
          <w:del w:id="315" w:author="mary.inoue@fap.local" w:date="2026-09-22T12:42:00Z" w16du:dateUtc="2026-09-22T16:42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E6076" w:rsidRPr="00DE6076" w14:paraId="3FCFB957" w14:textId="77777777" w:rsidTr="00DE6076">
        <w:trPr>
          <w:trHeight w:val="315"/>
          <w:del w:id="316" w:author="mary.inoue@fap.local" w:date="2026-09-22T12:42:00Z" w16du:dateUtc="2026-09-22T16:42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F4C8C" w14:textId="77777777" w:rsidR="00DE6076" w:rsidRPr="00DE6076" w:rsidRDefault="00DE6076" w:rsidP="00DE6076">
            <w:pPr>
              <w:rPr>
                <w:del w:id="317" w:author="mary.inoue@fap.local" w:date="2026-09-22T12:42:00Z" w16du:dateUtc="2026-09-22T16:42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318" w:author="mary.inoue@fap.local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4PM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89317" w14:textId="77777777" w:rsidR="00DE6076" w:rsidRPr="00DE6076" w:rsidRDefault="00DE6076" w:rsidP="00DE6076">
            <w:pPr>
              <w:rPr>
                <w:del w:id="319" w:author="mary.inoue@fap.local" w:date="2026-09-22T12:42:00Z" w16du:dateUtc="2026-09-22T16:42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DE6076" w:rsidRPr="00DE6076" w14:paraId="4612F409" w14:textId="77777777" w:rsidTr="00DE6076">
        <w:trPr>
          <w:trHeight w:val="315"/>
          <w:del w:id="320" w:author="mary.inoue@fap.local" w:date="2026-09-22T12:42:00Z" w16du:dateUtc="2026-09-22T16:42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1F060C4F" w14:textId="77777777" w:rsidR="00DE6076" w:rsidRPr="00DE6076" w:rsidRDefault="00DE6076" w:rsidP="00DE6076">
            <w:pPr>
              <w:jc w:val="center"/>
              <w:rPr>
                <w:del w:id="321" w:author="mary.inoue@fap.loca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2" w:author="mary.inoue@fap.local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DE6076" w:rsidRPr="00DE6076" w14:paraId="2D9BD7FE" w14:textId="77777777" w:rsidTr="00DE6076">
        <w:trPr>
          <w:trHeight w:val="330"/>
          <w:del w:id="323" w:author="mary.inoue@fap.loca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028E618" w14:textId="77777777" w:rsidR="00DE6076" w:rsidRPr="00DE6076" w:rsidRDefault="00DE6076" w:rsidP="00DE6076">
            <w:pPr>
              <w:rPr>
                <w:del w:id="324" w:author="mary.inoue@fap.loca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5" w:author="mary.inoue@fap.local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C1004FB" w14:textId="77777777" w:rsidR="00DE6076" w:rsidRPr="00DE6076" w:rsidRDefault="00DE6076" w:rsidP="00DE6076">
            <w:pPr>
              <w:jc w:val="center"/>
              <w:rPr>
                <w:del w:id="326" w:author="mary.inoue@fap.loca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7" w:author="mary.inoue@fap.local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DE6076" w:rsidRPr="00DE6076" w14:paraId="420FEF37" w14:textId="77777777" w:rsidTr="00DE6076">
        <w:trPr>
          <w:trHeight w:val="315"/>
          <w:del w:id="328" w:author="mary.inoue@fap.loca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EB9F7B3" w14:textId="77777777" w:rsidR="00DE6076" w:rsidRPr="00DE6076" w:rsidRDefault="00DE6076" w:rsidP="00DE6076">
            <w:pPr>
              <w:rPr>
                <w:del w:id="329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0" w:author="mary.inoue@fap.loca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F60725B" w14:textId="77777777" w:rsidR="00DE6076" w:rsidRPr="00DE6076" w:rsidRDefault="00DE6076" w:rsidP="00DE6076">
            <w:pPr>
              <w:jc w:val="right"/>
              <w:rPr>
                <w:del w:id="331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2" w:author="mary.inoue@fap.loca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13.2755</w:delText>
              </w:r>
            </w:del>
          </w:p>
        </w:tc>
      </w:tr>
      <w:tr w:rsidR="00DE6076" w:rsidRPr="00DE6076" w14:paraId="1289349A" w14:textId="77777777" w:rsidTr="00DE6076">
        <w:trPr>
          <w:trHeight w:val="315"/>
          <w:del w:id="333" w:author="mary.inoue@fap.loca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858E8DE" w14:textId="77777777" w:rsidR="00DE6076" w:rsidRPr="00DE6076" w:rsidRDefault="00DE6076" w:rsidP="00DE6076">
            <w:pPr>
              <w:rPr>
                <w:del w:id="334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5" w:author="mary.inoue@fap.loca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5EA8F54" w14:textId="77777777" w:rsidR="00DE6076" w:rsidRPr="00DE6076" w:rsidRDefault="00DE6076" w:rsidP="00DE6076">
            <w:pPr>
              <w:jc w:val="right"/>
              <w:rPr>
                <w:del w:id="336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7" w:author="mary.inoue@fap.loca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17.2310</w:delText>
              </w:r>
            </w:del>
          </w:p>
        </w:tc>
      </w:tr>
      <w:tr w:rsidR="00DE6076" w:rsidRPr="00DE6076" w14:paraId="2678C5DA" w14:textId="77777777" w:rsidTr="00DE6076">
        <w:trPr>
          <w:trHeight w:val="300"/>
          <w:del w:id="338" w:author="mary.inoue@fap.loca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4B3BC6E" w14:textId="77777777" w:rsidR="00DE6076" w:rsidRPr="00DE6076" w:rsidRDefault="00DE6076" w:rsidP="00DE6076">
            <w:pPr>
              <w:rPr>
                <w:del w:id="339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40" w:author="mary.inoue@fap.loca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E50A28C" w14:textId="77777777" w:rsidR="00DE6076" w:rsidRPr="00DE6076" w:rsidRDefault="00DE6076" w:rsidP="00DE6076">
            <w:pPr>
              <w:jc w:val="right"/>
              <w:rPr>
                <w:del w:id="341" w:author="mary.inoue@fap.loca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42" w:author="mary.inoue@fap.loca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14.8235</w:delText>
              </w:r>
            </w:del>
          </w:p>
        </w:tc>
      </w:tr>
    </w:tbl>
    <w:p w14:paraId="024B12BE" w14:textId="77777777" w:rsidR="00DE6076" w:rsidRPr="00035935" w:rsidRDefault="00DE6076" w:rsidP="00A5391B">
      <w:pPr>
        <w:jc w:val="center"/>
        <w:pPrChange w:id="343" w:author="mary.inoue@fap.local" w:date="2026-09-22T12:42:00Z" w16du:dateUtc="2026-09-22T16:42:00Z">
          <w:pPr/>
        </w:pPrChange>
      </w:pPr>
    </w:p>
    <w:sectPr w:rsidR="00DE6076" w:rsidRPr="00035935">
      <w:pgSz w:w="11906" w:h="16838" w:code="0"/>
      <w:pgMar w:top="1417" w:right="1701" w:bottom="1417" w:left="1701" w:header="708" w:footer="708" w:gutter="0"/>
      <w:cols w:space="708"/>
      <w:titlePg w:val="0"/>
      <w:docGrid w:linePitch="360"/>
      <w:sectPrChange w:id="344" w:author="mary.inoue@fap.local" w:date="2026-09-22T12:42:00Z" w16du:dateUtc="2026-09-22T16:42:00Z">
        <w:sectPr w:rsidR="00DE6076" w:rsidRPr="00035935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0352299">
    <w:abstractNumId w:val="8"/>
  </w:num>
  <w:num w:numId="2" w16cid:durableId="716927495">
    <w:abstractNumId w:val="1"/>
  </w:num>
  <w:num w:numId="3" w16cid:durableId="1077558410">
    <w:abstractNumId w:val="9"/>
  </w:num>
  <w:num w:numId="4" w16cid:durableId="295376764">
    <w:abstractNumId w:val="2"/>
  </w:num>
  <w:num w:numId="5" w16cid:durableId="1343435888">
    <w:abstractNumId w:val="0"/>
  </w:num>
  <w:num w:numId="6" w16cid:durableId="1581213860">
    <w:abstractNumId w:val="7"/>
  </w:num>
  <w:num w:numId="7" w16cid:durableId="728579621">
    <w:abstractNumId w:val="5"/>
  </w:num>
  <w:num w:numId="8" w16cid:durableId="1035497977">
    <w:abstractNumId w:val="4"/>
  </w:num>
  <w:num w:numId="9" w16cid:durableId="236786800">
    <w:abstractNumId w:val="6"/>
  </w:num>
  <w:num w:numId="10" w16cid:durableId="27460221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1CE"/>
    <w:rsid w:val="000172AA"/>
    <w:rsid w:val="00025128"/>
    <w:rsid w:val="00035935"/>
    <w:rsid w:val="00064320"/>
    <w:rsid w:val="00094AC5"/>
    <w:rsid w:val="00132F7D"/>
    <w:rsid w:val="00140891"/>
    <w:rsid w:val="00155120"/>
    <w:rsid w:val="00163BDD"/>
    <w:rsid w:val="001F3B9E"/>
    <w:rsid w:val="00220021"/>
    <w:rsid w:val="0029602C"/>
    <w:rsid w:val="002961E0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85853"/>
    <w:rsid w:val="006A49C0"/>
    <w:rsid w:val="006D73AD"/>
    <w:rsid w:val="006F5CEB"/>
    <w:rsid w:val="00706622"/>
    <w:rsid w:val="00723985"/>
    <w:rsid w:val="00775E6E"/>
    <w:rsid w:val="007E1A9E"/>
    <w:rsid w:val="00875E83"/>
    <w:rsid w:val="00890013"/>
    <w:rsid w:val="008A1AC8"/>
    <w:rsid w:val="008A41B7"/>
    <w:rsid w:val="008C61C6"/>
    <w:rsid w:val="008D0EF2"/>
    <w:rsid w:val="00901CD7"/>
    <w:rsid w:val="009801CD"/>
    <w:rsid w:val="009A31CE"/>
    <w:rsid w:val="009B31F7"/>
    <w:rsid w:val="009C4CE8"/>
    <w:rsid w:val="00A2270B"/>
    <w:rsid w:val="00A24980"/>
    <w:rsid w:val="00A5391B"/>
    <w:rsid w:val="00A54CA6"/>
    <w:rsid w:val="00A84725"/>
    <w:rsid w:val="00AA2126"/>
    <w:rsid w:val="00AB3092"/>
    <w:rsid w:val="00AE71D2"/>
    <w:rsid w:val="00AF3743"/>
    <w:rsid w:val="00B23618"/>
    <w:rsid w:val="00B30730"/>
    <w:rsid w:val="00B5460E"/>
    <w:rsid w:val="00B9482B"/>
    <w:rsid w:val="00BB7F95"/>
    <w:rsid w:val="00BC4C01"/>
    <w:rsid w:val="00BD6490"/>
    <w:rsid w:val="00BE7473"/>
    <w:rsid w:val="00C01CF0"/>
    <w:rsid w:val="00C10C2A"/>
    <w:rsid w:val="00C43956"/>
    <w:rsid w:val="00C44A78"/>
    <w:rsid w:val="00C549DE"/>
    <w:rsid w:val="00C8566A"/>
    <w:rsid w:val="00C9492A"/>
    <w:rsid w:val="00D1508E"/>
    <w:rsid w:val="00D1600A"/>
    <w:rsid w:val="00D46904"/>
    <w:rsid w:val="00D54B08"/>
    <w:rsid w:val="00D60738"/>
    <w:rsid w:val="00D63120"/>
    <w:rsid w:val="00D64C4F"/>
    <w:rsid w:val="00DC250C"/>
    <w:rsid w:val="00DE6076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42:00Z">
        <w:pPr>
          <w:jc w:val="both"/>
        </w:pPr>
      </w:pPrChange>
    </w:pPr>
    <w:rPr>
      <w:lang w:val="pt-BR"/>
      <w:rPrChange w:id="0" w:author="mary.inoue@fap.local" w:date="2026-09-22T12:42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DE6076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DE6076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DE6076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DE6076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9A31CE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9A31CE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DE6076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DE6076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DE6076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DE6076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9A31CE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DE6076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9A31CE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DE6076"/>
    <w:rPr>
      <w:color w:val="0000FF"/>
      <w:u w:val="single"/>
    </w:rPr>
  </w:style>
  <w:style w:type="paragraph" w:customStyle="1" w:styleId="Default">
    <w:name w:val="Default"/>
    <w:rsid w:val="00A847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049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1454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2016-08-11T09:01:00Z</dcterms:created>
  <dcterms:modified xsi:type="dcterms:W3CDTF">2026-09-22T16:42:00Z</dcterms:modified>
</cp:coreProperties>
</file>