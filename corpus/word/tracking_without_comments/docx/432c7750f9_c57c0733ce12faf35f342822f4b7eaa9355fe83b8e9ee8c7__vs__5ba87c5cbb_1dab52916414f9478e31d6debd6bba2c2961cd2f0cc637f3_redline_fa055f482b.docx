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FB16EB7" w14:textId="77777777" w:rsidR="00CB7996" w:rsidRDefault="00361C01">
      <w:pPr>
        <w:jc w:val="center"/>
        <w:rPr>
          <w:del w:id="8" w:author="Paul Hennessy" w:date="2026-09-25T20:05:00Z" w16du:dateUtc="2026-09-26T00:05:00Z"/>
          <w:rFonts w:ascii="Times New Roman" w:eastAsia="MS Gothic" w:hAnsi="Times New Roman" w:cs="Times New Roman"/>
          <w:b/>
          <w:sz w:val="20"/>
          <w:szCs w:val="20"/>
        </w:rPr>
      </w:pPr>
      <w:del w:id="9" w:author="Paul Hennessy" w:date="2026-09-25T20:05:00Z" w16du:dateUtc="2026-09-26T00:05:00Z">
        <w:r>
          <w:rPr>
            <w:rFonts w:ascii="MS Gothic" w:eastAsia="MS Gothic" w:hAnsi="MS Gothic" w:hint="eastAsia"/>
            <w:b/>
            <w:noProof/>
            <w:sz w:val="24"/>
            <w:szCs w:val="24"/>
          </w:rPr>
          <mc:AlternateContent>
            <mc:Choice Requires="wps">
              <w:drawing>
                <wp:anchor distT="0" distB="0" distL="114300" distR="114300" simplePos="0" relativeHeight="251661312" behindDoc="0" locked="0" layoutInCell="1" allowOverlap="1" wp14:anchorId="68644AC0" wp14:editId="6A94A314">
                  <wp:simplePos x="0" y="0"/>
                  <wp:positionH relativeFrom="margin">
                    <wp:posOffset>5562600</wp:posOffset>
                  </wp:positionH>
                  <wp:positionV relativeFrom="paragraph">
                    <wp:posOffset>-353060</wp:posOffset>
                  </wp:positionV>
                  <wp:extent cx="619125" cy="323850"/>
                  <wp:effectExtent l="0" t="0" r="28575" b="19050"/>
                  <wp:wrapNone/>
                  <wp:docPr id="2" name="テキスト ボックス 2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619125" cy="3238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5FE3AB4A" w14:textId="77777777" w:rsidR="00361C01" w:rsidRPr="0036635B" w:rsidRDefault="00361C01" w:rsidP="00361C01">
                              <w:pPr>
                                <w:jc w:val="center"/>
                                <w:rPr>
                                  <w:del w:id="10" w:author="Paul Hennessy" w:date="2026-09-25T20:05:00Z" w16du:dateUtc="2026-09-26T00:05:00Z"/>
                                  <w:rFonts w:ascii="Times New Roman" w:eastAsia="BIZ UDPMincho Medium" w:hAnsi="Times New Roman" w:cs="Times New Roman"/>
                                  <w:sz w:val="18"/>
                                  <w:szCs w:val="18"/>
                                </w:rPr>
                              </w:pPr>
                              <w:del w:id="11" w:author="Paul Hennessy" w:date="2026-09-25T20:05:00Z" w16du:dateUtc="2026-09-26T00:05:00Z">
                                <w:r w:rsidRPr="0036635B">
                                  <w:rPr>
                                    <w:rFonts w:ascii="Times New Roman" w:eastAsia="BIZ UDPMincho Medium" w:hAnsi="Times New Roman" w:cs="Times New Roman"/>
                                    <w:sz w:val="18"/>
                                    <w:szCs w:val="18"/>
                                  </w:rPr>
                                  <w:delText>Form 1</w:delText>
                                </w:r>
                              </w:del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type w14:anchorId="68644AC0" id="_x0000_t202" coordsize="21600,21600" o:spt="202" path="m,l,21600r21600,l21600,xe">
                  <v:stroke joinstyle="miter"/>
                  <v:path gradientshapeok="t" o:connecttype="rect"/>
                </v:shapetype>
                <v:shape id="テキスト ボックス 2" o:spid="_x0000_s1026" type="#_x0000_t202" style="position:absolute;left:0;text-align:left;margin-left:438pt;margin-top:-27.8pt;width:48.75pt;height:25.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" fillcolor="white [3201]" strokeweight=".5pt">
                  <v:textbox>
                    <w:txbxContent>
                      <w:p w14:paraId="5FE3AB4A" w14:textId="77777777" w:rsidR="00361C01" w:rsidRPr="0036635B" w:rsidRDefault="00361C01" w:rsidP="00361C01">
                        <w:pPr>
                          <w:jc w:val="center"/>
                          <w:rPr>
                            <w:del w:id="12" w:author="Paul Hennessy" w:date="2026-09-25T20:05:00Z" w16du:dateUtc="2026-09-26T00:05:00Z"/>
                            <w:rFonts w:ascii="Times New Roman" w:eastAsia="BIZ UDPMincho Medium" w:hAnsi="Times New Roman" w:cs="Times New Roman"/>
                            <w:sz w:val="18"/>
                            <w:szCs w:val="18"/>
                          </w:rPr>
                        </w:pPr>
                        <w:del w:id="13" w:author="Paul Hennessy" w:date="2026-09-25T20:05:00Z" w16du:dateUtc="2026-09-26T00:05:00Z">
                          <w:r w:rsidRPr="0036635B">
                            <w:rPr>
                              <w:rFonts w:ascii="Times New Roman" w:eastAsia="BIZ UDPMincho Medium" w:hAnsi="Times New Roman" w:cs="Times New Roman"/>
                              <w:sz w:val="18"/>
                              <w:szCs w:val="18"/>
                            </w:rPr>
                            <w:delText>Form 1</w:delText>
                          </w:r>
                        </w:del>
                      </w:p>
                    </w:txbxContent>
                  </v:textbox>
                  <w10:wrap anchorx="margin"/>
                </v:shape>
              </w:pict>
            </mc:Fallback>
          </mc:AlternateContent>
        </w:r>
        <w:r w:rsidR="00B04A24" w:rsidRPr="005F107F">
          <w:rPr>
            <w:rFonts w:ascii="Times New Roman" w:eastAsia="MS Gothic" w:hAnsi="Times New Roman" w:cs="Times New Roman"/>
            <w:b/>
            <w:sz w:val="20"/>
            <w:szCs w:val="20"/>
          </w:rPr>
          <w:delText>AY</w:delText>
        </w:r>
        <w:r w:rsidR="009F155F" w:rsidRPr="005F107F">
          <w:rPr>
            <w:rFonts w:ascii="Times New Roman" w:eastAsia="MS Gothic" w:hAnsi="Times New Roman" w:cs="Times New Roman"/>
            <w:b/>
            <w:sz w:val="20"/>
            <w:szCs w:val="20"/>
          </w:rPr>
          <w:delText>202</w:delText>
        </w:r>
        <w:r w:rsidR="00EE2C7C">
          <w:rPr>
            <w:rFonts w:ascii="Times New Roman" w:eastAsia="MS Gothic" w:hAnsi="Times New Roman" w:cs="Times New Roman"/>
            <w:b/>
            <w:sz w:val="20"/>
            <w:szCs w:val="20"/>
          </w:rPr>
          <w:delText>5</w:delText>
        </w:r>
        <w:r w:rsidR="009F155F" w:rsidRPr="005F107F">
          <w:rPr>
            <w:rFonts w:ascii="Times New Roman" w:eastAsia="MS Gothic" w:hAnsi="Times New Roman" w:cs="Times New Roman"/>
            <w:b/>
            <w:sz w:val="20"/>
            <w:szCs w:val="20"/>
          </w:rPr>
          <w:delText xml:space="preserve"> </w:delText>
        </w:r>
        <w:r w:rsidR="00EC39BA" w:rsidRPr="005F107F">
          <w:rPr>
            <w:rFonts w:ascii="Times New Roman" w:eastAsia="MS Gothic" w:hAnsi="Times New Roman" w:cs="Times New Roman"/>
            <w:b/>
            <w:sz w:val="20"/>
            <w:szCs w:val="20"/>
          </w:rPr>
          <w:delText>Ritsumeikan University RARA Student Fellow</w:delText>
        </w:r>
        <w:r w:rsidR="00EE2C7C">
          <w:rPr>
            <w:rFonts w:ascii="Times New Roman" w:eastAsia="MS Gothic" w:hAnsi="Times New Roman" w:cs="Times New Roman"/>
            <w:b/>
            <w:sz w:val="20"/>
            <w:szCs w:val="20"/>
          </w:rPr>
          <w:delText>ship Program</w:delText>
        </w:r>
        <w:r w:rsidR="008608FB" w:rsidRPr="005F107F">
          <w:rPr>
            <w:rFonts w:ascii="Times New Roman" w:eastAsia="MS Gothic" w:hAnsi="Times New Roman" w:cs="Times New Roman"/>
            <w:b/>
            <w:sz w:val="20"/>
            <w:szCs w:val="20"/>
          </w:rPr>
          <w:delText>:</w:delText>
        </w:r>
        <w:r w:rsidR="00EC39BA" w:rsidRPr="005F107F">
          <w:rPr>
            <w:rFonts w:ascii="Times New Roman" w:eastAsia="MS Gothic" w:hAnsi="Times New Roman" w:cs="Times New Roman"/>
            <w:b/>
            <w:sz w:val="20"/>
            <w:szCs w:val="20"/>
          </w:rPr>
          <w:delText xml:space="preserve"> Application Form</w:delText>
        </w:r>
      </w:del>
    </w:p>
    <w:p w14:paraId="14F12791" w14:textId="77777777" w:rsidR="00250377" w:rsidRPr="005F107F" w:rsidRDefault="00250377">
      <w:pPr>
        <w:jc w:val="center"/>
        <w:rPr>
          <w:del w:id="14" w:author="Paul Hennessy" w:date="2026-09-25T20:05:00Z" w16du:dateUtc="2026-09-26T00:05:00Z"/>
          <w:rFonts w:ascii="Times New Roman" w:eastAsia="MS Gothic" w:hAnsi="Times New Roman" w:cs="Times New Roman"/>
          <w:b/>
          <w:sz w:val="20"/>
          <w:szCs w:val="20"/>
        </w:rPr>
      </w:pPr>
      <w:del w:id="15" w:author="Paul Hennessy" w:date="2026-09-25T20:05:00Z" w16du:dateUtc="2026-09-26T00:05:00Z">
        <w:r w:rsidRPr="00250377">
          <w:rPr>
            <w:rFonts w:ascii="Times New Roman" w:eastAsia="MS Gothic" w:hAnsi="Times New Roman" w:cs="Times New Roman"/>
            <w:b/>
            <w:sz w:val="20"/>
            <w:szCs w:val="20"/>
          </w:rPr>
          <w:delText>(</w:delText>
        </w:r>
        <w:r w:rsidR="00705248">
          <w:rPr>
            <w:rFonts w:ascii="Times New Roman" w:eastAsia="MS Gothic" w:hAnsi="Times New Roman" w:cs="Times New Roman"/>
            <w:b/>
            <w:sz w:val="20"/>
            <w:szCs w:val="20"/>
          </w:rPr>
          <w:delText>F</w:delText>
        </w:r>
        <w:r w:rsidRPr="00250377">
          <w:rPr>
            <w:rFonts w:ascii="Times New Roman" w:eastAsia="MS Gothic" w:hAnsi="Times New Roman" w:cs="Times New Roman"/>
            <w:b/>
            <w:sz w:val="20"/>
            <w:szCs w:val="20"/>
          </w:rPr>
          <w:delText>or 2nd</w:delText>
        </w:r>
        <w:r w:rsidR="00C02768">
          <w:rPr>
            <w:rFonts w:ascii="Times New Roman" w:eastAsia="MS Gothic" w:hAnsi="Times New Roman" w:cs="Times New Roman"/>
            <w:b/>
            <w:sz w:val="20"/>
            <w:szCs w:val="20"/>
          </w:rPr>
          <w:delText>-</w:delText>
        </w:r>
        <w:r w:rsidRPr="00250377">
          <w:rPr>
            <w:rFonts w:ascii="Times New Roman" w:eastAsia="MS Gothic" w:hAnsi="Times New Roman" w:cs="Times New Roman"/>
            <w:b/>
            <w:sz w:val="20"/>
            <w:szCs w:val="20"/>
          </w:rPr>
          <w:delText xml:space="preserve">year </w:delText>
        </w:r>
        <w:r w:rsidR="00C02768">
          <w:rPr>
            <w:rFonts w:ascii="Times New Roman" w:eastAsia="MS Gothic" w:hAnsi="Times New Roman" w:cs="Times New Roman"/>
            <w:b/>
            <w:sz w:val="20"/>
            <w:szCs w:val="20"/>
          </w:rPr>
          <w:delText>D</w:delText>
        </w:r>
        <w:r w:rsidRPr="00250377">
          <w:rPr>
            <w:rFonts w:ascii="Times New Roman" w:eastAsia="MS Gothic" w:hAnsi="Times New Roman" w:cs="Times New Roman"/>
            <w:b/>
            <w:sz w:val="20"/>
            <w:szCs w:val="20"/>
          </w:rPr>
          <w:delText xml:space="preserve">octoral </w:delText>
        </w:r>
        <w:r w:rsidR="00C02768">
          <w:rPr>
            <w:rFonts w:ascii="Times New Roman" w:eastAsia="MS Gothic" w:hAnsi="Times New Roman" w:cs="Times New Roman"/>
            <w:b/>
            <w:sz w:val="20"/>
            <w:szCs w:val="20"/>
          </w:rPr>
          <w:delText>S</w:delText>
        </w:r>
        <w:r w:rsidRPr="00250377">
          <w:rPr>
            <w:rFonts w:ascii="Times New Roman" w:eastAsia="MS Gothic" w:hAnsi="Times New Roman" w:cs="Times New Roman"/>
            <w:b/>
            <w:sz w:val="20"/>
            <w:szCs w:val="20"/>
          </w:rPr>
          <w:delText>tudents in the Spring Semester of AY2025)</w:delText>
        </w:r>
      </w:del>
    </w:p>
    <w:p w14:paraId="0287AB4A" w14:textId="77777777" w:rsidR="00EC39BA" w:rsidRPr="00C02768" w:rsidRDefault="00EC39BA" w:rsidP="001536E6">
      <w:pPr>
        <w:spacing w:line="240" w:lineRule="exact"/>
        <w:rPr>
          <w:del w:id="16" w:author="Paul Hennessy" w:date="2026-09-25T20:05:00Z" w16du:dateUtc="2026-09-26T00:05:00Z"/>
          <w:rFonts w:ascii="Times New Roman" w:eastAsia="MS Mincho" w:hAnsi="Times New Roman" w:cs="Times New Roman"/>
          <w:sz w:val="20"/>
          <w:szCs w:val="20"/>
        </w:rPr>
      </w:pPr>
    </w:p>
    <w:p w14:paraId="29C2DF8B" w14:textId="77777777" w:rsidR="00CB7996" w:rsidRPr="005F107F" w:rsidRDefault="00C623C2" w:rsidP="00B04A24">
      <w:pPr>
        <w:wordWrap w:val="0"/>
        <w:jc w:val="right"/>
        <w:rPr>
          <w:del w:id="17" w:author="Paul Hennessy" w:date="2026-09-25T20:05:00Z" w16du:dateUtc="2026-09-26T00:05:00Z"/>
          <w:rFonts w:ascii="Times New Roman" w:eastAsia="MS Mincho" w:hAnsi="Times New Roman" w:cs="Times New Roman"/>
          <w:sz w:val="20"/>
          <w:szCs w:val="20"/>
        </w:rPr>
      </w:pPr>
      <w:del w:id="18" w:author="Paul Hennessy" w:date="2026-09-25T20:05:00Z" w16du:dateUtc="2026-09-26T00:05:00Z">
        <w:r w:rsidRPr="005F107F">
          <w:rPr>
            <w:rFonts w:ascii="Times New Roman" w:eastAsia="MS Mincho" w:hAnsi="Times New Roman" w:cs="Times New Roman"/>
            <w:sz w:val="20"/>
            <w:szCs w:val="20"/>
          </w:rPr>
          <w:delText>As of</w:delText>
        </w:r>
        <w:r w:rsidR="00B04A24" w:rsidRPr="005F107F">
          <w:rPr>
            <w:rFonts w:ascii="Times New Roman" w:eastAsia="MS Mincho" w:hAnsi="Times New Roman" w:cs="Times New Roman"/>
            <w:sz w:val="20"/>
            <w:szCs w:val="20"/>
          </w:rPr>
          <w:delText xml:space="preserve"> </w:delText>
        </w:r>
        <w:r w:rsidR="00B04A24" w:rsidRPr="005F107F">
          <w:rPr>
            <w:rFonts w:ascii="Times New Roman" w:eastAsia="MS Mincho" w:hAnsi="Times New Roman" w:cs="Times New Roman"/>
            <w:color w:val="AEAAAA" w:themeColor="background2" w:themeShade="BF"/>
            <w:sz w:val="20"/>
            <w:szCs w:val="20"/>
          </w:rPr>
          <w:delText>MM</w:delText>
        </w:r>
        <w:r w:rsidR="00B04A24" w:rsidRPr="005F107F">
          <w:rPr>
            <w:rFonts w:ascii="Times New Roman" w:eastAsia="MS Mincho" w:hAnsi="Times New Roman" w:cs="Times New Roman"/>
            <w:sz w:val="20"/>
            <w:szCs w:val="20"/>
          </w:rPr>
          <w:delText>/</w:delText>
        </w:r>
        <w:r w:rsidR="00B04A24" w:rsidRPr="005F107F">
          <w:rPr>
            <w:rFonts w:ascii="Times New Roman" w:eastAsia="MS Mincho" w:hAnsi="Times New Roman" w:cs="Times New Roman"/>
            <w:color w:val="AEAAAA" w:themeColor="background2" w:themeShade="BF"/>
            <w:sz w:val="20"/>
            <w:szCs w:val="20"/>
          </w:rPr>
          <w:delText>DD</w:delText>
        </w:r>
        <w:r w:rsidR="00B04A24" w:rsidRPr="005F107F">
          <w:rPr>
            <w:rFonts w:ascii="Times New Roman" w:eastAsia="MS Mincho" w:hAnsi="Times New Roman" w:cs="Times New Roman"/>
            <w:sz w:val="20"/>
            <w:szCs w:val="20"/>
          </w:rPr>
          <w:delText>/</w:delText>
        </w:r>
        <w:r w:rsidR="00B04A24" w:rsidRPr="005F107F">
          <w:rPr>
            <w:rFonts w:ascii="Times New Roman" w:eastAsia="MS Mincho" w:hAnsi="Times New Roman" w:cs="Times New Roman"/>
            <w:color w:val="AEAAAA" w:themeColor="background2" w:themeShade="BF"/>
            <w:sz w:val="20"/>
            <w:szCs w:val="20"/>
          </w:rPr>
          <w:delText>YYYY</w:delText>
        </w:r>
      </w:del>
    </w:p>
    <w:tbl>
      <w:tblPr>
        <w:tblStyle w:val="TableGrid"/>
        <w:tblW w:w="1430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672"/>
        <w:gridCol w:w="3289"/>
        <w:gridCol w:w="4182"/>
        <w:gridCol w:w="3575"/>
        <w:gridCol w:w="1584"/>
        <w:tblGridChange w:id="19">
          <w:tblGrid>
            <w:gridCol w:w="15"/>
            <w:gridCol w:w="820"/>
            <w:gridCol w:w="836"/>
            <w:gridCol w:w="16"/>
            <w:gridCol w:w="3289"/>
            <w:gridCol w:w="411"/>
            <w:gridCol w:w="3771"/>
            <w:gridCol w:w="1190"/>
            <w:gridCol w:w="2385"/>
            <w:gridCol w:w="1584"/>
          </w:tblGrid>
        </w:tblGridChange>
      </w:tblGrid>
      <w:tr w:rsidR="009F4396" w:rsidRPr="009F4396" w14:paraId="11BE171B" w14:textId="77777777" w:rsidTr="009F4396">
        <w:trPr>
          <w:ins w:id="20" w:author="Paul Hennessy" w:date="2026-09-25T20:05:00Z" w16du:dateUtc="2026-09-26T00:05:00Z"/>
        </w:trPr>
        <w:tc>
          <w:tcPr>
            <w:tcW w:w="1662" w:type="dxa"/>
            <w:gridSpan w:val="2"/>
          </w:tcPr>
          <w:p w14:paraId="19375A79" w14:textId="77777777" w:rsidR="009F4396" w:rsidRPr="009F4396" w:rsidRDefault="009F4396">
            <w:pPr>
              <w:rPr>
                <w:ins w:id="21" w:author="Paul Hennessy" w:date="2026-09-25T20:05:00Z" w16du:dateUtc="2026-09-26T00:05:00Z"/>
                <w:rFonts w:ascii="Arial" w:hAnsi="Arial" w:cs="Arial"/>
                <w:b/>
              </w:rPr>
            </w:pPr>
          </w:p>
        </w:tc>
        <w:tc>
          <w:tcPr>
            <w:tcW w:w="5280" w:type="dxa"/>
          </w:tcPr>
          <w:p w14:paraId="7B96A21B" w14:textId="77777777" w:rsidR="009F4396" w:rsidRPr="009F4396" w:rsidRDefault="009F4396" w:rsidP="001A736F">
            <w:pPr>
              <w:jc w:val="center"/>
              <w:rPr>
                <w:ins w:id="22" w:author="Paul Hennessy" w:date="2026-09-25T20:05:00Z" w16du:dateUtc="2026-09-26T00:05:00Z"/>
                <w:rFonts w:ascii="Arial" w:hAnsi="Arial" w:cs="Arial"/>
                <w:b/>
              </w:rPr>
            </w:pPr>
            <w:ins w:id="23" w:author="Paul Hennessy" w:date="2026-09-25T20:05:00Z" w16du:dateUtc="2026-09-26T00:05:00Z">
              <w:r w:rsidRPr="009F4396">
                <w:rPr>
                  <w:rFonts w:ascii="Arial" w:hAnsi="Arial" w:cs="Arial"/>
                  <w:b/>
                </w:rPr>
                <w:t>Essential</w:t>
              </w:r>
            </w:ins>
          </w:p>
        </w:tc>
        <w:tc>
          <w:tcPr>
            <w:tcW w:w="7360" w:type="dxa"/>
            <w:gridSpan w:val="2"/>
          </w:tcPr>
          <w:p w14:paraId="5CD5D0F4" w14:textId="77777777" w:rsidR="009F4396" w:rsidRPr="009F4396" w:rsidRDefault="009F4396" w:rsidP="001A736F">
            <w:pPr>
              <w:jc w:val="center"/>
              <w:rPr>
                <w:ins w:id="24" w:author="Paul Hennessy" w:date="2026-09-25T20:05:00Z" w16du:dateUtc="2026-09-26T00:05:00Z"/>
                <w:rFonts w:ascii="Arial" w:hAnsi="Arial" w:cs="Arial"/>
                <w:b/>
              </w:rPr>
            </w:pPr>
            <w:ins w:id="25" w:author="Paul Hennessy" w:date="2026-09-25T20:05:00Z" w16du:dateUtc="2026-09-26T00:05:00Z">
              <w:r w:rsidRPr="009F4396">
                <w:rPr>
                  <w:rFonts w:ascii="Arial" w:hAnsi="Arial" w:cs="Arial"/>
                  <w:b/>
                </w:rPr>
                <w:t>Desirable</w:t>
              </w:r>
            </w:ins>
          </w:p>
        </w:tc>
      </w:tr>
      <w:tr w:rsidR="009F4396" w:rsidRPr="009F4396" w14:paraId="51610323" w14:textId="77777777" w:rsidTr="009F4396">
        <w:trPr>
          <w:ins w:id="26" w:author="Paul Hennessy" w:date="2026-09-25T20:05:00Z" w16du:dateUtc="2026-09-26T00:05:00Z"/>
        </w:trPr>
        <w:tc>
          <w:tcPr>
            <w:tcW w:w="1662" w:type="dxa"/>
            <w:gridSpan w:val="2"/>
          </w:tcPr>
          <w:p w14:paraId="448920F4" w14:textId="77777777" w:rsidR="009F4396" w:rsidRPr="009F4396" w:rsidRDefault="009F4396">
            <w:pPr>
              <w:rPr>
                <w:ins w:id="27" w:author="Paul Hennessy" w:date="2026-09-25T20:05:00Z" w16du:dateUtc="2026-09-26T00:05:00Z"/>
                <w:rFonts w:ascii="Arial" w:hAnsi="Arial" w:cs="Arial"/>
                <w:b/>
              </w:rPr>
            </w:pPr>
            <w:ins w:id="28" w:author="Paul Hennessy" w:date="2026-09-25T20:05:00Z" w16du:dateUtc="2026-09-26T00:05:00Z">
              <w:r w:rsidRPr="009F4396">
                <w:rPr>
                  <w:rFonts w:ascii="Arial" w:hAnsi="Arial" w:cs="Arial"/>
                  <w:b/>
                </w:rPr>
                <w:t>Application</w:t>
              </w:r>
            </w:ins>
          </w:p>
        </w:tc>
        <w:tc>
          <w:tcPr>
            <w:tcW w:w="5280" w:type="dxa"/>
          </w:tcPr>
          <w:p w14:paraId="5BC208AE" w14:textId="77777777" w:rsidR="009F4396" w:rsidRPr="009F4396" w:rsidRDefault="009F4396" w:rsidP="00B4696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ins w:id="29" w:author="Paul Hennessy" w:date="2026-09-25T20:05:00Z" w16du:dateUtc="2026-09-26T00:05:00Z"/>
                <w:rFonts w:ascii="Arial" w:hAnsi="Arial" w:cs="Arial"/>
              </w:rPr>
            </w:pPr>
            <w:ins w:id="30" w:author="Paul Hennessy" w:date="2026-09-25T20:05:00Z" w16du:dateUtc="2026-09-26T00:05:00Z">
              <w:r w:rsidRPr="009F4396">
                <w:rPr>
                  <w:rFonts w:ascii="Arial" w:hAnsi="Arial" w:cs="Arial"/>
                </w:rPr>
                <w:t>Application form clearly addresses person specification</w:t>
              </w:r>
            </w:ins>
          </w:p>
          <w:p w14:paraId="3DD3E576" w14:textId="77777777" w:rsidR="009F4396" w:rsidRPr="009F4396" w:rsidRDefault="009F4396" w:rsidP="00B4696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ins w:id="31" w:author="Paul Hennessy" w:date="2026-09-25T20:05:00Z" w16du:dateUtc="2026-09-26T00:05:00Z"/>
                <w:rFonts w:ascii="Arial" w:hAnsi="Arial" w:cs="Arial"/>
              </w:rPr>
            </w:pPr>
            <w:ins w:id="32" w:author="Paul Hennessy" w:date="2026-09-25T20:05:00Z" w16du:dateUtc="2026-09-26T00:05:00Z">
              <w:r w:rsidRPr="009F4396">
                <w:rPr>
                  <w:rFonts w:ascii="Arial" w:hAnsi="Arial" w:cs="Arial"/>
                </w:rPr>
                <w:t>Fully supported reference</w:t>
              </w:r>
            </w:ins>
          </w:p>
        </w:tc>
        <w:tc>
          <w:tcPr>
            <w:tcW w:w="7360" w:type="dxa"/>
            <w:gridSpan w:val="2"/>
          </w:tcPr>
          <w:p w14:paraId="0516A913" w14:textId="77777777" w:rsidR="009F4396" w:rsidRPr="009F4396" w:rsidRDefault="009F4396">
            <w:pPr>
              <w:rPr>
                <w:ins w:id="33" w:author="Paul Hennessy" w:date="2026-09-25T20:05:00Z" w16du:dateUtc="2026-09-26T00:05:00Z"/>
                <w:rFonts w:ascii="Arial" w:hAnsi="Arial" w:cs="Arial"/>
              </w:rPr>
            </w:pPr>
          </w:p>
        </w:tc>
      </w:tr>
      <w:tr w:rsidR="00EC39BA" w:rsidRPr="005F107F" w14:paraId="21868448" w14:textId="77777777" w:rsidTr="009F4396">
        <w:tblPrEx>
          <w:tblW w:w="14302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PrExChange w:id="34" w:author="Paul Hennessy" w:date="2026-09-25T20:05:00Z" w16du:dateUtc="2026-09-26T00:05:00Z">
            <w:tblPrEx>
              <w:tblW w:w="10348" w:type="dxa"/>
              <w:tblInd w:w="-8" w:type="dxa"/>
              <w:tblBorders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  <w:insideH w:val="single" w:sz="6" w:space="0" w:color="auto"/>
                <w:insideV w:val="single" w:sz="6" w:space="0" w:color="auto"/>
              </w:tblBorders>
              <w:tblLayout w:type="fixed"/>
              <w:tblCellMar>
                <w:left w:w="99" w:type="dxa"/>
                <w:right w:w="99" w:type="dxa"/>
              </w:tblCellMar>
              <w:tblLook w:val="0000" w:firstRow="0" w:lastRow="0" w:firstColumn="0" w:lastColumn="0" w:noHBand="0" w:noVBand="0"/>
            </w:tblPrEx>
          </w:tblPrExChange>
        </w:tblPrEx>
        <w:trPr>
          <w:gridAfter w:val="1"/>
          <w:wAfter w:w="3969" w:type="dxa"/>
          <w:trPrChange w:id="35" w:author="Paul Hennessy" w:date="2026-09-25T20:05:00Z" w16du:dateUtc="2026-09-26T00:05:00Z">
            <w:trPr>
              <w:gridAfter w:val="2"/>
              <w:cantSplit/>
              <w:trHeight w:val="792"/>
            </w:trPr>
          </w:trPrChange>
        </w:trPr>
        <w:tc>
          <w:tcPr>
            <w:tcW w:w="1662" w:type="dxa"/>
            <w:tcPrChange w:id="36" w:author="Paul Hennessy" w:date="2026-09-25T20:05:00Z" w16du:dateUtc="2026-09-26T00:05:00Z">
              <w:tcPr>
                <w:tcW w:w="1662" w:type="dxa"/>
                <w:gridSpan w:val="2"/>
              </w:tcPr>
            </w:tcPrChange>
          </w:tcPr>
          <w:p w14:paraId="6D5B1D7D" w14:textId="77777777" w:rsidR="009F4396" w:rsidRPr="009F4396" w:rsidRDefault="009F4396">
            <w:pPr>
              <w:rPr>
                <w:rFonts w:ascii="Arial" w:hAnsi="Arial" w:cs="Arial"/>
                <w:b/>
              </w:rPr>
            </w:pPr>
            <w:ins w:id="37" w:author="Paul Hennessy" w:date="2026-09-25T20:05:00Z" w16du:dateUtc="2026-09-26T00:05:00Z">
              <w:r w:rsidRPr="009F4396">
                <w:rPr>
                  <w:rFonts w:ascii="Arial" w:hAnsi="Arial" w:cs="Arial"/>
                  <w:b/>
                </w:rPr>
                <w:t>Qualifications</w:t>
              </w:r>
            </w:ins>
          </w:p>
        </w:tc>
        <w:tc>
          <w:tcPr>
            <w:tcW w:w="5280" w:type="dxa"/>
            <w:tcPrChange w:id="38" w:author="Paul Hennessy" w:date="2026-09-25T20:05:00Z" w16du:dateUtc="2026-09-26T00:05:00Z">
              <w:tcPr>
                <w:tcW w:w="5280" w:type="dxa"/>
              </w:tcPr>
            </w:tcPrChange>
          </w:tcPr>
          <w:p w14:paraId="5B8738FF" w14:textId="77777777" w:rsidR="009F4396" w:rsidRPr="009F4396" w:rsidRDefault="009F4396" w:rsidP="00B46962">
            <w:pPr>
              <w:pStyle w:val="ListParagraph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tabs>
                <w:tab w:val="center" w:pos="4252"/>
                <w:tab w:val="right" w:pos="8504"/>
              </w:tabs>
              <w:snapToGrid w:val="0"/>
              <w:spacing w:after="0" w:line="240" w:lineRule="auto"/>
              <w:contextualSpacing w:val="0"/>
              <w:jc w:val="both"/>
              <w:rPr>
                <w:ins w:id="39" w:author="Paul Hennessy" w:date="2026-09-25T20:05:00Z" w16du:dateUtc="2026-09-26T00:05:00Z"/>
                <w:rFonts w:ascii="Arial" w:hAnsi="Arial" w:cs="Arial"/>
              </w:rPr>
            </w:pPr>
            <w:ins w:id="40" w:author="Paul Hennessy" w:date="2026-09-25T20:05:00Z" w16du:dateUtc="2026-09-26T00:05:00Z">
              <w:r w:rsidRPr="009F4396">
                <w:rPr>
                  <w:rFonts w:ascii="Arial" w:hAnsi="Arial" w:cs="Arial"/>
                </w:rPr>
                <w:t>4 GCSE including Maths &amp; English (Grade C or equivalent)</w:t>
              </w:r>
            </w:ins>
          </w:p>
          <w:p w14:paraId="6DA280C0" w14:textId="77777777" w:rsidR="009F4396" w:rsidRPr="009F4396" w:rsidRDefault="009F4396" w:rsidP="00B46962">
            <w:pPr>
              <w:pStyle w:val="ListParagraph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tabs>
                <w:tab w:val="center" w:pos="4252"/>
                <w:tab w:val="right" w:pos="8504"/>
              </w:tabs>
              <w:snapToGrid w:val="0"/>
              <w:spacing w:after="0" w:line="240" w:lineRule="auto"/>
              <w:contextualSpacing w:val="0"/>
              <w:jc w:val="both"/>
              <w:rPr>
                <w:ins w:id="41" w:author="Paul Hennessy" w:date="2026-09-25T20:05:00Z" w16du:dateUtc="2026-09-26T00:05:00Z"/>
                <w:rFonts w:ascii="Arial" w:hAnsi="Arial" w:cs="Arial"/>
              </w:rPr>
            </w:pPr>
            <w:ins w:id="42" w:author="Paul Hennessy" w:date="2026-09-25T20:05:00Z" w16du:dateUtc="2026-09-26T00:05:00Z">
              <w:r w:rsidRPr="009F4396">
                <w:rPr>
                  <w:rFonts w:ascii="Arial" w:hAnsi="Arial" w:cs="Arial"/>
                </w:rPr>
                <w:t>CACHE / Teaching Assistant Level 3</w:t>
              </w:r>
            </w:ins>
          </w:p>
          <w:p w14:paraId="0E323818" w14:textId="77777777" w:rsidR="009F4396" w:rsidRPr="009F4396" w:rsidRDefault="009F4396" w:rsidP="00B46962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</w:rPr>
            </w:pPr>
          </w:p>
        </w:tc>
        <w:tc>
          <w:tcPr>
            <w:tcW w:w="7360" w:type="dxa"/>
            <w:tcPrChange w:id="43" w:author="Paul Hennessy" w:date="2026-09-25T20:05:00Z" w16du:dateUtc="2026-09-26T00:05:00Z">
              <w:tcPr>
                <w:tcW w:w="5387" w:type="dxa"/>
                <w:gridSpan w:val="3"/>
                <w:tcBorders>
                  <w:right w:val="single" w:sz="4" w:space="0" w:color="auto"/>
                </w:tcBorders>
              </w:tcPr>
            </w:tcPrChange>
          </w:tcPr>
          <w:p w14:paraId="3406B10A" w14:textId="74D80576" w:rsidR="00CB7996" w:rsidRPr="005F107F" w:rsidRDefault="009F4396">
            <w:pPr>
              <w:rPr>
                <w:del w:id="44" w:author="Paul Hennessy" w:date="2026-09-25T20:05:00Z" w16du:dateUtc="2026-09-26T00:05:00Z"/>
                <w:rFonts w:ascii="Times New Roman" w:eastAsia="MS Mincho" w:hAnsi="Times New Roman" w:cs="Times New Roman"/>
                <w:sz w:val="20"/>
                <w:szCs w:val="20"/>
              </w:rPr>
            </w:pPr>
            <w:ins w:id="45" w:author="Paul Hennessy" w:date="2026-09-25T20:05:00Z" w16du:dateUtc="2026-09-26T00:05:00Z">
              <w:r w:rsidRPr="009F4396">
                <w:rPr>
                  <w:rFonts w:ascii="Arial" w:hAnsi="Arial" w:cs="Arial"/>
                </w:rPr>
                <w:t>Paediatric First Aid qualification or willingness to work towards</w:t>
              </w:r>
            </w:ins>
            <w:del w:id="46" w:author="Paul Hennessy" w:date="2026-09-25T20:05:00Z" w16du:dateUtc="2026-09-26T00:05:00Z">
              <w:r w:rsidR="00C623C2" w:rsidRPr="005F107F">
                <w:rPr>
                  <w:rFonts w:ascii="Times New Roman" w:eastAsia="MS Mincho" w:hAnsi="Times New Roman" w:cs="Times New Roman"/>
                  <w:sz w:val="20"/>
                  <w:szCs w:val="20"/>
                </w:rPr>
                <w:delText>Full name: (Last Name/First Name/Middle Name</w:delText>
              </w:r>
              <w:r w:rsidR="00A92501" w:rsidRPr="005F107F">
                <w:rPr>
                  <w:rFonts w:ascii="Times New Roman" w:eastAsia="MS Mincho" w:hAnsi="Times New Roman" w:cs="Times New Roman"/>
                  <w:sz w:val="20"/>
                  <w:szCs w:val="20"/>
                </w:rPr>
                <w:delText>(s)</w:delText>
              </w:r>
              <w:r w:rsidR="00C623C2" w:rsidRPr="005F107F">
                <w:rPr>
                  <w:rFonts w:ascii="Times New Roman" w:eastAsia="MS Mincho" w:hAnsi="Times New Roman" w:cs="Times New Roman"/>
                  <w:sz w:val="20"/>
                  <w:szCs w:val="20"/>
                </w:rPr>
                <w:delText>)</w:delText>
              </w:r>
            </w:del>
          </w:p>
          <w:p w14:paraId="7FC2996E" w14:textId="77777777" w:rsidR="00EC39BA" w:rsidRPr="005F107F" w:rsidRDefault="00EC39BA" w:rsidP="00EC39BA">
            <w:pPr>
              <w:rPr>
                <w:del w:id="47" w:author="Paul Hennessy" w:date="2026-09-25T20:05:00Z" w16du:dateUtc="2026-09-26T00:05:00Z"/>
                <w:rFonts w:ascii="Times New Roman" w:eastAsia="MS Mincho" w:hAnsi="Times New Roman" w:cs="Times New Roman"/>
                <w:sz w:val="20"/>
                <w:szCs w:val="20"/>
              </w:rPr>
            </w:pPr>
            <w:del w:id="48" w:author="Paul Hennessy" w:date="2026-09-25T20:05:00Z" w16du:dateUtc="2026-09-26T00:05:00Z">
              <w:r w:rsidRPr="005F107F">
                <w:rPr>
                  <w:rFonts w:ascii="Times New Roman" w:eastAsia="MS Mincho" w:hAnsi="Times New Roman" w:cs="Times New Roman"/>
                  <w:sz w:val="20"/>
                  <w:szCs w:val="20"/>
                </w:rPr>
                <w:delText xml:space="preserve"> </w:delText>
              </w:r>
            </w:del>
          </w:p>
          <w:p w14:paraId="67851821" w14:textId="77777777" w:rsidR="00EC39BA" w:rsidRPr="009F4396" w:rsidRDefault="00FC7B91" w:rsidP="00DE529D">
            <w:pPr>
              <w:pStyle w:val="ListParagraph"/>
              <w:numPr>
                <w:ilvl w:val="0"/>
                <w:numId w:val="2"/>
              </w:numPr>
              <w:rPr>
                <w:rFonts w:ascii="Arial" w:hAnsi="Arial"/>
                <w:rPrChange w:id="49" w:author="Paul Hennessy" w:date="2026-09-25T20:05:00Z" w16du:dateUtc="2026-09-26T00:05:00Z">
                  <w:rPr>
                    <w:rFonts w:ascii="Times New Roman" w:eastAsia="MS Mincho" w:hAnsi="Times New Roman" w:cs="Times New Roman"/>
                    <w:sz w:val="20"/>
                    <w:szCs w:val="20"/>
                    <w:u w:val="single"/>
                  </w:rPr>
                </w:rPrChange>
              </w:rPr>
              <w:pPrChange w:id="50" w:author="Paul Hennessy" w:date="2026-09-25T20:05:00Z" w16du:dateUtc="2026-09-26T00:05:00Z">
                <w:pPr/>
              </w:pPrChange>
            </w:pPr>
            <w:del w:id="51" w:author="Paul Hennessy" w:date="2026-09-25T20:05:00Z" w16du:dateUtc="2026-09-26T00:05:00Z">
              <w:r w:rsidRPr="005F107F">
                <w:rPr>
                  <w:rFonts w:ascii="Times New Roman" w:eastAsia="MS Mincho" w:hAnsi="Times New Roman" w:cs="Times New Roman"/>
                  <w:sz w:val="20"/>
                  <w:szCs w:val="20"/>
                </w:rPr>
                <w:delText xml:space="preserve">　</w:delText>
              </w:r>
              <w:r w:rsidRPr="005F107F">
                <w:rPr>
                  <w:rFonts w:ascii="Times New Roman" w:eastAsia="MS Mincho" w:hAnsi="Times New Roman" w:cs="Times New Roman"/>
                  <w:sz w:val="20"/>
                  <w:szCs w:val="20"/>
                  <w:u w:val="single"/>
                </w:rPr>
                <w:delText xml:space="preserve">　　　　　　　　　　　　　　　　　　　　　　　</w:delText>
              </w:r>
            </w:del>
          </w:p>
        </w:tc>
        <w:tc>
          <w:tcPr>
            <w:tcW w:w="7360" w:type="dxa"/>
            <w:tcPrChange w:id="52" w:author="Paul Hennessy" w:date="2026-09-25T20:05:00Z" w16du:dateUtc="2026-09-26T00:05:00Z">
              <w:tcPr>
                <w:tcW w:w="4961" w:type="dxa"/>
                <w:gridSpan w:val="2"/>
                <w:tcBorders>
                  <w:left w:val="single" w:sz="4" w:space="0" w:color="auto"/>
                  <w:bottom w:val="nil"/>
                </w:tcBorders>
                <w:vAlign w:val="center"/>
              </w:tcPr>
            </w:tcPrChange>
          </w:tcPr>
          <w:p w14:paraId="77FB9DE6" w14:textId="77777777" w:rsidR="00CB7996" w:rsidRPr="005F107F" w:rsidRDefault="00C623C2">
            <w:pPr>
              <w:rPr>
                <w:del w:id="53" w:author="Paul Hennessy" w:date="2026-09-25T20:05:00Z" w16du:dateUtc="2026-09-26T00:05:00Z"/>
                <w:rFonts w:ascii="Times New Roman" w:eastAsia="MS Mincho" w:hAnsi="Times New Roman" w:cs="Times New Roman"/>
                <w:sz w:val="20"/>
                <w:szCs w:val="20"/>
              </w:rPr>
            </w:pPr>
            <w:del w:id="54" w:author="Paul Hennessy" w:date="2026-09-25T20:05:00Z" w16du:dateUtc="2026-09-26T00:05:00Z">
              <w:r w:rsidRPr="005F107F">
                <w:rPr>
                  <w:rFonts w:ascii="Times New Roman" w:eastAsia="MS Mincho" w:hAnsi="Times New Roman" w:cs="Times New Roman"/>
                  <w:sz w:val="20"/>
                  <w:szCs w:val="20"/>
                </w:rPr>
                <w:delText xml:space="preserve">(Current) </w:delText>
              </w:r>
              <w:r w:rsidR="00A92501" w:rsidRPr="005F107F">
                <w:rPr>
                  <w:rFonts w:ascii="Times New Roman" w:eastAsia="MS Mincho" w:hAnsi="Times New Roman" w:cs="Times New Roman"/>
                  <w:sz w:val="20"/>
                  <w:szCs w:val="20"/>
                </w:rPr>
                <w:delText>S</w:delText>
              </w:r>
              <w:r w:rsidRPr="005F107F">
                <w:rPr>
                  <w:rFonts w:ascii="Times New Roman" w:eastAsia="MS Mincho" w:hAnsi="Times New Roman" w:cs="Times New Roman"/>
                  <w:sz w:val="20"/>
                  <w:szCs w:val="20"/>
                </w:rPr>
                <w:delText xml:space="preserve">tudent ID </w:delText>
              </w:r>
              <w:r w:rsidR="00787105" w:rsidRPr="005F107F">
                <w:rPr>
                  <w:rFonts w:ascii="Times New Roman" w:eastAsia="MS Mincho" w:hAnsi="Times New Roman" w:cs="Times New Roman"/>
                  <w:sz w:val="20"/>
                  <w:szCs w:val="20"/>
                </w:rPr>
                <w:delText>No.</w:delText>
              </w:r>
              <w:r w:rsidRPr="005F107F">
                <w:rPr>
                  <w:rFonts w:ascii="Times New Roman" w:eastAsia="MS Mincho" w:hAnsi="Times New Roman" w:cs="Times New Roman"/>
                  <w:sz w:val="20"/>
                  <w:szCs w:val="20"/>
                </w:rPr>
                <w:delText xml:space="preserve"> </w:delText>
              </w:r>
            </w:del>
          </w:p>
          <w:p w14:paraId="0AE580B0" w14:textId="77777777" w:rsidR="00CB7996" w:rsidRPr="005F107F" w:rsidRDefault="00FC7B91" w:rsidP="00230D43">
            <w:pPr>
              <w:pStyle w:val="xl112"/>
              <w:widowControl w:val="0"/>
              <w:ind w:firstLineChars="49" w:firstLine="98"/>
              <w:jc w:val="left"/>
              <w:textAlignment w:val="baseline"/>
              <w:rPr>
                <w:rFonts w:ascii="Times New Roman" w:eastAsia="MS Mincho" w:hAnsi="Times New Roman"/>
                <w:sz w:val="20"/>
              </w:rPr>
            </w:pPr>
            <w:del w:id="55" w:author="Paul Hennessy" w:date="2026-09-25T20:05:00Z" w16du:dateUtc="2026-09-26T00:05:00Z">
              <w:r w:rsidRPr="005F107F">
                <w:rPr>
                  <w:rFonts w:ascii="Times New Roman" w:eastAsia="MS Mincho" w:hAnsi="Times New Roman"/>
                  <w:sz w:val="20"/>
                </w:rPr>
                <w:delText xml:space="preserve">　　</w:delText>
              </w:r>
              <w:r w:rsidRPr="005F107F">
                <w:rPr>
                  <w:rFonts w:ascii="Times New Roman" w:eastAsia="MS Mincho" w:hAnsi="Times New Roman"/>
                  <w:sz w:val="20"/>
                  <w:u w:val="single"/>
                </w:rPr>
                <w:delText xml:space="preserve">　　　　　　　　　　　　　　　　　　　</w:delText>
              </w:r>
              <w:r w:rsidR="00A92501" w:rsidRPr="005F107F">
                <w:rPr>
                  <w:rFonts w:ascii="Times New Roman" w:eastAsia="MS Mincho" w:hAnsi="Times New Roman"/>
                  <w:sz w:val="20"/>
                  <w:u w:val="single"/>
                </w:rPr>
                <w:delText xml:space="preserve"> </w:delText>
              </w:r>
            </w:del>
          </w:p>
        </w:tc>
      </w:tr>
    </w:tbl>
    <w:tbl>
      <w:tblPr>
        <w:tblW w:w="10348" w:type="dxa"/>
        <w:tblInd w:w="-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5387"/>
        <w:gridCol w:w="4961"/>
      </w:tblGrid>
      <w:tr w:rsidR="00EC39BA" w:rsidRPr="005F107F" w14:paraId="7BD85DB2" w14:textId="77777777" w:rsidTr="00FC7B91">
        <w:trPr>
          <w:cantSplit/>
          <w:trHeight w:val="792"/>
          <w:del w:id="56" w:author="Paul Hennessy" w:date="2026-09-25T20:05:00Z" w16du:dateUtc="2026-09-26T00:05:00Z"/>
        </w:trPr>
        <w:tc>
          <w:tcPr>
            <w:tcW w:w="5387" w:type="dxa"/>
            <w:tcBorders>
              <w:right w:val="single" w:sz="4" w:space="0" w:color="auto"/>
            </w:tcBorders>
          </w:tcPr>
          <w:p w14:paraId="408D754E" w14:textId="77777777" w:rsidR="00CB7996" w:rsidRPr="005F107F" w:rsidRDefault="00C623C2">
            <w:pPr>
              <w:rPr>
                <w:del w:id="57" w:author="Paul Hennessy" w:date="2026-09-25T20:05:00Z" w16du:dateUtc="2026-09-26T00:05:00Z"/>
                <w:rFonts w:ascii="Times New Roman" w:eastAsia="MS Mincho" w:hAnsi="Times New Roman" w:cs="Times New Roman"/>
                <w:sz w:val="20"/>
                <w:szCs w:val="20"/>
              </w:rPr>
            </w:pPr>
            <w:del w:id="58" w:author="Paul Hennessy" w:date="2026-09-25T20:05:00Z" w16du:dateUtc="2026-09-26T00:05:00Z">
              <w:r w:rsidRPr="005F107F">
                <w:rPr>
                  <w:rFonts w:ascii="Times New Roman" w:eastAsia="MS Mincho" w:hAnsi="Times New Roman" w:cs="Times New Roman"/>
                  <w:sz w:val="20"/>
                  <w:szCs w:val="20"/>
                </w:rPr>
                <w:delText xml:space="preserve">Email (internal email for </w:delText>
              </w:r>
              <w:r w:rsidR="00432D5F" w:rsidRPr="005F107F">
                <w:rPr>
                  <w:rFonts w:ascii="Times New Roman" w:eastAsia="MS Mincho" w:hAnsi="Times New Roman" w:cs="Times New Roman"/>
                  <w:sz w:val="20"/>
                  <w:szCs w:val="20"/>
                </w:rPr>
                <w:delText xml:space="preserve">those </w:delText>
              </w:r>
              <w:r w:rsidR="00B90738">
                <w:rPr>
                  <w:rFonts w:ascii="Times New Roman" w:eastAsia="MS Mincho" w:hAnsi="Times New Roman" w:cs="Times New Roman"/>
                  <w:sz w:val="20"/>
                  <w:szCs w:val="20"/>
                </w:rPr>
                <w:delText xml:space="preserve">currently </w:delText>
              </w:r>
              <w:r w:rsidR="00432D5F" w:rsidRPr="005F107F">
                <w:rPr>
                  <w:rFonts w:ascii="Times New Roman" w:eastAsia="MS Mincho" w:hAnsi="Times New Roman" w:cs="Times New Roman"/>
                  <w:sz w:val="20"/>
                  <w:szCs w:val="20"/>
                </w:rPr>
                <w:delText>at the University</w:delText>
              </w:r>
              <w:r w:rsidRPr="005F107F">
                <w:rPr>
                  <w:rFonts w:ascii="Times New Roman" w:eastAsia="MS Mincho" w:hAnsi="Times New Roman" w:cs="Times New Roman"/>
                  <w:sz w:val="20"/>
                  <w:szCs w:val="20"/>
                </w:rPr>
                <w:delText>)</w:delText>
              </w:r>
            </w:del>
          </w:p>
          <w:p w14:paraId="0DD9FF31" w14:textId="77777777" w:rsidR="00CB7996" w:rsidRPr="005F107F" w:rsidRDefault="00FC7B91" w:rsidP="00432D5F">
            <w:pPr>
              <w:ind w:firstLineChars="100" w:firstLine="200"/>
              <w:rPr>
                <w:del w:id="59" w:author="Paul Hennessy" w:date="2026-09-25T20:05:00Z" w16du:dateUtc="2026-09-26T00:05:00Z"/>
                <w:rFonts w:ascii="Times New Roman" w:eastAsia="MS Mincho" w:hAnsi="Times New Roman" w:cs="Times New Roman"/>
                <w:sz w:val="20"/>
                <w:szCs w:val="20"/>
                <w:u w:val="single"/>
              </w:rPr>
            </w:pPr>
            <w:del w:id="60" w:author="Paul Hennessy" w:date="2026-09-25T20:05:00Z" w16du:dateUtc="2026-09-26T00:05:00Z">
              <w:r w:rsidRPr="005F107F">
                <w:rPr>
                  <w:rFonts w:ascii="Times New Roman" w:eastAsia="MS Mincho" w:hAnsi="Times New Roman" w:cs="Times New Roman"/>
                  <w:sz w:val="20"/>
                  <w:szCs w:val="20"/>
                  <w:u w:val="single"/>
                </w:rPr>
                <w:delText xml:space="preserve">　　　　　　　</w:delText>
              </w:r>
              <w:r w:rsidR="00432D5F" w:rsidRPr="005F107F">
                <w:rPr>
                  <w:rFonts w:ascii="Times New Roman" w:eastAsia="MS Mincho" w:hAnsi="Times New Roman" w:cs="Times New Roman" w:hint="eastAsia"/>
                  <w:sz w:val="20"/>
                  <w:szCs w:val="20"/>
                  <w:u w:val="single"/>
                </w:rPr>
                <w:delText>@</w:delText>
              </w:r>
              <w:r w:rsidRPr="005F107F">
                <w:rPr>
                  <w:rFonts w:ascii="Times New Roman" w:eastAsia="MS Mincho" w:hAnsi="Times New Roman" w:cs="Times New Roman"/>
                  <w:sz w:val="20"/>
                  <w:szCs w:val="20"/>
                  <w:u w:val="single"/>
                </w:rPr>
                <w:delText xml:space="preserve">　</w:delText>
              </w:r>
              <w:r w:rsidR="00432D5F" w:rsidRPr="005F107F">
                <w:rPr>
                  <w:rFonts w:ascii="Times New Roman" w:eastAsia="MS Mincho" w:hAnsi="Times New Roman" w:cs="Times New Roman" w:hint="eastAsia"/>
                  <w:sz w:val="20"/>
                  <w:szCs w:val="20"/>
                  <w:u w:val="single"/>
                </w:rPr>
                <w:delText xml:space="preserve"> </w:delText>
              </w:r>
              <w:r w:rsidR="00432D5F" w:rsidRPr="005F107F">
                <w:rPr>
                  <w:rFonts w:ascii="Times New Roman" w:eastAsia="MS Mincho" w:hAnsi="Times New Roman" w:cs="Times New Roman"/>
                  <w:sz w:val="20"/>
                  <w:szCs w:val="20"/>
                  <w:u w:val="single"/>
                </w:rPr>
                <w:delText xml:space="preserve">               </w:delText>
              </w:r>
            </w:del>
          </w:p>
        </w:tc>
        <w:tc>
          <w:tcPr>
            <w:tcW w:w="4961" w:type="dxa"/>
            <w:tcBorders>
              <w:left w:val="single" w:sz="4" w:space="0" w:color="auto"/>
              <w:bottom w:val="nil"/>
            </w:tcBorders>
            <w:vAlign w:val="center"/>
          </w:tcPr>
          <w:p w14:paraId="7F1FA3B5" w14:textId="77777777" w:rsidR="00CB7996" w:rsidRPr="005F107F" w:rsidRDefault="00436480">
            <w:pPr>
              <w:pStyle w:val="xl112"/>
              <w:widowControl w:val="0"/>
              <w:ind w:firstLineChars="49" w:firstLine="98"/>
              <w:jc w:val="left"/>
              <w:textAlignment w:val="baseline"/>
              <w:rPr>
                <w:del w:id="61" w:author="Paul Hennessy" w:date="2026-09-25T20:05:00Z" w16du:dateUtc="2026-09-26T00:05:00Z"/>
                <w:rFonts w:ascii="Times New Roman" w:eastAsia="MS Mincho" w:hAnsi="Times New Roman"/>
                <w:sz w:val="20"/>
              </w:rPr>
            </w:pPr>
            <w:del w:id="62" w:author="Paul Hennessy" w:date="2026-09-25T20:05:00Z" w16du:dateUtc="2026-09-26T00:05:00Z">
              <w:r w:rsidRPr="005F107F">
                <w:rPr>
                  <w:rFonts w:ascii="Times New Roman" w:eastAsia="MS Mincho" w:hAnsi="Times New Roman"/>
                  <w:sz w:val="20"/>
                </w:rPr>
                <w:delText>Mobile</w:delText>
              </w:r>
              <w:r w:rsidR="00C623C2" w:rsidRPr="005F107F">
                <w:rPr>
                  <w:rFonts w:ascii="Times New Roman" w:eastAsia="MS Mincho" w:hAnsi="Times New Roman"/>
                  <w:sz w:val="20"/>
                </w:rPr>
                <w:delText xml:space="preserve"> phone</w:delText>
              </w:r>
              <w:r w:rsidRPr="005F107F">
                <w:rPr>
                  <w:rFonts w:ascii="Times New Roman" w:eastAsia="MS Mincho" w:hAnsi="Times New Roman"/>
                  <w:sz w:val="20"/>
                </w:rPr>
                <w:delText>:</w:delText>
              </w:r>
              <w:r w:rsidR="00C623C2" w:rsidRPr="005F107F">
                <w:rPr>
                  <w:rFonts w:ascii="Times New Roman" w:eastAsia="MS Mincho" w:hAnsi="Times New Roman"/>
                  <w:sz w:val="20"/>
                </w:rPr>
                <w:delText xml:space="preserve"> </w:delText>
              </w:r>
              <w:r w:rsidRPr="005F107F">
                <w:rPr>
                  <w:rFonts w:ascii="Times New Roman" w:eastAsia="MS Mincho" w:hAnsi="Times New Roman"/>
                  <w:sz w:val="20"/>
                  <w:u w:val="single"/>
                </w:rPr>
                <w:delText xml:space="preserve">                           </w:delText>
              </w:r>
            </w:del>
          </w:p>
        </w:tc>
      </w:tr>
    </w:tbl>
    <w:tbl>
      <w:tblPr>
        <w:tblStyle w:val="TableGrid"/>
        <w:tblW w:w="1430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  <w:tblPrChange w:id="63" w:author="Paul Hennessy" w:date="2026-09-25T20:05:00Z" w16du:dateUtc="2026-09-26T00:05:00Z">
          <w:tblPr>
            <w:tblW w:w="10348" w:type="dxa"/>
            <w:tblInd w:w="-8" w:type="dxa"/>
            <w:tbl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insideH w:val="single" w:sz="6" w:space="0" w:color="auto"/>
              <w:insideV w:val="single" w:sz="6" w:space="0" w:color="auto"/>
            </w:tblBorders>
            <w:tblLayout w:type="fixed"/>
            <w:tblCellMar>
              <w:left w:w="99" w:type="dxa"/>
              <w:right w:w="99" w:type="dxa"/>
            </w:tblCellMar>
            <w:tblLook w:val="0000" w:firstRow="0" w:lastRow="0" w:firstColumn="0" w:lastColumn="0" w:noHBand="0" w:noVBand="0"/>
          </w:tblPr>
        </w:tblPrChange>
      </w:tblPr>
      <w:tblGrid>
        <w:gridCol w:w="1636"/>
        <w:gridCol w:w="4060"/>
        <w:gridCol w:w="3982"/>
        <w:gridCol w:w="4624"/>
        <w:tblGridChange w:id="64">
          <w:tblGrid>
            <w:gridCol w:w="15"/>
            <w:gridCol w:w="1261"/>
            <w:gridCol w:w="992"/>
            <w:gridCol w:w="3119"/>
            <w:gridCol w:w="324"/>
            <w:gridCol w:w="2156"/>
            <w:gridCol w:w="1826"/>
            <w:gridCol w:w="655"/>
            <w:gridCol w:w="3969"/>
          </w:tblGrid>
        </w:tblGridChange>
      </w:tblGrid>
      <w:tr w:rsidR="00983B6E" w:rsidRPr="005F107F" w14:paraId="2402B8A5" w14:textId="7FE3BFC0" w:rsidTr="009F4396">
        <w:trPr>
          <w:trPrChange w:id="65" w:author="Paul Hennessy" w:date="2026-09-25T20:05:00Z" w16du:dateUtc="2026-09-26T00:05:00Z">
            <w:trPr>
              <w:gridAfter w:val="1"/>
              <w:cantSplit/>
              <w:trHeight w:val="1501"/>
            </w:trPr>
          </w:trPrChange>
        </w:trPr>
        <w:tc>
          <w:tcPr>
            <w:tcW w:w="1662" w:type="dxa"/>
            <w:gridSpan w:val="2"/>
            <w:tcPrChange w:id="66" w:author="Paul Hennessy" w:date="2026-09-25T20:05:00Z" w16du:dateUtc="2026-09-26T00:05:00Z">
              <w:tcPr>
                <w:tcW w:w="5387" w:type="dxa"/>
                <w:gridSpan w:val="4"/>
                <w:tcBorders>
                  <w:right w:val="single" w:sz="4" w:space="0" w:color="auto"/>
                </w:tcBorders>
              </w:tcPr>
            </w:tcPrChange>
          </w:tcPr>
          <w:p w14:paraId="368F7B1D" w14:textId="77777777" w:rsidR="00CB7996" w:rsidRPr="005F107F" w:rsidRDefault="009F4396">
            <w:pPr>
              <w:rPr>
                <w:del w:id="67" w:author="Paul Hennessy" w:date="2026-09-25T20:05:00Z" w16du:dateUtc="2026-09-26T00:05:00Z"/>
                <w:rFonts w:ascii="Times New Roman" w:eastAsia="MS Mincho" w:hAnsi="Times New Roman" w:cs="Times New Roman"/>
                <w:sz w:val="20"/>
                <w:szCs w:val="20"/>
              </w:rPr>
            </w:pPr>
            <w:ins w:id="68" w:author="Paul Hennessy" w:date="2026-09-25T20:05:00Z" w16du:dateUtc="2026-09-26T00:05:00Z">
              <w:r w:rsidRPr="009F4396">
                <w:rPr>
                  <w:rFonts w:ascii="Arial" w:hAnsi="Arial" w:cs="Arial"/>
                  <w:b/>
                </w:rPr>
                <w:t xml:space="preserve">Experience </w:t>
              </w:r>
            </w:ins>
            <w:del w:id="69" w:author="Paul Hennessy" w:date="2026-09-25T20:05:00Z" w16du:dateUtc="2026-09-26T00:05:00Z">
              <w:r w:rsidR="00436480" w:rsidRPr="005F107F">
                <w:rPr>
                  <w:rFonts w:ascii="Times New Roman" w:eastAsia="MS Mincho" w:hAnsi="Times New Roman" w:cs="Times New Roman"/>
                  <w:sz w:val="20"/>
                  <w:szCs w:val="20"/>
                </w:rPr>
                <w:delText>Prospective a</w:delText>
              </w:r>
              <w:r w:rsidR="00C623C2" w:rsidRPr="005F107F">
                <w:rPr>
                  <w:rFonts w:ascii="Times New Roman" w:eastAsia="MS Mincho" w:hAnsi="Times New Roman" w:cs="Times New Roman"/>
                  <w:sz w:val="20"/>
                  <w:szCs w:val="20"/>
                </w:rPr>
                <w:delText>ffiliation</w:delText>
              </w:r>
            </w:del>
          </w:p>
          <w:p w14:paraId="3972CE58" w14:textId="77777777" w:rsidR="00CB7996" w:rsidRPr="005F107F" w:rsidRDefault="00C623C2">
            <w:pPr>
              <w:rPr>
                <w:del w:id="70" w:author="Paul Hennessy" w:date="2026-09-25T20:05:00Z" w16du:dateUtc="2026-09-26T00:05:00Z"/>
                <w:rFonts w:ascii="Times New Roman" w:eastAsia="MS Mincho" w:hAnsi="Times New Roman" w:cs="Times New Roman"/>
                <w:sz w:val="20"/>
                <w:szCs w:val="20"/>
              </w:rPr>
            </w:pPr>
            <w:del w:id="71" w:author="Paul Hennessy" w:date="2026-09-25T20:05:00Z" w16du:dateUtc="2026-09-26T00:05:00Z">
              <w:r w:rsidRPr="005F107F">
                <w:rPr>
                  <w:rFonts w:ascii="Times New Roman" w:eastAsia="MS Mincho" w:hAnsi="Times New Roman" w:cs="Times New Roman"/>
                  <w:sz w:val="20"/>
                  <w:szCs w:val="20"/>
                </w:rPr>
                <w:delText>Graduate School</w:delText>
              </w:r>
              <w:r w:rsidR="00436480" w:rsidRPr="005F107F">
                <w:rPr>
                  <w:rFonts w:ascii="Times New Roman" w:eastAsia="MS Mincho" w:hAnsi="Times New Roman" w:cs="Times New Roman"/>
                  <w:sz w:val="20"/>
                  <w:szCs w:val="20"/>
                </w:rPr>
                <w:delText xml:space="preserve">: </w:delText>
              </w:r>
              <w:r w:rsidR="00436480" w:rsidRPr="005F107F">
                <w:rPr>
                  <w:rFonts w:ascii="Times New Roman" w:eastAsia="MS Mincho" w:hAnsi="Times New Roman" w:cs="Times New Roman"/>
                  <w:sz w:val="20"/>
                  <w:szCs w:val="20"/>
                  <w:u w:val="single"/>
                </w:rPr>
                <w:delText xml:space="preserve">                                </w:delText>
              </w:r>
            </w:del>
          </w:p>
          <w:p w14:paraId="0462D266" w14:textId="77777777" w:rsidR="00CB7996" w:rsidRPr="005F107F" w:rsidRDefault="006E5A31">
            <w:pPr>
              <w:rPr>
                <w:del w:id="72" w:author="Paul Hennessy" w:date="2026-09-25T20:05:00Z" w16du:dateUtc="2026-09-26T00:05:00Z"/>
                <w:rFonts w:ascii="Times New Roman" w:eastAsia="MS Mincho" w:hAnsi="Times New Roman" w:cs="Times New Roman"/>
                <w:sz w:val="20"/>
                <w:szCs w:val="20"/>
              </w:rPr>
            </w:pPr>
            <w:del w:id="73" w:author="Paul Hennessy" w:date="2026-09-25T20:05:00Z" w16du:dateUtc="2026-09-26T00:05:00Z">
              <w:r w:rsidRPr="005F107F">
                <w:rPr>
                  <w:rFonts w:ascii="Times New Roman" w:eastAsia="MS Mincho" w:hAnsi="Times New Roman" w:cs="Times New Roman"/>
                  <w:sz w:val="20"/>
                  <w:szCs w:val="20"/>
                </w:rPr>
                <w:delText>Major</w:delText>
              </w:r>
              <w:r w:rsidR="00FC7B91" w:rsidRPr="005F107F">
                <w:rPr>
                  <w:rFonts w:ascii="Times New Roman" w:eastAsia="MS Mincho" w:hAnsi="Times New Roman" w:cs="Times New Roman"/>
                  <w:sz w:val="20"/>
                  <w:szCs w:val="20"/>
                </w:rPr>
                <w:delText>:</w:delText>
              </w:r>
              <w:r w:rsidRPr="005F107F">
                <w:rPr>
                  <w:rFonts w:ascii="Times New Roman" w:eastAsia="MS Mincho" w:hAnsi="Times New Roman" w:cs="Times New Roman"/>
                  <w:sz w:val="20"/>
                  <w:szCs w:val="20"/>
                </w:rPr>
                <w:delText xml:space="preserve"> </w:delText>
              </w:r>
              <w:r w:rsidRPr="005F107F">
                <w:rPr>
                  <w:rFonts w:ascii="Times New Roman" w:eastAsia="MS Mincho" w:hAnsi="Times New Roman" w:cs="Times New Roman"/>
                  <w:sz w:val="20"/>
                  <w:szCs w:val="20"/>
                  <w:u w:val="single"/>
                </w:rPr>
                <w:delText xml:space="preserve">                                        </w:delText>
              </w:r>
            </w:del>
          </w:p>
          <w:p w14:paraId="5E2E5105" w14:textId="77777777" w:rsidR="00CB7996" w:rsidRPr="009F4396" w:rsidRDefault="00C623C2">
            <w:pPr>
              <w:rPr>
                <w:rFonts w:ascii="Arial" w:hAnsi="Arial"/>
                <w:b/>
                <w:rPrChange w:id="74" w:author="Paul Hennessy" w:date="2026-09-25T20:05:00Z" w16du:dateUtc="2026-09-26T00:05:00Z">
                  <w:rPr>
                    <w:rFonts w:ascii="Times New Roman" w:eastAsia="MS Mincho" w:hAnsi="Times New Roman" w:cs="Times New Roman"/>
                    <w:sz w:val="20"/>
                    <w:szCs w:val="20"/>
                  </w:rPr>
                </w:rPrChange>
              </w:rPr>
            </w:pPr>
            <w:del w:id="75" w:author="Paul Hennessy" w:date="2026-09-25T20:05:00Z" w16du:dateUtc="2026-09-26T00:05:00Z">
              <w:r w:rsidRPr="005F107F">
                <w:rPr>
                  <w:rFonts w:ascii="Times New Roman" w:eastAsia="MS Mincho" w:hAnsi="Times New Roman" w:cs="Times New Roman"/>
                  <w:sz w:val="20"/>
                  <w:szCs w:val="20"/>
                </w:rPr>
                <w:delText xml:space="preserve">Date of enrollment: </w:delText>
              </w:r>
              <w:r w:rsidRPr="005F107F">
                <w:rPr>
                  <w:rFonts w:ascii="Times New Roman" w:eastAsia="MS Mincho" w:hAnsi="Times New Roman" w:cs="Times New Roman"/>
                  <w:color w:val="AEAAAA" w:themeColor="background2" w:themeShade="BF"/>
                  <w:sz w:val="20"/>
                  <w:szCs w:val="20"/>
                </w:rPr>
                <w:delText>Month</w:delText>
              </w:r>
              <w:r w:rsidRPr="005F107F">
                <w:rPr>
                  <w:rFonts w:ascii="Times New Roman" w:eastAsia="MS Mincho" w:hAnsi="Times New Roman" w:cs="Times New Roman"/>
                  <w:sz w:val="20"/>
                  <w:szCs w:val="20"/>
                </w:rPr>
                <w:delText>/</w:delText>
              </w:r>
              <w:r w:rsidRPr="005F107F">
                <w:rPr>
                  <w:rFonts w:ascii="Times New Roman" w:eastAsia="MS Mincho" w:hAnsi="Times New Roman" w:cs="Times New Roman"/>
                  <w:color w:val="AEAAAA" w:themeColor="background2" w:themeShade="BF"/>
                  <w:sz w:val="20"/>
                  <w:szCs w:val="20"/>
                </w:rPr>
                <w:delText>Year</w:delText>
              </w:r>
            </w:del>
          </w:p>
        </w:tc>
        <w:tc>
          <w:tcPr>
            <w:tcW w:w="5280" w:type="dxa"/>
            <w:tcPrChange w:id="76" w:author="Paul Hennessy" w:date="2026-09-25T20:05:00Z" w16du:dateUtc="2026-09-26T00:05:00Z">
              <w:tcPr>
                <w:tcW w:w="4961" w:type="dxa"/>
                <w:gridSpan w:val="2"/>
                <w:tcBorders>
                  <w:left w:val="single" w:sz="4" w:space="0" w:color="auto"/>
                  <w:bottom w:val="nil"/>
                </w:tcBorders>
                <w:vAlign w:val="center"/>
              </w:tcPr>
            </w:tcPrChange>
          </w:tcPr>
          <w:p w14:paraId="28793CF2" w14:textId="77777777" w:rsidR="009F4396" w:rsidRPr="009F4396" w:rsidRDefault="009F4396" w:rsidP="0015434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ins w:id="77" w:author="Paul Hennessy" w:date="2026-09-25T20:05:00Z" w16du:dateUtc="2026-09-26T00:05:00Z"/>
                <w:rFonts w:ascii="Arial" w:hAnsi="Arial" w:cs="Arial"/>
              </w:rPr>
            </w:pPr>
            <w:ins w:id="78" w:author="Paul Hennessy" w:date="2026-09-25T20:05:00Z" w16du:dateUtc="2026-09-26T00:05:00Z">
              <w:r w:rsidRPr="009F4396">
                <w:rPr>
                  <w:rFonts w:ascii="Arial" w:hAnsi="Arial" w:cs="Arial"/>
                </w:rPr>
                <w:t xml:space="preserve">Substantial and successful experience of supporting students in the area of school specific to the job role. </w:t>
              </w:r>
            </w:ins>
          </w:p>
          <w:p w14:paraId="4E23C650" w14:textId="77777777" w:rsidR="009F4396" w:rsidRPr="009F4396" w:rsidRDefault="009F4396" w:rsidP="0015434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ins w:id="79" w:author="Paul Hennessy" w:date="2026-09-25T20:05:00Z" w16du:dateUtc="2026-09-26T00:05:00Z"/>
                <w:rFonts w:ascii="Arial" w:hAnsi="Arial" w:cs="Arial"/>
              </w:rPr>
            </w:pPr>
            <w:ins w:id="80" w:author="Paul Hennessy" w:date="2026-09-25T20:05:00Z" w16du:dateUtc="2026-09-26T00:05:00Z">
              <w:r w:rsidRPr="009F4396">
                <w:rPr>
                  <w:rFonts w:ascii="Arial" w:hAnsi="Arial" w:cs="Arial"/>
                </w:rPr>
                <w:t>Experience of working in Early Years</w:t>
              </w:r>
            </w:ins>
          </w:p>
          <w:p w14:paraId="4D7BBFF5" w14:textId="77777777" w:rsidR="009F4396" w:rsidRPr="009F4396" w:rsidRDefault="009F4396" w:rsidP="00B46962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ins w:id="81" w:author="Paul Hennessy" w:date="2026-09-25T20:05:00Z" w16du:dateUtc="2026-09-26T00:05:00Z"/>
                <w:rFonts w:ascii="Arial" w:hAnsi="Arial" w:cs="Arial"/>
              </w:rPr>
            </w:pPr>
            <w:ins w:id="82" w:author="Paul Hennessy" w:date="2026-09-25T20:05:00Z" w16du:dateUtc="2026-09-26T00:05:00Z">
              <w:r w:rsidRPr="009F4396">
                <w:rPr>
                  <w:rFonts w:ascii="Arial" w:hAnsi="Arial" w:cs="Arial"/>
                </w:rPr>
                <w:t>Evidence of raising student achievement</w:t>
              </w:r>
            </w:ins>
          </w:p>
          <w:p w14:paraId="1F7FEC21" w14:textId="77777777" w:rsidR="009F4396" w:rsidRPr="009F4396" w:rsidRDefault="009F4396" w:rsidP="00B46962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ins w:id="83" w:author="Paul Hennessy" w:date="2026-09-25T20:05:00Z" w16du:dateUtc="2026-09-26T00:05:00Z"/>
                <w:rFonts w:ascii="Arial" w:hAnsi="Arial" w:cs="Arial"/>
              </w:rPr>
            </w:pPr>
            <w:ins w:id="84" w:author="Paul Hennessy" w:date="2026-09-25T20:05:00Z" w16du:dateUtc="2026-09-26T00:05:00Z">
              <w:r w:rsidRPr="009F4396">
                <w:rPr>
                  <w:rFonts w:ascii="Arial" w:hAnsi="Arial" w:cs="Arial"/>
                </w:rPr>
                <w:lastRenderedPageBreak/>
                <w:t>Experience of working with a wide range of professionals and agencies to support students and their families</w:t>
              </w:r>
            </w:ins>
          </w:p>
          <w:p w14:paraId="09926477" w14:textId="77777777" w:rsidR="009F4396" w:rsidRPr="009F4396" w:rsidRDefault="009F4396" w:rsidP="00DE529D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ins w:id="85" w:author="Paul Hennessy" w:date="2026-09-25T20:05:00Z" w16du:dateUtc="2026-09-26T00:05:00Z"/>
                <w:rFonts w:ascii="Arial" w:hAnsi="Arial" w:cs="Arial"/>
              </w:rPr>
            </w:pPr>
            <w:ins w:id="86" w:author="Paul Hennessy" w:date="2026-09-25T20:05:00Z" w16du:dateUtc="2026-09-26T00:05:00Z">
              <w:r w:rsidRPr="009F4396">
                <w:rPr>
                  <w:rFonts w:ascii="Arial" w:hAnsi="Arial" w:cs="Arial"/>
                </w:rPr>
                <w:t>Experience of working with mixed abilities</w:t>
              </w:r>
            </w:ins>
          </w:p>
          <w:p w14:paraId="5024DEBB" w14:textId="77777777" w:rsidR="009F4396" w:rsidRPr="009F4396" w:rsidRDefault="009F4396" w:rsidP="00DE529D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ins w:id="87" w:author="Paul Hennessy" w:date="2026-09-25T20:05:00Z" w16du:dateUtc="2026-09-26T00:05:00Z"/>
                <w:rFonts w:ascii="Arial" w:hAnsi="Arial" w:cs="Arial"/>
              </w:rPr>
            </w:pPr>
            <w:ins w:id="88" w:author="Paul Hennessy" w:date="2026-09-25T20:05:00Z" w16du:dateUtc="2026-09-26T00:05:00Z">
              <w:r w:rsidRPr="009F4396">
                <w:rPr>
                  <w:rFonts w:ascii="Arial" w:hAnsi="Arial" w:cs="Arial"/>
                </w:rPr>
                <w:t>Experience delivering interventions to small groups in key areas</w:t>
              </w:r>
            </w:ins>
          </w:p>
          <w:p w14:paraId="318179EF" w14:textId="77777777" w:rsidR="009F4396" w:rsidRPr="009F4396" w:rsidRDefault="009F4396" w:rsidP="00DE529D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ins w:id="89" w:author="Paul Hennessy" w:date="2026-09-25T20:05:00Z" w16du:dateUtc="2026-09-26T00:05:00Z"/>
                <w:rFonts w:ascii="Arial" w:hAnsi="Arial" w:cs="Arial"/>
              </w:rPr>
            </w:pPr>
            <w:ins w:id="90" w:author="Paul Hennessy" w:date="2026-09-25T20:05:00Z" w16du:dateUtc="2026-09-26T00:05:00Z">
              <w:r w:rsidRPr="009F4396">
                <w:rPr>
                  <w:rFonts w:ascii="Arial" w:hAnsi="Arial" w:cs="Arial"/>
                </w:rPr>
                <w:t>Experience of supporting children and pupils with SEND needs.</w:t>
              </w:r>
            </w:ins>
          </w:p>
          <w:p w14:paraId="31E70EF9" w14:textId="77777777" w:rsidR="00CB7996" w:rsidRPr="005F107F" w:rsidRDefault="00C623C2">
            <w:pPr>
              <w:pStyle w:val="xl112"/>
              <w:widowControl w:val="0"/>
              <w:ind w:firstLineChars="49" w:firstLine="98"/>
              <w:jc w:val="left"/>
              <w:textAlignment w:val="baseline"/>
              <w:rPr>
                <w:del w:id="91" w:author="Paul Hennessy" w:date="2026-09-25T20:05:00Z" w16du:dateUtc="2026-09-26T00:05:00Z"/>
                <w:rFonts w:ascii="Times New Roman" w:eastAsia="MS Mincho" w:hAnsi="Times New Roman"/>
                <w:sz w:val="20"/>
              </w:rPr>
            </w:pPr>
            <w:del w:id="92" w:author="Paul Hennessy" w:date="2026-09-25T20:05:00Z" w16du:dateUtc="2026-09-26T00:05:00Z">
              <w:r w:rsidRPr="005F107F">
                <w:rPr>
                  <w:rFonts w:ascii="Times New Roman" w:eastAsia="MS Mincho" w:hAnsi="Times New Roman"/>
                  <w:sz w:val="20"/>
                </w:rPr>
                <w:delText>Name of</w:delText>
              </w:r>
              <w:r w:rsidR="006E5A31" w:rsidRPr="005F107F">
                <w:rPr>
                  <w:rFonts w:ascii="Times New Roman" w:eastAsia="MS Mincho" w:hAnsi="Times New Roman"/>
                  <w:sz w:val="20"/>
                </w:rPr>
                <w:delText xml:space="preserve"> supervisor</w:delText>
              </w:r>
            </w:del>
          </w:p>
          <w:p w14:paraId="08363E5A" w14:textId="77777777" w:rsidR="00983B6E" w:rsidRPr="009F4396" w:rsidRDefault="00FC7B91" w:rsidP="00DE529D">
            <w:pPr>
              <w:rPr>
                <w:rFonts w:ascii="Arial" w:hAnsi="Arial"/>
                <w:rPrChange w:id="93" w:author="Paul Hennessy" w:date="2026-09-25T20:05:00Z" w16du:dateUtc="2026-09-26T00:05:00Z">
                  <w:rPr>
                    <w:rFonts w:ascii="Times New Roman" w:eastAsia="MS Mincho" w:hAnsi="Times New Roman"/>
                    <w:sz w:val="20"/>
                    <w:u w:val="single"/>
                  </w:rPr>
                </w:rPrChange>
              </w:rPr>
              <w:pPrChange w:id="94" w:author="Paul Hennessy" w:date="2026-09-25T20:05:00Z" w16du:dateUtc="2026-09-26T00:05:00Z">
                <w:pPr>
                  <w:pStyle w:val="xl112"/>
                  <w:widowControl w:val="0"/>
                  <w:ind w:firstLineChars="49" w:firstLine="98"/>
                  <w:jc w:val="left"/>
                  <w:textAlignment w:val="baseline"/>
                </w:pPr>
              </w:pPrChange>
            </w:pPr>
            <w:del w:id="95" w:author="Paul Hennessy" w:date="2026-09-25T20:05:00Z" w16du:dateUtc="2026-09-26T00:05:00Z">
              <w:r w:rsidRPr="005F107F">
                <w:rPr>
                  <w:rFonts w:ascii="Times New Roman" w:eastAsia="MS Mincho" w:hAnsi="Times New Roman"/>
                  <w:sz w:val="20"/>
                </w:rPr>
                <w:delText xml:space="preserve">　　</w:delText>
              </w:r>
              <w:r w:rsidRPr="005F107F">
                <w:rPr>
                  <w:rFonts w:ascii="Times New Roman" w:eastAsia="MS Mincho" w:hAnsi="Times New Roman"/>
                  <w:sz w:val="20"/>
                  <w:u w:val="single"/>
                </w:rPr>
                <w:delText xml:space="preserve">　　　　　　　　　　　　　　　　　　　</w:delText>
              </w:r>
            </w:del>
          </w:p>
        </w:tc>
        <w:tc>
          <w:tcPr>
            <w:tcW w:w="7360" w:type="dxa"/>
            <w:tcPrChange w:id="96" w:author="Paul Hennessy" w:date="2026-09-25T20:05:00Z" w16du:dateUtc="2026-09-26T00:05:00Z">
              <w:tcPr>
                <w:tcW w:w="7360" w:type="dxa"/>
                <w:gridSpan w:val="2"/>
              </w:tcPr>
            </w:tcPrChange>
          </w:tcPr>
          <w:p w14:paraId="718E689B" w14:textId="77777777" w:rsidR="009F4396" w:rsidRPr="009F4396" w:rsidRDefault="009F4396" w:rsidP="00DE529D">
            <w:pPr>
              <w:rPr>
                <w:ins w:id="97" w:author="Paul Hennessy" w:date="2026-09-25T20:05:00Z" w16du:dateUtc="2026-09-26T00:05:00Z"/>
                <w:rFonts w:ascii="Arial" w:hAnsi="Arial" w:cs="Arial"/>
              </w:rPr>
            </w:pPr>
          </w:p>
          <w:p w14:paraId="7F50086D" w14:textId="77777777" w:rsidR="009F4396" w:rsidRPr="009F4396" w:rsidRDefault="009F4396" w:rsidP="00103629">
            <w:pPr>
              <w:pStyle w:val="ListParagraph"/>
              <w:rPr>
                <w:ins w:id="98" w:author="Paul Hennessy" w:date="2026-09-25T20:05:00Z" w16du:dateUtc="2026-09-26T00:05:00Z"/>
                <w:rFonts w:ascii="Arial" w:hAnsi="Arial" w:cs="Arial"/>
              </w:rPr>
            </w:pPr>
          </w:p>
          <w:p w14:paraId="3C604332" w14:textId="77777777" w:rsidR="009F4396" w:rsidRPr="009F4396" w:rsidRDefault="009F4396" w:rsidP="00DE529D">
            <w:pPr>
              <w:rPr>
                <w:rFonts w:ascii="Arial" w:hAnsi="Arial" w:cs="Arial"/>
              </w:rPr>
            </w:pPr>
          </w:p>
        </w:tc>
      </w:tr>
      <w:tr w:rsidR="00983B6E" w:rsidRPr="005F107F" w14:paraId="04BD8BA8" w14:textId="77777777" w:rsidTr="009F4396">
        <w:trPr>
          <w:trPrChange w:id="99" w:author="Paul Hennessy" w:date="2026-09-25T20:05:00Z" w16du:dateUtc="2026-09-26T00:05:00Z">
            <w:trPr>
              <w:gridAfter w:val="1"/>
              <w:cantSplit/>
              <w:trHeight w:val="317"/>
            </w:trPr>
          </w:trPrChange>
        </w:trPr>
        <w:tc>
          <w:tcPr>
            <w:tcW w:w="1662" w:type="dxa"/>
            <w:tcPrChange w:id="100" w:author="Paul Hennessy" w:date="2026-09-25T20:05:00Z" w16du:dateUtc="2026-09-26T00:05:00Z">
              <w:tcPr>
                <w:tcW w:w="1276" w:type="dxa"/>
                <w:gridSpan w:val="2"/>
                <w:tcBorders>
                  <w:right w:val="single" w:sz="4" w:space="0" w:color="auto"/>
                </w:tcBorders>
                <w:vAlign w:val="center"/>
              </w:tcPr>
            </w:tcPrChange>
          </w:tcPr>
          <w:p w14:paraId="17726364" w14:textId="77777777" w:rsidR="00CB7996" w:rsidRPr="009F4396" w:rsidRDefault="009F4396">
            <w:pPr>
              <w:rPr>
                <w:rFonts w:ascii="Arial" w:hAnsi="Arial"/>
                <w:b/>
                <w:rPrChange w:id="101" w:author="Paul Hennessy" w:date="2026-09-25T20:05:00Z" w16du:dateUtc="2026-09-26T00:05:00Z">
                  <w:rPr>
                    <w:rFonts w:ascii="Times New Roman" w:eastAsia="MS Mincho" w:hAnsi="Times New Roman" w:cs="Times New Roman"/>
                    <w:sz w:val="20"/>
                    <w:szCs w:val="20"/>
                  </w:rPr>
                </w:rPrChange>
              </w:rPr>
              <w:pPrChange w:id="102" w:author="Paul Hennessy" w:date="2026-09-25T20:05:00Z" w16du:dateUtc="2026-09-26T00:05:00Z">
                <w:pPr>
                  <w:jc w:val="center"/>
                </w:pPr>
              </w:pPrChange>
            </w:pPr>
            <w:ins w:id="103" w:author="Paul Hennessy" w:date="2026-09-25T20:05:00Z" w16du:dateUtc="2026-09-26T00:05:00Z">
              <w:r w:rsidRPr="009F4396">
                <w:rPr>
                  <w:rFonts w:ascii="Arial" w:hAnsi="Arial" w:cs="Arial"/>
                  <w:b/>
                </w:rPr>
                <w:t>Professional Development Skills</w:t>
              </w:r>
            </w:ins>
            <w:del w:id="104" w:author="Paul Hennessy" w:date="2026-09-25T20:05:00Z" w16du:dateUtc="2026-09-26T00:05:00Z">
              <w:r w:rsidR="006E5A31" w:rsidRPr="005F107F">
                <w:rPr>
                  <w:rFonts w:ascii="Times New Roman" w:eastAsia="MS Mincho" w:hAnsi="Times New Roman" w:cs="Times New Roman" w:hint="eastAsia"/>
                  <w:sz w:val="20"/>
                  <w:szCs w:val="20"/>
                </w:rPr>
                <w:delText>Y</w:delText>
              </w:r>
              <w:r w:rsidR="006E5A31" w:rsidRPr="005F107F">
                <w:rPr>
                  <w:rFonts w:ascii="Times New Roman" w:eastAsia="MS Mincho" w:hAnsi="Times New Roman" w:cs="Times New Roman"/>
                  <w:sz w:val="20"/>
                  <w:szCs w:val="20"/>
                </w:rPr>
                <w:delText>ear</w:delText>
              </w:r>
            </w:del>
          </w:p>
        </w:tc>
        <w:tc>
          <w:tcPr>
            <w:tcW w:w="5280" w:type="dxa"/>
            <w:tcPrChange w:id="105" w:author="Paul Hennessy" w:date="2026-09-25T20:05:00Z" w16du:dateUtc="2026-09-26T00:05:00Z">
              <w:tcPr>
                <w:tcW w:w="992" w:type="dxa"/>
                <w:tcBorders>
                  <w:right w:val="single" w:sz="4" w:space="0" w:color="auto"/>
                </w:tcBorders>
                <w:vAlign w:val="center"/>
              </w:tcPr>
            </w:tcPrChange>
          </w:tcPr>
          <w:p w14:paraId="0F735930" w14:textId="77777777" w:rsidR="009F4396" w:rsidRPr="009F4396" w:rsidRDefault="009F4396" w:rsidP="005E79EC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ins w:id="106" w:author="Paul Hennessy" w:date="2026-09-25T20:05:00Z" w16du:dateUtc="2026-09-26T00:05:00Z"/>
                <w:rFonts w:ascii="Arial" w:hAnsi="Arial" w:cs="Arial"/>
              </w:rPr>
            </w:pPr>
            <w:ins w:id="107" w:author="Paul Hennessy" w:date="2026-09-25T20:05:00Z" w16du:dateUtc="2026-09-26T00:05:00Z">
              <w:r w:rsidRPr="009F4396">
                <w:rPr>
                  <w:rFonts w:ascii="Arial" w:hAnsi="Arial" w:cs="Arial"/>
                </w:rPr>
                <w:t>Effective organisational skills with the ability to successfully meet deadlines</w:t>
              </w:r>
            </w:ins>
          </w:p>
          <w:p w14:paraId="5731350B" w14:textId="77777777" w:rsidR="009F4396" w:rsidRPr="009F4396" w:rsidRDefault="009F4396" w:rsidP="005E79EC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ins w:id="108" w:author="Paul Hennessy" w:date="2026-09-25T20:05:00Z" w16du:dateUtc="2026-09-26T00:05:00Z"/>
                <w:rFonts w:ascii="Arial" w:hAnsi="Arial" w:cs="Arial"/>
              </w:rPr>
            </w:pPr>
            <w:ins w:id="109" w:author="Paul Hennessy" w:date="2026-09-25T20:05:00Z" w16du:dateUtc="2026-09-26T00:05:00Z">
              <w:r w:rsidRPr="009F4396">
                <w:rPr>
                  <w:rFonts w:ascii="Arial" w:hAnsi="Arial" w:cs="Arial"/>
                </w:rPr>
                <w:t>Ability to gather, analyse and interpret data for effective target setting, monitoring and evaluation</w:t>
              </w:r>
            </w:ins>
          </w:p>
          <w:p w14:paraId="15CCC017" w14:textId="77777777" w:rsidR="009F4396" w:rsidRPr="009F4396" w:rsidRDefault="009F4396" w:rsidP="005E79EC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ins w:id="110" w:author="Paul Hennessy" w:date="2026-09-25T20:05:00Z" w16du:dateUtc="2026-09-26T00:05:00Z"/>
                <w:rFonts w:ascii="Arial" w:hAnsi="Arial" w:cs="Arial"/>
              </w:rPr>
            </w:pPr>
            <w:ins w:id="111" w:author="Paul Hennessy" w:date="2026-09-25T20:05:00Z" w16du:dateUtc="2026-09-26T00:05:00Z">
              <w:r w:rsidRPr="009F4396">
                <w:rPr>
                  <w:rFonts w:ascii="Arial" w:hAnsi="Arial" w:cs="Arial"/>
                </w:rPr>
                <w:t>Ability to plan strategically</w:t>
              </w:r>
            </w:ins>
          </w:p>
          <w:p w14:paraId="6AF1E4B4" w14:textId="77777777" w:rsidR="009F4396" w:rsidRPr="009F4396" w:rsidRDefault="009F4396" w:rsidP="005E79EC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ins w:id="112" w:author="Paul Hennessy" w:date="2026-09-25T20:05:00Z" w16du:dateUtc="2026-09-26T00:05:00Z"/>
                <w:rFonts w:ascii="Arial" w:hAnsi="Arial" w:cs="Arial"/>
              </w:rPr>
            </w:pPr>
            <w:ins w:id="113" w:author="Paul Hennessy" w:date="2026-09-25T20:05:00Z" w16du:dateUtc="2026-09-26T00:05:00Z">
              <w:r w:rsidRPr="009F4396">
                <w:rPr>
                  <w:rFonts w:ascii="Arial" w:hAnsi="Arial" w:cs="Arial"/>
                </w:rPr>
                <w:t>Ability to write clear and concise reports</w:t>
              </w:r>
            </w:ins>
          </w:p>
          <w:p w14:paraId="5CDFCFFD" w14:textId="77777777" w:rsidR="009F4396" w:rsidRPr="009F4396" w:rsidRDefault="009F4396" w:rsidP="00293AD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ins w:id="114" w:author="Paul Hennessy" w:date="2026-09-25T20:05:00Z" w16du:dateUtc="2026-09-26T00:05:00Z"/>
                <w:rFonts w:ascii="Arial" w:hAnsi="Arial" w:cs="Arial"/>
              </w:rPr>
            </w:pPr>
            <w:ins w:id="115" w:author="Paul Hennessy" w:date="2026-09-25T20:05:00Z" w16du:dateUtc="2026-09-26T00:05:00Z">
              <w:r w:rsidRPr="009F4396">
                <w:rPr>
                  <w:rFonts w:ascii="Arial" w:hAnsi="Arial" w:cs="Arial"/>
                </w:rPr>
                <w:t xml:space="preserve">Skilled in communication strategies for pupils with complex needs </w:t>
              </w:r>
            </w:ins>
          </w:p>
          <w:p w14:paraId="113B0DD5" w14:textId="77777777" w:rsidR="009F4396" w:rsidRPr="009F4396" w:rsidRDefault="009F4396" w:rsidP="00DE529D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ins w:id="116" w:author="Paul Hennessy" w:date="2026-09-25T20:05:00Z" w16du:dateUtc="2026-09-26T00:05:00Z"/>
                <w:rFonts w:ascii="Arial" w:hAnsi="Arial" w:cs="Arial"/>
              </w:rPr>
            </w:pPr>
            <w:ins w:id="117" w:author="Paul Hennessy" w:date="2026-09-25T20:05:00Z" w16du:dateUtc="2026-09-26T00:05:00Z">
              <w:r w:rsidRPr="009F4396">
                <w:rPr>
                  <w:rFonts w:ascii="Arial" w:hAnsi="Arial" w:cs="Arial"/>
                </w:rPr>
                <w:t>The ability to utilise IT software</w:t>
              </w:r>
            </w:ins>
          </w:p>
          <w:p w14:paraId="218E4D97" w14:textId="77777777" w:rsidR="009F4396" w:rsidRPr="009F4396" w:rsidRDefault="009F4396" w:rsidP="00DE529D">
            <w:pPr>
              <w:ind w:left="360"/>
              <w:rPr>
                <w:ins w:id="118" w:author="Paul Hennessy" w:date="2026-09-25T20:05:00Z" w16du:dateUtc="2026-09-26T00:05:00Z"/>
                <w:rFonts w:ascii="Arial" w:hAnsi="Arial" w:cs="Arial"/>
              </w:rPr>
            </w:pPr>
          </w:p>
          <w:p w14:paraId="6B436FF2" w14:textId="77777777" w:rsidR="009F4396" w:rsidRPr="009F4396" w:rsidRDefault="009F4396" w:rsidP="00DE529D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ins w:id="119" w:author="Paul Hennessy" w:date="2026-09-25T20:05:00Z" w16du:dateUtc="2026-09-26T00:05:00Z"/>
                <w:rFonts w:ascii="Arial" w:hAnsi="Arial" w:cs="Arial"/>
              </w:rPr>
            </w:pPr>
            <w:ins w:id="120" w:author="Paul Hennessy" w:date="2026-09-25T20:05:00Z" w16du:dateUtc="2026-09-26T00:05:00Z">
              <w:r w:rsidRPr="009F4396">
                <w:rPr>
                  <w:rFonts w:ascii="Arial" w:hAnsi="Arial" w:cs="Arial"/>
                </w:rPr>
                <w:t xml:space="preserve">Excellent communication and inter-personal skills, including tact and diplomacy </w:t>
              </w:r>
            </w:ins>
          </w:p>
          <w:p w14:paraId="152A8BCE" w14:textId="77777777" w:rsidR="009F4396" w:rsidRPr="009F4396" w:rsidRDefault="009F4396" w:rsidP="00DE529D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ins w:id="121" w:author="Paul Hennessy" w:date="2026-09-25T20:05:00Z" w16du:dateUtc="2026-09-26T00:05:00Z"/>
                <w:rFonts w:ascii="Arial" w:hAnsi="Arial" w:cs="Arial"/>
              </w:rPr>
            </w:pPr>
            <w:ins w:id="122" w:author="Paul Hennessy" w:date="2026-09-25T20:05:00Z" w16du:dateUtc="2026-09-26T00:05:00Z">
              <w:r w:rsidRPr="009F4396">
                <w:rPr>
                  <w:rFonts w:ascii="Arial" w:hAnsi="Arial" w:cs="Arial"/>
                </w:rPr>
                <w:t xml:space="preserve">Ability to prioritise workload effectively to meet deadlines </w:t>
              </w:r>
            </w:ins>
          </w:p>
          <w:p w14:paraId="1C421F1A" w14:textId="77777777" w:rsidR="009F4396" w:rsidRPr="009F4396" w:rsidRDefault="009F4396" w:rsidP="00012CB4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ins w:id="123" w:author="Paul Hennessy" w:date="2026-09-25T20:05:00Z" w16du:dateUtc="2026-09-26T00:05:00Z"/>
                <w:rFonts w:ascii="Arial" w:hAnsi="Arial" w:cs="Arial"/>
              </w:rPr>
            </w:pPr>
            <w:ins w:id="124" w:author="Paul Hennessy" w:date="2026-09-25T20:05:00Z" w16du:dateUtc="2026-09-26T00:05:00Z">
              <w:r w:rsidRPr="009F4396">
                <w:rPr>
                  <w:rFonts w:ascii="Arial" w:hAnsi="Arial" w:cs="Arial"/>
                </w:rPr>
                <w:t xml:space="preserve">Commitment to the protection and safeguarding of children and young people </w:t>
              </w:r>
            </w:ins>
          </w:p>
          <w:p w14:paraId="2FAFE3F1" w14:textId="77777777" w:rsidR="009F4396" w:rsidRPr="009F4396" w:rsidRDefault="009F4396" w:rsidP="00012CB4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ins w:id="125" w:author="Paul Hennessy" w:date="2026-09-25T20:05:00Z" w16du:dateUtc="2026-09-26T00:05:00Z"/>
                <w:rFonts w:ascii="Arial" w:hAnsi="Arial" w:cs="Arial"/>
              </w:rPr>
            </w:pPr>
            <w:ins w:id="126" w:author="Paul Hennessy" w:date="2026-09-25T20:05:00Z" w16du:dateUtc="2026-09-26T00:05:00Z">
              <w:r w:rsidRPr="009F4396">
                <w:rPr>
                  <w:rFonts w:ascii="Arial" w:hAnsi="Arial" w:cs="Arial"/>
                </w:rPr>
                <w:t>Up to date knowledge of relevant legislation and guidance in relation to working with young people</w:t>
              </w:r>
            </w:ins>
          </w:p>
          <w:p w14:paraId="09C85092" w14:textId="77777777" w:rsidR="009F4396" w:rsidRPr="009F4396" w:rsidRDefault="009F4396" w:rsidP="00012CB4">
            <w:pPr>
              <w:pStyle w:val="ListParagraph"/>
              <w:rPr>
                <w:ins w:id="127" w:author="Paul Hennessy" w:date="2026-09-25T20:05:00Z" w16du:dateUtc="2026-09-26T00:05:00Z"/>
                <w:rFonts w:ascii="Arial" w:hAnsi="Arial" w:cs="Arial"/>
              </w:rPr>
            </w:pPr>
          </w:p>
          <w:p w14:paraId="1A5BB7D1" w14:textId="77777777" w:rsidR="00CB7996" w:rsidRPr="009F4396" w:rsidRDefault="006E5A31" w:rsidP="00012CB4">
            <w:pPr>
              <w:pStyle w:val="ListParagraph"/>
              <w:rPr>
                <w:rFonts w:ascii="Arial" w:hAnsi="Arial"/>
                <w:rPrChange w:id="128" w:author="Paul Hennessy" w:date="2026-09-25T20:05:00Z" w16du:dateUtc="2026-09-26T00:05:00Z">
                  <w:rPr>
                    <w:rFonts w:ascii="Times New Roman" w:eastAsia="MS Mincho" w:hAnsi="Times New Roman" w:cs="Times New Roman"/>
                    <w:sz w:val="20"/>
                    <w:szCs w:val="20"/>
                  </w:rPr>
                </w:rPrChange>
              </w:rPr>
              <w:pPrChange w:id="129" w:author="Paul Hennessy" w:date="2026-09-25T20:05:00Z" w16du:dateUtc="2026-09-26T00:05:00Z">
                <w:pPr>
                  <w:jc w:val="center"/>
                </w:pPr>
              </w:pPrChange>
            </w:pPr>
            <w:del w:id="130" w:author="Paul Hennessy" w:date="2026-09-25T20:05:00Z" w16du:dateUtc="2026-09-26T00:05:00Z">
              <w:r w:rsidRPr="005F107F">
                <w:rPr>
                  <w:rFonts w:ascii="Times New Roman" w:eastAsia="MS Mincho" w:hAnsi="Times New Roman" w:cs="Times New Roman"/>
                  <w:sz w:val="20"/>
                  <w:szCs w:val="20"/>
                </w:rPr>
                <w:delText>M</w:delText>
              </w:r>
              <w:r w:rsidR="00C623C2" w:rsidRPr="005F107F">
                <w:rPr>
                  <w:rFonts w:ascii="Times New Roman" w:eastAsia="MS Mincho" w:hAnsi="Times New Roman" w:cs="Times New Roman"/>
                  <w:sz w:val="20"/>
                  <w:szCs w:val="20"/>
                </w:rPr>
                <w:delText>onth</w:delText>
              </w:r>
            </w:del>
          </w:p>
        </w:tc>
        <w:tc>
          <w:tcPr>
            <w:tcW w:w="7360" w:type="dxa"/>
            <w:gridSpan w:val="2"/>
            <w:tcPrChange w:id="131" w:author="Paul Hennessy" w:date="2026-09-25T20:05:00Z" w16du:dateUtc="2026-09-26T00:05:00Z">
              <w:tcPr>
                <w:tcW w:w="8080" w:type="dxa"/>
                <w:gridSpan w:val="5"/>
                <w:tcBorders>
                  <w:right w:val="single" w:sz="4" w:space="0" w:color="auto"/>
                </w:tcBorders>
                <w:vAlign w:val="center"/>
              </w:tcPr>
            </w:tcPrChange>
          </w:tcPr>
          <w:p w14:paraId="4BA78127" w14:textId="77777777" w:rsidR="006E5A31" w:rsidRPr="005F107F" w:rsidRDefault="00C623C2">
            <w:pPr>
              <w:jc w:val="center"/>
              <w:rPr>
                <w:del w:id="132" w:author="Paul Hennessy" w:date="2026-09-25T20:05:00Z" w16du:dateUtc="2026-09-26T00:05:00Z"/>
                <w:rFonts w:ascii="Times New Roman" w:eastAsia="MS Mincho" w:hAnsi="Times New Roman" w:cs="Times New Roman"/>
                <w:sz w:val="20"/>
                <w:szCs w:val="20"/>
              </w:rPr>
            </w:pPr>
            <w:del w:id="133" w:author="Paul Hennessy" w:date="2026-09-25T20:05:00Z" w16du:dateUtc="2026-09-26T00:05:00Z">
              <w:r w:rsidRPr="005F107F">
                <w:rPr>
                  <w:rFonts w:ascii="Times New Roman" w:eastAsia="MS Mincho" w:hAnsi="Times New Roman" w:cs="Times New Roman"/>
                  <w:sz w:val="20"/>
                  <w:szCs w:val="20"/>
                </w:rPr>
                <w:delText xml:space="preserve">Academic and employment history since </w:delText>
              </w:r>
              <w:r w:rsidR="006E5A31" w:rsidRPr="005F107F">
                <w:rPr>
                  <w:rFonts w:ascii="Times New Roman" w:eastAsia="MS Mincho" w:hAnsi="Times New Roman" w:cs="Times New Roman"/>
                  <w:sz w:val="20"/>
                  <w:szCs w:val="20"/>
                </w:rPr>
                <w:delText>enrolling in</w:delText>
              </w:r>
              <w:r w:rsidRPr="005F107F">
                <w:rPr>
                  <w:rFonts w:ascii="Times New Roman" w:eastAsia="MS Mincho" w:hAnsi="Times New Roman" w:cs="Times New Roman"/>
                  <w:sz w:val="20"/>
                  <w:szCs w:val="20"/>
                </w:rPr>
                <w:delText xml:space="preserve"> college</w:delText>
              </w:r>
            </w:del>
          </w:p>
          <w:p w14:paraId="74127FCB" w14:textId="77777777" w:rsidR="00CB7996" w:rsidRPr="009F4396" w:rsidRDefault="00C623C2" w:rsidP="00DE529D">
            <w:pPr>
              <w:rPr>
                <w:rFonts w:ascii="Arial" w:hAnsi="Arial"/>
                <w:rPrChange w:id="134" w:author="Paul Hennessy" w:date="2026-09-25T20:05:00Z" w16du:dateUtc="2026-09-26T00:05:00Z">
                  <w:rPr>
                    <w:rFonts w:ascii="Times New Roman" w:eastAsia="MS Mincho" w:hAnsi="Times New Roman" w:cs="Times New Roman"/>
                    <w:sz w:val="20"/>
                    <w:szCs w:val="20"/>
                  </w:rPr>
                </w:rPrChange>
              </w:rPr>
              <w:pPrChange w:id="135" w:author="Paul Hennessy" w:date="2026-09-25T20:05:00Z" w16du:dateUtc="2026-09-26T00:05:00Z">
                <w:pPr>
                  <w:jc w:val="center"/>
                </w:pPr>
              </w:pPrChange>
            </w:pPr>
            <w:del w:id="136" w:author="Paul Hennessy" w:date="2026-09-25T20:05:00Z" w16du:dateUtc="2026-09-26T00:05:00Z">
              <w:r w:rsidRPr="005F107F">
                <w:rPr>
                  <w:rFonts w:ascii="Times New Roman" w:eastAsia="MS Mincho" w:hAnsi="Times New Roman" w:cs="Times New Roman"/>
                  <w:sz w:val="20"/>
                  <w:szCs w:val="20"/>
                </w:rPr>
                <w:delText xml:space="preserve">(each </w:delText>
              </w:r>
              <w:r w:rsidR="006E5A31" w:rsidRPr="005F107F">
                <w:rPr>
                  <w:rFonts w:ascii="Times New Roman" w:eastAsia="MS Mincho" w:hAnsi="Times New Roman" w:cs="Times New Roman"/>
                  <w:sz w:val="20"/>
                  <w:szCs w:val="20"/>
                </w:rPr>
                <w:delText xml:space="preserve">entry </w:delText>
              </w:r>
              <w:r w:rsidRPr="005F107F">
                <w:rPr>
                  <w:rFonts w:ascii="Times New Roman" w:eastAsia="MS Mincho" w:hAnsi="Times New Roman" w:cs="Times New Roman"/>
                  <w:sz w:val="20"/>
                  <w:szCs w:val="20"/>
                </w:rPr>
                <w:delText>must be completed in summary)</w:delText>
              </w:r>
            </w:del>
          </w:p>
        </w:tc>
      </w:tr>
      <w:tr w:rsidR="00983B6E" w:rsidRPr="005F107F" w14:paraId="43211420" w14:textId="77777777" w:rsidTr="009F4396">
        <w:trPr>
          <w:trPrChange w:id="137" w:author="Paul Hennessy" w:date="2026-09-25T20:05:00Z" w16du:dateUtc="2026-09-26T00:05:00Z">
            <w:trPr>
              <w:gridAfter w:val="1"/>
              <w:cantSplit/>
              <w:trHeight w:val="317"/>
            </w:trPr>
          </w:trPrChange>
        </w:trPr>
        <w:tc>
          <w:tcPr>
            <w:tcW w:w="1662" w:type="dxa"/>
            <w:tcPrChange w:id="138" w:author="Paul Hennessy" w:date="2026-09-25T20:05:00Z" w16du:dateUtc="2026-09-26T00:05:00Z">
              <w:tcPr>
                <w:tcW w:w="1276" w:type="dxa"/>
                <w:gridSpan w:val="2"/>
                <w:tcBorders>
                  <w:right w:val="single" w:sz="4" w:space="0" w:color="auto"/>
                </w:tcBorders>
                <w:vAlign w:val="center"/>
              </w:tcPr>
            </w:tcPrChange>
          </w:tcPr>
          <w:p w14:paraId="76A357B6" w14:textId="77777777" w:rsidR="00983B6E" w:rsidRPr="009F4396" w:rsidRDefault="009F4396" w:rsidP="00724CE6">
            <w:pPr>
              <w:rPr>
                <w:rFonts w:ascii="Arial" w:hAnsi="Arial"/>
                <w:b/>
                <w:rPrChange w:id="139" w:author="Paul Hennessy" w:date="2026-09-25T20:05:00Z" w16du:dateUtc="2026-09-26T00:05:00Z">
                  <w:rPr>
                    <w:rFonts w:ascii="Times New Roman" w:eastAsia="MS Mincho" w:hAnsi="Times New Roman" w:cs="Times New Roman"/>
                    <w:sz w:val="20"/>
                    <w:szCs w:val="20"/>
                  </w:rPr>
                </w:rPrChange>
              </w:rPr>
            </w:pPr>
            <w:ins w:id="140" w:author="Paul Hennessy" w:date="2026-09-25T20:05:00Z" w16du:dateUtc="2026-09-26T00:05:00Z">
              <w:r w:rsidRPr="009F4396">
                <w:rPr>
                  <w:rFonts w:ascii="Arial" w:hAnsi="Arial" w:cs="Arial"/>
                  <w:b/>
                </w:rPr>
                <w:t>Special Knowledge</w:t>
              </w:r>
            </w:ins>
          </w:p>
        </w:tc>
        <w:tc>
          <w:tcPr>
            <w:tcW w:w="5280" w:type="dxa"/>
            <w:tcPrChange w:id="141" w:author="Paul Hennessy" w:date="2026-09-25T20:05:00Z" w16du:dateUtc="2026-09-26T00:05:00Z">
              <w:tcPr>
                <w:tcW w:w="992" w:type="dxa"/>
                <w:tcBorders>
                  <w:right w:val="single" w:sz="4" w:space="0" w:color="auto"/>
                </w:tcBorders>
                <w:vAlign w:val="center"/>
              </w:tcPr>
            </w:tcPrChange>
          </w:tcPr>
          <w:p w14:paraId="7262202E" w14:textId="77777777" w:rsidR="009F4396" w:rsidRPr="009F4396" w:rsidRDefault="009F4396" w:rsidP="001A736F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ins w:id="142" w:author="Paul Hennessy" w:date="2026-09-25T20:05:00Z" w16du:dateUtc="2026-09-26T00:05:00Z"/>
                <w:rFonts w:ascii="Arial" w:hAnsi="Arial" w:cs="Arial"/>
              </w:rPr>
            </w:pPr>
            <w:ins w:id="143" w:author="Paul Hennessy" w:date="2026-09-25T20:05:00Z" w16du:dateUtc="2026-09-26T00:05:00Z">
              <w:r w:rsidRPr="009F4396">
                <w:rPr>
                  <w:rFonts w:ascii="Arial" w:hAnsi="Arial" w:cs="Arial"/>
                </w:rPr>
                <w:t>A clear vision and understanding of current curriculum</w:t>
              </w:r>
            </w:ins>
          </w:p>
          <w:p w14:paraId="39796D9C" w14:textId="77777777" w:rsidR="009F4396" w:rsidRPr="009F4396" w:rsidRDefault="009F4396" w:rsidP="00DE529D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ins w:id="144" w:author="Paul Hennessy" w:date="2026-09-25T20:05:00Z" w16du:dateUtc="2026-09-26T00:05:00Z"/>
                <w:rFonts w:ascii="Arial" w:hAnsi="Arial" w:cs="Arial"/>
              </w:rPr>
            </w:pPr>
            <w:ins w:id="145" w:author="Paul Hennessy" w:date="2026-09-25T20:05:00Z" w16du:dateUtc="2026-09-26T00:05:00Z">
              <w:r w:rsidRPr="009F4396">
                <w:rPr>
                  <w:rFonts w:ascii="Arial" w:hAnsi="Arial" w:cs="Arial"/>
                </w:rPr>
                <w:t>An in-depth knowledge of the appropriate curriculum across the Key Stages</w:t>
              </w:r>
            </w:ins>
          </w:p>
          <w:p w14:paraId="026EDEE7" w14:textId="77777777" w:rsidR="009F4396" w:rsidRPr="009F4396" w:rsidRDefault="009F4396" w:rsidP="001A736F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ins w:id="146" w:author="Paul Hennessy" w:date="2026-09-25T20:05:00Z" w16du:dateUtc="2026-09-26T00:05:00Z"/>
                <w:rFonts w:ascii="Arial" w:hAnsi="Arial" w:cs="Arial"/>
              </w:rPr>
            </w:pPr>
            <w:ins w:id="147" w:author="Paul Hennessy" w:date="2026-09-25T20:05:00Z" w16du:dateUtc="2026-09-26T00:05:00Z">
              <w:r w:rsidRPr="009F4396">
                <w:rPr>
                  <w:rFonts w:ascii="Arial" w:hAnsi="Arial" w:cs="Arial"/>
                </w:rPr>
                <w:t xml:space="preserve">Know the current legal requirements, national policies and guidance on the safeguarding and promotion of the wellbeing of children and young people.  </w:t>
              </w:r>
            </w:ins>
          </w:p>
          <w:p w14:paraId="726A069A" w14:textId="77777777" w:rsidR="009F4396" w:rsidRPr="009F4396" w:rsidRDefault="009F4396" w:rsidP="001A736F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ins w:id="148" w:author="Paul Hennessy" w:date="2026-09-25T20:05:00Z" w16du:dateUtc="2026-09-26T00:05:00Z"/>
                <w:rFonts w:ascii="Arial" w:hAnsi="Arial" w:cs="Arial"/>
              </w:rPr>
            </w:pPr>
            <w:ins w:id="149" w:author="Paul Hennessy" w:date="2026-09-25T20:05:00Z" w16du:dateUtc="2026-09-26T00:05:00Z">
              <w:r w:rsidRPr="009F4396">
                <w:rPr>
                  <w:rFonts w:ascii="Arial" w:hAnsi="Arial" w:cs="Arial"/>
                </w:rPr>
                <w:t>Display commitment to the protection and safeguarding of students.</w:t>
              </w:r>
            </w:ins>
          </w:p>
          <w:p w14:paraId="7368DD58" w14:textId="77777777" w:rsidR="00983B6E" w:rsidRPr="009F4396" w:rsidRDefault="00983B6E" w:rsidP="005E79EC">
            <w:pPr>
              <w:pStyle w:val="ListParagraph"/>
              <w:rPr>
                <w:rFonts w:ascii="Arial" w:hAnsi="Arial"/>
                <w:rPrChange w:id="150" w:author="Paul Hennessy" w:date="2026-09-25T20:05:00Z" w16du:dateUtc="2026-09-26T00:05:00Z">
                  <w:rPr>
                    <w:rFonts w:ascii="Times New Roman" w:eastAsia="MS Mincho" w:hAnsi="Times New Roman" w:cs="Times New Roman"/>
                    <w:sz w:val="20"/>
                    <w:szCs w:val="20"/>
                  </w:rPr>
                </w:rPrChange>
              </w:rPr>
              <w:pPrChange w:id="151" w:author="Paul Hennessy" w:date="2026-09-25T20:05:00Z" w16du:dateUtc="2026-09-26T00:05:00Z">
                <w:pPr>
                  <w:widowControl/>
                </w:pPr>
              </w:pPrChange>
            </w:pPr>
          </w:p>
        </w:tc>
        <w:tc>
          <w:tcPr>
            <w:tcW w:w="7360" w:type="dxa"/>
            <w:gridSpan w:val="2"/>
            <w:tcPrChange w:id="152" w:author="Paul Hennessy" w:date="2026-09-25T20:05:00Z" w16du:dateUtc="2026-09-26T00:05:00Z">
              <w:tcPr>
                <w:tcW w:w="8080" w:type="dxa"/>
                <w:gridSpan w:val="5"/>
                <w:tcBorders>
                  <w:right w:val="single" w:sz="4" w:space="0" w:color="auto"/>
                </w:tcBorders>
                <w:vAlign w:val="center"/>
              </w:tcPr>
            </w:tcPrChange>
          </w:tcPr>
          <w:p w14:paraId="19007F51" w14:textId="77777777" w:rsidR="00983B6E" w:rsidRPr="009F4396" w:rsidRDefault="00983B6E" w:rsidP="00724CE6">
            <w:pPr>
              <w:rPr>
                <w:rFonts w:ascii="Arial" w:hAnsi="Arial"/>
                <w:rPrChange w:id="153" w:author="Paul Hennessy" w:date="2026-09-25T20:05:00Z" w16du:dateUtc="2026-09-26T00:05:00Z">
                  <w:rPr>
                    <w:rFonts w:ascii="Times New Roman" w:eastAsia="MS Mincho" w:hAnsi="Times New Roman" w:cs="Times New Roman"/>
                    <w:sz w:val="20"/>
                    <w:szCs w:val="20"/>
                  </w:rPr>
                </w:rPrChange>
              </w:rPr>
            </w:pPr>
          </w:p>
        </w:tc>
      </w:tr>
    </w:tbl>
    <w:tbl>
      <w:tblPr>
        <w:tblW w:w="10348" w:type="dxa"/>
        <w:tblInd w:w="-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276"/>
        <w:gridCol w:w="992"/>
        <w:gridCol w:w="8080"/>
      </w:tblGrid>
      <w:tr w:rsidR="00983B6E" w:rsidRPr="005F107F" w14:paraId="1B12B870" w14:textId="77777777" w:rsidTr="00983B6E">
        <w:trPr>
          <w:cantSplit/>
          <w:trHeight w:val="317"/>
          <w:del w:id="154" w:author="Paul Hennessy" w:date="2026-09-25T20:05:00Z" w16du:dateUtc="2026-09-26T00:05:00Z"/>
        </w:trPr>
        <w:tc>
          <w:tcPr>
            <w:tcW w:w="1276" w:type="dxa"/>
            <w:tcBorders>
              <w:right w:val="single" w:sz="4" w:space="0" w:color="auto"/>
            </w:tcBorders>
            <w:vAlign w:val="center"/>
          </w:tcPr>
          <w:p w14:paraId="670DF753" w14:textId="77777777" w:rsidR="00983B6E" w:rsidRPr="005F107F" w:rsidRDefault="00983B6E" w:rsidP="00983B6E">
            <w:pPr>
              <w:rPr>
                <w:del w:id="155" w:author="Paul Hennessy" w:date="2026-09-25T20:05:00Z" w16du:dateUtc="2026-09-26T00:05:00Z"/>
                <w:rFonts w:ascii="Times New Roman" w:eastAsia="MS Mincho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  <w:tcBorders>
              <w:right w:val="single" w:sz="4" w:space="0" w:color="auto"/>
            </w:tcBorders>
            <w:vAlign w:val="center"/>
          </w:tcPr>
          <w:p w14:paraId="1DD613FB" w14:textId="77777777" w:rsidR="00983B6E" w:rsidRPr="005F107F" w:rsidRDefault="00983B6E" w:rsidP="00983B6E">
            <w:pPr>
              <w:rPr>
                <w:del w:id="156" w:author="Paul Hennessy" w:date="2026-09-25T20:05:00Z" w16du:dateUtc="2026-09-26T00:05:00Z"/>
                <w:rFonts w:ascii="Times New Roman" w:eastAsia="MS Mincho" w:hAnsi="Times New Roman" w:cs="Times New Roman"/>
                <w:sz w:val="20"/>
                <w:szCs w:val="20"/>
              </w:rPr>
            </w:pPr>
          </w:p>
        </w:tc>
        <w:tc>
          <w:tcPr>
            <w:tcW w:w="8080" w:type="dxa"/>
            <w:tcBorders>
              <w:right w:val="single" w:sz="4" w:space="0" w:color="auto"/>
            </w:tcBorders>
            <w:vAlign w:val="center"/>
          </w:tcPr>
          <w:p w14:paraId="38C93C15" w14:textId="77777777" w:rsidR="00983B6E" w:rsidRPr="005F107F" w:rsidRDefault="00983B6E" w:rsidP="00983B6E">
            <w:pPr>
              <w:rPr>
                <w:del w:id="157" w:author="Paul Hennessy" w:date="2026-09-25T20:05:00Z" w16du:dateUtc="2026-09-26T00:05:00Z"/>
                <w:rFonts w:ascii="Times New Roman" w:eastAsia="MS Mincho" w:hAnsi="Times New Roman" w:cs="Times New Roman"/>
                <w:sz w:val="20"/>
                <w:szCs w:val="20"/>
              </w:rPr>
            </w:pPr>
          </w:p>
        </w:tc>
      </w:tr>
      <w:tr w:rsidR="00983B6E" w:rsidRPr="005F107F" w14:paraId="21F403F2" w14:textId="77777777" w:rsidTr="00983B6E">
        <w:trPr>
          <w:cantSplit/>
          <w:trHeight w:val="317"/>
          <w:del w:id="158" w:author="Paul Hennessy" w:date="2026-09-25T20:05:00Z" w16du:dateUtc="2026-09-26T00:05:00Z"/>
        </w:trPr>
        <w:tc>
          <w:tcPr>
            <w:tcW w:w="1276" w:type="dxa"/>
            <w:tcBorders>
              <w:right w:val="single" w:sz="4" w:space="0" w:color="auto"/>
            </w:tcBorders>
            <w:vAlign w:val="center"/>
          </w:tcPr>
          <w:p w14:paraId="383A6D1D" w14:textId="77777777" w:rsidR="00983B6E" w:rsidRPr="005F107F" w:rsidRDefault="00983B6E" w:rsidP="00983B6E">
            <w:pPr>
              <w:rPr>
                <w:del w:id="159" w:author="Paul Hennessy" w:date="2026-09-25T20:05:00Z" w16du:dateUtc="2026-09-26T00:05:00Z"/>
                <w:rFonts w:ascii="Times New Roman" w:eastAsia="MS Mincho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  <w:tcBorders>
              <w:right w:val="single" w:sz="4" w:space="0" w:color="auto"/>
            </w:tcBorders>
            <w:vAlign w:val="center"/>
          </w:tcPr>
          <w:p w14:paraId="3478D5DD" w14:textId="77777777" w:rsidR="00983B6E" w:rsidRPr="005F107F" w:rsidRDefault="00983B6E" w:rsidP="00983B6E">
            <w:pPr>
              <w:rPr>
                <w:del w:id="160" w:author="Paul Hennessy" w:date="2026-09-25T20:05:00Z" w16du:dateUtc="2026-09-26T00:05:00Z"/>
                <w:rFonts w:ascii="Times New Roman" w:eastAsia="MS Mincho" w:hAnsi="Times New Roman" w:cs="Times New Roman"/>
                <w:sz w:val="20"/>
                <w:szCs w:val="20"/>
              </w:rPr>
            </w:pPr>
          </w:p>
        </w:tc>
        <w:tc>
          <w:tcPr>
            <w:tcW w:w="8080" w:type="dxa"/>
            <w:tcBorders>
              <w:right w:val="single" w:sz="4" w:space="0" w:color="auto"/>
            </w:tcBorders>
            <w:vAlign w:val="center"/>
          </w:tcPr>
          <w:p w14:paraId="1AB16172" w14:textId="77777777" w:rsidR="00983B6E" w:rsidRPr="005F107F" w:rsidRDefault="00983B6E" w:rsidP="00983B6E">
            <w:pPr>
              <w:rPr>
                <w:del w:id="161" w:author="Paul Hennessy" w:date="2026-09-25T20:05:00Z" w16du:dateUtc="2026-09-26T00:05:00Z"/>
                <w:rFonts w:ascii="Times New Roman" w:eastAsia="MS Mincho" w:hAnsi="Times New Roman" w:cs="Times New Roman"/>
                <w:sz w:val="20"/>
                <w:szCs w:val="20"/>
              </w:rPr>
            </w:pPr>
          </w:p>
        </w:tc>
      </w:tr>
      <w:tr w:rsidR="00983B6E" w:rsidRPr="005F107F" w14:paraId="6915FA3E" w14:textId="77777777" w:rsidTr="00983B6E">
        <w:trPr>
          <w:cantSplit/>
          <w:trHeight w:val="317"/>
          <w:del w:id="162" w:author="Paul Hennessy" w:date="2026-09-25T20:05:00Z" w16du:dateUtc="2026-09-26T00:05:00Z"/>
        </w:trPr>
        <w:tc>
          <w:tcPr>
            <w:tcW w:w="1276" w:type="dxa"/>
            <w:tcBorders>
              <w:right w:val="single" w:sz="4" w:space="0" w:color="auto"/>
            </w:tcBorders>
            <w:vAlign w:val="center"/>
          </w:tcPr>
          <w:p w14:paraId="294810DD" w14:textId="77777777" w:rsidR="00983B6E" w:rsidRPr="005F107F" w:rsidRDefault="00983B6E" w:rsidP="00983B6E">
            <w:pPr>
              <w:rPr>
                <w:del w:id="163" w:author="Paul Hennessy" w:date="2026-09-25T20:05:00Z" w16du:dateUtc="2026-09-26T00:05:00Z"/>
                <w:rFonts w:ascii="Times New Roman" w:eastAsia="MS Mincho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  <w:tcBorders>
              <w:right w:val="single" w:sz="4" w:space="0" w:color="auto"/>
            </w:tcBorders>
            <w:vAlign w:val="center"/>
          </w:tcPr>
          <w:p w14:paraId="4CBBBFBB" w14:textId="77777777" w:rsidR="00983B6E" w:rsidRPr="005F107F" w:rsidRDefault="00983B6E" w:rsidP="00983B6E">
            <w:pPr>
              <w:rPr>
                <w:del w:id="164" w:author="Paul Hennessy" w:date="2026-09-25T20:05:00Z" w16du:dateUtc="2026-09-26T00:05:00Z"/>
                <w:rFonts w:ascii="Times New Roman" w:eastAsia="MS Mincho" w:hAnsi="Times New Roman" w:cs="Times New Roman"/>
                <w:sz w:val="20"/>
                <w:szCs w:val="20"/>
              </w:rPr>
            </w:pPr>
          </w:p>
        </w:tc>
        <w:tc>
          <w:tcPr>
            <w:tcW w:w="8080" w:type="dxa"/>
            <w:tcBorders>
              <w:right w:val="single" w:sz="4" w:space="0" w:color="auto"/>
            </w:tcBorders>
            <w:vAlign w:val="center"/>
          </w:tcPr>
          <w:p w14:paraId="59B753C8" w14:textId="77777777" w:rsidR="00983B6E" w:rsidRPr="005F107F" w:rsidRDefault="00983B6E" w:rsidP="00983B6E">
            <w:pPr>
              <w:rPr>
                <w:del w:id="165" w:author="Paul Hennessy" w:date="2026-09-25T20:05:00Z" w16du:dateUtc="2026-09-26T00:05:00Z"/>
                <w:rFonts w:ascii="Times New Roman" w:eastAsia="MS Mincho" w:hAnsi="Times New Roman" w:cs="Times New Roman"/>
                <w:sz w:val="20"/>
                <w:szCs w:val="20"/>
              </w:rPr>
            </w:pPr>
          </w:p>
        </w:tc>
      </w:tr>
      <w:tr w:rsidR="00983B6E" w:rsidRPr="005F107F" w14:paraId="5C4F8212" w14:textId="77777777" w:rsidTr="00983B6E">
        <w:trPr>
          <w:cantSplit/>
          <w:trHeight w:val="317"/>
          <w:del w:id="166" w:author="Paul Hennessy" w:date="2026-09-25T20:05:00Z" w16du:dateUtc="2026-09-26T00:05:00Z"/>
        </w:trPr>
        <w:tc>
          <w:tcPr>
            <w:tcW w:w="1276" w:type="dxa"/>
            <w:tcBorders>
              <w:right w:val="single" w:sz="4" w:space="0" w:color="auto"/>
            </w:tcBorders>
            <w:vAlign w:val="center"/>
          </w:tcPr>
          <w:p w14:paraId="0B2E0D85" w14:textId="77777777" w:rsidR="00983B6E" w:rsidRPr="005F107F" w:rsidRDefault="00983B6E" w:rsidP="00983B6E">
            <w:pPr>
              <w:rPr>
                <w:del w:id="167" w:author="Paul Hennessy" w:date="2026-09-25T20:05:00Z" w16du:dateUtc="2026-09-26T00:05:00Z"/>
                <w:rFonts w:ascii="Times New Roman" w:eastAsia="MS Mincho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  <w:tcBorders>
              <w:right w:val="single" w:sz="4" w:space="0" w:color="auto"/>
            </w:tcBorders>
            <w:vAlign w:val="center"/>
          </w:tcPr>
          <w:p w14:paraId="00C95780" w14:textId="77777777" w:rsidR="00983B6E" w:rsidRPr="005F107F" w:rsidRDefault="00983B6E" w:rsidP="00983B6E">
            <w:pPr>
              <w:rPr>
                <w:del w:id="168" w:author="Paul Hennessy" w:date="2026-09-25T20:05:00Z" w16du:dateUtc="2026-09-26T00:05:00Z"/>
                <w:rFonts w:ascii="Times New Roman" w:eastAsia="MS Mincho" w:hAnsi="Times New Roman" w:cs="Times New Roman"/>
                <w:sz w:val="20"/>
                <w:szCs w:val="20"/>
              </w:rPr>
            </w:pPr>
          </w:p>
        </w:tc>
        <w:tc>
          <w:tcPr>
            <w:tcW w:w="8080" w:type="dxa"/>
            <w:tcBorders>
              <w:right w:val="single" w:sz="4" w:space="0" w:color="auto"/>
            </w:tcBorders>
            <w:vAlign w:val="center"/>
          </w:tcPr>
          <w:p w14:paraId="472E751C" w14:textId="77777777" w:rsidR="00983B6E" w:rsidRPr="005F107F" w:rsidRDefault="00983B6E" w:rsidP="00983B6E">
            <w:pPr>
              <w:rPr>
                <w:del w:id="169" w:author="Paul Hennessy" w:date="2026-09-25T20:05:00Z" w16du:dateUtc="2026-09-26T00:05:00Z"/>
                <w:rFonts w:ascii="Times New Roman" w:eastAsia="MS Mincho" w:hAnsi="Times New Roman" w:cs="Times New Roman"/>
                <w:sz w:val="20"/>
                <w:szCs w:val="20"/>
              </w:rPr>
            </w:pPr>
          </w:p>
        </w:tc>
      </w:tr>
      <w:tr w:rsidR="00983B6E" w:rsidRPr="005F107F" w14:paraId="19C3BE60" w14:textId="77777777" w:rsidTr="00983B6E">
        <w:trPr>
          <w:cantSplit/>
          <w:trHeight w:val="317"/>
          <w:del w:id="170" w:author="Paul Hennessy" w:date="2026-09-25T20:05:00Z" w16du:dateUtc="2026-09-26T00:05:00Z"/>
        </w:trPr>
        <w:tc>
          <w:tcPr>
            <w:tcW w:w="1276" w:type="dxa"/>
            <w:tcBorders>
              <w:right w:val="single" w:sz="4" w:space="0" w:color="auto"/>
            </w:tcBorders>
            <w:vAlign w:val="center"/>
          </w:tcPr>
          <w:p w14:paraId="713DDC1B" w14:textId="77777777" w:rsidR="00983B6E" w:rsidRPr="005F107F" w:rsidRDefault="00983B6E" w:rsidP="00983B6E">
            <w:pPr>
              <w:rPr>
                <w:del w:id="171" w:author="Paul Hennessy" w:date="2026-09-25T20:05:00Z" w16du:dateUtc="2026-09-26T00:05:00Z"/>
                <w:rFonts w:ascii="Times New Roman" w:eastAsia="MS Mincho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  <w:tcBorders>
              <w:right w:val="single" w:sz="4" w:space="0" w:color="auto"/>
            </w:tcBorders>
            <w:vAlign w:val="center"/>
          </w:tcPr>
          <w:p w14:paraId="6D31E367" w14:textId="77777777" w:rsidR="00983B6E" w:rsidRPr="005F107F" w:rsidRDefault="00983B6E" w:rsidP="00983B6E">
            <w:pPr>
              <w:rPr>
                <w:del w:id="172" w:author="Paul Hennessy" w:date="2026-09-25T20:05:00Z" w16du:dateUtc="2026-09-26T00:05:00Z"/>
                <w:rFonts w:ascii="Times New Roman" w:eastAsia="MS Mincho" w:hAnsi="Times New Roman" w:cs="Times New Roman"/>
                <w:sz w:val="20"/>
                <w:szCs w:val="20"/>
              </w:rPr>
            </w:pPr>
          </w:p>
        </w:tc>
        <w:tc>
          <w:tcPr>
            <w:tcW w:w="8080" w:type="dxa"/>
            <w:tcBorders>
              <w:right w:val="single" w:sz="4" w:space="0" w:color="auto"/>
            </w:tcBorders>
            <w:vAlign w:val="center"/>
          </w:tcPr>
          <w:p w14:paraId="2DEDE054" w14:textId="77777777" w:rsidR="00983B6E" w:rsidRPr="005F107F" w:rsidRDefault="00983B6E" w:rsidP="00983B6E">
            <w:pPr>
              <w:rPr>
                <w:del w:id="173" w:author="Paul Hennessy" w:date="2026-09-25T20:05:00Z" w16du:dateUtc="2026-09-26T00:05:00Z"/>
                <w:rFonts w:ascii="Times New Roman" w:eastAsia="MS Mincho" w:hAnsi="Times New Roman" w:cs="Times New Roman"/>
                <w:sz w:val="20"/>
                <w:szCs w:val="20"/>
              </w:rPr>
            </w:pPr>
          </w:p>
        </w:tc>
      </w:tr>
      <w:tr w:rsidR="00983B6E" w:rsidRPr="005F107F" w14:paraId="7C1C1D6E" w14:textId="77777777" w:rsidTr="00EC39BA">
        <w:trPr>
          <w:cantSplit/>
          <w:trHeight w:val="317"/>
          <w:del w:id="174" w:author="Paul Hennessy" w:date="2026-09-25T20:05:00Z" w16du:dateUtc="2026-09-26T00:05:00Z"/>
        </w:trPr>
        <w:tc>
          <w:tcPr>
            <w:tcW w:w="1276" w:type="dxa"/>
            <w:vAlign w:val="center"/>
          </w:tcPr>
          <w:p w14:paraId="056B23C6" w14:textId="77777777" w:rsidR="00CB7996" w:rsidRPr="005F107F" w:rsidRDefault="00C623C2">
            <w:pPr>
              <w:ind w:firstLineChars="50" w:firstLine="100"/>
              <w:rPr>
                <w:del w:id="175" w:author="Paul Hennessy" w:date="2026-09-25T20:05:00Z" w16du:dateUtc="2026-09-26T00:05:00Z"/>
                <w:rFonts w:ascii="Times New Roman" w:eastAsia="MS Mincho" w:hAnsi="Times New Roman" w:cs="Times New Roman"/>
                <w:sz w:val="20"/>
                <w:szCs w:val="20"/>
              </w:rPr>
            </w:pPr>
            <w:del w:id="176" w:author="Paul Hennessy" w:date="2026-09-25T20:05:00Z" w16du:dateUtc="2026-09-26T00:05:00Z">
              <w:r w:rsidRPr="005F107F">
                <w:rPr>
                  <w:rFonts w:ascii="Times New Roman" w:eastAsia="MS Mincho" w:hAnsi="Times New Roman" w:cs="Times New Roman"/>
                  <w:sz w:val="20"/>
                  <w:szCs w:val="20"/>
                </w:rPr>
                <w:delText>Awards</w:delText>
              </w:r>
              <w:r w:rsidR="006E5A31" w:rsidRPr="005F107F">
                <w:rPr>
                  <w:rFonts w:ascii="Times New Roman" w:eastAsia="MS Mincho" w:hAnsi="Times New Roman" w:cs="Times New Roman"/>
                  <w:sz w:val="20"/>
                  <w:szCs w:val="20"/>
                </w:rPr>
                <w:delText>, etc.</w:delText>
              </w:r>
            </w:del>
          </w:p>
        </w:tc>
        <w:tc>
          <w:tcPr>
            <w:tcW w:w="9072" w:type="dxa"/>
            <w:gridSpan w:val="2"/>
            <w:tcBorders>
              <w:right w:val="single" w:sz="4" w:space="0" w:color="auto"/>
            </w:tcBorders>
          </w:tcPr>
          <w:p w14:paraId="7A480D90" w14:textId="77777777" w:rsidR="00983B6E" w:rsidRPr="005F107F" w:rsidRDefault="00983B6E" w:rsidP="00543458">
            <w:pPr>
              <w:rPr>
                <w:del w:id="177" w:author="Paul Hennessy" w:date="2026-09-25T20:05:00Z" w16du:dateUtc="2026-09-26T00:05:00Z"/>
                <w:rFonts w:ascii="Times New Roman" w:eastAsia="MS Mincho" w:hAnsi="Times New Roman" w:cs="Times New Roman"/>
                <w:sz w:val="20"/>
                <w:szCs w:val="20"/>
              </w:rPr>
            </w:pPr>
          </w:p>
          <w:p w14:paraId="393D34B7" w14:textId="77777777" w:rsidR="00983B6E" w:rsidRPr="005F107F" w:rsidRDefault="00983B6E" w:rsidP="00983B6E">
            <w:pPr>
              <w:rPr>
                <w:del w:id="178" w:author="Paul Hennessy" w:date="2026-09-25T20:05:00Z" w16du:dateUtc="2026-09-26T00:05:00Z"/>
                <w:rFonts w:ascii="Times New Roman" w:eastAsia="MS Mincho" w:hAnsi="Times New Roman" w:cs="Times New Roman"/>
                <w:sz w:val="20"/>
                <w:szCs w:val="20"/>
              </w:rPr>
            </w:pPr>
          </w:p>
        </w:tc>
      </w:tr>
      <w:tr w:rsidR="003A483F" w:rsidRPr="005F107F" w14:paraId="7789262C" w14:textId="77777777" w:rsidTr="00EC39BA">
        <w:trPr>
          <w:cantSplit/>
          <w:trHeight w:val="317"/>
          <w:del w:id="179" w:author="Paul Hennessy" w:date="2026-09-25T20:05:00Z" w16du:dateUtc="2026-09-26T00:05:00Z"/>
        </w:trPr>
        <w:tc>
          <w:tcPr>
            <w:tcW w:w="1276" w:type="dxa"/>
            <w:vAlign w:val="center"/>
          </w:tcPr>
          <w:p w14:paraId="5DA1F3B4" w14:textId="77777777" w:rsidR="00CB7996" w:rsidRPr="005F107F" w:rsidRDefault="00C623C2">
            <w:pPr>
              <w:jc w:val="center"/>
              <w:rPr>
                <w:del w:id="180" w:author="Paul Hennessy" w:date="2026-09-25T20:05:00Z" w16du:dateUtc="2026-09-26T00:05:00Z"/>
                <w:rFonts w:ascii="Times New Roman" w:eastAsia="MS Mincho" w:hAnsi="Times New Roman" w:cs="Times New Roman"/>
                <w:sz w:val="20"/>
                <w:szCs w:val="20"/>
              </w:rPr>
            </w:pPr>
            <w:del w:id="181" w:author="Paul Hennessy" w:date="2026-09-25T20:05:00Z" w16du:dateUtc="2026-09-26T00:05:00Z">
              <w:r w:rsidRPr="005F107F">
                <w:rPr>
                  <w:rFonts w:ascii="Times New Roman" w:eastAsia="MS Mincho" w:hAnsi="Times New Roman" w:cs="Times New Roman"/>
                  <w:sz w:val="20"/>
                  <w:szCs w:val="20"/>
                </w:rPr>
                <w:delText xml:space="preserve">Research </w:delText>
              </w:r>
              <w:r w:rsidR="006E5A31" w:rsidRPr="005F107F">
                <w:rPr>
                  <w:rFonts w:ascii="Times New Roman" w:eastAsia="MS Mincho" w:hAnsi="Times New Roman" w:cs="Times New Roman"/>
                  <w:sz w:val="20"/>
                  <w:szCs w:val="20"/>
                </w:rPr>
                <w:delText>t</w:delText>
              </w:r>
              <w:r w:rsidRPr="005F107F">
                <w:rPr>
                  <w:rFonts w:ascii="Times New Roman" w:eastAsia="MS Mincho" w:hAnsi="Times New Roman" w:cs="Times New Roman"/>
                  <w:sz w:val="20"/>
                  <w:szCs w:val="20"/>
                </w:rPr>
                <w:delText>heme</w:delText>
              </w:r>
            </w:del>
          </w:p>
        </w:tc>
        <w:tc>
          <w:tcPr>
            <w:tcW w:w="9072" w:type="dxa"/>
            <w:gridSpan w:val="2"/>
            <w:tcBorders>
              <w:right w:val="single" w:sz="4" w:space="0" w:color="auto"/>
            </w:tcBorders>
          </w:tcPr>
          <w:p w14:paraId="290F2C10" w14:textId="77777777" w:rsidR="003A483F" w:rsidRPr="005F107F" w:rsidRDefault="003A483F" w:rsidP="00983B6E">
            <w:pPr>
              <w:rPr>
                <w:del w:id="182" w:author="Paul Hennessy" w:date="2026-09-25T20:05:00Z" w16du:dateUtc="2026-09-26T00:05:00Z"/>
                <w:rFonts w:ascii="Times New Roman" w:eastAsia="MS Mincho" w:hAnsi="Times New Roman" w:cs="Times New Roman"/>
                <w:sz w:val="20"/>
                <w:szCs w:val="20"/>
              </w:rPr>
            </w:pPr>
          </w:p>
          <w:p w14:paraId="461A3C53" w14:textId="77777777" w:rsidR="00FC7B91" w:rsidRPr="005F107F" w:rsidRDefault="00FC7B91" w:rsidP="00983B6E">
            <w:pPr>
              <w:rPr>
                <w:del w:id="183" w:author="Paul Hennessy" w:date="2026-09-25T20:05:00Z" w16du:dateUtc="2026-09-26T00:05:00Z"/>
                <w:rFonts w:ascii="Times New Roman" w:eastAsia="MS Mincho" w:hAnsi="Times New Roman" w:cs="Times New Roman"/>
                <w:sz w:val="20"/>
                <w:szCs w:val="20"/>
              </w:rPr>
            </w:pPr>
          </w:p>
        </w:tc>
      </w:tr>
    </w:tbl>
    <w:tbl>
      <w:tblPr>
        <w:tblStyle w:val="TableGrid"/>
        <w:tblW w:w="1430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  <w:tblPrChange w:id="184" w:author="Paul Hennessy" w:date="2026-09-25T20:05:00Z" w16du:dateUtc="2026-09-26T00:05:00Z">
          <w:tblPr>
            <w:tblW w:w="10348" w:type="dxa"/>
            <w:tblInd w:w="-8" w:type="dxa"/>
            <w:tbl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insideH w:val="single" w:sz="6" w:space="0" w:color="auto"/>
              <w:insideV w:val="single" w:sz="6" w:space="0" w:color="auto"/>
            </w:tblBorders>
            <w:tblLayout w:type="fixed"/>
            <w:tblCellMar>
              <w:left w:w="99" w:type="dxa"/>
              <w:right w:w="99" w:type="dxa"/>
            </w:tblCellMar>
            <w:tblLook w:val="0000" w:firstRow="0" w:lastRow="0" w:firstColumn="0" w:lastColumn="0" w:noHBand="0" w:noVBand="0"/>
          </w:tblPr>
        </w:tblPrChange>
      </w:tblPr>
      <w:tblGrid>
        <w:gridCol w:w="638"/>
        <w:gridCol w:w="638"/>
        <w:gridCol w:w="9072"/>
        <w:tblGridChange w:id="185">
          <w:tblGrid>
            <w:gridCol w:w="638"/>
            <w:gridCol w:w="638"/>
            <w:gridCol w:w="9072"/>
          </w:tblGrid>
        </w:tblGridChange>
      </w:tblGrid>
      <w:tr w:rsidR="00983B6E" w:rsidRPr="005F107F" w14:paraId="15C6C55D" w14:textId="77777777" w:rsidTr="009F4396">
        <w:trPr>
          <w:trPrChange w:id="186" w:author="Paul Hennessy" w:date="2026-09-25T20:05:00Z" w16du:dateUtc="2026-09-26T00:05:00Z">
            <w:trPr>
              <w:cantSplit/>
              <w:trHeight w:val="317"/>
            </w:trPr>
          </w:trPrChange>
        </w:trPr>
        <w:tc>
          <w:tcPr>
            <w:tcW w:w="1662" w:type="dxa"/>
            <w:tcPrChange w:id="187" w:author="Paul Hennessy" w:date="2026-09-25T20:05:00Z" w16du:dateUtc="2026-09-26T00:05:00Z">
              <w:tcPr>
                <w:tcW w:w="1276" w:type="dxa"/>
                <w:tcBorders>
                  <w:bottom w:val="single" w:sz="6" w:space="0" w:color="auto"/>
                </w:tcBorders>
                <w:vAlign w:val="center"/>
              </w:tcPr>
            </w:tcPrChange>
          </w:tcPr>
          <w:p w14:paraId="638A6702" w14:textId="77777777" w:rsidR="00CB7996" w:rsidRPr="009F4396" w:rsidRDefault="009F4396">
            <w:pPr>
              <w:rPr>
                <w:rFonts w:ascii="Arial" w:hAnsi="Arial"/>
                <w:b/>
                <w:rPrChange w:id="188" w:author="Paul Hennessy" w:date="2026-09-25T20:05:00Z" w16du:dateUtc="2026-09-26T00:05:00Z">
                  <w:rPr>
                    <w:rFonts w:ascii="Times New Roman" w:eastAsia="MS Mincho" w:hAnsi="Times New Roman" w:cs="Times New Roman"/>
                    <w:sz w:val="20"/>
                    <w:szCs w:val="20"/>
                  </w:rPr>
                </w:rPrChange>
              </w:rPr>
              <w:pPrChange w:id="189" w:author="Paul Hennessy" w:date="2026-09-25T20:05:00Z" w16du:dateUtc="2026-09-26T00:05:00Z">
                <w:pPr>
                  <w:jc w:val="center"/>
                </w:pPr>
              </w:pPrChange>
            </w:pPr>
            <w:ins w:id="190" w:author="Paul Hennessy" w:date="2026-09-25T20:05:00Z" w16du:dateUtc="2026-09-26T00:05:00Z">
              <w:r w:rsidRPr="009F4396">
                <w:rPr>
                  <w:rFonts w:ascii="Arial" w:hAnsi="Arial" w:cs="Arial"/>
                  <w:b/>
                </w:rPr>
                <w:t>Personal Attributes</w:t>
              </w:r>
            </w:ins>
            <w:del w:id="191" w:author="Paul Hennessy" w:date="2026-09-25T20:05:00Z" w16du:dateUtc="2026-09-26T00:05:00Z">
              <w:r w:rsidR="005B7E85" w:rsidRPr="005F107F">
                <w:rPr>
                  <w:rFonts w:ascii="Times New Roman" w:eastAsia="MS Mincho" w:hAnsi="Times New Roman" w:cs="Times New Roman"/>
                  <w:sz w:val="20"/>
                  <w:szCs w:val="20"/>
                </w:rPr>
                <w:delText>Career goal</w:delText>
              </w:r>
            </w:del>
          </w:p>
        </w:tc>
        <w:tc>
          <w:tcPr>
            <w:tcW w:w="5280" w:type="dxa"/>
            <w:tcPrChange w:id="192" w:author="Paul Hennessy" w:date="2026-09-25T20:05:00Z" w16du:dateUtc="2026-09-26T00:05:00Z">
              <w:tcPr>
                <w:tcW w:w="5280" w:type="dxa"/>
              </w:tcPr>
            </w:tcPrChange>
          </w:tcPr>
          <w:p w14:paraId="74163B52" w14:textId="77777777" w:rsidR="009F4396" w:rsidRPr="009F4396" w:rsidRDefault="009F4396" w:rsidP="005E79EC">
            <w:pPr>
              <w:pStyle w:val="ListParagraph"/>
              <w:widowControl w:val="0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tabs>
                <w:tab w:val="center" w:pos="4252"/>
                <w:tab w:val="right" w:pos="8504"/>
              </w:tabs>
              <w:snapToGrid w:val="0"/>
              <w:spacing w:after="0" w:line="240" w:lineRule="auto"/>
              <w:contextualSpacing w:val="0"/>
              <w:jc w:val="both"/>
              <w:rPr>
                <w:ins w:id="193" w:author="Paul Hennessy" w:date="2026-09-25T20:05:00Z" w16du:dateUtc="2026-09-26T00:05:00Z"/>
                <w:rFonts w:ascii="Arial" w:hAnsi="Arial" w:cs="Arial"/>
              </w:rPr>
            </w:pPr>
            <w:ins w:id="194" w:author="Paul Hennessy" w:date="2026-09-25T20:05:00Z" w16du:dateUtc="2026-09-26T00:05:00Z">
              <w:r w:rsidRPr="009F4396">
                <w:rPr>
                  <w:rFonts w:ascii="Arial" w:hAnsi="Arial" w:cs="Arial"/>
                </w:rPr>
                <w:t>Good interpersonal and communication skills</w:t>
              </w:r>
            </w:ins>
          </w:p>
          <w:p w14:paraId="13EEA866" w14:textId="77777777" w:rsidR="009F4396" w:rsidRPr="009F4396" w:rsidRDefault="009F4396" w:rsidP="005E79EC">
            <w:pPr>
              <w:pStyle w:val="ListParagraph"/>
              <w:widowControl w:val="0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tabs>
                <w:tab w:val="center" w:pos="4252"/>
                <w:tab w:val="right" w:pos="8504"/>
              </w:tabs>
              <w:snapToGrid w:val="0"/>
              <w:spacing w:after="0" w:line="240" w:lineRule="auto"/>
              <w:contextualSpacing w:val="0"/>
              <w:jc w:val="both"/>
              <w:rPr>
                <w:ins w:id="195" w:author="Paul Hennessy" w:date="2026-09-25T20:05:00Z" w16du:dateUtc="2026-09-26T00:05:00Z"/>
                <w:rFonts w:ascii="Arial" w:hAnsi="Arial" w:cs="Arial"/>
              </w:rPr>
            </w:pPr>
            <w:ins w:id="196" w:author="Paul Hennessy" w:date="2026-09-25T20:05:00Z" w16du:dateUtc="2026-09-26T00:05:00Z">
              <w:r w:rsidRPr="009F4396">
                <w:rPr>
                  <w:rFonts w:ascii="Arial" w:hAnsi="Arial" w:cs="Arial"/>
                </w:rPr>
                <w:t>Confident use of ICT</w:t>
              </w:r>
            </w:ins>
          </w:p>
          <w:p w14:paraId="45BF06A1" w14:textId="77777777" w:rsidR="009F4396" w:rsidRPr="009F4396" w:rsidRDefault="009F4396" w:rsidP="005E79EC">
            <w:pPr>
              <w:pStyle w:val="ListParagraph"/>
              <w:widowControl w:val="0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tabs>
                <w:tab w:val="center" w:pos="4252"/>
                <w:tab w:val="right" w:pos="8504"/>
              </w:tabs>
              <w:snapToGrid w:val="0"/>
              <w:spacing w:after="0" w:line="240" w:lineRule="auto"/>
              <w:contextualSpacing w:val="0"/>
              <w:jc w:val="both"/>
              <w:rPr>
                <w:ins w:id="197" w:author="Paul Hennessy" w:date="2026-09-25T20:05:00Z" w16du:dateUtc="2026-09-26T00:05:00Z"/>
                <w:rFonts w:ascii="Arial" w:hAnsi="Arial" w:cs="Arial"/>
              </w:rPr>
            </w:pPr>
            <w:ins w:id="198" w:author="Paul Hennessy" w:date="2026-09-25T20:05:00Z" w16du:dateUtc="2026-09-26T00:05:00Z">
              <w:r w:rsidRPr="009F4396">
                <w:rPr>
                  <w:rFonts w:ascii="Arial" w:hAnsi="Arial" w:cs="Arial"/>
                </w:rPr>
                <w:t>Ability to lead and influence others</w:t>
              </w:r>
            </w:ins>
          </w:p>
          <w:p w14:paraId="4C6E2375" w14:textId="77777777" w:rsidR="009F4396" w:rsidRPr="009F4396" w:rsidRDefault="009F4396" w:rsidP="005E79EC">
            <w:pPr>
              <w:pStyle w:val="ListParagraph"/>
              <w:widowControl w:val="0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tabs>
                <w:tab w:val="center" w:pos="4252"/>
                <w:tab w:val="right" w:pos="8504"/>
              </w:tabs>
              <w:snapToGrid w:val="0"/>
              <w:spacing w:after="0" w:line="240" w:lineRule="auto"/>
              <w:contextualSpacing w:val="0"/>
              <w:jc w:val="both"/>
              <w:rPr>
                <w:ins w:id="199" w:author="Paul Hennessy" w:date="2026-09-25T20:05:00Z" w16du:dateUtc="2026-09-26T00:05:00Z"/>
                <w:rFonts w:ascii="Arial" w:hAnsi="Arial" w:cs="Arial"/>
              </w:rPr>
            </w:pPr>
            <w:ins w:id="200" w:author="Paul Hennessy" w:date="2026-09-25T20:05:00Z" w16du:dateUtc="2026-09-26T00:05:00Z">
              <w:r w:rsidRPr="009F4396">
                <w:rPr>
                  <w:rFonts w:ascii="Arial" w:hAnsi="Arial" w:cs="Arial"/>
                </w:rPr>
                <w:t>Ability to build positive working relationships with colleagues and provide support through coaching and line management</w:t>
              </w:r>
            </w:ins>
          </w:p>
          <w:p w14:paraId="38531898" w14:textId="77777777" w:rsidR="009F4396" w:rsidRPr="009F4396" w:rsidRDefault="009F4396" w:rsidP="005E79EC">
            <w:pPr>
              <w:pStyle w:val="ListParagraph"/>
              <w:widowControl w:val="0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tabs>
                <w:tab w:val="center" w:pos="4252"/>
                <w:tab w:val="right" w:pos="8504"/>
              </w:tabs>
              <w:snapToGrid w:val="0"/>
              <w:spacing w:after="0" w:line="240" w:lineRule="auto"/>
              <w:contextualSpacing w:val="0"/>
              <w:jc w:val="both"/>
              <w:rPr>
                <w:ins w:id="201" w:author="Paul Hennessy" w:date="2026-09-25T20:05:00Z" w16du:dateUtc="2026-09-26T00:05:00Z"/>
                <w:rFonts w:ascii="Arial" w:hAnsi="Arial" w:cs="Arial"/>
              </w:rPr>
            </w:pPr>
            <w:ins w:id="202" w:author="Paul Hennessy" w:date="2026-09-25T20:05:00Z" w16du:dateUtc="2026-09-26T00:05:00Z">
              <w:r w:rsidRPr="009F4396">
                <w:rPr>
                  <w:rFonts w:ascii="Arial" w:hAnsi="Arial" w:cs="Arial"/>
                </w:rPr>
                <w:t>Ability to manage change</w:t>
              </w:r>
            </w:ins>
          </w:p>
          <w:p w14:paraId="66E357EF" w14:textId="77777777" w:rsidR="009F4396" w:rsidRPr="009F4396" w:rsidRDefault="009F4396" w:rsidP="005E79EC">
            <w:pPr>
              <w:pStyle w:val="ListParagraph"/>
              <w:widowControl w:val="0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tabs>
                <w:tab w:val="center" w:pos="4252"/>
                <w:tab w:val="right" w:pos="8504"/>
              </w:tabs>
              <w:snapToGrid w:val="0"/>
              <w:spacing w:after="0" w:line="240" w:lineRule="auto"/>
              <w:contextualSpacing w:val="0"/>
              <w:jc w:val="both"/>
              <w:rPr>
                <w:ins w:id="203" w:author="Paul Hennessy" w:date="2026-09-25T20:05:00Z" w16du:dateUtc="2026-09-26T00:05:00Z"/>
                <w:rFonts w:ascii="Arial" w:hAnsi="Arial" w:cs="Arial"/>
              </w:rPr>
            </w:pPr>
            <w:ins w:id="204" w:author="Paul Hennessy" w:date="2026-09-25T20:05:00Z" w16du:dateUtc="2026-09-26T00:05:00Z">
              <w:r w:rsidRPr="009F4396">
                <w:rPr>
                  <w:rFonts w:ascii="Arial" w:hAnsi="Arial" w:cs="Arial"/>
                </w:rPr>
                <w:t>Ability to work with parents as partners</w:t>
              </w:r>
            </w:ins>
          </w:p>
          <w:p w14:paraId="3AB14810" w14:textId="77777777" w:rsidR="009F4396" w:rsidRPr="009F4396" w:rsidRDefault="009F4396" w:rsidP="005E79EC">
            <w:pPr>
              <w:pStyle w:val="ListParagraph"/>
              <w:widowControl w:val="0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tabs>
                <w:tab w:val="center" w:pos="4252"/>
                <w:tab w:val="right" w:pos="8504"/>
              </w:tabs>
              <w:snapToGrid w:val="0"/>
              <w:spacing w:after="0" w:line="240" w:lineRule="auto"/>
              <w:contextualSpacing w:val="0"/>
              <w:jc w:val="both"/>
              <w:rPr>
                <w:ins w:id="205" w:author="Paul Hennessy" w:date="2026-09-25T20:05:00Z" w16du:dateUtc="2026-09-26T00:05:00Z"/>
                <w:rFonts w:ascii="Arial" w:hAnsi="Arial" w:cs="Arial"/>
              </w:rPr>
            </w:pPr>
            <w:ins w:id="206" w:author="Paul Hennessy" w:date="2026-09-25T20:05:00Z" w16du:dateUtc="2026-09-26T00:05:00Z">
              <w:r w:rsidRPr="009F4396">
                <w:rPr>
                  <w:rFonts w:ascii="Arial" w:hAnsi="Arial" w:cs="Arial"/>
                </w:rPr>
                <w:t>A good health and attendance record</w:t>
              </w:r>
            </w:ins>
          </w:p>
          <w:p w14:paraId="3E26584B" w14:textId="77777777" w:rsidR="009F4396" w:rsidRPr="009F4396" w:rsidRDefault="009F4396" w:rsidP="00DE529D">
            <w:pPr>
              <w:pStyle w:val="ListParagraph"/>
              <w:widowControl w:val="0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tabs>
                <w:tab w:val="center" w:pos="4252"/>
                <w:tab w:val="right" w:pos="8504"/>
              </w:tabs>
              <w:snapToGrid w:val="0"/>
              <w:spacing w:after="0" w:line="240" w:lineRule="auto"/>
              <w:contextualSpacing w:val="0"/>
              <w:jc w:val="both"/>
              <w:rPr>
                <w:ins w:id="207" w:author="Paul Hennessy" w:date="2026-09-25T20:05:00Z" w16du:dateUtc="2026-09-26T00:05:00Z"/>
                <w:rFonts w:ascii="Arial" w:hAnsi="Arial" w:cs="Arial"/>
              </w:rPr>
            </w:pPr>
            <w:ins w:id="208" w:author="Paul Hennessy" w:date="2026-09-25T20:05:00Z" w16du:dateUtc="2026-09-26T00:05:00Z">
              <w:r w:rsidRPr="009F4396">
                <w:rPr>
                  <w:rFonts w:ascii="Arial" w:hAnsi="Arial" w:cs="Arial"/>
                </w:rPr>
                <w:t>Emotional resilience</w:t>
              </w:r>
            </w:ins>
          </w:p>
          <w:p w14:paraId="6015FDDA" w14:textId="77777777" w:rsidR="009F4396" w:rsidRPr="009F4396" w:rsidRDefault="009F4396" w:rsidP="00DE529D">
            <w:pPr>
              <w:pStyle w:val="ListParagraph"/>
              <w:widowControl w:val="0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tabs>
                <w:tab w:val="center" w:pos="4252"/>
                <w:tab w:val="right" w:pos="8504"/>
              </w:tabs>
              <w:snapToGrid w:val="0"/>
              <w:spacing w:after="0" w:line="240" w:lineRule="auto"/>
              <w:contextualSpacing w:val="0"/>
              <w:jc w:val="both"/>
              <w:rPr>
                <w:ins w:id="209" w:author="Paul Hennessy" w:date="2026-09-25T20:05:00Z" w16du:dateUtc="2026-09-26T00:05:00Z"/>
                <w:rFonts w:ascii="Arial" w:hAnsi="Arial" w:cs="Arial"/>
              </w:rPr>
            </w:pPr>
            <w:ins w:id="210" w:author="Paul Hennessy" w:date="2026-09-25T20:05:00Z" w16du:dateUtc="2026-09-26T00:05:00Z">
              <w:r w:rsidRPr="009F4396">
                <w:rPr>
                  <w:rFonts w:ascii="Arial" w:hAnsi="Arial" w:cs="Arial"/>
                </w:rPr>
                <w:t xml:space="preserve">A willingness to contribute to the wider life of the school </w:t>
              </w:r>
            </w:ins>
          </w:p>
          <w:p w14:paraId="46B86E69" w14:textId="77777777" w:rsidR="009F4396" w:rsidRPr="009F4396" w:rsidRDefault="009F4396" w:rsidP="00DE529D">
            <w:pPr>
              <w:pStyle w:val="ListParagraph"/>
              <w:widowControl w:val="0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tabs>
                <w:tab w:val="center" w:pos="4252"/>
                <w:tab w:val="right" w:pos="8504"/>
              </w:tabs>
              <w:snapToGrid w:val="0"/>
              <w:spacing w:after="0" w:line="240" w:lineRule="auto"/>
              <w:contextualSpacing w:val="0"/>
              <w:jc w:val="both"/>
              <w:rPr>
                <w:ins w:id="211" w:author="Paul Hennessy" w:date="2026-09-25T20:05:00Z" w16du:dateUtc="2026-09-26T00:05:00Z"/>
                <w:rFonts w:ascii="Arial" w:hAnsi="Arial" w:cs="Arial"/>
              </w:rPr>
            </w:pPr>
            <w:ins w:id="212" w:author="Paul Hennessy" w:date="2026-09-25T20:05:00Z" w16du:dateUtc="2026-09-26T00:05:00Z">
              <w:r w:rsidRPr="009F4396">
                <w:rPr>
                  <w:rFonts w:ascii="Arial" w:hAnsi="Arial" w:cs="Arial"/>
                </w:rPr>
                <w:t xml:space="preserve"> High professional standards  </w:t>
              </w:r>
            </w:ins>
          </w:p>
          <w:p w14:paraId="2C70804C" w14:textId="77777777" w:rsidR="009F4396" w:rsidRPr="009F4396" w:rsidRDefault="009F4396" w:rsidP="00DE529D">
            <w:pPr>
              <w:pStyle w:val="ListParagraph"/>
              <w:widowControl w:val="0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tabs>
                <w:tab w:val="center" w:pos="4252"/>
                <w:tab w:val="right" w:pos="8504"/>
              </w:tabs>
              <w:snapToGrid w:val="0"/>
              <w:spacing w:after="0" w:line="240" w:lineRule="auto"/>
              <w:contextualSpacing w:val="0"/>
              <w:jc w:val="both"/>
              <w:rPr>
                <w:ins w:id="213" w:author="Paul Hennessy" w:date="2026-09-25T20:05:00Z" w16du:dateUtc="2026-09-26T00:05:00Z"/>
                <w:rFonts w:ascii="Arial" w:hAnsi="Arial" w:cs="Arial"/>
              </w:rPr>
            </w:pPr>
            <w:ins w:id="214" w:author="Paul Hennessy" w:date="2026-09-25T20:05:00Z" w16du:dateUtc="2026-09-26T00:05:00Z">
              <w:r w:rsidRPr="009F4396">
                <w:rPr>
                  <w:rFonts w:ascii="Arial" w:hAnsi="Arial" w:cs="Arial"/>
                </w:rPr>
                <w:t xml:space="preserve">Committed to the principles of equality and diversity </w:t>
              </w:r>
            </w:ins>
          </w:p>
          <w:p w14:paraId="72F6A864" w14:textId="77777777" w:rsidR="009F4396" w:rsidRPr="009F4396" w:rsidRDefault="009F4396" w:rsidP="00DE529D">
            <w:pPr>
              <w:pStyle w:val="ListParagraph"/>
              <w:widowControl w:val="0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tabs>
                <w:tab w:val="center" w:pos="4252"/>
                <w:tab w:val="right" w:pos="8504"/>
              </w:tabs>
              <w:snapToGrid w:val="0"/>
              <w:spacing w:after="0" w:line="240" w:lineRule="auto"/>
              <w:contextualSpacing w:val="0"/>
              <w:jc w:val="both"/>
              <w:rPr>
                <w:ins w:id="215" w:author="Paul Hennessy" w:date="2026-09-25T20:05:00Z" w16du:dateUtc="2026-09-26T00:05:00Z"/>
                <w:rFonts w:ascii="Arial" w:hAnsi="Arial" w:cs="Arial"/>
              </w:rPr>
            </w:pPr>
            <w:ins w:id="216" w:author="Paul Hennessy" w:date="2026-09-25T20:05:00Z" w16du:dateUtc="2026-09-26T00:05:00Z">
              <w:r w:rsidRPr="009F4396">
                <w:rPr>
                  <w:rFonts w:ascii="Arial" w:hAnsi="Arial" w:cs="Arial"/>
                </w:rPr>
                <w:t xml:space="preserve">Willingness to expand on own practice through CPD and training opportunities </w:t>
              </w:r>
            </w:ins>
          </w:p>
          <w:p w14:paraId="7BA6FAC9" w14:textId="77777777" w:rsidR="009F4396" w:rsidRPr="009F4396" w:rsidRDefault="009F4396" w:rsidP="00DE529D">
            <w:pPr>
              <w:pStyle w:val="ListParagraph"/>
              <w:widowControl w:val="0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tabs>
                <w:tab w:val="center" w:pos="4252"/>
                <w:tab w:val="right" w:pos="8504"/>
              </w:tabs>
              <w:snapToGrid w:val="0"/>
              <w:spacing w:after="0" w:line="240" w:lineRule="auto"/>
              <w:contextualSpacing w:val="0"/>
              <w:jc w:val="both"/>
              <w:rPr>
                <w:ins w:id="217" w:author="Paul Hennessy" w:date="2026-09-25T20:05:00Z" w16du:dateUtc="2026-09-26T00:05:00Z"/>
                <w:rFonts w:ascii="Arial" w:hAnsi="Arial" w:cs="Arial"/>
              </w:rPr>
            </w:pPr>
            <w:ins w:id="218" w:author="Paul Hennessy" w:date="2026-09-25T20:05:00Z" w16du:dateUtc="2026-09-26T00:05:00Z">
              <w:r w:rsidRPr="009F4396">
                <w:rPr>
                  <w:rFonts w:ascii="Arial" w:hAnsi="Arial" w:cs="Arial"/>
                </w:rPr>
                <w:t>Professionalism, flexibility, integrity and reliability</w:t>
              </w:r>
            </w:ins>
          </w:p>
          <w:p w14:paraId="4FEFF7F7" w14:textId="77777777" w:rsidR="009F4396" w:rsidRPr="009F4396" w:rsidRDefault="009F4396" w:rsidP="005E79EC">
            <w:pPr>
              <w:pStyle w:val="ListParagraph"/>
              <w:numPr>
                <w:ilvl w:val="0"/>
                <w:numId w:val="5"/>
              </w:numPr>
              <w:rPr>
                <w:rFonts w:ascii="Arial" w:hAnsi="Arial" w:cs="Arial"/>
              </w:rPr>
            </w:pPr>
          </w:p>
        </w:tc>
        <w:tc>
          <w:tcPr>
            <w:tcW w:w="7360" w:type="dxa"/>
            <w:tcPrChange w:id="219" w:author="Paul Hennessy" w:date="2026-09-25T20:05:00Z" w16du:dateUtc="2026-09-26T00:05:00Z">
              <w:tcPr>
                <w:tcW w:w="9072" w:type="dxa"/>
                <w:tcBorders>
                  <w:bottom w:val="single" w:sz="6" w:space="0" w:color="auto"/>
                  <w:right w:val="single" w:sz="4" w:space="0" w:color="auto"/>
                </w:tcBorders>
                <w:vAlign w:val="center"/>
              </w:tcPr>
            </w:tcPrChange>
          </w:tcPr>
          <w:p w14:paraId="4F9EAFB0" w14:textId="40D6F312" w:rsidR="00CB7996" w:rsidRPr="009F4396" w:rsidRDefault="009F4396" w:rsidP="006006C5">
            <w:pPr>
              <w:pStyle w:val="ListParagraph"/>
              <w:numPr>
                <w:ilvl w:val="0"/>
                <w:numId w:val="5"/>
              </w:numPr>
              <w:rPr>
                <w:rFonts w:ascii="Arial" w:hAnsi="Arial"/>
                <w:rPrChange w:id="220" w:author="Paul Hennessy" w:date="2026-09-25T20:05:00Z" w16du:dateUtc="2026-09-26T00:05:00Z">
                  <w:rPr>
                    <w:rFonts w:ascii="Times New Roman" w:eastAsia="MS Mincho" w:hAnsi="Times New Roman" w:cs="Times New Roman"/>
                    <w:sz w:val="20"/>
                    <w:szCs w:val="20"/>
                  </w:rPr>
                </w:rPrChange>
              </w:rPr>
              <w:pPrChange w:id="221" w:author="Paul Hennessy" w:date="2026-09-25T20:05:00Z" w16du:dateUtc="2026-09-26T00:05:00Z">
                <w:pPr>
                  <w:ind w:firstLineChars="50" w:firstLine="105"/>
                </w:pPr>
              </w:pPrChange>
            </w:pPr>
            <w:ins w:id="222" w:author="Paul Hennessy" w:date="2026-09-25T20:05:00Z" w16du:dateUtc="2026-09-26T00:05:00Z">
              <w:r w:rsidRPr="009F4396">
                <w:rPr>
                  <w:rFonts w:ascii="Arial" w:hAnsi="Arial" w:cs="Arial"/>
                </w:rPr>
                <w:t>Willingness to be involved in innovation and research</w:t>
              </w:r>
            </w:ins>
            <w:del w:id="223" w:author="Paul Hennessy" w:date="2026-09-25T20:05:00Z" w16du:dateUtc="2026-09-26T00:05:00Z">
              <w:r w:rsidR="00C623C2" w:rsidRPr="005F107F">
                <w:rPr>
                  <w:rFonts w:ascii="Times New Roman" w:eastAsia="MS Mincho" w:hAnsi="Times New Roman" w:cs="Times New Roman"/>
                  <w:sz w:val="20"/>
                  <w:szCs w:val="20"/>
                </w:rPr>
                <w:delText xml:space="preserve">University or other research institution </w:delText>
              </w:r>
              <w:r w:rsidR="006E5A31" w:rsidRPr="005F107F">
                <w:rPr>
                  <w:rFonts w:ascii="Times New Roman" w:eastAsia="MS Mincho" w:hAnsi="Times New Roman" w:cs="Times New Roman"/>
                  <w:sz w:val="20"/>
                  <w:szCs w:val="20"/>
                </w:rPr>
                <w:delText>/</w:delText>
              </w:r>
              <w:r w:rsidR="00C623C2" w:rsidRPr="005F107F">
                <w:rPr>
                  <w:rFonts w:ascii="Times New Roman" w:eastAsia="MS Mincho" w:hAnsi="Times New Roman" w:cs="Times New Roman"/>
                  <w:sz w:val="20"/>
                  <w:szCs w:val="20"/>
                </w:rPr>
                <w:delText xml:space="preserve"> Company </w:delText>
              </w:r>
              <w:r w:rsidR="006E5A31" w:rsidRPr="005F107F">
                <w:rPr>
                  <w:rFonts w:ascii="Times New Roman" w:eastAsia="MS Mincho" w:hAnsi="Times New Roman" w:cs="Times New Roman"/>
                  <w:sz w:val="20"/>
                  <w:szCs w:val="20"/>
                </w:rPr>
                <w:delText>/</w:delText>
              </w:r>
              <w:r w:rsidR="00C623C2" w:rsidRPr="005F107F">
                <w:rPr>
                  <w:rFonts w:ascii="Times New Roman" w:eastAsia="MS Mincho" w:hAnsi="Times New Roman" w:cs="Times New Roman"/>
                  <w:sz w:val="20"/>
                  <w:szCs w:val="20"/>
                </w:rPr>
                <w:delText xml:space="preserve"> Entrepreneur </w:delText>
              </w:r>
              <w:r w:rsidR="006E5A31" w:rsidRPr="005F107F">
                <w:rPr>
                  <w:rFonts w:ascii="Times New Roman" w:eastAsia="MS Mincho" w:hAnsi="Times New Roman" w:cs="Times New Roman"/>
                  <w:sz w:val="20"/>
                  <w:szCs w:val="20"/>
                </w:rPr>
                <w:delText>/</w:delText>
              </w:r>
              <w:r w:rsidR="00C623C2" w:rsidRPr="005F107F">
                <w:rPr>
                  <w:rFonts w:ascii="Times New Roman" w:eastAsia="MS Mincho" w:hAnsi="Times New Roman" w:cs="Times New Roman"/>
                  <w:sz w:val="20"/>
                  <w:szCs w:val="20"/>
                </w:rPr>
                <w:delText xml:space="preserve"> Others (</w:delText>
              </w:r>
              <w:r w:rsidR="006E5A31" w:rsidRPr="005F107F">
                <w:rPr>
                  <w:rFonts w:ascii="Times New Roman" w:eastAsia="MS Mincho" w:hAnsi="Times New Roman" w:cs="Times New Roman"/>
                  <w:sz w:val="20"/>
                  <w:szCs w:val="20"/>
                </w:rPr>
                <w:delText xml:space="preserve">                </w:delText>
              </w:r>
              <w:r w:rsidR="00C623C2" w:rsidRPr="005F107F">
                <w:rPr>
                  <w:rFonts w:ascii="Times New Roman" w:eastAsia="MS Mincho" w:hAnsi="Times New Roman" w:cs="Times New Roman"/>
                  <w:sz w:val="20"/>
                  <w:szCs w:val="20"/>
                </w:rPr>
                <w:delText xml:space="preserve"> )</w:delText>
              </w:r>
            </w:del>
          </w:p>
        </w:tc>
      </w:tr>
    </w:tbl>
    <w:p w14:paraId="058E2CC6" w14:textId="77777777" w:rsidR="00CB7996" w:rsidRPr="005F107F" w:rsidRDefault="005B7E85">
      <w:pPr>
        <w:rPr>
          <w:del w:id="224" w:author="Paul Hennessy" w:date="2026-09-25T20:05:00Z" w16du:dateUtc="2026-09-26T00:05:00Z"/>
          <w:rFonts w:ascii="Times New Roman" w:hAnsi="Times New Roman" w:cs="Times New Roman"/>
          <w:sz w:val="20"/>
          <w:szCs w:val="20"/>
        </w:rPr>
      </w:pPr>
      <w:del w:id="225" w:author="Paul Hennessy" w:date="2026-09-25T20:05:00Z" w16du:dateUtc="2026-09-26T00:05:00Z">
        <w:r w:rsidRPr="005F107F">
          <w:rPr>
            <w:rFonts w:ascii="Times New Roman" w:hAnsi="Times New Roman" w:cs="Times New Roman"/>
            <w:sz w:val="20"/>
            <w:szCs w:val="20"/>
          </w:rPr>
          <w:delText>*</w:delText>
        </w:r>
        <w:r w:rsidR="00C623C2" w:rsidRPr="005F107F">
          <w:rPr>
            <w:rFonts w:ascii="Times New Roman" w:hAnsi="Times New Roman" w:cs="Times New Roman"/>
            <w:sz w:val="20"/>
            <w:szCs w:val="20"/>
          </w:rPr>
          <w:delText xml:space="preserve">After the retention period has elapsed, the </w:delText>
        </w:r>
        <w:r w:rsidRPr="005F107F">
          <w:rPr>
            <w:rFonts w:ascii="Times New Roman" w:hAnsi="Times New Roman" w:cs="Times New Roman"/>
            <w:sz w:val="20"/>
            <w:szCs w:val="20"/>
          </w:rPr>
          <w:delText>U</w:delText>
        </w:r>
        <w:r w:rsidR="00C623C2" w:rsidRPr="005F107F">
          <w:rPr>
            <w:rFonts w:ascii="Times New Roman" w:hAnsi="Times New Roman" w:cs="Times New Roman"/>
            <w:sz w:val="20"/>
            <w:szCs w:val="20"/>
          </w:rPr>
          <w:delText xml:space="preserve">niversity will be responsible for </w:delText>
        </w:r>
        <w:r w:rsidRPr="005F107F">
          <w:rPr>
            <w:rFonts w:ascii="Times New Roman" w:hAnsi="Times New Roman" w:cs="Times New Roman"/>
            <w:sz w:val="20"/>
            <w:szCs w:val="20"/>
          </w:rPr>
          <w:delText>properly disposing of</w:delText>
        </w:r>
        <w:r w:rsidR="00C623C2" w:rsidRPr="005F107F">
          <w:rPr>
            <w:rFonts w:ascii="Times New Roman" w:hAnsi="Times New Roman" w:cs="Times New Roman"/>
            <w:sz w:val="20"/>
            <w:szCs w:val="20"/>
          </w:rPr>
          <w:delText xml:space="preserve"> this document.</w:delText>
        </w:r>
      </w:del>
    </w:p>
    <w:p w14:paraId="3A584CF2" w14:textId="77777777" w:rsidR="00F70B30" w:rsidRDefault="005B7E85" w:rsidP="00E70CA9">
      <w:pPr>
        <w:rPr>
          <w:del w:id="226" w:author="Paul Hennessy" w:date="2026-09-25T20:05:00Z" w16du:dateUtc="2026-09-26T00:05:00Z"/>
          <w:rFonts w:ascii="Times New Roman" w:hAnsi="Times New Roman" w:cs="Times New Roman"/>
          <w:sz w:val="20"/>
          <w:szCs w:val="20"/>
        </w:rPr>
      </w:pPr>
      <w:del w:id="227" w:author="Paul Hennessy" w:date="2026-09-25T20:05:00Z" w16du:dateUtc="2026-09-26T00:05:00Z">
        <w:r w:rsidRPr="005F107F">
          <w:rPr>
            <w:rFonts w:ascii="Times New Roman" w:eastAsia="MS Mincho" w:hAnsi="Times New Roman" w:cs="Times New Roman"/>
            <w:sz w:val="20"/>
            <w:szCs w:val="20"/>
          </w:rPr>
          <w:delText>*</w:delText>
        </w:r>
        <w:r w:rsidR="002668FF" w:rsidRPr="005F107F">
          <w:rPr>
            <w:rFonts w:ascii="Times New Roman" w:eastAsia="MS Mincho" w:hAnsi="Times New Roman" w:cs="Times New Roman"/>
            <w:sz w:val="20"/>
            <w:szCs w:val="20"/>
            <w:u w:val="single"/>
          </w:rPr>
          <w:delText xml:space="preserve">The font </w:delText>
        </w:r>
        <w:r w:rsidRPr="005F107F">
          <w:rPr>
            <w:rFonts w:ascii="Times New Roman" w:eastAsia="MS Mincho" w:hAnsi="Times New Roman" w:cs="Times New Roman"/>
            <w:sz w:val="20"/>
            <w:szCs w:val="20"/>
            <w:u w:val="single"/>
          </w:rPr>
          <w:delText xml:space="preserve">to be used shall be </w:delText>
        </w:r>
        <w:r w:rsidR="002668FF" w:rsidRPr="005F107F">
          <w:rPr>
            <w:rFonts w:ascii="Times New Roman" w:eastAsia="MS Mincho" w:hAnsi="Times New Roman" w:cs="Times New Roman"/>
            <w:sz w:val="20"/>
            <w:szCs w:val="20"/>
            <w:u w:val="single"/>
          </w:rPr>
          <w:delText>10.5 point</w:delText>
        </w:r>
        <w:r w:rsidR="00C623C2" w:rsidRPr="005F107F">
          <w:rPr>
            <w:rFonts w:ascii="Times New Roman" w:hAnsi="Times New Roman" w:cs="Times New Roman"/>
            <w:sz w:val="20"/>
            <w:szCs w:val="20"/>
          </w:rPr>
          <w:delText xml:space="preserve">. If there are not enough </w:delText>
        </w:r>
        <w:r w:rsidR="002668FF" w:rsidRPr="005F107F">
          <w:rPr>
            <w:rFonts w:ascii="Times New Roman" w:eastAsia="MS Mincho" w:hAnsi="Times New Roman" w:cs="Times New Roman"/>
            <w:sz w:val="20"/>
            <w:szCs w:val="20"/>
          </w:rPr>
          <w:delText>lines</w:delText>
        </w:r>
        <w:r w:rsidR="00C623C2" w:rsidRPr="005F107F">
          <w:rPr>
            <w:rFonts w:ascii="Times New Roman" w:hAnsi="Times New Roman" w:cs="Times New Roman"/>
            <w:sz w:val="20"/>
            <w:szCs w:val="20"/>
          </w:rPr>
          <w:delText xml:space="preserve">, please increase the number of </w:delText>
        </w:r>
        <w:r w:rsidR="002668FF" w:rsidRPr="005F107F">
          <w:rPr>
            <w:rFonts w:ascii="Times New Roman" w:eastAsia="MS Mincho" w:hAnsi="Times New Roman" w:cs="Times New Roman"/>
            <w:sz w:val="20"/>
            <w:szCs w:val="20"/>
          </w:rPr>
          <w:delText xml:space="preserve">lines </w:delText>
        </w:r>
        <w:r w:rsidR="00C623C2" w:rsidRPr="005F107F">
          <w:rPr>
            <w:rFonts w:ascii="Times New Roman" w:hAnsi="Times New Roman" w:cs="Times New Roman"/>
            <w:sz w:val="20"/>
            <w:szCs w:val="20"/>
          </w:rPr>
          <w:delText>as necessary.</w:delText>
        </w:r>
      </w:del>
    </w:p>
    <w:p w14:paraId="688CAF69" w14:textId="77777777" w:rsidR="00F70B30" w:rsidRDefault="00F70B30">
      <w:pPr>
        <w:rPr>
          <w:del w:id="228" w:author="Paul Hennessy" w:date="2026-09-25T20:05:00Z" w16du:dateUtc="2026-09-26T00:05:00Z"/>
          <w:rFonts w:ascii="Times New Roman" w:hAnsi="Times New Roman" w:cs="Times New Roman"/>
          <w:sz w:val="20"/>
          <w:szCs w:val="20"/>
        </w:rPr>
      </w:pPr>
      <w:del w:id="229" w:author="Paul Hennessy" w:date="2026-09-25T20:05:00Z" w16du:dateUtc="2026-09-26T00:05:00Z">
        <w:r>
          <w:rPr>
            <w:rFonts w:ascii="Times New Roman" w:hAnsi="Times New Roman" w:cs="Times New Roman"/>
            <w:sz w:val="20"/>
            <w:szCs w:val="20"/>
          </w:rPr>
          <w:br w:type="page"/>
        </w:r>
      </w:del>
    </w:p>
    <w:p w14:paraId="783244A1" w14:textId="77777777" w:rsidR="008A4806" w:rsidRDefault="00F70B30">
      <w:pPr>
        <w:rPr>
          <w:del w:id="230" w:author="Paul Hennessy" w:date="2026-09-25T20:05:00Z" w16du:dateUtc="2026-09-26T00:05:00Z"/>
          <w:rFonts w:ascii="Times New Roman" w:eastAsia="MS Mincho" w:hAnsi="Times New Roman" w:cs="Times New Roman"/>
          <w:b/>
          <w:sz w:val="20"/>
          <w:szCs w:val="20"/>
        </w:rPr>
      </w:pPr>
      <w:del w:id="231" w:author="Paul Hennessy" w:date="2026-09-25T20:05:00Z" w16du:dateUtc="2026-09-26T00:05:00Z">
        <w:r w:rsidRPr="00CB01B9">
          <w:rPr>
            <w:rFonts w:ascii="Times New Roman" w:eastAsia="MS Mincho" w:hAnsi="Times New Roman" w:cs="Times New Roman"/>
            <w:b/>
            <w:noProof/>
            <w:sz w:val="20"/>
            <w:szCs w:val="20"/>
            <w:highlight w:val="yellow"/>
          </w:rPr>
          <mc:AlternateContent>
            <mc:Choice Requires="wps">
              <w:drawing>
                <wp:anchor distT="45720" distB="45720" distL="114300" distR="114300" simplePos="0" relativeHeight="251659264" behindDoc="0" locked="0" layoutInCell="1" allowOverlap="1">
                  <wp:simplePos x="0" y="0"/>
                  <wp:positionH relativeFrom="column">
                    <wp:posOffset>2118360</wp:posOffset>
                  </wp:positionH>
                  <wp:positionV relativeFrom="paragraph">
                    <wp:posOffset>3810</wp:posOffset>
                  </wp:positionV>
                  <wp:extent cx="4257675" cy="295275"/>
                  <wp:effectExtent l="0" t="0" r="28575" b="28575"/>
                  <wp:wrapSquare wrapText="bothSides"/>
                  <wp:docPr id="217" name="テキスト ボックス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4257675" cy="29527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7D39756" w14:textId="77777777" w:rsidR="00CB01B9" w:rsidRPr="00F70B30" w:rsidRDefault="00951D78" w:rsidP="00F70B30">
                              <w:pPr>
                                <w:jc w:val="center"/>
                                <w:rPr>
                                  <w:del w:id="232" w:author="Paul Hennessy" w:date="2026-09-25T20:05:00Z" w16du:dateUtc="2026-09-26T00:05:00Z"/>
                                  <w:rFonts w:ascii="Times New Roman" w:hAnsi="Times New Roman" w:cs="Times New Roman"/>
                                  <w:sz w:val="18"/>
                                  <w:szCs w:val="20"/>
                                </w:rPr>
                              </w:pPr>
                              <w:del w:id="233" w:author="Paul Hennessy" w:date="2026-09-25T20:05:00Z" w16du:dateUtc="2026-09-26T00:05:00Z">
                                <w:r w:rsidRPr="00F70B30">
                                  <w:rPr>
                                    <w:rFonts w:ascii="Times New Roman" w:hAnsi="Times New Roman" w:cs="Times New Roman"/>
                                    <w:sz w:val="18"/>
                                    <w:szCs w:val="20"/>
                                  </w:rPr>
                                  <w:delText xml:space="preserve">Please delete </w:delText>
                                </w:r>
                                <w:r w:rsidRPr="00F70B30">
                                  <w:rPr>
                                    <w:rFonts w:ascii="Times New Roman" w:hAnsi="Times New Roman" w:cs="Times New Roman"/>
                                    <w:sz w:val="18"/>
                                    <w:szCs w:val="20"/>
                                    <w:u w:val="single"/>
                                  </w:rPr>
                                  <w:delText>the entry instructions (</w:delText>
                                </w:r>
                                <w:r w:rsidRPr="00F70B30">
                                  <w:rPr>
                                    <w:rFonts w:ascii="Times New Roman" w:hAnsi="Times New Roman" w:cs="Times New Roman"/>
                                    <w:color w:val="0070C0"/>
                                    <w:sz w:val="18"/>
                                    <w:szCs w:val="20"/>
                                    <w:u w:val="single"/>
                                  </w:rPr>
                                  <w:delText>in blue font</w:delText>
                                </w:r>
                                <w:r w:rsidRPr="00F70B30">
                                  <w:rPr>
                                    <w:rFonts w:ascii="Times New Roman" w:hAnsi="Times New Roman" w:cs="Times New Roman"/>
                                    <w:sz w:val="18"/>
                                    <w:szCs w:val="20"/>
                                    <w:u w:val="single"/>
                                  </w:rPr>
                                  <w:delText>)</w:delText>
                                </w:r>
                                <w:r w:rsidR="00F70B30">
                                  <w:rPr>
                                    <w:rFonts w:ascii="Times New Roman" w:hAnsi="Times New Roman" w:cs="Times New Roman"/>
                                    <w:sz w:val="18"/>
                                    <w:szCs w:val="20"/>
                                  </w:rPr>
                                  <w:delText xml:space="preserve"> and </w:delText>
                                </w:r>
                                <w:r w:rsidR="00F70B30" w:rsidRPr="00F70B30">
                                  <w:rPr>
                                    <w:rFonts w:ascii="Times New Roman" w:hAnsi="Times New Roman" w:cs="Times New Roman"/>
                                    <w:sz w:val="18"/>
                                    <w:szCs w:val="20"/>
                                    <w:u w:val="single"/>
                                  </w:rPr>
                                  <w:delText>this box</w:delText>
                                </w:r>
                                <w:r w:rsidRPr="00F70B30">
                                  <w:rPr>
                                    <w:rFonts w:ascii="Times New Roman" w:hAnsi="Times New Roman" w:cs="Times New Roman"/>
                                    <w:sz w:val="18"/>
                                    <w:szCs w:val="20"/>
                                  </w:rPr>
                                  <w:delText xml:space="preserve"> before submission.</w:delText>
                                </w:r>
                              </w:del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 id="_x0000_s1027" type="#_x0000_t202" style="position:absolute;margin-left:166.8pt;margin-top:.3pt;width:335.25pt;height:23.2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">
                  <v:textbox>
                    <w:txbxContent>
                      <w:p w14:paraId="77D39756" w14:textId="77777777" w:rsidR="00CB01B9" w:rsidRPr="00F70B30" w:rsidRDefault="00951D78" w:rsidP="00F70B30">
                        <w:pPr>
                          <w:jc w:val="center"/>
                          <w:rPr>
                            <w:del w:id="234" w:author="Paul Hennessy" w:date="2026-09-25T20:05:00Z" w16du:dateUtc="2026-09-26T00:05:00Z"/>
                            <w:rFonts w:ascii="Times New Roman" w:hAnsi="Times New Roman" w:cs="Times New Roman"/>
                            <w:sz w:val="18"/>
                            <w:szCs w:val="20"/>
                          </w:rPr>
                        </w:pPr>
                        <w:del w:id="235" w:author="Paul Hennessy" w:date="2026-09-25T20:05:00Z" w16du:dateUtc="2026-09-26T00:05:00Z">
                          <w:r w:rsidRPr="00F70B30">
                            <w:rPr>
                              <w:rFonts w:ascii="Times New Roman" w:hAnsi="Times New Roman" w:cs="Times New Roman"/>
                              <w:sz w:val="18"/>
                              <w:szCs w:val="20"/>
                            </w:rPr>
                            <w:delText xml:space="preserve">Please delete </w:delText>
                          </w:r>
                          <w:r w:rsidRPr="00F70B30">
                            <w:rPr>
                              <w:rFonts w:ascii="Times New Roman" w:hAnsi="Times New Roman" w:cs="Times New Roman"/>
                              <w:sz w:val="18"/>
                              <w:szCs w:val="20"/>
                              <w:u w:val="single"/>
                            </w:rPr>
                            <w:delText>the entry instructions (</w:delText>
                          </w:r>
                          <w:r w:rsidRPr="00F70B30">
                            <w:rPr>
                              <w:rFonts w:ascii="Times New Roman" w:hAnsi="Times New Roman" w:cs="Times New Roman"/>
                              <w:color w:val="0070C0"/>
                              <w:sz w:val="18"/>
                              <w:szCs w:val="20"/>
                              <w:u w:val="single"/>
                            </w:rPr>
                            <w:delText>in blue font</w:delText>
                          </w:r>
                          <w:r w:rsidRPr="00F70B30">
                            <w:rPr>
                              <w:rFonts w:ascii="Times New Roman" w:hAnsi="Times New Roman" w:cs="Times New Roman"/>
                              <w:sz w:val="18"/>
                              <w:szCs w:val="20"/>
                              <w:u w:val="single"/>
                            </w:rPr>
                            <w:delText>)</w:delText>
                          </w:r>
                          <w:r w:rsidR="00F70B30">
                            <w:rPr>
                              <w:rFonts w:ascii="Times New Roman" w:hAnsi="Times New Roman" w:cs="Times New Roman"/>
                              <w:sz w:val="18"/>
                              <w:szCs w:val="20"/>
                            </w:rPr>
                            <w:delText xml:space="preserve"> and </w:delText>
                          </w:r>
                          <w:r w:rsidR="00F70B30" w:rsidRPr="00F70B30">
                            <w:rPr>
                              <w:rFonts w:ascii="Times New Roman" w:hAnsi="Times New Roman" w:cs="Times New Roman"/>
                              <w:sz w:val="18"/>
                              <w:szCs w:val="20"/>
                              <w:u w:val="single"/>
                            </w:rPr>
                            <w:delText>this box</w:delText>
                          </w:r>
                          <w:r w:rsidRPr="00F70B30">
                            <w:rPr>
                              <w:rFonts w:ascii="Times New Roman" w:hAnsi="Times New Roman" w:cs="Times New Roman"/>
                              <w:sz w:val="18"/>
                              <w:szCs w:val="20"/>
                            </w:rPr>
                            <w:delText xml:space="preserve"> before submission.</w:delText>
                          </w:r>
                        </w:del>
                      </w:p>
                    </w:txbxContent>
                  </v:textbox>
                  <w10:wrap type="square"/>
                </v:shape>
              </w:pict>
            </mc:Fallback>
          </mc:AlternateContent>
        </w:r>
      </w:del>
    </w:p>
    <w:p w14:paraId="3B7FCD80" w14:textId="77777777" w:rsidR="00951D78" w:rsidRDefault="00951D78">
      <w:pPr>
        <w:rPr>
          <w:del w:id="236" w:author="Paul Hennessy" w:date="2026-09-25T20:05:00Z" w16du:dateUtc="2026-09-26T00:05:00Z"/>
          <w:rFonts w:ascii="Times New Roman" w:eastAsia="MS Mincho" w:hAnsi="Times New Roman" w:cs="Times New Roman"/>
          <w:b/>
          <w:sz w:val="20"/>
          <w:szCs w:val="20"/>
          <w:highlight w:val="yellow"/>
        </w:rPr>
      </w:pPr>
    </w:p>
    <w:p w14:paraId="30FB6877" w14:textId="77777777" w:rsidR="00CB7996" w:rsidRPr="005F107F" w:rsidRDefault="00C623C2">
      <w:pPr>
        <w:rPr>
          <w:del w:id="237" w:author="Paul Hennessy" w:date="2026-09-25T20:05:00Z" w16du:dateUtc="2026-09-26T00:05:00Z"/>
          <w:rFonts w:ascii="Times New Roman" w:eastAsia="MS Mincho" w:hAnsi="Times New Roman" w:cs="Times New Roman"/>
          <w:b/>
          <w:sz w:val="20"/>
          <w:szCs w:val="20"/>
        </w:rPr>
      </w:pPr>
      <w:del w:id="238" w:author="Paul Hennessy" w:date="2026-09-25T20:05:00Z" w16du:dateUtc="2026-09-26T00:05:00Z">
        <w:r w:rsidRPr="00951D78">
          <w:rPr>
            <w:rFonts w:ascii="Times New Roman" w:eastAsia="MS Mincho" w:hAnsi="Times New Roman" w:cs="Times New Roman"/>
            <w:b/>
            <w:sz w:val="20"/>
            <w:szCs w:val="20"/>
          </w:rPr>
          <w:delText xml:space="preserve">1. </w:delText>
        </w:r>
        <w:r w:rsidR="00477E2B" w:rsidRPr="00951D78">
          <w:rPr>
            <w:rFonts w:ascii="Times New Roman" w:eastAsia="MS Mincho" w:hAnsi="Times New Roman" w:cs="Times New Roman"/>
            <w:b/>
            <w:sz w:val="20"/>
            <w:szCs w:val="20"/>
          </w:rPr>
          <w:delText>Your reason</w:delText>
        </w:r>
        <w:r w:rsidR="00477E2B" w:rsidRPr="005F107F">
          <w:rPr>
            <w:rFonts w:ascii="Times New Roman" w:eastAsia="MS Mincho" w:hAnsi="Times New Roman" w:cs="Times New Roman"/>
            <w:b/>
            <w:sz w:val="20"/>
            <w:szCs w:val="20"/>
          </w:rPr>
          <w:delText xml:space="preserve"> for wishing to become</w:delText>
        </w:r>
        <w:r w:rsidR="003A483F" w:rsidRPr="005F107F">
          <w:rPr>
            <w:rFonts w:ascii="Times New Roman" w:eastAsia="MS Mincho" w:hAnsi="Times New Roman" w:cs="Times New Roman"/>
            <w:b/>
            <w:sz w:val="20"/>
            <w:szCs w:val="20"/>
          </w:rPr>
          <w:delText xml:space="preserve"> a </w:delText>
        </w:r>
        <w:r w:rsidR="003D3B62">
          <w:rPr>
            <w:rFonts w:ascii="Times New Roman" w:eastAsia="MS Mincho" w:hAnsi="Times New Roman" w:cs="Times New Roman"/>
            <w:b/>
            <w:sz w:val="20"/>
            <w:szCs w:val="20"/>
          </w:rPr>
          <w:delText xml:space="preserve">RARA </w:delText>
        </w:r>
        <w:r w:rsidR="00B9174A" w:rsidRPr="005F107F">
          <w:rPr>
            <w:rFonts w:ascii="Times New Roman" w:eastAsia="MS Mincho" w:hAnsi="Times New Roman" w:cs="Times New Roman"/>
            <w:b/>
            <w:sz w:val="20"/>
            <w:szCs w:val="20"/>
          </w:rPr>
          <w:delText>S</w:delText>
        </w:r>
        <w:r w:rsidR="003A483F" w:rsidRPr="005F107F">
          <w:rPr>
            <w:rFonts w:ascii="Times New Roman" w:eastAsia="MS Mincho" w:hAnsi="Times New Roman" w:cs="Times New Roman"/>
            <w:b/>
            <w:sz w:val="20"/>
            <w:szCs w:val="20"/>
          </w:rPr>
          <w:delText xml:space="preserve">tudent </w:delText>
        </w:r>
        <w:r w:rsidR="00B9174A" w:rsidRPr="005F107F">
          <w:rPr>
            <w:rFonts w:ascii="Times New Roman" w:eastAsia="MS Mincho" w:hAnsi="Times New Roman" w:cs="Times New Roman"/>
            <w:b/>
            <w:sz w:val="20"/>
            <w:szCs w:val="20"/>
          </w:rPr>
          <w:delText>F</w:delText>
        </w:r>
        <w:r w:rsidR="003A483F" w:rsidRPr="005F107F">
          <w:rPr>
            <w:rFonts w:ascii="Times New Roman" w:eastAsia="MS Mincho" w:hAnsi="Times New Roman" w:cs="Times New Roman"/>
            <w:b/>
            <w:sz w:val="20"/>
            <w:szCs w:val="20"/>
          </w:rPr>
          <w:delText xml:space="preserve">ellow </w:delText>
        </w:r>
        <w:r w:rsidRPr="00951D78">
          <w:rPr>
            <w:rFonts w:ascii="Times New Roman" w:eastAsia="MS Mincho" w:hAnsi="Times New Roman" w:cs="Times New Roman"/>
            <w:color w:val="0070C0"/>
            <w:sz w:val="20"/>
            <w:szCs w:val="20"/>
          </w:rPr>
          <w:delText>(</w:delText>
        </w:r>
        <w:r w:rsidR="00B9174A" w:rsidRPr="00951D78">
          <w:rPr>
            <w:rFonts w:ascii="Times New Roman" w:eastAsia="MS Mincho" w:hAnsi="Times New Roman" w:cs="Times New Roman"/>
            <w:color w:val="0070C0"/>
            <w:sz w:val="20"/>
            <w:szCs w:val="20"/>
          </w:rPr>
          <w:delText xml:space="preserve">in no more than </w:delText>
        </w:r>
        <w:r w:rsidR="005B7E85" w:rsidRPr="00951D78">
          <w:rPr>
            <w:rFonts w:ascii="Times New Roman" w:eastAsia="MS Mincho" w:hAnsi="Times New Roman" w:cs="Times New Roman"/>
            <w:color w:val="0070C0"/>
            <w:sz w:val="20"/>
            <w:szCs w:val="20"/>
          </w:rPr>
          <w:delText>250</w:delText>
        </w:r>
        <w:r w:rsidRPr="00951D78">
          <w:rPr>
            <w:rFonts w:ascii="Times New Roman" w:eastAsia="MS Mincho" w:hAnsi="Times New Roman" w:cs="Times New Roman"/>
            <w:color w:val="0070C0"/>
            <w:sz w:val="20"/>
            <w:szCs w:val="20"/>
          </w:rPr>
          <w:delText xml:space="preserve"> words)</w:delText>
        </w:r>
      </w:del>
    </w:p>
    <w:p w14:paraId="37E36337" w14:textId="77777777" w:rsidR="00891020" w:rsidRPr="005F107F" w:rsidRDefault="00891020" w:rsidP="00891020">
      <w:pPr>
        <w:rPr>
          <w:del w:id="239" w:author="Paul Hennessy" w:date="2026-09-25T20:05:00Z" w16du:dateUtc="2026-09-26T00:05:00Z"/>
          <w:rFonts w:ascii="Times New Roman" w:eastAsia="MS Mincho" w:hAnsi="Times New Roman" w:cs="Times New Roman"/>
          <w:sz w:val="20"/>
          <w:szCs w:val="20"/>
        </w:rPr>
      </w:pPr>
    </w:p>
    <w:p w14:paraId="2962017C" w14:textId="77777777" w:rsidR="003A483F" w:rsidRPr="005F107F" w:rsidRDefault="003A483F" w:rsidP="00891020">
      <w:pPr>
        <w:rPr>
          <w:del w:id="240" w:author="Paul Hennessy" w:date="2026-09-25T20:05:00Z" w16du:dateUtc="2026-09-26T00:05:00Z"/>
          <w:rFonts w:ascii="Times New Roman" w:eastAsia="MS Mincho" w:hAnsi="Times New Roman" w:cs="Times New Roman"/>
          <w:sz w:val="20"/>
          <w:szCs w:val="20"/>
        </w:rPr>
      </w:pPr>
    </w:p>
    <w:p w14:paraId="2FDFB6FB" w14:textId="77777777" w:rsidR="003A483F" w:rsidRPr="005F107F" w:rsidRDefault="003A483F" w:rsidP="00891020">
      <w:pPr>
        <w:rPr>
          <w:del w:id="241" w:author="Paul Hennessy" w:date="2026-09-25T20:05:00Z" w16du:dateUtc="2026-09-26T00:05:00Z"/>
          <w:rFonts w:ascii="Times New Roman" w:eastAsia="MS Mincho" w:hAnsi="Times New Roman" w:cs="Times New Roman"/>
          <w:sz w:val="20"/>
          <w:szCs w:val="20"/>
        </w:rPr>
      </w:pPr>
    </w:p>
    <w:p w14:paraId="347B9938" w14:textId="77777777" w:rsidR="00250377" w:rsidRDefault="00250377">
      <w:pPr>
        <w:rPr>
          <w:del w:id="242" w:author="Paul Hennessy" w:date="2026-09-25T20:05:00Z" w16du:dateUtc="2026-09-26T00:05:00Z"/>
          <w:rFonts w:ascii="Times New Roman" w:eastAsia="MS Mincho" w:hAnsi="Times New Roman" w:cs="Times New Roman"/>
          <w:b/>
          <w:sz w:val="20"/>
          <w:szCs w:val="20"/>
        </w:rPr>
      </w:pPr>
      <w:del w:id="243" w:author="Paul Hennessy" w:date="2026-09-25T20:05:00Z" w16du:dateUtc="2026-09-26T00:05:00Z">
        <w:r>
          <w:rPr>
            <w:rFonts w:ascii="Times New Roman" w:eastAsia="MS Mincho" w:hAnsi="Times New Roman" w:cs="Times New Roman"/>
            <w:b/>
            <w:sz w:val="20"/>
            <w:szCs w:val="20"/>
          </w:rPr>
          <w:br w:type="page"/>
        </w:r>
      </w:del>
    </w:p>
    <w:p w14:paraId="04B1D19D" w14:textId="77777777" w:rsidR="00CB7996" w:rsidRPr="005F107F" w:rsidRDefault="00C623C2">
      <w:pPr>
        <w:rPr>
          <w:del w:id="244" w:author="Paul Hennessy" w:date="2026-09-25T20:05:00Z" w16du:dateUtc="2026-09-26T00:05:00Z"/>
          <w:rFonts w:ascii="Times New Roman" w:eastAsia="MS Mincho" w:hAnsi="Times New Roman" w:cs="Times New Roman"/>
          <w:sz w:val="20"/>
          <w:szCs w:val="20"/>
        </w:rPr>
      </w:pPr>
      <w:del w:id="245" w:author="Paul Hennessy" w:date="2026-09-25T20:05:00Z" w16du:dateUtc="2026-09-26T00:05:00Z">
        <w:r w:rsidRPr="005F107F">
          <w:rPr>
            <w:rFonts w:ascii="Times New Roman" w:eastAsia="MS Mincho" w:hAnsi="Times New Roman" w:cs="Times New Roman"/>
            <w:b/>
            <w:sz w:val="20"/>
            <w:szCs w:val="20"/>
          </w:rPr>
          <w:delText xml:space="preserve">2. </w:delText>
        </w:r>
        <w:r w:rsidR="00E95B34" w:rsidRPr="005F107F">
          <w:rPr>
            <w:rFonts w:ascii="Times New Roman" w:eastAsia="MS Mincho" w:hAnsi="Times New Roman" w:cs="Times New Roman"/>
            <w:b/>
            <w:sz w:val="20"/>
            <w:szCs w:val="20"/>
          </w:rPr>
          <w:delText>Y</w:delText>
        </w:r>
        <w:r w:rsidRPr="005F107F">
          <w:rPr>
            <w:rFonts w:ascii="Times New Roman" w:eastAsia="MS Mincho" w:hAnsi="Times New Roman" w:cs="Times New Roman"/>
            <w:b/>
            <w:sz w:val="20"/>
            <w:szCs w:val="20"/>
          </w:rPr>
          <w:delText xml:space="preserve">our </w:delText>
        </w:r>
        <w:r w:rsidR="003A483F" w:rsidRPr="005F107F">
          <w:rPr>
            <w:rFonts w:ascii="Times New Roman" w:eastAsia="MS Mincho" w:hAnsi="Times New Roman" w:cs="Times New Roman"/>
            <w:b/>
            <w:sz w:val="20"/>
            <w:szCs w:val="20"/>
          </w:rPr>
          <w:delText>ability</w:delText>
        </w:r>
        <w:r w:rsidRPr="005F107F">
          <w:rPr>
            <w:rFonts w:ascii="Times New Roman" w:eastAsia="MS Mincho" w:hAnsi="Times New Roman" w:cs="Times New Roman"/>
            <w:b/>
            <w:sz w:val="20"/>
            <w:szCs w:val="20"/>
          </w:rPr>
          <w:delText xml:space="preserve"> to conduct own research based on past research activities</w:delText>
        </w:r>
      </w:del>
    </w:p>
    <w:p w14:paraId="34C32677" w14:textId="77777777" w:rsidR="00CB7996" w:rsidRPr="00951D78" w:rsidRDefault="00C623C2">
      <w:pPr>
        <w:spacing w:line="180" w:lineRule="atLeast"/>
        <w:ind w:firstLineChars="100" w:firstLine="200"/>
        <w:rPr>
          <w:del w:id="246" w:author="Paul Hennessy" w:date="2026-09-25T20:05:00Z" w16du:dateUtc="2026-09-26T00:05:00Z"/>
          <w:rFonts w:ascii="Times New Roman" w:eastAsia="MS Mincho" w:hAnsi="Times New Roman" w:cs="Times New Roman"/>
          <w:color w:val="0070C0"/>
          <w:sz w:val="20"/>
          <w:szCs w:val="20"/>
        </w:rPr>
      </w:pPr>
      <w:del w:id="247" w:author="Paul Hennessy" w:date="2026-09-25T20:05:00Z" w16du:dateUtc="2026-09-26T00:05:00Z">
        <w:r w:rsidRPr="00951D78">
          <w:rPr>
            <w:rFonts w:ascii="Times New Roman" w:eastAsia="MS Mincho" w:hAnsi="Times New Roman" w:cs="Times New Roman"/>
            <w:color w:val="0070C0"/>
            <w:sz w:val="20"/>
            <w:szCs w:val="20"/>
          </w:rPr>
          <w:delText xml:space="preserve">Please </w:delText>
        </w:r>
        <w:r w:rsidR="001C7DE9" w:rsidRPr="00951D78">
          <w:rPr>
            <w:rFonts w:ascii="Times New Roman" w:eastAsia="MS Mincho" w:hAnsi="Times New Roman" w:cs="Times New Roman"/>
            <w:color w:val="0070C0"/>
            <w:sz w:val="20"/>
            <w:szCs w:val="20"/>
          </w:rPr>
          <w:delText>state,</w:delText>
        </w:r>
        <w:r w:rsidRPr="00951D78">
          <w:rPr>
            <w:rFonts w:ascii="Times New Roman" w:eastAsia="MS Mincho" w:hAnsi="Times New Roman" w:cs="Times New Roman"/>
            <w:color w:val="0070C0"/>
            <w:sz w:val="20"/>
            <w:szCs w:val="20"/>
          </w:rPr>
          <w:delText xml:space="preserve"> </w:delText>
        </w:r>
        <w:r w:rsidR="003A483F" w:rsidRPr="00951D78">
          <w:rPr>
            <w:rFonts w:ascii="Times New Roman" w:eastAsia="MS Mincho" w:hAnsi="Times New Roman" w:cs="Times New Roman"/>
            <w:color w:val="0070C0"/>
            <w:sz w:val="20"/>
            <w:szCs w:val="20"/>
          </w:rPr>
          <w:delText xml:space="preserve">as </w:delText>
        </w:r>
        <w:r w:rsidRPr="00951D78">
          <w:rPr>
            <w:rFonts w:ascii="Times New Roman" w:eastAsia="MS Mincho" w:hAnsi="Times New Roman" w:cs="Times New Roman"/>
            <w:color w:val="0070C0"/>
            <w:sz w:val="20"/>
            <w:szCs w:val="20"/>
          </w:rPr>
          <w:delText xml:space="preserve">specific </w:delText>
        </w:r>
        <w:r w:rsidR="003A483F" w:rsidRPr="00951D78">
          <w:rPr>
            <w:rFonts w:ascii="Times New Roman" w:eastAsia="MS Mincho" w:hAnsi="Times New Roman" w:cs="Times New Roman"/>
            <w:color w:val="0070C0"/>
            <w:sz w:val="20"/>
            <w:szCs w:val="20"/>
          </w:rPr>
          <w:delText>as possible</w:delText>
        </w:r>
        <w:r w:rsidR="001C7DE9" w:rsidRPr="00951D78">
          <w:rPr>
            <w:rFonts w:ascii="Times New Roman" w:eastAsia="MS Mincho" w:hAnsi="Times New Roman" w:cs="Times New Roman"/>
            <w:color w:val="0070C0"/>
            <w:sz w:val="20"/>
            <w:szCs w:val="20"/>
          </w:rPr>
          <w:delText>,</w:delText>
        </w:r>
        <w:r w:rsidR="003A483F" w:rsidRPr="00951D78">
          <w:rPr>
            <w:rFonts w:ascii="Times New Roman" w:eastAsia="MS Mincho" w:hAnsi="Times New Roman" w:cs="Times New Roman"/>
            <w:color w:val="0070C0"/>
            <w:sz w:val="20"/>
            <w:szCs w:val="20"/>
          </w:rPr>
          <w:delText xml:space="preserve"> </w:delText>
        </w:r>
        <w:r w:rsidRPr="00951D78">
          <w:rPr>
            <w:rFonts w:ascii="Times New Roman" w:eastAsia="MS Mincho" w:hAnsi="Times New Roman" w:cs="Times New Roman"/>
            <w:color w:val="0070C0"/>
            <w:sz w:val="20"/>
            <w:szCs w:val="20"/>
          </w:rPr>
          <w:delText xml:space="preserve">your </w:delText>
        </w:r>
        <w:r w:rsidR="003A483F" w:rsidRPr="00951D78">
          <w:rPr>
            <w:rFonts w:ascii="Times New Roman" w:eastAsia="MS Mincho" w:hAnsi="Times New Roman" w:cs="Times New Roman"/>
            <w:color w:val="0070C0"/>
            <w:sz w:val="20"/>
            <w:szCs w:val="20"/>
          </w:rPr>
          <w:delText xml:space="preserve">strengths regarding </w:delText>
        </w:r>
        <w:r w:rsidRPr="00951D78">
          <w:rPr>
            <w:rFonts w:ascii="Times New Roman" w:eastAsia="MS Mincho" w:hAnsi="Times New Roman" w:cs="Times New Roman"/>
            <w:color w:val="0070C0"/>
            <w:sz w:val="20"/>
            <w:szCs w:val="20"/>
          </w:rPr>
          <w:delText xml:space="preserve">research and </w:delText>
        </w:r>
        <w:r w:rsidR="003A483F" w:rsidRPr="00951D78">
          <w:rPr>
            <w:rFonts w:ascii="Times New Roman" w:eastAsia="MS Mincho" w:hAnsi="Times New Roman" w:cs="Times New Roman"/>
            <w:color w:val="0070C0"/>
            <w:sz w:val="20"/>
            <w:szCs w:val="20"/>
          </w:rPr>
          <w:delText xml:space="preserve">how you will be able to </w:delText>
        </w:r>
        <w:r w:rsidR="001C7DE9" w:rsidRPr="00951D78">
          <w:rPr>
            <w:rFonts w:ascii="Times New Roman" w:eastAsia="MS Mincho" w:hAnsi="Times New Roman" w:cs="Times New Roman"/>
            <w:color w:val="0070C0"/>
            <w:sz w:val="20"/>
            <w:szCs w:val="20"/>
          </w:rPr>
          <w:delText>conduct</w:delText>
        </w:r>
        <w:r w:rsidR="003A483F" w:rsidRPr="00951D78">
          <w:rPr>
            <w:rFonts w:ascii="Times New Roman" w:eastAsia="MS Mincho" w:hAnsi="Times New Roman" w:cs="Times New Roman"/>
            <w:color w:val="0070C0"/>
            <w:sz w:val="20"/>
            <w:szCs w:val="20"/>
          </w:rPr>
          <w:delText xml:space="preserve"> research and achieve results </w:delText>
        </w:r>
        <w:r w:rsidRPr="00951D78">
          <w:rPr>
            <w:rFonts w:ascii="Times New Roman" w:eastAsia="MS Mincho" w:hAnsi="Times New Roman" w:cs="Times New Roman"/>
            <w:color w:val="0070C0"/>
            <w:sz w:val="20"/>
            <w:szCs w:val="20"/>
          </w:rPr>
          <w:delText>(</w:delText>
        </w:r>
        <w:r w:rsidR="001C7DE9" w:rsidRPr="006D0BDC">
          <w:rPr>
            <w:rFonts w:ascii="Times New Roman" w:eastAsia="MS Mincho" w:hAnsi="Times New Roman" w:cs="Times New Roman"/>
            <w:color w:val="0070C0"/>
            <w:sz w:val="20"/>
            <w:szCs w:val="20"/>
            <w:u w:val="single"/>
          </w:rPr>
          <w:delText xml:space="preserve">in </w:delText>
        </w:r>
        <w:r w:rsidR="005B7E85" w:rsidRPr="006D0BDC">
          <w:rPr>
            <w:rFonts w:ascii="Times New Roman" w:eastAsia="MS Mincho" w:hAnsi="Times New Roman" w:cs="Times New Roman"/>
            <w:color w:val="0070C0"/>
            <w:sz w:val="20"/>
            <w:szCs w:val="20"/>
            <w:u w:val="single"/>
          </w:rPr>
          <w:delText>no more than one</w:delText>
        </w:r>
        <w:r w:rsidR="002668FF" w:rsidRPr="006D0BDC">
          <w:rPr>
            <w:rFonts w:ascii="Times New Roman" w:eastAsia="MS Mincho" w:hAnsi="Times New Roman" w:cs="Times New Roman"/>
            <w:color w:val="0070C0"/>
            <w:sz w:val="20"/>
            <w:szCs w:val="20"/>
            <w:u w:val="single"/>
          </w:rPr>
          <w:delText xml:space="preserve"> </w:delText>
        </w:r>
        <w:r w:rsidRPr="006D0BDC">
          <w:rPr>
            <w:rFonts w:ascii="Times New Roman" w:eastAsia="MS Mincho" w:hAnsi="Times New Roman" w:cs="Times New Roman"/>
            <w:color w:val="0070C0"/>
            <w:sz w:val="20"/>
            <w:szCs w:val="20"/>
            <w:u w:val="single"/>
          </w:rPr>
          <w:delText>page</w:delText>
        </w:r>
        <w:r w:rsidR="005B7E85" w:rsidRPr="00951D78">
          <w:rPr>
            <w:rFonts w:ascii="Times New Roman" w:eastAsia="MS Mincho" w:hAnsi="Times New Roman" w:cs="Times New Roman"/>
            <w:color w:val="0070C0"/>
            <w:sz w:val="20"/>
            <w:szCs w:val="20"/>
          </w:rPr>
          <w:delText>,</w:delText>
        </w:r>
        <w:r w:rsidR="002668FF" w:rsidRPr="00951D78">
          <w:rPr>
            <w:rFonts w:ascii="Times New Roman" w:eastAsia="MS Mincho" w:hAnsi="Times New Roman" w:cs="Times New Roman"/>
            <w:color w:val="0070C0"/>
            <w:sz w:val="20"/>
            <w:szCs w:val="20"/>
          </w:rPr>
          <w:delText xml:space="preserve"> </w:delText>
        </w:r>
        <w:r w:rsidR="005B7E85" w:rsidRPr="00951D78">
          <w:rPr>
            <w:rFonts w:ascii="Times New Roman" w:eastAsia="MS Mincho" w:hAnsi="Times New Roman" w:cs="Times New Roman"/>
            <w:color w:val="0070C0"/>
            <w:sz w:val="20"/>
            <w:szCs w:val="20"/>
          </w:rPr>
          <w:delText>approx. 800</w:delText>
        </w:r>
        <w:r w:rsidR="002668FF" w:rsidRPr="00951D78">
          <w:rPr>
            <w:rFonts w:ascii="Times New Roman" w:eastAsia="MS Mincho" w:hAnsi="Times New Roman" w:cs="Times New Roman"/>
            <w:color w:val="0070C0"/>
            <w:sz w:val="20"/>
            <w:szCs w:val="20"/>
          </w:rPr>
          <w:delText xml:space="preserve"> words)</w:delText>
        </w:r>
        <w:r w:rsidRPr="00951D78">
          <w:rPr>
            <w:rFonts w:ascii="Times New Roman" w:eastAsia="MS Mincho" w:hAnsi="Times New Roman" w:cs="Times New Roman"/>
            <w:color w:val="0070C0"/>
            <w:sz w:val="20"/>
            <w:szCs w:val="20"/>
          </w:rPr>
          <w:delText>.</w:delText>
        </w:r>
      </w:del>
    </w:p>
    <w:p w14:paraId="3DA76013" w14:textId="77777777" w:rsidR="00CB7996" w:rsidRPr="00951D78" w:rsidRDefault="00C623C2">
      <w:pPr>
        <w:spacing w:line="180" w:lineRule="atLeast"/>
        <w:ind w:left="400" w:hangingChars="200" w:hanging="400"/>
        <w:rPr>
          <w:del w:id="248" w:author="Paul Hennessy" w:date="2026-09-25T20:05:00Z" w16du:dateUtc="2026-09-26T00:05:00Z"/>
          <w:rFonts w:ascii="Times New Roman" w:eastAsia="MS Mincho" w:hAnsi="Times New Roman" w:cs="Times New Roman"/>
          <w:color w:val="0070C0"/>
          <w:sz w:val="20"/>
          <w:szCs w:val="20"/>
        </w:rPr>
      </w:pPr>
      <w:del w:id="249" w:author="Paul Hennessy" w:date="2026-09-25T20:05:00Z" w16du:dateUtc="2026-09-26T00:05:00Z">
        <w:r w:rsidRPr="00951D78">
          <w:rPr>
            <w:rFonts w:ascii="Times New Roman" w:eastAsia="MS Mincho" w:hAnsi="Times New Roman" w:cs="Times New Roman"/>
            <w:color w:val="0070C0"/>
            <w:sz w:val="20"/>
            <w:szCs w:val="20"/>
          </w:rPr>
          <w:delText xml:space="preserve">　</w:delText>
        </w:r>
        <w:r w:rsidRPr="00951D78">
          <w:rPr>
            <w:rFonts w:ascii="Times New Roman" w:eastAsia="MS Mincho" w:hAnsi="Times New Roman" w:cs="Times New Roman"/>
            <w:color w:val="0070C0"/>
            <w:sz w:val="20"/>
            <w:szCs w:val="20"/>
          </w:rPr>
          <w:delText xml:space="preserve">*In filling out the form, please be specific in terms of, for example, initiative in </w:delText>
        </w:r>
        <w:r w:rsidR="001C7DE9" w:rsidRPr="00951D78">
          <w:rPr>
            <w:rFonts w:ascii="Times New Roman" w:eastAsia="MS Mincho" w:hAnsi="Times New Roman" w:cs="Times New Roman"/>
            <w:color w:val="0070C0"/>
            <w:sz w:val="20"/>
            <w:szCs w:val="20"/>
          </w:rPr>
          <w:delText xml:space="preserve">conducting </w:delText>
        </w:r>
        <w:r w:rsidRPr="00951D78">
          <w:rPr>
            <w:rFonts w:ascii="Times New Roman" w:eastAsia="MS Mincho" w:hAnsi="Times New Roman" w:cs="Times New Roman"/>
            <w:color w:val="0070C0"/>
            <w:sz w:val="20"/>
            <w:szCs w:val="20"/>
          </w:rPr>
          <w:delText xml:space="preserve">research, </w:delText>
        </w:r>
        <w:r w:rsidR="00C72B9F" w:rsidRPr="00951D78">
          <w:rPr>
            <w:rFonts w:ascii="Times New Roman" w:eastAsia="MS Mincho" w:hAnsi="Times New Roman" w:cs="Times New Roman"/>
            <w:color w:val="0070C0"/>
            <w:sz w:val="20"/>
            <w:szCs w:val="20"/>
          </w:rPr>
          <w:delText>ingenuity</w:delText>
        </w:r>
        <w:r w:rsidRPr="00951D78">
          <w:rPr>
            <w:rFonts w:ascii="Times New Roman" w:eastAsia="MS Mincho" w:hAnsi="Times New Roman" w:cs="Times New Roman"/>
            <w:color w:val="0070C0"/>
            <w:sz w:val="20"/>
            <w:szCs w:val="20"/>
          </w:rPr>
          <w:delText>, problem-</w:delText>
        </w:r>
        <w:r w:rsidR="001C7DE9" w:rsidRPr="00951D78">
          <w:rPr>
            <w:rFonts w:ascii="Times New Roman" w:eastAsia="MS Mincho" w:hAnsi="Times New Roman" w:cs="Times New Roman"/>
            <w:color w:val="0070C0"/>
            <w:sz w:val="20"/>
            <w:szCs w:val="20"/>
          </w:rPr>
          <w:delText>re</w:delText>
        </w:r>
        <w:r w:rsidRPr="00951D78">
          <w:rPr>
            <w:rFonts w:ascii="Times New Roman" w:eastAsia="MS Mincho" w:hAnsi="Times New Roman" w:cs="Times New Roman"/>
            <w:color w:val="0070C0"/>
            <w:sz w:val="20"/>
            <w:szCs w:val="20"/>
          </w:rPr>
          <w:delText>solving ability, breadth and depth of knowledge, technical skills, communication skills, and presentation skills.</w:delText>
        </w:r>
      </w:del>
    </w:p>
    <w:p w14:paraId="591D7F42" w14:textId="77777777" w:rsidR="00891020" w:rsidRPr="005F107F" w:rsidRDefault="00891020" w:rsidP="00891020">
      <w:pPr>
        <w:rPr>
          <w:del w:id="250" w:author="Paul Hennessy" w:date="2026-09-25T20:05:00Z" w16du:dateUtc="2026-09-26T00:05:00Z"/>
          <w:rFonts w:ascii="Times New Roman" w:eastAsia="MS Mincho" w:hAnsi="Times New Roman" w:cs="Times New Roman"/>
          <w:b/>
          <w:sz w:val="20"/>
          <w:szCs w:val="20"/>
        </w:rPr>
      </w:pPr>
    </w:p>
    <w:p w14:paraId="5BA7F652" w14:textId="77777777" w:rsidR="005249DC" w:rsidRPr="005F107F" w:rsidRDefault="005249DC" w:rsidP="00891020">
      <w:pPr>
        <w:rPr>
          <w:del w:id="251" w:author="Paul Hennessy" w:date="2026-09-25T20:05:00Z" w16du:dateUtc="2026-09-26T00:05:00Z"/>
          <w:rFonts w:ascii="Times New Roman" w:eastAsia="MS Mincho" w:hAnsi="Times New Roman" w:cs="Times New Roman"/>
          <w:b/>
          <w:sz w:val="20"/>
          <w:szCs w:val="20"/>
        </w:rPr>
      </w:pPr>
    </w:p>
    <w:p w14:paraId="55A17E7B" w14:textId="77777777" w:rsidR="005249DC" w:rsidRPr="005F107F" w:rsidRDefault="005249DC" w:rsidP="00891020">
      <w:pPr>
        <w:rPr>
          <w:del w:id="252" w:author="Paul Hennessy" w:date="2026-09-25T20:05:00Z" w16du:dateUtc="2026-09-26T00:05:00Z"/>
          <w:rFonts w:ascii="Times New Roman" w:eastAsia="MS Mincho" w:hAnsi="Times New Roman" w:cs="Times New Roman"/>
          <w:b/>
          <w:sz w:val="20"/>
          <w:szCs w:val="20"/>
        </w:rPr>
      </w:pPr>
    </w:p>
    <w:p w14:paraId="2F7E1498" w14:textId="77777777" w:rsidR="00250377" w:rsidRDefault="00250377">
      <w:pPr>
        <w:rPr>
          <w:del w:id="253" w:author="Paul Hennessy" w:date="2026-09-25T20:05:00Z" w16du:dateUtc="2026-09-26T00:05:00Z"/>
          <w:rFonts w:ascii="Times New Roman" w:eastAsia="MS Mincho" w:hAnsi="Times New Roman" w:cs="Times New Roman"/>
          <w:b/>
          <w:sz w:val="20"/>
          <w:szCs w:val="20"/>
        </w:rPr>
      </w:pPr>
      <w:del w:id="254" w:author="Paul Hennessy" w:date="2026-09-25T20:05:00Z" w16du:dateUtc="2026-09-26T00:05:00Z">
        <w:r>
          <w:rPr>
            <w:rFonts w:ascii="Times New Roman" w:eastAsia="MS Mincho" w:hAnsi="Times New Roman" w:cs="Times New Roman"/>
            <w:b/>
            <w:sz w:val="20"/>
            <w:szCs w:val="20"/>
          </w:rPr>
          <w:br w:type="page"/>
        </w:r>
      </w:del>
    </w:p>
    <w:p w14:paraId="12E8D1E1" w14:textId="77777777" w:rsidR="00CB7996" w:rsidRPr="005F107F" w:rsidRDefault="00C623C2">
      <w:pPr>
        <w:rPr>
          <w:del w:id="255" w:author="Paul Hennessy" w:date="2026-09-25T20:05:00Z" w16du:dateUtc="2026-09-26T00:05:00Z"/>
          <w:rFonts w:ascii="Times New Roman" w:eastAsia="MS Mincho" w:hAnsi="Times New Roman" w:cs="Times New Roman"/>
          <w:b/>
          <w:sz w:val="20"/>
          <w:szCs w:val="20"/>
        </w:rPr>
      </w:pPr>
      <w:del w:id="256" w:author="Paul Hennessy" w:date="2026-09-25T20:05:00Z" w16du:dateUtc="2026-09-26T00:05:00Z">
        <w:r w:rsidRPr="005F107F">
          <w:rPr>
            <w:rFonts w:ascii="Times New Roman" w:eastAsia="MS Mincho" w:hAnsi="Times New Roman" w:cs="Times New Roman"/>
            <w:b/>
            <w:sz w:val="20"/>
            <w:szCs w:val="20"/>
          </w:rPr>
          <w:delText xml:space="preserve">3. </w:delText>
        </w:r>
        <w:r w:rsidR="00C72B9F" w:rsidRPr="005F107F">
          <w:rPr>
            <w:rFonts w:ascii="Times New Roman" w:eastAsia="MS Mincho" w:hAnsi="Times New Roman" w:cs="Times New Roman"/>
            <w:b/>
            <w:sz w:val="20"/>
            <w:szCs w:val="20"/>
          </w:rPr>
          <w:delText>R</w:delText>
        </w:r>
        <w:r w:rsidRPr="005F107F">
          <w:rPr>
            <w:rFonts w:ascii="Times New Roman" w:eastAsia="MS Mincho" w:hAnsi="Times New Roman" w:cs="Times New Roman"/>
            <w:b/>
            <w:sz w:val="20"/>
            <w:szCs w:val="20"/>
          </w:rPr>
          <w:delText>esearch plan</w:delText>
        </w:r>
      </w:del>
    </w:p>
    <w:p w14:paraId="08C8633B" w14:textId="77777777" w:rsidR="00CB7996" w:rsidRPr="00421001" w:rsidRDefault="00C623C2">
      <w:pPr>
        <w:ind w:firstLineChars="100" w:firstLine="200"/>
        <w:rPr>
          <w:del w:id="257" w:author="Paul Hennessy" w:date="2026-09-25T20:05:00Z" w16du:dateUtc="2026-09-26T00:05:00Z"/>
          <w:rFonts w:ascii="Times New Roman" w:eastAsia="MS Mincho" w:hAnsi="Times New Roman" w:cs="Times New Roman"/>
          <w:color w:val="0070C0"/>
          <w:sz w:val="20"/>
          <w:szCs w:val="20"/>
        </w:rPr>
      </w:pPr>
      <w:del w:id="258" w:author="Paul Hennessy" w:date="2026-09-25T20:05:00Z" w16du:dateUtc="2026-09-26T00:05:00Z">
        <w:r w:rsidRPr="00421001">
          <w:rPr>
            <w:rFonts w:ascii="Times New Roman" w:eastAsia="MS Mincho" w:hAnsi="Times New Roman" w:cs="Times New Roman"/>
            <w:color w:val="0070C0"/>
            <w:sz w:val="20"/>
            <w:szCs w:val="20"/>
          </w:rPr>
          <w:delText xml:space="preserve">Please describe your research plan during </w:delText>
        </w:r>
        <w:r w:rsidR="002E46C5" w:rsidRPr="00421001">
          <w:rPr>
            <w:rFonts w:ascii="Times New Roman" w:eastAsia="MS Mincho" w:hAnsi="Times New Roman" w:cs="Times New Roman"/>
            <w:color w:val="0070C0"/>
            <w:sz w:val="20"/>
            <w:szCs w:val="20"/>
          </w:rPr>
          <w:delText>the appointment</w:delText>
        </w:r>
        <w:r w:rsidRPr="00421001">
          <w:rPr>
            <w:rFonts w:ascii="Times New Roman" w:eastAsia="MS Mincho" w:hAnsi="Times New Roman" w:cs="Times New Roman"/>
            <w:color w:val="0070C0"/>
            <w:sz w:val="20"/>
            <w:szCs w:val="20"/>
          </w:rPr>
          <w:delText xml:space="preserve"> period </w:delText>
        </w:r>
        <w:r w:rsidR="006D7C5F" w:rsidRPr="00421001">
          <w:rPr>
            <w:rFonts w:ascii="Times New Roman" w:eastAsia="MS Mincho" w:hAnsi="Times New Roman" w:cs="Times New Roman"/>
            <w:color w:val="0070C0"/>
            <w:sz w:val="20"/>
            <w:szCs w:val="20"/>
          </w:rPr>
          <w:delText xml:space="preserve">from the viewpoint of </w:delText>
        </w:r>
        <w:r w:rsidR="002E46C5" w:rsidRPr="00421001">
          <w:rPr>
            <w:rFonts w:ascii="Times New Roman" w:eastAsia="MS Mincho" w:hAnsi="Times New Roman" w:cs="Times New Roman"/>
            <w:color w:val="0070C0"/>
            <w:sz w:val="20"/>
            <w:szCs w:val="20"/>
          </w:rPr>
          <w:delText>re</w:delText>
        </w:r>
        <w:r w:rsidR="006D7C5F" w:rsidRPr="00421001">
          <w:rPr>
            <w:rFonts w:ascii="Times New Roman" w:eastAsia="MS Mincho" w:hAnsi="Times New Roman" w:cs="Times New Roman"/>
            <w:color w:val="0070C0"/>
            <w:sz w:val="20"/>
            <w:szCs w:val="20"/>
          </w:rPr>
          <w:delText xml:space="preserve">solving social issues, </w:delText>
        </w:r>
        <w:r w:rsidR="003A483F" w:rsidRPr="00421001">
          <w:rPr>
            <w:rFonts w:ascii="Times New Roman" w:eastAsia="MS Mincho" w:hAnsi="Times New Roman" w:cs="Times New Roman"/>
            <w:color w:val="0070C0"/>
            <w:sz w:val="20"/>
            <w:szCs w:val="20"/>
          </w:rPr>
          <w:delText>citing your past research achievements, etc.</w:delText>
        </w:r>
        <w:r w:rsidR="002E46C5" w:rsidRPr="00421001">
          <w:rPr>
            <w:rFonts w:ascii="Times New Roman" w:eastAsia="MS Mincho" w:hAnsi="Times New Roman" w:cs="Times New Roman"/>
            <w:color w:val="0070C0"/>
            <w:sz w:val="20"/>
            <w:szCs w:val="20"/>
          </w:rPr>
          <w:delText xml:space="preserve"> </w:delText>
        </w:r>
        <w:r w:rsidRPr="00421001">
          <w:rPr>
            <w:rFonts w:ascii="Times New Roman" w:eastAsia="MS Mincho" w:hAnsi="Times New Roman" w:cs="Times New Roman"/>
            <w:color w:val="0070C0"/>
            <w:sz w:val="20"/>
            <w:szCs w:val="20"/>
          </w:rPr>
          <w:delText>(</w:delText>
        </w:r>
        <w:r w:rsidR="002E46C5" w:rsidRPr="00956D12">
          <w:rPr>
            <w:rFonts w:ascii="Times New Roman" w:eastAsia="MS Mincho" w:hAnsi="Times New Roman" w:cs="Times New Roman"/>
            <w:color w:val="0070C0"/>
            <w:sz w:val="20"/>
            <w:szCs w:val="20"/>
            <w:u w:val="single"/>
          </w:rPr>
          <w:delText>in no more than one page</w:delText>
        </w:r>
        <w:r w:rsidR="002E46C5" w:rsidRPr="00421001">
          <w:rPr>
            <w:rFonts w:ascii="Times New Roman" w:eastAsia="MS Mincho" w:hAnsi="Times New Roman" w:cs="Times New Roman"/>
            <w:color w:val="0070C0"/>
            <w:sz w:val="20"/>
            <w:szCs w:val="20"/>
          </w:rPr>
          <w:delText>, approx. 800 words</w:delText>
        </w:r>
        <w:r w:rsidRPr="00421001">
          <w:rPr>
            <w:rFonts w:ascii="Times New Roman" w:eastAsia="MS Mincho" w:hAnsi="Times New Roman" w:cs="Times New Roman"/>
            <w:color w:val="0070C0"/>
            <w:sz w:val="20"/>
            <w:szCs w:val="20"/>
          </w:rPr>
          <w:delText>)</w:delText>
        </w:r>
        <w:r w:rsidR="00891020" w:rsidRPr="00421001">
          <w:rPr>
            <w:rFonts w:ascii="Times New Roman" w:eastAsia="MS Mincho" w:hAnsi="Times New Roman" w:cs="Times New Roman"/>
            <w:color w:val="0070C0"/>
            <w:sz w:val="20"/>
            <w:szCs w:val="20"/>
          </w:rPr>
          <w:delText>.</w:delText>
        </w:r>
      </w:del>
    </w:p>
    <w:p w14:paraId="0A9394A5" w14:textId="77777777" w:rsidR="00CB7996" w:rsidRPr="005F107F" w:rsidRDefault="002E46C5">
      <w:pPr>
        <w:spacing w:line="280" w:lineRule="atLeast"/>
        <w:ind w:leftChars="100" w:left="220"/>
        <w:rPr>
          <w:del w:id="259" w:author="Paul Hennessy" w:date="2026-09-25T20:05:00Z" w16du:dateUtc="2026-09-26T00:05:00Z"/>
          <w:rFonts w:ascii="Times New Roman" w:eastAsia="MS Mincho" w:hAnsi="Times New Roman" w:cs="Times New Roman"/>
          <w:sz w:val="20"/>
          <w:szCs w:val="20"/>
        </w:rPr>
      </w:pPr>
      <w:del w:id="260" w:author="Paul Hennessy" w:date="2026-09-25T20:05:00Z" w16du:dateUtc="2026-09-26T00:05:00Z">
        <w:r w:rsidRPr="00421001">
          <w:rPr>
            <w:rFonts w:ascii="Times New Roman" w:eastAsia="MS Mincho" w:hAnsi="Times New Roman" w:cs="Times New Roman"/>
            <w:color w:val="0070C0"/>
            <w:sz w:val="20"/>
            <w:szCs w:val="20"/>
            <w:u w:val="single"/>
          </w:rPr>
          <w:delText>*Current s</w:delText>
        </w:r>
        <w:r w:rsidR="005249DC" w:rsidRPr="00421001">
          <w:rPr>
            <w:rFonts w:ascii="Times New Roman" w:eastAsia="MS Mincho" w:hAnsi="Times New Roman" w:cs="Times New Roman"/>
            <w:color w:val="0070C0"/>
            <w:sz w:val="20"/>
            <w:szCs w:val="20"/>
            <w:u w:val="single"/>
          </w:rPr>
          <w:delText xml:space="preserve">tudents of </w:delText>
        </w:r>
        <w:r w:rsidR="00C623C2" w:rsidRPr="00421001">
          <w:rPr>
            <w:rFonts w:ascii="Times New Roman" w:eastAsia="MS Mincho" w:hAnsi="Times New Roman" w:cs="Times New Roman"/>
            <w:color w:val="0070C0"/>
            <w:sz w:val="20"/>
            <w:szCs w:val="20"/>
            <w:u w:val="single"/>
          </w:rPr>
          <w:delText xml:space="preserve">Ritsumeikan </w:delText>
        </w:r>
        <w:r w:rsidR="005249DC" w:rsidRPr="00421001">
          <w:rPr>
            <w:rFonts w:ascii="Times New Roman" w:eastAsia="MS Mincho" w:hAnsi="Times New Roman" w:cs="Times New Roman"/>
            <w:color w:val="0070C0"/>
            <w:sz w:val="20"/>
            <w:szCs w:val="20"/>
            <w:u w:val="single"/>
          </w:rPr>
          <w:delText xml:space="preserve">University are </w:delText>
        </w:r>
        <w:r w:rsidR="00C623C2" w:rsidRPr="00421001">
          <w:rPr>
            <w:rFonts w:ascii="Times New Roman" w:eastAsia="MS Mincho" w:hAnsi="Times New Roman" w:cs="Times New Roman"/>
            <w:color w:val="0070C0"/>
            <w:sz w:val="20"/>
            <w:szCs w:val="20"/>
            <w:u w:val="single"/>
          </w:rPr>
          <w:delText xml:space="preserve">requested to extract their research achievements from </w:delText>
        </w:r>
        <w:r w:rsidRPr="00421001">
          <w:rPr>
            <w:rFonts w:ascii="Times New Roman" w:eastAsia="MS Mincho" w:hAnsi="Times New Roman" w:cs="Times New Roman"/>
            <w:color w:val="0070C0"/>
            <w:sz w:val="20"/>
            <w:szCs w:val="20"/>
            <w:u w:val="single"/>
          </w:rPr>
          <w:delText>the “</w:delText>
        </w:r>
        <w:r w:rsidR="00C623C2" w:rsidRPr="00421001">
          <w:rPr>
            <w:rFonts w:ascii="Times New Roman" w:eastAsia="MS Mincho" w:hAnsi="Times New Roman" w:cs="Times New Roman"/>
            <w:color w:val="0070C0"/>
            <w:sz w:val="20"/>
            <w:szCs w:val="20"/>
            <w:u w:val="single"/>
          </w:rPr>
          <w:delText>Ri-SEARCH (</w:delText>
        </w:r>
        <w:r w:rsidR="00F229F0" w:rsidRPr="00421001">
          <w:rPr>
            <w:rFonts w:ascii="Times New Roman" w:eastAsia="MS Mincho" w:hAnsi="Times New Roman" w:cs="Times New Roman"/>
            <w:color w:val="0070C0"/>
            <w:sz w:val="20"/>
            <w:szCs w:val="20"/>
            <w:u w:val="single"/>
          </w:rPr>
          <w:delText>Ritsumeikan University Search Engine of Academic Record and Career History of Young Researchers</w:delText>
        </w:r>
        <w:r w:rsidR="00C623C2" w:rsidRPr="00421001">
          <w:rPr>
            <w:rFonts w:ascii="Times New Roman" w:eastAsia="MS Mincho" w:hAnsi="Times New Roman" w:cs="Times New Roman"/>
            <w:color w:val="0070C0"/>
            <w:sz w:val="20"/>
            <w:szCs w:val="20"/>
            <w:u w:val="single"/>
          </w:rPr>
          <w:delText>)</w:delText>
        </w:r>
        <w:r w:rsidR="00F229F0" w:rsidRPr="00421001">
          <w:rPr>
            <w:rFonts w:ascii="Times New Roman" w:eastAsia="MS Mincho" w:hAnsi="Times New Roman" w:cs="Times New Roman"/>
            <w:color w:val="0070C0"/>
            <w:sz w:val="20"/>
            <w:szCs w:val="20"/>
            <w:u w:val="single"/>
          </w:rPr>
          <w:delText>”</w:delText>
        </w:r>
        <w:r w:rsidR="00C623C2" w:rsidRPr="00421001">
          <w:rPr>
            <w:rFonts w:ascii="Times New Roman" w:eastAsia="MS Mincho" w:hAnsi="Times New Roman" w:cs="Times New Roman"/>
            <w:color w:val="0070C0"/>
            <w:sz w:val="20"/>
            <w:szCs w:val="20"/>
            <w:u w:val="single"/>
          </w:rPr>
          <w:delText xml:space="preserve"> and submit it </w:delText>
        </w:r>
        <w:r w:rsidR="003C37F4">
          <w:rPr>
            <w:rFonts w:ascii="Times New Roman" w:eastAsia="MS Mincho" w:hAnsi="Times New Roman" w:cs="Times New Roman"/>
            <w:color w:val="0070C0"/>
            <w:sz w:val="20"/>
            <w:szCs w:val="20"/>
            <w:u w:val="single"/>
          </w:rPr>
          <w:delText>alongside of</w:delText>
        </w:r>
        <w:r w:rsidR="00C623C2" w:rsidRPr="00421001">
          <w:rPr>
            <w:rFonts w:ascii="Times New Roman" w:eastAsia="MS Mincho" w:hAnsi="Times New Roman" w:cs="Times New Roman"/>
            <w:color w:val="0070C0"/>
            <w:sz w:val="20"/>
            <w:szCs w:val="20"/>
            <w:u w:val="single"/>
          </w:rPr>
          <w:delText xml:space="preserve"> </w:delText>
        </w:r>
        <w:r w:rsidR="00F229F0" w:rsidRPr="00421001">
          <w:rPr>
            <w:rFonts w:ascii="Times New Roman" w:eastAsia="MS Mincho" w:hAnsi="Times New Roman" w:cs="Times New Roman"/>
            <w:color w:val="0070C0"/>
            <w:sz w:val="20"/>
            <w:szCs w:val="20"/>
            <w:u w:val="single"/>
          </w:rPr>
          <w:delText>o</w:delText>
        </w:r>
        <w:r w:rsidR="00C623C2" w:rsidRPr="00421001">
          <w:rPr>
            <w:rFonts w:ascii="Times New Roman" w:eastAsia="MS Mincho" w:hAnsi="Times New Roman" w:cs="Times New Roman"/>
            <w:color w:val="0070C0"/>
            <w:sz w:val="20"/>
            <w:szCs w:val="20"/>
            <w:u w:val="single"/>
          </w:rPr>
          <w:delText>th</w:delText>
        </w:r>
        <w:r w:rsidR="00F229F0" w:rsidRPr="00421001">
          <w:rPr>
            <w:rFonts w:ascii="Times New Roman" w:eastAsia="MS Mincho" w:hAnsi="Times New Roman" w:cs="Times New Roman"/>
            <w:color w:val="0070C0"/>
            <w:sz w:val="20"/>
            <w:szCs w:val="20"/>
            <w:u w:val="single"/>
          </w:rPr>
          <w:delText>er</w:delText>
        </w:r>
        <w:r w:rsidR="00C623C2" w:rsidRPr="00421001">
          <w:rPr>
            <w:rFonts w:ascii="Times New Roman" w:eastAsia="MS Mincho" w:hAnsi="Times New Roman" w:cs="Times New Roman"/>
            <w:color w:val="0070C0"/>
            <w:sz w:val="20"/>
            <w:szCs w:val="20"/>
            <w:u w:val="single"/>
          </w:rPr>
          <w:delText xml:space="preserve"> application </w:delText>
        </w:r>
        <w:r w:rsidR="00F229F0" w:rsidRPr="00421001">
          <w:rPr>
            <w:rFonts w:ascii="Times New Roman" w:eastAsia="MS Mincho" w:hAnsi="Times New Roman" w:cs="Times New Roman"/>
            <w:color w:val="0070C0"/>
            <w:sz w:val="20"/>
            <w:szCs w:val="20"/>
            <w:u w:val="single"/>
          </w:rPr>
          <w:delText>documents</w:delText>
        </w:r>
        <w:r w:rsidR="00C623C2" w:rsidRPr="00421001">
          <w:rPr>
            <w:rFonts w:ascii="Times New Roman" w:eastAsia="MS Mincho" w:hAnsi="Times New Roman" w:cs="Times New Roman"/>
            <w:color w:val="0070C0"/>
            <w:sz w:val="20"/>
            <w:szCs w:val="20"/>
            <w:u w:val="single"/>
          </w:rPr>
          <w:delText>.</w:delText>
        </w:r>
      </w:del>
    </w:p>
    <w:p w14:paraId="5ABA38FC" w14:textId="77777777" w:rsidR="00F91F04" w:rsidRPr="005F107F" w:rsidRDefault="00F91F04" w:rsidP="00891020">
      <w:pPr>
        <w:ind w:firstLineChars="100" w:firstLine="200"/>
        <w:rPr>
          <w:del w:id="261" w:author="Paul Hennessy" w:date="2026-09-25T20:05:00Z" w16du:dateUtc="2026-09-26T00:05:00Z"/>
          <w:rFonts w:ascii="Times New Roman" w:eastAsia="MS Mincho" w:hAnsi="Times New Roman" w:cs="Times New Roman"/>
          <w:sz w:val="20"/>
          <w:szCs w:val="20"/>
        </w:rPr>
      </w:pPr>
    </w:p>
    <w:p w14:paraId="3528FA7B" w14:textId="77777777" w:rsidR="00CB7996" w:rsidRPr="005F107F" w:rsidRDefault="00C623C2">
      <w:pPr>
        <w:rPr>
          <w:del w:id="262" w:author="Paul Hennessy" w:date="2026-09-25T20:05:00Z" w16du:dateUtc="2026-09-26T00:05:00Z"/>
          <w:rFonts w:ascii="Times New Roman" w:eastAsia="MS Mincho" w:hAnsi="Times New Roman" w:cs="Times New Roman"/>
          <w:sz w:val="20"/>
          <w:szCs w:val="20"/>
        </w:rPr>
      </w:pPr>
      <w:del w:id="263" w:author="Paul Hennessy" w:date="2026-09-25T20:05:00Z" w16du:dateUtc="2026-09-26T00:05:00Z">
        <w:r w:rsidRPr="005F107F">
          <w:rPr>
            <w:rFonts w:ascii="Times New Roman" w:eastAsia="MS Mincho" w:hAnsi="Times New Roman" w:cs="Times New Roman"/>
            <w:sz w:val="20"/>
            <w:szCs w:val="20"/>
          </w:rPr>
          <w:delText>(</w:delText>
        </w:r>
        <w:r w:rsidR="003A483F" w:rsidRPr="005F107F">
          <w:rPr>
            <w:rFonts w:ascii="Times New Roman" w:eastAsia="MS Mincho" w:hAnsi="Times New Roman" w:cs="Times New Roman"/>
            <w:sz w:val="20"/>
            <w:szCs w:val="20"/>
          </w:rPr>
          <w:delText xml:space="preserve">1) </w:delText>
        </w:r>
        <w:r w:rsidRPr="005F107F">
          <w:rPr>
            <w:rFonts w:ascii="Times New Roman" w:eastAsia="MS Mincho" w:hAnsi="Times New Roman" w:cs="Times New Roman"/>
            <w:sz w:val="20"/>
            <w:szCs w:val="20"/>
          </w:rPr>
          <w:delText xml:space="preserve">Positioning of </w:delText>
        </w:r>
        <w:r w:rsidR="00172DD6" w:rsidRPr="005F107F">
          <w:rPr>
            <w:rFonts w:ascii="Times New Roman" w:eastAsia="MS Mincho" w:hAnsi="Times New Roman" w:cs="Times New Roman"/>
            <w:sz w:val="20"/>
            <w:szCs w:val="20"/>
          </w:rPr>
          <w:delText xml:space="preserve">the </w:delText>
        </w:r>
        <w:r w:rsidRPr="005F107F">
          <w:rPr>
            <w:rFonts w:ascii="Times New Roman" w:eastAsia="MS Mincho" w:hAnsi="Times New Roman" w:cs="Times New Roman"/>
            <w:sz w:val="20"/>
            <w:szCs w:val="20"/>
          </w:rPr>
          <w:delText xml:space="preserve">research </w:delText>
        </w:r>
        <w:r w:rsidRPr="00421001">
          <w:rPr>
            <w:rFonts w:ascii="Times New Roman" w:eastAsia="MS Mincho" w:hAnsi="Times New Roman" w:cs="Times New Roman"/>
            <w:color w:val="0070C0"/>
            <w:sz w:val="20"/>
            <w:szCs w:val="20"/>
          </w:rPr>
          <w:delText xml:space="preserve">(including background on the </w:delText>
        </w:r>
        <w:r w:rsidR="00F229F0" w:rsidRPr="00421001">
          <w:rPr>
            <w:rFonts w:ascii="Times New Roman" w:eastAsia="MS Mincho" w:hAnsi="Times New Roman" w:cs="Times New Roman"/>
            <w:color w:val="0070C0"/>
            <w:sz w:val="20"/>
            <w:szCs w:val="20"/>
          </w:rPr>
          <w:delText>status</w:delText>
        </w:r>
        <w:r w:rsidRPr="00421001">
          <w:rPr>
            <w:rFonts w:ascii="Times New Roman" w:eastAsia="MS Mincho" w:hAnsi="Times New Roman" w:cs="Times New Roman"/>
            <w:color w:val="0070C0"/>
            <w:sz w:val="20"/>
            <w:szCs w:val="20"/>
          </w:rPr>
          <w:delText xml:space="preserve"> </w:delText>
        </w:r>
        <w:r w:rsidR="00023DAA" w:rsidRPr="00421001">
          <w:rPr>
            <w:rFonts w:ascii="Times New Roman" w:eastAsia="MS Mincho" w:hAnsi="Times New Roman" w:cs="Times New Roman"/>
            <w:color w:val="0070C0"/>
            <w:sz w:val="20"/>
            <w:szCs w:val="20"/>
          </w:rPr>
          <w:delText xml:space="preserve">of </w:delText>
        </w:r>
        <w:r w:rsidRPr="00421001">
          <w:rPr>
            <w:rFonts w:ascii="Times New Roman" w:eastAsia="MS Mincho" w:hAnsi="Times New Roman" w:cs="Times New Roman"/>
            <w:color w:val="0070C0"/>
            <w:sz w:val="20"/>
            <w:szCs w:val="20"/>
          </w:rPr>
          <w:delText>and issues in the field)</w:delText>
        </w:r>
      </w:del>
    </w:p>
    <w:p w14:paraId="001E1FD9" w14:textId="77777777" w:rsidR="00F91F04" w:rsidRPr="005F107F" w:rsidRDefault="00F91F04" w:rsidP="00891020">
      <w:pPr>
        <w:rPr>
          <w:del w:id="264" w:author="Paul Hennessy" w:date="2026-09-25T20:05:00Z" w16du:dateUtc="2026-09-26T00:05:00Z"/>
          <w:rFonts w:ascii="Times New Roman" w:eastAsia="MS Mincho" w:hAnsi="Times New Roman" w:cs="Times New Roman"/>
          <w:sz w:val="20"/>
          <w:szCs w:val="20"/>
        </w:rPr>
      </w:pPr>
    </w:p>
    <w:p w14:paraId="1EB86F2C" w14:textId="77777777" w:rsidR="00CB7996" w:rsidRPr="005F107F" w:rsidRDefault="00C623C2">
      <w:pPr>
        <w:rPr>
          <w:del w:id="265" w:author="Paul Hennessy" w:date="2026-09-25T20:05:00Z" w16du:dateUtc="2026-09-26T00:05:00Z"/>
          <w:rFonts w:ascii="Times New Roman" w:eastAsia="MS Mincho" w:hAnsi="Times New Roman" w:cs="Times New Roman"/>
          <w:sz w:val="20"/>
          <w:szCs w:val="20"/>
        </w:rPr>
      </w:pPr>
      <w:del w:id="266" w:author="Paul Hennessy" w:date="2026-09-25T20:05:00Z" w16du:dateUtc="2026-09-26T00:05:00Z">
        <w:r w:rsidRPr="005F107F">
          <w:rPr>
            <w:rFonts w:ascii="Times New Roman" w:eastAsia="MS Mincho" w:hAnsi="Times New Roman" w:cs="Times New Roman"/>
            <w:sz w:val="20"/>
            <w:szCs w:val="20"/>
          </w:rPr>
          <w:delText>(</w:delText>
        </w:r>
        <w:r w:rsidR="003A483F" w:rsidRPr="005F107F">
          <w:rPr>
            <w:rFonts w:ascii="Times New Roman" w:eastAsia="MS Mincho" w:hAnsi="Times New Roman" w:cs="Times New Roman"/>
            <w:sz w:val="20"/>
            <w:szCs w:val="20"/>
          </w:rPr>
          <w:delText xml:space="preserve">2) </w:delText>
        </w:r>
        <w:r w:rsidRPr="005F107F">
          <w:rPr>
            <w:rFonts w:ascii="Times New Roman" w:eastAsia="MS Mincho" w:hAnsi="Times New Roman" w:cs="Times New Roman"/>
            <w:sz w:val="20"/>
            <w:szCs w:val="20"/>
          </w:rPr>
          <w:delText xml:space="preserve">Research objectives and content </w:delText>
        </w:r>
        <w:r w:rsidRPr="00421001">
          <w:rPr>
            <w:rFonts w:ascii="Times New Roman" w:eastAsia="MS Mincho" w:hAnsi="Times New Roman" w:cs="Times New Roman"/>
            <w:color w:val="0070C0"/>
            <w:sz w:val="20"/>
            <w:szCs w:val="20"/>
          </w:rPr>
          <w:delText>(what is the plan, what and to what extent will be clarified</w:delText>
        </w:r>
        <w:r w:rsidR="006D7C5F" w:rsidRPr="00421001">
          <w:rPr>
            <w:rFonts w:ascii="Times New Roman" w:eastAsia="MS Mincho" w:hAnsi="Times New Roman" w:cs="Times New Roman"/>
            <w:color w:val="0070C0"/>
            <w:sz w:val="20"/>
            <w:szCs w:val="20"/>
          </w:rPr>
          <w:delText xml:space="preserve">, what social issues will be </w:delText>
        </w:r>
        <w:r w:rsidR="00172DD6" w:rsidRPr="00421001">
          <w:rPr>
            <w:rFonts w:ascii="Times New Roman" w:eastAsia="MS Mincho" w:hAnsi="Times New Roman" w:cs="Times New Roman"/>
            <w:color w:val="0070C0"/>
            <w:sz w:val="20"/>
            <w:szCs w:val="20"/>
          </w:rPr>
          <w:delText>re</w:delText>
        </w:r>
        <w:r w:rsidR="006D7C5F" w:rsidRPr="00421001">
          <w:rPr>
            <w:rFonts w:ascii="Times New Roman" w:eastAsia="MS Mincho" w:hAnsi="Times New Roman" w:cs="Times New Roman"/>
            <w:color w:val="0070C0"/>
            <w:sz w:val="20"/>
            <w:szCs w:val="20"/>
          </w:rPr>
          <w:delText xml:space="preserve">solved, </w:delText>
        </w:r>
        <w:r w:rsidRPr="00421001">
          <w:rPr>
            <w:rFonts w:ascii="Times New Roman" w:eastAsia="MS Mincho" w:hAnsi="Times New Roman" w:cs="Times New Roman"/>
            <w:color w:val="0070C0"/>
            <w:sz w:val="20"/>
            <w:szCs w:val="20"/>
          </w:rPr>
          <w:delText>etc.)</w:delText>
        </w:r>
      </w:del>
    </w:p>
    <w:p w14:paraId="248DAC53" w14:textId="77777777" w:rsidR="00F91F04" w:rsidRPr="005F107F" w:rsidRDefault="00F91F04" w:rsidP="00891020">
      <w:pPr>
        <w:rPr>
          <w:del w:id="267" w:author="Paul Hennessy" w:date="2026-09-25T20:05:00Z" w16du:dateUtc="2026-09-26T00:05:00Z"/>
          <w:rFonts w:ascii="Times New Roman" w:eastAsia="MS Mincho" w:hAnsi="Times New Roman" w:cs="Times New Roman"/>
          <w:sz w:val="20"/>
          <w:szCs w:val="20"/>
        </w:rPr>
      </w:pPr>
    </w:p>
    <w:p w14:paraId="6A18BCFF" w14:textId="77777777" w:rsidR="00CB7996" w:rsidRPr="005F107F" w:rsidRDefault="00C623C2" w:rsidP="00354EB7">
      <w:pPr>
        <w:ind w:left="2"/>
        <w:rPr>
          <w:del w:id="268" w:author="Paul Hennessy" w:date="2026-09-25T20:05:00Z" w16du:dateUtc="2026-09-26T00:05:00Z"/>
          <w:rFonts w:ascii="Times New Roman" w:eastAsia="MS Mincho" w:hAnsi="Times New Roman" w:cs="Times New Roman"/>
          <w:sz w:val="20"/>
          <w:szCs w:val="20"/>
        </w:rPr>
      </w:pPr>
      <w:del w:id="269" w:author="Paul Hennessy" w:date="2026-09-25T20:05:00Z" w16du:dateUtc="2026-09-26T00:05:00Z">
        <w:r w:rsidRPr="005F107F">
          <w:rPr>
            <w:rFonts w:ascii="Times New Roman" w:eastAsia="MS Mincho" w:hAnsi="Times New Roman" w:cs="Times New Roman"/>
            <w:sz w:val="20"/>
            <w:szCs w:val="20"/>
          </w:rPr>
          <w:delText>(</w:delText>
        </w:r>
        <w:r w:rsidR="003A483F" w:rsidRPr="005F107F">
          <w:rPr>
            <w:rFonts w:ascii="Times New Roman" w:eastAsia="MS Mincho" w:hAnsi="Times New Roman" w:cs="Times New Roman"/>
            <w:sz w:val="20"/>
            <w:szCs w:val="20"/>
          </w:rPr>
          <w:delText xml:space="preserve">3) </w:delText>
        </w:r>
        <w:r w:rsidRPr="005F107F">
          <w:rPr>
            <w:rFonts w:ascii="Times New Roman" w:eastAsia="MS Mincho" w:hAnsi="Times New Roman" w:cs="Times New Roman"/>
            <w:sz w:val="20"/>
            <w:szCs w:val="20"/>
          </w:rPr>
          <w:delText xml:space="preserve">Distinctive and original aspects of the research </w:delText>
        </w:r>
        <w:r w:rsidRPr="00421001">
          <w:rPr>
            <w:rFonts w:ascii="Times New Roman" w:eastAsia="MS Mincho" w:hAnsi="Times New Roman" w:cs="Times New Roman"/>
            <w:color w:val="0070C0"/>
            <w:sz w:val="20"/>
            <w:szCs w:val="20"/>
          </w:rPr>
          <w:delText>(in addition to comparisons with previous research and future prospects, please describe any target publication or publications</w:delText>
        </w:r>
        <w:r w:rsidR="00172DD6" w:rsidRPr="00421001">
          <w:rPr>
            <w:rFonts w:ascii="Times New Roman" w:eastAsia="MS Mincho" w:hAnsi="Times New Roman" w:cs="Times New Roman"/>
            <w:color w:val="0070C0"/>
            <w:sz w:val="20"/>
            <w:szCs w:val="20"/>
          </w:rPr>
          <w:delText>, etc.</w:delText>
        </w:r>
        <w:r w:rsidRPr="00421001">
          <w:rPr>
            <w:rFonts w:ascii="Times New Roman" w:eastAsia="MS Mincho" w:hAnsi="Times New Roman" w:cs="Times New Roman"/>
            <w:color w:val="0070C0"/>
            <w:sz w:val="20"/>
            <w:szCs w:val="20"/>
          </w:rPr>
          <w:delText xml:space="preserve"> which you </w:delText>
        </w:r>
        <w:r w:rsidR="00172DD6" w:rsidRPr="00421001">
          <w:rPr>
            <w:rFonts w:ascii="Times New Roman" w:eastAsia="MS Mincho" w:hAnsi="Times New Roman" w:cs="Times New Roman"/>
            <w:color w:val="0070C0"/>
            <w:sz w:val="20"/>
            <w:szCs w:val="20"/>
          </w:rPr>
          <w:delText>intend</w:delText>
        </w:r>
        <w:r w:rsidRPr="00421001">
          <w:rPr>
            <w:rFonts w:ascii="Times New Roman" w:eastAsia="MS Mincho" w:hAnsi="Times New Roman" w:cs="Times New Roman"/>
            <w:color w:val="0070C0"/>
            <w:sz w:val="20"/>
            <w:szCs w:val="20"/>
          </w:rPr>
          <w:delText xml:space="preserve"> to submit </w:delText>
        </w:r>
        <w:r w:rsidR="00172DD6" w:rsidRPr="00421001">
          <w:rPr>
            <w:rFonts w:ascii="Times New Roman" w:eastAsia="MS Mincho" w:hAnsi="Times New Roman" w:cs="Times New Roman"/>
            <w:color w:val="0070C0"/>
            <w:sz w:val="20"/>
            <w:szCs w:val="20"/>
          </w:rPr>
          <w:delText xml:space="preserve">to </w:delText>
        </w:r>
        <w:r w:rsidRPr="00421001">
          <w:rPr>
            <w:rFonts w:ascii="Times New Roman" w:eastAsia="MS Mincho" w:hAnsi="Times New Roman" w:cs="Times New Roman"/>
            <w:color w:val="0070C0"/>
            <w:sz w:val="20"/>
            <w:szCs w:val="20"/>
          </w:rPr>
          <w:delText>or write).</w:delText>
        </w:r>
      </w:del>
    </w:p>
    <w:p w14:paraId="52178277" w14:textId="77777777" w:rsidR="00F91F04" w:rsidRPr="005F107F" w:rsidRDefault="00F91F04" w:rsidP="00891020">
      <w:pPr>
        <w:rPr>
          <w:del w:id="270" w:author="Paul Hennessy" w:date="2026-09-25T20:05:00Z" w16du:dateUtc="2026-09-26T00:05:00Z"/>
          <w:rFonts w:ascii="Times New Roman" w:eastAsia="MS Mincho" w:hAnsi="Times New Roman" w:cs="Times New Roman"/>
          <w:sz w:val="20"/>
          <w:szCs w:val="20"/>
        </w:rPr>
      </w:pPr>
    </w:p>
    <w:p w14:paraId="6AF4E46C" w14:textId="77777777" w:rsidR="00CB7996" w:rsidRPr="005F107F" w:rsidRDefault="00C623C2" w:rsidP="00037FB3">
      <w:pPr>
        <w:ind w:left="1"/>
        <w:rPr>
          <w:del w:id="271" w:author="Paul Hennessy" w:date="2026-09-25T20:05:00Z" w16du:dateUtc="2026-09-26T00:05:00Z"/>
          <w:rFonts w:ascii="Times New Roman" w:eastAsia="MS Mincho" w:hAnsi="Times New Roman" w:cs="Times New Roman"/>
          <w:sz w:val="20"/>
          <w:szCs w:val="20"/>
        </w:rPr>
      </w:pPr>
      <w:del w:id="272" w:author="Paul Hennessy" w:date="2026-09-25T20:05:00Z" w16du:dateUtc="2026-09-26T00:05:00Z">
        <w:r w:rsidRPr="005F107F">
          <w:rPr>
            <w:rFonts w:ascii="Times New Roman" w:eastAsia="MS Mincho" w:hAnsi="Times New Roman" w:cs="Times New Roman"/>
            <w:sz w:val="20"/>
            <w:szCs w:val="20"/>
          </w:rPr>
          <w:delText xml:space="preserve">(4) Prospects for obtaining a doctoral degree </w:delText>
        </w:r>
        <w:r w:rsidR="00F91F04" w:rsidRPr="00421001">
          <w:rPr>
            <w:rFonts w:ascii="Times New Roman" w:eastAsia="MS Mincho" w:hAnsi="Times New Roman" w:cs="Times New Roman"/>
            <w:color w:val="0070C0"/>
            <w:sz w:val="20"/>
            <w:szCs w:val="20"/>
          </w:rPr>
          <w:delText>(</w:delText>
        </w:r>
        <w:r w:rsidR="00172DD6" w:rsidRPr="00421001">
          <w:rPr>
            <w:rFonts w:ascii="Times New Roman" w:eastAsia="MS Mincho" w:hAnsi="Times New Roman" w:cs="Times New Roman"/>
            <w:color w:val="0070C0"/>
            <w:sz w:val="20"/>
            <w:szCs w:val="20"/>
          </w:rPr>
          <w:delText>p</w:delText>
        </w:r>
        <w:r w:rsidR="00F91F04" w:rsidRPr="00421001">
          <w:rPr>
            <w:rFonts w:ascii="Times New Roman" w:eastAsia="MS Mincho" w:hAnsi="Times New Roman" w:cs="Times New Roman"/>
            <w:color w:val="0070C0"/>
            <w:sz w:val="20"/>
            <w:szCs w:val="20"/>
          </w:rPr>
          <w:delText xml:space="preserve">lease describe how you will work toward obtaining a doctoral degree </w:delText>
        </w:r>
        <w:r w:rsidR="005D0CEC" w:rsidRPr="00421001">
          <w:rPr>
            <w:rFonts w:ascii="Times New Roman" w:eastAsia="MS Mincho" w:hAnsi="Times New Roman" w:cs="Times New Roman"/>
            <w:color w:val="0070C0"/>
            <w:sz w:val="20"/>
            <w:szCs w:val="20"/>
            <w:u w:val="single"/>
          </w:rPr>
          <w:delText xml:space="preserve">within the standard </w:delText>
        </w:r>
        <w:r w:rsidR="00D72CD2" w:rsidRPr="00421001">
          <w:rPr>
            <w:rFonts w:ascii="Times New Roman" w:eastAsia="MS Mincho" w:hAnsi="Times New Roman" w:cs="Times New Roman"/>
            <w:color w:val="0070C0"/>
            <w:sz w:val="20"/>
            <w:szCs w:val="20"/>
            <w:u w:val="single"/>
          </w:rPr>
          <w:delText xml:space="preserve">period </w:delText>
        </w:r>
        <w:r w:rsidR="00F91F04" w:rsidRPr="00421001">
          <w:rPr>
            <w:rFonts w:ascii="Times New Roman" w:eastAsia="MS Mincho" w:hAnsi="Times New Roman" w:cs="Times New Roman"/>
            <w:color w:val="0070C0"/>
            <w:sz w:val="20"/>
            <w:szCs w:val="20"/>
            <w:u w:val="single"/>
          </w:rPr>
          <w:delText xml:space="preserve">of </w:delText>
        </w:r>
        <w:r w:rsidR="00D72CD2" w:rsidRPr="00421001">
          <w:rPr>
            <w:rFonts w:ascii="Times New Roman" w:eastAsia="MS Mincho" w:hAnsi="Times New Roman" w:cs="Times New Roman"/>
            <w:color w:val="0070C0"/>
            <w:sz w:val="20"/>
            <w:szCs w:val="20"/>
            <w:u w:val="single"/>
          </w:rPr>
          <w:delText>degree completion</w:delText>
        </w:r>
        <w:r w:rsidR="00F91F04" w:rsidRPr="00421001">
          <w:rPr>
            <w:rFonts w:ascii="Times New Roman" w:eastAsia="MS Mincho" w:hAnsi="Times New Roman" w:cs="Times New Roman"/>
            <w:color w:val="0070C0"/>
            <w:sz w:val="20"/>
            <w:szCs w:val="20"/>
          </w:rPr>
          <w:delText>)</w:delText>
        </w:r>
      </w:del>
    </w:p>
    <w:p w14:paraId="4FEBF13A" w14:textId="77777777" w:rsidR="00F91F04" w:rsidRPr="005F107F" w:rsidRDefault="00F91F04" w:rsidP="00891020">
      <w:pPr>
        <w:rPr>
          <w:del w:id="273" w:author="Paul Hennessy" w:date="2026-09-25T20:05:00Z" w16du:dateUtc="2026-09-26T00:05:00Z"/>
          <w:rFonts w:ascii="Times New Roman" w:eastAsia="MS Mincho" w:hAnsi="Times New Roman" w:cs="Times New Roman"/>
          <w:sz w:val="20"/>
          <w:szCs w:val="20"/>
        </w:rPr>
      </w:pPr>
    </w:p>
    <w:p w14:paraId="299230CA" w14:textId="77777777" w:rsidR="00250377" w:rsidRDefault="00250377">
      <w:pPr>
        <w:rPr>
          <w:del w:id="274" w:author="Paul Hennessy" w:date="2026-09-25T20:05:00Z" w16du:dateUtc="2026-09-26T00:05:00Z"/>
          <w:rFonts w:ascii="Times New Roman" w:eastAsia="MS Mincho" w:hAnsi="Times New Roman" w:cs="Times New Roman"/>
          <w:b/>
          <w:sz w:val="20"/>
          <w:szCs w:val="20"/>
        </w:rPr>
      </w:pPr>
      <w:del w:id="275" w:author="Paul Hennessy" w:date="2026-09-25T20:05:00Z" w16du:dateUtc="2026-09-26T00:05:00Z">
        <w:r>
          <w:rPr>
            <w:rFonts w:ascii="Times New Roman" w:eastAsia="MS Mincho" w:hAnsi="Times New Roman" w:cs="Times New Roman"/>
            <w:b/>
            <w:sz w:val="20"/>
            <w:szCs w:val="20"/>
          </w:rPr>
          <w:br w:type="page"/>
        </w:r>
      </w:del>
    </w:p>
    <w:p w14:paraId="68666C61" w14:textId="77777777" w:rsidR="00CB7996" w:rsidRPr="005F107F" w:rsidRDefault="00C623C2">
      <w:pPr>
        <w:spacing w:line="260" w:lineRule="exact"/>
        <w:rPr>
          <w:del w:id="276" w:author="Paul Hennessy" w:date="2026-09-25T20:05:00Z" w16du:dateUtc="2026-09-26T00:05:00Z"/>
          <w:rFonts w:ascii="Times New Roman" w:eastAsia="MS Mincho" w:hAnsi="Times New Roman" w:cs="Times New Roman"/>
          <w:b/>
          <w:sz w:val="20"/>
          <w:szCs w:val="20"/>
        </w:rPr>
      </w:pPr>
      <w:del w:id="277" w:author="Paul Hennessy" w:date="2026-09-25T20:05:00Z" w16du:dateUtc="2026-09-26T00:05:00Z">
        <w:r w:rsidRPr="005F107F">
          <w:rPr>
            <w:rFonts w:ascii="Times New Roman" w:eastAsia="MS Mincho" w:hAnsi="Times New Roman" w:cs="Times New Roman"/>
            <w:b/>
            <w:sz w:val="20"/>
            <w:szCs w:val="20"/>
          </w:rPr>
          <w:delText xml:space="preserve">4. </w:delText>
        </w:r>
        <w:r w:rsidR="00EA468D" w:rsidRPr="005F107F">
          <w:rPr>
            <w:rFonts w:ascii="Times New Roman" w:eastAsia="MS Mincho" w:hAnsi="Times New Roman" w:cs="Times New Roman"/>
            <w:b/>
            <w:sz w:val="20"/>
            <w:szCs w:val="20"/>
          </w:rPr>
          <w:delText>C</w:delText>
        </w:r>
        <w:r w:rsidRPr="005F107F">
          <w:rPr>
            <w:rFonts w:ascii="Times New Roman" w:eastAsia="MS Mincho" w:hAnsi="Times New Roman" w:cs="Times New Roman"/>
            <w:b/>
            <w:sz w:val="20"/>
            <w:szCs w:val="20"/>
          </w:rPr>
          <w:delText xml:space="preserve">onformity of the program with </w:delText>
        </w:r>
        <w:r w:rsidR="00EA468D" w:rsidRPr="005F107F">
          <w:rPr>
            <w:rFonts w:ascii="Times New Roman" w:eastAsia="MS Mincho" w:hAnsi="Times New Roman" w:cs="Times New Roman"/>
            <w:b/>
            <w:sz w:val="20"/>
            <w:szCs w:val="20"/>
          </w:rPr>
          <w:delText>your</w:delText>
        </w:r>
        <w:r w:rsidRPr="005F107F">
          <w:rPr>
            <w:rFonts w:ascii="Times New Roman" w:eastAsia="MS Mincho" w:hAnsi="Times New Roman" w:cs="Times New Roman"/>
            <w:b/>
            <w:sz w:val="20"/>
            <w:szCs w:val="20"/>
          </w:rPr>
          <w:delText xml:space="preserve"> career vision and plans to </w:delText>
        </w:r>
        <w:r w:rsidR="00EA468D" w:rsidRPr="005F107F">
          <w:rPr>
            <w:rFonts w:ascii="Times New Roman" w:eastAsia="MS Mincho" w:hAnsi="Times New Roman" w:cs="Times New Roman"/>
            <w:b/>
            <w:sz w:val="20"/>
            <w:szCs w:val="20"/>
          </w:rPr>
          <w:delText>realize</w:delText>
        </w:r>
        <w:r w:rsidRPr="005F107F">
          <w:rPr>
            <w:rFonts w:ascii="Times New Roman" w:eastAsia="MS Mincho" w:hAnsi="Times New Roman" w:cs="Times New Roman"/>
            <w:b/>
            <w:sz w:val="20"/>
            <w:szCs w:val="20"/>
          </w:rPr>
          <w:delText xml:space="preserve"> it</w:delText>
        </w:r>
      </w:del>
    </w:p>
    <w:p w14:paraId="3C58AB84" w14:textId="77777777" w:rsidR="00CB7996" w:rsidRPr="009F4396" w:rsidRDefault="00EA468D">
      <w:pPr>
        <w:rPr>
          <w:rFonts w:ascii="Arial" w:hAnsi="Arial"/>
          <w:rPrChange w:id="278" w:author="Paul Hennessy" w:date="2026-09-25T20:05:00Z" w16du:dateUtc="2026-09-26T00:05:00Z">
            <w:rPr>
              <w:rFonts w:ascii="Times New Roman" w:eastAsia="MS Mincho" w:hAnsi="Times New Roman" w:cs="Times New Roman"/>
              <w:color w:val="auto"/>
              <w:sz w:val="20"/>
              <w:szCs w:val="20"/>
              <w:bdr w:val="none" w:sz="0" w:space="0" w:color="auto"/>
            </w:rPr>
          </w:rPrChange>
        </w:rPr>
        <w:pPrChange w:id="279" w:author="Paul Hennessy" w:date="2026-09-25T20:05:00Z" w16du:dateUtc="2026-09-26T00:05:00Z">
          <w:pPr>
            <w:ind w:firstLineChars="100" w:firstLine="200"/>
          </w:pPr>
        </w:pPrChange>
      </w:pPr>
      <w:del w:id="280" w:author="Paul Hennessy" w:date="2026-09-25T20:05:00Z" w16du:dateUtc="2026-09-26T00:05:00Z">
        <w:r w:rsidRPr="00421001">
          <w:rPr>
            <w:rFonts w:ascii="Times New Roman" w:eastAsia="MS Mincho" w:hAnsi="Times New Roman" w:cs="Times New Roman"/>
            <w:color w:val="0070C0"/>
            <w:sz w:val="20"/>
            <w:szCs w:val="20"/>
          </w:rPr>
          <w:delText>Please d</w:delText>
        </w:r>
        <w:r w:rsidR="00891020" w:rsidRPr="00421001">
          <w:rPr>
            <w:rFonts w:ascii="Times New Roman" w:eastAsia="MS Mincho" w:hAnsi="Times New Roman" w:cs="Times New Roman"/>
            <w:color w:val="0070C0"/>
            <w:sz w:val="20"/>
            <w:szCs w:val="20"/>
          </w:rPr>
          <w:delText xml:space="preserve">escribe your career vision while </w:delText>
        </w:r>
        <w:r w:rsidRPr="00421001">
          <w:rPr>
            <w:rFonts w:ascii="Times New Roman" w:eastAsia="MS Mincho" w:hAnsi="Times New Roman" w:cs="Times New Roman"/>
            <w:color w:val="0070C0"/>
            <w:sz w:val="20"/>
            <w:szCs w:val="20"/>
          </w:rPr>
          <w:delText>conducting research</w:delText>
        </w:r>
        <w:r w:rsidR="00891020" w:rsidRPr="00421001">
          <w:rPr>
            <w:rFonts w:ascii="Times New Roman" w:eastAsia="MS Mincho" w:hAnsi="Times New Roman" w:cs="Times New Roman"/>
            <w:color w:val="0070C0"/>
            <w:sz w:val="20"/>
            <w:szCs w:val="20"/>
          </w:rPr>
          <w:delText xml:space="preserve"> as a </w:delText>
        </w:r>
        <w:r w:rsidRPr="00421001">
          <w:rPr>
            <w:rFonts w:ascii="Times New Roman" w:eastAsia="MS Mincho" w:hAnsi="Times New Roman" w:cs="Times New Roman"/>
            <w:color w:val="0070C0"/>
            <w:sz w:val="20"/>
            <w:szCs w:val="20"/>
          </w:rPr>
          <w:delText>S</w:delText>
        </w:r>
        <w:r w:rsidR="00C623C2" w:rsidRPr="00421001">
          <w:rPr>
            <w:rFonts w:ascii="Times New Roman" w:eastAsia="MS Mincho" w:hAnsi="Times New Roman" w:cs="Times New Roman"/>
            <w:color w:val="0070C0"/>
            <w:sz w:val="20"/>
            <w:szCs w:val="20"/>
          </w:rPr>
          <w:delText xml:space="preserve">tudent </w:delText>
        </w:r>
        <w:r w:rsidRPr="00421001">
          <w:rPr>
            <w:rFonts w:ascii="Times New Roman" w:eastAsia="MS Mincho" w:hAnsi="Times New Roman" w:cs="Times New Roman"/>
            <w:color w:val="0070C0"/>
            <w:sz w:val="20"/>
            <w:szCs w:val="20"/>
          </w:rPr>
          <w:delText>F</w:delText>
        </w:r>
        <w:r w:rsidR="00891020" w:rsidRPr="00421001">
          <w:rPr>
            <w:rFonts w:ascii="Times New Roman" w:eastAsia="MS Mincho" w:hAnsi="Times New Roman" w:cs="Times New Roman"/>
            <w:color w:val="0070C0"/>
            <w:sz w:val="20"/>
            <w:szCs w:val="20"/>
          </w:rPr>
          <w:delText>ellow (or the image of the researcher you aspire to become, if you are aiming for academia)</w:delText>
        </w:r>
        <w:r w:rsidR="002668FF" w:rsidRPr="00421001">
          <w:rPr>
            <w:rFonts w:ascii="Times New Roman" w:eastAsia="MS Mincho" w:hAnsi="Times New Roman" w:cs="Times New Roman"/>
            <w:color w:val="0070C0"/>
            <w:sz w:val="20"/>
            <w:szCs w:val="20"/>
          </w:rPr>
          <w:delText>.</w:delText>
        </w:r>
        <w:r w:rsidR="00891020" w:rsidRPr="00421001">
          <w:rPr>
            <w:rFonts w:ascii="Times New Roman" w:eastAsia="MS Mincho" w:hAnsi="Times New Roman" w:cs="Times New Roman"/>
            <w:color w:val="0070C0"/>
            <w:sz w:val="20"/>
            <w:szCs w:val="20"/>
          </w:rPr>
          <w:delText xml:space="preserve"> Please also mention what approach you will take to </w:delText>
        </w:r>
        <w:r w:rsidR="00FC2036" w:rsidRPr="00421001">
          <w:rPr>
            <w:rFonts w:ascii="Times New Roman" w:eastAsia="MS Mincho" w:hAnsi="Times New Roman" w:cs="Times New Roman"/>
            <w:color w:val="0070C0"/>
            <w:sz w:val="20"/>
            <w:szCs w:val="20"/>
          </w:rPr>
          <w:delText>realize</w:delText>
        </w:r>
        <w:r w:rsidR="00891020" w:rsidRPr="00421001">
          <w:rPr>
            <w:rFonts w:ascii="Times New Roman" w:eastAsia="MS Mincho" w:hAnsi="Times New Roman" w:cs="Times New Roman"/>
            <w:color w:val="0070C0"/>
            <w:sz w:val="20"/>
            <w:szCs w:val="20"/>
          </w:rPr>
          <w:delText xml:space="preserve"> this, your collaboration with other researchers, and your </w:delText>
        </w:r>
        <w:r w:rsidR="008608FB" w:rsidRPr="00421001">
          <w:rPr>
            <w:rFonts w:ascii="Times New Roman" w:eastAsia="MS Mincho" w:hAnsi="Times New Roman" w:cs="Times New Roman"/>
            <w:color w:val="0070C0"/>
            <w:sz w:val="20"/>
            <w:szCs w:val="20"/>
          </w:rPr>
          <w:delText>notion of competence</w:delText>
        </w:r>
        <w:r w:rsidR="00891020" w:rsidRPr="00421001">
          <w:rPr>
            <w:rFonts w:ascii="Times New Roman" w:eastAsia="MS Mincho" w:hAnsi="Times New Roman" w:cs="Times New Roman"/>
            <w:color w:val="0070C0"/>
            <w:sz w:val="20"/>
            <w:szCs w:val="20"/>
          </w:rPr>
          <w:delText xml:space="preserve"> and career development.</w:delText>
        </w:r>
        <w:r w:rsidR="002668FF" w:rsidRPr="00421001">
          <w:rPr>
            <w:rFonts w:ascii="Times New Roman" w:eastAsia="MS Mincho" w:hAnsi="Times New Roman" w:cs="Times New Roman"/>
            <w:color w:val="0070C0"/>
            <w:sz w:val="20"/>
            <w:szCs w:val="20"/>
          </w:rPr>
          <w:delText xml:space="preserve"> (</w:delText>
        </w:r>
        <w:r w:rsidR="00FC2036" w:rsidRPr="00956D12">
          <w:rPr>
            <w:rFonts w:ascii="Times New Roman" w:eastAsia="MS Mincho" w:hAnsi="Times New Roman" w:cs="Times New Roman"/>
            <w:color w:val="0070C0"/>
            <w:sz w:val="20"/>
            <w:szCs w:val="20"/>
            <w:u w:val="single"/>
          </w:rPr>
          <w:delText>in no more than 400</w:delText>
        </w:r>
        <w:r w:rsidR="002668FF" w:rsidRPr="00956D12">
          <w:rPr>
            <w:rFonts w:ascii="Times New Roman" w:eastAsia="MS Mincho" w:hAnsi="Times New Roman" w:cs="Times New Roman"/>
            <w:color w:val="0070C0"/>
            <w:sz w:val="20"/>
            <w:szCs w:val="20"/>
            <w:u w:val="single"/>
          </w:rPr>
          <w:delText xml:space="preserve"> words</w:delText>
        </w:r>
        <w:r w:rsidR="002668FF" w:rsidRPr="00421001">
          <w:rPr>
            <w:rFonts w:ascii="Times New Roman" w:eastAsia="MS Mincho" w:hAnsi="Times New Roman" w:cs="Times New Roman"/>
            <w:color w:val="0070C0"/>
            <w:sz w:val="20"/>
            <w:szCs w:val="20"/>
          </w:rPr>
          <w:delText>).</w:delText>
        </w:r>
      </w:del>
    </w:p>
    <w:sectPr w:rsidR="00CB7996" w:rsidRPr="009F4396" w:rsidSect="00B46962">
      <w:headerReference w:type="default" r:id="rId8"/>
      <w:footerReference w:type="default" r:id="rId9"/>
      <w:pgSz w:w="16838" w:h="11906" w:orient="landscape" w:code="0"/>
      <w:pgMar w:top="1440" w:right="1440" w:bottom="1440" w:left="1440" w:header="708" w:footer="708" w:gutter="0"/>
      <w:cols w:space="708"/>
      <w:docGrid w:type="default" w:linePitch="360"/>
      <w:sectPrChange w:id="289" w:author="Paul Hennessy" w:date="2026-09-25T20:05:00Z" w16du:dateUtc="2026-09-26T00:05:00Z">
        <w:sectPr w:rsidR="00CB7996" w:rsidRPr="009F4396" w:rsidSect="00B46962">
          <w:pgSz w:w="11906" w:h="16838" w:orient="portrait" w:code="9"/>
          <w:pgMar w:top="1134" w:right="1134" w:bottom="1134" w:left="1134" w:header="851" w:footer="992" w:gutter="0"/>
          <w:cols w:space="425"/>
          <w:docGrid w:type="lines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6A66196" w14:textId="77777777" w:rsidR="00F403D5" w:rsidRDefault="00F403D5" w:rsidP="00B46962">
      <w:pPr>
        <w:spacing w:after="0" w:line="240" w:lineRule="auto"/>
        <w:pPrChange w:id="6" w:author="Paul Hennessy" w:date="2026-09-25T20:05:00Z" w16du:dateUtc="2026-09-26T00:05:00Z">
          <w:pPr/>
        </w:pPrChange>
      </w:pPr>
      <w:r>
        <w:separator/>
      </w:r>
    </w:p>
  </w:endnote>
  <w:endnote w:type="continuationSeparator" w:id="0">
    <w:p w14:paraId="41198D66" w14:textId="77777777" w:rsidR="00F403D5" w:rsidRDefault="00F403D5" w:rsidP="00B46962">
      <w:pPr>
        <w:spacing w:after="0" w:line="240" w:lineRule="auto"/>
        <w:pPrChange w:id="7" w:author="Paul Hennessy" w:date="2026-09-25T20:05:00Z" w16du:dateUtc="2026-09-26T00:05:00Z">
          <w:pPr/>
        </w:pPrChange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MS PMincho">
    <w:panose1 w:val="02020600040205080304"/>
    <w:charset w:val="80"/>
    <w:family w:val="roman"/>
    <w:pitch w:val="variable"/>
    <w:sig w:usb0="E00002FF" w:usb1="6AC7FDFB" w:usb2="08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BIZ UDPMincho Medium">
    <w:altName w:val="Yu Gothic"/>
    <w:panose1 w:val="020B0604020202020204"/>
    <w:charset w:val="80"/>
    <w:family w:val="roman"/>
    <w:pitch w:val="variable"/>
    <w:sig w:usb0="E00002F7" w:usb1="2AC7EDF8" w:usb2="00000012" w:usb3="00000000" w:csb0="0002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4496227" w14:textId="77777777" w:rsidR="00724CE6" w:rsidRDefault="00724CE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4F03E67" w14:textId="77777777" w:rsidR="00F403D5" w:rsidRDefault="00F403D5" w:rsidP="00B46962">
      <w:pPr>
        <w:spacing w:after="0" w:line="240" w:lineRule="auto"/>
        <w:pPrChange w:id="4" w:author="Paul Hennessy" w:date="2026-09-25T20:05:00Z" w16du:dateUtc="2026-09-26T00:05:00Z">
          <w:pPr/>
        </w:pPrChange>
      </w:pPr>
      <w:r>
        <w:separator/>
      </w:r>
    </w:p>
  </w:footnote>
  <w:footnote w:type="continuationSeparator" w:id="0">
    <w:p w14:paraId="565DB6E0" w14:textId="77777777" w:rsidR="00F403D5" w:rsidRDefault="00F403D5" w:rsidP="00B46962">
      <w:pPr>
        <w:spacing w:after="0" w:line="240" w:lineRule="auto"/>
        <w:pPrChange w:id="5" w:author="Paul Hennessy" w:date="2026-09-25T20:05:00Z" w16du:dateUtc="2026-09-26T00:05:00Z">
          <w:pPr/>
        </w:pPrChange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FBA1C6F" w14:textId="77777777" w:rsidR="00154340" w:rsidRDefault="00103629" w:rsidP="00F043D6">
    <w:pPr>
      <w:pStyle w:val="Header"/>
      <w:jc w:val="center"/>
      <w:rPr>
        <w:ins w:id="281" w:author="Paul Hennessy" w:date="2026-09-25T20:05:00Z" w16du:dateUtc="2026-09-26T00:05:00Z"/>
        <w:b/>
      </w:rPr>
    </w:pPr>
    <w:ins w:id="282" w:author="Paul Hennessy" w:date="2026-09-25T20:05:00Z" w16du:dateUtc="2026-09-26T00:05:00Z">
      <w:r>
        <w:rPr>
          <w:b/>
        </w:rPr>
        <w:t>Howletch Lane Primary School</w:t>
      </w:r>
    </w:ins>
  </w:p>
  <w:p w14:paraId="51E1CAB4" w14:textId="77777777" w:rsidR="0054217C" w:rsidRPr="00B46962" w:rsidRDefault="0054217C" w:rsidP="0054217C">
    <w:pPr>
      <w:pStyle w:val="Header"/>
      <w:jc w:val="center"/>
      <w:rPr>
        <w:ins w:id="283" w:author="Paul Hennessy" w:date="2026-09-25T20:05:00Z" w16du:dateUtc="2026-09-26T00:05:00Z"/>
        <w:b/>
      </w:rPr>
    </w:pPr>
    <w:ins w:id="284" w:author="Paul Hennessy" w:date="2026-09-25T20:05:00Z" w16du:dateUtc="2026-09-26T00:05:00Z">
      <w:r>
        <w:rPr>
          <w:b/>
        </w:rPr>
        <w:t>Pos</w:t>
      </w:r>
      <w:r w:rsidR="00244350">
        <w:rPr>
          <w:b/>
        </w:rPr>
        <w:t xml:space="preserve">t of </w:t>
      </w:r>
      <w:r w:rsidR="004A62A5">
        <w:rPr>
          <w:b/>
        </w:rPr>
        <w:t>Grade 5 Teaching Assistant (Enhanced)</w:t>
      </w:r>
    </w:ins>
  </w:p>
  <w:p w14:paraId="5E2A494F" w14:textId="77777777" w:rsidR="00B46962" w:rsidRDefault="0054217C" w:rsidP="0054217C">
    <w:pPr>
      <w:pStyle w:val="Header"/>
      <w:jc w:val="center"/>
      <w:rPr>
        <w:ins w:id="285" w:author="Paul Hennessy" w:date="2026-09-25T20:05:00Z" w16du:dateUtc="2026-09-26T00:05:00Z"/>
        <w:b/>
      </w:rPr>
    </w:pPr>
    <w:ins w:id="286" w:author="Paul Hennessy" w:date="2026-09-25T20:05:00Z" w16du:dateUtc="2026-09-26T00:05:00Z">
      <w:r>
        <w:rPr>
          <w:b/>
        </w:rPr>
        <w:t>Person Specification</w:t>
      </w:r>
    </w:ins>
  </w:p>
  <w:p w14:paraId="019A41AA" w14:textId="77777777" w:rsidR="00724CE6" w:rsidRPr="00B46962" w:rsidRDefault="00724CE6" w:rsidP="0054217C">
    <w:pPr>
      <w:pStyle w:val="Header"/>
      <w:jc w:val="center"/>
      <w:rPr>
        <w:b/>
        <w:rPrChange w:id="287" w:author="Paul Hennessy" w:date="2026-09-25T20:05:00Z" w16du:dateUtc="2026-09-26T00:05:00Z">
          <w:rPr/>
        </w:rPrChange>
      </w:rPr>
      <w:pPrChange w:id="288" w:author="Paul Hennessy" w:date="2026-09-25T20:05:00Z" w16du:dateUtc="2026-09-26T00:05:00Z">
        <w:pPr>
          <w:pStyle w:val="Header"/>
        </w:pPr>
      </w:pPrChange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5A70AB3"/>
    <w:multiLevelType w:val="hybridMultilevel"/>
    <w:tmpl w:val="E60E3FC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F25EF9"/>
    <w:multiLevelType w:val="hybridMultilevel"/>
    <w:tmpl w:val="855ED55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5C3164B"/>
    <w:multiLevelType w:val="hybridMultilevel"/>
    <w:tmpl w:val="F27E752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D0749E8"/>
    <w:multiLevelType w:val="hybridMultilevel"/>
    <w:tmpl w:val="0E52D4F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1A15EE0"/>
    <w:multiLevelType w:val="hybridMultilevel"/>
    <w:tmpl w:val="197ADA4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8F805DD"/>
    <w:multiLevelType w:val="hybridMultilevel"/>
    <w:tmpl w:val="96EA0DC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1918598">
    <w:abstractNumId w:val="2"/>
  </w:num>
  <w:num w:numId="2" w16cid:durableId="191723413">
    <w:abstractNumId w:val="4"/>
  </w:num>
  <w:num w:numId="3" w16cid:durableId="505831542">
    <w:abstractNumId w:val="5"/>
  </w:num>
  <w:num w:numId="4" w16cid:durableId="367997848">
    <w:abstractNumId w:val="3"/>
  </w:num>
  <w:num w:numId="5" w16cid:durableId="119614425">
    <w:abstractNumId w:val="0"/>
  </w:num>
  <w:num w:numId="6" w16cid:durableId="783379594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020"/>
    <w:rsid w:val="00002C2B"/>
    <w:rsid w:val="00012CB4"/>
    <w:rsid w:val="00023DAA"/>
    <w:rsid w:val="00037FB3"/>
    <w:rsid w:val="00060A7C"/>
    <w:rsid w:val="0006712D"/>
    <w:rsid w:val="000C1598"/>
    <w:rsid w:val="00103629"/>
    <w:rsid w:val="0011754A"/>
    <w:rsid w:val="001536E6"/>
    <w:rsid w:val="00154340"/>
    <w:rsid w:val="00172DD6"/>
    <w:rsid w:val="001A439C"/>
    <w:rsid w:val="001A736F"/>
    <w:rsid w:val="001C0A00"/>
    <w:rsid w:val="001C7DE9"/>
    <w:rsid w:val="00224BF2"/>
    <w:rsid w:val="00230D43"/>
    <w:rsid w:val="00244350"/>
    <w:rsid w:val="00250377"/>
    <w:rsid w:val="00264B99"/>
    <w:rsid w:val="002668FF"/>
    <w:rsid w:val="00280BD0"/>
    <w:rsid w:val="00293AD0"/>
    <w:rsid w:val="002A6614"/>
    <w:rsid w:val="002D630F"/>
    <w:rsid w:val="002E3515"/>
    <w:rsid w:val="002E46C5"/>
    <w:rsid w:val="002F03A7"/>
    <w:rsid w:val="00306EE0"/>
    <w:rsid w:val="00326585"/>
    <w:rsid w:val="00335761"/>
    <w:rsid w:val="00354EB7"/>
    <w:rsid w:val="00361C01"/>
    <w:rsid w:val="003655A3"/>
    <w:rsid w:val="0036635B"/>
    <w:rsid w:val="003A483F"/>
    <w:rsid w:val="003C0306"/>
    <w:rsid w:val="003C25D7"/>
    <w:rsid w:val="003C37F4"/>
    <w:rsid w:val="003D3B62"/>
    <w:rsid w:val="00403643"/>
    <w:rsid w:val="004205C3"/>
    <w:rsid w:val="00421001"/>
    <w:rsid w:val="00432D5F"/>
    <w:rsid w:val="00436480"/>
    <w:rsid w:val="00440357"/>
    <w:rsid w:val="00477189"/>
    <w:rsid w:val="00477E2B"/>
    <w:rsid w:val="004A62A5"/>
    <w:rsid w:val="005133DD"/>
    <w:rsid w:val="005249DC"/>
    <w:rsid w:val="0054217C"/>
    <w:rsid w:val="00543458"/>
    <w:rsid w:val="00552BB6"/>
    <w:rsid w:val="005A46F1"/>
    <w:rsid w:val="005A76B0"/>
    <w:rsid w:val="005B0C7D"/>
    <w:rsid w:val="005B7E85"/>
    <w:rsid w:val="005D0CEC"/>
    <w:rsid w:val="005E1E1C"/>
    <w:rsid w:val="005E33BB"/>
    <w:rsid w:val="005E79EC"/>
    <w:rsid w:val="005F107F"/>
    <w:rsid w:val="006006C5"/>
    <w:rsid w:val="00630144"/>
    <w:rsid w:val="006C08DE"/>
    <w:rsid w:val="006C4B61"/>
    <w:rsid w:val="006D0BDC"/>
    <w:rsid w:val="006D37F5"/>
    <w:rsid w:val="006D7C5F"/>
    <w:rsid w:val="006E5A31"/>
    <w:rsid w:val="006F4A5B"/>
    <w:rsid w:val="00705248"/>
    <w:rsid w:val="00724CE6"/>
    <w:rsid w:val="00732C1F"/>
    <w:rsid w:val="00787105"/>
    <w:rsid w:val="007C696D"/>
    <w:rsid w:val="007E68B5"/>
    <w:rsid w:val="007F7DAF"/>
    <w:rsid w:val="00831101"/>
    <w:rsid w:val="008331A2"/>
    <w:rsid w:val="00846554"/>
    <w:rsid w:val="008608FB"/>
    <w:rsid w:val="00872377"/>
    <w:rsid w:val="00891020"/>
    <w:rsid w:val="008931BF"/>
    <w:rsid w:val="00896DB5"/>
    <w:rsid w:val="008A3557"/>
    <w:rsid w:val="008A4806"/>
    <w:rsid w:val="008C22CC"/>
    <w:rsid w:val="008C694D"/>
    <w:rsid w:val="008D752F"/>
    <w:rsid w:val="00902D83"/>
    <w:rsid w:val="00951D78"/>
    <w:rsid w:val="00956D12"/>
    <w:rsid w:val="009739AE"/>
    <w:rsid w:val="00983B6E"/>
    <w:rsid w:val="009875E2"/>
    <w:rsid w:val="009D4117"/>
    <w:rsid w:val="009F155F"/>
    <w:rsid w:val="009F4396"/>
    <w:rsid w:val="00A66DA2"/>
    <w:rsid w:val="00A92501"/>
    <w:rsid w:val="00B04A24"/>
    <w:rsid w:val="00B23BBF"/>
    <w:rsid w:val="00B419A3"/>
    <w:rsid w:val="00B42029"/>
    <w:rsid w:val="00B46962"/>
    <w:rsid w:val="00B90738"/>
    <w:rsid w:val="00B9174A"/>
    <w:rsid w:val="00C02768"/>
    <w:rsid w:val="00C34B5C"/>
    <w:rsid w:val="00C556C1"/>
    <w:rsid w:val="00C623C2"/>
    <w:rsid w:val="00C72B9F"/>
    <w:rsid w:val="00CB01B9"/>
    <w:rsid w:val="00CB36B6"/>
    <w:rsid w:val="00CB7996"/>
    <w:rsid w:val="00CC0226"/>
    <w:rsid w:val="00CC0701"/>
    <w:rsid w:val="00CC5C38"/>
    <w:rsid w:val="00D268A4"/>
    <w:rsid w:val="00D409F5"/>
    <w:rsid w:val="00D43F61"/>
    <w:rsid w:val="00D46C30"/>
    <w:rsid w:val="00D72CD2"/>
    <w:rsid w:val="00D84685"/>
    <w:rsid w:val="00DE529D"/>
    <w:rsid w:val="00DF1656"/>
    <w:rsid w:val="00E34977"/>
    <w:rsid w:val="00E47FE8"/>
    <w:rsid w:val="00E70CA9"/>
    <w:rsid w:val="00E7206B"/>
    <w:rsid w:val="00E806B8"/>
    <w:rsid w:val="00E93263"/>
    <w:rsid w:val="00E95B34"/>
    <w:rsid w:val="00EA07BD"/>
    <w:rsid w:val="00EA2102"/>
    <w:rsid w:val="00EA468D"/>
    <w:rsid w:val="00EB09CD"/>
    <w:rsid w:val="00EC39BA"/>
    <w:rsid w:val="00ED6000"/>
    <w:rsid w:val="00EE2C7C"/>
    <w:rsid w:val="00EF2058"/>
    <w:rsid w:val="00EF3AAD"/>
    <w:rsid w:val="00F043D6"/>
    <w:rsid w:val="00F229F0"/>
    <w:rsid w:val="00F27FAE"/>
    <w:rsid w:val="00F403D5"/>
    <w:rsid w:val="00F50AA6"/>
    <w:rsid w:val="00F60DF6"/>
    <w:rsid w:val="00F70B30"/>
    <w:rsid w:val="00F757C8"/>
    <w:rsid w:val="00F91F04"/>
    <w:rsid w:val="00FC2036"/>
    <w:rsid w:val="00FC7B91"/>
    <w:rsid w:val="00FE68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5:chartTrackingRefBased/>
  <w15:docId w15:val="{E70C698D-8652-4C48-B67A-ED252B2388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  <w:pPrChange w:id="0" w:author="Paul Hennessy" w:date="2026-09-25T20:05:00Z">
        <w:pPr>
          <w:widowControl w:val="0"/>
          <w:pBdr>
            <w:top w:val="nil"/>
            <w:left w:val="nil"/>
            <w:bottom w:val="nil"/>
            <w:right w:val="nil"/>
            <w:between w:val="nil"/>
            <w:bar w:val="nil"/>
          </w:pBdr>
          <w:jc w:val="both"/>
        </w:pPr>
      </w:pPrChange>
    </w:pPr>
    <w:rPr>
      <w:rFonts w:eastAsiaTheme="minorHAnsi"/>
      <w:kern w:val="0"/>
      <w:sz w:val="22"/>
      <w:lang w:val="en-GB" w:eastAsia="en-US"/>
      <w:rPrChange w:id="0" w:author="Paul Hennessy" w:date="2026-09-25T20:05:00Z">
        <w:rPr>
          <w:rFonts w:ascii="Century" w:eastAsia="Century" w:hAnsi="Century" w:cs="Century"/>
          <w:color w:val="000000"/>
          <w:kern w:val="2"/>
          <w:sz w:val="21"/>
          <w:szCs w:val="21"/>
          <w:u w:color="000000"/>
          <w:bdr w:val="nil"/>
          <w:lang w:val="en-US" w:eastAsia="ja-JP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9102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46962"/>
    <w:pPr>
      <w:tabs>
        <w:tab w:val="center" w:pos="4513"/>
        <w:tab w:val="right" w:pos="9026"/>
      </w:tabs>
      <w:spacing w:after="0" w:line="240" w:lineRule="auto"/>
      <w:pPrChange w:id="1" w:author="Paul Hennessy" w:date="2026-09-25T20:05:00Z">
        <w:pPr>
          <w:tabs>
            <w:tab w:val="center" w:pos="4252"/>
            <w:tab w:val="right" w:pos="8504"/>
          </w:tabs>
          <w:snapToGrid w:val="0"/>
          <w:spacing w:after="200" w:line="276" w:lineRule="auto"/>
        </w:pPr>
      </w:pPrChange>
    </w:pPr>
    <w:rPr>
      <w:rPrChange w:id="1" w:author="Paul Hennessy" w:date="2026-09-25T20:05:00Z">
        <w:rPr>
          <w:rFonts w:asciiTheme="minorHAnsi" w:eastAsiaTheme="minorHAnsi" w:hAnsiTheme="minorHAnsi" w:cstheme="minorBidi"/>
          <w:sz w:val="22"/>
          <w:szCs w:val="22"/>
          <w:lang w:val="en-GB" w:eastAsia="en-US" w:bidi="ar-SA"/>
        </w:rPr>
      </w:rPrChange>
    </w:rPr>
  </w:style>
  <w:style w:type="character" w:customStyle="1" w:styleId="HeaderChar">
    <w:name w:val="Header Char"/>
    <w:basedOn w:val="DefaultParagraphFont"/>
    <w:link w:val="Header"/>
    <w:uiPriority w:val="99"/>
    <w:rsid w:val="002F03A7"/>
    <w:rPr>
      <w:rFonts w:eastAsiaTheme="minorHAnsi"/>
      <w:kern w:val="0"/>
      <w:sz w:val="22"/>
      <w:lang w:val="en-GB" w:eastAsia="en-US"/>
    </w:rPr>
  </w:style>
  <w:style w:type="paragraph" w:styleId="Footer">
    <w:name w:val="footer"/>
    <w:basedOn w:val="Normal"/>
    <w:link w:val="FooterChar"/>
    <w:uiPriority w:val="99"/>
    <w:unhideWhenUsed/>
    <w:rsid w:val="00B46962"/>
    <w:pPr>
      <w:tabs>
        <w:tab w:val="center" w:pos="4513"/>
        <w:tab w:val="right" w:pos="9026"/>
      </w:tabs>
      <w:spacing w:after="0" w:line="240" w:lineRule="auto"/>
      <w:pPrChange w:id="2" w:author="Paul Hennessy" w:date="2026-09-25T20:05:00Z">
        <w:pPr>
          <w:tabs>
            <w:tab w:val="center" w:pos="4252"/>
            <w:tab w:val="right" w:pos="8504"/>
          </w:tabs>
          <w:snapToGrid w:val="0"/>
          <w:spacing w:after="200" w:line="276" w:lineRule="auto"/>
        </w:pPr>
      </w:pPrChange>
    </w:pPr>
    <w:rPr>
      <w:rPrChange w:id="2" w:author="Paul Hennessy" w:date="2026-09-25T20:05:00Z">
        <w:rPr>
          <w:rFonts w:asciiTheme="minorHAnsi" w:eastAsiaTheme="minorHAnsi" w:hAnsiTheme="minorHAnsi" w:cstheme="minorBidi"/>
          <w:sz w:val="22"/>
          <w:szCs w:val="22"/>
          <w:lang w:val="en-GB" w:eastAsia="en-US" w:bidi="ar-SA"/>
        </w:rPr>
      </w:rPrChange>
    </w:rPr>
  </w:style>
  <w:style w:type="character" w:customStyle="1" w:styleId="FooterChar">
    <w:name w:val="Footer Char"/>
    <w:basedOn w:val="DefaultParagraphFont"/>
    <w:link w:val="Footer"/>
    <w:uiPriority w:val="99"/>
    <w:rsid w:val="002F03A7"/>
    <w:rPr>
      <w:rFonts w:eastAsiaTheme="minorHAnsi"/>
      <w:kern w:val="0"/>
      <w:sz w:val="22"/>
      <w:lang w:val="en-GB" w:eastAsia="en-US"/>
    </w:rPr>
  </w:style>
  <w:style w:type="paragraph" w:customStyle="1" w:styleId="xl112">
    <w:name w:val="xl112"/>
    <w:basedOn w:val="Normal"/>
    <w:rsid w:val="002F03A7"/>
    <w:pPr>
      <w:adjustRightInd w:val="0"/>
      <w:spacing w:before="100" w:after="100"/>
      <w:jc w:val="center"/>
      <w:textAlignment w:val="center"/>
    </w:pPr>
    <w:rPr>
      <w:rFonts w:ascii="MS PMincho" w:eastAsia="MS PMincho" w:hAnsi="MS PMincho" w:cs="Times New Roman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D7C5F"/>
    <w:rPr>
      <w:rFonts w:asciiTheme="majorHAnsi" w:eastAsiaTheme="majorEastAsia" w:hAnsiTheme="majorHAnsi" w:cstheme="majorBid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D7C5F"/>
    <w:rPr>
      <w:rFonts w:asciiTheme="majorHAnsi" w:eastAsiaTheme="majorEastAsia" w:hAnsiTheme="majorHAnsi" w:cstheme="majorBidi"/>
      <w:color w:val="000000"/>
      <w:sz w:val="18"/>
      <w:szCs w:val="18"/>
      <w:u w:color="000000"/>
      <w:bdr w:val="nil"/>
    </w:rPr>
  </w:style>
  <w:style w:type="paragraph" w:styleId="ListParagraph">
    <w:name w:val="List Paragraph"/>
    <w:basedOn w:val="Normal"/>
    <w:uiPriority w:val="34"/>
    <w:qFormat/>
    <w:rsid w:val="00B46962"/>
    <w:pPr>
      <w:ind w:left="720"/>
      <w:contextualSpacing/>
      <w:pPrChange w:id="3" w:author="Paul Hennessy" w:date="2026-09-25T20:05:00Z">
        <w:pPr>
          <w:spacing w:after="200" w:line="276" w:lineRule="auto"/>
          <w:ind w:left="720"/>
          <w:contextualSpacing/>
        </w:pPr>
      </w:pPrChange>
    </w:pPr>
    <w:rPr>
      <w:rPrChange w:id="3" w:author="Paul Hennessy" w:date="2026-09-25T20:05:00Z">
        <w:rPr>
          <w:rFonts w:asciiTheme="minorHAnsi" w:eastAsiaTheme="minorHAnsi" w:hAnsiTheme="minorHAnsi" w:cstheme="minorBidi"/>
          <w:sz w:val="22"/>
          <w:szCs w:val="22"/>
          <w:lang w:val="en-GB" w:eastAsia="en-US" w:bidi="ar-SA"/>
        </w:rPr>
      </w:rPrChang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935945-D1F8-411B-9294-4961FDCACC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2</Pages>
  <Words>872</Words>
  <Characters>4975</Characters>
  <Application>Microsoft Office Word</Application>
  <DocSecurity>0</DocSecurity>
  <Lines>41</Lines>
  <Paragraphs>11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学校法人立命館</Company>
  <LinksUpToDate>false</LinksUpToDate>
  <CharactersWithSpaces>5836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>, docId:64C75BD97720DDB69AE1809FC6D60D7F</cp:keywords>
  <dc:description/>
  <cp:lastModifiedBy>Arthur Souza Rodrigues</cp:lastModifiedBy>
  <cp:revision>1</cp:revision>
  <cp:lastPrinted>2022-04-14T23:48:00Z</cp:lastPrinted>
  <dcterms:created xsi:type="dcterms:W3CDTF">2024-07-30T06:53:00Z</dcterms:created>
  <dcterms:modified xsi:type="dcterms:W3CDTF">2026-09-26T00:05:00Z</dcterms:modified>
</cp:coreProperties>
</file>