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ACCE1" w14:textId="69F61DB1" w:rsidR="002D644D" w:rsidRDefault="002D644D">
      <w:pPr>
        <w:rPr>
          <w:ins w:id="0" w:author="Luccas Correa" w:date="2026-09-26T15:10:00Z" w16du:dateUtc="2026-09-26T19:10:00Z"/>
        </w:rPr>
      </w:pPr>
      <w:ins w:id="1" w:author="Luccas Correa" w:date="2026-09-26T15:10:00Z" w16du:dateUtc="2026-09-26T19:10:00Z">
        <w:r>
          <w:t>This paragraph formatting will change.</w:t>
        </w:r>
      </w:ins>
    </w:p>
    <w:p w14:paraId="5E25639F" w14:textId="268DFE7C" w:rsidR="002D644D" w:rsidRDefault="002D644D">
      <w:pPr>
        <w:rPr>
          <w:ins w:id="2" w:author="Luccas Correa" w:date="2026-09-26T15:10:00Z" w16du:dateUtc="2026-09-26T19:10:00Z"/>
        </w:rPr>
      </w:pPr>
      <w:ins w:id="3" w:author="Luccas Correa" w:date="2026-09-26T15:10:00Z" w16du:dateUtc="2026-09-26T19:10:00Z">
        <w:r>
          <w:t>This paragraph will have words.</w:t>
        </w:r>
      </w:ins>
    </w:p>
    <w:p w14:paraId="392FF9D2" w14:textId="29F358FA" w:rsidR="002D644D" w:rsidRDefault="002D644D">
      <w:pPr>
        <w:rPr>
          <w:ins w:id="4" w:author="Luccas Correa" w:date="2026-09-26T15:10:00Z" w16du:dateUtc="2026-09-26T19:10:00Z"/>
        </w:rPr>
      </w:pPr>
      <w:ins w:id="5" w:author="Luccas Correa" w:date="2026-09-26T15:10:00Z" w16du:dateUtc="2026-09-26T19:10:00Z">
        <w:r>
          <w:t>This paragraph will be deleted.</w:t>
        </w:r>
      </w:ins>
    </w:p>
    <w:p w14:paraId="3010FE36" w14:textId="399BDE3D" w:rsidR="002D644D" w:rsidRDefault="002D644D">
      <w:pPr>
        <w:rPr>
          <w:ins w:id="6" w:author="Luccas Correa" w:date="2026-09-26T15:10:00Z" w16du:dateUtc="2026-09-26T19:10:00Z"/>
        </w:rPr>
      </w:pPr>
      <w:ins w:id="7" w:author="Luccas Correa" w:date="2026-09-26T15:10:00Z" w16du:dateUtc="2026-09-26T19:10:00Z">
        <w:r>
          <w:t>This word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ins w:id="8" w:author="Luccas Correa" w:date="2026-09-26T15:10:00Z" w16du:dateUtc="2026-09-26T19:10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ins w:id="9" w:author="Luccas Correa" w:date="2026-09-26T15:10:00Z" w16du:dateUtc="2026-09-26T19:10:00Z"/>
              </w:rPr>
            </w:pPr>
            <w:ins w:id="10" w:author="Luccas Correa" w:date="2026-09-26T15:10:00Z" w16du:dateUtc="2026-09-26T19:10:00Z">
              <w:r>
                <w:t>First header</w:t>
              </w:r>
            </w:ins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ins w:id="11" w:author="Luccas Correa" w:date="2026-09-26T15:10:00Z" w16du:dateUtc="2026-09-26T19:10:00Z"/>
              </w:rPr>
            </w:pPr>
            <w:ins w:id="12" w:author="Luccas Correa" w:date="2026-09-26T15:10:00Z" w16du:dateUtc="2026-09-26T19:10:00Z">
              <w:r>
                <w:t>Second header</w:t>
              </w:r>
            </w:ins>
          </w:p>
        </w:tc>
        <w:tc>
          <w:tcPr>
            <w:tcW w:w="3117" w:type="dxa"/>
          </w:tcPr>
          <w:p w14:paraId="6E579106" w14:textId="5C2D55D5" w:rsidR="002D644D" w:rsidRDefault="002D644D">
            <w:pPr>
              <w:rPr>
                <w:ins w:id="13" w:author="Luccas Correa" w:date="2026-09-26T15:10:00Z" w16du:dateUtc="2026-09-26T19:10:00Z"/>
              </w:rPr>
            </w:pPr>
            <w:ins w:id="14" w:author="Luccas Correa" w:date="2026-09-26T15:10:00Z" w16du:dateUtc="2026-09-26T19:10:00Z">
              <w:r>
                <w:t>Third header</w:t>
              </w:r>
            </w:ins>
          </w:p>
        </w:tc>
      </w:tr>
      <w:tr w:rsidR="002D644D" w14:paraId="6647EAD1" w14:textId="77777777" w:rsidTr="002D644D">
        <w:trPr>
          <w:ins w:id="15" w:author="Luccas Correa" w:date="2026-09-26T15:10:00Z" w16du:dateUtc="2026-09-26T19:10:00Z"/>
        </w:trPr>
        <w:tc>
          <w:tcPr>
            <w:tcW w:w="3116" w:type="dxa"/>
          </w:tcPr>
          <w:p w14:paraId="763112BF" w14:textId="363643B7" w:rsidR="002D644D" w:rsidRDefault="002D644D">
            <w:pPr>
              <w:rPr>
                <w:ins w:id="16" w:author="Luccas Correa" w:date="2026-09-26T15:10:00Z" w16du:dateUtc="2026-09-26T19:10:00Z"/>
              </w:rPr>
            </w:pPr>
            <w:ins w:id="17" w:author="Luccas Correa" w:date="2026-09-26T15:10:00Z" w16du:dateUtc="2026-09-26T19:10:00Z">
              <w:r>
                <w:t>First cell</w:t>
              </w:r>
            </w:ins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ins w:id="18" w:author="Luccas Correa" w:date="2026-09-26T15:10:00Z" w16du:dateUtc="2026-09-26T19:10:00Z"/>
              </w:rPr>
            </w:pPr>
            <w:ins w:id="19" w:author="Luccas Correa" w:date="2026-09-26T15:10:00Z" w16du:dateUtc="2026-09-26T19:10:00Z">
              <w:r>
                <w:t>Second cell</w:t>
              </w:r>
            </w:ins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ins w:id="20" w:author="Luccas Correa" w:date="2026-09-26T15:10:00Z" w16du:dateUtc="2026-09-26T19:10:00Z"/>
              </w:rPr>
            </w:pPr>
            <w:ins w:id="21" w:author="Luccas Correa" w:date="2026-09-26T15:10:00Z" w16du:dateUtc="2026-09-26T19:10:00Z">
              <w:r>
                <w:t>Third cell</w:t>
              </w:r>
            </w:ins>
          </w:p>
        </w:tc>
      </w:tr>
    </w:tbl>
    <w:p w14:paraId="2353F1FE" w14:textId="4B0BAEA1" w:rsidR="006E4D75" w:rsidRDefault="006E4D75">
      <w:del w:id="22" w:author="Luccas Correa" w:date="2026-09-26T15:10:00Z" w16du:dateUtc="2026-09-26T19:10:00Z">
        <w:r>
          <w:delText>Here’s some text.</w:delText>
        </w:r>
      </w:del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0049C7"/>
    <w:rsid w:val="00267B5E"/>
    <w:rsid w:val="002D644D"/>
    <w:rsid w:val="00330A74"/>
    <w:rsid w:val="00524058"/>
    <w:rsid w:val="005A1C35"/>
    <w:rsid w:val="006E4D75"/>
    <w:rsid w:val="00AF4127"/>
    <w:rsid w:val="00C64189"/>
    <w:rsid w:val="00F8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0A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A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4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2025-12-26T20:28:00Z</dcterms:created>
  <dcterms:modified xsi:type="dcterms:W3CDTF">2026-09-26T19:10:00Z</dcterms:modified>
</cp:coreProperties>
</file>