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E817A9">
      <w:pPr>
        <w:pStyle w:val="Heading1"/>
        <w:rPr>
          <w:ins w:id="0" w:author="Andrii Orlov" w:date="2026-08-04T06:08:00Z" w16du:dateUtc="2026-08-04T10:08:00Z"/>
        </w:rPr>
      </w:pPr>
      <w:ins w:id="1" w:author="Andrii Orlov" w:date="2026-08-04T06:08:00Z" w16du:dateUtc="2026-08-04T10:08:00Z">
        <w:r>
          <w:t>MUTUAL NON-DISCLOSURE AGREEMENT</w:t>
        </w:r>
      </w:ins>
    </w:p>
    <w:p w14:paraId="5090CF4B" w14:textId="77777777" w:rsidR="00A47B7D" w:rsidRDefault="00E817A9">
      <w:pPr>
        <w:rPr>
          <w:ins w:id="2" w:author="Andrii Orlov" w:date="2026-08-04T06:08:00Z" w16du:dateUtc="2026-08-04T10:08:00Z"/>
        </w:rPr>
      </w:pPr>
      <w:ins w:id="3" w:author="Andrii Orlov" w:date="2026-08-04T06:08:00Z" w16du:dateUtc="2026-08-04T10:08:00Z">
        <w:r>
          <w:t>This Mutual Non-Disclosure Agreement (the "Agreement") is entered into as of January 15, 2025 (the "Effective Date"), by and between:</w:t>
        </w:r>
      </w:ins>
    </w:p>
    <w:p w14:paraId="5E6D57A5" w14:textId="1B773329" w:rsidR="00A47B7D" w:rsidRDefault="00A910F3">
      <w:pPr>
        <w:rPr>
          <w:ins w:id="4" w:author="Andrii Orlov" w:date="2026-08-04T06:08:00Z" w16du:dateUtc="2026-08-04T10:08:00Z"/>
        </w:rPr>
      </w:pPr>
      <w:ins w:id="5" w:author="Andrii Orlov" w:date="2026-08-04T06:08:00Z" w16du:dateUtc="2026-08-04T10:08:00Z">
        <w:r>
          <w:t>Amazing Corp, a corporation organized under the laws of the State of Delaware, with its principal office at 200 Tech Boulevard, Suite 400, San Jose, CA 95110 (the "Disclosing Party"), contact: legal@amazing.com</w:t>
        </w:r>
      </w:ins>
    </w:p>
    <w:p w14:paraId="23C84842" w14:textId="77777777" w:rsidR="00A47B7D" w:rsidRDefault="00E817A9">
      <w:pPr>
        <w:rPr>
          <w:ins w:id="6" w:author="Andrii Orlov" w:date="2026-08-04T06:08:00Z" w16du:dateUtc="2026-08-04T10:08:00Z"/>
        </w:rPr>
      </w:pPr>
      <w:ins w:id="7" w:author="Andrii Orlov" w:date="2026-08-04T06:08:00Z" w16du:dateUtc="2026-08-04T10:08:00Z">
        <w:r>
          <w:t>and</w:t>
        </w:r>
      </w:ins>
    </w:p>
    <w:p w14:paraId="5588D45B" w14:textId="37740C87" w:rsidR="00A47B7D" w:rsidRDefault="0016576B">
      <w:pPr>
        <w:rPr>
          <w:ins w:id="8" w:author="Andrii Orlov" w:date="2026-08-04T06:08:00Z" w16du:dateUtc="2026-08-04T10:08:00Z"/>
        </w:rPr>
      </w:pPr>
      <w:ins w:id="9" w:author="Andrii Orlov" w:date="2026-08-04T06:08:00Z" w16du:dateUtc="2026-08-04T10:08:00Z">
        <w:r>
          <w:t>TechCraft LLC, a limited liability company organized under the laws of the State of New York, with its principal office at 50 Innovation Way, New York, NY 10001 (the "Receiving Party").</w:t>
        </w:r>
      </w:ins>
    </w:p>
    <w:p w14:paraId="7D4792BA" w14:textId="77777777" w:rsidR="00A47B7D" w:rsidRDefault="00E817A9">
      <w:pPr>
        <w:rPr>
          <w:ins w:id="10" w:author="Andrii Orlov" w:date="2026-08-04T06:08:00Z" w16du:dateUtc="2026-08-04T10:08:00Z"/>
        </w:rPr>
      </w:pPr>
      <w:ins w:id="11" w:author="Andrii Orlov" w:date="2026-08-04T06:08:00Z" w16du:dateUtc="2026-08-04T10:08:00Z">
        <w:r>
          <w:t>Each referred to individually as a "Party" and collectively as the "Parties".</w:t>
        </w:r>
      </w:ins>
    </w:p>
    <w:p w14:paraId="3DD4EA73" w14:textId="77777777" w:rsidR="00A47B7D" w:rsidRDefault="00E817A9">
      <w:pPr>
        <w:pStyle w:val="Heading2"/>
        <w:rPr>
          <w:ins w:id="12" w:author="Andrii Orlov" w:date="2026-08-04T06:08:00Z" w16du:dateUtc="2026-08-04T10:08:00Z"/>
        </w:rPr>
      </w:pPr>
      <w:ins w:id="13" w:author="Andrii Orlov" w:date="2026-08-04T06:08:00Z" w16du:dateUtc="2026-08-04T10:08:00Z">
        <w:r>
          <w:t>1. Definitions</w:t>
        </w:r>
      </w:ins>
    </w:p>
    <w:p w14:paraId="2C330170" w14:textId="77777777" w:rsidR="00A47B7D" w:rsidRDefault="00E817A9">
      <w:pPr>
        <w:rPr>
          <w:ins w:id="14" w:author="Andrii Orlov" w:date="2026-08-04T06:08:00Z" w16du:dateUtc="2026-08-04T10:08:00Z"/>
        </w:rPr>
      </w:pPr>
      <w:ins w:id="15" w:author="Andrii Orlov" w:date="2026-08-04T06:08:00Z" w16du:dateUtc="2026-08-04T10:08:00Z">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ins>
    </w:p>
    <w:p w14:paraId="3BCB005A" w14:textId="77777777" w:rsidR="00A47B7D" w:rsidRDefault="00E817A9">
      <w:pPr>
        <w:pStyle w:val="Heading2"/>
        <w:rPr>
          <w:ins w:id="16" w:author="Andrii Orlov" w:date="2026-08-04T06:08:00Z" w16du:dateUtc="2026-08-04T10:08:00Z"/>
        </w:rPr>
      </w:pPr>
      <w:ins w:id="17" w:author="Andrii Orlov" w:date="2026-08-04T06:08:00Z" w16du:dateUtc="2026-08-04T10:08:00Z">
        <w:r>
          <w:t>2. Obligations of Receiving Party</w:t>
        </w:r>
      </w:ins>
    </w:p>
    <w:p w14:paraId="75D94E4A" w14:textId="77777777" w:rsidR="00A47B7D" w:rsidRDefault="00E817A9">
      <w:pPr>
        <w:rPr>
          <w:ins w:id="18" w:author="Andrii Orlov" w:date="2026-08-04T06:08:00Z" w16du:dateUtc="2026-08-04T10:08:00Z"/>
        </w:rPr>
      </w:pPr>
      <w:ins w:id="19" w:author="Andrii Orlov" w:date="2026-08-04T06:08:00Z" w16du:dateUtc="2026-08-04T10:08:00Z">
        <w:r>
          <w:t>The Receiving Party agrees to the following obligations with respect to Confidential Information:</w:t>
        </w:r>
      </w:ins>
    </w:p>
    <w:p w14:paraId="2C9D65AB" w14:textId="77777777" w:rsidR="00A47B7D" w:rsidRDefault="00E817A9">
      <w:pPr>
        <w:pStyle w:val="ListBullet"/>
        <w:rPr>
          <w:ins w:id="20" w:author="Andrii Orlov" w:date="2026-08-04T06:08:00Z" w16du:dateUtc="2026-08-04T10:08:00Z"/>
        </w:rPr>
      </w:pPr>
      <w:ins w:id="21" w:author="Andrii Orlov" w:date="2026-08-04T06:08:00Z" w16du:dateUtc="2026-08-04T10:08:00Z">
        <w:r>
          <w:t>Maintain the confidentiality of all Confidential Information using the same degree of care as it uses for its own confidential information, but no less than reasonable care.</w:t>
        </w:r>
      </w:ins>
    </w:p>
    <w:p w14:paraId="2D522378" w14:textId="77777777" w:rsidR="00A47B7D" w:rsidRDefault="00E817A9">
      <w:pPr>
        <w:pStyle w:val="ListBullet"/>
        <w:rPr>
          <w:ins w:id="22" w:author="Andrii Orlov" w:date="2026-08-04T06:08:00Z" w16du:dateUtc="2026-08-04T10:08:00Z"/>
        </w:rPr>
      </w:pPr>
      <w:ins w:id="23" w:author="Andrii Orlov" w:date="2026-08-04T06:08:00Z" w16du:dateUtc="2026-08-04T10:08:00Z">
        <w:r>
          <w:t>Not disclose Confidential Information to any third party without the prior written consent of the Disclosing Party.</w:t>
        </w:r>
      </w:ins>
    </w:p>
    <w:p w14:paraId="43277DF9" w14:textId="77777777" w:rsidR="00A47B7D" w:rsidRDefault="00E817A9">
      <w:pPr>
        <w:pStyle w:val="ListBullet"/>
        <w:rPr>
          <w:ins w:id="24" w:author="Andrii Orlov" w:date="2026-08-04T06:08:00Z" w16du:dateUtc="2026-08-04T10:08:00Z"/>
        </w:rPr>
      </w:pPr>
      <w:ins w:id="25" w:author="Andrii Orlov" w:date="2026-08-04T06:08:00Z" w16du:dateUtc="2026-08-04T10:08:00Z">
        <w:r>
          <w:t>Restrict access to Confidential Information to employees and contractors who have a need to know and are bound by confidentiality obligations.</w:t>
        </w:r>
      </w:ins>
    </w:p>
    <w:p w14:paraId="5D1888F4" w14:textId="77777777" w:rsidR="00A47B7D" w:rsidRDefault="00E817A9">
      <w:pPr>
        <w:pStyle w:val="ListBullet"/>
        <w:rPr>
          <w:ins w:id="26" w:author="Andrii Orlov" w:date="2026-08-04T06:08:00Z" w16du:dateUtc="2026-08-04T10:08:00Z"/>
        </w:rPr>
      </w:pPr>
      <w:ins w:id="27" w:author="Andrii Orlov" w:date="2026-08-04T06:08:00Z" w16du:dateUtc="2026-08-04T10:08:00Z">
        <w:r>
          <w:t>Not use Confidential Information for any purpose other than evaluating the potential business relationship between the Parties.</w:t>
        </w:r>
      </w:ins>
    </w:p>
    <w:p w14:paraId="114AEE22" w14:textId="77777777" w:rsidR="00A47B7D" w:rsidRDefault="00E817A9">
      <w:pPr>
        <w:pStyle w:val="ListBullet"/>
        <w:rPr>
          <w:ins w:id="28" w:author="Andrii Orlov" w:date="2026-08-04T06:08:00Z" w16du:dateUtc="2026-08-04T10:08:00Z"/>
        </w:rPr>
      </w:pPr>
      <w:ins w:id="29" w:author="Andrii Orlov" w:date="2026-08-04T06:08:00Z" w16du:dateUtc="2026-08-04T10:08:00Z">
        <w:r>
          <w:t>Promptly notify the Disclosing Party of any unauthorized use or disclosure of Confidential Information.</w:t>
        </w:r>
      </w:ins>
    </w:p>
    <w:p w14:paraId="029E3AA3" w14:textId="77777777" w:rsidR="00A47B7D" w:rsidRDefault="00E817A9">
      <w:pPr>
        <w:pStyle w:val="Heading2"/>
        <w:rPr>
          <w:ins w:id="30" w:author="Andrii Orlov" w:date="2026-08-04T06:08:00Z" w16du:dateUtc="2026-08-04T10:08:00Z"/>
        </w:rPr>
      </w:pPr>
      <w:ins w:id="31" w:author="Andrii Orlov" w:date="2026-08-04T06:08:00Z" w16du:dateUtc="2026-08-04T10:08:00Z">
        <w:r>
          <w:t>3. Exclusions</w:t>
        </w:r>
      </w:ins>
    </w:p>
    <w:p w14:paraId="0B3C401B" w14:textId="77777777" w:rsidR="00A47B7D" w:rsidRDefault="00E817A9">
      <w:pPr>
        <w:rPr>
          <w:ins w:id="32" w:author="Andrii Orlov" w:date="2026-08-04T06:08:00Z" w16du:dateUtc="2026-08-04T10:08:00Z"/>
        </w:rPr>
      </w:pPr>
      <w:ins w:id="33" w:author="Andrii Orlov" w:date="2026-08-04T06:08:00Z" w16du:dateUtc="2026-08-04T10:08:00Z">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ins>
    </w:p>
    <w:p w14:paraId="21740AD4" w14:textId="77777777" w:rsidR="00A47B7D" w:rsidRDefault="00E817A9">
      <w:pPr>
        <w:pStyle w:val="Heading2"/>
        <w:rPr>
          <w:ins w:id="34" w:author="Andrii Orlov" w:date="2026-08-04T06:08:00Z" w16du:dateUtc="2026-08-04T10:08:00Z"/>
        </w:rPr>
      </w:pPr>
      <w:ins w:id="35" w:author="Andrii Orlov" w:date="2026-08-04T06:08:00Z" w16du:dateUtc="2026-08-04T10:08:00Z">
        <w:r>
          <w:t>4. Term and Termination</w:t>
        </w:r>
      </w:ins>
    </w:p>
    <w:p w14:paraId="7BD02844" w14:textId="77777777" w:rsidR="00A47B7D" w:rsidRDefault="00E817A9">
      <w:pPr>
        <w:rPr>
          <w:ins w:id="36" w:author="Andrii Orlov" w:date="2026-08-04T06:08:00Z" w16du:dateUtc="2026-08-04T10:08:00Z"/>
        </w:rPr>
      </w:pPr>
      <w:ins w:id="37" w:author="Andrii Orlov" w:date="2026-08-04T06:08:00Z" w16du:dateUtc="2026-08-04T10:08:00Z">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ins>
    </w:p>
    <w:p w14:paraId="7BA5B1AC" w14:textId="77777777" w:rsidR="00A47B7D" w:rsidRDefault="00E817A9">
      <w:pPr>
        <w:pStyle w:val="Heading2"/>
        <w:rPr>
          <w:ins w:id="38" w:author="Andrii Orlov" w:date="2026-08-04T06:08:00Z" w16du:dateUtc="2026-08-04T10:08:00Z"/>
        </w:rPr>
      </w:pPr>
      <w:ins w:id="39" w:author="Andrii Orlov" w:date="2026-08-04T06:08:00Z" w16du:dateUtc="2026-08-04T10:08:00Z">
        <w:r>
          <w:t>5. Indemnification</w:t>
        </w:r>
      </w:ins>
    </w:p>
    <w:p w14:paraId="1E9E0A66" w14:textId="77777777" w:rsidR="00A47B7D" w:rsidRDefault="00E817A9">
      <w:pPr>
        <w:rPr>
          <w:ins w:id="40" w:author="Andrii Orlov" w:date="2026-08-04T06:08:00Z" w16du:dateUtc="2026-08-04T10:08:00Z"/>
        </w:rPr>
      </w:pPr>
      <w:ins w:id="41" w:author="Andrii Orlov" w:date="2026-08-04T06:08:00Z" w16du:dateUtc="2026-08-04T10:08:00Z">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ins>
    </w:p>
    <w:p w14:paraId="3001A8B9" w14:textId="77777777" w:rsidR="00A47B7D" w:rsidRDefault="00E817A9">
      <w:pPr>
        <w:pStyle w:val="Heading2"/>
        <w:rPr>
          <w:ins w:id="42" w:author="Andrii Orlov" w:date="2026-08-04T06:08:00Z" w16du:dateUtc="2026-08-04T10:08:00Z"/>
        </w:rPr>
      </w:pPr>
      <w:ins w:id="43" w:author="Andrii Orlov" w:date="2026-08-04T06:08:00Z" w16du:dateUtc="2026-08-04T10:08:00Z">
        <w:r>
          <w:t>6. Governing Law</w:t>
        </w:r>
      </w:ins>
    </w:p>
    <w:p w14:paraId="4AB2877D" w14:textId="77777777" w:rsidR="00A47B7D" w:rsidRDefault="00E817A9">
      <w:pPr>
        <w:rPr>
          <w:ins w:id="44" w:author="Andrii Orlov" w:date="2026-08-04T06:08:00Z" w16du:dateUtc="2026-08-04T10:08:00Z"/>
        </w:rPr>
      </w:pPr>
      <w:ins w:id="45" w:author="Andrii Orlov" w:date="2026-08-04T06:08:00Z" w16du:dateUtc="2026-08-04T10:08:00Z">
        <w:r>
          <w:t>This Agreement shall be governed by and construed in accordance with the laws of the State of Delaware, without regard to its conflict of laws principles.</w:t>
        </w:r>
      </w:ins>
    </w:p>
    <w:p w14:paraId="3E04AEC9" w14:textId="77777777" w:rsidR="00A47B7D" w:rsidRDefault="00E817A9">
      <w:pPr>
        <w:pStyle w:val="Heading2"/>
        <w:rPr>
          <w:ins w:id="46" w:author="Andrii Orlov" w:date="2026-08-04T06:08:00Z" w16du:dateUtc="2026-08-04T10:08:00Z"/>
        </w:rPr>
      </w:pPr>
      <w:ins w:id="47" w:author="Andrii Orlov" w:date="2026-08-04T06:08:00Z" w16du:dateUtc="2026-08-04T10:08:00Z">
        <w:r>
          <w:t>7. Miscellaneous</w:t>
        </w:r>
      </w:ins>
    </w:p>
    <w:p w14:paraId="54B22FD5" w14:textId="77777777" w:rsidR="00A47B7D" w:rsidRDefault="00E817A9">
      <w:pPr>
        <w:rPr>
          <w:ins w:id="48" w:author="Andrii Orlov" w:date="2026-08-04T06:08:00Z" w16du:dateUtc="2026-08-04T10:08:00Z"/>
        </w:rPr>
      </w:pPr>
      <w:ins w:id="49" w:author="Andrii Orlov" w:date="2026-08-04T06:08:00Z" w16du:dateUtc="2026-08-04T10:08:00Z">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ins>
    </w:p>
    <w:p w14:paraId="52E1DDE9" w14:textId="77777777" w:rsidR="00A47B7D" w:rsidRDefault="00A47B7D">
      <w:pPr>
        <w:rPr>
          <w:ins w:id="50" w:author="Andrii Orlov" w:date="2026-08-04T06:08:00Z" w16du:dateUtc="2026-08-04T10:08:00Z"/>
        </w:rPr>
      </w:pPr>
    </w:p>
    <w:p w14:paraId="3E0B2430" w14:textId="77777777" w:rsidR="00A47B7D" w:rsidRDefault="00E817A9">
      <w:pPr>
        <w:rPr>
          <w:ins w:id="51" w:author="Andrii Orlov" w:date="2026-08-04T06:08:00Z" w16du:dateUtc="2026-08-04T10:08:00Z"/>
        </w:rPr>
      </w:pPr>
      <w:ins w:id="52" w:author="Andrii Orlov" w:date="2026-08-04T06:08:00Z" w16du:dateUtc="2026-08-04T10:08:00Z">
        <w:r>
          <w:t>IN WITNESS WHEREOF, the Parties have executed this Agreement as of the Effective Date.</w:t>
        </w:r>
      </w:ins>
    </w:p>
    <w:p w14:paraId="4C781888" w14:textId="77777777" w:rsidR="00A47B7D" w:rsidRDefault="00A47B7D">
      <w:pPr>
        <w:rPr>
          <w:ins w:id="53" w:author="Andrii Orlov" w:date="2026-08-04T06:08:00Z" w16du:dateUtc="2026-08-04T10:08:00Z"/>
        </w:rPr>
      </w:pPr>
    </w:p>
    <w:p w14:paraId="3652041B" w14:textId="77777777" w:rsidR="00A47B7D" w:rsidRDefault="00E817A9">
      <w:pPr>
        <w:rPr>
          <w:ins w:id="54" w:author="Andrii Orlov" w:date="2026-08-04T06:08:00Z" w16du:dateUtc="2026-08-04T10:08:00Z"/>
        </w:rPr>
      </w:pPr>
      <w:ins w:id="55" w:author="Andrii Orlov" w:date="2026-08-04T06:08:00Z" w16du:dateUtc="2026-08-04T10:08:00Z">
        <w:r>
          <w:t>Disclosing Party: [Party A Signature]</w:t>
        </w:r>
      </w:ins>
    </w:p>
    <w:p w14:paraId="03744C77" w14:textId="77777777" w:rsidR="00A47B7D" w:rsidRDefault="00E817A9">
      <w:pPr>
        <w:rPr>
          <w:ins w:id="56" w:author="Andrii Orlov" w:date="2026-08-04T06:08:00Z" w16du:dateUtc="2026-08-04T10:08:00Z"/>
        </w:rPr>
      </w:pPr>
      <w:ins w:id="57" w:author="Andrii Orlov" w:date="2026-08-04T06:08:00Z" w16du:dateUtc="2026-08-04T10:08:00Z">
        <w:r>
          <w:t>Receiving Party: [Party B Signature]</w:t>
        </w:r>
      </w:ins>
    </w:p>
    <w:p w14:paraId="5FC6E51C" w14:textId="77777777" w:rsidR="00644405" w:rsidRDefault="00E817A9">
      <w:pPr>
        <w:pStyle w:val="Title"/>
        <w:rPr>
          <w:del w:id="58" w:author="Andrii Orlov" w:date="2026-08-04T06:08:00Z" w16du:dateUtc="2026-08-04T10:08:00Z"/>
        </w:rPr>
      </w:pPr>
      <w:ins w:id="59" w:author="Andrii Orlov" w:date="2026-08-04T06:08:00Z" w16du:dateUtc="2026-08-04T10:08:00Z">
        <w:r>
          <w:t>Date: [Date]</w:t>
        </w:r>
      </w:ins>
      <w:del w:id="60" w:author="Andrii Orlov" w:date="2026-08-04T06:08:00Z" w16du:dateUtc="2026-08-04T10:08:00Z">
        <w:r>
          <w:delText>SuperDoc Translator Test Document</w:delText>
        </w:r>
      </w:del>
    </w:p>
    <w:p w14:paraId="6C504D58" w14:textId="77777777" w:rsidR="00644405" w:rsidRDefault="00E817A9">
      <w:pPr>
        <w:rPr>
          <w:del w:id="61" w:author="Andrii Orlov" w:date="2026-08-04T06:08:00Z" w16du:dateUtc="2026-08-04T10:08:00Z"/>
        </w:rPr>
      </w:pPr>
      <w:del w:id="62" w:author="Andrii Orlov" w:date="2026-08-04T06:08:00Z" w16du:dateUtc="2026-08-04T10:08:00Z">
        <w:r>
          <w:delText>This table tests tbl, tblPr, tblBorders, tblCellMar, tblCaption, tblDescription, tblStyle, tblW, etc.</w:delText>
        </w:r>
      </w:del>
    </w:p>
    <w:tbl>
      <w:tblPr>
        <w:tblStyle w:val="TableGrid"/>
        <w:tblW w:w="0" w:type="auto"/>
        <w:tblLook w:val="04A0" w:firstRow="1" w:lastRow="0" w:firstColumn="1" w:lastColumn="0" w:noHBand="0" w:noVBand="1"/>
      </w:tblPr>
      <w:tblGrid>
        <w:gridCol w:w="1440"/>
        <w:gridCol w:w="2880"/>
        <w:gridCol w:w="2160"/>
      </w:tblGrid>
      <w:tr w:rsidR="00644405" w14:paraId="6539B996" w14:textId="77777777">
        <w:trPr>
          <w:del w:id="63" w:author="Andrii Orlov" w:date="2026-08-04T06:08:00Z" w16du:dateUtc="2026-08-04T10:08:00Z"/>
        </w:trPr>
        <w:tc>
          <w:tcPr>
            <w:tcW w:w="1440" w:type="dxa"/>
          </w:tcPr>
          <w:p w14:paraId="5FB41191" w14:textId="77777777" w:rsidR="00644405" w:rsidRDefault="00E817A9">
            <w:pPr>
              <w:rPr>
                <w:del w:id="64" w:author="Andrii Orlov" w:date="2026-08-04T06:08:00Z" w16du:dateUtc="2026-08-04T10:08:00Z"/>
              </w:rPr>
            </w:pPr>
            <w:del w:id="65" w:author="Andrii Orlov" w:date="2026-08-04T06:08:00Z" w16du:dateUtc="2026-08-04T10:08:00Z">
              <w:r>
                <w:delText>R1C1</w:delText>
              </w:r>
            </w:del>
          </w:p>
        </w:tc>
        <w:tc>
          <w:tcPr>
            <w:tcW w:w="2880" w:type="dxa"/>
          </w:tcPr>
          <w:p w14:paraId="1A12D766" w14:textId="77777777" w:rsidR="00644405" w:rsidRDefault="00E817A9">
            <w:pPr>
              <w:rPr>
                <w:del w:id="66" w:author="Andrii Orlov" w:date="2026-08-04T06:08:00Z" w16du:dateUtc="2026-08-04T10:08:00Z"/>
              </w:rPr>
            </w:pPr>
            <w:del w:id="67" w:author="Andrii Orlov" w:date="2026-08-04T06:08:00Z" w16du:dateUtc="2026-08-04T10:08:00Z">
              <w:r>
                <w:delText>R1C2</w:delText>
              </w:r>
            </w:del>
          </w:p>
        </w:tc>
        <w:tc>
          <w:tcPr>
            <w:tcW w:w="2160" w:type="dxa"/>
          </w:tcPr>
          <w:p w14:paraId="5FDE10DC" w14:textId="77777777" w:rsidR="00644405" w:rsidRDefault="00E817A9">
            <w:pPr>
              <w:rPr>
                <w:del w:id="68" w:author="Andrii Orlov" w:date="2026-08-04T06:08:00Z" w16du:dateUtc="2026-08-04T10:08:00Z"/>
              </w:rPr>
            </w:pPr>
            <w:del w:id="69" w:author="Andrii Orlov" w:date="2026-08-04T06:08:00Z" w16du:dateUtc="2026-08-04T10:08:00Z">
              <w:r>
                <w:delText>R1C3</w:delText>
              </w:r>
            </w:del>
          </w:p>
        </w:tc>
      </w:tr>
      <w:tr w:rsidR="00644405" w14:paraId="12253B1D" w14:textId="77777777">
        <w:trPr>
          <w:del w:id="70" w:author="Andrii Orlov" w:date="2026-08-04T06:08:00Z" w16du:dateUtc="2026-08-04T10:08:00Z"/>
        </w:trPr>
        <w:tc>
          <w:tcPr>
            <w:tcW w:w="1440" w:type="dxa"/>
          </w:tcPr>
          <w:p w14:paraId="72919E62" w14:textId="77777777" w:rsidR="00644405" w:rsidRDefault="00E817A9">
            <w:pPr>
              <w:rPr>
                <w:del w:id="71" w:author="Andrii Orlov" w:date="2026-08-04T06:08:00Z" w16du:dateUtc="2026-08-04T10:08:00Z"/>
              </w:rPr>
            </w:pPr>
            <w:del w:id="72" w:author="Andrii Orlov" w:date="2026-08-04T06:08:00Z" w16du:dateUtc="2026-08-04T10:08:00Z">
              <w:r>
                <w:delText>R2C1</w:delText>
              </w:r>
            </w:del>
          </w:p>
        </w:tc>
        <w:tc>
          <w:tcPr>
            <w:tcW w:w="2880" w:type="dxa"/>
          </w:tcPr>
          <w:p w14:paraId="57760F36" w14:textId="77777777" w:rsidR="00644405" w:rsidRDefault="00E817A9">
            <w:pPr>
              <w:rPr>
                <w:del w:id="73" w:author="Andrii Orlov" w:date="2026-08-04T06:08:00Z" w16du:dateUtc="2026-08-04T10:08:00Z"/>
              </w:rPr>
            </w:pPr>
            <w:del w:id="74" w:author="Andrii Orlov" w:date="2026-08-04T06:08:00Z" w16du:dateUtc="2026-08-04T10:08:00Z">
              <w:r>
                <w:delText>R2C2</w:delText>
              </w:r>
            </w:del>
          </w:p>
        </w:tc>
        <w:tc>
          <w:tcPr>
            <w:tcW w:w="2160" w:type="dxa"/>
          </w:tcPr>
          <w:p w14:paraId="67325CF6" w14:textId="77777777" w:rsidR="00644405" w:rsidRDefault="00E817A9">
            <w:pPr>
              <w:rPr>
                <w:del w:id="75" w:author="Andrii Orlov" w:date="2026-08-04T06:08:00Z" w16du:dateUtc="2026-08-04T10:08:00Z"/>
              </w:rPr>
            </w:pPr>
            <w:del w:id="76" w:author="Andrii Orlov" w:date="2026-08-04T06:08:00Z" w16du:dateUtc="2026-08-04T10:08:00Z">
              <w:r>
                <w:delText>R2C3</w:delText>
              </w:r>
            </w:del>
          </w:p>
        </w:tc>
      </w:tr>
      <w:tr w:rsidR="00644405" w14:paraId="1D5CBEAE" w14:textId="77777777">
        <w:trPr>
          <w:del w:id="77" w:author="Andrii Orlov" w:date="2026-08-04T06:08:00Z" w16du:dateUtc="2026-08-04T10:08:00Z"/>
        </w:trPr>
        <w:tc>
          <w:tcPr>
            <w:tcW w:w="1440" w:type="dxa"/>
          </w:tcPr>
          <w:p w14:paraId="395970AC" w14:textId="77777777" w:rsidR="00644405" w:rsidRDefault="00E817A9">
            <w:pPr>
              <w:rPr>
                <w:del w:id="78" w:author="Andrii Orlov" w:date="2026-08-04T06:08:00Z" w16du:dateUtc="2026-08-04T10:08:00Z"/>
              </w:rPr>
            </w:pPr>
            <w:del w:id="79" w:author="Andrii Orlov" w:date="2026-08-04T06:08:00Z" w16du:dateUtc="2026-08-04T10:08:00Z">
              <w:r>
                <w:delText>R3C1</w:delText>
              </w:r>
            </w:del>
          </w:p>
        </w:tc>
        <w:tc>
          <w:tcPr>
            <w:tcW w:w="2880" w:type="dxa"/>
          </w:tcPr>
          <w:p w14:paraId="3744459C" w14:textId="77777777" w:rsidR="00644405" w:rsidRDefault="00E817A9">
            <w:pPr>
              <w:rPr>
                <w:del w:id="80" w:author="Andrii Orlov" w:date="2026-08-04T06:08:00Z" w16du:dateUtc="2026-08-04T10:08:00Z"/>
              </w:rPr>
            </w:pPr>
            <w:del w:id="81" w:author="Andrii Orlov" w:date="2026-08-04T06:08:00Z" w16du:dateUtc="2026-08-04T10:08:00Z">
              <w:r>
                <w:delText>R3C2</w:delText>
              </w:r>
            </w:del>
          </w:p>
        </w:tc>
        <w:tc>
          <w:tcPr>
            <w:tcW w:w="2160" w:type="dxa"/>
          </w:tcPr>
          <w:p w14:paraId="512F4451" w14:textId="77777777" w:rsidR="00644405" w:rsidRDefault="00E817A9">
            <w:pPr>
              <w:rPr>
                <w:del w:id="82" w:author="Andrii Orlov" w:date="2026-08-04T06:08:00Z" w16du:dateUtc="2026-08-04T10:08:00Z"/>
              </w:rPr>
            </w:pPr>
            <w:del w:id="83" w:author="Andrii Orlov" w:date="2026-08-04T06:08:00Z" w16du:dateUtc="2026-08-04T10:08:00Z">
              <w:r>
                <w:delText>R3C3</w:delText>
              </w:r>
            </w:del>
          </w:p>
        </w:tc>
      </w:tr>
    </w:tbl>
    <w:p w14:paraId="0A0BD83B" w14:textId="77777777" w:rsidR="00644405" w:rsidRDefault="00E817A9">
      <w:pPr>
        <w:rPr>
          <w:del w:id="84" w:author="Andrii Orlov" w:date="2026-08-04T06:08:00Z" w16du:dateUtc="2026-08-04T10:08:00Z"/>
        </w:rPr>
      </w:pPr>
      <w:del w:id="85" w:author="Andrii Orlov" w:date="2026-08-04T06:08:00Z" w16du:dateUtc="2026-08-04T10:08:00Z">
        <w:r>
          <w:delText>Table Caption: Example caption for tblCaption</w:delText>
        </w:r>
      </w:del>
    </w:p>
    <w:p w14:paraId="0372F9B2" w14:textId="77777777" w:rsidR="00644405" w:rsidRDefault="00E817A9">
      <w:pPr>
        <w:rPr>
          <w:del w:id="86" w:author="Andrii Orlov" w:date="2026-08-04T06:08:00Z" w16du:dateUtc="2026-08-04T10:08:00Z"/>
        </w:rPr>
      </w:pPr>
      <w:del w:id="87" w:author="Andrii Orlov" w:date="2026-08-04T06:08:00Z" w16du:dateUtc="2026-08-04T10:08:00Z">
        <w:r>
          <w:delText>Table Description: Example description for tblDescription</w:delText>
        </w:r>
      </w:del>
    </w:p>
    <w:p w14:paraId="6CE1E639" w14:textId="77777777" w:rsidR="00644405" w:rsidRDefault="00E817A9">
      <w:pPr>
        <w:rPr>
          <w:del w:id="88" w:author="Andrii Orlov" w:date="2026-08-04T06:08:00Z" w16du:dateUtc="2026-08-04T10:08:00Z"/>
        </w:rPr>
      </w:pPr>
      <w:del w:id="89" w:author="Andrii Orlov" w:date="2026-08-04T06:08:00Z" w16du:dateUtc="2026-08-04T10:08:00Z">
        <w:r>
          <w:delText>Testing paragraph with left margin, right margin, top/bottom spacing.</w:delText>
        </w:r>
      </w:del>
    </w:p>
    <w:p w14:paraId="3149FA44" w14:textId="77777777" w:rsidR="00644405" w:rsidRDefault="00E817A9">
      <w:pPr>
        <w:spacing w:before="240" w:after="240"/>
        <w:ind w:left="1440" w:right="720"/>
        <w:rPr>
          <w:del w:id="90" w:author="Andrii Orlov" w:date="2026-08-04T06:08:00Z" w16du:dateUtc="2026-08-04T10:08:00Z"/>
        </w:rPr>
      </w:pPr>
      <w:del w:id="91" w:author="Andrii Orlov" w:date="2026-08-04T06:08:00Z" w16du:dateUtc="2026-08-04T10:08:00Z">
        <w:r>
          <w:delText>Indented paragraph (tests tblInd and margins).</w:delText>
        </w:r>
      </w:del>
    </w:p>
    <w:p w14:paraId="7E12C935" w14:textId="77777777" w:rsidR="00644405" w:rsidRDefault="00E817A9">
      <w:pPr>
        <w:rPr>
          <w:del w:id="92" w:author="Andrii Orlov" w:date="2026-08-04T06:08:00Z" w16du:dateUtc="2026-08-04T10:08:00Z"/>
        </w:rPr>
      </w:pPr>
      <w:del w:id="93" w:author="Andrii Orlov" w:date="2026-08-04T06:08:00Z" w16du:dateUtc="2026-08-04T10:08:00Z">
        <w:r>
          <w:delText>This table tests tblLook and tblLayout.</w:delText>
        </w:r>
      </w:del>
    </w:p>
    <w:tbl>
      <w:tblPr>
        <w:tblStyle w:val="LightGrid-Accent1"/>
        <w:tblW w:w="0" w:type="auto"/>
        <w:tblLook w:val="04A0" w:firstRow="1" w:lastRow="0" w:firstColumn="1" w:lastColumn="0" w:noHBand="0" w:noVBand="1"/>
      </w:tblPr>
      <w:tblGrid>
        <w:gridCol w:w="4310"/>
        <w:gridCol w:w="4310"/>
      </w:tblGrid>
      <w:tr w:rsidR="00644405" w14:paraId="00804E01" w14:textId="77777777" w:rsidTr="00644405">
        <w:trPr>
          <w:cnfStyle w:val="100000000000" w:firstRow="1" w:lastRow="0" w:firstColumn="0" w:lastColumn="0" w:oddVBand="0" w:evenVBand="0" w:oddHBand="0" w:evenHBand="0" w:firstRowFirstColumn="0" w:firstRowLastColumn="0" w:lastRowFirstColumn="0" w:lastRowLastColumn="0"/>
          <w:del w:id="94" w:author="Andrii Orlov" w:date="2026-08-04T06:08:00Z" w16du:dateUtc="2026-08-04T10:08:00Z"/>
        </w:trPr>
        <w:tc>
          <w:tcPr>
            <w:cnfStyle w:val="001000000000" w:firstRow="0" w:lastRow="0" w:firstColumn="1" w:lastColumn="0" w:oddVBand="0" w:evenVBand="0" w:oddHBand="0" w:evenHBand="0" w:firstRowFirstColumn="0" w:firstRowLastColumn="0" w:lastRowFirstColumn="0" w:lastRowLastColumn="0"/>
            <w:tcW w:w="4320" w:type="dxa"/>
          </w:tcPr>
          <w:p w14:paraId="31BDF389" w14:textId="77777777" w:rsidR="00644405" w:rsidRDefault="00E817A9">
            <w:pPr>
              <w:rPr>
                <w:del w:id="95" w:author="Andrii Orlov" w:date="2026-08-04T06:08:00Z" w16du:dateUtc="2026-08-04T10:08:00Z"/>
              </w:rPr>
            </w:pPr>
            <w:del w:id="96" w:author="Andrii Orlov" w:date="2026-08-04T06:08:00Z" w16du:dateUtc="2026-08-04T10:08:00Z">
              <w:r>
                <w:delText>Top Left</w:delText>
              </w:r>
            </w:del>
          </w:p>
        </w:tc>
        <w:tc>
          <w:tcPr>
            <w:tcW w:w="4320" w:type="dxa"/>
          </w:tcPr>
          <w:p w14:paraId="5F349D38" w14:textId="77777777" w:rsidR="00644405" w:rsidRDefault="00E817A9">
            <w:pPr>
              <w:cnfStyle w:val="100000000000" w:firstRow="1" w:lastRow="0" w:firstColumn="0" w:lastColumn="0" w:oddVBand="0" w:evenVBand="0" w:oddHBand="0" w:evenHBand="0" w:firstRowFirstColumn="0" w:firstRowLastColumn="0" w:lastRowFirstColumn="0" w:lastRowLastColumn="0"/>
              <w:rPr>
                <w:del w:id="97" w:author="Andrii Orlov" w:date="2026-08-04T06:08:00Z" w16du:dateUtc="2026-08-04T10:08:00Z"/>
              </w:rPr>
            </w:pPr>
            <w:del w:id="98" w:author="Andrii Orlov" w:date="2026-08-04T06:08:00Z" w16du:dateUtc="2026-08-04T10:08:00Z">
              <w:r>
                <w:delText>Top Right</w:delText>
              </w:r>
            </w:del>
          </w:p>
        </w:tc>
      </w:tr>
      <w:tr w:rsidR="00644405" w14:paraId="1C28E570" w14:textId="77777777" w:rsidTr="00644405">
        <w:trPr>
          <w:cnfStyle w:val="000000100000" w:firstRow="0" w:lastRow="0" w:firstColumn="0" w:lastColumn="0" w:oddVBand="0" w:evenVBand="0" w:oddHBand="1" w:evenHBand="0" w:firstRowFirstColumn="0" w:firstRowLastColumn="0" w:lastRowFirstColumn="0" w:lastRowLastColumn="0"/>
          <w:del w:id="99" w:author="Andrii Orlov" w:date="2026-08-04T06:08:00Z" w16du:dateUtc="2026-08-04T10:08:00Z"/>
        </w:trPr>
        <w:tc>
          <w:tcPr>
            <w:cnfStyle w:val="001000000000" w:firstRow="0" w:lastRow="0" w:firstColumn="1" w:lastColumn="0" w:oddVBand="0" w:evenVBand="0" w:oddHBand="0" w:evenHBand="0" w:firstRowFirstColumn="0" w:firstRowLastColumn="0" w:lastRowFirstColumn="0" w:lastRowLastColumn="0"/>
            <w:tcW w:w="4320" w:type="dxa"/>
          </w:tcPr>
          <w:p w14:paraId="553D3BFA" w14:textId="77777777" w:rsidR="00644405" w:rsidRDefault="00E817A9">
            <w:pPr>
              <w:rPr>
                <w:del w:id="100" w:author="Andrii Orlov" w:date="2026-08-04T06:08:00Z" w16du:dateUtc="2026-08-04T10:08:00Z"/>
              </w:rPr>
            </w:pPr>
            <w:del w:id="101" w:author="Andrii Orlov" w:date="2026-08-04T06:08:00Z" w16du:dateUtc="2026-08-04T10:08:00Z">
              <w:r>
                <w:delText>Bottom Left</w:delText>
              </w:r>
            </w:del>
          </w:p>
        </w:tc>
        <w:tc>
          <w:tcPr>
            <w:tcW w:w="4320" w:type="dxa"/>
          </w:tcPr>
          <w:p w14:paraId="2932C7D4" w14:textId="77777777" w:rsidR="00644405" w:rsidRDefault="00E817A9">
            <w:pPr>
              <w:cnfStyle w:val="000000100000" w:firstRow="0" w:lastRow="0" w:firstColumn="0" w:lastColumn="0" w:oddVBand="0" w:evenVBand="0" w:oddHBand="1" w:evenHBand="0" w:firstRowFirstColumn="0" w:firstRowLastColumn="0" w:lastRowFirstColumn="0" w:lastRowLastColumn="0"/>
              <w:rPr>
                <w:del w:id="102" w:author="Andrii Orlov" w:date="2026-08-04T06:08:00Z" w16du:dateUtc="2026-08-04T10:08:00Z"/>
              </w:rPr>
            </w:pPr>
            <w:del w:id="103" w:author="Andrii Orlov" w:date="2026-08-04T06:08:00Z" w16du:dateUtc="2026-08-04T10:08:00Z">
              <w:r>
                <w:delText>Bottom Right</w:delText>
              </w:r>
            </w:del>
          </w:p>
        </w:tc>
      </w:tr>
    </w:tbl>
    <w:p w14:paraId="67F6AFDC" w14:textId="77777777" w:rsidR="00644405" w:rsidRDefault="00E817A9">
      <w:pPr>
        <w:rPr>
          <w:del w:id="104" w:author="Andrii Orlov" w:date="2026-08-04T06:08:00Z" w16du:dateUtc="2026-08-04T10:08:00Z"/>
        </w:rPr>
      </w:pPr>
      <w:del w:id="105" w:author="Andrii Orlov" w:date="2026-08-04T06:08:00Z" w16du:dateUtc="2026-08-04T10:08:00Z">
        <w:r>
          <w:delText>Testing row/column band sizes with a styled table.</w:delText>
        </w:r>
      </w:del>
    </w:p>
    <w:tbl>
      <w:tblPr>
        <w:tblStyle w:val="TableGrid"/>
        <w:tblW w:w="0" w:type="auto"/>
        <w:tblLook w:val="04A0" w:firstRow="1" w:lastRow="0" w:firstColumn="1" w:lastColumn="0" w:noHBand="0" w:noVBand="1"/>
      </w:tblPr>
      <w:tblGrid>
        <w:gridCol w:w="2158"/>
        <w:gridCol w:w="2158"/>
        <w:gridCol w:w="2157"/>
        <w:gridCol w:w="2157"/>
      </w:tblGrid>
      <w:tr w:rsidR="00644405" w14:paraId="3D18EF69" w14:textId="77777777">
        <w:trPr>
          <w:del w:id="106" w:author="Andrii Orlov" w:date="2026-08-04T06:08:00Z" w16du:dateUtc="2026-08-04T10:08:00Z"/>
        </w:trPr>
        <w:tc>
          <w:tcPr>
            <w:tcW w:w="2160" w:type="dxa"/>
          </w:tcPr>
          <w:p w14:paraId="7DC57145" w14:textId="77777777" w:rsidR="00644405" w:rsidRDefault="00E817A9">
            <w:pPr>
              <w:rPr>
                <w:del w:id="107" w:author="Andrii Orlov" w:date="2026-08-04T06:08:00Z" w16du:dateUtc="2026-08-04T10:08:00Z"/>
              </w:rPr>
            </w:pPr>
            <w:del w:id="108" w:author="Andrii Orlov" w:date="2026-08-04T06:08:00Z" w16du:dateUtc="2026-08-04T10:08:00Z">
              <w:r>
                <w:delText>0,0</w:delText>
              </w:r>
            </w:del>
          </w:p>
        </w:tc>
        <w:tc>
          <w:tcPr>
            <w:tcW w:w="2160" w:type="dxa"/>
          </w:tcPr>
          <w:p w14:paraId="1A9768EB" w14:textId="77777777" w:rsidR="00644405" w:rsidRDefault="00E817A9">
            <w:pPr>
              <w:rPr>
                <w:del w:id="109" w:author="Andrii Orlov" w:date="2026-08-04T06:08:00Z" w16du:dateUtc="2026-08-04T10:08:00Z"/>
              </w:rPr>
            </w:pPr>
            <w:del w:id="110" w:author="Andrii Orlov" w:date="2026-08-04T06:08:00Z" w16du:dateUtc="2026-08-04T10:08:00Z">
              <w:r>
                <w:delText>0,1</w:delText>
              </w:r>
            </w:del>
          </w:p>
        </w:tc>
        <w:tc>
          <w:tcPr>
            <w:tcW w:w="2160" w:type="dxa"/>
          </w:tcPr>
          <w:p w14:paraId="3DA0B4CC" w14:textId="77777777" w:rsidR="00644405" w:rsidRDefault="00E817A9">
            <w:pPr>
              <w:rPr>
                <w:del w:id="111" w:author="Andrii Orlov" w:date="2026-08-04T06:08:00Z" w16du:dateUtc="2026-08-04T10:08:00Z"/>
              </w:rPr>
            </w:pPr>
            <w:del w:id="112" w:author="Andrii Orlov" w:date="2026-08-04T06:08:00Z" w16du:dateUtc="2026-08-04T10:08:00Z">
              <w:r>
                <w:delText>0,2</w:delText>
              </w:r>
            </w:del>
          </w:p>
        </w:tc>
        <w:tc>
          <w:tcPr>
            <w:tcW w:w="2160" w:type="dxa"/>
          </w:tcPr>
          <w:p w14:paraId="5944BD24" w14:textId="77777777" w:rsidR="00644405" w:rsidRDefault="00E817A9">
            <w:pPr>
              <w:rPr>
                <w:del w:id="113" w:author="Andrii Orlov" w:date="2026-08-04T06:08:00Z" w16du:dateUtc="2026-08-04T10:08:00Z"/>
              </w:rPr>
            </w:pPr>
            <w:del w:id="114" w:author="Andrii Orlov" w:date="2026-08-04T06:08:00Z" w16du:dateUtc="2026-08-04T10:08:00Z">
              <w:r>
                <w:delText>0,3</w:delText>
              </w:r>
            </w:del>
          </w:p>
        </w:tc>
      </w:tr>
      <w:tr w:rsidR="00644405" w14:paraId="4E1F2C6B" w14:textId="77777777">
        <w:trPr>
          <w:del w:id="115" w:author="Andrii Orlov" w:date="2026-08-04T06:08:00Z" w16du:dateUtc="2026-08-04T10:08:00Z"/>
        </w:trPr>
        <w:tc>
          <w:tcPr>
            <w:tcW w:w="2160" w:type="dxa"/>
          </w:tcPr>
          <w:p w14:paraId="00A5671D" w14:textId="77777777" w:rsidR="00644405" w:rsidRDefault="00E817A9">
            <w:pPr>
              <w:rPr>
                <w:del w:id="116" w:author="Andrii Orlov" w:date="2026-08-04T06:08:00Z" w16du:dateUtc="2026-08-04T10:08:00Z"/>
              </w:rPr>
            </w:pPr>
            <w:del w:id="117" w:author="Andrii Orlov" w:date="2026-08-04T06:08:00Z" w16du:dateUtc="2026-08-04T10:08:00Z">
              <w:r>
                <w:delText>1,0</w:delText>
              </w:r>
            </w:del>
          </w:p>
        </w:tc>
        <w:tc>
          <w:tcPr>
            <w:tcW w:w="2160" w:type="dxa"/>
          </w:tcPr>
          <w:p w14:paraId="64718073" w14:textId="77777777" w:rsidR="00644405" w:rsidRDefault="00E817A9">
            <w:pPr>
              <w:rPr>
                <w:del w:id="118" w:author="Andrii Orlov" w:date="2026-08-04T06:08:00Z" w16du:dateUtc="2026-08-04T10:08:00Z"/>
              </w:rPr>
            </w:pPr>
            <w:del w:id="119" w:author="Andrii Orlov" w:date="2026-08-04T06:08:00Z" w16du:dateUtc="2026-08-04T10:08:00Z">
              <w:r>
                <w:delText>1,1</w:delText>
              </w:r>
            </w:del>
          </w:p>
        </w:tc>
        <w:tc>
          <w:tcPr>
            <w:tcW w:w="2160" w:type="dxa"/>
          </w:tcPr>
          <w:p w14:paraId="7159AF77" w14:textId="77777777" w:rsidR="00644405" w:rsidRDefault="00E817A9">
            <w:pPr>
              <w:rPr>
                <w:del w:id="120" w:author="Andrii Orlov" w:date="2026-08-04T06:08:00Z" w16du:dateUtc="2026-08-04T10:08:00Z"/>
              </w:rPr>
            </w:pPr>
            <w:del w:id="121" w:author="Andrii Orlov" w:date="2026-08-04T06:08:00Z" w16du:dateUtc="2026-08-04T10:08:00Z">
              <w:r>
                <w:delText>1,2</w:delText>
              </w:r>
            </w:del>
          </w:p>
        </w:tc>
        <w:tc>
          <w:tcPr>
            <w:tcW w:w="2160" w:type="dxa"/>
          </w:tcPr>
          <w:p w14:paraId="18AD5EEB" w14:textId="77777777" w:rsidR="00644405" w:rsidRDefault="00E817A9">
            <w:pPr>
              <w:rPr>
                <w:del w:id="122" w:author="Andrii Orlov" w:date="2026-08-04T06:08:00Z" w16du:dateUtc="2026-08-04T10:08:00Z"/>
              </w:rPr>
            </w:pPr>
            <w:del w:id="123" w:author="Andrii Orlov" w:date="2026-08-04T06:08:00Z" w16du:dateUtc="2026-08-04T10:08:00Z">
              <w:r>
                <w:delText>1,3</w:delText>
              </w:r>
            </w:del>
          </w:p>
        </w:tc>
      </w:tr>
      <w:tr w:rsidR="00644405" w14:paraId="1FFC178C" w14:textId="77777777">
        <w:trPr>
          <w:del w:id="124" w:author="Andrii Orlov" w:date="2026-08-04T06:08:00Z" w16du:dateUtc="2026-08-04T10:08:00Z"/>
        </w:trPr>
        <w:tc>
          <w:tcPr>
            <w:tcW w:w="2160" w:type="dxa"/>
          </w:tcPr>
          <w:p w14:paraId="1CF7F6EA" w14:textId="77777777" w:rsidR="00644405" w:rsidRDefault="00E817A9">
            <w:pPr>
              <w:rPr>
                <w:del w:id="125" w:author="Andrii Orlov" w:date="2026-08-04T06:08:00Z" w16du:dateUtc="2026-08-04T10:08:00Z"/>
              </w:rPr>
            </w:pPr>
            <w:del w:id="126" w:author="Andrii Orlov" w:date="2026-08-04T06:08:00Z" w16du:dateUtc="2026-08-04T10:08:00Z">
              <w:r>
                <w:delText>2,0</w:delText>
              </w:r>
            </w:del>
          </w:p>
        </w:tc>
        <w:tc>
          <w:tcPr>
            <w:tcW w:w="2160" w:type="dxa"/>
          </w:tcPr>
          <w:p w14:paraId="6FC83404" w14:textId="77777777" w:rsidR="00644405" w:rsidRDefault="00E817A9">
            <w:pPr>
              <w:rPr>
                <w:del w:id="127" w:author="Andrii Orlov" w:date="2026-08-04T06:08:00Z" w16du:dateUtc="2026-08-04T10:08:00Z"/>
              </w:rPr>
            </w:pPr>
            <w:del w:id="128" w:author="Andrii Orlov" w:date="2026-08-04T06:08:00Z" w16du:dateUtc="2026-08-04T10:08:00Z">
              <w:r>
                <w:delText>2,1</w:delText>
              </w:r>
            </w:del>
          </w:p>
        </w:tc>
        <w:tc>
          <w:tcPr>
            <w:tcW w:w="2160" w:type="dxa"/>
          </w:tcPr>
          <w:p w14:paraId="6E806274" w14:textId="77777777" w:rsidR="00644405" w:rsidRDefault="00E817A9">
            <w:pPr>
              <w:rPr>
                <w:del w:id="129" w:author="Andrii Orlov" w:date="2026-08-04T06:08:00Z" w16du:dateUtc="2026-08-04T10:08:00Z"/>
              </w:rPr>
            </w:pPr>
            <w:del w:id="130" w:author="Andrii Orlov" w:date="2026-08-04T06:08:00Z" w16du:dateUtc="2026-08-04T10:08:00Z">
              <w:r>
                <w:delText>2,2</w:delText>
              </w:r>
            </w:del>
          </w:p>
        </w:tc>
        <w:tc>
          <w:tcPr>
            <w:tcW w:w="2160" w:type="dxa"/>
          </w:tcPr>
          <w:p w14:paraId="4E4DF6A6" w14:textId="77777777" w:rsidR="00644405" w:rsidRDefault="00E817A9">
            <w:pPr>
              <w:rPr>
                <w:del w:id="131" w:author="Andrii Orlov" w:date="2026-08-04T06:08:00Z" w16du:dateUtc="2026-08-04T10:08:00Z"/>
              </w:rPr>
            </w:pPr>
            <w:del w:id="132" w:author="Andrii Orlov" w:date="2026-08-04T06:08:00Z" w16du:dateUtc="2026-08-04T10:08:00Z">
              <w:r>
                <w:delText>2,3</w:delText>
              </w:r>
            </w:del>
          </w:p>
        </w:tc>
      </w:tr>
      <w:tr w:rsidR="00644405" w14:paraId="266D6415" w14:textId="77777777">
        <w:trPr>
          <w:del w:id="133" w:author="Andrii Orlov" w:date="2026-08-04T06:08:00Z" w16du:dateUtc="2026-08-04T10:08:00Z"/>
        </w:trPr>
        <w:tc>
          <w:tcPr>
            <w:tcW w:w="2160" w:type="dxa"/>
          </w:tcPr>
          <w:p w14:paraId="25201626" w14:textId="77777777" w:rsidR="00644405" w:rsidRDefault="00E817A9">
            <w:pPr>
              <w:rPr>
                <w:del w:id="134" w:author="Andrii Orlov" w:date="2026-08-04T06:08:00Z" w16du:dateUtc="2026-08-04T10:08:00Z"/>
              </w:rPr>
            </w:pPr>
            <w:del w:id="135" w:author="Andrii Orlov" w:date="2026-08-04T06:08:00Z" w16du:dateUtc="2026-08-04T10:08:00Z">
              <w:r>
                <w:delText>3,0</w:delText>
              </w:r>
            </w:del>
          </w:p>
        </w:tc>
        <w:tc>
          <w:tcPr>
            <w:tcW w:w="2160" w:type="dxa"/>
          </w:tcPr>
          <w:p w14:paraId="5AFE83CC" w14:textId="77777777" w:rsidR="00644405" w:rsidRDefault="00E817A9">
            <w:pPr>
              <w:rPr>
                <w:del w:id="136" w:author="Andrii Orlov" w:date="2026-08-04T06:08:00Z" w16du:dateUtc="2026-08-04T10:08:00Z"/>
              </w:rPr>
            </w:pPr>
            <w:del w:id="137" w:author="Andrii Orlov" w:date="2026-08-04T06:08:00Z" w16du:dateUtc="2026-08-04T10:08:00Z">
              <w:r>
                <w:delText>3,1</w:delText>
              </w:r>
            </w:del>
          </w:p>
        </w:tc>
        <w:tc>
          <w:tcPr>
            <w:tcW w:w="2160" w:type="dxa"/>
          </w:tcPr>
          <w:p w14:paraId="71131AB3" w14:textId="77777777" w:rsidR="00644405" w:rsidRDefault="00E817A9">
            <w:pPr>
              <w:rPr>
                <w:del w:id="138" w:author="Andrii Orlov" w:date="2026-08-04T06:08:00Z" w16du:dateUtc="2026-08-04T10:08:00Z"/>
              </w:rPr>
            </w:pPr>
            <w:del w:id="139" w:author="Andrii Orlov" w:date="2026-08-04T06:08:00Z" w16du:dateUtc="2026-08-04T10:08:00Z">
              <w:r>
                <w:delText>3,2</w:delText>
              </w:r>
            </w:del>
          </w:p>
        </w:tc>
        <w:tc>
          <w:tcPr>
            <w:tcW w:w="2160" w:type="dxa"/>
          </w:tcPr>
          <w:p w14:paraId="04F42CF5" w14:textId="77777777" w:rsidR="00644405" w:rsidRDefault="00E817A9">
            <w:pPr>
              <w:rPr>
                <w:del w:id="140" w:author="Andrii Orlov" w:date="2026-08-04T06:08:00Z" w16du:dateUtc="2026-08-04T10:08:00Z"/>
              </w:rPr>
            </w:pPr>
            <w:del w:id="141" w:author="Andrii Orlov" w:date="2026-08-04T06:08:00Z" w16du:dateUtc="2026-08-04T10:08:00Z">
              <w:r>
                <w:delText>3,3</w:delText>
              </w:r>
            </w:del>
          </w:p>
        </w:tc>
      </w:tr>
    </w:tbl>
    <w:p w14:paraId="4DA5527E" w14:textId="77777777" w:rsidR="00644405" w:rsidRDefault="00E817A9">
      <w:del w:id="142" w:author="Andrii Orlov" w:date="2026-08-04T06:08:00Z" w16du:dateUtc="2026-08-04T10:08:00Z">
        <w:r>
          <w:delText xml:space="preserve">LTR text first. </w:delText>
        </w:r>
        <w:r>
          <w:rPr>
            <w:b/>
          </w:rPr>
          <w:delText>עברית</w:delText>
        </w:r>
        <w:r>
          <w:delText xml:space="preserve"> then more LTR text.</w:delText>
        </w:r>
      </w:del>
    </w:p>
    <w:sectPr w:rsidR="006444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924745">
    <w:abstractNumId w:val="8"/>
  </w:num>
  <w:num w:numId="2" w16cid:durableId="878780125">
    <w:abstractNumId w:val="6"/>
  </w:num>
  <w:num w:numId="3" w16cid:durableId="1292054729">
    <w:abstractNumId w:val="5"/>
  </w:num>
  <w:num w:numId="4" w16cid:durableId="1838693228">
    <w:abstractNumId w:val="4"/>
  </w:num>
  <w:num w:numId="5" w16cid:durableId="124469113">
    <w:abstractNumId w:val="7"/>
  </w:num>
  <w:num w:numId="6" w16cid:durableId="370540833">
    <w:abstractNumId w:val="3"/>
  </w:num>
  <w:num w:numId="7" w16cid:durableId="1025520057">
    <w:abstractNumId w:val="2"/>
  </w:num>
  <w:num w:numId="8" w16cid:durableId="1412779910">
    <w:abstractNumId w:val="1"/>
  </w:num>
  <w:num w:numId="9" w16cid:durableId="156791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6D4"/>
    <w:rsid w:val="000A49D7"/>
    <w:rsid w:val="0015074B"/>
    <w:rsid w:val="0016576B"/>
    <w:rsid w:val="0029639D"/>
    <w:rsid w:val="00326F90"/>
    <w:rsid w:val="00426BA8"/>
    <w:rsid w:val="004D70FA"/>
    <w:rsid w:val="005B61B1"/>
    <w:rsid w:val="00644405"/>
    <w:rsid w:val="00A16521"/>
    <w:rsid w:val="00A47B7D"/>
    <w:rsid w:val="00A910F3"/>
    <w:rsid w:val="00AA1D8D"/>
    <w:rsid w:val="00B47730"/>
    <w:rsid w:val="00C61255"/>
    <w:rsid w:val="00CB0664"/>
    <w:rsid w:val="00E81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7CBDF"/>
  <w14:defaultImageDpi w14:val="300"/>
  <w15:docId w15:val="{B7CF43BA-1D52-A249-AFAE-088AEFFE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2025-09-22T23:33:00Z</dcterms:created>
  <dcterms:modified xsi:type="dcterms:W3CDTF">2026-08-04T10:08:00Z</dcterms:modified>
  <cp:category/>
</cp:coreProperties>
</file>