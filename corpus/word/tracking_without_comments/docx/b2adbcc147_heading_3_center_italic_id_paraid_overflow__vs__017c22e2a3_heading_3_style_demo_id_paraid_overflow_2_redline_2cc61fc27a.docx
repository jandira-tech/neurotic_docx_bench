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4D7E50" w14:textId="77777777" w:rsidR="008B672A" w:rsidRDefault="00D86DDC">
      <w:r>
        <w:rPr>
          <w:rFonts w:ascii="Arial" w:hAnsi="Arial"/>
          <w:b/>
          <w:sz w:val="28"/>
          <w:rPrChange w:id="0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ins w:id="1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t>Style</w:t>
        </w:r>
      </w:ins>
      <w:del w:id="2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Center Italic</w:delText>
        </w:r>
      </w:del>
      <w:r>
        <w:rPr>
          <w:rFonts w:ascii="Arial" w:hAnsi="Arial"/>
          <w:b/>
          <w:sz w:val="28"/>
          <w:rPrChange w:id="3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 Demo</w:t>
      </w:r>
    </w:p>
    <w:p w14:paraId="11F3853A" w14:textId="77777777" w:rsidR="008B672A" w:rsidRDefault="00D86DDC">
      <w:pPr>
        <w:spacing w:before="320" w:after="80" w:line="240" w:lineRule="auto"/>
      </w:pPr>
      <w:ins w:id="4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t xml:space="preserve">This document demonstrates </w:t>
        </w:r>
      </w:ins>
      <w:r>
        <w:rPr>
          <w:rFonts w:ascii="Arial" w:hAnsi="Arial"/>
          <w:b/>
          <w:sz w:val="28"/>
          <w:rPrChange w:id="5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ins w:id="6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t>paragraph style</w:t>
        </w:r>
      </w:ins>
      <w:del w:id="7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with center alignment and italic formatting</w:delText>
        </w:r>
      </w:del>
      <w:r>
        <w:rPr>
          <w:rFonts w:ascii="Arial" w:hAnsi="Arial"/>
          <w:b/>
          <w:sz w:val="28"/>
          <w:rPrChange w:id="8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.</w:t>
      </w:r>
    </w:p>
    <w:p w14:paraId="464AC475" w14:textId="77777777" w:rsidR="008B672A" w:rsidRDefault="00D86DDC">
      <w:pPr>
        <w:spacing w:before="320" w:after="80" w:line="240" w:lineRule="auto"/>
      </w:pPr>
      <w:ins w:id="9" w:author="Comparison" w:date="2026-07-05T01:08:00Z" w16du:dateUtc="2026-07-05T05:08:00Z">
        <w:r>
          <w:rPr>
            <w:rFonts w:ascii="Arial" w:hAnsi="Arial" w:cs="Arial"/>
            <w:b/>
            <w:bCs/>
            <w:sz w:val="28"/>
            <w:szCs w:val="28"/>
          </w:rPr>
          <w:t>Heading 3 provides a third level of document hierarchy.</w:t>
        </w:r>
      </w:ins>
      <w:del w:id="10" w:author="Comparison" w:date="2026-07-05T01:08:00Z" w16du:dateUtc="2026-07-05T05:08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This combination works for stylized section subheadings.</w:delText>
        </w:r>
      </w:del>
    </w:p>
    <w:sectPr w:rsidR="008B67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672A"/>
    <w:rsid w:val="004B5AED"/>
    <w:rsid w:val="008B672A"/>
    <w:rsid w:val="00A50323"/>
    <w:rsid w:val="00B37A4C"/>
    <w:rsid w:val="00D86DDC"/>
    <w:rsid w:val="00F74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E5446D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2026-07-05T05:08:00Z</dcterms:modified>
</cp:coreProperties>
</file>