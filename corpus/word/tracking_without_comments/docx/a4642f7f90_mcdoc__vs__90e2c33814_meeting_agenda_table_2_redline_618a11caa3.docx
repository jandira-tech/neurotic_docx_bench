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BD25C" w14:textId="77777777" w:rsidR="00475ACA" w:rsidRDefault="00215D93">
      <w:pPr>
        <w:spacing w:before="120" w:after="120"/>
        <w:ind w:left="105" w:right="105" w:firstLine="420"/>
        <w:rPr>
          <w:ins w:id="1" w:author="Comparison" w:date="2026-09-26T14:42:00Z" w16du:dateUtc="2026-09-26T18:42:00Z"/>
        </w:rPr>
      </w:pPr>
      <w:ins w:id="2" w:author="Comparison" w:date="2026-09-26T14:42:00Z" w16du:dateUtc="2026-09-26T18:42:00Z">
        <w:r>
          <w:t>Meeting Agenda</w:t>
        </w:r>
      </w:ins>
    </w:p>
    <w:p w14:paraId="0301EA0B" w14:textId="77777777" w:rsidR="00475ACA" w:rsidRDefault="00475ACA">
      <w:pPr>
        <w:rPr>
          <w:ins w:id="3" w:author="Comparison" w:date="2026-09-26T14:42:00Z" w16du:dateUtc="2026-09-26T18:42:00Z"/>
        </w:rPr>
      </w:pPr>
    </w:p>
    <w:p w14:paraId="7B7C5A92" w14:textId="77777777" w:rsidR="00475ACA" w:rsidRDefault="00475ACA">
      <w:pPr>
        <w:rPr>
          <w:ins w:id="4" w:author="Comparison" w:date="2026-09-26T14:42:00Z" w16du:dateUtc="2026-09-26T18:4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75ACA" w14:paraId="7DEC0577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5" w:author="Comparison" w:date="2026-09-26T14:42:00Z" w16du:dateUtc="2026-09-26T18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B842E" w14:textId="77777777" w:rsidR="00475ACA" w:rsidRDefault="00215D93">
            <w:pPr>
              <w:rPr>
                <w:ins w:id="6" w:author="Comparison" w:date="2026-09-26T14:42:00Z" w16du:dateUtc="2026-09-26T18:42:00Z"/>
              </w:rPr>
            </w:pPr>
            <w:ins w:id="7" w:author="Comparison" w:date="2026-09-26T14:42:00Z" w16du:dateUtc="2026-09-26T18:42:00Z">
              <w:r>
                <w:t>Time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AD41F" w14:textId="77777777" w:rsidR="00475ACA" w:rsidRDefault="00215D93">
            <w:pPr>
              <w:rPr>
                <w:ins w:id="8" w:author="Comparison" w:date="2026-09-26T14:42:00Z" w16du:dateUtc="2026-09-26T18:42:00Z"/>
              </w:rPr>
            </w:pPr>
            <w:ins w:id="9" w:author="Comparison" w:date="2026-09-26T14:42:00Z" w16du:dateUtc="2026-09-26T18:42:00Z">
              <w:r>
                <w:t>Topic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86308" w14:textId="77777777" w:rsidR="00475ACA" w:rsidRDefault="00215D93">
            <w:pPr>
              <w:rPr>
                <w:ins w:id="10" w:author="Comparison" w:date="2026-09-26T14:42:00Z" w16du:dateUtc="2026-09-26T18:42:00Z"/>
              </w:rPr>
            </w:pPr>
            <w:ins w:id="11" w:author="Comparison" w:date="2026-09-26T14:42:00Z" w16du:dateUtc="2026-09-26T18:42:00Z">
              <w:r>
                <w:t>Presenter</w:t>
              </w:r>
            </w:ins>
          </w:p>
        </w:tc>
      </w:tr>
      <w:tr w:rsidR="00475ACA" w14:paraId="299EFA03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2" w:author="Comparison" w:date="2026-09-26T14:42:00Z" w16du:dateUtc="2026-09-26T18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AA515" w14:textId="77777777" w:rsidR="00475ACA" w:rsidRDefault="00215D93">
            <w:pPr>
              <w:rPr>
                <w:ins w:id="13" w:author="Comparison" w:date="2026-09-26T14:42:00Z" w16du:dateUtc="2026-09-26T18:42:00Z"/>
              </w:rPr>
            </w:pPr>
            <w:ins w:id="14" w:author="Comparison" w:date="2026-09-26T14:42:00Z" w16du:dateUtc="2026-09-26T18:42:00Z">
              <w:r>
                <w:t>9:00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0466" w14:textId="77777777" w:rsidR="00475ACA" w:rsidRDefault="00215D93">
            <w:pPr>
              <w:rPr>
                <w:ins w:id="15" w:author="Comparison" w:date="2026-09-26T14:42:00Z" w16du:dateUtc="2026-09-26T18:42:00Z"/>
              </w:rPr>
            </w:pPr>
            <w:ins w:id="16" w:author="Comparison" w:date="2026-09-26T14:42:00Z" w16du:dateUtc="2026-09-26T18:42:00Z">
              <w:r>
                <w:t>Q1 Review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19ADE" w14:textId="77777777" w:rsidR="00475ACA" w:rsidRDefault="00215D93">
            <w:pPr>
              <w:rPr>
                <w:ins w:id="17" w:author="Comparison" w:date="2026-09-26T14:42:00Z" w16du:dateUtc="2026-09-26T18:42:00Z"/>
              </w:rPr>
            </w:pPr>
            <w:ins w:id="18" w:author="Comparison" w:date="2026-09-26T14:42:00Z" w16du:dateUtc="2026-09-26T18:42:00Z">
              <w:r>
                <w:t>CEO</w:t>
              </w:r>
            </w:ins>
          </w:p>
        </w:tc>
      </w:tr>
      <w:tr w:rsidR="00475ACA" w14:paraId="5C76AD0C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9" w:author="Comparison" w:date="2026-09-26T14:42:00Z" w16du:dateUtc="2026-09-26T18:4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A03E1" w14:textId="77777777" w:rsidR="00475ACA" w:rsidRDefault="00215D93">
            <w:pPr>
              <w:rPr>
                <w:ins w:id="20" w:author="Comparison" w:date="2026-09-26T14:42:00Z" w16du:dateUtc="2026-09-26T18:42:00Z"/>
              </w:rPr>
            </w:pPr>
            <w:ins w:id="21" w:author="Comparison" w:date="2026-09-26T14:42:00Z" w16du:dateUtc="2026-09-26T18:42:00Z">
              <w:r>
                <w:t>10:30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B0D1" w14:textId="77777777" w:rsidR="00475ACA" w:rsidRDefault="00215D93">
            <w:pPr>
              <w:rPr>
                <w:ins w:id="22" w:author="Comparison" w:date="2026-09-26T14:42:00Z" w16du:dateUtc="2026-09-26T18:42:00Z"/>
              </w:rPr>
            </w:pPr>
            <w:ins w:id="23" w:author="Comparison" w:date="2026-09-26T14:42:00Z" w16du:dateUtc="2026-09-26T18:42:00Z">
              <w:r>
                <w:t>Product Roadmap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3937" w14:textId="77777777" w:rsidR="00475ACA" w:rsidRDefault="00215D93">
            <w:pPr>
              <w:rPr>
                <w:ins w:id="24" w:author="Comparison" w:date="2026-09-26T14:42:00Z" w16du:dateUtc="2026-09-26T18:42:00Z"/>
              </w:rPr>
            </w:pPr>
            <w:ins w:id="25" w:author="Comparison" w:date="2026-09-26T14:42:00Z" w16du:dateUtc="2026-09-26T18:42:00Z">
              <w:r>
                <w:t>CTO</w:t>
              </w:r>
            </w:ins>
          </w:p>
        </w:tc>
      </w:tr>
    </w:tbl>
    <w:p w14:paraId="59649902" w14:textId="77777777" w:rsidR="003A3977" w:rsidRDefault="00215D93">
      <w:pPr>
        <w:spacing w:before="120" w:after="120"/>
        <w:ind w:left="105" w:right="105" w:firstLine="420"/>
        <w:pPrChange w:id="26" w:author="Comparison" w:date="2026-09-26T14:42:00Z" w16du:dateUtc="2026-09-26T18:42:00Z">
          <w:pPr>
            <w:spacing w:before="156" w:after="156"/>
            <w:ind w:left="105" w:right="105" w:firstLine="420"/>
          </w:pPr>
        </w:pPrChange>
      </w:pPr>
      <w:del w:id="27" w:author="Comparison" w:date="2026-09-26T14:42:00Z" w16du:dateUtc="2026-09-26T18:42:00Z">
        <w:r>
          <w:rPr>
            <w:noProof/>
          </w:rPr>
          <w:pict w14:anchorId="097854CC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" style="position:absolute;left:0;text-align:left;margin-left:0;margin-top:0;width:186.35pt;height:110.6pt;z-index:251659264;visibility:visible;mso-wrap-style:square;mso-wrap-edited:f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v-text-anchor:top">
              <v:textbox>
                <w:txbxContent>
                  <w:p w14:paraId="45DF44CB" w14:textId="77777777" w:rsidR="00215D93" w:rsidRDefault="00215D93" w:rsidP="00124289">
                    <w:pPr>
                      <w:spacing w:before="120" w:after="120"/>
                      <w:ind w:left="105" w:right="105" w:firstLine="420"/>
                      <w:rPr>
                        <w:del w:id="28" w:author="Comparison" w:date="2026-09-26T14:42:00Z" w16du:dateUtc="2026-09-26T18:42:00Z"/>
                      </w:rPr>
                    </w:pPr>
                    <w:del w:id="29" w:author="Comparison" w:date="2026-09-26T14:42:00Z" w16du:dateUtc="2026-09-26T18:42:00Z">
                      <w:r>
                        <w:rPr>
                          <w:rFonts w:hint="eastAsia"/>
                        </w:rPr>
                        <w:delText>hello</w:delText>
                      </w:r>
                    </w:del>
                  </w:p>
                </w:txbxContent>
              </v:textbox>
            </v:shape>
          </w:pict>
        </w:r>
      </w:del>
    </w:p>
    <w:sectPr w:rsidR="003A3977">
      <w:pgSz w:w="12240" w:h="15840"/>
      <w:pgMar w:top="1440" w:right="1440" w:bottom="1440" w:left="1440" w:header="720" w:footer="720" w:gutter="0"/>
      <w:cols w:space="720"/>
      <w:docGrid w:type="default" w:linePitch="0"/>
      <w:sectPrChange w:id="30" w:author="Comparison" w:date="2026-09-26T14:42:00Z" w16du:dateUtc="2026-09-26T18:42:00Z">
        <w:sectPr w:rsidR="003A397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289"/>
    <w:rsid w:val="00124289"/>
    <w:rsid w:val="001D39D9"/>
    <w:rsid w:val="00215D93"/>
    <w:rsid w:val="0036097C"/>
    <w:rsid w:val="0036480B"/>
    <w:rsid w:val="003672CB"/>
    <w:rsid w:val="003A3977"/>
    <w:rsid w:val="00475ACA"/>
    <w:rsid w:val="005017B3"/>
    <w:rsid w:val="00541AF2"/>
    <w:rsid w:val="006028EB"/>
    <w:rsid w:val="006C2917"/>
    <w:rsid w:val="00816399"/>
    <w:rsid w:val="00983A24"/>
    <w:rsid w:val="009C4A24"/>
    <w:rsid w:val="00A31B5F"/>
    <w:rsid w:val="00B70FE0"/>
    <w:rsid w:val="00BC74AD"/>
    <w:rsid w:val="00CC7534"/>
    <w:rsid w:val="00E57E1F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279614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Lines="0" w:afterLines="0" w:after="200" w:line="276" w:lineRule="auto"/>
      <w:ind w:leftChars="0" w:left="0" w:rightChars="0" w:right="0" w:firstLineChars="0" w:firstLine="0"/>
      <w:jc w:val="left"/>
      <w:pPrChange w:id="0" w:author="Comparison" w:date="2026-09-26T14:42:00Z">
        <w:pPr>
          <w:widowControl w:val="0"/>
          <w:spacing w:beforeLines="50" w:afterLines="50"/>
          <w:ind w:leftChars="50" w:left="50" w:rightChars="50" w:right="50" w:firstLineChars="200" w:firstLine="200"/>
          <w:jc w:val="both"/>
        </w:pPr>
      </w:pPrChange>
    </w:pPr>
    <w:rPr>
      <w:rFonts w:ascii="Calibri" w:eastAsia="Times New Roman" w:hAnsi="Calibri" w:cs="Times New Roman"/>
      <w:kern w:val="0"/>
      <w:sz w:val="22"/>
      <w:szCs w:val="20"/>
      <w:lang w:eastAsia="en-US"/>
      <w:rPrChange w:id="0" w:author="Comparison" w:date="2026-09-26T14:42:00Z"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Arthur Souza Rodrigues</cp:lastModifiedBy>
  <cp:revision>1</cp:revision>
  <dcterms:created xsi:type="dcterms:W3CDTF">2009-04-01T10:11:00Z</dcterms:created>
  <dcterms:modified xsi:type="dcterms:W3CDTF">2026-09-26T18:42:00Z</dcterms:modified>
</cp:coreProperties>
</file>