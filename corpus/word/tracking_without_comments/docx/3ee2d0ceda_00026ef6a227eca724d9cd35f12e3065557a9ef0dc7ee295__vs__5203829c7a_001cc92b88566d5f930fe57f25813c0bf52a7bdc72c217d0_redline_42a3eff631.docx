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819A6" w14:textId="77777777" w:rsidR="002E5199" w:rsidRDefault="002E5199" w:rsidP="009700EB">
      <w:pPr>
        <w:pStyle w:val="Default"/>
        <w:rPr>
          <w:ins w:id="1" w:author="uzivatel" w:date="2026-09-22T12:12:00Z" w16du:dateUtc="2026-09-22T16:12:00Z"/>
          <w:b/>
          <w:bCs/>
          <w:sz w:val="22"/>
          <w:szCs w:val="22"/>
          <w:u w:val="single"/>
        </w:rPr>
      </w:pPr>
    </w:p>
    <w:p w14:paraId="26BCE1BA" w14:textId="77777777" w:rsidR="002E5199" w:rsidRDefault="002E5199" w:rsidP="002E5199">
      <w:pPr>
        <w:pStyle w:val="Heading4"/>
        <w:jc w:val="center"/>
        <w:rPr>
          <w:ins w:id="2" w:author="uzivatel" w:date="2026-09-22T12:12:00Z" w16du:dateUtc="2026-09-22T16:12:00Z"/>
          <w:sz w:val="34"/>
        </w:rPr>
      </w:pPr>
      <w:ins w:id="3" w:author="uzivatel" w:date="2026-09-22T12:12:00Z" w16du:dateUtc="2026-09-22T16:12:00Z">
        <w:r>
          <w:rPr>
            <w:sz w:val="34"/>
          </w:rPr>
          <w:t>Základní škola Rumburk, U Nemocnice 1132/5, okres Děčín, p. o.</w:t>
        </w:r>
      </w:ins>
    </w:p>
    <w:p w14:paraId="372C701E" w14:textId="77777777" w:rsidR="002E5199" w:rsidRDefault="002E5199" w:rsidP="002E5199">
      <w:pPr>
        <w:rPr>
          <w:ins w:id="4" w:author="uzivatel" w:date="2026-09-22T12:12:00Z" w16du:dateUtc="2026-09-22T16:12:00Z"/>
          <w:sz w:val="16"/>
        </w:rPr>
      </w:pPr>
      <w:ins w:id="5" w:author="uzivatel" w:date="2026-09-22T12:12:00Z" w16du:dateUtc="2026-09-22T16:12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3ED5F6AE" w14:textId="77777777" w:rsidR="00067C1B" w:rsidRDefault="00067C1B" w:rsidP="002E5199">
      <w:pPr>
        <w:pStyle w:val="Default"/>
        <w:jc w:val="center"/>
        <w:rPr>
          <w:ins w:id="6" w:author="uzivatel" w:date="2026-09-22T12:12:00Z" w16du:dateUtc="2026-09-22T16:12:00Z"/>
        </w:rPr>
      </w:pPr>
    </w:p>
    <w:p w14:paraId="31654B80" w14:textId="77777777" w:rsidR="009700EB" w:rsidRPr="00AF69EB" w:rsidRDefault="009700EB" w:rsidP="002E5199">
      <w:pPr>
        <w:pStyle w:val="Default"/>
        <w:jc w:val="center"/>
        <w:rPr>
          <w:ins w:id="7" w:author="uzivatel" w:date="2026-09-22T12:12:00Z" w16du:dateUtc="2026-09-22T16:12:00Z"/>
          <w:b/>
          <w:bCs/>
          <w:sz w:val="22"/>
          <w:szCs w:val="22"/>
          <w:u w:val="single"/>
        </w:rPr>
      </w:pPr>
      <w:ins w:id="8" w:author="uzivatel" w:date="2026-09-22T12:12:00Z" w16du:dateUtc="2026-09-22T16:12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160E429F" w14:textId="77777777" w:rsidR="009D457F" w:rsidRDefault="009D457F" w:rsidP="009700EB">
      <w:pPr>
        <w:pStyle w:val="Default"/>
        <w:rPr>
          <w:ins w:id="9" w:author="uzivatel" w:date="2026-09-22T12:12:00Z" w16du:dateUtc="2026-09-22T16:12:00Z"/>
          <w:b/>
          <w:bCs/>
          <w:sz w:val="22"/>
          <w:szCs w:val="22"/>
        </w:rPr>
      </w:pPr>
    </w:p>
    <w:p w14:paraId="3C1E8E6D" w14:textId="77777777" w:rsidR="009700EB" w:rsidRDefault="009700EB" w:rsidP="009700EB">
      <w:pPr>
        <w:pStyle w:val="Default"/>
        <w:rPr>
          <w:ins w:id="10" w:author="uzivatel" w:date="2026-09-22T12:12:00Z" w16du:dateUtc="2026-09-22T16:12:00Z"/>
          <w:rFonts w:ascii="Roboto" w:hAnsi="Roboto"/>
        </w:rPr>
      </w:pPr>
      <w:ins w:id="11" w:author="uzivatel" w:date="2026-09-22T12:12:00Z" w16du:dateUtc="2026-09-22T16:12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7B4ABC11" w14:textId="77777777" w:rsidR="004714D6" w:rsidRDefault="003A4848" w:rsidP="003A4848">
      <w:pPr>
        <w:pStyle w:val="Default"/>
        <w:numPr>
          <w:ilvl w:val="0"/>
          <w:numId w:val="10"/>
        </w:numPr>
        <w:rPr>
          <w:ins w:id="12" w:author="uzivatel" w:date="2026-09-22T12:12:00Z" w16du:dateUtc="2026-09-22T16:12:00Z"/>
          <w:rFonts w:ascii="Roboto" w:hAnsi="Roboto"/>
        </w:rPr>
      </w:pPr>
      <w:ins w:id="13" w:author="uzivatel" w:date="2026-09-22T12:12:00Z" w16du:dateUtc="2026-09-22T16:12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7D1DDB86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4" w:author="uzivatel" w:date="2026-09-22T12:12:00Z" w16du:dateUtc="2026-09-22T16:12:00Z"/>
          <w:rFonts w:ascii="Roboto" w:hAnsi="Roboto"/>
        </w:rPr>
      </w:pPr>
      <w:ins w:id="15" w:author="uzivatel" w:date="2026-09-22T12:12:00Z" w16du:dateUtc="2026-09-22T16:12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7D7B8D8D" w14:textId="77777777" w:rsidR="003A4848" w:rsidRDefault="003A4848" w:rsidP="003A4848">
      <w:pPr>
        <w:pStyle w:val="Default"/>
        <w:numPr>
          <w:ilvl w:val="0"/>
          <w:numId w:val="10"/>
        </w:numPr>
        <w:rPr>
          <w:ins w:id="16" w:author="uzivatel" w:date="2026-09-22T12:12:00Z" w16du:dateUtc="2026-09-22T16:12:00Z"/>
          <w:rFonts w:ascii="Roboto" w:hAnsi="Roboto"/>
        </w:rPr>
      </w:pPr>
      <w:ins w:id="17" w:author="uzivatel" w:date="2026-09-22T12:12:00Z" w16du:dateUtc="2026-09-22T16:12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07F24D64" w14:textId="77777777" w:rsidR="003A4848" w:rsidRDefault="003A4848" w:rsidP="003A4848">
      <w:pPr>
        <w:pStyle w:val="Default"/>
        <w:numPr>
          <w:ilvl w:val="0"/>
          <w:numId w:val="10"/>
        </w:numPr>
        <w:rPr>
          <w:ins w:id="18" w:author="uzivatel" w:date="2026-09-22T12:12:00Z" w16du:dateUtc="2026-09-22T16:12:00Z"/>
          <w:rFonts w:ascii="Roboto" w:hAnsi="Roboto"/>
        </w:rPr>
      </w:pPr>
      <w:ins w:id="19" w:author="uzivatel" w:date="2026-09-22T12:12:00Z" w16du:dateUtc="2026-09-22T16:12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758FAFD8" w14:textId="77777777" w:rsidR="003A4848" w:rsidRDefault="003A4848" w:rsidP="003A4848">
      <w:pPr>
        <w:pStyle w:val="Default"/>
        <w:numPr>
          <w:ilvl w:val="0"/>
          <w:numId w:val="10"/>
        </w:numPr>
        <w:rPr>
          <w:ins w:id="20" w:author="uzivatel" w:date="2026-09-22T12:12:00Z" w16du:dateUtc="2026-09-22T16:12:00Z"/>
          <w:rFonts w:ascii="Roboto" w:hAnsi="Roboto"/>
        </w:rPr>
      </w:pPr>
      <w:ins w:id="21" w:author="uzivatel" w:date="2026-09-22T12:12:00Z" w16du:dateUtc="2026-09-22T16:12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2459EC5A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2" w:author="uzivatel" w:date="2026-09-22T12:12:00Z" w16du:dateUtc="2026-09-22T16:12:00Z"/>
          <w:b/>
          <w:bCs/>
          <w:sz w:val="22"/>
          <w:szCs w:val="22"/>
        </w:rPr>
      </w:pPr>
      <w:ins w:id="23" w:author="uzivatel" w:date="2026-09-22T12:12:00Z" w16du:dateUtc="2026-09-22T16:12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28CD0E57" w14:textId="77777777" w:rsidR="009D457F" w:rsidRPr="009D457F" w:rsidRDefault="009D457F" w:rsidP="009D457F">
      <w:pPr>
        <w:pStyle w:val="Default"/>
        <w:ind w:left="720"/>
        <w:rPr>
          <w:ins w:id="24" w:author="uzivatel" w:date="2026-09-22T12:12:00Z" w16du:dateUtc="2026-09-22T16:12:00Z"/>
          <w:b/>
          <w:bCs/>
          <w:sz w:val="22"/>
          <w:szCs w:val="22"/>
        </w:rPr>
      </w:pPr>
    </w:p>
    <w:p w14:paraId="5DABEAAF" w14:textId="77777777" w:rsidR="0071556C" w:rsidRDefault="0043051E" w:rsidP="009700EB">
      <w:pPr>
        <w:pStyle w:val="Default"/>
        <w:rPr>
          <w:ins w:id="25" w:author="uzivatel" w:date="2026-09-22T12:12:00Z" w16du:dateUtc="2026-09-22T16:12:00Z"/>
          <w:b/>
          <w:bCs/>
          <w:sz w:val="22"/>
          <w:szCs w:val="22"/>
          <w:u w:val="single"/>
        </w:rPr>
      </w:pPr>
      <w:ins w:id="26" w:author="uzivatel" w:date="2026-09-22T12:12:00Z" w16du:dateUtc="2026-09-22T16:12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27571591" w14:textId="77777777" w:rsidR="002E5199" w:rsidRPr="0043051E" w:rsidRDefault="002E5199" w:rsidP="009700EB">
      <w:pPr>
        <w:pStyle w:val="Default"/>
        <w:rPr>
          <w:ins w:id="27" w:author="uzivatel" w:date="2026-09-22T12:12:00Z" w16du:dateUtc="2026-09-22T16:12:00Z"/>
          <w:b/>
          <w:bCs/>
          <w:sz w:val="22"/>
          <w:szCs w:val="22"/>
          <w:u w:val="single"/>
        </w:rPr>
      </w:pPr>
    </w:p>
    <w:p w14:paraId="52E314EC" w14:textId="77777777" w:rsidR="00E60474" w:rsidRDefault="00C9043F" w:rsidP="00E2631A">
      <w:pPr>
        <w:pStyle w:val="Default"/>
        <w:rPr>
          <w:ins w:id="28" w:author="uzivatel" w:date="2026-09-22T12:12:00Z" w16du:dateUtc="2026-09-22T16:12:00Z"/>
          <w:rFonts w:ascii="Roboto" w:hAnsi="Roboto"/>
        </w:rPr>
      </w:pPr>
      <w:ins w:id="29" w:author="uzivatel" w:date="2026-09-22T12:12:00Z" w16du:dateUtc="2026-09-22T16:12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6CA672E1" w14:textId="77777777" w:rsidR="00E2631A" w:rsidRPr="00E2631A" w:rsidRDefault="00E2631A" w:rsidP="00E2631A">
      <w:pPr>
        <w:pStyle w:val="Default"/>
        <w:rPr>
          <w:ins w:id="30" w:author="uzivatel" w:date="2026-09-22T12:12:00Z" w16du:dateUtc="2026-09-22T16:12:00Z"/>
          <w:rFonts w:ascii="Roboto" w:hAnsi="Roboto"/>
        </w:rPr>
      </w:pPr>
    </w:p>
    <w:p w14:paraId="48921713" w14:textId="77777777" w:rsidR="00DF0E9B" w:rsidRPr="00E2631A" w:rsidRDefault="00DF0E9B" w:rsidP="00DF0E9B">
      <w:pPr>
        <w:pStyle w:val="Default"/>
        <w:rPr>
          <w:ins w:id="31" w:author="uzivatel" w:date="2026-09-22T12:12:00Z" w16du:dateUtc="2026-09-22T16:12:00Z"/>
          <w:rFonts w:ascii="Roboto" w:hAnsi="Roboto"/>
          <w:b/>
        </w:rPr>
      </w:pPr>
      <w:ins w:id="32" w:author="uzivatel" w:date="2026-09-22T12:12:00Z" w16du:dateUtc="2026-09-22T16:12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278C1EFA" w14:textId="77777777" w:rsidR="000C1D5B" w:rsidRDefault="000C1D5B" w:rsidP="00222525">
      <w:pPr>
        <w:pStyle w:val="Default"/>
        <w:rPr>
          <w:ins w:id="33" w:author="uzivatel" w:date="2026-09-22T12:12:00Z" w16du:dateUtc="2026-09-22T16:12:00Z"/>
          <w:b/>
          <w:bCs/>
          <w:sz w:val="22"/>
          <w:szCs w:val="22"/>
          <w:u w:val="single"/>
        </w:rPr>
      </w:pPr>
    </w:p>
    <w:p w14:paraId="458D25F3" w14:textId="77777777" w:rsidR="00222525" w:rsidRDefault="00967EDD" w:rsidP="00222525">
      <w:pPr>
        <w:pStyle w:val="Default"/>
        <w:rPr>
          <w:ins w:id="34" w:author="uzivatel" w:date="2026-09-22T12:12:00Z" w16du:dateUtc="2026-09-22T16:12:00Z"/>
          <w:b/>
          <w:bCs/>
          <w:sz w:val="22"/>
          <w:szCs w:val="22"/>
          <w:u w:val="single"/>
        </w:rPr>
      </w:pPr>
      <w:ins w:id="35" w:author="uzivatel" w:date="2026-09-22T12:12:00Z" w16du:dateUtc="2026-09-22T16:12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52F5BFE8" w14:textId="77777777" w:rsidR="000C1D5B" w:rsidRDefault="000C1D5B" w:rsidP="00222525">
      <w:pPr>
        <w:pStyle w:val="Default"/>
        <w:rPr>
          <w:ins w:id="36" w:author="uzivatel" w:date="2026-09-22T12:12:00Z" w16du:dateUtc="2026-09-22T16:12:00Z"/>
          <w:b/>
          <w:bCs/>
          <w:sz w:val="22"/>
          <w:szCs w:val="22"/>
          <w:u w:val="single"/>
        </w:rPr>
      </w:pPr>
    </w:p>
    <w:p w14:paraId="38CFFEF3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37" w:author="uzivatel" w:date="2026-09-22T12:12:00Z" w16du:dateUtc="2026-09-22T16:12:00Z"/>
          <w:rFonts w:ascii="Roboto" w:hAnsi="Roboto"/>
        </w:rPr>
      </w:pPr>
      <w:ins w:id="38" w:author="uzivatel" w:date="2026-09-22T12:12:00Z" w16du:dateUtc="2026-09-22T16:12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1E7477B0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39" w:author="uzivatel" w:date="2026-09-22T12:12:00Z" w16du:dateUtc="2026-09-22T16:12:00Z"/>
          <w:rFonts w:ascii="Roboto" w:hAnsi="Roboto"/>
        </w:rPr>
      </w:pPr>
      <w:ins w:id="40" w:author="uzivatel" w:date="2026-09-22T12:12:00Z" w16du:dateUtc="2026-09-22T16:12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75205262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1" w:author="uzivatel" w:date="2026-09-22T12:12:00Z" w16du:dateUtc="2026-09-22T16:12:00Z"/>
          <w:rFonts w:ascii="Roboto" w:hAnsi="Roboto"/>
        </w:rPr>
      </w:pPr>
      <w:ins w:id="42" w:author="uzivatel" w:date="2026-09-22T12:12:00Z" w16du:dateUtc="2026-09-22T16:12:00Z">
        <w:r w:rsidRPr="009E4030">
          <w:rPr>
            <w:rFonts w:ascii="Roboto" w:hAnsi="Roboto"/>
          </w:rPr>
          <w:t>individuální konzultace</w:t>
        </w:r>
      </w:ins>
    </w:p>
    <w:p w14:paraId="74056353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3" w:author="uzivatel" w:date="2026-09-22T12:12:00Z" w16du:dateUtc="2026-09-22T16:12:00Z"/>
          <w:b/>
          <w:bCs/>
          <w:sz w:val="22"/>
          <w:szCs w:val="22"/>
          <w:u w:val="single"/>
        </w:rPr>
      </w:pPr>
      <w:ins w:id="44" w:author="uzivatel" w:date="2026-09-22T12:12:00Z" w16du:dateUtc="2026-09-22T16:12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0DC04C62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5" w:author="uzivatel" w:date="2026-09-22T12:12:00Z" w16du:dateUtc="2026-09-22T16:12:00Z"/>
          <w:rFonts w:ascii="Roboto" w:hAnsi="Roboto"/>
        </w:rPr>
      </w:pPr>
      <w:ins w:id="46" w:author="uzivatel" w:date="2026-09-22T12:12:00Z" w16du:dateUtc="2026-09-22T16:12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53F0E5D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47" w:author="uzivatel" w:date="2026-09-22T12:12:00Z" w16du:dateUtc="2026-09-22T16:12:00Z"/>
          <w:rFonts w:ascii="Roboto" w:hAnsi="Roboto"/>
        </w:rPr>
      </w:pPr>
      <w:ins w:id="48" w:author="uzivatel" w:date="2026-09-22T12:12:00Z" w16du:dateUtc="2026-09-22T16:12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7F16D98D" w14:textId="77777777" w:rsidR="00F01D59" w:rsidRDefault="00EF2DAF" w:rsidP="009E4030">
      <w:pPr>
        <w:pStyle w:val="Default"/>
        <w:numPr>
          <w:ilvl w:val="0"/>
          <w:numId w:val="7"/>
        </w:numPr>
        <w:rPr>
          <w:ins w:id="49" w:author="uzivatel" w:date="2026-09-22T12:12:00Z" w16du:dateUtc="2026-09-22T16:12:00Z"/>
          <w:rFonts w:ascii="Roboto" w:hAnsi="Roboto"/>
        </w:rPr>
      </w:pPr>
      <w:ins w:id="50" w:author="uzivatel" w:date="2026-09-22T12:12:00Z" w16du:dateUtc="2026-09-22T16:12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2AA4F946" w14:textId="77777777" w:rsidR="00E2631A" w:rsidRDefault="00EF2DAF" w:rsidP="009E4030">
      <w:pPr>
        <w:pStyle w:val="Default"/>
        <w:numPr>
          <w:ilvl w:val="0"/>
          <w:numId w:val="7"/>
        </w:numPr>
        <w:rPr>
          <w:ins w:id="51" w:author="uzivatel" w:date="2026-09-22T12:12:00Z" w16du:dateUtc="2026-09-22T16:12:00Z"/>
          <w:rFonts w:ascii="Roboto" w:hAnsi="Roboto"/>
        </w:rPr>
      </w:pPr>
      <w:ins w:id="52" w:author="uzivatel" w:date="2026-09-22T12:12:00Z" w16du:dateUtc="2026-09-22T16:12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15FBC06F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3" w:author="uzivatel" w:date="2026-09-22T12:12:00Z" w16du:dateUtc="2026-09-22T16:12:00Z"/>
          <w:rFonts w:ascii="Times New Roman" w:hAnsi="Times New Roman" w:cs="Times New Roman"/>
        </w:rPr>
      </w:pPr>
      <w:ins w:id="54" w:author="uzivatel" w:date="2026-09-22T12:12:00Z" w16du:dateUtc="2026-09-22T16:12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7612192B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5" w:author="uzivatel" w:date="2026-09-22T12:12:00Z" w16du:dateUtc="2026-09-22T16:12:00Z"/>
          <w:rFonts w:ascii="Roboto" w:hAnsi="Roboto"/>
        </w:rPr>
      </w:pPr>
      <w:ins w:id="56" w:author="uzivatel" w:date="2026-09-22T12:12:00Z" w16du:dateUtc="2026-09-22T16:12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 xml:space="preserve">. Žáci, kteří v daný den absolvují více </w:t>
        </w:r>
        <w:r w:rsidR="00FB2884">
          <w:rPr>
            <w:rFonts w:ascii="Roboto" w:hAnsi="Roboto"/>
          </w:rPr>
          <w:lastRenderedPageBreak/>
          <w:t>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2F5C8554" w14:textId="77777777" w:rsidR="000C1D5B" w:rsidRDefault="000C1D5B" w:rsidP="000C1D5B">
      <w:pPr>
        <w:pStyle w:val="Default"/>
        <w:numPr>
          <w:ilvl w:val="0"/>
          <w:numId w:val="2"/>
        </w:numPr>
        <w:rPr>
          <w:ins w:id="57" w:author="uzivatel" w:date="2026-09-22T12:12:00Z" w16du:dateUtc="2026-09-22T16:12:00Z"/>
          <w:rFonts w:ascii="Roboto" w:hAnsi="Roboto"/>
        </w:rPr>
      </w:pPr>
      <w:ins w:id="58" w:author="uzivatel" w:date="2026-09-22T12:12:00Z" w16du:dateUtc="2026-09-22T16:12:00Z">
        <w:r>
          <w:rPr>
            <w:rFonts w:ascii="Roboto" w:hAnsi="Roboto"/>
          </w:rPr>
          <w:t>žáci si přinesou:</w:t>
        </w:r>
      </w:ins>
    </w:p>
    <w:p w14:paraId="0B73A0FD" w14:textId="77777777" w:rsidR="00992F5A" w:rsidRDefault="000C1D5B" w:rsidP="000C1D5B">
      <w:pPr>
        <w:pStyle w:val="Default"/>
        <w:numPr>
          <w:ilvl w:val="0"/>
          <w:numId w:val="8"/>
        </w:numPr>
        <w:rPr>
          <w:ins w:id="59" w:author="uzivatel" w:date="2026-09-22T12:12:00Z" w16du:dateUtc="2026-09-22T16:12:00Z"/>
          <w:rFonts w:ascii="Roboto" w:hAnsi="Roboto"/>
        </w:rPr>
      </w:pPr>
      <w:ins w:id="60" w:author="uzivatel" w:date="2026-09-22T12:12:00Z" w16du:dateUtc="2026-09-22T16:12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6DF3C999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1" w:author="uzivatel" w:date="2026-09-22T12:12:00Z" w16du:dateUtc="2026-09-22T16:12:00Z"/>
          <w:rFonts w:ascii="Roboto" w:hAnsi="Roboto"/>
        </w:rPr>
      </w:pPr>
      <w:ins w:id="62" w:author="uzivatel" w:date="2026-09-22T12:12:00Z" w16du:dateUtc="2026-09-22T16:12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3C89DB8F" w14:textId="77777777" w:rsidR="000C1D5B" w:rsidRDefault="000C1D5B" w:rsidP="000C1D5B">
      <w:pPr>
        <w:pStyle w:val="Default"/>
        <w:numPr>
          <w:ilvl w:val="0"/>
          <w:numId w:val="8"/>
        </w:numPr>
        <w:rPr>
          <w:ins w:id="63" w:author="uzivatel" w:date="2026-09-22T12:12:00Z" w16du:dateUtc="2026-09-22T16:12:00Z"/>
        </w:rPr>
      </w:pPr>
      <w:ins w:id="64" w:author="uzivatel" w:date="2026-09-22T12:12:00Z" w16du:dateUtc="2026-09-22T16:12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5600D0E3" w14:textId="68EE60B5" w:rsidR="00494DD6" w:rsidRPr="00AB48E5" w:rsidRDefault="005229AE" w:rsidP="00494DD6">
      <w:pPr>
        <w:spacing w:after="240"/>
        <w:jc w:val="center"/>
        <w:rPr>
          <w:del w:id="65" w:author="uzivatel" w:date="2026-09-22T12:12:00Z" w16du:dateUtc="2026-09-22T16:12:00Z"/>
          <w:rFonts w:cstheme="minorHAnsi"/>
          <w:b/>
          <w:sz w:val="26"/>
          <w:szCs w:val="24"/>
        </w:rPr>
      </w:pPr>
      <w:del w:id="66" w:author="uzivatel" w:date="2026-09-22T12:12:00Z" w16du:dateUtc="2026-09-22T16:12:00Z">
        <w:r w:rsidRPr="00AB48E5">
          <w:rPr>
            <w:rFonts w:cstheme="minorHAnsi"/>
            <w:b/>
            <w:sz w:val="26"/>
            <w:szCs w:val="24"/>
          </w:rPr>
          <w:delText xml:space="preserve">Popieram zabranie głosu w debacie nad </w:delText>
        </w:r>
        <w:r w:rsidR="00494DD6" w:rsidRPr="00AB48E5">
          <w:rPr>
            <w:rFonts w:cstheme="minorHAnsi"/>
            <w:b/>
            <w:sz w:val="26"/>
            <w:szCs w:val="24"/>
          </w:rPr>
          <w:delText>„</w:delText>
        </w:r>
        <w:r w:rsidR="00D53EF3" w:rsidRPr="00AB48E5">
          <w:rPr>
            <w:rFonts w:cstheme="minorHAnsi"/>
            <w:b/>
            <w:sz w:val="26"/>
            <w:szCs w:val="24"/>
          </w:rPr>
          <w:delText>R</w:delText>
        </w:r>
        <w:r w:rsidRPr="00AB48E5">
          <w:rPr>
            <w:rFonts w:cstheme="minorHAnsi"/>
            <w:b/>
            <w:sz w:val="26"/>
            <w:szCs w:val="24"/>
          </w:rPr>
          <w:delText xml:space="preserve">aportem o stanie </w:delText>
        </w:r>
        <w:r w:rsidR="00494DD6" w:rsidRPr="00AB48E5">
          <w:rPr>
            <w:rFonts w:cstheme="minorHAnsi"/>
            <w:b/>
            <w:sz w:val="26"/>
            <w:szCs w:val="24"/>
          </w:rPr>
          <w:delText>Powiatu Zwoleńskiego za 20</w:delText>
        </w:r>
        <w:r w:rsidR="00AB48E5">
          <w:rPr>
            <w:rFonts w:cstheme="minorHAnsi"/>
            <w:b/>
            <w:sz w:val="26"/>
            <w:szCs w:val="24"/>
          </w:rPr>
          <w:delText>2</w:delText>
        </w:r>
        <w:r w:rsidR="00AF0856">
          <w:rPr>
            <w:rFonts w:cstheme="minorHAnsi"/>
            <w:b/>
            <w:sz w:val="26"/>
            <w:szCs w:val="24"/>
          </w:rPr>
          <w:delText>4</w:delText>
        </w:r>
        <w:r w:rsidR="00494DD6" w:rsidRPr="00AB48E5">
          <w:rPr>
            <w:rFonts w:cstheme="minorHAnsi"/>
            <w:b/>
            <w:sz w:val="26"/>
            <w:szCs w:val="24"/>
          </w:rPr>
          <w:delText xml:space="preserve"> rok</w:delText>
        </w:r>
        <w:r w:rsidR="001457C6" w:rsidRPr="00AB48E5">
          <w:rPr>
            <w:rFonts w:cstheme="minorHAnsi"/>
            <w:b/>
            <w:sz w:val="26"/>
            <w:szCs w:val="24"/>
          </w:rPr>
          <w:delText>”</w:delText>
        </w:r>
      </w:del>
    </w:p>
    <w:p w14:paraId="785A7B30" w14:textId="77777777" w:rsidR="00494DD6" w:rsidRPr="00AB48E5" w:rsidRDefault="005229AE" w:rsidP="00494DD6">
      <w:pPr>
        <w:spacing w:after="0"/>
        <w:jc w:val="center"/>
        <w:rPr>
          <w:del w:id="67" w:author="uzivatel" w:date="2026-09-22T12:12:00Z" w16du:dateUtc="2026-09-22T16:12:00Z"/>
          <w:rFonts w:cstheme="minorHAnsi"/>
          <w:b/>
          <w:sz w:val="24"/>
          <w:szCs w:val="24"/>
        </w:rPr>
      </w:pPr>
      <w:del w:id="68" w:author="uzivatel" w:date="2026-09-22T12:12:00Z" w16du:dateUtc="2026-09-22T16:12:00Z">
        <w:r w:rsidRPr="00AB48E5">
          <w:rPr>
            <w:rFonts w:cstheme="minorHAnsi"/>
            <w:b/>
            <w:sz w:val="24"/>
            <w:szCs w:val="24"/>
          </w:rPr>
          <w:delText xml:space="preserve"> przez </w:delText>
        </w:r>
        <w:r w:rsidR="00494DD6" w:rsidRPr="00AB48E5">
          <w:rPr>
            <w:rFonts w:cstheme="minorHAnsi"/>
            <w:b/>
            <w:sz w:val="24"/>
            <w:szCs w:val="24"/>
          </w:rPr>
          <w:delText>…………………………………………………………………………………………………………</w:delText>
        </w:r>
      </w:del>
    </w:p>
    <w:p w14:paraId="4234E1C4" w14:textId="77777777" w:rsidR="00F13BDE" w:rsidRPr="00AB48E5" w:rsidRDefault="005229AE" w:rsidP="00494DD6">
      <w:pPr>
        <w:spacing w:after="0"/>
        <w:jc w:val="center"/>
        <w:rPr>
          <w:del w:id="69" w:author="uzivatel" w:date="2026-09-22T12:12:00Z" w16du:dateUtc="2026-09-22T16:12:00Z"/>
          <w:rFonts w:cstheme="minorHAnsi"/>
          <w:b/>
          <w:sz w:val="24"/>
          <w:szCs w:val="24"/>
        </w:rPr>
      </w:pPr>
      <w:del w:id="70" w:author="uzivatel" w:date="2026-09-22T12:12:00Z" w16du:dateUtc="2026-09-22T16:12:00Z">
        <w:r w:rsidRPr="00AB48E5">
          <w:rPr>
            <w:rFonts w:cstheme="minorHAnsi"/>
            <w:b/>
            <w:sz w:val="24"/>
            <w:szCs w:val="24"/>
          </w:rPr>
          <w:delText>(</w:delText>
        </w:r>
        <w:r w:rsidRPr="00AB48E5">
          <w:rPr>
            <w:rFonts w:cstheme="minorHAnsi"/>
            <w:b/>
            <w:i/>
            <w:sz w:val="24"/>
            <w:szCs w:val="24"/>
          </w:rPr>
          <w:delText>imię i nazwisko , miejsce zamieszkania osoby, której dotyczy zgłoszenie</w:delText>
        </w:r>
        <w:r w:rsidRPr="00AB48E5">
          <w:rPr>
            <w:rFonts w:cstheme="minorHAnsi"/>
            <w:b/>
            <w:sz w:val="24"/>
            <w:szCs w:val="24"/>
          </w:rPr>
          <w:delText xml:space="preserve">) </w:delText>
        </w:r>
      </w:del>
    </w:p>
    <w:p w14:paraId="01C5E377" w14:textId="77777777" w:rsidR="005229AE" w:rsidRPr="00AB48E5" w:rsidRDefault="005229AE" w:rsidP="00F13BDE">
      <w:pPr>
        <w:jc w:val="center"/>
        <w:rPr>
          <w:del w:id="71" w:author="uzivatel" w:date="2026-09-22T12:12:00Z" w16du:dateUtc="2026-09-22T16:12:00Z"/>
          <w:rFonts w:cstheme="minorHAnsi"/>
          <w:b/>
          <w:sz w:val="24"/>
          <w:szCs w:val="24"/>
        </w:rPr>
      </w:pPr>
    </w:p>
    <w:tbl>
      <w:tblPr>
        <w:tblW w:w="13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6"/>
        <w:gridCol w:w="3498"/>
        <w:gridCol w:w="6291"/>
        <w:gridCol w:w="2853"/>
      </w:tblGrid>
      <w:tr w:rsidR="00F13BDE" w:rsidRPr="00AB48E5" w14:paraId="042AFCD4" w14:textId="77777777" w:rsidTr="005229AE">
        <w:trPr>
          <w:trHeight w:val="510"/>
          <w:del w:id="72" w:author="uzivatel" w:date="2026-09-22T12:12:00Z" w16du:dateUtc="2026-09-22T16:12:00Z"/>
        </w:trPr>
        <w:tc>
          <w:tcPr>
            <w:tcW w:w="696" w:type="dxa"/>
            <w:vAlign w:val="center"/>
          </w:tcPr>
          <w:p w14:paraId="1FB3F5BE" w14:textId="77777777" w:rsidR="00F13BDE" w:rsidRPr="00AB48E5" w:rsidRDefault="00F13BDE" w:rsidP="00BC0F75">
            <w:pPr>
              <w:jc w:val="center"/>
              <w:rPr>
                <w:del w:id="73" w:author="uzivatel" w:date="2026-09-22T12:12:00Z" w16du:dateUtc="2026-09-22T16:12:00Z"/>
                <w:rFonts w:cstheme="minorHAnsi"/>
                <w:b/>
                <w:sz w:val="24"/>
              </w:rPr>
            </w:pPr>
            <w:del w:id="74" w:author="uzivatel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Lp.</w:delText>
              </w:r>
            </w:del>
          </w:p>
        </w:tc>
        <w:tc>
          <w:tcPr>
            <w:tcW w:w="3498" w:type="dxa"/>
            <w:vAlign w:val="center"/>
          </w:tcPr>
          <w:p w14:paraId="55E745A1" w14:textId="77777777" w:rsidR="00F13BDE" w:rsidRPr="00AB48E5" w:rsidRDefault="00F13BDE" w:rsidP="00BC0F75">
            <w:pPr>
              <w:jc w:val="center"/>
              <w:rPr>
                <w:del w:id="75" w:author="uzivatel" w:date="2026-09-22T12:12:00Z" w16du:dateUtc="2026-09-22T16:12:00Z"/>
                <w:rFonts w:cstheme="minorHAnsi"/>
                <w:b/>
                <w:sz w:val="24"/>
              </w:rPr>
            </w:pPr>
            <w:del w:id="76" w:author="uzivatel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Imię i nazwisko</w:delText>
              </w:r>
            </w:del>
          </w:p>
        </w:tc>
        <w:tc>
          <w:tcPr>
            <w:tcW w:w="6291" w:type="dxa"/>
            <w:vAlign w:val="center"/>
          </w:tcPr>
          <w:p w14:paraId="24670689" w14:textId="77777777" w:rsidR="00F13BDE" w:rsidRPr="00AB48E5" w:rsidRDefault="00F13BDE" w:rsidP="00BC0F75">
            <w:pPr>
              <w:jc w:val="center"/>
              <w:rPr>
                <w:del w:id="77" w:author="uzivatel" w:date="2026-09-22T12:12:00Z" w16du:dateUtc="2026-09-22T16:12:00Z"/>
                <w:rFonts w:cstheme="minorHAnsi"/>
                <w:b/>
                <w:sz w:val="24"/>
              </w:rPr>
            </w:pPr>
            <w:del w:id="78" w:author="uzivatel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Adres zamieszkania</w:delText>
              </w:r>
            </w:del>
          </w:p>
        </w:tc>
        <w:tc>
          <w:tcPr>
            <w:tcW w:w="2853" w:type="dxa"/>
            <w:vAlign w:val="center"/>
          </w:tcPr>
          <w:p w14:paraId="1F726F77" w14:textId="77777777" w:rsidR="00F13BDE" w:rsidRPr="00AB48E5" w:rsidRDefault="00F13BDE" w:rsidP="00BC0F75">
            <w:pPr>
              <w:jc w:val="center"/>
              <w:rPr>
                <w:del w:id="79" w:author="uzivatel" w:date="2026-09-22T12:12:00Z" w16du:dateUtc="2026-09-22T16:12:00Z"/>
                <w:rFonts w:cstheme="minorHAnsi"/>
                <w:b/>
                <w:sz w:val="24"/>
              </w:rPr>
            </w:pPr>
            <w:del w:id="80" w:author="uzivatel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Własnoręczny podpis</w:delText>
              </w:r>
            </w:del>
          </w:p>
        </w:tc>
      </w:tr>
      <w:tr w:rsidR="00F13BDE" w:rsidRPr="00AB48E5" w14:paraId="7F1EFB6F" w14:textId="77777777" w:rsidTr="005229AE">
        <w:trPr>
          <w:trHeight w:val="510"/>
          <w:del w:id="81" w:author="uzivatel" w:date="2026-09-22T12:12:00Z" w16du:dateUtc="2026-09-22T16:12:00Z"/>
        </w:trPr>
        <w:tc>
          <w:tcPr>
            <w:tcW w:w="696" w:type="dxa"/>
          </w:tcPr>
          <w:p w14:paraId="00320745" w14:textId="77777777" w:rsidR="00F13BDE" w:rsidRPr="00AB48E5" w:rsidRDefault="00F13BDE" w:rsidP="00BC0F75">
            <w:pPr>
              <w:jc w:val="center"/>
              <w:rPr>
                <w:del w:id="82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1A4D82AA" w14:textId="77777777" w:rsidR="00F13BDE" w:rsidRPr="00AB48E5" w:rsidRDefault="00F13BDE" w:rsidP="00BC0F75">
            <w:pPr>
              <w:jc w:val="center"/>
              <w:rPr>
                <w:del w:id="83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2A9A67C3" w14:textId="77777777" w:rsidR="00F13BDE" w:rsidRPr="00AB48E5" w:rsidRDefault="00F13BDE" w:rsidP="00BC0F75">
            <w:pPr>
              <w:jc w:val="center"/>
              <w:rPr>
                <w:del w:id="84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008B67EF" w14:textId="77777777" w:rsidR="00F13BDE" w:rsidRPr="00AB48E5" w:rsidRDefault="00F13BDE" w:rsidP="00BC0F75">
            <w:pPr>
              <w:jc w:val="center"/>
              <w:rPr>
                <w:del w:id="85" w:author="uzivate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44B0A16F" w14:textId="77777777" w:rsidTr="005229AE">
        <w:trPr>
          <w:trHeight w:val="510"/>
          <w:del w:id="86" w:author="uzivatel" w:date="2026-09-22T12:12:00Z" w16du:dateUtc="2026-09-22T16:12:00Z"/>
        </w:trPr>
        <w:tc>
          <w:tcPr>
            <w:tcW w:w="696" w:type="dxa"/>
          </w:tcPr>
          <w:p w14:paraId="62A0D9B1" w14:textId="77777777" w:rsidR="00F13BDE" w:rsidRPr="00AB48E5" w:rsidRDefault="00F13BDE" w:rsidP="00BC0F75">
            <w:pPr>
              <w:jc w:val="center"/>
              <w:rPr>
                <w:del w:id="87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4FCC5728" w14:textId="77777777" w:rsidR="00F13BDE" w:rsidRPr="00AB48E5" w:rsidRDefault="00F13BDE" w:rsidP="00BC0F75">
            <w:pPr>
              <w:jc w:val="center"/>
              <w:rPr>
                <w:del w:id="88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6D387D09" w14:textId="77777777" w:rsidR="00F13BDE" w:rsidRPr="00AB48E5" w:rsidRDefault="00F13BDE" w:rsidP="00BC0F75">
            <w:pPr>
              <w:jc w:val="center"/>
              <w:rPr>
                <w:del w:id="89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2B21A481" w14:textId="77777777" w:rsidR="00F13BDE" w:rsidRPr="00AB48E5" w:rsidRDefault="00F13BDE" w:rsidP="00BC0F75">
            <w:pPr>
              <w:jc w:val="center"/>
              <w:rPr>
                <w:del w:id="90" w:author="uzivate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3CF85B43" w14:textId="77777777" w:rsidTr="005229AE">
        <w:trPr>
          <w:trHeight w:val="510"/>
          <w:del w:id="91" w:author="uzivatel" w:date="2026-09-22T12:12:00Z" w16du:dateUtc="2026-09-22T16:12:00Z"/>
        </w:trPr>
        <w:tc>
          <w:tcPr>
            <w:tcW w:w="696" w:type="dxa"/>
          </w:tcPr>
          <w:p w14:paraId="472DFE7C" w14:textId="77777777" w:rsidR="00F13BDE" w:rsidRPr="00AB48E5" w:rsidRDefault="00F13BDE" w:rsidP="00BC0F75">
            <w:pPr>
              <w:jc w:val="center"/>
              <w:rPr>
                <w:del w:id="92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4A88A8BF" w14:textId="77777777" w:rsidR="00F13BDE" w:rsidRPr="00AB48E5" w:rsidRDefault="00F13BDE" w:rsidP="00BC0F75">
            <w:pPr>
              <w:jc w:val="center"/>
              <w:rPr>
                <w:del w:id="93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77BE8F16" w14:textId="77777777" w:rsidR="00F13BDE" w:rsidRPr="00AB48E5" w:rsidRDefault="00F13BDE" w:rsidP="00BC0F75">
            <w:pPr>
              <w:jc w:val="center"/>
              <w:rPr>
                <w:del w:id="94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648427D1" w14:textId="77777777" w:rsidR="00F13BDE" w:rsidRPr="00AB48E5" w:rsidRDefault="00F13BDE" w:rsidP="00BC0F75">
            <w:pPr>
              <w:jc w:val="center"/>
              <w:rPr>
                <w:del w:id="95" w:author="uzivate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642BE6D8" w14:textId="77777777" w:rsidTr="005229AE">
        <w:trPr>
          <w:trHeight w:val="510"/>
          <w:del w:id="96" w:author="uzivatel" w:date="2026-09-22T12:12:00Z" w16du:dateUtc="2026-09-22T16:12:00Z"/>
        </w:trPr>
        <w:tc>
          <w:tcPr>
            <w:tcW w:w="696" w:type="dxa"/>
          </w:tcPr>
          <w:p w14:paraId="1ED1E71E" w14:textId="77777777" w:rsidR="00F13BDE" w:rsidRPr="00AB48E5" w:rsidRDefault="00F13BDE" w:rsidP="00BC0F75">
            <w:pPr>
              <w:jc w:val="center"/>
              <w:rPr>
                <w:del w:id="97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759C3234" w14:textId="77777777" w:rsidR="00F13BDE" w:rsidRPr="00AB48E5" w:rsidRDefault="00F13BDE" w:rsidP="00BC0F75">
            <w:pPr>
              <w:jc w:val="center"/>
              <w:rPr>
                <w:del w:id="98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043ED999" w14:textId="77777777" w:rsidR="00F13BDE" w:rsidRPr="00AB48E5" w:rsidRDefault="00F13BDE" w:rsidP="00BC0F75">
            <w:pPr>
              <w:jc w:val="center"/>
              <w:rPr>
                <w:del w:id="99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7A2E7ADA" w14:textId="77777777" w:rsidR="00F13BDE" w:rsidRPr="00AB48E5" w:rsidRDefault="00F13BDE" w:rsidP="00BC0F75">
            <w:pPr>
              <w:jc w:val="center"/>
              <w:rPr>
                <w:del w:id="100" w:author="uzivate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79F7F0A1" w14:textId="77777777" w:rsidTr="005229AE">
        <w:trPr>
          <w:trHeight w:val="510"/>
          <w:del w:id="101" w:author="uzivatel" w:date="2026-09-22T12:12:00Z" w16du:dateUtc="2026-09-22T16:12:00Z"/>
        </w:trPr>
        <w:tc>
          <w:tcPr>
            <w:tcW w:w="696" w:type="dxa"/>
          </w:tcPr>
          <w:p w14:paraId="0343CACF" w14:textId="77777777" w:rsidR="00F13BDE" w:rsidRPr="00AB48E5" w:rsidRDefault="00F13BDE" w:rsidP="00BC0F75">
            <w:pPr>
              <w:jc w:val="center"/>
              <w:rPr>
                <w:del w:id="102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5AC80E9C" w14:textId="77777777" w:rsidR="00F13BDE" w:rsidRPr="00AB48E5" w:rsidRDefault="00F13BDE" w:rsidP="00BC0F75">
            <w:pPr>
              <w:jc w:val="center"/>
              <w:rPr>
                <w:del w:id="103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47E56558" w14:textId="77777777" w:rsidR="00F13BDE" w:rsidRPr="00AB48E5" w:rsidRDefault="00F13BDE" w:rsidP="00BC0F75">
            <w:pPr>
              <w:jc w:val="center"/>
              <w:rPr>
                <w:del w:id="104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466DB650" w14:textId="77777777" w:rsidR="00F13BDE" w:rsidRPr="00AB48E5" w:rsidRDefault="00F13BDE" w:rsidP="00BC0F75">
            <w:pPr>
              <w:jc w:val="center"/>
              <w:rPr>
                <w:del w:id="105" w:author="uzivate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604CBD65" w14:textId="77777777" w:rsidTr="005229AE">
        <w:trPr>
          <w:trHeight w:val="510"/>
          <w:del w:id="106" w:author="uzivatel" w:date="2026-09-22T12:12:00Z" w16du:dateUtc="2026-09-22T16:12:00Z"/>
        </w:trPr>
        <w:tc>
          <w:tcPr>
            <w:tcW w:w="696" w:type="dxa"/>
          </w:tcPr>
          <w:p w14:paraId="37D73AF6" w14:textId="77777777" w:rsidR="00F13BDE" w:rsidRPr="00AB48E5" w:rsidRDefault="00F13BDE" w:rsidP="00BC0F75">
            <w:pPr>
              <w:jc w:val="center"/>
              <w:rPr>
                <w:del w:id="107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56FDCD8D" w14:textId="77777777" w:rsidR="00F13BDE" w:rsidRPr="00AB48E5" w:rsidRDefault="00F13BDE" w:rsidP="00BC0F75">
            <w:pPr>
              <w:jc w:val="center"/>
              <w:rPr>
                <w:del w:id="108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61C3806C" w14:textId="77777777" w:rsidR="00F13BDE" w:rsidRPr="00AB48E5" w:rsidRDefault="00F13BDE" w:rsidP="00BC0F75">
            <w:pPr>
              <w:jc w:val="center"/>
              <w:rPr>
                <w:del w:id="109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2422A626" w14:textId="77777777" w:rsidR="00F13BDE" w:rsidRPr="00AB48E5" w:rsidRDefault="00F13BDE" w:rsidP="00BC0F75">
            <w:pPr>
              <w:jc w:val="center"/>
              <w:rPr>
                <w:del w:id="110" w:author="uzivate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28E41708" w14:textId="77777777" w:rsidTr="005229AE">
        <w:trPr>
          <w:trHeight w:val="510"/>
          <w:del w:id="111" w:author="uzivatel" w:date="2026-09-22T12:12:00Z" w16du:dateUtc="2026-09-22T16:12:00Z"/>
        </w:trPr>
        <w:tc>
          <w:tcPr>
            <w:tcW w:w="696" w:type="dxa"/>
          </w:tcPr>
          <w:p w14:paraId="7B0AB15E" w14:textId="77777777" w:rsidR="00F13BDE" w:rsidRPr="00AB48E5" w:rsidRDefault="00F13BDE" w:rsidP="00BC0F75">
            <w:pPr>
              <w:jc w:val="center"/>
              <w:rPr>
                <w:del w:id="112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64434FA5" w14:textId="77777777" w:rsidR="00F13BDE" w:rsidRPr="00AB48E5" w:rsidRDefault="00F13BDE" w:rsidP="00BC0F75">
            <w:pPr>
              <w:jc w:val="center"/>
              <w:rPr>
                <w:del w:id="113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05534762" w14:textId="77777777" w:rsidR="00F13BDE" w:rsidRPr="00AB48E5" w:rsidRDefault="00F13BDE" w:rsidP="00BC0F75">
            <w:pPr>
              <w:jc w:val="center"/>
              <w:rPr>
                <w:del w:id="114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66E6374B" w14:textId="77777777" w:rsidR="00F13BDE" w:rsidRPr="00AB48E5" w:rsidRDefault="00F13BDE" w:rsidP="00BC0F75">
            <w:pPr>
              <w:jc w:val="center"/>
              <w:rPr>
                <w:del w:id="115" w:author="uzivate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411A1B32" w14:textId="77777777" w:rsidTr="005229AE">
        <w:trPr>
          <w:trHeight w:val="510"/>
          <w:del w:id="116" w:author="uzivatel" w:date="2026-09-22T12:12:00Z" w16du:dateUtc="2026-09-22T16:12:00Z"/>
        </w:trPr>
        <w:tc>
          <w:tcPr>
            <w:tcW w:w="696" w:type="dxa"/>
          </w:tcPr>
          <w:p w14:paraId="51545F21" w14:textId="77777777" w:rsidR="00F13BDE" w:rsidRPr="00AB48E5" w:rsidRDefault="00F13BDE" w:rsidP="00BC0F75">
            <w:pPr>
              <w:jc w:val="center"/>
              <w:rPr>
                <w:del w:id="117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2CD24AEF" w14:textId="77777777" w:rsidR="00F13BDE" w:rsidRPr="00AB48E5" w:rsidRDefault="00F13BDE" w:rsidP="00BC0F75">
            <w:pPr>
              <w:jc w:val="center"/>
              <w:rPr>
                <w:del w:id="118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1A91736A" w14:textId="77777777" w:rsidR="00F13BDE" w:rsidRPr="00AB48E5" w:rsidRDefault="00F13BDE" w:rsidP="00BC0F75">
            <w:pPr>
              <w:jc w:val="center"/>
              <w:rPr>
                <w:del w:id="119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59057303" w14:textId="77777777" w:rsidR="00F13BDE" w:rsidRPr="00AB48E5" w:rsidRDefault="00F13BDE" w:rsidP="00BC0F75">
            <w:pPr>
              <w:jc w:val="center"/>
              <w:rPr>
                <w:del w:id="120" w:author="uzivate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31A695BB" w14:textId="77777777" w:rsidTr="005229AE">
        <w:trPr>
          <w:trHeight w:val="510"/>
          <w:del w:id="121" w:author="uzivatel" w:date="2026-09-22T12:12:00Z" w16du:dateUtc="2026-09-22T16:12:00Z"/>
        </w:trPr>
        <w:tc>
          <w:tcPr>
            <w:tcW w:w="696" w:type="dxa"/>
          </w:tcPr>
          <w:p w14:paraId="21923697" w14:textId="77777777" w:rsidR="00F13BDE" w:rsidRPr="00AB48E5" w:rsidRDefault="00F13BDE" w:rsidP="00BC0F75">
            <w:pPr>
              <w:jc w:val="center"/>
              <w:rPr>
                <w:del w:id="122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01450824" w14:textId="77777777" w:rsidR="00F13BDE" w:rsidRPr="00AB48E5" w:rsidRDefault="00F13BDE" w:rsidP="00BC0F75">
            <w:pPr>
              <w:jc w:val="center"/>
              <w:rPr>
                <w:del w:id="123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5055F2EB" w14:textId="77777777" w:rsidR="00F13BDE" w:rsidRPr="00AB48E5" w:rsidRDefault="00F13BDE" w:rsidP="00BC0F75">
            <w:pPr>
              <w:jc w:val="center"/>
              <w:rPr>
                <w:del w:id="124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0C54F0CD" w14:textId="77777777" w:rsidR="00F13BDE" w:rsidRPr="00AB48E5" w:rsidRDefault="00F13BDE" w:rsidP="00BC0F75">
            <w:pPr>
              <w:jc w:val="center"/>
              <w:rPr>
                <w:del w:id="125" w:author="uzivatel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682317BC" w14:textId="77777777" w:rsidTr="005229AE">
        <w:trPr>
          <w:trHeight w:val="510"/>
          <w:del w:id="126" w:author="uzivatel" w:date="2026-09-22T12:12:00Z" w16du:dateUtc="2026-09-22T16:12:00Z"/>
        </w:trPr>
        <w:tc>
          <w:tcPr>
            <w:tcW w:w="696" w:type="dxa"/>
          </w:tcPr>
          <w:p w14:paraId="5ECAF5AF" w14:textId="77777777" w:rsidR="005229AE" w:rsidRPr="00AB48E5" w:rsidRDefault="005229AE" w:rsidP="00BC0F75">
            <w:pPr>
              <w:jc w:val="center"/>
              <w:rPr>
                <w:del w:id="127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2B4010BE" w14:textId="77777777" w:rsidR="005229AE" w:rsidRPr="00AB48E5" w:rsidRDefault="005229AE" w:rsidP="00BC0F75">
            <w:pPr>
              <w:jc w:val="center"/>
              <w:rPr>
                <w:del w:id="128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53CF1E84" w14:textId="77777777" w:rsidR="005229AE" w:rsidRPr="00AB48E5" w:rsidRDefault="005229AE" w:rsidP="00BC0F75">
            <w:pPr>
              <w:jc w:val="center"/>
              <w:rPr>
                <w:del w:id="129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4BD29175" w14:textId="77777777" w:rsidR="005229AE" w:rsidRPr="00AB48E5" w:rsidRDefault="005229AE" w:rsidP="00BC0F75">
            <w:pPr>
              <w:jc w:val="center"/>
              <w:rPr>
                <w:del w:id="130" w:author="uzivatel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77A30F11" w14:textId="77777777" w:rsidTr="005229AE">
        <w:trPr>
          <w:trHeight w:val="510"/>
          <w:del w:id="131" w:author="uzivatel" w:date="2026-09-22T12:12:00Z" w16du:dateUtc="2026-09-22T16:12:00Z"/>
        </w:trPr>
        <w:tc>
          <w:tcPr>
            <w:tcW w:w="696" w:type="dxa"/>
          </w:tcPr>
          <w:p w14:paraId="25526628" w14:textId="77777777" w:rsidR="005229AE" w:rsidRPr="00AB48E5" w:rsidRDefault="005229AE" w:rsidP="00BC0F75">
            <w:pPr>
              <w:jc w:val="center"/>
              <w:rPr>
                <w:del w:id="132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6525E4B8" w14:textId="77777777" w:rsidR="005229AE" w:rsidRPr="00AB48E5" w:rsidRDefault="005229AE" w:rsidP="00BC0F75">
            <w:pPr>
              <w:jc w:val="center"/>
              <w:rPr>
                <w:del w:id="133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79C45F07" w14:textId="77777777" w:rsidR="005229AE" w:rsidRPr="00AB48E5" w:rsidRDefault="005229AE" w:rsidP="00BC0F75">
            <w:pPr>
              <w:jc w:val="center"/>
              <w:rPr>
                <w:del w:id="134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7D7E76DE" w14:textId="77777777" w:rsidR="005229AE" w:rsidRPr="00AB48E5" w:rsidRDefault="005229AE" w:rsidP="00BC0F75">
            <w:pPr>
              <w:jc w:val="center"/>
              <w:rPr>
                <w:del w:id="135" w:author="uzivatel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579F7918" w14:textId="77777777" w:rsidTr="005229AE">
        <w:trPr>
          <w:trHeight w:val="510"/>
          <w:del w:id="136" w:author="uzivatel" w:date="2026-09-22T12:12:00Z" w16du:dateUtc="2026-09-22T16:12:00Z"/>
        </w:trPr>
        <w:tc>
          <w:tcPr>
            <w:tcW w:w="696" w:type="dxa"/>
          </w:tcPr>
          <w:p w14:paraId="4585F916" w14:textId="77777777" w:rsidR="005229AE" w:rsidRPr="00AB48E5" w:rsidRDefault="005229AE" w:rsidP="00BC0F75">
            <w:pPr>
              <w:jc w:val="center"/>
              <w:rPr>
                <w:del w:id="137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3FB188D9" w14:textId="77777777" w:rsidR="005229AE" w:rsidRPr="00AB48E5" w:rsidRDefault="005229AE" w:rsidP="00BC0F75">
            <w:pPr>
              <w:jc w:val="center"/>
              <w:rPr>
                <w:del w:id="138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18DBCE17" w14:textId="77777777" w:rsidR="005229AE" w:rsidRPr="00AB48E5" w:rsidRDefault="005229AE" w:rsidP="00BC0F75">
            <w:pPr>
              <w:jc w:val="center"/>
              <w:rPr>
                <w:del w:id="139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437E195A" w14:textId="77777777" w:rsidR="005229AE" w:rsidRPr="00AB48E5" w:rsidRDefault="005229AE" w:rsidP="00BC0F75">
            <w:pPr>
              <w:jc w:val="center"/>
              <w:rPr>
                <w:del w:id="140" w:author="uzivatel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1F566CE8" w14:textId="77777777" w:rsidTr="005229AE">
        <w:trPr>
          <w:trHeight w:val="510"/>
          <w:del w:id="141" w:author="uzivatel" w:date="2026-09-22T12:12:00Z" w16du:dateUtc="2026-09-22T16:12:00Z"/>
        </w:trPr>
        <w:tc>
          <w:tcPr>
            <w:tcW w:w="696" w:type="dxa"/>
          </w:tcPr>
          <w:p w14:paraId="1BF58109" w14:textId="77777777" w:rsidR="005229AE" w:rsidRPr="00AB48E5" w:rsidRDefault="005229AE" w:rsidP="00BC0F75">
            <w:pPr>
              <w:jc w:val="center"/>
              <w:rPr>
                <w:del w:id="142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3463FEA7" w14:textId="77777777" w:rsidR="005229AE" w:rsidRPr="00AB48E5" w:rsidRDefault="005229AE" w:rsidP="00BC0F75">
            <w:pPr>
              <w:jc w:val="center"/>
              <w:rPr>
                <w:del w:id="143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7B2D11F9" w14:textId="77777777" w:rsidR="005229AE" w:rsidRPr="00AB48E5" w:rsidRDefault="005229AE" w:rsidP="00BC0F75">
            <w:pPr>
              <w:jc w:val="center"/>
              <w:rPr>
                <w:del w:id="144" w:author="uzivate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0B177E56" w14:textId="77777777" w:rsidR="005229AE" w:rsidRPr="00AB48E5" w:rsidRDefault="005229AE" w:rsidP="00BC0F75">
            <w:pPr>
              <w:jc w:val="center"/>
              <w:rPr>
                <w:del w:id="145" w:author="uzivatel" w:date="2026-09-22T12:12:00Z" w16du:dateUtc="2026-09-22T16:12:00Z"/>
                <w:rFonts w:cstheme="minorHAnsi"/>
                <w:b/>
              </w:rPr>
            </w:pPr>
          </w:p>
        </w:tc>
      </w:tr>
    </w:tbl>
    <w:p w14:paraId="519CB495" w14:textId="77777777" w:rsidR="00F13BDE" w:rsidRDefault="00F13BDE" w:rsidP="006D0779">
      <w:pPr>
        <w:pStyle w:val="Default"/>
        <w:ind w:left="720"/>
        <w:rPr>
          <w:rFonts w:ascii="Roboto" w:hAnsi="Roboto"/>
          <w:rPrChange w:id="146" w:author="uzivatel" w:date="2026-09-22T12:12:00Z" w16du:dateUtc="2026-09-22T16:12:00Z">
            <w:rPr>
              <w:rFonts w:cstheme="minorHAnsi"/>
              <w:sz w:val="24"/>
              <w:szCs w:val="24"/>
            </w:rPr>
          </w:rPrChange>
        </w:rPr>
        <w:pPrChange w:id="147" w:author="uzivatel" w:date="2026-09-22T12:12:00Z" w16du:dateUtc="2026-09-22T16:12:00Z">
          <w:pPr/>
        </w:pPrChange>
      </w:pPr>
    </w:p>
    <w:sectPr w:rsidR="00F13BDE" w:rsidSect="00067C1B">
      <w:headerReference w:type="default" r:id="rId7"/>
      <w:footerReference w:type="default" r:id="rId8"/>
      <w:pgSz w:w="11906" w:h="16838" w:orient="portrait"/>
      <w:pgMar w:top="142" w:right="849" w:bottom="142" w:left="1417" w:header="708" w:footer="708" w:gutter="0"/>
      <w:cols w:space="708"/>
      <w:docGrid w:linePitch="360"/>
      <w:sectPrChange w:id="152" w:author="uzivatel" w:date="2026-09-22T12:12:00Z" w16du:dateUtc="2026-09-22T16:12:00Z">
        <w:sectPr w:rsidR="00F13BDE" w:rsidSect="00067C1B">
          <w:pgSz w:w="16838" w:h="11906" w:orient="landscape"/>
          <w:pgMar w:top="1417" w:right="1417" w:bottom="851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89CD7C" w14:textId="77777777" w:rsidR="00DE1DC8" w:rsidRDefault="00DE1DC8" w:rsidP="005229AE">
      <w:pPr>
        <w:spacing w:after="0" w:line="240" w:lineRule="auto"/>
      </w:pPr>
      <w:r>
        <w:separator/>
      </w:r>
    </w:p>
  </w:endnote>
  <w:endnote w:type="continuationSeparator" w:id="0">
    <w:p w14:paraId="43D53F87" w14:textId="77777777" w:rsidR="00DE1DC8" w:rsidRDefault="00DE1DC8" w:rsidP="00522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ACF426" w14:textId="77777777" w:rsidR="00983AD8" w:rsidRDefault="00983AD8">
    <w:pPr>
      <w:pStyle w:val="ListParagraph"/>
      <w:pPrChange w:id="151" w:author="uzivatel" w:date="2026-09-22T12:12:00Z" w16du:dateUtc="2026-09-22T16:1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AE69A9" w14:textId="77777777" w:rsidR="00DE1DC8" w:rsidRDefault="00DE1DC8" w:rsidP="005229AE">
      <w:pPr>
        <w:spacing w:after="0" w:line="240" w:lineRule="auto"/>
      </w:pPr>
      <w:r>
        <w:separator/>
      </w:r>
    </w:p>
  </w:footnote>
  <w:footnote w:type="continuationSeparator" w:id="0">
    <w:p w14:paraId="73CD33D9" w14:textId="77777777" w:rsidR="00DE1DC8" w:rsidRDefault="00DE1DC8" w:rsidP="00522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A513A1" w14:textId="45BAB36C" w:rsidR="005229AE" w:rsidRPr="00AB48E5" w:rsidRDefault="005229AE" w:rsidP="005229AE">
    <w:pPr>
      <w:jc w:val="center"/>
      <w:rPr>
        <w:del w:id="148" w:author="uzivatel" w:date="2026-09-22T12:12:00Z" w16du:dateUtc="2026-09-22T16:12:00Z"/>
        <w:rFonts w:cstheme="minorHAnsi"/>
        <w:b/>
        <w:i/>
        <w:sz w:val="24"/>
        <w:szCs w:val="24"/>
      </w:rPr>
    </w:pPr>
    <w:del w:id="149" w:author="uzivatel" w:date="2026-09-22T12:12:00Z" w16du:dateUtc="2026-09-22T16:12:00Z">
      <w:r w:rsidRPr="00AB48E5">
        <w:rPr>
          <w:rFonts w:cstheme="minorHAnsi"/>
          <w:b/>
          <w:sz w:val="24"/>
          <w:szCs w:val="24"/>
        </w:rPr>
        <w:delText>Zgłoszenie d</w:delText>
      </w:r>
      <w:r w:rsidR="00494DD6" w:rsidRPr="00AB48E5">
        <w:rPr>
          <w:rFonts w:cstheme="minorHAnsi"/>
          <w:b/>
          <w:sz w:val="24"/>
          <w:szCs w:val="24"/>
        </w:rPr>
        <w:delText>o zabrania głosu w debacie nad „R</w:delText>
      </w:r>
      <w:r w:rsidRPr="00AB48E5">
        <w:rPr>
          <w:rFonts w:cstheme="minorHAnsi"/>
          <w:b/>
          <w:sz w:val="24"/>
          <w:szCs w:val="24"/>
        </w:rPr>
        <w:delText xml:space="preserve">aportem o stanie </w:delText>
      </w:r>
      <w:r w:rsidR="00494DD6" w:rsidRPr="00AB48E5">
        <w:rPr>
          <w:rFonts w:cstheme="minorHAnsi"/>
          <w:b/>
          <w:sz w:val="24"/>
          <w:szCs w:val="24"/>
        </w:rPr>
        <w:delText>Powiatu Zwoleńskiego za 20</w:delText>
      </w:r>
      <w:r w:rsidR="00AB48E5">
        <w:rPr>
          <w:rFonts w:cstheme="minorHAnsi"/>
          <w:b/>
          <w:sz w:val="24"/>
          <w:szCs w:val="24"/>
        </w:rPr>
        <w:delText>2</w:delText>
      </w:r>
      <w:r w:rsidR="00AF0856">
        <w:rPr>
          <w:rFonts w:cstheme="minorHAnsi"/>
          <w:b/>
          <w:sz w:val="24"/>
          <w:szCs w:val="24"/>
        </w:rPr>
        <w:delText>4</w:delText>
      </w:r>
      <w:r w:rsidR="00494DD6" w:rsidRPr="00AB48E5">
        <w:rPr>
          <w:rFonts w:cstheme="minorHAnsi"/>
          <w:b/>
          <w:sz w:val="24"/>
          <w:szCs w:val="24"/>
        </w:rPr>
        <w:delText xml:space="preserve"> rok”</w:delText>
      </w:r>
    </w:del>
  </w:p>
  <w:p w14:paraId="2CEEFE7A" w14:textId="77777777" w:rsidR="005229AE" w:rsidRDefault="005229AE">
    <w:pPr>
      <w:pStyle w:val="Default"/>
      <w:pPrChange w:id="150" w:author="uzivatel" w:date="2026-09-22T12:12:00Z" w16du:dateUtc="2026-09-22T16:12:00Z">
        <w:pPr>
          <w:pStyle w:val="Header"/>
          <w:jc w:val="cent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706650">
    <w:abstractNumId w:val="8"/>
  </w:num>
  <w:num w:numId="2" w16cid:durableId="884024941">
    <w:abstractNumId w:val="10"/>
  </w:num>
  <w:num w:numId="3" w16cid:durableId="1825194217">
    <w:abstractNumId w:val="9"/>
  </w:num>
  <w:num w:numId="4" w16cid:durableId="772090210">
    <w:abstractNumId w:val="2"/>
  </w:num>
  <w:num w:numId="5" w16cid:durableId="484513990">
    <w:abstractNumId w:val="7"/>
  </w:num>
  <w:num w:numId="6" w16cid:durableId="1851068213">
    <w:abstractNumId w:val="4"/>
  </w:num>
  <w:num w:numId="7" w16cid:durableId="670791315">
    <w:abstractNumId w:val="0"/>
  </w:num>
  <w:num w:numId="8" w16cid:durableId="1575583599">
    <w:abstractNumId w:val="3"/>
  </w:num>
  <w:num w:numId="9" w16cid:durableId="831531124">
    <w:abstractNumId w:val="6"/>
  </w:num>
  <w:num w:numId="10" w16cid:durableId="1439908627">
    <w:abstractNumId w:val="11"/>
  </w:num>
  <w:num w:numId="11" w16cid:durableId="968559655">
    <w:abstractNumId w:val="5"/>
  </w:num>
  <w:num w:numId="12" w16cid:durableId="144554174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B84"/>
    <w:rsid w:val="00021D99"/>
    <w:rsid w:val="0002301B"/>
    <w:rsid w:val="00067C1B"/>
    <w:rsid w:val="00070B7A"/>
    <w:rsid w:val="000C1D5B"/>
    <w:rsid w:val="000E3B54"/>
    <w:rsid w:val="00131188"/>
    <w:rsid w:val="001457C6"/>
    <w:rsid w:val="0018379F"/>
    <w:rsid w:val="001D66D1"/>
    <w:rsid w:val="00222525"/>
    <w:rsid w:val="0028602A"/>
    <w:rsid w:val="002B27AF"/>
    <w:rsid w:val="002E5199"/>
    <w:rsid w:val="002F1F4D"/>
    <w:rsid w:val="00332BB9"/>
    <w:rsid w:val="003377F2"/>
    <w:rsid w:val="00355828"/>
    <w:rsid w:val="0036582F"/>
    <w:rsid w:val="00393DFA"/>
    <w:rsid w:val="003A0556"/>
    <w:rsid w:val="003A4848"/>
    <w:rsid w:val="00405037"/>
    <w:rsid w:val="00421D86"/>
    <w:rsid w:val="0043051E"/>
    <w:rsid w:val="004435CB"/>
    <w:rsid w:val="004714D6"/>
    <w:rsid w:val="00494AC3"/>
    <w:rsid w:val="00494DD6"/>
    <w:rsid w:val="004A5136"/>
    <w:rsid w:val="005229AE"/>
    <w:rsid w:val="005379D3"/>
    <w:rsid w:val="005406F7"/>
    <w:rsid w:val="005631B3"/>
    <w:rsid w:val="005940DB"/>
    <w:rsid w:val="00596269"/>
    <w:rsid w:val="005C7B84"/>
    <w:rsid w:val="005F4481"/>
    <w:rsid w:val="00663F98"/>
    <w:rsid w:val="006859AD"/>
    <w:rsid w:val="0069557F"/>
    <w:rsid w:val="006B75D9"/>
    <w:rsid w:val="006D0779"/>
    <w:rsid w:val="0071556C"/>
    <w:rsid w:val="00757F13"/>
    <w:rsid w:val="00875E83"/>
    <w:rsid w:val="008E16D0"/>
    <w:rsid w:val="008F695B"/>
    <w:rsid w:val="00905D4F"/>
    <w:rsid w:val="00926BE8"/>
    <w:rsid w:val="00967EDD"/>
    <w:rsid w:val="009700EB"/>
    <w:rsid w:val="00975CE3"/>
    <w:rsid w:val="00983AD8"/>
    <w:rsid w:val="00992F5A"/>
    <w:rsid w:val="009B14F4"/>
    <w:rsid w:val="009D457F"/>
    <w:rsid w:val="009E4030"/>
    <w:rsid w:val="00A63EA6"/>
    <w:rsid w:val="00AA5E4F"/>
    <w:rsid w:val="00AB48E5"/>
    <w:rsid w:val="00AB6A16"/>
    <w:rsid w:val="00AB7A30"/>
    <w:rsid w:val="00AF0856"/>
    <w:rsid w:val="00AF69EB"/>
    <w:rsid w:val="00B06B01"/>
    <w:rsid w:val="00B101CE"/>
    <w:rsid w:val="00BD1EDF"/>
    <w:rsid w:val="00BF17A7"/>
    <w:rsid w:val="00C72FED"/>
    <w:rsid w:val="00C9043F"/>
    <w:rsid w:val="00CD2CDC"/>
    <w:rsid w:val="00D166A3"/>
    <w:rsid w:val="00D53EF3"/>
    <w:rsid w:val="00DB23CA"/>
    <w:rsid w:val="00DC19A1"/>
    <w:rsid w:val="00DE1DC8"/>
    <w:rsid w:val="00DF0E9B"/>
    <w:rsid w:val="00DF242C"/>
    <w:rsid w:val="00E2631A"/>
    <w:rsid w:val="00E60474"/>
    <w:rsid w:val="00EB74D9"/>
    <w:rsid w:val="00ED3AF5"/>
    <w:rsid w:val="00EF2DAF"/>
    <w:rsid w:val="00F01D59"/>
    <w:rsid w:val="00F13BDE"/>
    <w:rsid w:val="00F91991"/>
    <w:rsid w:val="00F92274"/>
    <w:rsid w:val="00FB2884"/>
    <w:rsid w:val="00FE5E56"/>
    <w:rsid w:val="00FE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8111"/>
  <w15:chartTrackingRefBased/>
  <w15:docId w15:val="{3D5C161D-9CEC-4C83-A4DD-8D15FA1B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semiHidden/>
    <w:unhideWhenUsed/>
    <w:qFormat/>
    <w:rsid w:val="00983AD8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9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9AE"/>
  </w:style>
  <w:style w:type="paragraph" w:styleId="Footer">
    <w:name w:val="footer"/>
    <w:basedOn w:val="Normal"/>
    <w:link w:val="FooterChar"/>
    <w:uiPriority w:val="99"/>
    <w:unhideWhenUsed/>
    <w:rsid w:val="005229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9AE"/>
  </w:style>
  <w:style w:type="character" w:customStyle="1" w:styleId="Heading4Char">
    <w:name w:val="Heading 4 Char"/>
    <w:basedOn w:val="DefaultParagraphFont"/>
    <w:link w:val="Heading4"/>
    <w:semiHidden/>
    <w:rsid w:val="00983AD8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983AD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983AD8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spacing w:after="200" w:line="276" w:lineRule="auto"/>
      <w:ind w:left="720"/>
      <w:contextualSpacing/>
      <w:pPrChange w:id="0" w:author="uzivatel" w:date="2026-09-22T12:12:00Z">
        <w:pPr>
          <w:spacing w:after="200" w:line="276" w:lineRule="auto"/>
          <w:ind w:left="720"/>
          <w:contextualSpacing/>
        </w:pPr>
      </w:pPrChange>
    </w:pPr>
    <w:rPr>
      <w:lang w:val="cs-CZ"/>
      <w:rPrChange w:id="0" w:author="uzivatel" w:date="2026-09-22T12:12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983AD8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Włodzimierz Zając</dc:creator>
  <cp:keywords/>
  <dc:description/>
  <cp:lastModifiedBy>Arthur Souza Rodrigues</cp:lastModifiedBy>
  <cp:revision>1</cp:revision>
  <dcterms:created xsi:type="dcterms:W3CDTF">2019-02-14T08:58:00Z</dcterms:created>
  <dcterms:modified xsi:type="dcterms:W3CDTF">2026-09-22T16:12:00Z</dcterms:modified>
</cp:coreProperties>
</file>