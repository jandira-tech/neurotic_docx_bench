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8BEAFA" w14:textId="77777777" w:rsidR="005764C1" w:rsidRPr="005764C1" w:rsidRDefault="005764C1" w:rsidP="005764C1">
      <w:pPr>
        <w:spacing w:after="0" w:line="360" w:lineRule="auto"/>
        <w:jc w:val="both"/>
        <w:textAlignment w:val="baseline"/>
        <w:rPr>
          <w:ins w:id="11" w:author="awachira" w:date="2026-09-25T21:13:00Z" w16du:dateUtc="2026-09-26T01:13:00Z"/>
          <w:rFonts w:ascii="Times New Roman" w:eastAsia="Times New Roman" w:hAnsi="Times New Roman" w:cs="Times New Roman"/>
          <w:b/>
          <w:sz w:val="24"/>
          <w:szCs w:val="24"/>
        </w:rPr>
      </w:pPr>
    </w:p>
    <w:p w14:paraId="40C22D45" w14:textId="77777777" w:rsidR="005764C1" w:rsidRPr="005764C1" w:rsidRDefault="005764C1" w:rsidP="005764C1">
      <w:pPr>
        <w:tabs>
          <w:tab w:val="left" w:pos="360"/>
        </w:tabs>
        <w:spacing w:after="0" w:line="240" w:lineRule="auto"/>
        <w:jc w:val="center"/>
        <w:rPr>
          <w:ins w:id="12" w:author="awachira" w:date="2026-09-25T21:13:00Z" w16du:dateUtc="2026-09-26T01:13:00Z"/>
          <w:rFonts w:ascii="Garamond" w:eastAsia="Times New Roman" w:hAnsi="Garamond" w:cs="Times New Roman"/>
          <w:b/>
          <w:sz w:val="24"/>
          <w:szCs w:val="24"/>
          <w:lang w:val="en-GB" w:eastAsia="en-GB"/>
        </w:rPr>
      </w:pPr>
      <w:ins w:id="13" w:author="awachira" w:date="2026-09-25T21:13:00Z" w16du:dateUtc="2026-09-26T01:13:00Z">
        <w:r w:rsidRPr="005764C1">
          <w:rPr>
            <w:rFonts w:ascii="Garamond" w:eastAsia="Times New Roman" w:hAnsi="Garamond" w:cs="Times New Roman"/>
            <w:noProof/>
            <w:sz w:val="24"/>
            <w:szCs w:val="24"/>
          </w:rPr>
          <w:drawing>
            <wp:inline distT="0" distB="0" distL="0" distR="0" wp14:anchorId="3F771DAF" wp14:editId="57BA985E">
              <wp:extent cx="1981200" cy="552450"/>
              <wp:effectExtent l="0" t="0" r="0" b="0"/>
              <wp:docPr id="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81200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44F8F99" w14:textId="77777777" w:rsidR="005764C1" w:rsidRPr="005764C1" w:rsidRDefault="005764C1" w:rsidP="005764C1">
      <w:pPr>
        <w:spacing w:after="0" w:line="240" w:lineRule="auto"/>
        <w:jc w:val="center"/>
        <w:rPr>
          <w:ins w:id="14" w:author="awachira" w:date="2026-09-25T21:13:00Z" w16du:dateUtc="2026-09-26T01:13:00Z"/>
          <w:rFonts w:ascii="Garamond" w:eastAsia="Times New Roman" w:hAnsi="Garamond" w:cs="Times New Roman"/>
          <w:sz w:val="24"/>
          <w:szCs w:val="24"/>
          <w:lang w:val="en-GB" w:eastAsia="en-GB"/>
        </w:rPr>
      </w:pPr>
      <w:ins w:id="15" w:author="awachira" w:date="2026-09-25T21:13:00Z" w16du:dateUtc="2026-09-26T01:13:00Z">
        <w:r w:rsidRPr="005764C1">
          <w:rPr>
            <w:rFonts w:ascii="Garamond" w:eastAsia="Times New Roman" w:hAnsi="Garamond" w:cs="Times New Roman"/>
            <w:sz w:val="24"/>
            <w:szCs w:val="24"/>
            <w:lang w:val="en-GB" w:eastAsia="en-GB"/>
          </w:rPr>
          <w:t>DEPARTMENT OF LANGUAGES AND PERFORMING ARTS</w:t>
        </w:r>
      </w:ins>
    </w:p>
    <w:p w14:paraId="2B44D120" w14:textId="77777777" w:rsidR="005764C1" w:rsidRPr="005764C1" w:rsidRDefault="005764C1" w:rsidP="005764C1">
      <w:pPr>
        <w:spacing w:after="0" w:line="240" w:lineRule="auto"/>
        <w:rPr>
          <w:ins w:id="16" w:author="awachira" w:date="2026-09-25T21:13:00Z" w16du:dateUtc="2026-09-26T01:13:00Z"/>
          <w:rFonts w:ascii="Garamond" w:eastAsia="Times New Roman" w:hAnsi="Garamond" w:cs="Times New Roman"/>
          <w:sz w:val="24"/>
          <w:szCs w:val="24"/>
          <w:lang w:val="en-GB" w:eastAsia="en-GB"/>
        </w:rPr>
      </w:pPr>
      <w:ins w:id="17" w:author="awachira" w:date="2026-09-25T21:13:00Z" w16du:dateUtc="2026-09-26T01:13:00Z">
        <w:r w:rsidRPr="005764C1">
          <w:rPr>
            <w:rFonts w:ascii="Garamond" w:eastAsia="Times New Roman" w:hAnsi="Garamond" w:cs="Times New Roman"/>
            <w:sz w:val="24"/>
            <w:szCs w:val="24"/>
            <w:lang w:val="en-GB" w:eastAsia="en-GB"/>
          </w:rPr>
          <w:t>_____________________________________________________________________</w:t>
        </w:r>
      </w:ins>
    </w:p>
    <w:p w14:paraId="0A178BB9" w14:textId="77777777" w:rsidR="005764C1" w:rsidRPr="005764C1" w:rsidRDefault="005764C1" w:rsidP="005764C1">
      <w:pPr>
        <w:spacing w:after="0" w:line="240" w:lineRule="auto"/>
        <w:jc w:val="center"/>
        <w:rPr>
          <w:ins w:id="18" w:author="awachira" w:date="2026-09-25T21:13:00Z" w16du:dateUtc="2026-09-26T01:13:00Z"/>
          <w:rFonts w:ascii="Garamond" w:eastAsia="Times New Roman" w:hAnsi="Garamond" w:cs="Times New Roman"/>
          <w:sz w:val="24"/>
          <w:szCs w:val="24"/>
          <w:lang w:val="en-GB" w:eastAsia="en-GB"/>
        </w:rPr>
      </w:pPr>
      <w:ins w:id="19" w:author="awachira" w:date="2026-09-25T21:13:00Z" w16du:dateUtc="2026-09-26T01:13:00Z">
        <w:r w:rsidRPr="005764C1">
          <w:rPr>
            <w:rFonts w:ascii="Garamond" w:eastAsia="Times New Roman" w:hAnsi="Garamond" w:cs="Times New Roman"/>
            <w:sz w:val="24"/>
            <w:szCs w:val="24"/>
            <w:lang w:val="en-GB" w:eastAsia="en-GB"/>
          </w:rPr>
          <w:t xml:space="preserve">JUNE 2017 SEMESTER </w:t>
        </w:r>
      </w:ins>
    </w:p>
    <w:p w14:paraId="4457FC8B" w14:textId="77777777" w:rsidR="005764C1" w:rsidRPr="005764C1" w:rsidRDefault="005764C1" w:rsidP="005764C1">
      <w:pPr>
        <w:spacing w:after="0" w:line="240" w:lineRule="auto"/>
        <w:jc w:val="center"/>
        <w:rPr>
          <w:ins w:id="20" w:author="awachira" w:date="2026-09-25T21:13:00Z" w16du:dateUtc="2026-09-26T01:13:00Z"/>
          <w:rFonts w:ascii="Garamond" w:eastAsia="Times New Roman" w:hAnsi="Garamond" w:cs="Times New Roman"/>
          <w:sz w:val="24"/>
          <w:szCs w:val="24"/>
          <w:lang w:val="en-GB" w:eastAsia="en-GB"/>
        </w:rPr>
      </w:pPr>
    </w:p>
    <w:p w14:paraId="7E802D25" w14:textId="77777777" w:rsidR="005764C1" w:rsidRPr="005764C1" w:rsidRDefault="005764C1" w:rsidP="005764C1">
      <w:pPr>
        <w:spacing w:after="0" w:line="240" w:lineRule="auto"/>
        <w:rPr>
          <w:ins w:id="21" w:author="awachira" w:date="2026-09-25T21:13:00Z" w16du:dateUtc="2026-09-26T01:13:00Z"/>
          <w:rFonts w:ascii="Garamond" w:hAnsi="Garamond" w:cs="Times New Roman"/>
          <w:b/>
          <w:sz w:val="24"/>
          <w:szCs w:val="24"/>
          <w:lang w:val="en-GB" w:eastAsia="en-GB"/>
        </w:rPr>
      </w:pPr>
      <w:ins w:id="22" w:author="awachira" w:date="2026-09-25T21:13:00Z" w16du:dateUtc="2026-09-26T01:13:00Z">
        <w:r w:rsidRPr="005764C1">
          <w:rPr>
            <w:rFonts w:ascii="Garamond" w:hAnsi="Garamond" w:cs="Times New Roman"/>
            <w:b/>
            <w:sz w:val="24"/>
            <w:szCs w:val="24"/>
            <w:lang w:val="en-GB" w:eastAsia="en-GB"/>
          </w:rPr>
          <w:tab/>
        </w:r>
        <w:r w:rsidRPr="005764C1">
          <w:rPr>
            <w:rFonts w:ascii="Garamond" w:hAnsi="Garamond" w:cs="Times New Roman"/>
            <w:b/>
            <w:sz w:val="24"/>
            <w:szCs w:val="24"/>
            <w:lang w:val="en-GB" w:eastAsia="en-GB"/>
          </w:rPr>
          <w:tab/>
        </w:r>
        <w:r w:rsidRPr="005764C1">
          <w:rPr>
            <w:rFonts w:ascii="Garamond" w:hAnsi="Garamond" w:cs="Times New Roman"/>
            <w:b/>
            <w:sz w:val="24"/>
            <w:szCs w:val="24"/>
            <w:lang w:val="en-GB" w:eastAsia="en-GB"/>
          </w:rPr>
          <w:tab/>
          <w:t>ENG 111: A to V    END OF SEMESTER EXAMINATION</w:t>
        </w:r>
      </w:ins>
    </w:p>
    <w:p w14:paraId="1650DDAE" w14:textId="77777777" w:rsidR="005764C1" w:rsidRPr="005764C1" w:rsidRDefault="005764C1" w:rsidP="005764C1">
      <w:pPr>
        <w:spacing w:after="0" w:line="240" w:lineRule="auto"/>
        <w:rPr>
          <w:ins w:id="23" w:author="awachira" w:date="2026-09-25T21:13:00Z" w16du:dateUtc="2026-09-26T01:13:00Z"/>
          <w:rFonts w:ascii="Garamond" w:hAnsi="Garamond" w:cs="Times New Roman"/>
          <w:b/>
          <w:sz w:val="24"/>
          <w:szCs w:val="24"/>
          <w:lang w:val="en-GB" w:eastAsia="en-GB"/>
        </w:rPr>
      </w:pPr>
    </w:p>
    <w:p w14:paraId="37550BA4" w14:textId="77777777" w:rsidR="005764C1" w:rsidRPr="005764C1" w:rsidRDefault="005764C1" w:rsidP="005764C1">
      <w:pPr>
        <w:spacing w:after="0" w:line="240" w:lineRule="auto"/>
        <w:rPr>
          <w:ins w:id="24" w:author="awachira" w:date="2026-09-25T21:13:00Z" w16du:dateUtc="2026-09-26T01:13:00Z"/>
          <w:rFonts w:ascii="Garamond" w:hAnsi="Garamond" w:cs="Times New Roman"/>
          <w:b/>
          <w:sz w:val="24"/>
          <w:szCs w:val="24"/>
          <w:lang w:val="en-GB" w:eastAsia="en-GB"/>
        </w:rPr>
      </w:pPr>
      <w:ins w:id="25" w:author="awachira" w:date="2026-09-25T21:13:00Z" w16du:dateUtc="2026-09-26T01:13:00Z">
        <w:r w:rsidRPr="005764C1">
          <w:rPr>
            <w:rFonts w:ascii="Garamond" w:hAnsi="Garamond" w:cs="Times New Roman"/>
            <w:b/>
            <w:sz w:val="24"/>
            <w:szCs w:val="24"/>
            <w:lang w:val="en-GB" w:eastAsia="en-GB"/>
          </w:rPr>
          <w:tab/>
        </w:r>
        <w:r w:rsidRPr="005764C1">
          <w:rPr>
            <w:rFonts w:ascii="Garamond" w:hAnsi="Garamond" w:cs="Times New Roman"/>
            <w:b/>
            <w:sz w:val="24"/>
            <w:szCs w:val="24"/>
            <w:lang w:val="en-GB" w:eastAsia="en-GB"/>
          </w:rPr>
          <w:tab/>
        </w:r>
        <w:r w:rsidRPr="005764C1">
          <w:rPr>
            <w:rFonts w:ascii="Garamond" w:hAnsi="Garamond" w:cs="Times New Roman"/>
            <w:b/>
            <w:sz w:val="24"/>
            <w:szCs w:val="24"/>
            <w:lang w:val="en-GB" w:eastAsia="en-GB"/>
          </w:rPr>
          <w:tab/>
        </w:r>
        <w:r w:rsidRPr="005764C1">
          <w:rPr>
            <w:rFonts w:ascii="Garamond" w:eastAsia="Times New Roman" w:hAnsi="Garamond" w:cs="Times New Roman"/>
            <w:sz w:val="24"/>
            <w:szCs w:val="24"/>
            <w:lang w:val="en-GB" w:eastAsia="en-GB"/>
          </w:rPr>
          <w:tab/>
        </w:r>
      </w:ins>
    </w:p>
    <w:p w14:paraId="54AC6B98" w14:textId="77777777" w:rsidR="005764C1" w:rsidRPr="005764C1" w:rsidRDefault="005764C1" w:rsidP="005764C1">
      <w:pPr>
        <w:spacing w:after="0" w:line="240" w:lineRule="auto"/>
        <w:rPr>
          <w:ins w:id="26" w:author="awachira" w:date="2026-09-25T21:13:00Z" w16du:dateUtc="2026-09-26T01:13:00Z"/>
          <w:rFonts w:ascii="Garamond" w:hAnsi="Garamond" w:cs="Times New Roman"/>
          <w:b/>
          <w:sz w:val="24"/>
          <w:szCs w:val="24"/>
          <w:lang w:val="en-GB" w:eastAsia="en-GB"/>
        </w:rPr>
      </w:pPr>
      <w:ins w:id="27" w:author="awachira" w:date="2026-09-25T21:13:00Z" w16du:dateUtc="2026-09-26T01:13:00Z">
        <w:r w:rsidRPr="005764C1">
          <w:rPr>
            <w:rFonts w:ascii="Garamond" w:hAnsi="Garamond" w:cs="Times New Roman"/>
            <w:b/>
            <w:sz w:val="24"/>
            <w:szCs w:val="24"/>
            <w:lang w:val="en-GB" w:eastAsia="en-GB"/>
          </w:rPr>
          <w:tab/>
        </w:r>
        <w:r w:rsidRPr="005764C1">
          <w:rPr>
            <w:rFonts w:ascii="Garamond" w:hAnsi="Garamond" w:cs="Times New Roman"/>
            <w:b/>
            <w:sz w:val="24"/>
            <w:szCs w:val="24"/>
            <w:lang w:val="en-GB" w:eastAsia="en-GB"/>
          </w:rPr>
          <w:tab/>
        </w:r>
        <w:r w:rsidRPr="005764C1">
          <w:rPr>
            <w:rFonts w:ascii="Garamond" w:hAnsi="Garamond" w:cs="Times New Roman"/>
            <w:b/>
            <w:sz w:val="24"/>
            <w:szCs w:val="24"/>
            <w:lang w:val="en-GB" w:eastAsia="en-GB"/>
          </w:rPr>
          <w:tab/>
        </w:r>
        <w:r w:rsidRPr="005764C1">
          <w:rPr>
            <w:rFonts w:ascii="Garamond" w:hAnsi="Garamond" w:cs="Times New Roman"/>
            <w:b/>
            <w:sz w:val="24"/>
            <w:szCs w:val="24"/>
            <w:lang w:val="en-GB" w:eastAsia="en-GB"/>
          </w:rPr>
          <w:tab/>
          <w:t>DURATION</w:t>
        </w:r>
        <w:r w:rsidRPr="005764C1">
          <w:rPr>
            <w:rFonts w:ascii="Garamond" w:hAnsi="Garamond" w:cs="Times New Roman"/>
            <w:b/>
            <w:sz w:val="24"/>
            <w:szCs w:val="24"/>
            <w:lang w:val="en-GB" w:eastAsia="en-GB"/>
          </w:rPr>
          <w:tab/>
          <w:t>: 2 HOURS</w:t>
        </w:r>
      </w:ins>
    </w:p>
    <w:p w14:paraId="75A877F6" w14:textId="77777777" w:rsidR="005764C1" w:rsidRPr="005764C1" w:rsidRDefault="005764C1" w:rsidP="005764C1">
      <w:pPr>
        <w:spacing w:after="0" w:line="240" w:lineRule="auto"/>
        <w:rPr>
          <w:ins w:id="28" w:author="awachira" w:date="2026-09-25T21:13:00Z" w16du:dateUtc="2026-09-26T01:13:00Z"/>
          <w:rFonts w:ascii="Times New Roman" w:hAnsi="Times New Roman" w:cs="Times New Roman"/>
          <w:b/>
          <w:sz w:val="24"/>
          <w:szCs w:val="24"/>
          <w:lang w:val="en-GB" w:eastAsia="en-GB"/>
        </w:rPr>
      </w:pPr>
      <w:ins w:id="29" w:author="awachira" w:date="2026-09-25T21:13:00Z" w16du:dateUtc="2026-09-26T01:13:00Z">
        <w:r w:rsidRPr="005764C1">
          <w:rPr>
            <w:rFonts w:ascii="Times New Roman" w:hAnsi="Times New Roman" w:cs="Times New Roman"/>
            <w:b/>
            <w:sz w:val="24"/>
            <w:szCs w:val="24"/>
            <w:lang w:val="en-GB" w:eastAsia="en-GB"/>
          </w:rPr>
          <w:t>_____________________________________________________________________</w:t>
        </w:r>
      </w:ins>
    </w:p>
    <w:p w14:paraId="5B0F1F16" w14:textId="77777777" w:rsidR="005764C1" w:rsidRPr="005764C1" w:rsidRDefault="005764C1" w:rsidP="005764C1">
      <w:pPr>
        <w:spacing w:after="0" w:line="240" w:lineRule="auto"/>
        <w:jc w:val="both"/>
        <w:rPr>
          <w:ins w:id="30" w:author="awachira" w:date="2026-09-25T21:13:00Z" w16du:dateUtc="2026-09-26T01:13:00Z"/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</w:pPr>
      <w:ins w:id="31" w:author="awachira" w:date="2026-09-25T21:13:00Z" w16du:dateUtc="2026-09-26T01:13:00Z">
        <w:r w:rsidRPr="005764C1">
          <w:rPr>
            <w:rFonts w:ascii="Times New Roman" w:hAnsi="Times New Roman" w:cs="Times New Roman"/>
            <w:b/>
            <w:sz w:val="24"/>
            <w:szCs w:val="24"/>
            <w:lang w:val="en-GB" w:eastAsia="en-GB"/>
          </w:rPr>
          <w:tab/>
        </w:r>
        <w:r w:rsidRPr="005764C1">
          <w:rPr>
            <w:rFonts w:ascii="Times New Roman" w:hAnsi="Times New Roman" w:cs="Times New Roman"/>
            <w:b/>
            <w:sz w:val="24"/>
            <w:szCs w:val="24"/>
            <w:lang w:val="en-GB" w:eastAsia="en-GB"/>
          </w:rPr>
          <w:tab/>
        </w:r>
        <w:r w:rsidRPr="005764C1">
          <w:rPr>
            <w:rFonts w:ascii="Times New Roman" w:hAnsi="Times New Roman" w:cs="Times New Roman"/>
            <w:b/>
            <w:sz w:val="24"/>
            <w:szCs w:val="24"/>
            <w:lang w:val="en-GB" w:eastAsia="en-GB"/>
          </w:rPr>
          <w:tab/>
        </w:r>
        <w:r w:rsidRPr="005764C1">
          <w:rPr>
            <w:rFonts w:ascii="Times New Roman" w:hAnsi="Times New Roman" w:cs="Times New Roman"/>
            <w:b/>
            <w:sz w:val="24"/>
            <w:szCs w:val="24"/>
            <w:lang w:val="en-GB" w:eastAsia="en-GB"/>
          </w:rPr>
          <w:tab/>
        </w:r>
      </w:ins>
    </w:p>
    <w:p w14:paraId="6E287F75" w14:textId="77777777" w:rsidR="005764C1" w:rsidRPr="005764C1" w:rsidRDefault="005764C1" w:rsidP="005764C1">
      <w:pPr>
        <w:spacing w:after="0" w:line="240" w:lineRule="auto"/>
        <w:rPr>
          <w:ins w:id="32" w:author="awachira" w:date="2026-09-25T21:13:00Z" w16du:dateUtc="2026-09-26T01:13:00Z"/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</w:pPr>
      <w:ins w:id="33" w:author="awachira" w:date="2026-09-25T21:13:00Z" w16du:dateUtc="2026-09-26T01:13:00Z">
        <w:r w:rsidRPr="005764C1">
          <w:rPr>
            <w:rFonts w:ascii="Times New Roman" w:eastAsia="Times New Roman" w:hAnsi="Times New Roman" w:cs="Times New Roman"/>
            <w:b/>
            <w:sz w:val="24"/>
            <w:szCs w:val="24"/>
            <w:lang w:val="en-GB" w:eastAsia="en-GB"/>
          </w:rPr>
          <w:tab/>
        </w:r>
        <w:r w:rsidRPr="005764C1">
          <w:rPr>
            <w:rFonts w:ascii="Times New Roman" w:eastAsia="Times New Roman" w:hAnsi="Times New Roman" w:cs="Times New Roman"/>
            <w:b/>
            <w:sz w:val="24"/>
            <w:szCs w:val="24"/>
            <w:lang w:val="en-GB" w:eastAsia="en-GB"/>
          </w:rPr>
          <w:tab/>
        </w:r>
        <w:r w:rsidRPr="005764C1">
          <w:rPr>
            <w:rFonts w:ascii="Times New Roman" w:eastAsia="Times New Roman" w:hAnsi="Times New Roman" w:cs="Times New Roman"/>
            <w:b/>
            <w:sz w:val="24"/>
            <w:szCs w:val="24"/>
            <w:lang w:val="en-GB" w:eastAsia="en-GB"/>
          </w:rPr>
          <w:tab/>
        </w:r>
        <w:r w:rsidRPr="005764C1">
          <w:rPr>
            <w:rFonts w:ascii="Times New Roman" w:eastAsia="Times New Roman" w:hAnsi="Times New Roman" w:cs="Times New Roman"/>
            <w:b/>
            <w:sz w:val="24"/>
            <w:szCs w:val="24"/>
            <w:lang w:val="en-GB" w:eastAsia="en-GB"/>
          </w:rPr>
          <w:tab/>
          <w:t>TOTAL = 50 Marks</w:t>
        </w:r>
      </w:ins>
    </w:p>
    <w:p w14:paraId="22AE9DFF" w14:textId="77777777" w:rsidR="005764C1" w:rsidRPr="005764C1" w:rsidRDefault="005764C1" w:rsidP="005764C1">
      <w:pPr>
        <w:spacing w:after="0" w:line="240" w:lineRule="auto"/>
        <w:rPr>
          <w:ins w:id="34" w:author="awachira" w:date="2026-09-25T21:13:00Z" w16du:dateUtc="2026-09-26T01:13:00Z"/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</w:pPr>
    </w:p>
    <w:p w14:paraId="1FF00818" w14:textId="77777777" w:rsidR="005764C1" w:rsidRPr="005764C1" w:rsidRDefault="005764C1" w:rsidP="005764C1">
      <w:pPr>
        <w:spacing w:line="360" w:lineRule="auto"/>
        <w:rPr>
          <w:ins w:id="35" w:author="awachira" w:date="2026-09-25T21:13:00Z" w16du:dateUtc="2026-09-26T01:13:00Z"/>
          <w:rFonts w:ascii="Times New Roman" w:hAnsi="Times New Roman" w:cs="Times New Roman"/>
          <w:b/>
          <w:sz w:val="24"/>
          <w:szCs w:val="24"/>
        </w:rPr>
      </w:pPr>
      <w:ins w:id="36" w:author="awachira" w:date="2026-09-25T21:13:00Z" w16du:dateUtc="2026-09-26T01:13:00Z">
        <w:r w:rsidRPr="005764C1">
          <w:rPr>
            <w:rFonts w:ascii="Times New Roman" w:hAnsi="Times New Roman" w:cs="Times New Roman"/>
            <w:b/>
            <w:sz w:val="24"/>
            <w:szCs w:val="24"/>
          </w:rPr>
          <w:t>INSTRUCTIONS: Answer ALL Questions.</w:t>
        </w:r>
      </w:ins>
    </w:p>
    <w:p w14:paraId="56734CFF" w14:textId="77777777" w:rsidR="005764C1" w:rsidRPr="005764C1" w:rsidRDefault="005764C1" w:rsidP="005764C1">
      <w:pPr>
        <w:spacing w:line="360" w:lineRule="auto"/>
        <w:rPr>
          <w:ins w:id="37" w:author="awachira" w:date="2026-09-25T21:13:00Z" w16du:dateUtc="2026-09-26T01:13:00Z"/>
          <w:rFonts w:ascii="Times New Roman" w:hAnsi="Times New Roman" w:cs="Times New Roman"/>
          <w:b/>
          <w:sz w:val="24"/>
          <w:szCs w:val="24"/>
        </w:rPr>
      </w:pPr>
      <w:ins w:id="38" w:author="awachira" w:date="2026-09-25T21:13:00Z" w16du:dateUtc="2026-09-26T01:13:00Z">
        <w:r w:rsidRPr="005764C1">
          <w:rPr>
            <w:rFonts w:ascii="Times New Roman" w:hAnsi="Times New Roman" w:cs="Times New Roman"/>
            <w:b/>
            <w:sz w:val="24"/>
            <w:szCs w:val="24"/>
          </w:rPr>
          <w:t>SECTION A: THEORY</w:t>
        </w:r>
        <w:r w:rsidRPr="005764C1">
          <w:rPr>
            <w:rFonts w:ascii="Times New Roman" w:hAnsi="Times New Roman" w:cs="Times New Roman"/>
            <w:b/>
            <w:sz w:val="24"/>
            <w:szCs w:val="24"/>
          </w:rPr>
          <w:tab/>
        </w:r>
        <w:r w:rsidRPr="005764C1">
          <w:rPr>
            <w:rFonts w:ascii="Times New Roman" w:hAnsi="Times New Roman" w:cs="Times New Roman"/>
            <w:b/>
            <w:sz w:val="24"/>
            <w:szCs w:val="24"/>
          </w:rPr>
          <w:tab/>
        </w:r>
        <w:r w:rsidRPr="005764C1">
          <w:rPr>
            <w:rFonts w:ascii="Times New Roman" w:hAnsi="Times New Roman" w:cs="Times New Roman"/>
            <w:b/>
            <w:sz w:val="24"/>
            <w:szCs w:val="24"/>
          </w:rPr>
          <w:tab/>
        </w:r>
        <w:r w:rsidRPr="005764C1">
          <w:rPr>
            <w:rFonts w:ascii="Times New Roman" w:hAnsi="Times New Roman" w:cs="Times New Roman"/>
            <w:b/>
            <w:sz w:val="24"/>
            <w:szCs w:val="24"/>
          </w:rPr>
          <w:tab/>
        </w:r>
        <w:r w:rsidRPr="005764C1">
          <w:rPr>
            <w:rFonts w:ascii="Times New Roman" w:hAnsi="Times New Roman" w:cs="Times New Roman"/>
            <w:b/>
            <w:sz w:val="24"/>
            <w:szCs w:val="24"/>
          </w:rPr>
          <w:tab/>
        </w:r>
        <w:r w:rsidRPr="005764C1">
          <w:rPr>
            <w:rFonts w:ascii="Times New Roman" w:hAnsi="Times New Roman" w:cs="Times New Roman"/>
            <w:b/>
            <w:sz w:val="24"/>
            <w:szCs w:val="24"/>
          </w:rPr>
          <w:tab/>
        </w:r>
        <w:r w:rsidRPr="005764C1">
          <w:rPr>
            <w:rFonts w:ascii="Times New Roman" w:hAnsi="Times New Roman" w:cs="Times New Roman"/>
            <w:b/>
            <w:sz w:val="24"/>
            <w:szCs w:val="24"/>
          </w:rPr>
          <w:tab/>
          <w:t>(10 Marks)</w:t>
        </w:r>
      </w:ins>
    </w:p>
    <w:p w14:paraId="1DAC0616" w14:textId="0396E28C" w:rsidR="00F3744E" w:rsidRPr="00D66337" w:rsidRDefault="005764C1" w:rsidP="00D66337">
      <w:pPr>
        <w:pStyle w:val="Heading1"/>
        <w:rPr>
          <w:del w:id="39" w:author="awachira" w:date="2026-09-25T21:13:00Z" w16du:dateUtc="2026-09-26T01:13:00Z"/>
        </w:rPr>
      </w:pPr>
      <w:ins w:id="40" w:author="awachira" w:date="2026-09-25T21:13:00Z" w16du:dateUtc="2026-09-26T01:13:00Z">
        <w:r w:rsidRPr="005764C1">
          <w:t>What</w:t>
        </w:r>
      </w:ins>
      <w:bookmarkStart w:id="41" w:name="_Toc43391488"/>
      <w:bookmarkStart w:id="42" w:name="_Toc349720821"/>
      <w:customXmlDelRangeStart w:id="43" w:author="awachira" w:date="2026-09-25T21:13:00Z"/>
      <w:sdt>
        <w:sdtPr>
          <w:alias w:val="Title"/>
          <w:tag w:val=""/>
          <w:id w:val="-1710479494"/>
          <w:placeholder>
            <w:docPart w:val="1B6C35106EED47E2821204B6D49832C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customXmlDelRangeEnd w:id="43"/>
          <w:del w:id="44" w:author="awachira" w:date="2026-09-25T21:13:00Z" w16du:dateUtc="2026-09-26T01:13:00Z">
            <w:r w:rsidR="00853A2D" w:rsidRPr="00D66337">
              <w:delText>Supports for social and community participation</w:delText>
            </w:r>
          </w:del>
          <w:customXmlDelRangeStart w:id="45" w:author="awachira" w:date="2026-09-25T21:13:00Z"/>
        </w:sdtContent>
      </w:sdt>
      <w:customXmlDelRangeEnd w:id="45"/>
      <w:bookmarkEnd w:id="41"/>
    </w:p>
    <w:p w14:paraId="6B72430C" w14:textId="6D107783" w:rsidR="00F3744E" w:rsidRPr="003B6CA7" w:rsidRDefault="007B1A7E" w:rsidP="003B6CA7">
      <w:pPr>
        <w:pStyle w:val="Subtitle"/>
        <w:spacing w:before="120" w:after="120"/>
        <w:rPr>
          <w:del w:id="46" w:author="awachira" w:date="2026-09-25T21:13:00Z" w16du:dateUtc="2026-09-26T01:13:00Z"/>
          <w:color w:val="000000" w:themeColor="text1"/>
        </w:rPr>
      </w:pPr>
      <w:del w:id="47" w:author="awachira" w:date="2026-09-25T21:13:00Z" w16du:dateUtc="2026-09-26T01:13:00Z">
        <w:r w:rsidRPr="003B6CA7">
          <w:rPr>
            <w:color w:val="000000" w:themeColor="text1"/>
          </w:rPr>
          <w:delText>Connecting with activities</w:delText>
        </w:r>
      </w:del>
    </w:p>
    <w:p w14:paraId="72B5D914" w14:textId="0AD38661" w:rsidR="007C5556" w:rsidRDefault="0092120B" w:rsidP="00D66337">
      <w:pPr>
        <w:rPr>
          <w:del w:id="48" w:author="awachira" w:date="2026-09-25T21:13:00Z" w16du:dateUtc="2026-09-26T01:13:00Z"/>
        </w:rPr>
      </w:pPr>
      <w:bookmarkStart w:id="49" w:name="_Toc43391490"/>
      <w:bookmarkStart w:id="50" w:name="_Hlk41920175"/>
      <w:bookmarkStart w:id="51" w:name="_Toc349720822"/>
      <w:bookmarkStart w:id="52" w:name="_Toc436041083"/>
      <w:bookmarkStart w:id="53" w:name="_Toc436041104"/>
      <w:bookmarkStart w:id="54" w:name="_Toc436042092"/>
      <w:bookmarkStart w:id="55" w:name="_Toc436045528"/>
      <w:bookmarkStart w:id="56" w:name="_Toc436047507"/>
      <w:bookmarkStart w:id="57" w:name="_Toc436404418"/>
      <w:bookmarkStart w:id="58" w:name="_Toc436405278"/>
      <w:bookmarkStart w:id="59" w:name="_Toc436408280"/>
      <w:bookmarkStart w:id="60" w:name="_Toc436413472"/>
      <w:bookmarkStart w:id="61" w:name="_Toc436919461"/>
      <w:bookmarkStart w:id="62" w:name="_Toc456265824"/>
      <w:bookmarkStart w:id="63" w:name="_Toc456356067"/>
      <w:bookmarkStart w:id="64" w:name="_Toc456361565"/>
      <w:bookmarkStart w:id="65" w:name="_Toc456689002"/>
      <w:bookmarkStart w:id="66" w:name="_Toc457399254"/>
      <w:bookmarkStart w:id="67" w:name="_Toc457998488"/>
      <w:bookmarkStart w:id="68" w:name="_Toc458078844"/>
      <w:bookmarkStart w:id="69" w:name="_Toc459970016"/>
      <w:bookmarkStart w:id="70" w:name="_Toc461529570"/>
      <w:bookmarkStart w:id="71" w:name="_Toc462754404"/>
      <w:bookmarkStart w:id="72" w:name="_Toc465164043"/>
      <w:bookmarkStart w:id="73" w:name="_Toc476219418"/>
      <w:bookmarkStart w:id="74" w:name="_Toc476231074"/>
      <w:bookmarkStart w:id="75" w:name="_Toc476235959"/>
      <w:bookmarkStart w:id="76" w:name="_Toc476306061"/>
      <w:bookmarkStart w:id="77" w:name="_Toc497142653"/>
      <w:bookmarkStart w:id="78" w:name="_Toc497209780"/>
      <w:bookmarkStart w:id="79" w:name="_Toc497212948"/>
      <w:bookmarkStart w:id="80" w:name="_Toc497215532"/>
      <w:bookmarkStart w:id="81" w:name="_Toc497302119"/>
      <w:bookmarkStart w:id="82" w:name="_Toc498339416"/>
      <w:bookmarkStart w:id="83" w:name="_Toc527635162"/>
      <w:bookmarkStart w:id="84" w:name="_Toc527644811"/>
      <w:bookmarkStart w:id="85" w:name="_Toc527704574"/>
      <w:bookmarkStart w:id="86" w:name="_Toc529882154"/>
      <w:bookmarkStart w:id="87" w:name="_Toc533076399"/>
      <w:bookmarkStart w:id="88" w:name="_Toc533077009"/>
      <w:bookmarkStart w:id="89" w:name="_Toc533079087"/>
      <w:bookmarkStart w:id="90" w:name="_Toc533084357"/>
      <w:bookmarkStart w:id="91" w:name="_Toc5878085"/>
      <w:bookmarkStart w:id="92" w:name="_Toc5975100"/>
      <w:bookmarkStart w:id="93" w:name="_Toc5979654"/>
      <w:bookmarkStart w:id="94" w:name="_Toc6302388"/>
      <w:bookmarkStart w:id="95" w:name="_Toc6305501"/>
      <w:bookmarkStart w:id="96" w:name="_Toc6306673"/>
      <w:bookmarkStart w:id="97" w:name="_Toc6390563"/>
      <w:del w:id="98" w:author="awachira" w:date="2026-09-25T21:13:00Z" w16du:dateUtc="2026-09-26T01:13:00Z">
        <w:r>
          <w:delText xml:space="preserve">A text-only </w:delText>
        </w:r>
        <w:r w:rsidR="007C5556" w:rsidRPr="00D66337">
          <w:delText>Easy Read version</w:delText>
        </w:r>
        <w:bookmarkEnd w:id="49"/>
      </w:del>
    </w:p>
    <w:p w14:paraId="4555D3B8" w14:textId="01A549F9" w:rsidR="00F3744E" w:rsidRPr="00DD389A" w:rsidRDefault="00F3744E" w:rsidP="00140AB8">
      <w:pPr>
        <w:pStyle w:val="Heading2"/>
        <w:rPr>
          <w:del w:id="99" w:author="awachira" w:date="2026-09-25T21:13:00Z" w16du:dateUtc="2026-09-26T01:13:00Z"/>
        </w:rPr>
      </w:pPr>
      <w:bookmarkStart w:id="100" w:name="_Toc12634014"/>
      <w:bookmarkStart w:id="101" w:name="_Toc12636472"/>
      <w:bookmarkStart w:id="102" w:name="_Toc41655087"/>
      <w:bookmarkStart w:id="103" w:name="_Toc41661249"/>
      <w:bookmarkStart w:id="104" w:name="_Toc42086741"/>
      <w:bookmarkStart w:id="105" w:name="_Toc42093323"/>
      <w:bookmarkStart w:id="106" w:name="_Toc43391443"/>
      <w:bookmarkStart w:id="107" w:name="_Toc43391491"/>
      <w:bookmarkStart w:id="108" w:name="_Toc43392533"/>
      <w:bookmarkStart w:id="109" w:name="_Toc43393119"/>
      <w:bookmarkEnd w:id="50"/>
      <w:del w:id="110" w:author="awachira" w:date="2026-09-25T21:13:00Z" w16du:dateUtc="2026-09-26T01:13:00Z">
        <w:r w:rsidRPr="00DD389A">
          <w:delText xml:space="preserve">How to use this </w:delText>
        </w:r>
      </w:del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sdt>
        <w:sdtPr>
          <w:rPr>
            <w:lang w:val="en-AU"/>
          </w:rPr>
          <w:alias w:val="Document type"/>
          <w:tag w:val="document type"/>
          <w:id w:val="1660187519"/>
          <w:placeholder>
            <w:docPart w:val="5CC926A87B244106A24A56F8975511C3"/>
          </w:placeholder>
          <w:comboBox>
            <w:listItem w:displayText="document" w:value="document"/>
            <w:listItem w:displayText="fact sheet" w:value="fact sheet"/>
            <w:listItem w:displayText="policy" w:value="policy"/>
            <w:listItem w:displayText="booklet" w:value="booklet"/>
            <w:listItem w:displayText="report" w:value="report"/>
            <w:listItem w:displayText="guide" w:value="guide"/>
          </w:comboBox>
        </w:sdtPr>
        <w:sdtEndPr/>
        <w:sdtContent>
          <w:del w:id="111" w:author="awachira" w:date="2026-09-25T21:13:00Z" w16du:dateUtc="2026-09-26T01:13:00Z">
            <w:r w:rsidR="005304D8">
              <w:rPr>
                <w:lang w:val="en-AU"/>
              </w:rPr>
              <w:delText>guide</w:delText>
            </w:r>
          </w:del>
        </w:sdtContent>
      </w:sdt>
      <w:del w:id="112" w:author="awachira" w:date="2026-09-25T21:13:00Z" w16du:dateUtc="2026-09-26T01:13:00Z">
        <w:r w:rsidRPr="00DD389A">
          <w:delText xml:space="preserve"> </w:delText>
        </w:r>
      </w:del>
    </w:p>
    <w:p w14:paraId="184E9FEF" w14:textId="77777777" w:rsidR="0092120B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  <w:rPr>
          <w:del w:id="113" w:author="awachira" w:date="2026-09-25T21:13:00Z" w16du:dateUtc="2026-09-26T01:13:00Z"/>
        </w:rPr>
      </w:pPr>
      <w:del w:id="114" w:author="awachira" w:date="2026-09-25T21:13:00Z" w16du:dateUtc="2026-09-26T01:13:00Z">
        <w:r>
          <w:delText xml:space="preserve">The National Disability Insurance Agency (NDIA) wrote this </w:delText>
        </w:r>
      </w:del>
      <w:sdt>
        <w:sdtPr>
          <w:alias w:val="Document type"/>
          <w:tag w:val="document type"/>
          <w:id w:val="1322616395"/>
          <w:placeholder>
            <w:docPart w:val="BDEA8AF70FBA4596A60BC62B0AF046F5"/>
          </w:placeholder>
          <w:dropDownList>
            <w:listItem w:displayText="document" w:value="document"/>
            <w:listItem w:displayText="fact sheet" w:value="fact sheet"/>
            <w:listItem w:displayText="booklet" w:value="booklet"/>
            <w:listItem w:displayText="policy" w:value="policy"/>
            <w:listItem w:displayText="report" w:value="report"/>
            <w:listItem w:displayText="guide" w:value="guide"/>
          </w:dropDownList>
        </w:sdtPr>
        <w:sdtEndPr/>
        <w:sdtContent>
          <w:del w:id="115" w:author="awachira" w:date="2026-09-25T21:13:00Z" w16du:dateUtc="2026-09-26T01:13:00Z">
            <w:r>
              <w:delText>guide</w:delText>
            </w:r>
          </w:del>
        </w:sdtContent>
      </w:sdt>
      <w:del w:id="116" w:author="awachira" w:date="2026-09-25T21:13:00Z" w16du:dateUtc="2026-09-26T01:13:00Z">
        <w:r>
          <w:delText>.</w:delText>
        </w:r>
      </w:del>
    </w:p>
    <w:p w14:paraId="6CB86FA2" w14:textId="6C69221D" w:rsidR="00D66337" w:rsidRPr="00E9016B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  <w:rPr>
          <w:del w:id="117" w:author="awachira" w:date="2026-09-25T21:13:00Z" w16du:dateUtc="2026-09-26T01:13:00Z"/>
        </w:rPr>
      </w:pPr>
      <w:del w:id="118" w:author="awachira" w:date="2026-09-25T21:13:00Z" w16du:dateUtc="2026-09-26T01:13:00Z">
        <w:r>
          <w:delText>When you see the word ‘we’, it</w:delText>
        </w:r>
        <w:r>
          <w:rPr>
            <w:rFonts w:ascii="Calibri" w:hAnsi="Calibri" w:cs="Calibri"/>
          </w:rPr>
          <w:delText> </w:delText>
        </w:r>
        <w:r>
          <w:delText xml:space="preserve">means the NDIA. </w:delText>
        </w:r>
      </w:del>
    </w:p>
    <w:p w14:paraId="7A9F9717" w14:textId="77777777" w:rsidR="00D66337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  <w:rPr>
          <w:del w:id="119" w:author="awachira" w:date="2026-09-25T21:13:00Z" w16du:dateUtc="2026-09-26T01:13:00Z"/>
        </w:rPr>
      </w:pPr>
      <w:del w:id="120" w:author="awachira" w:date="2026-09-25T21:13:00Z" w16du:dateUtc="2026-09-26T01:13:00Z">
        <w:r>
          <w:delText xml:space="preserve">We wrote this </w:delText>
        </w:r>
      </w:del>
      <w:sdt>
        <w:sdtPr>
          <w:alias w:val="Document type"/>
          <w:tag w:val="document type"/>
          <w:id w:val="1429465793"/>
          <w:placeholder>
            <w:docPart w:val="CA929A8F8DBC44E6BE2CD9CC068E4D8E"/>
          </w:placeholder>
          <w:dropDownList>
            <w:listItem w:displayText="document" w:value="document"/>
            <w:listItem w:displayText="fact sheet" w:value="fact sheet"/>
            <w:listItem w:displayText="policy" w:value="policy"/>
            <w:listItem w:displayText="booklet" w:value="booklet"/>
            <w:listItem w:displayText="report" w:value="report"/>
            <w:listItem w:displayText="guide" w:value="guide"/>
          </w:dropDownList>
        </w:sdtPr>
        <w:sdtEndPr/>
        <w:sdtContent>
          <w:del w:id="121" w:author="awachira" w:date="2026-09-25T21:13:00Z" w16du:dateUtc="2026-09-26T01:13:00Z">
            <w:r>
              <w:delText>guide</w:delText>
            </w:r>
          </w:del>
        </w:sdtContent>
      </w:sdt>
      <w:del w:id="122" w:author="awachira" w:date="2026-09-25T21:13:00Z" w16du:dateUtc="2026-09-26T01:13:00Z">
        <w:r w:rsidRPr="00E9016B">
          <w:delText xml:space="preserve"> in an easy to read way. </w:delText>
        </w:r>
      </w:del>
    </w:p>
    <w:p w14:paraId="577451E7" w14:textId="77777777" w:rsidR="00D66337" w:rsidRPr="0052434D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  <w:rPr>
          <w:del w:id="123" w:author="awachira" w:date="2026-09-25T21:13:00Z" w16du:dateUtc="2026-09-26T01:13:00Z"/>
        </w:rPr>
      </w:pPr>
      <w:del w:id="124" w:author="awachira" w:date="2026-09-25T21:13:00Z" w16du:dateUtc="2026-09-26T01:13:00Z">
        <w:r w:rsidRPr="00E9016B">
          <w:delText xml:space="preserve">We use pictures to explain some ideas. </w:delText>
        </w:r>
      </w:del>
    </w:p>
    <w:p w14:paraId="2476F132" w14:textId="77777777" w:rsidR="00D66337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  <w:rPr>
          <w:del w:id="125" w:author="awachira" w:date="2026-09-25T21:13:00Z" w16du:dateUtc="2026-09-26T01:13:00Z"/>
        </w:rPr>
      </w:pPr>
      <w:del w:id="126" w:author="awachira" w:date="2026-09-25T21:13:00Z" w16du:dateUtc="2026-09-26T01:13:00Z">
        <w:r>
          <w:delText xml:space="preserve">We wrote some important words </w:delText>
        </w:r>
        <w:r w:rsidRPr="001C28AC">
          <w:delText xml:space="preserve">in </w:delText>
        </w:r>
        <w:r w:rsidRPr="001C28AC">
          <w:rPr>
            <w:rStyle w:val="Strong"/>
          </w:rPr>
          <w:delText>bold</w:delText>
        </w:r>
        <w:r w:rsidRPr="001C28AC">
          <w:delText>.</w:delText>
        </w:r>
      </w:del>
    </w:p>
    <w:p w14:paraId="020FE2AF" w14:textId="77777777" w:rsidR="00D66337" w:rsidRPr="00E9016B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  <w:rPr>
          <w:del w:id="127" w:author="awachira" w:date="2026-09-25T21:13:00Z" w16du:dateUtc="2026-09-26T01:13:00Z"/>
        </w:rPr>
      </w:pPr>
      <w:del w:id="128" w:author="awachira" w:date="2026-09-25T21:13:00Z" w16du:dateUtc="2026-09-26T01:13:00Z">
        <w:r w:rsidRPr="00232BA5">
          <w:delText>This means the letters</w:delText>
        </w:r>
      </w:del>
      <w:r w:rsidRPr="00232BA5">
        <w:t xml:space="preserve"> are</w:t>
      </w:r>
      <w:r>
        <w:t xml:space="preserve"> </w:t>
      </w:r>
      <w:ins w:id="129" w:author="awachira" w:date="2026-09-25T21:13:00Z" w16du:dateUtc="2026-09-26T01:13:00Z">
        <w:r w:rsidR="005764C1" w:rsidRPr="005764C1">
          <w:t>the advantages</w:t>
        </w:r>
      </w:ins>
      <w:del w:id="130" w:author="awachira" w:date="2026-09-25T21:13:00Z" w16du:dateUtc="2026-09-26T01:13:00Z">
        <w:r>
          <w:delText>thicker and darker.</w:delText>
        </w:r>
      </w:del>
    </w:p>
    <w:p w14:paraId="36780D0C" w14:textId="77777777" w:rsidR="00D66337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  <w:rPr>
          <w:del w:id="131" w:author="awachira" w:date="2026-09-25T21:13:00Z" w16du:dateUtc="2026-09-26T01:13:00Z"/>
        </w:rPr>
      </w:pPr>
      <w:del w:id="132" w:author="awachira" w:date="2026-09-25T21:13:00Z" w16du:dateUtc="2026-09-26T01:13:00Z">
        <w:r>
          <w:delText>We explain what these words mean.</w:delText>
        </w:r>
      </w:del>
    </w:p>
    <w:p w14:paraId="3BE2B718" w14:textId="65EE2527" w:rsidR="00D66337" w:rsidRDefault="00D66337" w:rsidP="00E75F5F">
      <w:pPr>
        <w:pStyle w:val="ListParagraph"/>
        <w:numPr>
          <w:ilvl w:val="0"/>
          <w:numId w:val="11"/>
        </w:numPr>
        <w:spacing w:after="280" w:line="360" w:lineRule="auto"/>
        <w:contextualSpacing w:val="0"/>
        <w:jc w:val="both"/>
        <w:pPrChange w:id="133" w:author="awachira" w:date="2026-09-25T21:13:00Z" w16du:dateUtc="2026-09-26T01:13:00Z">
          <w:pPr>
            <w:pBdr>
              <w:top w:val="single" w:sz="4" w:space="1" w:color="FFFFFF"/>
              <w:left w:val="single" w:sz="4" w:space="4" w:color="FFFFFF"/>
              <w:bottom w:val="single" w:sz="4" w:space="1" w:color="FFFFFF"/>
              <w:right w:val="single" w:sz="4" w:space="4" w:color="FFFFFF"/>
            </w:pBdr>
          </w:pPr>
        </w:pPrChange>
      </w:pPr>
      <w:del w:id="134" w:author="awachira" w:date="2026-09-25T21:13:00Z" w16du:dateUtc="2026-09-26T01:13:00Z">
        <w:r>
          <w:delText>There is a list</w:delText>
        </w:r>
      </w:del>
      <w:r>
        <w:t xml:space="preserve"> of </w:t>
      </w:r>
      <w:ins w:id="135" w:author="awachira" w:date="2026-09-25T21:13:00Z" w16du:dateUtc="2026-09-26T01:13:00Z">
        <w:r w:rsidR="005764C1" w:rsidRPr="005764C1">
          <w:t>previewing a text? (2 marks)</w:t>
        </w:r>
      </w:ins>
      <w:del w:id="136" w:author="awachira" w:date="2026-09-25T21:13:00Z" w16du:dateUtc="2026-09-26T01:13:00Z">
        <w:r>
          <w:delText xml:space="preserve">these words on </w:delText>
        </w:r>
        <w:r w:rsidR="0092120B">
          <w:delText xml:space="preserve">page </w:delText>
        </w:r>
        <w:r w:rsidR="0092120B">
          <w:fldChar w:fldCharType="begin"/>
        </w:r>
        <w:r w:rsidR="0092120B">
          <w:delInstrText>HYPERLINK \l "_Word_list"</w:delInstrText>
        </w:r>
        <w:r w:rsidR="0092120B">
          <w:fldChar w:fldCharType="separate"/>
        </w:r>
        <w:r w:rsidR="0092120B" w:rsidRPr="00157D39">
          <w:rPr>
            <w:rStyle w:val="Hyperlink"/>
            <w:b w:val="0"/>
            <w:bCs/>
            <w:color w:val="000000" w:themeColor="text1"/>
          </w:rPr>
          <w:delText>1</w:delText>
        </w:r>
        <w:r w:rsidR="004478BD">
          <w:rPr>
            <w:rStyle w:val="Hyperlink"/>
            <w:b w:val="0"/>
            <w:bCs/>
            <w:color w:val="000000" w:themeColor="text1"/>
          </w:rPr>
          <w:delText>1</w:delText>
        </w:r>
        <w:r w:rsidR="0092120B">
          <w:fldChar w:fldCharType="end"/>
        </w:r>
        <w:r>
          <w:delText>.</w:delText>
        </w:r>
      </w:del>
    </w:p>
    <w:p w14:paraId="442A5BF1" w14:textId="77777777" w:rsidR="005764C1" w:rsidRPr="005764C1" w:rsidRDefault="005764C1" w:rsidP="00E75F5F">
      <w:pPr>
        <w:pStyle w:val="ListParagraph"/>
        <w:numPr>
          <w:ilvl w:val="0"/>
          <w:numId w:val="11"/>
        </w:numPr>
        <w:spacing w:after="280" w:line="360" w:lineRule="auto"/>
        <w:contextualSpacing w:val="0"/>
        <w:jc w:val="both"/>
        <w:rPr>
          <w:ins w:id="137" w:author="awachira" w:date="2026-09-25T21:13:00Z" w16du:dateUtc="2026-09-26T01:13:00Z"/>
        </w:rPr>
      </w:pPr>
      <w:ins w:id="138" w:author="awachira" w:date="2026-09-25T21:13:00Z" w16du:dateUtc="2026-09-26T01:13:00Z">
        <w:r w:rsidRPr="005764C1">
          <w:lastRenderedPageBreak/>
          <w:t>Differentiate subjective exams from open book exams. (2 marks)</w:t>
        </w:r>
      </w:ins>
    </w:p>
    <w:p w14:paraId="281603B2" w14:textId="77777777" w:rsidR="005764C1" w:rsidRPr="005764C1" w:rsidRDefault="005764C1" w:rsidP="00E75F5F">
      <w:pPr>
        <w:pStyle w:val="ListParagraph"/>
        <w:numPr>
          <w:ilvl w:val="0"/>
          <w:numId w:val="11"/>
        </w:numPr>
        <w:spacing w:after="280" w:line="360" w:lineRule="auto"/>
        <w:contextualSpacing w:val="0"/>
        <w:jc w:val="both"/>
        <w:rPr>
          <w:ins w:id="139" w:author="awachira" w:date="2026-09-25T21:13:00Z" w16du:dateUtc="2026-09-26T01:13:00Z"/>
        </w:rPr>
      </w:pPr>
      <w:ins w:id="140" w:author="awachira" w:date="2026-09-25T21:13:00Z" w16du:dateUtc="2026-09-26T01:13:00Z">
        <w:r w:rsidRPr="005764C1">
          <w:t>Outline the main difference between text marking and text labelling. (2 marks)</w:t>
        </w:r>
      </w:ins>
    </w:p>
    <w:p w14:paraId="6F9880A7" w14:textId="77777777" w:rsidR="005764C1" w:rsidRPr="005764C1" w:rsidRDefault="005764C1" w:rsidP="00E75F5F">
      <w:pPr>
        <w:pStyle w:val="ListParagraph"/>
        <w:numPr>
          <w:ilvl w:val="0"/>
          <w:numId w:val="11"/>
        </w:numPr>
        <w:spacing w:after="280" w:line="360" w:lineRule="auto"/>
        <w:contextualSpacing w:val="0"/>
        <w:jc w:val="both"/>
        <w:rPr>
          <w:ins w:id="141" w:author="awachira" w:date="2026-09-25T21:13:00Z" w16du:dateUtc="2026-09-26T01:13:00Z"/>
        </w:rPr>
      </w:pPr>
      <w:ins w:id="142" w:author="awachira" w:date="2026-09-25T21:13:00Z" w16du:dateUtc="2026-09-26T01:13:00Z">
        <w:r w:rsidRPr="005764C1">
          <w:t>Explain two factors that limit the ability to be an active. (2 marks)</w:t>
        </w:r>
      </w:ins>
    </w:p>
    <w:p w14:paraId="488C8153" w14:textId="77777777" w:rsidR="005764C1" w:rsidRPr="008A6BFB" w:rsidRDefault="005764C1" w:rsidP="00E75F5F">
      <w:pPr>
        <w:pStyle w:val="ListParagraph"/>
        <w:numPr>
          <w:ilvl w:val="0"/>
          <w:numId w:val="11"/>
        </w:numPr>
        <w:spacing w:after="280" w:line="360" w:lineRule="auto"/>
        <w:contextualSpacing w:val="0"/>
        <w:jc w:val="both"/>
        <w:rPr>
          <w:ins w:id="143" w:author="awachira" w:date="2026-09-25T21:13:00Z" w16du:dateUtc="2026-09-26T01:13:00Z"/>
        </w:rPr>
      </w:pPr>
      <w:ins w:id="144" w:author="awachira" w:date="2026-09-25T21:13:00Z" w16du:dateUtc="2026-09-26T01:13:00Z">
        <w:r w:rsidRPr="005764C1">
          <w:t>State two reasons why post lecture reading is important. (2 marks)</w:t>
        </w:r>
      </w:ins>
    </w:p>
    <w:p w14:paraId="514A3454" w14:textId="77777777" w:rsidR="005764C1" w:rsidRPr="005764C1" w:rsidRDefault="005764C1" w:rsidP="005764C1">
      <w:pPr>
        <w:spacing w:line="360" w:lineRule="auto"/>
        <w:jc w:val="both"/>
        <w:rPr>
          <w:ins w:id="145" w:author="awachira" w:date="2026-09-25T21:13:00Z" w16du:dateUtc="2026-09-26T01:13:00Z"/>
          <w:rFonts w:ascii="Times New Roman" w:hAnsi="Times New Roman" w:cs="Times New Roman"/>
          <w:sz w:val="24"/>
          <w:szCs w:val="24"/>
        </w:rPr>
      </w:pPr>
    </w:p>
    <w:p w14:paraId="26C658ED" w14:textId="77777777" w:rsidR="005764C1" w:rsidRPr="005764C1" w:rsidRDefault="005764C1" w:rsidP="005764C1">
      <w:pPr>
        <w:jc w:val="both"/>
        <w:rPr>
          <w:ins w:id="146" w:author="awachira" w:date="2026-09-25T21:13:00Z" w16du:dateUtc="2026-09-26T01:13:00Z"/>
          <w:rFonts w:ascii="Times New Roman" w:eastAsia="Calibri" w:hAnsi="Times New Roman" w:cs="Times New Roman"/>
          <w:b/>
          <w:sz w:val="24"/>
          <w:szCs w:val="24"/>
        </w:rPr>
      </w:pPr>
      <w:ins w:id="147" w:author="awachira" w:date="2026-09-25T21:13:00Z" w16du:dateUtc="2026-09-26T01:13:00Z">
        <w:r w:rsidRPr="005764C1">
          <w:rPr>
            <w:rFonts w:ascii="Times New Roman" w:eastAsia="Calibri" w:hAnsi="Times New Roman" w:cs="Times New Roman"/>
            <w:b/>
            <w:sz w:val="24"/>
            <w:szCs w:val="24"/>
          </w:rPr>
          <w:t xml:space="preserve">SECTION B: READING COMPREHENSION </w:t>
        </w:r>
        <w:r w:rsidRPr="005764C1">
          <w:rPr>
            <w:rFonts w:ascii="Times New Roman" w:eastAsia="Calibri" w:hAnsi="Times New Roman" w:cs="Times New Roman"/>
            <w:b/>
            <w:sz w:val="24"/>
            <w:szCs w:val="24"/>
          </w:rPr>
          <w:tab/>
        </w:r>
        <w:r w:rsidRPr="005764C1">
          <w:rPr>
            <w:rFonts w:ascii="Times New Roman" w:eastAsia="Calibri" w:hAnsi="Times New Roman" w:cs="Times New Roman"/>
            <w:b/>
            <w:sz w:val="24"/>
            <w:szCs w:val="24"/>
          </w:rPr>
          <w:tab/>
        </w:r>
        <w:r w:rsidRPr="005764C1">
          <w:rPr>
            <w:rFonts w:ascii="Times New Roman" w:eastAsia="Calibri" w:hAnsi="Times New Roman" w:cs="Times New Roman"/>
            <w:b/>
            <w:sz w:val="24"/>
            <w:szCs w:val="24"/>
          </w:rPr>
          <w:tab/>
        </w:r>
        <w:r w:rsidRPr="005764C1">
          <w:rPr>
            <w:rFonts w:ascii="Times New Roman" w:eastAsia="Calibri" w:hAnsi="Times New Roman" w:cs="Times New Roman"/>
            <w:b/>
            <w:sz w:val="24"/>
            <w:szCs w:val="24"/>
          </w:rPr>
          <w:tab/>
          <w:t>(20 Marks)</w:t>
        </w:r>
      </w:ins>
    </w:p>
    <w:p w14:paraId="30FADD57" w14:textId="4FF8AE46" w:rsidR="00D66337" w:rsidRPr="00FC5016" w:rsidRDefault="005764C1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  <w:rPr>
          <w:del w:id="148" w:author="awachira" w:date="2026-09-25T21:13:00Z" w16du:dateUtc="2026-09-26T01:13:00Z"/>
        </w:rPr>
      </w:pPr>
      <w:ins w:id="149" w:author="awachira" w:date="2026-09-25T21:13:00Z" w16du:dateUtc="2026-09-26T01:13:00Z">
        <w:r w:rsidRPr="005764C1">
          <w:rPr>
            <w:rFonts w:ascii="Times New Roman" w:eastAsia="Calibri" w:hAnsi="Times New Roman" w:cs="Times New Roman"/>
            <w:b/>
            <w:sz w:val="24"/>
            <w:szCs w:val="24"/>
          </w:rPr>
          <w:t xml:space="preserve">Read the passage and answer </w:t>
        </w:r>
      </w:ins>
      <w:del w:id="150" w:author="awachira" w:date="2026-09-25T21:13:00Z" w16du:dateUtc="2026-09-26T01:13:00Z">
        <w:r w:rsidR="00D66337" w:rsidRPr="000F6E4B">
          <w:delText xml:space="preserve">This </w:delText>
        </w:r>
        <w:r w:rsidR="00D66337">
          <w:delText xml:space="preserve">is </w:delText>
        </w:r>
        <w:r w:rsidR="00AF35DA">
          <w:delText xml:space="preserve">text-only </w:delText>
        </w:r>
        <w:r w:rsidR="00D66337" w:rsidRPr="000F6E4B">
          <w:delText xml:space="preserve">Easy </w:delText>
        </w:r>
        <w:r w:rsidR="00D66337">
          <w:delText>Read summary of another</w:delText>
        </w:r>
        <w:r w:rsidR="00D66337">
          <w:rPr>
            <w:rFonts w:ascii="Calibri" w:hAnsi="Calibri" w:cs="Calibri"/>
          </w:rPr>
          <w:delText> </w:delText>
        </w:r>
      </w:del>
      <w:sdt>
        <w:sdtPr>
          <w:alias w:val="Document type"/>
          <w:tag w:val="document type"/>
          <w:id w:val="812448898"/>
          <w:placeholder>
            <w:docPart w:val="6F98388ED4BC4572A1246892806A9DBA"/>
          </w:placeholder>
          <w:dropDownList>
            <w:listItem w:displayText="document" w:value="document"/>
            <w:listItem w:displayText="fact sheet" w:value="fact sheet"/>
            <w:listItem w:displayText="booklet" w:value="booklet"/>
            <w:listItem w:displayText="policy" w:value="policy"/>
            <w:listItem w:displayText="report" w:value="report"/>
            <w:listItem w:displayText="guide" w:value="guide"/>
          </w:dropDownList>
        </w:sdtPr>
        <w:sdtEndPr/>
        <w:sdtContent>
          <w:del w:id="151" w:author="awachira" w:date="2026-09-25T21:13:00Z" w16du:dateUtc="2026-09-26T01:13:00Z">
            <w:r w:rsidR="00D66337">
              <w:delText>guide</w:delText>
            </w:r>
          </w:del>
        </w:sdtContent>
      </w:sdt>
      <w:del w:id="152" w:author="awachira" w:date="2026-09-25T21:13:00Z" w16du:dateUtc="2026-09-26T01:13:00Z">
        <w:r w:rsidR="00D66337" w:rsidRPr="009D031E">
          <w:delText xml:space="preserve">. </w:delText>
        </w:r>
      </w:del>
    </w:p>
    <w:p w14:paraId="230A0F60" w14:textId="77777777" w:rsidR="00D66337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  <w:rPr>
          <w:del w:id="153" w:author="awachira" w:date="2026-09-25T21:13:00Z" w16du:dateUtc="2026-09-26T01:13:00Z"/>
        </w:rPr>
      </w:pPr>
      <w:del w:id="154" w:author="awachira" w:date="2026-09-25T21:13:00Z" w16du:dateUtc="2026-09-26T01:13:00Z">
        <w:r>
          <w:delText>You can find the other</w:delText>
        </w:r>
        <w:r w:rsidRPr="000F6E4B">
          <w:delText xml:space="preserve"> </w:delText>
        </w:r>
      </w:del>
      <w:sdt>
        <w:sdtPr>
          <w:alias w:val="Document type"/>
          <w:tag w:val="document type"/>
          <w:id w:val="-1947303207"/>
          <w:placeholder>
            <w:docPart w:val="1627A803D8624A31BD7EE2E5C78FAE39"/>
          </w:placeholder>
          <w:dropDownList>
            <w:listItem w:displayText="document" w:value="document"/>
            <w:listItem w:displayText="fact sheet" w:value="fact sheet"/>
            <w:listItem w:displayText="booklet" w:value="booklet"/>
            <w:listItem w:displayText="policy" w:value="policy"/>
            <w:listItem w:displayText="report" w:value="report"/>
            <w:listItem w:displayText="guide" w:value="guide"/>
          </w:dropDownList>
        </w:sdtPr>
        <w:sdtEndPr/>
        <w:sdtContent>
          <w:del w:id="155" w:author="awachira" w:date="2026-09-25T21:13:00Z" w16du:dateUtc="2026-09-26T01:13:00Z">
            <w:r>
              <w:delText>guide</w:delText>
            </w:r>
          </w:del>
        </w:sdtContent>
      </w:sdt>
      <w:del w:id="156" w:author="awachira" w:date="2026-09-25T21:13:00Z" w16du:dateUtc="2026-09-26T01:13:00Z">
        <w:r w:rsidRPr="000F6E4B">
          <w:delText xml:space="preserve"> on </w:delText>
        </w:r>
        <w:r>
          <w:delText xml:space="preserve">our </w:delText>
        </w:r>
        <w:r w:rsidRPr="000F6E4B">
          <w:delText>website</w:delText>
        </w:r>
        <w:r>
          <w:delText>.</w:delText>
        </w:r>
      </w:del>
    </w:p>
    <w:p w14:paraId="53FC9543" w14:textId="5F3BC68B" w:rsidR="00D66337" w:rsidRPr="0034226C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  <w:rPr>
          <w:del w:id="157" w:author="awachira" w:date="2026-09-25T21:13:00Z" w16du:dateUtc="2026-09-26T01:13:00Z"/>
          <w:rStyle w:val="Hyperlink"/>
        </w:rPr>
      </w:pPr>
      <w:del w:id="158" w:author="awachira" w:date="2026-09-25T21:13:00Z" w16du:dateUtc="2026-09-26T01:13:00Z">
        <w:r>
          <w:delText xml:space="preserve">Website: </w:delText>
        </w:r>
        <w:r>
          <w:fldChar w:fldCharType="begin"/>
        </w:r>
        <w:r>
          <w:delInstrText>HYPERLINK "https://ourguidelines.ndis.gov.au/connecting-social-and-community-activities"</w:delInstrText>
        </w:r>
        <w:r>
          <w:fldChar w:fldCharType="separate"/>
        </w:r>
        <w:r w:rsidRPr="00AB0C4F">
          <w:rPr>
            <w:rStyle w:val="Hyperlink"/>
          </w:rPr>
          <w:delText>ourguidelines.ndis.gov.au/connecting-social-and-community-activities</w:delText>
        </w:r>
        <w:r>
          <w:fldChar w:fldCharType="end"/>
        </w:r>
      </w:del>
    </w:p>
    <w:p w14:paraId="5AC6A5F7" w14:textId="77777777" w:rsidR="0092120B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  <w:rPr>
          <w:del w:id="159" w:author="awachira" w:date="2026-09-25T21:13:00Z" w16du:dateUtc="2026-09-26T01:13:00Z"/>
        </w:rPr>
      </w:pPr>
      <w:del w:id="160" w:author="awachira" w:date="2026-09-25T21:13:00Z" w16du:dateUtc="2026-09-26T01:13:00Z">
        <w:r w:rsidRPr="000F6E4B">
          <w:delText xml:space="preserve">You can ask for help to read this </w:delText>
        </w:r>
      </w:del>
      <w:sdt>
        <w:sdtPr>
          <w:alias w:val="Document type"/>
          <w:tag w:val="document type"/>
          <w:id w:val="-1939201466"/>
          <w:placeholder>
            <w:docPart w:val="35093254DAE94AAC9A65B8484098DC24"/>
          </w:placeholder>
          <w:dropDownList>
            <w:listItem w:displayText="document" w:value="document"/>
            <w:listItem w:displayText="fact sheet" w:value="fact sheet"/>
            <w:listItem w:displayText="booklet" w:value="booklet"/>
            <w:listItem w:displayText="policy" w:value="policy"/>
            <w:listItem w:displayText="report" w:value="report"/>
            <w:listItem w:displayText="guide" w:value="guide"/>
          </w:dropDownList>
        </w:sdtPr>
        <w:sdtEndPr/>
        <w:sdtContent>
          <w:del w:id="161" w:author="awachira" w:date="2026-09-25T21:13:00Z" w16du:dateUtc="2026-09-26T01:13:00Z">
            <w:r>
              <w:delText>guide</w:delText>
            </w:r>
          </w:del>
        </w:sdtContent>
      </w:sdt>
      <w:del w:id="162" w:author="awachira" w:date="2026-09-25T21:13:00Z" w16du:dateUtc="2026-09-26T01:13:00Z">
        <w:r w:rsidRPr="000F6E4B">
          <w:delText>.</w:delText>
        </w:r>
        <w:r>
          <w:delText xml:space="preserve"> </w:delText>
        </w:r>
      </w:del>
    </w:p>
    <w:p w14:paraId="1BF71ECF" w14:textId="245E8FFD" w:rsidR="00D66337" w:rsidRDefault="00D66337" w:rsidP="00D66337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  <w:rPr>
          <w:del w:id="163" w:author="awachira" w:date="2026-09-25T21:13:00Z" w16du:dateUtc="2026-09-26T01:13:00Z"/>
        </w:rPr>
      </w:pPr>
      <w:del w:id="164" w:author="awachira" w:date="2026-09-25T21:13:00Z" w16du:dateUtc="2026-09-26T01:13:00Z">
        <w:r w:rsidRPr="000F6E4B">
          <w:delText>A friend, family member or support p</w:delText>
        </w:r>
        <w:r>
          <w:delText>erson may be able to help you.</w:delText>
        </w:r>
        <w:r>
          <w:br w:type="page"/>
        </w:r>
      </w:del>
    </w:p>
    <w:bookmarkStart w:id="165" w:name="_Toc42086742" w:displacedByCustomXml="next"/>
    <w:bookmarkStart w:id="166" w:name="_Toc42093324" w:displacedByCustomXml="next"/>
    <w:bookmarkStart w:id="167" w:name="_Hlk41661236" w:displacedByCustomXml="next"/>
    <w:bookmarkStart w:id="168" w:name="_Hlk42013068" w:displacedByCustomXml="next"/>
    <w:bookmarkStart w:id="169" w:name="_Toc497142654" w:displacedByCustomXml="next"/>
    <w:bookmarkStart w:id="170" w:name="_Toc497209781" w:displacedByCustomXml="next"/>
    <w:bookmarkStart w:id="171" w:name="_Toc497212949" w:displacedByCustomXml="next"/>
    <w:bookmarkStart w:id="172" w:name="_Toc497215533" w:displacedByCustomXml="next"/>
    <w:bookmarkStart w:id="173" w:name="_Toc497302120" w:displacedByCustomXml="next"/>
    <w:bookmarkStart w:id="174" w:name="_Toc498339417" w:displacedByCustomXml="next"/>
    <w:bookmarkStart w:id="175" w:name="_Toc527635163" w:displacedByCustomXml="next"/>
    <w:bookmarkStart w:id="176" w:name="_Toc527644812" w:displacedByCustomXml="next"/>
    <w:bookmarkStart w:id="177" w:name="_Toc529882155" w:displacedByCustomXml="next"/>
    <w:bookmarkStart w:id="178" w:name="_Toc533076400" w:displacedByCustomXml="next"/>
    <w:bookmarkStart w:id="179" w:name="_Toc533077010" w:displacedByCustomXml="next"/>
    <w:bookmarkStart w:id="180" w:name="_Toc533079088" w:displacedByCustomXml="next"/>
    <w:bookmarkStart w:id="181" w:name="_Toc533084358" w:displacedByCustomXml="next"/>
    <w:bookmarkStart w:id="182" w:name="_Toc5878086" w:displacedByCustomXml="next"/>
    <w:bookmarkStart w:id="183" w:name="_Toc5975101" w:displacedByCustomXml="next"/>
    <w:bookmarkStart w:id="184" w:name="_Toc5979655" w:displacedByCustomXml="next"/>
    <w:bookmarkStart w:id="185" w:name="_Toc6302389" w:displacedByCustomXml="next"/>
    <w:bookmarkStart w:id="186" w:name="_Toc6305502" w:displacedByCustomXml="next"/>
    <w:bookmarkStart w:id="187" w:name="_Toc6306674" w:displacedByCustomXml="next"/>
    <w:bookmarkStart w:id="188" w:name="_Toc6390564" w:displacedByCustomXml="next"/>
    <w:bookmarkStart w:id="189" w:name="_Toc12634015" w:displacedByCustomXml="next"/>
    <w:bookmarkStart w:id="190" w:name="_Toc12636473" w:displacedByCustomXml="next"/>
    <w:bookmarkStart w:id="191" w:name="_Toc41655088" w:displacedByCustomXml="next"/>
    <w:bookmarkStart w:id="192" w:name="_Toc41661250" w:displacedByCustomXml="next"/>
    <w:sdt>
      <w:sdtPr>
        <w:rPr>
          <w:rFonts w:cs="Tahoma"/>
          <w:b w:val="0"/>
          <w:bCs w:val="0"/>
          <w:color w:val="auto"/>
          <w:sz w:val="28"/>
          <w:szCs w:val="22"/>
          <w:lang w:val="en-AU" w:eastAsia="en-US"/>
        </w:rPr>
        <w:id w:val="1207292250"/>
        <w:docPartObj>
          <w:docPartGallery w:val="Table of Contents"/>
          <w:docPartUnique/>
        </w:docPartObj>
      </w:sdtPr>
      <w:sdtEndPr>
        <w:rPr>
          <w:rFonts w:cstheme="minorBidi"/>
          <w:noProof/>
          <w:sz w:val="22"/>
          <w:lang w:val="en-US"/>
        </w:rPr>
      </w:sdtEndPr>
      <w:sdtContent>
        <w:p w14:paraId="05A3337D" w14:textId="77777777" w:rsidR="00C003F1" w:rsidRDefault="00C003F1" w:rsidP="00140AB8">
          <w:pPr>
            <w:pStyle w:val="TOCHeading"/>
            <w:rPr>
              <w:del w:id="193" w:author="awachira" w:date="2026-09-25T21:13:00Z" w16du:dateUtc="2026-09-26T01:13:00Z"/>
              <w:noProof/>
            </w:rPr>
          </w:pPr>
          <w:del w:id="194" w:author="awachira" w:date="2026-09-25T21:13:00Z" w16du:dateUtc="2026-09-26T01:13:00Z">
            <w:r>
              <w:rPr>
                <w:lang w:val="en-US"/>
              </w:rPr>
              <w:delText xml:space="preserve">What’s in this </w:delText>
            </w:r>
          </w:del>
          <w:sdt>
            <w:sdtPr>
              <w:rPr>
                <w:lang w:val="en-US"/>
              </w:rPr>
              <w:alias w:val="Document type"/>
              <w:tag w:val="document type"/>
              <w:id w:val="-775489032"/>
              <w:placeholder>
                <w:docPart w:val="90C731A633614B14832EFD3EAC95AF37"/>
              </w:placeholder>
              <w:dropDownList>
                <w:listItem w:displayText="document" w:value="document"/>
                <w:listItem w:displayText="booklet" w:value="booklet"/>
                <w:listItem w:displayText="fact sheet" w:value="fact sheet"/>
                <w:listItem w:displayText="policy" w:value="policy"/>
                <w:listItem w:displayText="report" w:value="report"/>
                <w:listItem w:displayText="guide" w:value="guide"/>
              </w:dropDownList>
            </w:sdtPr>
            <w:sdtEndPr/>
            <w:sdtContent>
              <w:del w:id="195" w:author="awachira" w:date="2026-09-25T21:13:00Z" w16du:dateUtc="2026-09-26T01:13:00Z">
                <w:r>
                  <w:rPr>
                    <w:lang w:val="en-US"/>
                  </w:rPr>
                  <w:delText>guide</w:delText>
                </w:r>
              </w:del>
            </w:sdtContent>
          </w:sdt>
          <w:del w:id="196" w:author="awachira" w:date="2026-09-25T21:13:00Z" w16du:dateUtc="2026-09-26T01:13:00Z">
            <w:r>
              <w:rPr>
                <w:lang w:val="en-US"/>
              </w:rPr>
              <w:delText>?</w:delText>
            </w:r>
            <w:r>
              <w:fldChar w:fldCharType="begin"/>
            </w:r>
            <w:r>
              <w:delInstrText xml:space="preserve"> TOC \h \z \t "Heading 2,1,Heading 2 Numbered,1" </w:delInstrText>
            </w:r>
            <w:r>
              <w:fldChar w:fldCharType="separate"/>
            </w:r>
          </w:del>
        </w:p>
        <w:p w14:paraId="60FAED31" w14:textId="1FC2B900" w:rsidR="00C003F1" w:rsidRDefault="00C003F1" w:rsidP="00C003F1">
          <w:pPr>
            <w:pStyle w:val="TOC1"/>
            <w:rPr>
              <w:del w:id="197" w:author="awachira" w:date="2026-09-25T21:13:00Z" w16du:dateUtc="2026-09-26T01:13:00Z"/>
              <w:rFonts w:eastAsiaTheme="minorEastAsia"/>
              <w:kern w:val="2"/>
              <w:lang w:eastAsia="en-AU"/>
              <w14:ligatures w14:val="standardContextual"/>
            </w:rPr>
          </w:pPr>
          <w:del w:id="198" w:author="awachira" w:date="2026-09-25T21:13:00Z" w16du:dateUtc="2026-09-26T01:13:00Z">
            <w:r>
              <w:fldChar w:fldCharType="begin"/>
            </w:r>
            <w:r>
              <w:delInstrText>HYPERLINK \l "_Toc139016642"</w:delInstrText>
            </w:r>
            <w:r>
              <w:fldChar w:fldCharType="separate"/>
            </w:r>
            <w:r w:rsidRPr="008D113F">
              <w:rPr>
                <w:rStyle w:val="Hyperlink"/>
              </w:rPr>
              <w:delText>What is social and community participation?</w:delTex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delInstrText xml:space="preserve"> PAGEREF _Toc139016642 \h </w:del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B6CA7">
              <w:rPr>
                <w:webHidden/>
              </w:rPr>
              <w:delText>3</w:delText>
            </w:r>
            <w:r>
              <w:rPr>
                <w:webHidden/>
              </w:rPr>
              <w:fldChar w:fldCharType="end"/>
            </w:r>
            <w:r>
              <w:fldChar w:fldCharType="end"/>
            </w:r>
          </w:del>
        </w:p>
        <w:p w14:paraId="156A6624" w14:textId="158479A7" w:rsidR="00C003F1" w:rsidRDefault="00C003F1" w:rsidP="00C003F1">
          <w:pPr>
            <w:pStyle w:val="TOC1"/>
            <w:rPr>
              <w:del w:id="199" w:author="awachira" w:date="2026-09-25T21:13:00Z" w16du:dateUtc="2026-09-26T01:13:00Z"/>
              <w:rFonts w:eastAsiaTheme="minorEastAsia"/>
              <w:kern w:val="2"/>
              <w:lang w:eastAsia="en-AU"/>
              <w14:ligatures w14:val="standardContextual"/>
            </w:rPr>
          </w:pPr>
          <w:del w:id="200" w:author="awachira" w:date="2026-09-25T21:13:00Z" w16du:dateUtc="2026-09-26T01:13:00Z">
            <w:r>
              <w:fldChar w:fldCharType="begin"/>
            </w:r>
            <w:r>
              <w:delInstrText>HYPERLINK \l "_Toc139016643"</w:delInstrText>
            </w:r>
            <w:r>
              <w:fldChar w:fldCharType="separate"/>
            </w:r>
            <w:r w:rsidRPr="008D113F">
              <w:rPr>
                <w:rStyle w:val="Hyperlink"/>
              </w:rPr>
              <w:delText>About this guide</w:delTex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delInstrText xml:space="preserve"> PAGEREF _Toc139016643 \h </w:del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B6CA7">
              <w:rPr>
                <w:webHidden/>
              </w:rPr>
              <w:delText>4</w:delText>
            </w:r>
            <w:r>
              <w:rPr>
                <w:webHidden/>
              </w:rPr>
              <w:fldChar w:fldCharType="end"/>
            </w:r>
            <w:r>
              <w:fldChar w:fldCharType="end"/>
            </w:r>
          </w:del>
        </w:p>
        <w:p w14:paraId="2DDD37CA" w14:textId="3C4DB03A" w:rsidR="00C003F1" w:rsidRPr="003B6CA7" w:rsidRDefault="003B6CA7" w:rsidP="00C003F1">
          <w:pPr>
            <w:pStyle w:val="TOC1"/>
            <w:rPr>
              <w:del w:id="201" w:author="awachira" w:date="2026-09-25T21:13:00Z" w16du:dateUtc="2026-09-26T01:13:00Z"/>
              <w:rStyle w:val="Hyperlink"/>
              <w:rFonts w:asciiTheme="minorHAnsi" w:eastAsiaTheme="minorEastAsia" w:hAnsiTheme="minorHAnsi"/>
              <w:kern w:val="2"/>
              <w:sz w:val="22"/>
              <w:lang w:eastAsia="en-AU"/>
              <w14:ligatures w14:val="standardContextual"/>
            </w:rPr>
          </w:pPr>
          <w:del w:id="202" w:author="awachira" w:date="2026-09-25T21:13:00Z" w16du:dateUtc="2026-09-26T01:13:00Z">
            <w:r>
              <w:rPr>
                <w:b/>
              </w:rPr>
              <w:fldChar w:fldCharType="begin"/>
            </w:r>
            <w:r>
              <w:rPr>
                <w:b/>
              </w:rPr>
              <w:delInstrText>HYPERLINK  \l "_Connecting_with_activities"</w:del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C003F1" w:rsidRPr="003B6CA7">
              <w:rPr>
                <w:rStyle w:val="Hyperlink"/>
              </w:rPr>
              <w:delText>Connecting with activities</w:delText>
            </w:r>
            <w:r w:rsidR="00C003F1" w:rsidRPr="003B6CA7">
              <w:rPr>
                <w:rStyle w:val="Hyperlink"/>
                <w:webHidden/>
              </w:rPr>
              <w:tab/>
            </w:r>
            <w:r w:rsidR="00C003F1" w:rsidRPr="003B6CA7">
              <w:rPr>
                <w:rStyle w:val="Hyperlink"/>
                <w:webHidden/>
              </w:rPr>
              <w:fldChar w:fldCharType="begin"/>
            </w:r>
            <w:r w:rsidR="00C003F1" w:rsidRPr="003B6CA7">
              <w:rPr>
                <w:rStyle w:val="Hyperlink"/>
                <w:webHidden/>
              </w:rPr>
              <w:delInstrText xml:space="preserve"> PAGEREF _Toc139016644 \h </w:delInstrText>
            </w:r>
            <w:r w:rsidR="00C003F1" w:rsidRPr="003B6CA7">
              <w:rPr>
                <w:rStyle w:val="Hyperlink"/>
                <w:webHidden/>
              </w:rPr>
            </w:r>
            <w:r w:rsidR="00C003F1" w:rsidRPr="003B6CA7">
              <w:rPr>
                <w:rStyle w:val="Hyperlink"/>
                <w:webHidden/>
              </w:rPr>
              <w:fldChar w:fldCharType="separate"/>
            </w:r>
            <w:r w:rsidRPr="003B6CA7">
              <w:rPr>
                <w:rStyle w:val="Hyperlink"/>
                <w:webHidden/>
              </w:rPr>
              <w:delText>5</w:delText>
            </w:r>
            <w:r w:rsidR="00C003F1" w:rsidRPr="003B6CA7">
              <w:rPr>
                <w:rStyle w:val="Hyperlink"/>
                <w:webHidden/>
              </w:rPr>
              <w:fldChar w:fldCharType="end"/>
            </w:r>
          </w:del>
        </w:p>
        <w:p w14:paraId="1AB20984" w14:textId="587C2F75" w:rsidR="00C003F1" w:rsidRDefault="003B6CA7" w:rsidP="00C003F1">
          <w:pPr>
            <w:pStyle w:val="TOC1"/>
            <w:rPr>
              <w:del w:id="203" w:author="awachira" w:date="2026-09-25T21:13:00Z" w16du:dateUtc="2026-09-26T01:13:00Z"/>
              <w:rFonts w:eastAsiaTheme="minorEastAsia"/>
              <w:kern w:val="2"/>
              <w:lang w:eastAsia="en-AU"/>
              <w14:ligatures w14:val="standardContextual"/>
            </w:rPr>
          </w:pPr>
          <w:del w:id="204" w:author="awachira" w:date="2026-09-25T21:13:00Z" w16du:dateUtc="2026-09-26T01:13:00Z">
            <w:r>
              <w:rPr>
                <w:b/>
              </w:rPr>
              <w:fldChar w:fldCharType="end"/>
            </w:r>
            <w:r w:rsidR="00C003F1">
              <w:fldChar w:fldCharType="begin"/>
            </w:r>
            <w:r w:rsidR="00C003F1">
              <w:delInstrText>HYPERLINK \l "_Toc139016645"</w:delInstrText>
            </w:r>
            <w:r w:rsidR="00C003F1">
              <w:fldChar w:fldCharType="separate"/>
            </w:r>
            <w:r w:rsidR="00C003F1" w:rsidRPr="008D113F">
              <w:rPr>
                <w:rStyle w:val="Hyperlink"/>
              </w:rPr>
              <w:delText>What supports can you get?</w:delText>
            </w:r>
            <w:r w:rsidR="00C003F1">
              <w:rPr>
                <w:webHidden/>
              </w:rPr>
              <w:tab/>
            </w:r>
            <w:r w:rsidR="00C003F1">
              <w:rPr>
                <w:webHidden/>
              </w:rPr>
              <w:fldChar w:fldCharType="begin"/>
            </w:r>
            <w:r w:rsidR="00C003F1">
              <w:rPr>
                <w:webHidden/>
              </w:rPr>
              <w:delInstrText xml:space="preserve"> PAGEREF _Toc139016645 \h </w:delInstrText>
            </w:r>
            <w:r w:rsidR="00C003F1">
              <w:rPr>
                <w:webHidden/>
              </w:rPr>
            </w:r>
            <w:r w:rsidR="00C003F1">
              <w:rPr>
                <w:webHidden/>
              </w:rPr>
              <w:fldChar w:fldCharType="separate"/>
            </w:r>
            <w:r>
              <w:rPr>
                <w:webHidden/>
              </w:rPr>
              <w:delText>6</w:delText>
            </w:r>
            <w:r w:rsidR="00C003F1">
              <w:rPr>
                <w:webHidden/>
              </w:rPr>
              <w:fldChar w:fldCharType="end"/>
            </w:r>
            <w:r w:rsidR="00C003F1">
              <w:fldChar w:fldCharType="end"/>
            </w:r>
          </w:del>
        </w:p>
        <w:p w14:paraId="3B23CB38" w14:textId="770D64DA" w:rsidR="00C003F1" w:rsidRDefault="00C003F1" w:rsidP="00C003F1">
          <w:pPr>
            <w:pStyle w:val="TOC1"/>
            <w:rPr>
              <w:del w:id="205" w:author="awachira" w:date="2026-09-25T21:13:00Z" w16du:dateUtc="2026-09-26T01:13:00Z"/>
              <w:rFonts w:eastAsiaTheme="minorEastAsia"/>
              <w:kern w:val="2"/>
              <w:lang w:eastAsia="en-AU"/>
              <w14:ligatures w14:val="standardContextual"/>
            </w:rPr>
          </w:pPr>
          <w:del w:id="206" w:author="awachira" w:date="2026-09-25T21:13:00Z" w16du:dateUtc="2026-09-26T01:13:00Z">
            <w:r>
              <w:fldChar w:fldCharType="begin"/>
            </w:r>
            <w:r>
              <w:delInstrText>HYPERLINK \l "_Toc139016646"</w:delInstrText>
            </w:r>
            <w:r>
              <w:fldChar w:fldCharType="separate"/>
            </w:r>
            <w:r w:rsidRPr="008D113F">
              <w:rPr>
                <w:rStyle w:val="Hyperlink"/>
              </w:rPr>
              <w:delText>Who can you talk to about supports?</w:delTex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delInstrText xml:space="preserve"> PAGEREF _Toc139016646 \h </w:del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B6CA7">
              <w:rPr>
                <w:webHidden/>
              </w:rPr>
              <w:delText>8</w:delText>
            </w:r>
            <w:r>
              <w:rPr>
                <w:webHidden/>
              </w:rPr>
              <w:fldChar w:fldCharType="end"/>
            </w:r>
            <w:r>
              <w:fldChar w:fldCharType="end"/>
            </w:r>
          </w:del>
        </w:p>
        <w:p w14:paraId="6737FB02" w14:textId="3739B027" w:rsidR="00C003F1" w:rsidRDefault="00C003F1" w:rsidP="00C003F1">
          <w:pPr>
            <w:pStyle w:val="TOC1"/>
            <w:rPr>
              <w:del w:id="207" w:author="awachira" w:date="2026-09-25T21:13:00Z" w16du:dateUtc="2026-09-26T01:13:00Z"/>
              <w:rFonts w:eastAsiaTheme="minorEastAsia"/>
              <w:kern w:val="2"/>
              <w:lang w:eastAsia="en-AU"/>
              <w14:ligatures w14:val="standardContextual"/>
            </w:rPr>
          </w:pPr>
          <w:del w:id="208" w:author="awachira" w:date="2026-09-25T21:13:00Z" w16du:dateUtc="2026-09-26T01:13:00Z">
            <w:r>
              <w:fldChar w:fldCharType="begin"/>
            </w:r>
            <w:r>
              <w:delInstrText>HYPERLINK \l "_Toc139016647"</w:delInstrText>
            </w:r>
            <w:r>
              <w:fldChar w:fldCharType="separate"/>
            </w:r>
            <w:r w:rsidRPr="008D113F">
              <w:rPr>
                <w:rStyle w:val="Hyperlink"/>
              </w:rPr>
              <w:delText>More information</w:delTex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delInstrText xml:space="preserve"> PAGEREF _Toc139016647 \h </w:del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B6CA7">
              <w:rPr>
                <w:webHidden/>
              </w:rPr>
              <w:delText>10</w:delText>
            </w:r>
            <w:r>
              <w:rPr>
                <w:webHidden/>
              </w:rPr>
              <w:fldChar w:fldCharType="end"/>
            </w:r>
            <w:r>
              <w:fldChar w:fldCharType="end"/>
            </w:r>
          </w:del>
        </w:p>
        <w:p w14:paraId="69A5697F" w14:textId="06597D13" w:rsidR="00C003F1" w:rsidRDefault="00C003F1" w:rsidP="00C003F1">
          <w:pPr>
            <w:pStyle w:val="TOC1"/>
            <w:rPr>
              <w:del w:id="209" w:author="awachira" w:date="2026-09-25T21:13:00Z" w16du:dateUtc="2026-09-26T01:13:00Z"/>
              <w:rFonts w:eastAsiaTheme="minorEastAsia"/>
              <w:kern w:val="2"/>
              <w:lang w:eastAsia="en-AU"/>
              <w14:ligatures w14:val="standardContextual"/>
            </w:rPr>
          </w:pPr>
          <w:del w:id="210" w:author="awachira" w:date="2026-09-25T21:13:00Z" w16du:dateUtc="2026-09-26T01:13:00Z">
            <w:r>
              <w:fldChar w:fldCharType="begin"/>
            </w:r>
            <w:r>
              <w:delInstrText>HYPERLINK \l "_Toc139016648"</w:delInstrText>
            </w:r>
            <w:r>
              <w:fldChar w:fldCharType="separate"/>
            </w:r>
            <w:r w:rsidRPr="008D113F">
              <w:rPr>
                <w:rStyle w:val="Hyperlink"/>
              </w:rPr>
              <w:delText>Word list</w:delTex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delInstrText xml:space="preserve"> PAGEREF _Toc139016648 \h </w:del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B6CA7">
              <w:rPr>
                <w:webHidden/>
              </w:rPr>
              <w:delText>11</w:delText>
            </w:r>
            <w:r>
              <w:rPr>
                <w:webHidden/>
              </w:rPr>
              <w:fldChar w:fldCharType="end"/>
            </w:r>
            <w:r>
              <w:fldChar w:fldCharType="end"/>
            </w:r>
          </w:del>
        </w:p>
        <w:p w14:paraId="7F7D4C8E" w14:textId="362A9C3B" w:rsidR="00816DBA" w:rsidRDefault="00C003F1" w:rsidP="00D66337">
          <w:pPr>
            <w:rPr>
              <w:del w:id="211" w:author="awachira" w:date="2026-09-25T21:13:00Z" w16du:dateUtc="2026-09-26T01:13:00Z"/>
            </w:rPr>
          </w:pPr>
          <w:del w:id="212" w:author="awachira" w:date="2026-09-25T21:13:00Z" w16du:dateUtc="2026-09-26T01:13:00Z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DDC984D" wp14:editId="170274F5">
                      <wp:simplePos x="0" y="0"/>
                      <wp:positionH relativeFrom="column">
                        <wp:posOffset>-15858</wp:posOffset>
                      </wp:positionH>
                      <wp:positionV relativeFrom="paragraph">
                        <wp:posOffset>45085</wp:posOffset>
                      </wp:positionV>
                      <wp:extent cx="5772150" cy="7620"/>
                      <wp:effectExtent l="0" t="0" r="19050" b="30480"/>
                      <wp:wrapNone/>
                      <wp:docPr id="26875049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72150" cy="762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CA2ABB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25pt,3.55pt" to="453.2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" strokecolor="#6b2976 [3204]" strokeweight=".5pt"/>
                  </w:pict>
                </mc:Fallback>
              </mc:AlternateContent>
            </w:r>
            <w:r>
              <w:fldChar w:fldCharType="end"/>
            </w:r>
          </w:del>
        </w:p>
      </w:sdtContent>
    </w:sdt>
    <w:p w14:paraId="37940700" w14:textId="7124D515" w:rsidR="000D3F95" w:rsidRDefault="000D3F95" w:rsidP="00D66337">
      <w:pPr>
        <w:rPr>
          <w:del w:id="213" w:author="awachira" w:date="2026-09-25T21:13:00Z" w16du:dateUtc="2026-09-26T01:13:00Z"/>
        </w:rPr>
      </w:pPr>
      <w:bookmarkStart w:id="214" w:name="_Toc6390577"/>
      <w:bookmarkStart w:id="215" w:name="_Toc12634028"/>
      <w:bookmarkEnd w:id="42"/>
      <w:bookmarkEnd w:id="192"/>
      <w:bookmarkEnd w:id="191"/>
      <w:bookmarkEnd w:id="190"/>
      <w:bookmarkEnd w:id="189"/>
      <w:bookmarkEnd w:id="188"/>
      <w:bookmarkEnd w:id="187"/>
      <w:bookmarkEnd w:id="186"/>
      <w:bookmarkEnd w:id="185"/>
      <w:bookmarkEnd w:id="184"/>
      <w:bookmarkEnd w:id="183"/>
      <w:bookmarkEnd w:id="182"/>
      <w:bookmarkEnd w:id="181"/>
      <w:bookmarkEnd w:id="180"/>
      <w:bookmarkEnd w:id="179"/>
      <w:bookmarkEnd w:id="178"/>
      <w:bookmarkEnd w:id="177"/>
      <w:bookmarkEnd w:id="176"/>
      <w:bookmarkEnd w:id="175"/>
      <w:bookmarkEnd w:id="174"/>
      <w:bookmarkEnd w:id="173"/>
      <w:bookmarkEnd w:id="172"/>
      <w:bookmarkEnd w:id="171"/>
      <w:bookmarkEnd w:id="170"/>
      <w:bookmarkEnd w:id="169"/>
      <w:bookmarkEnd w:id="168"/>
      <w:bookmarkEnd w:id="167"/>
      <w:bookmarkEnd w:id="166"/>
      <w:bookmarkEnd w:id="165"/>
      <w:del w:id="216" w:author="awachira" w:date="2026-09-25T21:13:00Z" w16du:dateUtc="2026-09-26T01:13:00Z">
        <w:r>
          <w:br w:type="page"/>
        </w:r>
      </w:del>
    </w:p>
    <w:p w14:paraId="034008FB" w14:textId="77777777" w:rsidR="00A94F47" w:rsidRDefault="00A94F47" w:rsidP="00140AB8">
      <w:pPr>
        <w:pStyle w:val="Heading2"/>
        <w:rPr>
          <w:del w:id="217" w:author="awachira" w:date="2026-09-25T21:13:00Z" w16du:dateUtc="2026-09-26T01:13:00Z"/>
        </w:rPr>
      </w:pPr>
      <w:bookmarkStart w:id="218" w:name="_Toc135053876"/>
      <w:bookmarkStart w:id="219" w:name="_Toc139016642"/>
      <w:del w:id="220" w:author="awachira" w:date="2026-09-25T21:13:00Z" w16du:dateUtc="2026-09-26T01:13:00Z">
        <w:r>
          <w:delText>What is social and community participation?</w:delText>
        </w:r>
        <w:bookmarkEnd w:id="218"/>
        <w:bookmarkEnd w:id="219"/>
      </w:del>
    </w:p>
    <w:p w14:paraId="745EF3BF" w14:textId="77777777" w:rsidR="00D66337" w:rsidRDefault="00D66337" w:rsidP="00D66337">
      <w:pPr>
        <w:rPr>
          <w:del w:id="221" w:author="awachira" w:date="2026-09-25T21:13:00Z" w16du:dateUtc="2026-09-26T01:13:00Z"/>
        </w:rPr>
      </w:pPr>
      <w:del w:id="222" w:author="awachira" w:date="2026-09-25T21:13:00Z" w16du:dateUtc="2026-09-26T01:13:00Z">
        <w:r>
          <w:delText>These guides are about social and community</w:delText>
        </w:r>
        <w:r>
          <w:rPr>
            <w:rFonts w:ascii="Calibri" w:hAnsi="Calibri" w:cs="Calibri"/>
          </w:rPr>
          <w:delText> </w:delText>
        </w:r>
        <w:r w:rsidRPr="00A55219">
          <w:rPr>
            <w:rStyle w:val="Strong"/>
          </w:rPr>
          <w:delText>participation</w:delText>
        </w:r>
        <w:r>
          <w:delText>.</w:delText>
        </w:r>
      </w:del>
    </w:p>
    <w:p w14:paraId="79B9E1F1" w14:textId="77777777" w:rsidR="00D66337" w:rsidRDefault="00D66337" w:rsidP="00D66337">
      <w:pPr>
        <w:rPr>
          <w:del w:id="223" w:author="awachira" w:date="2026-09-25T21:13:00Z" w16du:dateUtc="2026-09-26T01:13:00Z"/>
        </w:rPr>
      </w:pPr>
      <w:del w:id="224" w:author="awachira" w:date="2026-09-25T21:13:00Z" w16du:dateUtc="2026-09-26T01:13:00Z">
        <w:r>
          <w:delText>Participation is when you take part.</w:delText>
        </w:r>
      </w:del>
    </w:p>
    <w:p w14:paraId="6B1DC89E" w14:textId="77777777" w:rsidR="00D66337" w:rsidRDefault="00D66337" w:rsidP="00D66337">
      <w:pPr>
        <w:rPr>
          <w:del w:id="225" w:author="awachira" w:date="2026-09-25T21:13:00Z" w16du:dateUtc="2026-09-26T01:13:00Z"/>
        </w:rPr>
      </w:pPr>
      <w:del w:id="226" w:author="awachira" w:date="2026-09-25T21:13:00Z" w16du:dateUtc="2026-09-26T01:13:00Z">
        <w:r>
          <w:delText>Social and community participation is about:</w:delText>
        </w:r>
      </w:del>
    </w:p>
    <w:p w14:paraId="70A64F27" w14:textId="77777777" w:rsidR="00D66337" w:rsidRDefault="00D66337" w:rsidP="00C91B0E">
      <w:pPr>
        <w:pStyle w:val="ListParagraph"/>
        <w:numPr>
          <w:ilvl w:val="0"/>
          <w:numId w:val="8"/>
        </w:numPr>
        <w:rPr>
          <w:del w:id="227" w:author="awachira" w:date="2026-09-25T21:13:00Z" w16du:dateUtc="2026-09-26T01:13:00Z"/>
        </w:rPr>
      </w:pPr>
      <w:del w:id="228" w:author="awachira" w:date="2026-09-25T21:13:00Z" w16du:dateUtc="2026-09-26T01:13:00Z">
        <w:r>
          <w:delText>meeting people who like the same things as</w:delText>
        </w:r>
        <w:r>
          <w:rPr>
            <w:rFonts w:ascii="Calibri" w:hAnsi="Calibri" w:cs="Calibri"/>
          </w:rPr>
          <w:delText> </w:delText>
        </w:r>
        <w:r>
          <w:delText>you</w:delText>
        </w:r>
      </w:del>
    </w:p>
    <w:p w14:paraId="373791D1" w14:textId="77777777" w:rsidR="00D66337" w:rsidRDefault="00D66337" w:rsidP="00C91B0E">
      <w:pPr>
        <w:pStyle w:val="ListParagraph"/>
        <w:numPr>
          <w:ilvl w:val="0"/>
          <w:numId w:val="9"/>
        </w:numPr>
        <w:rPr>
          <w:del w:id="229" w:author="awachira" w:date="2026-09-25T21:13:00Z" w16du:dateUtc="2026-09-26T01:13:00Z"/>
        </w:rPr>
      </w:pPr>
      <w:del w:id="230" w:author="awachira" w:date="2026-09-25T21:13:00Z" w16du:dateUtc="2026-09-26T01:13:00Z">
        <w:r>
          <w:delText>doing activities with other people in the</w:delText>
        </w:r>
        <w:r w:rsidRPr="0086381F">
          <w:rPr>
            <w:rFonts w:ascii="Calibri" w:hAnsi="Calibri" w:cs="Calibri"/>
          </w:rPr>
          <w:delText> </w:delText>
        </w:r>
        <w:r>
          <w:delText>community.</w:delText>
        </w:r>
      </w:del>
    </w:p>
    <w:p w14:paraId="69E1C222" w14:textId="77777777" w:rsidR="00D66337" w:rsidRDefault="00D66337" w:rsidP="00D66337">
      <w:pPr>
        <w:rPr>
          <w:del w:id="231" w:author="awachira" w:date="2026-09-25T21:13:00Z" w16du:dateUtc="2026-09-26T01:13:00Z"/>
        </w:rPr>
      </w:pPr>
      <w:del w:id="232" w:author="awachira" w:date="2026-09-25T21:13:00Z" w16du:dateUtc="2026-09-26T01:13:00Z">
        <w:r>
          <w:delText>It is about doing things that you enjoy.</w:delText>
        </w:r>
      </w:del>
    </w:p>
    <w:p w14:paraId="11BDDF76" w14:textId="18D6564E" w:rsidR="0086381F" w:rsidRDefault="00D66337" w:rsidP="00D66337">
      <w:pPr>
        <w:rPr>
          <w:del w:id="233" w:author="awachira" w:date="2026-09-25T21:13:00Z" w16du:dateUtc="2026-09-26T01:13:00Z"/>
        </w:rPr>
      </w:pPr>
      <w:del w:id="234" w:author="awachira" w:date="2026-09-25T21:13:00Z" w16du:dateUtc="2026-09-26T01:13:00Z">
        <w:r>
          <w:delText>And it can mean different things to different</w:delText>
        </w:r>
        <w:r>
          <w:rPr>
            <w:rFonts w:ascii="Calibri" w:hAnsi="Calibri" w:cs="Calibri"/>
          </w:rPr>
          <w:delText> </w:delText>
        </w:r>
        <w:r>
          <w:delText>people.</w:delText>
        </w:r>
      </w:del>
    </w:p>
    <w:p w14:paraId="2D39D641" w14:textId="77777777" w:rsidR="00D66337" w:rsidRDefault="00D66337" w:rsidP="00D66337">
      <w:pPr>
        <w:rPr>
          <w:del w:id="235" w:author="awachira" w:date="2026-09-25T21:13:00Z" w16du:dateUtc="2026-09-26T01:13:00Z"/>
        </w:rPr>
      </w:pPr>
      <w:del w:id="236" w:author="awachira" w:date="2026-09-25T21:13:00Z" w16du:dateUtc="2026-09-26T01:13:00Z">
        <w:r>
          <w:delText>For example, you might want to:</w:delText>
        </w:r>
      </w:del>
    </w:p>
    <w:p w14:paraId="1EDD55C1" w14:textId="77777777" w:rsidR="00D66337" w:rsidRDefault="00D66337" w:rsidP="00C91B0E">
      <w:pPr>
        <w:pStyle w:val="ListParagraph"/>
        <w:numPr>
          <w:ilvl w:val="0"/>
          <w:numId w:val="8"/>
        </w:numPr>
        <w:rPr>
          <w:del w:id="237" w:author="awachira" w:date="2026-09-25T21:13:00Z" w16du:dateUtc="2026-09-26T01:13:00Z"/>
        </w:rPr>
      </w:pPr>
      <w:del w:id="238" w:author="awachira" w:date="2026-09-25T21:13:00Z" w16du:dateUtc="2026-09-26T01:13:00Z">
        <w:r>
          <w:delText>go to a café</w:delText>
        </w:r>
      </w:del>
    </w:p>
    <w:p w14:paraId="2C2F944C" w14:textId="77777777" w:rsidR="00D66337" w:rsidRDefault="00D66337" w:rsidP="00C91B0E">
      <w:pPr>
        <w:pStyle w:val="ListParagraph"/>
        <w:numPr>
          <w:ilvl w:val="0"/>
          <w:numId w:val="9"/>
        </w:numPr>
        <w:rPr>
          <w:del w:id="239" w:author="awachira" w:date="2026-09-25T21:13:00Z" w16du:dateUtc="2026-09-26T01:13:00Z"/>
        </w:rPr>
      </w:pPr>
      <w:del w:id="240" w:author="awachira" w:date="2026-09-25T21:13:00Z" w16du:dateUtc="2026-09-26T01:13:00Z">
        <w:r>
          <w:delText>join a netball team.</w:delText>
        </w:r>
      </w:del>
    </w:p>
    <w:p w14:paraId="31D1FE02" w14:textId="77777777" w:rsidR="00A94F47" w:rsidRDefault="00A94F47" w:rsidP="00D66337">
      <w:pPr>
        <w:pStyle w:val="Heading3"/>
        <w:rPr>
          <w:del w:id="241" w:author="awachira" w:date="2026-09-25T21:13:00Z" w16du:dateUtc="2026-09-26T01:13:00Z"/>
        </w:rPr>
      </w:pPr>
      <w:del w:id="242" w:author="awachira" w:date="2026-09-25T21:13:00Z" w16du:dateUtc="2026-09-26T01:13:00Z">
        <w:r>
          <w:delText>Why is it important?</w:delText>
        </w:r>
      </w:del>
    </w:p>
    <w:p w14:paraId="289A2F35" w14:textId="77777777" w:rsidR="00D66337" w:rsidRDefault="00D66337" w:rsidP="00D66337">
      <w:pPr>
        <w:rPr>
          <w:del w:id="243" w:author="awachira" w:date="2026-09-25T21:13:00Z" w16du:dateUtc="2026-09-26T01:13:00Z"/>
        </w:rPr>
      </w:pPr>
      <w:del w:id="244" w:author="awachira" w:date="2026-09-25T21:13:00Z" w16du:dateUtc="2026-09-26T01:13:00Z">
        <w:r>
          <w:delText>Social and community participation can help you</w:delText>
        </w:r>
        <w:r>
          <w:rPr>
            <w:rFonts w:ascii="Calibri" w:hAnsi="Calibri" w:cs="Calibri"/>
          </w:rPr>
          <w:delText> </w:delText>
        </w:r>
        <w:r>
          <w:delText>feel:</w:delText>
        </w:r>
      </w:del>
    </w:p>
    <w:p w14:paraId="3E11D3D4" w14:textId="77777777" w:rsidR="00D66337" w:rsidRDefault="00D66337" w:rsidP="00C91B0E">
      <w:pPr>
        <w:pStyle w:val="ListParagraph"/>
        <w:numPr>
          <w:ilvl w:val="0"/>
          <w:numId w:val="4"/>
        </w:numPr>
        <w:rPr>
          <w:del w:id="245" w:author="awachira" w:date="2026-09-25T21:13:00Z" w16du:dateUtc="2026-09-26T01:13:00Z"/>
        </w:rPr>
      </w:pPr>
      <w:del w:id="246" w:author="awachira" w:date="2026-09-25T21:13:00Z" w16du:dateUtc="2026-09-26T01:13:00Z">
        <w:r>
          <w:delText>safe in your community</w:delText>
        </w:r>
      </w:del>
    </w:p>
    <w:p w14:paraId="4CF8421C" w14:textId="77777777" w:rsidR="00D66337" w:rsidRDefault="00D66337" w:rsidP="00C91B0E">
      <w:pPr>
        <w:pStyle w:val="ListParagraph"/>
        <w:numPr>
          <w:ilvl w:val="0"/>
          <w:numId w:val="4"/>
        </w:numPr>
        <w:rPr>
          <w:del w:id="247" w:author="awachira" w:date="2026-09-25T21:13:00Z" w16du:dateUtc="2026-09-26T01:13:00Z"/>
        </w:rPr>
      </w:pPr>
      <w:del w:id="248" w:author="awachira" w:date="2026-09-25T21:13:00Z" w16du:dateUtc="2026-09-26T01:13:00Z">
        <w:r>
          <w:delText>like you belong.</w:delText>
        </w:r>
      </w:del>
    </w:p>
    <w:p w14:paraId="6B0CFAB2" w14:textId="77777777" w:rsidR="00D66337" w:rsidRDefault="00D66337" w:rsidP="00D66337">
      <w:pPr>
        <w:rPr>
          <w:del w:id="249" w:author="awachira" w:date="2026-09-25T21:13:00Z" w16du:dateUtc="2026-09-26T01:13:00Z"/>
        </w:rPr>
      </w:pPr>
      <w:del w:id="250" w:author="awachira" w:date="2026-09-25T21:13:00Z" w16du:dateUtc="2026-09-26T01:13:00Z">
        <w:r>
          <w:delText xml:space="preserve">It can give you </w:delText>
        </w:r>
      </w:del>
      <w:r w:rsidRPr="005764C1">
        <w:rPr>
          <w:rFonts w:ascii="Times New Roman" w:hAnsi="Times New Roman"/>
          <w:b/>
          <w:sz w:val="24"/>
          <w:rPrChange w:id="251" w:author="awachira" w:date="2026-09-25T21:13:00Z" w16du:dateUtc="2026-09-26T01:13:00Z">
            <w:rPr/>
          </w:rPrChange>
        </w:rPr>
        <w:t xml:space="preserve">the </w:t>
      </w:r>
      <w:ins w:id="252" w:author="awachira" w:date="2026-09-25T21:13:00Z" w16du:dateUtc="2026-09-26T01:13:00Z">
        <w:r w:rsidR="005764C1" w:rsidRPr="005764C1">
          <w:rPr>
            <w:rFonts w:ascii="Times New Roman" w:eastAsia="Calibri" w:hAnsi="Times New Roman" w:cs="Times New Roman"/>
            <w:b/>
            <w:sz w:val="24"/>
            <w:szCs w:val="24"/>
          </w:rPr>
          <w:t>questions</w:t>
        </w:r>
      </w:ins>
      <w:del w:id="253" w:author="awachira" w:date="2026-09-25T21:13:00Z" w16du:dateUtc="2026-09-26T01:13:00Z">
        <w:r>
          <w:delText>chance to:</w:delText>
        </w:r>
      </w:del>
    </w:p>
    <w:p w14:paraId="6BFA664A" w14:textId="77777777" w:rsidR="00D66337" w:rsidRDefault="00D66337" w:rsidP="00C91B0E">
      <w:pPr>
        <w:pStyle w:val="ListParagraph"/>
        <w:numPr>
          <w:ilvl w:val="0"/>
          <w:numId w:val="2"/>
        </w:numPr>
        <w:rPr>
          <w:del w:id="254" w:author="awachira" w:date="2026-09-25T21:13:00Z" w16du:dateUtc="2026-09-26T01:13:00Z"/>
        </w:rPr>
      </w:pPr>
      <w:del w:id="255" w:author="awachira" w:date="2026-09-25T21:13:00Z" w16du:dateUtc="2026-09-26T01:13:00Z">
        <w:r>
          <w:delText>build relationships with friends</w:delText>
        </w:r>
      </w:del>
    </w:p>
    <w:p w14:paraId="003306D1" w14:textId="77777777" w:rsidR="00D66337" w:rsidRDefault="00D66337" w:rsidP="00C91B0E">
      <w:pPr>
        <w:pStyle w:val="ListParagraph"/>
        <w:numPr>
          <w:ilvl w:val="0"/>
          <w:numId w:val="2"/>
        </w:numPr>
        <w:rPr>
          <w:del w:id="256" w:author="awachira" w:date="2026-09-25T21:13:00Z" w16du:dateUtc="2026-09-26T01:13:00Z"/>
        </w:rPr>
      </w:pPr>
      <w:del w:id="257" w:author="awachira" w:date="2026-09-25T21:13:00Z" w16du:dateUtc="2026-09-26T01:13:00Z">
        <w:r>
          <w:delText>try new things</w:delText>
        </w:r>
      </w:del>
    </w:p>
    <w:p w14:paraId="409942FD" w14:textId="77777777" w:rsidR="00D66337" w:rsidRDefault="00D66337" w:rsidP="00C91B0E">
      <w:pPr>
        <w:pStyle w:val="ListParagraph"/>
        <w:numPr>
          <w:ilvl w:val="0"/>
          <w:numId w:val="2"/>
        </w:numPr>
        <w:rPr>
          <w:del w:id="258" w:author="awachira" w:date="2026-09-25T21:13:00Z" w16du:dateUtc="2026-09-26T01:13:00Z"/>
        </w:rPr>
      </w:pPr>
      <w:del w:id="259" w:author="awachira" w:date="2026-09-25T21:13:00Z" w16du:dateUtc="2026-09-26T01:13:00Z">
        <w:r>
          <w:delText>find activities you enjoy.</w:delText>
        </w:r>
      </w:del>
    </w:p>
    <w:p w14:paraId="52ABAD31" w14:textId="77777777" w:rsidR="00D66337" w:rsidRDefault="00D66337" w:rsidP="00D66337">
      <w:pPr>
        <w:rPr>
          <w:del w:id="260" w:author="awachira" w:date="2026-09-25T21:13:00Z" w16du:dateUtc="2026-09-26T01:13:00Z"/>
        </w:rPr>
      </w:pPr>
      <w:del w:id="261" w:author="awachira" w:date="2026-09-25T21:13:00Z" w16du:dateUtc="2026-09-26T01:13:00Z">
        <w:r>
          <w:delText>It can also help you get ready to find a job.</w:delText>
        </w:r>
      </w:del>
    </w:p>
    <w:p w14:paraId="1F200B64" w14:textId="77777777" w:rsidR="00D66337" w:rsidRDefault="00D66337" w:rsidP="00D66337">
      <w:pPr>
        <w:rPr>
          <w:del w:id="262" w:author="awachira" w:date="2026-09-25T21:13:00Z" w16du:dateUtc="2026-09-26T01:13:00Z"/>
        </w:rPr>
      </w:pPr>
      <w:del w:id="263" w:author="awachira" w:date="2026-09-25T21:13:00Z" w16du:dateUtc="2026-09-26T01:13:00Z">
        <w:r>
          <w:delText>Or learn to do more things for yourself.</w:delText>
        </w:r>
      </w:del>
    </w:p>
    <w:p w14:paraId="2B61C5F5" w14:textId="77777777" w:rsidR="00D66337" w:rsidRDefault="00D66337" w:rsidP="00D66337">
      <w:pPr>
        <w:rPr>
          <w:del w:id="264" w:author="awachira" w:date="2026-09-25T21:13:00Z" w16du:dateUtc="2026-09-26T01:13:00Z"/>
        </w:rPr>
      </w:pPr>
      <w:del w:id="265" w:author="awachira" w:date="2026-09-25T21:13:00Z" w16du:dateUtc="2026-09-26T01:13:00Z">
        <w:r>
          <w:delText>You can also change what activities you do if</w:delText>
        </w:r>
        <w:r>
          <w:rPr>
            <w:rFonts w:ascii="Calibri" w:hAnsi="Calibri" w:cs="Calibri"/>
          </w:rPr>
          <w:delText> </w:delText>
        </w:r>
        <w:r>
          <w:delText>you</w:delText>
        </w:r>
        <w:r>
          <w:rPr>
            <w:rFonts w:ascii="Calibri" w:hAnsi="Calibri" w:cs="Calibri"/>
          </w:rPr>
          <w:delText> </w:delText>
        </w:r>
        <w:r>
          <w:delText>want.</w:delText>
        </w:r>
      </w:del>
    </w:p>
    <w:p w14:paraId="60F41E8B" w14:textId="5DB2C178" w:rsidR="00D66337" w:rsidRPr="00D66337" w:rsidRDefault="00D66337" w:rsidP="00D66337">
      <w:pPr>
        <w:rPr>
          <w:del w:id="266" w:author="awachira" w:date="2026-09-25T21:13:00Z" w16du:dateUtc="2026-09-26T01:13:00Z"/>
          <w:rFonts w:cs="Times New Roman"/>
          <w:b/>
          <w:bCs/>
          <w:color w:val="6B2976"/>
          <w:sz w:val="40"/>
          <w:szCs w:val="26"/>
          <w:lang w:eastAsia="x-none"/>
        </w:rPr>
      </w:pPr>
      <w:del w:id="267" w:author="awachira" w:date="2026-09-25T21:13:00Z" w16du:dateUtc="2026-09-26T01:13:00Z">
        <w:r>
          <w:delText>For example, if you don’t enjoy an activity anymore.</w:delText>
        </w:r>
        <w:r w:rsidRPr="00D66337">
          <w:delText xml:space="preserve"> </w:delText>
        </w:r>
        <w:r>
          <w:br w:type="page"/>
        </w:r>
      </w:del>
    </w:p>
    <w:p w14:paraId="2D0F7899" w14:textId="722DFB35" w:rsidR="00276672" w:rsidRPr="008024C7" w:rsidRDefault="008024C7" w:rsidP="00140AB8">
      <w:pPr>
        <w:pStyle w:val="Heading2"/>
        <w:rPr>
          <w:del w:id="268" w:author="awachira" w:date="2026-09-25T21:13:00Z" w16du:dateUtc="2026-09-26T01:13:00Z"/>
        </w:rPr>
      </w:pPr>
      <w:bookmarkStart w:id="269" w:name="_Toc139016643"/>
      <w:del w:id="270" w:author="awachira" w:date="2026-09-25T21:13:00Z" w16du:dateUtc="2026-09-26T01:13:00Z">
        <w:r>
          <w:delText>About th</w:delText>
        </w:r>
        <w:r w:rsidR="001C4F87">
          <w:delText>is guide</w:delText>
        </w:r>
        <w:bookmarkEnd w:id="269"/>
      </w:del>
    </w:p>
    <w:p w14:paraId="0A821667" w14:textId="177A1E97" w:rsidR="00D66337" w:rsidRDefault="00D66337" w:rsidP="00D66337">
      <w:pPr>
        <w:rPr>
          <w:del w:id="271" w:author="awachira" w:date="2026-09-25T21:13:00Z" w16du:dateUtc="2026-09-26T01:13:00Z"/>
        </w:rPr>
      </w:pPr>
      <w:del w:id="272" w:author="awachira" w:date="2026-09-25T21:13:00Z" w16du:dateUtc="2026-09-26T01:13:00Z">
        <w:r>
          <w:delText>This guide is about connecting with activities for</w:delText>
        </w:r>
        <w:r>
          <w:rPr>
            <w:rFonts w:ascii="Calibri" w:hAnsi="Calibri" w:cs="Calibri"/>
          </w:rPr>
          <w:delText> </w:delText>
        </w:r>
        <w:r>
          <w:delText>social and community </w:delText>
        </w:r>
        <w:r w:rsidRPr="00CB1E0A">
          <w:delText>participation</w:delText>
        </w:r>
        <w:r>
          <w:delText>.</w:delText>
        </w:r>
      </w:del>
    </w:p>
    <w:p w14:paraId="3BA22517" w14:textId="77777777" w:rsidR="00D66337" w:rsidRDefault="00D66337" w:rsidP="00D66337">
      <w:pPr>
        <w:rPr>
          <w:del w:id="273" w:author="awachira" w:date="2026-09-25T21:13:00Z" w16du:dateUtc="2026-09-26T01:13:00Z"/>
        </w:rPr>
      </w:pPr>
      <w:del w:id="274" w:author="awachira" w:date="2026-09-25T21:13:00Z" w16du:dateUtc="2026-09-26T01:13:00Z">
        <w:r>
          <w:delText>It can help you learn about supports to start doing</w:delText>
        </w:r>
        <w:r>
          <w:rPr>
            <w:rFonts w:ascii="Calibri" w:hAnsi="Calibri" w:cs="Calibri"/>
          </w:rPr>
          <w:delText> </w:delText>
        </w:r>
        <w:r>
          <w:delText>things you enjoy.</w:delText>
        </w:r>
      </w:del>
    </w:p>
    <w:p w14:paraId="5675BB9F" w14:textId="77777777" w:rsidR="00D66337" w:rsidRDefault="00D66337" w:rsidP="00D66337">
      <w:pPr>
        <w:rPr>
          <w:del w:id="275" w:author="awachira" w:date="2026-09-25T21:13:00Z" w16du:dateUtc="2026-09-26T01:13:00Z"/>
        </w:rPr>
      </w:pPr>
      <w:del w:id="276" w:author="awachira" w:date="2026-09-25T21:13:00Z" w16du:dateUtc="2026-09-26T01:13:00Z">
        <w:r>
          <w:delText>You can also learn about activities you are interested in.</w:delText>
        </w:r>
      </w:del>
    </w:p>
    <w:p w14:paraId="7DAB9B8C" w14:textId="77777777" w:rsidR="00D66337" w:rsidRDefault="00D66337" w:rsidP="00D66337">
      <w:pPr>
        <w:rPr>
          <w:del w:id="277" w:author="awachira" w:date="2026-09-25T21:13:00Z" w16du:dateUtc="2026-09-26T01:13:00Z"/>
        </w:rPr>
      </w:pPr>
      <w:del w:id="278" w:author="awachira" w:date="2026-09-25T21:13:00Z" w16du:dateUtc="2026-09-26T01:13:00Z">
        <w:r>
          <w:delText>We made a checklist to help you write down your</w:delText>
        </w:r>
        <w:r>
          <w:rPr>
            <w:rFonts w:ascii="Calibri" w:hAnsi="Calibri" w:cs="Calibri"/>
          </w:rPr>
          <w:delText> </w:delText>
        </w:r>
        <w:r>
          <w:delText>ideas.</w:delText>
        </w:r>
      </w:del>
    </w:p>
    <w:p w14:paraId="3B7B536E" w14:textId="77777777" w:rsidR="00D66337" w:rsidRDefault="00D66337" w:rsidP="00D66337">
      <w:pPr>
        <w:rPr>
          <w:del w:id="279" w:author="awachira" w:date="2026-09-25T21:13:00Z" w16du:dateUtc="2026-09-26T01:13:00Z"/>
        </w:rPr>
      </w:pPr>
      <w:del w:id="280" w:author="awachira" w:date="2026-09-25T21:13:00Z" w16du:dateUtc="2026-09-26T01:13:00Z">
        <w:r>
          <w:delText>You can find it on our website.</w:delText>
        </w:r>
      </w:del>
    </w:p>
    <w:p w14:paraId="6777B6F2" w14:textId="18CB173B" w:rsidR="003019AF" w:rsidRPr="00D66337" w:rsidRDefault="00D66337" w:rsidP="00D66337">
      <w:pPr>
        <w:rPr>
          <w:del w:id="281" w:author="awachira" w:date="2026-09-25T21:13:00Z" w16du:dateUtc="2026-09-26T01:13:00Z"/>
        </w:rPr>
      </w:pPr>
      <w:del w:id="282" w:author="awachira" w:date="2026-09-25T21:13:00Z" w16du:dateUtc="2026-09-26T01:13:00Z">
        <w:r>
          <w:delText xml:space="preserve">Website: </w:delText>
        </w:r>
        <w:r>
          <w:fldChar w:fldCharType="begin"/>
        </w:r>
        <w:r>
          <w:delInstrText>HYPERLINK "https://ourguidelines.ndis.gov.au/checklist"</w:delInstrText>
        </w:r>
        <w:r>
          <w:fldChar w:fldCharType="separate"/>
        </w:r>
        <w:r>
          <w:rPr>
            <w:rStyle w:val="Hyperlink"/>
          </w:rPr>
          <w:delText>ourguidelines.ndis.gov.au/checklist</w:delText>
        </w:r>
        <w:r>
          <w:fldChar w:fldCharType="end"/>
        </w:r>
      </w:del>
    </w:p>
    <w:p w14:paraId="20BAC40B" w14:textId="77777777" w:rsidR="00D66337" w:rsidRDefault="00D66337">
      <w:pPr>
        <w:spacing w:after="0" w:line="240" w:lineRule="auto"/>
        <w:rPr>
          <w:del w:id="283" w:author="awachira" w:date="2026-09-25T21:13:00Z" w16du:dateUtc="2026-09-26T01:13:00Z"/>
          <w:rFonts w:cs="Times New Roman"/>
          <w:b/>
          <w:bCs/>
          <w:color w:val="6B2976"/>
          <w:sz w:val="40"/>
          <w:szCs w:val="26"/>
          <w:lang w:val="x-none" w:eastAsia="x-none"/>
        </w:rPr>
      </w:pPr>
      <w:bookmarkStart w:id="284" w:name="_Toc139016644"/>
      <w:del w:id="285" w:author="awachira" w:date="2026-09-25T21:13:00Z" w16du:dateUtc="2026-09-26T01:13:00Z">
        <w:r>
          <w:br w:type="page"/>
        </w:r>
      </w:del>
    </w:p>
    <w:p w14:paraId="3713A98D" w14:textId="6F300849" w:rsidR="002D3AB2" w:rsidRPr="000445AE" w:rsidRDefault="00996F16" w:rsidP="00140AB8">
      <w:pPr>
        <w:pStyle w:val="Heading2"/>
        <w:rPr>
          <w:del w:id="286" w:author="awachira" w:date="2026-09-25T21:13:00Z" w16du:dateUtc="2026-09-26T01:13:00Z"/>
        </w:rPr>
      </w:pPr>
      <w:bookmarkStart w:id="287" w:name="_Connecting_with_activities"/>
      <w:bookmarkEnd w:id="287"/>
      <w:del w:id="288" w:author="awachira" w:date="2026-09-25T21:13:00Z" w16du:dateUtc="2026-09-26T01:13:00Z">
        <w:r>
          <w:delText>Connecting with activities</w:delText>
        </w:r>
        <w:bookmarkEnd w:id="284"/>
      </w:del>
    </w:p>
    <w:p w14:paraId="1C92EE22" w14:textId="77777777" w:rsidR="00D66337" w:rsidRPr="005764C1" w:rsidRDefault="00D66337" w:rsidP="005764C1">
      <w:pPr>
        <w:jc w:val="both"/>
        <w:rPr>
          <w:rFonts w:ascii="Times New Roman" w:hAnsi="Times New Roman"/>
          <w:b/>
          <w:sz w:val="24"/>
          <w:rPrChange w:id="289" w:author="awachira" w:date="2026-09-25T21:13:00Z" w16du:dateUtc="2026-09-26T01:13:00Z">
            <w:rPr/>
          </w:rPrChange>
        </w:rPr>
        <w:pPrChange w:id="290" w:author="awachira" w:date="2026-09-25T21:13:00Z" w16du:dateUtc="2026-09-26T01:13:00Z">
          <w:pPr/>
        </w:pPrChange>
      </w:pPr>
      <w:del w:id="291" w:author="awachira" w:date="2026-09-25T21:13:00Z" w16du:dateUtc="2026-09-26T01:13:00Z">
        <w:r>
          <w:delText>Research shows</w:delText>
        </w:r>
      </w:del>
      <w:r w:rsidRPr="005764C1">
        <w:rPr>
          <w:rFonts w:ascii="Times New Roman" w:hAnsi="Times New Roman"/>
          <w:b/>
          <w:sz w:val="24"/>
          <w:rPrChange w:id="292" w:author="awachira" w:date="2026-09-25T21:13:00Z" w16du:dateUtc="2026-09-26T01:13:00Z">
            <w:rPr/>
          </w:rPrChange>
        </w:rPr>
        <w:t xml:space="preserve"> that </w:t>
      </w:r>
      <w:ins w:id="293" w:author="awachira" w:date="2026-09-25T21:13:00Z" w16du:dateUtc="2026-09-26T01:13:00Z">
        <w:r w:rsidR="005764C1" w:rsidRPr="005764C1">
          <w:rPr>
            <w:rFonts w:ascii="Times New Roman" w:eastAsia="Calibri" w:hAnsi="Times New Roman" w:cs="Times New Roman"/>
            <w:b/>
            <w:sz w:val="24"/>
            <w:szCs w:val="24"/>
          </w:rPr>
          <w:t>follow.</w:t>
        </w:r>
      </w:ins>
      <w:del w:id="294" w:author="awachira" w:date="2026-09-25T21:13:00Z" w16du:dateUtc="2026-09-26T01:13:00Z">
        <w:r>
          <w:delText>connecting with social and community activities can help you:</w:delText>
        </w:r>
      </w:del>
    </w:p>
    <w:p w14:paraId="318032A8" w14:textId="77777777" w:rsidR="005764C1" w:rsidRPr="005764C1" w:rsidRDefault="005764C1" w:rsidP="005764C1">
      <w:pPr>
        <w:spacing w:line="360" w:lineRule="auto"/>
        <w:jc w:val="both"/>
        <w:rPr>
          <w:ins w:id="295" w:author="awachira" w:date="2026-09-25T21:13:00Z" w16du:dateUtc="2026-09-26T01:13:00Z"/>
          <w:rFonts w:ascii="Times New Roman" w:hAnsi="Times New Roman" w:cs="Times New Roman"/>
          <w:sz w:val="24"/>
          <w:szCs w:val="24"/>
        </w:rPr>
      </w:pPr>
    </w:p>
    <w:p w14:paraId="1E2415C0" w14:textId="77777777" w:rsidR="00F82BC8" w:rsidRPr="008A6BFB" w:rsidRDefault="005764C1" w:rsidP="008A6BFB">
      <w:pPr>
        <w:pStyle w:val="ListParagraph"/>
        <w:numPr>
          <w:ilvl w:val="0"/>
          <w:numId w:val="16"/>
        </w:numPr>
        <w:rPr>
          <w:ins w:id="296" w:author="awachira" w:date="2026-09-25T21:13:00Z" w16du:dateUtc="2026-09-26T01:13:00Z"/>
        </w:rPr>
      </w:pPr>
      <w:ins w:id="297" w:author="awachira" w:date="2026-09-25T21:13:00Z" w16du:dateUtc="2026-09-26T01:13:00Z">
        <w:r w:rsidRPr="008A6BFB">
          <w:t xml:space="preserve">Using </w:t>
        </w:r>
        <w:r w:rsidR="00F82BC8" w:rsidRPr="008A6BFB">
          <w:t>the title of this passage, write a goal setting question that would give you reason to read the passage</w:t>
        </w:r>
        <w:r w:rsidRPr="008A6BFB">
          <w:t>. (1</w:t>
        </w:r>
        <w:r w:rsidR="0069708E" w:rsidRPr="008A6BFB">
          <w:t xml:space="preserve"> </w:t>
        </w:r>
        <w:r w:rsidRPr="008A6BFB">
          <w:t>marks)</w:t>
        </w:r>
      </w:ins>
    </w:p>
    <w:p w14:paraId="69631B7F" w14:textId="77777777" w:rsidR="00F82BC8" w:rsidRPr="008A6BFB" w:rsidRDefault="00F82BC8" w:rsidP="00F82BC8">
      <w:pPr>
        <w:rPr>
          <w:ins w:id="298" w:author="awachira" w:date="2026-09-25T21:13:00Z" w16du:dateUtc="2026-09-26T01:13:00Z"/>
          <w:rFonts w:ascii="Times New Roman" w:hAnsi="Times New Roman" w:cs="Times New Roman"/>
          <w:sz w:val="24"/>
          <w:szCs w:val="24"/>
        </w:rPr>
      </w:pPr>
    </w:p>
    <w:p w14:paraId="1A22D28C" w14:textId="77777777" w:rsidR="00F82BC8" w:rsidRPr="008A6BFB" w:rsidRDefault="00F82BC8" w:rsidP="008A6BFB">
      <w:pPr>
        <w:pStyle w:val="ListParagraph"/>
        <w:numPr>
          <w:ilvl w:val="0"/>
          <w:numId w:val="16"/>
        </w:numPr>
        <w:rPr>
          <w:ins w:id="299" w:author="awachira" w:date="2026-09-25T21:13:00Z" w16du:dateUtc="2026-09-26T01:13:00Z"/>
          <w:b/>
        </w:rPr>
      </w:pPr>
      <w:ins w:id="300" w:author="awachira" w:date="2026-09-25T21:13:00Z" w16du:dateUtc="2026-09-26T01:13:00Z">
        <w:r w:rsidRPr="008A6BFB">
          <w:t xml:space="preserve">What faster reading technique would you use to identify </w:t>
        </w:r>
        <w:r w:rsidR="008A6BFB">
          <w:t xml:space="preserve">the word </w:t>
        </w:r>
        <w:r w:rsidR="008A6BFB" w:rsidRPr="008A6BFB">
          <w:rPr>
            <w:b/>
          </w:rPr>
          <w:t xml:space="preserve">Sanctuary? </w:t>
        </w:r>
        <w:r w:rsidR="0069708E" w:rsidRPr="005764C1">
          <w:t>(1 mark)</w:t>
        </w:r>
      </w:ins>
    </w:p>
    <w:p w14:paraId="44F3FE8E" w14:textId="77777777" w:rsidR="00A40B42" w:rsidRPr="005764C1" w:rsidRDefault="00A40B42" w:rsidP="00A40B42">
      <w:pPr>
        <w:jc w:val="center"/>
        <w:rPr>
          <w:ins w:id="301" w:author="awachira" w:date="2026-09-25T21:13:00Z" w16du:dateUtc="2026-09-26T01:13:00Z"/>
          <w:rFonts w:ascii="Times New Roman" w:hAnsi="Times New Roman" w:cs="Times New Roman"/>
          <w:sz w:val="24"/>
          <w:szCs w:val="24"/>
        </w:rPr>
      </w:pPr>
    </w:p>
    <w:p w14:paraId="5F79622E" w14:textId="77777777" w:rsidR="003C10ED" w:rsidRPr="005764C1" w:rsidRDefault="005764C1" w:rsidP="00A40B42">
      <w:pPr>
        <w:jc w:val="center"/>
        <w:rPr>
          <w:ins w:id="302" w:author="awachira" w:date="2026-09-25T21:13:00Z" w16du:dateUtc="2026-09-26T01:13:00Z"/>
          <w:rFonts w:ascii="Times New Roman" w:hAnsi="Times New Roman" w:cs="Times New Roman"/>
          <w:b/>
          <w:sz w:val="24"/>
          <w:szCs w:val="24"/>
        </w:rPr>
      </w:pPr>
      <w:ins w:id="303" w:author="awachira" w:date="2026-09-25T21:13:00Z" w16du:dateUtc="2026-09-26T01:13:00Z">
        <w:r w:rsidRPr="005764C1">
          <w:rPr>
            <w:rFonts w:ascii="Times New Roman" w:hAnsi="Times New Roman" w:cs="Times New Roman"/>
            <w:b/>
            <w:i/>
            <w:sz w:val="24"/>
            <w:szCs w:val="24"/>
          </w:rPr>
          <w:t>The Lottery</w:t>
        </w:r>
        <w:r w:rsidRPr="005764C1">
          <w:rPr>
            <w:rFonts w:ascii="Times New Roman" w:hAnsi="Times New Roman" w:cs="Times New Roman"/>
            <w:b/>
            <w:sz w:val="24"/>
            <w:szCs w:val="24"/>
          </w:rPr>
          <w:t xml:space="preserve"> </w:t>
        </w:r>
        <w:r w:rsidR="00A40B42" w:rsidRPr="005764C1">
          <w:rPr>
            <w:rFonts w:ascii="Times New Roman" w:hAnsi="Times New Roman" w:cs="Times New Roman"/>
            <w:b/>
            <w:sz w:val="24"/>
            <w:szCs w:val="24"/>
          </w:rPr>
          <w:t xml:space="preserve">by </w:t>
        </w:r>
        <w:r w:rsidRPr="005764C1">
          <w:rPr>
            <w:rFonts w:ascii="Times New Roman" w:hAnsi="Times New Roman" w:cs="Times New Roman"/>
            <w:b/>
            <w:sz w:val="24"/>
            <w:szCs w:val="24"/>
          </w:rPr>
          <w:t>Chris Abani</w:t>
        </w:r>
        <w:r w:rsidR="00036542" w:rsidRPr="005764C1">
          <w:rPr>
            <w:rFonts w:ascii="Times New Roman" w:hAnsi="Times New Roman" w:cs="Times New Roman"/>
            <w:b/>
            <w:sz w:val="24"/>
            <w:szCs w:val="24"/>
          </w:rPr>
          <w:tab/>
        </w:r>
      </w:ins>
    </w:p>
    <w:p w14:paraId="4EB85B52" w14:textId="77777777" w:rsidR="003C10ED" w:rsidRPr="005764C1" w:rsidRDefault="007E5BB6" w:rsidP="008A6BFB">
      <w:pPr>
        <w:spacing w:line="360" w:lineRule="auto"/>
        <w:rPr>
          <w:ins w:id="304" w:author="awachira" w:date="2026-09-25T21:13:00Z" w16du:dateUtc="2026-09-26T01:13:00Z"/>
          <w:rFonts w:ascii="Times New Roman" w:hAnsi="Times New Roman" w:cs="Times New Roman"/>
          <w:sz w:val="24"/>
          <w:szCs w:val="24"/>
        </w:rPr>
      </w:pPr>
      <w:ins w:id="305" w:author="awachira" w:date="2026-09-25T21:13:00Z" w16du:dateUtc="2026-09-26T01:13:00Z">
        <w:r w:rsidRPr="005764C1">
          <w:rPr>
            <w:rFonts w:ascii="Times New Roman" w:hAnsi="Times New Roman" w:cs="Times New Roman"/>
            <w:sz w:val="24"/>
            <w:szCs w:val="24"/>
          </w:rPr>
          <w:t>Even though it was</w:t>
        </w:r>
        <w:r w:rsidR="0069708E" w:rsidRPr="005764C1">
          <w:rPr>
            <w:rFonts w:ascii="Times New Roman" w:hAnsi="Times New Roman" w:cs="Times New Roman"/>
            <w:sz w:val="24"/>
            <w:szCs w:val="24"/>
          </w:rPr>
          <w:t xml:space="preserve"> a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wet, rainy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afternoon, I was glad my aunt had taken me to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the market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with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her. Even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her religious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fanaticism, which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sometimes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prompted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her to </w:t>
        </w:r>
        <w:r w:rsidR="00036542" w:rsidRPr="005764C1">
          <w:rPr>
            <w:rFonts w:ascii="Times New Roman" w:hAnsi="Times New Roman" w:cs="Times New Roman"/>
            <w:sz w:val="24"/>
            <w:szCs w:val="24"/>
            <w:u w:val="single"/>
          </w:rPr>
          <w:t>pro</w:t>
        </w:r>
        <w:r w:rsidR="0069708E" w:rsidRPr="005764C1">
          <w:rPr>
            <w:rFonts w:ascii="Times New Roman" w:hAnsi="Times New Roman" w:cs="Times New Roman"/>
            <w:sz w:val="24"/>
            <w:szCs w:val="24"/>
            <w:u w:val="single"/>
          </w:rPr>
          <w:t>selytiz</w:t>
        </w:r>
        <w:r w:rsidR="00036542" w:rsidRPr="005764C1">
          <w:rPr>
            <w:rFonts w:ascii="Times New Roman" w:hAnsi="Times New Roman" w:cs="Times New Roman"/>
            <w:sz w:val="24"/>
            <w:szCs w:val="24"/>
            <w:u w:val="single"/>
          </w:rPr>
          <w:t>e</w:t>
        </w:r>
        <w:r w:rsidR="00036542" w:rsidRPr="005764C1">
          <w:rPr>
            <w:rFonts w:ascii="Times New Roman" w:hAnsi="Times New Roman" w:cs="Times New Roman"/>
            <w:sz w:val="24"/>
            <w:szCs w:val="24"/>
          </w:rPr>
          <w:t xml:space="preserve"> e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mbarrassingly, to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complete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strangers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wasn’t enough to deaden my good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mood. The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rainy season in Nigeria was my favourite even as a 10—year-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old. It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had something to do with the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light. It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was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crisp, like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a new bank note or a thing washed and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starched. And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then there was the way everything smelled.</w:t>
        </w:r>
      </w:ins>
    </w:p>
    <w:p w14:paraId="1194461D" w14:textId="77777777" w:rsidR="007E5BB6" w:rsidRPr="005764C1" w:rsidRDefault="007E5BB6" w:rsidP="008A6BFB">
      <w:pPr>
        <w:spacing w:line="360" w:lineRule="auto"/>
        <w:rPr>
          <w:ins w:id="306" w:author="awachira" w:date="2026-09-25T21:13:00Z" w16du:dateUtc="2026-09-26T01:13:00Z"/>
          <w:rFonts w:ascii="Times New Roman" w:hAnsi="Times New Roman" w:cs="Times New Roman"/>
          <w:sz w:val="24"/>
          <w:szCs w:val="24"/>
        </w:rPr>
      </w:pPr>
      <w:ins w:id="307" w:author="awachira" w:date="2026-09-25T21:13:00Z" w16du:dateUtc="2026-09-26T01:13:00Z">
        <w:r w:rsidRPr="005764C1">
          <w:rPr>
            <w:rFonts w:ascii="Times New Roman" w:hAnsi="Times New Roman" w:cs="Times New Roman"/>
            <w:sz w:val="24"/>
            <w:szCs w:val="24"/>
          </w:rPr>
          <w:t xml:space="preserve">I inhaled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deeply. The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scent was a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balanced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mix of wet earth and the dry roughness of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rope. There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was continuity in that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smell, as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if it were the essence of the land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itself. I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closed my eyes for a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moment. Other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scents in the market broke through the smell of wet earth-the throat -burning sharpness of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peppers, dried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fish, the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animal-funk of goats and chickens.</w:t>
        </w:r>
      </w:ins>
    </w:p>
    <w:p w14:paraId="00527A8A" w14:textId="77777777" w:rsidR="007E5BB6" w:rsidRPr="005764C1" w:rsidRDefault="007F7C7B" w:rsidP="008A6BFB">
      <w:pPr>
        <w:spacing w:line="360" w:lineRule="auto"/>
        <w:rPr>
          <w:ins w:id="308" w:author="awachira" w:date="2026-09-25T21:13:00Z" w16du:dateUtc="2026-09-26T01:13:00Z"/>
          <w:rFonts w:ascii="Times New Roman" w:hAnsi="Times New Roman" w:cs="Times New Roman"/>
          <w:sz w:val="24"/>
          <w:szCs w:val="24"/>
        </w:rPr>
      </w:pPr>
      <w:ins w:id="309" w:author="awachira" w:date="2026-09-25T21:13:00Z" w16du:dateUtc="2026-09-26T01:13:00Z">
        <w:r w:rsidRPr="005764C1">
          <w:rPr>
            <w:rFonts w:ascii="Times New Roman" w:hAnsi="Times New Roman" w:cs="Times New Roman"/>
            <w:sz w:val="24"/>
            <w:szCs w:val="24"/>
          </w:rPr>
          <w:t>Suddenly, a</w:t>
        </w:r>
        <w:r w:rsidR="007E5BB6" w:rsidRPr="005764C1">
          <w:rPr>
            <w:rFonts w:ascii="Times New Roman" w:hAnsi="Times New Roman" w:cs="Times New Roman"/>
            <w:sz w:val="24"/>
            <w:szCs w:val="24"/>
          </w:rPr>
          <w:t xml:space="preserve"> lone voice screamed one word over and over: “Thief! Thief! Thief!” It was picked up </w:t>
        </w:r>
        <w:r w:rsidRPr="005764C1">
          <w:rPr>
            <w:rFonts w:ascii="Times New Roman" w:hAnsi="Times New Roman" w:cs="Times New Roman"/>
            <w:sz w:val="24"/>
            <w:szCs w:val="24"/>
          </w:rPr>
          <w:t>slowly, as</w:t>
        </w:r>
        <w:r w:rsidR="007E5BB6" w:rsidRPr="005764C1">
          <w:rPr>
            <w:rFonts w:ascii="Times New Roman" w:hAnsi="Times New Roman" w:cs="Times New Roman"/>
            <w:sz w:val="24"/>
            <w:szCs w:val="24"/>
          </w:rPr>
          <w:t xml:space="preserve"> if the drizzle that afternoon had dampened the scent of blood. My aunt froze and faced the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sound, nose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sniffing the air like a lioness sensing prey. A man’s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voice, tired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and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breathless, tried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to counter the rising chant with </w:t>
        </w:r>
        <w:r w:rsidRPr="005764C1">
          <w:rPr>
            <w:rFonts w:ascii="Times New Roman" w:hAnsi="Times New Roman" w:cs="Times New Roman"/>
            <w:sz w:val="24"/>
            <w:szCs w:val="24"/>
            <w:u w:val="single"/>
          </w:rPr>
          <w:t>a feeble</w:t>
        </w:r>
        <w:r w:rsidR="00804A93" w:rsidRPr="005764C1">
          <w:rPr>
            <w:rFonts w:ascii="Times New Roman" w:hAnsi="Times New Roman" w:cs="Times New Roman"/>
            <w:sz w:val="24"/>
            <w:szCs w:val="24"/>
            <w:u w:val="single"/>
          </w:rPr>
          <w:t xml:space="preserve"> retort</w:t>
        </w:r>
        <w:r w:rsidR="00804A93" w:rsidRPr="005764C1">
          <w:rPr>
            <w:rFonts w:ascii="Times New Roman" w:hAnsi="Times New Roman" w:cs="Times New Roman"/>
            <w:sz w:val="24"/>
            <w:szCs w:val="24"/>
          </w:rPr>
          <w:t>: “It’s a lie! It’s a lie!”</w:t>
        </w:r>
      </w:ins>
    </w:p>
    <w:p w14:paraId="7733B5DA" w14:textId="77777777" w:rsidR="00804A93" w:rsidRPr="005764C1" w:rsidRDefault="00804A93" w:rsidP="008A6BFB">
      <w:pPr>
        <w:spacing w:line="360" w:lineRule="auto"/>
        <w:rPr>
          <w:ins w:id="310" w:author="awachira" w:date="2026-09-25T21:13:00Z" w16du:dateUtc="2026-09-26T01:13:00Z"/>
          <w:rFonts w:ascii="Times New Roman" w:hAnsi="Times New Roman" w:cs="Times New Roman"/>
          <w:sz w:val="24"/>
          <w:szCs w:val="24"/>
        </w:rPr>
      </w:pPr>
      <w:ins w:id="311" w:author="awachira" w:date="2026-09-25T21:13:00Z" w16du:dateUtc="2026-09-26T01:13:00Z">
        <w:r w:rsidRPr="005764C1">
          <w:rPr>
            <w:rFonts w:ascii="Times New Roman" w:hAnsi="Times New Roman" w:cs="Times New Roman"/>
            <w:sz w:val="24"/>
            <w:szCs w:val="24"/>
          </w:rPr>
          <w:t xml:space="preserve">I drew nearer to my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aunt, confused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and more than a little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afraid, but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she shook off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my clutching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hand. Her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head turned like an antenna seeking a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signal. The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sound of a chase grew closer-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desperate, pounding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feet and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shouts. A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man with a wild expression came around a corner and nearly knocked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over a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stall. Young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men were almost on his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heels, followed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some distance behind by a larger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cluster. The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man ran past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us, and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it seemed as if I could see the pores in his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skin. As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he pushed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past, my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aunt slapped him across the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face. He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flinched but did not stop; he was headed for the courtyard in the middle of the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market, where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the retired </w:t>
        </w:r>
        <w:r w:rsidR="00036542" w:rsidRPr="005764C1">
          <w:rPr>
            <w:rFonts w:ascii="Times New Roman" w:hAnsi="Times New Roman" w:cs="Times New Roman"/>
            <w:sz w:val="24"/>
            <w:szCs w:val="24"/>
          </w:rPr>
          <w:t>elders sat daily to judge</w:t>
        </w:r>
        <w:r w:rsidR="00BA79BD" w:rsidRPr="005764C1">
          <w:rPr>
            <w:rFonts w:ascii="Times New Roman" w:hAnsi="Times New Roman" w:cs="Times New Roman"/>
            <w:sz w:val="24"/>
            <w:szCs w:val="24"/>
          </w:rPr>
          <w:t xml:space="preserve"> and</w:t>
        </w:r>
        <w:r w:rsidR="00036542" w:rsidRPr="005764C1">
          <w:rPr>
            <w:rFonts w:ascii="Times New Roman" w:hAnsi="Times New Roman" w:cs="Times New Roman"/>
            <w:sz w:val="24"/>
            <w:szCs w:val="24"/>
          </w:rPr>
          <w:t xml:space="preserve"> dispen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se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justice. I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imagined the man bursting into the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clearing, cries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of “</w:t>
        </w:r>
        <w:r w:rsidR="002F6938" w:rsidRPr="005764C1">
          <w:rPr>
            <w:rFonts w:ascii="Times New Roman" w:hAnsi="Times New Roman" w:cs="Times New Roman"/>
            <w:sz w:val="24"/>
            <w:szCs w:val="24"/>
            <w:u w:val="single"/>
          </w:rPr>
          <w:t>Sanctuary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, sanctuary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!” breaking from his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lips. The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council of</w:t>
        </w:r>
        <w:r w:rsidR="008C08A9" w:rsidRPr="005764C1">
          <w:rPr>
            <w:rFonts w:ascii="Times New Roman" w:hAnsi="Times New Roman" w:cs="Times New Roman"/>
            <w:sz w:val="24"/>
            <w:szCs w:val="24"/>
          </w:rPr>
          <w:t xml:space="preserve"> elders was the highest court in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8C08A9" w:rsidRPr="005764C1">
          <w:rPr>
            <w:rFonts w:ascii="Times New Roman" w:hAnsi="Times New Roman" w:cs="Times New Roman"/>
            <w:sz w:val="24"/>
            <w:szCs w:val="24"/>
          </w:rPr>
          <w:t xml:space="preserve">my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community, besides, of</w:t>
        </w:r>
        <w:r w:rsidR="008C08A9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course, the</w:t>
        </w:r>
        <w:r w:rsidR="008C08A9" w:rsidRPr="005764C1">
          <w:rPr>
            <w:rFonts w:ascii="Times New Roman" w:hAnsi="Times New Roman" w:cs="Times New Roman"/>
            <w:sz w:val="24"/>
            <w:szCs w:val="24"/>
          </w:rPr>
          <w:t xml:space="preserve"> civil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system</w:t>
        </w:r>
        <w:r w:rsidR="008C08A9" w:rsidRPr="005764C1">
          <w:rPr>
            <w:rFonts w:ascii="Times New Roman" w:hAnsi="Times New Roman" w:cs="Times New Roman"/>
            <w:sz w:val="24"/>
            <w:szCs w:val="24"/>
          </w:rPr>
          <w:t>.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8C08A9" w:rsidRPr="005764C1">
          <w:rPr>
            <w:rFonts w:ascii="Times New Roman" w:hAnsi="Times New Roman" w:cs="Times New Roman"/>
            <w:sz w:val="24"/>
            <w:szCs w:val="24"/>
          </w:rPr>
          <w:t xml:space="preserve">It </w:t>
        </w:r>
        <w:r w:rsidR="008C08A9" w:rsidRPr="005764C1">
          <w:rPr>
            <w:rFonts w:ascii="Times New Roman" w:hAnsi="Times New Roman" w:cs="Times New Roman"/>
            <w:sz w:val="24"/>
            <w:szCs w:val="24"/>
            <w:u w:val="single"/>
          </w:rPr>
          <w:t>arbitrated</w:t>
        </w:r>
        <w:r w:rsidR="008C08A9" w:rsidRPr="005764C1">
          <w:rPr>
            <w:rFonts w:ascii="Times New Roman" w:hAnsi="Times New Roman" w:cs="Times New Roman"/>
            <w:sz w:val="24"/>
            <w:szCs w:val="24"/>
          </w:rPr>
          <w:t xml:space="preserve"> on everything from murder to marital disputes, and its au</w:t>
        </w:r>
        <w:r w:rsidR="00036542" w:rsidRPr="005764C1">
          <w:rPr>
            <w:rFonts w:ascii="Times New Roman" w:hAnsi="Times New Roman" w:cs="Times New Roman"/>
            <w:sz w:val="24"/>
            <w:szCs w:val="24"/>
          </w:rPr>
          <w:t>thority was never questioned. I</w:t>
        </w:r>
        <w:r w:rsidR="008C08A9" w:rsidRPr="005764C1">
          <w:rPr>
            <w:rFonts w:ascii="Times New Roman" w:hAnsi="Times New Roman" w:cs="Times New Roman"/>
            <w:sz w:val="24"/>
            <w:szCs w:val="24"/>
          </w:rPr>
          <w:t xml:space="preserve"> felt certain the man would be safe there.</w:t>
        </w:r>
      </w:ins>
    </w:p>
    <w:p w14:paraId="15D47578" w14:textId="77777777" w:rsidR="00B87ACB" w:rsidRPr="005764C1" w:rsidRDefault="00B87ACB" w:rsidP="008A6BFB">
      <w:pPr>
        <w:spacing w:line="360" w:lineRule="auto"/>
        <w:rPr>
          <w:ins w:id="312" w:author="awachira" w:date="2026-09-25T21:13:00Z" w16du:dateUtc="2026-09-26T01:13:00Z"/>
          <w:rFonts w:ascii="Times New Roman" w:hAnsi="Times New Roman" w:cs="Times New Roman"/>
          <w:sz w:val="24"/>
          <w:szCs w:val="24"/>
        </w:rPr>
      </w:pPr>
      <w:ins w:id="313" w:author="awachira" w:date="2026-09-25T21:13:00Z" w16du:dateUtc="2026-09-26T01:13:00Z">
        <w:r w:rsidRPr="005764C1">
          <w:rPr>
            <w:rFonts w:ascii="Times New Roman" w:hAnsi="Times New Roman" w:cs="Times New Roman"/>
            <w:sz w:val="24"/>
            <w:szCs w:val="24"/>
          </w:rPr>
          <w:t xml:space="preserve">This was </w:t>
        </w:r>
        <w:r w:rsidR="00F20339" w:rsidRPr="005764C1">
          <w:rPr>
            <w:rFonts w:ascii="Times New Roman" w:hAnsi="Times New Roman" w:cs="Times New Roman"/>
            <w:sz w:val="24"/>
            <w:szCs w:val="24"/>
          </w:rPr>
          <w:t xml:space="preserve">the mob justice I had read about in the newspaper editorials that my father made my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 xml:space="preserve">homework. </w:t>
        </w:r>
        <w:r w:rsidR="002F6938" w:rsidRPr="005764C1">
          <w:rPr>
            <w:rFonts w:ascii="Times New Roman" w:hAnsi="Times New Roman" w:cs="Times New Roman"/>
            <w:sz w:val="24"/>
            <w:szCs w:val="24"/>
            <w:u w:val="single"/>
          </w:rPr>
          <w:t>Rife</w:t>
        </w:r>
        <w:r w:rsidR="00F20339" w:rsidRPr="005764C1">
          <w:rPr>
            <w:rFonts w:ascii="Times New Roman" w:hAnsi="Times New Roman" w:cs="Times New Roman"/>
            <w:sz w:val="24"/>
            <w:szCs w:val="24"/>
          </w:rPr>
          <w:t xml:space="preserve"> with condemnations of the mob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lynching</w:t>
        </w:r>
        <w:r w:rsidR="00F20339" w:rsidRPr="005764C1">
          <w:rPr>
            <w:rFonts w:ascii="Times New Roman" w:hAnsi="Times New Roman" w:cs="Times New Roman"/>
            <w:sz w:val="24"/>
            <w:szCs w:val="24"/>
          </w:rPr>
          <w:t xml:space="preserve"> that were becoming the norm in the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70s, the</w:t>
        </w:r>
        <w:r w:rsidR="00F20339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editorials</w:t>
        </w:r>
        <w:r w:rsidR="00F20339" w:rsidRPr="005764C1">
          <w:rPr>
            <w:rFonts w:ascii="Times New Roman" w:hAnsi="Times New Roman" w:cs="Times New Roman"/>
            <w:sz w:val="24"/>
            <w:szCs w:val="24"/>
          </w:rPr>
          <w:t xml:space="preserve"> pointed out that these victims of vigilante justice received no trials and that the crimes they were accused of were never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investigated. The</w:t>
        </w:r>
        <w:r w:rsidR="00F20339" w:rsidRPr="005764C1">
          <w:rPr>
            <w:rFonts w:ascii="Times New Roman" w:hAnsi="Times New Roman" w:cs="Times New Roman"/>
            <w:sz w:val="24"/>
            <w:szCs w:val="24"/>
          </w:rPr>
          <w:t xml:space="preserve"> editorials went a step further to suggest that most of those killed this way were probably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innocent. But</w:t>
        </w:r>
        <w:r w:rsidR="00F20339" w:rsidRPr="005764C1">
          <w:rPr>
            <w:rFonts w:ascii="Times New Roman" w:hAnsi="Times New Roman" w:cs="Times New Roman"/>
            <w:sz w:val="24"/>
            <w:szCs w:val="24"/>
          </w:rPr>
          <w:t xml:space="preserve"> in the terror of that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moment, editorials</w:t>
        </w:r>
        <w:r w:rsidR="00F20339" w:rsidRPr="005764C1">
          <w:rPr>
            <w:rFonts w:ascii="Times New Roman" w:hAnsi="Times New Roman" w:cs="Times New Roman"/>
            <w:sz w:val="24"/>
            <w:szCs w:val="24"/>
          </w:rPr>
          <w:t xml:space="preserve"> were of little use to the man running for his life and would do little to placate the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angry horde. My</w:t>
        </w:r>
        <w:r w:rsidR="00F20339" w:rsidRPr="005764C1">
          <w:rPr>
            <w:rFonts w:ascii="Times New Roman" w:hAnsi="Times New Roman" w:cs="Times New Roman"/>
            <w:sz w:val="24"/>
            <w:szCs w:val="24"/>
          </w:rPr>
          <w:t xml:space="preserve"> aunt dragged me along behind the crowd that swept past us.</w:t>
        </w:r>
      </w:ins>
    </w:p>
    <w:p w14:paraId="12AB3578" w14:textId="77777777" w:rsidR="00F20339" w:rsidRPr="005764C1" w:rsidRDefault="00F20339" w:rsidP="008A6BFB">
      <w:pPr>
        <w:spacing w:line="360" w:lineRule="auto"/>
        <w:rPr>
          <w:ins w:id="314" w:author="awachira" w:date="2026-09-25T21:13:00Z" w16du:dateUtc="2026-09-26T01:13:00Z"/>
          <w:rFonts w:ascii="Times New Roman" w:hAnsi="Times New Roman" w:cs="Times New Roman"/>
          <w:sz w:val="24"/>
          <w:szCs w:val="24"/>
        </w:rPr>
      </w:pPr>
      <w:ins w:id="315" w:author="awachira" w:date="2026-09-25T21:13:00Z" w16du:dateUtc="2026-09-26T01:13:00Z">
        <w:r w:rsidRPr="005764C1">
          <w:rPr>
            <w:rFonts w:ascii="Times New Roman" w:hAnsi="Times New Roman" w:cs="Times New Roman"/>
            <w:sz w:val="24"/>
            <w:szCs w:val="24"/>
          </w:rPr>
          <w:t xml:space="preserve">The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man stood in the middle of the clearing facing the elders whiles</w:t>
        </w:r>
        <w:r w:rsidR="00BA79BD" w:rsidRPr="005764C1">
          <w:rPr>
            <w:rFonts w:ascii="Times New Roman" w:hAnsi="Times New Roman" w:cs="Times New Roman"/>
            <w:sz w:val="24"/>
            <w:szCs w:val="24"/>
          </w:rPr>
          <w:t xml:space="preserve"> the crowd of people pressed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around them</w:t>
        </w:r>
        <w:r w:rsidR="00F75705" w:rsidRPr="005764C1">
          <w:rPr>
            <w:rFonts w:ascii="Times New Roman" w:hAnsi="Times New Roman" w:cs="Times New Roman"/>
            <w:sz w:val="24"/>
            <w:szCs w:val="24"/>
          </w:rPr>
          <w:t xml:space="preserve">. In the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center</w:t>
        </w:r>
        <w:r w:rsidR="00F75705" w:rsidRPr="005764C1">
          <w:rPr>
            <w:rFonts w:ascii="Times New Roman" w:hAnsi="Times New Roman" w:cs="Times New Roman"/>
            <w:sz w:val="24"/>
            <w:szCs w:val="24"/>
          </w:rPr>
          <w:t xml:space="preserve"> of this sacred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space, the</w:t>
        </w:r>
        <w:r w:rsidR="00BA79BD" w:rsidRPr="005764C1">
          <w:rPr>
            <w:rFonts w:ascii="Times New Roman" w:hAnsi="Times New Roman" w:cs="Times New Roman"/>
            <w:sz w:val="24"/>
            <w:szCs w:val="24"/>
          </w:rPr>
          <w:t xml:space="preserve"> sole elder who stood </w:t>
        </w:r>
        <w:r w:rsidR="00F75705" w:rsidRPr="005764C1">
          <w:rPr>
            <w:rFonts w:ascii="Times New Roman" w:hAnsi="Times New Roman" w:cs="Times New Roman"/>
            <w:sz w:val="24"/>
            <w:szCs w:val="24"/>
          </w:rPr>
          <w:t>up and call</w:t>
        </w:r>
        <w:r w:rsidR="00BA79BD" w:rsidRPr="005764C1">
          <w:rPr>
            <w:rFonts w:ascii="Times New Roman" w:hAnsi="Times New Roman" w:cs="Times New Roman"/>
            <w:sz w:val="24"/>
            <w:szCs w:val="24"/>
          </w:rPr>
          <w:t>ed</w:t>
        </w:r>
        <w:r w:rsidR="00F75705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for</w:t>
        </w:r>
        <w:r w:rsidR="00F75705" w:rsidRPr="005764C1">
          <w:rPr>
            <w:rFonts w:ascii="Times New Roman" w:hAnsi="Times New Roman" w:cs="Times New Roman"/>
            <w:sz w:val="24"/>
            <w:szCs w:val="24"/>
          </w:rPr>
          <w:t xml:space="preserve"> tolerance was booed and pelted with rotten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fruit. He</w:t>
        </w:r>
        <w:r w:rsidR="00F75705" w:rsidRPr="005764C1">
          <w:rPr>
            <w:rFonts w:ascii="Times New Roman" w:hAnsi="Times New Roman" w:cs="Times New Roman"/>
            <w:sz w:val="24"/>
            <w:szCs w:val="24"/>
          </w:rPr>
          <w:t xml:space="preserve"> sat down quickly and turned his face </w:t>
        </w:r>
        <w:r w:rsidR="00BA79BD" w:rsidRPr="005764C1">
          <w:rPr>
            <w:rFonts w:ascii="Times New Roman" w:hAnsi="Times New Roman" w:cs="Times New Roman"/>
            <w:sz w:val="24"/>
            <w:szCs w:val="24"/>
          </w:rPr>
          <w:t>a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 xml:space="preserve">way. I was sure that the </w:t>
        </w:r>
        <w:r w:rsidR="00F75705" w:rsidRPr="005764C1">
          <w:rPr>
            <w:rFonts w:ascii="Times New Roman" w:hAnsi="Times New Roman" w:cs="Times New Roman"/>
            <w:sz w:val="24"/>
            <w:szCs w:val="24"/>
          </w:rPr>
          <w:t xml:space="preserve">man was about to be lynched .How could the crowd ignore the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elder’s</w:t>
        </w:r>
        <w:r w:rsidR="00F75705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intervention? And</w:t>
        </w:r>
        <w:r w:rsidR="00F75705" w:rsidRPr="005764C1">
          <w:rPr>
            <w:rFonts w:ascii="Times New Roman" w:hAnsi="Times New Roman" w:cs="Times New Roman"/>
            <w:sz w:val="24"/>
            <w:szCs w:val="24"/>
          </w:rPr>
          <w:t xml:space="preserve"> why didn’t the other elders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speak out</w:t>
        </w:r>
        <w:r w:rsidR="00F75705" w:rsidRPr="005764C1">
          <w:rPr>
            <w:rFonts w:ascii="Times New Roman" w:hAnsi="Times New Roman" w:cs="Times New Roman"/>
            <w:sz w:val="24"/>
            <w:szCs w:val="24"/>
          </w:rPr>
          <w:t>.</w:t>
        </w:r>
      </w:ins>
    </w:p>
    <w:p w14:paraId="4D2EEAE6" w14:textId="77777777" w:rsidR="00F75705" w:rsidRPr="005764C1" w:rsidRDefault="00F75705" w:rsidP="008A6BFB">
      <w:pPr>
        <w:spacing w:line="360" w:lineRule="auto"/>
        <w:rPr>
          <w:ins w:id="316" w:author="awachira" w:date="2026-09-25T21:13:00Z" w16du:dateUtc="2026-09-26T01:13:00Z"/>
          <w:rFonts w:ascii="Times New Roman" w:hAnsi="Times New Roman" w:cs="Times New Roman"/>
          <w:sz w:val="24"/>
          <w:szCs w:val="24"/>
        </w:rPr>
      </w:pPr>
      <w:ins w:id="317" w:author="awachira" w:date="2026-09-25T21:13:00Z" w16du:dateUtc="2026-09-26T01:13:00Z">
        <w:r w:rsidRPr="005764C1">
          <w:rPr>
            <w:rFonts w:ascii="Times New Roman" w:hAnsi="Times New Roman" w:cs="Times New Roman"/>
            <w:sz w:val="24"/>
            <w:szCs w:val="24"/>
          </w:rPr>
          <w:t xml:space="preserve">The mob was oddly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silent; its</w:t>
        </w:r>
        <w:r w:rsidR="0032219F" w:rsidRPr="005764C1">
          <w:rPr>
            <w:rFonts w:ascii="Times New Roman" w:hAnsi="Times New Roman" w:cs="Times New Roman"/>
            <w:sz w:val="24"/>
            <w:szCs w:val="24"/>
          </w:rPr>
          <w:t xml:space="preserve"> loud breathing filled the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space. The</w:t>
        </w:r>
        <w:r w:rsidR="0032219F" w:rsidRPr="005764C1">
          <w:rPr>
            <w:rFonts w:ascii="Times New Roman" w:hAnsi="Times New Roman" w:cs="Times New Roman"/>
            <w:sz w:val="24"/>
            <w:szCs w:val="24"/>
          </w:rPr>
          <w:t xml:space="preserve"> accused man began to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beg, but</w:t>
        </w:r>
        <w:r w:rsidR="0032219F" w:rsidRPr="005764C1">
          <w:rPr>
            <w:rFonts w:ascii="Times New Roman" w:hAnsi="Times New Roman" w:cs="Times New Roman"/>
            <w:sz w:val="24"/>
            <w:szCs w:val="24"/>
          </w:rPr>
          <w:t xml:space="preserve"> people were too busy picking up stones and tree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branches, anything</w:t>
        </w:r>
        <w:r w:rsidR="0032219F" w:rsidRPr="005764C1">
          <w:rPr>
            <w:rFonts w:ascii="Times New Roman" w:hAnsi="Times New Roman" w:cs="Times New Roman"/>
            <w:sz w:val="24"/>
            <w:szCs w:val="24"/>
          </w:rPr>
          <w:t xml:space="preserve"> that could be used as a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weapon. A</w:t>
        </w:r>
        <w:r w:rsidR="0032219F" w:rsidRPr="005764C1">
          <w:rPr>
            <w:rFonts w:ascii="Times New Roman" w:hAnsi="Times New Roman" w:cs="Times New Roman"/>
            <w:sz w:val="24"/>
            <w:szCs w:val="24"/>
          </w:rPr>
          <w:t xml:space="preserve"> young man broke through the crowd carrying an old rubber tire and a metal can.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32219F" w:rsidRPr="005764C1">
          <w:rPr>
            <w:rFonts w:ascii="Times New Roman" w:hAnsi="Times New Roman" w:cs="Times New Roman"/>
            <w:sz w:val="24"/>
            <w:szCs w:val="24"/>
          </w:rPr>
          <w:t xml:space="preserve">He hung the tire from the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accused’s</w:t>
        </w:r>
        <w:r w:rsidR="0032219F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2F6938" w:rsidRPr="005764C1">
          <w:rPr>
            <w:rFonts w:ascii="Times New Roman" w:hAnsi="Times New Roman" w:cs="Times New Roman"/>
            <w:sz w:val="24"/>
            <w:szCs w:val="24"/>
          </w:rPr>
          <w:t>neck. This</w:t>
        </w:r>
        <w:r w:rsidR="0032219F" w:rsidRPr="005764C1">
          <w:rPr>
            <w:rFonts w:ascii="Times New Roman" w:hAnsi="Times New Roman" w:cs="Times New Roman"/>
            <w:sz w:val="24"/>
            <w:szCs w:val="24"/>
          </w:rPr>
          <w:t xml:space="preserve"> singular action ended the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man’s</w:t>
        </w:r>
        <w:r w:rsidR="0032219F" w:rsidRPr="005764C1">
          <w:rPr>
            <w:rFonts w:ascii="Times New Roman" w:hAnsi="Times New Roman" w:cs="Times New Roman"/>
            <w:sz w:val="24"/>
            <w:szCs w:val="24"/>
          </w:rPr>
          <w:t xml:space="preserve"> pleas for mercy.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32219F" w:rsidRPr="005764C1">
          <w:rPr>
            <w:rFonts w:ascii="Times New Roman" w:hAnsi="Times New Roman" w:cs="Times New Roman"/>
            <w:sz w:val="24"/>
            <w:szCs w:val="24"/>
          </w:rPr>
          <w:t>Resigned,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32219F" w:rsidRPr="005764C1">
          <w:rPr>
            <w:rFonts w:ascii="Times New Roman" w:hAnsi="Times New Roman" w:cs="Times New Roman"/>
            <w:sz w:val="24"/>
            <w:szCs w:val="24"/>
          </w:rPr>
          <w:t>he sobbed softly,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32219F" w:rsidRPr="005764C1">
          <w:rPr>
            <w:rFonts w:ascii="Times New Roman" w:hAnsi="Times New Roman" w:cs="Times New Roman"/>
            <w:sz w:val="24"/>
            <w:szCs w:val="24"/>
          </w:rPr>
          <w:t>mumbling inaudibly,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32219F" w:rsidRPr="005764C1">
          <w:rPr>
            <w:rFonts w:ascii="Times New Roman" w:hAnsi="Times New Roman" w:cs="Times New Roman"/>
            <w:sz w:val="24"/>
            <w:szCs w:val="24"/>
          </w:rPr>
          <w:t>but he didn’t move as the young man emptied the contents of the can onto him.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32219F" w:rsidRPr="005764C1">
          <w:rPr>
            <w:rFonts w:ascii="Times New Roman" w:hAnsi="Times New Roman" w:cs="Times New Roman"/>
            <w:sz w:val="24"/>
            <w:szCs w:val="24"/>
          </w:rPr>
          <w:t>The young man smiled and talked as he went about his task.’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32219F" w:rsidRPr="005764C1">
          <w:rPr>
            <w:rFonts w:ascii="Times New Roman" w:hAnsi="Times New Roman" w:cs="Times New Roman"/>
            <w:sz w:val="24"/>
            <w:szCs w:val="24"/>
          </w:rPr>
          <w:t xml:space="preserve">You see why crime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doesn’t</w:t>
        </w:r>
        <w:r w:rsidR="0032219F" w:rsidRPr="005764C1">
          <w:rPr>
            <w:rFonts w:ascii="Times New Roman" w:hAnsi="Times New Roman" w:cs="Times New Roman"/>
            <w:sz w:val="24"/>
            <w:szCs w:val="24"/>
          </w:rPr>
          <w:t xml:space="preserve"> pay? I am doing this for you,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32219F" w:rsidRPr="005764C1">
          <w:rPr>
            <w:rFonts w:ascii="Times New Roman" w:hAnsi="Times New Roman" w:cs="Times New Roman"/>
            <w:sz w:val="24"/>
            <w:szCs w:val="24"/>
          </w:rPr>
          <w:t>you know,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32219F" w:rsidRPr="005764C1">
          <w:rPr>
            <w:rFonts w:ascii="Times New Roman" w:hAnsi="Times New Roman" w:cs="Times New Roman"/>
            <w:sz w:val="24"/>
            <w:szCs w:val="24"/>
          </w:rPr>
          <w:t>if you burn here,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32219F" w:rsidRPr="005764C1">
          <w:rPr>
            <w:rFonts w:ascii="Times New Roman" w:hAnsi="Times New Roman" w:cs="Times New Roman"/>
            <w:sz w:val="24"/>
            <w:szCs w:val="24"/>
          </w:rPr>
          <w:t xml:space="preserve">you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won’t</w:t>
        </w:r>
        <w:r w:rsidR="0032219F" w:rsidRPr="005764C1">
          <w:rPr>
            <w:rFonts w:ascii="Times New Roman" w:hAnsi="Times New Roman" w:cs="Times New Roman"/>
            <w:sz w:val="24"/>
            <w:szCs w:val="24"/>
          </w:rPr>
          <w:t xml:space="preserve"> burn in hell.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32219F" w:rsidRPr="005764C1">
          <w:rPr>
            <w:rFonts w:ascii="Times New Roman" w:hAnsi="Times New Roman" w:cs="Times New Roman"/>
            <w:sz w:val="24"/>
            <w:szCs w:val="24"/>
          </w:rPr>
          <w:t>God is reasonable.”</w:t>
        </w:r>
      </w:ins>
    </w:p>
    <w:p w14:paraId="1BF65D23" w14:textId="77777777" w:rsidR="0032219F" w:rsidRPr="005764C1" w:rsidRDefault="0032219F" w:rsidP="008A6BFB">
      <w:pPr>
        <w:spacing w:line="360" w:lineRule="auto"/>
        <w:rPr>
          <w:ins w:id="318" w:author="awachira" w:date="2026-09-25T21:13:00Z" w16du:dateUtc="2026-09-26T01:13:00Z"/>
          <w:rFonts w:ascii="Times New Roman" w:hAnsi="Times New Roman" w:cs="Times New Roman"/>
          <w:sz w:val="24"/>
          <w:szCs w:val="24"/>
        </w:rPr>
      </w:pPr>
      <w:ins w:id="319" w:author="awachira" w:date="2026-09-25T21:13:00Z" w16du:dateUtc="2026-09-26T01:13:00Z">
        <w:r w:rsidRPr="005764C1">
          <w:rPr>
            <w:rFonts w:ascii="Times New Roman" w:hAnsi="Times New Roman" w:cs="Times New Roman"/>
            <w:sz w:val="24"/>
            <w:szCs w:val="24"/>
          </w:rPr>
          <w:t>Finishing,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Pr="005764C1">
          <w:rPr>
            <w:rFonts w:ascii="Times New Roman" w:hAnsi="Times New Roman" w:cs="Times New Roman"/>
            <w:sz w:val="24"/>
            <w:szCs w:val="24"/>
          </w:rPr>
          <w:t>he held up a box of matches</w:t>
        </w:r>
        <w:r w:rsidR="00B57875" w:rsidRPr="005764C1">
          <w:rPr>
            <w:rFonts w:ascii="Times New Roman" w:hAnsi="Times New Roman" w:cs="Times New Roman"/>
            <w:sz w:val="24"/>
            <w:szCs w:val="24"/>
          </w:rPr>
          <w:t>.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B57875" w:rsidRPr="005764C1">
          <w:rPr>
            <w:rFonts w:ascii="Times New Roman" w:hAnsi="Times New Roman" w:cs="Times New Roman"/>
            <w:sz w:val="24"/>
            <w:szCs w:val="24"/>
          </w:rPr>
          <w:t>The crowd roared.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B57875" w:rsidRPr="005764C1">
          <w:rPr>
            <w:rFonts w:ascii="Times New Roman" w:hAnsi="Times New Roman" w:cs="Times New Roman"/>
            <w:sz w:val="24"/>
            <w:szCs w:val="24"/>
          </w:rPr>
          <w:t xml:space="preserve">The elder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who had</w:t>
        </w:r>
        <w:r w:rsidR="00A51EC8" w:rsidRPr="005764C1">
          <w:rPr>
            <w:rFonts w:ascii="Times New Roman" w:hAnsi="Times New Roman" w:cs="Times New Roman"/>
            <w:sz w:val="24"/>
            <w:szCs w:val="24"/>
          </w:rPr>
          <w:t xml:space="preserve"> tried intervening spoke again,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A51EC8" w:rsidRPr="005764C1">
          <w:rPr>
            <w:rFonts w:ascii="Times New Roman" w:hAnsi="Times New Roman" w:cs="Times New Roman"/>
            <w:sz w:val="24"/>
            <w:szCs w:val="24"/>
          </w:rPr>
          <w:t xml:space="preserve">but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nobody listened</w:t>
        </w:r>
        <w:r w:rsidR="00A51EC8" w:rsidRPr="005764C1">
          <w:rPr>
            <w:rFonts w:ascii="Times New Roman" w:hAnsi="Times New Roman" w:cs="Times New Roman"/>
            <w:sz w:val="24"/>
            <w:szCs w:val="24"/>
          </w:rPr>
          <w:t>.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A51EC8" w:rsidRPr="005764C1">
          <w:rPr>
            <w:rFonts w:ascii="Times New Roman" w:hAnsi="Times New Roman" w:cs="Times New Roman"/>
            <w:sz w:val="24"/>
            <w:szCs w:val="24"/>
          </w:rPr>
          <w:t xml:space="preserve">Someone called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out; bring</w:t>
        </w:r>
        <w:r w:rsidR="00A51EC8" w:rsidRPr="005764C1">
          <w:rPr>
            <w:rFonts w:ascii="Times New Roman" w:hAnsi="Times New Roman" w:cs="Times New Roman"/>
            <w:sz w:val="24"/>
            <w:szCs w:val="24"/>
          </w:rPr>
          <w:t xml:space="preserve"> the children forward so that they can learn.” My aunt hustled me to the front.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A51EC8" w:rsidRPr="005764C1">
          <w:rPr>
            <w:rFonts w:ascii="Times New Roman" w:hAnsi="Times New Roman" w:cs="Times New Roman"/>
            <w:sz w:val="24"/>
            <w:szCs w:val="24"/>
          </w:rPr>
          <w:t xml:space="preserve">Next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to me</w:t>
        </w:r>
        <w:r w:rsidR="00A51EC8" w:rsidRPr="005764C1">
          <w:rPr>
            <w:rFonts w:ascii="Times New Roman" w:hAnsi="Times New Roman" w:cs="Times New Roman"/>
            <w:sz w:val="24"/>
            <w:szCs w:val="24"/>
          </w:rPr>
          <w:t xml:space="preserve"> stood a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girl. Her</w:t>
        </w:r>
        <w:r w:rsidR="00A51EC8" w:rsidRPr="005764C1">
          <w:rPr>
            <w:rFonts w:ascii="Times New Roman" w:hAnsi="Times New Roman" w:cs="Times New Roman"/>
            <w:sz w:val="24"/>
            <w:szCs w:val="24"/>
          </w:rPr>
          <w:t xml:space="preserve"> face was </w:t>
        </w:r>
        <w:r w:rsidR="00A51EC8" w:rsidRPr="005764C1">
          <w:rPr>
            <w:rFonts w:ascii="Times New Roman" w:hAnsi="Times New Roman" w:cs="Times New Roman"/>
            <w:sz w:val="24"/>
            <w:szCs w:val="24"/>
            <w:u w:val="single"/>
          </w:rPr>
          <w:t>impassive</w:t>
        </w:r>
        <w:r w:rsidR="00A51EC8" w:rsidRPr="005764C1">
          <w:rPr>
            <w:rFonts w:ascii="Times New Roman" w:hAnsi="Times New Roman" w:cs="Times New Roman"/>
            <w:sz w:val="24"/>
            <w:szCs w:val="24"/>
          </w:rPr>
          <w:t xml:space="preserve">; I was </w:t>
        </w:r>
        <w:r w:rsidR="00F1392F" w:rsidRPr="005764C1">
          <w:rPr>
            <w:rFonts w:ascii="Times New Roman" w:hAnsi="Times New Roman" w:cs="Times New Roman"/>
            <w:sz w:val="24"/>
            <w:szCs w:val="24"/>
          </w:rPr>
          <w:t xml:space="preserve">ashamed at my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fear. I</w:t>
        </w:r>
        <w:r w:rsidR="00F1392F" w:rsidRPr="005764C1">
          <w:rPr>
            <w:rFonts w:ascii="Times New Roman" w:hAnsi="Times New Roman" w:cs="Times New Roman"/>
            <w:sz w:val="24"/>
            <w:szCs w:val="24"/>
          </w:rPr>
          <w:t xml:space="preserve"> never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saw the</w:t>
        </w:r>
        <w:r w:rsidR="00F1392F" w:rsidRPr="005764C1">
          <w:rPr>
            <w:rFonts w:ascii="Times New Roman" w:hAnsi="Times New Roman" w:cs="Times New Roman"/>
            <w:sz w:val="24"/>
            <w:szCs w:val="24"/>
          </w:rPr>
          <w:t xml:space="preserve"> match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fall, but</w:t>
        </w:r>
        <w:r w:rsidR="00F1392F" w:rsidRPr="005764C1">
          <w:rPr>
            <w:rFonts w:ascii="Times New Roman" w:hAnsi="Times New Roman" w:cs="Times New Roman"/>
            <w:sz w:val="24"/>
            <w:szCs w:val="24"/>
          </w:rPr>
          <w:t xml:space="preserve"> I felt the heat as the man erupted into a sheet of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flame, burning</w:t>
        </w:r>
        <w:r w:rsidR="00F1392F" w:rsidRPr="005764C1">
          <w:rPr>
            <w:rFonts w:ascii="Times New Roman" w:hAnsi="Times New Roman" w:cs="Times New Roman"/>
            <w:sz w:val="24"/>
            <w:szCs w:val="24"/>
          </w:rPr>
          <w:t xml:space="preserve"> like a lighthouse in the drizzly haze. “Watch,” my aunt said as I tried to turn way from </w:t>
        </w:r>
        <w:r w:rsidR="00F1392F" w:rsidRPr="005764C1">
          <w:rPr>
            <w:rFonts w:ascii="Times New Roman" w:hAnsi="Times New Roman" w:cs="Times New Roman"/>
            <w:sz w:val="24"/>
            <w:szCs w:val="24"/>
            <w:u w:val="single"/>
          </w:rPr>
          <w:t>the writhing figure</w:t>
        </w:r>
        <w:r w:rsidR="00F1392F" w:rsidRPr="005764C1">
          <w:rPr>
            <w:rFonts w:ascii="Times New Roman" w:hAnsi="Times New Roman" w:cs="Times New Roman"/>
            <w:sz w:val="24"/>
            <w:szCs w:val="24"/>
          </w:rPr>
          <w:t>.</w:t>
        </w:r>
      </w:ins>
    </w:p>
    <w:p w14:paraId="555FCA8D" w14:textId="77777777" w:rsidR="00F1392F" w:rsidRDefault="00F1392F" w:rsidP="008A6BFB">
      <w:pPr>
        <w:spacing w:line="360" w:lineRule="auto"/>
        <w:rPr>
          <w:ins w:id="320" w:author="awachira" w:date="2026-09-25T21:13:00Z" w16du:dateUtc="2026-09-26T01:13:00Z"/>
          <w:rFonts w:ascii="Times New Roman" w:hAnsi="Times New Roman" w:cs="Times New Roman"/>
          <w:sz w:val="24"/>
          <w:szCs w:val="24"/>
        </w:rPr>
      </w:pPr>
      <w:ins w:id="321" w:author="awachira" w:date="2026-09-25T21:13:00Z" w16du:dateUtc="2026-09-26T01:13:00Z">
        <w:r w:rsidRPr="005764C1">
          <w:rPr>
            <w:rFonts w:ascii="Times New Roman" w:hAnsi="Times New Roman" w:cs="Times New Roman"/>
            <w:sz w:val="24"/>
            <w:szCs w:val="24"/>
          </w:rPr>
          <w:t xml:space="preserve">As the man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burned, people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began to file past him in an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orderly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manner like the offertory line in</w:t>
        </w:r>
        <w:r w:rsidR="0059573D" w:rsidRPr="005764C1">
          <w:rPr>
            <w:rFonts w:ascii="Times New Roman" w:hAnsi="Times New Roman" w:cs="Times New Roman"/>
            <w:sz w:val="24"/>
            <w:szCs w:val="24"/>
          </w:rPr>
          <w:t xml:space="preserve"> the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Catholic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Church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I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attended. As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they walked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past, they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spat on the incandescent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figure. My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aunt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spat. I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looked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way, hand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held over my nose at the smell of burning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flesh, horrified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that it reminded me of kebabs. “Spit,” she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snapped, rapping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me on the head with her </w:t>
        </w:r>
        <w:r w:rsidR="00A3724E" w:rsidRPr="005764C1">
          <w:rPr>
            <w:rFonts w:ascii="Times New Roman" w:hAnsi="Times New Roman" w:cs="Times New Roman"/>
            <w:sz w:val="24"/>
            <w:szCs w:val="24"/>
          </w:rPr>
          <w:t>knuckles. I</w:t>
        </w:r>
        <w:r w:rsidRPr="005764C1">
          <w:rPr>
            <w:rFonts w:ascii="Times New Roman" w:hAnsi="Times New Roman" w:cs="Times New Roman"/>
            <w:sz w:val="24"/>
            <w:szCs w:val="24"/>
          </w:rPr>
          <w:t xml:space="preserve"> spat</w:t>
        </w:r>
      </w:ins>
    </w:p>
    <w:p w14:paraId="56EA5DF6" w14:textId="77777777" w:rsidR="008A6BFB" w:rsidRPr="005764C1" w:rsidRDefault="008A6BFB" w:rsidP="008A6BFB">
      <w:pPr>
        <w:spacing w:line="360" w:lineRule="auto"/>
        <w:rPr>
          <w:ins w:id="322" w:author="awachira" w:date="2026-09-25T21:13:00Z" w16du:dateUtc="2026-09-26T01:13:00Z"/>
          <w:rFonts w:ascii="Times New Roman" w:hAnsi="Times New Roman" w:cs="Times New Roman"/>
          <w:sz w:val="24"/>
          <w:szCs w:val="24"/>
        </w:rPr>
      </w:pPr>
    </w:p>
    <w:p w14:paraId="78237EEE" w14:textId="77777777" w:rsidR="008A6BFB" w:rsidRPr="00E75F5F" w:rsidRDefault="008356AB" w:rsidP="00E75F5F">
      <w:pPr>
        <w:pStyle w:val="ListParagraph"/>
        <w:numPr>
          <w:ilvl w:val="0"/>
          <w:numId w:val="20"/>
        </w:numPr>
        <w:spacing w:after="280" w:line="360" w:lineRule="auto"/>
        <w:contextualSpacing w:val="0"/>
        <w:rPr>
          <w:ins w:id="323" w:author="awachira" w:date="2026-09-25T21:13:00Z" w16du:dateUtc="2026-09-26T01:13:00Z"/>
        </w:rPr>
      </w:pPr>
      <w:ins w:id="324" w:author="awachira" w:date="2026-09-25T21:13:00Z" w16du:dateUtc="2026-09-26T01:13:00Z">
        <w:r w:rsidRPr="00E75F5F">
          <w:t xml:space="preserve">List </w:t>
        </w:r>
        <w:r w:rsidRPr="00E75F5F">
          <w:rPr>
            <w:b/>
          </w:rPr>
          <w:t>three</w:t>
        </w:r>
        <w:r w:rsidRPr="00E75F5F">
          <w:t xml:space="preserve"> different types of smells mentioned in the </w:t>
        </w:r>
        <w:r w:rsidR="00E75F5F" w:rsidRPr="00E75F5F">
          <w:t xml:space="preserve">passage. </w:t>
        </w:r>
        <w:r w:rsidRPr="00E75F5F">
          <w:t>(3 marks)</w:t>
        </w:r>
      </w:ins>
    </w:p>
    <w:p w14:paraId="04C96521" w14:textId="77777777" w:rsidR="008A6BFB" w:rsidRPr="00E75F5F" w:rsidRDefault="008356AB" w:rsidP="00E75F5F">
      <w:pPr>
        <w:pStyle w:val="ListParagraph"/>
        <w:numPr>
          <w:ilvl w:val="0"/>
          <w:numId w:val="20"/>
        </w:numPr>
        <w:spacing w:after="280" w:line="360" w:lineRule="auto"/>
        <w:contextualSpacing w:val="0"/>
        <w:rPr>
          <w:ins w:id="325" w:author="awachira" w:date="2026-09-25T21:13:00Z" w16du:dateUtc="2026-09-26T01:13:00Z"/>
        </w:rPr>
      </w:pPr>
      <w:ins w:id="326" w:author="awachira" w:date="2026-09-25T21:13:00Z" w16du:dateUtc="2026-09-26T01:13:00Z">
        <w:r w:rsidRPr="00E75F5F">
          <w:t>Do you think the man being chased</w:t>
        </w:r>
        <w:r w:rsidR="00BA79BD" w:rsidRPr="00E75F5F">
          <w:t xml:space="preserve"> is a</w:t>
        </w:r>
        <w:r w:rsidR="005764C1" w:rsidRPr="00E75F5F">
          <w:t xml:space="preserve"> thief? Explain your answer</w:t>
        </w:r>
        <w:r w:rsidR="00E75F5F" w:rsidRPr="00E75F5F">
          <w:t>. (</w:t>
        </w:r>
        <w:r w:rsidR="005764C1" w:rsidRPr="00E75F5F">
          <w:t>2</w:t>
        </w:r>
        <w:r w:rsidRPr="00E75F5F">
          <w:t xml:space="preserve"> marks)</w:t>
        </w:r>
      </w:ins>
    </w:p>
    <w:p w14:paraId="3D394F6C" w14:textId="77777777" w:rsidR="008A6BFB" w:rsidRPr="00E75F5F" w:rsidRDefault="008356AB" w:rsidP="00E75F5F">
      <w:pPr>
        <w:pStyle w:val="ListParagraph"/>
        <w:numPr>
          <w:ilvl w:val="0"/>
          <w:numId w:val="20"/>
        </w:numPr>
        <w:spacing w:after="280" w:line="360" w:lineRule="auto"/>
        <w:contextualSpacing w:val="0"/>
        <w:rPr>
          <w:ins w:id="327" w:author="awachira" w:date="2026-09-25T21:13:00Z" w16du:dateUtc="2026-09-26T01:13:00Z"/>
        </w:rPr>
      </w:pPr>
      <w:ins w:id="328" w:author="awachira" w:date="2026-09-25T21:13:00Z" w16du:dateUtc="2026-09-26T01:13:00Z">
        <w:r w:rsidRPr="00E75F5F">
          <w:t xml:space="preserve">What </w:t>
        </w:r>
        <w:r w:rsidR="005764C1" w:rsidRPr="00E75F5F">
          <w:t>do you</w:t>
        </w:r>
        <w:r w:rsidR="00BA79BD" w:rsidRPr="00E75F5F">
          <w:t xml:space="preserve"> </w:t>
        </w:r>
        <w:r w:rsidR="005764C1" w:rsidRPr="00E75F5F">
          <w:t>think about the</w:t>
        </w:r>
        <w:r w:rsidRPr="00E75F5F">
          <w:t xml:space="preserve"> relig</w:t>
        </w:r>
        <w:r w:rsidR="00BA79BD" w:rsidRPr="00E75F5F">
          <w:t>i</w:t>
        </w:r>
        <w:r w:rsidRPr="00E75F5F">
          <w:t xml:space="preserve">ous nature of the writer’s </w:t>
        </w:r>
        <w:r w:rsidR="005764C1" w:rsidRPr="00E75F5F">
          <w:t>aunt? (2</w:t>
        </w:r>
        <w:r w:rsidRPr="00E75F5F">
          <w:t xml:space="preserve"> marks)</w:t>
        </w:r>
      </w:ins>
    </w:p>
    <w:p w14:paraId="5AA8B10F" w14:textId="77777777" w:rsidR="008A6BFB" w:rsidRPr="00E75F5F" w:rsidRDefault="008356AB" w:rsidP="00E75F5F">
      <w:pPr>
        <w:pStyle w:val="ListParagraph"/>
        <w:numPr>
          <w:ilvl w:val="0"/>
          <w:numId w:val="20"/>
        </w:numPr>
        <w:spacing w:after="280" w:line="360" w:lineRule="auto"/>
        <w:contextualSpacing w:val="0"/>
        <w:rPr>
          <w:ins w:id="329" w:author="awachira" w:date="2026-09-25T21:13:00Z" w16du:dateUtc="2026-09-26T01:13:00Z"/>
        </w:rPr>
      </w:pPr>
      <w:ins w:id="330" w:author="awachira" w:date="2026-09-25T21:13:00Z" w16du:dateUtc="2026-09-26T01:13:00Z">
        <w:r w:rsidRPr="00E75F5F">
          <w:t xml:space="preserve">Why does the man in the passage run towards the </w:t>
        </w:r>
        <w:r w:rsidR="005764C1" w:rsidRPr="00E75F5F">
          <w:t>courtyard? (2</w:t>
        </w:r>
        <w:r w:rsidRPr="00E75F5F">
          <w:t xml:space="preserve"> marks)</w:t>
        </w:r>
      </w:ins>
    </w:p>
    <w:p w14:paraId="149D6997" w14:textId="77777777" w:rsidR="008A6BFB" w:rsidRPr="00E75F5F" w:rsidRDefault="008356AB" w:rsidP="00E75F5F">
      <w:pPr>
        <w:pStyle w:val="ListParagraph"/>
        <w:numPr>
          <w:ilvl w:val="0"/>
          <w:numId w:val="20"/>
        </w:numPr>
        <w:spacing w:after="280" w:line="360" w:lineRule="auto"/>
        <w:contextualSpacing w:val="0"/>
        <w:rPr>
          <w:ins w:id="331" w:author="awachira" w:date="2026-09-25T21:13:00Z" w16du:dateUtc="2026-09-26T01:13:00Z"/>
        </w:rPr>
      </w:pPr>
      <w:ins w:id="332" w:author="awachira" w:date="2026-09-25T21:13:00Z" w16du:dateUtc="2026-09-26T01:13:00Z">
        <w:r w:rsidRPr="00E75F5F">
          <w:t xml:space="preserve">In this passage </w:t>
        </w:r>
        <w:r w:rsidR="004A2E49" w:rsidRPr="00E75F5F">
          <w:t xml:space="preserve">the crowd gives in to social pressure to lynch the man. Using your knowledge of this passage and your background </w:t>
        </w:r>
        <w:r w:rsidR="005764C1" w:rsidRPr="00E75F5F">
          <w:t>knowledge,</w:t>
        </w:r>
        <w:r w:rsidR="004A2E49" w:rsidRPr="00E75F5F">
          <w:t xml:space="preserve"> explain another kind of social pressure that one is likely to succumb to. (2marks)</w:t>
        </w:r>
      </w:ins>
    </w:p>
    <w:p w14:paraId="75E870DD" w14:textId="77777777" w:rsidR="004A2E49" w:rsidRPr="00E75F5F" w:rsidRDefault="004A2E49" w:rsidP="00E75F5F">
      <w:pPr>
        <w:pStyle w:val="ListParagraph"/>
        <w:numPr>
          <w:ilvl w:val="0"/>
          <w:numId w:val="20"/>
        </w:numPr>
        <w:spacing w:after="280" w:line="360" w:lineRule="auto"/>
        <w:contextualSpacing w:val="0"/>
        <w:rPr>
          <w:ins w:id="333" w:author="awachira" w:date="2026-09-25T21:13:00Z" w16du:dateUtc="2026-09-26T01:13:00Z"/>
        </w:rPr>
      </w:pPr>
      <w:ins w:id="334" w:author="awachira" w:date="2026-09-25T21:13:00Z" w16du:dateUtc="2026-09-26T01:13:00Z">
        <w:r w:rsidRPr="00E75F5F">
          <w:t xml:space="preserve">As a </w:t>
        </w:r>
        <w:r w:rsidR="005764C1" w:rsidRPr="00E75F5F">
          <w:t>Christian,</w:t>
        </w:r>
        <w:r w:rsidRPr="00E75F5F">
          <w:t xml:space="preserve"> </w:t>
        </w:r>
        <w:r w:rsidR="005764C1" w:rsidRPr="00E75F5F">
          <w:t>how would you</w:t>
        </w:r>
        <w:r w:rsidRPr="00E75F5F">
          <w:t xml:space="preserve"> respond to the circumstances described in the passage</w:t>
        </w:r>
        <w:r w:rsidR="005764C1" w:rsidRPr="00E75F5F">
          <w:t>? (2</w:t>
        </w:r>
        <w:r w:rsidRPr="00E75F5F">
          <w:t xml:space="preserve"> marks)</w:t>
        </w:r>
      </w:ins>
    </w:p>
    <w:p w14:paraId="713EB229" w14:textId="77777777" w:rsidR="008A6BFB" w:rsidRPr="00E75F5F" w:rsidRDefault="009C353F" w:rsidP="00E75F5F">
      <w:pPr>
        <w:pStyle w:val="ListParagraph"/>
        <w:numPr>
          <w:ilvl w:val="0"/>
          <w:numId w:val="20"/>
        </w:numPr>
        <w:spacing w:after="280" w:line="360" w:lineRule="auto"/>
        <w:contextualSpacing w:val="0"/>
        <w:rPr>
          <w:ins w:id="335" w:author="awachira" w:date="2026-09-25T21:13:00Z" w16du:dateUtc="2026-09-26T01:13:00Z"/>
        </w:rPr>
      </w:pPr>
      <w:ins w:id="336" w:author="awachira" w:date="2026-09-25T21:13:00Z" w16du:dateUtc="2026-09-26T01:13:00Z">
        <w:r w:rsidRPr="00E75F5F">
          <w:t xml:space="preserve">Explain the vocabulary technique you would use to get the meaning of the word </w:t>
        </w:r>
        <w:r w:rsidRPr="00E75F5F">
          <w:rPr>
            <w:b/>
          </w:rPr>
          <w:t>proselytize</w:t>
        </w:r>
        <w:r w:rsidR="00E75F5F" w:rsidRPr="00E75F5F">
          <w:t>. (</w:t>
        </w:r>
        <w:r w:rsidRPr="00E75F5F">
          <w:t xml:space="preserve">1 </w:t>
        </w:r>
        <w:r w:rsidR="00E75F5F" w:rsidRPr="00E75F5F">
          <w:t>marks)</w:t>
        </w:r>
      </w:ins>
    </w:p>
    <w:p w14:paraId="0D45D40C" w14:textId="77777777" w:rsidR="004A2E49" w:rsidRPr="00E75F5F" w:rsidRDefault="004A2E49" w:rsidP="00E75F5F">
      <w:pPr>
        <w:pStyle w:val="ListParagraph"/>
        <w:numPr>
          <w:ilvl w:val="0"/>
          <w:numId w:val="20"/>
        </w:numPr>
        <w:spacing w:after="280" w:line="360" w:lineRule="auto"/>
        <w:contextualSpacing w:val="0"/>
        <w:rPr>
          <w:ins w:id="337" w:author="awachira" w:date="2026-09-25T21:13:00Z" w16du:dateUtc="2026-09-26T01:13:00Z"/>
        </w:rPr>
      </w:pPr>
      <w:ins w:id="338" w:author="awachira" w:date="2026-09-25T21:13:00Z" w16du:dateUtc="2026-09-26T01:13:00Z">
        <w:r w:rsidRPr="00E75F5F">
          <w:t>Explain the meaning of the following words and phrases as used in the passage</w:t>
        </w:r>
        <w:r w:rsidR="005764C1" w:rsidRPr="00E75F5F">
          <w:t>. (</w:t>
        </w:r>
        <w:r w:rsidR="0069708E" w:rsidRPr="00E75F5F">
          <w:t>5 marks)</w:t>
        </w:r>
      </w:ins>
    </w:p>
    <w:p w14:paraId="4AE47B4B" w14:textId="77777777" w:rsidR="005764C1" w:rsidRPr="00E75F5F" w:rsidRDefault="0069708E" w:rsidP="008A6BFB">
      <w:pPr>
        <w:pStyle w:val="ListParagraph"/>
        <w:numPr>
          <w:ilvl w:val="0"/>
          <w:numId w:val="14"/>
        </w:numPr>
        <w:spacing w:after="160" w:line="480" w:lineRule="auto"/>
        <w:rPr>
          <w:ins w:id="339" w:author="awachira" w:date="2026-09-25T21:13:00Z" w16du:dateUtc="2026-09-26T01:13:00Z"/>
        </w:rPr>
      </w:pPr>
      <w:ins w:id="340" w:author="awachira" w:date="2026-09-25T21:13:00Z" w16du:dateUtc="2026-09-26T01:13:00Z">
        <w:r w:rsidRPr="00E75F5F">
          <w:t>feeble retort</w:t>
        </w:r>
      </w:ins>
    </w:p>
    <w:p w14:paraId="3A5AC928" w14:textId="77777777" w:rsidR="005764C1" w:rsidRPr="00E75F5F" w:rsidRDefault="0069708E" w:rsidP="008A6BFB">
      <w:pPr>
        <w:pStyle w:val="ListParagraph"/>
        <w:numPr>
          <w:ilvl w:val="0"/>
          <w:numId w:val="14"/>
        </w:numPr>
        <w:spacing w:after="160" w:line="480" w:lineRule="auto"/>
        <w:rPr>
          <w:ins w:id="341" w:author="awachira" w:date="2026-09-25T21:13:00Z" w16du:dateUtc="2026-09-26T01:13:00Z"/>
        </w:rPr>
      </w:pPr>
      <w:ins w:id="342" w:author="awachira" w:date="2026-09-25T21:13:00Z" w16du:dateUtc="2026-09-26T01:13:00Z">
        <w:r w:rsidRPr="00E75F5F">
          <w:t>arbitrated</w:t>
        </w:r>
      </w:ins>
    </w:p>
    <w:p w14:paraId="47E3E65D" w14:textId="77777777" w:rsidR="009C353F" w:rsidRPr="00E75F5F" w:rsidRDefault="0069708E" w:rsidP="008A6BFB">
      <w:pPr>
        <w:pStyle w:val="ListParagraph"/>
        <w:numPr>
          <w:ilvl w:val="0"/>
          <w:numId w:val="14"/>
        </w:numPr>
        <w:spacing w:after="160" w:line="480" w:lineRule="auto"/>
        <w:rPr>
          <w:ins w:id="343" w:author="awachira" w:date="2026-09-25T21:13:00Z" w16du:dateUtc="2026-09-26T01:13:00Z"/>
        </w:rPr>
      </w:pPr>
      <w:ins w:id="344" w:author="awachira" w:date="2026-09-25T21:13:00Z" w16du:dateUtc="2026-09-26T01:13:00Z">
        <w:r w:rsidRPr="00E75F5F">
          <w:t>rife</w:t>
        </w:r>
      </w:ins>
    </w:p>
    <w:p w14:paraId="0D0947AB" w14:textId="77777777" w:rsidR="009C353F" w:rsidRPr="00E75F5F" w:rsidRDefault="0069708E" w:rsidP="008A6BFB">
      <w:pPr>
        <w:pStyle w:val="ListParagraph"/>
        <w:numPr>
          <w:ilvl w:val="0"/>
          <w:numId w:val="14"/>
        </w:numPr>
        <w:spacing w:after="160" w:line="480" w:lineRule="auto"/>
        <w:rPr>
          <w:ins w:id="345" w:author="awachira" w:date="2026-09-25T21:13:00Z" w16du:dateUtc="2026-09-26T01:13:00Z"/>
        </w:rPr>
      </w:pPr>
      <w:ins w:id="346" w:author="awachira" w:date="2026-09-25T21:13:00Z" w16du:dateUtc="2026-09-26T01:13:00Z">
        <w:r w:rsidRPr="00E75F5F">
          <w:t>impassive</w:t>
        </w:r>
      </w:ins>
    </w:p>
    <w:p w14:paraId="380F2258" w14:textId="77777777" w:rsidR="0069708E" w:rsidRPr="00E75F5F" w:rsidRDefault="0069708E" w:rsidP="008A6BFB">
      <w:pPr>
        <w:pStyle w:val="ListParagraph"/>
        <w:numPr>
          <w:ilvl w:val="0"/>
          <w:numId w:val="14"/>
        </w:numPr>
        <w:spacing w:after="160" w:line="480" w:lineRule="auto"/>
        <w:rPr>
          <w:ins w:id="347" w:author="awachira" w:date="2026-09-25T21:13:00Z" w16du:dateUtc="2026-09-26T01:13:00Z"/>
        </w:rPr>
      </w:pPr>
      <w:ins w:id="348" w:author="awachira" w:date="2026-09-25T21:13:00Z" w16du:dateUtc="2026-09-26T01:13:00Z">
        <w:r w:rsidRPr="00E75F5F">
          <w:t xml:space="preserve">writhing figure </w:t>
        </w:r>
      </w:ins>
    </w:p>
    <w:p w14:paraId="37A55ECA" w14:textId="77777777" w:rsidR="008A6BFB" w:rsidRDefault="008A6BFB" w:rsidP="008A6BFB">
      <w:pPr>
        <w:pStyle w:val="ListParagraph"/>
        <w:spacing w:after="160" w:line="480" w:lineRule="auto"/>
        <w:rPr>
          <w:ins w:id="349" w:author="awachira" w:date="2026-09-25T21:13:00Z" w16du:dateUtc="2026-09-26T01:13:00Z"/>
        </w:rPr>
      </w:pPr>
    </w:p>
    <w:p w14:paraId="5E323689" w14:textId="77777777" w:rsidR="00E75F5F" w:rsidRDefault="00E75F5F" w:rsidP="008A6BFB">
      <w:pPr>
        <w:pStyle w:val="ListParagraph"/>
        <w:spacing w:after="160" w:line="480" w:lineRule="auto"/>
        <w:rPr>
          <w:ins w:id="350" w:author="awachira" w:date="2026-09-25T21:13:00Z" w16du:dateUtc="2026-09-26T01:13:00Z"/>
        </w:rPr>
      </w:pPr>
    </w:p>
    <w:p w14:paraId="476306BA" w14:textId="77777777" w:rsidR="00E75F5F" w:rsidRPr="008A6BFB" w:rsidRDefault="00E75F5F" w:rsidP="008A6BFB">
      <w:pPr>
        <w:pStyle w:val="ListParagraph"/>
        <w:spacing w:after="160" w:line="480" w:lineRule="auto"/>
        <w:rPr>
          <w:ins w:id="351" w:author="awachira" w:date="2026-09-25T21:13:00Z" w16du:dateUtc="2026-09-26T01:13:00Z"/>
        </w:rPr>
      </w:pPr>
    </w:p>
    <w:p w14:paraId="3D05E90F" w14:textId="77777777" w:rsidR="009C353F" w:rsidRPr="00056319" w:rsidRDefault="009C353F" w:rsidP="009C353F">
      <w:pPr>
        <w:jc w:val="both"/>
        <w:rPr>
          <w:ins w:id="352" w:author="awachira" w:date="2026-09-25T21:13:00Z" w16du:dateUtc="2026-09-26T01:13:00Z"/>
          <w:rFonts w:ascii="Times New Roman" w:hAnsi="Times New Roman"/>
          <w:b/>
          <w:sz w:val="24"/>
          <w:szCs w:val="24"/>
        </w:rPr>
      </w:pPr>
      <w:ins w:id="353" w:author="awachira" w:date="2026-09-25T21:13:00Z" w16du:dateUtc="2026-09-26T01:13:00Z">
        <w:r w:rsidRPr="00056319">
          <w:rPr>
            <w:rFonts w:ascii="Times New Roman" w:hAnsi="Times New Roman"/>
            <w:b/>
            <w:sz w:val="24"/>
            <w:szCs w:val="24"/>
          </w:rPr>
          <w:t>SECT</w:t>
        </w:r>
        <w:r>
          <w:rPr>
            <w:rFonts w:ascii="Times New Roman" w:hAnsi="Times New Roman"/>
            <w:b/>
            <w:sz w:val="24"/>
            <w:szCs w:val="24"/>
          </w:rPr>
          <w:t xml:space="preserve">ION C: SUMMARY WRITING  </w:t>
        </w:r>
        <w:r>
          <w:rPr>
            <w:rFonts w:ascii="Times New Roman" w:hAnsi="Times New Roman"/>
            <w:b/>
            <w:sz w:val="24"/>
            <w:szCs w:val="24"/>
          </w:rPr>
          <w:tab/>
        </w:r>
        <w:r>
          <w:rPr>
            <w:rFonts w:ascii="Times New Roman" w:hAnsi="Times New Roman"/>
            <w:b/>
            <w:sz w:val="24"/>
            <w:szCs w:val="24"/>
          </w:rPr>
          <w:tab/>
        </w:r>
        <w:r>
          <w:rPr>
            <w:rFonts w:ascii="Times New Roman" w:hAnsi="Times New Roman"/>
            <w:b/>
            <w:sz w:val="24"/>
            <w:szCs w:val="24"/>
          </w:rPr>
          <w:tab/>
        </w:r>
        <w:r>
          <w:rPr>
            <w:rFonts w:ascii="Times New Roman" w:hAnsi="Times New Roman"/>
            <w:b/>
            <w:sz w:val="24"/>
            <w:szCs w:val="24"/>
          </w:rPr>
          <w:tab/>
        </w:r>
        <w:r>
          <w:rPr>
            <w:rFonts w:ascii="Times New Roman" w:hAnsi="Times New Roman"/>
            <w:b/>
            <w:sz w:val="24"/>
            <w:szCs w:val="24"/>
          </w:rPr>
          <w:tab/>
          <w:t>(10</w:t>
        </w:r>
        <w:r w:rsidRPr="00056319">
          <w:rPr>
            <w:rFonts w:ascii="Times New Roman" w:hAnsi="Times New Roman"/>
            <w:b/>
            <w:sz w:val="24"/>
            <w:szCs w:val="24"/>
          </w:rPr>
          <w:t xml:space="preserve"> MARKS)</w:t>
        </w:r>
      </w:ins>
    </w:p>
    <w:p w14:paraId="26CAB5F9" w14:textId="77777777" w:rsidR="00BA79BD" w:rsidRDefault="00111EDC">
      <w:pPr>
        <w:rPr>
          <w:ins w:id="354" w:author="awachira" w:date="2026-09-25T21:13:00Z" w16du:dateUtc="2026-09-26T01:13:00Z"/>
          <w:rFonts w:ascii="Times New Roman" w:hAnsi="Times New Roman" w:cs="Times New Roman"/>
          <w:sz w:val="24"/>
          <w:szCs w:val="24"/>
        </w:rPr>
      </w:pPr>
      <w:ins w:id="355" w:author="awachira" w:date="2026-09-25T21:13:00Z" w16du:dateUtc="2026-09-26T01:13:00Z">
        <w:r w:rsidRPr="005764C1">
          <w:rPr>
            <w:rFonts w:ascii="Times New Roman" w:hAnsi="Times New Roman" w:cs="Times New Roman"/>
            <w:sz w:val="24"/>
            <w:szCs w:val="24"/>
          </w:rPr>
          <w:t xml:space="preserve">In </w:t>
        </w:r>
        <w:r w:rsidR="009C353F">
          <w:rPr>
            <w:rFonts w:ascii="Times New Roman" w:hAnsi="Times New Roman" w:cs="Times New Roman"/>
            <w:sz w:val="24"/>
            <w:szCs w:val="24"/>
          </w:rPr>
          <w:t xml:space="preserve">a </w:t>
        </w:r>
        <w:r w:rsidR="009C353F" w:rsidRPr="005764C1">
          <w:rPr>
            <w:rFonts w:ascii="Times New Roman" w:hAnsi="Times New Roman" w:cs="Times New Roman"/>
            <w:sz w:val="24"/>
            <w:szCs w:val="24"/>
          </w:rPr>
          <w:t xml:space="preserve">paragraph </w:t>
        </w:r>
        <w:r w:rsidR="009C353F">
          <w:rPr>
            <w:rFonts w:ascii="Times New Roman" w:hAnsi="Times New Roman" w:cs="Times New Roman"/>
            <w:sz w:val="24"/>
            <w:szCs w:val="24"/>
          </w:rPr>
          <w:t xml:space="preserve">of </w:t>
        </w:r>
        <w:r w:rsidRPr="005764C1">
          <w:rPr>
            <w:rFonts w:ascii="Times New Roman" w:hAnsi="Times New Roman" w:cs="Times New Roman"/>
            <w:sz w:val="24"/>
            <w:szCs w:val="24"/>
          </w:rPr>
          <w:t>about 100 words,</w:t>
        </w:r>
        <w:r w:rsidR="009C353F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Pr="005764C1">
          <w:rPr>
            <w:rFonts w:ascii="Times New Roman" w:hAnsi="Times New Roman" w:cs="Times New Roman"/>
            <w:sz w:val="24"/>
            <w:szCs w:val="24"/>
          </w:rPr>
          <w:t>write a summary describing the events leading to the mob justice.</w:t>
        </w:r>
      </w:ins>
    </w:p>
    <w:p w14:paraId="49B3DCE9" w14:textId="77777777" w:rsidR="008A6BFB" w:rsidRDefault="008A6BFB">
      <w:pPr>
        <w:rPr>
          <w:ins w:id="356" w:author="awachira" w:date="2026-09-25T21:13:00Z" w16du:dateUtc="2026-09-26T01:13:00Z"/>
          <w:rFonts w:ascii="Times New Roman" w:hAnsi="Times New Roman" w:cs="Times New Roman"/>
          <w:sz w:val="24"/>
          <w:szCs w:val="24"/>
        </w:rPr>
      </w:pPr>
    </w:p>
    <w:p w14:paraId="142EAD1D" w14:textId="77777777" w:rsidR="00E75F5F" w:rsidRDefault="00E75F5F">
      <w:pPr>
        <w:rPr>
          <w:ins w:id="357" w:author="awachira" w:date="2026-09-25T21:13:00Z" w16du:dateUtc="2026-09-26T01:13:00Z"/>
          <w:rFonts w:ascii="Times New Roman" w:hAnsi="Times New Roman" w:cs="Times New Roman"/>
          <w:sz w:val="24"/>
          <w:szCs w:val="24"/>
        </w:rPr>
      </w:pPr>
    </w:p>
    <w:p w14:paraId="5DB3FC89" w14:textId="77777777" w:rsidR="00E75F5F" w:rsidRDefault="00E75F5F">
      <w:pPr>
        <w:rPr>
          <w:ins w:id="358" w:author="awachira" w:date="2026-09-25T21:13:00Z" w16du:dateUtc="2026-09-26T01:13:00Z"/>
          <w:rFonts w:ascii="Times New Roman" w:hAnsi="Times New Roman" w:cs="Times New Roman"/>
          <w:sz w:val="24"/>
          <w:szCs w:val="24"/>
        </w:rPr>
      </w:pPr>
    </w:p>
    <w:p w14:paraId="5CEC0D27" w14:textId="77777777" w:rsidR="00E75F5F" w:rsidRDefault="00E75F5F">
      <w:pPr>
        <w:rPr>
          <w:ins w:id="359" w:author="awachira" w:date="2026-09-25T21:13:00Z" w16du:dateUtc="2026-09-26T01:13:00Z"/>
          <w:rFonts w:ascii="Times New Roman" w:hAnsi="Times New Roman" w:cs="Times New Roman"/>
          <w:sz w:val="24"/>
          <w:szCs w:val="24"/>
        </w:rPr>
      </w:pPr>
    </w:p>
    <w:p w14:paraId="66C174E5" w14:textId="77777777" w:rsidR="008A6BFB" w:rsidRDefault="008A6BFB" w:rsidP="008A6BFB">
      <w:pPr>
        <w:jc w:val="both"/>
        <w:rPr>
          <w:ins w:id="360" w:author="awachira" w:date="2026-09-25T21:13:00Z" w16du:dateUtc="2026-09-26T01:13:00Z"/>
          <w:rFonts w:ascii="Times New Roman" w:hAnsi="Times New Roman"/>
          <w:b/>
          <w:sz w:val="24"/>
          <w:szCs w:val="24"/>
        </w:rPr>
      </w:pPr>
      <w:ins w:id="361" w:author="awachira" w:date="2026-09-25T21:13:00Z" w16du:dateUtc="2026-09-26T01:13:00Z">
        <w:r>
          <w:rPr>
            <w:rFonts w:ascii="Times New Roman" w:hAnsi="Times New Roman"/>
            <w:b/>
            <w:sz w:val="24"/>
            <w:szCs w:val="24"/>
          </w:rPr>
          <w:t xml:space="preserve">SECTION D: LITERATURE  </w:t>
        </w:r>
        <w:r>
          <w:rPr>
            <w:rFonts w:ascii="Times New Roman" w:hAnsi="Times New Roman"/>
            <w:b/>
            <w:sz w:val="24"/>
            <w:szCs w:val="24"/>
          </w:rPr>
          <w:tab/>
        </w:r>
        <w:r>
          <w:rPr>
            <w:rFonts w:ascii="Times New Roman" w:hAnsi="Times New Roman"/>
            <w:b/>
            <w:sz w:val="24"/>
            <w:szCs w:val="24"/>
          </w:rPr>
          <w:tab/>
        </w:r>
        <w:r>
          <w:rPr>
            <w:rFonts w:ascii="Times New Roman" w:hAnsi="Times New Roman"/>
            <w:b/>
            <w:sz w:val="24"/>
            <w:szCs w:val="24"/>
          </w:rPr>
          <w:tab/>
        </w:r>
        <w:r>
          <w:rPr>
            <w:rFonts w:ascii="Times New Roman" w:hAnsi="Times New Roman"/>
            <w:b/>
            <w:sz w:val="24"/>
            <w:szCs w:val="24"/>
          </w:rPr>
          <w:tab/>
        </w:r>
        <w:r>
          <w:rPr>
            <w:rFonts w:ascii="Times New Roman" w:hAnsi="Times New Roman"/>
            <w:b/>
            <w:sz w:val="24"/>
            <w:szCs w:val="24"/>
          </w:rPr>
          <w:tab/>
        </w:r>
        <w:r>
          <w:rPr>
            <w:rFonts w:ascii="Times New Roman" w:hAnsi="Times New Roman"/>
            <w:b/>
            <w:sz w:val="24"/>
            <w:szCs w:val="24"/>
          </w:rPr>
          <w:tab/>
          <w:t>(10 MARKS)</w:t>
        </w:r>
      </w:ins>
    </w:p>
    <w:p w14:paraId="26AE6C54" w14:textId="77777777" w:rsidR="008A6BFB" w:rsidRPr="001D2BE8" w:rsidRDefault="008A6BFB" w:rsidP="008A6BFB">
      <w:pPr>
        <w:jc w:val="both"/>
        <w:rPr>
          <w:ins w:id="362" w:author="awachira" w:date="2026-09-25T21:13:00Z" w16du:dateUtc="2026-09-26T01:13:00Z"/>
          <w:rFonts w:ascii="Times New Roman" w:hAnsi="Times New Roman"/>
          <w:i/>
          <w:sz w:val="24"/>
          <w:szCs w:val="24"/>
        </w:rPr>
      </w:pPr>
      <w:ins w:id="363" w:author="awachira" w:date="2026-09-25T21:13:00Z" w16du:dateUtc="2026-09-26T01:13:00Z">
        <w:r>
          <w:rPr>
            <w:rFonts w:ascii="Times New Roman" w:hAnsi="Times New Roman"/>
            <w:b/>
            <w:sz w:val="24"/>
            <w:szCs w:val="24"/>
          </w:rPr>
          <w:tab/>
        </w:r>
        <w:r>
          <w:rPr>
            <w:rFonts w:ascii="Times New Roman" w:hAnsi="Times New Roman"/>
            <w:b/>
            <w:sz w:val="24"/>
            <w:szCs w:val="24"/>
          </w:rPr>
          <w:tab/>
        </w:r>
        <w:r>
          <w:rPr>
            <w:rFonts w:ascii="Times New Roman" w:hAnsi="Times New Roman"/>
            <w:b/>
            <w:sz w:val="24"/>
            <w:szCs w:val="24"/>
          </w:rPr>
          <w:tab/>
        </w:r>
        <w:r>
          <w:rPr>
            <w:rFonts w:ascii="Times New Roman" w:hAnsi="Times New Roman"/>
            <w:b/>
            <w:sz w:val="24"/>
            <w:szCs w:val="24"/>
          </w:rPr>
          <w:tab/>
        </w:r>
        <w:r w:rsidRPr="008A6BFB">
          <w:rPr>
            <w:rFonts w:ascii="Times New Roman" w:hAnsi="Times New Roman"/>
            <w:sz w:val="24"/>
            <w:szCs w:val="24"/>
          </w:rPr>
          <w:t>Nganga Mbugua:</w:t>
        </w:r>
        <w:r w:rsidRPr="001D2BE8">
          <w:rPr>
            <w:rFonts w:ascii="Times New Roman" w:hAnsi="Times New Roman"/>
            <w:i/>
            <w:sz w:val="24"/>
            <w:szCs w:val="24"/>
          </w:rPr>
          <w:t xml:space="preserve"> Different Colours</w:t>
        </w:r>
      </w:ins>
    </w:p>
    <w:p w14:paraId="0C7EA504" w14:textId="77777777" w:rsidR="008A6BFB" w:rsidRPr="001D2BE8" w:rsidRDefault="008A6BFB" w:rsidP="008A6BFB">
      <w:pPr>
        <w:rPr>
          <w:ins w:id="364" w:author="awachira" w:date="2026-09-25T21:13:00Z" w16du:dateUtc="2026-09-26T01:13:00Z"/>
          <w:rFonts w:ascii="Times New Roman" w:hAnsi="Times New Roman"/>
          <w:b/>
          <w:sz w:val="24"/>
          <w:szCs w:val="24"/>
        </w:rPr>
      </w:pPr>
      <w:ins w:id="365" w:author="awachira" w:date="2026-09-25T21:13:00Z" w16du:dateUtc="2026-09-26T01:13:00Z">
        <w:r>
          <w:rPr>
            <w:rFonts w:ascii="Times New Roman" w:hAnsi="Times New Roman"/>
            <w:b/>
            <w:sz w:val="24"/>
            <w:szCs w:val="24"/>
          </w:rPr>
          <w:t>Read</w:t>
        </w:r>
        <w:r w:rsidRPr="001D2BE8">
          <w:rPr>
            <w:rFonts w:ascii="Times New Roman" w:hAnsi="Times New Roman"/>
            <w:b/>
            <w:sz w:val="24"/>
            <w:szCs w:val="24"/>
          </w:rPr>
          <w:t xml:space="preserve"> the excerpt </w:t>
        </w:r>
        <w:r>
          <w:rPr>
            <w:rFonts w:ascii="Times New Roman" w:hAnsi="Times New Roman"/>
            <w:b/>
            <w:sz w:val="24"/>
            <w:szCs w:val="24"/>
          </w:rPr>
          <w:t xml:space="preserve">below </w:t>
        </w:r>
        <w:r w:rsidRPr="001D2BE8">
          <w:rPr>
            <w:rFonts w:ascii="Times New Roman" w:hAnsi="Times New Roman"/>
            <w:b/>
            <w:sz w:val="24"/>
            <w:szCs w:val="24"/>
          </w:rPr>
          <w:t>and answer th</w:t>
        </w:r>
        <w:r>
          <w:rPr>
            <w:rFonts w:ascii="Times New Roman" w:hAnsi="Times New Roman"/>
            <w:b/>
            <w:sz w:val="24"/>
            <w:szCs w:val="24"/>
          </w:rPr>
          <w:t>e questions that follow.</w:t>
        </w:r>
      </w:ins>
    </w:p>
    <w:p w14:paraId="718D3D67" w14:textId="77777777" w:rsidR="008A6BFB" w:rsidRPr="008A6BFB" w:rsidRDefault="008A6BFB">
      <w:pPr>
        <w:rPr>
          <w:ins w:id="366" w:author="awachira" w:date="2026-09-25T21:13:00Z" w16du:dateUtc="2026-09-26T01:13:00Z"/>
          <w:rFonts w:ascii="Times New Roman" w:hAnsi="Times New Roman" w:cs="Times New Roman"/>
          <w:i/>
          <w:sz w:val="24"/>
          <w:szCs w:val="24"/>
        </w:rPr>
      </w:pPr>
    </w:p>
    <w:p w14:paraId="5279860A" w14:textId="77777777" w:rsidR="008A6BFB" w:rsidRPr="008A6BFB" w:rsidRDefault="008A6BFB" w:rsidP="008A6BFB">
      <w:pPr>
        <w:spacing w:line="480" w:lineRule="auto"/>
        <w:rPr>
          <w:ins w:id="367" w:author="awachira" w:date="2026-09-25T21:13:00Z" w16du:dateUtc="2026-09-26T01:13:00Z"/>
          <w:rFonts w:ascii="Times New Roman" w:hAnsi="Times New Roman" w:cs="Times New Roman"/>
          <w:i/>
          <w:sz w:val="24"/>
          <w:szCs w:val="24"/>
        </w:rPr>
      </w:pPr>
      <w:ins w:id="368" w:author="awachira" w:date="2026-09-25T21:13:00Z" w16du:dateUtc="2026-09-26T01:13:00Z">
        <w:r w:rsidRPr="008A6BFB">
          <w:rPr>
            <w:rFonts w:ascii="Times New Roman" w:hAnsi="Times New Roman" w:cs="Times New Roman"/>
            <w:i/>
            <w:sz w:val="24"/>
            <w:szCs w:val="24"/>
          </w:rPr>
          <w:t xml:space="preserve">Several months after this encounter, Miguel’s and Taidora’s steamy but tempestuous affair ended as abruptly as it had started when Taidora’s father sent her to study public administration at a university in Missouri, USA. </w:t>
        </w:r>
      </w:ins>
    </w:p>
    <w:p w14:paraId="1B17FD95" w14:textId="77777777" w:rsidR="008A6BFB" w:rsidRPr="008A6BFB" w:rsidRDefault="008A6BFB" w:rsidP="008A6BFB">
      <w:pPr>
        <w:spacing w:line="480" w:lineRule="auto"/>
        <w:rPr>
          <w:ins w:id="369" w:author="awachira" w:date="2026-09-25T21:13:00Z" w16du:dateUtc="2026-09-26T01:13:00Z"/>
          <w:rFonts w:ascii="Times New Roman" w:hAnsi="Times New Roman" w:cs="Times New Roman"/>
          <w:i/>
          <w:sz w:val="24"/>
          <w:szCs w:val="24"/>
        </w:rPr>
      </w:pPr>
      <w:ins w:id="370" w:author="awachira" w:date="2026-09-25T21:13:00Z" w16du:dateUtc="2026-09-26T01:13:00Z">
        <w:r w:rsidRPr="008A6BFB">
          <w:rPr>
            <w:rFonts w:ascii="Times New Roman" w:hAnsi="Times New Roman" w:cs="Times New Roman"/>
            <w:i/>
            <w:sz w:val="24"/>
            <w:szCs w:val="24"/>
          </w:rPr>
          <w:t>He believed that with the expanding democratic space in the country, there would be room for women to take up leadership. He wanted to prepare his daughter for the future</w:t>
        </w:r>
      </w:ins>
    </w:p>
    <w:p w14:paraId="02680FB4" w14:textId="77777777" w:rsidR="008A6BFB" w:rsidRPr="008A6BFB" w:rsidRDefault="008A6BFB" w:rsidP="0093406F">
      <w:pPr>
        <w:pStyle w:val="ListParagraph"/>
        <w:numPr>
          <w:ilvl w:val="0"/>
          <w:numId w:val="13"/>
        </w:numPr>
        <w:spacing w:after="280" w:line="480" w:lineRule="auto"/>
        <w:contextualSpacing w:val="0"/>
        <w:rPr>
          <w:ins w:id="371" w:author="awachira" w:date="2026-09-25T21:13:00Z" w16du:dateUtc="2026-09-26T01:13:00Z"/>
        </w:rPr>
      </w:pPr>
      <w:ins w:id="372" w:author="awachira" w:date="2026-09-25T21:13:00Z" w16du:dateUtc="2026-09-26T01:13:00Z">
        <w:r w:rsidRPr="008A6BFB">
          <w:t>Describe the encounter referred to in this excerpt. 2 marks</w:t>
        </w:r>
      </w:ins>
    </w:p>
    <w:p w14:paraId="6D2F264F" w14:textId="77777777" w:rsidR="008A6BFB" w:rsidRPr="008A6BFB" w:rsidRDefault="008A6BFB" w:rsidP="0093406F">
      <w:pPr>
        <w:pStyle w:val="ListParagraph"/>
        <w:numPr>
          <w:ilvl w:val="0"/>
          <w:numId w:val="13"/>
        </w:numPr>
        <w:spacing w:after="280" w:line="480" w:lineRule="auto"/>
        <w:contextualSpacing w:val="0"/>
        <w:rPr>
          <w:ins w:id="373" w:author="awachira" w:date="2026-09-25T21:13:00Z" w16du:dateUtc="2026-09-26T01:13:00Z"/>
        </w:rPr>
      </w:pPr>
      <w:ins w:id="374" w:author="awachira" w:date="2026-09-25T21:13:00Z" w16du:dateUtc="2026-09-26T01:13:00Z">
        <w:r w:rsidRPr="008A6BFB">
          <w:t>With examples explain an aspect of style used in this excerpt.2 marks</w:t>
        </w:r>
      </w:ins>
    </w:p>
    <w:p w14:paraId="44DD8E33" w14:textId="77777777" w:rsidR="008A6BFB" w:rsidRPr="008A6BFB" w:rsidRDefault="008A6BFB" w:rsidP="0093406F">
      <w:pPr>
        <w:pStyle w:val="ListParagraph"/>
        <w:numPr>
          <w:ilvl w:val="0"/>
          <w:numId w:val="13"/>
        </w:numPr>
        <w:spacing w:after="280" w:line="480" w:lineRule="auto"/>
        <w:contextualSpacing w:val="0"/>
        <w:rPr>
          <w:ins w:id="375" w:author="awachira" w:date="2026-09-25T21:13:00Z" w16du:dateUtc="2026-09-26T01:13:00Z"/>
        </w:rPr>
      </w:pPr>
      <w:ins w:id="376" w:author="awachira" w:date="2026-09-25T21:13:00Z" w16du:dateUtc="2026-09-26T01:13:00Z">
        <w:r w:rsidRPr="008A6BFB">
          <w:t>What role does Taidora’s father play in this novel? 2 marks</w:t>
        </w:r>
      </w:ins>
    </w:p>
    <w:p w14:paraId="02A521B5" w14:textId="77777777" w:rsidR="008A6BFB" w:rsidRPr="008A6BFB" w:rsidRDefault="008A6BFB" w:rsidP="0093406F">
      <w:pPr>
        <w:pStyle w:val="ListParagraph"/>
        <w:numPr>
          <w:ilvl w:val="0"/>
          <w:numId w:val="13"/>
        </w:numPr>
        <w:spacing w:after="280" w:line="480" w:lineRule="auto"/>
        <w:contextualSpacing w:val="0"/>
        <w:rPr>
          <w:ins w:id="377" w:author="awachira" w:date="2026-09-25T21:13:00Z" w16du:dateUtc="2026-09-26T01:13:00Z"/>
        </w:rPr>
      </w:pPr>
      <w:ins w:id="378" w:author="awachira" w:date="2026-09-25T21:13:00Z" w16du:dateUtc="2026-09-26T01:13:00Z">
        <w:r w:rsidRPr="008A6BFB">
          <w:t>Demonstrate how women have taken up leadership in this novel 4 marks</w:t>
        </w:r>
      </w:ins>
    </w:p>
    <w:p w14:paraId="4BC65A8E" w14:textId="77777777" w:rsidR="00D66337" w:rsidRDefault="00D66337" w:rsidP="00C91B0E">
      <w:pPr>
        <w:pStyle w:val="ListParagraph"/>
        <w:rPr>
          <w:del w:id="379" w:author="awachira" w:date="2026-09-25T21:13:00Z" w16du:dateUtc="2026-09-26T01:13:00Z"/>
        </w:rPr>
      </w:pPr>
      <w:del w:id="380" w:author="awachira" w:date="2026-09-25T21:13:00Z" w16du:dateUtc="2026-09-26T01:13:00Z">
        <w:r>
          <w:delText>feel included in your community</w:delText>
        </w:r>
      </w:del>
    </w:p>
    <w:p w14:paraId="138CC903" w14:textId="77777777" w:rsidR="00D66337" w:rsidRDefault="00D66337" w:rsidP="00C91B0E">
      <w:pPr>
        <w:pStyle w:val="ListParagraph"/>
        <w:rPr>
          <w:del w:id="381" w:author="awachira" w:date="2026-09-25T21:13:00Z" w16du:dateUtc="2026-09-26T01:13:00Z"/>
        </w:rPr>
      </w:pPr>
      <w:del w:id="382" w:author="awachira" w:date="2026-09-25T21:13:00Z" w16du:dateUtc="2026-09-26T01:13:00Z">
        <w:r>
          <w:delText>feel happier.</w:delText>
        </w:r>
      </w:del>
    </w:p>
    <w:p w14:paraId="1B084040" w14:textId="77777777" w:rsidR="00D66337" w:rsidRDefault="00D66337" w:rsidP="00D66337">
      <w:pPr>
        <w:rPr>
          <w:del w:id="383" w:author="awachira" w:date="2026-09-25T21:13:00Z" w16du:dateUtc="2026-09-26T01:13:00Z"/>
        </w:rPr>
      </w:pPr>
      <w:del w:id="384" w:author="awachira" w:date="2026-09-25T21:13:00Z" w16du:dateUtc="2026-09-26T01:13:00Z">
        <w:r>
          <w:delText>It can also help you build your skills to:</w:delText>
        </w:r>
      </w:del>
    </w:p>
    <w:p w14:paraId="269587A8" w14:textId="77777777" w:rsidR="00D66337" w:rsidRDefault="00D66337" w:rsidP="00C91B0E">
      <w:pPr>
        <w:pStyle w:val="ListParagraph"/>
        <w:rPr>
          <w:del w:id="385" w:author="awachira" w:date="2026-09-25T21:13:00Z" w16du:dateUtc="2026-09-26T01:13:00Z"/>
        </w:rPr>
      </w:pPr>
      <w:del w:id="386" w:author="awachira" w:date="2026-09-25T21:13:00Z" w16du:dateUtc="2026-09-26T01:13:00Z">
        <w:r>
          <w:delText>talk to new people</w:delText>
        </w:r>
      </w:del>
    </w:p>
    <w:p w14:paraId="5181F88B" w14:textId="77777777" w:rsidR="00D66337" w:rsidRDefault="00D66337" w:rsidP="00C91B0E">
      <w:pPr>
        <w:pStyle w:val="ListParagraph"/>
        <w:rPr>
          <w:del w:id="387" w:author="awachira" w:date="2026-09-25T21:13:00Z" w16du:dateUtc="2026-09-26T01:13:00Z"/>
        </w:rPr>
      </w:pPr>
      <w:del w:id="388" w:author="awachira" w:date="2026-09-25T21:13:00Z" w16du:dateUtc="2026-09-26T01:13:00Z">
        <w:r>
          <w:delText>make friends.</w:delText>
        </w:r>
      </w:del>
    </w:p>
    <w:p w14:paraId="0228D566" w14:textId="77777777" w:rsidR="00D66337" w:rsidRDefault="00D66337" w:rsidP="00D66337">
      <w:pPr>
        <w:rPr>
          <w:del w:id="389" w:author="awachira" w:date="2026-09-25T21:13:00Z" w16du:dateUtc="2026-09-26T01:13:00Z"/>
        </w:rPr>
      </w:pPr>
      <w:del w:id="390" w:author="awachira" w:date="2026-09-25T21:13:00Z" w16du:dateUtc="2026-09-26T01:13:00Z">
        <w:r>
          <w:delText>We call these social skills.</w:delText>
        </w:r>
      </w:del>
    </w:p>
    <w:p w14:paraId="5261107C" w14:textId="5543A2DF" w:rsidR="00AC6841" w:rsidRDefault="00D66337" w:rsidP="00D66337">
      <w:pPr>
        <w:rPr>
          <w:del w:id="391" w:author="awachira" w:date="2026-09-25T21:13:00Z" w16du:dateUtc="2026-09-26T01:13:00Z"/>
        </w:rPr>
      </w:pPr>
      <w:del w:id="392" w:author="awachira" w:date="2026-09-25T21:13:00Z" w16du:dateUtc="2026-09-26T01:13:00Z">
        <w:r>
          <w:delText>Social and community activities might be different for each person.</w:delText>
        </w:r>
      </w:del>
    </w:p>
    <w:p w14:paraId="7B32199B" w14:textId="77777777" w:rsidR="00D66337" w:rsidRDefault="00D66337" w:rsidP="00D66337">
      <w:pPr>
        <w:rPr>
          <w:del w:id="393" w:author="awachira" w:date="2026-09-25T21:13:00Z" w16du:dateUtc="2026-09-26T01:13:00Z"/>
        </w:rPr>
      </w:pPr>
      <w:del w:id="394" w:author="awachira" w:date="2026-09-25T21:13:00Z" w16du:dateUtc="2026-09-26T01:13:00Z">
        <w:r>
          <w:delText>You might take part by:</w:delText>
        </w:r>
      </w:del>
    </w:p>
    <w:p w14:paraId="4C0D52E2" w14:textId="77777777" w:rsidR="00D66337" w:rsidRDefault="00D66337" w:rsidP="00C91B0E">
      <w:pPr>
        <w:pStyle w:val="ListParagraph"/>
        <w:rPr>
          <w:del w:id="395" w:author="awachira" w:date="2026-09-25T21:13:00Z" w16du:dateUtc="2026-09-26T01:13:00Z"/>
        </w:rPr>
      </w:pPr>
      <w:del w:id="396" w:author="awachira" w:date="2026-09-25T21:13:00Z" w16du:dateUtc="2026-09-26T01:13:00Z">
        <w:r>
          <w:delText>visiting friends and family</w:delText>
        </w:r>
      </w:del>
    </w:p>
    <w:p w14:paraId="36318071" w14:textId="77777777" w:rsidR="00D66337" w:rsidRDefault="00D66337" w:rsidP="00C91B0E">
      <w:pPr>
        <w:pStyle w:val="ListParagraph"/>
        <w:rPr>
          <w:del w:id="397" w:author="awachira" w:date="2026-09-25T21:13:00Z" w16du:dateUtc="2026-09-26T01:13:00Z"/>
        </w:rPr>
      </w:pPr>
      <w:del w:id="398" w:author="awachira" w:date="2026-09-25T21:13:00Z" w16du:dateUtc="2026-09-26T01:13:00Z">
        <w:r>
          <w:delText>going out – like to a movie or concert</w:delText>
        </w:r>
      </w:del>
    </w:p>
    <w:p w14:paraId="24194ED0" w14:textId="77777777" w:rsidR="00D66337" w:rsidRDefault="00D66337" w:rsidP="00C91B0E">
      <w:pPr>
        <w:pStyle w:val="ListParagraph"/>
        <w:rPr>
          <w:del w:id="399" w:author="awachira" w:date="2026-09-25T21:13:00Z" w16du:dateUtc="2026-09-26T01:13:00Z"/>
        </w:rPr>
      </w:pPr>
      <w:del w:id="400" w:author="awachira" w:date="2026-09-25T21:13:00Z" w16du:dateUtc="2026-09-26T01:13:00Z">
        <w:r>
          <w:delText>going places for fun – like shopping or visiting a museum.</w:delText>
        </w:r>
      </w:del>
    </w:p>
    <w:p w14:paraId="79F13A48" w14:textId="77777777" w:rsidR="00D66337" w:rsidRDefault="00D66337" w:rsidP="00D66337">
      <w:pPr>
        <w:rPr>
          <w:del w:id="401" w:author="awachira" w:date="2026-09-25T21:13:00Z" w16du:dateUtc="2026-09-26T01:13:00Z"/>
        </w:rPr>
      </w:pPr>
      <w:del w:id="402" w:author="awachira" w:date="2026-09-25T21:13:00Z" w16du:dateUtc="2026-09-26T01:13:00Z">
        <w:r>
          <w:delText>Or you might take part by:</w:delText>
        </w:r>
      </w:del>
    </w:p>
    <w:p w14:paraId="3655C941" w14:textId="77777777" w:rsidR="00D66337" w:rsidRDefault="00D66337" w:rsidP="00C91B0E">
      <w:pPr>
        <w:pStyle w:val="ListParagraph"/>
        <w:rPr>
          <w:del w:id="403" w:author="awachira" w:date="2026-09-25T21:13:00Z" w16du:dateUtc="2026-09-26T01:13:00Z"/>
        </w:rPr>
      </w:pPr>
      <w:del w:id="404" w:author="awachira" w:date="2026-09-25T21:13:00Z" w16du:dateUtc="2026-09-26T01:13:00Z">
        <w:r>
          <w:delText>being active – like dancing or playing sport</w:delText>
        </w:r>
      </w:del>
    </w:p>
    <w:p w14:paraId="2F95CB18" w14:textId="6A8DA5B2" w:rsidR="00D66337" w:rsidRDefault="00D66337" w:rsidP="00C91B0E">
      <w:pPr>
        <w:pStyle w:val="ListParagraph"/>
        <w:rPr>
          <w:del w:id="405" w:author="awachira" w:date="2026-09-25T21:13:00Z" w16du:dateUtc="2026-09-26T01:13:00Z"/>
        </w:rPr>
      </w:pPr>
      <w:del w:id="406" w:author="awachira" w:date="2026-09-25T21:13:00Z" w16du:dateUtc="2026-09-26T01:13:00Z">
        <w:r>
          <w:delText>learning skills – like going to an art class.</w:delText>
        </w:r>
        <w:r>
          <w:br w:type="page"/>
        </w:r>
      </w:del>
    </w:p>
    <w:p w14:paraId="33B60113" w14:textId="37FFA6A6" w:rsidR="00282665" w:rsidRDefault="00282665" w:rsidP="00140AB8">
      <w:pPr>
        <w:pStyle w:val="Heading2"/>
        <w:rPr>
          <w:del w:id="407" w:author="awachira" w:date="2026-09-25T21:13:00Z" w16du:dateUtc="2026-09-26T01:13:00Z"/>
        </w:rPr>
      </w:pPr>
      <w:bookmarkStart w:id="408" w:name="_Toc139016645"/>
      <w:del w:id="409" w:author="awachira" w:date="2026-09-25T21:13:00Z" w16du:dateUtc="2026-09-26T01:13:00Z">
        <w:r>
          <w:delText>What supports can you get?</w:delText>
        </w:r>
        <w:bookmarkEnd w:id="408"/>
      </w:del>
    </w:p>
    <w:p w14:paraId="25BD0593" w14:textId="77777777" w:rsidR="00D66337" w:rsidRDefault="00D66337" w:rsidP="00D66337">
      <w:pPr>
        <w:rPr>
          <w:del w:id="410" w:author="awachira" w:date="2026-09-25T21:13:00Z" w16du:dateUtc="2026-09-26T01:13:00Z"/>
        </w:rPr>
      </w:pPr>
      <w:del w:id="411" w:author="awachira" w:date="2026-09-25T21:13:00Z" w16du:dateUtc="2026-09-26T01:13:00Z">
        <w:r>
          <w:delText>Some supports can connect you with people who:</w:delText>
        </w:r>
      </w:del>
    </w:p>
    <w:p w14:paraId="5F8B8E59" w14:textId="77777777" w:rsidR="00D66337" w:rsidRDefault="00D66337" w:rsidP="00C91B0E">
      <w:pPr>
        <w:pStyle w:val="ListParagraph"/>
        <w:rPr>
          <w:del w:id="412" w:author="awachira" w:date="2026-09-25T21:13:00Z" w16du:dateUtc="2026-09-26T01:13:00Z"/>
        </w:rPr>
      </w:pPr>
      <w:del w:id="413" w:author="awachira" w:date="2026-09-25T21:13:00Z" w16du:dateUtc="2026-09-26T01:13:00Z">
        <w:r>
          <w:delText xml:space="preserve">share your interests </w:delText>
        </w:r>
      </w:del>
    </w:p>
    <w:p w14:paraId="07E0E425" w14:textId="77777777" w:rsidR="00D66337" w:rsidRDefault="00D66337" w:rsidP="00C91B0E">
      <w:pPr>
        <w:pStyle w:val="ListParagraph"/>
        <w:rPr>
          <w:del w:id="414" w:author="awachira" w:date="2026-09-25T21:13:00Z" w16du:dateUtc="2026-09-26T01:13:00Z"/>
        </w:rPr>
      </w:pPr>
      <w:del w:id="415" w:author="awachira" w:date="2026-09-25T21:13:00Z" w16du:dateUtc="2026-09-26T01:13:00Z">
        <w:r>
          <w:delText>have experiences like yours.</w:delText>
        </w:r>
      </w:del>
    </w:p>
    <w:p w14:paraId="599D23ED" w14:textId="77777777" w:rsidR="00D66337" w:rsidRDefault="00D66337" w:rsidP="00D66337">
      <w:pPr>
        <w:rPr>
          <w:del w:id="416" w:author="awachira" w:date="2026-09-25T21:13:00Z" w16du:dateUtc="2026-09-26T01:13:00Z"/>
        </w:rPr>
      </w:pPr>
      <w:del w:id="417" w:author="awachira" w:date="2026-09-25T21:13:00Z" w16du:dateUtc="2026-09-26T01:13:00Z">
        <w:r>
          <w:delText>We call these supports ‘befriending programs’.</w:delText>
        </w:r>
      </w:del>
    </w:p>
    <w:p w14:paraId="7C7815AF" w14:textId="77777777" w:rsidR="00D66337" w:rsidRDefault="00D66337" w:rsidP="00D66337">
      <w:pPr>
        <w:rPr>
          <w:del w:id="418" w:author="awachira" w:date="2026-09-25T21:13:00Z" w16du:dateUtc="2026-09-26T01:13:00Z"/>
        </w:rPr>
      </w:pPr>
      <w:del w:id="419" w:author="awachira" w:date="2026-09-25T21:13:00Z" w16du:dateUtc="2026-09-26T01:13:00Z">
        <w:r>
          <w:delText>This can be a good way to:</w:delText>
        </w:r>
      </w:del>
    </w:p>
    <w:p w14:paraId="25E4CB91" w14:textId="77777777" w:rsidR="00D66337" w:rsidRDefault="00D66337" w:rsidP="00C91B0E">
      <w:pPr>
        <w:pStyle w:val="ListParagraph"/>
        <w:rPr>
          <w:del w:id="420" w:author="awachira" w:date="2026-09-25T21:13:00Z" w16du:dateUtc="2026-09-26T01:13:00Z"/>
        </w:rPr>
      </w:pPr>
      <w:del w:id="421" w:author="awachira" w:date="2026-09-25T21:13:00Z" w16du:dateUtc="2026-09-26T01:13:00Z">
        <w:r>
          <w:delText>make new friends</w:delText>
        </w:r>
      </w:del>
    </w:p>
    <w:p w14:paraId="55625038" w14:textId="77777777" w:rsidR="00D66337" w:rsidRDefault="00D66337" w:rsidP="00C91B0E">
      <w:pPr>
        <w:pStyle w:val="ListParagraph"/>
        <w:rPr>
          <w:del w:id="422" w:author="awachira" w:date="2026-09-25T21:13:00Z" w16du:dateUtc="2026-09-26T01:13:00Z"/>
        </w:rPr>
      </w:pPr>
      <w:del w:id="423" w:author="awachira" w:date="2026-09-25T21:13:00Z" w16du:dateUtc="2026-09-26T01:13:00Z">
        <w:r>
          <w:delText>get support from the community.</w:delText>
        </w:r>
      </w:del>
    </w:p>
    <w:p w14:paraId="37AC4651" w14:textId="4CDB3CA4" w:rsidR="00D66337" w:rsidRDefault="00D66337" w:rsidP="00D66337">
      <w:pPr>
        <w:rPr>
          <w:del w:id="424" w:author="awachira" w:date="2026-09-25T21:13:00Z" w16du:dateUtc="2026-09-26T01:13:00Z"/>
        </w:rPr>
      </w:pPr>
      <w:del w:id="425" w:author="awachira" w:date="2026-09-25T21:13:00Z" w16du:dateUtc="2026-09-26T01:13:00Z">
        <w:r>
          <w:delText>There are other supports that we call ‘peer</w:delText>
        </w:r>
        <w:r>
          <w:rPr>
            <w:rFonts w:ascii="Calibri" w:hAnsi="Calibri" w:cs="Calibri"/>
          </w:rPr>
          <w:delText> </w:delText>
        </w:r>
        <w:r>
          <w:delText>support’ and ‘mentoring</w:delText>
        </w:r>
        <w:r w:rsidR="00C91B0E">
          <w:delText>’</w:delText>
        </w:r>
        <w:r>
          <w:delText>.</w:delText>
        </w:r>
      </w:del>
    </w:p>
    <w:p w14:paraId="67126053" w14:textId="77777777" w:rsidR="00D66337" w:rsidRDefault="00D66337" w:rsidP="00D66337">
      <w:pPr>
        <w:rPr>
          <w:del w:id="426" w:author="awachira" w:date="2026-09-25T21:13:00Z" w16du:dateUtc="2026-09-26T01:13:00Z"/>
        </w:rPr>
      </w:pPr>
      <w:del w:id="427" w:author="awachira" w:date="2026-09-25T21:13:00Z" w16du:dateUtc="2026-09-26T01:13:00Z">
        <w:r>
          <w:delText>These supports can help:</w:delText>
        </w:r>
      </w:del>
    </w:p>
    <w:p w14:paraId="47063442" w14:textId="77777777" w:rsidR="00D66337" w:rsidRPr="000F673A" w:rsidRDefault="00D66337" w:rsidP="00C91B0E">
      <w:pPr>
        <w:pStyle w:val="ListParagraph"/>
        <w:numPr>
          <w:ilvl w:val="0"/>
          <w:numId w:val="10"/>
        </w:numPr>
        <w:rPr>
          <w:del w:id="428" w:author="awachira" w:date="2026-09-25T21:13:00Z" w16du:dateUtc="2026-09-26T01:13:00Z"/>
        </w:rPr>
      </w:pPr>
      <w:del w:id="429" w:author="awachira" w:date="2026-09-25T21:13:00Z" w16du:dateUtc="2026-09-26T01:13:00Z">
        <w:r w:rsidRPr="000F673A">
          <w:delText>young adults start studying after high</w:delText>
        </w:r>
        <w:r w:rsidRPr="000F673A">
          <w:rPr>
            <w:rFonts w:ascii="Calibri" w:hAnsi="Calibri" w:cs="Calibri"/>
          </w:rPr>
          <w:delText> </w:delText>
        </w:r>
        <w:r w:rsidRPr="000F673A">
          <w:delText>school</w:delText>
        </w:r>
      </w:del>
    </w:p>
    <w:p w14:paraId="540F953A" w14:textId="7FF23147" w:rsidR="00D66337" w:rsidRDefault="00D66337" w:rsidP="00C91B0E">
      <w:pPr>
        <w:pStyle w:val="ListParagraph"/>
        <w:numPr>
          <w:ilvl w:val="0"/>
          <w:numId w:val="10"/>
        </w:numPr>
        <w:rPr>
          <w:del w:id="430" w:author="awachira" w:date="2026-09-25T21:13:00Z" w16du:dateUtc="2026-09-26T01:13:00Z"/>
        </w:rPr>
      </w:pPr>
      <w:del w:id="431" w:author="awachira" w:date="2026-09-25T21:13:00Z" w16du:dateUtc="2026-09-26T01:13:00Z">
        <w:r>
          <w:delText>older people to take part in the community when they decide to</w:delText>
        </w:r>
        <w:r w:rsidR="00C91B0E">
          <w:delText> </w:delText>
        </w:r>
        <w:r>
          <w:delText>stop</w:delText>
        </w:r>
        <w:r>
          <w:rPr>
            <w:rFonts w:ascii="Calibri" w:hAnsi="Calibri" w:cs="Calibri"/>
          </w:rPr>
          <w:delText> </w:delText>
        </w:r>
        <w:r>
          <w:delText>working.</w:delText>
        </w:r>
      </w:del>
    </w:p>
    <w:p w14:paraId="74DCB652" w14:textId="77777777" w:rsidR="00D66337" w:rsidRPr="000F673A" w:rsidRDefault="00D66337" w:rsidP="00D66337">
      <w:pPr>
        <w:rPr>
          <w:del w:id="432" w:author="awachira" w:date="2026-09-25T21:13:00Z" w16du:dateUtc="2026-09-26T01:13:00Z"/>
          <w:spacing w:val="-4"/>
        </w:rPr>
      </w:pPr>
      <w:del w:id="433" w:author="awachira" w:date="2026-09-25T21:13:00Z" w16du:dateUtc="2026-09-26T01:13:00Z">
        <w:r w:rsidRPr="000F673A">
          <w:rPr>
            <w:spacing w:val="-4"/>
          </w:rPr>
          <w:delText>Peer support can also help connect you to</w:delText>
        </w:r>
        <w:r w:rsidRPr="000F673A">
          <w:rPr>
            <w:rFonts w:ascii="Calibri" w:hAnsi="Calibri" w:cs="Calibri"/>
            <w:spacing w:val="-4"/>
          </w:rPr>
          <w:delText> </w:delText>
        </w:r>
        <w:r w:rsidRPr="000F673A">
          <w:rPr>
            <w:spacing w:val="-4"/>
          </w:rPr>
          <w:delText>activities.</w:delText>
        </w:r>
      </w:del>
    </w:p>
    <w:p w14:paraId="524B6957" w14:textId="77777777" w:rsidR="00D66337" w:rsidRPr="008754D4" w:rsidRDefault="00D66337" w:rsidP="00D66337">
      <w:pPr>
        <w:rPr>
          <w:del w:id="434" w:author="awachira" w:date="2026-09-25T21:13:00Z" w16du:dateUtc="2026-09-26T01:13:00Z"/>
        </w:rPr>
      </w:pPr>
      <w:del w:id="435" w:author="awachira" w:date="2026-09-25T21:13:00Z" w16du:dateUtc="2026-09-26T01:13:00Z">
        <w:r>
          <w:delText>You can also take part in community groups, like:</w:delText>
        </w:r>
      </w:del>
    </w:p>
    <w:p w14:paraId="32150AB2" w14:textId="77777777" w:rsidR="00D66337" w:rsidRDefault="00D66337" w:rsidP="00C91B0E">
      <w:pPr>
        <w:pStyle w:val="ListParagraph"/>
        <w:rPr>
          <w:del w:id="436" w:author="awachira" w:date="2026-09-25T21:13:00Z" w16du:dateUtc="2026-09-26T01:13:00Z"/>
        </w:rPr>
      </w:pPr>
      <w:del w:id="437" w:author="awachira" w:date="2026-09-25T21:13:00Z" w16du:dateUtc="2026-09-26T01:13:00Z">
        <w:r>
          <w:delText>sports clubs</w:delText>
        </w:r>
      </w:del>
    </w:p>
    <w:p w14:paraId="6C480B34" w14:textId="77777777" w:rsidR="00D66337" w:rsidRDefault="00D66337" w:rsidP="00C91B0E">
      <w:pPr>
        <w:pStyle w:val="ListParagraph"/>
        <w:rPr>
          <w:del w:id="438" w:author="awachira" w:date="2026-09-25T21:13:00Z" w16du:dateUtc="2026-09-26T01:13:00Z"/>
        </w:rPr>
      </w:pPr>
      <w:del w:id="439" w:author="awachira" w:date="2026-09-25T21:13:00Z" w16du:dateUtc="2026-09-26T01:13:00Z">
        <w:r>
          <w:delText>support groups</w:delText>
        </w:r>
      </w:del>
    </w:p>
    <w:p w14:paraId="22E2C11B" w14:textId="77777777" w:rsidR="00D66337" w:rsidRDefault="00D66337" w:rsidP="00C91B0E">
      <w:pPr>
        <w:pStyle w:val="ListParagraph"/>
        <w:rPr>
          <w:del w:id="440" w:author="awachira" w:date="2026-09-25T21:13:00Z" w16du:dateUtc="2026-09-26T01:13:00Z"/>
        </w:rPr>
      </w:pPr>
      <w:del w:id="441" w:author="awachira" w:date="2026-09-25T21:13:00Z" w16du:dateUtc="2026-09-26T01:13:00Z">
        <w:r>
          <w:delText>hobby groups</w:delText>
        </w:r>
      </w:del>
    </w:p>
    <w:p w14:paraId="6F1BBDEA" w14:textId="68167850" w:rsidR="000A44E8" w:rsidRDefault="00D66337" w:rsidP="00C91B0E">
      <w:pPr>
        <w:pStyle w:val="ListParagraph"/>
        <w:rPr>
          <w:del w:id="442" w:author="awachira" w:date="2026-09-25T21:13:00Z" w16du:dateUtc="2026-09-26T01:13:00Z"/>
        </w:rPr>
      </w:pPr>
      <w:del w:id="443" w:author="awachira" w:date="2026-09-25T21:13:00Z" w16du:dateUtc="2026-09-26T01:13:00Z">
        <w:r>
          <w:delText>religious groups.</w:delText>
        </w:r>
      </w:del>
    </w:p>
    <w:p w14:paraId="05A4F9EC" w14:textId="77777777" w:rsidR="00D66337" w:rsidRDefault="00D66337" w:rsidP="00D66337">
      <w:pPr>
        <w:rPr>
          <w:del w:id="444" w:author="awachira" w:date="2026-09-25T21:13:00Z" w16du:dateUtc="2026-09-26T01:13:00Z"/>
        </w:rPr>
      </w:pPr>
      <w:del w:id="445" w:author="awachira" w:date="2026-09-25T21:13:00Z" w16du:dateUtc="2026-09-26T01:13:00Z">
        <w:r>
          <w:delText>You might also want to take part in something creative, like:</w:delText>
        </w:r>
      </w:del>
    </w:p>
    <w:p w14:paraId="25147AD3" w14:textId="77777777" w:rsidR="00D66337" w:rsidRDefault="00D66337" w:rsidP="00C91B0E">
      <w:pPr>
        <w:pStyle w:val="ListParagraph"/>
        <w:rPr>
          <w:del w:id="446" w:author="awachira" w:date="2026-09-25T21:13:00Z" w16du:dateUtc="2026-09-26T01:13:00Z"/>
        </w:rPr>
      </w:pPr>
      <w:del w:id="447" w:author="awachira" w:date="2026-09-25T21:13:00Z" w16du:dateUtc="2026-09-26T01:13:00Z">
        <w:r>
          <w:delText>art classes</w:delText>
        </w:r>
      </w:del>
    </w:p>
    <w:p w14:paraId="1DB8AAF3" w14:textId="77777777" w:rsidR="00D66337" w:rsidRDefault="00D66337" w:rsidP="00C91B0E">
      <w:pPr>
        <w:pStyle w:val="ListParagraph"/>
        <w:rPr>
          <w:del w:id="448" w:author="awachira" w:date="2026-09-25T21:13:00Z" w16du:dateUtc="2026-09-26T01:13:00Z"/>
        </w:rPr>
      </w:pPr>
      <w:del w:id="449" w:author="awachira" w:date="2026-09-25T21:13:00Z" w16du:dateUtc="2026-09-26T01:13:00Z">
        <w:r>
          <w:delText>drama classes</w:delText>
        </w:r>
      </w:del>
    </w:p>
    <w:p w14:paraId="5082EBE4" w14:textId="0B9E3E29" w:rsidR="00D66337" w:rsidRDefault="00D66337" w:rsidP="00C91B0E">
      <w:pPr>
        <w:pStyle w:val="ListParagraph"/>
        <w:rPr>
          <w:del w:id="450" w:author="awachira" w:date="2026-09-25T21:13:00Z" w16du:dateUtc="2026-09-26T01:13:00Z"/>
        </w:rPr>
      </w:pPr>
      <w:del w:id="451" w:author="awachira" w:date="2026-09-25T21:13:00Z" w16du:dateUtc="2026-09-26T01:13:00Z">
        <w:r>
          <w:delText>music classes.</w:delText>
        </w:r>
        <w:r w:rsidR="00C91B0E" w:rsidRPr="00C91B0E">
          <w:delText xml:space="preserve"> </w:delText>
        </w:r>
        <w:r w:rsidR="00C91B0E">
          <w:br w:type="page"/>
        </w:r>
      </w:del>
    </w:p>
    <w:p w14:paraId="49A06BD6" w14:textId="77777777" w:rsidR="00D66337" w:rsidRDefault="00D66337" w:rsidP="00D66337">
      <w:pPr>
        <w:rPr>
          <w:del w:id="452" w:author="awachira" w:date="2026-09-25T21:13:00Z" w16du:dateUtc="2026-09-26T01:13:00Z"/>
        </w:rPr>
      </w:pPr>
      <w:del w:id="453" w:author="awachira" w:date="2026-09-25T21:13:00Z" w16du:dateUtc="2026-09-26T01:13:00Z">
        <w:r>
          <w:delText>As part of these activities, you might also get to:</w:delText>
        </w:r>
      </w:del>
    </w:p>
    <w:p w14:paraId="2A55BAB3" w14:textId="77777777" w:rsidR="00D66337" w:rsidRDefault="00D66337" w:rsidP="00C91B0E">
      <w:pPr>
        <w:pStyle w:val="ListParagraph"/>
        <w:rPr>
          <w:del w:id="454" w:author="awachira" w:date="2026-09-25T21:13:00Z" w16du:dateUtc="2026-09-26T01:13:00Z"/>
        </w:rPr>
      </w:pPr>
      <w:del w:id="455" w:author="awachira" w:date="2026-09-25T21:13:00Z" w16du:dateUtc="2026-09-26T01:13:00Z">
        <w:r>
          <w:delText>share or sell your art</w:delText>
        </w:r>
      </w:del>
    </w:p>
    <w:p w14:paraId="35E82338" w14:textId="77777777" w:rsidR="00D66337" w:rsidRDefault="00D66337" w:rsidP="00C91B0E">
      <w:pPr>
        <w:pStyle w:val="ListParagraph"/>
        <w:rPr>
          <w:del w:id="456" w:author="awachira" w:date="2026-09-25T21:13:00Z" w16du:dateUtc="2026-09-26T01:13:00Z"/>
        </w:rPr>
      </w:pPr>
      <w:del w:id="457" w:author="awachira" w:date="2026-09-25T21:13:00Z" w16du:dateUtc="2026-09-26T01:13:00Z">
        <w:r>
          <w:delText>perform in the community.</w:delText>
        </w:r>
      </w:del>
    </w:p>
    <w:p w14:paraId="6B1D0EAE" w14:textId="77777777" w:rsidR="00D66337" w:rsidRDefault="00D66337" w:rsidP="00D66337">
      <w:pPr>
        <w:rPr>
          <w:del w:id="458" w:author="awachira" w:date="2026-09-25T21:13:00Z" w16du:dateUtc="2026-09-26T01:13:00Z"/>
        </w:rPr>
      </w:pPr>
      <w:del w:id="459" w:author="awachira" w:date="2026-09-25T21:13:00Z" w16du:dateUtc="2026-09-26T01:13:00Z">
        <w:r>
          <w:delText>You can also take part in physical activities, like:</w:delText>
        </w:r>
      </w:del>
    </w:p>
    <w:p w14:paraId="54C9224C" w14:textId="77777777" w:rsidR="00D66337" w:rsidRDefault="00D66337" w:rsidP="00C91B0E">
      <w:pPr>
        <w:pStyle w:val="ListParagraph"/>
        <w:rPr>
          <w:del w:id="460" w:author="awachira" w:date="2026-09-25T21:13:00Z" w16du:dateUtc="2026-09-26T01:13:00Z"/>
        </w:rPr>
      </w:pPr>
      <w:del w:id="461" w:author="awachira" w:date="2026-09-25T21:13:00Z" w16du:dateUtc="2026-09-26T01:13:00Z">
        <w:r>
          <w:delText>fitness programs</w:delText>
        </w:r>
      </w:del>
    </w:p>
    <w:p w14:paraId="43359C8B" w14:textId="77777777" w:rsidR="00D66337" w:rsidRDefault="00D66337" w:rsidP="00C91B0E">
      <w:pPr>
        <w:pStyle w:val="ListParagraph"/>
        <w:rPr>
          <w:del w:id="462" w:author="awachira" w:date="2026-09-25T21:13:00Z" w16du:dateUtc="2026-09-26T01:13:00Z"/>
        </w:rPr>
      </w:pPr>
      <w:del w:id="463" w:author="awachira" w:date="2026-09-25T21:13:00Z" w16du:dateUtc="2026-09-26T01:13:00Z">
        <w:r>
          <w:delText>sports training – like soccer or yoga.</w:delText>
        </w:r>
      </w:del>
    </w:p>
    <w:p w14:paraId="7AC35FA7" w14:textId="77777777" w:rsidR="00D66337" w:rsidRDefault="00D66337" w:rsidP="00D66337">
      <w:pPr>
        <w:rPr>
          <w:del w:id="464" w:author="awachira" w:date="2026-09-25T21:13:00Z" w16du:dateUtc="2026-09-26T01:13:00Z"/>
        </w:rPr>
      </w:pPr>
      <w:del w:id="465" w:author="awachira" w:date="2026-09-25T21:13:00Z" w16du:dateUtc="2026-09-26T01:13:00Z">
        <w:r>
          <w:delText>There are also activities that help you work with the environment.</w:delText>
        </w:r>
      </w:del>
    </w:p>
    <w:p w14:paraId="34397DBC" w14:textId="77777777" w:rsidR="00D66337" w:rsidRDefault="00D66337" w:rsidP="00D66337">
      <w:pPr>
        <w:rPr>
          <w:del w:id="466" w:author="awachira" w:date="2026-09-25T21:13:00Z" w16du:dateUtc="2026-09-26T01:13:00Z"/>
        </w:rPr>
      </w:pPr>
      <w:del w:id="467" w:author="awachira" w:date="2026-09-25T21:13:00Z" w16du:dateUtc="2026-09-26T01:13:00Z">
        <w:r>
          <w:delText>Some activities let you:</w:delText>
        </w:r>
      </w:del>
    </w:p>
    <w:p w14:paraId="1C9956B6" w14:textId="77777777" w:rsidR="00D66337" w:rsidRDefault="00D66337" w:rsidP="00C91B0E">
      <w:pPr>
        <w:pStyle w:val="ListParagraph"/>
        <w:rPr>
          <w:del w:id="468" w:author="awachira" w:date="2026-09-25T21:13:00Z" w16du:dateUtc="2026-09-26T01:13:00Z"/>
        </w:rPr>
      </w:pPr>
      <w:del w:id="469" w:author="awachira" w:date="2026-09-25T21:13:00Z" w16du:dateUtc="2026-09-26T01:13:00Z">
        <w:r>
          <w:delText>take care of animals</w:delText>
        </w:r>
      </w:del>
    </w:p>
    <w:p w14:paraId="1FA5D092" w14:textId="0A72C7C3" w:rsidR="00BF1B12" w:rsidRDefault="00D66337" w:rsidP="00D66337">
      <w:pPr>
        <w:pStyle w:val="ListParagraph"/>
        <w:rPr>
          <w:del w:id="470" w:author="awachira" w:date="2026-09-25T21:13:00Z" w16du:dateUtc="2026-09-26T01:13:00Z"/>
        </w:rPr>
      </w:pPr>
      <w:del w:id="471" w:author="awachira" w:date="2026-09-25T21:13:00Z" w16du:dateUtc="2026-09-26T01:13:00Z">
        <w:r>
          <w:delText>work in a community garden.</w:delText>
        </w:r>
      </w:del>
    </w:p>
    <w:p w14:paraId="7E437F8C" w14:textId="77777777" w:rsidR="00D66337" w:rsidRDefault="00D66337" w:rsidP="00D66337">
      <w:pPr>
        <w:rPr>
          <w:del w:id="472" w:author="awachira" w:date="2026-09-25T21:13:00Z" w16du:dateUtc="2026-09-26T01:13:00Z"/>
        </w:rPr>
      </w:pPr>
      <w:del w:id="473" w:author="awachira" w:date="2026-09-25T21:13:00Z" w16du:dateUtc="2026-09-26T01:13:00Z">
        <w:r>
          <w:delText>You could also do activities in nature, like:</w:delText>
        </w:r>
      </w:del>
    </w:p>
    <w:p w14:paraId="7E8112E5" w14:textId="77777777" w:rsidR="00D66337" w:rsidRDefault="00D66337" w:rsidP="00C91B0E">
      <w:pPr>
        <w:pStyle w:val="ListParagraph"/>
        <w:rPr>
          <w:del w:id="474" w:author="awachira" w:date="2026-09-25T21:13:00Z" w16du:dateUtc="2026-09-26T01:13:00Z"/>
        </w:rPr>
      </w:pPr>
      <w:del w:id="475" w:author="awachira" w:date="2026-09-25T21:13:00Z" w16du:dateUtc="2026-09-26T01:13:00Z">
        <w:r>
          <w:delText>hiking</w:delText>
        </w:r>
      </w:del>
    </w:p>
    <w:p w14:paraId="38BED0E8" w14:textId="77777777" w:rsidR="00D66337" w:rsidRDefault="00D66337" w:rsidP="00C91B0E">
      <w:pPr>
        <w:pStyle w:val="ListParagraph"/>
        <w:rPr>
          <w:del w:id="476" w:author="awachira" w:date="2026-09-25T21:13:00Z" w16du:dateUtc="2026-09-26T01:13:00Z"/>
        </w:rPr>
      </w:pPr>
      <w:del w:id="477" w:author="awachira" w:date="2026-09-25T21:13:00Z" w16du:dateUtc="2026-09-26T01:13:00Z">
        <w:r>
          <w:delText>camping</w:delText>
        </w:r>
      </w:del>
    </w:p>
    <w:p w14:paraId="0B61158C" w14:textId="77777777" w:rsidR="00D66337" w:rsidRDefault="00D66337" w:rsidP="00C91B0E">
      <w:pPr>
        <w:pStyle w:val="ListParagraph"/>
        <w:rPr>
          <w:del w:id="478" w:author="awachira" w:date="2026-09-25T21:13:00Z" w16du:dateUtc="2026-09-26T01:13:00Z"/>
        </w:rPr>
      </w:pPr>
      <w:del w:id="479" w:author="awachira" w:date="2026-09-25T21:13:00Z" w16du:dateUtc="2026-09-26T01:13:00Z">
        <w:r>
          <w:delText>fishing</w:delText>
        </w:r>
      </w:del>
    </w:p>
    <w:p w14:paraId="3429D3CC" w14:textId="7F81B1F3" w:rsidR="0032518D" w:rsidRDefault="00D66337" w:rsidP="00D66337">
      <w:pPr>
        <w:pStyle w:val="ListParagraph"/>
        <w:rPr>
          <w:del w:id="480" w:author="awachira" w:date="2026-09-25T21:13:00Z" w16du:dateUtc="2026-09-26T01:13:00Z"/>
        </w:rPr>
      </w:pPr>
      <w:del w:id="481" w:author="awachira" w:date="2026-09-25T21:13:00Z" w16du:dateUtc="2026-09-26T01:13:00Z">
        <w:r>
          <w:delText>canoeing.</w:delText>
        </w:r>
      </w:del>
    </w:p>
    <w:p w14:paraId="69FE5B4B" w14:textId="5CA5C05D" w:rsidR="00D66337" w:rsidRDefault="00D66337" w:rsidP="00D66337">
      <w:pPr>
        <w:rPr>
          <w:del w:id="482" w:author="awachira" w:date="2026-09-25T21:13:00Z" w16du:dateUtc="2026-09-26T01:13:00Z"/>
        </w:rPr>
      </w:pPr>
      <w:del w:id="483" w:author="awachira" w:date="2026-09-25T21:13:00Z" w16du:dateUtc="2026-09-26T01:13:00Z">
        <w:r>
          <w:delText>You might also get some of the supports outside</w:delText>
        </w:r>
        <w:r w:rsidR="00C91B0E">
          <w:rPr>
            <w:rFonts w:ascii="Calibri" w:hAnsi="Calibri"/>
          </w:rPr>
          <w:delText xml:space="preserve"> </w:delText>
        </w:r>
        <w:r>
          <w:delText>of the NDIS.</w:delText>
        </w:r>
      </w:del>
    </w:p>
    <w:p w14:paraId="5E01342C" w14:textId="690A16E7" w:rsidR="00D66337" w:rsidRDefault="00D66337" w:rsidP="00D66337">
      <w:pPr>
        <w:rPr>
          <w:del w:id="484" w:author="awachira" w:date="2026-09-25T21:13:00Z" w16du:dateUtc="2026-09-26T01:13:00Z"/>
        </w:rPr>
      </w:pPr>
      <w:del w:id="485" w:author="awachira" w:date="2026-09-25T21:13:00Z" w16du:dateUtc="2026-09-26T01:13:00Z">
        <w:r>
          <w:delText>You don’t need to have a disability to get these</w:delText>
        </w:r>
        <w:r w:rsidR="00C91B0E">
          <w:rPr>
            <w:rFonts w:ascii="Calibri" w:hAnsi="Calibri"/>
          </w:rPr>
          <w:delText xml:space="preserve"> </w:delText>
        </w:r>
        <w:r>
          <w:delText>supports.</w:delText>
        </w:r>
      </w:del>
    </w:p>
    <w:p w14:paraId="6F3B5359" w14:textId="77777777" w:rsidR="00D66337" w:rsidRDefault="00D66337" w:rsidP="00D66337">
      <w:pPr>
        <w:rPr>
          <w:del w:id="486" w:author="awachira" w:date="2026-09-25T21:13:00Z" w16du:dateUtc="2026-09-26T01:13:00Z"/>
        </w:rPr>
      </w:pPr>
      <w:del w:id="487" w:author="awachira" w:date="2026-09-25T21:13:00Z" w16du:dateUtc="2026-09-26T01:13:00Z">
        <w:r>
          <w:delText xml:space="preserve">These supports include </w:delText>
        </w:r>
        <w:r w:rsidRPr="00154158">
          <w:rPr>
            <w:rStyle w:val="Strong"/>
          </w:rPr>
          <w:delText>mainstream supports</w:delText>
        </w:r>
        <w:r w:rsidRPr="00263BF1">
          <w:delText>.</w:delText>
        </w:r>
      </w:del>
    </w:p>
    <w:p w14:paraId="51F97597" w14:textId="77777777" w:rsidR="00D66337" w:rsidRDefault="00D66337" w:rsidP="00D66337">
      <w:pPr>
        <w:rPr>
          <w:del w:id="488" w:author="awachira" w:date="2026-09-25T21:13:00Z" w16du:dateUtc="2026-09-26T01:13:00Z"/>
        </w:rPr>
      </w:pPr>
      <w:del w:id="489" w:author="awachira" w:date="2026-09-25T21:13:00Z" w16du:dateUtc="2026-09-26T01:13:00Z">
        <w:r>
          <w:delText>Mainstream supports are from other parts of the</w:delText>
        </w:r>
        <w:r>
          <w:rPr>
            <w:rFonts w:ascii="Calibri" w:hAnsi="Calibri" w:cs="Calibri"/>
          </w:rPr>
          <w:delText> </w:delText>
        </w:r>
        <w:r>
          <w:delText>government.</w:delText>
        </w:r>
      </w:del>
    </w:p>
    <w:p w14:paraId="6A211039" w14:textId="77777777" w:rsidR="00D66337" w:rsidRPr="00F5025F" w:rsidRDefault="00D66337" w:rsidP="00D66337">
      <w:pPr>
        <w:rPr>
          <w:del w:id="490" w:author="awachira" w:date="2026-09-25T21:13:00Z" w16du:dateUtc="2026-09-26T01:13:00Z"/>
        </w:rPr>
      </w:pPr>
      <w:del w:id="491" w:author="awachira" w:date="2026-09-25T21:13:00Z" w16du:dateUtc="2026-09-26T01:13:00Z">
        <w:r>
          <w:delText>For example, health and education services.</w:delText>
        </w:r>
      </w:del>
    </w:p>
    <w:p w14:paraId="117849E7" w14:textId="77777777" w:rsidR="00D66337" w:rsidRPr="008D3167" w:rsidRDefault="00D66337" w:rsidP="00D66337">
      <w:pPr>
        <w:rPr>
          <w:del w:id="492" w:author="awachira" w:date="2026-09-25T21:13:00Z" w16du:dateUtc="2026-09-26T01:13:00Z"/>
        </w:rPr>
      </w:pPr>
      <w:del w:id="493" w:author="awachira" w:date="2026-09-25T21:13:00Z" w16du:dateUtc="2026-09-26T01:13:00Z">
        <w:r w:rsidRPr="00263BF1">
          <w:delText xml:space="preserve">These supports also include </w:delText>
        </w:r>
        <w:r w:rsidRPr="008D3167">
          <w:rPr>
            <w:rStyle w:val="Strong"/>
          </w:rPr>
          <w:delText>community supports</w:delText>
        </w:r>
        <w:r w:rsidRPr="00263BF1">
          <w:delText>.</w:delText>
        </w:r>
      </w:del>
    </w:p>
    <w:p w14:paraId="4EB7EBAC" w14:textId="77777777" w:rsidR="00D66337" w:rsidRDefault="00D66337" w:rsidP="00D66337">
      <w:pPr>
        <w:rPr>
          <w:del w:id="494" w:author="awachira" w:date="2026-09-25T21:13:00Z" w16du:dateUtc="2026-09-26T01:13:00Z"/>
        </w:rPr>
      </w:pPr>
      <w:del w:id="495" w:author="awachira" w:date="2026-09-25T21:13:00Z" w16du:dateUtc="2026-09-26T01:13:00Z">
        <w:r>
          <w:delText>Community supports are from organisations in</w:delText>
        </w:r>
        <w:r>
          <w:rPr>
            <w:rFonts w:ascii="Calibri" w:hAnsi="Calibri" w:cs="Calibri"/>
          </w:rPr>
          <w:delText> </w:delText>
        </w:r>
        <w:r>
          <w:delText>the</w:delText>
        </w:r>
        <w:r>
          <w:rPr>
            <w:rFonts w:ascii="Calibri" w:hAnsi="Calibri" w:cs="Calibri"/>
          </w:rPr>
          <w:delText> </w:delText>
        </w:r>
        <w:r>
          <w:delText>community.</w:delText>
        </w:r>
      </w:del>
    </w:p>
    <w:p w14:paraId="00D90DA4" w14:textId="77777777" w:rsidR="00D66337" w:rsidDel="00F5025F" w:rsidRDefault="00D66337" w:rsidP="00D66337">
      <w:pPr>
        <w:rPr>
          <w:del w:id="496" w:author="awachira" w:date="2026-09-25T21:13:00Z" w16du:dateUtc="2026-09-26T01:13:00Z"/>
        </w:rPr>
      </w:pPr>
      <w:del w:id="497" w:author="awachira" w:date="2026-09-25T21:13:00Z" w16du:dateUtc="2026-09-26T01:13:00Z">
        <w:r>
          <w:delText>For example, religious groups or your local council.</w:delText>
        </w:r>
      </w:del>
    </w:p>
    <w:p w14:paraId="34A1B528" w14:textId="77777777" w:rsidR="00C91B0E" w:rsidRDefault="00C91B0E" w:rsidP="00D66337">
      <w:pPr>
        <w:rPr>
          <w:del w:id="498" w:author="awachira" w:date="2026-09-25T21:13:00Z" w16du:dateUtc="2026-09-26T01:13:00Z"/>
        </w:rPr>
      </w:pPr>
      <w:del w:id="499" w:author="awachira" w:date="2026-09-25T21:13:00Z" w16du:dateUtc="2026-09-26T01:13:00Z">
        <w:r>
          <w:br w:type="page"/>
        </w:r>
      </w:del>
    </w:p>
    <w:p w14:paraId="21ECEC20" w14:textId="2C041B8D" w:rsidR="00D66337" w:rsidRDefault="00D66337" w:rsidP="00D66337">
      <w:pPr>
        <w:rPr>
          <w:del w:id="500" w:author="awachira" w:date="2026-09-25T21:13:00Z" w16du:dateUtc="2026-09-26T01:13:00Z"/>
        </w:rPr>
      </w:pPr>
      <w:del w:id="501" w:author="awachira" w:date="2026-09-25T21:13:00Z" w16du:dateUtc="2026-09-26T01:13:00Z">
        <w:r>
          <w:delText>You can also learn more about mainstream and community supports on</w:delText>
        </w:r>
        <w:r w:rsidR="00C91B0E">
          <w:delText> </w:delText>
        </w:r>
        <w:r>
          <w:delText>our website.</w:delText>
        </w:r>
      </w:del>
    </w:p>
    <w:p w14:paraId="192B4D2A" w14:textId="2FECC9FC" w:rsidR="00D66337" w:rsidRPr="000F673A" w:rsidRDefault="00C91B0E" w:rsidP="00D66337">
      <w:pPr>
        <w:rPr>
          <w:del w:id="502" w:author="awachira" w:date="2026-09-25T21:13:00Z" w16du:dateUtc="2026-09-26T01:13:00Z"/>
          <w:spacing w:val="-4"/>
        </w:rPr>
      </w:pPr>
      <w:del w:id="503" w:author="awachira" w:date="2026-09-25T21:13:00Z" w16du:dateUtc="2026-09-26T01:13:00Z">
        <w:r>
          <w:delText xml:space="preserve">Website: </w:delText>
        </w:r>
        <w:r w:rsidR="00D66337">
          <w:fldChar w:fldCharType="begin"/>
        </w:r>
        <w:r w:rsidR="00D66337">
          <w:delInstrText>HYPERLINK "https://ourguidelines.ndis.gov.au/mainstream-community-supports"</w:delInstrText>
        </w:r>
        <w:r w:rsidR="00D66337">
          <w:fldChar w:fldCharType="separate"/>
        </w:r>
        <w:r w:rsidR="00D66337">
          <w:rPr>
            <w:rStyle w:val="Hyperlink"/>
            <w:spacing w:val="-4"/>
          </w:rPr>
          <w:delText>ourguidelines.ndis.gov.au/mainstream-community-supports</w:delText>
        </w:r>
        <w:r w:rsidR="00D66337">
          <w:fldChar w:fldCharType="end"/>
        </w:r>
      </w:del>
    </w:p>
    <w:p w14:paraId="5427C746" w14:textId="63D95ADC" w:rsidR="00E80726" w:rsidRPr="00E80726" w:rsidRDefault="00A427B1" w:rsidP="00140AB8">
      <w:pPr>
        <w:pStyle w:val="Heading2"/>
        <w:rPr>
          <w:del w:id="504" w:author="awachira" w:date="2026-09-25T21:13:00Z" w16du:dateUtc="2026-09-26T01:13:00Z"/>
        </w:rPr>
      </w:pPr>
      <w:bookmarkStart w:id="505" w:name="_Toc139016646"/>
      <w:del w:id="506" w:author="awachira" w:date="2026-09-25T21:13:00Z" w16du:dateUtc="2026-09-26T01:13:00Z">
        <w:r>
          <w:delText xml:space="preserve">Who can </w:delText>
        </w:r>
        <w:r w:rsidR="00587B3C">
          <w:delText xml:space="preserve">you talk to about </w:delText>
        </w:r>
        <w:r>
          <w:delText>supports</w:delText>
        </w:r>
        <w:r w:rsidR="003052DB">
          <w:delText>?</w:delText>
        </w:r>
        <w:bookmarkEnd w:id="505"/>
      </w:del>
    </w:p>
    <w:p w14:paraId="7CCBE6F4" w14:textId="77777777" w:rsidR="00D66337" w:rsidRDefault="00D66337" w:rsidP="00D66337">
      <w:pPr>
        <w:rPr>
          <w:del w:id="507" w:author="awachira" w:date="2026-09-25T21:13:00Z" w16du:dateUtc="2026-09-26T01:13:00Z"/>
        </w:rPr>
      </w:pPr>
      <w:del w:id="508" w:author="awachira" w:date="2026-09-25T21:13:00Z" w16du:dateUtc="2026-09-26T01:13:00Z">
        <w:r>
          <w:delText xml:space="preserve">You might get help to connect with activities. </w:delText>
        </w:r>
      </w:del>
    </w:p>
    <w:p w14:paraId="35680691" w14:textId="77777777" w:rsidR="00D66337" w:rsidRDefault="00D66337" w:rsidP="00D66337">
      <w:pPr>
        <w:rPr>
          <w:del w:id="509" w:author="awachira" w:date="2026-09-25T21:13:00Z" w16du:dateUtc="2026-09-26T01:13:00Z"/>
        </w:rPr>
      </w:pPr>
      <w:del w:id="510" w:author="awachira" w:date="2026-09-25T21:13:00Z" w16du:dateUtc="2026-09-26T01:13:00Z">
        <w:r>
          <w:delText>You should make sure the people who help you:</w:delText>
        </w:r>
      </w:del>
    </w:p>
    <w:p w14:paraId="72D0C01D" w14:textId="77777777" w:rsidR="00D66337" w:rsidRDefault="00D66337" w:rsidP="00C91B0E">
      <w:pPr>
        <w:pStyle w:val="ListParagraph"/>
        <w:rPr>
          <w:del w:id="511" w:author="awachira" w:date="2026-09-25T21:13:00Z" w16du:dateUtc="2026-09-26T01:13:00Z"/>
        </w:rPr>
      </w:pPr>
      <w:del w:id="512" w:author="awachira" w:date="2026-09-25T21:13:00Z" w16du:dateUtc="2026-09-26T01:13:00Z">
        <w:r>
          <w:delText>think about what you want and need</w:delText>
        </w:r>
      </w:del>
    </w:p>
    <w:p w14:paraId="4D6717C3" w14:textId="77777777" w:rsidR="00D66337" w:rsidRDefault="00D66337" w:rsidP="00C91B0E">
      <w:pPr>
        <w:pStyle w:val="ListParagraph"/>
        <w:rPr>
          <w:del w:id="513" w:author="awachira" w:date="2026-09-25T21:13:00Z" w16du:dateUtc="2026-09-26T01:13:00Z"/>
        </w:rPr>
      </w:pPr>
      <w:del w:id="514" w:author="awachira" w:date="2026-09-25T21:13:00Z" w16du:dateUtc="2026-09-26T01:13:00Z">
        <w:r>
          <w:delText>connect you with activities that help you build your skills.</w:delText>
        </w:r>
      </w:del>
    </w:p>
    <w:p w14:paraId="07077E2B" w14:textId="77777777" w:rsidR="00D66337" w:rsidRDefault="00D66337" w:rsidP="00D66337">
      <w:pPr>
        <w:rPr>
          <w:del w:id="515" w:author="awachira" w:date="2026-09-25T21:13:00Z" w16du:dateUtc="2026-09-26T01:13:00Z"/>
        </w:rPr>
      </w:pPr>
      <w:del w:id="516" w:author="awachira" w:date="2026-09-25T21:13:00Z" w16du:dateUtc="2026-09-26T01:13:00Z">
        <w:r>
          <w:delText>You can talk to people you know and trust about what activities:</w:delText>
        </w:r>
      </w:del>
    </w:p>
    <w:p w14:paraId="457FE16E" w14:textId="77777777" w:rsidR="00D66337" w:rsidRDefault="00D66337" w:rsidP="00C91B0E">
      <w:pPr>
        <w:pStyle w:val="ListParagraph"/>
        <w:numPr>
          <w:ilvl w:val="0"/>
          <w:numId w:val="4"/>
        </w:numPr>
        <w:rPr>
          <w:del w:id="517" w:author="awachira" w:date="2026-09-25T21:13:00Z" w16du:dateUtc="2026-09-26T01:13:00Z"/>
        </w:rPr>
      </w:pPr>
      <w:del w:id="518" w:author="awachira" w:date="2026-09-25T21:13:00Z" w16du:dateUtc="2026-09-26T01:13:00Z">
        <w:r>
          <w:delText>might be right for you</w:delText>
        </w:r>
      </w:del>
    </w:p>
    <w:p w14:paraId="55F82070" w14:textId="77777777" w:rsidR="00D66337" w:rsidRDefault="00D66337" w:rsidP="00C91B0E">
      <w:pPr>
        <w:pStyle w:val="ListParagraph"/>
        <w:numPr>
          <w:ilvl w:val="0"/>
          <w:numId w:val="4"/>
        </w:numPr>
        <w:rPr>
          <w:del w:id="519" w:author="awachira" w:date="2026-09-25T21:13:00Z" w16du:dateUtc="2026-09-26T01:13:00Z"/>
        </w:rPr>
      </w:pPr>
      <w:del w:id="520" w:author="awachira" w:date="2026-09-25T21:13:00Z" w16du:dateUtc="2026-09-26T01:13:00Z">
        <w:r>
          <w:delText>there are in your area.</w:delText>
        </w:r>
      </w:del>
    </w:p>
    <w:p w14:paraId="2B013C9C" w14:textId="77777777" w:rsidR="00D66337" w:rsidRDefault="00D66337" w:rsidP="00D66337">
      <w:pPr>
        <w:rPr>
          <w:del w:id="521" w:author="awachira" w:date="2026-09-25T21:13:00Z" w16du:dateUtc="2026-09-26T01:13:00Z"/>
        </w:rPr>
      </w:pPr>
      <w:del w:id="522" w:author="awachira" w:date="2026-09-25T21:13:00Z" w16du:dateUtc="2026-09-26T01:13:00Z">
        <w:r>
          <w:delText>They can also help you work out the best ways to</w:delText>
        </w:r>
        <w:r>
          <w:rPr>
            <w:rFonts w:ascii="Calibri" w:hAnsi="Calibri"/>
          </w:rPr>
          <w:delText> </w:delText>
        </w:r>
        <w:r>
          <w:delText>take part.</w:delText>
        </w:r>
      </w:del>
    </w:p>
    <w:p w14:paraId="697EF0EE" w14:textId="77777777" w:rsidR="00D66337" w:rsidRDefault="00D66337" w:rsidP="00D66337">
      <w:pPr>
        <w:rPr>
          <w:del w:id="523" w:author="awachira" w:date="2026-09-25T21:13:00Z" w16du:dateUtc="2026-09-26T01:13:00Z"/>
        </w:rPr>
      </w:pPr>
      <w:del w:id="524" w:author="awachira" w:date="2026-09-25T21:13:00Z" w16du:dateUtc="2026-09-26T01:13:00Z">
        <w:r>
          <w:delText>This could be your:</w:delText>
        </w:r>
      </w:del>
    </w:p>
    <w:p w14:paraId="45EDC682" w14:textId="77777777" w:rsidR="00D66337" w:rsidRDefault="00D66337" w:rsidP="00C91B0E">
      <w:pPr>
        <w:pStyle w:val="ListParagraph"/>
        <w:numPr>
          <w:ilvl w:val="0"/>
          <w:numId w:val="4"/>
        </w:numPr>
        <w:rPr>
          <w:del w:id="525" w:author="awachira" w:date="2026-09-25T21:13:00Z" w16du:dateUtc="2026-09-26T01:13:00Z"/>
        </w:rPr>
      </w:pPr>
      <w:del w:id="526" w:author="awachira" w:date="2026-09-25T21:13:00Z" w16du:dateUtc="2026-09-26T01:13:00Z">
        <w:r>
          <w:delText>family and friends</w:delText>
        </w:r>
      </w:del>
    </w:p>
    <w:p w14:paraId="4DE54038" w14:textId="77777777" w:rsidR="00D66337" w:rsidRDefault="00D66337" w:rsidP="00C91B0E">
      <w:pPr>
        <w:pStyle w:val="ListParagraph"/>
        <w:numPr>
          <w:ilvl w:val="0"/>
          <w:numId w:val="4"/>
        </w:numPr>
        <w:rPr>
          <w:del w:id="527" w:author="awachira" w:date="2026-09-25T21:13:00Z" w16du:dateUtc="2026-09-26T01:13:00Z"/>
        </w:rPr>
      </w:pPr>
      <w:del w:id="528" w:author="awachira" w:date="2026-09-25T21:13:00Z" w16du:dateUtc="2026-09-26T01:13:00Z">
        <w:r>
          <w:delText>carers</w:delText>
        </w:r>
      </w:del>
    </w:p>
    <w:p w14:paraId="6EDD79C2" w14:textId="77777777" w:rsidR="00D66337" w:rsidRDefault="00D66337" w:rsidP="00C91B0E">
      <w:pPr>
        <w:pStyle w:val="ListParagraph"/>
        <w:numPr>
          <w:ilvl w:val="0"/>
          <w:numId w:val="4"/>
        </w:numPr>
        <w:rPr>
          <w:del w:id="529" w:author="awachira" w:date="2026-09-25T21:13:00Z" w16du:dateUtc="2026-09-26T01:13:00Z"/>
        </w:rPr>
      </w:pPr>
      <w:del w:id="530" w:author="awachira" w:date="2026-09-25T21:13:00Z" w16du:dateUtc="2026-09-26T01:13:00Z">
        <w:r>
          <w:delText>other people with disability.</w:delText>
        </w:r>
      </w:del>
    </w:p>
    <w:p w14:paraId="41950A60" w14:textId="77777777" w:rsidR="00D66337" w:rsidRDefault="00D66337" w:rsidP="00D66337">
      <w:pPr>
        <w:rPr>
          <w:del w:id="531" w:author="awachira" w:date="2026-09-25T21:13:00Z" w16du:dateUtc="2026-09-26T01:13:00Z"/>
        </w:rPr>
      </w:pPr>
      <w:del w:id="532" w:author="awachira" w:date="2026-09-25T21:13:00Z" w16du:dateUtc="2026-09-26T01:13:00Z">
        <w:r>
          <w:delText>You can also talk to:</w:delText>
        </w:r>
      </w:del>
    </w:p>
    <w:p w14:paraId="0DBBEB4E" w14:textId="77777777" w:rsidR="00D66337" w:rsidRPr="0032518D" w:rsidRDefault="00D66337" w:rsidP="00C91B0E">
      <w:pPr>
        <w:pStyle w:val="ListParagraph"/>
        <w:rPr>
          <w:del w:id="533" w:author="awachira" w:date="2026-09-25T21:13:00Z" w16du:dateUtc="2026-09-26T01:13:00Z"/>
          <w:rStyle w:val="Strong"/>
          <w:rFonts w:eastAsia="Times New Roman" w:cs="Tahoma"/>
          <w:b w:val="0"/>
          <w:bCs w:val="0"/>
          <w:color w:val="auto"/>
        </w:rPr>
      </w:pPr>
      <w:del w:id="534" w:author="awachira" w:date="2026-09-25T21:13:00Z" w16du:dateUtc="2026-09-26T01:13:00Z">
        <w:r w:rsidRPr="0032518D">
          <w:delText>an</w:delText>
        </w:r>
        <w:r w:rsidRPr="0032518D">
          <w:rPr>
            <w:rStyle w:val="Strong"/>
            <w:rFonts w:eastAsia="Times New Roman" w:cs="Tahoma"/>
            <w:b w:val="0"/>
            <w:bCs w:val="0"/>
            <w:color w:val="auto"/>
          </w:rPr>
          <w:delText xml:space="preserve"> </w:delText>
        </w:r>
        <w:r w:rsidRPr="0032518D">
          <w:rPr>
            <w:rStyle w:val="Strong"/>
          </w:rPr>
          <w:delText>NDIA planner</w:delText>
        </w:r>
        <w:r w:rsidRPr="0032518D">
          <w:delText xml:space="preserve"> –someone who works with</w:delText>
        </w:r>
        <w:r>
          <w:rPr>
            <w:rFonts w:ascii="Calibri" w:hAnsi="Calibri" w:cs="Calibri"/>
          </w:rPr>
          <w:delText> </w:delText>
        </w:r>
        <w:r w:rsidRPr="0032518D">
          <w:delText>participants on their NDIS plan</w:delText>
        </w:r>
      </w:del>
    </w:p>
    <w:p w14:paraId="7D3ECE6C" w14:textId="64C01D25" w:rsidR="00D66337" w:rsidRPr="0032518D" w:rsidRDefault="00D66337" w:rsidP="00C91B0E">
      <w:pPr>
        <w:pStyle w:val="ListParagraph"/>
        <w:rPr>
          <w:del w:id="535" w:author="awachira" w:date="2026-09-25T21:13:00Z" w16du:dateUtc="2026-09-26T01:13:00Z"/>
        </w:rPr>
      </w:pPr>
      <w:del w:id="536" w:author="awachira" w:date="2026-09-25T21:13:00Z" w16du:dateUtc="2026-09-26T01:13:00Z">
        <w:r w:rsidRPr="0032518D">
          <w:delText>a</w:delText>
        </w:r>
        <w:r w:rsidRPr="0032518D">
          <w:rPr>
            <w:rStyle w:val="Strong"/>
            <w:rFonts w:eastAsia="Times New Roman" w:cs="Tahoma"/>
            <w:b w:val="0"/>
            <w:bCs w:val="0"/>
            <w:color w:val="auto"/>
          </w:rPr>
          <w:delText xml:space="preserve"> </w:delText>
        </w:r>
        <w:r w:rsidRPr="0032518D">
          <w:rPr>
            <w:rStyle w:val="Strong"/>
          </w:rPr>
          <w:delText>local area coordinator (LAC)</w:delText>
        </w:r>
        <w:r w:rsidRPr="0032518D">
          <w:delText xml:space="preserve"> – someone</w:delText>
        </w:r>
        <w:r w:rsidR="00C91B0E">
          <w:rPr>
            <w:rFonts w:ascii="Calibri" w:hAnsi="Calibri"/>
          </w:rPr>
          <w:delText xml:space="preserve"> </w:delText>
        </w:r>
        <w:r w:rsidRPr="0032518D">
          <w:delText>who helps people with disability</w:delText>
        </w:r>
        <w:r w:rsidR="00C91B0E">
          <w:rPr>
            <w:rFonts w:ascii="Calibri" w:hAnsi="Calibri"/>
          </w:rPr>
          <w:delText xml:space="preserve"> </w:delText>
        </w:r>
        <w:r w:rsidRPr="0032518D">
          <w:delText>find and use supports</w:delText>
        </w:r>
        <w:r>
          <w:delText>.</w:delText>
        </w:r>
      </w:del>
    </w:p>
    <w:p w14:paraId="1E1B9AB6" w14:textId="77777777" w:rsidR="00C91B0E" w:rsidRDefault="00C91B0E" w:rsidP="00D66337">
      <w:pPr>
        <w:rPr>
          <w:del w:id="537" w:author="awachira" w:date="2026-09-25T21:13:00Z" w16du:dateUtc="2026-09-26T01:13:00Z"/>
        </w:rPr>
      </w:pPr>
      <w:del w:id="538" w:author="awachira" w:date="2026-09-25T21:13:00Z" w16du:dateUtc="2026-09-26T01:13:00Z">
        <w:r>
          <w:br w:type="page"/>
        </w:r>
      </w:del>
    </w:p>
    <w:p w14:paraId="6D820330" w14:textId="330691FE" w:rsidR="00D66337" w:rsidRDefault="00D66337" w:rsidP="00D66337">
      <w:pPr>
        <w:rPr>
          <w:del w:id="539" w:author="awachira" w:date="2026-09-25T21:13:00Z" w16du:dateUtc="2026-09-26T01:13:00Z"/>
        </w:rPr>
      </w:pPr>
      <w:del w:id="540" w:author="awachira" w:date="2026-09-25T21:13:00Z" w16du:dateUtc="2026-09-26T01:13:00Z">
        <w:r>
          <w:delText xml:space="preserve">Some NDIS supports help you find and connect with activities. </w:delText>
        </w:r>
      </w:del>
    </w:p>
    <w:p w14:paraId="2FC12F51" w14:textId="77777777" w:rsidR="00D66337" w:rsidRDefault="00D66337" w:rsidP="00D66337">
      <w:pPr>
        <w:rPr>
          <w:del w:id="541" w:author="awachira" w:date="2026-09-25T21:13:00Z" w16du:dateUtc="2026-09-26T01:13:00Z"/>
        </w:rPr>
      </w:pPr>
      <w:del w:id="542" w:author="awachira" w:date="2026-09-25T21:13:00Z" w16du:dateUtc="2026-09-26T01:13:00Z">
        <w:r>
          <w:delText xml:space="preserve">But you need to have </w:delText>
        </w:r>
        <w:r w:rsidRPr="0032518D">
          <w:rPr>
            <w:rStyle w:val="Strong"/>
          </w:rPr>
          <w:delText>funding</w:delText>
        </w:r>
        <w:r>
          <w:delText xml:space="preserve"> for them.</w:delText>
        </w:r>
      </w:del>
    </w:p>
    <w:p w14:paraId="2140F90A" w14:textId="3EF5B27A" w:rsidR="00D66337" w:rsidRDefault="00D66337" w:rsidP="00D66337">
      <w:pPr>
        <w:rPr>
          <w:del w:id="543" w:author="awachira" w:date="2026-09-25T21:13:00Z" w16du:dateUtc="2026-09-26T01:13:00Z"/>
        </w:rPr>
      </w:pPr>
      <w:del w:id="544" w:author="awachira" w:date="2026-09-25T21:13:00Z" w16du:dateUtc="2026-09-26T01:13:00Z">
        <w:r>
          <w:delText>Funding is the money from your plan that pays for supports and</w:delText>
        </w:r>
        <w:r w:rsidR="00C91B0E">
          <w:delText> </w:delText>
        </w:r>
        <w:r>
          <w:delText>services.</w:delText>
        </w:r>
      </w:del>
    </w:p>
    <w:p w14:paraId="549EBA77" w14:textId="77777777" w:rsidR="00D66337" w:rsidRDefault="00D66337" w:rsidP="00D66337">
      <w:pPr>
        <w:rPr>
          <w:del w:id="545" w:author="awachira" w:date="2026-09-25T21:13:00Z" w16du:dateUtc="2026-09-26T01:13:00Z"/>
        </w:rPr>
      </w:pPr>
      <w:del w:id="546" w:author="awachira" w:date="2026-09-25T21:13:00Z" w16du:dateUtc="2026-09-26T01:13:00Z">
        <w:r>
          <w:delText>For example, you might have funding for:</w:delText>
        </w:r>
      </w:del>
    </w:p>
    <w:p w14:paraId="68644C28" w14:textId="77777777" w:rsidR="00D66337" w:rsidRPr="0032518D" w:rsidRDefault="00D66337" w:rsidP="00C91B0E">
      <w:pPr>
        <w:pStyle w:val="ListParagraph"/>
        <w:rPr>
          <w:del w:id="547" w:author="awachira" w:date="2026-09-25T21:13:00Z" w16du:dateUtc="2026-09-26T01:13:00Z"/>
        </w:rPr>
      </w:pPr>
      <w:del w:id="548" w:author="awachira" w:date="2026-09-25T21:13:00Z" w16du:dateUtc="2026-09-26T01:13:00Z">
        <w:r w:rsidRPr="0032518D">
          <w:delText>a</w:delText>
        </w:r>
        <w:r w:rsidRPr="0032518D">
          <w:rPr>
            <w:rStyle w:val="Strong"/>
            <w:rFonts w:eastAsia="Times New Roman" w:cs="Tahoma"/>
            <w:b w:val="0"/>
            <w:bCs w:val="0"/>
            <w:color w:val="auto"/>
          </w:rPr>
          <w:delText xml:space="preserve"> </w:delText>
        </w:r>
        <w:r w:rsidRPr="0032518D">
          <w:rPr>
            <w:rStyle w:val="Strong"/>
          </w:rPr>
          <w:delText>support coordinator</w:delText>
        </w:r>
        <w:r w:rsidRPr="0032518D">
          <w:delText xml:space="preserve"> – someone who helps</w:delText>
        </w:r>
        <w:r>
          <w:rPr>
            <w:rFonts w:ascii="Calibri" w:hAnsi="Calibri" w:cs="Calibri"/>
          </w:rPr>
          <w:delText> </w:delText>
        </w:r>
        <w:r w:rsidRPr="0032518D">
          <w:delText>you plan and use your supports</w:delText>
        </w:r>
      </w:del>
    </w:p>
    <w:p w14:paraId="6ACA8E12" w14:textId="54E57665" w:rsidR="00D66337" w:rsidRPr="0032518D" w:rsidRDefault="00D66337" w:rsidP="00C91B0E">
      <w:pPr>
        <w:pStyle w:val="ListParagraph"/>
        <w:rPr>
          <w:del w:id="549" w:author="awachira" w:date="2026-09-25T21:13:00Z" w16du:dateUtc="2026-09-26T01:13:00Z"/>
        </w:rPr>
      </w:pPr>
      <w:del w:id="550" w:author="awachira" w:date="2026-09-25T21:13:00Z" w16du:dateUtc="2026-09-26T01:13:00Z">
        <w:r w:rsidRPr="0032518D">
          <w:delText>a</w:delText>
        </w:r>
        <w:r w:rsidRPr="0032518D">
          <w:rPr>
            <w:rStyle w:val="Strong"/>
            <w:rFonts w:eastAsia="Times New Roman" w:cs="Tahoma"/>
            <w:b w:val="0"/>
            <w:bCs w:val="0"/>
            <w:color w:val="auto"/>
          </w:rPr>
          <w:delText xml:space="preserve"> </w:delText>
        </w:r>
        <w:r w:rsidRPr="0032518D">
          <w:rPr>
            <w:rStyle w:val="Strong"/>
          </w:rPr>
          <w:delText>psychosocial recovery coach</w:delText>
        </w:r>
        <w:r w:rsidRPr="0032518D">
          <w:delText xml:space="preserve"> – someone</w:delText>
        </w:r>
        <w:r w:rsidRPr="0032518D">
          <w:rPr>
            <w:rFonts w:ascii="Calibri" w:hAnsi="Calibri" w:cs="Calibri"/>
          </w:rPr>
          <w:delText> </w:delText>
        </w:r>
        <w:r w:rsidRPr="0032518D">
          <w:delText>who helps you with a</w:delText>
        </w:r>
        <w:r w:rsidR="00C91B0E">
          <w:delText> </w:delText>
        </w:r>
        <w:r w:rsidRPr="0032518D">
          <w:delText>disability that affects your mental health.</w:delText>
        </w:r>
      </w:del>
    </w:p>
    <w:p w14:paraId="0132CBF6" w14:textId="77777777" w:rsidR="00E731D3" w:rsidRDefault="00E731D3" w:rsidP="00D66337">
      <w:pPr>
        <w:rPr>
          <w:del w:id="551" w:author="awachira" w:date="2026-09-25T21:13:00Z" w16du:dateUtc="2026-09-26T01:13:00Z"/>
        </w:rPr>
      </w:pPr>
      <w:del w:id="552" w:author="awachira" w:date="2026-09-25T21:13:00Z" w16du:dateUtc="2026-09-26T01:13:00Z">
        <w:r>
          <w:br w:type="page"/>
        </w:r>
      </w:del>
    </w:p>
    <w:p w14:paraId="2D5B3291" w14:textId="77777777" w:rsidR="00493D5D" w:rsidRDefault="00493D5D" w:rsidP="00140AB8">
      <w:pPr>
        <w:pStyle w:val="Heading2"/>
        <w:rPr>
          <w:del w:id="553" w:author="awachira" w:date="2026-09-25T21:13:00Z" w16du:dateUtc="2026-09-26T01:13:00Z"/>
        </w:rPr>
      </w:pPr>
      <w:bookmarkStart w:id="554" w:name="_Toc12634029"/>
      <w:bookmarkStart w:id="555" w:name="_Toc12636487"/>
      <w:bookmarkStart w:id="556" w:name="_Toc43391451"/>
      <w:bookmarkStart w:id="557" w:name="_Toc43391513"/>
      <w:bookmarkStart w:id="558" w:name="_Toc139016647"/>
      <w:del w:id="559" w:author="awachira" w:date="2026-09-25T21:13:00Z" w16du:dateUtc="2026-09-26T01:13:00Z">
        <w:r>
          <w:delText>More information</w:delText>
        </w:r>
        <w:bookmarkEnd w:id="554"/>
        <w:bookmarkEnd w:id="555"/>
        <w:bookmarkEnd w:id="556"/>
        <w:bookmarkEnd w:id="557"/>
        <w:bookmarkEnd w:id="558"/>
      </w:del>
    </w:p>
    <w:p w14:paraId="1EAFBC7E" w14:textId="3C5A5AE5" w:rsidR="008A5DB9" w:rsidRPr="008A5DB9" w:rsidRDefault="008A5DB9" w:rsidP="00D66337">
      <w:pPr>
        <w:rPr>
          <w:del w:id="560" w:author="awachira" w:date="2026-09-25T21:13:00Z" w16du:dateUtc="2026-09-26T01:13:00Z"/>
          <w:lang w:val="x-none" w:eastAsia="x-none"/>
        </w:rPr>
      </w:pPr>
      <w:del w:id="561" w:author="awachira" w:date="2026-09-25T21:13:00Z" w16du:dateUtc="2026-09-26T01:13:00Z">
        <w:r>
          <w:delText xml:space="preserve">For more information about this </w:delText>
        </w:r>
      </w:del>
      <w:sdt>
        <w:sdtPr>
          <w:alias w:val="Document type"/>
          <w:tag w:val="document type"/>
          <w:id w:val="-1462188768"/>
          <w:placeholder>
            <w:docPart w:val="5ADA3D0F8E8B46EB88A14965E39A95C2"/>
          </w:placeholder>
          <w:dropDownList>
            <w:listItem w:displayText="document" w:value="document"/>
            <w:listItem w:displayText="booklet" w:value="booklet"/>
            <w:listItem w:displayText="fact sheet" w:value="fact sheet"/>
            <w:listItem w:displayText="policy" w:value="policy"/>
            <w:listItem w:displayText="report" w:value="report"/>
            <w:listItem w:displayText="guide" w:value="guide"/>
          </w:dropDownList>
        </w:sdtPr>
        <w:sdtEndPr/>
        <w:sdtContent>
          <w:del w:id="562" w:author="awachira" w:date="2026-09-25T21:13:00Z" w16du:dateUtc="2026-09-26T01:13:00Z">
            <w:r w:rsidR="00A8225F">
              <w:delText>guide</w:delText>
            </w:r>
          </w:del>
        </w:sdtContent>
      </w:sdt>
      <w:del w:id="563" w:author="awachira" w:date="2026-09-25T21:13:00Z" w16du:dateUtc="2026-09-26T01:13:00Z">
        <w:r>
          <w:delText>, please contact us.</w:delText>
        </w:r>
      </w:del>
    </w:p>
    <w:p w14:paraId="3BEAA28B" w14:textId="77777777" w:rsidR="00D66337" w:rsidRDefault="00D66337" w:rsidP="00D66337">
      <w:pPr>
        <w:rPr>
          <w:del w:id="564" w:author="awachira" w:date="2026-09-25T21:13:00Z" w16du:dateUtc="2026-09-26T01:13:00Z"/>
        </w:rPr>
      </w:pPr>
      <w:del w:id="565" w:author="awachira" w:date="2026-09-25T21:13:00Z" w16du:dateUtc="2026-09-26T01:13:00Z">
        <w:r>
          <w:delText>You can visit our website.</w:delText>
        </w:r>
      </w:del>
    </w:p>
    <w:p w14:paraId="336A850A" w14:textId="265755B1" w:rsidR="00D66337" w:rsidRPr="00C201D9" w:rsidRDefault="00C91B0E" w:rsidP="00D66337">
      <w:pPr>
        <w:rPr>
          <w:del w:id="566" w:author="awachira" w:date="2026-09-25T21:13:00Z" w16du:dateUtc="2026-09-26T01:13:00Z"/>
          <w:rStyle w:val="IntenseEmphasis1"/>
        </w:rPr>
      </w:pPr>
      <w:del w:id="567" w:author="awachira" w:date="2026-09-25T21:13:00Z" w16du:dateUtc="2026-09-26T01:13:00Z">
        <w:r>
          <w:delText xml:space="preserve">Websites: </w:delText>
        </w:r>
        <w:r w:rsidR="00D66337">
          <w:fldChar w:fldCharType="begin"/>
        </w:r>
        <w:r w:rsidR="00D66337">
          <w:delInstrText>HYPERLINK "http://www.ndis.gov.au"</w:delInstrText>
        </w:r>
        <w:r w:rsidR="00D66337">
          <w:fldChar w:fldCharType="separate"/>
        </w:r>
        <w:r w:rsidR="00D66337" w:rsidRPr="00BE66B2">
          <w:rPr>
            <w:rStyle w:val="Hyperlink"/>
          </w:rPr>
          <w:delText>www.ndis.gov.au</w:delText>
        </w:r>
        <w:r w:rsidR="00D66337">
          <w:fldChar w:fldCharType="end"/>
        </w:r>
      </w:del>
    </w:p>
    <w:p w14:paraId="187EA29B" w14:textId="77777777" w:rsidR="00D66337" w:rsidRPr="00282665" w:rsidRDefault="00D66337" w:rsidP="00D66337">
      <w:pPr>
        <w:rPr>
          <w:del w:id="568" w:author="awachira" w:date="2026-09-25T21:13:00Z" w16du:dateUtc="2026-09-26T01:13:00Z"/>
        </w:rPr>
      </w:pPr>
      <w:del w:id="569" w:author="awachira" w:date="2026-09-25T21:13:00Z" w16du:dateUtc="2026-09-26T01:13:00Z">
        <w:r w:rsidRPr="00282665">
          <w:delText>You can call us.</w:delText>
        </w:r>
      </w:del>
    </w:p>
    <w:p w14:paraId="4D30E335" w14:textId="0565B9FD" w:rsidR="00D66337" w:rsidRPr="00C201D9" w:rsidRDefault="00C91B0E" w:rsidP="00D66337">
      <w:pPr>
        <w:rPr>
          <w:del w:id="570" w:author="awachira" w:date="2026-09-25T21:13:00Z" w16du:dateUtc="2026-09-26T01:13:00Z"/>
          <w:rStyle w:val="IntenseEmphasis1"/>
        </w:rPr>
      </w:pPr>
      <w:del w:id="571" w:author="awachira" w:date="2026-09-25T21:13:00Z" w16du:dateUtc="2026-09-26T01:13:00Z">
        <w:r w:rsidRPr="0092120B">
          <w:delText xml:space="preserve">Phone: </w:delText>
        </w:r>
        <w:r w:rsidR="00D66337" w:rsidRPr="00C201D9">
          <w:rPr>
            <w:rStyle w:val="IntenseEmphasis1"/>
          </w:rPr>
          <w:delText>1800 800 110</w:delText>
        </w:r>
      </w:del>
    </w:p>
    <w:p w14:paraId="67894C5B" w14:textId="77777777" w:rsidR="00D66337" w:rsidRDefault="00D66337" w:rsidP="00D66337">
      <w:pPr>
        <w:rPr>
          <w:del w:id="572" w:author="awachira" w:date="2026-09-25T21:13:00Z" w16du:dateUtc="2026-09-26T01:13:00Z"/>
        </w:rPr>
      </w:pPr>
      <w:del w:id="573" w:author="awachira" w:date="2026-09-25T21:13:00Z" w16du:dateUtc="2026-09-26T01:13:00Z">
        <w:r>
          <w:delText>Follow us on Facebook.</w:delText>
        </w:r>
      </w:del>
    </w:p>
    <w:p w14:paraId="194332AD" w14:textId="7834E722" w:rsidR="00D66337" w:rsidRPr="00985889" w:rsidRDefault="00C91B0E" w:rsidP="00D66337">
      <w:pPr>
        <w:rPr>
          <w:del w:id="574" w:author="awachira" w:date="2026-09-25T21:13:00Z" w16du:dateUtc="2026-09-26T01:13:00Z"/>
          <w:rStyle w:val="Hyperlink"/>
          <w:rFonts w:cs="Arial"/>
        </w:rPr>
      </w:pPr>
      <w:del w:id="575" w:author="awachira" w:date="2026-09-25T21:13:00Z" w16du:dateUtc="2026-09-26T01:13:00Z">
        <w:r>
          <w:delText xml:space="preserve">Website: </w:delText>
        </w:r>
        <w:r w:rsidR="00D66337">
          <w:fldChar w:fldCharType="begin"/>
        </w:r>
        <w:r w:rsidR="00D66337">
          <w:delInstrText>HYPERLINK "https://www.facebook.com/NDISAus"</w:delInstrText>
        </w:r>
        <w:r w:rsidR="00D66337">
          <w:fldChar w:fldCharType="separate"/>
        </w:r>
        <w:r w:rsidR="00D66337" w:rsidRPr="00672AB7">
          <w:rPr>
            <w:rStyle w:val="Hyperlink"/>
          </w:rPr>
          <w:delText>www.facebook.com/NDISAus</w:delText>
        </w:r>
        <w:r w:rsidR="00D66337">
          <w:fldChar w:fldCharType="end"/>
        </w:r>
      </w:del>
    </w:p>
    <w:p w14:paraId="41FBD4BD" w14:textId="77777777" w:rsidR="00D66337" w:rsidRDefault="00D66337" w:rsidP="00D66337">
      <w:pPr>
        <w:rPr>
          <w:del w:id="576" w:author="awachira" w:date="2026-09-25T21:13:00Z" w16du:dateUtc="2026-09-26T01:13:00Z"/>
        </w:rPr>
      </w:pPr>
      <w:del w:id="577" w:author="awachira" w:date="2026-09-25T21:13:00Z" w16du:dateUtc="2026-09-26T01:13:00Z">
        <w:r>
          <w:delText xml:space="preserve">Follow us on Twitter. </w:delText>
        </w:r>
      </w:del>
    </w:p>
    <w:p w14:paraId="066524F7" w14:textId="0586AE59" w:rsidR="00AE2123" w:rsidRPr="00C91B0E" w:rsidRDefault="00C91B0E" w:rsidP="00D66337">
      <w:pPr>
        <w:rPr>
          <w:del w:id="578" w:author="awachira" w:date="2026-09-25T21:13:00Z" w16du:dateUtc="2026-09-26T01:13:00Z"/>
          <w:b/>
          <w:color w:val="6B2976"/>
        </w:rPr>
      </w:pPr>
      <w:del w:id="579" w:author="awachira" w:date="2026-09-25T21:13:00Z" w16du:dateUtc="2026-09-26T01:13:00Z">
        <w:r>
          <w:delText xml:space="preserve">Website: </w:delText>
        </w:r>
        <w:r w:rsidR="00D66337">
          <w:fldChar w:fldCharType="begin"/>
        </w:r>
        <w:r w:rsidR="00D66337">
          <w:delInstrText>HYPERLINK "https://twitter.com/NDIS"</w:delInstrText>
        </w:r>
        <w:r w:rsidR="00D66337">
          <w:fldChar w:fldCharType="separate"/>
        </w:r>
        <w:r w:rsidR="00D66337">
          <w:rPr>
            <w:rStyle w:val="Hyperlink"/>
          </w:rPr>
          <w:delText>@NDIS</w:delText>
        </w:r>
        <w:r w:rsidR="00D66337">
          <w:fldChar w:fldCharType="end"/>
        </w:r>
        <w:bookmarkStart w:id="580" w:name="_Toc43391514"/>
      </w:del>
    </w:p>
    <w:p w14:paraId="7147D8C4" w14:textId="77777777" w:rsidR="00CD310C" w:rsidRPr="00AA574A" w:rsidRDefault="00CD310C" w:rsidP="00AA574A">
      <w:pPr>
        <w:pStyle w:val="Heading3"/>
        <w:rPr>
          <w:del w:id="581" w:author="awachira" w:date="2026-09-25T21:13:00Z" w16du:dateUtc="2026-09-26T01:13:00Z"/>
        </w:rPr>
      </w:pPr>
      <w:del w:id="582" w:author="awachira" w:date="2026-09-25T21:13:00Z" w16du:dateUtc="2026-09-26T01:13:00Z">
        <w:r w:rsidRPr="00AA574A">
          <w:delText>Support to talk to us</w:delText>
        </w:r>
        <w:bookmarkEnd w:id="580"/>
      </w:del>
    </w:p>
    <w:p w14:paraId="3EE944FD" w14:textId="4A4D18D7" w:rsidR="00C91B0E" w:rsidRDefault="00D66337" w:rsidP="00C91B0E">
      <w:pPr>
        <w:rPr>
          <w:del w:id="583" w:author="awachira" w:date="2026-09-25T21:13:00Z" w16du:dateUtc="2026-09-26T01:13:00Z"/>
        </w:rPr>
      </w:pPr>
      <w:del w:id="584" w:author="awachira" w:date="2026-09-25T21:13:00Z" w16du:dateUtc="2026-09-26T01:13:00Z">
        <w:r w:rsidRPr="00DD552E">
          <w:delText>You can talk to us online using our webchat feature at the top of</w:delText>
        </w:r>
        <w:r w:rsidR="00C91B0E">
          <w:delText> </w:delText>
        </w:r>
        <w:r w:rsidRPr="00DD552E">
          <w:delText>our</w:delText>
        </w:r>
        <w:r w:rsidR="00C91B0E">
          <w:delText> </w:delText>
        </w:r>
        <w:r w:rsidRPr="00DD552E">
          <w:delText xml:space="preserve">website. </w:delText>
        </w:r>
      </w:del>
    </w:p>
    <w:p w14:paraId="034B08F5" w14:textId="2845D74F" w:rsidR="00D66337" w:rsidRPr="00C91B0E" w:rsidRDefault="00C91B0E" w:rsidP="00C91B0E">
      <w:pPr>
        <w:rPr>
          <w:del w:id="585" w:author="awachira" w:date="2026-09-25T21:13:00Z" w16du:dateUtc="2026-09-26T01:13:00Z"/>
        </w:rPr>
      </w:pPr>
      <w:del w:id="586" w:author="awachira" w:date="2026-09-25T21:13:00Z" w16du:dateUtc="2026-09-26T01:13:00Z">
        <w:r>
          <w:delText xml:space="preserve">Website: </w:delText>
        </w:r>
        <w:r w:rsidR="00D66337">
          <w:fldChar w:fldCharType="begin"/>
        </w:r>
        <w:r w:rsidR="00D66337">
          <w:delInstrText>HYPERLINK "http://www.ndis.gov.au"</w:delInstrText>
        </w:r>
        <w:r w:rsidR="00D66337">
          <w:fldChar w:fldCharType="separate"/>
        </w:r>
        <w:r w:rsidR="00D66337" w:rsidRPr="00DD552E">
          <w:rPr>
            <w:rStyle w:val="Hyperlink"/>
          </w:rPr>
          <w:delText>www.ndis.gov.au</w:delText>
        </w:r>
        <w:r w:rsidR="00D66337">
          <w:fldChar w:fldCharType="end"/>
        </w:r>
      </w:del>
    </w:p>
    <w:p w14:paraId="46CDB145" w14:textId="1986D71F" w:rsidR="00D66337" w:rsidRDefault="00D66337" w:rsidP="00D66337">
      <w:pPr>
        <w:rPr>
          <w:del w:id="587" w:author="awachira" w:date="2026-09-25T21:13:00Z" w16du:dateUtc="2026-09-26T01:13:00Z"/>
        </w:rPr>
      </w:pPr>
      <w:del w:id="588" w:author="awachira" w:date="2026-09-25T21:13:00Z" w16du:dateUtc="2026-09-26T01:13:00Z">
        <w:r>
          <w:delText>If you speak a language other than English, you can call</w:delText>
        </w:r>
        <w:r w:rsidR="00C91B0E">
          <w:delText xml:space="preserve"> </w:delText>
        </w:r>
        <w:r>
          <w:delText>Translating and Interpreting Service (TIS)</w:delText>
        </w:r>
        <w:r w:rsidR="00C91B0E">
          <w:delText>.</w:delText>
        </w:r>
      </w:del>
    </w:p>
    <w:p w14:paraId="5C167450" w14:textId="3A0CC1E5" w:rsidR="00D66337" w:rsidRPr="00C201D9" w:rsidRDefault="00C91B0E" w:rsidP="00D66337">
      <w:pPr>
        <w:rPr>
          <w:del w:id="589" w:author="awachira" w:date="2026-09-25T21:13:00Z" w16du:dateUtc="2026-09-26T01:13:00Z"/>
          <w:rStyle w:val="IntenseEmphasis1"/>
        </w:rPr>
      </w:pPr>
      <w:del w:id="590" w:author="awachira" w:date="2026-09-25T21:13:00Z" w16du:dateUtc="2026-09-26T01:13:00Z">
        <w:r w:rsidRPr="00C91B0E">
          <w:delText xml:space="preserve">Phone: </w:delText>
        </w:r>
        <w:r w:rsidR="00D66337" w:rsidRPr="00C201D9">
          <w:rPr>
            <w:rStyle w:val="IntenseEmphasis1"/>
          </w:rPr>
          <w:delText>131 450</w:delText>
        </w:r>
      </w:del>
    </w:p>
    <w:p w14:paraId="1354BE07" w14:textId="62770F84" w:rsidR="00D66337" w:rsidRDefault="00D66337" w:rsidP="00D66337">
      <w:pPr>
        <w:rPr>
          <w:del w:id="591" w:author="awachira" w:date="2026-09-25T21:13:00Z" w16du:dateUtc="2026-09-26T01:13:00Z"/>
        </w:rPr>
      </w:pPr>
      <w:del w:id="592" w:author="awachira" w:date="2026-09-25T21:13:00Z" w16du:dateUtc="2026-09-26T01:13:00Z">
        <w:r>
          <w:delText>If you have a speech or hearing impairment, you can call</w:delText>
        </w:r>
        <w:r w:rsidR="00C91B0E">
          <w:delText xml:space="preserve"> </w:delText>
        </w:r>
        <w:r w:rsidRPr="00C20DF2">
          <w:delText>TTY</w:delText>
        </w:r>
        <w:r w:rsidR="00C91B0E">
          <w:delText>:</w:delText>
        </w:r>
      </w:del>
    </w:p>
    <w:p w14:paraId="350AD72E" w14:textId="454CE2E7" w:rsidR="00D66337" w:rsidRPr="00C201D9" w:rsidRDefault="00C91B0E" w:rsidP="00D66337">
      <w:pPr>
        <w:rPr>
          <w:del w:id="593" w:author="awachira" w:date="2026-09-25T21:13:00Z" w16du:dateUtc="2026-09-26T01:13:00Z"/>
          <w:rStyle w:val="IntenseEmphasis1"/>
        </w:rPr>
      </w:pPr>
      <w:del w:id="594" w:author="awachira" w:date="2026-09-25T21:13:00Z" w16du:dateUtc="2026-09-26T01:13:00Z">
        <w:r w:rsidRPr="00C91B0E">
          <w:delText xml:space="preserve">Phone: </w:delText>
        </w:r>
        <w:r w:rsidR="00D66337" w:rsidRPr="00C201D9">
          <w:rPr>
            <w:rStyle w:val="IntenseEmphasis1"/>
          </w:rPr>
          <w:delText>1800 555 677</w:delText>
        </w:r>
      </w:del>
    </w:p>
    <w:p w14:paraId="7BEDC1DF" w14:textId="77777777" w:rsidR="00D66337" w:rsidRDefault="00D66337" w:rsidP="00D66337">
      <w:pPr>
        <w:rPr>
          <w:del w:id="595" w:author="awachira" w:date="2026-09-25T21:13:00Z" w16du:dateUtc="2026-09-26T01:13:00Z"/>
        </w:rPr>
      </w:pPr>
      <w:del w:id="596" w:author="awachira" w:date="2026-09-25T21:13:00Z" w16du:dateUtc="2026-09-26T01:13:00Z">
        <w:r w:rsidRPr="00C20DF2">
          <w:delText>Speak and Listen</w:delText>
        </w:r>
      </w:del>
    </w:p>
    <w:p w14:paraId="6B3370C2" w14:textId="5998867B" w:rsidR="00D66337" w:rsidRPr="00C201D9" w:rsidRDefault="00C91B0E" w:rsidP="00D66337">
      <w:pPr>
        <w:rPr>
          <w:del w:id="597" w:author="awachira" w:date="2026-09-25T21:13:00Z" w16du:dateUtc="2026-09-26T01:13:00Z"/>
          <w:rStyle w:val="IntenseEmphasis1"/>
        </w:rPr>
      </w:pPr>
      <w:del w:id="598" w:author="awachira" w:date="2026-09-25T21:13:00Z" w16du:dateUtc="2026-09-26T01:13:00Z">
        <w:r w:rsidRPr="00C91B0E">
          <w:delText xml:space="preserve">Phone: </w:delText>
        </w:r>
        <w:r w:rsidR="00D66337" w:rsidRPr="00C201D9">
          <w:rPr>
            <w:rStyle w:val="IntenseEmphasis1"/>
          </w:rPr>
          <w:delText>1800 555 727</w:delText>
        </w:r>
      </w:del>
    </w:p>
    <w:p w14:paraId="2F79C048" w14:textId="77777777" w:rsidR="00D66337" w:rsidRDefault="00D66337" w:rsidP="00D66337">
      <w:pPr>
        <w:rPr>
          <w:del w:id="599" w:author="awachira" w:date="2026-09-25T21:13:00Z" w16du:dateUtc="2026-09-26T01:13:00Z"/>
        </w:rPr>
      </w:pPr>
      <w:del w:id="600" w:author="awachira" w:date="2026-09-25T21:13:00Z" w16du:dateUtc="2026-09-26T01:13:00Z">
        <w:r>
          <w:delText>National Relay Service</w:delText>
        </w:r>
      </w:del>
    </w:p>
    <w:p w14:paraId="6CD26318" w14:textId="3B7005F2" w:rsidR="00D66337" w:rsidRPr="00C201D9" w:rsidRDefault="00C91B0E" w:rsidP="00D66337">
      <w:pPr>
        <w:rPr>
          <w:del w:id="601" w:author="awachira" w:date="2026-09-25T21:13:00Z" w16du:dateUtc="2026-09-26T01:13:00Z"/>
          <w:rStyle w:val="IntenseEmphasis1"/>
        </w:rPr>
      </w:pPr>
      <w:del w:id="602" w:author="awachira" w:date="2026-09-25T21:13:00Z" w16du:dateUtc="2026-09-26T01:13:00Z">
        <w:r w:rsidRPr="00C91B0E">
          <w:delText xml:space="preserve">Phone: </w:delText>
        </w:r>
        <w:r w:rsidR="00D66337" w:rsidRPr="00C201D9">
          <w:rPr>
            <w:rStyle w:val="IntenseEmphasis1"/>
          </w:rPr>
          <w:delText>133 677</w:delText>
        </w:r>
      </w:del>
    </w:p>
    <w:p w14:paraId="5E3080DC" w14:textId="00753396" w:rsidR="00D66337" w:rsidRPr="00CD310C" w:rsidRDefault="00C91B0E" w:rsidP="00D66337">
      <w:pPr>
        <w:rPr>
          <w:del w:id="603" w:author="awachira" w:date="2026-09-25T21:13:00Z" w16du:dateUtc="2026-09-26T01:13:00Z"/>
          <w:rStyle w:val="Hyperlink"/>
        </w:rPr>
      </w:pPr>
      <w:del w:id="604" w:author="awachira" w:date="2026-09-25T21:13:00Z" w16du:dateUtc="2026-09-26T01:13:00Z">
        <w:r>
          <w:delText xml:space="preserve">Website: </w:delText>
        </w:r>
        <w:r w:rsidR="00D66337">
          <w:fldChar w:fldCharType="begin"/>
        </w:r>
        <w:r w:rsidR="00D66337">
          <w:delInstrText>HYPERLINK "http://www.relayservice.gov.au"</w:delInstrText>
        </w:r>
        <w:r w:rsidR="00D66337">
          <w:fldChar w:fldCharType="separate"/>
        </w:r>
        <w:r w:rsidR="00D66337" w:rsidRPr="00021F06">
          <w:rPr>
            <w:rStyle w:val="Hyperlink"/>
          </w:rPr>
          <w:delText>www.relayservice.gov.au</w:delText>
        </w:r>
        <w:r w:rsidR="00D66337">
          <w:fldChar w:fldCharType="end"/>
        </w:r>
        <w:r w:rsidR="00D66337">
          <w:rPr>
            <w:rStyle w:val="Hyperlink"/>
          </w:rPr>
          <w:delText xml:space="preserve"> </w:delText>
        </w:r>
      </w:del>
    </w:p>
    <w:p w14:paraId="29711BCA" w14:textId="77777777" w:rsidR="008928D5" w:rsidRDefault="008928D5" w:rsidP="00140AB8">
      <w:pPr>
        <w:pStyle w:val="Heading2"/>
        <w:rPr>
          <w:del w:id="605" w:author="awachira" w:date="2026-09-25T21:13:00Z" w16du:dateUtc="2026-09-26T01:13:00Z"/>
        </w:rPr>
      </w:pPr>
      <w:bookmarkStart w:id="606" w:name="_Word_list"/>
      <w:bookmarkStart w:id="607" w:name="_Toc43391452"/>
      <w:bookmarkStart w:id="608" w:name="_Toc43391515"/>
      <w:bookmarkStart w:id="609" w:name="_Ref117079481"/>
      <w:bookmarkStart w:id="610" w:name="_Ref124149671"/>
      <w:bookmarkStart w:id="611" w:name="_Ref124149688"/>
      <w:bookmarkStart w:id="612" w:name="_Toc139016648"/>
      <w:bookmarkStart w:id="613" w:name="_Ref139020438"/>
      <w:bookmarkEnd w:id="606"/>
      <w:del w:id="614" w:author="awachira" w:date="2026-09-25T21:13:00Z" w16du:dateUtc="2026-09-26T01:13:00Z">
        <w:r>
          <w:delText>Wor</w:delText>
        </w:r>
        <w:r w:rsidRPr="00C65783">
          <w:delText>d li</w:delText>
        </w:r>
        <w:r>
          <w:delText>st</w:delText>
        </w:r>
        <w:bookmarkEnd w:id="607"/>
        <w:bookmarkEnd w:id="608"/>
        <w:bookmarkEnd w:id="609"/>
        <w:bookmarkEnd w:id="610"/>
        <w:bookmarkEnd w:id="611"/>
        <w:bookmarkEnd w:id="612"/>
        <w:bookmarkEnd w:id="613"/>
      </w:del>
    </w:p>
    <w:p w14:paraId="7343CFA6" w14:textId="77777777" w:rsidR="00115682" w:rsidRPr="00B72016" w:rsidRDefault="00115682" w:rsidP="00D66337">
      <w:pPr>
        <w:rPr>
          <w:del w:id="615" w:author="awachira" w:date="2026-09-25T21:13:00Z" w16du:dateUtc="2026-09-26T01:13:00Z"/>
          <w:lang w:val="x-none" w:eastAsia="x-none"/>
        </w:rPr>
      </w:pPr>
      <w:del w:id="616" w:author="awachira" w:date="2026-09-25T21:13:00Z" w16du:dateUtc="2026-09-26T01:13:00Z">
        <w:r w:rsidRPr="00B72016">
          <w:rPr>
            <w:lang w:val="x-none" w:eastAsia="x-none"/>
          </w:rPr>
          <w:delText xml:space="preserve">This list explains what the </w:delText>
        </w:r>
        <w:r w:rsidRPr="00B72016">
          <w:rPr>
            <w:rStyle w:val="Strong"/>
            <w:lang w:val="x-none" w:eastAsia="x-none"/>
          </w:rPr>
          <w:delText>bold</w:delText>
        </w:r>
        <w:r w:rsidRPr="00B72016">
          <w:rPr>
            <w:lang w:val="x-none" w:eastAsia="x-none"/>
          </w:rPr>
          <w:delText xml:space="preserve"> words in this document mean.</w:delText>
        </w:r>
      </w:del>
    </w:p>
    <w:p w14:paraId="29A7E08B" w14:textId="77777777" w:rsidR="00D66337" w:rsidRPr="000A1B5E" w:rsidRDefault="00D66337" w:rsidP="00C91B0E">
      <w:pPr>
        <w:spacing w:before="240"/>
        <w:rPr>
          <w:del w:id="617" w:author="awachira" w:date="2026-09-25T21:13:00Z" w16du:dateUtc="2026-09-26T01:13:00Z"/>
          <w:rStyle w:val="Strong"/>
        </w:rPr>
      </w:pPr>
      <w:del w:id="618" w:author="awachira" w:date="2026-09-25T21:13:00Z" w16du:dateUtc="2026-09-26T01:13:00Z">
        <w:r w:rsidRPr="000A1B5E">
          <w:rPr>
            <w:rStyle w:val="Strong"/>
          </w:rPr>
          <w:delText>Community supports</w:delText>
        </w:r>
      </w:del>
    </w:p>
    <w:p w14:paraId="285DF0F7" w14:textId="77777777" w:rsidR="00D66337" w:rsidRDefault="00D66337" w:rsidP="00D66337">
      <w:pPr>
        <w:rPr>
          <w:del w:id="619" w:author="awachira" w:date="2026-09-25T21:13:00Z" w16du:dateUtc="2026-09-26T01:13:00Z"/>
        </w:rPr>
      </w:pPr>
      <w:del w:id="620" w:author="awachira" w:date="2026-09-25T21:13:00Z" w16du:dateUtc="2026-09-26T01:13:00Z">
        <w:r>
          <w:delText>Community supports are from organisations in</w:delText>
        </w:r>
        <w:r>
          <w:rPr>
            <w:rFonts w:ascii="Calibri" w:hAnsi="Calibri" w:cs="Calibri"/>
          </w:rPr>
          <w:delText> </w:delText>
        </w:r>
        <w:r>
          <w:delText>the</w:delText>
        </w:r>
        <w:r>
          <w:rPr>
            <w:rFonts w:ascii="Calibri" w:hAnsi="Calibri" w:cs="Calibri"/>
          </w:rPr>
          <w:delText> </w:delText>
        </w:r>
        <w:r>
          <w:delText>community.</w:delText>
        </w:r>
      </w:del>
    </w:p>
    <w:p w14:paraId="36F1FD9C" w14:textId="77777777" w:rsidR="00D66337" w:rsidRPr="000A1B5E" w:rsidRDefault="00D66337" w:rsidP="00D66337">
      <w:pPr>
        <w:rPr>
          <w:del w:id="621" w:author="awachira" w:date="2026-09-25T21:13:00Z" w16du:dateUtc="2026-09-26T01:13:00Z"/>
          <w:rStyle w:val="Strong"/>
          <w:b w:val="0"/>
          <w:bCs w:val="0"/>
          <w:color w:val="auto"/>
        </w:rPr>
      </w:pPr>
      <w:del w:id="622" w:author="awachira" w:date="2026-09-25T21:13:00Z" w16du:dateUtc="2026-09-26T01:13:00Z">
        <w:r>
          <w:delText>For example, religious groups or your local</w:delText>
        </w:r>
        <w:r>
          <w:rPr>
            <w:rFonts w:ascii="Calibri" w:hAnsi="Calibri" w:cs="Calibri"/>
          </w:rPr>
          <w:delText> </w:delText>
        </w:r>
        <w:r>
          <w:delText>council.</w:delText>
        </w:r>
      </w:del>
    </w:p>
    <w:p w14:paraId="7C9B2741" w14:textId="77777777" w:rsidR="00D66337" w:rsidRPr="00BA1B5E" w:rsidRDefault="00D66337" w:rsidP="00C91B0E">
      <w:pPr>
        <w:keepNext/>
        <w:spacing w:before="240"/>
        <w:rPr>
          <w:del w:id="623" w:author="awachira" w:date="2026-09-25T21:13:00Z" w16du:dateUtc="2026-09-26T01:13:00Z"/>
          <w:rStyle w:val="Strong"/>
        </w:rPr>
      </w:pPr>
      <w:del w:id="624" w:author="awachira" w:date="2026-09-25T21:13:00Z" w16du:dateUtc="2026-09-26T01:13:00Z">
        <w:r w:rsidRPr="00BA1B5E">
          <w:rPr>
            <w:rStyle w:val="Strong"/>
          </w:rPr>
          <w:delText>Funding</w:delText>
        </w:r>
      </w:del>
    </w:p>
    <w:p w14:paraId="673DE3CB" w14:textId="77777777" w:rsidR="00D66337" w:rsidRPr="00A47051" w:rsidRDefault="00D66337" w:rsidP="00D66337">
      <w:pPr>
        <w:keepNext/>
        <w:rPr>
          <w:del w:id="625" w:author="awachira" w:date="2026-09-25T21:13:00Z" w16du:dateUtc="2026-09-26T01:13:00Z"/>
        </w:rPr>
      </w:pPr>
      <w:del w:id="626" w:author="awachira" w:date="2026-09-25T21:13:00Z" w16du:dateUtc="2026-09-26T01:13:00Z">
        <w:r>
          <w:delText>Funding is the money from your plan that pays for supports and services.</w:delText>
        </w:r>
      </w:del>
    </w:p>
    <w:p w14:paraId="4C58D443" w14:textId="77777777" w:rsidR="00D66337" w:rsidRDefault="00D66337" w:rsidP="00C91B0E">
      <w:pPr>
        <w:spacing w:before="240"/>
        <w:rPr>
          <w:del w:id="627" w:author="awachira" w:date="2026-09-25T21:13:00Z" w16du:dateUtc="2026-09-26T01:13:00Z"/>
          <w:rStyle w:val="Strong"/>
        </w:rPr>
      </w:pPr>
      <w:del w:id="628" w:author="awachira" w:date="2026-09-25T21:13:00Z" w16du:dateUtc="2026-09-26T01:13:00Z">
        <w:r>
          <w:rPr>
            <w:rStyle w:val="Strong"/>
          </w:rPr>
          <w:delText>L</w:delText>
        </w:r>
        <w:r w:rsidRPr="00282665">
          <w:rPr>
            <w:rStyle w:val="Strong"/>
          </w:rPr>
          <w:delText>ocal area coordinator (LAC)</w:delText>
        </w:r>
        <w:r>
          <w:rPr>
            <w:rStyle w:val="Strong"/>
          </w:rPr>
          <w:delText xml:space="preserve"> </w:delText>
        </w:r>
      </w:del>
    </w:p>
    <w:p w14:paraId="06D3EF4D" w14:textId="77777777" w:rsidR="00D66337" w:rsidRPr="00A47051" w:rsidRDefault="00D66337" w:rsidP="00D66337">
      <w:pPr>
        <w:rPr>
          <w:del w:id="629" w:author="awachira" w:date="2026-09-25T21:13:00Z" w16du:dateUtc="2026-09-26T01:13:00Z"/>
        </w:rPr>
      </w:pPr>
      <w:del w:id="630" w:author="awachira" w:date="2026-09-25T21:13:00Z" w16du:dateUtc="2026-09-26T01:13:00Z">
        <w:r w:rsidRPr="000A1B5E">
          <w:rPr>
            <w:spacing w:val="-4"/>
          </w:rPr>
          <w:delText>An LAC is</w:delText>
        </w:r>
        <w:r w:rsidRPr="000A1B5E">
          <w:rPr>
            <w:rStyle w:val="Strong"/>
            <w:spacing w:val="-4"/>
          </w:rPr>
          <w:delText xml:space="preserve"> </w:delText>
        </w:r>
        <w:r w:rsidRPr="000A1B5E">
          <w:rPr>
            <w:spacing w:val="-4"/>
          </w:rPr>
          <w:delText>someone who helps people</w:delText>
        </w:r>
        <w:r w:rsidRPr="000A1B5E">
          <w:rPr>
            <w:rFonts w:ascii="Calibri" w:hAnsi="Calibri" w:cs="Calibri"/>
            <w:spacing w:val="-4"/>
          </w:rPr>
          <w:delText> </w:delText>
        </w:r>
        <w:r w:rsidRPr="000A1B5E">
          <w:rPr>
            <w:spacing w:val="-4"/>
          </w:rPr>
          <w:delText>with</w:delText>
        </w:r>
        <w:r w:rsidRPr="000A1B5E">
          <w:rPr>
            <w:rFonts w:ascii="Calibri" w:hAnsi="Calibri" w:cs="Calibri"/>
            <w:spacing w:val="-4"/>
          </w:rPr>
          <w:delText> </w:delText>
        </w:r>
        <w:r w:rsidRPr="000A1B5E">
          <w:rPr>
            <w:spacing w:val="-4"/>
          </w:rPr>
          <w:delText>disability</w:delText>
        </w:r>
        <w:r w:rsidRPr="00523C78">
          <w:delText xml:space="preserve"> find and use supports</w:delText>
        </w:r>
        <w:r>
          <w:delText>.</w:delText>
        </w:r>
      </w:del>
    </w:p>
    <w:p w14:paraId="0B90121A" w14:textId="77777777" w:rsidR="00D66337" w:rsidRDefault="00D66337" w:rsidP="00C91B0E">
      <w:pPr>
        <w:spacing w:before="240"/>
        <w:rPr>
          <w:del w:id="631" w:author="awachira" w:date="2026-09-25T21:13:00Z" w16du:dateUtc="2026-09-26T01:13:00Z"/>
        </w:rPr>
      </w:pPr>
      <w:del w:id="632" w:author="awachira" w:date="2026-09-25T21:13:00Z" w16du:dateUtc="2026-09-26T01:13:00Z">
        <w:r>
          <w:rPr>
            <w:rStyle w:val="Strong"/>
          </w:rPr>
          <w:delText>Mainstream supports</w:delText>
        </w:r>
      </w:del>
    </w:p>
    <w:p w14:paraId="31131A9B" w14:textId="77777777" w:rsidR="00D66337" w:rsidRDefault="00D66337" w:rsidP="00D66337">
      <w:pPr>
        <w:rPr>
          <w:del w:id="633" w:author="awachira" w:date="2026-09-25T21:13:00Z" w16du:dateUtc="2026-09-26T01:13:00Z"/>
        </w:rPr>
      </w:pPr>
      <w:del w:id="634" w:author="awachira" w:date="2026-09-25T21:13:00Z" w16du:dateUtc="2026-09-26T01:13:00Z">
        <w:r>
          <w:delText>Mainstream supports are from other parts of</w:delText>
        </w:r>
        <w:r>
          <w:rPr>
            <w:rFonts w:ascii="Calibri" w:hAnsi="Calibri" w:cs="Calibri"/>
          </w:rPr>
          <w:delText> </w:delText>
        </w:r>
        <w:r>
          <w:delText>the</w:delText>
        </w:r>
        <w:r>
          <w:rPr>
            <w:rFonts w:ascii="Calibri" w:hAnsi="Calibri" w:cs="Calibri"/>
          </w:rPr>
          <w:delText> </w:delText>
        </w:r>
        <w:r>
          <w:delText>government.</w:delText>
        </w:r>
      </w:del>
    </w:p>
    <w:p w14:paraId="44F077C3" w14:textId="77777777" w:rsidR="00D66337" w:rsidRPr="00926810" w:rsidRDefault="00D66337" w:rsidP="00D66337">
      <w:pPr>
        <w:rPr>
          <w:del w:id="635" w:author="awachira" w:date="2026-09-25T21:13:00Z" w16du:dateUtc="2026-09-26T01:13:00Z"/>
          <w:rStyle w:val="Strong"/>
        </w:rPr>
      </w:pPr>
      <w:del w:id="636" w:author="awachira" w:date="2026-09-25T21:13:00Z" w16du:dateUtc="2026-09-26T01:13:00Z">
        <w:r>
          <w:delText>For example, health and education services.</w:delText>
        </w:r>
      </w:del>
    </w:p>
    <w:p w14:paraId="582F4A4E" w14:textId="77777777" w:rsidR="00D66337" w:rsidRDefault="00D66337" w:rsidP="00C91B0E">
      <w:pPr>
        <w:spacing w:before="240"/>
        <w:rPr>
          <w:del w:id="637" w:author="awachira" w:date="2026-09-25T21:13:00Z" w16du:dateUtc="2026-09-26T01:13:00Z"/>
        </w:rPr>
      </w:pPr>
      <w:del w:id="638" w:author="awachira" w:date="2026-09-25T21:13:00Z" w16du:dateUtc="2026-09-26T01:13:00Z">
        <w:r w:rsidRPr="00282665">
          <w:rPr>
            <w:rStyle w:val="Strong"/>
          </w:rPr>
          <w:delText>NDIA planner</w:delText>
        </w:r>
        <w:r w:rsidRPr="00282665">
          <w:delText xml:space="preserve"> </w:delText>
        </w:r>
      </w:del>
    </w:p>
    <w:p w14:paraId="294283B4" w14:textId="77777777" w:rsidR="00D66337" w:rsidRPr="00A47051" w:rsidRDefault="00D66337" w:rsidP="00D66337">
      <w:pPr>
        <w:rPr>
          <w:del w:id="639" w:author="awachira" w:date="2026-09-25T21:13:00Z" w16du:dateUtc="2026-09-26T01:13:00Z"/>
        </w:rPr>
      </w:pPr>
      <w:del w:id="640" w:author="awachira" w:date="2026-09-25T21:13:00Z" w16du:dateUtc="2026-09-26T01:13:00Z">
        <w:r>
          <w:delText>An NDIA planner is</w:delText>
        </w:r>
        <w:r w:rsidRPr="00523C78">
          <w:delText xml:space="preserve"> </w:delText>
        </w:r>
        <w:r>
          <w:delText>someone who makes</w:delText>
        </w:r>
        <w:r>
          <w:rPr>
            <w:rFonts w:ascii="Calibri" w:hAnsi="Calibri" w:cs="Calibri"/>
          </w:rPr>
          <w:delText> </w:delText>
        </w:r>
        <w:r>
          <w:delText xml:space="preserve">and updates NDIS plans. </w:delText>
        </w:r>
      </w:del>
    </w:p>
    <w:p w14:paraId="77C36368" w14:textId="77777777" w:rsidR="00D66337" w:rsidRDefault="00D66337" w:rsidP="00C91B0E">
      <w:pPr>
        <w:spacing w:before="240"/>
        <w:rPr>
          <w:del w:id="641" w:author="awachira" w:date="2026-09-25T21:13:00Z" w16du:dateUtc="2026-09-26T01:13:00Z"/>
        </w:rPr>
      </w:pPr>
      <w:del w:id="642" w:author="awachira" w:date="2026-09-25T21:13:00Z" w16du:dateUtc="2026-09-26T01:13:00Z">
        <w:r>
          <w:rPr>
            <w:rStyle w:val="Strong"/>
          </w:rPr>
          <w:delText>P</w:delText>
        </w:r>
        <w:r w:rsidRPr="00A55219">
          <w:rPr>
            <w:rStyle w:val="Strong"/>
          </w:rPr>
          <w:delText>articipation</w:delText>
        </w:r>
      </w:del>
    </w:p>
    <w:p w14:paraId="00D1223F" w14:textId="785D1C7D" w:rsidR="00C91B0E" w:rsidRPr="0092120B" w:rsidRDefault="00D66337" w:rsidP="0092120B">
      <w:pPr>
        <w:rPr>
          <w:del w:id="643" w:author="awachira" w:date="2026-09-25T21:13:00Z" w16du:dateUtc="2026-09-26T01:13:00Z"/>
          <w:rStyle w:val="Strong"/>
          <w:b w:val="0"/>
          <w:bCs w:val="0"/>
          <w:color w:val="auto"/>
        </w:rPr>
      </w:pPr>
      <w:del w:id="644" w:author="awachira" w:date="2026-09-25T21:13:00Z" w16du:dateUtc="2026-09-26T01:13:00Z">
        <w:r>
          <w:delText>Participation is when you take part.</w:delText>
        </w:r>
      </w:del>
    </w:p>
    <w:p w14:paraId="59ADE039" w14:textId="7C87CD05" w:rsidR="00D66337" w:rsidRDefault="00D66337" w:rsidP="00C91B0E">
      <w:pPr>
        <w:spacing w:before="240"/>
        <w:rPr>
          <w:del w:id="645" w:author="awachira" w:date="2026-09-25T21:13:00Z" w16du:dateUtc="2026-09-26T01:13:00Z"/>
        </w:rPr>
      </w:pPr>
      <w:del w:id="646" w:author="awachira" w:date="2026-09-25T21:13:00Z" w16du:dateUtc="2026-09-26T01:13:00Z">
        <w:r>
          <w:rPr>
            <w:rStyle w:val="Strong"/>
          </w:rPr>
          <w:delText>P</w:delText>
        </w:r>
        <w:r w:rsidRPr="00926810">
          <w:rPr>
            <w:rStyle w:val="Strong"/>
          </w:rPr>
          <w:delText>sychosocial recovery coaches</w:delText>
        </w:r>
        <w:r>
          <w:delText xml:space="preserve"> </w:delText>
        </w:r>
      </w:del>
    </w:p>
    <w:p w14:paraId="71E29B20" w14:textId="14E646BE" w:rsidR="00140AB8" w:rsidRDefault="00D66337" w:rsidP="00140AB8">
      <w:pPr>
        <w:rPr>
          <w:del w:id="647" w:author="awachira" w:date="2026-09-25T21:13:00Z" w16du:dateUtc="2026-09-26T01:13:00Z"/>
        </w:rPr>
      </w:pPr>
      <w:del w:id="648" w:author="awachira" w:date="2026-09-25T21:13:00Z" w16du:dateUtc="2026-09-26T01:13:00Z">
        <w:r>
          <w:delText>A psychosocial recovery coach is someone who helps you with a disability that affects your mental health.</w:delText>
        </w:r>
      </w:del>
    </w:p>
    <w:p w14:paraId="2D363D9C" w14:textId="3A4E8FB7" w:rsidR="0092120B" w:rsidRPr="00140AB8" w:rsidRDefault="00140AB8" w:rsidP="00140AB8">
      <w:pPr>
        <w:spacing w:after="0" w:line="240" w:lineRule="auto"/>
        <w:rPr>
          <w:del w:id="649" w:author="awachira" w:date="2026-09-25T21:13:00Z" w16du:dateUtc="2026-09-26T01:13:00Z"/>
          <w:rStyle w:val="Strong"/>
          <w:b w:val="0"/>
          <w:bCs w:val="0"/>
          <w:color w:val="auto"/>
        </w:rPr>
      </w:pPr>
      <w:del w:id="650" w:author="awachira" w:date="2026-09-25T21:13:00Z" w16du:dateUtc="2026-09-26T01:13:00Z">
        <w:r>
          <w:br w:type="page"/>
        </w:r>
      </w:del>
    </w:p>
    <w:p w14:paraId="0695A12F" w14:textId="4B6B63DB" w:rsidR="00D66337" w:rsidRDefault="00D66337" w:rsidP="00C91B0E">
      <w:pPr>
        <w:spacing w:before="240"/>
        <w:rPr>
          <w:del w:id="651" w:author="awachira" w:date="2026-09-25T21:13:00Z" w16du:dateUtc="2026-09-26T01:13:00Z"/>
        </w:rPr>
      </w:pPr>
      <w:del w:id="652" w:author="awachira" w:date="2026-09-25T21:13:00Z" w16du:dateUtc="2026-09-26T01:13:00Z">
        <w:r>
          <w:rPr>
            <w:rStyle w:val="Strong"/>
          </w:rPr>
          <w:delText>S</w:delText>
        </w:r>
        <w:r w:rsidRPr="00282665">
          <w:rPr>
            <w:rStyle w:val="Strong"/>
          </w:rPr>
          <w:delText>upport coordinator</w:delText>
        </w:r>
        <w:r>
          <w:delText xml:space="preserve"> </w:delText>
        </w:r>
      </w:del>
    </w:p>
    <w:p w14:paraId="46968153" w14:textId="22244E18" w:rsidR="00140AB8" w:rsidRDefault="00D66337" w:rsidP="00140AB8">
      <w:pPr>
        <w:rPr>
          <w:del w:id="653" w:author="awachira" w:date="2026-09-25T21:13:00Z" w16du:dateUtc="2026-09-26T01:13:00Z"/>
        </w:rPr>
      </w:pPr>
      <w:del w:id="654" w:author="awachira" w:date="2026-09-25T21:13:00Z" w16du:dateUtc="2026-09-26T01:13:00Z">
        <w:r>
          <w:delText>A support coordinator is someone who helps you plan and use your</w:delText>
        </w:r>
        <w:r w:rsidR="00C91B0E">
          <w:delText> </w:delText>
        </w:r>
        <w:r>
          <w:delText>supports.</w:delText>
        </w:r>
      </w:del>
    </w:p>
    <w:p w14:paraId="6D3F238E" w14:textId="382034CD" w:rsidR="00EC31C6" w:rsidRPr="005764C1" w:rsidRDefault="00D66337">
      <w:pPr>
        <w:rPr>
          <w:rFonts w:ascii="Times New Roman" w:hAnsi="Times New Roman"/>
          <w:sz w:val="24"/>
          <w:rPrChange w:id="655" w:author="awachira" w:date="2026-09-25T21:13:00Z" w16du:dateUtc="2026-09-26T01:13:00Z">
            <w:rPr/>
          </w:rPrChange>
        </w:rPr>
        <w:pPrChange w:id="656" w:author="awachira" w:date="2026-09-25T21:13:00Z" w16du:dateUtc="2026-09-26T01:13:00Z">
          <w:pPr>
            <w:pStyle w:val="EndnoteText"/>
            <w:spacing w:before="12000"/>
          </w:pPr>
        </w:pPrChange>
      </w:pPr>
      <w:del w:id="657" w:author="awachira" w:date="2026-09-25T21:13:00Z" w16du:dateUtc="2026-09-26T01:13:00Z">
        <w:r w:rsidRPr="00140AB8">
          <w:delText>The Information Access Group cre</w:delText>
        </w:r>
        <w:r w:rsidRPr="00140AB8">
          <w:rPr>
            <w:rStyle w:val="EndnoteTextChar"/>
            <w:rFonts w:ascii="Arial" w:hAnsi="Arial"/>
          </w:rPr>
          <w:delText xml:space="preserve">ated this </w:delText>
        </w:r>
        <w:r w:rsidR="00C91B0E" w:rsidRPr="00140AB8">
          <w:rPr>
            <w:rStyle w:val="EndnoteTextChar"/>
            <w:rFonts w:ascii="Arial" w:hAnsi="Arial"/>
          </w:rPr>
          <w:delText xml:space="preserve">text-only </w:delText>
        </w:r>
        <w:r w:rsidRPr="00140AB8">
          <w:rPr>
            <w:rStyle w:val="EndnoteTextChar"/>
            <w:rFonts w:ascii="Arial" w:hAnsi="Arial"/>
          </w:rPr>
          <w:delText>Easy Read document.</w:delText>
        </w:r>
        <w:r w:rsidR="00C91B0E" w:rsidRPr="00140AB8">
          <w:rPr>
            <w:rStyle w:val="EndnoteTextChar"/>
            <w:rFonts w:ascii="Arial" w:hAnsi="Arial"/>
          </w:rPr>
          <w:br/>
        </w:r>
        <w:r w:rsidRPr="00140AB8">
          <w:delText xml:space="preserve">For any enquiries, please visit </w:delText>
        </w:r>
        <w:r>
          <w:fldChar w:fldCharType="begin"/>
        </w:r>
        <w:r>
          <w:delInstrText>HYPERLINK "http://www.informationaccessgroup.com"</w:delInstrText>
        </w:r>
        <w:r>
          <w:fldChar w:fldCharType="separate"/>
        </w:r>
        <w:r w:rsidRPr="00140AB8">
          <w:rPr>
            <w:rStyle w:val="Hyperlink"/>
            <w:sz w:val="24"/>
          </w:rPr>
          <w:delText>www.informationaccessgroup.com</w:delText>
        </w:r>
        <w:r>
          <w:fldChar w:fldCharType="end"/>
        </w:r>
        <w:r w:rsidRPr="00140AB8">
          <w:delText xml:space="preserve">. </w:delText>
        </w:r>
        <w:r w:rsidR="00C91B0E" w:rsidRPr="00140AB8">
          <w:br/>
        </w:r>
        <w:r w:rsidRPr="00140AB8">
          <w:delText>Quote job number 5235-C.</w:delText>
        </w:r>
      </w:del>
      <w:bookmarkEnd w:id="214"/>
      <w:bookmarkEnd w:id="215"/>
    </w:p>
    <w:sectPr w:rsidR="00EC31C6" w:rsidRPr="005764C1" w:rsidSect="00E75F5F">
      <w:headerReference w:type="default" r:id="rId9"/>
      <w:footerReference w:type="default" r:id="rId10"/>
      <w:pgSz w:w="11907" w:h="16839" w:code="9"/>
      <w:pgMar w:top="1440" w:right="1440" w:bottom="1440" w:left="1440" w:header="720" w:footer="720" w:gutter="0"/>
      <w:pgNumType w:start="1"/>
      <w:cols w:space="720"/>
      <w:titlePg w:val="0"/>
      <w:docGrid w:linePitch="360"/>
      <w:sectPrChange w:id="663" w:author="awachira" w:date="2026-09-25T21:13:00Z" w16du:dateUtc="2026-09-26T01:13:00Z">
        <w:sectPr w:rsidR="00EC31C6" w:rsidRPr="005764C1" w:rsidSect="00E75F5F">
          <w:pgSz w:w="11906" w:h="16838" w:code="0"/>
          <w:pgMar w:top="990" w:right="1133" w:bottom="990" w:left="1440" w:header="283" w:footer="283" w:gutter="0"/>
          <w:pgNumType w:start="1"/>
          <w:cols w:space="708"/>
          <w:titlePg/>
          <w:docGrid w:linePitch="381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E97713" w14:textId="77777777" w:rsidR="00483755" w:rsidRDefault="00483755" w:rsidP="00E75F5F">
      <w:pPr>
        <w:spacing w:after="0" w:line="240" w:lineRule="auto"/>
        <w:pPrChange w:id="8" w:author="awachira" w:date="2026-09-25T21:13:00Z" w16du:dateUtc="2026-09-26T01:13:00Z">
          <w:pPr>
            <w:spacing w:before="0" w:after="0" w:line="240" w:lineRule="auto"/>
          </w:pPr>
        </w:pPrChange>
      </w:pPr>
      <w:r>
        <w:separator/>
      </w:r>
    </w:p>
  </w:endnote>
  <w:endnote w:type="continuationSeparator" w:id="0">
    <w:p w14:paraId="4F7E65B5" w14:textId="77777777" w:rsidR="00483755" w:rsidRDefault="00483755" w:rsidP="00E75F5F">
      <w:pPr>
        <w:spacing w:after="0" w:line="240" w:lineRule="auto"/>
        <w:pPrChange w:id="9" w:author="awachira" w:date="2026-09-25T21:13:00Z" w16du:dateUtc="2026-09-26T01:13:00Z">
          <w:pPr>
            <w:spacing w:before="0" w:after="0" w:line="240" w:lineRule="auto"/>
          </w:pPr>
        </w:pPrChange>
      </w:pPr>
      <w:r>
        <w:continuationSeparator/>
      </w:r>
    </w:p>
  </w:endnote>
  <w:endnote w:type="continuationNotice" w:id="1">
    <w:p w14:paraId="7ED1CADA" w14:textId="77777777" w:rsidR="00483755" w:rsidRDefault="00483755">
      <w:pPr>
        <w:spacing w:after="0" w:line="240" w:lineRule="auto"/>
        <w:pPrChange w:id="10" w:author="awachira" w:date="2026-09-25T21:13:00Z" w16du:dateUtc="2026-09-26T01:13:00Z">
          <w:pPr>
            <w:spacing w:before="0" w:after="0" w:line="240" w:lineRule="auto"/>
          </w:pPr>
        </w:pPrChange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S Me">
    <w:altName w:val="Calibri"/>
    <w:panose1 w:val="020B0604020202020204"/>
    <w:charset w:val="00"/>
    <w:family w:val="modern"/>
    <w:notTrueType/>
    <w:pitch w:val="variable"/>
    <w:sig w:usb0="800000AF" w:usb1="4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otham Medium">
    <w:altName w:val="Arial"/>
    <w:panose1 w:val="020B0604020202020204"/>
    <w:charset w:val="00"/>
    <w:family w:val="auto"/>
    <w:pitch w:val="variable"/>
    <w:sig w:usb0="A00000AF" w:usb1="40000048" w:usb2="00000000" w:usb3="00000000" w:csb0="0000019B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S Me Pro Heavy">
    <w:altName w:val="Calibri"/>
    <w:panose1 w:val="020B0604020202020204"/>
    <w:charset w:val="00"/>
    <w:family w:val="auto"/>
    <w:pitch w:val="variable"/>
    <w:sig w:usb0="A00002EF" w:usb1="4000606A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68085562"/>
      <w:docPartObj>
        <w:docPartGallery w:val="Page Numbers (Bottom of Page)"/>
        <w:docPartUnique/>
      </w:docPartObj>
    </w:sdtPr>
    <w:sdtEndPr/>
    <w:sdtContent>
      <w:p w14:paraId="0EA66C0C" w14:textId="77777777" w:rsidR="00483755" w:rsidRDefault="00E75F5F">
        <w:pPr>
          <w:pStyle w:val="Footer"/>
          <w:rPr>
            <w:ins w:id="658" w:author="awachira" w:date="2026-09-25T21:13:00Z" w16du:dateUtc="2026-09-26T01:13:00Z"/>
          </w:rPr>
        </w:pPr>
        <w:ins w:id="659" w:author="awachira" w:date="2026-09-25T21:13:00Z" w16du:dateUtc="2026-09-26T01:13:00Z"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3406F">
            <w:rPr>
              <w:noProof/>
            </w:rPr>
            <w:t>1</w:t>
          </w:r>
          <w:r>
            <w:rPr>
              <w:noProof/>
            </w:rPr>
            <w:fldChar w:fldCharType="end"/>
          </w:r>
        </w:ins>
      </w:p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E929137" w14:textId="77777777" w:rsidR="00E75F5F" w:rsidRDefault="00C91B0E">
            <w:pPr>
              <w:pStyle w:val="Footer"/>
              <w:jc w:val="right"/>
              <w:rPr>
                <w:ins w:id="660" w:author="awachira" w:date="2026-09-25T21:13:00Z" w16du:dateUtc="2026-09-26T01:13:00Z"/>
              </w:rPr>
            </w:pPr>
            <w:del w:id="661" w:author="awachira" w:date="2026-09-25T21:13:00Z" w16du:dateUtc="2026-09-26T01:13:00Z">
              <w:r w:rsidRPr="00C91B0E">
                <w:delText xml:space="preserve">Page </w:delText>
              </w:r>
              <w:r w:rsidRPr="00C91B0E">
                <w:rPr>
                  <w:b/>
                  <w:bCs/>
                  <w:sz w:val="24"/>
                  <w:szCs w:val="24"/>
                </w:rPr>
                <w:fldChar w:fldCharType="begin"/>
              </w:r>
              <w:r w:rsidRPr="00C91B0E">
                <w:rPr>
                  <w:b/>
                  <w:bCs/>
                </w:rPr>
                <w:delInstrText xml:space="preserve"> PAGE </w:delInstrText>
              </w:r>
              <w:r w:rsidRPr="00C91B0E">
                <w:rPr>
                  <w:b/>
                  <w:bCs/>
                  <w:sz w:val="24"/>
                  <w:szCs w:val="24"/>
                </w:rPr>
                <w:fldChar w:fldCharType="separate"/>
              </w:r>
              <w:r w:rsidRPr="00C91B0E">
                <w:rPr>
                  <w:b/>
                  <w:bCs/>
                </w:rPr>
                <w:delText>2</w:delText>
              </w:r>
              <w:r w:rsidRPr="00C91B0E">
                <w:rPr>
                  <w:b/>
                  <w:bCs/>
                  <w:sz w:val="24"/>
                  <w:szCs w:val="24"/>
                </w:rPr>
                <w:fldChar w:fldCharType="end"/>
              </w:r>
              <w:r w:rsidRPr="00C91B0E">
                <w:delText xml:space="preserve"> of </w:delText>
              </w:r>
              <w:r w:rsidRPr="00C91B0E">
                <w:rPr>
                  <w:b/>
                  <w:bCs/>
                  <w:sz w:val="24"/>
                  <w:szCs w:val="24"/>
                </w:rPr>
                <w:fldChar w:fldCharType="begin"/>
              </w:r>
              <w:r w:rsidRPr="00C91B0E">
                <w:rPr>
                  <w:b/>
                  <w:bCs/>
                </w:rPr>
                <w:delInstrText xml:space="preserve"> NUMPAGES  </w:delInstrText>
              </w:r>
              <w:r w:rsidRPr="00C91B0E">
                <w:rPr>
                  <w:b/>
                  <w:bCs/>
                  <w:sz w:val="24"/>
                  <w:szCs w:val="24"/>
                </w:rPr>
                <w:fldChar w:fldCharType="separate"/>
              </w:r>
              <w:r w:rsidRPr="00C91B0E">
                <w:rPr>
                  <w:b/>
                  <w:bCs/>
                </w:rPr>
                <w:delText>2</w:delText>
              </w:r>
              <w:r w:rsidRPr="00C91B0E">
                <w:rPr>
                  <w:b/>
                  <w:bCs/>
                  <w:sz w:val="24"/>
                  <w:szCs w:val="24"/>
                </w:rPr>
                <w:fldChar w:fldCharType="end"/>
              </w:r>
            </w:del>
          </w:p>
        </w:sdtContent>
      </w:sdt>
    </w:sdtContent>
  </w:sdt>
  <w:p w14:paraId="1D7BF489" w14:textId="667E1988" w:rsidR="00384C4C" w:rsidRPr="001A07DF" w:rsidRDefault="00384C4C">
    <w:pPr>
      <w:pStyle w:val="Footer"/>
      <w:pPrChange w:id="662" w:author="awachira" w:date="2026-09-25T21:13:00Z" w16du:dateUtc="2026-09-26T01:13:00Z">
        <w:pPr>
          <w:pStyle w:val="Footer"/>
          <w:jc w:val="cen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3DFB64" w14:textId="77777777" w:rsidR="00483755" w:rsidRDefault="00483755" w:rsidP="00E75F5F">
      <w:pPr>
        <w:spacing w:after="0" w:line="240" w:lineRule="auto"/>
        <w:pPrChange w:id="5" w:author="awachira" w:date="2026-09-25T21:13:00Z" w16du:dateUtc="2026-09-26T01:13:00Z">
          <w:pPr>
            <w:spacing w:before="0" w:after="0" w:line="240" w:lineRule="auto"/>
          </w:pPr>
        </w:pPrChange>
      </w:pPr>
      <w:r>
        <w:separator/>
      </w:r>
    </w:p>
  </w:footnote>
  <w:footnote w:type="continuationSeparator" w:id="0">
    <w:p w14:paraId="514B9901" w14:textId="77777777" w:rsidR="00483755" w:rsidRDefault="00483755" w:rsidP="00E75F5F">
      <w:pPr>
        <w:spacing w:after="0" w:line="240" w:lineRule="auto"/>
        <w:pPrChange w:id="6" w:author="awachira" w:date="2026-09-25T21:13:00Z" w16du:dateUtc="2026-09-26T01:13:00Z">
          <w:pPr>
            <w:spacing w:before="0" w:after="0" w:line="240" w:lineRule="auto"/>
          </w:pPr>
        </w:pPrChange>
      </w:pPr>
      <w:r>
        <w:continuationSeparator/>
      </w:r>
    </w:p>
  </w:footnote>
  <w:footnote w:type="continuationNotice" w:id="1">
    <w:p w14:paraId="29F8083A" w14:textId="77777777" w:rsidR="00483755" w:rsidRDefault="00483755">
      <w:pPr>
        <w:spacing w:after="0" w:line="240" w:lineRule="auto"/>
        <w:pPrChange w:id="7" w:author="awachira" w:date="2026-09-25T21:13:00Z" w16du:dateUtc="2026-09-26T01:13:00Z">
          <w:pPr>
            <w:spacing w:before="0" w:after="0" w:line="240" w:lineRule="auto"/>
          </w:pPr>
        </w:pPrChange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13BDF3" w14:textId="77777777" w:rsidR="007B50B5" w:rsidRDefault="007B50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266AB2"/>
    <w:multiLevelType w:val="hybridMultilevel"/>
    <w:tmpl w:val="17B83234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76967"/>
    <w:multiLevelType w:val="hybridMultilevel"/>
    <w:tmpl w:val="C29EB838"/>
    <w:lvl w:ilvl="0" w:tplc="11CE6900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B159F"/>
    <w:multiLevelType w:val="multilevel"/>
    <w:tmpl w:val="1F38FDB4"/>
    <w:styleLink w:val="HeadingsList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0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2CE7601F"/>
    <w:multiLevelType w:val="hybridMultilevel"/>
    <w:tmpl w:val="BF66471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507ECE"/>
    <w:multiLevelType w:val="hybridMultilevel"/>
    <w:tmpl w:val="60C83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326E74"/>
    <w:multiLevelType w:val="hybridMultilevel"/>
    <w:tmpl w:val="D3FC0152"/>
    <w:lvl w:ilvl="0" w:tplc="D93EC81E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179BA"/>
    <w:multiLevelType w:val="hybridMultilevel"/>
    <w:tmpl w:val="3648C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16735"/>
    <w:multiLevelType w:val="hybridMultilevel"/>
    <w:tmpl w:val="2DAA37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456B66"/>
    <w:multiLevelType w:val="hybridMultilevel"/>
    <w:tmpl w:val="10D667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9E7C85"/>
    <w:multiLevelType w:val="hybridMultilevel"/>
    <w:tmpl w:val="A030D27E"/>
    <w:lvl w:ilvl="0" w:tplc="D93EC81E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21024"/>
    <w:multiLevelType w:val="hybridMultilevel"/>
    <w:tmpl w:val="C6820CC4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C7D1C17"/>
    <w:multiLevelType w:val="hybridMultilevel"/>
    <w:tmpl w:val="BCB61466"/>
    <w:lvl w:ilvl="0" w:tplc="6CF696EA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C22DC4"/>
    <w:multiLevelType w:val="hybridMultilevel"/>
    <w:tmpl w:val="BCC8C652"/>
    <w:lvl w:ilvl="0" w:tplc="C6F8BA26">
      <w:numFmt w:val="bullet"/>
      <w:pStyle w:val="ListParagraph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873130"/>
    <w:multiLevelType w:val="hybridMultilevel"/>
    <w:tmpl w:val="82965A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34A4BB2"/>
    <w:multiLevelType w:val="hybridMultilevel"/>
    <w:tmpl w:val="547C6C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0E6DD1"/>
    <w:multiLevelType w:val="hybridMultilevel"/>
    <w:tmpl w:val="7DBABFC8"/>
    <w:lvl w:ilvl="0" w:tplc="6CF696EA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8170F0"/>
    <w:multiLevelType w:val="hybridMultilevel"/>
    <w:tmpl w:val="CE1CB3A2"/>
    <w:lvl w:ilvl="0" w:tplc="999699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6B2796"/>
    <w:multiLevelType w:val="hybridMultilevel"/>
    <w:tmpl w:val="A72A9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5C1118"/>
    <w:multiLevelType w:val="hybridMultilevel"/>
    <w:tmpl w:val="38080798"/>
    <w:lvl w:ilvl="0" w:tplc="87487BDC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CA6E46"/>
    <w:multiLevelType w:val="hybridMultilevel"/>
    <w:tmpl w:val="6C4ABC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559592">
    <w:abstractNumId w:val="2"/>
  </w:num>
  <w:num w:numId="2" w16cid:durableId="2067994797">
    <w:abstractNumId w:val="1"/>
  </w:num>
  <w:num w:numId="3" w16cid:durableId="263731641">
    <w:abstractNumId w:val="12"/>
  </w:num>
  <w:num w:numId="4" w16cid:durableId="705368536">
    <w:abstractNumId w:val="11"/>
  </w:num>
  <w:num w:numId="5" w16cid:durableId="31541597">
    <w:abstractNumId w:val="0"/>
  </w:num>
  <w:num w:numId="6" w16cid:durableId="562182285">
    <w:abstractNumId w:val="5"/>
  </w:num>
  <w:num w:numId="7" w16cid:durableId="1704165190">
    <w:abstractNumId w:val="15"/>
  </w:num>
  <w:num w:numId="8" w16cid:durableId="914702430">
    <w:abstractNumId w:val="18"/>
  </w:num>
  <w:num w:numId="9" w16cid:durableId="1657104302">
    <w:abstractNumId w:val="6"/>
  </w:num>
  <w:num w:numId="10" w16cid:durableId="220868342">
    <w:abstractNumId w:val="9"/>
  </w:num>
  <w:num w:numId="11" w16cid:durableId="1172720334">
    <w:abstractNumId w:val="19"/>
  </w:num>
  <w:num w:numId="12" w16cid:durableId="1043017131">
    <w:abstractNumId w:val="17"/>
  </w:num>
  <w:num w:numId="13" w16cid:durableId="1043754277">
    <w:abstractNumId w:val="4"/>
  </w:num>
  <w:num w:numId="14" w16cid:durableId="716899795">
    <w:abstractNumId w:val="10"/>
  </w:num>
  <w:num w:numId="15" w16cid:durableId="672414057">
    <w:abstractNumId w:val="14"/>
  </w:num>
  <w:num w:numId="16" w16cid:durableId="1573808969">
    <w:abstractNumId w:val="8"/>
  </w:num>
  <w:num w:numId="17" w16cid:durableId="1497039517">
    <w:abstractNumId w:val="7"/>
  </w:num>
  <w:num w:numId="18" w16cid:durableId="583686603">
    <w:abstractNumId w:val="16"/>
  </w:num>
  <w:num w:numId="19" w16cid:durableId="658267087">
    <w:abstractNumId w:val="3"/>
  </w:num>
  <w:num w:numId="20" w16cid:durableId="1863008017">
    <w:abstractNumId w:val="13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MzMjWxNDUwMDC2NDVS0lEKTi0uzszPAykwrAUA9ij9aywAAAA="/>
  </w:docVars>
  <w:rsids>
    <w:rsidRoot w:val="00874577"/>
    <w:rsid w:val="000008AA"/>
    <w:rsid w:val="000033A2"/>
    <w:rsid w:val="00003F3E"/>
    <w:rsid w:val="00004C71"/>
    <w:rsid w:val="00004D32"/>
    <w:rsid w:val="0000582F"/>
    <w:rsid w:val="0000591C"/>
    <w:rsid w:val="00005C84"/>
    <w:rsid w:val="00006C34"/>
    <w:rsid w:val="0000714E"/>
    <w:rsid w:val="0000729C"/>
    <w:rsid w:val="0000789C"/>
    <w:rsid w:val="00010060"/>
    <w:rsid w:val="00010779"/>
    <w:rsid w:val="00011468"/>
    <w:rsid w:val="00011F45"/>
    <w:rsid w:val="000131A3"/>
    <w:rsid w:val="000132BF"/>
    <w:rsid w:val="00013C0A"/>
    <w:rsid w:val="00014008"/>
    <w:rsid w:val="0001404D"/>
    <w:rsid w:val="0001467F"/>
    <w:rsid w:val="000149C3"/>
    <w:rsid w:val="00014F96"/>
    <w:rsid w:val="00016EEB"/>
    <w:rsid w:val="00017C44"/>
    <w:rsid w:val="0002090D"/>
    <w:rsid w:val="00020BF2"/>
    <w:rsid w:val="00020CAC"/>
    <w:rsid w:val="000236B5"/>
    <w:rsid w:val="00025085"/>
    <w:rsid w:val="00026D9B"/>
    <w:rsid w:val="00026E8E"/>
    <w:rsid w:val="000276DA"/>
    <w:rsid w:val="0003212C"/>
    <w:rsid w:val="000326CA"/>
    <w:rsid w:val="00032C87"/>
    <w:rsid w:val="00033014"/>
    <w:rsid w:val="00034C79"/>
    <w:rsid w:val="00035CE8"/>
    <w:rsid w:val="00035D95"/>
    <w:rsid w:val="00036542"/>
    <w:rsid w:val="00036873"/>
    <w:rsid w:val="00036E23"/>
    <w:rsid w:val="00037534"/>
    <w:rsid w:val="0004057F"/>
    <w:rsid w:val="000407F8"/>
    <w:rsid w:val="00040894"/>
    <w:rsid w:val="000411D6"/>
    <w:rsid w:val="000412EC"/>
    <w:rsid w:val="0004229E"/>
    <w:rsid w:val="0004268F"/>
    <w:rsid w:val="000432B1"/>
    <w:rsid w:val="000434DF"/>
    <w:rsid w:val="00043949"/>
    <w:rsid w:val="000440AA"/>
    <w:rsid w:val="000445AE"/>
    <w:rsid w:val="00044D74"/>
    <w:rsid w:val="00046373"/>
    <w:rsid w:val="000464C1"/>
    <w:rsid w:val="00046749"/>
    <w:rsid w:val="00046C00"/>
    <w:rsid w:val="00047818"/>
    <w:rsid w:val="0005049B"/>
    <w:rsid w:val="0005158E"/>
    <w:rsid w:val="00051741"/>
    <w:rsid w:val="00052332"/>
    <w:rsid w:val="00053110"/>
    <w:rsid w:val="00053B9D"/>
    <w:rsid w:val="00054E1F"/>
    <w:rsid w:val="00055CA9"/>
    <w:rsid w:val="00056735"/>
    <w:rsid w:val="00056C14"/>
    <w:rsid w:val="00056EB9"/>
    <w:rsid w:val="0005720B"/>
    <w:rsid w:val="00057E76"/>
    <w:rsid w:val="00060614"/>
    <w:rsid w:val="0006074B"/>
    <w:rsid w:val="00060E3E"/>
    <w:rsid w:val="00061EAF"/>
    <w:rsid w:val="00061FF6"/>
    <w:rsid w:val="000625EB"/>
    <w:rsid w:val="0006339E"/>
    <w:rsid w:val="000638F0"/>
    <w:rsid w:val="00064806"/>
    <w:rsid w:val="00065443"/>
    <w:rsid w:val="00067033"/>
    <w:rsid w:val="00067268"/>
    <w:rsid w:val="000676E6"/>
    <w:rsid w:val="0007213A"/>
    <w:rsid w:val="00073579"/>
    <w:rsid w:val="000741EF"/>
    <w:rsid w:val="000749C5"/>
    <w:rsid w:val="00074F07"/>
    <w:rsid w:val="0007564C"/>
    <w:rsid w:val="00076426"/>
    <w:rsid w:val="000765B7"/>
    <w:rsid w:val="00076E7A"/>
    <w:rsid w:val="00076FDD"/>
    <w:rsid w:val="00077149"/>
    <w:rsid w:val="00080002"/>
    <w:rsid w:val="000802BB"/>
    <w:rsid w:val="00081281"/>
    <w:rsid w:val="00081601"/>
    <w:rsid w:val="00081CF6"/>
    <w:rsid w:val="00082231"/>
    <w:rsid w:val="0008232C"/>
    <w:rsid w:val="00082456"/>
    <w:rsid w:val="00082485"/>
    <w:rsid w:val="00082754"/>
    <w:rsid w:val="00083A0D"/>
    <w:rsid w:val="000844DE"/>
    <w:rsid w:val="00085103"/>
    <w:rsid w:val="00085203"/>
    <w:rsid w:val="00085D87"/>
    <w:rsid w:val="00086352"/>
    <w:rsid w:val="00086457"/>
    <w:rsid w:val="0008678B"/>
    <w:rsid w:val="000872DF"/>
    <w:rsid w:val="00090531"/>
    <w:rsid w:val="000906AA"/>
    <w:rsid w:val="0009121A"/>
    <w:rsid w:val="000912A4"/>
    <w:rsid w:val="0009172A"/>
    <w:rsid w:val="00092D2F"/>
    <w:rsid w:val="000932ED"/>
    <w:rsid w:val="000955BD"/>
    <w:rsid w:val="000979B0"/>
    <w:rsid w:val="00097AAE"/>
    <w:rsid w:val="00097C02"/>
    <w:rsid w:val="000A0B89"/>
    <w:rsid w:val="000A12ED"/>
    <w:rsid w:val="000A1AC3"/>
    <w:rsid w:val="000A1B5E"/>
    <w:rsid w:val="000A2CA7"/>
    <w:rsid w:val="000A31E6"/>
    <w:rsid w:val="000A44E8"/>
    <w:rsid w:val="000A5D45"/>
    <w:rsid w:val="000A6160"/>
    <w:rsid w:val="000A6221"/>
    <w:rsid w:val="000A627C"/>
    <w:rsid w:val="000A6AC9"/>
    <w:rsid w:val="000A7480"/>
    <w:rsid w:val="000A767E"/>
    <w:rsid w:val="000B0B85"/>
    <w:rsid w:val="000B13BE"/>
    <w:rsid w:val="000B1F3D"/>
    <w:rsid w:val="000B2B08"/>
    <w:rsid w:val="000B3023"/>
    <w:rsid w:val="000B3505"/>
    <w:rsid w:val="000B3542"/>
    <w:rsid w:val="000B3729"/>
    <w:rsid w:val="000B3AB2"/>
    <w:rsid w:val="000B438B"/>
    <w:rsid w:val="000B4D35"/>
    <w:rsid w:val="000B573C"/>
    <w:rsid w:val="000B58C9"/>
    <w:rsid w:val="000B6C30"/>
    <w:rsid w:val="000B6C74"/>
    <w:rsid w:val="000B7679"/>
    <w:rsid w:val="000B7F48"/>
    <w:rsid w:val="000B7FAD"/>
    <w:rsid w:val="000C00D4"/>
    <w:rsid w:val="000C0EBC"/>
    <w:rsid w:val="000C0F54"/>
    <w:rsid w:val="000C0F7C"/>
    <w:rsid w:val="000C1353"/>
    <w:rsid w:val="000C1537"/>
    <w:rsid w:val="000C1955"/>
    <w:rsid w:val="000C1AC5"/>
    <w:rsid w:val="000C242F"/>
    <w:rsid w:val="000C2722"/>
    <w:rsid w:val="000C34EC"/>
    <w:rsid w:val="000C3B9B"/>
    <w:rsid w:val="000C3D30"/>
    <w:rsid w:val="000C4F01"/>
    <w:rsid w:val="000C51F1"/>
    <w:rsid w:val="000C6865"/>
    <w:rsid w:val="000C6D16"/>
    <w:rsid w:val="000C73B6"/>
    <w:rsid w:val="000C78D3"/>
    <w:rsid w:val="000C7997"/>
    <w:rsid w:val="000C7C5A"/>
    <w:rsid w:val="000D02F3"/>
    <w:rsid w:val="000D07D6"/>
    <w:rsid w:val="000D0A69"/>
    <w:rsid w:val="000D0F07"/>
    <w:rsid w:val="000D1622"/>
    <w:rsid w:val="000D2072"/>
    <w:rsid w:val="000D2127"/>
    <w:rsid w:val="000D24DE"/>
    <w:rsid w:val="000D282A"/>
    <w:rsid w:val="000D2C19"/>
    <w:rsid w:val="000D2CA4"/>
    <w:rsid w:val="000D3F95"/>
    <w:rsid w:val="000D4A13"/>
    <w:rsid w:val="000D57A2"/>
    <w:rsid w:val="000D5DB2"/>
    <w:rsid w:val="000D7347"/>
    <w:rsid w:val="000D78AF"/>
    <w:rsid w:val="000D7998"/>
    <w:rsid w:val="000D7DE3"/>
    <w:rsid w:val="000D7F04"/>
    <w:rsid w:val="000E042D"/>
    <w:rsid w:val="000E1147"/>
    <w:rsid w:val="000E1A1E"/>
    <w:rsid w:val="000E203E"/>
    <w:rsid w:val="000E4C48"/>
    <w:rsid w:val="000E4E3C"/>
    <w:rsid w:val="000E55B2"/>
    <w:rsid w:val="000E5E0E"/>
    <w:rsid w:val="000E6783"/>
    <w:rsid w:val="000F1FDA"/>
    <w:rsid w:val="000F32BB"/>
    <w:rsid w:val="000F32D8"/>
    <w:rsid w:val="000F3C06"/>
    <w:rsid w:val="000F3DAB"/>
    <w:rsid w:val="000F3DEF"/>
    <w:rsid w:val="000F3E68"/>
    <w:rsid w:val="000F4040"/>
    <w:rsid w:val="000F431B"/>
    <w:rsid w:val="000F4B81"/>
    <w:rsid w:val="000F4FCC"/>
    <w:rsid w:val="000F52F4"/>
    <w:rsid w:val="000F673A"/>
    <w:rsid w:val="00100247"/>
    <w:rsid w:val="00101DC6"/>
    <w:rsid w:val="0010205D"/>
    <w:rsid w:val="0010326C"/>
    <w:rsid w:val="00104AFC"/>
    <w:rsid w:val="00104C96"/>
    <w:rsid w:val="00104CF5"/>
    <w:rsid w:val="0010561C"/>
    <w:rsid w:val="001056CB"/>
    <w:rsid w:val="001066AD"/>
    <w:rsid w:val="001077C6"/>
    <w:rsid w:val="001078E4"/>
    <w:rsid w:val="001110D2"/>
    <w:rsid w:val="00111BC2"/>
    <w:rsid w:val="00111EDC"/>
    <w:rsid w:val="00112A4D"/>
    <w:rsid w:val="001131E0"/>
    <w:rsid w:val="001135BF"/>
    <w:rsid w:val="00113808"/>
    <w:rsid w:val="00113CE3"/>
    <w:rsid w:val="00114898"/>
    <w:rsid w:val="00115336"/>
    <w:rsid w:val="00115682"/>
    <w:rsid w:val="001156E7"/>
    <w:rsid w:val="00115BCF"/>
    <w:rsid w:val="001179C2"/>
    <w:rsid w:val="00117AEC"/>
    <w:rsid w:val="0012060B"/>
    <w:rsid w:val="001207BF"/>
    <w:rsid w:val="00120A79"/>
    <w:rsid w:val="00120C33"/>
    <w:rsid w:val="00120EEC"/>
    <w:rsid w:val="00121BE9"/>
    <w:rsid w:val="00121EC5"/>
    <w:rsid w:val="00122897"/>
    <w:rsid w:val="00122FE0"/>
    <w:rsid w:val="00123A8C"/>
    <w:rsid w:val="00124307"/>
    <w:rsid w:val="00124F36"/>
    <w:rsid w:val="00125EE3"/>
    <w:rsid w:val="001264AC"/>
    <w:rsid w:val="00126E41"/>
    <w:rsid w:val="00131635"/>
    <w:rsid w:val="00132D00"/>
    <w:rsid w:val="00132FC1"/>
    <w:rsid w:val="00134841"/>
    <w:rsid w:val="00134CC3"/>
    <w:rsid w:val="0013535A"/>
    <w:rsid w:val="00135D22"/>
    <w:rsid w:val="001362E9"/>
    <w:rsid w:val="00136333"/>
    <w:rsid w:val="00136373"/>
    <w:rsid w:val="00136C01"/>
    <w:rsid w:val="00136C22"/>
    <w:rsid w:val="00137138"/>
    <w:rsid w:val="00137370"/>
    <w:rsid w:val="00137E2D"/>
    <w:rsid w:val="001406F8"/>
    <w:rsid w:val="00140AB8"/>
    <w:rsid w:val="00140DB8"/>
    <w:rsid w:val="0014133F"/>
    <w:rsid w:val="00141AEC"/>
    <w:rsid w:val="00141D69"/>
    <w:rsid w:val="0014293C"/>
    <w:rsid w:val="00144000"/>
    <w:rsid w:val="0014402F"/>
    <w:rsid w:val="001448DE"/>
    <w:rsid w:val="00147C2C"/>
    <w:rsid w:val="00150649"/>
    <w:rsid w:val="001513F4"/>
    <w:rsid w:val="00151618"/>
    <w:rsid w:val="00151817"/>
    <w:rsid w:val="00151B51"/>
    <w:rsid w:val="0015329D"/>
    <w:rsid w:val="00153E51"/>
    <w:rsid w:val="0015569B"/>
    <w:rsid w:val="00157203"/>
    <w:rsid w:val="00157D39"/>
    <w:rsid w:val="001600B3"/>
    <w:rsid w:val="00160B29"/>
    <w:rsid w:val="001619E4"/>
    <w:rsid w:val="00162701"/>
    <w:rsid w:val="00164186"/>
    <w:rsid w:val="00164C4C"/>
    <w:rsid w:val="00165099"/>
    <w:rsid w:val="0016570E"/>
    <w:rsid w:val="00165863"/>
    <w:rsid w:val="00165DF8"/>
    <w:rsid w:val="001663A3"/>
    <w:rsid w:val="00167927"/>
    <w:rsid w:val="00170A2A"/>
    <w:rsid w:val="001711FF"/>
    <w:rsid w:val="00172FC5"/>
    <w:rsid w:val="00173B3A"/>
    <w:rsid w:val="00173F69"/>
    <w:rsid w:val="00174829"/>
    <w:rsid w:val="00174B02"/>
    <w:rsid w:val="0017586A"/>
    <w:rsid w:val="00176798"/>
    <w:rsid w:val="00176C83"/>
    <w:rsid w:val="0018024C"/>
    <w:rsid w:val="00180349"/>
    <w:rsid w:val="001807DA"/>
    <w:rsid w:val="00183046"/>
    <w:rsid w:val="001831FF"/>
    <w:rsid w:val="001838ED"/>
    <w:rsid w:val="001869AE"/>
    <w:rsid w:val="00187383"/>
    <w:rsid w:val="001875A1"/>
    <w:rsid w:val="0019031B"/>
    <w:rsid w:val="00190B04"/>
    <w:rsid w:val="00190D93"/>
    <w:rsid w:val="001913A3"/>
    <w:rsid w:val="001917D9"/>
    <w:rsid w:val="00193854"/>
    <w:rsid w:val="0019560B"/>
    <w:rsid w:val="00195E2B"/>
    <w:rsid w:val="0019630A"/>
    <w:rsid w:val="0019631C"/>
    <w:rsid w:val="00197B5D"/>
    <w:rsid w:val="001A07DF"/>
    <w:rsid w:val="001A089E"/>
    <w:rsid w:val="001A20D1"/>
    <w:rsid w:val="001A2138"/>
    <w:rsid w:val="001A28B4"/>
    <w:rsid w:val="001A2E5E"/>
    <w:rsid w:val="001A2FB3"/>
    <w:rsid w:val="001A375B"/>
    <w:rsid w:val="001A4B24"/>
    <w:rsid w:val="001A4B9E"/>
    <w:rsid w:val="001A4D0F"/>
    <w:rsid w:val="001A5997"/>
    <w:rsid w:val="001A5C7B"/>
    <w:rsid w:val="001A712D"/>
    <w:rsid w:val="001B1575"/>
    <w:rsid w:val="001B2CCF"/>
    <w:rsid w:val="001B30A8"/>
    <w:rsid w:val="001B30D8"/>
    <w:rsid w:val="001B4580"/>
    <w:rsid w:val="001B4DFE"/>
    <w:rsid w:val="001B610D"/>
    <w:rsid w:val="001B7021"/>
    <w:rsid w:val="001B7988"/>
    <w:rsid w:val="001C03B4"/>
    <w:rsid w:val="001C0AF6"/>
    <w:rsid w:val="001C0D3C"/>
    <w:rsid w:val="001C0FAF"/>
    <w:rsid w:val="001C30A1"/>
    <w:rsid w:val="001C326A"/>
    <w:rsid w:val="001C37F1"/>
    <w:rsid w:val="001C38D3"/>
    <w:rsid w:val="001C3CDE"/>
    <w:rsid w:val="001C4F87"/>
    <w:rsid w:val="001C6408"/>
    <w:rsid w:val="001C6C2E"/>
    <w:rsid w:val="001D0158"/>
    <w:rsid w:val="001D0608"/>
    <w:rsid w:val="001D0846"/>
    <w:rsid w:val="001D086E"/>
    <w:rsid w:val="001D116F"/>
    <w:rsid w:val="001D2337"/>
    <w:rsid w:val="001D2758"/>
    <w:rsid w:val="001D3FF9"/>
    <w:rsid w:val="001D41D6"/>
    <w:rsid w:val="001D47D5"/>
    <w:rsid w:val="001D5475"/>
    <w:rsid w:val="001D5B7A"/>
    <w:rsid w:val="001D5F78"/>
    <w:rsid w:val="001E0ADC"/>
    <w:rsid w:val="001E0B48"/>
    <w:rsid w:val="001E0D92"/>
    <w:rsid w:val="001E0FAE"/>
    <w:rsid w:val="001E12A1"/>
    <w:rsid w:val="001E1359"/>
    <w:rsid w:val="001E291A"/>
    <w:rsid w:val="001E29FF"/>
    <w:rsid w:val="001E3790"/>
    <w:rsid w:val="001E48AD"/>
    <w:rsid w:val="001E5232"/>
    <w:rsid w:val="001E52F1"/>
    <w:rsid w:val="001E538A"/>
    <w:rsid w:val="001E57AD"/>
    <w:rsid w:val="001E5FE9"/>
    <w:rsid w:val="001E773F"/>
    <w:rsid w:val="001E7FD5"/>
    <w:rsid w:val="001F011B"/>
    <w:rsid w:val="001F0255"/>
    <w:rsid w:val="001F07F6"/>
    <w:rsid w:val="001F0AEE"/>
    <w:rsid w:val="001F1557"/>
    <w:rsid w:val="001F1A59"/>
    <w:rsid w:val="001F23DC"/>
    <w:rsid w:val="001F2C8E"/>
    <w:rsid w:val="001F2ED6"/>
    <w:rsid w:val="001F38D7"/>
    <w:rsid w:val="001F46AA"/>
    <w:rsid w:val="001F659F"/>
    <w:rsid w:val="001F6A2E"/>
    <w:rsid w:val="001F7D75"/>
    <w:rsid w:val="002007BC"/>
    <w:rsid w:val="00201F45"/>
    <w:rsid w:val="002021AA"/>
    <w:rsid w:val="00202A4A"/>
    <w:rsid w:val="002033EA"/>
    <w:rsid w:val="00203FDC"/>
    <w:rsid w:val="00204022"/>
    <w:rsid w:val="002063BC"/>
    <w:rsid w:val="0021037A"/>
    <w:rsid w:val="002107E9"/>
    <w:rsid w:val="0021290A"/>
    <w:rsid w:val="00212A6D"/>
    <w:rsid w:val="002130F6"/>
    <w:rsid w:val="0021361E"/>
    <w:rsid w:val="00213A0A"/>
    <w:rsid w:val="00214388"/>
    <w:rsid w:val="00214480"/>
    <w:rsid w:val="00214662"/>
    <w:rsid w:val="00217241"/>
    <w:rsid w:val="002173D7"/>
    <w:rsid w:val="00217CB2"/>
    <w:rsid w:val="00220DA5"/>
    <w:rsid w:val="00220DEF"/>
    <w:rsid w:val="002212B6"/>
    <w:rsid w:val="00221CED"/>
    <w:rsid w:val="002224BE"/>
    <w:rsid w:val="00222640"/>
    <w:rsid w:val="00222B97"/>
    <w:rsid w:val="00222DD4"/>
    <w:rsid w:val="0022452E"/>
    <w:rsid w:val="00226311"/>
    <w:rsid w:val="00230100"/>
    <w:rsid w:val="00230213"/>
    <w:rsid w:val="00231385"/>
    <w:rsid w:val="0023217A"/>
    <w:rsid w:val="0023245A"/>
    <w:rsid w:val="00233061"/>
    <w:rsid w:val="00233F70"/>
    <w:rsid w:val="00234A9F"/>
    <w:rsid w:val="00234B6C"/>
    <w:rsid w:val="002355D4"/>
    <w:rsid w:val="00235D23"/>
    <w:rsid w:val="00236622"/>
    <w:rsid w:val="00236EC0"/>
    <w:rsid w:val="00236F23"/>
    <w:rsid w:val="00240214"/>
    <w:rsid w:val="00241A33"/>
    <w:rsid w:val="00242F94"/>
    <w:rsid w:val="00244512"/>
    <w:rsid w:val="00244915"/>
    <w:rsid w:val="0024496D"/>
    <w:rsid w:val="00245055"/>
    <w:rsid w:val="00245425"/>
    <w:rsid w:val="00245C14"/>
    <w:rsid w:val="00245C7C"/>
    <w:rsid w:val="00245CEC"/>
    <w:rsid w:val="00246B63"/>
    <w:rsid w:val="00247683"/>
    <w:rsid w:val="00247A6C"/>
    <w:rsid w:val="0025072B"/>
    <w:rsid w:val="00251618"/>
    <w:rsid w:val="00251D18"/>
    <w:rsid w:val="002526D7"/>
    <w:rsid w:val="00252800"/>
    <w:rsid w:val="0025430D"/>
    <w:rsid w:val="00255E68"/>
    <w:rsid w:val="00256E86"/>
    <w:rsid w:val="00257CF8"/>
    <w:rsid w:val="002601B5"/>
    <w:rsid w:val="002605C8"/>
    <w:rsid w:val="002611B8"/>
    <w:rsid w:val="00261363"/>
    <w:rsid w:val="00261C3A"/>
    <w:rsid w:val="0026225B"/>
    <w:rsid w:val="00265D26"/>
    <w:rsid w:val="00266304"/>
    <w:rsid w:val="00266FB3"/>
    <w:rsid w:val="00270553"/>
    <w:rsid w:val="002705A3"/>
    <w:rsid w:val="00270AB5"/>
    <w:rsid w:val="0027147A"/>
    <w:rsid w:val="00271D08"/>
    <w:rsid w:val="00271DEF"/>
    <w:rsid w:val="00272714"/>
    <w:rsid w:val="00272876"/>
    <w:rsid w:val="00272CDB"/>
    <w:rsid w:val="00273114"/>
    <w:rsid w:val="002735CC"/>
    <w:rsid w:val="0027620F"/>
    <w:rsid w:val="002763DB"/>
    <w:rsid w:val="00276672"/>
    <w:rsid w:val="00276A75"/>
    <w:rsid w:val="00276E27"/>
    <w:rsid w:val="00280401"/>
    <w:rsid w:val="00281080"/>
    <w:rsid w:val="00281094"/>
    <w:rsid w:val="002810CB"/>
    <w:rsid w:val="00281194"/>
    <w:rsid w:val="00281643"/>
    <w:rsid w:val="00281907"/>
    <w:rsid w:val="00282503"/>
    <w:rsid w:val="00282665"/>
    <w:rsid w:val="0028370E"/>
    <w:rsid w:val="00283D52"/>
    <w:rsid w:val="0028416F"/>
    <w:rsid w:val="00284DB2"/>
    <w:rsid w:val="00285AEA"/>
    <w:rsid w:val="00285BC5"/>
    <w:rsid w:val="00285CF9"/>
    <w:rsid w:val="0028641E"/>
    <w:rsid w:val="0028667F"/>
    <w:rsid w:val="00286AA5"/>
    <w:rsid w:val="0028749A"/>
    <w:rsid w:val="002875DD"/>
    <w:rsid w:val="00287F44"/>
    <w:rsid w:val="0029060F"/>
    <w:rsid w:val="00290F99"/>
    <w:rsid w:val="00290FDA"/>
    <w:rsid w:val="0029207F"/>
    <w:rsid w:val="002920B3"/>
    <w:rsid w:val="00294267"/>
    <w:rsid w:val="00294E65"/>
    <w:rsid w:val="00295BFF"/>
    <w:rsid w:val="00296078"/>
    <w:rsid w:val="0029625C"/>
    <w:rsid w:val="0029735F"/>
    <w:rsid w:val="00297660"/>
    <w:rsid w:val="002A02BB"/>
    <w:rsid w:val="002A096A"/>
    <w:rsid w:val="002A2EFB"/>
    <w:rsid w:val="002A3384"/>
    <w:rsid w:val="002A3997"/>
    <w:rsid w:val="002A3A25"/>
    <w:rsid w:val="002A3D7F"/>
    <w:rsid w:val="002A45FD"/>
    <w:rsid w:val="002A4819"/>
    <w:rsid w:val="002A4A0F"/>
    <w:rsid w:val="002A4A7A"/>
    <w:rsid w:val="002A58B5"/>
    <w:rsid w:val="002A656F"/>
    <w:rsid w:val="002A6610"/>
    <w:rsid w:val="002A79E5"/>
    <w:rsid w:val="002A7CD5"/>
    <w:rsid w:val="002B0820"/>
    <w:rsid w:val="002B15C9"/>
    <w:rsid w:val="002B1E87"/>
    <w:rsid w:val="002B20DB"/>
    <w:rsid w:val="002B349B"/>
    <w:rsid w:val="002B3706"/>
    <w:rsid w:val="002B37D2"/>
    <w:rsid w:val="002B3E95"/>
    <w:rsid w:val="002B45A9"/>
    <w:rsid w:val="002B78FD"/>
    <w:rsid w:val="002B7929"/>
    <w:rsid w:val="002C3091"/>
    <w:rsid w:val="002C4196"/>
    <w:rsid w:val="002C55A6"/>
    <w:rsid w:val="002C5B50"/>
    <w:rsid w:val="002C6664"/>
    <w:rsid w:val="002C75B6"/>
    <w:rsid w:val="002C79AC"/>
    <w:rsid w:val="002D080A"/>
    <w:rsid w:val="002D220D"/>
    <w:rsid w:val="002D3AB2"/>
    <w:rsid w:val="002D4144"/>
    <w:rsid w:val="002D552C"/>
    <w:rsid w:val="002D55B1"/>
    <w:rsid w:val="002D5F7E"/>
    <w:rsid w:val="002D6314"/>
    <w:rsid w:val="002D6EC8"/>
    <w:rsid w:val="002E0A8A"/>
    <w:rsid w:val="002E0C4C"/>
    <w:rsid w:val="002E100F"/>
    <w:rsid w:val="002E38B5"/>
    <w:rsid w:val="002E4AA7"/>
    <w:rsid w:val="002E535B"/>
    <w:rsid w:val="002E54F1"/>
    <w:rsid w:val="002E5B2D"/>
    <w:rsid w:val="002E5D89"/>
    <w:rsid w:val="002E5FFC"/>
    <w:rsid w:val="002E688F"/>
    <w:rsid w:val="002E75FA"/>
    <w:rsid w:val="002F0B5C"/>
    <w:rsid w:val="002F1895"/>
    <w:rsid w:val="002F4984"/>
    <w:rsid w:val="002F4CE9"/>
    <w:rsid w:val="002F637F"/>
    <w:rsid w:val="002F6938"/>
    <w:rsid w:val="002F7283"/>
    <w:rsid w:val="002F79D1"/>
    <w:rsid w:val="002F7AA8"/>
    <w:rsid w:val="00300FF6"/>
    <w:rsid w:val="003019AF"/>
    <w:rsid w:val="00302BF8"/>
    <w:rsid w:val="00302D64"/>
    <w:rsid w:val="00302E6C"/>
    <w:rsid w:val="003052DB"/>
    <w:rsid w:val="0030594A"/>
    <w:rsid w:val="00305BA9"/>
    <w:rsid w:val="00307200"/>
    <w:rsid w:val="00307AEC"/>
    <w:rsid w:val="0031259F"/>
    <w:rsid w:val="00313E18"/>
    <w:rsid w:val="00313E24"/>
    <w:rsid w:val="00314FF9"/>
    <w:rsid w:val="003154C5"/>
    <w:rsid w:val="00316697"/>
    <w:rsid w:val="00317198"/>
    <w:rsid w:val="003200FA"/>
    <w:rsid w:val="00320137"/>
    <w:rsid w:val="00320559"/>
    <w:rsid w:val="00321F49"/>
    <w:rsid w:val="0032219F"/>
    <w:rsid w:val="00322481"/>
    <w:rsid w:val="003229DD"/>
    <w:rsid w:val="00322B24"/>
    <w:rsid w:val="00322DD1"/>
    <w:rsid w:val="003234FC"/>
    <w:rsid w:val="003238D5"/>
    <w:rsid w:val="00324C35"/>
    <w:rsid w:val="0032518D"/>
    <w:rsid w:val="0032599D"/>
    <w:rsid w:val="00325A64"/>
    <w:rsid w:val="00325DF4"/>
    <w:rsid w:val="00326364"/>
    <w:rsid w:val="0032794B"/>
    <w:rsid w:val="00331243"/>
    <w:rsid w:val="00331C1F"/>
    <w:rsid w:val="0033269A"/>
    <w:rsid w:val="00332A20"/>
    <w:rsid w:val="003332F3"/>
    <w:rsid w:val="0033366A"/>
    <w:rsid w:val="003341BC"/>
    <w:rsid w:val="003341F4"/>
    <w:rsid w:val="00334EEB"/>
    <w:rsid w:val="0033556E"/>
    <w:rsid w:val="00336532"/>
    <w:rsid w:val="0033698F"/>
    <w:rsid w:val="00336A2D"/>
    <w:rsid w:val="00336B9B"/>
    <w:rsid w:val="0033741E"/>
    <w:rsid w:val="00340481"/>
    <w:rsid w:val="00340BFB"/>
    <w:rsid w:val="0034119D"/>
    <w:rsid w:val="0034139F"/>
    <w:rsid w:val="0034226C"/>
    <w:rsid w:val="003425A0"/>
    <w:rsid w:val="00343869"/>
    <w:rsid w:val="00343CB8"/>
    <w:rsid w:val="00344601"/>
    <w:rsid w:val="00344D04"/>
    <w:rsid w:val="00345859"/>
    <w:rsid w:val="00347BF5"/>
    <w:rsid w:val="00350298"/>
    <w:rsid w:val="003502B8"/>
    <w:rsid w:val="003509A2"/>
    <w:rsid w:val="0035235E"/>
    <w:rsid w:val="003523D6"/>
    <w:rsid w:val="00352926"/>
    <w:rsid w:val="0035461D"/>
    <w:rsid w:val="003547FD"/>
    <w:rsid w:val="00354C00"/>
    <w:rsid w:val="00354FD6"/>
    <w:rsid w:val="0035558A"/>
    <w:rsid w:val="003567D6"/>
    <w:rsid w:val="00356A05"/>
    <w:rsid w:val="00357305"/>
    <w:rsid w:val="0035746F"/>
    <w:rsid w:val="00360317"/>
    <w:rsid w:val="003619B1"/>
    <w:rsid w:val="00362BA7"/>
    <w:rsid w:val="00362F00"/>
    <w:rsid w:val="0036372B"/>
    <w:rsid w:val="00364E77"/>
    <w:rsid w:val="0036534B"/>
    <w:rsid w:val="00365437"/>
    <w:rsid w:val="003657FF"/>
    <w:rsid w:val="00365F18"/>
    <w:rsid w:val="00366A3D"/>
    <w:rsid w:val="00366D0C"/>
    <w:rsid w:val="00367F2B"/>
    <w:rsid w:val="00370A3B"/>
    <w:rsid w:val="00370B82"/>
    <w:rsid w:val="00370E33"/>
    <w:rsid w:val="003741D2"/>
    <w:rsid w:val="0037449D"/>
    <w:rsid w:val="0037458D"/>
    <w:rsid w:val="00374CB3"/>
    <w:rsid w:val="003763EE"/>
    <w:rsid w:val="003766DC"/>
    <w:rsid w:val="00376BB0"/>
    <w:rsid w:val="00377BAF"/>
    <w:rsid w:val="00377BCD"/>
    <w:rsid w:val="003809AE"/>
    <w:rsid w:val="00381C4C"/>
    <w:rsid w:val="0038327A"/>
    <w:rsid w:val="00383968"/>
    <w:rsid w:val="003846BE"/>
    <w:rsid w:val="00384C4C"/>
    <w:rsid w:val="00384EA5"/>
    <w:rsid w:val="00386587"/>
    <w:rsid w:val="003867E0"/>
    <w:rsid w:val="00386883"/>
    <w:rsid w:val="00386993"/>
    <w:rsid w:val="00390979"/>
    <w:rsid w:val="00391816"/>
    <w:rsid w:val="00391C16"/>
    <w:rsid w:val="00391DE8"/>
    <w:rsid w:val="00392562"/>
    <w:rsid w:val="0039312B"/>
    <w:rsid w:val="003932E2"/>
    <w:rsid w:val="003955F4"/>
    <w:rsid w:val="0039574C"/>
    <w:rsid w:val="003962D0"/>
    <w:rsid w:val="00397314"/>
    <w:rsid w:val="00397682"/>
    <w:rsid w:val="003978EE"/>
    <w:rsid w:val="003A0025"/>
    <w:rsid w:val="003A29BA"/>
    <w:rsid w:val="003A4128"/>
    <w:rsid w:val="003A5211"/>
    <w:rsid w:val="003A52BE"/>
    <w:rsid w:val="003A60F0"/>
    <w:rsid w:val="003A675E"/>
    <w:rsid w:val="003A776D"/>
    <w:rsid w:val="003B0746"/>
    <w:rsid w:val="003B0C8A"/>
    <w:rsid w:val="003B34BE"/>
    <w:rsid w:val="003B3832"/>
    <w:rsid w:val="003B3F39"/>
    <w:rsid w:val="003B4BA1"/>
    <w:rsid w:val="003B5252"/>
    <w:rsid w:val="003B5FD8"/>
    <w:rsid w:val="003B63EC"/>
    <w:rsid w:val="003B6CA7"/>
    <w:rsid w:val="003B6F09"/>
    <w:rsid w:val="003B77FF"/>
    <w:rsid w:val="003C063F"/>
    <w:rsid w:val="003C0691"/>
    <w:rsid w:val="003C0CDC"/>
    <w:rsid w:val="003C10ED"/>
    <w:rsid w:val="003C1FCE"/>
    <w:rsid w:val="003C25FD"/>
    <w:rsid w:val="003C3145"/>
    <w:rsid w:val="003C451A"/>
    <w:rsid w:val="003C4A3D"/>
    <w:rsid w:val="003C55F6"/>
    <w:rsid w:val="003C57C9"/>
    <w:rsid w:val="003C5B88"/>
    <w:rsid w:val="003C5D2C"/>
    <w:rsid w:val="003C61B2"/>
    <w:rsid w:val="003C7928"/>
    <w:rsid w:val="003D19FA"/>
    <w:rsid w:val="003D2B61"/>
    <w:rsid w:val="003D31FE"/>
    <w:rsid w:val="003D369B"/>
    <w:rsid w:val="003D3777"/>
    <w:rsid w:val="003D4B1A"/>
    <w:rsid w:val="003D4B35"/>
    <w:rsid w:val="003D528A"/>
    <w:rsid w:val="003D5BA1"/>
    <w:rsid w:val="003D5CF1"/>
    <w:rsid w:val="003D61D6"/>
    <w:rsid w:val="003D6622"/>
    <w:rsid w:val="003D7355"/>
    <w:rsid w:val="003D7DCD"/>
    <w:rsid w:val="003D7E27"/>
    <w:rsid w:val="003E0E59"/>
    <w:rsid w:val="003E1DAD"/>
    <w:rsid w:val="003E37CC"/>
    <w:rsid w:val="003E3989"/>
    <w:rsid w:val="003E3DB0"/>
    <w:rsid w:val="003E4FFB"/>
    <w:rsid w:val="003E6416"/>
    <w:rsid w:val="003F12F9"/>
    <w:rsid w:val="003F1C1D"/>
    <w:rsid w:val="003F204C"/>
    <w:rsid w:val="003F24C7"/>
    <w:rsid w:val="003F2984"/>
    <w:rsid w:val="003F3AEC"/>
    <w:rsid w:val="003F426C"/>
    <w:rsid w:val="003F437C"/>
    <w:rsid w:val="003F5ED6"/>
    <w:rsid w:val="004008C7"/>
    <w:rsid w:val="004019A6"/>
    <w:rsid w:val="00401BD0"/>
    <w:rsid w:val="0040210F"/>
    <w:rsid w:val="004027C9"/>
    <w:rsid w:val="004029A2"/>
    <w:rsid w:val="004045C3"/>
    <w:rsid w:val="004047B9"/>
    <w:rsid w:val="00404A17"/>
    <w:rsid w:val="0040525D"/>
    <w:rsid w:val="004052C5"/>
    <w:rsid w:val="00406799"/>
    <w:rsid w:val="004077C4"/>
    <w:rsid w:val="0041265F"/>
    <w:rsid w:val="00412774"/>
    <w:rsid w:val="00412B90"/>
    <w:rsid w:val="004139D8"/>
    <w:rsid w:val="00413CD9"/>
    <w:rsid w:val="00415C29"/>
    <w:rsid w:val="004161AC"/>
    <w:rsid w:val="004161B0"/>
    <w:rsid w:val="004163DD"/>
    <w:rsid w:val="004200D8"/>
    <w:rsid w:val="00421FCB"/>
    <w:rsid w:val="00422D03"/>
    <w:rsid w:val="00422D96"/>
    <w:rsid w:val="00422F20"/>
    <w:rsid w:val="00425227"/>
    <w:rsid w:val="00426291"/>
    <w:rsid w:val="00427142"/>
    <w:rsid w:val="004273B8"/>
    <w:rsid w:val="0043055A"/>
    <w:rsid w:val="004308B7"/>
    <w:rsid w:val="00431449"/>
    <w:rsid w:val="004317FD"/>
    <w:rsid w:val="004318DF"/>
    <w:rsid w:val="004330C2"/>
    <w:rsid w:val="00433180"/>
    <w:rsid w:val="004333A1"/>
    <w:rsid w:val="00433D3C"/>
    <w:rsid w:val="00433F9E"/>
    <w:rsid w:val="00436C51"/>
    <w:rsid w:val="0044021C"/>
    <w:rsid w:val="004408DA"/>
    <w:rsid w:val="00440DA1"/>
    <w:rsid w:val="00441B81"/>
    <w:rsid w:val="004428D8"/>
    <w:rsid w:val="00442C08"/>
    <w:rsid w:val="0044338C"/>
    <w:rsid w:val="00443E4B"/>
    <w:rsid w:val="0044684A"/>
    <w:rsid w:val="0044720B"/>
    <w:rsid w:val="00447301"/>
    <w:rsid w:val="004478BD"/>
    <w:rsid w:val="00447FED"/>
    <w:rsid w:val="00450036"/>
    <w:rsid w:val="004512DA"/>
    <w:rsid w:val="00452016"/>
    <w:rsid w:val="00452057"/>
    <w:rsid w:val="0045208A"/>
    <w:rsid w:val="004530D3"/>
    <w:rsid w:val="00454052"/>
    <w:rsid w:val="00454413"/>
    <w:rsid w:val="004549AD"/>
    <w:rsid w:val="00455BC7"/>
    <w:rsid w:val="00455D52"/>
    <w:rsid w:val="0045681A"/>
    <w:rsid w:val="00456F69"/>
    <w:rsid w:val="00457CDB"/>
    <w:rsid w:val="0046140A"/>
    <w:rsid w:val="00461B6A"/>
    <w:rsid w:val="00462395"/>
    <w:rsid w:val="00463323"/>
    <w:rsid w:val="00463A40"/>
    <w:rsid w:val="0046428D"/>
    <w:rsid w:val="00464AC2"/>
    <w:rsid w:val="0046573B"/>
    <w:rsid w:val="004663DB"/>
    <w:rsid w:val="00467F78"/>
    <w:rsid w:val="00470848"/>
    <w:rsid w:val="00470A3B"/>
    <w:rsid w:val="00470A4D"/>
    <w:rsid w:val="0047130E"/>
    <w:rsid w:val="00471D58"/>
    <w:rsid w:val="00471FFB"/>
    <w:rsid w:val="0047205E"/>
    <w:rsid w:val="00473237"/>
    <w:rsid w:val="00473952"/>
    <w:rsid w:val="004745BD"/>
    <w:rsid w:val="00474979"/>
    <w:rsid w:val="0047544B"/>
    <w:rsid w:val="00475A42"/>
    <w:rsid w:val="00475B3F"/>
    <w:rsid w:val="004806A4"/>
    <w:rsid w:val="00482C02"/>
    <w:rsid w:val="004835A1"/>
    <w:rsid w:val="00483755"/>
    <w:rsid w:val="00483E32"/>
    <w:rsid w:val="004854B6"/>
    <w:rsid w:val="00485751"/>
    <w:rsid w:val="00491343"/>
    <w:rsid w:val="004916DE"/>
    <w:rsid w:val="00491778"/>
    <w:rsid w:val="00491930"/>
    <w:rsid w:val="0049204B"/>
    <w:rsid w:val="004932CA"/>
    <w:rsid w:val="004934A3"/>
    <w:rsid w:val="004938F4"/>
    <w:rsid w:val="0049397D"/>
    <w:rsid w:val="00493D5D"/>
    <w:rsid w:val="004944AB"/>
    <w:rsid w:val="00494D54"/>
    <w:rsid w:val="00494FB2"/>
    <w:rsid w:val="00495C4F"/>
    <w:rsid w:val="0049616A"/>
    <w:rsid w:val="0049693A"/>
    <w:rsid w:val="004A176E"/>
    <w:rsid w:val="004A1CE8"/>
    <w:rsid w:val="004A225F"/>
    <w:rsid w:val="004A257D"/>
    <w:rsid w:val="004A2627"/>
    <w:rsid w:val="004A2E49"/>
    <w:rsid w:val="004A3013"/>
    <w:rsid w:val="004A318E"/>
    <w:rsid w:val="004A32EF"/>
    <w:rsid w:val="004A32F5"/>
    <w:rsid w:val="004A37D1"/>
    <w:rsid w:val="004A3952"/>
    <w:rsid w:val="004A4E4C"/>
    <w:rsid w:val="004A4E7F"/>
    <w:rsid w:val="004A6361"/>
    <w:rsid w:val="004A6B7F"/>
    <w:rsid w:val="004A6C0D"/>
    <w:rsid w:val="004A7118"/>
    <w:rsid w:val="004A7134"/>
    <w:rsid w:val="004A776E"/>
    <w:rsid w:val="004A77D7"/>
    <w:rsid w:val="004B0454"/>
    <w:rsid w:val="004B0465"/>
    <w:rsid w:val="004B14E6"/>
    <w:rsid w:val="004B270D"/>
    <w:rsid w:val="004B3BDF"/>
    <w:rsid w:val="004B49BD"/>
    <w:rsid w:val="004B5CAD"/>
    <w:rsid w:val="004B64F9"/>
    <w:rsid w:val="004B7D69"/>
    <w:rsid w:val="004C0564"/>
    <w:rsid w:val="004C0606"/>
    <w:rsid w:val="004C0C43"/>
    <w:rsid w:val="004C0F29"/>
    <w:rsid w:val="004C1EE9"/>
    <w:rsid w:val="004C221D"/>
    <w:rsid w:val="004C2D97"/>
    <w:rsid w:val="004C3083"/>
    <w:rsid w:val="004C3A6A"/>
    <w:rsid w:val="004C3C4F"/>
    <w:rsid w:val="004C47C1"/>
    <w:rsid w:val="004C4AA5"/>
    <w:rsid w:val="004C561C"/>
    <w:rsid w:val="004C5A8F"/>
    <w:rsid w:val="004C5B8F"/>
    <w:rsid w:val="004C62BC"/>
    <w:rsid w:val="004C6E4F"/>
    <w:rsid w:val="004C748F"/>
    <w:rsid w:val="004C78E2"/>
    <w:rsid w:val="004C7C73"/>
    <w:rsid w:val="004C7C99"/>
    <w:rsid w:val="004D05A6"/>
    <w:rsid w:val="004D1545"/>
    <w:rsid w:val="004D15CA"/>
    <w:rsid w:val="004D1714"/>
    <w:rsid w:val="004D20EA"/>
    <w:rsid w:val="004D2142"/>
    <w:rsid w:val="004D217F"/>
    <w:rsid w:val="004D28ED"/>
    <w:rsid w:val="004D2920"/>
    <w:rsid w:val="004D2B11"/>
    <w:rsid w:val="004D2CFB"/>
    <w:rsid w:val="004D2EC1"/>
    <w:rsid w:val="004D2FA4"/>
    <w:rsid w:val="004D37CE"/>
    <w:rsid w:val="004D3BD3"/>
    <w:rsid w:val="004D3D8C"/>
    <w:rsid w:val="004D4BD8"/>
    <w:rsid w:val="004D53C7"/>
    <w:rsid w:val="004D5972"/>
    <w:rsid w:val="004D5A4E"/>
    <w:rsid w:val="004D732F"/>
    <w:rsid w:val="004E01BD"/>
    <w:rsid w:val="004E0C16"/>
    <w:rsid w:val="004E16B4"/>
    <w:rsid w:val="004E1912"/>
    <w:rsid w:val="004E2588"/>
    <w:rsid w:val="004E277B"/>
    <w:rsid w:val="004E3C1B"/>
    <w:rsid w:val="004E3C46"/>
    <w:rsid w:val="004E47A9"/>
    <w:rsid w:val="004E5938"/>
    <w:rsid w:val="004E6573"/>
    <w:rsid w:val="004E6638"/>
    <w:rsid w:val="004E6781"/>
    <w:rsid w:val="004E7088"/>
    <w:rsid w:val="004E725E"/>
    <w:rsid w:val="004E797A"/>
    <w:rsid w:val="004F1EAF"/>
    <w:rsid w:val="004F2D9B"/>
    <w:rsid w:val="004F44AE"/>
    <w:rsid w:val="004F4845"/>
    <w:rsid w:val="004F4D95"/>
    <w:rsid w:val="004F5039"/>
    <w:rsid w:val="004F5044"/>
    <w:rsid w:val="004F519F"/>
    <w:rsid w:val="004F71B8"/>
    <w:rsid w:val="004F7AFF"/>
    <w:rsid w:val="00501490"/>
    <w:rsid w:val="00502156"/>
    <w:rsid w:val="00502302"/>
    <w:rsid w:val="0050252C"/>
    <w:rsid w:val="00502566"/>
    <w:rsid w:val="00502938"/>
    <w:rsid w:val="005036C7"/>
    <w:rsid w:val="00503757"/>
    <w:rsid w:val="00503771"/>
    <w:rsid w:val="00506326"/>
    <w:rsid w:val="00506644"/>
    <w:rsid w:val="0050777F"/>
    <w:rsid w:val="00507ED1"/>
    <w:rsid w:val="005101D8"/>
    <w:rsid w:val="00510AA0"/>
    <w:rsid w:val="00511346"/>
    <w:rsid w:val="00511373"/>
    <w:rsid w:val="005117DB"/>
    <w:rsid w:val="005122B6"/>
    <w:rsid w:val="00512B8C"/>
    <w:rsid w:val="00513BDC"/>
    <w:rsid w:val="00513F80"/>
    <w:rsid w:val="00514105"/>
    <w:rsid w:val="00514301"/>
    <w:rsid w:val="00514EF1"/>
    <w:rsid w:val="00515070"/>
    <w:rsid w:val="0051657E"/>
    <w:rsid w:val="00516FB7"/>
    <w:rsid w:val="0051701E"/>
    <w:rsid w:val="00520927"/>
    <w:rsid w:val="00521622"/>
    <w:rsid w:val="00521681"/>
    <w:rsid w:val="00522E51"/>
    <w:rsid w:val="005237F9"/>
    <w:rsid w:val="00523C78"/>
    <w:rsid w:val="00523D76"/>
    <w:rsid w:val="0052434D"/>
    <w:rsid w:val="005243C9"/>
    <w:rsid w:val="005243E2"/>
    <w:rsid w:val="005244EC"/>
    <w:rsid w:val="00524B85"/>
    <w:rsid w:val="00524C52"/>
    <w:rsid w:val="00524FE3"/>
    <w:rsid w:val="005255E3"/>
    <w:rsid w:val="0052560A"/>
    <w:rsid w:val="00527AE2"/>
    <w:rsid w:val="00527BC5"/>
    <w:rsid w:val="00527D52"/>
    <w:rsid w:val="00530437"/>
    <w:rsid w:val="005304D8"/>
    <w:rsid w:val="00532AA7"/>
    <w:rsid w:val="00535D3D"/>
    <w:rsid w:val="00535D98"/>
    <w:rsid w:val="00542512"/>
    <w:rsid w:val="00542789"/>
    <w:rsid w:val="00542C13"/>
    <w:rsid w:val="005434E9"/>
    <w:rsid w:val="005435B4"/>
    <w:rsid w:val="0054406D"/>
    <w:rsid w:val="0054416C"/>
    <w:rsid w:val="005451D3"/>
    <w:rsid w:val="00545CF4"/>
    <w:rsid w:val="00546E1F"/>
    <w:rsid w:val="0054733D"/>
    <w:rsid w:val="00550080"/>
    <w:rsid w:val="005512D2"/>
    <w:rsid w:val="0055235E"/>
    <w:rsid w:val="00552A6A"/>
    <w:rsid w:val="00552E16"/>
    <w:rsid w:val="0055311F"/>
    <w:rsid w:val="005537E1"/>
    <w:rsid w:val="00554C98"/>
    <w:rsid w:val="0055553B"/>
    <w:rsid w:val="00555650"/>
    <w:rsid w:val="00555EFD"/>
    <w:rsid w:val="005568D0"/>
    <w:rsid w:val="00557779"/>
    <w:rsid w:val="00557F0D"/>
    <w:rsid w:val="005600D4"/>
    <w:rsid w:val="005607DE"/>
    <w:rsid w:val="0056091D"/>
    <w:rsid w:val="00561713"/>
    <w:rsid w:val="00562E4E"/>
    <w:rsid w:val="00563892"/>
    <w:rsid w:val="00563FCE"/>
    <w:rsid w:val="005641E3"/>
    <w:rsid w:val="00565E00"/>
    <w:rsid w:val="00566767"/>
    <w:rsid w:val="00566F05"/>
    <w:rsid w:val="00567387"/>
    <w:rsid w:val="00567AA7"/>
    <w:rsid w:val="00570C7C"/>
    <w:rsid w:val="00570D4B"/>
    <w:rsid w:val="00571307"/>
    <w:rsid w:val="00571398"/>
    <w:rsid w:val="0057186D"/>
    <w:rsid w:val="00571B6E"/>
    <w:rsid w:val="00572718"/>
    <w:rsid w:val="00572836"/>
    <w:rsid w:val="005728FD"/>
    <w:rsid w:val="00573092"/>
    <w:rsid w:val="00574728"/>
    <w:rsid w:val="00574D3F"/>
    <w:rsid w:val="00574FE4"/>
    <w:rsid w:val="00575907"/>
    <w:rsid w:val="00575E0C"/>
    <w:rsid w:val="00576331"/>
    <w:rsid w:val="00576476"/>
    <w:rsid w:val="005764C1"/>
    <w:rsid w:val="00576E58"/>
    <w:rsid w:val="00577748"/>
    <w:rsid w:val="0057778E"/>
    <w:rsid w:val="0058011F"/>
    <w:rsid w:val="00580CE0"/>
    <w:rsid w:val="00580DCD"/>
    <w:rsid w:val="00581278"/>
    <w:rsid w:val="00581B3D"/>
    <w:rsid w:val="00581E1D"/>
    <w:rsid w:val="00582147"/>
    <w:rsid w:val="0058275E"/>
    <w:rsid w:val="00583079"/>
    <w:rsid w:val="00583D3F"/>
    <w:rsid w:val="00584D66"/>
    <w:rsid w:val="00584EF4"/>
    <w:rsid w:val="00587B3C"/>
    <w:rsid w:val="00590115"/>
    <w:rsid w:val="0059050E"/>
    <w:rsid w:val="005907BC"/>
    <w:rsid w:val="0059094A"/>
    <w:rsid w:val="00590B90"/>
    <w:rsid w:val="00590CA6"/>
    <w:rsid w:val="005912FB"/>
    <w:rsid w:val="00592746"/>
    <w:rsid w:val="0059275C"/>
    <w:rsid w:val="005935CA"/>
    <w:rsid w:val="005937F4"/>
    <w:rsid w:val="00594D50"/>
    <w:rsid w:val="0059573D"/>
    <w:rsid w:val="00595A9E"/>
    <w:rsid w:val="00595BF6"/>
    <w:rsid w:val="00596775"/>
    <w:rsid w:val="00596C0C"/>
    <w:rsid w:val="005A0F26"/>
    <w:rsid w:val="005A1C6F"/>
    <w:rsid w:val="005A21AC"/>
    <w:rsid w:val="005A450A"/>
    <w:rsid w:val="005A46F1"/>
    <w:rsid w:val="005A4828"/>
    <w:rsid w:val="005A486F"/>
    <w:rsid w:val="005A49FB"/>
    <w:rsid w:val="005A4CF2"/>
    <w:rsid w:val="005A5CCA"/>
    <w:rsid w:val="005A6211"/>
    <w:rsid w:val="005A6CAE"/>
    <w:rsid w:val="005B01C7"/>
    <w:rsid w:val="005B0824"/>
    <w:rsid w:val="005B0852"/>
    <w:rsid w:val="005B30A8"/>
    <w:rsid w:val="005B342B"/>
    <w:rsid w:val="005B39B6"/>
    <w:rsid w:val="005B3A19"/>
    <w:rsid w:val="005B47B8"/>
    <w:rsid w:val="005B4CA3"/>
    <w:rsid w:val="005B4F1E"/>
    <w:rsid w:val="005B583C"/>
    <w:rsid w:val="005B6E92"/>
    <w:rsid w:val="005C0434"/>
    <w:rsid w:val="005C14D8"/>
    <w:rsid w:val="005C2896"/>
    <w:rsid w:val="005C2C45"/>
    <w:rsid w:val="005C3A36"/>
    <w:rsid w:val="005C48A1"/>
    <w:rsid w:val="005C568E"/>
    <w:rsid w:val="005C593D"/>
    <w:rsid w:val="005C5E7C"/>
    <w:rsid w:val="005D0019"/>
    <w:rsid w:val="005D013E"/>
    <w:rsid w:val="005D3860"/>
    <w:rsid w:val="005D4403"/>
    <w:rsid w:val="005D52DF"/>
    <w:rsid w:val="005D5F72"/>
    <w:rsid w:val="005D784B"/>
    <w:rsid w:val="005D788A"/>
    <w:rsid w:val="005E046A"/>
    <w:rsid w:val="005E1DEF"/>
    <w:rsid w:val="005E1F80"/>
    <w:rsid w:val="005E2083"/>
    <w:rsid w:val="005E2A9E"/>
    <w:rsid w:val="005E3984"/>
    <w:rsid w:val="005E44A1"/>
    <w:rsid w:val="005E4623"/>
    <w:rsid w:val="005E55D9"/>
    <w:rsid w:val="005E5FEA"/>
    <w:rsid w:val="005E664A"/>
    <w:rsid w:val="005E6862"/>
    <w:rsid w:val="005E6F57"/>
    <w:rsid w:val="005F08D9"/>
    <w:rsid w:val="005F0D4A"/>
    <w:rsid w:val="005F11B9"/>
    <w:rsid w:val="005F1711"/>
    <w:rsid w:val="005F1D18"/>
    <w:rsid w:val="005F31BA"/>
    <w:rsid w:val="005F366A"/>
    <w:rsid w:val="005F3A6E"/>
    <w:rsid w:val="005F3D74"/>
    <w:rsid w:val="005F3E1A"/>
    <w:rsid w:val="005F3FAC"/>
    <w:rsid w:val="005F45F4"/>
    <w:rsid w:val="005F48EF"/>
    <w:rsid w:val="005F48FC"/>
    <w:rsid w:val="005F49AD"/>
    <w:rsid w:val="005F5FA0"/>
    <w:rsid w:val="005F6090"/>
    <w:rsid w:val="005F66DE"/>
    <w:rsid w:val="005F6711"/>
    <w:rsid w:val="005F7A9E"/>
    <w:rsid w:val="005F7D32"/>
    <w:rsid w:val="005F7D66"/>
    <w:rsid w:val="00600010"/>
    <w:rsid w:val="00600914"/>
    <w:rsid w:val="00601714"/>
    <w:rsid w:val="0060187C"/>
    <w:rsid w:val="00602ED0"/>
    <w:rsid w:val="0060351E"/>
    <w:rsid w:val="00603C17"/>
    <w:rsid w:val="0060568C"/>
    <w:rsid w:val="00605724"/>
    <w:rsid w:val="00605F7A"/>
    <w:rsid w:val="00605FD3"/>
    <w:rsid w:val="00606689"/>
    <w:rsid w:val="00606B84"/>
    <w:rsid w:val="00606D3B"/>
    <w:rsid w:val="006075BA"/>
    <w:rsid w:val="00607718"/>
    <w:rsid w:val="006107CF"/>
    <w:rsid w:val="0061146A"/>
    <w:rsid w:val="0061195E"/>
    <w:rsid w:val="00612302"/>
    <w:rsid w:val="0061265D"/>
    <w:rsid w:val="006127A6"/>
    <w:rsid w:val="00613940"/>
    <w:rsid w:val="00614114"/>
    <w:rsid w:val="006147DB"/>
    <w:rsid w:val="00614E40"/>
    <w:rsid w:val="006154A9"/>
    <w:rsid w:val="00615F13"/>
    <w:rsid w:val="00617AA0"/>
    <w:rsid w:val="0062090B"/>
    <w:rsid w:val="00622022"/>
    <w:rsid w:val="0062234D"/>
    <w:rsid w:val="00622B26"/>
    <w:rsid w:val="00622BEE"/>
    <w:rsid w:val="00623177"/>
    <w:rsid w:val="006237AC"/>
    <w:rsid w:val="006239B1"/>
    <w:rsid w:val="00623E4A"/>
    <w:rsid w:val="00623EF7"/>
    <w:rsid w:val="00624448"/>
    <w:rsid w:val="00624BC1"/>
    <w:rsid w:val="00625765"/>
    <w:rsid w:val="006259DD"/>
    <w:rsid w:val="00625AA2"/>
    <w:rsid w:val="00625C86"/>
    <w:rsid w:val="0062660F"/>
    <w:rsid w:val="0062662D"/>
    <w:rsid w:val="0062671E"/>
    <w:rsid w:val="00626B72"/>
    <w:rsid w:val="00626E57"/>
    <w:rsid w:val="00627963"/>
    <w:rsid w:val="00627C11"/>
    <w:rsid w:val="006300E8"/>
    <w:rsid w:val="0063036D"/>
    <w:rsid w:val="00630C9E"/>
    <w:rsid w:val="00630FF1"/>
    <w:rsid w:val="0063244F"/>
    <w:rsid w:val="0063260E"/>
    <w:rsid w:val="006327AA"/>
    <w:rsid w:val="00632C81"/>
    <w:rsid w:val="0063374F"/>
    <w:rsid w:val="00633BE9"/>
    <w:rsid w:val="0063474E"/>
    <w:rsid w:val="00634A87"/>
    <w:rsid w:val="00634CBD"/>
    <w:rsid w:val="006355FB"/>
    <w:rsid w:val="00636F9D"/>
    <w:rsid w:val="00636FFA"/>
    <w:rsid w:val="0063708F"/>
    <w:rsid w:val="006400F3"/>
    <w:rsid w:val="0064043A"/>
    <w:rsid w:val="00640D52"/>
    <w:rsid w:val="00641269"/>
    <w:rsid w:val="00641C3E"/>
    <w:rsid w:val="006427A8"/>
    <w:rsid w:val="0064398A"/>
    <w:rsid w:val="00644449"/>
    <w:rsid w:val="00644964"/>
    <w:rsid w:val="00644C39"/>
    <w:rsid w:val="00647623"/>
    <w:rsid w:val="00650B9A"/>
    <w:rsid w:val="006513FB"/>
    <w:rsid w:val="0065143F"/>
    <w:rsid w:val="00651567"/>
    <w:rsid w:val="00652819"/>
    <w:rsid w:val="00652ACA"/>
    <w:rsid w:val="00653E86"/>
    <w:rsid w:val="00655012"/>
    <w:rsid w:val="0065516B"/>
    <w:rsid w:val="006570A7"/>
    <w:rsid w:val="006606F1"/>
    <w:rsid w:val="00660C3D"/>
    <w:rsid w:val="00660C93"/>
    <w:rsid w:val="00661F97"/>
    <w:rsid w:val="0066341E"/>
    <w:rsid w:val="0066369C"/>
    <w:rsid w:val="00664011"/>
    <w:rsid w:val="006643A6"/>
    <w:rsid w:val="00664977"/>
    <w:rsid w:val="00665419"/>
    <w:rsid w:val="006656C1"/>
    <w:rsid w:val="00665BED"/>
    <w:rsid w:val="006661D0"/>
    <w:rsid w:val="0066746B"/>
    <w:rsid w:val="00667968"/>
    <w:rsid w:val="006701B3"/>
    <w:rsid w:val="00670F45"/>
    <w:rsid w:val="00672176"/>
    <w:rsid w:val="00672DBB"/>
    <w:rsid w:val="00674568"/>
    <w:rsid w:val="006750D4"/>
    <w:rsid w:val="006752A2"/>
    <w:rsid w:val="00675E81"/>
    <w:rsid w:val="0067723D"/>
    <w:rsid w:val="00677907"/>
    <w:rsid w:val="00677D3B"/>
    <w:rsid w:val="00677E67"/>
    <w:rsid w:val="006809F2"/>
    <w:rsid w:val="00680D13"/>
    <w:rsid w:val="00681077"/>
    <w:rsid w:val="00681663"/>
    <w:rsid w:val="00681D9F"/>
    <w:rsid w:val="00683057"/>
    <w:rsid w:val="00684D62"/>
    <w:rsid w:val="006852B7"/>
    <w:rsid w:val="00685D05"/>
    <w:rsid w:val="0068603B"/>
    <w:rsid w:val="0068651D"/>
    <w:rsid w:val="00686674"/>
    <w:rsid w:val="00686C3F"/>
    <w:rsid w:val="00686F57"/>
    <w:rsid w:val="006871BE"/>
    <w:rsid w:val="0068750E"/>
    <w:rsid w:val="00687667"/>
    <w:rsid w:val="00687EE5"/>
    <w:rsid w:val="006904B6"/>
    <w:rsid w:val="00690AF8"/>
    <w:rsid w:val="00692BFE"/>
    <w:rsid w:val="00692F90"/>
    <w:rsid w:val="0069432A"/>
    <w:rsid w:val="00694798"/>
    <w:rsid w:val="006947F8"/>
    <w:rsid w:val="0069708E"/>
    <w:rsid w:val="006973C7"/>
    <w:rsid w:val="006A07ED"/>
    <w:rsid w:val="006A2B35"/>
    <w:rsid w:val="006A34BF"/>
    <w:rsid w:val="006A3B43"/>
    <w:rsid w:val="006A4108"/>
    <w:rsid w:val="006A4249"/>
    <w:rsid w:val="006A4475"/>
    <w:rsid w:val="006A50B3"/>
    <w:rsid w:val="006A5A08"/>
    <w:rsid w:val="006A5D18"/>
    <w:rsid w:val="006A69DC"/>
    <w:rsid w:val="006A6B69"/>
    <w:rsid w:val="006A6DC9"/>
    <w:rsid w:val="006A7078"/>
    <w:rsid w:val="006A74C9"/>
    <w:rsid w:val="006A7AC8"/>
    <w:rsid w:val="006B0852"/>
    <w:rsid w:val="006B116B"/>
    <w:rsid w:val="006B1741"/>
    <w:rsid w:val="006B1888"/>
    <w:rsid w:val="006B2976"/>
    <w:rsid w:val="006B2CC8"/>
    <w:rsid w:val="006B30AB"/>
    <w:rsid w:val="006B3163"/>
    <w:rsid w:val="006B31CB"/>
    <w:rsid w:val="006B333A"/>
    <w:rsid w:val="006B3A52"/>
    <w:rsid w:val="006B3ADB"/>
    <w:rsid w:val="006B3AE7"/>
    <w:rsid w:val="006B3D5E"/>
    <w:rsid w:val="006B3F43"/>
    <w:rsid w:val="006B461C"/>
    <w:rsid w:val="006B489F"/>
    <w:rsid w:val="006B4A6A"/>
    <w:rsid w:val="006B5F56"/>
    <w:rsid w:val="006B7AFC"/>
    <w:rsid w:val="006B7D83"/>
    <w:rsid w:val="006B7F7C"/>
    <w:rsid w:val="006C03D8"/>
    <w:rsid w:val="006C0EB1"/>
    <w:rsid w:val="006C1258"/>
    <w:rsid w:val="006C15C2"/>
    <w:rsid w:val="006C22F3"/>
    <w:rsid w:val="006C2F73"/>
    <w:rsid w:val="006C3210"/>
    <w:rsid w:val="006C3813"/>
    <w:rsid w:val="006C43B9"/>
    <w:rsid w:val="006C4F2A"/>
    <w:rsid w:val="006C6077"/>
    <w:rsid w:val="006D0D00"/>
    <w:rsid w:val="006D170C"/>
    <w:rsid w:val="006D1CF7"/>
    <w:rsid w:val="006D3380"/>
    <w:rsid w:val="006D34D7"/>
    <w:rsid w:val="006D3EA5"/>
    <w:rsid w:val="006D42D3"/>
    <w:rsid w:val="006D5177"/>
    <w:rsid w:val="006D5B7D"/>
    <w:rsid w:val="006D6D4C"/>
    <w:rsid w:val="006D762F"/>
    <w:rsid w:val="006E06C4"/>
    <w:rsid w:val="006E08C3"/>
    <w:rsid w:val="006E142A"/>
    <w:rsid w:val="006E166D"/>
    <w:rsid w:val="006E1D30"/>
    <w:rsid w:val="006E2028"/>
    <w:rsid w:val="006E2818"/>
    <w:rsid w:val="006E2B32"/>
    <w:rsid w:val="006E2F6D"/>
    <w:rsid w:val="006E384A"/>
    <w:rsid w:val="006E413B"/>
    <w:rsid w:val="006E474F"/>
    <w:rsid w:val="006E49D5"/>
    <w:rsid w:val="006E4B17"/>
    <w:rsid w:val="006E4EA0"/>
    <w:rsid w:val="006E57C5"/>
    <w:rsid w:val="006E6184"/>
    <w:rsid w:val="006F028F"/>
    <w:rsid w:val="006F1C70"/>
    <w:rsid w:val="006F28B7"/>
    <w:rsid w:val="006F2B85"/>
    <w:rsid w:val="006F2C8C"/>
    <w:rsid w:val="006F2FA7"/>
    <w:rsid w:val="006F302C"/>
    <w:rsid w:val="006F31F2"/>
    <w:rsid w:val="006F3B59"/>
    <w:rsid w:val="006F41A6"/>
    <w:rsid w:val="006F4551"/>
    <w:rsid w:val="006F4A9D"/>
    <w:rsid w:val="006F4CA4"/>
    <w:rsid w:val="006F586E"/>
    <w:rsid w:val="006F5A74"/>
    <w:rsid w:val="006F5C7F"/>
    <w:rsid w:val="006F6D17"/>
    <w:rsid w:val="006F708E"/>
    <w:rsid w:val="006F785A"/>
    <w:rsid w:val="007001B1"/>
    <w:rsid w:val="007004C3"/>
    <w:rsid w:val="0070142C"/>
    <w:rsid w:val="00701CBA"/>
    <w:rsid w:val="00701E8F"/>
    <w:rsid w:val="007028D3"/>
    <w:rsid w:val="00702EAB"/>
    <w:rsid w:val="007031D1"/>
    <w:rsid w:val="00703466"/>
    <w:rsid w:val="00703533"/>
    <w:rsid w:val="0070402F"/>
    <w:rsid w:val="00704CE2"/>
    <w:rsid w:val="00705A02"/>
    <w:rsid w:val="00711A25"/>
    <w:rsid w:val="00712417"/>
    <w:rsid w:val="007126B8"/>
    <w:rsid w:val="00712830"/>
    <w:rsid w:val="00713B9C"/>
    <w:rsid w:val="007141F0"/>
    <w:rsid w:val="007147F3"/>
    <w:rsid w:val="00714AF3"/>
    <w:rsid w:val="00715A73"/>
    <w:rsid w:val="00715DD6"/>
    <w:rsid w:val="007162A8"/>
    <w:rsid w:val="00716B39"/>
    <w:rsid w:val="007175EB"/>
    <w:rsid w:val="007208E6"/>
    <w:rsid w:val="00720C90"/>
    <w:rsid w:val="00720DDD"/>
    <w:rsid w:val="0072183B"/>
    <w:rsid w:val="007227CD"/>
    <w:rsid w:val="00722980"/>
    <w:rsid w:val="00722AEB"/>
    <w:rsid w:val="00723993"/>
    <w:rsid w:val="007248CE"/>
    <w:rsid w:val="00724D1F"/>
    <w:rsid w:val="007258BD"/>
    <w:rsid w:val="007259A9"/>
    <w:rsid w:val="00725E3E"/>
    <w:rsid w:val="007260F5"/>
    <w:rsid w:val="007263C8"/>
    <w:rsid w:val="00726490"/>
    <w:rsid w:val="00726AC0"/>
    <w:rsid w:val="00727244"/>
    <w:rsid w:val="0072745C"/>
    <w:rsid w:val="0073026C"/>
    <w:rsid w:val="00730340"/>
    <w:rsid w:val="00731825"/>
    <w:rsid w:val="00732042"/>
    <w:rsid w:val="0073227B"/>
    <w:rsid w:val="00732422"/>
    <w:rsid w:val="00732A86"/>
    <w:rsid w:val="00732FC2"/>
    <w:rsid w:val="00733A75"/>
    <w:rsid w:val="00733CB0"/>
    <w:rsid w:val="00734014"/>
    <w:rsid w:val="007347A7"/>
    <w:rsid w:val="00734A6D"/>
    <w:rsid w:val="007354AA"/>
    <w:rsid w:val="00735596"/>
    <w:rsid w:val="007361CD"/>
    <w:rsid w:val="007363F4"/>
    <w:rsid w:val="0073640F"/>
    <w:rsid w:val="00737409"/>
    <w:rsid w:val="00737802"/>
    <w:rsid w:val="0074015C"/>
    <w:rsid w:val="007413E6"/>
    <w:rsid w:val="007415E6"/>
    <w:rsid w:val="00741E92"/>
    <w:rsid w:val="00743A1B"/>
    <w:rsid w:val="007441CA"/>
    <w:rsid w:val="0074447E"/>
    <w:rsid w:val="007446D1"/>
    <w:rsid w:val="00744E62"/>
    <w:rsid w:val="00745175"/>
    <w:rsid w:val="007459B2"/>
    <w:rsid w:val="007462DC"/>
    <w:rsid w:val="00746948"/>
    <w:rsid w:val="00747E39"/>
    <w:rsid w:val="00747E59"/>
    <w:rsid w:val="00750034"/>
    <w:rsid w:val="00750693"/>
    <w:rsid w:val="007507FD"/>
    <w:rsid w:val="00750D2C"/>
    <w:rsid w:val="00752829"/>
    <w:rsid w:val="00752C9B"/>
    <w:rsid w:val="00752F3F"/>
    <w:rsid w:val="00754205"/>
    <w:rsid w:val="00754389"/>
    <w:rsid w:val="00754A62"/>
    <w:rsid w:val="00755DA7"/>
    <w:rsid w:val="0075623E"/>
    <w:rsid w:val="007563AD"/>
    <w:rsid w:val="00757065"/>
    <w:rsid w:val="007603D9"/>
    <w:rsid w:val="00761AE0"/>
    <w:rsid w:val="00761FAD"/>
    <w:rsid w:val="00763076"/>
    <w:rsid w:val="007645DD"/>
    <w:rsid w:val="00764FE7"/>
    <w:rsid w:val="00765D11"/>
    <w:rsid w:val="00766C9E"/>
    <w:rsid w:val="007670E3"/>
    <w:rsid w:val="007675EA"/>
    <w:rsid w:val="00767B2E"/>
    <w:rsid w:val="00770057"/>
    <w:rsid w:val="00770726"/>
    <w:rsid w:val="00770965"/>
    <w:rsid w:val="007711E2"/>
    <w:rsid w:val="00771432"/>
    <w:rsid w:val="00771A7E"/>
    <w:rsid w:val="00771DF5"/>
    <w:rsid w:val="0077223E"/>
    <w:rsid w:val="00773C74"/>
    <w:rsid w:val="00773FE7"/>
    <w:rsid w:val="00774412"/>
    <w:rsid w:val="00776E94"/>
    <w:rsid w:val="00777314"/>
    <w:rsid w:val="007778FA"/>
    <w:rsid w:val="00780CCC"/>
    <w:rsid w:val="00780E50"/>
    <w:rsid w:val="00781ED3"/>
    <w:rsid w:val="007826A8"/>
    <w:rsid w:val="00782A10"/>
    <w:rsid w:val="00784132"/>
    <w:rsid w:val="00784273"/>
    <w:rsid w:val="007853DC"/>
    <w:rsid w:val="00785FE2"/>
    <w:rsid w:val="007861AA"/>
    <w:rsid w:val="00786260"/>
    <w:rsid w:val="0078648E"/>
    <w:rsid w:val="007901A8"/>
    <w:rsid w:val="00791498"/>
    <w:rsid w:val="007914E8"/>
    <w:rsid w:val="00791A92"/>
    <w:rsid w:val="00792E8C"/>
    <w:rsid w:val="00793156"/>
    <w:rsid w:val="00794ED3"/>
    <w:rsid w:val="00794F7F"/>
    <w:rsid w:val="0079504E"/>
    <w:rsid w:val="007960D7"/>
    <w:rsid w:val="00796656"/>
    <w:rsid w:val="00796CA9"/>
    <w:rsid w:val="0079705A"/>
    <w:rsid w:val="007973ED"/>
    <w:rsid w:val="00797607"/>
    <w:rsid w:val="007977BD"/>
    <w:rsid w:val="0079791B"/>
    <w:rsid w:val="007A0353"/>
    <w:rsid w:val="007A0397"/>
    <w:rsid w:val="007A05E5"/>
    <w:rsid w:val="007A0C75"/>
    <w:rsid w:val="007A15B4"/>
    <w:rsid w:val="007A2371"/>
    <w:rsid w:val="007A2DDD"/>
    <w:rsid w:val="007A35E8"/>
    <w:rsid w:val="007A3878"/>
    <w:rsid w:val="007A3F46"/>
    <w:rsid w:val="007A3FE1"/>
    <w:rsid w:val="007A4444"/>
    <w:rsid w:val="007A5C97"/>
    <w:rsid w:val="007A7309"/>
    <w:rsid w:val="007A7923"/>
    <w:rsid w:val="007A7BE5"/>
    <w:rsid w:val="007B0A37"/>
    <w:rsid w:val="007B0E1F"/>
    <w:rsid w:val="007B1389"/>
    <w:rsid w:val="007B1A7E"/>
    <w:rsid w:val="007B258C"/>
    <w:rsid w:val="007B307D"/>
    <w:rsid w:val="007B3150"/>
    <w:rsid w:val="007B4532"/>
    <w:rsid w:val="007B50B5"/>
    <w:rsid w:val="007B527C"/>
    <w:rsid w:val="007B55E1"/>
    <w:rsid w:val="007B6649"/>
    <w:rsid w:val="007B6D36"/>
    <w:rsid w:val="007B7087"/>
    <w:rsid w:val="007B72C6"/>
    <w:rsid w:val="007C0092"/>
    <w:rsid w:val="007C3343"/>
    <w:rsid w:val="007C360D"/>
    <w:rsid w:val="007C4EE4"/>
    <w:rsid w:val="007C53A6"/>
    <w:rsid w:val="007C5556"/>
    <w:rsid w:val="007D1F8A"/>
    <w:rsid w:val="007D1FD4"/>
    <w:rsid w:val="007D2116"/>
    <w:rsid w:val="007D330C"/>
    <w:rsid w:val="007D3F8F"/>
    <w:rsid w:val="007D4743"/>
    <w:rsid w:val="007D6CCC"/>
    <w:rsid w:val="007D73EB"/>
    <w:rsid w:val="007D7749"/>
    <w:rsid w:val="007E02C0"/>
    <w:rsid w:val="007E075D"/>
    <w:rsid w:val="007E0B18"/>
    <w:rsid w:val="007E1CE7"/>
    <w:rsid w:val="007E1D8D"/>
    <w:rsid w:val="007E2223"/>
    <w:rsid w:val="007E242E"/>
    <w:rsid w:val="007E29CC"/>
    <w:rsid w:val="007E2A65"/>
    <w:rsid w:val="007E2E9C"/>
    <w:rsid w:val="007E39E2"/>
    <w:rsid w:val="007E42B9"/>
    <w:rsid w:val="007E5055"/>
    <w:rsid w:val="007E51D2"/>
    <w:rsid w:val="007E57A5"/>
    <w:rsid w:val="007E5BB6"/>
    <w:rsid w:val="007E64FB"/>
    <w:rsid w:val="007E7B5E"/>
    <w:rsid w:val="007E7CE5"/>
    <w:rsid w:val="007F0583"/>
    <w:rsid w:val="007F09A3"/>
    <w:rsid w:val="007F12AB"/>
    <w:rsid w:val="007F1DE7"/>
    <w:rsid w:val="007F238F"/>
    <w:rsid w:val="007F24D8"/>
    <w:rsid w:val="007F2AE3"/>
    <w:rsid w:val="007F37A6"/>
    <w:rsid w:val="007F3873"/>
    <w:rsid w:val="007F3B2D"/>
    <w:rsid w:val="007F3EEA"/>
    <w:rsid w:val="007F4875"/>
    <w:rsid w:val="007F4962"/>
    <w:rsid w:val="007F4CDB"/>
    <w:rsid w:val="007F4CF8"/>
    <w:rsid w:val="007F5F71"/>
    <w:rsid w:val="007F6129"/>
    <w:rsid w:val="007F637A"/>
    <w:rsid w:val="007F6B5E"/>
    <w:rsid w:val="007F73FE"/>
    <w:rsid w:val="007F7BF4"/>
    <w:rsid w:val="007F7C7B"/>
    <w:rsid w:val="00800787"/>
    <w:rsid w:val="008007C3"/>
    <w:rsid w:val="00801124"/>
    <w:rsid w:val="00801D66"/>
    <w:rsid w:val="0080223E"/>
    <w:rsid w:val="0080225E"/>
    <w:rsid w:val="008022AF"/>
    <w:rsid w:val="008024C7"/>
    <w:rsid w:val="00802864"/>
    <w:rsid w:val="00802B4D"/>
    <w:rsid w:val="00802F46"/>
    <w:rsid w:val="008040A2"/>
    <w:rsid w:val="00804A93"/>
    <w:rsid w:val="00804B76"/>
    <w:rsid w:val="008068B2"/>
    <w:rsid w:val="00806C69"/>
    <w:rsid w:val="00810159"/>
    <w:rsid w:val="0081027F"/>
    <w:rsid w:val="00810468"/>
    <w:rsid w:val="00810AE4"/>
    <w:rsid w:val="00810F0F"/>
    <w:rsid w:val="0081128E"/>
    <w:rsid w:val="00811FC6"/>
    <w:rsid w:val="00814F54"/>
    <w:rsid w:val="008152B5"/>
    <w:rsid w:val="00815653"/>
    <w:rsid w:val="00815CED"/>
    <w:rsid w:val="00816DBA"/>
    <w:rsid w:val="008176E0"/>
    <w:rsid w:val="00817B6A"/>
    <w:rsid w:val="00817C1E"/>
    <w:rsid w:val="00821035"/>
    <w:rsid w:val="008210C2"/>
    <w:rsid w:val="008212FE"/>
    <w:rsid w:val="008213F1"/>
    <w:rsid w:val="00823E71"/>
    <w:rsid w:val="00824443"/>
    <w:rsid w:val="00824BF6"/>
    <w:rsid w:val="00825046"/>
    <w:rsid w:val="00825C70"/>
    <w:rsid w:val="00825FEA"/>
    <w:rsid w:val="008265B9"/>
    <w:rsid w:val="0082788A"/>
    <w:rsid w:val="00827FCE"/>
    <w:rsid w:val="00831900"/>
    <w:rsid w:val="00832BDA"/>
    <w:rsid w:val="00832DA2"/>
    <w:rsid w:val="00832DC3"/>
    <w:rsid w:val="00833527"/>
    <w:rsid w:val="008354D5"/>
    <w:rsid w:val="008356AB"/>
    <w:rsid w:val="008357FD"/>
    <w:rsid w:val="00835FBA"/>
    <w:rsid w:val="00836145"/>
    <w:rsid w:val="008363DE"/>
    <w:rsid w:val="00836DF0"/>
    <w:rsid w:val="008402EB"/>
    <w:rsid w:val="00841959"/>
    <w:rsid w:val="00841CA9"/>
    <w:rsid w:val="008436E7"/>
    <w:rsid w:val="00843DA2"/>
    <w:rsid w:val="00844AA2"/>
    <w:rsid w:val="00845D8F"/>
    <w:rsid w:val="0084628A"/>
    <w:rsid w:val="00846E78"/>
    <w:rsid w:val="00847B14"/>
    <w:rsid w:val="00850665"/>
    <w:rsid w:val="00852DCF"/>
    <w:rsid w:val="00852E7F"/>
    <w:rsid w:val="00853A2D"/>
    <w:rsid w:val="00853D8F"/>
    <w:rsid w:val="00853F5C"/>
    <w:rsid w:val="0085424B"/>
    <w:rsid w:val="00854D4A"/>
    <w:rsid w:val="0085518D"/>
    <w:rsid w:val="00855C02"/>
    <w:rsid w:val="00855E30"/>
    <w:rsid w:val="00856F7A"/>
    <w:rsid w:val="00857436"/>
    <w:rsid w:val="0085761A"/>
    <w:rsid w:val="00857E74"/>
    <w:rsid w:val="008603EA"/>
    <w:rsid w:val="00861888"/>
    <w:rsid w:val="008618FC"/>
    <w:rsid w:val="00861FCD"/>
    <w:rsid w:val="00862D3D"/>
    <w:rsid w:val="0086357E"/>
    <w:rsid w:val="0086381F"/>
    <w:rsid w:val="00864565"/>
    <w:rsid w:val="00864BAE"/>
    <w:rsid w:val="00864C77"/>
    <w:rsid w:val="00865716"/>
    <w:rsid w:val="00866612"/>
    <w:rsid w:val="00871A17"/>
    <w:rsid w:val="00871A9E"/>
    <w:rsid w:val="00872925"/>
    <w:rsid w:val="00873095"/>
    <w:rsid w:val="008732D5"/>
    <w:rsid w:val="0087336D"/>
    <w:rsid w:val="00873791"/>
    <w:rsid w:val="00874577"/>
    <w:rsid w:val="00874721"/>
    <w:rsid w:val="008748B2"/>
    <w:rsid w:val="008754D4"/>
    <w:rsid w:val="0087637B"/>
    <w:rsid w:val="00877A40"/>
    <w:rsid w:val="008806D0"/>
    <w:rsid w:val="00880CC7"/>
    <w:rsid w:val="00881298"/>
    <w:rsid w:val="008813D6"/>
    <w:rsid w:val="00881C0B"/>
    <w:rsid w:val="008824CF"/>
    <w:rsid w:val="00882603"/>
    <w:rsid w:val="0088278B"/>
    <w:rsid w:val="008827EC"/>
    <w:rsid w:val="00883B42"/>
    <w:rsid w:val="0088421A"/>
    <w:rsid w:val="00884790"/>
    <w:rsid w:val="0088624E"/>
    <w:rsid w:val="00886974"/>
    <w:rsid w:val="00886CF8"/>
    <w:rsid w:val="008870F5"/>
    <w:rsid w:val="008911EA"/>
    <w:rsid w:val="008918D5"/>
    <w:rsid w:val="008921F5"/>
    <w:rsid w:val="00892737"/>
    <w:rsid w:val="008928D5"/>
    <w:rsid w:val="00893AFC"/>
    <w:rsid w:val="00894548"/>
    <w:rsid w:val="008947F2"/>
    <w:rsid w:val="00894DD8"/>
    <w:rsid w:val="00895253"/>
    <w:rsid w:val="00895DBE"/>
    <w:rsid w:val="00896606"/>
    <w:rsid w:val="00896644"/>
    <w:rsid w:val="0089670E"/>
    <w:rsid w:val="00896C30"/>
    <w:rsid w:val="00897019"/>
    <w:rsid w:val="00897C5F"/>
    <w:rsid w:val="008A0810"/>
    <w:rsid w:val="008A17E1"/>
    <w:rsid w:val="008A210E"/>
    <w:rsid w:val="008A2EEF"/>
    <w:rsid w:val="008A4FAA"/>
    <w:rsid w:val="008A5679"/>
    <w:rsid w:val="008A57A7"/>
    <w:rsid w:val="008A5DB9"/>
    <w:rsid w:val="008A677D"/>
    <w:rsid w:val="008A6B5D"/>
    <w:rsid w:val="008A6BFB"/>
    <w:rsid w:val="008A6F57"/>
    <w:rsid w:val="008A706B"/>
    <w:rsid w:val="008B044B"/>
    <w:rsid w:val="008B0D2D"/>
    <w:rsid w:val="008B1E73"/>
    <w:rsid w:val="008B32F5"/>
    <w:rsid w:val="008B3A24"/>
    <w:rsid w:val="008B4330"/>
    <w:rsid w:val="008B5448"/>
    <w:rsid w:val="008B5EF8"/>
    <w:rsid w:val="008B71B3"/>
    <w:rsid w:val="008B7510"/>
    <w:rsid w:val="008B7BF2"/>
    <w:rsid w:val="008C08A9"/>
    <w:rsid w:val="008C0992"/>
    <w:rsid w:val="008C1D18"/>
    <w:rsid w:val="008C1FE7"/>
    <w:rsid w:val="008C21A1"/>
    <w:rsid w:val="008C292D"/>
    <w:rsid w:val="008C3619"/>
    <w:rsid w:val="008C416E"/>
    <w:rsid w:val="008C4DF4"/>
    <w:rsid w:val="008C5C0E"/>
    <w:rsid w:val="008C67FE"/>
    <w:rsid w:val="008C6888"/>
    <w:rsid w:val="008C695E"/>
    <w:rsid w:val="008C77DD"/>
    <w:rsid w:val="008D0770"/>
    <w:rsid w:val="008D0EFF"/>
    <w:rsid w:val="008D134A"/>
    <w:rsid w:val="008D282D"/>
    <w:rsid w:val="008D2E51"/>
    <w:rsid w:val="008D38A3"/>
    <w:rsid w:val="008D4746"/>
    <w:rsid w:val="008D57E1"/>
    <w:rsid w:val="008D5D8D"/>
    <w:rsid w:val="008D66ED"/>
    <w:rsid w:val="008D6BE1"/>
    <w:rsid w:val="008D7672"/>
    <w:rsid w:val="008D7CBA"/>
    <w:rsid w:val="008E1A96"/>
    <w:rsid w:val="008E2344"/>
    <w:rsid w:val="008E2429"/>
    <w:rsid w:val="008E32B5"/>
    <w:rsid w:val="008E5A05"/>
    <w:rsid w:val="008E5CF3"/>
    <w:rsid w:val="008E77E2"/>
    <w:rsid w:val="008F0F52"/>
    <w:rsid w:val="008F19A9"/>
    <w:rsid w:val="008F19AC"/>
    <w:rsid w:val="008F21F0"/>
    <w:rsid w:val="008F2A2C"/>
    <w:rsid w:val="008F2C27"/>
    <w:rsid w:val="008F4D67"/>
    <w:rsid w:val="008F5EDD"/>
    <w:rsid w:val="008F652E"/>
    <w:rsid w:val="008F6E21"/>
    <w:rsid w:val="008F7C50"/>
    <w:rsid w:val="009002CF"/>
    <w:rsid w:val="00901AED"/>
    <w:rsid w:val="00903A25"/>
    <w:rsid w:val="00904FF4"/>
    <w:rsid w:val="009056FF"/>
    <w:rsid w:val="00906890"/>
    <w:rsid w:val="00906FF7"/>
    <w:rsid w:val="0090706F"/>
    <w:rsid w:val="00907324"/>
    <w:rsid w:val="00907488"/>
    <w:rsid w:val="00907AE0"/>
    <w:rsid w:val="00910950"/>
    <w:rsid w:val="00910A9D"/>
    <w:rsid w:val="00911623"/>
    <w:rsid w:val="00911FEC"/>
    <w:rsid w:val="00912546"/>
    <w:rsid w:val="00913354"/>
    <w:rsid w:val="00913788"/>
    <w:rsid w:val="00914600"/>
    <w:rsid w:val="00914F13"/>
    <w:rsid w:val="00915212"/>
    <w:rsid w:val="009153B4"/>
    <w:rsid w:val="0091553D"/>
    <w:rsid w:val="009158D0"/>
    <w:rsid w:val="00915A88"/>
    <w:rsid w:val="009160B9"/>
    <w:rsid w:val="00916305"/>
    <w:rsid w:val="00916F9E"/>
    <w:rsid w:val="00920920"/>
    <w:rsid w:val="00920922"/>
    <w:rsid w:val="00920F18"/>
    <w:rsid w:val="0092120B"/>
    <w:rsid w:val="009219BB"/>
    <w:rsid w:val="00922451"/>
    <w:rsid w:val="009224D2"/>
    <w:rsid w:val="0092304B"/>
    <w:rsid w:val="009235DB"/>
    <w:rsid w:val="00923C11"/>
    <w:rsid w:val="00924246"/>
    <w:rsid w:val="00925E3F"/>
    <w:rsid w:val="00926399"/>
    <w:rsid w:val="00926810"/>
    <w:rsid w:val="0093070E"/>
    <w:rsid w:val="009311FC"/>
    <w:rsid w:val="00931B29"/>
    <w:rsid w:val="00931CB8"/>
    <w:rsid w:val="00932B2D"/>
    <w:rsid w:val="00932BF3"/>
    <w:rsid w:val="00932C7F"/>
    <w:rsid w:val="009334A4"/>
    <w:rsid w:val="00933955"/>
    <w:rsid w:val="00933972"/>
    <w:rsid w:val="00933AB7"/>
    <w:rsid w:val="0093406F"/>
    <w:rsid w:val="00934D22"/>
    <w:rsid w:val="00934D33"/>
    <w:rsid w:val="009360E2"/>
    <w:rsid w:val="00936990"/>
    <w:rsid w:val="00937061"/>
    <w:rsid w:val="009377D7"/>
    <w:rsid w:val="009402B2"/>
    <w:rsid w:val="0094137F"/>
    <w:rsid w:val="00941718"/>
    <w:rsid w:val="0094218B"/>
    <w:rsid w:val="00944122"/>
    <w:rsid w:val="00944126"/>
    <w:rsid w:val="00945ACE"/>
    <w:rsid w:val="00945F9C"/>
    <w:rsid w:val="00946523"/>
    <w:rsid w:val="00946BA4"/>
    <w:rsid w:val="009472B7"/>
    <w:rsid w:val="00947482"/>
    <w:rsid w:val="0094784E"/>
    <w:rsid w:val="0094794E"/>
    <w:rsid w:val="0095087C"/>
    <w:rsid w:val="00951202"/>
    <w:rsid w:val="00951ED8"/>
    <w:rsid w:val="00951FD9"/>
    <w:rsid w:val="00951FDA"/>
    <w:rsid w:val="00952CE6"/>
    <w:rsid w:val="00953CC9"/>
    <w:rsid w:val="009547F1"/>
    <w:rsid w:val="00954BE2"/>
    <w:rsid w:val="00954C91"/>
    <w:rsid w:val="00954FC6"/>
    <w:rsid w:val="009569C0"/>
    <w:rsid w:val="009573E1"/>
    <w:rsid w:val="00957E2C"/>
    <w:rsid w:val="0096131E"/>
    <w:rsid w:val="00962E17"/>
    <w:rsid w:val="009632BD"/>
    <w:rsid w:val="009632DE"/>
    <w:rsid w:val="00964834"/>
    <w:rsid w:val="009648DF"/>
    <w:rsid w:val="00967B6F"/>
    <w:rsid w:val="00970061"/>
    <w:rsid w:val="00970AB5"/>
    <w:rsid w:val="0097127B"/>
    <w:rsid w:val="00971900"/>
    <w:rsid w:val="00971FDB"/>
    <w:rsid w:val="00974BE4"/>
    <w:rsid w:val="00974C57"/>
    <w:rsid w:val="0097523B"/>
    <w:rsid w:val="00976097"/>
    <w:rsid w:val="00976F33"/>
    <w:rsid w:val="00980F0D"/>
    <w:rsid w:val="009818C7"/>
    <w:rsid w:val="00981C91"/>
    <w:rsid w:val="00981EFC"/>
    <w:rsid w:val="009823EA"/>
    <w:rsid w:val="009829E4"/>
    <w:rsid w:val="00983157"/>
    <w:rsid w:val="009840CD"/>
    <w:rsid w:val="009843B4"/>
    <w:rsid w:val="009847E9"/>
    <w:rsid w:val="0098560F"/>
    <w:rsid w:val="00986198"/>
    <w:rsid w:val="009870D3"/>
    <w:rsid w:val="009873D1"/>
    <w:rsid w:val="00990310"/>
    <w:rsid w:val="00990AA1"/>
    <w:rsid w:val="0099131F"/>
    <w:rsid w:val="00991F0A"/>
    <w:rsid w:val="009947BE"/>
    <w:rsid w:val="00996762"/>
    <w:rsid w:val="009969E3"/>
    <w:rsid w:val="00996F16"/>
    <w:rsid w:val="00996FF9"/>
    <w:rsid w:val="00997385"/>
    <w:rsid w:val="009A051F"/>
    <w:rsid w:val="009A08D3"/>
    <w:rsid w:val="009A1A86"/>
    <w:rsid w:val="009A1E24"/>
    <w:rsid w:val="009A416E"/>
    <w:rsid w:val="009A44FE"/>
    <w:rsid w:val="009A474C"/>
    <w:rsid w:val="009A5071"/>
    <w:rsid w:val="009A72C5"/>
    <w:rsid w:val="009B005A"/>
    <w:rsid w:val="009B2E1E"/>
    <w:rsid w:val="009B3499"/>
    <w:rsid w:val="009B3DBC"/>
    <w:rsid w:val="009B3E1B"/>
    <w:rsid w:val="009B3EEE"/>
    <w:rsid w:val="009B5861"/>
    <w:rsid w:val="009B65D7"/>
    <w:rsid w:val="009B6614"/>
    <w:rsid w:val="009B6711"/>
    <w:rsid w:val="009B6EB2"/>
    <w:rsid w:val="009B7026"/>
    <w:rsid w:val="009B72B9"/>
    <w:rsid w:val="009B77C2"/>
    <w:rsid w:val="009B7FCC"/>
    <w:rsid w:val="009C04B1"/>
    <w:rsid w:val="009C08E3"/>
    <w:rsid w:val="009C1095"/>
    <w:rsid w:val="009C1173"/>
    <w:rsid w:val="009C1952"/>
    <w:rsid w:val="009C21FB"/>
    <w:rsid w:val="009C3338"/>
    <w:rsid w:val="009C353F"/>
    <w:rsid w:val="009C363B"/>
    <w:rsid w:val="009C4106"/>
    <w:rsid w:val="009C5531"/>
    <w:rsid w:val="009C5D0B"/>
    <w:rsid w:val="009C6CC7"/>
    <w:rsid w:val="009C775F"/>
    <w:rsid w:val="009D031E"/>
    <w:rsid w:val="009D298D"/>
    <w:rsid w:val="009D5D3D"/>
    <w:rsid w:val="009D662C"/>
    <w:rsid w:val="009D68AC"/>
    <w:rsid w:val="009D71AC"/>
    <w:rsid w:val="009D7353"/>
    <w:rsid w:val="009D750B"/>
    <w:rsid w:val="009E07A6"/>
    <w:rsid w:val="009E0D46"/>
    <w:rsid w:val="009E0D6B"/>
    <w:rsid w:val="009E1387"/>
    <w:rsid w:val="009E14A0"/>
    <w:rsid w:val="009E1C65"/>
    <w:rsid w:val="009E2138"/>
    <w:rsid w:val="009E2C7C"/>
    <w:rsid w:val="009E30AA"/>
    <w:rsid w:val="009E3FBF"/>
    <w:rsid w:val="009E4241"/>
    <w:rsid w:val="009E497B"/>
    <w:rsid w:val="009E6D91"/>
    <w:rsid w:val="009E71B3"/>
    <w:rsid w:val="009E7F05"/>
    <w:rsid w:val="009F0214"/>
    <w:rsid w:val="009F0728"/>
    <w:rsid w:val="009F08A4"/>
    <w:rsid w:val="009F0A48"/>
    <w:rsid w:val="009F1282"/>
    <w:rsid w:val="009F26B1"/>
    <w:rsid w:val="009F2AEE"/>
    <w:rsid w:val="009F3783"/>
    <w:rsid w:val="009F3EA5"/>
    <w:rsid w:val="009F4B56"/>
    <w:rsid w:val="009F4E5B"/>
    <w:rsid w:val="009F7C3B"/>
    <w:rsid w:val="00A0258A"/>
    <w:rsid w:val="00A04142"/>
    <w:rsid w:val="00A04529"/>
    <w:rsid w:val="00A047CD"/>
    <w:rsid w:val="00A04DD4"/>
    <w:rsid w:val="00A05276"/>
    <w:rsid w:val="00A057E6"/>
    <w:rsid w:val="00A06064"/>
    <w:rsid w:val="00A063CF"/>
    <w:rsid w:val="00A07F0A"/>
    <w:rsid w:val="00A10816"/>
    <w:rsid w:val="00A10EB2"/>
    <w:rsid w:val="00A10EB3"/>
    <w:rsid w:val="00A123AE"/>
    <w:rsid w:val="00A12731"/>
    <w:rsid w:val="00A13482"/>
    <w:rsid w:val="00A1457C"/>
    <w:rsid w:val="00A145F2"/>
    <w:rsid w:val="00A1485A"/>
    <w:rsid w:val="00A15079"/>
    <w:rsid w:val="00A15641"/>
    <w:rsid w:val="00A174EF"/>
    <w:rsid w:val="00A17A35"/>
    <w:rsid w:val="00A20531"/>
    <w:rsid w:val="00A2185F"/>
    <w:rsid w:val="00A2374A"/>
    <w:rsid w:val="00A23C2C"/>
    <w:rsid w:val="00A2403B"/>
    <w:rsid w:val="00A24596"/>
    <w:rsid w:val="00A24C2C"/>
    <w:rsid w:val="00A24F0B"/>
    <w:rsid w:val="00A252DB"/>
    <w:rsid w:val="00A25CD3"/>
    <w:rsid w:val="00A25E34"/>
    <w:rsid w:val="00A25F4B"/>
    <w:rsid w:val="00A30010"/>
    <w:rsid w:val="00A30025"/>
    <w:rsid w:val="00A301B3"/>
    <w:rsid w:val="00A30E11"/>
    <w:rsid w:val="00A31074"/>
    <w:rsid w:val="00A33000"/>
    <w:rsid w:val="00A33062"/>
    <w:rsid w:val="00A342E8"/>
    <w:rsid w:val="00A343EE"/>
    <w:rsid w:val="00A34E80"/>
    <w:rsid w:val="00A36E19"/>
    <w:rsid w:val="00A3724E"/>
    <w:rsid w:val="00A402C5"/>
    <w:rsid w:val="00A4078D"/>
    <w:rsid w:val="00A4088C"/>
    <w:rsid w:val="00A40B42"/>
    <w:rsid w:val="00A4152F"/>
    <w:rsid w:val="00A41EF1"/>
    <w:rsid w:val="00A427B1"/>
    <w:rsid w:val="00A42B60"/>
    <w:rsid w:val="00A43618"/>
    <w:rsid w:val="00A43AE7"/>
    <w:rsid w:val="00A4405B"/>
    <w:rsid w:val="00A44B53"/>
    <w:rsid w:val="00A44C2C"/>
    <w:rsid w:val="00A45A07"/>
    <w:rsid w:val="00A47051"/>
    <w:rsid w:val="00A474BD"/>
    <w:rsid w:val="00A47539"/>
    <w:rsid w:val="00A478ED"/>
    <w:rsid w:val="00A47E20"/>
    <w:rsid w:val="00A502D3"/>
    <w:rsid w:val="00A512EF"/>
    <w:rsid w:val="00A51911"/>
    <w:rsid w:val="00A51B4F"/>
    <w:rsid w:val="00A51EC8"/>
    <w:rsid w:val="00A52276"/>
    <w:rsid w:val="00A52EF9"/>
    <w:rsid w:val="00A53082"/>
    <w:rsid w:val="00A5317D"/>
    <w:rsid w:val="00A539CE"/>
    <w:rsid w:val="00A53CF7"/>
    <w:rsid w:val="00A53F17"/>
    <w:rsid w:val="00A54FEA"/>
    <w:rsid w:val="00A55219"/>
    <w:rsid w:val="00A575D6"/>
    <w:rsid w:val="00A57F4A"/>
    <w:rsid w:val="00A6055A"/>
    <w:rsid w:val="00A612A7"/>
    <w:rsid w:val="00A61730"/>
    <w:rsid w:val="00A617B5"/>
    <w:rsid w:val="00A62558"/>
    <w:rsid w:val="00A645AF"/>
    <w:rsid w:val="00A646E2"/>
    <w:rsid w:val="00A65A16"/>
    <w:rsid w:val="00A6653F"/>
    <w:rsid w:val="00A674B2"/>
    <w:rsid w:val="00A7121A"/>
    <w:rsid w:val="00A7132A"/>
    <w:rsid w:val="00A713FF"/>
    <w:rsid w:val="00A71517"/>
    <w:rsid w:val="00A72B89"/>
    <w:rsid w:val="00A72D15"/>
    <w:rsid w:val="00A732D1"/>
    <w:rsid w:val="00A73A2B"/>
    <w:rsid w:val="00A73CED"/>
    <w:rsid w:val="00A73D3F"/>
    <w:rsid w:val="00A73F23"/>
    <w:rsid w:val="00A74A74"/>
    <w:rsid w:val="00A74CBF"/>
    <w:rsid w:val="00A75359"/>
    <w:rsid w:val="00A75C7F"/>
    <w:rsid w:val="00A75F2A"/>
    <w:rsid w:val="00A76118"/>
    <w:rsid w:val="00A765F0"/>
    <w:rsid w:val="00A76C90"/>
    <w:rsid w:val="00A772DA"/>
    <w:rsid w:val="00A807D8"/>
    <w:rsid w:val="00A80C80"/>
    <w:rsid w:val="00A81087"/>
    <w:rsid w:val="00A8112D"/>
    <w:rsid w:val="00A811E3"/>
    <w:rsid w:val="00A8225F"/>
    <w:rsid w:val="00A83B6A"/>
    <w:rsid w:val="00A8445A"/>
    <w:rsid w:val="00A84657"/>
    <w:rsid w:val="00A85091"/>
    <w:rsid w:val="00A85973"/>
    <w:rsid w:val="00A85C74"/>
    <w:rsid w:val="00A85CA2"/>
    <w:rsid w:val="00A85CB0"/>
    <w:rsid w:val="00A8686B"/>
    <w:rsid w:val="00A8707E"/>
    <w:rsid w:val="00A872ED"/>
    <w:rsid w:val="00A90E03"/>
    <w:rsid w:val="00A9232D"/>
    <w:rsid w:val="00A92415"/>
    <w:rsid w:val="00A925AA"/>
    <w:rsid w:val="00A93A15"/>
    <w:rsid w:val="00A9449E"/>
    <w:rsid w:val="00A94F47"/>
    <w:rsid w:val="00A957A0"/>
    <w:rsid w:val="00A9604D"/>
    <w:rsid w:val="00A967BC"/>
    <w:rsid w:val="00A96E74"/>
    <w:rsid w:val="00A97979"/>
    <w:rsid w:val="00A97B9B"/>
    <w:rsid w:val="00AA046E"/>
    <w:rsid w:val="00AA09F2"/>
    <w:rsid w:val="00AA0A0E"/>
    <w:rsid w:val="00AA2531"/>
    <w:rsid w:val="00AA2B31"/>
    <w:rsid w:val="00AA2E40"/>
    <w:rsid w:val="00AA3C63"/>
    <w:rsid w:val="00AA4746"/>
    <w:rsid w:val="00AA50D4"/>
    <w:rsid w:val="00AA52F9"/>
    <w:rsid w:val="00AA574A"/>
    <w:rsid w:val="00AA58C6"/>
    <w:rsid w:val="00AA64F4"/>
    <w:rsid w:val="00AA6D01"/>
    <w:rsid w:val="00AA7F92"/>
    <w:rsid w:val="00AB085B"/>
    <w:rsid w:val="00AB0C4F"/>
    <w:rsid w:val="00AB0DF1"/>
    <w:rsid w:val="00AB1AB8"/>
    <w:rsid w:val="00AB2E57"/>
    <w:rsid w:val="00AB44CE"/>
    <w:rsid w:val="00AB522D"/>
    <w:rsid w:val="00AB7182"/>
    <w:rsid w:val="00AB78ED"/>
    <w:rsid w:val="00AC0315"/>
    <w:rsid w:val="00AC0924"/>
    <w:rsid w:val="00AC0E9C"/>
    <w:rsid w:val="00AC186C"/>
    <w:rsid w:val="00AC18E6"/>
    <w:rsid w:val="00AC2055"/>
    <w:rsid w:val="00AC2490"/>
    <w:rsid w:val="00AC4DC9"/>
    <w:rsid w:val="00AC6629"/>
    <w:rsid w:val="00AC6841"/>
    <w:rsid w:val="00AC6CC7"/>
    <w:rsid w:val="00AC72B4"/>
    <w:rsid w:val="00AC7525"/>
    <w:rsid w:val="00AC75FD"/>
    <w:rsid w:val="00AD0161"/>
    <w:rsid w:val="00AD027F"/>
    <w:rsid w:val="00AD0460"/>
    <w:rsid w:val="00AD0E61"/>
    <w:rsid w:val="00AD1127"/>
    <w:rsid w:val="00AD15E0"/>
    <w:rsid w:val="00AD28BB"/>
    <w:rsid w:val="00AD2924"/>
    <w:rsid w:val="00AD2EFB"/>
    <w:rsid w:val="00AD3642"/>
    <w:rsid w:val="00AD383A"/>
    <w:rsid w:val="00AD3B58"/>
    <w:rsid w:val="00AD3B62"/>
    <w:rsid w:val="00AD5A64"/>
    <w:rsid w:val="00AD6448"/>
    <w:rsid w:val="00AD6E3F"/>
    <w:rsid w:val="00AE008F"/>
    <w:rsid w:val="00AE0555"/>
    <w:rsid w:val="00AE0630"/>
    <w:rsid w:val="00AE066D"/>
    <w:rsid w:val="00AE0FDC"/>
    <w:rsid w:val="00AE1A39"/>
    <w:rsid w:val="00AE2123"/>
    <w:rsid w:val="00AE2FF6"/>
    <w:rsid w:val="00AE3F14"/>
    <w:rsid w:val="00AE4031"/>
    <w:rsid w:val="00AE572F"/>
    <w:rsid w:val="00AE5BB3"/>
    <w:rsid w:val="00AE6421"/>
    <w:rsid w:val="00AE6C21"/>
    <w:rsid w:val="00AE71A7"/>
    <w:rsid w:val="00AE737C"/>
    <w:rsid w:val="00AE7C3E"/>
    <w:rsid w:val="00AE7D44"/>
    <w:rsid w:val="00AF236B"/>
    <w:rsid w:val="00AF298F"/>
    <w:rsid w:val="00AF35DA"/>
    <w:rsid w:val="00AF4CF0"/>
    <w:rsid w:val="00AF65E8"/>
    <w:rsid w:val="00AF6844"/>
    <w:rsid w:val="00AF6D2C"/>
    <w:rsid w:val="00AF70DE"/>
    <w:rsid w:val="00AF7FE2"/>
    <w:rsid w:val="00B0006E"/>
    <w:rsid w:val="00B00801"/>
    <w:rsid w:val="00B01A0A"/>
    <w:rsid w:val="00B01D10"/>
    <w:rsid w:val="00B01DB4"/>
    <w:rsid w:val="00B027D8"/>
    <w:rsid w:val="00B03804"/>
    <w:rsid w:val="00B05872"/>
    <w:rsid w:val="00B05934"/>
    <w:rsid w:val="00B069C4"/>
    <w:rsid w:val="00B06CAC"/>
    <w:rsid w:val="00B07A6D"/>
    <w:rsid w:val="00B1047A"/>
    <w:rsid w:val="00B118FC"/>
    <w:rsid w:val="00B11B8C"/>
    <w:rsid w:val="00B11BC4"/>
    <w:rsid w:val="00B11BDB"/>
    <w:rsid w:val="00B11C90"/>
    <w:rsid w:val="00B11ECA"/>
    <w:rsid w:val="00B12256"/>
    <w:rsid w:val="00B12AE0"/>
    <w:rsid w:val="00B12EB0"/>
    <w:rsid w:val="00B12F0D"/>
    <w:rsid w:val="00B12F11"/>
    <w:rsid w:val="00B1323C"/>
    <w:rsid w:val="00B13AD3"/>
    <w:rsid w:val="00B14150"/>
    <w:rsid w:val="00B15539"/>
    <w:rsid w:val="00B16200"/>
    <w:rsid w:val="00B17021"/>
    <w:rsid w:val="00B17218"/>
    <w:rsid w:val="00B17E99"/>
    <w:rsid w:val="00B20619"/>
    <w:rsid w:val="00B20C85"/>
    <w:rsid w:val="00B20D5A"/>
    <w:rsid w:val="00B22F30"/>
    <w:rsid w:val="00B23321"/>
    <w:rsid w:val="00B23524"/>
    <w:rsid w:val="00B23DEB"/>
    <w:rsid w:val="00B247D7"/>
    <w:rsid w:val="00B24B9D"/>
    <w:rsid w:val="00B25FC5"/>
    <w:rsid w:val="00B26876"/>
    <w:rsid w:val="00B271F2"/>
    <w:rsid w:val="00B30DAC"/>
    <w:rsid w:val="00B316EE"/>
    <w:rsid w:val="00B31B59"/>
    <w:rsid w:val="00B3234D"/>
    <w:rsid w:val="00B3258F"/>
    <w:rsid w:val="00B3292E"/>
    <w:rsid w:val="00B340CE"/>
    <w:rsid w:val="00B341F0"/>
    <w:rsid w:val="00B34CBE"/>
    <w:rsid w:val="00B356FD"/>
    <w:rsid w:val="00B36888"/>
    <w:rsid w:val="00B3786C"/>
    <w:rsid w:val="00B406B8"/>
    <w:rsid w:val="00B42304"/>
    <w:rsid w:val="00B43697"/>
    <w:rsid w:val="00B439FF"/>
    <w:rsid w:val="00B450C5"/>
    <w:rsid w:val="00B463A7"/>
    <w:rsid w:val="00B46E1F"/>
    <w:rsid w:val="00B46E2A"/>
    <w:rsid w:val="00B50330"/>
    <w:rsid w:val="00B52120"/>
    <w:rsid w:val="00B5263B"/>
    <w:rsid w:val="00B528D0"/>
    <w:rsid w:val="00B52C0C"/>
    <w:rsid w:val="00B52C57"/>
    <w:rsid w:val="00B52EA2"/>
    <w:rsid w:val="00B531EA"/>
    <w:rsid w:val="00B549FC"/>
    <w:rsid w:val="00B557B1"/>
    <w:rsid w:val="00B56CA9"/>
    <w:rsid w:val="00B57875"/>
    <w:rsid w:val="00B609E5"/>
    <w:rsid w:val="00B60B5F"/>
    <w:rsid w:val="00B60B81"/>
    <w:rsid w:val="00B6107C"/>
    <w:rsid w:val="00B61F0D"/>
    <w:rsid w:val="00B62904"/>
    <w:rsid w:val="00B62A2A"/>
    <w:rsid w:val="00B63AAD"/>
    <w:rsid w:val="00B64927"/>
    <w:rsid w:val="00B6717C"/>
    <w:rsid w:val="00B67CBD"/>
    <w:rsid w:val="00B67E4E"/>
    <w:rsid w:val="00B7133C"/>
    <w:rsid w:val="00B71692"/>
    <w:rsid w:val="00B71791"/>
    <w:rsid w:val="00B71B6A"/>
    <w:rsid w:val="00B723E2"/>
    <w:rsid w:val="00B72AE0"/>
    <w:rsid w:val="00B738C5"/>
    <w:rsid w:val="00B7390A"/>
    <w:rsid w:val="00B73A87"/>
    <w:rsid w:val="00B73B87"/>
    <w:rsid w:val="00B74192"/>
    <w:rsid w:val="00B75110"/>
    <w:rsid w:val="00B753FE"/>
    <w:rsid w:val="00B76040"/>
    <w:rsid w:val="00B76B44"/>
    <w:rsid w:val="00B808DD"/>
    <w:rsid w:val="00B80CA6"/>
    <w:rsid w:val="00B81124"/>
    <w:rsid w:val="00B81FFE"/>
    <w:rsid w:val="00B82062"/>
    <w:rsid w:val="00B82728"/>
    <w:rsid w:val="00B8325E"/>
    <w:rsid w:val="00B839DD"/>
    <w:rsid w:val="00B84AD2"/>
    <w:rsid w:val="00B8619E"/>
    <w:rsid w:val="00B876AA"/>
    <w:rsid w:val="00B87ACB"/>
    <w:rsid w:val="00B87CBF"/>
    <w:rsid w:val="00B90127"/>
    <w:rsid w:val="00B90EB8"/>
    <w:rsid w:val="00B91A90"/>
    <w:rsid w:val="00B92A4F"/>
    <w:rsid w:val="00B92EA6"/>
    <w:rsid w:val="00B939C1"/>
    <w:rsid w:val="00B93A1B"/>
    <w:rsid w:val="00B93A8E"/>
    <w:rsid w:val="00B948BC"/>
    <w:rsid w:val="00B9514E"/>
    <w:rsid w:val="00B957C3"/>
    <w:rsid w:val="00B96B22"/>
    <w:rsid w:val="00B973F2"/>
    <w:rsid w:val="00B976B5"/>
    <w:rsid w:val="00B97CC6"/>
    <w:rsid w:val="00B97D99"/>
    <w:rsid w:val="00BA0C6D"/>
    <w:rsid w:val="00BA155C"/>
    <w:rsid w:val="00BA186A"/>
    <w:rsid w:val="00BA1926"/>
    <w:rsid w:val="00BA1B5E"/>
    <w:rsid w:val="00BA21F3"/>
    <w:rsid w:val="00BA377E"/>
    <w:rsid w:val="00BA4443"/>
    <w:rsid w:val="00BA5990"/>
    <w:rsid w:val="00BA5AB7"/>
    <w:rsid w:val="00BA6CA1"/>
    <w:rsid w:val="00BA74CB"/>
    <w:rsid w:val="00BA765E"/>
    <w:rsid w:val="00BA79BD"/>
    <w:rsid w:val="00BA7C96"/>
    <w:rsid w:val="00BB025D"/>
    <w:rsid w:val="00BB066F"/>
    <w:rsid w:val="00BB0C0B"/>
    <w:rsid w:val="00BB115F"/>
    <w:rsid w:val="00BB1FDE"/>
    <w:rsid w:val="00BB2CBA"/>
    <w:rsid w:val="00BB5B75"/>
    <w:rsid w:val="00BB6196"/>
    <w:rsid w:val="00BB648F"/>
    <w:rsid w:val="00BB698C"/>
    <w:rsid w:val="00BB6BAD"/>
    <w:rsid w:val="00BB77F6"/>
    <w:rsid w:val="00BB7D3D"/>
    <w:rsid w:val="00BC0C36"/>
    <w:rsid w:val="00BC3880"/>
    <w:rsid w:val="00BC3982"/>
    <w:rsid w:val="00BC416D"/>
    <w:rsid w:val="00BC51E1"/>
    <w:rsid w:val="00BC52C2"/>
    <w:rsid w:val="00BC52FB"/>
    <w:rsid w:val="00BC59A1"/>
    <w:rsid w:val="00BC6D2A"/>
    <w:rsid w:val="00BC70FF"/>
    <w:rsid w:val="00BC78C0"/>
    <w:rsid w:val="00BC7FEF"/>
    <w:rsid w:val="00BD0080"/>
    <w:rsid w:val="00BD1044"/>
    <w:rsid w:val="00BD210F"/>
    <w:rsid w:val="00BD2E5A"/>
    <w:rsid w:val="00BD367D"/>
    <w:rsid w:val="00BD382D"/>
    <w:rsid w:val="00BD4B7C"/>
    <w:rsid w:val="00BD5D09"/>
    <w:rsid w:val="00BD6442"/>
    <w:rsid w:val="00BD6BA3"/>
    <w:rsid w:val="00BD722E"/>
    <w:rsid w:val="00BE055A"/>
    <w:rsid w:val="00BE10F0"/>
    <w:rsid w:val="00BE1255"/>
    <w:rsid w:val="00BE1C27"/>
    <w:rsid w:val="00BE1F51"/>
    <w:rsid w:val="00BE2452"/>
    <w:rsid w:val="00BE3FC7"/>
    <w:rsid w:val="00BE4C01"/>
    <w:rsid w:val="00BE59FC"/>
    <w:rsid w:val="00BE78D4"/>
    <w:rsid w:val="00BE7FFC"/>
    <w:rsid w:val="00BF1B12"/>
    <w:rsid w:val="00BF1FB1"/>
    <w:rsid w:val="00BF44A8"/>
    <w:rsid w:val="00BF4C02"/>
    <w:rsid w:val="00BF60AC"/>
    <w:rsid w:val="00BF6450"/>
    <w:rsid w:val="00BF6C84"/>
    <w:rsid w:val="00BF74D2"/>
    <w:rsid w:val="00BF7595"/>
    <w:rsid w:val="00BF7AAB"/>
    <w:rsid w:val="00C003F1"/>
    <w:rsid w:val="00C00AE6"/>
    <w:rsid w:val="00C0124E"/>
    <w:rsid w:val="00C01C6C"/>
    <w:rsid w:val="00C022B6"/>
    <w:rsid w:val="00C022E1"/>
    <w:rsid w:val="00C034E0"/>
    <w:rsid w:val="00C03FC1"/>
    <w:rsid w:val="00C045E6"/>
    <w:rsid w:val="00C04D20"/>
    <w:rsid w:val="00C0507D"/>
    <w:rsid w:val="00C053D3"/>
    <w:rsid w:val="00C05D41"/>
    <w:rsid w:val="00C05F45"/>
    <w:rsid w:val="00C070C7"/>
    <w:rsid w:val="00C07429"/>
    <w:rsid w:val="00C102E8"/>
    <w:rsid w:val="00C10BFC"/>
    <w:rsid w:val="00C11420"/>
    <w:rsid w:val="00C122C9"/>
    <w:rsid w:val="00C1248F"/>
    <w:rsid w:val="00C12C01"/>
    <w:rsid w:val="00C14B83"/>
    <w:rsid w:val="00C14E56"/>
    <w:rsid w:val="00C157B9"/>
    <w:rsid w:val="00C201D9"/>
    <w:rsid w:val="00C20DFF"/>
    <w:rsid w:val="00C21068"/>
    <w:rsid w:val="00C21AB0"/>
    <w:rsid w:val="00C2290A"/>
    <w:rsid w:val="00C23C12"/>
    <w:rsid w:val="00C24966"/>
    <w:rsid w:val="00C24D4E"/>
    <w:rsid w:val="00C24FE0"/>
    <w:rsid w:val="00C262A5"/>
    <w:rsid w:val="00C27205"/>
    <w:rsid w:val="00C27345"/>
    <w:rsid w:val="00C2747F"/>
    <w:rsid w:val="00C27A00"/>
    <w:rsid w:val="00C30A04"/>
    <w:rsid w:val="00C30C57"/>
    <w:rsid w:val="00C318DA"/>
    <w:rsid w:val="00C321BB"/>
    <w:rsid w:val="00C32E35"/>
    <w:rsid w:val="00C330B4"/>
    <w:rsid w:val="00C3378E"/>
    <w:rsid w:val="00C339C8"/>
    <w:rsid w:val="00C33BA6"/>
    <w:rsid w:val="00C33D1F"/>
    <w:rsid w:val="00C3445D"/>
    <w:rsid w:val="00C3461E"/>
    <w:rsid w:val="00C35AA3"/>
    <w:rsid w:val="00C36784"/>
    <w:rsid w:val="00C3696A"/>
    <w:rsid w:val="00C36A93"/>
    <w:rsid w:val="00C36F59"/>
    <w:rsid w:val="00C40A0E"/>
    <w:rsid w:val="00C40F90"/>
    <w:rsid w:val="00C411E4"/>
    <w:rsid w:val="00C41EEB"/>
    <w:rsid w:val="00C41F32"/>
    <w:rsid w:val="00C425B6"/>
    <w:rsid w:val="00C429BD"/>
    <w:rsid w:val="00C43881"/>
    <w:rsid w:val="00C43C97"/>
    <w:rsid w:val="00C449FA"/>
    <w:rsid w:val="00C44EED"/>
    <w:rsid w:val="00C458C8"/>
    <w:rsid w:val="00C46131"/>
    <w:rsid w:val="00C47669"/>
    <w:rsid w:val="00C502CF"/>
    <w:rsid w:val="00C5092D"/>
    <w:rsid w:val="00C510AC"/>
    <w:rsid w:val="00C5263D"/>
    <w:rsid w:val="00C528E6"/>
    <w:rsid w:val="00C52C2E"/>
    <w:rsid w:val="00C52CBA"/>
    <w:rsid w:val="00C534C6"/>
    <w:rsid w:val="00C5354A"/>
    <w:rsid w:val="00C5387F"/>
    <w:rsid w:val="00C549B7"/>
    <w:rsid w:val="00C55638"/>
    <w:rsid w:val="00C5563A"/>
    <w:rsid w:val="00C55894"/>
    <w:rsid w:val="00C567AC"/>
    <w:rsid w:val="00C56890"/>
    <w:rsid w:val="00C56C8C"/>
    <w:rsid w:val="00C57D1B"/>
    <w:rsid w:val="00C61160"/>
    <w:rsid w:val="00C61BE3"/>
    <w:rsid w:val="00C62FD1"/>
    <w:rsid w:val="00C64475"/>
    <w:rsid w:val="00C64F8F"/>
    <w:rsid w:val="00C65783"/>
    <w:rsid w:val="00C65AF5"/>
    <w:rsid w:val="00C65B7F"/>
    <w:rsid w:val="00C66382"/>
    <w:rsid w:val="00C66695"/>
    <w:rsid w:val="00C70099"/>
    <w:rsid w:val="00C70934"/>
    <w:rsid w:val="00C70B18"/>
    <w:rsid w:val="00C71CA0"/>
    <w:rsid w:val="00C71FD0"/>
    <w:rsid w:val="00C726DE"/>
    <w:rsid w:val="00C72E3A"/>
    <w:rsid w:val="00C73419"/>
    <w:rsid w:val="00C735B4"/>
    <w:rsid w:val="00C75E7F"/>
    <w:rsid w:val="00C762AA"/>
    <w:rsid w:val="00C76946"/>
    <w:rsid w:val="00C76EC2"/>
    <w:rsid w:val="00C778E7"/>
    <w:rsid w:val="00C823BE"/>
    <w:rsid w:val="00C82446"/>
    <w:rsid w:val="00C82FF6"/>
    <w:rsid w:val="00C8316C"/>
    <w:rsid w:val="00C8377B"/>
    <w:rsid w:val="00C8406F"/>
    <w:rsid w:val="00C85047"/>
    <w:rsid w:val="00C85BE5"/>
    <w:rsid w:val="00C864AA"/>
    <w:rsid w:val="00C86DC9"/>
    <w:rsid w:val="00C8738F"/>
    <w:rsid w:val="00C878CC"/>
    <w:rsid w:val="00C8791D"/>
    <w:rsid w:val="00C87A8F"/>
    <w:rsid w:val="00C901BA"/>
    <w:rsid w:val="00C908BC"/>
    <w:rsid w:val="00C90D0D"/>
    <w:rsid w:val="00C91B0E"/>
    <w:rsid w:val="00C92FC2"/>
    <w:rsid w:val="00C93D40"/>
    <w:rsid w:val="00C94F8F"/>
    <w:rsid w:val="00C9543C"/>
    <w:rsid w:val="00C96642"/>
    <w:rsid w:val="00C973C5"/>
    <w:rsid w:val="00CA093D"/>
    <w:rsid w:val="00CA0D1E"/>
    <w:rsid w:val="00CA1F4B"/>
    <w:rsid w:val="00CA2ADB"/>
    <w:rsid w:val="00CA33C2"/>
    <w:rsid w:val="00CA4248"/>
    <w:rsid w:val="00CA42D7"/>
    <w:rsid w:val="00CA4E5A"/>
    <w:rsid w:val="00CA6848"/>
    <w:rsid w:val="00CA6D20"/>
    <w:rsid w:val="00CA6D51"/>
    <w:rsid w:val="00CA7450"/>
    <w:rsid w:val="00CA7E63"/>
    <w:rsid w:val="00CA7E85"/>
    <w:rsid w:val="00CB125E"/>
    <w:rsid w:val="00CB1E0A"/>
    <w:rsid w:val="00CB2532"/>
    <w:rsid w:val="00CB39FD"/>
    <w:rsid w:val="00CB3B8E"/>
    <w:rsid w:val="00CB4476"/>
    <w:rsid w:val="00CB47C9"/>
    <w:rsid w:val="00CB4AD7"/>
    <w:rsid w:val="00CB4E58"/>
    <w:rsid w:val="00CB5C2F"/>
    <w:rsid w:val="00CB6D89"/>
    <w:rsid w:val="00CB6DD2"/>
    <w:rsid w:val="00CB6EF1"/>
    <w:rsid w:val="00CB76E4"/>
    <w:rsid w:val="00CB7D2F"/>
    <w:rsid w:val="00CC0618"/>
    <w:rsid w:val="00CC126C"/>
    <w:rsid w:val="00CC248A"/>
    <w:rsid w:val="00CC3E7F"/>
    <w:rsid w:val="00CC518C"/>
    <w:rsid w:val="00CC5B38"/>
    <w:rsid w:val="00CC5E2D"/>
    <w:rsid w:val="00CD06F4"/>
    <w:rsid w:val="00CD1D9F"/>
    <w:rsid w:val="00CD1FDB"/>
    <w:rsid w:val="00CD2413"/>
    <w:rsid w:val="00CD275C"/>
    <w:rsid w:val="00CD2EA9"/>
    <w:rsid w:val="00CD310C"/>
    <w:rsid w:val="00CD34F6"/>
    <w:rsid w:val="00CD376A"/>
    <w:rsid w:val="00CD415D"/>
    <w:rsid w:val="00CD4480"/>
    <w:rsid w:val="00CD5870"/>
    <w:rsid w:val="00CD5A93"/>
    <w:rsid w:val="00CD5C6E"/>
    <w:rsid w:val="00CD72BE"/>
    <w:rsid w:val="00CE065D"/>
    <w:rsid w:val="00CE0786"/>
    <w:rsid w:val="00CE1F27"/>
    <w:rsid w:val="00CE3BA9"/>
    <w:rsid w:val="00CE3E40"/>
    <w:rsid w:val="00CE3EA5"/>
    <w:rsid w:val="00CE3FF4"/>
    <w:rsid w:val="00CE4551"/>
    <w:rsid w:val="00CE48E2"/>
    <w:rsid w:val="00CE492F"/>
    <w:rsid w:val="00CE49B0"/>
    <w:rsid w:val="00CE4BA0"/>
    <w:rsid w:val="00CE4F2F"/>
    <w:rsid w:val="00CE4F40"/>
    <w:rsid w:val="00CE500C"/>
    <w:rsid w:val="00CE5F1A"/>
    <w:rsid w:val="00CE7081"/>
    <w:rsid w:val="00CF0329"/>
    <w:rsid w:val="00CF0653"/>
    <w:rsid w:val="00CF0788"/>
    <w:rsid w:val="00CF1B91"/>
    <w:rsid w:val="00CF259A"/>
    <w:rsid w:val="00CF2845"/>
    <w:rsid w:val="00CF3AE5"/>
    <w:rsid w:val="00CF3CEE"/>
    <w:rsid w:val="00CF4E8B"/>
    <w:rsid w:val="00CF54B4"/>
    <w:rsid w:val="00CF6A0B"/>
    <w:rsid w:val="00CF6BDA"/>
    <w:rsid w:val="00CF7BBA"/>
    <w:rsid w:val="00CF7E0E"/>
    <w:rsid w:val="00D00823"/>
    <w:rsid w:val="00D0092D"/>
    <w:rsid w:val="00D01D6C"/>
    <w:rsid w:val="00D02288"/>
    <w:rsid w:val="00D02881"/>
    <w:rsid w:val="00D02D35"/>
    <w:rsid w:val="00D03F86"/>
    <w:rsid w:val="00D0558F"/>
    <w:rsid w:val="00D05715"/>
    <w:rsid w:val="00D05BF8"/>
    <w:rsid w:val="00D0605A"/>
    <w:rsid w:val="00D06111"/>
    <w:rsid w:val="00D06252"/>
    <w:rsid w:val="00D06420"/>
    <w:rsid w:val="00D0708F"/>
    <w:rsid w:val="00D07180"/>
    <w:rsid w:val="00D07945"/>
    <w:rsid w:val="00D10A12"/>
    <w:rsid w:val="00D11D5E"/>
    <w:rsid w:val="00D1201A"/>
    <w:rsid w:val="00D136C9"/>
    <w:rsid w:val="00D140AD"/>
    <w:rsid w:val="00D14F69"/>
    <w:rsid w:val="00D1670F"/>
    <w:rsid w:val="00D17076"/>
    <w:rsid w:val="00D179E8"/>
    <w:rsid w:val="00D202D6"/>
    <w:rsid w:val="00D20FB6"/>
    <w:rsid w:val="00D221E1"/>
    <w:rsid w:val="00D223F5"/>
    <w:rsid w:val="00D233BC"/>
    <w:rsid w:val="00D2465C"/>
    <w:rsid w:val="00D24F67"/>
    <w:rsid w:val="00D25A24"/>
    <w:rsid w:val="00D25C78"/>
    <w:rsid w:val="00D25E9E"/>
    <w:rsid w:val="00D26167"/>
    <w:rsid w:val="00D26653"/>
    <w:rsid w:val="00D2757D"/>
    <w:rsid w:val="00D2782C"/>
    <w:rsid w:val="00D3321D"/>
    <w:rsid w:val="00D34A2A"/>
    <w:rsid w:val="00D34DED"/>
    <w:rsid w:val="00D3520F"/>
    <w:rsid w:val="00D35314"/>
    <w:rsid w:val="00D35CE1"/>
    <w:rsid w:val="00D375A6"/>
    <w:rsid w:val="00D377D8"/>
    <w:rsid w:val="00D40E35"/>
    <w:rsid w:val="00D4100D"/>
    <w:rsid w:val="00D414F3"/>
    <w:rsid w:val="00D41CC9"/>
    <w:rsid w:val="00D421B0"/>
    <w:rsid w:val="00D42DB0"/>
    <w:rsid w:val="00D43D93"/>
    <w:rsid w:val="00D465BE"/>
    <w:rsid w:val="00D47423"/>
    <w:rsid w:val="00D4794F"/>
    <w:rsid w:val="00D47FE6"/>
    <w:rsid w:val="00D50A87"/>
    <w:rsid w:val="00D50DC7"/>
    <w:rsid w:val="00D5206A"/>
    <w:rsid w:val="00D52764"/>
    <w:rsid w:val="00D54472"/>
    <w:rsid w:val="00D5451D"/>
    <w:rsid w:val="00D5586D"/>
    <w:rsid w:val="00D565F8"/>
    <w:rsid w:val="00D56AE9"/>
    <w:rsid w:val="00D56E36"/>
    <w:rsid w:val="00D601B3"/>
    <w:rsid w:val="00D603B6"/>
    <w:rsid w:val="00D60827"/>
    <w:rsid w:val="00D615C4"/>
    <w:rsid w:val="00D62706"/>
    <w:rsid w:val="00D627CE"/>
    <w:rsid w:val="00D63208"/>
    <w:rsid w:val="00D632F0"/>
    <w:rsid w:val="00D634CF"/>
    <w:rsid w:val="00D635C3"/>
    <w:rsid w:val="00D647D5"/>
    <w:rsid w:val="00D64E17"/>
    <w:rsid w:val="00D652E5"/>
    <w:rsid w:val="00D653DA"/>
    <w:rsid w:val="00D65B87"/>
    <w:rsid w:val="00D65DD5"/>
    <w:rsid w:val="00D65DE8"/>
    <w:rsid w:val="00D66337"/>
    <w:rsid w:val="00D70C69"/>
    <w:rsid w:val="00D712F2"/>
    <w:rsid w:val="00D71C9A"/>
    <w:rsid w:val="00D720A3"/>
    <w:rsid w:val="00D720EB"/>
    <w:rsid w:val="00D72FD4"/>
    <w:rsid w:val="00D74140"/>
    <w:rsid w:val="00D748B0"/>
    <w:rsid w:val="00D75EC3"/>
    <w:rsid w:val="00D8040C"/>
    <w:rsid w:val="00D809FB"/>
    <w:rsid w:val="00D819EC"/>
    <w:rsid w:val="00D81F31"/>
    <w:rsid w:val="00D82628"/>
    <w:rsid w:val="00D83DD1"/>
    <w:rsid w:val="00D84205"/>
    <w:rsid w:val="00D8577E"/>
    <w:rsid w:val="00D858F7"/>
    <w:rsid w:val="00D85FBF"/>
    <w:rsid w:val="00D868CD"/>
    <w:rsid w:val="00D86CEB"/>
    <w:rsid w:val="00D870E4"/>
    <w:rsid w:val="00D90375"/>
    <w:rsid w:val="00D905B2"/>
    <w:rsid w:val="00D908FA"/>
    <w:rsid w:val="00D90F90"/>
    <w:rsid w:val="00D914B6"/>
    <w:rsid w:val="00D918D3"/>
    <w:rsid w:val="00D918D4"/>
    <w:rsid w:val="00D93856"/>
    <w:rsid w:val="00D93AD0"/>
    <w:rsid w:val="00D95A8B"/>
    <w:rsid w:val="00D96046"/>
    <w:rsid w:val="00D967BF"/>
    <w:rsid w:val="00D968C9"/>
    <w:rsid w:val="00D96AC0"/>
    <w:rsid w:val="00D97E4A"/>
    <w:rsid w:val="00D97EC2"/>
    <w:rsid w:val="00DA0C2B"/>
    <w:rsid w:val="00DA1730"/>
    <w:rsid w:val="00DA1994"/>
    <w:rsid w:val="00DA1DBA"/>
    <w:rsid w:val="00DA283A"/>
    <w:rsid w:val="00DA2C2D"/>
    <w:rsid w:val="00DA4FE5"/>
    <w:rsid w:val="00DA5C41"/>
    <w:rsid w:val="00DA61A2"/>
    <w:rsid w:val="00DA6504"/>
    <w:rsid w:val="00DA7FC1"/>
    <w:rsid w:val="00DB0295"/>
    <w:rsid w:val="00DB12BD"/>
    <w:rsid w:val="00DB35E1"/>
    <w:rsid w:val="00DB3C1C"/>
    <w:rsid w:val="00DB3CAF"/>
    <w:rsid w:val="00DB4541"/>
    <w:rsid w:val="00DB675D"/>
    <w:rsid w:val="00DB6C61"/>
    <w:rsid w:val="00DC176E"/>
    <w:rsid w:val="00DC1E15"/>
    <w:rsid w:val="00DC205F"/>
    <w:rsid w:val="00DC2D52"/>
    <w:rsid w:val="00DC2EE8"/>
    <w:rsid w:val="00DC3FEA"/>
    <w:rsid w:val="00DC561D"/>
    <w:rsid w:val="00DC6715"/>
    <w:rsid w:val="00DC6F31"/>
    <w:rsid w:val="00DC794C"/>
    <w:rsid w:val="00DC7A65"/>
    <w:rsid w:val="00DD0E91"/>
    <w:rsid w:val="00DD1382"/>
    <w:rsid w:val="00DD2261"/>
    <w:rsid w:val="00DD389A"/>
    <w:rsid w:val="00DD45EF"/>
    <w:rsid w:val="00DD4C62"/>
    <w:rsid w:val="00DD5BD3"/>
    <w:rsid w:val="00DD67CB"/>
    <w:rsid w:val="00DD738D"/>
    <w:rsid w:val="00DD7AAC"/>
    <w:rsid w:val="00DD7DC0"/>
    <w:rsid w:val="00DE0173"/>
    <w:rsid w:val="00DE08DC"/>
    <w:rsid w:val="00DE0ED4"/>
    <w:rsid w:val="00DE106C"/>
    <w:rsid w:val="00DE113D"/>
    <w:rsid w:val="00DE133B"/>
    <w:rsid w:val="00DE19EE"/>
    <w:rsid w:val="00DE22C0"/>
    <w:rsid w:val="00DE29C5"/>
    <w:rsid w:val="00DE576C"/>
    <w:rsid w:val="00DE60C9"/>
    <w:rsid w:val="00DE62C2"/>
    <w:rsid w:val="00DE6B8B"/>
    <w:rsid w:val="00DE7811"/>
    <w:rsid w:val="00DE7B48"/>
    <w:rsid w:val="00DE7D36"/>
    <w:rsid w:val="00DF0407"/>
    <w:rsid w:val="00DF08B5"/>
    <w:rsid w:val="00DF0F40"/>
    <w:rsid w:val="00DF1CB1"/>
    <w:rsid w:val="00DF1F10"/>
    <w:rsid w:val="00DF2F7D"/>
    <w:rsid w:val="00DF3B83"/>
    <w:rsid w:val="00DF4144"/>
    <w:rsid w:val="00DF427A"/>
    <w:rsid w:val="00DF45D8"/>
    <w:rsid w:val="00DF558D"/>
    <w:rsid w:val="00DF5CC0"/>
    <w:rsid w:val="00DF5D9A"/>
    <w:rsid w:val="00DF7F6B"/>
    <w:rsid w:val="00E01311"/>
    <w:rsid w:val="00E0142A"/>
    <w:rsid w:val="00E01687"/>
    <w:rsid w:val="00E01EB4"/>
    <w:rsid w:val="00E02129"/>
    <w:rsid w:val="00E0360D"/>
    <w:rsid w:val="00E0402B"/>
    <w:rsid w:val="00E04562"/>
    <w:rsid w:val="00E04EBE"/>
    <w:rsid w:val="00E05057"/>
    <w:rsid w:val="00E05BE6"/>
    <w:rsid w:val="00E05D67"/>
    <w:rsid w:val="00E05DD1"/>
    <w:rsid w:val="00E05ECA"/>
    <w:rsid w:val="00E0659F"/>
    <w:rsid w:val="00E0681B"/>
    <w:rsid w:val="00E0684A"/>
    <w:rsid w:val="00E108FB"/>
    <w:rsid w:val="00E11343"/>
    <w:rsid w:val="00E1181C"/>
    <w:rsid w:val="00E11AAC"/>
    <w:rsid w:val="00E12122"/>
    <w:rsid w:val="00E12155"/>
    <w:rsid w:val="00E12249"/>
    <w:rsid w:val="00E12E82"/>
    <w:rsid w:val="00E13E1D"/>
    <w:rsid w:val="00E13F9C"/>
    <w:rsid w:val="00E13F9E"/>
    <w:rsid w:val="00E14B56"/>
    <w:rsid w:val="00E160F8"/>
    <w:rsid w:val="00E161AD"/>
    <w:rsid w:val="00E16509"/>
    <w:rsid w:val="00E175FF"/>
    <w:rsid w:val="00E20134"/>
    <w:rsid w:val="00E206ED"/>
    <w:rsid w:val="00E212B6"/>
    <w:rsid w:val="00E21946"/>
    <w:rsid w:val="00E21AB9"/>
    <w:rsid w:val="00E22156"/>
    <w:rsid w:val="00E22251"/>
    <w:rsid w:val="00E2228B"/>
    <w:rsid w:val="00E22E59"/>
    <w:rsid w:val="00E23085"/>
    <w:rsid w:val="00E23936"/>
    <w:rsid w:val="00E23D16"/>
    <w:rsid w:val="00E24DDB"/>
    <w:rsid w:val="00E25323"/>
    <w:rsid w:val="00E25720"/>
    <w:rsid w:val="00E26856"/>
    <w:rsid w:val="00E310D5"/>
    <w:rsid w:val="00E331A7"/>
    <w:rsid w:val="00E33560"/>
    <w:rsid w:val="00E33CED"/>
    <w:rsid w:val="00E34AD0"/>
    <w:rsid w:val="00E36A9D"/>
    <w:rsid w:val="00E37099"/>
    <w:rsid w:val="00E371F3"/>
    <w:rsid w:val="00E377C5"/>
    <w:rsid w:val="00E406E3"/>
    <w:rsid w:val="00E42068"/>
    <w:rsid w:val="00E42890"/>
    <w:rsid w:val="00E43A0B"/>
    <w:rsid w:val="00E44C33"/>
    <w:rsid w:val="00E4611C"/>
    <w:rsid w:val="00E46122"/>
    <w:rsid w:val="00E50343"/>
    <w:rsid w:val="00E51E57"/>
    <w:rsid w:val="00E52987"/>
    <w:rsid w:val="00E52E8E"/>
    <w:rsid w:val="00E533F4"/>
    <w:rsid w:val="00E5446B"/>
    <w:rsid w:val="00E54590"/>
    <w:rsid w:val="00E5462C"/>
    <w:rsid w:val="00E54648"/>
    <w:rsid w:val="00E54B0A"/>
    <w:rsid w:val="00E54D7B"/>
    <w:rsid w:val="00E556E5"/>
    <w:rsid w:val="00E56780"/>
    <w:rsid w:val="00E56C39"/>
    <w:rsid w:val="00E56E4B"/>
    <w:rsid w:val="00E608EB"/>
    <w:rsid w:val="00E626EC"/>
    <w:rsid w:val="00E62893"/>
    <w:rsid w:val="00E63AA5"/>
    <w:rsid w:val="00E64494"/>
    <w:rsid w:val="00E648F4"/>
    <w:rsid w:val="00E65441"/>
    <w:rsid w:val="00E65F37"/>
    <w:rsid w:val="00E66D2B"/>
    <w:rsid w:val="00E6776F"/>
    <w:rsid w:val="00E72D79"/>
    <w:rsid w:val="00E72E77"/>
    <w:rsid w:val="00E731D3"/>
    <w:rsid w:val="00E736B1"/>
    <w:rsid w:val="00E74522"/>
    <w:rsid w:val="00E74F2B"/>
    <w:rsid w:val="00E751E6"/>
    <w:rsid w:val="00E75C77"/>
    <w:rsid w:val="00E75F5F"/>
    <w:rsid w:val="00E75F77"/>
    <w:rsid w:val="00E77353"/>
    <w:rsid w:val="00E7751F"/>
    <w:rsid w:val="00E7773E"/>
    <w:rsid w:val="00E800A5"/>
    <w:rsid w:val="00E80726"/>
    <w:rsid w:val="00E809DC"/>
    <w:rsid w:val="00E80ADD"/>
    <w:rsid w:val="00E80C89"/>
    <w:rsid w:val="00E80DD3"/>
    <w:rsid w:val="00E80E40"/>
    <w:rsid w:val="00E81522"/>
    <w:rsid w:val="00E81988"/>
    <w:rsid w:val="00E8211E"/>
    <w:rsid w:val="00E828DD"/>
    <w:rsid w:val="00E8446E"/>
    <w:rsid w:val="00E84FB3"/>
    <w:rsid w:val="00E85081"/>
    <w:rsid w:val="00E86888"/>
    <w:rsid w:val="00E86EB9"/>
    <w:rsid w:val="00E87783"/>
    <w:rsid w:val="00E907A7"/>
    <w:rsid w:val="00E90D1E"/>
    <w:rsid w:val="00E90F97"/>
    <w:rsid w:val="00E91A01"/>
    <w:rsid w:val="00E92AB8"/>
    <w:rsid w:val="00E93D9D"/>
    <w:rsid w:val="00E93E47"/>
    <w:rsid w:val="00E94BB8"/>
    <w:rsid w:val="00E95911"/>
    <w:rsid w:val="00E95C9F"/>
    <w:rsid w:val="00E9616A"/>
    <w:rsid w:val="00E976B1"/>
    <w:rsid w:val="00E97A84"/>
    <w:rsid w:val="00EA0A22"/>
    <w:rsid w:val="00EA198D"/>
    <w:rsid w:val="00EA231C"/>
    <w:rsid w:val="00EA2CAD"/>
    <w:rsid w:val="00EA4C99"/>
    <w:rsid w:val="00EA5522"/>
    <w:rsid w:val="00EA5B1B"/>
    <w:rsid w:val="00EA652B"/>
    <w:rsid w:val="00EA671B"/>
    <w:rsid w:val="00EA6D70"/>
    <w:rsid w:val="00EA6E2A"/>
    <w:rsid w:val="00EA76BA"/>
    <w:rsid w:val="00EA781B"/>
    <w:rsid w:val="00EB0784"/>
    <w:rsid w:val="00EB07E5"/>
    <w:rsid w:val="00EB0832"/>
    <w:rsid w:val="00EB0EBF"/>
    <w:rsid w:val="00EB2AF1"/>
    <w:rsid w:val="00EB2BAB"/>
    <w:rsid w:val="00EB2E85"/>
    <w:rsid w:val="00EB34A6"/>
    <w:rsid w:val="00EB3545"/>
    <w:rsid w:val="00EB44FB"/>
    <w:rsid w:val="00EB4883"/>
    <w:rsid w:val="00EB54B7"/>
    <w:rsid w:val="00EB5A2E"/>
    <w:rsid w:val="00EB78A0"/>
    <w:rsid w:val="00EC0AA4"/>
    <w:rsid w:val="00EC1011"/>
    <w:rsid w:val="00EC2642"/>
    <w:rsid w:val="00EC2E8A"/>
    <w:rsid w:val="00EC31C6"/>
    <w:rsid w:val="00EC34F7"/>
    <w:rsid w:val="00EC3D63"/>
    <w:rsid w:val="00EC4061"/>
    <w:rsid w:val="00EC486D"/>
    <w:rsid w:val="00EC4D2E"/>
    <w:rsid w:val="00EC5DED"/>
    <w:rsid w:val="00EC6040"/>
    <w:rsid w:val="00EC609A"/>
    <w:rsid w:val="00EC667E"/>
    <w:rsid w:val="00EC6977"/>
    <w:rsid w:val="00EC6B23"/>
    <w:rsid w:val="00EC6F8E"/>
    <w:rsid w:val="00EC7244"/>
    <w:rsid w:val="00ED0302"/>
    <w:rsid w:val="00ED03C3"/>
    <w:rsid w:val="00ED0C9A"/>
    <w:rsid w:val="00ED1A38"/>
    <w:rsid w:val="00ED1B48"/>
    <w:rsid w:val="00ED1E52"/>
    <w:rsid w:val="00ED2186"/>
    <w:rsid w:val="00ED33EA"/>
    <w:rsid w:val="00ED6FCA"/>
    <w:rsid w:val="00EE0267"/>
    <w:rsid w:val="00EE263C"/>
    <w:rsid w:val="00EE3087"/>
    <w:rsid w:val="00EE3B6B"/>
    <w:rsid w:val="00EE5670"/>
    <w:rsid w:val="00EE56DD"/>
    <w:rsid w:val="00EE6133"/>
    <w:rsid w:val="00EE66C2"/>
    <w:rsid w:val="00EE67E1"/>
    <w:rsid w:val="00EE7006"/>
    <w:rsid w:val="00EF1701"/>
    <w:rsid w:val="00EF2111"/>
    <w:rsid w:val="00EF3133"/>
    <w:rsid w:val="00EF31D3"/>
    <w:rsid w:val="00EF3C9C"/>
    <w:rsid w:val="00EF3E44"/>
    <w:rsid w:val="00EF69D8"/>
    <w:rsid w:val="00EF70A1"/>
    <w:rsid w:val="00EF7F54"/>
    <w:rsid w:val="00F01983"/>
    <w:rsid w:val="00F01DC1"/>
    <w:rsid w:val="00F030EA"/>
    <w:rsid w:val="00F03488"/>
    <w:rsid w:val="00F042AE"/>
    <w:rsid w:val="00F05356"/>
    <w:rsid w:val="00F0540A"/>
    <w:rsid w:val="00F06CD8"/>
    <w:rsid w:val="00F0707F"/>
    <w:rsid w:val="00F07345"/>
    <w:rsid w:val="00F10165"/>
    <w:rsid w:val="00F111CF"/>
    <w:rsid w:val="00F1206E"/>
    <w:rsid w:val="00F13630"/>
    <w:rsid w:val="00F1392F"/>
    <w:rsid w:val="00F13D67"/>
    <w:rsid w:val="00F13DA0"/>
    <w:rsid w:val="00F1436B"/>
    <w:rsid w:val="00F14685"/>
    <w:rsid w:val="00F14720"/>
    <w:rsid w:val="00F14B41"/>
    <w:rsid w:val="00F14C70"/>
    <w:rsid w:val="00F150C9"/>
    <w:rsid w:val="00F158B9"/>
    <w:rsid w:val="00F1669F"/>
    <w:rsid w:val="00F16744"/>
    <w:rsid w:val="00F168B7"/>
    <w:rsid w:val="00F1692E"/>
    <w:rsid w:val="00F16A5A"/>
    <w:rsid w:val="00F16A97"/>
    <w:rsid w:val="00F17DAD"/>
    <w:rsid w:val="00F17F1F"/>
    <w:rsid w:val="00F17F62"/>
    <w:rsid w:val="00F2028D"/>
    <w:rsid w:val="00F20339"/>
    <w:rsid w:val="00F20942"/>
    <w:rsid w:val="00F20997"/>
    <w:rsid w:val="00F219C4"/>
    <w:rsid w:val="00F21F07"/>
    <w:rsid w:val="00F22506"/>
    <w:rsid w:val="00F23897"/>
    <w:rsid w:val="00F23C02"/>
    <w:rsid w:val="00F24197"/>
    <w:rsid w:val="00F25414"/>
    <w:rsid w:val="00F25E91"/>
    <w:rsid w:val="00F26E00"/>
    <w:rsid w:val="00F273F1"/>
    <w:rsid w:val="00F27975"/>
    <w:rsid w:val="00F3000A"/>
    <w:rsid w:val="00F3017A"/>
    <w:rsid w:val="00F305B4"/>
    <w:rsid w:val="00F3071D"/>
    <w:rsid w:val="00F31CF5"/>
    <w:rsid w:val="00F3309F"/>
    <w:rsid w:val="00F33196"/>
    <w:rsid w:val="00F356E5"/>
    <w:rsid w:val="00F3587E"/>
    <w:rsid w:val="00F35E28"/>
    <w:rsid w:val="00F36194"/>
    <w:rsid w:val="00F3744E"/>
    <w:rsid w:val="00F40E4F"/>
    <w:rsid w:val="00F419C3"/>
    <w:rsid w:val="00F42D48"/>
    <w:rsid w:val="00F42D6D"/>
    <w:rsid w:val="00F4340A"/>
    <w:rsid w:val="00F439BF"/>
    <w:rsid w:val="00F43E49"/>
    <w:rsid w:val="00F47542"/>
    <w:rsid w:val="00F47865"/>
    <w:rsid w:val="00F47BB9"/>
    <w:rsid w:val="00F47D4F"/>
    <w:rsid w:val="00F47E73"/>
    <w:rsid w:val="00F50B57"/>
    <w:rsid w:val="00F5227B"/>
    <w:rsid w:val="00F525C0"/>
    <w:rsid w:val="00F533C3"/>
    <w:rsid w:val="00F53912"/>
    <w:rsid w:val="00F54984"/>
    <w:rsid w:val="00F5657D"/>
    <w:rsid w:val="00F57388"/>
    <w:rsid w:val="00F608D7"/>
    <w:rsid w:val="00F619ED"/>
    <w:rsid w:val="00F627B6"/>
    <w:rsid w:val="00F63238"/>
    <w:rsid w:val="00F632B1"/>
    <w:rsid w:val="00F63497"/>
    <w:rsid w:val="00F63982"/>
    <w:rsid w:val="00F6445B"/>
    <w:rsid w:val="00F64870"/>
    <w:rsid w:val="00F65BCE"/>
    <w:rsid w:val="00F664B0"/>
    <w:rsid w:val="00F677EA"/>
    <w:rsid w:val="00F708BA"/>
    <w:rsid w:val="00F72B08"/>
    <w:rsid w:val="00F73058"/>
    <w:rsid w:val="00F730C0"/>
    <w:rsid w:val="00F744E5"/>
    <w:rsid w:val="00F7566F"/>
    <w:rsid w:val="00F75705"/>
    <w:rsid w:val="00F76573"/>
    <w:rsid w:val="00F76C6A"/>
    <w:rsid w:val="00F80132"/>
    <w:rsid w:val="00F81713"/>
    <w:rsid w:val="00F8184A"/>
    <w:rsid w:val="00F81F27"/>
    <w:rsid w:val="00F82BC8"/>
    <w:rsid w:val="00F82C33"/>
    <w:rsid w:val="00F839CC"/>
    <w:rsid w:val="00F84588"/>
    <w:rsid w:val="00F84877"/>
    <w:rsid w:val="00F84993"/>
    <w:rsid w:val="00F85D03"/>
    <w:rsid w:val="00F8659E"/>
    <w:rsid w:val="00F906AD"/>
    <w:rsid w:val="00F90983"/>
    <w:rsid w:val="00F918F4"/>
    <w:rsid w:val="00F91A79"/>
    <w:rsid w:val="00F942A7"/>
    <w:rsid w:val="00F94C76"/>
    <w:rsid w:val="00FA02B9"/>
    <w:rsid w:val="00FA06A7"/>
    <w:rsid w:val="00FA0A62"/>
    <w:rsid w:val="00FA0C09"/>
    <w:rsid w:val="00FA0C97"/>
    <w:rsid w:val="00FA0D35"/>
    <w:rsid w:val="00FA1199"/>
    <w:rsid w:val="00FA1B7C"/>
    <w:rsid w:val="00FA2E74"/>
    <w:rsid w:val="00FA3B90"/>
    <w:rsid w:val="00FA4560"/>
    <w:rsid w:val="00FA474E"/>
    <w:rsid w:val="00FA4ABC"/>
    <w:rsid w:val="00FA5B3E"/>
    <w:rsid w:val="00FA5C2E"/>
    <w:rsid w:val="00FA6388"/>
    <w:rsid w:val="00FA65EE"/>
    <w:rsid w:val="00FA6DF6"/>
    <w:rsid w:val="00FB0C21"/>
    <w:rsid w:val="00FB1293"/>
    <w:rsid w:val="00FB1298"/>
    <w:rsid w:val="00FB2631"/>
    <w:rsid w:val="00FB27CE"/>
    <w:rsid w:val="00FB2CBC"/>
    <w:rsid w:val="00FB3503"/>
    <w:rsid w:val="00FB4D19"/>
    <w:rsid w:val="00FB564C"/>
    <w:rsid w:val="00FB5A6C"/>
    <w:rsid w:val="00FB5E75"/>
    <w:rsid w:val="00FB653D"/>
    <w:rsid w:val="00FB6A6A"/>
    <w:rsid w:val="00FB7005"/>
    <w:rsid w:val="00FC015B"/>
    <w:rsid w:val="00FC13BF"/>
    <w:rsid w:val="00FC1622"/>
    <w:rsid w:val="00FC1F95"/>
    <w:rsid w:val="00FC1FAF"/>
    <w:rsid w:val="00FC2079"/>
    <w:rsid w:val="00FC5016"/>
    <w:rsid w:val="00FC5717"/>
    <w:rsid w:val="00FC6C4E"/>
    <w:rsid w:val="00FC74B2"/>
    <w:rsid w:val="00FD0FC9"/>
    <w:rsid w:val="00FD215F"/>
    <w:rsid w:val="00FD25FA"/>
    <w:rsid w:val="00FD30CA"/>
    <w:rsid w:val="00FD3B60"/>
    <w:rsid w:val="00FD3F9F"/>
    <w:rsid w:val="00FD4046"/>
    <w:rsid w:val="00FD6321"/>
    <w:rsid w:val="00FD6E11"/>
    <w:rsid w:val="00FD721F"/>
    <w:rsid w:val="00FD771E"/>
    <w:rsid w:val="00FE1B72"/>
    <w:rsid w:val="00FE2DA5"/>
    <w:rsid w:val="00FE3077"/>
    <w:rsid w:val="00FE3AA0"/>
    <w:rsid w:val="00FE5057"/>
    <w:rsid w:val="00FE7766"/>
    <w:rsid w:val="00FE7AB4"/>
    <w:rsid w:val="00FF1088"/>
    <w:rsid w:val="00FF16DD"/>
    <w:rsid w:val="00FF274C"/>
    <w:rsid w:val="00FF3882"/>
    <w:rsid w:val="00FF4982"/>
    <w:rsid w:val="00FF544F"/>
    <w:rsid w:val="00FF5FD8"/>
    <w:rsid w:val="00FF7036"/>
    <w:rsid w:val="00FF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23300C"/>
  <w15:docId w15:val="{0A5C512E-B458-4929-9076-E64E7698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awachira" w:date="2026-09-25T21:13:00Z">
        <w:pPr>
          <w:spacing w:before="120" w:after="120" w:line="360" w:lineRule="auto"/>
        </w:pPr>
      </w:pPrChange>
    </w:pPr>
    <w:rPr>
      <w:rFonts w:asciiTheme="minorHAnsi" w:eastAsiaTheme="minorHAnsi" w:hAnsiTheme="minorHAnsi" w:cstheme="minorBidi"/>
      <w:sz w:val="22"/>
      <w:szCs w:val="22"/>
      <w:lang w:val="en-US" w:eastAsia="en-US"/>
      <w:rPrChange w:id="0" w:author="awachira" w:date="2026-09-25T21:13:00Z">
        <w:rPr>
          <w:rFonts w:ascii="Arial" w:hAnsi="Arial" w:cs="Tahoma"/>
          <w:sz w:val="28"/>
          <w:szCs w:val="22"/>
          <w:lang w:val="en-AU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7D39"/>
    <w:pPr>
      <w:keepNext/>
      <w:keepLines/>
      <w:tabs>
        <w:tab w:val="left" w:pos="5655"/>
      </w:tabs>
      <w:outlineLvl w:val="0"/>
    </w:pPr>
    <w:rPr>
      <w:rFonts w:cs="Times New Roman"/>
      <w:b/>
      <w:bCs/>
      <w:noProof/>
      <w:color w:val="6B2976"/>
      <w:sz w:val="56"/>
      <w:szCs w:val="56"/>
      <w:lang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140AB8"/>
    <w:pPr>
      <w:keepNext/>
      <w:keepLines/>
      <w:tabs>
        <w:tab w:val="left" w:pos="5655"/>
      </w:tabs>
      <w:spacing w:before="600" w:after="0"/>
      <w:outlineLvl w:val="1"/>
    </w:pPr>
    <w:rPr>
      <w:rFonts w:cs="Times New Roman"/>
      <w:b/>
      <w:bCs/>
      <w:color w:val="6B2976"/>
      <w:sz w:val="40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6337"/>
    <w:pPr>
      <w:keepNext/>
      <w:spacing w:before="600" w:after="0"/>
      <w:outlineLvl w:val="2"/>
    </w:pPr>
    <w:rPr>
      <w:rFonts w:cs="Times New Roman"/>
      <w:b/>
      <w:bCs/>
      <w:sz w:val="32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7E63"/>
    <w:pPr>
      <w:keepNext/>
      <w:keepLines/>
      <w:spacing w:line="240" w:lineRule="auto"/>
      <w:outlineLvl w:val="3"/>
    </w:pPr>
    <w:rPr>
      <w:rFonts w:eastAsiaTheme="majorEastAsia" w:cstheme="majorBidi"/>
      <w:b/>
      <w:iCs/>
      <w:color w:val="6B297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57D39"/>
    <w:rPr>
      <w:rFonts w:ascii="Arial" w:hAnsi="Arial"/>
      <w:b/>
      <w:bCs/>
      <w:noProof/>
      <w:color w:val="6B2976"/>
      <w:sz w:val="56"/>
      <w:szCs w:val="56"/>
      <w:lang w:val="en-US" w:eastAsia="x-none"/>
    </w:rPr>
  </w:style>
  <w:style w:type="character" w:customStyle="1" w:styleId="Heading2Char">
    <w:name w:val="Heading 2 Char"/>
    <w:link w:val="Heading2"/>
    <w:uiPriority w:val="9"/>
    <w:rsid w:val="00140AB8"/>
    <w:rPr>
      <w:rFonts w:ascii="Arial" w:hAnsi="Arial"/>
      <w:b/>
      <w:bCs/>
      <w:color w:val="6B2976"/>
      <w:sz w:val="40"/>
      <w:szCs w:val="26"/>
      <w:lang w:val="x-none" w:eastAsia="x-none"/>
    </w:rPr>
  </w:style>
  <w:style w:type="character" w:styleId="Strong">
    <w:name w:val="Strong"/>
    <w:uiPriority w:val="22"/>
    <w:qFormat/>
    <w:rsid w:val="00D66337"/>
    <w:rPr>
      <w:rFonts w:ascii="Arial" w:hAnsi="Arial"/>
      <w:b/>
      <w:bCs/>
      <w:color w:val="6B2976"/>
      <w:sz w:val="28"/>
    </w:rPr>
  </w:style>
  <w:style w:type="paragraph" w:customStyle="1" w:styleId="captions">
    <w:name w:val="captions"/>
    <w:basedOn w:val="Normal"/>
    <w:qFormat/>
    <w:rsid w:val="005F45F4"/>
    <w:pPr>
      <w:spacing w:line="240" w:lineRule="auto"/>
      <w:jc w:val="center"/>
    </w:pPr>
    <w:rPr>
      <w:noProof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64C1"/>
    <w:pPr>
      <w:spacing w:after="0" w:line="240" w:lineRule="auto"/>
      <w:pPrChange w:id="1" w:author="awachira" w:date="2026-09-25T21:13:00Z">
        <w:pPr/>
      </w:pPrChange>
    </w:pPr>
    <w:rPr>
      <w:rFonts w:ascii="Tahoma" w:hAnsi="Tahoma" w:cs="Tahoma"/>
      <w:sz w:val="16"/>
      <w:szCs w:val="16"/>
      <w:rPrChange w:id="1" w:author="awachira" w:date="2026-09-25T21:13:00Z">
        <w:rPr>
          <w:rFonts w:ascii="Tahoma" w:eastAsiaTheme="minorHAnsi" w:hAnsi="Tahoma"/>
          <w:sz w:val="16"/>
          <w:szCs w:val="16"/>
          <w:lang w:val="en-US" w:eastAsia="x-none" w:bidi="ar-SA"/>
        </w:rPr>
      </w:rPrChange>
    </w:rPr>
  </w:style>
  <w:style w:type="character" w:customStyle="1" w:styleId="BalloonTextChar">
    <w:name w:val="Balloon Text Char"/>
    <w:link w:val="BalloonText"/>
    <w:uiPriority w:val="99"/>
    <w:semiHidden/>
    <w:rsid w:val="007141F0"/>
    <w:rPr>
      <w:rFonts w:ascii="Tahoma" w:eastAsiaTheme="minorHAnsi" w:hAnsi="Tahoma" w:cs="Tahoma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90F97"/>
    <w:rPr>
      <w:rFonts w:ascii="Tahoma" w:hAnsi="Tahoma" w:cs="Times New Roman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E90F97"/>
    <w:rPr>
      <w:rFonts w:ascii="Tahoma" w:hAnsi="Tahoma" w:cs="Tahoma"/>
      <w:sz w:val="16"/>
      <w:szCs w:val="16"/>
      <w:lang w:val="en-GB" w:eastAsia="en-US"/>
    </w:rPr>
  </w:style>
  <w:style w:type="character" w:styleId="Hyperlink">
    <w:name w:val="Hyperlink"/>
    <w:uiPriority w:val="99"/>
    <w:unhideWhenUsed/>
    <w:rsid w:val="00D66337"/>
    <w:rPr>
      <w:rFonts w:ascii="Arial" w:hAnsi="Arial"/>
      <w:b/>
      <w:color w:val="6B2976"/>
      <w:sz w:val="28"/>
      <w:u w:val="none"/>
    </w:rPr>
  </w:style>
  <w:style w:type="character" w:customStyle="1" w:styleId="IntenseEmphasis1">
    <w:name w:val="Intense Emphasis1"/>
    <w:basedOn w:val="Hyperlink"/>
    <w:uiPriority w:val="21"/>
    <w:qFormat/>
    <w:rsid w:val="00C91B0E"/>
    <w:rPr>
      <w:rFonts w:ascii="Arial" w:hAnsi="Arial"/>
      <w:b/>
      <w:color w:val="6B2976"/>
      <w:sz w:val="28"/>
      <w:u w:val="none"/>
    </w:rPr>
  </w:style>
  <w:style w:type="paragraph" w:customStyle="1" w:styleId="Default">
    <w:name w:val="Default"/>
    <w:rsid w:val="006355FB"/>
    <w:pPr>
      <w:autoSpaceDE w:val="0"/>
      <w:autoSpaceDN w:val="0"/>
      <w:adjustRightInd w:val="0"/>
    </w:pPr>
    <w:rPr>
      <w:rFonts w:ascii="Gotham Medium" w:hAnsi="Gotham Medium" w:cs="Gotham Medium"/>
      <w:color w:val="000000"/>
      <w:sz w:val="24"/>
      <w:szCs w:val="24"/>
    </w:rPr>
  </w:style>
  <w:style w:type="paragraph" w:customStyle="1" w:styleId="Pa1">
    <w:name w:val="Pa1"/>
    <w:basedOn w:val="Default"/>
    <w:next w:val="Default"/>
    <w:uiPriority w:val="99"/>
    <w:rsid w:val="006355FB"/>
    <w:pPr>
      <w:spacing w:line="201" w:lineRule="atLeast"/>
    </w:pPr>
    <w:rPr>
      <w:rFonts w:cs="Times New Roman"/>
      <w:color w:val="auto"/>
    </w:rPr>
  </w:style>
  <w:style w:type="character" w:customStyle="1" w:styleId="Heading3Char">
    <w:name w:val="Heading 3 Char"/>
    <w:link w:val="Heading3"/>
    <w:uiPriority w:val="9"/>
    <w:rsid w:val="00D66337"/>
    <w:rPr>
      <w:rFonts w:ascii="Arial" w:hAnsi="Arial"/>
      <w:b/>
      <w:bCs/>
      <w:sz w:val="32"/>
      <w:szCs w:val="26"/>
      <w:lang w:eastAsia="en-US"/>
    </w:rPr>
  </w:style>
  <w:style w:type="paragraph" w:styleId="BodyText">
    <w:name w:val="Body Text"/>
    <w:link w:val="BodyTextChar"/>
    <w:uiPriority w:val="99"/>
    <w:rsid w:val="00DC2D52"/>
    <w:pPr>
      <w:spacing w:before="240" w:line="320" w:lineRule="atLeast"/>
      <w:jc w:val="both"/>
    </w:pPr>
    <w:rPr>
      <w:rFonts w:ascii="Times New Roman" w:hAnsi="Times New Roman"/>
      <w:sz w:val="26"/>
    </w:rPr>
  </w:style>
  <w:style w:type="character" w:customStyle="1" w:styleId="BodyTextChar">
    <w:name w:val="Body Text Char"/>
    <w:link w:val="BodyText"/>
    <w:uiPriority w:val="99"/>
    <w:rsid w:val="00DC2D52"/>
    <w:rPr>
      <w:rFonts w:ascii="Times New Roman" w:hAnsi="Times New Roman"/>
      <w:sz w:val="26"/>
      <w:lang w:val="en-AU" w:eastAsia="en-AU" w:bidi="ar-SA"/>
    </w:rPr>
  </w:style>
  <w:style w:type="paragraph" w:customStyle="1" w:styleId="LightList-Accent51">
    <w:name w:val="Light List - Accent 51"/>
    <w:basedOn w:val="Normal"/>
    <w:uiPriority w:val="34"/>
    <w:qFormat/>
    <w:rsid w:val="00C23C12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E75F5F"/>
    <w:pPr>
      <w:tabs>
        <w:tab w:val="center" w:pos="4680"/>
        <w:tab w:val="right" w:pos="9360"/>
      </w:tabs>
      <w:spacing w:after="0" w:line="240" w:lineRule="auto"/>
      <w:pPrChange w:id="2" w:author="awachira" w:date="2026-09-25T21:13:00Z">
        <w:pPr>
          <w:tabs>
            <w:tab w:val="center" w:pos="4513"/>
            <w:tab w:val="right" w:pos="9026"/>
          </w:tabs>
          <w:spacing w:after="200" w:line="276" w:lineRule="auto"/>
          <w:ind w:right="-850"/>
          <w:jc w:val="right"/>
        </w:pPr>
      </w:pPrChange>
    </w:pPr>
    <w:rPr>
      <w:rPrChange w:id="2" w:author="awachira" w:date="2026-09-25T21:13:00Z">
        <w:rPr>
          <w:rFonts w:asciiTheme="minorHAnsi" w:eastAsiaTheme="minorHAnsi" w:hAnsiTheme="minorHAnsi"/>
          <w:noProof/>
          <w:sz w:val="22"/>
          <w:szCs w:val="22"/>
          <w:lang w:val="en-US" w:eastAsia="en-AU" w:bidi="ar-SA"/>
        </w:rPr>
      </w:rPrChange>
    </w:rPr>
  </w:style>
  <w:style w:type="character" w:customStyle="1" w:styleId="HeaderChar">
    <w:name w:val="Header Char"/>
    <w:link w:val="Header"/>
    <w:uiPriority w:val="99"/>
    <w:rsid w:val="004139D8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E75F5F"/>
    <w:pPr>
      <w:tabs>
        <w:tab w:val="center" w:pos="4680"/>
        <w:tab w:val="right" w:pos="9360"/>
      </w:tabs>
      <w:spacing w:after="0" w:line="240" w:lineRule="auto"/>
      <w:pPrChange w:id="3" w:author="awachira" w:date="2026-09-25T21:13:00Z">
        <w:pPr>
          <w:tabs>
            <w:tab w:val="center" w:pos="4513"/>
            <w:tab w:val="center" w:pos="8222"/>
          </w:tabs>
          <w:spacing w:after="200" w:line="276" w:lineRule="auto"/>
          <w:jc w:val="right"/>
        </w:pPr>
      </w:pPrChange>
    </w:pPr>
    <w:rPr>
      <w:rPrChange w:id="3" w:author="awachira" w:date="2026-09-25T21:13:00Z">
        <w:rPr>
          <w:rFonts w:asciiTheme="minorHAnsi" w:eastAsiaTheme="minorHAnsi" w:hAnsiTheme="minorHAnsi"/>
          <w:noProof/>
          <w:color w:val="FFFFFF" w:themeColor="background1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link w:val="Footer"/>
    <w:uiPriority w:val="99"/>
    <w:rsid w:val="00816DBA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CommentReference">
    <w:name w:val="annotation reference"/>
    <w:uiPriority w:val="99"/>
    <w:semiHidden/>
    <w:unhideWhenUsed/>
    <w:rsid w:val="00E461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46122"/>
    <w:rPr>
      <w:rFonts w:cs="Times New Roman"/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E46122"/>
    <w:rPr>
      <w:rFonts w:ascii="Arial" w:hAnsi="Arial" w:cs="Tahoma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6122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46122"/>
    <w:rPr>
      <w:rFonts w:ascii="Arial" w:hAnsi="Arial" w:cs="Tahoma"/>
      <w:b/>
      <w:bCs/>
      <w:lang w:val="en-GB" w:eastAsia="en-US"/>
    </w:rPr>
  </w:style>
  <w:style w:type="paragraph" w:customStyle="1" w:styleId="DarkList-Accent31">
    <w:name w:val="Dark List - Accent 31"/>
    <w:hidden/>
    <w:uiPriority w:val="99"/>
    <w:semiHidden/>
    <w:rsid w:val="000B4D35"/>
    <w:rPr>
      <w:rFonts w:ascii="Arial" w:hAnsi="Arial" w:cs="Tahoma"/>
      <w:sz w:val="28"/>
      <w:szCs w:val="22"/>
      <w:lang w:val="en-GB" w:eastAsia="en-US"/>
    </w:rPr>
  </w:style>
  <w:style w:type="table" w:styleId="TableGrid">
    <w:name w:val="Table Grid"/>
    <w:basedOn w:val="TableNormal"/>
    <w:uiPriority w:val="59"/>
    <w:rsid w:val="00752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uiPriority w:val="99"/>
    <w:semiHidden/>
    <w:unhideWhenUsed/>
    <w:rsid w:val="003C25FD"/>
  </w:style>
  <w:style w:type="paragraph" w:styleId="TOC1">
    <w:name w:val="toc 1"/>
    <w:basedOn w:val="Normal"/>
    <w:next w:val="Normal"/>
    <w:autoRedefine/>
    <w:uiPriority w:val="39"/>
    <w:unhideWhenUsed/>
    <w:rsid w:val="003657FF"/>
    <w:pPr>
      <w:pBdr>
        <w:between w:val="single" w:sz="4" w:space="4" w:color="6B2976"/>
      </w:pBdr>
      <w:tabs>
        <w:tab w:val="right" w:pos="9323"/>
      </w:tabs>
      <w:spacing w:before="560" w:after="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653E86"/>
    <w:pPr>
      <w:tabs>
        <w:tab w:val="right" w:pos="9072"/>
      </w:tabs>
      <w:spacing w:line="480" w:lineRule="auto"/>
      <w:ind w:left="272" w:right="113"/>
    </w:pPr>
  </w:style>
  <w:style w:type="paragraph" w:customStyle="1" w:styleId="Tablespacerrow">
    <w:name w:val="Table spacer row"/>
    <w:basedOn w:val="captions"/>
    <w:qFormat/>
    <w:rsid w:val="00397314"/>
    <w:rPr>
      <w:sz w:val="8"/>
    </w:rPr>
  </w:style>
  <w:style w:type="character" w:styleId="BookTitle">
    <w:name w:val="Book Title"/>
    <w:uiPriority w:val="33"/>
    <w:rsid w:val="001E52F1"/>
    <w:rPr>
      <w:i/>
      <w:iCs/>
      <w:smallCaps/>
      <w:spacing w:val="5"/>
    </w:rPr>
  </w:style>
  <w:style w:type="paragraph" w:styleId="ListParagraph">
    <w:name w:val="List Paragraph"/>
    <w:basedOn w:val="Normal"/>
    <w:link w:val="ListParagraphChar"/>
    <w:uiPriority w:val="34"/>
    <w:qFormat/>
    <w:rsid w:val="005764C1"/>
    <w:pPr>
      <w:ind w:left="720"/>
      <w:contextualSpacing/>
      <w:pPrChange w:id="4" w:author="awachira" w:date="2026-09-25T21:13:00Z">
        <w:pPr>
          <w:numPr>
            <w:numId w:val="3"/>
          </w:numPr>
          <w:spacing w:after="240" w:line="276" w:lineRule="auto"/>
          <w:ind w:left="720" w:hanging="360"/>
          <w:contextualSpacing/>
        </w:pPr>
      </w:pPrChange>
    </w:pPr>
    <w:rPr>
      <w:rFonts w:ascii="Times New Roman" w:eastAsia="Calibri" w:hAnsi="Times New Roman" w:cs="Times New Roman"/>
      <w:kern w:val="24"/>
      <w:sz w:val="24"/>
      <w:szCs w:val="24"/>
      <w:lang w:val="en-GB"/>
      <w:rPrChange w:id="4" w:author="awachira" w:date="2026-09-25T21:13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ListParagraphChar">
    <w:name w:val="List Paragraph Char"/>
    <w:aliases w:val="Recommendation Char,List Paragraph1 Char,List Paragraph11 Char,List Paragraph* Char,Bullet point Char,List Paragraph Number Char,Content descriptions Char,NFP GP Bulleted List Char,FooterText Char,numbered Char,列出段落 Char,列出段落1 Char"/>
    <w:basedOn w:val="DefaultParagraphFont"/>
    <w:link w:val="ListParagraph"/>
    <w:uiPriority w:val="34"/>
    <w:locked/>
    <w:rsid w:val="00C91B0E"/>
    <w:rPr>
      <w:rFonts w:ascii="Times New Roman" w:eastAsia="Calibri" w:hAnsi="Times New Roman"/>
      <w:kern w:val="24"/>
      <w:sz w:val="24"/>
      <w:szCs w:val="24"/>
      <w:lang w:val="en-GB" w:eastAsia="en-US"/>
    </w:rPr>
  </w:style>
  <w:style w:type="character" w:styleId="Emphasis">
    <w:name w:val="Emphasis"/>
    <w:basedOn w:val="DefaultParagraphFont"/>
    <w:uiPriority w:val="20"/>
    <w:qFormat/>
    <w:rsid w:val="0022452E"/>
    <w:rPr>
      <w:i/>
      <w:iCs/>
    </w:rPr>
  </w:style>
  <w:style w:type="character" w:styleId="SubtleEmphasis">
    <w:name w:val="Subtle Emphasis"/>
    <w:basedOn w:val="DefaultParagraphFont"/>
    <w:uiPriority w:val="19"/>
    <w:rsid w:val="004E6638"/>
    <w:rPr>
      <w:i/>
      <w:iCs/>
      <w:color w:val="404040" w:themeColor="text1" w:themeTint="BF"/>
    </w:rPr>
  </w:style>
  <w:style w:type="paragraph" w:styleId="TOC3">
    <w:name w:val="toc 3"/>
    <w:basedOn w:val="Normal"/>
    <w:next w:val="Normal"/>
    <w:autoRedefine/>
    <w:uiPriority w:val="39"/>
    <w:unhideWhenUsed/>
    <w:rsid w:val="0085761A"/>
    <w:pPr>
      <w:spacing w:after="100"/>
      <w:ind w:left="560"/>
    </w:pPr>
  </w:style>
  <w:style w:type="character" w:customStyle="1" w:styleId="Heading4Char">
    <w:name w:val="Heading 4 Char"/>
    <w:basedOn w:val="DefaultParagraphFont"/>
    <w:link w:val="Heading4"/>
    <w:uiPriority w:val="9"/>
    <w:rsid w:val="00CA7E63"/>
    <w:rPr>
      <w:rFonts w:ascii="FS Me" w:eastAsiaTheme="majorEastAsia" w:hAnsi="FS Me" w:cstheme="majorBidi"/>
      <w:b/>
      <w:iCs/>
      <w:color w:val="6B2976"/>
      <w:sz w:val="3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677E6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AU"/>
    </w:rPr>
  </w:style>
  <w:style w:type="table" w:styleId="TableGridLight">
    <w:name w:val="Grid Table Light"/>
    <w:basedOn w:val="TableNormal"/>
    <w:uiPriority w:val="40"/>
    <w:rsid w:val="001E538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vision">
    <w:name w:val="Revision"/>
    <w:hidden/>
    <w:uiPriority w:val="99"/>
    <w:semiHidden/>
    <w:rsid w:val="00E42890"/>
    <w:rPr>
      <w:rFonts w:ascii="Arial" w:hAnsi="Arial" w:cs="Tahoma"/>
      <w:sz w:val="28"/>
      <w:szCs w:val="22"/>
      <w:lang w:eastAsia="en-US"/>
    </w:rPr>
  </w:style>
  <w:style w:type="table" w:customStyle="1" w:styleId="Style1">
    <w:name w:val="Style1"/>
    <w:basedOn w:val="TableNormal"/>
    <w:uiPriority w:val="99"/>
    <w:rsid w:val="008A6B5D"/>
    <w:tblPr/>
    <w:tcPr>
      <w:vAlign w:val="center"/>
    </w:tcPr>
    <w:tblStylePr w:type="firstCol">
      <w:pPr>
        <w:wordWrap/>
        <w:jc w:val="center"/>
      </w:p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3F9E"/>
    <w:rPr>
      <w:color w:val="808080"/>
      <w:shd w:val="clear" w:color="auto" w:fill="E6E6E6"/>
    </w:rPr>
  </w:style>
  <w:style w:type="paragraph" w:customStyle="1" w:styleId="Footerndisgovau">
    <w:name w:val="Footer_ndis.gov.au"/>
    <w:basedOn w:val="Footer"/>
    <w:uiPriority w:val="49"/>
    <w:rsid w:val="00BE3FC7"/>
    <w:pPr>
      <w:ind w:left="-850"/>
    </w:pPr>
    <w:rPr>
      <w:bCs/>
      <w:color w:val="6B2976"/>
      <w:sz w:val="56"/>
      <w:szCs w:val="56"/>
    </w:rPr>
  </w:style>
  <w:style w:type="paragraph" w:styleId="EndnoteText">
    <w:name w:val="endnote text"/>
    <w:basedOn w:val="Normal"/>
    <w:link w:val="EndnoteTextChar"/>
    <w:uiPriority w:val="99"/>
    <w:unhideWhenUsed/>
    <w:rsid w:val="00082754"/>
    <w:rPr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82754"/>
    <w:rPr>
      <w:rFonts w:ascii="FS Me" w:hAnsi="FS Me" w:cs="Tahoma"/>
      <w:sz w:val="24"/>
      <w:szCs w:val="24"/>
      <w:lang w:eastAsia="en-US"/>
    </w:rPr>
  </w:style>
  <w:style w:type="numbering" w:customStyle="1" w:styleId="HeadingsList">
    <w:name w:val="Headings List"/>
    <w:uiPriority w:val="99"/>
    <w:rsid w:val="00E0142A"/>
    <w:pPr>
      <w:numPr>
        <w:numId w:val="1"/>
      </w:numPr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D031E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3F3AEC"/>
    <w:rPr>
      <w:color w:val="605E5C"/>
      <w:shd w:val="clear" w:color="auto" w:fill="E1DFDD"/>
    </w:rPr>
  </w:style>
  <w:style w:type="paragraph" w:styleId="TOCHeading">
    <w:name w:val="TOC Heading"/>
    <w:basedOn w:val="Heading2"/>
    <w:next w:val="Normal"/>
    <w:uiPriority w:val="39"/>
    <w:unhideWhenUsed/>
    <w:qFormat/>
    <w:rsid w:val="00DD389A"/>
  </w:style>
  <w:style w:type="paragraph" w:styleId="Title">
    <w:name w:val="Title"/>
    <w:basedOn w:val="Heading1"/>
    <w:next w:val="Normal"/>
    <w:link w:val="TitleChar"/>
    <w:uiPriority w:val="10"/>
    <w:qFormat/>
    <w:rsid w:val="00AA2531"/>
  </w:style>
  <w:style w:type="character" w:customStyle="1" w:styleId="TitleChar">
    <w:name w:val="Title Char"/>
    <w:basedOn w:val="DefaultParagraphFont"/>
    <w:link w:val="Title"/>
    <w:uiPriority w:val="10"/>
    <w:rsid w:val="00AA2531"/>
    <w:rPr>
      <w:rFonts w:ascii="FS Me" w:hAnsi="FS Me"/>
      <w:b/>
      <w:bCs/>
      <w:noProof/>
      <w:color w:val="FFFFFF" w:themeColor="background1"/>
      <w:sz w:val="56"/>
      <w:szCs w:val="56"/>
      <w:lang w:val="en-US" w:eastAsia="x-none"/>
    </w:rPr>
  </w:style>
  <w:style w:type="paragraph" w:styleId="Subtitle">
    <w:name w:val="Subtitle"/>
    <w:basedOn w:val="Heading2"/>
    <w:next w:val="Normal"/>
    <w:link w:val="SubtitleChar"/>
    <w:uiPriority w:val="11"/>
    <w:qFormat/>
    <w:rsid w:val="001A07DF"/>
    <w:pPr>
      <w:spacing w:after="360"/>
    </w:pPr>
    <w:rPr>
      <w:color w:val="FFFFFF" w:themeColor="background1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1A07DF"/>
    <w:rPr>
      <w:rFonts w:ascii="FS Me" w:hAnsi="FS Me"/>
      <w:b/>
      <w:bCs/>
      <w:color w:val="FFFFFF" w:themeColor="background1"/>
      <w:sz w:val="40"/>
      <w:szCs w:val="26"/>
      <w:lang w:val="en-US" w:eastAsia="x-none"/>
    </w:rPr>
  </w:style>
  <w:style w:type="character" w:styleId="IntenseEmphasis">
    <w:name w:val="Intense Emphasis"/>
    <w:basedOn w:val="DefaultParagraphFont"/>
    <w:uiPriority w:val="21"/>
    <w:qFormat/>
    <w:rsid w:val="00A617B5"/>
    <w:rPr>
      <w:b/>
      <w:i/>
      <w:iCs/>
      <w:color w:val="auto"/>
    </w:rPr>
  </w:style>
  <w:style w:type="table" w:customStyle="1" w:styleId="Style11">
    <w:name w:val="Style11"/>
    <w:basedOn w:val="TableNormal"/>
    <w:uiPriority w:val="99"/>
    <w:rsid w:val="009C08E3"/>
    <w:tblPr/>
    <w:tcPr>
      <w:vAlign w:val="center"/>
    </w:tcPr>
    <w:tblStylePr w:type="firstCol">
      <w:pPr>
        <w:jc w:val="center"/>
      </w:pPr>
    </w:tblStylePr>
  </w:style>
  <w:style w:type="character" w:styleId="PlaceholderText">
    <w:name w:val="Placeholder Text"/>
    <w:basedOn w:val="DefaultParagraphFont"/>
    <w:uiPriority w:val="99"/>
    <w:semiHidden/>
    <w:rsid w:val="002E0A8A"/>
    <w:rPr>
      <w:color w:val="808080"/>
    </w:rPr>
  </w:style>
  <w:style w:type="paragraph" w:customStyle="1" w:styleId="ProductCode">
    <w:name w:val="Product Code"/>
    <w:basedOn w:val="Backpagetext"/>
    <w:rsid w:val="00CB3B8E"/>
    <w:rPr>
      <w:b w:val="0"/>
      <w:sz w:val="24"/>
      <w:szCs w:val="18"/>
    </w:rPr>
  </w:style>
  <w:style w:type="paragraph" w:customStyle="1" w:styleId="Footerfrontpage">
    <w:name w:val="Footer_front page"/>
    <w:basedOn w:val="Normal"/>
    <w:qFormat/>
    <w:rsid w:val="00B62904"/>
    <w:rPr>
      <w:b/>
      <w:bCs/>
      <w:color w:val="FFFFFF" w:themeColor="background1"/>
      <w:sz w:val="32"/>
      <w:szCs w:val="24"/>
    </w:rPr>
  </w:style>
  <w:style w:type="paragraph" w:customStyle="1" w:styleId="Body">
    <w:name w:val="Body"/>
    <w:basedOn w:val="Normal"/>
    <w:uiPriority w:val="99"/>
    <w:rsid w:val="00AA574A"/>
    <w:pPr>
      <w:suppressAutoHyphens/>
      <w:autoSpaceDE w:val="0"/>
      <w:autoSpaceDN w:val="0"/>
      <w:adjustRightInd w:val="0"/>
      <w:spacing w:after="227" w:line="480" w:lineRule="atLeast"/>
      <w:textAlignment w:val="center"/>
    </w:pPr>
    <w:rPr>
      <w:rFonts w:cs="FS Me"/>
      <w:color w:val="000000"/>
      <w:w w:val="103"/>
      <w:szCs w:val="28"/>
      <w:lang w:val="en-GB" w:eastAsia="en-AU"/>
    </w:rPr>
  </w:style>
  <w:style w:type="paragraph" w:customStyle="1" w:styleId="Heading2SectionBreak">
    <w:name w:val="Heading 2_Section Break"/>
    <w:basedOn w:val="Heading2"/>
    <w:qFormat/>
    <w:rsid w:val="00C36784"/>
    <w:pPr>
      <w:spacing w:before="9000" w:after="120"/>
    </w:pPr>
    <w:rPr>
      <w:color w:val="FFFFFF" w:themeColor="background1"/>
      <w:sz w:val="52"/>
    </w:rPr>
  </w:style>
  <w:style w:type="paragraph" w:customStyle="1" w:styleId="Backpagetext">
    <w:name w:val="Back page text"/>
    <w:basedOn w:val="Normal"/>
    <w:qFormat/>
    <w:rsid w:val="00CB3B8E"/>
    <w:rPr>
      <w:b/>
      <w:bCs/>
      <w:color w:val="FFFFFF" w:themeColor="background1"/>
      <w:sz w:val="44"/>
      <w:szCs w:val="32"/>
    </w:rPr>
  </w:style>
  <w:style w:type="paragraph" w:customStyle="1" w:styleId="Image">
    <w:name w:val="Image"/>
    <w:basedOn w:val="Normal"/>
    <w:qFormat/>
    <w:rsid w:val="00463A40"/>
    <w:pPr>
      <w:snapToGrid w:val="0"/>
      <w:jc w:val="center"/>
    </w:pPr>
  </w:style>
  <w:style w:type="paragraph" w:styleId="NoSpacing">
    <w:name w:val="No Spacing"/>
    <w:uiPriority w:val="1"/>
    <w:qFormat/>
    <w:rsid w:val="00463A40"/>
    <w:rPr>
      <w:rFonts w:ascii="FS Me" w:hAnsi="FS Me" w:cs="Tahoma"/>
      <w:sz w:val="28"/>
      <w:szCs w:val="22"/>
      <w:lang w:eastAsia="en-US"/>
    </w:rPr>
  </w:style>
  <w:style w:type="paragraph" w:customStyle="1" w:styleId="paragraph">
    <w:name w:val="paragraph"/>
    <w:basedOn w:val="Normal"/>
    <w:rsid w:val="0083352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833527"/>
  </w:style>
  <w:style w:type="character" w:customStyle="1" w:styleId="findhit">
    <w:name w:val="findhit"/>
    <w:basedOn w:val="DefaultParagraphFont"/>
    <w:rsid w:val="00833527"/>
  </w:style>
  <w:style w:type="character" w:customStyle="1" w:styleId="eop">
    <w:name w:val="eop"/>
    <w:basedOn w:val="DefaultParagraphFont"/>
    <w:rsid w:val="00833527"/>
  </w:style>
  <w:style w:type="character" w:styleId="FollowedHyperlink">
    <w:name w:val="FollowedHyperlink"/>
    <w:basedOn w:val="DefaultParagraphFont"/>
    <w:uiPriority w:val="99"/>
    <w:semiHidden/>
    <w:unhideWhenUsed/>
    <w:rsid w:val="00754205"/>
    <w:rPr>
      <w:color w:val="C5296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28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IAG%20images\Client%20logos%20and%20branding\NDIA\XXXX%20-%20NDIA%20-%20Easy%20Read%20Word%20Template%20-%202022%20Dec%201%20-%20use%20this%20on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1B6C35106EED47E2821204B6D49832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157AA7-5C6D-4DC0-B36F-C4540BD48CCB}"/>
      </w:docPartPr>
      <w:docPartBody>
        <w:p w:rsidR="00AC7BFF" w:rsidRDefault="00AC7BFF">
          <w:pPr>
            <w:pStyle w:val="1B6C35106EED47E2821204B6D49832C6"/>
          </w:pPr>
          <w:r w:rsidRPr="00020BF2">
            <w:rPr>
              <w:rStyle w:val="PlaceholderText"/>
            </w:rPr>
            <w:t>[Title]</w:t>
          </w:r>
        </w:p>
      </w:docPartBody>
    </w:docPart>
    <w:docPart>
      <w:docPartPr>
        <w:name w:val="5CC926A87B244106A24A56F8975511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5F40D-2840-4DEA-BDBE-79DE44D4DD6B}"/>
      </w:docPartPr>
      <w:docPartBody>
        <w:p w:rsidR="00AC7BFF" w:rsidRDefault="00AC7BFF">
          <w:pPr>
            <w:pStyle w:val="5CC926A87B244106A24A56F8975511C3"/>
          </w:pPr>
          <w:r w:rsidRPr="00195EC6">
            <w:rPr>
              <w:rStyle w:val="PlaceholderText"/>
            </w:rPr>
            <w:t>Choose an item.</w:t>
          </w:r>
        </w:p>
      </w:docPartBody>
    </w:docPart>
    <w:docPart>
      <w:docPartPr>
        <w:name w:val="5ADA3D0F8E8B46EB88A14965E39A95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D3FDE-D11B-4F82-AA15-82BC3F3E7F93}"/>
      </w:docPartPr>
      <w:docPartBody>
        <w:p w:rsidR="00AC7BFF" w:rsidRDefault="00AC7BFF">
          <w:pPr>
            <w:pStyle w:val="5ADA3D0F8E8B46EB88A14965E39A95C2"/>
          </w:pPr>
          <w:r w:rsidRPr="00195EC6">
            <w:rPr>
              <w:rStyle w:val="PlaceholderText"/>
            </w:rPr>
            <w:t>Choose an item.</w:t>
          </w:r>
        </w:p>
      </w:docPartBody>
    </w:docPart>
    <w:docPart>
      <w:docPartPr>
        <w:name w:val="90C731A633614B14832EFD3EAC95AF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4668DE-B6D2-4C80-8760-AE1C23745E1F}"/>
      </w:docPartPr>
      <w:docPartBody>
        <w:p w:rsidR="00A21596" w:rsidRDefault="00B17E26" w:rsidP="00B17E26">
          <w:pPr>
            <w:pStyle w:val="90C731A633614B14832EFD3EAC95AF37"/>
          </w:pPr>
          <w:r w:rsidRPr="00195EC6">
            <w:rPr>
              <w:rStyle w:val="PlaceholderText"/>
            </w:rPr>
            <w:t>Choose an item.</w:t>
          </w:r>
        </w:p>
      </w:docPartBody>
    </w:docPart>
    <w:docPart>
      <w:docPartPr>
        <w:name w:val="BDEA8AF70FBA4596A60BC62B0AF046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8327BF-C459-44F2-9B9B-7483529395A9}"/>
      </w:docPartPr>
      <w:docPartBody>
        <w:p w:rsidR="00065CF8" w:rsidRDefault="00065CF8" w:rsidP="00065CF8">
          <w:pPr>
            <w:pStyle w:val="BDEA8AF70FBA4596A60BC62B0AF046F5"/>
          </w:pPr>
          <w:r w:rsidRPr="00195EC6">
            <w:rPr>
              <w:rStyle w:val="PlaceholderText"/>
            </w:rPr>
            <w:t>Choose an item.</w:t>
          </w:r>
        </w:p>
      </w:docPartBody>
    </w:docPart>
    <w:docPart>
      <w:docPartPr>
        <w:name w:val="CA929A8F8DBC44E6BE2CD9CC068E4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A21099-1D33-4023-BA36-D4FF0DBF7DF3}"/>
      </w:docPartPr>
      <w:docPartBody>
        <w:p w:rsidR="00065CF8" w:rsidRDefault="00065CF8" w:rsidP="00065CF8">
          <w:pPr>
            <w:pStyle w:val="CA929A8F8DBC44E6BE2CD9CC068E4D8E"/>
          </w:pPr>
          <w:r w:rsidRPr="00195EC6">
            <w:rPr>
              <w:rStyle w:val="PlaceholderText"/>
            </w:rPr>
            <w:t>Choose an item.</w:t>
          </w:r>
        </w:p>
      </w:docPartBody>
    </w:docPart>
    <w:docPart>
      <w:docPartPr>
        <w:name w:val="6F98388ED4BC4572A1246892806A9D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111750-F66F-422E-A788-B0048BBF98A8}"/>
      </w:docPartPr>
      <w:docPartBody>
        <w:p w:rsidR="00065CF8" w:rsidRDefault="00065CF8" w:rsidP="00065CF8">
          <w:pPr>
            <w:pStyle w:val="6F98388ED4BC4572A1246892806A9DBA"/>
          </w:pPr>
          <w:r w:rsidRPr="00195EC6">
            <w:rPr>
              <w:rStyle w:val="PlaceholderText"/>
            </w:rPr>
            <w:t>Choose an item.</w:t>
          </w:r>
        </w:p>
      </w:docPartBody>
    </w:docPart>
    <w:docPart>
      <w:docPartPr>
        <w:name w:val="1627A803D8624A31BD7EE2E5C78FAE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99DD9A-003A-407C-B9B7-2A34216A194B}"/>
      </w:docPartPr>
      <w:docPartBody>
        <w:p w:rsidR="00065CF8" w:rsidRDefault="00065CF8" w:rsidP="00065CF8">
          <w:pPr>
            <w:pStyle w:val="1627A803D8624A31BD7EE2E5C78FAE39"/>
          </w:pPr>
          <w:r w:rsidRPr="00195EC6">
            <w:rPr>
              <w:rStyle w:val="PlaceholderText"/>
            </w:rPr>
            <w:t>Choose an item.</w:t>
          </w:r>
        </w:p>
      </w:docPartBody>
    </w:docPart>
    <w:docPart>
      <w:docPartPr>
        <w:name w:val="35093254DAE94AAC9A65B8484098DC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94C669-335A-4811-B928-7C60220B574D}"/>
      </w:docPartPr>
      <w:docPartBody>
        <w:p w:rsidR="00065CF8" w:rsidRDefault="00065CF8" w:rsidP="00065CF8">
          <w:pPr>
            <w:pStyle w:val="35093254DAE94AAC9A65B8484098DC24"/>
          </w:pPr>
          <w:r w:rsidRPr="00195EC6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S Me">
    <w:altName w:val="Calibri"/>
    <w:panose1 w:val="020B0604020202020204"/>
    <w:charset w:val="00"/>
    <w:family w:val="modern"/>
    <w:notTrueType/>
    <w:pitch w:val="variable"/>
    <w:sig w:usb0="800000AF" w:usb1="4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otham Medium">
    <w:altName w:val="Arial"/>
    <w:panose1 w:val="020B0604020202020204"/>
    <w:charset w:val="00"/>
    <w:family w:val="auto"/>
    <w:pitch w:val="variable"/>
    <w:sig w:usb0="A00000AF" w:usb1="40000048" w:usb2="00000000" w:usb3="00000000" w:csb0="0000019B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S Me Pro Heavy">
    <w:altName w:val="Calibri"/>
    <w:panose1 w:val="020B0604020202020204"/>
    <w:charset w:val="00"/>
    <w:family w:val="auto"/>
    <w:pitch w:val="variable"/>
    <w:sig w:usb0="A00002EF" w:usb1="4000606A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BFF"/>
    <w:rsid w:val="00065CF8"/>
    <w:rsid w:val="000E3735"/>
    <w:rsid w:val="00246966"/>
    <w:rsid w:val="006B3962"/>
    <w:rsid w:val="006B7D06"/>
    <w:rsid w:val="006F2FA7"/>
    <w:rsid w:val="00700B3B"/>
    <w:rsid w:val="00803F58"/>
    <w:rsid w:val="00883F80"/>
    <w:rsid w:val="008B5C31"/>
    <w:rsid w:val="009B6FA9"/>
    <w:rsid w:val="00A21596"/>
    <w:rsid w:val="00AC7BFF"/>
    <w:rsid w:val="00B17E26"/>
    <w:rsid w:val="00E24A8D"/>
    <w:rsid w:val="00F6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65CF8"/>
    <w:rPr>
      <w:color w:val="808080"/>
    </w:rPr>
  </w:style>
  <w:style w:type="paragraph" w:customStyle="1" w:styleId="1B6C35106EED47E2821204B6D49832C6">
    <w:name w:val="1B6C35106EED47E2821204B6D49832C6"/>
  </w:style>
  <w:style w:type="paragraph" w:customStyle="1" w:styleId="5CC926A87B244106A24A56F8975511C3">
    <w:name w:val="5CC926A87B244106A24A56F8975511C3"/>
  </w:style>
  <w:style w:type="paragraph" w:customStyle="1" w:styleId="5ADA3D0F8E8B46EB88A14965E39A95C2">
    <w:name w:val="5ADA3D0F8E8B46EB88A14965E39A95C2"/>
  </w:style>
  <w:style w:type="paragraph" w:customStyle="1" w:styleId="90C731A633614B14832EFD3EAC95AF37">
    <w:name w:val="90C731A633614B14832EFD3EAC95AF37"/>
    <w:rsid w:val="00B17E26"/>
    <w:rPr>
      <w:kern w:val="2"/>
      <w14:ligatures w14:val="standardContextual"/>
    </w:rPr>
  </w:style>
  <w:style w:type="paragraph" w:customStyle="1" w:styleId="BDEA8AF70FBA4596A60BC62B0AF046F5">
    <w:name w:val="BDEA8AF70FBA4596A60BC62B0AF046F5"/>
    <w:rsid w:val="00065CF8"/>
    <w:rPr>
      <w:kern w:val="2"/>
      <w14:ligatures w14:val="standardContextual"/>
    </w:rPr>
  </w:style>
  <w:style w:type="paragraph" w:customStyle="1" w:styleId="CA929A8F8DBC44E6BE2CD9CC068E4D8E">
    <w:name w:val="CA929A8F8DBC44E6BE2CD9CC068E4D8E"/>
    <w:rsid w:val="00065CF8"/>
    <w:rPr>
      <w:kern w:val="2"/>
      <w14:ligatures w14:val="standardContextual"/>
    </w:rPr>
  </w:style>
  <w:style w:type="paragraph" w:customStyle="1" w:styleId="6F98388ED4BC4572A1246892806A9DBA">
    <w:name w:val="6F98388ED4BC4572A1246892806A9DBA"/>
    <w:rsid w:val="00065CF8"/>
    <w:rPr>
      <w:kern w:val="2"/>
      <w14:ligatures w14:val="standardContextual"/>
    </w:rPr>
  </w:style>
  <w:style w:type="paragraph" w:customStyle="1" w:styleId="1627A803D8624A31BD7EE2E5C78FAE39">
    <w:name w:val="1627A803D8624A31BD7EE2E5C78FAE39"/>
    <w:rsid w:val="00065CF8"/>
    <w:rPr>
      <w:kern w:val="2"/>
      <w14:ligatures w14:val="standardContextual"/>
    </w:rPr>
  </w:style>
  <w:style w:type="paragraph" w:customStyle="1" w:styleId="35093254DAE94AAC9A65B8484098DC24">
    <w:name w:val="35093254DAE94AAC9A65B8484098DC24"/>
    <w:rsid w:val="00065CF8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DIA">
      <a:dk1>
        <a:sysClr val="windowText" lastClr="000000"/>
      </a:dk1>
      <a:lt1>
        <a:sysClr val="window" lastClr="FFFFFF"/>
      </a:lt1>
      <a:dk2>
        <a:srgbClr val="6B2976"/>
      </a:dk2>
      <a:lt2>
        <a:srgbClr val="D4C5D7"/>
      </a:lt2>
      <a:accent1>
        <a:srgbClr val="6B2976"/>
      </a:accent1>
      <a:accent2>
        <a:srgbClr val="8AC640"/>
      </a:accent2>
      <a:accent3>
        <a:srgbClr val="009EAD"/>
      </a:accent3>
      <a:accent4>
        <a:srgbClr val="C5296D"/>
      </a:accent4>
      <a:accent5>
        <a:srgbClr val="FAA41A"/>
      </a:accent5>
      <a:accent6>
        <a:srgbClr val="F26322"/>
      </a:accent6>
      <a:hlink>
        <a:srgbClr val="6B2976"/>
      </a:hlink>
      <a:folHlink>
        <a:srgbClr val="C5296D"/>
      </a:folHlink>
    </a:clrScheme>
    <a:fontScheme name="NDIA">
      <a:majorFont>
        <a:latin typeface="FS Me Pro Heavy"/>
        <a:ea typeface=""/>
        <a:cs typeface=""/>
      </a:majorFont>
      <a:minorFont>
        <a:latin typeface="FS M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CE3410B-A957-45AE-A6B1-8D3FE1272179}">
  <we:reference id="wa200004420" version="1.0.1.0" store="en-US" storeType="OMEX"/>
  <we:alternateReferences>
    <we:reference id="WA200004420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B6D9C1-F9DC-40D6-B714-491557314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S:\IAG images\Client logos and branding\NDIA\XXXX - NDIA - Easy Read Word Template - 2022 Dec 1 - use this one.dotx</Template>
  <TotalTime>79</TotalTime>
  <Pages>2</Pages>
  <Words>2410</Words>
  <Characters>13741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Supports for social and community participation</vt:lpstr>
    </vt:vector>
  </TitlesOfParts>
  <Company>Hewlett-Packard</Company>
  <LinksUpToDate>false</LinksUpToDate>
  <CharactersWithSpaces>16119</CharactersWithSpaces>
  <SharedDoc>false</SharedDoc>
  <HLinks>
    <vt:vector size="6" baseType="variant">
      <vt:variant>
        <vt:i4>2883616</vt:i4>
      </vt:variant>
      <vt:variant>
        <vt:i4>0</vt:i4>
      </vt:variant>
      <vt:variant>
        <vt:i4>0</vt:i4>
      </vt:variant>
      <vt:variant>
        <vt:i4>5</vt:i4>
      </vt:variant>
      <vt:variant>
        <vt:lpwstr>http://www.informationaccessgroup.com/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Supports for social and community participation</dc:title>
  <dc:subject/>
  <dc:creator>David Murray</dc:creator>
  <cp:keywords/>
  <dc:description/>
  <cp:lastModifiedBy>Arthur Souza Rodrigues</cp:lastModifiedBy>
  <cp:revision>1</cp:revision>
  <cp:lastPrinted>2019-09-17T06:26:00Z</cp:lastPrinted>
  <dcterms:created xsi:type="dcterms:W3CDTF">2023-07-11T01:09:00Z</dcterms:created>
  <dcterms:modified xsi:type="dcterms:W3CDTF">2026-09-26T01:13:00Z</dcterms:modified>
</cp:coreProperties>
</file>