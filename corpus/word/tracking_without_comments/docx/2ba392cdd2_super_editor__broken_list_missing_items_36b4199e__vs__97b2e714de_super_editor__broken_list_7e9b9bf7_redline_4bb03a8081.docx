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9DEEC" w14:textId="45156276" w:rsidR="0011499D" w:rsidRPr="0006262E" w:rsidRDefault="00C4298F" w:rsidP="00B65CF8">
      <w:pPr>
        <w:pStyle w:val="ListParagraph"/>
        <w:numPr>
          <w:ilvl w:val="0"/>
          <w:numId w:val="25"/>
        </w:numPr>
        <w:ind w:leftChars="0"/>
        <w:jc w:val="both"/>
        <w:rPr>
          <w:ins w:id="8" w:author="Author" w:date="2026-09-26T15:09:00Z" w16du:dateUtc="2026-09-26T19:09:00Z"/>
          <w:rFonts w:cstheme="minorHAnsi"/>
          <w:b/>
          <w:bCs/>
          <w:szCs w:val="24"/>
          <w:u w:val="single"/>
        </w:rPr>
      </w:pPr>
      <w:ins w:id="9" w:author="Author" w:date="2026-09-26T15:09:00Z" w16du:dateUtc="2026-09-26T19:09:00Z">
        <w:r>
          <w:rPr>
            <w:rFonts w:cstheme="minorHAnsi"/>
            <w:b/>
            <w:bCs/>
            <w:szCs w:val="24"/>
            <w:u w:val="single"/>
          </w:rPr>
          <w:t>ONE</w:t>
        </w:r>
      </w:ins>
    </w:p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del w:id="10" w:author="Author" w:date="2026-09-26T15:09:00Z" w16du:dateUtc="2026-09-26T19:09:00Z"/>
          <w:sz w:val="22"/>
        </w:rPr>
      </w:pPr>
      <w:del w:id="11" w:author="Author" w:date="2026-09-26T15:09:00Z" w16du:dateUtc="2026-09-26T19:09:00Z">
        <w:r>
          <w:rPr>
            <w:sz w:val="22"/>
            <w:u w:val="single"/>
          </w:rPr>
          <w:delText>Item 1</w:delText>
        </w:r>
        <w:r w:rsidR="0083066B">
          <w:rPr>
            <w:sz w:val="22"/>
          </w:rPr>
          <w:delText xml:space="preserve">.  </w:delText>
        </w:r>
        <w:r>
          <w:rPr>
            <w:sz w:val="22"/>
          </w:rPr>
          <w:delText>Text 1</w:delText>
        </w:r>
        <w:r w:rsidR="00EF3430" w:rsidRPr="00605D1A">
          <w:rPr>
            <w:sz w:val="22"/>
          </w:rPr>
          <w:delText>.</w:delText>
        </w:r>
      </w:del>
    </w:p>
    <w:p w14:paraId="5C1FBC6A" w14:textId="77777777" w:rsidR="0099472B" w:rsidRPr="00605D1A" w:rsidRDefault="0099472B" w:rsidP="00FB4D59">
      <w:pPr>
        <w:jc w:val="both"/>
        <w:rPr>
          <w:del w:id="12" w:author="Author" w:date="2026-09-26T15:09:00Z" w16du:dateUtc="2026-09-26T19:09:00Z"/>
          <w:sz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del w:id="13" w:author="Author" w:date="2026-09-26T15:09:00Z" w16du:dateUtc="2026-09-26T19:09:00Z"/>
          <w:sz w:val="22"/>
        </w:rPr>
      </w:pPr>
      <w:del w:id="14" w:author="Author" w:date="2026-09-26T15:09:00Z" w16du:dateUtc="2026-09-26T19:09:00Z">
        <w:r>
          <w:rPr>
            <w:sz w:val="22"/>
            <w:u w:val="single"/>
          </w:rPr>
          <w:delText>Item 2</w:delText>
        </w:r>
        <w:r w:rsidR="00EA69D0" w:rsidRPr="00605D1A">
          <w:rPr>
            <w:sz w:val="22"/>
          </w:rPr>
          <w:delText xml:space="preserve">.  </w:delText>
        </w:r>
        <w:r>
          <w:rPr>
            <w:sz w:val="22"/>
          </w:rPr>
          <w:delText>Text 2</w:delText>
        </w:r>
      </w:del>
    </w:p>
    <w:p w14:paraId="16C4AA31" w14:textId="77777777" w:rsidR="00B93E39" w:rsidRPr="00605D1A" w:rsidRDefault="00B93E39" w:rsidP="00B93E39">
      <w:pPr>
        <w:jc w:val="both"/>
        <w:rPr>
          <w:del w:id="15" w:author="Author" w:date="2026-09-26T15:09:00Z" w16du:dateUtc="2026-09-26T19:09:00Z"/>
          <w:sz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del w:id="16" w:author="Author" w:date="2026-09-26T15:09:00Z" w16du:dateUtc="2026-09-26T19:09:00Z"/>
          <w:sz w:val="22"/>
          <w:szCs w:val="22"/>
          <w:u w:val="single"/>
        </w:rPr>
      </w:pPr>
      <w:del w:id="17" w:author="Author" w:date="2026-09-26T15:09:00Z" w16du:dateUtc="2026-09-26T19:09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6D17F9" w:rsidRDefault="009E69C4" w:rsidP="006D17F9">
      <w:pPr>
        <w:pStyle w:val="ListParagraph"/>
        <w:numPr>
          <w:ilvl w:val="0"/>
          <w:numId w:val="29"/>
        </w:numPr>
        <w:ind w:leftChars="0"/>
        <w:jc w:val="both"/>
        <w:rPr>
          <w:b/>
          <w:u w:val="single"/>
          <w:rPrChange w:id="18" w:author="Author" w:date="2026-09-26T15:09:00Z" w16du:dateUtc="2026-09-26T19:09:00Z">
            <w:rPr>
              <w:sz w:val="22"/>
              <w:szCs w:val="22"/>
            </w:rPr>
          </w:rPrChange>
        </w:rPr>
        <w:pPrChange w:id="19" w:author="Author" w:date="2026-09-26T15:09:00Z" w16du:dateUtc="2026-09-26T19:09:00Z">
          <w:pPr>
            <w:pStyle w:val="PD1L2"/>
            <w:numPr>
              <w:numId w:val="20"/>
            </w:numPr>
            <w:tabs>
              <w:tab w:val="clear" w:pos="360"/>
            </w:tabs>
            <w:ind w:left="1080" w:hanging="360"/>
            <w:jc w:val="both"/>
          </w:pPr>
        </w:pPrChange>
      </w:pPr>
      <w:del w:id="20" w:author="Author" w:date="2026-09-26T15:09:00Z" w16du:dateUtc="2026-09-26T19:09:00Z">
        <w:r>
          <w:rPr>
            <w:sz w:val="22"/>
            <w:u w:val="single"/>
          </w:rPr>
          <w:delText xml:space="preserve">Sub </w:delText>
        </w:r>
      </w:del>
      <w:r w:rsidRPr="006D17F9">
        <w:rPr>
          <w:rPrChange w:id="21" w:author="Author" w:date="2026-09-26T15:09:00Z" w16du:dateUtc="2026-09-26T19:09:00Z">
            <w:rPr>
              <w:sz w:val="22"/>
              <w:szCs w:val="22"/>
              <w:u w:val="single"/>
            </w:rPr>
          </w:rPrChange>
        </w:rPr>
        <w:t>a</w:t>
      </w:r>
      <w:del w:id="22" w:author="Author" w:date="2026-09-26T15:09:00Z" w16du:dateUtc="2026-09-26T19:09:00Z">
        <w:r w:rsidR="00C4269E" w:rsidRPr="00605D1A">
          <w:rPr>
            <w:sz w:val="22"/>
          </w:rPr>
          <w:delText xml:space="preserve">.  </w:delText>
        </w:r>
        <w:r>
          <w:rPr>
            <w:sz w:val="22"/>
          </w:rPr>
          <w:delText>text</w:delText>
        </w:r>
      </w:del>
    </w:p>
    <w:p w14:paraId="023DA37B" w14:textId="13488D93" w:rsidR="00B93E39" w:rsidRPr="006D17F9" w:rsidRDefault="009E69C4" w:rsidP="006D17F9">
      <w:pPr>
        <w:pStyle w:val="ListParagraph"/>
        <w:numPr>
          <w:ilvl w:val="0"/>
          <w:numId w:val="29"/>
        </w:numPr>
        <w:ind w:leftChars="0"/>
        <w:jc w:val="both"/>
        <w:rPr>
          <w:b/>
          <w:u w:val="single"/>
          <w:rPrChange w:id="23" w:author="Author" w:date="2026-09-26T15:09:00Z" w16du:dateUtc="2026-09-26T19:09:00Z">
            <w:rPr>
              <w:sz w:val="22"/>
              <w:szCs w:val="22"/>
            </w:rPr>
          </w:rPrChange>
        </w:rPr>
        <w:pPrChange w:id="24" w:author="Author" w:date="2026-09-26T15:09:00Z" w16du:dateUtc="2026-09-26T19:09:00Z">
          <w:pPr>
            <w:pStyle w:val="PD1L2"/>
            <w:numPr>
              <w:numId w:val="20"/>
            </w:numPr>
            <w:tabs>
              <w:tab w:val="clear" w:pos="360"/>
            </w:tabs>
            <w:ind w:left="1080" w:hanging="360"/>
            <w:jc w:val="both"/>
          </w:pPr>
        </w:pPrChange>
      </w:pPr>
      <w:del w:id="25" w:author="Author" w:date="2026-09-26T15:09:00Z" w16du:dateUtc="2026-09-26T19:09:00Z">
        <w:r>
          <w:rPr>
            <w:sz w:val="22"/>
            <w:u w:val="single"/>
          </w:rPr>
          <w:delText xml:space="preserve">Sub </w:delText>
        </w:r>
      </w:del>
      <w:r w:rsidRPr="006D17F9">
        <w:rPr>
          <w:rPrChange w:id="26" w:author="Author" w:date="2026-09-26T15:09:00Z" w16du:dateUtc="2026-09-26T19:09:00Z">
            <w:rPr>
              <w:sz w:val="22"/>
              <w:szCs w:val="22"/>
              <w:u w:val="single"/>
            </w:rPr>
          </w:rPrChange>
        </w:rPr>
        <w:t>b</w:t>
      </w:r>
      <w:del w:id="27" w:author="Author" w:date="2026-09-26T15:09:00Z" w16du:dateUtc="2026-09-26T19:09:00Z">
        <w:r w:rsidR="00B93E39" w:rsidRPr="00605D1A">
          <w:rPr>
            <w:sz w:val="22"/>
          </w:rPr>
          <w:delText xml:space="preserve">. </w:delText>
        </w:r>
      </w:del>
    </w:p>
    <w:p w14:paraId="0701C4E8" w14:textId="77777777" w:rsidR="00A23DCF" w:rsidRPr="00945DAD" w:rsidRDefault="00A23DCF" w:rsidP="00945DAD">
      <w:pPr>
        <w:jc w:val="both"/>
        <w:rPr>
          <w:ins w:id="28" w:author="Author" w:date="2026-09-26T15:09:00Z" w16du:dateUtc="2026-09-26T19:09:00Z"/>
          <w:rFonts w:cstheme="minorHAnsi"/>
          <w:b/>
          <w:bCs/>
          <w:szCs w:val="24"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25"/>
        </w:numPr>
        <w:ind w:leftChars="0"/>
        <w:jc w:val="both"/>
        <w:rPr>
          <w:ins w:id="29" w:author="Author" w:date="2026-09-26T15:09:00Z" w16du:dateUtc="2026-09-26T19:09:00Z"/>
          <w:rFonts w:cstheme="minorHAnsi"/>
          <w:b/>
          <w:bCs/>
          <w:szCs w:val="24"/>
          <w:u w:val="single"/>
        </w:rPr>
      </w:pPr>
      <w:ins w:id="30" w:author="Author" w:date="2026-09-26T15:09:00Z" w16du:dateUtc="2026-09-26T19:09:00Z">
        <w:r>
          <w:rPr>
            <w:rFonts w:cstheme="minorHAnsi"/>
            <w:b/>
            <w:bCs/>
            <w:szCs w:val="24"/>
            <w:u w:val="single"/>
          </w:rPr>
          <w:t>TWO</w:t>
        </w:r>
      </w:ins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30"/>
        </w:numPr>
        <w:ind w:leftChars="0"/>
        <w:jc w:val="both"/>
        <w:rPr>
          <w:ins w:id="31" w:author="Author" w:date="2026-09-26T15:09:00Z" w16du:dateUtc="2026-09-26T19:09:00Z"/>
          <w:rFonts w:cstheme="minorHAnsi"/>
          <w:szCs w:val="24"/>
        </w:rPr>
      </w:pPr>
      <w:ins w:id="32" w:author="Author" w:date="2026-09-26T15:09:00Z" w16du:dateUtc="2026-09-26T19:09:00Z">
        <w:r>
          <w:rPr>
            <w:rFonts w:cstheme="minorHAnsi"/>
            <w:szCs w:val="24"/>
          </w:rPr>
          <w:t>a</w:t>
        </w:r>
      </w:ins>
    </w:p>
    <w:p w14:paraId="017CCEB1" w14:textId="77777777" w:rsidR="00520B3B" w:rsidRPr="00520B3B" w:rsidRDefault="00520B3B" w:rsidP="00945DAD">
      <w:pPr>
        <w:jc w:val="both"/>
        <w:rPr>
          <w:ins w:id="33" w:author="Author" w:date="2026-09-26T15:09:00Z" w16du:dateUtc="2026-09-26T19:09:00Z"/>
          <w:rFonts w:cstheme="minorHAnsi"/>
          <w:szCs w:val="24"/>
        </w:rPr>
      </w:pPr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del w:id="34" w:author="Author" w:date="2026-09-26T15:09:00Z" w16du:dateUtc="2026-09-26T19:09:00Z"/>
          <w:sz w:val="22"/>
        </w:rPr>
      </w:pPr>
      <w:del w:id="35" w:author="Author" w:date="2026-09-26T15:09:00Z" w16du:dateUtc="2026-09-26T19:09:00Z">
        <w:r>
          <w:rPr>
            <w:sz w:val="22"/>
            <w:u w:val="single"/>
          </w:rPr>
          <w:delText>First shown item</w:delText>
        </w:r>
        <w:r w:rsidR="0083066B" w:rsidRPr="00605D1A">
          <w:rPr>
            <w:sz w:val="22"/>
          </w:rPr>
          <w:delText xml:space="preserve">. </w:delText>
        </w:r>
        <w:r w:rsidR="00701A5A">
          <w:rPr>
            <w:sz w:val="22"/>
          </w:rPr>
          <w:delText xml:space="preserve">  </w:delText>
        </w:r>
        <w:r>
          <w:rPr>
            <w:sz w:val="22"/>
          </w:rPr>
          <w:delText>Text</w:delText>
        </w:r>
      </w:del>
    </w:p>
    <w:p w14:paraId="1FB43E45" w14:textId="77777777" w:rsidR="0083066B" w:rsidRPr="0083066B" w:rsidRDefault="0083066B" w:rsidP="0083066B">
      <w:pPr>
        <w:ind w:left="360"/>
        <w:jc w:val="both"/>
        <w:rPr>
          <w:del w:id="36" w:author="Author" w:date="2026-09-26T15:09:00Z" w16du:dateUtc="2026-09-26T19:09:00Z"/>
          <w:sz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del w:id="37" w:author="Author" w:date="2026-09-26T15:09:00Z" w16du:dateUtc="2026-09-26T19:09:00Z"/>
          <w:sz w:val="22"/>
        </w:rPr>
      </w:pPr>
      <w:del w:id="38" w:author="Author" w:date="2026-09-26T15:09:00Z" w16du:dateUtc="2026-09-26T19:09:00Z">
        <w:r>
          <w:rPr>
            <w:sz w:val="22"/>
            <w:u w:val="single"/>
          </w:rPr>
          <w:delText>Shown 2</w:delText>
        </w:r>
        <w:r w:rsidR="00120A95" w:rsidRPr="00605D1A">
          <w:rPr>
            <w:sz w:val="22"/>
          </w:rPr>
          <w:delText xml:space="preserve">.  </w:delText>
        </w:r>
        <w:r>
          <w:rPr>
            <w:sz w:val="22"/>
          </w:rPr>
          <w:delText>Text</w:delText>
        </w:r>
      </w:del>
    </w:p>
    <w:p w14:paraId="151F3456" w14:textId="684DBB74" w:rsidR="00B77F32" w:rsidRPr="006D17F9" w:rsidRDefault="00B77F32" w:rsidP="006D17F9">
      <w:pPr>
        <w:tabs>
          <w:tab w:val="left" w:pos="4820"/>
        </w:tabs>
        <w:jc w:val="both"/>
        <w:rPr>
          <w:b/>
          <w:u w:val="single"/>
          <w:rPrChange w:id="39" w:author="Author" w:date="2026-09-26T15:09:00Z" w16du:dateUtc="2026-09-26T19:09:00Z">
            <w:rPr>
              <w:sz w:val="22"/>
              <w:szCs w:val="22"/>
            </w:rPr>
          </w:rPrChange>
        </w:rPr>
        <w:pPrChange w:id="40" w:author="Author" w:date="2026-09-26T15:09:00Z" w16du:dateUtc="2026-09-26T19:09:00Z">
          <w:pPr/>
        </w:pPrChange>
      </w:pPr>
    </w:p>
    <w:sectPr w:rsidR="00B77F32" w:rsidRPr="006D17F9" w:rsidSect="006D17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40" w:right="1440" w:bottom="1440" w:left="1440" w:header="862" w:footer="431" w:gutter="0"/>
      <w:cols w:space="425"/>
      <w:noEndnote w:val="0"/>
      <w:titlePg w:val="0"/>
      <w:docGrid w:type="lines" w:linePitch="360"/>
      <w:sectPrChange w:id="48" w:author="Author" w:date="2026-09-26T15:09:00Z" w16du:dateUtc="2026-09-26T19:09:00Z">
        <w:sectPr w:rsidR="00B77F32" w:rsidRPr="006D17F9" w:rsidSect="006D17F9">
          <w:pgSz w:h="15840" w:code="1"/>
          <w:pgMar w:top="1440" w:right="1440" w:bottom="1440" w:left="1440" w:header="720" w:footer="720" w:gutter="0"/>
          <w:cols w:space="0"/>
          <w:noEndnote/>
          <w:titlePg/>
          <w:docGrid w:type="default"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4F5F38" w14:textId="77777777" w:rsidR="00671FEF" w:rsidRDefault="00671FEF">
      <w:r>
        <w:separator/>
      </w:r>
    </w:p>
  </w:endnote>
  <w:endnote w:type="continuationSeparator" w:id="0">
    <w:p w14:paraId="03664870" w14:textId="77777777" w:rsidR="00671FEF" w:rsidRDefault="00671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59EAE" w14:textId="2DA8E2AD" w:rsidR="0074560B" w:rsidRDefault="0074560B">
    <w:pPr>
      <w:pStyle w:val="Footer"/>
      <w:jc w:val="right"/>
    </w:pPr>
    <w:ins w:id="44" w:author="Author" w:date="2026-09-26T15:09:00Z" w16du:dateUtc="2026-09-26T19:09:00Z">
      <w:r>
        <w:fldChar w:fldCharType="begin"/>
      </w:r>
      <w:r>
        <w:instrText>PAGE   \* MERGEFORMAT</w:instrText>
      </w:r>
      <w:r>
        <w:fldChar w:fldCharType="separate"/>
      </w:r>
      <w:r>
        <w:rPr>
          <w:lang w:val="zh-TW"/>
        </w:rPr>
        <w:t>2</w:t>
      </w:r>
      <w:r>
        <w:fldChar w:fldCharType="end"/>
      </w:r>
    </w:ins>
  </w:p>
  <w:p w14:paraId="4AF97F7C" w14:textId="77777777" w:rsidR="00A30FC9" w:rsidRPr="00EA69D0" w:rsidRDefault="00A30FC9" w:rsidP="006D17F9">
    <w:pPr>
      <w:pStyle w:val="Footer"/>
      <w:pPrChange w:id="45" w:author="Author" w:date="2026-09-26T15:09:00Z" w16du:dateUtc="2026-09-26T19:09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C8A1" w14:textId="77777777" w:rsidR="00A30FC9" w:rsidRPr="00EA69D0" w:rsidRDefault="00A30FC9" w:rsidP="006D17F9">
    <w:pPr>
      <w:pStyle w:val="Footer"/>
      <w:pPrChange w:id="47" w:author="Author" w:date="2026-09-26T15:09:00Z" w16du:dateUtc="2026-09-26T19:09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61BA38" w14:textId="77777777" w:rsidR="00671FEF" w:rsidRDefault="00671FEF">
      <w:r>
        <w:separator/>
      </w:r>
    </w:p>
  </w:footnote>
  <w:footnote w:type="continuationSeparator" w:id="0">
    <w:p w14:paraId="48CAB673" w14:textId="77777777" w:rsidR="00671FEF" w:rsidRDefault="00671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9F10" w14:textId="77777777" w:rsidR="00A30FC9" w:rsidRDefault="00671FEF">
    <w:pPr>
      <w:pStyle w:val="Header"/>
    </w:pPr>
    <w:ins w:id="41" w:author="Author" w:date="2026-09-26T15:09:00Z" w16du:dateUtc="2026-09-26T19:09:00Z">
      <w:r>
        <w:rPr>
          <w:noProof/>
        </w:rPr>
        <w:pict w14:anchorId="09D8F4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386E7" w14:textId="77777777" w:rsidR="00A30FC9" w:rsidRPr="006D17F9" w:rsidRDefault="00A30FC9" w:rsidP="006D17F9">
    <w:pPr>
      <w:widowControl/>
      <w:spacing w:after="160" w:line="200" w:lineRule="exact"/>
      <w:contextualSpacing/>
      <w:jc w:val="center"/>
      <w:rPr>
        <w:rFonts w:ascii="Lucida Bright" w:hAnsi="Lucida Bright"/>
        <w:kern w:val="0"/>
        <w:sz w:val="18"/>
        <w:rPrChange w:id="42" w:author="Author" w:date="2026-09-26T15:09:00Z" w16du:dateUtc="2026-09-26T19:09:00Z">
          <w:rPr>
            <w:b/>
            <w:u w:val="single"/>
          </w:rPr>
        </w:rPrChange>
      </w:rPr>
      <w:pPrChange w:id="43" w:author="Author" w:date="2026-09-26T15:09:00Z" w16du:dateUtc="2026-09-26T19:09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8754" w14:textId="77777777" w:rsidR="00A30FC9" w:rsidRDefault="00671FEF">
    <w:pPr>
      <w:pStyle w:val="Header"/>
    </w:pPr>
    <w:ins w:id="46" w:author="Author" w:date="2026-09-26T15:09:00Z" w16du:dateUtc="2026-09-26T19:09:00Z">
      <w:r>
        <w:rPr>
          <w:noProof/>
        </w:rPr>
        <w:pict w14:anchorId="557E1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13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7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8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82915140">
    <w:abstractNumId w:val="34"/>
  </w:num>
  <w:num w:numId="2" w16cid:durableId="512033781">
    <w:abstractNumId w:val="39"/>
  </w:num>
  <w:num w:numId="3" w16cid:durableId="799348429">
    <w:abstractNumId w:val="24"/>
  </w:num>
  <w:num w:numId="4" w16cid:durableId="1952123215">
    <w:abstractNumId w:val="13"/>
  </w:num>
  <w:num w:numId="5" w16cid:durableId="1892687767">
    <w:abstractNumId w:val="31"/>
  </w:num>
  <w:num w:numId="6" w16cid:durableId="101804197">
    <w:abstractNumId w:val="15"/>
  </w:num>
  <w:num w:numId="7" w16cid:durableId="1282305008">
    <w:abstractNumId w:val="16"/>
  </w:num>
  <w:num w:numId="8" w16cid:durableId="980576470">
    <w:abstractNumId w:val="26"/>
  </w:num>
  <w:num w:numId="9" w16cid:durableId="1295984467">
    <w:abstractNumId w:val="9"/>
  </w:num>
  <w:num w:numId="10" w16cid:durableId="445151919">
    <w:abstractNumId w:val="19"/>
  </w:num>
  <w:num w:numId="11" w16cid:durableId="1239747226">
    <w:abstractNumId w:val="5"/>
  </w:num>
  <w:num w:numId="12" w16cid:durableId="106318081">
    <w:abstractNumId w:val="38"/>
  </w:num>
  <w:num w:numId="13" w16cid:durableId="875240124">
    <w:abstractNumId w:val="12"/>
  </w:num>
  <w:num w:numId="14" w16cid:durableId="1165434806">
    <w:abstractNumId w:val="37"/>
  </w:num>
  <w:num w:numId="15" w16cid:durableId="1834099838">
    <w:abstractNumId w:val="10"/>
  </w:num>
  <w:num w:numId="16" w16cid:durableId="556860514">
    <w:abstractNumId w:val="0"/>
  </w:num>
  <w:num w:numId="17" w16cid:durableId="50153504">
    <w:abstractNumId w:val="22"/>
  </w:num>
  <w:num w:numId="18" w16cid:durableId="1426422403">
    <w:abstractNumId w:val="28"/>
  </w:num>
  <w:num w:numId="19" w16cid:durableId="1551574621">
    <w:abstractNumId w:val="4"/>
  </w:num>
  <w:num w:numId="20" w16cid:durableId="506405347">
    <w:abstractNumId w:val="23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6"/>
  </w:num>
  <w:num w:numId="24" w16cid:durableId="292642137">
    <w:abstractNumId w:val="29"/>
  </w:num>
  <w:num w:numId="25" w16cid:durableId="452556930">
    <w:abstractNumId w:val="40"/>
  </w:num>
  <w:num w:numId="26" w16cid:durableId="1207641606">
    <w:abstractNumId w:val="32"/>
  </w:num>
  <w:num w:numId="27" w16cid:durableId="373701941">
    <w:abstractNumId w:val="35"/>
  </w:num>
  <w:num w:numId="28" w16cid:durableId="1549146703">
    <w:abstractNumId w:val="3"/>
  </w:num>
  <w:num w:numId="29" w16cid:durableId="928198860">
    <w:abstractNumId w:val="25"/>
  </w:num>
  <w:num w:numId="30" w16cid:durableId="1417289319">
    <w:abstractNumId w:val="8"/>
  </w:num>
  <w:num w:numId="31" w16cid:durableId="731195626">
    <w:abstractNumId w:val="27"/>
  </w:num>
  <w:num w:numId="32" w16cid:durableId="277683622">
    <w:abstractNumId w:val="11"/>
  </w:num>
  <w:num w:numId="33" w16cid:durableId="809054142">
    <w:abstractNumId w:val="18"/>
  </w:num>
  <w:num w:numId="34" w16cid:durableId="1800490660">
    <w:abstractNumId w:val="20"/>
  </w:num>
  <w:num w:numId="35" w16cid:durableId="728959501">
    <w:abstractNumId w:val="17"/>
  </w:num>
  <w:num w:numId="36" w16cid:durableId="1397819891">
    <w:abstractNumId w:val="30"/>
  </w:num>
  <w:num w:numId="37" w16cid:durableId="1795295302">
    <w:abstractNumId w:val="7"/>
  </w:num>
  <w:num w:numId="38" w16cid:durableId="813840915">
    <w:abstractNumId w:val="14"/>
  </w:num>
  <w:num w:numId="39" w16cid:durableId="939025592">
    <w:abstractNumId w:val="21"/>
  </w:num>
  <w:num w:numId="40" w16cid:durableId="66609871">
    <w:abstractNumId w:val="33"/>
  </w:num>
  <w:num w:numId="41" w16cid:durableId="743797489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194A"/>
    <w:rsid w:val="00002EF9"/>
    <w:rsid w:val="00004A52"/>
    <w:rsid w:val="00005F04"/>
    <w:rsid w:val="0001338A"/>
    <w:rsid w:val="000204D6"/>
    <w:rsid w:val="00022889"/>
    <w:rsid w:val="0002310E"/>
    <w:rsid w:val="00023D4E"/>
    <w:rsid w:val="00026BFD"/>
    <w:rsid w:val="000278B8"/>
    <w:rsid w:val="00027BEC"/>
    <w:rsid w:val="000310EE"/>
    <w:rsid w:val="00031DA1"/>
    <w:rsid w:val="00032201"/>
    <w:rsid w:val="0003306C"/>
    <w:rsid w:val="000332BC"/>
    <w:rsid w:val="00035097"/>
    <w:rsid w:val="00036D43"/>
    <w:rsid w:val="00037384"/>
    <w:rsid w:val="00041CDA"/>
    <w:rsid w:val="00043214"/>
    <w:rsid w:val="00047CBB"/>
    <w:rsid w:val="00054947"/>
    <w:rsid w:val="00057CF8"/>
    <w:rsid w:val="000604F8"/>
    <w:rsid w:val="00062126"/>
    <w:rsid w:val="0006262E"/>
    <w:rsid w:val="000633C3"/>
    <w:rsid w:val="000635EE"/>
    <w:rsid w:val="00071D29"/>
    <w:rsid w:val="000736FE"/>
    <w:rsid w:val="000763A2"/>
    <w:rsid w:val="00077317"/>
    <w:rsid w:val="00080457"/>
    <w:rsid w:val="000843F3"/>
    <w:rsid w:val="00086A73"/>
    <w:rsid w:val="00086AD8"/>
    <w:rsid w:val="000902D4"/>
    <w:rsid w:val="00092DE2"/>
    <w:rsid w:val="00094460"/>
    <w:rsid w:val="00097F38"/>
    <w:rsid w:val="000A3567"/>
    <w:rsid w:val="000A713A"/>
    <w:rsid w:val="000B0B41"/>
    <w:rsid w:val="000B4F86"/>
    <w:rsid w:val="000B70E9"/>
    <w:rsid w:val="000C2DB6"/>
    <w:rsid w:val="000C5E7D"/>
    <w:rsid w:val="000C617D"/>
    <w:rsid w:val="000C65C6"/>
    <w:rsid w:val="000D6658"/>
    <w:rsid w:val="000E10D7"/>
    <w:rsid w:val="000E25D4"/>
    <w:rsid w:val="000E3ADB"/>
    <w:rsid w:val="000E4E88"/>
    <w:rsid w:val="000F4A39"/>
    <w:rsid w:val="000F508E"/>
    <w:rsid w:val="000F513B"/>
    <w:rsid w:val="0010197D"/>
    <w:rsid w:val="001035F7"/>
    <w:rsid w:val="00103AEF"/>
    <w:rsid w:val="00104551"/>
    <w:rsid w:val="0010486D"/>
    <w:rsid w:val="00107E59"/>
    <w:rsid w:val="00112B11"/>
    <w:rsid w:val="00113C52"/>
    <w:rsid w:val="0011499D"/>
    <w:rsid w:val="00115F62"/>
    <w:rsid w:val="00116C10"/>
    <w:rsid w:val="00120A95"/>
    <w:rsid w:val="001212E0"/>
    <w:rsid w:val="00122D35"/>
    <w:rsid w:val="001243E4"/>
    <w:rsid w:val="00124402"/>
    <w:rsid w:val="0012525B"/>
    <w:rsid w:val="00127894"/>
    <w:rsid w:val="001322D1"/>
    <w:rsid w:val="00135EDA"/>
    <w:rsid w:val="00136DBE"/>
    <w:rsid w:val="00140D69"/>
    <w:rsid w:val="00141D7C"/>
    <w:rsid w:val="00147173"/>
    <w:rsid w:val="00150A09"/>
    <w:rsid w:val="0015270C"/>
    <w:rsid w:val="00153B52"/>
    <w:rsid w:val="00157B45"/>
    <w:rsid w:val="0016676E"/>
    <w:rsid w:val="00170D16"/>
    <w:rsid w:val="001730DF"/>
    <w:rsid w:val="0017352C"/>
    <w:rsid w:val="001772DE"/>
    <w:rsid w:val="0018172A"/>
    <w:rsid w:val="001842CB"/>
    <w:rsid w:val="001850A8"/>
    <w:rsid w:val="00186BAE"/>
    <w:rsid w:val="001870B7"/>
    <w:rsid w:val="00187DC0"/>
    <w:rsid w:val="001905EC"/>
    <w:rsid w:val="00190C28"/>
    <w:rsid w:val="001914EA"/>
    <w:rsid w:val="001947E4"/>
    <w:rsid w:val="001948D6"/>
    <w:rsid w:val="001968EE"/>
    <w:rsid w:val="001A0362"/>
    <w:rsid w:val="001A560B"/>
    <w:rsid w:val="001B47AC"/>
    <w:rsid w:val="001B4E76"/>
    <w:rsid w:val="001C19C1"/>
    <w:rsid w:val="001C36E3"/>
    <w:rsid w:val="001C407D"/>
    <w:rsid w:val="001C6655"/>
    <w:rsid w:val="001D1D94"/>
    <w:rsid w:val="001D32B7"/>
    <w:rsid w:val="001D5EFD"/>
    <w:rsid w:val="001D629C"/>
    <w:rsid w:val="001E3946"/>
    <w:rsid w:val="001E3DB1"/>
    <w:rsid w:val="001E51B0"/>
    <w:rsid w:val="001E521B"/>
    <w:rsid w:val="001E555A"/>
    <w:rsid w:val="001E5CCC"/>
    <w:rsid w:val="001F43DA"/>
    <w:rsid w:val="001F4DBB"/>
    <w:rsid w:val="001F77DC"/>
    <w:rsid w:val="001F793D"/>
    <w:rsid w:val="002016A9"/>
    <w:rsid w:val="00202441"/>
    <w:rsid w:val="002029E7"/>
    <w:rsid w:val="0021097F"/>
    <w:rsid w:val="0021408F"/>
    <w:rsid w:val="00214F92"/>
    <w:rsid w:val="0021673C"/>
    <w:rsid w:val="002178B0"/>
    <w:rsid w:val="002237F4"/>
    <w:rsid w:val="002302E2"/>
    <w:rsid w:val="00232BA6"/>
    <w:rsid w:val="002376DB"/>
    <w:rsid w:val="002411D4"/>
    <w:rsid w:val="002424E1"/>
    <w:rsid w:val="00243C19"/>
    <w:rsid w:val="00246475"/>
    <w:rsid w:val="00260D1C"/>
    <w:rsid w:val="00262770"/>
    <w:rsid w:val="00262A03"/>
    <w:rsid w:val="00262D89"/>
    <w:rsid w:val="00263704"/>
    <w:rsid w:val="00263BDF"/>
    <w:rsid w:val="0026483F"/>
    <w:rsid w:val="00265252"/>
    <w:rsid w:val="00266659"/>
    <w:rsid w:val="00267454"/>
    <w:rsid w:val="00272E8E"/>
    <w:rsid w:val="00276B18"/>
    <w:rsid w:val="00280EDD"/>
    <w:rsid w:val="002857A1"/>
    <w:rsid w:val="0028597A"/>
    <w:rsid w:val="00285A7F"/>
    <w:rsid w:val="002878FD"/>
    <w:rsid w:val="00293D76"/>
    <w:rsid w:val="00294217"/>
    <w:rsid w:val="00294D2B"/>
    <w:rsid w:val="00296840"/>
    <w:rsid w:val="00297699"/>
    <w:rsid w:val="002A2EBF"/>
    <w:rsid w:val="002A7708"/>
    <w:rsid w:val="002B1448"/>
    <w:rsid w:val="002B4E77"/>
    <w:rsid w:val="002B5067"/>
    <w:rsid w:val="002C3E69"/>
    <w:rsid w:val="002C6C38"/>
    <w:rsid w:val="002C703E"/>
    <w:rsid w:val="002D1EC5"/>
    <w:rsid w:val="002D4B74"/>
    <w:rsid w:val="002D57C3"/>
    <w:rsid w:val="002E22CF"/>
    <w:rsid w:val="002E3C9B"/>
    <w:rsid w:val="002E65D8"/>
    <w:rsid w:val="002E6653"/>
    <w:rsid w:val="002E6C3F"/>
    <w:rsid w:val="002E769F"/>
    <w:rsid w:val="002F3D8F"/>
    <w:rsid w:val="002F4122"/>
    <w:rsid w:val="002F475B"/>
    <w:rsid w:val="002F5F2D"/>
    <w:rsid w:val="002F6708"/>
    <w:rsid w:val="002F788F"/>
    <w:rsid w:val="00306E37"/>
    <w:rsid w:val="003107B3"/>
    <w:rsid w:val="00313CF5"/>
    <w:rsid w:val="00314683"/>
    <w:rsid w:val="00315874"/>
    <w:rsid w:val="003165EE"/>
    <w:rsid w:val="00317705"/>
    <w:rsid w:val="00317B60"/>
    <w:rsid w:val="00317C15"/>
    <w:rsid w:val="00317EA7"/>
    <w:rsid w:val="0032099D"/>
    <w:rsid w:val="00324388"/>
    <w:rsid w:val="00326E4E"/>
    <w:rsid w:val="003272B3"/>
    <w:rsid w:val="003314B7"/>
    <w:rsid w:val="00342213"/>
    <w:rsid w:val="0034414C"/>
    <w:rsid w:val="003459FC"/>
    <w:rsid w:val="00350B68"/>
    <w:rsid w:val="00351629"/>
    <w:rsid w:val="0035243F"/>
    <w:rsid w:val="0035392A"/>
    <w:rsid w:val="00355551"/>
    <w:rsid w:val="00355BE5"/>
    <w:rsid w:val="00355C66"/>
    <w:rsid w:val="003561A8"/>
    <w:rsid w:val="00357965"/>
    <w:rsid w:val="0036046D"/>
    <w:rsid w:val="00360BC7"/>
    <w:rsid w:val="003635FD"/>
    <w:rsid w:val="00363AA6"/>
    <w:rsid w:val="00364BB2"/>
    <w:rsid w:val="00372BC3"/>
    <w:rsid w:val="003742DF"/>
    <w:rsid w:val="0037567C"/>
    <w:rsid w:val="00376B72"/>
    <w:rsid w:val="003774DA"/>
    <w:rsid w:val="00377AB4"/>
    <w:rsid w:val="00380878"/>
    <w:rsid w:val="0038169B"/>
    <w:rsid w:val="00382F02"/>
    <w:rsid w:val="00383F0E"/>
    <w:rsid w:val="00384D55"/>
    <w:rsid w:val="00394DF3"/>
    <w:rsid w:val="00395052"/>
    <w:rsid w:val="00395756"/>
    <w:rsid w:val="003958F2"/>
    <w:rsid w:val="00396EFD"/>
    <w:rsid w:val="0039785C"/>
    <w:rsid w:val="003A1F79"/>
    <w:rsid w:val="003A2246"/>
    <w:rsid w:val="003A2F2C"/>
    <w:rsid w:val="003A618B"/>
    <w:rsid w:val="003B2ADF"/>
    <w:rsid w:val="003B3AF6"/>
    <w:rsid w:val="003B45D7"/>
    <w:rsid w:val="003B4FBB"/>
    <w:rsid w:val="003B605E"/>
    <w:rsid w:val="003B75D1"/>
    <w:rsid w:val="003C03E1"/>
    <w:rsid w:val="003C6616"/>
    <w:rsid w:val="003D57B7"/>
    <w:rsid w:val="003D5E8A"/>
    <w:rsid w:val="003D66F2"/>
    <w:rsid w:val="003E1A2C"/>
    <w:rsid w:val="003E214F"/>
    <w:rsid w:val="003E2543"/>
    <w:rsid w:val="003E49DC"/>
    <w:rsid w:val="003E7C24"/>
    <w:rsid w:val="003F1331"/>
    <w:rsid w:val="003F1D10"/>
    <w:rsid w:val="003F4989"/>
    <w:rsid w:val="003F77B2"/>
    <w:rsid w:val="00401DED"/>
    <w:rsid w:val="00404FB1"/>
    <w:rsid w:val="00406684"/>
    <w:rsid w:val="00406BE1"/>
    <w:rsid w:val="00407058"/>
    <w:rsid w:val="00411E58"/>
    <w:rsid w:val="00414615"/>
    <w:rsid w:val="00414E7B"/>
    <w:rsid w:val="0042084C"/>
    <w:rsid w:val="004213DF"/>
    <w:rsid w:val="00421A1E"/>
    <w:rsid w:val="00422E34"/>
    <w:rsid w:val="0042484B"/>
    <w:rsid w:val="0042572D"/>
    <w:rsid w:val="004258F4"/>
    <w:rsid w:val="0043066C"/>
    <w:rsid w:val="00432947"/>
    <w:rsid w:val="0043682E"/>
    <w:rsid w:val="00444ED2"/>
    <w:rsid w:val="00451287"/>
    <w:rsid w:val="00454CEA"/>
    <w:rsid w:val="004561F9"/>
    <w:rsid w:val="00457FDF"/>
    <w:rsid w:val="004612D0"/>
    <w:rsid w:val="00461703"/>
    <w:rsid w:val="004617A9"/>
    <w:rsid w:val="00463E57"/>
    <w:rsid w:val="00473C32"/>
    <w:rsid w:val="004750BD"/>
    <w:rsid w:val="00487D3D"/>
    <w:rsid w:val="0049055A"/>
    <w:rsid w:val="0049442A"/>
    <w:rsid w:val="004948BE"/>
    <w:rsid w:val="004A01D2"/>
    <w:rsid w:val="004A0DEE"/>
    <w:rsid w:val="004A65FB"/>
    <w:rsid w:val="004C082E"/>
    <w:rsid w:val="004C1611"/>
    <w:rsid w:val="004C2223"/>
    <w:rsid w:val="004C4999"/>
    <w:rsid w:val="004D0741"/>
    <w:rsid w:val="004D1F80"/>
    <w:rsid w:val="004D46C8"/>
    <w:rsid w:val="004D605C"/>
    <w:rsid w:val="004D6E70"/>
    <w:rsid w:val="004E13B4"/>
    <w:rsid w:val="004E1A21"/>
    <w:rsid w:val="004E6384"/>
    <w:rsid w:val="004F3F83"/>
    <w:rsid w:val="004F4B49"/>
    <w:rsid w:val="004F5B08"/>
    <w:rsid w:val="0050098A"/>
    <w:rsid w:val="0050372F"/>
    <w:rsid w:val="00513B72"/>
    <w:rsid w:val="0051548B"/>
    <w:rsid w:val="005178F7"/>
    <w:rsid w:val="00520B3B"/>
    <w:rsid w:val="005235B4"/>
    <w:rsid w:val="005270BD"/>
    <w:rsid w:val="0053018B"/>
    <w:rsid w:val="00530770"/>
    <w:rsid w:val="0053177E"/>
    <w:rsid w:val="005402CF"/>
    <w:rsid w:val="00541C4B"/>
    <w:rsid w:val="00543FDB"/>
    <w:rsid w:val="00544130"/>
    <w:rsid w:val="00544E05"/>
    <w:rsid w:val="00545008"/>
    <w:rsid w:val="005458B8"/>
    <w:rsid w:val="005470EF"/>
    <w:rsid w:val="005508D5"/>
    <w:rsid w:val="00551756"/>
    <w:rsid w:val="00552C3B"/>
    <w:rsid w:val="0055369A"/>
    <w:rsid w:val="0056443C"/>
    <w:rsid w:val="00564A77"/>
    <w:rsid w:val="0056758A"/>
    <w:rsid w:val="00573405"/>
    <w:rsid w:val="005805B8"/>
    <w:rsid w:val="00582E03"/>
    <w:rsid w:val="005841D0"/>
    <w:rsid w:val="00584236"/>
    <w:rsid w:val="0058637C"/>
    <w:rsid w:val="0059039D"/>
    <w:rsid w:val="005908E4"/>
    <w:rsid w:val="005909DA"/>
    <w:rsid w:val="005920A8"/>
    <w:rsid w:val="00593A40"/>
    <w:rsid w:val="00595744"/>
    <w:rsid w:val="005A0BB9"/>
    <w:rsid w:val="005A1B50"/>
    <w:rsid w:val="005A2495"/>
    <w:rsid w:val="005A628B"/>
    <w:rsid w:val="005B28A2"/>
    <w:rsid w:val="005B2C07"/>
    <w:rsid w:val="005B34B7"/>
    <w:rsid w:val="005B614F"/>
    <w:rsid w:val="005C1D0E"/>
    <w:rsid w:val="005C3B1C"/>
    <w:rsid w:val="005D12F4"/>
    <w:rsid w:val="005D2979"/>
    <w:rsid w:val="005D7267"/>
    <w:rsid w:val="005E2EFF"/>
    <w:rsid w:val="005E3525"/>
    <w:rsid w:val="005E3FE8"/>
    <w:rsid w:val="005F44FB"/>
    <w:rsid w:val="005F5A01"/>
    <w:rsid w:val="00602CD9"/>
    <w:rsid w:val="0060320B"/>
    <w:rsid w:val="0060335C"/>
    <w:rsid w:val="00603BA2"/>
    <w:rsid w:val="00604F78"/>
    <w:rsid w:val="0060577C"/>
    <w:rsid w:val="00605D1A"/>
    <w:rsid w:val="00607CB9"/>
    <w:rsid w:val="0061400E"/>
    <w:rsid w:val="00622042"/>
    <w:rsid w:val="00624602"/>
    <w:rsid w:val="00625FC0"/>
    <w:rsid w:val="0062629F"/>
    <w:rsid w:val="006265CF"/>
    <w:rsid w:val="00627DF0"/>
    <w:rsid w:val="006302AE"/>
    <w:rsid w:val="00635EE1"/>
    <w:rsid w:val="006379BD"/>
    <w:rsid w:val="00641159"/>
    <w:rsid w:val="00641991"/>
    <w:rsid w:val="006426AE"/>
    <w:rsid w:val="00643041"/>
    <w:rsid w:val="00650C49"/>
    <w:rsid w:val="006523A7"/>
    <w:rsid w:val="00655772"/>
    <w:rsid w:val="00656CE3"/>
    <w:rsid w:val="00660295"/>
    <w:rsid w:val="006632B8"/>
    <w:rsid w:val="00664D7A"/>
    <w:rsid w:val="006670D1"/>
    <w:rsid w:val="00671FEF"/>
    <w:rsid w:val="00675584"/>
    <w:rsid w:val="00675F30"/>
    <w:rsid w:val="00676DA7"/>
    <w:rsid w:val="006801A0"/>
    <w:rsid w:val="00683362"/>
    <w:rsid w:val="006841AA"/>
    <w:rsid w:val="006844A4"/>
    <w:rsid w:val="00685EDD"/>
    <w:rsid w:val="00686325"/>
    <w:rsid w:val="006918C5"/>
    <w:rsid w:val="00691D77"/>
    <w:rsid w:val="00693F87"/>
    <w:rsid w:val="006A144D"/>
    <w:rsid w:val="006A33DC"/>
    <w:rsid w:val="006A6D34"/>
    <w:rsid w:val="006B3231"/>
    <w:rsid w:val="006B3A7C"/>
    <w:rsid w:val="006B6E09"/>
    <w:rsid w:val="006B76DB"/>
    <w:rsid w:val="006B77C4"/>
    <w:rsid w:val="006C0427"/>
    <w:rsid w:val="006C0F44"/>
    <w:rsid w:val="006C2053"/>
    <w:rsid w:val="006C6DE2"/>
    <w:rsid w:val="006D0003"/>
    <w:rsid w:val="006D17F9"/>
    <w:rsid w:val="006D211C"/>
    <w:rsid w:val="006D5433"/>
    <w:rsid w:val="006D6903"/>
    <w:rsid w:val="006D74E0"/>
    <w:rsid w:val="006E5C29"/>
    <w:rsid w:val="006E6081"/>
    <w:rsid w:val="006F0447"/>
    <w:rsid w:val="006F1628"/>
    <w:rsid w:val="006F5A55"/>
    <w:rsid w:val="006F5E18"/>
    <w:rsid w:val="00701A5A"/>
    <w:rsid w:val="00703B4E"/>
    <w:rsid w:val="00705720"/>
    <w:rsid w:val="00705C84"/>
    <w:rsid w:val="0070642A"/>
    <w:rsid w:val="007100A9"/>
    <w:rsid w:val="007104DA"/>
    <w:rsid w:val="00713B58"/>
    <w:rsid w:val="0071406B"/>
    <w:rsid w:val="00715E47"/>
    <w:rsid w:val="007203DC"/>
    <w:rsid w:val="00720DF4"/>
    <w:rsid w:val="00724695"/>
    <w:rsid w:val="00724781"/>
    <w:rsid w:val="007260B4"/>
    <w:rsid w:val="007263A4"/>
    <w:rsid w:val="0073100D"/>
    <w:rsid w:val="00735D6D"/>
    <w:rsid w:val="00741384"/>
    <w:rsid w:val="00741439"/>
    <w:rsid w:val="007429D8"/>
    <w:rsid w:val="00742B05"/>
    <w:rsid w:val="007439D3"/>
    <w:rsid w:val="0074560B"/>
    <w:rsid w:val="00747332"/>
    <w:rsid w:val="00747534"/>
    <w:rsid w:val="00747D84"/>
    <w:rsid w:val="007506D1"/>
    <w:rsid w:val="00750E3C"/>
    <w:rsid w:val="007515C2"/>
    <w:rsid w:val="00753892"/>
    <w:rsid w:val="00756E64"/>
    <w:rsid w:val="00760A92"/>
    <w:rsid w:val="00763E15"/>
    <w:rsid w:val="0076553D"/>
    <w:rsid w:val="00765815"/>
    <w:rsid w:val="00766FB3"/>
    <w:rsid w:val="00767EB6"/>
    <w:rsid w:val="007741E5"/>
    <w:rsid w:val="00775FFB"/>
    <w:rsid w:val="007773E4"/>
    <w:rsid w:val="00777FCD"/>
    <w:rsid w:val="007816D3"/>
    <w:rsid w:val="00783D2C"/>
    <w:rsid w:val="00786787"/>
    <w:rsid w:val="00792708"/>
    <w:rsid w:val="007928D4"/>
    <w:rsid w:val="00795278"/>
    <w:rsid w:val="007A3B76"/>
    <w:rsid w:val="007B0CD4"/>
    <w:rsid w:val="007B27F7"/>
    <w:rsid w:val="007B38AA"/>
    <w:rsid w:val="007B3C24"/>
    <w:rsid w:val="007C5919"/>
    <w:rsid w:val="007C5E70"/>
    <w:rsid w:val="007C6330"/>
    <w:rsid w:val="007C6483"/>
    <w:rsid w:val="007D0A45"/>
    <w:rsid w:val="007D0D30"/>
    <w:rsid w:val="007D11A3"/>
    <w:rsid w:val="007D1513"/>
    <w:rsid w:val="007D433D"/>
    <w:rsid w:val="007D5C63"/>
    <w:rsid w:val="007D7D70"/>
    <w:rsid w:val="007E0AD3"/>
    <w:rsid w:val="007E45CF"/>
    <w:rsid w:val="007E4752"/>
    <w:rsid w:val="007F0830"/>
    <w:rsid w:val="007F0D28"/>
    <w:rsid w:val="007F12E3"/>
    <w:rsid w:val="007F4408"/>
    <w:rsid w:val="007F4DE9"/>
    <w:rsid w:val="007F514B"/>
    <w:rsid w:val="007F6959"/>
    <w:rsid w:val="007F6D54"/>
    <w:rsid w:val="007F7DB7"/>
    <w:rsid w:val="00802E83"/>
    <w:rsid w:val="00803685"/>
    <w:rsid w:val="00804785"/>
    <w:rsid w:val="00804DF0"/>
    <w:rsid w:val="00810E77"/>
    <w:rsid w:val="00812F0D"/>
    <w:rsid w:val="00816D25"/>
    <w:rsid w:val="00823056"/>
    <w:rsid w:val="00825A01"/>
    <w:rsid w:val="008269BE"/>
    <w:rsid w:val="00827471"/>
    <w:rsid w:val="0083066B"/>
    <w:rsid w:val="00831695"/>
    <w:rsid w:val="008355F8"/>
    <w:rsid w:val="00836422"/>
    <w:rsid w:val="00836D59"/>
    <w:rsid w:val="008374C4"/>
    <w:rsid w:val="00837A81"/>
    <w:rsid w:val="008451CB"/>
    <w:rsid w:val="00847851"/>
    <w:rsid w:val="008500A3"/>
    <w:rsid w:val="00851852"/>
    <w:rsid w:val="008518CA"/>
    <w:rsid w:val="00854B78"/>
    <w:rsid w:val="00855A3B"/>
    <w:rsid w:val="0085675C"/>
    <w:rsid w:val="00857F64"/>
    <w:rsid w:val="008601A7"/>
    <w:rsid w:val="008607FE"/>
    <w:rsid w:val="008622D1"/>
    <w:rsid w:val="008629F8"/>
    <w:rsid w:val="00864ACB"/>
    <w:rsid w:val="008740BE"/>
    <w:rsid w:val="008743CD"/>
    <w:rsid w:val="008765C5"/>
    <w:rsid w:val="00877AA7"/>
    <w:rsid w:val="0088484E"/>
    <w:rsid w:val="0089095F"/>
    <w:rsid w:val="00893331"/>
    <w:rsid w:val="008A056D"/>
    <w:rsid w:val="008A4633"/>
    <w:rsid w:val="008A6668"/>
    <w:rsid w:val="008A79E4"/>
    <w:rsid w:val="008B014E"/>
    <w:rsid w:val="008B04F8"/>
    <w:rsid w:val="008B0C6C"/>
    <w:rsid w:val="008B0DDA"/>
    <w:rsid w:val="008B3053"/>
    <w:rsid w:val="008B51CC"/>
    <w:rsid w:val="008C21DD"/>
    <w:rsid w:val="008C2960"/>
    <w:rsid w:val="008C3DD0"/>
    <w:rsid w:val="008C6AD2"/>
    <w:rsid w:val="008C76CD"/>
    <w:rsid w:val="008D031A"/>
    <w:rsid w:val="008D117B"/>
    <w:rsid w:val="008D46CD"/>
    <w:rsid w:val="008E1DF0"/>
    <w:rsid w:val="008E40F1"/>
    <w:rsid w:val="008F0694"/>
    <w:rsid w:val="008F245A"/>
    <w:rsid w:val="0090083F"/>
    <w:rsid w:val="00906B9E"/>
    <w:rsid w:val="00906CB6"/>
    <w:rsid w:val="00907CDA"/>
    <w:rsid w:val="00911ABF"/>
    <w:rsid w:val="009149EC"/>
    <w:rsid w:val="009170E4"/>
    <w:rsid w:val="00917272"/>
    <w:rsid w:val="00921534"/>
    <w:rsid w:val="009263E2"/>
    <w:rsid w:val="00926A52"/>
    <w:rsid w:val="00927EC5"/>
    <w:rsid w:val="009307C8"/>
    <w:rsid w:val="00932510"/>
    <w:rsid w:val="00933F06"/>
    <w:rsid w:val="0093553B"/>
    <w:rsid w:val="009365CB"/>
    <w:rsid w:val="00937852"/>
    <w:rsid w:val="00937C0D"/>
    <w:rsid w:val="0094214B"/>
    <w:rsid w:val="00943063"/>
    <w:rsid w:val="009458D8"/>
    <w:rsid w:val="00945DAD"/>
    <w:rsid w:val="00946065"/>
    <w:rsid w:val="0095190B"/>
    <w:rsid w:val="0095383B"/>
    <w:rsid w:val="00953DB4"/>
    <w:rsid w:val="00954962"/>
    <w:rsid w:val="00956371"/>
    <w:rsid w:val="00961E44"/>
    <w:rsid w:val="0096465E"/>
    <w:rsid w:val="009675D2"/>
    <w:rsid w:val="00970541"/>
    <w:rsid w:val="00972986"/>
    <w:rsid w:val="00973F2C"/>
    <w:rsid w:val="0097484C"/>
    <w:rsid w:val="00974996"/>
    <w:rsid w:val="00975893"/>
    <w:rsid w:val="00976357"/>
    <w:rsid w:val="00976D22"/>
    <w:rsid w:val="00980B3E"/>
    <w:rsid w:val="009813C8"/>
    <w:rsid w:val="0098206D"/>
    <w:rsid w:val="0098431C"/>
    <w:rsid w:val="0098582E"/>
    <w:rsid w:val="00985B46"/>
    <w:rsid w:val="00987AB2"/>
    <w:rsid w:val="0099472B"/>
    <w:rsid w:val="009969DB"/>
    <w:rsid w:val="00997D5B"/>
    <w:rsid w:val="009A12D9"/>
    <w:rsid w:val="009A152D"/>
    <w:rsid w:val="009A161D"/>
    <w:rsid w:val="009A1C8E"/>
    <w:rsid w:val="009A2D09"/>
    <w:rsid w:val="009A69C5"/>
    <w:rsid w:val="009B1CA4"/>
    <w:rsid w:val="009B22A3"/>
    <w:rsid w:val="009B2541"/>
    <w:rsid w:val="009C0513"/>
    <w:rsid w:val="009C775C"/>
    <w:rsid w:val="009E3F29"/>
    <w:rsid w:val="009E5791"/>
    <w:rsid w:val="009E5D06"/>
    <w:rsid w:val="009E69C4"/>
    <w:rsid w:val="009F2C74"/>
    <w:rsid w:val="009F4F48"/>
    <w:rsid w:val="009F5840"/>
    <w:rsid w:val="009F7652"/>
    <w:rsid w:val="00A010B3"/>
    <w:rsid w:val="00A02C1F"/>
    <w:rsid w:val="00A031D2"/>
    <w:rsid w:val="00A11A16"/>
    <w:rsid w:val="00A11A81"/>
    <w:rsid w:val="00A133FF"/>
    <w:rsid w:val="00A23366"/>
    <w:rsid w:val="00A23DCF"/>
    <w:rsid w:val="00A30658"/>
    <w:rsid w:val="00A3074A"/>
    <w:rsid w:val="00A30FC9"/>
    <w:rsid w:val="00A31698"/>
    <w:rsid w:val="00A32AEB"/>
    <w:rsid w:val="00A330DB"/>
    <w:rsid w:val="00A339B2"/>
    <w:rsid w:val="00A33D5A"/>
    <w:rsid w:val="00A37D4F"/>
    <w:rsid w:val="00A42768"/>
    <w:rsid w:val="00A45622"/>
    <w:rsid w:val="00A45809"/>
    <w:rsid w:val="00A46C4A"/>
    <w:rsid w:val="00A5016C"/>
    <w:rsid w:val="00A513F4"/>
    <w:rsid w:val="00A551C5"/>
    <w:rsid w:val="00A6058C"/>
    <w:rsid w:val="00A6414D"/>
    <w:rsid w:val="00A64748"/>
    <w:rsid w:val="00A65E73"/>
    <w:rsid w:val="00A67848"/>
    <w:rsid w:val="00A7103D"/>
    <w:rsid w:val="00A71CB8"/>
    <w:rsid w:val="00A764B8"/>
    <w:rsid w:val="00A77891"/>
    <w:rsid w:val="00A841F2"/>
    <w:rsid w:val="00A857F8"/>
    <w:rsid w:val="00A85A06"/>
    <w:rsid w:val="00A90502"/>
    <w:rsid w:val="00A90F45"/>
    <w:rsid w:val="00A927F6"/>
    <w:rsid w:val="00A92FA5"/>
    <w:rsid w:val="00A97E32"/>
    <w:rsid w:val="00AA04CE"/>
    <w:rsid w:val="00AA052F"/>
    <w:rsid w:val="00AA2582"/>
    <w:rsid w:val="00AA5101"/>
    <w:rsid w:val="00AA55C7"/>
    <w:rsid w:val="00AA663E"/>
    <w:rsid w:val="00AB4D7F"/>
    <w:rsid w:val="00AB56B1"/>
    <w:rsid w:val="00AB7203"/>
    <w:rsid w:val="00AB7CE4"/>
    <w:rsid w:val="00AC0078"/>
    <w:rsid w:val="00AC183F"/>
    <w:rsid w:val="00AC52D4"/>
    <w:rsid w:val="00AC65F1"/>
    <w:rsid w:val="00AC6D30"/>
    <w:rsid w:val="00AD212C"/>
    <w:rsid w:val="00AD4132"/>
    <w:rsid w:val="00AD449E"/>
    <w:rsid w:val="00AD6AD8"/>
    <w:rsid w:val="00AE01E4"/>
    <w:rsid w:val="00AE03ED"/>
    <w:rsid w:val="00AE1A48"/>
    <w:rsid w:val="00AF00D3"/>
    <w:rsid w:val="00AF14CA"/>
    <w:rsid w:val="00AF26FC"/>
    <w:rsid w:val="00AF2736"/>
    <w:rsid w:val="00AF4127"/>
    <w:rsid w:val="00AF47E7"/>
    <w:rsid w:val="00AF52B2"/>
    <w:rsid w:val="00AF5A15"/>
    <w:rsid w:val="00B028D1"/>
    <w:rsid w:val="00B030D6"/>
    <w:rsid w:val="00B03D3D"/>
    <w:rsid w:val="00B050E8"/>
    <w:rsid w:val="00B13822"/>
    <w:rsid w:val="00B13827"/>
    <w:rsid w:val="00B1408D"/>
    <w:rsid w:val="00B17F54"/>
    <w:rsid w:val="00B213AD"/>
    <w:rsid w:val="00B21C3B"/>
    <w:rsid w:val="00B2388C"/>
    <w:rsid w:val="00B23D7E"/>
    <w:rsid w:val="00B2476A"/>
    <w:rsid w:val="00B25112"/>
    <w:rsid w:val="00B30F1E"/>
    <w:rsid w:val="00B310B2"/>
    <w:rsid w:val="00B31426"/>
    <w:rsid w:val="00B31EEF"/>
    <w:rsid w:val="00B35EF1"/>
    <w:rsid w:val="00B41722"/>
    <w:rsid w:val="00B41838"/>
    <w:rsid w:val="00B44EBF"/>
    <w:rsid w:val="00B458DD"/>
    <w:rsid w:val="00B45B3E"/>
    <w:rsid w:val="00B46FD9"/>
    <w:rsid w:val="00B51C55"/>
    <w:rsid w:val="00B53A1C"/>
    <w:rsid w:val="00B54B20"/>
    <w:rsid w:val="00B64F82"/>
    <w:rsid w:val="00B65CF8"/>
    <w:rsid w:val="00B661B8"/>
    <w:rsid w:val="00B6648D"/>
    <w:rsid w:val="00B67204"/>
    <w:rsid w:val="00B67B67"/>
    <w:rsid w:val="00B70688"/>
    <w:rsid w:val="00B70AE5"/>
    <w:rsid w:val="00B712AA"/>
    <w:rsid w:val="00B7267E"/>
    <w:rsid w:val="00B72ECD"/>
    <w:rsid w:val="00B741B2"/>
    <w:rsid w:val="00B75A54"/>
    <w:rsid w:val="00B76DBF"/>
    <w:rsid w:val="00B7715F"/>
    <w:rsid w:val="00B77F32"/>
    <w:rsid w:val="00B80609"/>
    <w:rsid w:val="00B838CB"/>
    <w:rsid w:val="00B846D8"/>
    <w:rsid w:val="00B865C9"/>
    <w:rsid w:val="00B908F5"/>
    <w:rsid w:val="00B91D29"/>
    <w:rsid w:val="00B93E39"/>
    <w:rsid w:val="00B945AD"/>
    <w:rsid w:val="00B94BB2"/>
    <w:rsid w:val="00BA4841"/>
    <w:rsid w:val="00BA689B"/>
    <w:rsid w:val="00BB1D95"/>
    <w:rsid w:val="00BB256C"/>
    <w:rsid w:val="00BB4B94"/>
    <w:rsid w:val="00BB5C46"/>
    <w:rsid w:val="00BB62F4"/>
    <w:rsid w:val="00BC3172"/>
    <w:rsid w:val="00BC3843"/>
    <w:rsid w:val="00BC3CA5"/>
    <w:rsid w:val="00BC66E3"/>
    <w:rsid w:val="00BD035C"/>
    <w:rsid w:val="00BD0C62"/>
    <w:rsid w:val="00BD2100"/>
    <w:rsid w:val="00BD226D"/>
    <w:rsid w:val="00BD481D"/>
    <w:rsid w:val="00BE1EEC"/>
    <w:rsid w:val="00BE4133"/>
    <w:rsid w:val="00BE7964"/>
    <w:rsid w:val="00BF0BF0"/>
    <w:rsid w:val="00BF5532"/>
    <w:rsid w:val="00BF6BF9"/>
    <w:rsid w:val="00BF7929"/>
    <w:rsid w:val="00C01089"/>
    <w:rsid w:val="00C03890"/>
    <w:rsid w:val="00C03FB9"/>
    <w:rsid w:val="00C05DD0"/>
    <w:rsid w:val="00C10874"/>
    <w:rsid w:val="00C10927"/>
    <w:rsid w:val="00C10AF4"/>
    <w:rsid w:val="00C111CF"/>
    <w:rsid w:val="00C11250"/>
    <w:rsid w:val="00C163B9"/>
    <w:rsid w:val="00C1715A"/>
    <w:rsid w:val="00C22175"/>
    <w:rsid w:val="00C22D16"/>
    <w:rsid w:val="00C23CDC"/>
    <w:rsid w:val="00C25950"/>
    <w:rsid w:val="00C268A1"/>
    <w:rsid w:val="00C26D52"/>
    <w:rsid w:val="00C270BF"/>
    <w:rsid w:val="00C325D6"/>
    <w:rsid w:val="00C32D6F"/>
    <w:rsid w:val="00C32FE4"/>
    <w:rsid w:val="00C33DFC"/>
    <w:rsid w:val="00C37DC6"/>
    <w:rsid w:val="00C4269E"/>
    <w:rsid w:val="00C42903"/>
    <w:rsid w:val="00C4298F"/>
    <w:rsid w:val="00C42D75"/>
    <w:rsid w:val="00C443B3"/>
    <w:rsid w:val="00C47653"/>
    <w:rsid w:val="00C47FC8"/>
    <w:rsid w:val="00C50A0E"/>
    <w:rsid w:val="00C553FD"/>
    <w:rsid w:val="00C555FD"/>
    <w:rsid w:val="00C56EF4"/>
    <w:rsid w:val="00C61457"/>
    <w:rsid w:val="00C61FDF"/>
    <w:rsid w:val="00C62034"/>
    <w:rsid w:val="00C676BD"/>
    <w:rsid w:val="00C70BB1"/>
    <w:rsid w:val="00C7283E"/>
    <w:rsid w:val="00C75E72"/>
    <w:rsid w:val="00C8010B"/>
    <w:rsid w:val="00C81586"/>
    <w:rsid w:val="00C86AC6"/>
    <w:rsid w:val="00C90EF7"/>
    <w:rsid w:val="00C934E2"/>
    <w:rsid w:val="00C935AE"/>
    <w:rsid w:val="00C944F9"/>
    <w:rsid w:val="00C959B2"/>
    <w:rsid w:val="00CA0DD5"/>
    <w:rsid w:val="00CA29F4"/>
    <w:rsid w:val="00CA579D"/>
    <w:rsid w:val="00CB40B5"/>
    <w:rsid w:val="00CB515E"/>
    <w:rsid w:val="00CC2E19"/>
    <w:rsid w:val="00CC6716"/>
    <w:rsid w:val="00CD37AC"/>
    <w:rsid w:val="00CD43CC"/>
    <w:rsid w:val="00CD45EA"/>
    <w:rsid w:val="00CD6C0C"/>
    <w:rsid w:val="00CE1A25"/>
    <w:rsid w:val="00CE5176"/>
    <w:rsid w:val="00CE6CE4"/>
    <w:rsid w:val="00CF0FC6"/>
    <w:rsid w:val="00CF48EF"/>
    <w:rsid w:val="00CF4929"/>
    <w:rsid w:val="00CF4FD2"/>
    <w:rsid w:val="00CF5A29"/>
    <w:rsid w:val="00CF7299"/>
    <w:rsid w:val="00D0336E"/>
    <w:rsid w:val="00D03DE3"/>
    <w:rsid w:val="00D06170"/>
    <w:rsid w:val="00D119D5"/>
    <w:rsid w:val="00D130AD"/>
    <w:rsid w:val="00D14104"/>
    <w:rsid w:val="00D16E9D"/>
    <w:rsid w:val="00D1753E"/>
    <w:rsid w:val="00D20F85"/>
    <w:rsid w:val="00D22054"/>
    <w:rsid w:val="00D22F96"/>
    <w:rsid w:val="00D23EF5"/>
    <w:rsid w:val="00D248B6"/>
    <w:rsid w:val="00D24CFA"/>
    <w:rsid w:val="00D25424"/>
    <w:rsid w:val="00D25FAC"/>
    <w:rsid w:val="00D277E6"/>
    <w:rsid w:val="00D32F50"/>
    <w:rsid w:val="00D33737"/>
    <w:rsid w:val="00D408CD"/>
    <w:rsid w:val="00D45872"/>
    <w:rsid w:val="00D4710A"/>
    <w:rsid w:val="00D4771D"/>
    <w:rsid w:val="00D51B44"/>
    <w:rsid w:val="00D51BCA"/>
    <w:rsid w:val="00D52542"/>
    <w:rsid w:val="00D5472C"/>
    <w:rsid w:val="00D56BAB"/>
    <w:rsid w:val="00D57651"/>
    <w:rsid w:val="00D63D4C"/>
    <w:rsid w:val="00D672CF"/>
    <w:rsid w:val="00D700CA"/>
    <w:rsid w:val="00D85630"/>
    <w:rsid w:val="00D907C1"/>
    <w:rsid w:val="00D9344D"/>
    <w:rsid w:val="00DA5D33"/>
    <w:rsid w:val="00DA6921"/>
    <w:rsid w:val="00DB191B"/>
    <w:rsid w:val="00DB1AAC"/>
    <w:rsid w:val="00DB1E46"/>
    <w:rsid w:val="00DB2C1E"/>
    <w:rsid w:val="00DB3B70"/>
    <w:rsid w:val="00DB40DF"/>
    <w:rsid w:val="00DB6393"/>
    <w:rsid w:val="00DB6B09"/>
    <w:rsid w:val="00DB7942"/>
    <w:rsid w:val="00DC4A58"/>
    <w:rsid w:val="00DC52CC"/>
    <w:rsid w:val="00DD5A4D"/>
    <w:rsid w:val="00DD6437"/>
    <w:rsid w:val="00DD6F65"/>
    <w:rsid w:val="00DE2408"/>
    <w:rsid w:val="00DE5C6B"/>
    <w:rsid w:val="00DE79EC"/>
    <w:rsid w:val="00DE7BCE"/>
    <w:rsid w:val="00DF0287"/>
    <w:rsid w:val="00DF0750"/>
    <w:rsid w:val="00DF358D"/>
    <w:rsid w:val="00DF60FE"/>
    <w:rsid w:val="00DF7AF7"/>
    <w:rsid w:val="00DF7BF3"/>
    <w:rsid w:val="00E0318D"/>
    <w:rsid w:val="00E066DF"/>
    <w:rsid w:val="00E10870"/>
    <w:rsid w:val="00E10A23"/>
    <w:rsid w:val="00E110A8"/>
    <w:rsid w:val="00E1165D"/>
    <w:rsid w:val="00E166F1"/>
    <w:rsid w:val="00E17C29"/>
    <w:rsid w:val="00E2084D"/>
    <w:rsid w:val="00E23B00"/>
    <w:rsid w:val="00E26868"/>
    <w:rsid w:val="00E325CA"/>
    <w:rsid w:val="00E33349"/>
    <w:rsid w:val="00E37772"/>
    <w:rsid w:val="00E40ACF"/>
    <w:rsid w:val="00E41D5F"/>
    <w:rsid w:val="00E44781"/>
    <w:rsid w:val="00E44AD8"/>
    <w:rsid w:val="00E50651"/>
    <w:rsid w:val="00E51AEF"/>
    <w:rsid w:val="00E5419B"/>
    <w:rsid w:val="00E54968"/>
    <w:rsid w:val="00E54DAC"/>
    <w:rsid w:val="00E553FE"/>
    <w:rsid w:val="00E62964"/>
    <w:rsid w:val="00E64834"/>
    <w:rsid w:val="00E67E2E"/>
    <w:rsid w:val="00E71A9E"/>
    <w:rsid w:val="00E72F08"/>
    <w:rsid w:val="00E74D5B"/>
    <w:rsid w:val="00E774F9"/>
    <w:rsid w:val="00E775EF"/>
    <w:rsid w:val="00E77D97"/>
    <w:rsid w:val="00E80CDE"/>
    <w:rsid w:val="00E8557E"/>
    <w:rsid w:val="00E86327"/>
    <w:rsid w:val="00E86BEC"/>
    <w:rsid w:val="00E875AB"/>
    <w:rsid w:val="00E91B61"/>
    <w:rsid w:val="00E91CE4"/>
    <w:rsid w:val="00E93443"/>
    <w:rsid w:val="00E93B78"/>
    <w:rsid w:val="00E97A60"/>
    <w:rsid w:val="00EA0CF1"/>
    <w:rsid w:val="00EA2045"/>
    <w:rsid w:val="00EA6058"/>
    <w:rsid w:val="00EA60C0"/>
    <w:rsid w:val="00EA637E"/>
    <w:rsid w:val="00EA69D0"/>
    <w:rsid w:val="00EA74E7"/>
    <w:rsid w:val="00EA7739"/>
    <w:rsid w:val="00EA7F68"/>
    <w:rsid w:val="00EB11DC"/>
    <w:rsid w:val="00EB220D"/>
    <w:rsid w:val="00EB351F"/>
    <w:rsid w:val="00EB3CC3"/>
    <w:rsid w:val="00EB56C3"/>
    <w:rsid w:val="00EB6FE7"/>
    <w:rsid w:val="00EC0952"/>
    <w:rsid w:val="00EC0977"/>
    <w:rsid w:val="00EC2162"/>
    <w:rsid w:val="00EC226F"/>
    <w:rsid w:val="00EC33B4"/>
    <w:rsid w:val="00EC4EC7"/>
    <w:rsid w:val="00ED017F"/>
    <w:rsid w:val="00ED25E1"/>
    <w:rsid w:val="00EE4851"/>
    <w:rsid w:val="00EE5DB2"/>
    <w:rsid w:val="00EF3430"/>
    <w:rsid w:val="00EF345E"/>
    <w:rsid w:val="00EF53B5"/>
    <w:rsid w:val="00F03460"/>
    <w:rsid w:val="00F06905"/>
    <w:rsid w:val="00F113B3"/>
    <w:rsid w:val="00F1284F"/>
    <w:rsid w:val="00F138C8"/>
    <w:rsid w:val="00F1596E"/>
    <w:rsid w:val="00F204AD"/>
    <w:rsid w:val="00F23D71"/>
    <w:rsid w:val="00F34945"/>
    <w:rsid w:val="00F36CD5"/>
    <w:rsid w:val="00F4042F"/>
    <w:rsid w:val="00F45BA6"/>
    <w:rsid w:val="00F47503"/>
    <w:rsid w:val="00F479FB"/>
    <w:rsid w:val="00F53CD7"/>
    <w:rsid w:val="00F53F9F"/>
    <w:rsid w:val="00F54E76"/>
    <w:rsid w:val="00F56E29"/>
    <w:rsid w:val="00F57C7B"/>
    <w:rsid w:val="00F6010B"/>
    <w:rsid w:val="00F61AE4"/>
    <w:rsid w:val="00F627A2"/>
    <w:rsid w:val="00F629CF"/>
    <w:rsid w:val="00F63010"/>
    <w:rsid w:val="00F65579"/>
    <w:rsid w:val="00F73CE3"/>
    <w:rsid w:val="00F76CC9"/>
    <w:rsid w:val="00F779CE"/>
    <w:rsid w:val="00F81959"/>
    <w:rsid w:val="00F81A4C"/>
    <w:rsid w:val="00F8278A"/>
    <w:rsid w:val="00F82CFB"/>
    <w:rsid w:val="00F87666"/>
    <w:rsid w:val="00F91DD6"/>
    <w:rsid w:val="00F9579D"/>
    <w:rsid w:val="00F964F1"/>
    <w:rsid w:val="00FA1B96"/>
    <w:rsid w:val="00FA32C3"/>
    <w:rsid w:val="00FA477E"/>
    <w:rsid w:val="00FA64B6"/>
    <w:rsid w:val="00FB1843"/>
    <w:rsid w:val="00FB3E11"/>
    <w:rsid w:val="00FB4D59"/>
    <w:rsid w:val="00FB7220"/>
    <w:rsid w:val="00FC0E15"/>
    <w:rsid w:val="00FC0FA9"/>
    <w:rsid w:val="00FC6336"/>
    <w:rsid w:val="00FD1838"/>
    <w:rsid w:val="00FD1ADC"/>
    <w:rsid w:val="00FD4B5A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annotation subjec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widowControl w:val="0"/>
      <w:pPrChange w:id="0" w:author="Author" w:date="2026-09-26T15:09:00Z">
        <w:pPr/>
      </w:pPrChange>
    </w:pPr>
    <w:rPr>
      <w:rFonts w:asciiTheme="minorHAnsi" w:eastAsiaTheme="minorEastAsia" w:hAnsiTheme="minorHAnsi" w:cstheme="minorBidi"/>
      <w:kern w:val="2"/>
      <w:sz w:val="24"/>
      <w:szCs w:val="22"/>
      <w:lang w:eastAsia="zh-TW"/>
      <w:rPrChange w:id="0" w:author="Author" w:date="2026-09-26T15:09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DB40DF"/>
    <w:pPr>
      <w:spacing w:before="240" w:after="60"/>
      <w:jc w:val="center"/>
      <w:outlineLvl w:val="0"/>
      <w:pPrChange w:id="1" w:author="Author" w:date="2026-09-26T15:09:00Z">
        <w:pPr>
          <w:widowControl w:val="0"/>
          <w:spacing w:line="360" w:lineRule="auto"/>
          <w:jc w:val="center"/>
        </w:pPr>
      </w:pPrChange>
    </w:pPr>
    <w:rPr>
      <w:rFonts w:asciiTheme="majorHAnsi" w:eastAsiaTheme="majorEastAsia" w:hAnsiTheme="majorHAnsi" w:cstheme="majorBidi"/>
      <w:b/>
      <w:bCs/>
      <w:sz w:val="32"/>
      <w:szCs w:val="32"/>
      <w:rPrChange w:id="1" w:author="Author" w:date="2026-09-26T15:09:00Z">
        <w:rPr>
          <w:rFonts w:asciiTheme="minorHAnsi" w:eastAsiaTheme="minorEastAsia" w:hAnsiTheme="minorHAnsi" w:cstheme="minorBidi"/>
          <w:kern w:val="2"/>
          <w:sz w:val="24"/>
          <w:szCs w:val="22"/>
          <w:u w:val="single"/>
          <w:lang w:val="en-US" w:eastAsia="zh-TW" w:bidi="ar-SA"/>
        </w:rPr>
      </w:rPrChange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  <w:pPrChange w:id="2" w:author="Author" w:date="2026-09-26T15:09:00Z">
        <w:pPr>
          <w:widowControl w:val="0"/>
          <w:tabs>
            <w:tab w:val="center" w:pos="4320"/>
            <w:tab w:val="right" w:pos="8640"/>
          </w:tabs>
        </w:pPr>
      </w:pPrChange>
    </w:pPr>
    <w:rPr>
      <w:sz w:val="20"/>
      <w:szCs w:val="20"/>
      <w:rPrChange w:id="2" w:author="Author" w:date="2026-09-26T15:09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  <w:pPrChange w:id="3" w:author="Author" w:date="2026-09-26T15:09:00Z">
        <w:pPr>
          <w:widowControl w:val="0"/>
          <w:tabs>
            <w:tab w:val="center" w:pos="4320"/>
            <w:tab w:val="right" w:pos="8640"/>
          </w:tabs>
        </w:pPr>
      </w:pPrChange>
    </w:pPr>
    <w:rPr>
      <w:sz w:val="20"/>
      <w:szCs w:val="20"/>
      <w:rPrChange w:id="3" w:author="Author" w:date="2026-09-26T15:09:00Z">
        <w:rPr>
          <w:rFonts w:ascii="Arial" w:eastAsiaTheme="minorEastAsia" w:hAnsi="Arial" w:cstheme="minorBidi"/>
          <w:kern w:val="2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link w:val="Header"/>
    <w:uiPriority w:val="99"/>
    <w:rsid w:val="00A330DB"/>
    <w:rPr>
      <w:rFonts w:asciiTheme="minorHAnsi" w:eastAsiaTheme="minorEastAsia" w:hAnsiTheme="minorHAnsi" w:cstheme="minorBidi"/>
      <w:kern w:val="2"/>
      <w:lang w:eastAsia="zh-TW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uiPriority w:val="99"/>
    <w:rsid w:val="003E1A2C"/>
    <w:rPr>
      <w:rFonts w:asciiTheme="minorHAnsi" w:eastAsiaTheme="minorEastAsia" w:hAnsiTheme="minorHAnsi" w:cstheme="minorBidi"/>
      <w:kern w:val="2"/>
      <w:lang w:eastAsia="zh-TW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b/>
      <w:bCs/>
      <w:kern w:val="2"/>
      <w:sz w:val="32"/>
      <w:szCs w:val="32"/>
      <w:lang w:eastAsia="zh-TW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BB1D95"/>
    <w:pPr>
      <w:ind w:leftChars="200" w:left="480"/>
      <w:pPrChange w:id="4" w:author="Author" w:date="2026-09-26T15:09:00Z">
        <w:pPr>
          <w:widowControl w:val="0"/>
          <w:ind w:left="720"/>
          <w:contextualSpacing/>
        </w:pPr>
      </w:pPrChange>
    </w:pPr>
    <w:rPr>
      <w:rPrChange w:id="4" w:author="Author" w:date="2026-09-26T15:09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  <w:rPrChange w:id="5" w:author="Author" w:date="2026-09-26T15:09:00Z">
        <w:rPr>
          <w:sz w:val="18"/>
          <w:szCs w:val="18"/>
        </w:rPr>
      </w:rPrChange>
    </w:rPr>
  </w:style>
  <w:style w:type="paragraph" w:styleId="CommentText">
    <w:name w:val="annotation text"/>
    <w:basedOn w:val="Normal"/>
    <w:link w:val="CommentTextChar"/>
    <w:uiPriority w:val="99"/>
    <w:unhideWhenUsed/>
    <w:rsid w:val="00BA4841"/>
    <w:pPr>
      <w:pPrChange w:id="6" w:author="Author" w:date="2026-09-26T15:09:00Z">
        <w:pPr>
          <w:widowControl w:val="0"/>
        </w:pPr>
      </w:pPrChange>
    </w:pPr>
    <w:rPr>
      <w:rPrChange w:id="6" w:author="Author" w:date="2026-09-26T15:09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FB1843"/>
    <w:rPr>
      <w:rFonts w:asciiTheme="minorHAnsi" w:eastAsiaTheme="minorEastAsia" w:hAnsiTheme="minorHAnsi" w:cstheme="minorBidi"/>
      <w:kern w:val="2"/>
      <w:sz w:val="24"/>
      <w:szCs w:val="2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pPr>
      <w:pPrChange w:id="7" w:author="Author" w:date="2026-09-26T15:09:00Z">
        <w:pPr>
          <w:widowControl w:val="0"/>
        </w:pPr>
      </w:pPrChange>
    </w:pPr>
    <w:rPr>
      <w:b/>
      <w:bCs/>
      <w:rPrChange w:id="7" w:author="Author" w:date="2026-09-26T15:09:00Z">
        <w:rPr>
          <w:rFonts w:asciiTheme="minorHAnsi" w:eastAsiaTheme="minorEastAsia" w:hAnsiTheme="minorHAnsi" w:cstheme="minorBidi"/>
          <w:b/>
          <w:bCs/>
          <w:kern w:val="2"/>
          <w:lang w:val="en-US" w:eastAsia="zh-TW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FB1843"/>
    <w:rPr>
      <w:rFonts w:asciiTheme="minorHAnsi" w:eastAsiaTheme="minorEastAsia" w:hAnsiTheme="minorHAnsi" w:cstheme="minorBidi"/>
      <w:b/>
      <w:bCs/>
      <w:kern w:val="2"/>
      <w:sz w:val="24"/>
      <w:szCs w:val="22"/>
      <w:lang w:eastAsia="zh-TW"/>
    </w:rPr>
  </w:style>
  <w:style w:type="character" w:customStyle="1" w:styleId="ListParagraphChar">
    <w:name w:val="List Paragraph Char"/>
    <w:link w:val="ListParagraph"/>
    <w:uiPriority w:val="34"/>
    <w:rsid w:val="0043682E"/>
    <w:rPr>
      <w:rFonts w:asciiTheme="minorHAnsi" w:eastAsiaTheme="minorEastAsia" w:hAnsiTheme="minorHAnsi" w:cstheme="minorBidi"/>
      <w:kern w:val="2"/>
      <w:sz w:val="24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2026-09-26T19:09:00Z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