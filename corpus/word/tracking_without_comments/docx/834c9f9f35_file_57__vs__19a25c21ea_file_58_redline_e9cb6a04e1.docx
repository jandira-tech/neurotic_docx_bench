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4FF010" w14:textId="77777777" w:rsidR="00AC5230" w:rsidRDefault="00AC5230">
      <w:pPr>
        <w:rPr>
          <w:rPrChange w:id="0" w:author="Arthur Souza Rodrigues" w:date="2026-07-10T21:44:00Z" w16du:dateUtc="2026-07-11T01:44:00Z">
            <w:rPr>
              <w:rFonts w:ascii="Helvetica, Arial, sans-serif" w:hAnsi="Helvetica, Arial, sans-serif" w:cs="Helvetica, Arial, sans-serif"/>
            </w:rPr>
          </w:rPrChange>
        </w:rPr>
      </w:pPr>
      <w:r>
        <w:rPr>
          <w:rPrChange w:id="1" w:author="Arthur Souza Rodrigues" w:date="2026-07-10T21:44:00Z" w16du:dateUtc="2026-07-11T01:44:00Z">
            <w:rPr>
              <w:rFonts w:ascii="Helvetica, Arial, sans-serif" w:hAnsi="Helvetica, Arial, sans-serif" w:cs="Helvetica, Arial, sans-serif"/>
            </w:rPr>
          </w:rPrChange>
        </w:rPr>
        <w:t>file_</w:t>
      </w:r>
      <w:ins w:id="2" w:author="Arthur Souza Rodrigues" w:date="2026-07-10T21:44:00Z" w16du:dateUtc="2026-07-11T01:44:00Z">
        <w:r w:rsidR="00FA01CA">
          <w:t>58</w:t>
        </w:r>
      </w:ins>
      <w:del w:id="3" w:author="Arthur Souza Rodrigues" w:date="2026-07-10T21:44:00Z" w16du:dateUtc="2026-07-11T01:44:00Z">
        <w:r>
          <w:rPr>
            <w:rFonts w:ascii="Helvetica, Arial, sans-serif" w:hAnsi="Helvetica, Arial, sans-serif" w:cs="Helvetica, Arial, sans-serif"/>
          </w:rPr>
          <w:delText>57</w:delText>
        </w:r>
      </w:del>
      <w:r>
        <w:rPr>
          <w:rPrChange w:id="4" w:author="Arthur Souza Rodrigues" w:date="2026-07-10T21:44:00Z" w16du:dateUtc="2026-07-11T01:44:00Z">
            <w:rPr>
              <w:rFonts w:ascii="Helvetica, Arial, sans-serif" w:hAnsi="Helvetica, Arial, sans-serif" w:cs="Helvetica, Arial, sans-serif"/>
            </w:rPr>
          </w:rPrChange>
        </w:rPr>
        <w:t>.docx</w:t>
      </w:r>
    </w:p>
    <w:p w14:paraId="6490836A" w14:textId="7FA1E710" w:rsidR="00B257E6" w:rsidRDefault="00E37441">
      <w:pPr>
        <w:rPr>
          <w:ins w:id="5" w:author="Arthur Souza Rodrigues" w:date="2026-07-10T21:44:00Z" w16du:dateUtc="2026-07-11T01:44:00Z"/>
        </w:rPr>
      </w:pPr>
      <w:ins w:id="6" w:author="Arthur Souza Rodrigues" w:date="2026-07-10T21:44:00Z" w16du:dateUtc="2026-07-11T01:44:00Z">
        <w:r>
          <w:t>Meeting Agenda</w:t>
        </w:r>
      </w:ins>
    </w:p>
    <w:p w14:paraId="170E7884" w14:textId="77777777" w:rsidR="00B257E6" w:rsidRDefault="00B257E6">
      <w:pPr>
        <w:rPr>
          <w:ins w:id="7" w:author="Arthur Souza Rodrigues" w:date="2026-07-10T21:44:00Z" w16du:dateUtc="2026-07-11T01:44:00Z"/>
        </w:rPr>
      </w:pPr>
    </w:p>
    <w:p w14:paraId="21320EDC" w14:textId="77777777" w:rsidR="00B257E6" w:rsidRDefault="00B257E6">
      <w:pPr>
        <w:rPr>
          <w:ins w:id="8" w:author="Arthur Souza Rodrigues" w:date="2026-07-10T21:44:00Z" w16du:dateUtc="2026-07-11T01:44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257E6" w14:paraId="40741BFE" w14:textId="77777777">
        <w:trPr>
          <w:trHeight w:val="360"/>
          <w:ins w:id="9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0DC86" w14:textId="77777777" w:rsidR="00B257E6" w:rsidRDefault="00E37441">
            <w:pPr>
              <w:rPr>
                <w:ins w:id="10" w:author="Arthur Souza Rodrigues" w:date="2026-07-10T21:44:00Z" w16du:dateUtc="2026-07-11T01:44:00Z"/>
              </w:rPr>
            </w:pPr>
            <w:ins w:id="11" w:author="Arthur Souza Rodrigues" w:date="2026-07-10T21:44:00Z" w16du:dateUtc="2026-07-11T01:44:00Z">
              <w:r>
                <w:t>Time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C8E9" w14:textId="77777777" w:rsidR="00B257E6" w:rsidRDefault="00E37441">
            <w:pPr>
              <w:rPr>
                <w:ins w:id="12" w:author="Arthur Souza Rodrigues" w:date="2026-07-10T21:44:00Z" w16du:dateUtc="2026-07-11T01:44:00Z"/>
              </w:rPr>
            </w:pPr>
            <w:ins w:id="13" w:author="Arthur Souza Rodrigues" w:date="2026-07-10T21:44:00Z" w16du:dateUtc="2026-07-11T01:44:00Z">
              <w:r>
                <w:t>Topic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07060" w14:textId="77777777" w:rsidR="00B257E6" w:rsidRDefault="00E37441">
            <w:pPr>
              <w:rPr>
                <w:ins w:id="14" w:author="Arthur Souza Rodrigues" w:date="2026-07-10T21:44:00Z" w16du:dateUtc="2026-07-11T01:44:00Z"/>
              </w:rPr>
            </w:pPr>
            <w:ins w:id="15" w:author="Arthur Souza Rodrigues" w:date="2026-07-10T21:44:00Z" w16du:dateUtc="2026-07-11T01:44:00Z">
              <w:r>
                <w:t>Presenter</w:t>
              </w:r>
            </w:ins>
          </w:p>
        </w:tc>
      </w:tr>
      <w:tr w:rsidR="00B257E6" w14:paraId="54090AEF" w14:textId="77777777">
        <w:trPr>
          <w:trHeight w:val="360"/>
          <w:ins w:id="16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2C88C" w14:textId="77777777" w:rsidR="00B257E6" w:rsidRDefault="00E37441">
            <w:pPr>
              <w:rPr>
                <w:ins w:id="17" w:author="Arthur Souza Rodrigues" w:date="2026-07-10T21:44:00Z" w16du:dateUtc="2026-07-11T01:44:00Z"/>
              </w:rPr>
            </w:pPr>
            <w:ins w:id="18" w:author="Arthur Souza Rodrigues" w:date="2026-07-10T21:44:00Z" w16du:dateUtc="2026-07-11T01:44:00Z">
              <w:r>
                <w:t>9:00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8492" w14:textId="77777777" w:rsidR="00B257E6" w:rsidRDefault="00E37441">
            <w:pPr>
              <w:rPr>
                <w:ins w:id="19" w:author="Arthur Souza Rodrigues" w:date="2026-07-10T21:44:00Z" w16du:dateUtc="2026-07-11T01:44:00Z"/>
              </w:rPr>
            </w:pPr>
            <w:ins w:id="20" w:author="Arthur Souza Rodrigues" w:date="2026-07-10T21:44:00Z" w16du:dateUtc="2026-07-11T01:44:00Z">
              <w:r>
                <w:t>Q1 Review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E831E" w14:textId="77777777" w:rsidR="00B257E6" w:rsidRDefault="00E37441">
            <w:pPr>
              <w:rPr>
                <w:ins w:id="21" w:author="Arthur Souza Rodrigues" w:date="2026-07-10T21:44:00Z" w16du:dateUtc="2026-07-11T01:44:00Z"/>
              </w:rPr>
            </w:pPr>
            <w:ins w:id="22" w:author="Arthur Souza Rodrigues" w:date="2026-07-10T21:44:00Z" w16du:dateUtc="2026-07-11T01:44:00Z">
              <w:r>
                <w:t>CEO</w:t>
              </w:r>
            </w:ins>
          </w:p>
        </w:tc>
      </w:tr>
      <w:tr w:rsidR="00B257E6" w14:paraId="484675F2" w14:textId="77777777">
        <w:trPr>
          <w:trHeight w:val="360"/>
          <w:ins w:id="23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6862" w14:textId="77777777" w:rsidR="00B257E6" w:rsidRDefault="00E37441">
            <w:pPr>
              <w:rPr>
                <w:ins w:id="24" w:author="Arthur Souza Rodrigues" w:date="2026-07-10T21:44:00Z" w16du:dateUtc="2026-07-11T01:44:00Z"/>
              </w:rPr>
            </w:pPr>
            <w:ins w:id="25" w:author="Arthur Souza Rodrigues" w:date="2026-07-10T21:44:00Z" w16du:dateUtc="2026-07-11T01:44:00Z">
              <w:r>
                <w:t>10:30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7794" w14:textId="77777777" w:rsidR="00B257E6" w:rsidRDefault="00E37441">
            <w:pPr>
              <w:rPr>
                <w:ins w:id="26" w:author="Arthur Souza Rodrigues" w:date="2026-07-10T21:44:00Z" w16du:dateUtc="2026-07-11T01:44:00Z"/>
              </w:rPr>
            </w:pPr>
            <w:ins w:id="27" w:author="Arthur Souza Rodrigues" w:date="2026-07-10T21:44:00Z" w16du:dateUtc="2026-07-11T01:44:00Z">
              <w:r>
                <w:t>Product Roadmap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24BE6" w14:textId="77777777" w:rsidR="00B257E6" w:rsidRDefault="00E37441">
            <w:pPr>
              <w:rPr>
                <w:ins w:id="28" w:author="Arthur Souza Rodrigues" w:date="2026-07-10T21:44:00Z" w16du:dateUtc="2026-07-11T01:44:00Z"/>
              </w:rPr>
            </w:pPr>
            <w:ins w:id="29" w:author="Arthur Souza Rodrigues" w:date="2026-07-10T21:44:00Z" w16du:dateUtc="2026-07-11T01:44:00Z">
              <w:r>
                <w:t>CTO</w:t>
              </w:r>
            </w:ins>
          </w:p>
        </w:tc>
      </w:tr>
    </w:tbl>
    <w:p w14:paraId="283CDFD6" w14:textId="1CE084B6" w:rsidR="00330D84" w:rsidRDefault="00E37441">
      <w:pPr>
        <w:rPr>
          <w:del w:id="30" w:author="Arthur Souza Rodrigues" w:date="2026-07-10T21:44:00Z" w16du:dateUtc="2026-07-11T01:44:00Z"/>
        </w:rPr>
      </w:pPr>
      <w:del w:id="31" w:author="Arthur Souza Rodrigues" w:date="2026-07-10T21:44:00Z" w16du:dateUtc="2026-07-11T01:44:00Z">
        <w:r>
          <w:rPr>
            <w:rFonts w:ascii="Helvetica, Arial, sans-serif" w:hAnsi="Helvetica, Arial, sans-serif" w:cs="Helvetica, Arial, sans-serif"/>
          </w:rPr>
          <w:delText>Helvetica Font Demo</w:delText>
        </w:r>
      </w:del>
    </w:p>
    <w:p w14:paraId="55394DD1" w14:textId="77777777" w:rsidR="00330D84" w:rsidRDefault="00E37441">
      <w:pPr>
        <w:rPr>
          <w:del w:id="32" w:author="Arthur Souza Rodrigues" w:date="2026-07-10T21:44:00Z" w16du:dateUtc="2026-07-11T01:44:00Z"/>
        </w:rPr>
      </w:pPr>
      <w:del w:id="33" w:author="Arthur Souza Rodrigues" w:date="2026-07-10T21:44:00Z" w16du:dateUtc="2026-07-11T01:44:00Z">
        <w:r>
          <w:rPr>
            <w:rFonts w:ascii="Helvetica, Arial, sans-serif" w:hAnsi="Helvetica, Arial, sans-serif" w:cs="Helvetica, Arial, sans-serif"/>
          </w:rPr>
          <w:delText>This document demonstrates the Helvetica font family.</w:delText>
        </w:r>
      </w:del>
    </w:p>
    <w:p w14:paraId="5D16395F" w14:textId="77777777" w:rsidR="00330D84" w:rsidRDefault="00E37441">
      <w:del w:id="34" w:author="Arthur Souza Rodrigues" w:date="2026-07-10T21:44:00Z" w16du:dateUtc="2026-07-11T01:44:00Z">
        <w:r>
          <w:rPr>
            <w:rFonts w:ascii="Helvetica, Arial, sans-serif" w:hAnsi="Helvetica, Arial, sans-serif" w:cs="Helvetica, Arial, sans-serif"/>
          </w:rPr>
          <w:delText>Helvetica is a classic Swiss sans-serif typeface.</w:delText>
        </w:r>
      </w:del>
    </w:p>
    <w:sectPr w:rsidR="00330D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0D84"/>
    <w:rsid w:val="00330D84"/>
    <w:rsid w:val="006C1691"/>
    <w:rsid w:val="00AC5230"/>
    <w:rsid w:val="00B257E6"/>
    <w:rsid w:val="00C27F87"/>
    <w:rsid w:val="00D53FE7"/>
    <w:rsid w:val="00FA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2026-07-11T01:44:00Z</dcterms:modified>
</cp:coreProperties>
</file>