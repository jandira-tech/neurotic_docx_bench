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9-26T15:17:00Z" w16du:dateUtc="2026-09-26T19:17:00Z"/>
        </w:rPr>
      </w:pPr>
      <w:ins w:id="16" w:author="Luccas Correa" w:date="2026-09-26T15:17:00Z" w16du:dateUtc="2026-09-26T19:17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9-26T15:17:00Z" w16du:dateUtc="2026-09-26T19:17:00Z"/>
        </w:rPr>
      </w:pPr>
      <w:ins w:id="18" w:author="Luccas Correa" w:date="2026-09-26T15:17:00Z" w16du:dateUtc="2026-09-26T19:17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9-26T15:17:00Z" w16du:dateUtc="2026-09-26T19:17:00Z"/>
        </w:rPr>
      </w:pPr>
      <w:ins w:id="20" w:author="Luccas Correa" w:date="2026-09-26T15:17:00Z" w16du:dateUtc="2026-09-26T19:17:00Z">
        <w:r>
          <w:t>I deleted this sentence.</w:t>
        </w:r>
      </w:ins>
    </w:p>
    <w:p w14:paraId="223C1C38" w14:textId="77777777" w:rsidR="00D5542B" w:rsidRDefault="006E4D75">
      <w:pPr>
        <w:rPr>
          <w:del w:id="21" w:author="Luccas Correa" w:date="2026-09-26T15:17:00Z" w16du:dateUtc="2026-09-26T19:17:00Z"/>
        </w:rPr>
      </w:pPr>
      <w:ins w:id="22" w:author="Luccas Correa" w:date="2026-09-26T15:17:00Z" w16du:dateUtc="2026-09-26T19:17:00Z">
        <w:r>
          <w:t>We are not done yet.</w:t>
        </w:r>
      </w:ins>
      <w:del w:id="23" w:author="Luccas Correa" w:date="2026-09-26T15:17:00Z" w16du:dateUtc="2026-09-26T19:17:00Z">
        <w:r w:rsidR="006402A3">
          <w:delText>OOXML w:strike tester – ST_OnOff forms, rStyle-only strike, inline overrides, and linked styles. (Bonus: a line with w:dstrike.)</w:delText>
        </w:r>
      </w:del>
    </w:p>
    <w:p w14:paraId="7713513B" w14:textId="77777777" w:rsidR="00D5542B" w:rsidRDefault="006402A3">
      <w:pPr>
        <w:rPr>
          <w:del w:id="24" w:author="Luccas Correa" w:date="2026-09-26T15:17:00Z" w16du:dateUtc="2026-09-26T19:17:00Z"/>
        </w:rPr>
      </w:pPr>
      <w:del w:id="25" w:author="Luccas Correa" w:date="2026-09-26T15:17:00Z" w16du:dateUtc="2026-09-26T19:17:00Z">
        <w:r>
          <w:delText>A) &lt;w:strike&gt; ST_OnOff variants:</w:delText>
        </w:r>
      </w:del>
    </w:p>
    <w:p w14:paraId="3B2029D0" w14:textId="77777777" w:rsidR="00D5542B" w:rsidRDefault="006402A3">
      <w:pPr>
        <w:rPr>
          <w:del w:id="26" w:author="Luccas Correa" w:date="2026-09-26T15:17:00Z" w16du:dateUtc="2026-09-26T19:17:00Z"/>
        </w:rPr>
      </w:pPr>
      <w:del w:id="27" w:author="Luccas Correa" w:date="2026-09-26T15:17:00Z" w16du:dateUtc="2026-09-26T19:17:00Z">
        <w:r>
          <w:delText xml:space="preserve">  - w:strike w:val=(omitted): </w:delText>
        </w:r>
        <w:r>
          <w:rPr>
            <w:strike/>
          </w:rPr>
          <w:delText>Strikethrough sample</w:delText>
        </w:r>
      </w:del>
    </w:p>
    <w:p w14:paraId="5BF0E142" w14:textId="77777777" w:rsidR="00D5542B" w:rsidRDefault="006402A3">
      <w:pPr>
        <w:rPr>
          <w:del w:id="28" w:author="Luccas Correa" w:date="2026-09-26T15:17:00Z" w16du:dateUtc="2026-09-26T19:17:00Z"/>
        </w:rPr>
      </w:pPr>
      <w:del w:id="29" w:author="Luccas Correa" w:date="2026-09-26T15:17:00Z" w16du:dateUtc="2026-09-26T19:17:00Z">
        <w:r>
          <w:delText xml:space="preserve">  - w:strike w:val=true: </w:delText>
        </w:r>
        <w:r>
          <w:rPr>
            <w:strike/>
          </w:rPr>
          <w:delText>Strikethrough sample</w:delText>
        </w:r>
      </w:del>
    </w:p>
    <w:p w14:paraId="42FE92DE" w14:textId="77777777" w:rsidR="00D5542B" w:rsidRDefault="006402A3">
      <w:pPr>
        <w:rPr>
          <w:del w:id="30" w:author="Luccas Correa" w:date="2026-09-26T15:17:00Z" w16du:dateUtc="2026-09-26T19:17:00Z"/>
        </w:rPr>
      </w:pPr>
      <w:del w:id="31" w:author="Luccas Correa" w:date="2026-09-26T15:17:00Z" w16du:dateUtc="2026-09-26T19:17:00Z">
        <w:r>
          <w:delText xml:space="preserve">  - w:strike w:val=1: </w:delText>
        </w:r>
        <w:r>
          <w:rPr>
            <w:strike/>
          </w:rPr>
          <w:delText>Strikethrough sample</w:delText>
        </w:r>
      </w:del>
    </w:p>
    <w:p w14:paraId="3B552C16" w14:textId="77777777" w:rsidR="00D5542B" w:rsidRDefault="006402A3">
      <w:pPr>
        <w:rPr>
          <w:del w:id="32" w:author="Luccas Correa" w:date="2026-09-26T15:17:00Z" w16du:dateUtc="2026-09-26T19:17:00Z"/>
        </w:rPr>
      </w:pPr>
      <w:del w:id="33" w:author="Luccas Correa" w:date="2026-09-26T15:17:00Z" w16du:dateUtc="2026-09-26T19:17:00Z">
        <w:r>
          <w:delText xml:space="preserve">  - w:strike w:val=on: </w:delText>
        </w:r>
        <w:r>
          <w:rPr>
            <w:strike/>
          </w:rPr>
          <w:delText>Strikethrough sample</w:delText>
        </w:r>
      </w:del>
    </w:p>
    <w:p w14:paraId="4D890EE0" w14:textId="77777777" w:rsidR="00D5542B" w:rsidRDefault="006402A3">
      <w:pPr>
        <w:rPr>
          <w:del w:id="34" w:author="Luccas Correa" w:date="2026-09-26T15:17:00Z" w16du:dateUtc="2026-09-26T19:17:00Z"/>
        </w:rPr>
      </w:pPr>
      <w:del w:id="35" w:author="Luccas Correa" w:date="2026-09-26T15:17:00Z" w16du:dateUtc="2026-09-26T19:17:00Z">
        <w:r>
          <w:delText xml:space="preserve">  - w:strike w:val=false: </w:delText>
        </w:r>
        <w:r>
          <w:delText>Strikethrough sample</w:delText>
        </w:r>
      </w:del>
    </w:p>
    <w:p w14:paraId="1E0C7AC6" w14:textId="77777777" w:rsidR="00D5542B" w:rsidRDefault="006402A3">
      <w:pPr>
        <w:rPr>
          <w:del w:id="36" w:author="Luccas Correa" w:date="2026-09-26T15:17:00Z" w16du:dateUtc="2026-09-26T19:17:00Z"/>
        </w:rPr>
      </w:pPr>
      <w:del w:id="37" w:author="Luccas Correa" w:date="2026-09-26T15:17:00Z" w16du:dateUtc="2026-09-26T19:17:00Z">
        <w:r>
          <w:delText xml:space="preserve">  - w:strike w:val=0: </w:delText>
        </w:r>
        <w:r>
          <w:delText>Strikethrough sample</w:delText>
        </w:r>
      </w:del>
    </w:p>
    <w:p w14:paraId="5FCEB7C6" w14:textId="77777777" w:rsidR="00D5542B" w:rsidRDefault="006402A3">
      <w:pPr>
        <w:rPr>
          <w:del w:id="38" w:author="Luccas Correa" w:date="2026-09-26T15:17:00Z" w16du:dateUtc="2026-09-26T19:17:00Z"/>
        </w:rPr>
      </w:pPr>
      <w:del w:id="39" w:author="Luccas Correa" w:date="2026-09-26T15:17:00Z" w16du:dateUtc="2026-09-26T19:17:00Z">
        <w:r>
          <w:delText xml:space="preserve">  - w:strike w:val=off: </w:delText>
        </w:r>
        <w:r>
          <w:delText>Strikethrough sample</w:delText>
        </w:r>
      </w:del>
    </w:p>
    <w:p w14:paraId="186D0977" w14:textId="77777777" w:rsidR="00D5542B" w:rsidRDefault="00D5542B">
      <w:pPr>
        <w:rPr>
          <w:del w:id="40" w:author="Luccas Correa" w:date="2026-09-26T15:17:00Z" w16du:dateUtc="2026-09-26T19:17:00Z"/>
        </w:rPr>
      </w:pPr>
    </w:p>
    <w:p w14:paraId="2A10C83D" w14:textId="77777777" w:rsidR="00D5542B" w:rsidRDefault="006402A3">
      <w:pPr>
        <w:rPr>
          <w:del w:id="41" w:author="Luccas Correa" w:date="2026-09-26T15:17:00Z" w16du:dateUtc="2026-09-26T19:17:00Z"/>
        </w:rPr>
      </w:pPr>
      <w:del w:id="42" w:author="Luccas Correa" w:date="2026-09-26T15:17:00Z" w16du:dateUtc="2026-09-26T19:17:00Z">
        <w:r>
          <w:delText>B) rStyle-only strike (no inline &lt;w:strike&gt;):</w:delText>
        </w:r>
      </w:del>
    </w:p>
    <w:p w14:paraId="60DE93DD" w14:textId="77777777" w:rsidR="00D5542B" w:rsidRDefault="006402A3">
      <w:pPr>
        <w:rPr>
          <w:del w:id="43" w:author="Luccas Correa" w:date="2026-09-26T15:17:00Z" w16du:dateUtc="2026-09-26T19:17:00Z"/>
        </w:rPr>
      </w:pPr>
      <w:del w:id="44" w:author="Luccas Correa" w:date="2026-09-26T15:17:00Z" w16du:dateUtc="2026-09-26T19:17:00Z">
        <w:r>
          <w:delText xml:space="preserve">  - rStyle='SD_StrikeChar' =&gt; expect strikethrough: </w:delText>
        </w:r>
        <w:r>
          <w:rPr>
            <w:rStyle w:val="SDStrikeChar"/>
          </w:rPr>
          <w:delText>Styled strike</w:delText>
        </w:r>
      </w:del>
    </w:p>
    <w:p w14:paraId="55DB7EF8" w14:textId="77777777" w:rsidR="00D5542B" w:rsidRDefault="006402A3">
      <w:pPr>
        <w:rPr>
          <w:del w:id="45" w:author="Luccas Correa" w:date="2026-09-26T15:17:00Z" w16du:dateUtc="2026-09-26T19:17:00Z"/>
        </w:rPr>
      </w:pPr>
      <w:del w:id="46" w:author="Luccas Correa" w:date="2026-09-26T15:17:00Z" w16du:dateUtc="2026-09-26T19:17:00Z">
        <w:r>
          <w:delText xml:space="preserve">  - rStyle='SD_NoStrikeChar' =&gt; expect normal text: </w:delText>
        </w:r>
        <w:r>
          <w:rPr>
            <w:rStyle w:val="SDNoStrikeChar"/>
          </w:rPr>
          <w:delText>Styled no-strike</w:delText>
        </w:r>
      </w:del>
    </w:p>
    <w:p w14:paraId="60A2C955" w14:textId="77777777" w:rsidR="00D5542B" w:rsidRDefault="00D5542B">
      <w:pPr>
        <w:rPr>
          <w:del w:id="47" w:author="Luccas Correa" w:date="2026-09-26T15:17:00Z" w16du:dateUtc="2026-09-26T19:17:00Z"/>
        </w:rPr>
      </w:pPr>
    </w:p>
    <w:p w14:paraId="6012A887" w14:textId="77777777" w:rsidR="00D5542B" w:rsidRDefault="006402A3">
      <w:pPr>
        <w:rPr>
          <w:del w:id="48" w:author="Luccas Correa" w:date="2026-09-26T15:17:00Z" w16du:dateUtc="2026-09-26T19:17:00Z"/>
        </w:rPr>
      </w:pPr>
      <w:del w:id="49" w:author="Luccas Correa" w:date="2026-09-26T15:17:00Z" w16du:dateUtc="2026-09-26T19:17:00Z">
        <w:r>
          <w:delText>C) rStyle + inline &lt;w:strike&gt; (inline overrides style):</w:delText>
        </w:r>
      </w:del>
    </w:p>
    <w:p w14:paraId="46D83D67" w14:textId="77777777" w:rsidR="00D5542B" w:rsidRDefault="006402A3">
      <w:pPr>
        <w:rPr>
          <w:del w:id="50" w:author="Luccas Correa" w:date="2026-09-26T15:17:00Z" w16du:dateUtc="2026-09-26T19:17:00Z"/>
        </w:rPr>
      </w:pPr>
      <w:del w:id="51" w:author="Luccas Correa" w:date="2026-09-26T15:17:00Z" w16du:dateUtc="2026-09-26T19:17:00Z">
        <w:r>
          <w:delText xml:space="preserve">  - rStyle='SD_StrikeChar' + inline 'off' =&gt; expect NOT strikethrough: </w:delText>
        </w:r>
        <w:r>
          <w:rPr>
            <w:rStyle w:val="SDStrikeChar"/>
            <w:strike w:val="0"/>
          </w:rPr>
          <w:delText>Strike style overridden off</w:delText>
        </w:r>
      </w:del>
    </w:p>
    <w:p w14:paraId="70B863A5" w14:textId="77777777" w:rsidR="00D5542B" w:rsidRDefault="006402A3">
      <w:pPr>
        <w:rPr>
          <w:del w:id="52" w:author="Luccas Correa" w:date="2026-09-26T15:17:00Z" w16du:dateUtc="2026-09-26T19:17:00Z"/>
        </w:rPr>
      </w:pPr>
      <w:del w:id="53" w:author="Luccas Correa" w:date="2026-09-26T15:17:00Z" w16du:dateUtc="2026-09-26T19:17:00Z">
        <w:r>
          <w:delText xml:space="preserve">  - rStyle='SD_NoStrikeChar' + inline 'on' =&gt; expect strikethrough: </w:delText>
        </w:r>
        <w:r>
          <w:rPr>
            <w:rStyle w:val="SDNoStrikeChar"/>
            <w:strike/>
          </w:rPr>
          <w:delText>No-strike style overridden on</w:delText>
        </w:r>
      </w:del>
    </w:p>
    <w:p w14:paraId="6CD398DD" w14:textId="77777777" w:rsidR="00D5542B" w:rsidRDefault="00D5542B">
      <w:pPr>
        <w:rPr>
          <w:del w:id="54" w:author="Luccas Correa" w:date="2026-09-26T15:17:00Z" w16du:dateUtc="2026-09-26T19:17:00Z"/>
        </w:rPr>
      </w:pPr>
    </w:p>
    <w:p w14:paraId="0C9C5418" w14:textId="77777777" w:rsidR="00D5542B" w:rsidRDefault="006402A3">
      <w:pPr>
        <w:rPr>
          <w:del w:id="55" w:author="Luccas Correa" w:date="2026-09-26T15:17:00Z" w16du:dateUtc="2026-09-26T19:17:00Z"/>
        </w:rPr>
      </w:pPr>
      <w:del w:id="56" w:author="Luccas Correa" w:date="2026-09-26T15:17:00Z" w16du:dateUtc="2026-09-26T19:17:00Z">
        <w:r>
          <w:delText>D) Linked style pair (paragraph+character) with strike:</w:delText>
        </w:r>
      </w:del>
    </w:p>
    <w:p w14:paraId="6452CF4B" w14:textId="77777777" w:rsidR="00D5542B" w:rsidRDefault="006402A3">
      <w:pPr>
        <w:rPr>
          <w:del w:id="57" w:author="Luccas Correa" w:date="2026-09-26T15:17:00Z" w16du:dateUtc="2026-09-26T19:17:00Z"/>
        </w:rPr>
      </w:pPr>
      <w:del w:id="58" w:author="Luccas Correa" w:date="2026-09-26T15:17:00Z" w16du:dateUtc="2026-09-26T19:17:00Z">
        <w:r>
          <w:delText xml:space="preserve">  - rStyle='SD_LinkedStrikeHeadingChar' =&gt; strike: </w:delText>
        </w:r>
        <w:r>
          <w:rPr>
            <w:rStyle w:val="SDLinkedStrikeHeadingChar"/>
          </w:rPr>
          <w:delText>Linked Char style applied</w:delText>
        </w:r>
      </w:del>
    </w:p>
    <w:p w14:paraId="57E76163" w14:textId="77777777" w:rsidR="00D5542B" w:rsidRDefault="006402A3">
      <w:pPr>
        <w:pStyle w:val="SDLinkedStrikeHeading"/>
        <w:rPr>
          <w:del w:id="59" w:author="Luccas Correa" w:date="2026-09-26T15:17:00Z" w16du:dateUtc="2026-09-26T19:17:00Z"/>
        </w:rPr>
      </w:pPr>
      <w:del w:id="60" w:author="Luccas Correa" w:date="2026-09-26T15:17:00Z" w16du:dateUtc="2026-09-26T19:17:00Z">
        <w:r>
          <w:delText xml:space="preserve">  - pStyle='SD_LinkedStrikeHeading' + inline 'off' on a run: </w:delText>
        </w:r>
        <w:r>
          <w:rPr>
            <w:strike w:val="0"/>
          </w:rPr>
          <w:delText>This part should NOT be struck</w:delText>
        </w:r>
      </w:del>
    </w:p>
    <w:p w14:paraId="628FF771" w14:textId="77777777" w:rsidR="00D5542B" w:rsidRDefault="00D5542B">
      <w:pPr>
        <w:rPr>
          <w:del w:id="61" w:author="Luccas Correa" w:date="2026-09-26T15:17:00Z" w16du:dateUtc="2026-09-26T19:17:00Z"/>
        </w:rPr>
      </w:pPr>
    </w:p>
    <w:p w14:paraId="48149A25" w14:textId="77777777" w:rsidR="00D5542B" w:rsidRDefault="006402A3">
      <w:pPr>
        <w:rPr>
          <w:del w:id="62" w:author="Luccas Correa" w:date="2026-09-26T15:17:00Z" w16du:dateUtc="2026-09-26T19:17:00Z"/>
        </w:rPr>
      </w:pPr>
      <w:del w:id="63" w:author="Luccas Correa" w:date="2026-09-26T15:17:00Z" w16du:dateUtc="2026-09-26T19:17:00Z">
        <w:r>
          <w:lastRenderedPageBreak/>
          <w:delText>Table examples (strike combos):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5542B" w14:paraId="7E12FB45" w14:textId="77777777">
        <w:trPr>
          <w:del w:id="64" w:author="Luccas Correa" w:date="2026-09-26T15:17:00Z" w16du:dateUtc="2026-09-26T19:17:00Z"/>
        </w:trPr>
        <w:tc>
          <w:tcPr>
            <w:tcW w:w="4680" w:type="dxa"/>
          </w:tcPr>
          <w:p w14:paraId="596A4D17" w14:textId="77777777" w:rsidR="00D5542B" w:rsidRDefault="006402A3">
            <w:pPr>
              <w:rPr>
                <w:del w:id="65" w:author="Luccas Correa" w:date="2026-09-26T15:17:00Z" w16du:dateUtc="2026-09-26T19:17:00Z"/>
              </w:rPr>
            </w:pPr>
            <w:del w:id="66" w:author="Luccas Correa" w:date="2026-09-26T15:17:00Z" w16du:dateUtc="2026-09-26T19:17:00Z">
              <w:r>
                <w:delText>rStyle=Strike</w:delText>
              </w:r>
            </w:del>
          </w:p>
        </w:tc>
        <w:tc>
          <w:tcPr>
            <w:tcW w:w="4680" w:type="dxa"/>
          </w:tcPr>
          <w:p w14:paraId="5E1C486A" w14:textId="77777777" w:rsidR="00D5542B" w:rsidRDefault="006402A3">
            <w:pPr>
              <w:rPr>
                <w:del w:id="67" w:author="Luccas Correa" w:date="2026-09-26T15:17:00Z" w16du:dateUtc="2026-09-26T19:17:00Z"/>
              </w:rPr>
            </w:pPr>
            <w:del w:id="68" w:author="Luccas Correa" w:date="2026-09-26T15:17:00Z" w16du:dateUtc="2026-09-26T19:17:00Z">
              <w:r>
                <w:rPr>
                  <w:rStyle w:val="SDStrikeChar"/>
                </w:rPr>
                <w:delText>Struck cell</w:delText>
              </w:r>
            </w:del>
          </w:p>
        </w:tc>
      </w:tr>
      <w:tr w:rsidR="00D5542B" w14:paraId="61841762" w14:textId="77777777">
        <w:trPr>
          <w:del w:id="69" w:author="Luccas Correa" w:date="2026-09-26T15:17:00Z" w16du:dateUtc="2026-09-26T19:17:00Z"/>
        </w:trPr>
        <w:tc>
          <w:tcPr>
            <w:tcW w:w="4680" w:type="dxa"/>
          </w:tcPr>
          <w:p w14:paraId="393E946E" w14:textId="77777777" w:rsidR="00D5542B" w:rsidRDefault="006402A3">
            <w:pPr>
              <w:rPr>
                <w:del w:id="70" w:author="Luccas Correa" w:date="2026-09-26T15:17:00Z" w16du:dateUtc="2026-09-26T19:17:00Z"/>
              </w:rPr>
            </w:pPr>
            <w:del w:id="71" w:author="Luccas Correa" w:date="2026-09-26T15:17:00Z" w16du:dateUtc="2026-09-26T19:17:00Z">
              <w:r>
                <w:delText>rStyle=NoStrike + inline on</w:delText>
              </w:r>
            </w:del>
          </w:p>
        </w:tc>
        <w:tc>
          <w:tcPr>
            <w:tcW w:w="4680" w:type="dxa"/>
          </w:tcPr>
          <w:p w14:paraId="30D11E4C" w14:textId="77777777" w:rsidR="00D5542B" w:rsidRDefault="006402A3">
            <w:pPr>
              <w:rPr>
                <w:del w:id="72" w:author="Luccas Correa" w:date="2026-09-26T15:17:00Z" w16du:dateUtc="2026-09-26T19:17:00Z"/>
              </w:rPr>
            </w:pPr>
            <w:del w:id="73" w:author="Luccas Correa" w:date="2026-09-26T15:17:00Z" w16du:dateUtc="2026-09-26T19:17:00Z">
              <w:r>
                <w:rPr>
                  <w:rStyle w:val="SDNoStrikeChar"/>
                  <w:strike/>
                </w:rPr>
                <w:delText>Should be struck</w:delText>
              </w:r>
            </w:del>
          </w:p>
        </w:tc>
      </w:tr>
    </w:tbl>
    <w:p w14:paraId="2381F946" w14:textId="77777777" w:rsidR="00D5542B" w:rsidRDefault="006402A3">
      <w:del w:id="74" w:author="Luccas Correa" w:date="2026-09-26T15:17:00Z" w16du:dateUtc="2026-09-26T19:17:00Z">
        <w:r>
          <w:delText xml:space="preserve">Bonus) &lt;w:dstrike/&gt; example (double strike): </w:delText>
        </w:r>
        <w:r>
          <w:rPr>
            <w:dstrike/>
          </w:rPr>
          <w:delText>Double-struck sample</w:delText>
        </w:r>
      </w:del>
    </w:p>
    <w:sectPr w:rsidR="00D5542B">
      <w:pgSz w:w="12240" w:h="15840"/>
      <w:pgMar w:top="1440" w:right="1440" w:bottom="1440" w:left="1440" w:header="708" w:footer="708" w:gutter="0"/>
      <w:cols w:space="708"/>
      <w:docGrid w:linePitch="360"/>
      <w:sectPrChange w:id="75" w:author="Luccas Correa" w:date="2026-09-26T15:17:00Z" w16du:dateUtc="2026-09-26T19:17:00Z">
        <w:sectPr w:rsidR="00D5542B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0795">
    <w:abstractNumId w:val="8"/>
  </w:num>
  <w:num w:numId="2" w16cid:durableId="1760440088">
    <w:abstractNumId w:val="6"/>
  </w:num>
  <w:num w:numId="3" w16cid:durableId="714476070">
    <w:abstractNumId w:val="5"/>
  </w:num>
  <w:num w:numId="4" w16cid:durableId="2131627658">
    <w:abstractNumId w:val="4"/>
  </w:num>
  <w:num w:numId="5" w16cid:durableId="1124694852">
    <w:abstractNumId w:val="7"/>
  </w:num>
  <w:num w:numId="6" w16cid:durableId="1694913766">
    <w:abstractNumId w:val="3"/>
  </w:num>
  <w:num w:numId="7" w16cid:durableId="773553719">
    <w:abstractNumId w:val="2"/>
  </w:num>
  <w:num w:numId="8" w16cid:durableId="1140878471">
    <w:abstractNumId w:val="1"/>
  </w:num>
  <w:num w:numId="9" w16cid:durableId="20909987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058"/>
    <w:rsid w:val="006E4D75"/>
    <w:rsid w:val="009A7333"/>
    <w:rsid w:val="009E4EC5"/>
    <w:rsid w:val="00AA1D8D"/>
    <w:rsid w:val="00AF4127"/>
    <w:rsid w:val="00B47730"/>
    <w:rsid w:val="00CB0664"/>
    <w:rsid w:val="00D55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9-26T15:1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9-26T15:1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9-26T15:1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9-26T15:1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9-26T15:1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9-26T15:1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9-26T15:1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9-26T15:1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9-26T15:1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9-26T15:1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9-26T15:1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1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9-26T15:1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1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9-26T15:1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1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9-26T15:1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1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9-26T15:1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1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9-26T15:1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1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9-26T15:1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1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9-26T15:1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9-26T15:1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9-26T15:1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9-26T15:1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2026-09-26T19:17:00Z</dcterms:modified>
  <cp:category/>
</cp:coreProperties>
</file>