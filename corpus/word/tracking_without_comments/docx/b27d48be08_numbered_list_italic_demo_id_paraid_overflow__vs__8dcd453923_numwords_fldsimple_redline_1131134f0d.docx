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F1831" w14:textId="1131E0A6" w:rsidR="00E46312" w:rsidRDefault="00E46312" w:rsidP="00E46312">
      <w:pPr>
        <w:rPr>
          <w:ins w:id="13" w:author="Nick Bernal" w:date="2026-06-29T11:13:00Z" w16du:dateUtc="2026-06-29T15:13:00Z"/>
        </w:rPr>
      </w:pPr>
      <w:ins w:id="14" w:author="Nick Bernal" w:date="2026-06-29T11:13:00Z" w16du:dateUtc="2026-06-29T15:13:00Z">
        <w:r>
          <w:t xml:space="preserve">Num words: </w:t>
        </w:r>
        <w:r>
          <w:fldChar w:fldCharType="begin"/>
        </w:r>
        <w:r>
          <w:instrText xml:space="preserve"> NUMWORDS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ins>
    </w:p>
    <w:p w14:paraId="105022F6" w14:textId="7E9F0C27" w:rsidR="00E46312" w:rsidRDefault="00E46312" w:rsidP="00E46312">
      <w:pPr>
        <w:rPr>
          <w:ins w:id="15" w:author="Nick Bernal" w:date="2026-06-29T11:13:00Z" w16du:dateUtc="2026-06-29T15:13:00Z"/>
        </w:rPr>
      </w:pPr>
      <w:ins w:id="16" w:author="Nick Bernal" w:date="2026-06-29T11:13:00Z" w16du:dateUtc="2026-06-29T15:13:00Z">
        <w:r>
          <w:t xml:space="preserve">Num chars: </w:t>
        </w:r>
        <w:r>
          <w:fldChar w:fldCharType="begin"/>
        </w:r>
        <w:r>
          <w:instrText xml:space="preserve"> NUMCHARS </w:instrText>
        </w:r>
        <w:r>
          <w:fldChar w:fldCharType="separate"/>
        </w:r>
        <w:r>
          <w:rPr>
            <w:noProof/>
          </w:rPr>
          <w:t>41</w:t>
        </w:r>
        <w:r>
          <w:rPr>
            <w:noProof/>
          </w:rPr>
          <w:fldChar w:fldCharType="end"/>
        </w:r>
      </w:ins>
    </w:p>
    <w:p w14:paraId="3B5C781E" w14:textId="05F9C6B2" w:rsidR="00F57268" w:rsidRDefault="00E46312" w:rsidP="00E46312">
      <w:pPr>
        <w:rPr>
          <w:ins w:id="17" w:author="Nick Bernal" w:date="2026-06-29T11:13:00Z" w16du:dateUtc="2026-06-29T15:13:00Z"/>
        </w:rPr>
      </w:pPr>
      <w:ins w:id="18" w:author="Nick Bernal" w:date="2026-06-29T11:13:00Z" w16du:dateUtc="2026-06-29T15:13:00Z">
        <w:r>
          <w:t xml:space="preserve">Num pages: </w:t>
        </w:r>
        <w:r>
          <w:fldChar w:fldCharType="begin"/>
        </w:r>
        <w:r>
          <w:instrText xml:space="preserve"> NUMPAGES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6CCA4876" w14:textId="77777777" w:rsidR="00F57268" w:rsidRDefault="00F57268">
      <w:pPr>
        <w:rPr>
          <w:ins w:id="19" w:author="Nick Bernal" w:date="2026-06-29T11:13:00Z" w16du:dateUtc="2026-06-29T15:13:00Z"/>
        </w:rPr>
      </w:pPr>
      <w:ins w:id="20" w:author="Nick Bernal" w:date="2026-06-29T11:13:00Z" w16du:dateUtc="2026-06-29T15:13:00Z">
        <w:r>
          <w:br w:type="page"/>
        </w:r>
      </w:ins>
    </w:p>
    <w:p w14:paraId="1B1556DB" w14:textId="1EF8B6EF" w:rsidR="006245F8" w:rsidRDefault="00F57268" w:rsidP="00E46312">
      <w:pPr>
        <w:rPr>
          <w:ins w:id="21" w:author="Nick Bernal" w:date="2026-06-29T11:13:00Z" w16du:dateUtc="2026-06-29T15:13:00Z"/>
        </w:rPr>
      </w:pPr>
      <w:ins w:id="22" w:author="Nick Bernal" w:date="2026-06-29T11:13:00Z" w16du:dateUtc="2026-06-29T15:13:00Z">
        <w:r>
          <w:lastRenderedPageBreak/>
        </w:r>
        <w:r>
          <w:t>test</w:t>
        </w:r>
      </w:ins>
    </w:p>
    <w:p w14:paraId="468EC31E" w14:textId="77777777" w:rsidR="006245F8" w:rsidRDefault="006245F8">
      <w:pPr>
        <w:rPr>
          <w:ins w:id="23" w:author="Nick Bernal" w:date="2026-06-29T11:13:00Z" w16du:dateUtc="2026-06-29T15:13:00Z"/>
        </w:rPr>
      </w:pPr>
      <w:ins w:id="24" w:author="Nick Bernal" w:date="2026-06-29T11:13:00Z" w16du:dateUtc="2026-06-29T15:13:00Z">
        <w:r>
          <w:br w:type="page"/>
        </w:r>
      </w:ins>
    </w:p>
    <w:p w14:paraId="45B55146" w14:textId="77777777" w:rsidR="00456C64" w:rsidRDefault="006245F8">
      <w:pPr>
        <w:rPr>
          <w:del w:id="25" w:author="Nick Bernal" w:date="2026-06-29T11:13:00Z" w16du:dateUtc="2026-06-29T15:13:00Z"/>
        </w:rPr>
      </w:pPr>
      <w:ins w:id="26" w:author="Nick Bernal" w:date="2026-06-29T11:13:00Z" w16du:dateUtc="2026-06-29T15:13:00Z">
        <w:r>
          <w:lastRenderedPageBreak/>
        </w:r>
        <w:r>
          <w:t>page 3</w:t>
        </w:r>
      </w:ins>
      <w:del w:id="27" w:author="Nick Bernal" w:date="2026-06-29T11:13:00Z" w16du:dateUtc="2026-06-29T15:13:00Z">
        <w:r>
          <w:rPr>
            <w:i/>
            <w:iCs/>
          </w:rPr>
          <w:delText>Numbered List Italic Demo</w:delText>
        </w:r>
      </w:del>
    </w:p>
    <w:p w14:paraId="57FBC41E" w14:textId="77777777" w:rsidR="00456C64" w:rsidRDefault="00D7716F">
      <w:pPr>
        <w:rPr>
          <w:del w:id="28" w:author="Nick Bernal" w:date="2026-06-29T11:13:00Z" w16du:dateUtc="2026-06-29T15:13:00Z"/>
        </w:rPr>
      </w:pPr>
      <w:del w:id="29" w:author="Nick Bernal" w:date="2026-06-29T11:13:00Z" w16du:dateUtc="2026-06-29T15:13:00Z">
        <w:r>
          <w:rPr>
            <w:i/>
            <w:iCs/>
          </w:rPr>
          <w:delText>This document shows numbered lists with italic formatting:</w:delText>
        </w:r>
      </w:del>
    </w:p>
    <w:p w14:paraId="709F9CFF" w14:textId="77777777" w:rsidR="00456C64" w:rsidRDefault="00D7716F">
      <w:pPr>
        <w:rPr>
          <w:del w:id="30" w:author="Nick Bernal" w:date="2026-06-29T11:13:00Z" w16du:dateUtc="2026-06-29T15:13:00Z"/>
        </w:rPr>
      </w:pPr>
      <w:del w:id="31" w:author="Nick Bernal" w:date="2026-06-29T11:13:00Z" w16du:dateUtc="2026-06-29T15:13:00Z">
        <w:r>
          <w:rPr>
            <w:i/>
            <w:iCs/>
          </w:rPr>
          <w:delText>First italic numbered item</w:delText>
        </w:r>
      </w:del>
    </w:p>
    <w:p w14:paraId="3656C445" w14:textId="77777777" w:rsidR="00456C64" w:rsidRDefault="00D7716F">
      <w:pPr>
        <w:rPr>
          <w:del w:id="32" w:author="Nick Bernal" w:date="2026-06-29T11:13:00Z" w16du:dateUtc="2026-06-29T15:13:00Z"/>
        </w:rPr>
      </w:pPr>
      <w:del w:id="33" w:author="Nick Bernal" w:date="2026-06-29T11:13:00Z" w16du:dateUtc="2026-06-29T15:13:00Z">
        <w:r>
          <w:rPr>
            <w:i/>
            <w:iCs/>
          </w:rPr>
          <w:delText>Second italic numbered item</w:delText>
        </w:r>
      </w:del>
    </w:p>
    <w:p w14:paraId="39B4589E" w14:textId="77777777" w:rsidR="00456C64" w:rsidRDefault="00D7716F">
      <w:del w:id="34" w:author="Nick Bernal" w:date="2026-06-29T11:13:00Z" w16du:dateUtc="2026-06-29T15:13:00Z">
        <w:r>
          <w:rPr>
            <w:i/>
            <w:iCs/>
          </w:rPr>
          <w:delText>Third italic numbered item</w:delText>
        </w:r>
      </w:del>
    </w:p>
    <w:sectPr w:rsidR="00456C64">
      <w:pgSz w:w="12240" w:h="15840"/>
      <w:pgMar w:top="1440" w:right="1440" w:bottom="1440" w:left="1440" w:header="720" w:footer="720" w:gutter="0"/>
      <w:cols w:space="720"/>
      <w:docGrid w:linePitch="360"/>
      <w:sectPrChange w:id="35" w:author="Nick Bernal" w:date="2026-06-29T11:13:00Z" w16du:dateUtc="2026-06-29T15:13:00Z">
        <w:sectPr w:rsidR="00456C64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C64"/>
    <w:rsid w:val="000139E2"/>
    <w:rsid w:val="00231324"/>
    <w:rsid w:val="00325BC5"/>
    <w:rsid w:val="00456C64"/>
    <w:rsid w:val="005B4417"/>
    <w:rsid w:val="006245F8"/>
    <w:rsid w:val="00991485"/>
    <w:rsid w:val="009E12A7"/>
    <w:rsid w:val="009E3BBD"/>
    <w:rsid w:val="00CA022A"/>
    <w:rsid w:val="00DE6D6B"/>
    <w:rsid w:val="00E249CD"/>
    <w:rsid w:val="00E46312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9520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  <w:pPrChange w:id="0" w:author="Nick Bernal" w:date="2026-06-29T11:13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Nick Bernal" w:date="2026-06-29T11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  <w:pPrChange w:id="1" w:author="Nick Bernal" w:date="2026-06-29T11:13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Nick Bernal" w:date="2026-06-29T11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  <w:pPrChange w:id="2" w:author="Nick Bernal" w:date="2026-06-29T11:13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Nick Bernal" w:date="2026-06-29T11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  <w:pPrChange w:id="3" w:author="Nick Bernal" w:date="2026-06-29T11:13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Nick Bernal" w:date="2026-06-29T11:13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  <w:pPrChange w:id="4" w:author="Nick Bernal" w:date="2026-06-29T11:13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Nick Bernal" w:date="2026-06-29T11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  <w:pPrChange w:id="5" w:author="Nick Bernal" w:date="2026-06-29T11:13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Nick Bernal" w:date="2026-06-29T11:1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  <w:pPrChange w:id="6" w:author="Nick Bernal" w:date="2026-06-29T11:13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Nick Bernal" w:date="2026-06-29T11:1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  <w:pPrChange w:id="7" w:author="Nick Bernal" w:date="2026-06-29T11:13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Nick Bernal" w:date="2026-06-29T11:1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  <w:pPrChange w:id="8" w:author="Nick Bernal" w:date="2026-06-29T11:13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Nick Bernal" w:date="2026-06-29T11:1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A7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A7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A7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A7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A7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A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A7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A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A7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E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after="160" w:line="278" w:lineRule="auto"/>
      <w:pPrChange w:id="9" w:author="Nick Bernal" w:date="2026-06-29T11:13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9" w:author="Nick Bernal" w:date="2026-06-29T11:1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9E12A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after="160" w:line="278" w:lineRule="auto"/>
      <w:jc w:val="center"/>
      <w:pPrChange w:id="10" w:author="Nick Bernal" w:date="2026-06-29T11:13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0" w:author="Nick Bernal" w:date="2026-06-29T11:13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9E12A7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312"/>
    <w:pPr>
      <w:spacing w:after="160" w:line="278" w:lineRule="auto"/>
      <w:ind w:left="720"/>
      <w:contextualSpacing/>
      <w:pPrChange w:id="11" w:author="Nick Bernal" w:date="2026-06-29T11:13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1" w:author="Nick Bernal" w:date="2026-06-29T11:13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9E1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2" w:author="Nick Bernal" w:date="2026-06-29T11:13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2" w:author="Nick Bernal" w:date="2026-06-29T11:13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A7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9E12A7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9E12A7"/>
    <w:pPr>
      <w:numPr>
        <w:numId w:val="3"/>
      </w:numPr>
    </w:pPr>
  </w:style>
  <w:style w:type="numbering" w:customStyle="1" w:styleId="CurrentList2">
    <w:name w:val="Current List2"/>
    <w:uiPriority w:val="99"/>
    <w:rsid w:val="009E12A7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2026-06-29T15:13:00Z</dcterms:modified>
</cp:coreProperties>
</file>