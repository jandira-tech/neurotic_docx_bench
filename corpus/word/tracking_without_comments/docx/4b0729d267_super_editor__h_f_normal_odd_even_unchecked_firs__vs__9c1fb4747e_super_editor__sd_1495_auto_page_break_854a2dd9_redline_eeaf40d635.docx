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A2D7B5" w14:textId="670AA228" w:rsidR="001B0BB6" w:rsidRDefault="00A7053F">
      <w:pPr>
        <w:rPr>
          <w:ins w:id="16" w:author="Priya Seethapathy" w:date="2026-09-26T15:19:00Z" w16du:dateUtc="2026-09-26T19:19:00Z"/>
        </w:rPr>
      </w:pPr>
      <w:ins w:id="17" w:author="Priya Seethapathy" w:date="2026-09-26T15:19:00Z" w16du:dateUtc="2026-09-26T19:19:00Z">
        <w:r w:rsidRPr="00A7053F">
          <w:t xml:space="preserve">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w:t>
        </w:r>
        <w:r w:rsidR="00186BFF">
          <w:br/>
        </w:r>
        <w:r w:rsidR="00186BFF">
          <w:br/>
        </w:r>
      </w:ins>
    </w:p>
    <w:p w14:paraId="1D5CE2B3" w14:textId="77777777" w:rsidR="00A7053F" w:rsidRPr="00A7053F" w:rsidRDefault="00A7053F" w:rsidP="00186BFF">
      <w:pPr>
        <w:pStyle w:val="Heading1"/>
        <w:rPr>
          <w:ins w:id="18" w:author="Priya Seethapathy" w:date="2026-09-26T15:19:00Z" w16du:dateUtc="2026-09-26T19:19:00Z"/>
        </w:rPr>
      </w:pPr>
      <w:ins w:id="19" w:author="Priya Seethapathy" w:date="2026-09-26T15:19:00Z" w16du:dateUtc="2026-09-26T19:19:00Z">
        <w:r w:rsidRPr="00A7053F">
          <w:lastRenderedPageBreak/>
          <w:t>Throughout this form</w:t>
        </w:r>
      </w:ins>
    </w:p>
    <w:p w14:paraId="0228CA9E" w14:textId="0F71A8E6" w:rsidR="00A7053F" w:rsidRDefault="00A7053F" w:rsidP="00A7053F">
      <w:pPr>
        <w:rPr>
          <w:ins w:id="20" w:author="Priya Seethapathy" w:date="2026-09-26T15:19:00Z" w16du:dateUtc="2026-09-26T19:19:00Z"/>
        </w:rPr>
      </w:pPr>
      <w:ins w:id="21" w:author="Priya Seethapathy" w:date="2026-09-26T15:19:00Z" w16du:dateUtc="2026-09-26T19:19:00Z">
        <w:r>
          <w:t>This icon appears throughout the form. It indicates information to help you complete the form.</w:t>
        </w:r>
      </w:ins>
    </w:p>
    <w:p w14:paraId="2F09CD0A" w14:textId="77777777" w:rsidR="00A7053F" w:rsidRDefault="00A7053F">
      <w:pPr>
        <w:rPr>
          <w:ins w:id="22" w:author="Priya Seethapathy" w:date="2026-09-26T15:19:00Z" w16du:dateUtc="2026-09-26T19:19:00Z"/>
        </w:rPr>
      </w:pPr>
    </w:p>
    <w:p w14:paraId="2E57007A" w14:textId="77777777" w:rsidR="00A7053F" w:rsidRDefault="00A7053F">
      <w:pPr>
        <w:rPr>
          <w:ins w:id="23" w:author="Priya Seethapathy" w:date="2026-09-26T15:19:00Z" w16du:dateUtc="2026-09-26T19:19:00Z"/>
        </w:rPr>
      </w:pPr>
    </w:p>
    <w:p w14:paraId="7634E65D" w14:textId="77777777" w:rsidR="00707476" w:rsidRPr="00707476" w:rsidRDefault="004F01DB">
      <w:pPr>
        <w:rPr>
          <w:del w:id="24" w:author="Priya Seethapathy" w:date="2026-09-26T15:19:00Z" w16du:dateUtc="2026-09-26T19:19:00Z"/>
          <w:rFonts w:ascii="Arial" w:hAnsi="Arial" w:cs="Arial"/>
          <w:sz w:val="32"/>
          <w:szCs w:val="32"/>
        </w:rPr>
      </w:pPr>
      <w:del w:id="25" w:author="Priya Seethapathy" w:date="2026-09-26T15:19:00Z" w16du:dateUtc="2026-09-26T19:19:00Z">
        <w:r w:rsidRPr="00707476">
          <w:rPr>
            <w:rFonts w:ascii="Arial" w:hAnsi="Arial" w:cs="Arial"/>
            <w:sz w:val="32"/>
            <w:szCs w:val="32"/>
          </w:rPr>
          <w:delText>This is a document with</w:delText>
        </w:r>
        <w:r w:rsidR="00707476" w:rsidRPr="00707476">
          <w:rPr>
            <w:rFonts w:ascii="Arial" w:hAnsi="Arial" w:cs="Arial"/>
            <w:sz w:val="32"/>
            <w:szCs w:val="32"/>
          </w:rPr>
          <w:delText>:</w:delText>
        </w:r>
      </w:del>
    </w:p>
    <w:p w14:paraId="3A50CEC0" w14:textId="33B35BAC" w:rsidR="00707476" w:rsidRPr="00707476" w:rsidRDefault="004F01DB" w:rsidP="00707476">
      <w:pPr>
        <w:pStyle w:val="ListParagraph"/>
        <w:numPr>
          <w:ilvl w:val="0"/>
          <w:numId w:val="2"/>
        </w:numPr>
        <w:rPr>
          <w:del w:id="26" w:author="Priya Seethapathy" w:date="2026-09-26T15:19:00Z" w16du:dateUtc="2026-09-26T19:19:00Z"/>
          <w:rFonts w:ascii="Arial" w:hAnsi="Arial" w:cs="Arial"/>
          <w:sz w:val="32"/>
          <w:szCs w:val="32"/>
        </w:rPr>
      </w:pPr>
      <w:del w:id="27" w:author="Priya Seethapathy" w:date="2026-09-26T15:19:00Z" w16du:dateUtc="2026-09-26T19:19:00Z">
        <w:r w:rsidRPr="00707476">
          <w:rPr>
            <w:rFonts w:ascii="Arial" w:hAnsi="Arial" w:cs="Arial"/>
            <w:sz w:val="32"/>
            <w:szCs w:val="32"/>
          </w:rPr>
          <w:delText>normal headers and footers</w:delText>
        </w:r>
        <w:r w:rsidR="00707476" w:rsidRPr="00707476">
          <w:rPr>
            <w:rFonts w:ascii="Arial" w:hAnsi="Arial" w:cs="Arial"/>
            <w:sz w:val="32"/>
            <w:szCs w:val="32"/>
          </w:rPr>
          <w:delText xml:space="preserve"> defined</w:delText>
        </w:r>
        <w:r w:rsidR="006645EC">
          <w:rPr>
            <w:rFonts w:ascii="Arial" w:hAnsi="Arial" w:cs="Arial"/>
            <w:sz w:val="32"/>
            <w:szCs w:val="32"/>
          </w:rPr>
          <w:delText xml:space="preserve"> - ON</w:delText>
        </w:r>
      </w:del>
    </w:p>
    <w:p w14:paraId="478BE5DD" w14:textId="7AC81E3A" w:rsidR="00707476" w:rsidRPr="00707476" w:rsidRDefault="00707476" w:rsidP="00707476">
      <w:pPr>
        <w:pStyle w:val="ListParagraph"/>
        <w:numPr>
          <w:ilvl w:val="0"/>
          <w:numId w:val="2"/>
        </w:numPr>
        <w:rPr>
          <w:del w:id="28" w:author="Priya Seethapathy" w:date="2026-09-26T15:19:00Z" w16du:dateUtc="2026-09-26T19:19:00Z"/>
          <w:rFonts w:ascii="Arial" w:hAnsi="Arial" w:cs="Arial"/>
          <w:sz w:val="32"/>
          <w:szCs w:val="32"/>
        </w:rPr>
      </w:pPr>
      <w:del w:id="29" w:author="Priya Seethapathy" w:date="2026-09-26T15:19:00Z" w16du:dateUtc="2026-09-26T19:19:00Z">
        <w:r w:rsidRPr="00707476">
          <w:rPr>
            <w:rFonts w:ascii="Arial" w:hAnsi="Arial" w:cs="Arial"/>
            <w:sz w:val="32"/>
            <w:szCs w:val="32"/>
          </w:rPr>
          <w:delText>odd/even headers and footers defined</w:delText>
        </w:r>
        <w:r w:rsidR="006645EC">
          <w:rPr>
            <w:rFonts w:ascii="Arial" w:hAnsi="Arial" w:cs="Arial"/>
            <w:sz w:val="32"/>
            <w:szCs w:val="32"/>
          </w:rPr>
          <w:delText xml:space="preserve"> </w:delText>
        </w:r>
        <w:r w:rsidR="00904701">
          <w:rPr>
            <w:rFonts w:ascii="Arial" w:hAnsi="Arial" w:cs="Arial"/>
            <w:sz w:val="32"/>
            <w:szCs w:val="32"/>
          </w:rPr>
          <w:delText>–</w:delText>
        </w:r>
        <w:r w:rsidR="006645EC">
          <w:rPr>
            <w:rFonts w:ascii="Arial" w:hAnsi="Arial" w:cs="Arial"/>
            <w:sz w:val="32"/>
            <w:szCs w:val="32"/>
          </w:rPr>
          <w:delText xml:space="preserve"> </w:delText>
        </w:r>
        <w:r w:rsidR="00904701">
          <w:rPr>
            <w:rFonts w:ascii="Arial" w:hAnsi="Arial" w:cs="Arial"/>
            <w:sz w:val="32"/>
            <w:szCs w:val="32"/>
          </w:rPr>
          <w:delText xml:space="preserve">but checkbox OFF </w:delText>
        </w:r>
      </w:del>
    </w:p>
    <w:p w14:paraId="50705045" w14:textId="7BCEC981" w:rsidR="00707476" w:rsidRPr="00707476" w:rsidRDefault="00707476" w:rsidP="00707476">
      <w:pPr>
        <w:pStyle w:val="ListParagraph"/>
        <w:numPr>
          <w:ilvl w:val="0"/>
          <w:numId w:val="2"/>
        </w:numPr>
        <w:rPr>
          <w:del w:id="30" w:author="Priya Seethapathy" w:date="2026-09-26T15:19:00Z" w16du:dateUtc="2026-09-26T19:19:00Z"/>
          <w:rFonts w:ascii="Arial" w:hAnsi="Arial" w:cs="Arial"/>
          <w:sz w:val="32"/>
          <w:szCs w:val="32"/>
        </w:rPr>
      </w:pPr>
      <w:del w:id="31" w:author="Priya Seethapathy" w:date="2026-09-26T15:19:00Z" w16du:dateUtc="2026-09-26T19:19:00Z">
        <w:r w:rsidRPr="00707476">
          <w:rPr>
            <w:rFonts w:ascii="Arial" w:hAnsi="Arial" w:cs="Arial"/>
            <w:sz w:val="32"/>
            <w:szCs w:val="32"/>
          </w:rPr>
          <w:delText>first page header and footer defined</w:delText>
        </w:r>
        <w:r w:rsidR="006645EC">
          <w:rPr>
            <w:rFonts w:ascii="Arial" w:hAnsi="Arial" w:cs="Arial"/>
            <w:sz w:val="32"/>
            <w:szCs w:val="32"/>
          </w:rPr>
          <w:delText xml:space="preserve"> </w:delText>
        </w:r>
        <w:r w:rsidR="00904701">
          <w:rPr>
            <w:rFonts w:ascii="Arial" w:hAnsi="Arial" w:cs="Arial"/>
            <w:sz w:val="32"/>
            <w:szCs w:val="32"/>
          </w:rPr>
          <w:delText>– but checkbox OFF</w:delText>
        </w:r>
      </w:del>
    </w:p>
    <w:p w14:paraId="2B412BFF" w14:textId="77777777" w:rsidR="004F01DB" w:rsidRDefault="004F01DB">
      <w:pPr>
        <w:rPr>
          <w:del w:id="32" w:author="Priya Seethapathy" w:date="2026-09-26T15:19:00Z" w16du:dateUtc="2026-09-26T19:19:00Z"/>
        </w:rPr>
      </w:pPr>
    </w:p>
    <w:p w14:paraId="00CD8ECF" w14:textId="77777777" w:rsidR="004F01DB" w:rsidRDefault="004F01DB" w:rsidP="004F01DB">
      <w:pPr>
        <w:rPr>
          <w:del w:id="33" w:author="Priya Seethapathy" w:date="2026-09-26T15:19:00Z" w16du:dateUtc="2026-09-26T19:19:00Z"/>
        </w:rPr>
      </w:pPr>
      <w:del w:id="34" w:author="Priya Seethapathy" w:date="2026-09-26T15:19:00Z" w16du:dateUtc="2026-09-26T19:19:00Z">
        <w:r>
          <w:delTex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delText>
        </w:r>
      </w:del>
    </w:p>
    <w:p w14:paraId="68EC38CB" w14:textId="77777777" w:rsidR="004F01DB" w:rsidRDefault="004F01DB" w:rsidP="004F01DB">
      <w:pPr>
        <w:rPr>
          <w:del w:id="35" w:author="Priya Seethapathy" w:date="2026-09-26T15:19:00Z" w16du:dateUtc="2026-09-26T19:19:00Z"/>
        </w:rPr>
      </w:pPr>
    </w:p>
    <w:p w14:paraId="494BBA49" w14:textId="77777777" w:rsidR="004F01DB" w:rsidRDefault="004F01DB" w:rsidP="004F01DB">
      <w:pPr>
        <w:rPr>
          <w:del w:id="36" w:author="Priya Seethapathy" w:date="2026-09-26T15:19:00Z" w16du:dateUtc="2026-09-26T19:19:00Z"/>
        </w:rPr>
      </w:pPr>
      <w:del w:id="37" w:author="Priya Seethapathy" w:date="2026-09-26T15:19:00Z" w16du:dateUtc="2026-09-26T19:19:00Z">
        <w:r>
          <w:delTex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delText>
        </w:r>
      </w:del>
    </w:p>
    <w:p w14:paraId="79364F18" w14:textId="77777777" w:rsidR="004F01DB" w:rsidRDefault="004F01DB" w:rsidP="004F01DB">
      <w:pPr>
        <w:rPr>
          <w:del w:id="38" w:author="Priya Seethapathy" w:date="2026-09-26T15:19:00Z" w16du:dateUtc="2026-09-26T19:19:00Z"/>
        </w:rPr>
      </w:pPr>
    </w:p>
    <w:p w14:paraId="33853DFC" w14:textId="77777777" w:rsidR="004F01DB" w:rsidRDefault="004F01DB" w:rsidP="004F01DB">
      <w:pPr>
        <w:rPr>
          <w:del w:id="39" w:author="Priya Seethapathy" w:date="2026-09-26T15:19:00Z" w16du:dateUtc="2026-09-26T19:19:00Z"/>
        </w:rPr>
      </w:pPr>
      <w:del w:id="40" w:author="Priya Seethapathy" w:date="2026-09-26T15:19:00Z" w16du:dateUtc="2026-09-26T19:19:00Z">
        <w:r>
          <w:delTex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delText>
        </w:r>
      </w:del>
    </w:p>
    <w:p w14:paraId="19A7C68A" w14:textId="77777777" w:rsidR="004F01DB" w:rsidRDefault="004F01DB" w:rsidP="004F01DB">
      <w:pPr>
        <w:rPr>
          <w:del w:id="41" w:author="Priya Seethapathy" w:date="2026-09-26T15:19:00Z" w16du:dateUtc="2026-09-26T19:19:00Z"/>
        </w:rPr>
      </w:pPr>
    </w:p>
    <w:p w14:paraId="54785561" w14:textId="77777777" w:rsidR="004F01DB" w:rsidRDefault="004F01DB" w:rsidP="004F01DB">
      <w:pPr>
        <w:rPr>
          <w:del w:id="42" w:author="Priya Seethapathy" w:date="2026-09-26T15:19:00Z" w16du:dateUtc="2026-09-26T19:19:00Z"/>
        </w:rPr>
      </w:pPr>
      <w:del w:id="43" w:author="Priya Seethapathy" w:date="2026-09-26T15:19:00Z" w16du:dateUtc="2026-09-26T19:19:00Z">
        <w:r>
          <w:delTex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delText>
        </w:r>
      </w:del>
    </w:p>
    <w:p w14:paraId="27703B63" w14:textId="77777777" w:rsidR="004F01DB" w:rsidRDefault="004F01DB" w:rsidP="004F01DB">
      <w:pPr>
        <w:rPr>
          <w:del w:id="44" w:author="Priya Seethapathy" w:date="2026-09-26T15:19:00Z" w16du:dateUtc="2026-09-26T19:19:00Z"/>
        </w:rPr>
      </w:pPr>
    </w:p>
    <w:p w14:paraId="17A313F1" w14:textId="77777777" w:rsidR="004F01DB" w:rsidRDefault="004F01DB" w:rsidP="004F01DB">
      <w:pPr>
        <w:rPr>
          <w:del w:id="45" w:author="Priya Seethapathy" w:date="2026-09-26T15:19:00Z" w16du:dateUtc="2026-09-26T19:19:00Z"/>
        </w:rPr>
      </w:pPr>
      <w:del w:id="46" w:author="Priya Seethapathy" w:date="2026-09-26T15:19:00Z" w16du:dateUtc="2026-09-26T19:19:00Z">
        <w:r>
          <w:delText>The patent license would not permit the full notice is found. One line to give attribution in the following disclaimer. Redistributions in binary form and its documentation for any purpose with or without fee is required.</w:delText>
        </w:r>
      </w:del>
    </w:p>
    <w:p w14:paraId="6640C942" w14:textId="77777777" w:rsidR="004F01DB" w:rsidRDefault="004F01DB" w:rsidP="004F01DB">
      <w:pPr>
        <w:rPr>
          <w:del w:id="47" w:author="Priya Seethapathy" w:date="2026-09-26T15:19:00Z" w16du:dateUtc="2026-09-26T19:19:00Z"/>
        </w:rPr>
      </w:pPr>
    </w:p>
    <w:p w14:paraId="5E75D878" w14:textId="77777777" w:rsidR="004F01DB" w:rsidRDefault="004F01DB" w:rsidP="004F01DB">
      <w:pPr>
        <w:rPr>
          <w:del w:id="48" w:author="Priya Seethapathy" w:date="2026-09-26T15:19:00Z" w16du:dateUtc="2026-09-26T19:19:00Z"/>
        </w:rPr>
      </w:pPr>
      <w:del w:id="49" w:author="Priya Seethapathy" w:date="2026-09-26T15:19:00Z" w16du:dateUtc="2026-09-26T19:19:00Z">
        <w:r>
          <w:delTex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delText>
        </w:r>
      </w:del>
    </w:p>
    <w:p w14:paraId="69FE5838" w14:textId="77777777" w:rsidR="004F01DB" w:rsidRDefault="004F01DB" w:rsidP="004F01DB">
      <w:pPr>
        <w:rPr>
          <w:del w:id="50" w:author="Priya Seethapathy" w:date="2026-09-26T15:19:00Z" w16du:dateUtc="2026-09-26T19:19:00Z"/>
        </w:rPr>
      </w:pPr>
    </w:p>
    <w:p w14:paraId="5D8B5A5F" w14:textId="77777777" w:rsidR="004F01DB" w:rsidRDefault="004F01DB" w:rsidP="004F01DB">
      <w:pPr>
        <w:rPr>
          <w:del w:id="51" w:author="Priya Seethapathy" w:date="2026-09-26T15:19:00Z" w16du:dateUtc="2026-09-26T19:19:00Z"/>
        </w:rPr>
      </w:pPr>
      <w:del w:id="52" w:author="Priya Seethapathy" w:date="2026-09-26T15:19:00Z" w16du:dateUtc="2026-09-26T19:19:00Z">
        <w:r>
          <w:delTex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delText>
        </w:r>
      </w:del>
    </w:p>
    <w:p w14:paraId="4616DC48" w14:textId="77777777" w:rsidR="004F01DB" w:rsidRDefault="004F01DB" w:rsidP="004F01DB">
      <w:pPr>
        <w:rPr>
          <w:del w:id="53" w:author="Priya Seethapathy" w:date="2026-09-26T15:19:00Z" w16du:dateUtc="2026-09-26T19:19:00Z"/>
        </w:rPr>
      </w:pPr>
    </w:p>
    <w:p w14:paraId="760D93F7" w14:textId="77777777" w:rsidR="004F01DB" w:rsidRDefault="004F01DB" w:rsidP="004F01DB">
      <w:pPr>
        <w:rPr>
          <w:del w:id="54" w:author="Priya Seethapathy" w:date="2026-09-26T15:19:00Z" w16du:dateUtc="2026-09-26T19:19:00Z"/>
        </w:rPr>
      </w:pPr>
      <w:del w:id="55" w:author="Priya Seethapathy" w:date="2026-09-26T15:19:00Z" w16du:dateUtc="2026-09-26T19:19:00Z">
        <w:r>
          <w:delTex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delText>
        </w:r>
      </w:del>
    </w:p>
    <w:p w14:paraId="01F25475" w14:textId="77777777" w:rsidR="004F01DB" w:rsidRDefault="004F01DB" w:rsidP="004F01DB">
      <w:pPr>
        <w:rPr>
          <w:del w:id="56" w:author="Priya Seethapathy" w:date="2026-09-26T15:19:00Z" w16du:dateUtc="2026-09-26T19:19:00Z"/>
        </w:rPr>
      </w:pPr>
    </w:p>
    <w:p w14:paraId="489ECB5E" w14:textId="77777777" w:rsidR="004F01DB" w:rsidRDefault="004F01DB" w:rsidP="004F01DB">
      <w:pPr>
        <w:rPr>
          <w:del w:id="57" w:author="Priya Seethapathy" w:date="2026-09-26T15:19:00Z" w16du:dateUtc="2026-09-26T19:19:00Z"/>
        </w:rPr>
      </w:pPr>
      <w:del w:id="58" w:author="Priya Seethapathy" w:date="2026-09-26T15:19:00Z" w16du:dateUtc="2026-09-26T19:19:00Z">
        <w:r>
          <w:delTex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delText>
        </w:r>
      </w:del>
    </w:p>
    <w:p w14:paraId="0EECBE34" w14:textId="77777777" w:rsidR="004F01DB" w:rsidRDefault="004F01DB" w:rsidP="004F01DB">
      <w:pPr>
        <w:rPr>
          <w:del w:id="59" w:author="Priya Seethapathy" w:date="2026-09-26T15:19:00Z" w16du:dateUtc="2026-09-26T19:19:00Z"/>
        </w:rPr>
      </w:pPr>
    </w:p>
    <w:p w14:paraId="2B498E55" w14:textId="77777777" w:rsidR="004F01DB" w:rsidRDefault="004F01DB" w:rsidP="004F01DB">
      <w:pPr>
        <w:rPr>
          <w:del w:id="60" w:author="Priya Seethapathy" w:date="2026-09-26T15:19:00Z" w16du:dateUtc="2026-09-26T19:19:00Z"/>
        </w:rPr>
      </w:pPr>
      <w:del w:id="61" w:author="Priya Seethapathy" w:date="2026-09-26T15:19:00Z" w16du:dateUtc="2026-09-26T19:19:00Z">
        <w:r>
          <w:delTex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delText>
        </w:r>
      </w:del>
    </w:p>
    <w:p w14:paraId="3FE62A9F" w14:textId="77777777" w:rsidR="004F01DB" w:rsidRDefault="004F01DB" w:rsidP="004F01DB">
      <w:pPr>
        <w:rPr>
          <w:del w:id="62" w:author="Priya Seethapathy" w:date="2026-09-26T15:19:00Z" w16du:dateUtc="2026-09-26T19:19:00Z"/>
        </w:rPr>
      </w:pPr>
    </w:p>
    <w:p w14:paraId="7BFDE422" w14:textId="77777777" w:rsidR="004F01DB" w:rsidRDefault="004F01DB" w:rsidP="004F01DB">
      <w:pPr>
        <w:rPr>
          <w:del w:id="63" w:author="Priya Seethapathy" w:date="2026-09-26T15:19:00Z" w16du:dateUtc="2026-09-26T19:19:00Z"/>
        </w:rPr>
      </w:pPr>
      <w:del w:id="64" w:author="Priya Seethapathy" w:date="2026-09-26T15:19:00Z" w16du:dateUtc="2026-09-26T19:19:00Z">
        <w:r>
          <w:delTex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delText>
        </w:r>
      </w:del>
    </w:p>
    <w:p w14:paraId="5625EC67" w14:textId="77777777" w:rsidR="004F01DB" w:rsidRDefault="004F01DB" w:rsidP="004F01DB">
      <w:pPr>
        <w:rPr>
          <w:del w:id="65" w:author="Priya Seethapathy" w:date="2026-09-26T15:19:00Z" w16du:dateUtc="2026-09-26T19:19:00Z"/>
        </w:rPr>
      </w:pPr>
    </w:p>
    <w:p w14:paraId="07EB1598" w14:textId="77777777" w:rsidR="004F01DB" w:rsidRDefault="004F01DB" w:rsidP="004F01DB">
      <w:pPr>
        <w:rPr>
          <w:del w:id="66" w:author="Priya Seethapathy" w:date="2026-09-26T15:19:00Z" w16du:dateUtc="2026-09-26T19:19:00Z"/>
        </w:rPr>
      </w:pPr>
      <w:del w:id="67" w:author="Priya Seethapathy" w:date="2026-09-26T15:19:00Z" w16du:dateUtc="2026-09-26T19:19:00Z">
        <w:r>
          <w:delTex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delText>
        </w:r>
      </w:del>
    </w:p>
    <w:p w14:paraId="60A82A74" w14:textId="77777777" w:rsidR="004F01DB" w:rsidRDefault="004F01DB" w:rsidP="004F01DB">
      <w:pPr>
        <w:rPr>
          <w:del w:id="68" w:author="Priya Seethapathy" w:date="2026-09-26T15:19:00Z" w16du:dateUtc="2026-09-26T19:19:00Z"/>
        </w:rPr>
      </w:pPr>
    </w:p>
    <w:p w14:paraId="3971476F" w14:textId="2E7193DC" w:rsidR="004F01DB" w:rsidRDefault="004F01DB" w:rsidP="004F01DB">
      <w:pPr>
        <w:rPr>
          <w:del w:id="69" w:author="Priya Seethapathy" w:date="2026-09-26T15:19:00Z" w16du:dateUtc="2026-09-26T19:19:00Z"/>
        </w:rPr>
      </w:pPr>
      <w:del w:id="70" w:author="Priya Seethapathy" w:date="2026-09-26T15:19:00Z" w16du:dateUtc="2026-09-26T19:19:00Z">
        <w:r>
          <w:delTex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delText>
        </w:r>
      </w:del>
    </w:p>
    <w:p w14:paraId="44888E06" w14:textId="77777777" w:rsidR="004F01DB" w:rsidRDefault="004F01DB" w:rsidP="004F01DB">
      <w:pPr>
        <w:rPr>
          <w:del w:id="71" w:author="Priya Seethapathy" w:date="2026-09-26T15:19:00Z" w16du:dateUtc="2026-09-26T19:19:00Z"/>
        </w:rPr>
      </w:pPr>
    </w:p>
    <w:p w14:paraId="7C18433F" w14:textId="77777777" w:rsidR="004F01DB" w:rsidRDefault="004F01DB" w:rsidP="004F01DB">
      <w:pPr>
        <w:rPr>
          <w:del w:id="72" w:author="Priya Seethapathy" w:date="2026-09-26T15:19:00Z" w16du:dateUtc="2026-09-26T19:19:00Z"/>
        </w:rPr>
      </w:pPr>
      <w:del w:id="73" w:author="Priya Seethapathy" w:date="2026-09-26T15:19:00Z" w16du:dateUtc="2026-09-26T19:19:00Z">
        <w:r>
          <w:delTex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delText>
        </w:r>
      </w:del>
    </w:p>
    <w:p w14:paraId="49D8B38F" w14:textId="77777777" w:rsidR="004F01DB" w:rsidRDefault="004F01DB" w:rsidP="004F01DB">
      <w:pPr>
        <w:rPr>
          <w:del w:id="74" w:author="Priya Seethapathy" w:date="2026-09-26T15:19:00Z" w16du:dateUtc="2026-09-26T19:19:00Z"/>
        </w:rPr>
      </w:pPr>
    </w:p>
    <w:p w14:paraId="196D4F8A" w14:textId="77777777" w:rsidR="004F01DB" w:rsidRDefault="004F01DB" w:rsidP="004F01DB">
      <w:pPr>
        <w:rPr>
          <w:del w:id="75" w:author="Priya Seethapathy" w:date="2026-09-26T15:19:00Z" w16du:dateUtc="2026-09-26T19:19:00Z"/>
        </w:rPr>
      </w:pPr>
      <w:del w:id="76" w:author="Priya Seethapathy" w:date="2026-09-26T15:19:00Z" w16du:dateUtc="2026-09-26T19:19:00Z">
        <w:r>
          <w:delTex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delText>
        </w:r>
      </w:del>
    </w:p>
    <w:p w14:paraId="11912BC4" w14:textId="77777777" w:rsidR="004F01DB" w:rsidRDefault="004F01DB" w:rsidP="004F01DB">
      <w:pPr>
        <w:rPr>
          <w:del w:id="77" w:author="Priya Seethapathy" w:date="2026-09-26T15:19:00Z" w16du:dateUtc="2026-09-26T19:19:00Z"/>
        </w:rPr>
      </w:pPr>
    </w:p>
    <w:p w14:paraId="0948AE63" w14:textId="77777777" w:rsidR="004F01DB" w:rsidRDefault="004F01DB" w:rsidP="004F01DB">
      <w:pPr>
        <w:rPr>
          <w:del w:id="78" w:author="Priya Seethapathy" w:date="2026-09-26T15:19:00Z" w16du:dateUtc="2026-09-26T19:19:00Z"/>
        </w:rPr>
      </w:pPr>
      <w:del w:id="79" w:author="Priya Seethapathy" w:date="2026-09-26T15:19:00Z" w16du:dateUtc="2026-09-26T19:19:00Z">
        <w:r>
          <w:delTex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delText>
        </w:r>
      </w:del>
    </w:p>
    <w:p w14:paraId="4456B793" w14:textId="77777777" w:rsidR="004F01DB" w:rsidRDefault="004F01DB" w:rsidP="004F01DB">
      <w:pPr>
        <w:rPr>
          <w:del w:id="80" w:author="Priya Seethapathy" w:date="2026-09-26T15:19:00Z" w16du:dateUtc="2026-09-26T19:19:00Z"/>
        </w:rPr>
      </w:pPr>
    </w:p>
    <w:p w14:paraId="4DCD514D" w14:textId="77777777" w:rsidR="004F01DB" w:rsidRDefault="004F01DB" w:rsidP="004F01DB">
      <w:pPr>
        <w:rPr>
          <w:del w:id="81" w:author="Priya Seethapathy" w:date="2026-09-26T15:19:00Z" w16du:dateUtc="2026-09-26T19:19:00Z"/>
        </w:rPr>
      </w:pPr>
      <w:del w:id="82" w:author="Priya Seethapathy" w:date="2026-09-26T15:19:00Z" w16du:dateUtc="2026-09-26T19:19:00Z">
        <w:r>
          <w:delTex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delText>
        </w:r>
      </w:del>
    </w:p>
    <w:p w14:paraId="58B4DB13" w14:textId="77777777" w:rsidR="004F01DB" w:rsidRDefault="004F01DB" w:rsidP="004F01DB">
      <w:pPr>
        <w:rPr>
          <w:del w:id="83" w:author="Priya Seethapathy" w:date="2026-09-26T15:19:00Z" w16du:dateUtc="2026-09-26T19:19:00Z"/>
        </w:rPr>
      </w:pPr>
    </w:p>
    <w:p w14:paraId="2D455B85" w14:textId="77777777" w:rsidR="004F01DB" w:rsidRDefault="004F01DB" w:rsidP="004F01DB">
      <w:pPr>
        <w:rPr>
          <w:del w:id="84" w:author="Priya Seethapathy" w:date="2026-09-26T15:19:00Z" w16du:dateUtc="2026-09-26T19:19:00Z"/>
        </w:rPr>
      </w:pPr>
      <w:del w:id="85" w:author="Priya Seethapathy" w:date="2026-09-26T15:19:00Z" w16du:dateUtc="2026-09-26T19:19:00Z">
        <w:r>
          <w:delText>The patent license would not permit the full notice is found. One line to give attribution in the following disclaimer. Redistributions in binary form and its documentation for any purpose with or without fee is required.</w:delText>
        </w:r>
      </w:del>
    </w:p>
    <w:p w14:paraId="58D4BB35" w14:textId="77777777" w:rsidR="004F01DB" w:rsidRDefault="004F01DB" w:rsidP="004F01DB">
      <w:pPr>
        <w:rPr>
          <w:del w:id="86" w:author="Priya Seethapathy" w:date="2026-09-26T15:19:00Z" w16du:dateUtc="2026-09-26T19:19:00Z"/>
        </w:rPr>
      </w:pPr>
    </w:p>
    <w:p w14:paraId="741EBB70" w14:textId="77777777" w:rsidR="004F01DB" w:rsidRDefault="004F01DB" w:rsidP="004F01DB">
      <w:pPr>
        <w:rPr>
          <w:del w:id="87" w:author="Priya Seethapathy" w:date="2026-09-26T15:19:00Z" w16du:dateUtc="2026-09-26T19:19:00Z"/>
        </w:rPr>
      </w:pPr>
      <w:del w:id="88" w:author="Priya Seethapathy" w:date="2026-09-26T15:19:00Z" w16du:dateUtc="2026-09-26T19:19:00Z">
        <w:r>
          <w:delTex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delText>
        </w:r>
      </w:del>
    </w:p>
    <w:p w14:paraId="5A09BA10" w14:textId="77777777" w:rsidR="004F01DB" w:rsidRDefault="004F01DB" w:rsidP="004F01DB">
      <w:pPr>
        <w:rPr>
          <w:del w:id="89" w:author="Priya Seethapathy" w:date="2026-09-26T15:19:00Z" w16du:dateUtc="2026-09-26T19:19:00Z"/>
        </w:rPr>
      </w:pPr>
    </w:p>
    <w:p w14:paraId="4233D3C0" w14:textId="77777777" w:rsidR="004F01DB" w:rsidRDefault="004F01DB" w:rsidP="004F01DB">
      <w:pPr>
        <w:rPr>
          <w:del w:id="90" w:author="Priya Seethapathy" w:date="2026-09-26T15:19:00Z" w16du:dateUtc="2026-09-26T19:19:00Z"/>
        </w:rPr>
      </w:pPr>
      <w:del w:id="91" w:author="Priya Seethapathy" w:date="2026-09-26T15:19:00Z" w16du:dateUtc="2026-09-26T19:19:00Z">
        <w:r>
          <w:delTex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delText>
        </w:r>
      </w:del>
    </w:p>
    <w:p w14:paraId="594F41B8" w14:textId="77777777" w:rsidR="004F01DB" w:rsidRDefault="004F01DB" w:rsidP="004F01DB">
      <w:pPr>
        <w:rPr>
          <w:del w:id="92" w:author="Priya Seethapathy" w:date="2026-09-26T15:19:00Z" w16du:dateUtc="2026-09-26T19:19:00Z"/>
        </w:rPr>
      </w:pPr>
    </w:p>
    <w:p w14:paraId="509908EF" w14:textId="77777777" w:rsidR="004F01DB" w:rsidRDefault="004F01DB" w:rsidP="004F01DB">
      <w:pPr>
        <w:rPr>
          <w:del w:id="93" w:author="Priya Seethapathy" w:date="2026-09-26T15:19:00Z" w16du:dateUtc="2026-09-26T19:19:00Z"/>
        </w:rPr>
      </w:pPr>
      <w:del w:id="94" w:author="Priya Seethapathy" w:date="2026-09-26T15:19:00Z" w16du:dateUtc="2026-09-26T19:19:00Z">
        <w:r>
          <w:delTex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delText>
        </w:r>
      </w:del>
    </w:p>
    <w:p w14:paraId="19F8918B" w14:textId="77777777" w:rsidR="004F01DB" w:rsidRDefault="004F01DB" w:rsidP="004F01DB">
      <w:pPr>
        <w:rPr>
          <w:del w:id="95" w:author="Priya Seethapathy" w:date="2026-09-26T15:19:00Z" w16du:dateUtc="2026-09-26T19:19:00Z"/>
        </w:rPr>
      </w:pPr>
    </w:p>
    <w:p w14:paraId="6FF4375E" w14:textId="77777777" w:rsidR="004F01DB" w:rsidRDefault="004F01DB" w:rsidP="004F01DB">
      <w:pPr>
        <w:rPr>
          <w:del w:id="96" w:author="Priya Seethapathy" w:date="2026-09-26T15:19:00Z" w16du:dateUtc="2026-09-26T19:19:00Z"/>
        </w:rPr>
      </w:pPr>
      <w:del w:id="97" w:author="Priya Seethapathy" w:date="2026-09-26T15:19:00Z" w16du:dateUtc="2026-09-26T19:19:00Z">
        <w:r>
          <w:delTex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delText>
        </w:r>
      </w:del>
    </w:p>
    <w:p w14:paraId="06FD01FF" w14:textId="77777777" w:rsidR="004F01DB" w:rsidRDefault="004F01DB" w:rsidP="004F01DB">
      <w:pPr>
        <w:rPr>
          <w:del w:id="98" w:author="Priya Seethapathy" w:date="2026-09-26T15:19:00Z" w16du:dateUtc="2026-09-26T19:19:00Z"/>
        </w:rPr>
      </w:pPr>
    </w:p>
    <w:p w14:paraId="334235E1" w14:textId="77777777" w:rsidR="004F01DB" w:rsidRDefault="004F01DB" w:rsidP="004F01DB">
      <w:pPr>
        <w:rPr>
          <w:del w:id="99" w:author="Priya Seethapathy" w:date="2026-09-26T15:19:00Z" w16du:dateUtc="2026-09-26T19:19:00Z"/>
        </w:rPr>
      </w:pPr>
      <w:del w:id="100" w:author="Priya Seethapathy" w:date="2026-09-26T15:19:00Z" w16du:dateUtc="2026-09-26T19:19:00Z">
        <w:r>
          <w:delTex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delText>
        </w:r>
      </w:del>
    </w:p>
    <w:p w14:paraId="0E19D2F5" w14:textId="77777777" w:rsidR="004F01DB" w:rsidRDefault="004F01DB" w:rsidP="004F01DB">
      <w:pPr>
        <w:rPr>
          <w:del w:id="101" w:author="Priya Seethapathy" w:date="2026-09-26T15:19:00Z" w16du:dateUtc="2026-09-26T19:19:00Z"/>
        </w:rPr>
      </w:pPr>
    </w:p>
    <w:p w14:paraId="0FBEA8CB" w14:textId="77777777" w:rsidR="004F01DB" w:rsidRDefault="004F01DB" w:rsidP="004F01DB">
      <w:pPr>
        <w:rPr>
          <w:del w:id="102" w:author="Priya Seethapathy" w:date="2026-09-26T15:19:00Z" w16du:dateUtc="2026-09-26T19:19:00Z"/>
        </w:rPr>
      </w:pPr>
      <w:del w:id="103" w:author="Priya Seethapathy" w:date="2026-09-26T15:19:00Z" w16du:dateUtc="2026-09-26T19:19:00Z">
        <w:r>
          <w:delTex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delText>
        </w:r>
      </w:del>
    </w:p>
    <w:p w14:paraId="205E3888" w14:textId="77777777" w:rsidR="004F01DB" w:rsidRDefault="004F01DB" w:rsidP="004F01DB">
      <w:pPr>
        <w:rPr>
          <w:del w:id="104" w:author="Priya Seethapathy" w:date="2026-09-26T15:19:00Z" w16du:dateUtc="2026-09-26T19:19:00Z"/>
        </w:rPr>
      </w:pPr>
    </w:p>
    <w:p w14:paraId="59AB8981" w14:textId="77777777" w:rsidR="004F01DB" w:rsidRDefault="004F01DB" w:rsidP="004F01DB">
      <w:pPr>
        <w:rPr>
          <w:del w:id="105" w:author="Priya Seethapathy" w:date="2026-09-26T15:19:00Z" w16du:dateUtc="2026-09-26T19:19:00Z"/>
        </w:rPr>
      </w:pPr>
      <w:del w:id="106" w:author="Priya Seethapathy" w:date="2026-09-26T15:19:00Z" w16du:dateUtc="2026-09-26T19:19:00Z">
        <w:r>
          <w:delTex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delText>
        </w:r>
      </w:del>
    </w:p>
    <w:p w14:paraId="24C6FA5F" w14:textId="77777777" w:rsidR="004F01DB" w:rsidRDefault="004F01DB" w:rsidP="004F01DB">
      <w:pPr>
        <w:rPr>
          <w:del w:id="107" w:author="Priya Seethapathy" w:date="2026-09-26T15:19:00Z" w16du:dateUtc="2026-09-26T19:19:00Z"/>
        </w:rPr>
      </w:pPr>
    </w:p>
    <w:p w14:paraId="0901CD5E" w14:textId="007FE68F" w:rsidR="004F01DB" w:rsidRDefault="004F01DB" w:rsidP="004F01DB">
      <w:pPr>
        <w:rPr>
          <w:del w:id="108" w:author="Priya Seethapathy" w:date="2026-09-26T15:19:00Z" w16du:dateUtc="2026-09-26T19:19:00Z"/>
        </w:rPr>
      </w:pPr>
      <w:del w:id="109" w:author="Priya Seethapathy" w:date="2026-09-26T15:19:00Z" w16du:dateUtc="2026-09-26T19:19:00Z">
        <w:r>
          <w:delTex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delText>
        </w:r>
      </w:del>
    </w:p>
    <w:p w14:paraId="6F588029" w14:textId="77777777" w:rsidR="004F01DB" w:rsidRDefault="004F01DB" w:rsidP="004F01DB">
      <w:pPr>
        <w:rPr>
          <w:del w:id="110" w:author="Priya Seethapathy" w:date="2026-09-26T15:19:00Z" w16du:dateUtc="2026-09-26T19:19:00Z"/>
        </w:rPr>
      </w:pPr>
    </w:p>
    <w:p w14:paraId="32F3FB69" w14:textId="77777777" w:rsidR="004F01DB" w:rsidRDefault="004F01DB" w:rsidP="004F01DB">
      <w:pPr>
        <w:rPr>
          <w:del w:id="111" w:author="Priya Seethapathy" w:date="2026-09-26T15:19:00Z" w16du:dateUtc="2026-09-26T19:19:00Z"/>
        </w:rPr>
      </w:pPr>
      <w:del w:id="112" w:author="Priya Seethapathy" w:date="2026-09-26T15:19:00Z" w16du:dateUtc="2026-09-26T19:19:00Z">
        <w:r>
          <w:delTex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delText>
        </w:r>
      </w:del>
    </w:p>
    <w:p w14:paraId="5500A849" w14:textId="77777777" w:rsidR="004F01DB" w:rsidRDefault="004F01DB" w:rsidP="004F01DB">
      <w:pPr>
        <w:rPr>
          <w:del w:id="113" w:author="Priya Seethapathy" w:date="2026-09-26T15:19:00Z" w16du:dateUtc="2026-09-26T19:19:00Z"/>
        </w:rPr>
      </w:pPr>
    </w:p>
    <w:p w14:paraId="1544DAC1" w14:textId="77777777" w:rsidR="004F01DB" w:rsidRDefault="004F01DB" w:rsidP="004F01DB">
      <w:pPr>
        <w:rPr>
          <w:del w:id="114" w:author="Priya Seethapathy" w:date="2026-09-26T15:19:00Z" w16du:dateUtc="2026-09-26T19:19:00Z"/>
        </w:rPr>
      </w:pPr>
      <w:del w:id="115" w:author="Priya Seethapathy" w:date="2026-09-26T15:19:00Z" w16du:dateUtc="2026-09-26T19:19:00Z">
        <w:r>
          <w:delTex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delText>
        </w:r>
      </w:del>
    </w:p>
    <w:p w14:paraId="0D88D69D" w14:textId="77777777" w:rsidR="004F01DB" w:rsidRDefault="004F01DB" w:rsidP="004F01DB">
      <w:pPr>
        <w:rPr>
          <w:del w:id="116" w:author="Priya Seethapathy" w:date="2026-09-26T15:19:00Z" w16du:dateUtc="2026-09-26T19:19:00Z"/>
        </w:rPr>
      </w:pPr>
    </w:p>
    <w:p w14:paraId="559DF6DD" w14:textId="77777777" w:rsidR="004F01DB" w:rsidRDefault="004F01DB" w:rsidP="004F01DB">
      <w:pPr>
        <w:rPr>
          <w:del w:id="117" w:author="Priya Seethapathy" w:date="2026-09-26T15:19:00Z" w16du:dateUtc="2026-09-26T19:19:00Z"/>
        </w:rPr>
      </w:pPr>
      <w:del w:id="118" w:author="Priya Seethapathy" w:date="2026-09-26T15:19:00Z" w16du:dateUtc="2026-09-26T19:19:00Z">
        <w:r>
          <w:delTex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delText>
        </w:r>
      </w:del>
    </w:p>
    <w:p w14:paraId="28144E1C" w14:textId="77777777" w:rsidR="004F01DB" w:rsidRDefault="004F01DB" w:rsidP="004F01DB">
      <w:pPr>
        <w:rPr>
          <w:del w:id="119" w:author="Priya Seethapathy" w:date="2026-09-26T15:19:00Z" w16du:dateUtc="2026-09-26T19:19:00Z"/>
        </w:rPr>
      </w:pPr>
    </w:p>
    <w:p w14:paraId="2E054923" w14:textId="77777777" w:rsidR="004F01DB" w:rsidRDefault="004F01DB" w:rsidP="004F01DB">
      <w:pPr>
        <w:rPr>
          <w:del w:id="120" w:author="Priya Seethapathy" w:date="2026-09-26T15:19:00Z" w16du:dateUtc="2026-09-26T19:19:00Z"/>
        </w:rPr>
      </w:pPr>
      <w:del w:id="121" w:author="Priya Seethapathy" w:date="2026-09-26T15:19:00Z" w16du:dateUtc="2026-09-26T19:19:00Z">
        <w:r>
          <w:delTex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delText>
        </w:r>
      </w:del>
    </w:p>
    <w:p w14:paraId="1BD389B3" w14:textId="77777777" w:rsidR="004F01DB" w:rsidRDefault="004F01DB" w:rsidP="004F01DB">
      <w:pPr>
        <w:rPr>
          <w:del w:id="122" w:author="Priya Seethapathy" w:date="2026-09-26T15:19:00Z" w16du:dateUtc="2026-09-26T19:19:00Z"/>
        </w:rPr>
      </w:pPr>
    </w:p>
    <w:p w14:paraId="1D566488" w14:textId="77777777" w:rsidR="004F01DB" w:rsidRDefault="004F01DB" w:rsidP="004F01DB">
      <w:pPr>
        <w:rPr>
          <w:del w:id="123" w:author="Priya Seethapathy" w:date="2026-09-26T15:19:00Z" w16du:dateUtc="2026-09-26T19:19:00Z"/>
        </w:rPr>
      </w:pPr>
      <w:del w:id="124" w:author="Priya Seethapathy" w:date="2026-09-26T15:19:00Z" w16du:dateUtc="2026-09-26T19:19:00Z">
        <w:r>
          <w:delText>The patent license would not permit the full notice is found. One line to give attribution in the following disclaimer. Redistributions in binary form and its documentation for any purpose with or without fee is required.</w:delText>
        </w:r>
      </w:del>
    </w:p>
    <w:p w14:paraId="165B7A58" w14:textId="77777777" w:rsidR="004F01DB" w:rsidRDefault="004F01DB" w:rsidP="004F01DB">
      <w:pPr>
        <w:rPr>
          <w:del w:id="125" w:author="Priya Seethapathy" w:date="2026-09-26T15:19:00Z" w16du:dateUtc="2026-09-26T19:19:00Z"/>
        </w:rPr>
      </w:pPr>
    </w:p>
    <w:p w14:paraId="4E7139A4" w14:textId="77777777" w:rsidR="004F01DB" w:rsidRDefault="004F01DB" w:rsidP="004F01DB">
      <w:pPr>
        <w:rPr>
          <w:del w:id="126" w:author="Priya Seethapathy" w:date="2026-09-26T15:19:00Z" w16du:dateUtc="2026-09-26T19:19:00Z"/>
        </w:rPr>
      </w:pPr>
      <w:del w:id="127" w:author="Priya Seethapathy" w:date="2026-09-26T15:19:00Z" w16du:dateUtc="2026-09-26T19:19:00Z">
        <w:r>
          <w:delTex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delText>
        </w:r>
      </w:del>
    </w:p>
    <w:p w14:paraId="68BD20D7" w14:textId="77777777" w:rsidR="004F01DB" w:rsidRDefault="004F01DB" w:rsidP="004F01DB">
      <w:pPr>
        <w:rPr>
          <w:del w:id="128" w:author="Priya Seethapathy" w:date="2026-09-26T15:19:00Z" w16du:dateUtc="2026-09-26T19:19:00Z"/>
        </w:rPr>
      </w:pPr>
    </w:p>
    <w:p w14:paraId="3AA1D742" w14:textId="77777777" w:rsidR="004F01DB" w:rsidRDefault="004F01DB" w:rsidP="004F01DB">
      <w:pPr>
        <w:rPr>
          <w:del w:id="129" w:author="Priya Seethapathy" w:date="2026-09-26T15:19:00Z" w16du:dateUtc="2026-09-26T19:19:00Z"/>
        </w:rPr>
      </w:pPr>
      <w:del w:id="130" w:author="Priya Seethapathy" w:date="2026-09-26T15:19:00Z" w16du:dateUtc="2026-09-26T19:19:00Z">
        <w:r>
          <w:delTex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delText>
        </w:r>
      </w:del>
    </w:p>
    <w:p w14:paraId="6DCBE22E" w14:textId="77777777" w:rsidR="004F01DB" w:rsidRDefault="004F01DB" w:rsidP="004F01DB">
      <w:pPr>
        <w:rPr>
          <w:del w:id="131" w:author="Priya Seethapathy" w:date="2026-09-26T15:19:00Z" w16du:dateUtc="2026-09-26T19:19:00Z"/>
        </w:rPr>
      </w:pPr>
    </w:p>
    <w:p w14:paraId="41B0EB6F" w14:textId="77777777" w:rsidR="004F01DB" w:rsidRDefault="004F01DB" w:rsidP="004F01DB">
      <w:pPr>
        <w:rPr>
          <w:del w:id="132" w:author="Priya Seethapathy" w:date="2026-09-26T15:19:00Z" w16du:dateUtc="2026-09-26T19:19:00Z"/>
        </w:rPr>
      </w:pPr>
      <w:del w:id="133" w:author="Priya Seethapathy" w:date="2026-09-26T15:19:00Z" w16du:dateUtc="2026-09-26T19:19:00Z">
        <w:r>
          <w:delTex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delText>
        </w:r>
      </w:del>
    </w:p>
    <w:p w14:paraId="3B44CA61" w14:textId="77777777" w:rsidR="004F01DB" w:rsidRDefault="004F01DB" w:rsidP="004F01DB">
      <w:pPr>
        <w:rPr>
          <w:del w:id="134" w:author="Priya Seethapathy" w:date="2026-09-26T15:19:00Z" w16du:dateUtc="2026-09-26T19:19:00Z"/>
        </w:rPr>
      </w:pPr>
    </w:p>
    <w:p w14:paraId="5914C8E6" w14:textId="77777777" w:rsidR="004F01DB" w:rsidRDefault="004F01DB" w:rsidP="004F01DB">
      <w:pPr>
        <w:rPr>
          <w:del w:id="135" w:author="Priya Seethapathy" w:date="2026-09-26T15:19:00Z" w16du:dateUtc="2026-09-26T19:19:00Z"/>
        </w:rPr>
      </w:pPr>
      <w:del w:id="136" w:author="Priya Seethapathy" w:date="2026-09-26T15:19:00Z" w16du:dateUtc="2026-09-26T19:19:00Z">
        <w:r>
          <w:delTex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delText>
        </w:r>
      </w:del>
    </w:p>
    <w:p w14:paraId="0D6BFB58" w14:textId="77777777" w:rsidR="004F01DB" w:rsidRDefault="004F01DB" w:rsidP="004F01DB">
      <w:pPr>
        <w:rPr>
          <w:del w:id="137" w:author="Priya Seethapathy" w:date="2026-09-26T15:19:00Z" w16du:dateUtc="2026-09-26T19:19:00Z"/>
        </w:rPr>
      </w:pPr>
    </w:p>
    <w:p w14:paraId="02962601" w14:textId="77777777" w:rsidR="004F01DB" w:rsidRDefault="004F01DB" w:rsidP="004F01DB">
      <w:pPr>
        <w:rPr>
          <w:del w:id="138" w:author="Priya Seethapathy" w:date="2026-09-26T15:19:00Z" w16du:dateUtc="2026-09-26T19:19:00Z"/>
        </w:rPr>
      </w:pPr>
      <w:del w:id="139" w:author="Priya Seethapathy" w:date="2026-09-26T15:19:00Z" w16du:dateUtc="2026-09-26T19:19:00Z">
        <w:r>
          <w:delTex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delText>
        </w:r>
      </w:del>
    </w:p>
    <w:p w14:paraId="553CAF55" w14:textId="77777777" w:rsidR="004F01DB" w:rsidRDefault="004F01DB" w:rsidP="004F01DB">
      <w:pPr>
        <w:rPr>
          <w:del w:id="140" w:author="Priya Seethapathy" w:date="2026-09-26T15:19:00Z" w16du:dateUtc="2026-09-26T19:19:00Z"/>
        </w:rPr>
      </w:pPr>
    </w:p>
    <w:p w14:paraId="141F27DA" w14:textId="77777777" w:rsidR="004F01DB" w:rsidRDefault="004F01DB" w:rsidP="004F01DB">
      <w:pPr>
        <w:rPr>
          <w:del w:id="141" w:author="Priya Seethapathy" w:date="2026-09-26T15:19:00Z" w16du:dateUtc="2026-09-26T19:19:00Z"/>
        </w:rPr>
      </w:pPr>
      <w:del w:id="142" w:author="Priya Seethapathy" w:date="2026-09-26T15:19:00Z" w16du:dateUtc="2026-09-26T19:19:00Z">
        <w:r>
          <w:delTex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delText>
        </w:r>
      </w:del>
    </w:p>
    <w:p w14:paraId="0A4883C1" w14:textId="77777777" w:rsidR="004F01DB" w:rsidRDefault="004F01DB" w:rsidP="004F01DB">
      <w:pPr>
        <w:rPr>
          <w:del w:id="143" w:author="Priya Seethapathy" w:date="2026-09-26T15:19:00Z" w16du:dateUtc="2026-09-26T19:19:00Z"/>
        </w:rPr>
      </w:pPr>
    </w:p>
    <w:p w14:paraId="1AF34760" w14:textId="77777777" w:rsidR="004F01DB" w:rsidRDefault="004F01DB" w:rsidP="004F01DB">
      <w:pPr>
        <w:rPr>
          <w:del w:id="144" w:author="Priya Seethapathy" w:date="2026-09-26T15:19:00Z" w16du:dateUtc="2026-09-26T19:19:00Z"/>
        </w:rPr>
      </w:pPr>
      <w:del w:id="145" w:author="Priya Seethapathy" w:date="2026-09-26T15:19:00Z" w16du:dateUtc="2026-09-26T19:19:00Z">
        <w:r>
          <w:delTex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delText>
        </w:r>
      </w:del>
    </w:p>
    <w:p w14:paraId="0205F390" w14:textId="77777777" w:rsidR="004F01DB" w:rsidRDefault="004F01DB" w:rsidP="004F01DB">
      <w:pPr>
        <w:rPr>
          <w:del w:id="146" w:author="Priya Seethapathy" w:date="2026-09-26T15:19:00Z" w16du:dateUtc="2026-09-26T19:19:00Z"/>
        </w:rPr>
      </w:pPr>
    </w:p>
    <w:p w14:paraId="0A20D19C" w14:textId="395D8BF1" w:rsidR="004F01DB" w:rsidRDefault="004F01DB" w:rsidP="004F01DB">
      <w:pPr>
        <w:rPr>
          <w:del w:id="147" w:author="Priya Seethapathy" w:date="2026-09-26T15:19:00Z" w16du:dateUtc="2026-09-26T19:19:00Z"/>
        </w:rPr>
      </w:pPr>
      <w:del w:id="148" w:author="Priya Seethapathy" w:date="2026-09-26T15:19:00Z" w16du:dateUtc="2026-09-26T19:19:00Z">
        <w:r>
          <w:delTex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delText>
        </w:r>
      </w:del>
    </w:p>
    <w:p w14:paraId="0EF72AA3" w14:textId="77777777" w:rsidR="004F01DB" w:rsidRDefault="004F01DB" w:rsidP="004F01DB">
      <w:pPr>
        <w:rPr>
          <w:del w:id="149" w:author="Priya Seethapathy" w:date="2026-09-26T15:19:00Z" w16du:dateUtc="2026-09-26T19:19:00Z"/>
        </w:rPr>
      </w:pPr>
    </w:p>
    <w:p w14:paraId="6103222C" w14:textId="77777777" w:rsidR="004F01DB" w:rsidRDefault="004F01DB" w:rsidP="004F01DB">
      <w:pPr>
        <w:rPr>
          <w:del w:id="150" w:author="Priya Seethapathy" w:date="2026-09-26T15:19:00Z" w16du:dateUtc="2026-09-26T19:19:00Z"/>
        </w:rPr>
      </w:pPr>
      <w:del w:id="151" w:author="Priya Seethapathy" w:date="2026-09-26T15:19:00Z" w16du:dateUtc="2026-09-26T19:19:00Z">
        <w:r>
          <w:delTex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delText>
        </w:r>
      </w:del>
    </w:p>
    <w:p w14:paraId="5042EB71" w14:textId="77777777" w:rsidR="004F01DB" w:rsidRDefault="004F01DB" w:rsidP="004F01DB">
      <w:pPr>
        <w:rPr>
          <w:del w:id="152" w:author="Priya Seethapathy" w:date="2026-09-26T15:19:00Z" w16du:dateUtc="2026-09-26T19:19:00Z"/>
        </w:rPr>
      </w:pPr>
    </w:p>
    <w:p w14:paraId="324F38C0" w14:textId="77777777" w:rsidR="004F01DB" w:rsidRDefault="004F01DB" w:rsidP="004F01DB">
      <w:pPr>
        <w:rPr>
          <w:del w:id="153" w:author="Priya Seethapathy" w:date="2026-09-26T15:19:00Z" w16du:dateUtc="2026-09-26T19:19:00Z"/>
        </w:rPr>
      </w:pPr>
      <w:del w:id="154" w:author="Priya Seethapathy" w:date="2026-09-26T15:19:00Z" w16du:dateUtc="2026-09-26T19:19:00Z">
        <w:r>
          <w:delTex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delText>
        </w:r>
      </w:del>
    </w:p>
    <w:p w14:paraId="2440EA67" w14:textId="77777777" w:rsidR="004F01DB" w:rsidRDefault="004F01DB" w:rsidP="004F01DB">
      <w:pPr>
        <w:rPr>
          <w:del w:id="155" w:author="Priya Seethapathy" w:date="2026-09-26T15:19:00Z" w16du:dateUtc="2026-09-26T19:19:00Z"/>
        </w:rPr>
      </w:pPr>
    </w:p>
    <w:p w14:paraId="696D4449" w14:textId="77777777" w:rsidR="004F01DB" w:rsidRDefault="004F01DB" w:rsidP="004F01DB">
      <w:pPr>
        <w:rPr>
          <w:del w:id="156" w:author="Priya Seethapathy" w:date="2026-09-26T15:19:00Z" w16du:dateUtc="2026-09-26T19:19:00Z"/>
        </w:rPr>
      </w:pPr>
      <w:del w:id="157" w:author="Priya Seethapathy" w:date="2026-09-26T15:19:00Z" w16du:dateUtc="2026-09-26T19:19:00Z">
        <w:r>
          <w:delTex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delText>
        </w:r>
      </w:del>
    </w:p>
    <w:p w14:paraId="1FE1A0AE" w14:textId="77777777" w:rsidR="004F01DB" w:rsidRDefault="004F01DB" w:rsidP="004F01DB">
      <w:pPr>
        <w:rPr>
          <w:del w:id="158" w:author="Priya Seethapathy" w:date="2026-09-26T15:19:00Z" w16du:dateUtc="2026-09-26T19:19:00Z"/>
        </w:rPr>
      </w:pPr>
    </w:p>
    <w:p w14:paraId="2DDDE5DD" w14:textId="77777777" w:rsidR="004F01DB" w:rsidRDefault="004F01DB" w:rsidP="004F01DB">
      <w:pPr>
        <w:rPr>
          <w:del w:id="159" w:author="Priya Seethapathy" w:date="2026-09-26T15:19:00Z" w16du:dateUtc="2026-09-26T19:19:00Z"/>
        </w:rPr>
      </w:pPr>
      <w:del w:id="160" w:author="Priya Seethapathy" w:date="2026-09-26T15:19:00Z" w16du:dateUtc="2026-09-26T19:19:00Z">
        <w:r>
          <w:delTex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delText>
        </w:r>
      </w:del>
    </w:p>
    <w:p w14:paraId="34C82108" w14:textId="77777777" w:rsidR="004F01DB" w:rsidRDefault="004F01DB" w:rsidP="004F01DB">
      <w:pPr>
        <w:rPr>
          <w:del w:id="161" w:author="Priya Seethapathy" w:date="2026-09-26T15:19:00Z" w16du:dateUtc="2026-09-26T19:19:00Z"/>
        </w:rPr>
      </w:pPr>
    </w:p>
    <w:p w14:paraId="7CA81043" w14:textId="77777777" w:rsidR="004F01DB" w:rsidRDefault="004F01DB" w:rsidP="004F01DB">
      <w:pPr>
        <w:rPr>
          <w:del w:id="162" w:author="Priya Seethapathy" w:date="2026-09-26T15:19:00Z" w16du:dateUtc="2026-09-26T19:19:00Z"/>
        </w:rPr>
      </w:pPr>
      <w:del w:id="163" w:author="Priya Seethapathy" w:date="2026-09-26T15:19:00Z" w16du:dateUtc="2026-09-26T19:19:00Z">
        <w:r>
          <w:delText>The patent license would not permit the full notice is found. One line to give attribution in the following disclaimer. Redistributions in binary form and its documentation for any purpose with or without fee is required.</w:delText>
        </w:r>
      </w:del>
    </w:p>
    <w:p w14:paraId="5684CACE" w14:textId="77777777" w:rsidR="004F01DB" w:rsidRDefault="004F01DB" w:rsidP="004F01DB">
      <w:pPr>
        <w:rPr>
          <w:del w:id="164" w:author="Priya Seethapathy" w:date="2026-09-26T15:19:00Z" w16du:dateUtc="2026-09-26T19:19:00Z"/>
        </w:rPr>
      </w:pPr>
    </w:p>
    <w:p w14:paraId="3F653367" w14:textId="77777777" w:rsidR="004F01DB" w:rsidRDefault="004F01DB" w:rsidP="004F01DB">
      <w:pPr>
        <w:rPr>
          <w:del w:id="165" w:author="Priya Seethapathy" w:date="2026-09-26T15:19:00Z" w16du:dateUtc="2026-09-26T19:19:00Z"/>
        </w:rPr>
      </w:pPr>
      <w:del w:id="166" w:author="Priya Seethapathy" w:date="2026-09-26T15:19:00Z" w16du:dateUtc="2026-09-26T19:19:00Z">
        <w:r>
          <w:delTex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delText>
        </w:r>
      </w:del>
    </w:p>
    <w:p w14:paraId="2871C5D8" w14:textId="77777777" w:rsidR="004F01DB" w:rsidRDefault="004F01DB" w:rsidP="004F01DB">
      <w:pPr>
        <w:rPr>
          <w:del w:id="167" w:author="Priya Seethapathy" w:date="2026-09-26T15:19:00Z" w16du:dateUtc="2026-09-26T19:19:00Z"/>
        </w:rPr>
      </w:pPr>
    </w:p>
    <w:p w14:paraId="2FBFB7A0" w14:textId="77777777" w:rsidR="004F01DB" w:rsidRDefault="004F01DB" w:rsidP="004F01DB">
      <w:pPr>
        <w:rPr>
          <w:del w:id="168" w:author="Priya Seethapathy" w:date="2026-09-26T15:19:00Z" w16du:dateUtc="2026-09-26T19:19:00Z"/>
        </w:rPr>
      </w:pPr>
      <w:del w:id="169" w:author="Priya Seethapathy" w:date="2026-09-26T15:19:00Z" w16du:dateUtc="2026-09-26T19:19:00Z">
        <w:r>
          <w:delTex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delText>
        </w:r>
      </w:del>
    </w:p>
    <w:p w14:paraId="68F44BE4" w14:textId="77777777" w:rsidR="004F01DB" w:rsidRDefault="004F01DB" w:rsidP="004F01DB">
      <w:pPr>
        <w:rPr>
          <w:del w:id="170" w:author="Priya Seethapathy" w:date="2026-09-26T15:19:00Z" w16du:dateUtc="2026-09-26T19:19:00Z"/>
        </w:rPr>
      </w:pPr>
    </w:p>
    <w:p w14:paraId="7F1050B3" w14:textId="77777777" w:rsidR="004F01DB" w:rsidRDefault="004F01DB" w:rsidP="004F01DB">
      <w:pPr>
        <w:rPr>
          <w:del w:id="171" w:author="Priya Seethapathy" w:date="2026-09-26T15:19:00Z" w16du:dateUtc="2026-09-26T19:19:00Z"/>
        </w:rPr>
      </w:pPr>
      <w:del w:id="172" w:author="Priya Seethapathy" w:date="2026-09-26T15:19:00Z" w16du:dateUtc="2026-09-26T19:19:00Z">
        <w:r>
          <w:delTex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delText>
        </w:r>
      </w:del>
    </w:p>
    <w:p w14:paraId="2FF4F24B" w14:textId="77777777" w:rsidR="004F01DB" w:rsidRDefault="004F01DB" w:rsidP="004F01DB">
      <w:pPr>
        <w:rPr>
          <w:del w:id="173" w:author="Priya Seethapathy" w:date="2026-09-26T15:19:00Z" w16du:dateUtc="2026-09-26T19:19:00Z"/>
        </w:rPr>
      </w:pPr>
    </w:p>
    <w:p w14:paraId="62FFE61C" w14:textId="77777777" w:rsidR="004F01DB" w:rsidRDefault="004F01DB" w:rsidP="004F01DB">
      <w:pPr>
        <w:rPr>
          <w:del w:id="174" w:author="Priya Seethapathy" w:date="2026-09-26T15:19:00Z" w16du:dateUtc="2026-09-26T19:19:00Z"/>
        </w:rPr>
      </w:pPr>
      <w:del w:id="175" w:author="Priya Seethapathy" w:date="2026-09-26T15:19:00Z" w16du:dateUtc="2026-09-26T19:19:00Z">
        <w:r>
          <w:delTex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delText>
        </w:r>
      </w:del>
    </w:p>
    <w:p w14:paraId="0E2BA93A" w14:textId="77777777" w:rsidR="004F01DB" w:rsidRDefault="004F01DB" w:rsidP="004F01DB">
      <w:pPr>
        <w:rPr>
          <w:del w:id="176" w:author="Priya Seethapathy" w:date="2026-09-26T15:19:00Z" w16du:dateUtc="2026-09-26T19:19:00Z"/>
        </w:rPr>
      </w:pPr>
    </w:p>
    <w:p w14:paraId="3C07BC82" w14:textId="77777777" w:rsidR="004F01DB" w:rsidRDefault="004F01DB" w:rsidP="004F01DB">
      <w:pPr>
        <w:rPr>
          <w:del w:id="177" w:author="Priya Seethapathy" w:date="2026-09-26T15:19:00Z" w16du:dateUtc="2026-09-26T19:19:00Z"/>
        </w:rPr>
      </w:pPr>
      <w:del w:id="178" w:author="Priya Seethapathy" w:date="2026-09-26T15:19:00Z" w16du:dateUtc="2026-09-26T19:19:00Z">
        <w:r>
          <w:delTex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delText>
        </w:r>
      </w:del>
    </w:p>
    <w:p w14:paraId="0FD7A80A" w14:textId="77777777" w:rsidR="004F01DB" w:rsidRDefault="004F01DB" w:rsidP="004F01DB">
      <w:pPr>
        <w:rPr>
          <w:del w:id="179" w:author="Priya Seethapathy" w:date="2026-09-26T15:19:00Z" w16du:dateUtc="2026-09-26T19:19:00Z"/>
        </w:rPr>
      </w:pPr>
    </w:p>
    <w:p w14:paraId="5F562ED2" w14:textId="77777777" w:rsidR="004F01DB" w:rsidRDefault="004F01DB" w:rsidP="004F01DB">
      <w:pPr>
        <w:rPr>
          <w:del w:id="180" w:author="Priya Seethapathy" w:date="2026-09-26T15:19:00Z" w16du:dateUtc="2026-09-26T19:19:00Z"/>
        </w:rPr>
      </w:pPr>
      <w:del w:id="181" w:author="Priya Seethapathy" w:date="2026-09-26T15:19:00Z" w16du:dateUtc="2026-09-26T19:19:00Z">
        <w:r>
          <w:delTex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delText>
        </w:r>
      </w:del>
    </w:p>
    <w:p w14:paraId="084F080F" w14:textId="77777777" w:rsidR="004F01DB" w:rsidRDefault="004F01DB" w:rsidP="004F01DB">
      <w:pPr>
        <w:rPr>
          <w:del w:id="182" w:author="Priya Seethapathy" w:date="2026-09-26T15:19:00Z" w16du:dateUtc="2026-09-26T19:19:00Z"/>
        </w:rPr>
      </w:pPr>
    </w:p>
    <w:p w14:paraId="5AF4CBCA" w14:textId="77777777" w:rsidR="004F01DB" w:rsidRDefault="004F01DB" w:rsidP="004F01DB">
      <w:pPr>
        <w:rPr>
          <w:del w:id="183" w:author="Priya Seethapathy" w:date="2026-09-26T15:19:00Z" w16du:dateUtc="2026-09-26T19:19:00Z"/>
        </w:rPr>
      </w:pPr>
      <w:del w:id="184" w:author="Priya Seethapathy" w:date="2026-09-26T15:19:00Z" w16du:dateUtc="2026-09-26T19:19:00Z">
        <w:r>
          <w:delTex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delText>
        </w:r>
      </w:del>
    </w:p>
    <w:p w14:paraId="7C3AE1E4" w14:textId="77777777" w:rsidR="004F01DB" w:rsidRDefault="004F01DB" w:rsidP="004F01DB">
      <w:pPr>
        <w:rPr>
          <w:del w:id="185" w:author="Priya Seethapathy" w:date="2026-09-26T15:19:00Z" w16du:dateUtc="2026-09-26T19:19:00Z"/>
        </w:rPr>
      </w:pPr>
    </w:p>
    <w:p w14:paraId="0AFA2C07" w14:textId="79F8DC0A" w:rsidR="004F01DB" w:rsidRDefault="004F01DB" w:rsidP="004F01DB">
      <w:pPr>
        <w:rPr>
          <w:del w:id="186" w:author="Priya Seethapathy" w:date="2026-09-26T15:19:00Z" w16du:dateUtc="2026-09-26T19:19:00Z"/>
        </w:rPr>
      </w:pPr>
      <w:del w:id="187" w:author="Priya Seethapathy" w:date="2026-09-26T15:19:00Z" w16du:dateUtc="2026-09-26T19:19:00Z">
        <w:r>
          <w:delTex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delText>
        </w:r>
      </w:del>
    </w:p>
    <w:p w14:paraId="75DFB3B9" w14:textId="77777777" w:rsidR="004F01DB" w:rsidRDefault="004F01DB">
      <w:pPr>
        <w:rPr>
          <w:del w:id="188" w:author="Priya Seethapathy" w:date="2026-09-26T15:19:00Z" w16du:dateUtc="2026-09-26T19:19:00Z"/>
        </w:rPr>
      </w:pPr>
    </w:p>
    <w:p w14:paraId="435C6295" w14:textId="77777777" w:rsidR="004F01DB" w:rsidRDefault="004F01DB"/>
    <w:sectPr w:rsidR="004F01DB" w:rsidSect="002A022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0CCFCE" w14:textId="77777777" w:rsidR="00B70506" w:rsidRDefault="00B70506" w:rsidP="002C79E3">
      <w:pPr>
        <w:spacing w:after="0" w:line="240" w:lineRule="auto"/>
        <w:pPrChange w:id="14" w:author="Priya Seethapathy" w:date="2026-09-26T15:19:00Z" w16du:dateUtc="2026-09-26T19:19:00Z">
          <w:pPr/>
        </w:pPrChange>
      </w:pPr>
      <w:r>
        <w:separator/>
      </w:r>
    </w:p>
  </w:endnote>
  <w:endnote w:type="continuationSeparator" w:id="0">
    <w:p w14:paraId="7E9B822D" w14:textId="77777777" w:rsidR="00B70506" w:rsidRDefault="00B70506" w:rsidP="002C79E3">
      <w:pPr>
        <w:spacing w:after="0" w:line="240" w:lineRule="auto"/>
        <w:pPrChange w:id="15" w:author="Priya Seethapathy" w:date="2026-09-26T15:19:00Z" w16du:dateUtc="2026-09-26T19:19: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w:altName w:val="Times New Roman"/>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90605988"/>
      <w:docPartObj>
        <w:docPartGallery w:val="Page Numbers (Bottom of Page)"/>
        <w:docPartUnique/>
      </w:docPartObj>
    </w:sdtPr>
    <w:sdtEndPr>
      <w:rPr>
        <w:rStyle w:val="PageNumber"/>
      </w:rPr>
    </w:sdtEndPr>
    <w:sdtContent>
      <w:p w14:paraId="6C7F7C44" w14:textId="1F65A397" w:rsidR="004F01DB" w:rsidRDefault="004F01DB" w:rsidP="00DB1E75">
        <w:pPr>
          <w:pStyle w:val="Footer"/>
          <w:framePr w:wrap="none" w:vAnchor="text" w:hAnchor="margin" w:y="1"/>
          <w:rPr>
            <w:del w:id="198" w:author="Priya Seethapathy" w:date="2026-09-26T15:19:00Z" w16du:dateUtc="2026-09-26T19:19:00Z"/>
            <w:rStyle w:val="PageNumber"/>
          </w:rPr>
        </w:pPr>
        <w:del w:id="199" w:author="Priya Seethapathy" w:date="2026-09-26T15:19:00Z" w16du:dateUtc="2026-09-26T19:19:00Z">
          <w:r>
            <w:rPr>
              <w:rStyle w:val="PageNumber"/>
            </w:rPr>
            <w:fldChar w:fldCharType="begin"/>
          </w:r>
          <w:r>
            <w:rPr>
              <w:rStyle w:val="PageNumber"/>
            </w:rPr>
            <w:delInstrText xml:space="preserve"> PAGE </w:delInstrText>
          </w:r>
          <w:r>
            <w:rPr>
              <w:rStyle w:val="PageNumber"/>
            </w:rPr>
            <w:fldChar w:fldCharType="separate"/>
          </w:r>
          <w:r w:rsidR="00EC5A74">
            <w:rPr>
              <w:rStyle w:val="PageNumber"/>
              <w:noProof/>
            </w:rPr>
            <w:delText>2</w:delText>
          </w:r>
          <w:r>
            <w:rPr>
              <w:rStyle w:val="PageNumber"/>
            </w:rPr>
            <w:fldChar w:fldCharType="end"/>
          </w:r>
        </w:del>
      </w:p>
    </w:sdtContent>
  </w:sdt>
  <w:p w14:paraId="7060B59D" w14:textId="0260E07D" w:rsidR="004F01DB" w:rsidRDefault="00EC5A74">
    <w:pPr>
      <w:pStyle w:val="Footer"/>
      <w:pPrChange w:id="200" w:author="Priya Seethapathy" w:date="2026-09-26T15:19:00Z" w16du:dateUtc="2026-09-26T19:19:00Z">
        <w:pPr>
          <w:pStyle w:val="Footer"/>
          <w:ind w:firstLine="360"/>
        </w:pPr>
      </w:pPrChange>
    </w:pPr>
    <w:del w:id="201" w:author="Priya Seethapathy" w:date="2026-09-26T15:19:00Z" w16du:dateUtc="2026-09-26T19:19:00Z">
      <w:r>
        <w:delText>Even</w:delText>
      </w:r>
      <w:r w:rsidRPr="00EC5A74">
        <w:delText xml:space="preserve"> page </w:delText>
      </w:r>
      <w:r>
        <w:delText>footer</w:delText>
      </w:r>
      <w:r w:rsidRPr="00EC5A74">
        <w:delText>, page numbers at the right</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83641756"/>
      <w:docPartObj>
        <w:docPartGallery w:val="Page Numbers (Bottom of Page)"/>
        <w:docPartUnique/>
      </w:docPartObj>
    </w:sdtPr>
    <w:sdtEndPr>
      <w:rPr>
        <w:rStyle w:val="PageNumber"/>
      </w:rPr>
    </w:sdtEndPr>
    <w:sdtContent>
      <w:p w14:paraId="26F2B702" w14:textId="6F522414" w:rsidR="004F01DB" w:rsidRDefault="004F01DB" w:rsidP="00DB1E75">
        <w:pPr>
          <w:pStyle w:val="Footer"/>
          <w:framePr w:wrap="none" w:vAnchor="text" w:hAnchor="margin" w:y="1"/>
          <w:rPr>
            <w:del w:id="202" w:author="Priya Seethapathy" w:date="2026-09-26T15:19:00Z" w16du:dateUtc="2026-09-26T19:19:00Z"/>
            <w:rStyle w:val="PageNumber"/>
          </w:rPr>
        </w:pPr>
        <w:del w:id="203" w:author="Priya Seethapathy" w:date="2026-09-26T15:19:00Z" w16du:dateUtc="2026-09-26T19:19:00Z">
          <w:r>
            <w:rPr>
              <w:rStyle w:val="PageNumber"/>
            </w:rPr>
            <w:fldChar w:fldCharType="begin"/>
          </w:r>
          <w:r>
            <w:rPr>
              <w:rStyle w:val="PageNumber"/>
            </w:rPr>
            <w:delInstrText xml:space="preserve"> PAGE </w:delInstrText>
          </w:r>
          <w:r>
            <w:rPr>
              <w:rStyle w:val="PageNumber"/>
            </w:rPr>
            <w:fldChar w:fldCharType="separate"/>
          </w:r>
          <w:r>
            <w:rPr>
              <w:rStyle w:val="PageNumber"/>
              <w:noProof/>
            </w:rPr>
            <w:delText>1</w:delText>
          </w:r>
          <w:r>
            <w:rPr>
              <w:rStyle w:val="PageNumber"/>
            </w:rPr>
            <w:fldChar w:fldCharType="end"/>
          </w:r>
        </w:del>
      </w:p>
    </w:sdtContent>
  </w:sdt>
  <w:p w14:paraId="465D1018" w14:textId="1379E278" w:rsidR="004F01DB" w:rsidRDefault="00904701" w:rsidP="004F01DB">
    <w:pPr>
      <w:pStyle w:val="Header"/>
      <w:ind w:right="360" w:firstLine="360"/>
      <w:rPr>
        <w:del w:id="204" w:author="Priya Seethapathy" w:date="2026-09-26T15:19:00Z" w16du:dateUtc="2026-09-26T19:19:00Z"/>
      </w:rPr>
    </w:pPr>
    <w:del w:id="205" w:author="Priya Seethapathy" w:date="2026-09-26T15:19:00Z" w16du:dateUtc="2026-09-26T19:19:00Z">
      <w:r>
        <w:delText xml:space="preserve">Normal </w:delText>
      </w:r>
      <w:r w:rsidR="00EC5A74">
        <w:delText xml:space="preserve"> page</w:delText>
      </w:r>
      <w:r w:rsidR="004F01DB">
        <w:delText xml:space="preserve"> footer, page numbers at the left</w:delText>
      </w:r>
    </w:del>
  </w:p>
  <w:p w14:paraId="0C7BE5CC" w14:textId="77777777" w:rsidR="004F01DB" w:rsidRDefault="004F01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0563839"/>
      <w:docPartObj>
        <w:docPartGallery w:val="Page Numbers (Bottom of Page)"/>
        <w:docPartUnique/>
      </w:docPartObj>
    </w:sdtPr>
    <w:sdtEndPr>
      <w:rPr>
        <w:rStyle w:val="PageNumber"/>
      </w:rPr>
    </w:sdtEndPr>
    <w:sdtContent>
      <w:p w14:paraId="019200D2" w14:textId="6CBCE0B9" w:rsidR="00DE684C" w:rsidRDefault="00DE684C" w:rsidP="00DB1E75">
        <w:pPr>
          <w:pStyle w:val="Footer"/>
          <w:framePr w:wrap="none" w:vAnchor="text" w:hAnchor="margin" w:y="1"/>
          <w:rPr>
            <w:del w:id="210" w:author="Priya Seethapathy" w:date="2026-09-26T15:19:00Z" w16du:dateUtc="2026-09-26T19:19:00Z"/>
            <w:rStyle w:val="PageNumber"/>
          </w:rPr>
        </w:pPr>
        <w:del w:id="211" w:author="Priya Seethapathy" w:date="2026-09-26T15:19:00Z" w16du:dateUtc="2026-09-26T19:19:00Z">
          <w:r>
            <w:rPr>
              <w:rStyle w:val="PageNumber"/>
            </w:rPr>
            <w:fldChar w:fldCharType="begin"/>
          </w:r>
          <w:r>
            <w:rPr>
              <w:rStyle w:val="PageNumber"/>
            </w:rPr>
            <w:delInstrText xml:space="preserve"> PAGE </w:delInstrText>
          </w:r>
          <w:r>
            <w:rPr>
              <w:rStyle w:val="PageNumber"/>
            </w:rPr>
            <w:fldChar w:fldCharType="separate"/>
          </w:r>
          <w:r>
            <w:rPr>
              <w:rStyle w:val="PageNumber"/>
              <w:noProof/>
            </w:rPr>
            <w:delText>1</w:delText>
          </w:r>
          <w:r>
            <w:rPr>
              <w:rStyle w:val="PageNumber"/>
            </w:rPr>
            <w:fldChar w:fldCharType="end"/>
          </w:r>
        </w:del>
      </w:p>
    </w:sdtContent>
  </w:sdt>
  <w:p w14:paraId="5684CEE0" w14:textId="090A6CE2" w:rsidR="00EC5A74" w:rsidRDefault="00DE684C">
    <w:pPr>
      <w:pStyle w:val="Footer"/>
      <w:pPrChange w:id="212" w:author="Priya Seethapathy" w:date="2026-09-26T15:19:00Z" w16du:dateUtc="2026-09-26T19:19:00Z">
        <w:pPr>
          <w:pStyle w:val="Footer"/>
          <w:ind w:firstLine="360"/>
        </w:pPr>
      </w:pPrChange>
    </w:pPr>
    <w:del w:id="213" w:author="Priya Seethapathy" w:date="2026-09-26T15:19:00Z" w16du:dateUtc="2026-09-26T19:19:00Z">
      <w:r>
        <w:delText>This Is my first page footer, page numbers at the left</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60C629" w14:textId="77777777" w:rsidR="00B70506" w:rsidRDefault="00B70506" w:rsidP="002C79E3">
      <w:pPr>
        <w:spacing w:after="0" w:line="240" w:lineRule="auto"/>
        <w:pPrChange w:id="12" w:author="Priya Seethapathy" w:date="2026-09-26T15:19:00Z" w16du:dateUtc="2026-09-26T19:19:00Z">
          <w:pPr/>
        </w:pPrChange>
      </w:pPr>
      <w:r>
        <w:separator/>
      </w:r>
    </w:p>
  </w:footnote>
  <w:footnote w:type="continuationSeparator" w:id="0">
    <w:p w14:paraId="1C2ED6FF" w14:textId="77777777" w:rsidR="00B70506" w:rsidRDefault="00B70506" w:rsidP="002C79E3">
      <w:pPr>
        <w:spacing w:after="0" w:line="240" w:lineRule="auto"/>
        <w:pPrChange w:id="13" w:author="Priya Seethapathy" w:date="2026-09-26T15:19:00Z" w16du:dateUtc="2026-09-26T19:19: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42929878"/>
      <w:docPartObj>
        <w:docPartGallery w:val="Page Numbers (Top of Page)"/>
        <w:docPartUnique/>
      </w:docPartObj>
    </w:sdtPr>
    <w:sdtEndPr>
      <w:rPr>
        <w:rStyle w:val="PageNumber"/>
      </w:rPr>
    </w:sdtEndPr>
    <w:sdtContent>
      <w:p w14:paraId="318B5C34" w14:textId="4D8C6E05" w:rsidR="004F01DB" w:rsidRDefault="004F01DB" w:rsidP="00DB1E75">
        <w:pPr>
          <w:pStyle w:val="Header"/>
          <w:framePr w:wrap="none" w:vAnchor="text" w:hAnchor="margin" w:xAlign="right" w:y="1"/>
          <w:rPr>
            <w:del w:id="189" w:author="Priya Seethapathy" w:date="2026-09-26T15:19:00Z" w16du:dateUtc="2026-09-26T19:19:00Z"/>
            <w:rStyle w:val="PageNumber"/>
          </w:rPr>
        </w:pPr>
        <w:del w:id="190" w:author="Priya Seethapathy" w:date="2026-09-26T15:19:00Z" w16du:dateUtc="2026-09-26T19:19:00Z">
          <w:r>
            <w:rPr>
              <w:rStyle w:val="PageNumber"/>
            </w:rPr>
            <w:fldChar w:fldCharType="begin"/>
          </w:r>
          <w:r>
            <w:rPr>
              <w:rStyle w:val="PageNumber"/>
            </w:rPr>
            <w:delInstrText xml:space="preserve"> PAGE </w:delInstrText>
          </w:r>
          <w:r>
            <w:rPr>
              <w:rStyle w:val="PageNumber"/>
            </w:rPr>
            <w:fldChar w:fldCharType="separate"/>
          </w:r>
          <w:r w:rsidR="00EC5A74">
            <w:rPr>
              <w:rStyle w:val="PageNumber"/>
              <w:noProof/>
            </w:rPr>
            <w:delText>2</w:delText>
          </w:r>
          <w:r>
            <w:rPr>
              <w:rStyle w:val="PageNumber"/>
            </w:rPr>
            <w:fldChar w:fldCharType="end"/>
          </w:r>
        </w:del>
      </w:p>
    </w:sdtContent>
  </w:sdt>
  <w:p w14:paraId="7007BFCC" w14:textId="4116A132" w:rsidR="00EC5A74" w:rsidRDefault="00EC5A74" w:rsidP="00EC5A74">
    <w:pPr>
      <w:pStyle w:val="Header"/>
      <w:ind w:right="360"/>
      <w:rPr>
        <w:del w:id="191" w:author="Priya Seethapathy" w:date="2026-09-26T15:19:00Z" w16du:dateUtc="2026-09-26T19:19:00Z"/>
      </w:rPr>
    </w:pPr>
    <w:del w:id="192" w:author="Priya Seethapathy" w:date="2026-09-26T15:19:00Z" w16du:dateUtc="2026-09-26T19:19:00Z">
      <w:r>
        <w:delText>Even page header, page numbers at the right</w:delText>
      </w:r>
    </w:del>
  </w:p>
  <w:p w14:paraId="50724051" w14:textId="77777777" w:rsidR="004F01DB" w:rsidRDefault="004F01DB">
    <w:pPr>
      <w:pStyle w:val="Header"/>
      <w:pPrChange w:id="193" w:author="Priya Seethapathy" w:date="2026-09-26T15:19:00Z" w16du:dateUtc="2026-09-26T19:19:00Z">
        <w:pPr>
          <w:pStyle w:val="Header"/>
          <w:ind w:right="360"/>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37587406"/>
      <w:docPartObj>
        <w:docPartGallery w:val="Page Numbers (Top of Page)"/>
        <w:docPartUnique/>
      </w:docPartObj>
    </w:sdtPr>
    <w:sdtEndPr>
      <w:rPr>
        <w:rStyle w:val="PageNumber"/>
      </w:rPr>
    </w:sdtEndPr>
    <w:sdtContent>
      <w:p w14:paraId="7830A194" w14:textId="331C17BE" w:rsidR="004F01DB" w:rsidRDefault="004F01DB" w:rsidP="00DB1E75">
        <w:pPr>
          <w:pStyle w:val="Header"/>
          <w:framePr w:wrap="none" w:vAnchor="text" w:hAnchor="margin" w:xAlign="right" w:y="1"/>
          <w:rPr>
            <w:del w:id="194" w:author="Priya Seethapathy" w:date="2026-09-26T15:19:00Z" w16du:dateUtc="2026-09-26T19:19:00Z"/>
            <w:rStyle w:val="PageNumber"/>
          </w:rPr>
        </w:pPr>
        <w:del w:id="195" w:author="Priya Seethapathy" w:date="2026-09-26T15:19:00Z" w16du:dateUtc="2026-09-26T19:19:00Z">
          <w:r>
            <w:rPr>
              <w:rStyle w:val="PageNumber"/>
            </w:rPr>
            <w:fldChar w:fldCharType="begin"/>
          </w:r>
          <w:r>
            <w:rPr>
              <w:rStyle w:val="PageNumber"/>
            </w:rPr>
            <w:delInstrText xml:space="preserve"> PAGE </w:delInstrText>
          </w:r>
          <w:r>
            <w:rPr>
              <w:rStyle w:val="PageNumber"/>
            </w:rPr>
            <w:fldChar w:fldCharType="separate"/>
          </w:r>
          <w:r>
            <w:rPr>
              <w:rStyle w:val="PageNumber"/>
              <w:noProof/>
            </w:rPr>
            <w:delText>1</w:delText>
          </w:r>
          <w:r>
            <w:rPr>
              <w:rStyle w:val="PageNumber"/>
            </w:rPr>
            <w:fldChar w:fldCharType="end"/>
          </w:r>
        </w:del>
      </w:p>
    </w:sdtContent>
  </w:sdt>
  <w:p w14:paraId="6B3750AD" w14:textId="63F3B5E8" w:rsidR="004F01DB" w:rsidRDefault="00904701">
    <w:pPr>
      <w:pStyle w:val="Header"/>
      <w:pPrChange w:id="196" w:author="Priya Seethapathy" w:date="2026-09-26T15:19:00Z" w16du:dateUtc="2026-09-26T19:19:00Z">
        <w:pPr>
          <w:pStyle w:val="Header"/>
          <w:ind w:right="360"/>
        </w:pPr>
      </w:pPrChange>
    </w:pPr>
    <w:del w:id="197" w:author="Priya Seethapathy" w:date="2026-09-26T15:19:00Z" w16du:dateUtc="2026-09-26T19:19:00Z">
      <w:r>
        <w:delText>Normal</w:delText>
      </w:r>
      <w:r w:rsidR="00EC5A74">
        <w:delText xml:space="preserve"> page</w:delText>
      </w:r>
      <w:r w:rsidR="004F01DB">
        <w:delText xml:space="preserve"> header, page numbers at the right</w:delText>
      </w:r>
    </w:del>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2999381"/>
      <w:docPartObj>
        <w:docPartGallery w:val="Page Numbers (Top of Page)"/>
        <w:docPartUnique/>
      </w:docPartObj>
    </w:sdtPr>
    <w:sdtEndPr>
      <w:rPr>
        <w:rStyle w:val="PageNumber"/>
      </w:rPr>
    </w:sdtEndPr>
    <w:sdtContent>
      <w:p w14:paraId="2B39D585" w14:textId="4C2D8EAF" w:rsidR="00DE684C" w:rsidRDefault="00DE684C" w:rsidP="00DB1E75">
        <w:pPr>
          <w:pStyle w:val="Header"/>
          <w:framePr w:wrap="none" w:vAnchor="text" w:hAnchor="margin" w:xAlign="right" w:y="1"/>
          <w:rPr>
            <w:del w:id="206" w:author="Priya Seethapathy" w:date="2026-09-26T15:19:00Z" w16du:dateUtc="2026-09-26T19:19:00Z"/>
            <w:rStyle w:val="PageNumber"/>
          </w:rPr>
        </w:pPr>
        <w:del w:id="207" w:author="Priya Seethapathy" w:date="2026-09-26T15:19:00Z" w16du:dateUtc="2026-09-26T19:19:00Z">
          <w:r>
            <w:rPr>
              <w:rStyle w:val="PageNumber"/>
            </w:rPr>
            <w:fldChar w:fldCharType="begin"/>
          </w:r>
          <w:r>
            <w:rPr>
              <w:rStyle w:val="PageNumber"/>
            </w:rPr>
            <w:delInstrText xml:space="preserve"> PAGE </w:delInstrText>
          </w:r>
          <w:r>
            <w:rPr>
              <w:rStyle w:val="PageNumber"/>
            </w:rPr>
            <w:fldChar w:fldCharType="separate"/>
          </w:r>
          <w:r>
            <w:rPr>
              <w:rStyle w:val="PageNumber"/>
              <w:noProof/>
            </w:rPr>
            <w:delText>1</w:delText>
          </w:r>
          <w:r>
            <w:rPr>
              <w:rStyle w:val="PageNumber"/>
            </w:rPr>
            <w:fldChar w:fldCharType="end"/>
          </w:r>
        </w:del>
      </w:p>
    </w:sdtContent>
  </w:sdt>
  <w:p w14:paraId="3F25A517" w14:textId="337F6143" w:rsidR="00EC5A74" w:rsidRDefault="00DE684C">
    <w:pPr>
      <w:pStyle w:val="Header"/>
      <w:pPrChange w:id="208" w:author="Priya Seethapathy" w:date="2026-09-26T15:19:00Z" w16du:dateUtc="2026-09-26T19:19:00Z">
        <w:pPr>
          <w:pStyle w:val="Header"/>
          <w:ind w:right="360"/>
        </w:pPr>
      </w:pPrChange>
    </w:pPr>
    <w:del w:id="209" w:author="Priya Seethapathy" w:date="2026-09-26T15:19:00Z" w16du:dateUtc="2026-09-26T19:19:00Z">
      <w:r>
        <w:delText>This is my first page header, page numbers at the right</w:delText>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D9F7023"/>
    <w:multiLevelType w:val="hybridMultilevel"/>
    <w:tmpl w:val="D7AA230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1427B2D"/>
    <w:multiLevelType w:val="hybridMultilevel"/>
    <w:tmpl w:val="73FE55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5426929">
    <w:abstractNumId w:val="1"/>
  </w:num>
  <w:num w:numId="2" w16cid:durableId="79324990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bordersDoNotSurroundHeader/>
  <w:bordersDoNotSurroundFooter/>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1DB"/>
    <w:rsid w:val="00093352"/>
    <w:rsid w:val="000D6AE6"/>
    <w:rsid w:val="00124CEA"/>
    <w:rsid w:val="00171CB9"/>
    <w:rsid w:val="00175309"/>
    <w:rsid w:val="00186BFF"/>
    <w:rsid w:val="001B0BB6"/>
    <w:rsid w:val="00206959"/>
    <w:rsid w:val="002A0225"/>
    <w:rsid w:val="002C79E3"/>
    <w:rsid w:val="002E1CBC"/>
    <w:rsid w:val="00327DD3"/>
    <w:rsid w:val="003361CB"/>
    <w:rsid w:val="00394854"/>
    <w:rsid w:val="003C095A"/>
    <w:rsid w:val="004F01DB"/>
    <w:rsid w:val="006645EC"/>
    <w:rsid w:val="00707476"/>
    <w:rsid w:val="00744FED"/>
    <w:rsid w:val="00756C39"/>
    <w:rsid w:val="008E3D1A"/>
    <w:rsid w:val="00903368"/>
    <w:rsid w:val="00904701"/>
    <w:rsid w:val="00A152CE"/>
    <w:rsid w:val="00A22C64"/>
    <w:rsid w:val="00A7053F"/>
    <w:rsid w:val="00AF4127"/>
    <w:rsid w:val="00B70506"/>
    <w:rsid w:val="00BA5503"/>
    <w:rsid w:val="00BB67E7"/>
    <w:rsid w:val="00C61D86"/>
    <w:rsid w:val="00D0705C"/>
    <w:rsid w:val="00DD3505"/>
    <w:rsid w:val="00DE684C"/>
    <w:rsid w:val="00EC5A74"/>
    <w:rsid w:val="00FF7BA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1895E4C"/>
  <w15:chartTrackingRefBased/>
  <w15:docId w15:val="{0F905935-FC8A-DC4B-ABB0-D2D3C9700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imesnewroman"/>
    <w:qFormat/>
    <w:rsid w:val="00394854"/>
    <w:pPr>
      <w:spacing w:after="160" w:line="278" w:lineRule="auto"/>
      <w:pPrChange w:id="0" w:author="Priya Seethapathy" w:date="2026-09-26T15:19:00Z">
        <w:pPr/>
      </w:pPrChange>
    </w:pPr>
    <w:rPr>
      <w:rFonts w:ascii="Times New Roman" w:hAnsi="Times New Roman" w:cs="Times New Roman (Body CS)"/>
      <w:rPrChange w:id="0" w:author="Priya Seethapathy" w:date="2026-09-26T15:19:00Z">
        <w:rPr>
          <w:rFonts w:asciiTheme="minorHAnsi" w:eastAsiaTheme="minorHAnsi" w:hAnsiTheme="minorHAnsi" w:cstheme="minorBidi"/>
          <w:kern w:val="2"/>
          <w:sz w:val="24"/>
          <w:szCs w:val="24"/>
          <w:lang w:val="en-US" w:eastAsia="en-US" w:bidi="ar-SA"/>
          <w14:ligatures w14:val="standardContextual"/>
        </w:rPr>
      </w:rPrChange>
    </w:rPr>
  </w:style>
  <w:style w:type="paragraph" w:styleId="Heading1">
    <w:name w:val="heading 1"/>
    <w:basedOn w:val="Normal"/>
    <w:next w:val="Normal"/>
    <w:link w:val="Heading1Char"/>
    <w:uiPriority w:val="9"/>
    <w:qFormat/>
    <w:rsid w:val="004F0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0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053F"/>
    <w:pPr>
      <w:keepNext/>
      <w:keepLines/>
      <w:spacing w:before="160" w:after="80"/>
      <w:outlineLvl w:val="2"/>
      <w:pPrChange w:id="1" w:author="Priya Seethapathy" w:date="2026-09-26T15:19:00Z">
        <w:pPr>
          <w:keepNext/>
          <w:keepLines/>
          <w:spacing w:before="160" w:after="80" w:line="278" w:lineRule="auto"/>
          <w:outlineLvl w:val="2"/>
        </w:pPr>
      </w:pPrChange>
    </w:pPr>
    <w:rPr>
      <w:rFonts w:asciiTheme="minorHAnsi" w:eastAsiaTheme="majorEastAsia" w:hAnsiTheme="minorHAnsi" w:cstheme="majorBidi"/>
      <w:color w:val="0F4761" w:themeColor="accent1" w:themeShade="BF"/>
      <w:sz w:val="28"/>
      <w:szCs w:val="28"/>
      <w:rPrChange w:id="1" w:author="Priya Seethapathy" w:date="2026-09-26T15:19:00Z">
        <w:rPr>
          <w:rFonts w:eastAsiaTheme="majorEastAsia" w:cstheme="majorBidi"/>
          <w:color w:val="0F4761" w:themeColor="accent1" w:themeShade="BF"/>
          <w:kern w:val="2"/>
          <w:sz w:val="28"/>
          <w:szCs w:val="28"/>
          <w:lang w:val="en-US" w:eastAsia="en-US" w:bidi="ar-SA"/>
          <w14:ligatures w14:val="standardContextual"/>
        </w:rPr>
      </w:rPrChange>
    </w:rPr>
  </w:style>
  <w:style w:type="paragraph" w:styleId="Heading4">
    <w:name w:val="heading 4"/>
    <w:basedOn w:val="Normal"/>
    <w:next w:val="Normal"/>
    <w:link w:val="Heading4Char"/>
    <w:uiPriority w:val="9"/>
    <w:semiHidden/>
    <w:unhideWhenUsed/>
    <w:qFormat/>
    <w:rsid w:val="00A7053F"/>
    <w:pPr>
      <w:keepNext/>
      <w:keepLines/>
      <w:spacing w:before="80" w:after="40"/>
      <w:outlineLvl w:val="3"/>
      <w:pPrChange w:id="2" w:author="Priya Seethapathy" w:date="2026-09-26T15:19:00Z">
        <w:pPr>
          <w:keepNext/>
          <w:keepLines/>
          <w:spacing w:before="80" w:after="40" w:line="278" w:lineRule="auto"/>
          <w:outlineLvl w:val="3"/>
        </w:pPr>
      </w:pPrChange>
    </w:pPr>
    <w:rPr>
      <w:rFonts w:asciiTheme="minorHAnsi" w:eastAsiaTheme="majorEastAsia" w:hAnsiTheme="minorHAnsi" w:cstheme="majorBidi"/>
      <w:i/>
      <w:iCs/>
      <w:color w:val="0F4761" w:themeColor="accent1" w:themeShade="BF"/>
      <w:rPrChange w:id="2" w:author="Priya Seethapathy" w:date="2026-09-26T15:19:00Z">
        <w:rPr>
          <w:rFonts w:eastAsiaTheme="majorEastAsia" w:cstheme="majorBidi"/>
          <w:i/>
          <w:iCs/>
          <w:color w:val="0F4761" w:themeColor="accent1" w:themeShade="BF"/>
          <w:kern w:val="2"/>
          <w:sz w:val="24"/>
          <w:szCs w:val="24"/>
          <w:lang w:val="en-US" w:eastAsia="en-US" w:bidi="ar-SA"/>
          <w14:ligatures w14:val="standardContextual"/>
        </w:rPr>
      </w:rPrChange>
    </w:rPr>
  </w:style>
  <w:style w:type="paragraph" w:styleId="Heading5">
    <w:name w:val="heading 5"/>
    <w:basedOn w:val="Normal"/>
    <w:next w:val="Normal"/>
    <w:link w:val="Heading5Char"/>
    <w:uiPriority w:val="9"/>
    <w:semiHidden/>
    <w:unhideWhenUsed/>
    <w:qFormat/>
    <w:rsid w:val="00A7053F"/>
    <w:pPr>
      <w:keepNext/>
      <w:keepLines/>
      <w:spacing w:before="80" w:after="40"/>
      <w:outlineLvl w:val="4"/>
      <w:pPrChange w:id="3" w:author="Priya Seethapathy" w:date="2026-09-26T15:19:00Z">
        <w:pPr>
          <w:keepNext/>
          <w:keepLines/>
          <w:spacing w:before="80" w:after="40" w:line="278" w:lineRule="auto"/>
          <w:outlineLvl w:val="4"/>
        </w:pPr>
      </w:pPrChange>
    </w:pPr>
    <w:rPr>
      <w:rFonts w:asciiTheme="minorHAnsi" w:eastAsiaTheme="majorEastAsia" w:hAnsiTheme="minorHAnsi" w:cstheme="majorBidi"/>
      <w:color w:val="0F4761" w:themeColor="accent1" w:themeShade="BF"/>
      <w:rPrChange w:id="3" w:author="Priya Seethapathy" w:date="2026-09-26T15:19:00Z">
        <w:rPr>
          <w:rFonts w:eastAsiaTheme="majorEastAsia" w:cstheme="majorBidi"/>
          <w:color w:val="0F4761" w:themeColor="accent1" w:themeShade="BF"/>
          <w:kern w:val="2"/>
          <w:sz w:val="24"/>
          <w:szCs w:val="24"/>
          <w:lang w:val="en-US" w:eastAsia="en-US" w:bidi="ar-SA"/>
          <w14:ligatures w14:val="standardContextual"/>
        </w:rPr>
      </w:rPrChange>
    </w:rPr>
  </w:style>
  <w:style w:type="paragraph" w:styleId="Heading6">
    <w:name w:val="heading 6"/>
    <w:basedOn w:val="Normal"/>
    <w:next w:val="Normal"/>
    <w:link w:val="Heading6Char"/>
    <w:uiPriority w:val="9"/>
    <w:semiHidden/>
    <w:unhideWhenUsed/>
    <w:qFormat/>
    <w:rsid w:val="00A7053F"/>
    <w:pPr>
      <w:keepNext/>
      <w:keepLines/>
      <w:spacing w:before="40" w:after="0"/>
      <w:outlineLvl w:val="5"/>
      <w:pPrChange w:id="4" w:author="Priya Seethapathy" w:date="2026-09-26T15:19:00Z">
        <w:pPr>
          <w:keepNext/>
          <w:keepLines/>
          <w:spacing w:before="40" w:after="160" w:line="278" w:lineRule="auto"/>
          <w:outlineLvl w:val="5"/>
        </w:pPr>
      </w:pPrChange>
    </w:pPr>
    <w:rPr>
      <w:rFonts w:asciiTheme="minorHAnsi" w:eastAsiaTheme="majorEastAsia" w:hAnsiTheme="minorHAnsi" w:cstheme="majorBidi"/>
      <w:i/>
      <w:iCs/>
      <w:color w:val="595959" w:themeColor="text1" w:themeTint="A6"/>
      <w:rPrChange w:id="4" w:author="Priya Seethapathy" w:date="2026-09-26T15:19:00Z">
        <w:rPr>
          <w:rFonts w:eastAsiaTheme="majorEastAsia" w:cstheme="majorBidi"/>
          <w:i/>
          <w:iCs/>
          <w:color w:val="595959" w:themeColor="text1" w:themeTint="A6"/>
          <w:kern w:val="2"/>
          <w:sz w:val="24"/>
          <w:szCs w:val="24"/>
          <w:lang w:val="en-US" w:eastAsia="en-US" w:bidi="ar-SA"/>
          <w14:ligatures w14:val="standardContextual"/>
        </w:rPr>
      </w:rPrChange>
    </w:rPr>
  </w:style>
  <w:style w:type="paragraph" w:styleId="Heading7">
    <w:name w:val="heading 7"/>
    <w:basedOn w:val="Normal"/>
    <w:next w:val="Normal"/>
    <w:link w:val="Heading7Char"/>
    <w:uiPriority w:val="9"/>
    <w:semiHidden/>
    <w:unhideWhenUsed/>
    <w:qFormat/>
    <w:rsid w:val="00A7053F"/>
    <w:pPr>
      <w:keepNext/>
      <w:keepLines/>
      <w:spacing w:before="40" w:after="0"/>
      <w:outlineLvl w:val="6"/>
      <w:pPrChange w:id="5" w:author="Priya Seethapathy" w:date="2026-09-26T15:19:00Z">
        <w:pPr>
          <w:keepNext/>
          <w:keepLines/>
          <w:spacing w:before="40" w:after="160" w:line="278" w:lineRule="auto"/>
          <w:outlineLvl w:val="6"/>
        </w:pPr>
      </w:pPrChange>
    </w:pPr>
    <w:rPr>
      <w:rFonts w:asciiTheme="minorHAnsi" w:eastAsiaTheme="majorEastAsia" w:hAnsiTheme="minorHAnsi" w:cstheme="majorBidi"/>
      <w:color w:val="595959" w:themeColor="text1" w:themeTint="A6"/>
      <w:rPrChange w:id="5" w:author="Priya Seethapathy" w:date="2026-09-26T15:19:00Z">
        <w:rPr>
          <w:rFonts w:eastAsiaTheme="majorEastAsia" w:cstheme="majorBidi"/>
          <w:color w:val="595959" w:themeColor="text1" w:themeTint="A6"/>
          <w:kern w:val="2"/>
          <w:sz w:val="24"/>
          <w:szCs w:val="24"/>
          <w:lang w:val="en-US" w:eastAsia="en-US" w:bidi="ar-SA"/>
          <w14:ligatures w14:val="standardContextual"/>
        </w:rPr>
      </w:rPrChange>
    </w:rPr>
  </w:style>
  <w:style w:type="paragraph" w:styleId="Heading8">
    <w:name w:val="heading 8"/>
    <w:basedOn w:val="Normal"/>
    <w:next w:val="Normal"/>
    <w:link w:val="Heading8Char"/>
    <w:uiPriority w:val="9"/>
    <w:semiHidden/>
    <w:unhideWhenUsed/>
    <w:qFormat/>
    <w:rsid w:val="00A7053F"/>
    <w:pPr>
      <w:keepNext/>
      <w:keepLines/>
      <w:spacing w:after="0"/>
      <w:outlineLvl w:val="7"/>
      <w:pPrChange w:id="6" w:author="Priya Seethapathy" w:date="2026-09-26T15:19:00Z">
        <w:pPr>
          <w:keepNext/>
          <w:keepLines/>
          <w:spacing w:after="160" w:line="278" w:lineRule="auto"/>
          <w:outlineLvl w:val="7"/>
        </w:pPr>
      </w:pPrChange>
    </w:pPr>
    <w:rPr>
      <w:rFonts w:asciiTheme="minorHAnsi" w:eastAsiaTheme="majorEastAsia" w:hAnsiTheme="minorHAnsi" w:cstheme="majorBidi"/>
      <w:i/>
      <w:iCs/>
      <w:color w:val="272727" w:themeColor="text1" w:themeTint="D8"/>
      <w:rPrChange w:id="6" w:author="Priya Seethapathy" w:date="2026-09-26T15:19:00Z">
        <w:rPr>
          <w:rFonts w:eastAsiaTheme="majorEastAsia" w:cstheme="majorBidi"/>
          <w:i/>
          <w:iCs/>
          <w:color w:val="272727" w:themeColor="text1" w:themeTint="D8"/>
          <w:kern w:val="2"/>
          <w:sz w:val="24"/>
          <w:szCs w:val="24"/>
          <w:lang w:val="en-US" w:eastAsia="en-US" w:bidi="ar-SA"/>
          <w14:ligatures w14:val="standardContextual"/>
        </w:rPr>
      </w:rPrChange>
    </w:rPr>
  </w:style>
  <w:style w:type="paragraph" w:styleId="Heading9">
    <w:name w:val="heading 9"/>
    <w:basedOn w:val="Normal"/>
    <w:next w:val="Normal"/>
    <w:link w:val="Heading9Char"/>
    <w:uiPriority w:val="9"/>
    <w:semiHidden/>
    <w:unhideWhenUsed/>
    <w:qFormat/>
    <w:rsid w:val="00A7053F"/>
    <w:pPr>
      <w:keepNext/>
      <w:keepLines/>
      <w:spacing w:after="0"/>
      <w:outlineLvl w:val="8"/>
      <w:pPrChange w:id="7" w:author="Priya Seethapathy" w:date="2026-09-26T15:19:00Z">
        <w:pPr>
          <w:keepNext/>
          <w:keepLines/>
          <w:spacing w:after="160" w:line="278" w:lineRule="auto"/>
          <w:outlineLvl w:val="8"/>
        </w:pPr>
      </w:pPrChange>
    </w:pPr>
    <w:rPr>
      <w:rFonts w:asciiTheme="minorHAnsi" w:eastAsiaTheme="majorEastAsia" w:hAnsiTheme="minorHAnsi" w:cstheme="majorBidi"/>
      <w:color w:val="272727" w:themeColor="text1" w:themeTint="D8"/>
      <w:rPrChange w:id="7" w:author="Priya Seethapathy" w:date="2026-09-26T15:19:00Z">
        <w:rPr>
          <w:rFonts w:eastAsiaTheme="majorEastAsia" w:cstheme="majorBidi"/>
          <w:color w:val="272727" w:themeColor="text1" w:themeTint="D8"/>
          <w:kern w:val="2"/>
          <w:sz w:val="24"/>
          <w:szCs w:val="24"/>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053F"/>
    <w:pPr>
      <w:ind w:left="720"/>
      <w:contextualSpacing/>
      <w:pPrChange w:id="8" w:author="Priya Seethapathy" w:date="2026-09-26T15:19:00Z">
        <w:pPr>
          <w:spacing w:after="120" w:line="264" w:lineRule="auto"/>
        </w:pPr>
      </w:pPrChange>
    </w:pPr>
    <w:rPr>
      <w:rPrChange w:id="8" w:author="Priya Seethapathy" w:date="2026-09-26T15:19:00Z">
        <w:rPr>
          <w:rFonts w:ascii="Times" w:eastAsia="Times" w:hAnsi="Times"/>
          <w:sz w:val="23"/>
          <w:szCs w:val="23"/>
          <w:lang w:val="en-US" w:eastAsia="en-US" w:bidi="ar-SA"/>
        </w:rPr>
      </w:rPrChange>
    </w:rPr>
  </w:style>
  <w:style w:type="character" w:customStyle="1" w:styleId="Heading1Char">
    <w:name w:val="Heading 1 Char"/>
    <w:basedOn w:val="DefaultParagraphFont"/>
    <w:link w:val="Heading1"/>
    <w:uiPriority w:val="9"/>
    <w:rsid w:val="004F01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01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1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1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1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1DB"/>
    <w:rPr>
      <w:rFonts w:eastAsiaTheme="majorEastAsia" w:cstheme="majorBidi"/>
      <w:color w:val="272727" w:themeColor="text1" w:themeTint="D8"/>
    </w:rPr>
  </w:style>
  <w:style w:type="paragraph" w:styleId="Title">
    <w:name w:val="Title"/>
    <w:basedOn w:val="Normal"/>
    <w:next w:val="Normal"/>
    <w:link w:val="TitleChar"/>
    <w:uiPriority w:val="10"/>
    <w:qFormat/>
    <w:rsid w:val="00A7053F"/>
    <w:pPr>
      <w:spacing w:after="80" w:line="240" w:lineRule="auto"/>
      <w:contextualSpacing/>
      <w:pPrChange w:id="9" w:author="Priya Seethapathy" w:date="2026-09-26T15:19:00Z">
        <w:pPr>
          <w:spacing w:after="80" w:line="278" w:lineRule="auto"/>
          <w:contextualSpacing/>
        </w:pPr>
      </w:pPrChange>
    </w:pPr>
    <w:rPr>
      <w:rFonts w:asciiTheme="majorHAnsi" w:eastAsiaTheme="majorEastAsia" w:hAnsiTheme="majorHAnsi" w:cstheme="majorBidi"/>
      <w:spacing w:val="-10"/>
      <w:kern w:val="28"/>
      <w:sz w:val="56"/>
      <w:szCs w:val="56"/>
      <w:rPrChange w:id="9" w:author="Priya Seethapathy" w:date="2026-09-26T15:19:00Z">
        <w:rPr>
          <w:rFonts w:asciiTheme="majorHAnsi" w:eastAsiaTheme="majorEastAsia" w:hAnsiTheme="majorHAnsi" w:cstheme="majorBidi"/>
          <w:spacing w:val="-10"/>
          <w:kern w:val="28"/>
          <w:sz w:val="56"/>
          <w:szCs w:val="56"/>
          <w:lang w:val="en-US" w:eastAsia="en-US" w:bidi="ar-SA"/>
          <w14:ligatures w14:val="standardContextual"/>
        </w:rPr>
      </w:rPrChange>
    </w:rPr>
  </w:style>
  <w:style w:type="character" w:customStyle="1" w:styleId="TitleChar">
    <w:name w:val="Title Char"/>
    <w:basedOn w:val="DefaultParagraphFont"/>
    <w:link w:val="Title"/>
    <w:uiPriority w:val="10"/>
    <w:rsid w:val="004F0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53F"/>
    <w:pPr>
      <w:numPr>
        <w:ilvl w:val="1"/>
      </w:numPr>
      <w:pPrChange w:id="10" w:author="Priya Seethapathy" w:date="2026-09-26T15:19:00Z">
        <w:pPr>
          <w:numPr>
            <w:ilvl w:val="1"/>
          </w:numPr>
          <w:spacing w:after="160" w:line="278" w:lineRule="auto"/>
        </w:pPr>
      </w:pPrChange>
    </w:pPr>
    <w:rPr>
      <w:rFonts w:asciiTheme="minorHAnsi" w:eastAsiaTheme="majorEastAsia" w:hAnsiTheme="minorHAnsi" w:cstheme="majorBidi"/>
      <w:color w:val="595959" w:themeColor="text1" w:themeTint="A6"/>
      <w:spacing w:val="15"/>
      <w:sz w:val="28"/>
      <w:szCs w:val="28"/>
      <w:rPrChange w:id="10" w:author="Priya Seethapathy" w:date="2026-09-26T15:19:00Z">
        <w:rPr>
          <w:rFonts w:eastAsiaTheme="majorEastAsia" w:cstheme="majorBidi"/>
          <w:color w:val="595959" w:themeColor="text1" w:themeTint="A6"/>
          <w:spacing w:val="15"/>
          <w:kern w:val="2"/>
          <w:sz w:val="28"/>
          <w:szCs w:val="28"/>
          <w:lang w:val="en-US" w:eastAsia="en-US" w:bidi="ar-SA"/>
          <w14:ligatures w14:val="standardContextual"/>
        </w:rPr>
      </w:rPrChange>
    </w:rPr>
  </w:style>
  <w:style w:type="character" w:customStyle="1" w:styleId="SubtitleChar">
    <w:name w:val="Subtitle Char"/>
    <w:basedOn w:val="DefaultParagraphFont"/>
    <w:link w:val="Subtitle"/>
    <w:uiPriority w:val="11"/>
    <w:rsid w:val="004F0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53F"/>
    <w:pPr>
      <w:spacing w:before="160"/>
      <w:jc w:val="center"/>
      <w:pPrChange w:id="11" w:author="Priya Seethapathy" w:date="2026-09-26T15:19:00Z">
        <w:pPr>
          <w:spacing w:before="160" w:after="160" w:line="278" w:lineRule="auto"/>
          <w:jc w:val="center"/>
        </w:pPr>
      </w:pPrChange>
    </w:pPr>
    <w:rPr>
      <w:i/>
      <w:iCs/>
      <w:color w:val="404040" w:themeColor="text1" w:themeTint="BF"/>
      <w:rPrChange w:id="11" w:author="Priya Seethapathy" w:date="2026-09-26T15:19:00Z">
        <w:rPr>
          <w:rFonts w:eastAsiaTheme="minorHAnsi" w:cs="Times New Roman (Body CS)"/>
          <w:i/>
          <w:iCs/>
          <w:color w:val="404040" w:themeColor="text1" w:themeTint="BF"/>
          <w:kern w:val="2"/>
          <w:sz w:val="24"/>
          <w:szCs w:val="24"/>
          <w:lang w:val="en-US" w:eastAsia="en-US" w:bidi="ar-SA"/>
          <w14:ligatures w14:val="standardContextual"/>
        </w:rPr>
      </w:rPrChange>
    </w:rPr>
  </w:style>
  <w:style w:type="character" w:customStyle="1" w:styleId="QuoteChar">
    <w:name w:val="Quote Char"/>
    <w:basedOn w:val="DefaultParagraphFont"/>
    <w:link w:val="Quote"/>
    <w:uiPriority w:val="29"/>
    <w:rsid w:val="004F01DB"/>
    <w:rPr>
      <w:rFonts w:ascii="Times New Roman" w:hAnsi="Times New Roman" w:cs="Times New Roman (Body CS)"/>
      <w:i/>
      <w:iCs/>
      <w:color w:val="404040" w:themeColor="text1" w:themeTint="BF"/>
    </w:rPr>
  </w:style>
  <w:style w:type="character" w:styleId="IntenseEmphasis">
    <w:name w:val="Intense Emphasis"/>
    <w:basedOn w:val="DefaultParagraphFont"/>
    <w:uiPriority w:val="21"/>
    <w:qFormat/>
    <w:rsid w:val="004F01DB"/>
    <w:rPr>
      <w:i/>
      <w:iCs/>
      <w:color w:val="0F4761" w:themeColor="accent1" w:themeShade="BF"/>
    </w:rPr>
  </w:style>
  <w:style w:type="paragraph" w:styleId="IntenseQuote">
    <w:name w:val="Intense Quote"/>
    <w:basedOn w:val="Normal"/>
    <w:next w:val="Normal"/>
    <w:link w:val="IntenseQuoteChar"/>
    <w:uiPriority w:val="30"/>
    <w:qFormat/>
    <w:rsid w:val="004F0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1DB"/>
    <w:rPr>
      <w:i/>
      <w:iCs/>
      <w:color w:val="0F4761" w:themeColor="accent1" w:themeShade="BF"/>
    </w:rPr>
  </w:style>
  <w:style w:type="character" w:styleId="IntenseReference">
    <w:name w:val="Intense Reference"/>
    <w:basedOn w:val="DefaultParagraphFont"/>
    <w:uiPriority w:val="32"/>
    <w:qFormat/>
    <w:rsid w:val="004F01DB"/>
    <w:rPr>
      <w:b/>
      <w:bCs/>
      <w:smallCaps/>
      <w:color w:val="0F4761" w:themeColor="accent1" w:themeShade="BF"/>
      <w:spacing w:val="5"/>
    </w:rPr>
  </w:style>
  <w:style w:type="paragraph" w:styleId="Header">
    <w:name w:val="header"/>
    <w:basedOn w:val="Normal"/>
    <w:link w:val="HeaderChar"/>
    <w:uiPriority w:val="99"/>
    <w:unhideWhenUsed/>
    <w:rsid w:val="004F01DB"/>
    <w:pPr>
      <w:tabs>
        <w:tab w:val="center" w:pos="4680"/>
        <w:tab w:val="right" w:pos="9360"/>
      </w:tabs>
    </w:pPr>
  </w:style>
  <w:style w:type="character" w:customStyle="1" w:styleId="HeaderChar">
    <w:name w:val="Header Char"/>
    <w:basedOn w:val="DefaultParagraphFont"/>
    <w:link w:val="Header"/>
    <w:uiPriority w:val="99"/>
    <w:rsid w:val="004F01DB"/>
  </w:style>
  <w:style w:type="paragraph" w:styleId="Footer">
    <w:name w:val="footer"/>
    <w:basedOn w:val="Normal"/>
    <w:link w:val="FooterChar"/>
    <w:uiPriority w:val="99"/>
    <w:unhideWhenUsed/>
    <w:rsid w:val="004F01DB"/>
    <w:pPr>
      <w:tabs>
        <w:tab w:val="center" w:pos="4680"/>
        <w:tab w:val="right" w:pos="9360"/>
      </w:tabs>
    </w:pPr>
  </w:style>
  <w:style w:type="character" w:customStyle="1" w:styleId="FooterChar">
    <w:name w:val="Footer Char"/>
    <w:basedOn w:val="DefaultParagraphFont"/>
    <w:link w:val="Footer"/>
    <w:uiPriority w:val="99"/>
    <w:rsid w:val="004F01DB"/>
  </w:style>
  <w:style w:type="character" w:styleId="PageNumber">
    <w:name w:val="page number"/>
    <w:basedOn w:val="DefaultParagraphFont"/>
    <w:uiPriority w:val="99"/>
    <w:semiHidden/>
    <w:unhideWhenUsed/>
    <w:rsid w:val="004F01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5955</Words>
  <Characters>33948</Characters>
  <Application>Microsoft Office Word</Application>
  <DocSecurity>0</DocSecurity>
  <Lines>282</Lines>
  <Paragraphs>79</Paragraphs>
  <ScaleCrop>false</ScaleCrop>
  <Company/>
  <LinksUpToDate>false</LinksUpToDate>
  <CharactersWithSpaces>39824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Jones</dc:creator>
  <cp:keywords/>
  <dc:description/>
  <cp:lastModifiedBy>Arthur Souza Rodrigues</cp:lastModifiedBy>
  <cp:revision>1</cp:revision>
  <dcterms:created xsi:type="dcterms:W3CDTF">2025-11-04T03:56:00Z</dcterms:created>
  <dcterms:modified xsi:type="dcterms:W3CDTF">2026-09-26T19:19:00Z</dcterms:modified>
</cp:coreProperties>
</file>