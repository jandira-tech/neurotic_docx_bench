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5756" w14:textId="77777777" w:rsidR="00B90629" w:rsidRDefault="00327879">
      <w:pPr>
        <w:numPr>
          <w:ilvl w:val="0"/>
          <w:numId w:val="1"/>
        </w:numPr>
        <w:rPr>
          <w:ins w:id="8" w:author="Nick Bernal" w:date="2026-08-04T06:07:00Z" w16du:dateUtc="2026-08-04T10:07:00Z"/>
        </w:rPr>
      </w:pPr>
      <w:ins w:id="9" w:author="Nick Bernal" w:date="2026-08-04T06:07:00Z" w16du:dateUtc="2026-08-04T10:07:00Z">
        <w:r>
          <w:t>test</w:t>
        </w:r>
      </w:ins>
    </w:p>
    <w:p w14:paraId="616075FA" w14:textId="77777777" w:rsidR="00B90629" w:rsidRDefault="00327879">
      <w:pPr>
        <w:numPr>
          <w:ilvl w:val="0"/>
          <w:numId w:val="1"/>
        </w:numPr>
        <w:rPr>
          <w:ins w:id="10" w:author="Nick Bernal" w:date="2026-08-04T06:07:00Z" w16du:dateUtc="2026-08-04T10:07:00Z"/>
        </w:rPr>
      </w:pPr>
      <w:ins w:id="11" w:author="Nick Bernal" w:date="2026-08-04T06:07:00Z" w16du:dateUtc="2026-08-04T10:07:00Z">
        <w:r>
          <w:t>test</w:t>
        </w:r>
      </w:ins>
    </w:p>
    <w:p w14:paraId="4C9ADBB3" w14:textId="77777777" w:rsidR="00B90629" w:rsidRDefault="00327879">
      <w:pPr>
        <w:numPr>
          <w:ilvl w:val="1"/>
          <w:numId w:val="1"/>
        </w:numPr>
        <w:rPr>
          <w:ins w:id="12" w:author="Nick Bernal" w:date="2026-08-04T06:07:00Z" w16du:dateUtc="2026-08-04T10:07:00Z"/>
        </w:rPr>
      </w:pPr>
      <w:ins w:id="13" w:author="Nick Bernal" w:date="2026-08-04T06:07:00Z" w16du:dateUtc="2026-08-04T10:07:00Z">
        <w:r>
          <w:t>test</w:t>
        </w:r>
      </w:ins>
    </w:p>
    <w:p w14:paraId="4C137173" w14:textId="1099D8D5" w:rsidR="003C58BC" w:rsidRDefault="00327879">
      <w:pPr>
        <w:rPr>
          <w:del w:id="14" w:author="Nick Bernal" w:date="2026-08-04T06:07:00Z" w16du:dateUtc="2026-08-04T10:07:00Z"/>
        </w:rPr>
      </w:pPr>
      <w:ins w:id="15" w:author="Nick Bernal" w:date="2026-08-04T06:07:00Z" w16du:dateUtc="2026-08-04T10:07:00Z">
        <w:r>
          <w:t>test</w:t>
        </w:r>
      </w:ins>
      <w:del w:id="16" w:author="Nick Bernal" w:date="2026-08-04T06:07:00Z" w16du:dateUtc="2026-08-04T10:07:00Z">
        <w:r w:rsidR="00073B1B">
          <w:delText xml:space="preserve">Vector shapes </w:delText>
        </w:r>
      </w:del>
    </w:p>
    <w:p w14:paraId="5F531EA4" w14:textId="713ABA0F" w:rsidR="00073B1B" w:rsidRDefault="00073B1B">
      <w:pPr>
        <w:rPr>
          <w:del w:id="17" w:author="Nick Bernal" w:date="2026-08-04T06:07:00Z" w16du:dateUtc="2026-08-04T10:07:00Z"/>
        </w:rPr>
      </w:pPr>
    </w:p>
    <w:p w14:paraId="222009EF" w14:textId="7500BDB8" w:rsidR="00073B1B" w:rsidRDefault="00073B1B">
      <w:pPr>
        <w:numPr>
          <w:ilvl w:val="0"/>
          <w:numId w:val="1"/>
        </w:numPr>
        <w:pPrChange w:id="18" w:author="Nick Bernal" w:date="2026-08-04T06:07:00Z" w16du:dateUtc="2026-08-04T10:07:00Z">
          <w:pPr/>
        </w:pPrChange>
      </w:pPr>
      <w:del w:id="19" w:author="Nick Bernal" w:date="2026-08-04T06:07:00Z" w16du:dateUtc="2026-08-04T10:07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68393E" wp14:editId="4D034894">
                  <wp:simplePos x="0" y="0"/>
                  <wp:positionH relativeFrom="column">
                    <wp:posOffset>1692289</wp:posOffset>
                  </wp:positionH>
                  <wp:positionV relativeFrom="paragraph">
                    <wp:posOffset>291303</wp:posOffset>
                  </wp:positionV>
                  <wp:extent cx="960120" cy="914400"/>
                  <wp:effectExtent l="12700" t="12700" r="30480" b="12700"/>
                  <wp:wrapNone/>
                  <wp:docPr id="1426380459" name="Regular Pentag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60120" cy="914400"/>
                          </a:xfrm>
                          <a:prstGeom prst="pent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EE45BD"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ED36B9" wp14:editId="2F897FC9">
                  <wp:simplePos x="0" y="0"/>
                  <wp:positionH relativeFrom="column">
                    <wp:posOffset>38911</wp:posOffset>
                  </wp:positionH>
                  <wp:positionV relativeFrom="paragraph">
                    <wp:posOffset>437420</wp:posOffset>
                  </wp:positionV>
                  <wp:extent cx="914400" cy="914400"/>
                  <wp:effectExtent l="0" t="0" r="12700" b="12700"/>
                  <wp:wrapNone/>
                  <wp:docPr id="1232149444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  </w:pict>
            </mc:Fallback>
          </mc:AlternateContent>
        </w:r>
      </w:del>
    </w:p>
    <w:sectPr w:rsidR="0007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174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0E58E1"/>
    <w:rsid w:val="00233D7B"/>
    <w:rsid w:val="003104CE"/>
    <w:rsid w:val="00327879"/>
    <w:rsid w:val="00360F1B"/>
    <w:rsid w:val="003A4303"/>
    <w:rsid w:val="003C1D14"/>
    <w:rsid w:val="003C58BC"/>
    <w:rsid w:val="0049461A"/>
    <w:rsid w:val="00652E45"/>
    <w:rsid w:val="00931F1A"/>
    <w:rsid w:val="00A16521"/>
    <w:rsid w:val="00AB2838"/>
    <w:rsid w:val="00B90629"/>
    <w:rsid w:val="00BB1758"/>
    <w:rsid w:val="00CC3C3F"/>
    <w:rsid w:val="00CE0D03"/>
    <w:rsid w:val="00EC277A"/>
    <w:rsid w:val="00EC6A66"/>
    <w:rsid w:val="00F3365F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0" w:author="Nick Bernal" w:date="2026-08-04T06:07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1" w:author="Nick Bernal" w:date="2026-08-04T06:07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8-04T06:07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2" w:author="Nick Bernal" w:date="2026-08-04T06:07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8-04T06:07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3" w:author="Nick Bernal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4" w:author="Nick Bernal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5" w:author="Nick Bernal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6" w:author="Nick Bernal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7" w:author="Nick Bernal" w:date="2026-08-04T06:0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Nick Bernal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2025-11-16T21:21:00Z</dcterms:created>
  <dcterms:modified xsi:type="dcterms:W3CDTF">2026-08-04T10:07:00Z</dcterms:modified>
</cp:coreProperties>
</file>