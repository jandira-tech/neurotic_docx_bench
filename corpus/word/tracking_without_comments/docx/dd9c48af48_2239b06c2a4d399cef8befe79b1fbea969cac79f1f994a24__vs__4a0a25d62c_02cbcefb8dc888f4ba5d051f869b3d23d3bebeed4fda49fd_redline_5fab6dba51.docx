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EFA003" w14:textId="77777777" w:rsidR="00060A76" w:rsidRDefault="00586226" w:rsidP="00374311">
      <w:pPr>
        <w:spacing w:after="0"/>
        <w:rPr>
          <w:ins w:id="1" w:author="Woestman, Mary" w:date="2026-09-25T21:08:00Z" w16du:dateUtc="2026-09-26T01:08:00Z"/>
          <w:b/>
        </w:rPr>
      </w:pPr>
      <w:ins w:id="2" w:author="Woestman, Mary" w:date="2026-09-25T21:08:00Z" w16du:dateUtc="2026-09-26T01:08:00Z">
        <w:r>
          <w:rPr>
            <w:b/>
          </w:rPr>
          <w:t>Standing Committee on Student Learning Assessment (</w:t>
        </w:r>
        <w:r w:rsidR="00060A76" w:rsidRPr="00060A76">
          <w:rPr>
            <w:b/>
          </w:rPr>
          <w:t>SCSLA</w:t>
        </w:r>
        <w:r>
          <w:rPr>
            <w:b/>
          </w:rPr>
          <w:t>)</w:t>
        </w:r>
      </w:ins>
    </w:p>
    <w:p w14:paraId="2EDA65E3" w14:textId="77777777" w:rsidR="00E35137" w:rsidRDefault="005E639A" w:rsidP="00374311">
      <w:pPr>
        <w:spacing w:after="0"/>
        <w:rPr>
          <w:ins w:id="3" w:author="Woestman, Mary" w:date="2026-09-25T21:08:00Z" w16du:dateUtc="2026-09-26T01:08:00Z"/>
          <w:b/>
        </w:rPr>
      </w:pPr>
      <w:ins w:id="4" w:author="Woestman, Mary" w:date="2026-09-25T21:08:00Z" w16du:dateUtc="2026-09-26T01:08:00Z">
        <w:r>
          <w:rPr>
            <w:b/>
          </w:rPr>
          <w:t>General Education</w:t>
        </w:r>
        <w:r w:rsidR="00E35137">
          <w:rPr>
            <w:b/>
          </w:rPr>
          <w:t xml:space="preserve"> Subcommittee</w:t>
        </w:r>
      </w:ins>
    </w:p>
    <w:p w14:paraId="1F3ACCA1" w14:textId="77777777" w:rsidR="00FE0B89" w:rsidRPr="00AC0136" w:rsidRDefault="00D45BA9" w:rsidP="00FE0B89">
      <w:pPr>
        <w:pStyle w:val="NoSpacing"/>
        <w:ind w:left="-360"/>
        <w:jc w:val="center"/>
        <w:rPr>
          <w:del w:id="5" w:author="Woestman, Mary" w:date="2026-09-25T21:08:00Z" w16du:dateUtc="2026-09-26T01:08:00Z"/>
          <w:rFonts w:ascii="Gill Sans MT" w:hAnsi="Gill Sans MT"/>
          <w:b/>
          <w:sz w:val="28"/>
        </w:rPr>
      </w:pPr>
      <w:del w:id="6" w:author="Woestman, Mary" w:date="2026-09-25T21:08:00Z" w16du:dateUtc="2026-09-26T01:08:00Z">
        <w:r>
          <w:rPr>
            <w:rFonts w:ascii="Gill Sans MT" w:hAnsi="Gill Sans MT"/>
            <w:b/>
            <w:sz w:val="28"/>
          </w:rPr>
          <w:delText>Community Beh</w:delText>
        </w:r>
        <w:r w:rsidR="00FE0B89" w:rsidRPr="00AC0136">
          <w:rPr>
            <w:rFonts w:ascii="Gill Sans MT" w:hAnsi="Gill Sans MT"/>
            <w:b/>
            <w:sz w:val="28"/>
          </w:rPr>
          <w:delText>a</w:delText>
        </w:r>
        <w:r>
          <w:rPr>
            <w:rFonts w:ascii="Gill Sans MT" w:hAnsi="Gill Sans MT"/>
            <w:b/>
            <w:sz w:val="28"/>
          </w:rPr>
          <w:delText>vioral Health Promotion and Preven</w:delText>
        </w:r>
        <w:r w:rsidR="00FE0B89" w:rsidRPr="00AC0136">
          <w:rPr>
            <w:rFonts w:ascii="Gill Sans MT" w:hAnsi="Gill Sans MT"/>
            <w:b/>
            <w:sz w:val="28"/>
          </w:rPr>
          <w:delText>tion Commission</w:delText>
        </w:r>
      </w:del>
    </w:p>
    <w:p w14:paraId="2DC9064B" w14:textId="77777777" w:rsidR="00FE0B89" w:rsidRDefault="00FE0B89" w:rsidP="00FE0B89">
      <w:pPr>
        <w:pStyle w:val="NoSpacing"/>
        <w:ind w:left="-360"/>
        <w:jc w:val="center"/>
        <w:rPr>
          <w:del w:id="7" w:author="Woestman, Mary" w:date="2026-09-25T21:08:00Z" w16du:dateUtc="2026-09-26T01:08:00Z"/>
          <w:rFonts w:ascii="Gill Sans MT" w:hAnsi="Gill Sans MT"/>
          <w:sz w:val="28"/>
        </w:rPr>
      </w:pPr>
    </w:p>
    <w:p w14:paraId="140341DE" w14:textId="77777777" w:rsidR="00FE0B89" w:rsidRDefault="00FE0B89" w:rsidP="00374311">
      <w:pPr>
        <w:spacing w:after="0"/>
        <w:rPr>
          <w:b/>
          <w:rPrChange w:id="8" w:author="Woestman, Mary" w:date="2026-09-25T21:08:00Z" w16du:dateUtc="2026-09-26T01:08:00Z">
            <w:rPr>
              <w:rFonts w:ascii="Gill Sans MT" w:hAnsi="Gill Sans MT"/>
              <w:u w:val="single"/>
            </w:rPr>
          </w:rPrChange>
        </w:rPr>
        <w:pPrChange w:id="9" w:author="Woestman, Mary" w:date="2026-09-25T21:08:00Z" w16du:dateUtc="2026-09-26T01:08:00Z">
          <w:pPr>
            <w:pStyle w:val="NoSpacing"/>
            <w:ind w:left="-360"/>
            <w:jc w:val="center"/>
          </w:pPr>
        </w:pPrChange>
      </w:pPr>
      <w:del w:id="10" w:author="Woestman, Mary" w:date="2026-09-25T21:08:00Z" w16du:dateUtc="2026-09-26T01:08:00Z">
        <w:r w:rsidRPr="00AC0136">
          <w:rPr>
            <w:rFonts w:ascii="Gill Sans MT" w:hAnsi="Gill Sans MT"/>
            <w:u w:val="single"/>
          </w:rPr>
          <w:delText xml:space="preserve">Meeting </w:delText>
        </w:r>
      </w:del>
      <w:r>
        <w:rPr>
          <w:b/>
          <w:rPrChange w:id="11" w:author="Woestman, Mary" w:date="2026-09-25T21:08:00Z" w16du:dateUtc="2026-09-26T01:08:00Z">
            <w:rPr>
              <w:rFonts w:ascii="Gill Sans MT" w:hAnsi="Gill Sans MT"/>
              <w:u w:val="single"/>
            </w:rPr>
          </w:rPrChange>
        </w:rPr>
        <w:t>Minutes</w:t>
      </w:r>
      <w:ins w:id="12" w:author="Woestman, Mary" w:date="2026-09-25T21:08:00Z" w16du:dateUtc="2026-09-26T01:08:00Z">
        <w:r w:rsidR="00095235">
          <w:rPr>
            <w:b/>
          </w:rPr>
          <w:t xml:space="preserve"> for </w:t>
        </w:r>
        <w:r w:rsidR="002A1A6B">
          <w:rPr>
            <w:b/>
          </w:rPr>
          <w:t>Thursday, December 01, 2011</w:t>
        </w:r>
        <w:r w:rsidR="00FE649D">
          <w:rPr>
            <w:b/>
          </w:rPr>
          <w:tab/>
        </w:r>
        <w:r w:rsidR="00FE649D">
          <w:rPr>
            <w:b/>
          </w:rPr>
          <w:tab/>
        </w:r>
      </w:ins>
    </w:p>
    <w:p w14:paraId="5C029439" w14:textId="77777777" w:rsidR="00FE0B89" w:rsidRDefault="00D874F2" w:rsidP="00FE0B89">
      <w:pPr>
        <w:pStyle w:val="NoSpacing"/>
        <w:ind w:left="-360"/>
        <w:jc w:val="center"/>
        <w:rPr>
          <w:del w:id="13" w:author="Woestman, Mary" w:date="2026-09-25T21:08:00Z" w16du:dateUtc="2026-09-26T01:08:00Z"/>
          <w:rFonts w:ascii="Gill Sans MT" w:hAnsi="Gill Sans MT"/>
        </w:rPr>
      </w:pPr>
      <w:del w:id="14" w:author="Woestman, Mary" w:date="2026-09-25T21:08:00Z" w16du:dateUtc="2026-09-26T01:08:00Z">
        <w:r>
          <w:rPr>
            <w:rFonts w:ascii="Gill Sans MT" w:hAnsi="Gill Sans MT"/>
          </w:rPr>
          <w:delText>Febr</w:delText>
        </w:r>
        <w:r w:rsidR="00C36E10">
          <w:rPr>
            <w:rFonts w:ascii="Gill Sans MT" w:hAnsi="Gill Sans MT"/>
          </w:rPr>
          <w:delText xml:space="preserve">uary </w:delText>
        </w:r>
        <w:r>
          <w:rPr>
            <w:rFonts w:ascii="Gill Sans MT" w:hAnsi="Gill Sans MT"/>
          </w:rPr>
          <w:delText>24</w:delText>
        </w:r>
        <w:r w:rsidR="00C36E10">
          <w:rPr>
            <w:rFonts w:ascii="Gill Sans MT" w:hAnsi="Gill Sans MT"/>
          </w:rPr>
          <w:delText>, 2020</w:delText>
        </w:r>
      </w:del>
    </w:p>
    <w:p w14:paraId="69FD3FD9" w14:textId="77777777" w:rsidR="00FE0B89" w:rsidRPr="00AC0136" w:rsidRDefault="00FE0B89" w:rsidP="00FE0B89">
      <w:pPr>
        <w:pStyle w:val="NoSpacing"/>
        <w:ind w:left="-360"/>
        <w:jc w:val="center"/>
        <w:rPr>
          <w:del w:id="15" w:author="Woestman, Mary" w:date="2026-09-25T21:08:00Z" w16du:dateUtc="2026-09-26T01:08:00Z"/>
          <w:rFonts w:ascii="Gill Sans MT" w:hAnsi="Gill Sans MT"/>
        </w:rPr>
      </w:pPr>
      <w:del w:id="16" w:author="Woestman, Mary" w:date="2026-09-25T21:08:00Z" w16du:dateUtc="2026-09-26T01:08:00Z">
        <w:r>
          <w:rPr>
            <w:rFonts w:ascii="Gill Sans MT" w:hAnsi="Gill Sans MT"/>
          </w:rPr>
          <w:delText>3:00-5:00 pm</w:delText>
        </w:r>
      </w:del>
    </w:p>
    <w:p w14:paraId="33874C50" w14:textId="77777777" w:rsidR="00FE0B89" w:rsidRPr="00AC0136" w:rsidRDefault="00FE0B89" w:rsidP="00FE0B89">
      <w:pPr>
        <w:pStyle w:val="NoSpacing"/>
        <w:pBdr>
          <w:bottom w:val="single" w:sz="6" w:space="1" w:color="auto"/>
        </w:pBdr>
        <w:ind w:left="-360"/>
        <w:rPr>
          <w:del w:id="17" w:author="Woestman, Mary" w:date="2026-09-25T21:08:00Z" w16du:dateUtc="2026-09-26T01:08:00Z"/>
          <w:rFonts w:ascii="Gill Sans MT" w:hAnsi="Gill Sans MT"/>
        </w:rPr>
      </w:pPr>
    </w:p>
    <w:p w14:paraId="688762CA" w14:textId="77777777" w:rsidR="00FE0B89" w:rsidRPr="00A40AF4" w:rsidRDefault="00FE0B89" w:rsidP="00B64649">
      <w:pPr>
        <w:rPr>
          <w:moveFrom w:id="18" w:author="Woestman, Mary" w:date="2026-09-25T21:08:00Z" w16du:dateUtc="2026-09-26T01:08:00Z"/>
          <w:rPrChange w:id="19" w:author="Woestman, Mary" w:date="2026-09-25T21:08:00Z" w16du:dateUtc="2026-09-26T01:08:00Z">
            <w:rPr>
              <w:moveFrom w:id="20" w:author="Woestman, Mary" w:date="2026-09-25T21:08:00Z" w16du:dateUtc="2026-09-26T01:08:00Z"/>
              <w:rFonts w:ascii="Gill Sans MT" w:hAnsi="Gill Sans MT"/>
            </w:rPr>
          </w:rPrChange>
        </w:rPr>
        <w:pPrChange w:id="21" w:author="Woestman, Mary" w:date="2026-09-25T21:08:00Z" w16du:dateUtc="2026-09-26T01:08:00Z">
          <w:pPr>
            <w:pStyle w:val="NoSpacing"/>
            <w:ind w:left="-360"/>
          </w:pPr>
        </w:pPrChange>
      </w:pPr>
      <w:moveFromRangeStart w:id="22" w:author="Woestman, Mary" w:date="2026-09-25T21:08:00Z" w:name="move241262908"/>
    </w:p>
    <w:p w14:paraId="4F76E805" w14:textId="77777777" w:rsidR="00FE649D" w:rsidRPr="00374311" w:rsidRDefault="00FE0B89" w:rsidP="00374311">
      <w:pPr>
        <w:spacing w:after="0"/>
        <w:rPr>
          <w:ins w:id="23" w:author="Woestman, Mary" w:date="2026-09-25T21:08:00Z" w16du:dateUtc="2026-09-26T01:08:00Z"/>
          <w:b/>
        </w:rPr>
      </w:pPr>
      <w:moveFrom w:id="24" w:author="Woestman, Mary" w:date="2026-09-25T21:08:00Z" w16du:dateUtc="2026-09-26T01:08:00Z">
        <w:r w:rsidRPr="00A40AF4">
          <w:rPr>
            <w:b/>
            <w:rPrChange w:id="25" w:author="Woestman, Mary" w:date="2026-09-25T21:08:00Z" w16du:dateUtc="2026-09-26T01:08:00Z">
              <w:rPr>
                <w:rFonts w:ascii="Gill Sans MT" w:hAnsi="Gill Sans MT"/>
                <w:u w:val="single"/>
              </w:rPr>
            </w:rPrChange>
          </w:rPr>
          <w:t>Date</w:t>
        </w:r>
      </w:moveFrom>
      <w:moveFromRangeEnd w:id="22"/>
      <w:ins w:id="26" w:author="Woestman, Mary" w:date="2026-09-25T21:08:00Z" w16du:dateUtc="2026-09-26T01:08:00Z">
        <w:r w:rsidR="00FE649D">
          <w:rPr>
            <w:b/>
          </w:rPr>
          <w:tab/>
        </w:r>
        <w:r w:rsidR="00FE649D">
          <w:rPr>
            <w:b/>
          </w:rPr>
          <w:tab/>
        </w:r>
        <w:r w:rsidR="00FE649D">
          <w:rPr>
            <w:b/>
          </w:rPr>
          <w:tab/>
        </w:r>
        <w:r w:rsidR="00FE649D">
          <w:rPr>
            <w:b/>
          </w:rPr>
          <w:tab/>
        </w:r>
      </w:ins>
    </w:p>
    <w:p w14:paraId="1FAFD931" w14:textId="77777777" w:rsidR="00FE649D" w:rsidRDefault="00FE649D" w:rsidP="00FE649D">
      <w:pPr>
        <w:spacing w:after="0"/>
        <w:rPr>
          <w:ins w:id="27" w:author="Woestman, Mary" w:date="2026-09-25T21:08:00Z" w16du:dateUtc="2026-09-26T01:08:00Z"/>
        </w:rPr>
      </w:pPr>
      <w:ins w:id="28" w:author="Woestman, Mary" w:date="2026-09-25T21:08:00Z" w16du:dateUtc="2026-09-26T01:08:00Z">
        <w:r>
          <w:rPr>
            <w:b/>
          </w:rPr>
          <w:t xml:space="preserve">Present:  </w:t>
        </w:r>
        <w:r w:rsidR="005E639A">
          <w:t>Jeff Jurik</w:t>
        </w:r>
        <w:r w:rsidR="00E35137">
          <w:t xml:space="preserve">, </w:t>
        </w:r>
        <w:r w:rsidR="005E639A">
          <w:t>Steve Call</w:t>
        </w:r>
        <w:r w:rsidR="00E35137">
          <w:t>, Mary Woestman</w:t>
        </w:r>
      </w:ins>
    </w:p>
    <w:p w14:paraId="382BEA51" w14:textId="77777777" w:rsidR="001A6B1F" w:rsidRDefault="001A6B1F" w:rsidP="00FE649D">
      <w:pPr>
        <w:spacing w:after="0"/>
        <w:rPr>
          <w:ins w:id="29" w:author="Woestman, Mary" w:date="2026-09-25T21:08:00Z" w16du:dateUtc="2026-09-26T01:08:00Z"/>
        </w:rPr>
      </w:pPr>
    </w:p>
    <w:p w14:paraId="2CE5D565" w14:textId="77777777" w:rsidR="003F4067" w:rsidRDefault="002A1A6B" w:rsidP="00FE649D">
      <w:pPr>
        <w:spacing w:after="0"/>
        <w:rPr>
          <w:rPrChange w:id="30" w:author="Woestman, Mary" w:date="2026-09-25T21:08:00Z" w16du:dateUtc="2026-09-26T01:08:00Z">
            <w:rPr>
              <w:rFonts w:ascii="Gill Sans MT" w:hAnsi="Gill Sans MT"/>
            </w:rPr>
          </w:rPrChange>
        </w:rPr>
        <w:pPrChange w:id="31" w:author="Woestman, Mary" w:date="2026-09-25T21:08:00Z" w16du:dateUtc="2026-09-26T01:08:00Z">
          <w:pPr>
            <w:pStyle w:val="NoSpacing"/>
            <w:ind w:left="-360"/>
          </w:pPr>
        </w:pPrChange>
      </w:pPr>
      <w:ins w:id="32" w:author="Woestman, Mary" w:date="2026-09-25T21:08:00Z" w16du:dateUtc="2026-09-26T01:08:00Z">
        <w:r>
          <w:t xml:space="preserve">Answers to </w:t>
        </w:r>
        <w:r w:rsidR="00FE388F">
          <w:t>Questions for S</w:t>
        </w:r>
        <w:r>
          <w:t xml:space="preserve">UNY raised at the last </w:t>
        </w:r>
      </w:ins>
      <w:del w:id="33" w:author="Woestman, Mary" w:date="2026-09-25T21:08:00Z" w16du:dateUtc="2026-09-26T01:08:00Z">
        <w:r w:rsidR="00FE0B89" w:rsidRPr="00AC0136">
          <w:rPr>
            <w:rFonts w:ascii="Gill Sans MT" w:hAnsi="Gill Sans MT"/>
            <w:u w:val="single"/>
          </w:rPr>
          <w:delText xml:space="preserve"> of </w:delText>
        </w:r>
      </w:del>
      <w:r w:rsidR="00FE0B89">
        <w:rPr>
          <w:rPrChange w:id="34" w:author="Woestman, Mary" w:date="2026-09-25T21:08:00Z" w16du:dateUtc="2026-09-26T01:08:00Z">
            <w:rPr>
              <w:rFonts w:ascii="Gill Sans MT" w:hAnsi="Gill Sans MT"/>
              <w:u w:val="single"/>
            </w:rPr>
          </w:rPrChange>
        </w:rPr>
        <w:t>meeting:</w:t>
      </w:r>
      <w:del w:id="35" w:author="Woestman, Mary" w:date="2026-09-25T21:08:00Z" w16du:dateUtc="2026-09-26T01:08:00Z">
        <w:r w:rsidR="00FE0B89" w:rsidRPr="00421CBA">
          <w:rPr>
            <w:rFonts w:ascii="Gill Sans MT" w:hAnsi="Gill Sans MT"/>
          </w:rPr>
          <w:delText xml:space="preserve"> </w:delText>
        </w:r>
        <w:r w:rsidR="00C36E10">
          <w:rPr>
            <w:rFonts w:ascii="Gill Sans MT" w:hAnsi="Gill Sans MT"/>
          </w:rPr>
          <w:delText>Mo</w:delText>
        </w:r>
        <w:r w:rsidR="00C456A9">
          <w:rPr>
            <w:rFonts w:ascii="Gill Sans MT" w:hAnsi="Gill Sans MT"/>
          </w:rPr>
          <w:delText>n</w:delText>
        </w:r>
        <w:r w:rsidR="00C36E10">
          <w:rPr>
            <w:rFonts w:ascii="Gill Sans MT" w:hAnsi="Gill Sans MT"/>
          </w:rPr>
          <w:delText>da</w:delText>
        </w:r>
        <w:r w:rsidR="00C456A9">
          <w:rPr>
            <w:rFonts w:ascii="Gill Sans MT" w:hAnsi="Gill Sans MT"/>
          </w:rPr>
          <w:delText>y</w:delText>
        </w:r>
        <w:r w:rsidR="00FE0B89" w:rsidRPr="00421CBA">
          <w:rPr>
            <w:rFonts w:ascii="Gill Sans MT" w:hAnsi="Gill Sans MT"/>
          </w:rPr>
          <w:delText xml:space="preserve">, </w:delText>
        </w:r>
        <w:r w:rsidR="00D874F2">
          <w:rPr>
            <w:rFonts w:ascii="Gill Sans MT" w:hAnsi="Gill Sans MT"/>
          </w:rPr>
          <w:delText>Febr</w:delText>
        </w:r>
        <w:r w:rsidR="00C36E10">
          <w:rPr>
            <w:rFonts w:ascii="Gill Sans MT" w:hAnsi="Gill Sans MT"/>
          </w:rPr>
          <w:delText xml:space="preserve">uary </w:delText>
        </w:r>
        <w:r w:rsidR="00D874F2">
          <w:rPr>
            <w:rFonts w:ascii="Gill Sans MT" w:hAnsi="Gill Sans MT"/>
          </w:rPr>
          <w:delText>24</w:delText>
        </w:r>
        <w:r w:rsidR="003F4067" w:rsidRPr="00421CBA">
          <w:rPr>
            <w:rFonts w:ascii="Gill Sans MT" w:hAnsi="Gill Sans MT"/>
          </w:rPr>
          <w:delText>, 20</w:delText>
        </w:r>
        <w:r w:rsidR="00C36E10">
          <w:rPr>
            <w:rFonts w:ascii="Gill Sans MT" w:hAnsi="Gill Sans MT"/>
          </w:rPr>
          <w:delText>20</w:delText>
        </w:r>
      </w:del>
    </w:p>
    <w:p w14:paraId="083860C2" w14:textId="77777777" w:rsidR="00FE0B89" w:rsidRPr="005C6AE5" w:rsidRDefault="00FE0B89" w:rsidP="00FE0B89">
      <w:pPr>
        <w:pStyle w:val="NoSpacing"/>
        <w:ind w:left="-360"/>
        <w:rPr>
          <w:del w:id="36" w:author="Woestman, Mary" w:date="2026-09-25T21:08:00Z" w16du:dateUtc="2026-09-26T01:08:00Z"/>
          <w:rFonts w:ascii="Gill Sans MT" w:hAnsi="Gill Sans MT"/>
        </w:rPr>
      </w:pPr>
      <w:del w:id="37" w:author="Woestman, Mary" w:date="2026-09-25T21:08:00Z" w16du:dateUtc="2026-09-26T01:08:00Z">
        <w:r w:rsidRPr="00421CBA">
          <w:rPr>
            <w:rFonts w:ascii="Gill Sans MT" w:hAnsi="Gill Sans MT"/>
            <w:u w:val="single"/>
          </w:rPr>
          <w:delText xml:space="preserve">Start </w:delText>
        </w:r>
        <w:r w:rsidRPr="005C6AE5">
          <w:rPr>
            <w:rFonts w:ascii="Gill Sans MT" w:hAnsi="Gill Sans MT"/>
            <w:u w:val="single"/>
          </w:rPr>
          <w:delText>time:</w:delText>
        </w:r>
        <w:r w:rsidRPr="005C6AE5">
          <w:rPr>
            <w:rFonts w:ascii="Gill Sans MT" w:hAnsi="Gill Sans MT"/>
          </w:rPr>
          <w:delText xml:space="preserve"> 3:</w:delText>
        </w:r>
        <w:r w:rsidR="00C456A9" w:rsidRPr="005C6AE5">
          <w:rPr>
            <w:rFonts w:ascii="Gill Sans MT" w:hAnsi="Gill Sans MT"/>
          </w:rPr>
          <w:delText>1</w:delText>
        </w:r>
        <w:r w:rsidR="00C36E10" w:rsidRPr="005C6AE5">
          <w:rPr>
            <w:rFonts w:ascii="Gill Sans MT" w:hAnsi="Gill Sans MT"/>
          </w:rPr>
          <w:delText>0</w:delText>
        </w:r>
        <w:r w:rsidRPr="005C6AE5">
          <w:rPr>
            <w:rFonts w:ascii="Gill Sans MT" w:hAnsi="Gill Sans MT"/>
          </w:rPr>
          <w:delText xml:space="preserve"> pm</w:delText>
        </w:r>
      </w:del>
    </w:p>
    <w:p w14:paraId="75E49684" w14:textId="77777777" w:rsidR="00FE0B89" w:rsidRPr="00421CBA" w:rsidRDefault="00FE0B89" w:rsidP="00FE0B89">
      <w:pPr>
        <w:pStyle w:val="NoSpacing"/>
        <w:ind w:left="-360"/>
        <w:rPr>
          <w:del w:id="38" w:author="Woestman, Mary" w:date="2026-09-25T21:08:00Z" w16du:dateUtc="2026-09-26T01:08:00Z"/>
          <w:rFonts w:ascii="Gill Sans MT" w:hAnsi="Gill Sans MT"/>
        </w:rPr>
      </w:pPr>
      <w:del w:id="39" w:author="Woestman, Mary" w:date="2026-09-25T21:08:00Z" w16du:dateUtc="2026-09-26T01:08:00Z">
        <w:r w:rsidRPr="005C6AE5">
          <w:rPr>
            <w:rFonts w:ascii="Gill Sans MT" w:hAnsi="Gill Sans MT"/>
            <w:u w:val="single"/>
          </w:rPr>
          <w:delText>End time:</w:delText>
        </w:r>
        <w:r w:rsidRPr="005C6AE5">
          <w:rPr>
            <w:rFonts w:ascii="Gill Sans MT" w:hAnsi="Gill Sans MT"/>
          </w:rPr>
          <w:delText xml:space="preserve"> </w:delText>
        </w:r>
        <w:r w:rsidR="00C36E10" w:rsidRPr="005C6AE5">
          <w:rPr>
            <w:rFonts w:ascii="Gill Sans MT" w:hAnsi="Gill Sans MT"/>
          </w:rPr>
          <w:delText>4</w:delText>
        </w:r>
        <w:r w:rsidRPr="005C6AE5">
          <w:rPr>
            <w:rFonts w:ascii="Gill Sans MT" w:hAnsi="Gill Sans MT"/>
          </w:rPr>
          <w:delText>:</w:delText>
        </w:r>
        <w:r w:rsidR="00C36E10" w:rsidRPr="005C6AE5">
          <w:rPr>
            <w:rFonts w:ascii="Gill Sans MT" w:hAnsi="Gill Sans MT"/>
          </w:rPr>
          <w:delText>4</w:delText>
        </w:r>
        <w:r w:rsidR="005C6AE5" w:rsidRPr="005C6AE5">
          <w:rPr>
            <w:rFonts w:ascii="Gill Sans MT" w:hAnsi="Gill Sans MT"/>
          </w:rPr>
          <w:delText>0</w:delText>
        </w:r>
        <w:r w:rsidRPr="005C6AE5">
          <w:rPr>
            <w:rFonts w:ascii="Gill Sans MT" w:hAnsi="Gill Sans MT"/>
          </w:rPr>
          <w:delText xml:space="preserve"> pm</w:delText>
        </w:r>
      </w:del>
    </w:p>
    <w:p w14:paraId="5D6F2DF4" w14:textId="77777777" w:rsidR="00FE0B89" w:rsidRPr="00421CBA" w:rsidRDefault="00FE0B89" w:rsidP="00FE0B89">
      <w:pPr>
        <w:pStyle w:val="NoSpacing"/>
        <w:ind w:left="-360"/>
        <w:rPr>
          <w:del w:id="40" w:author="Woestman, Mary" w:date="2026-09-25T21:08:00Z" w16du:dateUtc="2026-09-26T01:08:00Z"/>
          <w:rFonts w:ascii="Gill Sans MT" w:hAnsi="Gill Sans MT"/>
        </w:rPr>
      </w:pPr>
      <w:del w:id="41" w:author="Woestman, Mary" w:date="2026-09-25T21:08:00Z" w16du:dateUtc="2026-09-26T01:08:00Z">
        <w:r w:rsidRPr="00421CBA">
          <w:rPr>
            <w:rFonts w:ascii="Gill Sans MT" w:hAnsi="Gill Sans MT"/>
            <w:u w:val="single"/>
          </w:rPr>
          <w:delText>Location:</w:delText>
        </w:r>
        <w:r w:rsidRPr="00421CBA">
          <w:rPr>
            <w:rFonts w:ascii="Gill Sans MT" w:hAnsi="Gill Sans MT"/>
          </w:rPr>
          <w:delText xml:space="preserve"> McCormack Building, One Ashburton Place,</w:delText>
        </w:r>
        <w:r w:rsidR="001C69E9" w:rsidRPr="00421CBA">
          <w:rPr>
            <w:rFonts w:ascii="Gill Sans MT" w:hAnsi="Gill Sans MT"/>
          </w:rPr>
          <w:delText xml:space="preserve"> </w:delText>
        </w:r>
        <w:r w:rsidR="002C5727">
          <w:rPr>
            <w:rFonts w:ascii="Gill Sans MT" w:hAnsi="Gill Sans MT"/>
          </w:rPr>
          <w:delText>21st floor</w:delText>
        </w:r>
        <w:r w:rsidR="001C69E9" w:rsidRPr="00421CBA">
          <w:rPr>
            <w:rFonts w:ascii="Gill Sans MT" w:hAnsi="Gill Sans MT"/>
          </w:rPr>
          <w:delText>,</w:delText>
        </w:r>
        <w:r w:rsidRPr="00421CBA">
          <w:rPr>
            <w:rFonts w:ascii="Gill Sans MT" w:hAnsi="Gill Sans MT"/>
          </w:rPr>
          <w:delText xml:space="preserve"> Boston, MA 02108</w:delText>
        </w:r>
      </w:del>
    </w:p>
    <w:p w14:paraId="0D42C7FB" w14:textId="77777777" w:rsidR="00C36E10" w:rsidRDefault="00C36E10" w:rsidP="00FE0B89">
      <w:pPr>
        <w:pStyle w:val="NoSpacing"/>
        <w:ind w:left="-360"/>
        <w:rPr>
          <w:del w:id="42" w:author="Woestman, Mary" w:date="2026-09-25T21:08:00Z" w16du:dateUtc="2026-09-26T01:08:00Z"/>
          <w:rFonts w:ascii="Gill Sans MT" w:hAnsi="Gill Sans MT"/>
          <w:u w:val="single"/>
        </w:rPr>
      </w:pPr>
    </w:p>
    <w:tbl>
      <w:tblPr>
        <w:tblStyle w:val="TableGrid"/>
        <w:tblW w:w="10620" w:type="dxa"/>
        <w:tblInd w:w="-432" w:type="dxa"/>
        <w:tblLayout w:type="fixed"/>
        <w:tblLook w:val="04A0" w:firstRow="1" w:lastRow="0" w:firstColumn="1" w:lastColumn="0" w:noHBand="0" w:noVBand="1"/>
      </w:tblPr>
      <w:tblGrid>
        <w:gridCol w:w="576"/>
        <w:gridCol w:w="8064"/>
        <w:gridCol w:w="990"/>
        <w:gridCol w:w="990"/>
      </w:tblGrid>
      <w:tr w:rsidR="005C6AE5" w:rsidRPr="001B6E73" w14:paraId="130EDD42" w14:textId="77777777" w:rsidTr="005C6AE5">
        <w:trPr>
          <w:trHeight w:val="288"/>
          <w:del w:id="43" w:author="Woestman, Mary" w:date="2026-09-25T21:08:00Z" w16du:dateUtc="2026-09-26T01:08:00Z"/>
        </w:trPr>
        <w:tc>
          <w:tcPr>
            <w:tcW w:w="8640" w:type="dxa"/>
            <w:gridSpan w:val="2"/>
            <w:shd w:val="clear" w:color="auto" w:fill="C6D9F1" w:themeFill="text2" w:themeFillTint="33"/>
            <w:vAlign w:val="center"/>
          </w:tcPr>
          <w:p w14:paraId="55FE8F98" w14:textId="77777777" w:rsidR="005C6AE5" w:rsidRPr="001B6E73" w:rsidRDefault="005C6AE5" w:rsidP="00852CC9">
            <w:pPr>
              <w:pStyle w:val="NoSpacing"/>
              <w:rPr>
                <w:del w:id="44" w:author="Woestman, Mary" w:date="2026-09-25T21:08:00Z" w16du:dateUtc="2026-09-26T01:08:00Z"/>
                <w:rFonts w:ascii="Gill Sans MT" w:hAnsi="Gill Sans MT"/>
                <w:b/>
              </w:rPr>
            </w:pPr>
            <w:del w:id="45" w:author="Woestman, Mary" w:date="2026-09-25T21:08:00Z" w16du:dateUtc="2026-09-26T01:08:00Z">
              <w:r w:rsidRPr="001B6E73">
                <w:rPr>
                  <w:rFonts w:ascii="Gill Sans MT" w:hAnsi="Gill Sans MT"/>
                  <w:b/>
                </w:rPr>
                <w:delText>Members present</w:delText>
              </w:r>
            </w:del>
          </w:p>
        </w:tc>
        <w:tc>
          <w:tcPr>
            <w:tcW w:w="990" w:type="dxa"/>
            <w:shd w:val="clear" w:color="auto" w:fill="C6D9F1" w:themeFill="text2" w:themeFillTint="33"/>
            <w:vAlign w:val="center"/>
          </w:tcPr>
          <w:p w14:paraId="21D7A8E4" w14:textId="77777777" w:rsidR="005C6AE5" w:rsidRPr="005C6AE5" w:rsidRDefault="005C6AE5" w:rsidP="005C6AE5">
            <w:pPr>
              <w:pStyle w:val="NoSpacing"/>
              <w:ind w:left="-54" w:right="-162"/>
              <w:jc w:val="center"/>
              <w:rPr>
                <w:del w:id="46" w:author="Woestman, Mary" w:date="2026-09-25T21:08:00Z" w16du:dateUtc="2026-09-26T01:08:00Z"/>
                <w:rFonts w:ascii="Gill Sans MT" w:hAnsi="Gill Sans MT"/>
                <w:b/>
              </w:rPr>
            </w:pPr>
            <w:del w:id="47" w:author="Woestman, Mary" w:date="2026-09-25T21:08:00Z" w16du:dateUtc="2026-09-26T01:08:00Z">
              <w:r w:rsidRPr="005C6AE5">
                <w:rPr>
                  <w:rFonts w:ascii="Gill Sans MT" w:hAnsi="Gill Sans MT"/>
                  <w:b/>
                </w:rPr>
                <w:delText>Vote 1*</w:delText>
              </w:r>
            </w:del>
          </w:p>
        </w:tc>
        <w:tc>
          <w:tcPr>
            <w:tcW w:w="990" w:type="dxa"/>
            <w:shd w:val="clear" w:color="auto" w:fill="C6D9F1" w:themeFill="text2" w:themeFillTint="33"/>
            <w:vAlign w:val="center"/>
          </w:tcPr>
          <w:p w14:paraId="6976F12B" w14:textId="77777777" w:rsidR="005C6AE5" w:rsidRPr="005C6AE5" w:rsidRDefault="005C6AE5" w:rsidP="00852CC9">
            <w:pPr>
              <w:pStyle w:val="NoSpacing"/>
              <w:ind w:left="-198" w:right="-162"/>
              <w:jc w:val="center"/>
              <w:rPr>
                <w:del w:id="48" w:author="Woestman, Mary" w:date="2026-09-25T21:08:00Z" w16du:dateUtc="2026-09-26T01:08:00Z"/>
                <w:rFonts w:ascii="Gill Sans MT" w:hAnsi="Gill Sans MT"/>
                <w:b/>
              </w:rPr>
            </w:pPr>
            <w:del w:id="49" w:author="Woestman, Mary" w:date="2026-09-25T21:08:00Z" w16du:dateUtc="2026-09-26T01:08:00Z">
              <w:r w:rsidRPr="005C6AE5">
                <w:rPr>
                  <w:rFonts w:ascii="Gill Sans MT" w:hAnsi="Gill Sans MT"/>
                  <w:b/>
                </w:rPr>
                <w:delText xml:space="preserve">Vote 2 </w:delText>
              </w:r>
            </w:del>
          </w:p>
        </w:tc>
      </w:tr>
      <w:tr w:rsidR="005C6AE5" w:rsidRPr="001B6E73" w14:paraId="18D5BC43" w14:textId="77777777" w:rsidTr="005C6AE5">
        <w:trPr>
          <w:trHeight w:val="360"/>
          <w:del w:id="50" w:author="Woestman, Mary" w:date="2026-09-25T21:08:00Z" w16du:dateUtc="2026-09-26T01:08:00Z"/>
        </w:trPr>
        <w:tc>
          <w:tcPr>
            <w:tcW w:w="576" w:type="dxa"/>
            <w:vAlign w:val="center"/>
          </w:tcPr>
          <w:p w14:paraId="3C4AF043" w14:textId="77777777" w:rsidR="005C6AE5" w:rsidRPr="001B6E73" w:rsidRDefault="005C6AE5" w:rsidP="00ED789C">
            <w:pPr>
              <w:pStyle w:val="NoSpacing"/>
              <w:ind w:left="-378" w:right="-442"/>
              <w:jc w:val="center"/>
              <w:rPr>
                <w:del w:id="51" w:author="Woestman, Mary" w:date="2026-09-25T21:08:00Z" w16du:dateUtc="2026-09-26T01:08:00Z"/>
                <w:rFonts w:ascii="Gill Sans MT" w:hAnsi="Gill Sans MT"/>
                <w:b/>
              </w:rPr>
            </w:pPr>
            <w:del w:id="52" w:author="Woestman, Mary" w:date="2026-09-25T21:08:00Z" w16du:dateUtc="2026-09-26T01:08:00Z">
              <w:r>
                <w:rPr>
                  <w:rFonts w:ascii="Gill Sans MT" w:hAnsi="Gill Sans MT"/>
                  <w:b/>
                </w:rPr>
                <w:delText>1</w:delText>
              </w:r>
            </w:del>
          </w:p>
        </w:tc>
        <w:tc>
          <w:tcPr>
            <w:tcW w:w="8064" w:type="dxa"/>
            <w:vAlign w:val="center"/>
          </w:tcPr>
          <w:p w14:paraId="21F01887" w14:textId="77777777" w:rsidR="005C6AE5" w:rsidRPr="003970D8" w:rsidRDefault="005C6AE5" w:rsidP="00651670">
            <w:pPr>
              <w:pStyle w:val="NoSpacing"/>
              <w:rPr>
                <w:del w:id="53" w:author="Woestman, Mary" w:date="2026-09-25T21:08:00Z" w16du:dateUtc="2026-09-26T01:08:00Z"/>
                <w:rFonts w:ascii="Gill Sans MT" w:hAnsi="Gill Sans MT"/>
              </w:rPr>
            </w:pPr>
            <w:del w:id="54" w:author="Woestman, Mary" w:date="2026-09-25T21:08:00Z" w16du:dateUtc="2026-09-26T01:08:00Z">
              <w:r w:rsidRPr="003970D8">
                <w:rPr>
                  <w:rFonts w:ascii="Gill Sans MT" w:hAnsi="Gill Sans MT"/>
                </w:rPr>
                <w:delText xml:space="preserve">Joan Mikula – Department of Mental Health </w:delText>
              </w:r>
              <w:r w:rsidRPr="003970D8">
                <w:rPr>
                  <w:rFonts w:ascii="Gill Sans MT" w:hAnsi="Gill Sans MT"/>
                  <w:i/>
                </w:rPr>
                <w:delText>(chair)</w:delText>
              </w:r>
            </w:del>
          </w:p>
        </w:tc>
        <w:tc>
          <w:tcPr>
            <w:tcW w:w="990" w:type="dxa"/>
            <w:vAlign w:val="center"/>
          </w:tcPr>
          <w:p w14:paraId="12E9B2E3" w14:textId="77777777" w:rsidR="005C6AE5" w:rsidRPr="006C5A3C" w:rsidRDefault="006C5A3C" w:rsidP="00852CC9">
            <w:pPr>
              <w:pStyle w:val="NoSpacing"/>
              <w:ind w:left="-144" w:right="-108"/>
              <w:jc w:val="center"/>
              <w:rPr>
                <w:del w:id="55" w:author="Woestman, Mary" w:date="2026-09-25T21:08:00Z" w16du:dateUtc="2026-09-26T01:08:00Z"/>
                <w:rFonts w:ascii="Gill Sans MT" w:hAnsi="Gill Sans MT"/>
              </w:rPr>
            </w:pPr>
            <w:del w:id="56" w:author="Woestman, Mary" w:date="2026-09-25T21:08:00Z" w16du:dateUtc="2026-09-26T01:08:00Z">
              <w:r w:rsidRPr="006C5A3C">
                <w:rPr>
                  <w:rFonts w:ascii="Gill Sans MT" w:hAnsi="Gill Sans MT"/>
                </w:rPr>
                <w:delText>X</w:delText>
              </w:r>
            </w:del>
          </w:p>
        </w:tc>
        <w:tc>
          <w:tcPr>
            <w:tcW w:w="990" w:type="dxa"/>
            <w:vAlign w:val="center"/>
          </w:tcPr>
          <w:p w14:paraId="2A8058A7" w14:textId="77777777" w:rsidR="005C6AE5" w:rsidRPr="001B6E73" w:rsidRDefault="005C6AE5" w:rsidP="00E376CA">
            <w:pPr>
              <w:pStyle w:val="NoSpacing"/>
              <w:ind w:left="-144" w:right="-108"/>
              <w:jc w:val="center"/>
              <w:rPr>
                <w:del w:id="57" w:author="Woestman, Mary" w:date="2026-09-25T21:08:00Z" w16du:dateUtc="2026-09-26T01:08:00Z"/>
                <w:rFonts w:ascii="Gill Sans MT" w:hAnsi="Gill Sans MT"/>
              </w:rPr>
            </w:pPr>
            <w:del w:id="58" w:author="Woestman, Mary" w:date="2026-09-25T21:08:00Z" w16du:dateUtc="2026-09-26T01:08:00Z">
              <w:r>
                <w:rPr>
                  <w:rFonts w:ascii="Gill Sans MT" w:hAnsi="Gill Sans MT"/>
                </w:rPr>
                <w:delText>X</w:delText>
              </w:r>
            </w:del>
          </w:p>
        </w:tc>
      </w:tr>
      <w:tr w:rsidR="005C6AE5" w:rsidRPr="001B6E73" w14:paraId="721855A0" w14:textId="77777777" w:rsidTr="005C6AE5">
        <w:trPr>
          <w:trHeight w:val="360"/>
          <w:del w:id="59" w:author="Woestman, Mary" w:date="2026-09-25T21:08:00Z" w16du:dateUtc="2026-09-26T01:08:00Z"/>
        </w:trPr>
        <w:tc>
          <w:tcPr>
            <w:tcW w:w="576" w:type="dxa"/>
            <w:vAlign w:val="center"/>
          </w:tcPr>
          <w:p w14:paraId="5AA415A7" w14:textId="77777777" w:rsidR="005C6AE5" w:rsidRPr="001B6E73" w:rsidRDefault="005C6AE5" w:rsidP="00ED789C">
            <w:pPr>
              <w:pStyle w:val="NoSpacing"/>
              <w:ind w:left="-378" w:right="-442"/>
              <w:jc w:val="center"/>
              <w:rPr>
                <w:del w:id="60" w:author="Woestman, Mary" w:date="2026-09-25T21:08:00Z" w16du:dateUtc="2026-09-26T01:08:00Z"/>
                <w:rFonts w:ascii="Gill Sans MT" w:hAnsi="Gill Sans MT"/>
                <w:b/>
              </w:rPr>
            </w:pPr>
            <w:del w:id="61" w:author="Woestman, Mary" w:date="2026-09-25T21:08:00Z" w16du:dateUtc="2026-09-26T01:08:00Z">
              <w:r w:rsidRPr="001B6E73">
                <w:rPr>
                  <w:rFonts w:ascii="Gill Sans MT" w:hAnsi="Gill Sans MT"/>
                  <w:b/>
                </w:rPr>
                <w:delText>2</w:delText>
              </w:r>
            </w:del>
          </w:p>
        </w:tc>
        <w:tc>
          <w:tcPr>
            <w:tcW w:w="8064" w:type="dxa"/>
            <w:vAlign w:val="center"/>
          </w:tcPr>
          <w:p w14:paraId="63DF942A" w14:textId="77777777" w:rsidR="005C6AE5" w:rsidRDefault="005C6AE5" w:rsidP="00651670">
            <w:pPr>
              <w:pStyle w:val="NoSpacing"/>
              <w:rPr>
                <w:del w:id="62" w:author="Woestman, Mary" w:date="2026-09-25T21:08:00Z" w16du:dateUtc="2026-09-26T01:08:00Z"/>
                <w:rFonts w:ascii="Gill Sans MT" w:hAnsi="Gill Sans MT"/>
              </w:rPr>
            </w:pPr>
            <w:del w:id="63" w:author="Woestman, Mary" w:date="2026-09-25T21:08:00Z" w16du:dateUtc="2026-09-26T01:08:00Z">
              <w:r>
                <w:rPr>
                  <w:rFonts w:ascii="Gill Sans MT" w:hAnsi="Gill Sans MT"/>
                </w:rPr>
                <w:delText>George Beilin – Licensed Psychologist</w:delText>
              </w:r>
            </w:del>
          </w:p>
        </w:tc>
        <w:tc>
          <w:tcPr>
            <w:tcW w:w="990" w:type="dxa"/>
            <w:vAlign w:val="center"/>
          </w:tcPr>
          <w:p w14:paraId="1343E9B3" w14:textId="77777777" w:rsidR="005C6AE5" w:rsidRPr="009D56AB" w:rsidRDefault="006C5A3C" w:rsidP="00852CC9">
            <w:pPr>
              <w:pStyle w:val="NoSpacing"/>
              <w:ind w:left="-144" w:right="-108"/>
              <w:jc w:val="center"/>
              <w:rPr>
                <w:del w:id="64" w:author="Woestman, Mary" w:date="2026-09-25T21:08:00Z" w16du:dateUtc="2026-09-26T01:08:00Z"/>
                <w:rFonts w:ascii="Gill Sans MT" w:hAnsi="Gill Sans MT"/>
              </w:rPr>
            </w:pPr>
            <w:del w:id="65" w:author="Woestman, Mary" w:date="2026-09-25T21:08:00Z" w16du:dateUtc="2026-09-26T01:08:00Z">
              <w:r w:rsidRPr="009D56AB">
                <w:rPr>
                  <w:rFonts w:ascii="Gill Sans MT" w:hAnsi="Gill Sans MT"/>
                </w:rPr>
                <w:delText>A</w:delText>
              </w:r>
            </w:del>
          </w:p>
        </w:tc>
        <w:tc>
          <w:tcPr>
            <w:tcW w:w="990" w:type="dxa"/>
            <w:vAlign w:val="center"/>
          </w:tcPr>
          <w:p w14:paraId="2F6934B8" w14:textId="77777777" w:rsidR="005C6AE5" w:rsidRDefault="005C6AE5" w:rsidP="00E376CA">
            <w:pPr>
              <w:pStyle w:val="NoSpacing"/>
              <w:ind w:left="-144" w:right="-108"/>
              <w:jc w:val="center"/>
              <w:rPr>
                <w:del w:id="66" w:author="Woestman, Mary" w:date="2026-09-25T21:08:00Z" w16du:dateUtc="2026-09-26T01:08:00Z"/>
                <w:rFonts w:ascii="Gill Sans MT" w:hAnsi="Gill Sans MT"/>
              </w:rPr>
            </w:pPr>
            <w:del w:id="67" w:author="Woestman, Mary" w:date="2026-09-25T21:08:00Z" w16du:dateUtc="2026-09-26T01:08:00Z">
              <w:r>
                <w:rPr>
                  <w:rFonts w:ascii="Gill Sans MT" w:hAnsi="Gill Sans MT"/>
                </w:rPr>
                <w:delText>X</w:delText>
              </w:r>
            </w:del>
          </w:p>
        </w:tc>
      </w:tr>
      <w:tr w:rsidR="005C6AE5" w:rsidRPr="001B6E73" w14:paraId="496E6AD7" w14:textId="77777777" w:rsidTr="005C6AE5">
        <w:trPr>
          <w:trHeight w:val="360"/>
          <w:del w:id="68" w:author="Woestman, Mary" w:date="2026-09-25T21:08:00Z" w16du:dateUtc="2026-09-26T01:08:00Z"/>
        </w:trPr>
        <w:tc>
          <w:tcPr>
            <w:tcW w:w="576" w:type="dxa"/>
            <w:vAlign w:val="center"/>
          </w:tcPr>
          <w:p w14:paraId="2A99D2B6" w14:textId="77777777" w:rsidR="005C6AE5" w:rsidRPr="001B6E73" w:rsidRDefault="005C6AE5" w:rsidP="00ED789C">
            <w:pPr>
              <w:pStyle w:val="NoSpacing"/>
              <w:ind w:left="-378" w:right="-442"/>
              <w:jc w:val="center"/>
              <w:rPr>
                <w:del w:id="69" w:author="Woestman, Mary" w:date="2026-09-25T21:08:00Z" w16du:dateUtc="2026-09-26T01:08:00Z"/>
                <w:rFonts w:ascii="Gill Sans MT" w:hAnsi="Gill Sans MT"/>
                <w:b/>
              </w:rPr>
            </w:pPr>
            <w:del w:id="70" w:author="Woestman, Mary" w:date="2026-09-25T21:08:00Z" w16du:dateUtc="2026-09-26T01:08:00Z">
              <w:r w:rsidRPr="001B6E73">
                <w:rPr>
                  <w:rFonts w:ascii="Gill Sans MT" w:hAnsi="Gill Sans MT"/>
                  <w:b/>
                </w:rPr>
                <w:delText>3</w:delText>
              </w:r>
            </w:del>
          </w:p>
        </w:tc>
        <w:tc>
          <w:tcPr>
            <w:tcW w:w="8064" w:type="dxa"/>
            <w:vAlign w:val="center"/>
          </w:tcPr>
          <w:p w14:paraId="6A35660F" w14:textId="77777777" w:rsidR="005C6AE5" w:rsidRPr="003970D8" w:rsidRDefault="005C6AE5" w:rsidP="00852CC9">
            <w:pPr>
              <w:pStyle w:val="NoSpacing"/>
              <w:rPr>
                <w:del w:id="71" w:author="Woestman, Mary" w:date="2026-09-25T21:08:00Z" w16du:dateUtc="2026-09-26T01:08:00Z"/>
                <w:rFonts w:ascii="Gill Sans MT" w:hAnsi="Gill Sans MT"/>
              </w:rPr>
            </w:pPr>
            <w:del w:id="72" w:author="Woestman, Mary" w:date="2026-09-25T21:08:00Z" w16du:dateUtc="2026-09-26T01:08:00Z">
              <w:r w:rsidRPr="005C6AE5">
                <w:rPr>
                  <w:rFonts w:ascii="Gill Sans MT" w:hAnsi="Gill Sans MT"/>
                </w:rPr>
                <w:delText>Lissette Blondet – MA Association of Community Health Workers</w:delText>
              </w:r>
            </w:del>
          </w:p>
        </w:tc>
        <w:tc>
          <w:tcPr>
            <w:tcW w:w="990" w:type="dxa"/>
            <w:vAlign w:val="center"/>
          </w:tcPr>
          <w:p w14:paraId="1D993467" w14:textId="77777777" w:rsidR="005C6AE5" w:rsidRPr="009D56AB" w:rsidRDefault="006C5A3C" w:rsidP="00852CC9">
            <w:pPr>
              <w:pStyle w:val="NoSpacing"/>
              <w:ind w:left="-144" w:right="-108"/>
              <w:jc w:val="center"/>
              <w:rPr>
                <w:del w:id="73" w:author="Woestman, Mary" w:date="2026-09-25T21:08:00Z" w16du:dateUtc="2026-09-26T01:08:00Z"/>
                <w:rFonts w:ascii="Gill Sans MT" w:hAnsi="Gill Sans MT"/>
              </w:rPr>
            </w:pPr>
            <w:del w:id="74" w:author="Woestman, Mary" w:date="2026-09-25T21:08:00Z" w16du:dateUtc="2026-09-26T01:08:00Z">
              <w:r w:rsidRPr="009D56AB">
                <w:rPr>
                  <w:rFonts w:ascii="Gill Sans MT" w:hAnsi="Gill Sans MT"/>
                </w:rPr>
                <w:delText>A</w:delText>
              </w:r>
            </w:del>
          </w:p>
        </w:tc>
        <w:tc>
          <w:tcPr>
            <w:tcW w:w="990" w:type="dxa"/>
            <w:vAlign w:val="center"/>
          </w:tcPr>
          <w:p w14:paraId="197C1CED" w14:textId="77777777" w:rsidR="005C6AE5" w:rsidRDefault="009D56AB" w:rsidP="00E376CA">
            <w:pPr>
              <w:pStyle w:val="NoSpacing"/>
              <w:ind w:left="-144" w:right="-108"/>
              <w:jc w:val="center"/>
              <w:rPr>
                <w:del w:id="75" w:author="Woestman, Mary" w:date="2026-09-25T21:08:00Z" w16du:dateUtc="2026-09-26T01:08:00Z"/>
                <w:rFonts w:ascii="Gill Sans MT" w:hAnsi="Gill Sans MT"/>
              </w:rPr>
            </w:pPr>
            <w:del w:id="76" w:author="Woestman, Mary" w:date="2026-09-25T21:08:00Z" w16du:dateUtc="2026-09-26T01:08:00Z">
              <w:r>
                <w:rPr>
                  <w:rFonts w:ascii="Gill Sans MT" w:hAnsi="Gill Sans MT"/>
                </w:rPr>
                <w:delText>-</w:delText>
              </w:r>
            </w:del>
          </w:p>
        </w:tc>
      </w:tr>
      <w:tr w:rsidR="005C6AE5" w:rsidRPr="001B6E73" w14:paraId="595A51E4" w14:textId="77777777" w:rsidTr="005C6AE5">
        <w:trPr>
          <w:trHeight w:val="360"/>
          <w:del w:id="77" w:author="Woestman, Mary" w:date="2026-09-25T21:08:00Z" w16du:dateUtc="2026-09-26T01:08:00Z"/>
        </w:trPr>
        <w:tc>
          <w:tcPr>
            <w:tcW w:w="576" w:type="dxa"/>
            <w:vAlign w:val="center"/>
          </w:tcPr>
          <w:p w14:paraId="2C05A388" w14:textId="77777777" w:rsidR="005C6AE5" w:rsidRPr="001B6E73" w:rsidRDefault="005C6AE5" w:rsidP="00ED789C">
            <w:pPr>
              <w:pStyle w:val="NoSpacing"/>
              <w:ind w:left="-378" w:right="-442"/>
              <w:jc w:val="center"/>
              <w:rPr>
                <w:del w:id="78" w:author="Woestman, Mary" w:date="2026-09-25T21:08:00Z" w16du:dateUtc="2026-09-26T01:08:00Z"/>
                <w:rFonts w:ascii="Gill Sans MT" w:hAnsi="Gill Sans MT"/>
                <w:b/>
              </w:rPr>
            </w:pPr>
            <w:del w:id="79" w:author="Woestman, Mary" w:date="2026-09-25T21:08:00Z" w16du:dateUtc="2026-09-26T01:08:00Z">
              <w:r w:rsidRPr="007F35D8">
                <w:rPr>
                  <w:rFonts w:ascii="Gill Sans MT" w:hAnsi="Gill Sans MT"/>
                  <w:b/>
                </w:rPr>
                <w:delText>4</w:delText>
              </w:r>
            </w:del>
          </w:p>
        </w:tc>
        <w:tc>
          <w:tcPr>
            <w:tcW w:w="8064" w:type="dxa"/>
            <w:vAlign w:val="center"/>
          </w:tcPr>
          <w:p w14:paraId="6F5F61AF" w14:textId="77777777" w:rsidR="005C6AE5" w:rsidRPr="003970D8" w:rsidRDefault="005C6AE5" w:rsidP="00E376CA">
            <w:pPr>
              <w:pStyle w:val="NoSpacing"/>
              <w:rPr>
                <w:del w:id="80" w:author="Woestman, Mary" w:date="2026-09-25T21:08:00Z" w16du:dateUtc="2026-09-26T01:08:00Z"/>
                <w:rFonts w:ascii="Gill Sans MT" w:hAnsi="Gill Sans MT"/>
              </w:rPr>
            </w:pPr>
            <w:del w:id="81" w:author="Woestman, Mary" w:date="2026-09-25T21:08:00Z" w16du:dateUtc="2026-09-26T01:08:00Z">
              <w:r w:rsidRPr="003970D8">
                <w:rPr>
                  <w:rFonts w:ascii="Gill Sans MT" w:hAnsi="Gill Sans MT"/>
                </w:rPr>
                <w:delText>Yaminette Diaz-Linhart – M</w:delText>
              </w:r>
              <w:r>
                <w:rPr>
                  <w:rFonts w:ascii="Gill Sans MT" w:hAnsi="Gill Sans MT"/>
                </w:rPr>
                <w:delText>A</w:delText>
              </w:r>
              <w:r w:rsidRPr="003970D8">
                <w:rPr>
                  <w:rFonts w:ascii="Gill Sans MT" w:hAnsi="Gill Sans MT"/>
                </w:rPr>
                <w:delText xml:space="preserve"> Chapter of the National Association of Social Workers</w:delText>
              </w:r>
            </w:del>
          </w:p>
        </w:tc>
        <w:tc>
          <w:tcPr>
            <w:tcW w:w="990" w:type="dxa"/>
            <w:vAlign w:val="center"/>
          </w:tcPr>
          <w:p w14:paraId="39336924" w14:textId="77777777" w:rsidR="005C6AE5" w:rsidRPr="0053142A" w:rsidRDefault="006C5A3C" w:rsidP="00852CC9">
            <w:pPr>
              <w:pStyle w:val="NoSpacing"/>
              <w:ind w:left="-144" w:right="-108"/>
              <w:jc w:val="center"/>
              <w:rPr>
                <w:del w:id="82" w:author="Woestman, Mary" w:date="2026-09-25T21:08:00Z" w16du:dateUtc="2026-09-26T01:08:00Z"/>
                <w:rFonts w:ascii="Gill Sans MT" w:hAnsi="Gill Sans MT"/>
                <w:color w:val="FF0000"/>
              </w:rPr>
            </w:pPr>
            <w:del w:id="83" w:author="Woestman, Mary" w:date="2026-09-25T21:08:00Z" w16du:dateUtc="2026-09-26T01:08:00Z">
              <w:r w:rsidRPr="009D56AB">
                <w:rPr>
                  <w:rFonts w:ascii="Gill Sans MT" w:hAnsi="Gill Sans MT"/>
                </w:rPr>
                <w:delText>X</w:delText>
              </w:r>
            </w:del>
          </w:p>
        </w:tc>
        <w:tc>
          <w:tcPr>
            <w:tcW w:w="990" w:type="dxa"/>
            <w:vAlign w:val="center"/>
          </w:tcPr>
          <w:p w14:paraId="04555995" w14:textId="77777777" w:rsidR="005C6AE5" w:rsidRDefault="005C6AE5" w:rsidP="00E376CA">
            <w:pPr>
              <w:pStyle w:val="NoSpacing"/>
              <w:ind w:left="-144" w:right="-108"/>
              <w:jc w:val="center"/>
              <w:rPr>
                <w:del w:id="84" w:author="Woestman, Mary" w:date="2026-09-25T21:08:00Z" w16du:dateUtc="2026-09-26T01:08:00Z"/>
                <w:rFonts w:ascii="Gill Sans MT" w:hAnsi="Gill Sans MT"/>
              </w:rPr>
            </w:pPr>
            <w:del w:id="85" w:author="Woestman, Mary" w:date="2026-09-25T21:08:00Z" w16du:dateUtc="2026-09-26T01:08:00Z">
              <w:r>
                <w:rPr>
                  <w:rFonts w:ascii="Gill Sans MT" w:hAnsi="Gill Sans MT"/>
                </w:rPr>
                <w:delText>X</w:delText>
              </w:r>
            </w:del>
          </w:p>
        </w:tc>
      </w:tr>
      <w:tr w:rsidR="005C6AE5" w:rsidRPr="001B6E73" w14:paraId="4D4024E1" w14:textId="77777777" w:rsidTr="005C6AE5">
        <w:trPr>
          <w:trHeight w:val="360"/>
          <w:del w:id="86" w:author="Woestman, Mary" w:date="2026-09-25T21:08:00Z" w16du:dateUtc="2026-09-26T01:08:00Z"/>
        </w:trPr>
        <w:tc>
          <w:tcPr>
            <w:tcW w:w="576" w:type="dxa"/>
            <w:vAlign w:val="center"/>
          </w:tcPr>
          <w:p w14:paraId="79046A79" w14:textId="77777777" w:rsidR="005C6AE5" w:rsidRPr="001B6E73" w:rsidRDefault="005C6AE5" w:rsidP="00ED789C">
            <w:pPr>
              <w:pStyle w:val="NoSpacing"/>
              <w:ind w:left="-378" w:right="-442"/>
              <w:jc w:val="center"/>
              <w:rPr>
                <w:del w:id="87" w:author="Woestman, Mary" w:date="2026-09-25T21:08:00Z" w16du:dateUtc="2026-09-26T01:08:00Z"/>
                <w:rFonts w:ascii="Gill Sans MT" w:hAnsi="Gill Sans MT"/>
                <w:b/>
              </w:rPr>
            </w:pPr>
            <w:del w:id="88" w:author="Woestman, Mary" w:date="2026-09-25T21:08:00Z" w16du:dateUtc="2026-09-26T01:08:00Z">
              <w:r>
                <w:rPr>
                  <w:rFonts w:ascii="Gill Sans MT" w:hAnsi="Gill Sans MT"/>
                  <w:b/>
                </w:rPr>
                <w:delText>5</w:delText>
              </w:r>
            </w:del>
          </w:p>
        </w:tc>
        <w:tc>
          <w:tcPr>
            <w:tcW w:w="8064" w:type="dxa"/>
            <w:vAlign w:val="center"/>
          </w:tcPr>
          <w:p w14:paraId="39758B35" w14:textId="77777777" w:rsidR="005C6AE5" w:rsidRPr="003970D8" w:rsidRDefault="005C6AE5" w:rsidP="00E376CA">
            <w:pPr>
              <w:pStyle w:val="NoSpacing"/>
              <w:rPr>
                <w:del w:id="89" w:author="Woestman, Mary" w:date="2026-09-25T21:08:00Z" w16du:dateUtc="2026-09-26T01:08:00Z"/>
                <w:rFonts w:ascii="Gill Sans MT" w:hAnsi="Gill Sans MT"/>
              </w:rPr>
            </w:pPr>
            <w:del w:id="90" w:author="Woestman, Mary" w:date="2026-09-25T21:08:00Z" w16du:dateUtc="2026-09-26T01:08:00Z">
              <w:r w:rsidRPr="00847777">
                <w:rPr>
                  <w:rFonts w:ascii="Gill Sans MT" w:hAnsi="Gill Sans MT"/>
                </w:rPr>
                <w:delText>Kirsten Doherty – MA Organization for Addiction Recovery</w:delText>
              </w:r>
            </w:del>
          </w:p>
        </w:tc>
        <w:tc>
          <w:tcPr>
            <w:tcW w:w="990" w:type="dxa"/>
            <w:vAlign w:val="center"/>
          </w:tcPr>
          <w:p w14:paraId="6D6A55A1" w14:textId="77777777" w:rsidR="005C6AE5" w:rsidRPr="006C5A3C" w:rsidRDefault="006C5A3C" w:rsidP="003B5287">
            <w:pPr>
              <w:pStyle w:val="NoSpacing"/>
              <w:ind w:left="-144" w:right="-108"/>
              <w:jc w:val="center"/>
              <w:rPr>
                <w:del w:id="91" w:author="Woestman, Mary" w:date="2026-09-25T21:08:00Z" w16du:dateUtc="2026-09-26T01:08:00Z"/>
                <w:rFonts w:ascii="Gill Sans MT" w:hAnsi="Gill Sans MT"/>
              </w:rPr>
            </w:pPr>
            <w:del w:id="92" w:author="Woestman, Mary" w:date="2026-09-25T21:08:00Z" w16du:dateUtc="2026-09-26T01:08:00Z">
              <w:r w:rsidRPr="006C5A3C">
                <w:rPr>
                  <w:rFonts w:ascii="Gill Sans MT" w:hAnsi="Gill Sans MT"/>
                </w:rPr>
                <w:delText>X</w:delText>
              </w:r>
            </w:del>
          </w:p>
        </w:tc>
        <w:tc>
          <w:tcPr>
            <w:tcW w:w="990" w:type="dxa"/>
            <w:vAlign w:val="center"/>
          </w:tcPr>
          <w:p w14:paraId="2363F87A" w14:textId="77777777" w:rsidR="005C6AE5" w:rsidRDefault="005C6AE5" w:rsidP="00E376CA">
            <w:pPr>
              <w:pStyle w:val="NoSpacing"/>
              <w:ind w:left="-144" w:right="-108"/>
              <w:jc w:val="center"/>
              <w:rPr>
                <w:del w:id="93" w:author="Woestman, Mary" w:date="2026-09-25T21:08:00Z" w16du:dateUtc="2026-09-26T01:08:00Z"/>
                <w:rFonts w:ascii="Gill Sans MT" w:hAnsi="Gill Sans MT"/>
              </w:rPr>
            </w:pPr>
            <w:del w:id="94" w:author="Woestman, Mary" w:date="2026-09-25T21:08:00Z" w16du:dateUtc="2026-09-26T01:08:00Z">
              <w:r>
                <w:rPr>
                  <w:rFonts w:ascii="Gill Sans MT" w:hAnsi="Gill Sans MT"/>
                </w:rPr>
                <w:delText>X</w:delText>
              </w:r>
            </w:del>
          </w:p>
        </w:tc>
      </w:tr>
      <w:tr w:rsidR="006C5A3C" w:rsidRPr="001B6E73" w14:paraId="2BF3AF89" w14:textId="77777777" w:rsidTr="005C6AE5">
        <w:trPr>
          <w:trHeight w:val="360"/>
          <w:del w:id="95" w:author="Woestman, Mary" w:date="2026-09-25T21:08:00Z" w16du:dateUtc="2026-09-26T01:08:00Z"/>
        </w:trPr>
        <w:tc>
          <w:tcPr>
            <w:tcW w:w="576" w:type="dxa"/>
            <w:vAlign w:val="center"/>
          </w:tcPr>
          <w:p w14:paraId="30D3AD4C" w14:textId="77777777" w:rsidR="006C5A3C" w:rsidRPr="001B6E73" w:rsidRDefault="006C5A3C" w:rsidP="00ED789C">
            <w:pPr>
              <w:pStyle w:val="NoSpacing"/>
              <w:ind w:left="-378" w:right="-442"/>
              <w:jc w:val="center"/>
              <w:rPr>
                <w:del w:id="96" w:author="Woestman, Mary" w:date="2026-09-25T21:08:00Z" w16du:dateUtc="2026-09-26T01:08:00Z"/>
                <w:rFonts w:ascii="Gill Sans MT" w:hAnsi="Gill Sans MT"/>
                <w:b/>
              </w:rPr>
            </w:pPr>
            <w:del w:id="97" w:author="Woestman, Mary" w:date="2026-09-25T21:08:00Z" w16du:dateUtc="2026-09-26T01:08:00Z">
              <w:r>
                <w:rPr>
                  <w:rFonts w:ascii="Gill Sans MT" w:hAnsi="Gill Sans MT"/>
                  <w:b/>
                </w:rPr>
                <w:delText>6</w:delText>
              </w:r>
            </w:del>
          </w:p>
        </w:tc>
        <w:tc>
          <w:tcPr>
            <w:tcW w:w="8064" w:type="dxa"/>
            <w:vAlign w:val="center"/>
          </w:tcPr>
          <w:p w14:paraId="43AC031E" w14:textId="77777777" w:rsidR="006C5A3C" w:rsidRPr="003970D8" w:rsidRDefault="006C5A3C" w:rsidP="00E376CA">
            <w:pPr>
              <w:pStyle w:val="NoSpacing"/>
              <w:rPr>
                <w:del w:id="98" w:author="Woestman, Mary" w:date="2026-09-25T21:08:00Z" w16du:dateUtc="2026-09-26T01:08:00Z"/>
                <w:rFonts w:ascii="Gill Sans MT" w:hAnsi="Gill Sans MT"/>
              </w:rPr>
            </w:pPr>
            <w:del w:id="99" w:author="Woestman, Mary" w:date="2026-09-25T21:08:00Z" w16du:dateUtc="2026-09-26T01:08:00Z">
              <w:r w:rsidRPr="00C15680">
                <w:rPr>
                  <w:rFonts w:ascii="Gill Sans MT" w:hAnsi="Gill Sans MT"/>
                </w:rPr>
                <w:delText>Margaret Hannah – Freedman Center at William James College</w:delText>
              </w:r>
            </w:del>
          </w:p>
        </w:tc>
        <w:tc>
          <w:tcPr>
            <w:tcW w:w="990" w:type="dxa"/>
            <w:vAlign w:val="center"/>
          </w:tcPr>
          <w:p w14:paraId="39006CD1" w14:textId="77777777" w:rsidR="006C5A3C" w:rsidRPr="006C5A3C" w:rsidRDefault="006C5A3C" w:rsidP="00E376CA">
            <w:pPr>
              <w:pStyle w:val="NoSpacing"/>
              <w:ind w:left="-144" w:right="-108"/>
              <w:jc w:val="center"/>
              <w:rPr>
                <w:del w:id="100" w:author="Woestman, Mary" w:date="2026-09-25T21:08:00Z" w16du:dateUtc="2026-09-26T01:08:00Z"/>
                <w:rFonts w:ascii="Gill Sans MT" w:hAnsi="Gill Sans MT"/>
              </w:rPr>
            </w:pPr>
            <w:del w:id="101" w:author="Woestman, Mary" w:date="2026-09-25T21:08:00Z" w16du:dateUtc="2026-09-26T01:08:00Z">
              <w:r w:rsidRPr="006C5A3C">
                <w:rPr>
                  <w:rFonts w:ascii="Gill Sans MT" w:hAnsi="Gill Sans MT"/>
                </w:rPr>
                <w:delText>X</w:delText>
              </w:r>
            </w:del>
          </w:p>
        </w:tc>
        <w:tc>
          <w:tcPr>
            <w:tcW w:w="990" w:type="dxa"/>
            <w:vAlign w:val="center"/>
          </w:tcPr>
          <w:p w14:paraId="605B5C60" w14:textId="77777777" w:rsidR="006C5A3C" w:rsidRPr="001B6E73" w:rsidRDefault="006C5A3C" w:rsidP="00E376CA">
            <w:pPr>
              <w:pStyle w:val="NoSpacing"/>
              <w:ind w:left="-144" w:right="-108"/>
              <w:jc w:val="center"/>
              <w:rPr>
                <w:del w:id="102" w:author="Woestman, Mary" w:date="2026-09-25T21:08:00Z" w16du:dateUtc="2026-09-26T01:08:00Z"/>
                <w:rFonts w:ascii="Gill Sans MT" w:hAnsi="Gill Sans MT"/>
              </w:rPr>
            </w:pPr>
            <w:del w:id="103" w:author="Woestman, Mary" w:date="2026-09-25T21:08:00Z" w16du:dateUtc="2026-09-26T01:08:00Z">
              <w:r>
                <w:rPr>
                  <w:rFonts w:ascii="Gill Sans MT" w:hAnsi="Gill Sans MT"/>
                </w:rPr>
                <w:delText>X</w:delText>
              </w:r>
            </w:del>
          </w:p>
        </w:tc>
      </w:tr>
      <w:tr w:rsidR="006C5A3C" w:rsidRPr="001B6E73" w14:paraId="5D9152E8" w14:textId="77777777" w:rsidTr="005C6AE5">
        <w:trPr>
          <w:trHeight w:val="360"/>
          <w:del w:id="104" w:author="Woestman, Mary" w:date="2026-09-25T21:08:00Z" w16du:dateUtc="2026-09-26T01:08:00Z"/>
        </w:trPr>
        <w:tc>
          <w:tcPr>
            <w:tcW w:w="576" w:type="dxa"/>
            <w:vAlign w:val="center"/>
          </w:tcPr>
          <w:p w14:paraId="3EA1DA62" w14:textId="77777777" w:rsidR="006C5A3C" w:rsidRPr="001B6E73" w:rsidRDefault="006C5A3C" w:rsidP="00ED789C">
            <w:pPr>
              <w:pStyle w:val="NoSpacing"/>
              <w:ind w:left="-378" w:right="-442"/>
              <w:jc w:val="center"/>
              <w:rPr>
                <w:del w:id="105" w:author="Woestman, Mary" w:date="2026-09-25T21:08:00Z" w16du:dateUtc="2026-09-26T01:08:00Z"/>
                <w:rFonts w:ascii="Gill Sans MT" w:hAnsi="Gill Sans MT"/>
                <w:b/>
              </w:rPr>
            </w:pPr>
            <w:del w:id="106" w:author="Woestman, Mary" w:date="2026-09-25T21:08:00Z" w16du:dateUtc="2026-09-26T01:08:00Z">
              <w:r w:rsidRPr="001B6E73">
                <w:rPr>
                  <w:rFonts w:ascii="Gill Sans MT" w:hAnsi="Gill Sans MT"/>
                  <w:b/>
                </w:rPr>
                <w:delText>7</w:delText>
              </w:r>
            </w:del>
          </w:p>
        </w:tc>
        <w:tc>
          <w:tcPr>
            <w:tcW w:w="8064" w:type="dxa"/>
            <w:vAlign w:val="center"/>
          </w:tcPr>
          <w:p w14:paraId="6243C39B" w14:textId="77777777" w:rsidR="006C5A3C" w:rsidRPr="003970D8" w:rsidRDefault="00F22CDD" w:rsidP="00E376CA">
            <w:pPr>
              <w:pStyle w:val="NoSpacing"/>
              <w:rPr>
                <w:del w:id="107" w:author="Woestman, Mary" w:date="2026-09-25T21:08:00Z" w16du:dateUtc="2026-09-26T01:08:00Z"/>
                <w:rFonts w:ascii="Gill Sans MT" w:hAnsi="Gill Sans MT"/>
              </w:rPr>
            </w:pPr>
            <w:del w:id="108" w:author="Woestman, Mary" w:date="2026-09-25T21:08:00Z" w16du:dateUtc="2026-09-26T01:08:00Z">
              <w:r>
                <w:rPr>
                  <w:rFonts w:ascii="Gill Sans MT" w:hAnsi="Gill Sans MT"/>
                </w:rPr>
                <w:delText>Jessica Lar</w:delText>
              </w:r>
              <w:r w:rsidR="006C5A3C" w:rsidRPr="003970D8">
                <w:rPr>
                  <w:rFonts w:ascii="Gill Sans MT" w:hAnsi="Gill Sans MT"/>
                </w:rPr>
                <w:delText>ochelle – M</w:delText>
              </w:r>
              <w:r w:rsidR="006C5A3C">
                <w:rPr>
                  <w:rFonts w:ascii="Gill Sans MT" w:hAnsi="Gill Sans MT"/>
                </w:rPr>
                <w:delText>A</w:delText>
              </w:r>
              <w:r w:rsidR="006C5A3C" w:rsidRPr="003970D8">
                <w:rPr>
                  <w:rFonts w:ascii="Gill Sans MT" w:hAnsi="Gill Sans MT"/>
                </w:rPr>
                <w:delText xml:space="preserve"> Association for Mental Health</w:delText>
              </w:r>
            </w:del>
          </w:p>
        </w:tc>
        <w:tc>
          <w:tcPr>
            <w:tcW w:w="990" w:type="dxa"/>
            <w:vAlign w:val="center"/>
          </w:tcPr>
          <w:p w14:paraId="5CB401A0" w14:textId="77777777" w:rsidR="006C5A3C" w:rsidRPr="006C5A3C" w:rsidRDefault="006C5A3C" w:rsidP="00E376CA">
            <w:pPr>
              <w:pStyle w:val="NoSpacing"/>
              <w:ind w:left="-144" w:right="-108"/>
              <w:jc w:val="center"/>
              <w:rPr>
                <w:del w:id="109" w:author="Woestman, Mary" w:date="2026-09-25T21:08:00Z" w16du:dateUtc="2026-09-26T01:08:00Z"/>
                <w:rFonts w:ascii="Gill Sans MT" w:hAnsi="Gill Sans MT"/>
              </w:rPr>
            </w:pPr>
            <w:del w:id="110" w:author="Woestman, Mary" w:date="2026-09-25T21:08:00Z" w16du:dateUtc="2026-09-26T01:08:00Z">
              <w:r w:rsidRPr="006C5A3C">
                <w:rPr>
                  <w:rFonts w:ascii="Gill Sans MT" w:hAnsi="Gill Sans MT"/>
                </w:rPr>
                <w:delText>X</w:delText>
              </w:r>
            </w:del>
          </w:p>
        </w:tc>
        <w:tc>
          <w:tcPr>
            <w:tcW w:w="990" w:type="dxa"/>
            <w:vAlign w:val="center"/>
          </w:tcPr>
          <w:p w14:paraId="00AF3BAF" w14:textId="77777777" w:rsidR="006C5A3C" w:rsidRPr="001B6E73" w:rsidRDefault="006C5A3C" w:rsidP="00E376CA">
            <w:pPr>
              <w:pStyle w:val="NoSpacing"/>
              <w:ind w:left="-144" w:right="-108"/>
              <w:jc w:val="center"/>
              <w:rPr>
                <w:del w:id="111" w:author="Woestman, Mary" w:date="2026-09-25T21:08:00Z" w16du:dateUtc="2026-09-26T01:08:00Z"/>
                <w:rFonts w:ascii="Gill Sans MT" w:hAnsi="Gill Sans MT"/>
              </w:rPr>
            </w:pPr>
            <w:del w:id="112" w:author="Woestman, Mary" w:date="2026-09-25T21:08:00Z" w16du:dateUtc="2026-09-26T01:08:00Z">
              <w:r>
                <w:rPr>
                  <w:rFonts w:ascii="Gill Sans MT" w:hAnsi="Gill Sans MT"/>
                </w:rPr>
                <w:delText>X</w:delText>
              </w:r>
            </w:del>
          </w:p>
        </w:tc>
      </w:tr>
      <w:tr w:rsidR="006C5A3C" w:rsidRPr="001B6E73" w14:paraId="1240A55A" w14:textId="77777777" w:rsidTr="005C6AE5">
        <w:trPr>
          <w:trHeight w:val="360"/>
          <w:del w:id="113" w:author="Woestman, Mary" w:date="2026-09-25T21:08:00Z" w16du:dateUtc="2026-09-26T01:08:00Z"/>
        </w:trPr>
        <w:tc>
          <w:tcPr>
            <w:tcW w:w="576" w:type="dxa"/>
            <w:vAlign w:val="center"/>
          </w:tcPr>
          <w:p w14:paraId="2B26802D" w14:textId="77777777" w:rsidR="006C5A3C" w:rsidRPr="001B6E73" w:rsidRDefault="006C5A3C" w:rsidP="00ED789C">
            <w:pPr>
              <w:pStyle w:val="NoSpacing"/>
              <w:ind w:left="-378" w:right="-442"/>
              <w:jc w:val="center"/>
              <w:rPr>
                <w:del w:id="114" w:author="Woestman, Mary" w:date="2026-09-25T21:08:00Z" w16du:dateUtc="2026-09-26T01:08:00Z"/>
                <w:rFonts w:ascii="Gill Sans MT" w:hAnsi="Gill Sans MT"/>
                <w:b/>
              </w:rPr>
            </w:pPr>
            <w:del w:id="115" w:author="Woestman, Mary" w:date="2026-09-25T21:08:00Z" w16du:dateUtc="2026-09-26T01:08:00Z">
              <w:r w:rsidRPr="001B6E73">
                <w:rPr>
                  <w:rFonts w:ascii="Gill Sans MT" w:hAnsi="Gill Sans MT"/>
                  <w:b/>
                </w:rPr>
                <w:delText>8</w:delText>
              </w:r>
            </w:del>
          </w:p>
        </w:tc>
        <w:tc>
          <w:tcPr>
            <w:tcW w:w="8064" w:type="dxa"/>
            <w:vAlign w:val="center"/>
          </w:tcPr>
          <w:p w14:paraId="7F1000E1" w14:textId="77777777" w:rsidR="006C5A3C" w:rsidRPr="003970D8" w:rsidRDefault="006C5A3C" w:rsidP="00E376CA">
            <w:pPr>
              <w:pStyle w:val="NoSpacing"/>
              <w:rPr>
                <w:del w:id="116" w:author="Woestman, Mary" w:date="2026-09-25T21:08:00Z" w16du:dateUtc="2026-09-26T01:08:00Z"/>
                <w:rFonts w:ascii="Gill Sans MT" w:hAnsi="Gill Sans MT"/>
              </w:rPr>
            </w:pPr>
            <w:del w:id="117" w:author="Woestman, Mary" w:date="2026-09-25T21:08:00Z" w16du:dateUtc="2026-09-26T01:08:00Z">
              <w:r w:rsidRPr="003970D8">
                <w:rPr>
                  <w:rFonts w:ascii="Gill Sans MT" w:hAnsi="Gill Sans MT"/>
                </w:rPr>
                <w:delText xml:space="preserve">Ryan Manganelli – Office of Representative Decker </w:delText>
              </w:r>
              <w:r w:rsidRPr="003970D8">
                <w:rPr>
                  <w:rFonts w:ascii="Gill Sans MT" w:hAnsi="Gill Sans MT"/>
                  <w:i/>
                </w:rPr>
                <w:delText>(designee of Representative Decker)</w:delText>
              </w:r>
            </w:del>
          </w:p>
        </w:tc>
        <w:tc>
          <w:tcPr>
            <w:tcW w:w="990" w:type="dxa"/>
            <w:vAlign w:val="center"/>
          </w:tcPr>
          <w:p w14:paraId="23FEC355" w14:textId="77777777" w:rsidR="006C5A3C" w:rsidRPr="00682FBE" w:rsidRDefault="006C5A3C" w:rsidP="00E376CA">
            <w:pPr>
              <w:pStyle w:val="NoSpacing"/>
              <w:ind w:left="-144" w:right="-108"/>
              <w:jc w:val="center"/>
              <w:rPr>
                <w:del w:id="118" w:author="Woestman, Mary" w:date="2026-09-25T21:08:00Z" w16du:dateUtc="2026-09-26T01:08:00Z"/>
                <w:rFonts w:ascii="Gill Sans MT" w:hAnsi="Gill Sans MT"/>
              </w:rPr>
            </w:pPr>
            <w:del w:id="119" w:author="Woestman, Mary" w:date="2026-09-25T21:08:00Z" w16du:dateUtc="2026-09-26T01:08:00Z">
              <w:r w:rsidRPr="009D56AB">
                <w:rPr>
                  <w:rFonts w:ascii="Gill Sans MT" w:hAnsi="Gill Sans MT"/>
                </w:rPr>
                <w:delText>A</w:delText>
              </w:r>
            </w:del>
          </w:p>
        </w:tc>
        <w:tc>
          <w:tcPr>
            <w:tcW w:w="990" w:type="dxa"/>
            <w:vAlign w:val="center"/>
          </w:tcPr>
          <w:p w14:paraId="7F9856A3" w14:textId="77777777" w:rsidR="006C5A3C" w:rsidRPr="001B6E73" w:rsidRDefault="006C5A3C" w:rsidP="00E376CA">
            <w:pPr>
              <w:pStyle w:val="NoSpacing"/>
              <w:ind w:left="-144" w:right="-108"/>
              <w:jc w:val="center"/>
              <w:rPr>
                <w:del w:id="120" w:author="Woestman, Mary" w:date="2026-09-25T21:08:00Z" w16du:dateUtc="2026-09-26T01:08:00Z"/>
                <w:rFonts w:ascii="Gill Sans MT" w:hAnsi="Gill Sans MT"/>
              </w:rPr>
            </w:pPr>
            <w:del w:id="121" w:author="Woestman, Mary" w:date="2026-09-25T21:08:00Z" w16du:dateUtc="2026-09-26T01:08:00Z">
              <w:r>
                <w:rPr>
                  <w:rFonts w:ascii="Gill Sans MT" w:hAnsi="Gill Sans MT"/>
                </w:rPr>
                <w:delText>X</w:delText>
              </w:r>
            </w:del>
          </w:p>
        </w:tc>
      </w:tr>
      <w:tr w:rsidR="006C5A3C" w:rsidRPr="001B6E73" w14:paraId="067C1B2F" w14:textId="77777777" w:rsidTr="005C6AE5">
        <w:trPr>
          <w:trHeight w:val="360"/>
          <w:del w:id="122" w:author="Woestman, Mary" w:date="2026-09-25T21:08:00Z" w16du:dateUtc="2026-09-26T01:08:00Z"/>
        </w:trPr>
        <w:tc>
          <w:tcPr>
            <w:tcW w:w="576" w:type="dxa"/>
            <w:vAlign w:val="center"/>
          </w:tcPr>
          <w:p w14:paraId="55142404" w14:textId="77777777" w:rsidR="006C5A3C" w:rsidRPr="001B6E73" w:rsidRDefault="006C5A3C" w:rsidP="00ED789C">
            <w:pPr>
              <w:pStyle w:val="NoSpacing"/>
              <w:ind w:left="-378" w:right="-442"/>
              <w:jc w:val="center"/>
              <w:rPr>
                <w:del w:id="123" w:author="Woestman, Mary" w:date="2026-09-25T21:08:00Z" w16du:dateUtc="2026-09-26T01:08:00Z"/>
                <w:rFonts w:ascii="Gill Sans MT" w:hAnsi="Gill Sans MT"/>
                <w:b/>
              </w:rPr>
            </w:pPr>
            <w:del w:id="124" w:author="Woestman, Mary" w:date="2026-09-25T21:08:00Z" w16du:dateUtc="2026-09-26T01:08:00Z">
              <w:r w:rsidRPr="001B6E73">
                <w:rPr>
                  <w:rFonts w:ascii="Gill Sans MT" w:hAnsi="Gill Sans MT"/>
                  <w:b/>
                </w:rPr>
                <w:delText>9</w:delText>
              </w:r>
            </w:del>
          </w:p>
        </w:tc>
        <w:tc>
          <w:tcPr>
            <w:tcW w:w="8064" w:type="dxa"/>
            <w:vAlign w:val="center"/>
          </w:tcPr>
          <w:p w14:paraId="00B6A1BF" w14:textId="77777777" w:rsidR="006C5A3C" w:rsidRPr="003970D8" w:rsidRDefault="006C5A3C" w:rsidP="00E376CA">
            <w:pPr>
              <w:pStyle w:val="NoSpacing"/>
              <w:rPr>
                <w:del w:id="125" w:author="Woestman, Mary" w:date="2026-09-25T21:08:00Z" w16du:dateUtc="2026-09-26T01:08:00Z"/>
                <w:rFonts w:ascii="Gill Sans MT" w:hAnsi="Gill Sans MT"/>
              </w:rPr>
            </w:pPr>
            <w:del w:id="126" w:author="Woestman, Mary" w:date="2026-09-25T21:08:00Z" w16du:dateUtc="2026-09-26T01:08:00Z">
              <w:r w:rsidRPr="003970D8">
                <w:rPr>
                  <w:rFonts w:ascii="Gill Sans MT" w:hAnsi="Gill Sans MT"/>
                </w:rPr>
                <w:delText>Mary McGeown – M</w:delText>
              </w:r>
              <w:r>
                <w:rPr>
                  <w:rFonts w:ascii="Gill Sans MT" w:hAnsi="Gill Sans MT"/>
                </w:rPr>
                <w:delText>A</w:delText>
              </w:r>
              <w:r w:rsidRPr="003970D8">
                <w:rPr>
                  <w:rFonts w:ascii="Gill Sans MT" w:hAnsi="Gill Sans MT"/>
                </w:rPr>
                <w:delText xml:space="preserve"> Society for the Prevention of Cruelty to Children</w:delText>
              </w:r>
            </w:del>
          </w:p>
        </w:tc>
        <w:tc>
          <w:tcPr>
            <w:tcW w:w="990" w:type="dxa"/>
            <w:vAlign w:val="center"/>
          </w:tcPr>
          <w:p w14:paraId="7967CC43" w14:textId="77777777" w:rsidR="006C5A3C" w:rsidRPr="001B6E73" w:rsidRDefault="006C5A3C" w:rsidP="00E376CA">
            <w:pPr>
              <w:pStyle w:val="NoSpacing"/>
              <w:ind w:left="-144" w:right="-108"/>
              <w:jc w:val="center"/>
              <w:rPr>
                <w:del w:id="127" w:author="Woestman, Mary" w:date="2026-09-25T21:08:00Z" w16du:dateUtc="2026-09-26T01:08:00Z"/>
                <w:rFonts w:ascii="Gill Sans MT" w:hAnsi="Gill Sans MT"/>
              </w:rPr>
            </w:pPr>
            <w:del w:id="128" w:author="Woestman, Mary" w:date="2026-09-25T21:08:00Z" w16du:dateUtc="2026-09-26T01:08:00Z">
              <w:r>
                <w:rPr>
                  <w:rFonts w:ascii="Gill Sans MT" w:hAnsi="Gill Sans MT"/>
                </w:rPr>
                <w:delText>X</w:delText>
              </w:r>
            </w:del>
          </w:p>
        </w:tc>
        <w:tc>
          <w:tcPr>
            <w:tcW w:w="990" w:type="dxa"/>
            <w:vAlign w:val="center"/>
          </w:tcPr>
          <w:p w14:paraId="1E14292B" w14:textId="77777777" w:rsidR="006C5A3C" w:rsidRPr="001B6E73" w:rsidRDefault="006C5A3C" w:rsidP="00E376CA">
            <w:pPr>
              <w:pStyle w:val="NoSpacing"/>
              <w:ind w:left="-144" w:right="-108"/>
              <w:jc w:val="center"/>
              <w:rPr>
                <w:del w:id="129" w:author="Woestman, Mary" w:date="2026-09-25T21:08:00Z" w16du:dateUtc="2026-09-26T01:08:00Z"/>
                <w:rFonts w:ascii="Gill Sans MT" w:hAnsi="Gill Sans MT"/>
              </w:rPr>
            </w:pPr>
            <w:del w:id="130" w:author="Woestman, Mary" w:date="2026-09-25T21:08:00Z" w16du:dateUtc="2026-09-26T01:08:00Z">
              <w:r>
                <w:rPr>
                  <w:rFonts w:ascii="Gill Sans MT" w:hAnsi="Gill Sans MT"/>
                </w:rPr>
                <w:delText>X</w:delText>
              </w:r>
            </w:del>
          </w:p>
        </w:tc>
      </w:tr>
      <w:tr w:rsidR="006C5A3C" w:rsidRPr="001B6E73" w14:paraId="26AD40D2" w14:textId="77777777" w:rsidTr="005C6AE5">
        <w:trPr>
          <w:trHeight w:val="360"/>
          <w:del w:id="131" w:author="Woestman, Mary" w:date="2026-09-25T21:08:00Z" w16du:dateUtc="2026-09-26T01:08:00Z"/>
        </w:trPr>
        <w:tc>
          <w:tcPr>
            <w:tcW w:w="576" w:type="dxa"/>
            <w:vAlign w:val="center"/>
          </w:tcPr>
          <w:p w14:paraId="622B9544" w14:textId="77777777" w:rsidR="006C5A3C" w:rsidRPr="001B6E73" w:rsidRDefault="006C5A3C" w:rsidP="00ED789C">
            <w:pPr>
              <w:pStyle w:val="NoSpacing"/>
              <w:ind w:left="-378" w:right="-442"/>
              <w:jc w:val="center"/>
              <w:rPr>
                <w:del w:id="132" w:author="Woestman, Mary" w:date="2026-09-25T21:08:00Z" w16du:dateUtc="2026-09-26T01:08:00Z"/>
                <w:rFonts w:ascii="Gill Sans MT" w:hAnsi="Gill Sans MT"/>
                <w:b/>
              </w:rPr>
            </w:pPr>
            <w:del w:id="133" w:author="Woestman, Mary" w:date="2026-09-25T21:08:00Z" w16du:dateUtc="2026-09-26T01:08:00Z">
              <w:r w:rsidRPr="001B6E73">
                <w:rPr>
                  <w:rFonts w:ascii="Gill Sans MT" w:hAnsi="Gill Sans MT"/>
                  <w:b/>
                </w:rPr>
                <w:delText>10</w:delText>
              </w:r>
            </w:del>
          </w:p>
        </w:tc>
        <w:tc>
          <w:tcPr>
            <w:tcW w:w="8064" w:type="dxa"/>
            <w:vAlign w:val="center"/>
          </w:tcPr>
          <w:p w14:paraId="3D0A3E93" w14:textId="77777777" w:rsidR="006C5A3C" w:rsidRPr="003970D8" w:rsidRDefault="006C5A3C" w:rsidP="00E376CA">
            <w:pPr>
              <w:pStyle w:val="NoSpacing"/>
              <w:rPr>
                <w:del w:id="134" w:author="Woestman, Mary" w:date="2026-09-25T21:08:00Z" w16du:dateUtc="2026-09-26T01:08:00Z"/>
                <w:rFonts w:ascii="Gill Sans MT" w:hAnsi="Gill Sans MT"/>
              </w:rPr>
            </w:pPr>
            <w:del w:id="135" w:author="Woestman, Mary" w:date="2026-09-25T21:08:00Z" w16du:dateUtc="2026-09-26T01:08:00Z">
              <w:r>
                <w:rPr>
                  <w:rFonts w:ascii="Gill Sans MT" w:hAnsi="Gill Sans MT"/>
                </w:rPr>
                <w:delText xml:space="preserve">Rosemary Minehan – Trial Court (ret.) </w:delText>
              </w:r>
              <w:r w:rsidRPr="00C15680">
                <w:rPr>
                  <w:rFonts w:ascii="Gill Sans MT" w:hAnsi="Gill Sans MT"/>
                  <w:i/>
                </w:rPr>
                <w:delText>(designee of Chief Justice Carey)</w:delText>
              </w:r>
            </w:del>
          </w:p>
        </w:tc>
        <w:tc>
          <w:tcPr>
            <w:tcW w:w="990" w:type="dxa"/>
            <w:vAlign w:val="center"/>
          </w:tcPr>
          <w:p w14:paraId="4D0F6452" w14:textId="77777777" w:rsidR="006C5A3C" w:rsidRPr="001B6E73" w:rsidRDefault="006C5A3C" w:rsidP="00E376CA">
            <w:pPr>
              <w:pStyle w:val="NoSpacing"/>
              <w:ind w:left="-144" w:right="-108"/>
              <w:jc w:val="center"/>
              <w:rPr>
                <w:del w:id="136" w:author="Woestman, Mary" w:date="2026-09-25T21:08:00Z" w16du:dateUtc="2026-09-26T01:08:00Z"/>
                <w:rFonts w:ascii="Gill Sans MT" w:hAnsi="Gill Sans MT"/>
              </w:rPr>
            </w:pPr>
            <w:del w:id="137" w:author="Woestman, Mary" w:date="2026-09-25T21:08:00Z" w16du:dateUtc="2026-09-26T01:08:00Z">
              <w:r>
                <w:rPr>
                  <w:rFonts w:ascii="Gill Sans MT" w:hAnsi="Gill Sans MT"/>
                </w:rPr>
                <w:delText>X</w:delText>
              </w:r>
            </w:del>
          </w:p>
        </w:tc>
        <w:tc>
          <w:tcPr>
            <w:tcW w:w="990" w:type="dxa"/>
            <w:vAlign w:val="center"/>
          </w:tcPr>
          <w:p w14:paraId="62886C3D" w14:textId="77777777" w:rsidR="006C5A3C" w:rsidRPr="001B6E73" w:rsidRDefault="006C5A3C" w:rsidP="00E376CA">
            <w:pPr>
              <w:pStyle w:val="NoSpacing"/>
              <w:ind w:left="-144" w:right="-108"/>
              <w:jc w:val="center"/>
              <w:rPr>
                <w:del w:id="138" w:author="Woestman, Mary" w:date="2026-09-25T21:08:00Z" w16du:dateUtc="2026-09-26T01:08:00Z"/>
                <w:rFonts w:ascii="Gill Sans MT" w:hAnsi="Gill Sans MT"/>
              </w:rPr>
            </w:pPr>
            <w:del w:id="139" w:author="Woestman, Mary" w:date="2026-09-25T21:08:00Z" w16du:dateUtc="2026-09-26T01:08:00Z">
              <w:r>
                <w:rPr>
                  <w:rFonts w:ascii="Gill Sans MT" w:hAnsi="Gill Sans MT"/>
                </w:rPr>
                <w:delText>X</w:delText>
              </w:r>
            </w:del>
          </w:p>
        </w:tc>
      </w:tr>
      <w:tr w:rsidR="006C5A3C" w:rsidRPr="001B6E73" w14:paraId="0AAC6F7F" w14:textId="77777777" w:rsidTr="005C6AE5">
        <w:trPr>
          <w:trHeight w:val="360"/>
          <w:del w:id="140" w:author="Woestman, Mary" w:date="2026-09-25T21:08:00Z" w16du:dateUtc="2026-09-26T01:08:00Z"/>
        </w:trPr>
        <w:tc>
          <w:tcPr>
            <w:tcW w:w="576" w:type="dxa"/>
            <w:vAlign w:val="center"/>
          </w:tcPr>
          <w:p w14:paraId="5F9C77E7" w14:textId="77777777" w:rsidR="006C5A3C" w:rsidRPr="001B6E73" w:rsidRDefault="006C5A3C" w:rsidP="00ED789C">
            <w:pPr>
              <w:pStyle w:val="NoSpacing"/>
              <w:ind w:left="-378" w:right="-442"/>
              <w:jc w:val="center"/>
              <w:rPr>
                <w:del w:id="141" w:author="Woestman, Mary" w:date="2026-09-25T21:08:00Z" w16du:dateUtc="2026-09-26T01:08:00Z"/>
                <w:rFonts w:ascii="Gill Sans MT" w:hAnsi="Gill Sans MT"/>
                <w:b/>
              </w:rPr>
            </w:pPr>
            <w:del w:id="142" w:author="Woestman, Mary" w:date="2026-09-25T21:08:00Z" w16du:dateUtc="2026-09-26T01:08:00Z">
              <w:r w:rsidRPr="001B6E73">
                <w:rPr>
                  <w:rFonts w:ascii="Gill Sans MT" w:hAnsi="Gill Sans MT"/>
                  <w:b/>
                </w:rPr>
                <w:delText>11</w:delText>
              </w:r>
            </w:del>
          </w:p>
        </w:tc>
        <w:tc>
          <w:tcPr>
            <w:tcW w:w="8064" w:type="dxa"/>
            <w:vAlign w:val="center"/>
          </w:tcPr>
          <w:p w14:paraId="10B0BAED" w14:textId="77777777" w:rsidR="006C5A3C" w:rsidRPr="003970D8" w:rsidRDefault="006C5A3C" w:rsidP="00E376CA">
            <w:pPr>
              <w:pStyle w:val="NoSpacing"/>
              <w:rPr>
                <w:del w:id="143" w:author="Woestman, Mary" w:date="2026-09-25T21:08:00Z" w16du:dateUtc="2026-09-26T01:08:00Z"/>
                <w:rFonts w:ascii="Gill Sans MT" w:hAnsi="Gill Sans MT"/>
              </w:rPr>
            </w:pPr>
            <w:del w:id="144" w:author="Woestman, Mary" w:date="2026-09-25T21:08:00Z" w16du:dateUtc="2026-09-26T01:08:00Z">
              <w:r>
                <w:rPr>
                  <w:rFonts w:ascii="Gill Sans MT" w:hAnsi="Gill Sans MT"/>
                </w:rPr>
                <w:delText>Carlene Pavlos – MA Public Health Association</w:delText>
              </w:r>
            </w:del>
          </w:p>
        </w:tc>
        <w:tc>
          <w:tcPr>
            <w:tcW w:w="990" w:type="dxa"/>
            <w:vAlign w:val="center"/>
          </w:tcPr>
          <w:p w14:paraId="66FFE00D" w14:textId="77777777" w:rsidR="006C5A3C" w:rsidRPr="001B6E73" w:rsidRDefault="006C5A3C" w:rsidP="00E376CA">
            <w:pPr>
              <w:pStyle w:val="NoSpacing"/>
              <w:ind w:left="-144" w:right="-108"/>
              <w:jc w:val="center"/>
              <w:rPr>
                <w:del w:id="145" w:author="Woestman, Mary" w:date="2026-09-25T21:08:00Z" w16du:dateUtc="2026-09-26T01:08:00Z"/>
                <w:rFonts w:ascii="Gill Sans MT" w:hAnsi="Gill Sans MT"/>
              </w:rPr>
            </w:pPr>
            <w:del w:id="146" w:author="Woestman, Mary" w:date="2026-09-25T21:08:00Z" w16du:dateUtc="2026-09-26T01:08:00Z">
              <w:r>
                <w:rPr>
                  <w:rFonts w:ascii="Gill Sans MT" w:hAnsi="Gill Sans MT"/>
                </w:rPr>
                <w:delText>X</w:delText>
              </w:r>
            </w:del>
          </w:p>
        </w:tc>
        <w:tc>
          <w:tcPr>
            <w:tcW w:w="990" w:type="dxa"/>
            <w:vAlign w:val="center"/>
          </w:tcPr>
          <w:p w14:paraId="01433748" w14:textId="77777777" w:rsidR="006C5A3C" w:rsidRPr="001B6E73" w:rsidRDefault="006C5A3C" w:rsidP="00E376CA">
            <w:pPr>
              <w:pStyle w:val="NoSpacing"/>
              <w:ind w:left="-144" w:right="-108"/>
              <w:jc w:val="center"/>
              <w:rPr>
                <w:del w:id="147" w:author="Woestman, Mary" w:date="2026-09-25T21:08:00Z" w16du:dateUtc="2026-09-26T01:08:00Z"/>
                <w:rFonts w:ascii="Gill Sans MT" w:hAnsi="Gill Sans MT"/>
              </w:rPr>
            </w:pPr>
            <w:del w:id="148" w:author="Woestman, Mary" w:date="2026-09-25T21:08:00Z" w16du:dateUtc="2026-09-26T01:08:00Z">
              <w:r>
                <w:rPr>
                  <w:rFonts w:ascii="Gill Sans MT" w:hAnsi="Gill Sans MT"/>
                </w:rPr>
                <w:delText>X</w:delText>
              </w:r>
            </w:del>
          </w:p>
        </w:tc>
      </w:tr>
      <w:tr w:rsidR="006C5A3C" w:rsidRPr="001B6E73" w14:paraId="4140CF8F" w14:textId="77777777" w:rsidTr="005C6AE5">
        <w:trPr>
          <w:trHeight w:val="360"/>
          <w:del w:id="149" w:author="Woestman, Mary" w:date="2026-09-25T21:08:00Z" w16du:dateUtc="2026-09-26T01:08:00Z"/>
        </w:trPr>
        <w:tc>
          <w:tcPr>
            <w:tcW w:w="576" w:type="dxa"/>
            <w:vAlign w:val="center"/>
          </w:tcPr>
          <w:p w14:paraId="143E004E" w14:textId="77777777" w:rsidR="006C5A3C" w:rsidRPr="001B6E73" w:rsidRDefault="006C5A3C" w:rsidP="00ED789C">
            <w:pPr>
              <w:pStyle w:val="NoSpacing"/>
              <w:ind w:left="-378" w:right="-442"/>
              <w:jc w:val="center"/>
              <w:rPr>
                <w:del w:id="150" w:author="Woestman, Mary" w:date="2026-09-25T21:08:00Z" w16du:dateUtc="2026-09-26T01:08:00Z"/>
                <w:rFonts w:ascii="Gill Sans MT" w:hAnsi="Gill Sans MT"/>
                <w:b/>
              </w:rPr>
            </w:pPr>
            <w:del w:id="151" w:author="Woestman, Mary" w:date="2026-09-25T21:08:00Z" w16du:dateUtc="2026-09-26T01:08:00Z">
              <w:r w:rsidRPr="001B6E73">
                <w:rPr>
                  <w:rFonts w:ascii="Gill Sans MT" w:hAnsi="Gill Sans MT"/>
                  <w:b/>
                </w:rPr>
                <w:delText>12</w:delText>
              </w:r>
            </w:del>
          </w:p>
        </w:tc>
        <w:tc>
          <w:tcPr>
            <w:tcW w:w="8064" w:type="dxa"/>
            <w:vAlign w:val="center"/>
          </w:tcPr>
          <w:p w14:paraId="299E72E9" w14:textId="77777777" w:rsidR="006C5A3C" w:rsidRPr="003970D8" w:rsidRDefault="006C5A3C" w:rsidP="00E376CA">
            <w:pPr>
              <w:pStyle w:val="NoSpacing"/>
              <w:rPr>
                <w:del w:id="152" w:author="Woestman, Mary" w:date="2026-09-25T21:08:00Z" w16du:dateUtc="2026-09-26T01:08:00Z"/>
                <w:rFonts w:ascii="Gill Sans MT" w:hAnsi="Gill Sans MT"/>
              </w:rPr>
            </w:pPr>
            <w:del w:id="153" w:author="Woestman, Mary" w:date="2026-09-25T21:08:00Z" w16du:dateUtc="2026-09-26T01:08:00Z">
              <w:r w:rsidRPr="003970D8">
                <w:rPr>
                  <w:rFonts w:ascii="Gill Sans MT" w:hAnsi="Gill Sans MT"/>
                </w:rPr>
                <w:delText xml:space="preserve">Emma Schlitzer – Center for Health Information and Analysis </w:delText>
              </w:r>
              <w:r w:rsidRPr="003970D8">
                <w:rPr>
                  <w:rFonts w:ascii="Gill Sans MT" w:hAnsi="Gill Sans MT"/>
                  <w:i/>
                </w:rPr>
                <w:delText>(designee of Ray Campbell)</w:delText>
              </w:r>
            </w:del>
          </w:p>
        </w:tc>
        <w:tc>
          <w:tcPr>
            <w:tcW w:w="990" w:type="dxa"/>
            <w:vAlign w:val="center"/>
          </w:tcPr>
          <w:p w14:paraId="3EAB2A2D" w14:textId="77777777" w:rsidR="006C5A3C" w:rsidRDefault="005837FF" w:rsidP="00E376CA">
            <w:pPr>
              <w:pStyle w:val="NoSpacing"/>
              <w:ind w:left="-144" w:right="-108"/>
              <w:jc w:val="center"/>
              <w:rPr>
                <w:del w:id="154" w:author="Woestman, Mary" w:date="2026-09-25T21:08:00Z" w16du:dateUtc="2026-09-26T01:08:00Z"/>
                <w:rFonts w:ascii="Gill Sans MT" w:hAnsi="Gill Sans MT"/>
              </w:rPr>
            </w:pPr>
            <w:del w:id="155" w:author="Woestman, Mary" w:date="2026-09-25T21:08:00Z" w16du:dateUtc="2026-09-26T01:08:00Z">
              <w:r>
                <w:rPr>
                  <w:rFonts w:ascii="Gill Sans MT" w:hAnsi="Gill Sans MT"/>
                </w:rPr>
                <w:delText>-</w:delText>
              </w:r>
            </w:del>
          </w:p>
        </w:tc>
        <w:tc>
          <w:tcPr>
            <w:tcW w:w="990" w:type="dxa"/>
            <w:vAlign w:val="center"/>
          </w:tcPr>
          <w:p w14:paraId="477DD428" w14:textId="77777777" w:rsidR="006C5A3C" w:rsidRDefault="006C5A3C" w:rsidP="00E376CA">
            <w:pPr>
              <w:pStyle w:val="NoSpacing"/>
              <w:ind w:left="-144" w:right="-108"/>
              <w:jc w:val="center"/>
              <w:rPr>
                <w:del w:id="156" w:author="Woestman, Mary" w:date="2026-09-25T21:08:00Z" w16du:dateUtc="2026-09-26T01:08:00Z"/>
                <w:rFonts w:ascii="Gill Sans MT" w:hAnsi="Gill Sans MT"/>
              </w:rPr>
            </w:pPr>
            <w:del w:id="157" w:author="Woestman, Mary" w:date="2026-09-25T21:08:00Z" w16du:dateUtc="2026-09-26T01:08:00Z">
              <w:r>
                <w:rPr>
                  <w:rFonts w:ascii="Gill Sans MT" w:hAnsi="Gill Sans MT"/>
                </w:rPr>
                <w:delText>X</w:delText>
              </w:r>
            </w:del>
          </w:p>
        </w:tc>
      </w:tr>
      <w:tr w:rsidR="006C5A3C" w:rsidRPr="001B6E73" w14:paraId="73810BF3" w14:textId="77777777" w:rsidTr="005C6AE5">
        <w:trPr>
          <w:trHeight w:val="360"/>
          <w:del w:id="158" w:author="Woestman, Mary" w:date="2026-09-25T21:08:00Z" w16du:dateUtc="2026-09-26T01:08:00Z"/>
        </w:trPr>
        <w:tc>
          <w:tcPr>
            <w:tcW w:w="576" w:type="dxa"/>
            <w:vAlign w:val="center"/>
          </w:tcPr>
          <w:p w14:paraId="6E67704C" w14:textId="77777777" w:rsidR="006C5A3C" w:rsidRPr="001B6E73" w:rsidRDefault="006C5A3C" w:rsidP="00ED789C">
            <w:pPr>
              <w:pStyle w:val="NoSpacing"/>
              <w:ind w:left="-378" w:right="-442"/>
              <w:jc w:val="center"/>
              <w:rPr>
                <w:del w:id="159" w:author="Woestman, Mary" w:date="2026-09-25T21:08:00Z" w16du:dateUtc="2026-09-26T01:08:00Z"/>
                <w:rFonts w:ascii="Gill Sans MT" w:hAnsi="Gill Sans MT"/>
                <w:b/>
              </w:rPr>
            </w:pPr>
            <w:del w:id="160" w:author="Woestman, Mary" w:date="2026-09-25T21:08:00Z" w16du:dateUtc="2026-09-26T01:08:00Z">
              <w:r w:rsidRPr="001B6E73">
                <w:rPr>
                  <w:rFonts w:ascii="Gill Sans MT" w:hAnsi="Gill Sans MT"/>
                  <w:b/>
                </w:rPr>
                <w:delText>13</w:delText>
              </w:r>
            </w:del>
          </w:p>
        </w:tc>
        <w:tc>
          <w:tcPr>
            <w:tcW w:w="8064" w:type="dxa"/>
            <w:vAlign w:val="center"/>
          </w:tcPr>
          <w:p w14:paraId="114BFB2A" w14:textId="77777777" w:rsidR="006C5A3C" w:rsidRPr="003970D8" w:rsidRDefault="006C5A3C" w:rsidP="00E376CA">
            <w:pPr>
              <w:pStyle w:val="NoSpacing"/>
              <w:rPr>
                <w:del w:id="161" w:author="Woestman, Mary" w:date="2026-09-25T21:08:00Z" w16du:dateUtc="2026-09-26T01:08:00Z"/>
                <w:rFonts w:ascii="Gill Sans MT" w:hAnsi="Gill Sans MT"/>
              </w:rPr>
            </w:pPr>
            <w:del w:id="162" w:author="Woestman, Mary" w:date="2026-09-25T21:08:00Z" w16du:dateUtc="2026-09-26T01:08:00Z">
              <w:r w:rsidRPr="003970D8">
                <w:rPr>
                  <w:rFonts w:ascii="Gill Sans MT" w:hAnsi="Gill Sans MT"/>
                </w:rPr>
                <w:delText>Emily Sherwood – Department of Mental Health</w:delText>
              </w:r>
            </w:del>
          </w:p>
        </w:tc>
        <w:tc>
          <w:tcPr>
            <w:tcW w:w="990" w:type="dxa"/>
            <w:vAlign w:val="center"/>
          </w:tcPr>
          <w:p w14:paraId="2AEF2EC9" w14:textId="77777777" w:rsidR="006C5A3C" w:rsidRDefault="006C5A3C" w:rsidP="00E376CA">
            <w:pPr>
              <w:pStyle w:val="NoSpacing"/>
              <w:ind w:left="-144" w:right="-108"/>
              <w:jc w:val="center"/>
              <w:rPr>
                <w:del w:id="163" w:author="Woestman, Mary" w:date="2026-09-25T21:08:00Z" w16du:dateUtc="2026-09-26T01:08:00Z"/>
                <w:rFonts w:ascii="Gill Sans MT" w:hAnsi="Gill Sans MT"/>
              </w:rPr>
            </w:pPr>
            <w:del w:id="164" w:author="Woestman, Mary" w:date="2026-09-25T21:08:00Z" w16du:dateUtc="2026-09-26T01:08:00Z">
              <w:r>
                <w:rPr>
                  <w:rFonts w:ascii="Gill Sans MT" w:hAnsi="Gill Sans MT"/>
                </w:rPr>
                <w:delText>X</w:delText>
              </w:r>
            </w:del>
          </w:p>
        </w:tc>
        <w:tc>
          <w:tcPr>
            <w:tcW w:w="990" w:type="dxa"/>
            <w:vAlign w:val="center"/>
          </w:tcPr>
          <w:p w14:paraId="34E29529" w14:textId="77777777" w:rsidR="006C5A3C" w:rsidRDefault="006C5A3C" w:rsidP="00E376CA">
            <w:pPr>
              <w:pStyle w:val="NoSpacing"/>
              <w:ind w:left="-144" w:right="-108"/>
              <w:jc w:val="center"/>
              <w:rPr>
                <w:del w:id="165" w:author="Woestman, Mary" w:date="2026-09-25T21:08:00Z" w16du:dateUtc="2026-09-26T01:08:00Z"/>
                <w:rFonts w:ascii="Gill Sans MT" w:hAnsi="Gill Sans MT"/>
              </w:rPr>
            </w:pPr>
            <w:del w:id="166" w:author="Woestman, Mary" w:date="2026-09-25T21:08:00Z" w16du:dateUtc="2026-09-26T01:08:00Z">
              <w:r>
                <w:rPr>
                  <w:rFonts w:ascii="Gill Sans MT" w:hAnsi="Gill Sans MT"/>
                </w:rPr>
                <w:delText>X</w:delText>
              </w:r>
            </w:del>
          </w:p>
        </w:tc>
      </w:tr>
      <w:tr w:rsidR="006C5A3C" w:rsidRPr="001B6E73" w14:paraId="438766C0" w14:textId="77777777" w:rsidTr="005C6AE5">
        <w:trPr>
          <w:trHeight w:val="360"/>
          <w:del w:id="167" w:author="Woestman, Mary" w:date="2026-09-25T21:08:00Z" w16du:dateUtc="2026-09-26T01:08:00Z"/>
        </w:trPr>
        <w:tc>
          <w:tcPr>
            <w:tcW w:w="576" w:type="dxa"/>
            <w:vAlign w:val="center"/>
          </w:tcPr>
          <w:p w14:paraId="38B4631D" w14:textId="77777777" w:rsidR="006C5A3C" w:rsidRPr="001B6E73" w:rsidRDefault="006C5A3C" w:rsidP="00ED789C">
            <w:pPr>
              <w:pStyle w:val="NoSpacing"/>
              <w:ind w:left="-378" w:right="-442"/>
              <w:jc w:val="center"/>
              <w:rPr>
                <w:del w:id="168" w:author="Woestman, Mary" w:date="2026-09-25T21:08:00Z" w16du:dateUtc="2026-09-26T01:08:00Z"/>
                <w:rFonts w:ascii="Gill Sans MT" w:hAnsi="Gill Sans MT"/>
                <w:b/>
              </w:rPr>
            </w:pPr>
            <w:del w:id="169" w:author="Woestman, Mary" w:date="2026-09-25T21:08:00Z" w16du:dateUtc="2026-09-26T01:08:00Z">
              <w:r w:rsidRPr="001B6E73">
                <w:rPr>
                  <w:rFonts w:ascii="Gill Sans MT" w:hAnsi="Gill Sans MT"/>
                  <w:b/>
                </w:rPr>
                <w:delText>14</w:delText>
              </w:r>
            </w:del>
          </w:p>
        </w:tc>
        <w:tc>
          <w:tcPr>
            <w:tcW w:w="8064" w:type="dxa"/>
            <w:vAlign w:val="center"/>
          </w:tcPr>
          <w:p w14:paraId="7B4B1058" w14:textId="77777777" w:rsidR="006C5A3C" w:rsidRPr="003970D8" w:rsidRDefault="006C5A3C" w:rsidP="00E376CA">
            <w:pPr>
              <w:pStyle w:val="NoSpacing"/>
              <w:rPr>
                <w:del w:id="170" w:author="Woestman, Mary" w:date="2026-09-25T21:08:00Z" w16du:dateUtc="2026-09-26T01:08:00Z"/>
                <w:rFonts w:ascii="Gill Sans MT" w:hAnsi="Gill Sans MT"/>
              </w:rPr>
            </w:pPr>
            <w:del w:id="171" w:author="Woestman, Mary" w:date="2026-09-25T21:08:00Z" w16du:dateUtc="2026-09-26T01:08:00Z">
              <w:r w:rsidRPr="006C5A3C">
                <w:rPr>
                  <w:rFonts w:ascii="Gill Sans MT" w:hAnsi="Gill Sans MT"/>
                </w:rPr>
                <w:delText>James Vetter – Social-Emotional Learning Alliance for MA</w:delText>
              </w:r>
            </w:del>
          </w:p>
        </w:tc>
        <w:tc>
          <w:tcPr>
            <w:tcW w:w="990" w:type="dxa"/>
            <w:vAlign w:val="center"/>
          </w:tcPr>
          <w:p w14:paraId="09BF04BF" w14:textId="77777777" w:rsidR="006C5A3C" w:rsidRPr="001B6E73" w:rsidRDefault="006C5A3C" w:rsidP="00E376CA">
            <w:pPr>
              <w:pStyle w:val="NoSpacing"/>
              <w:ind w:left="-144" w:right="-108"/>
              <w:jc w:val="center"/>
              <w:rPr>
                <w:del w:id="172" w:author="Woestman, Mary" w:date="2026-09-25T21:08:00Z" w16du:dateUtc="2026-09-26T01:08:00Z"/>
                <w:rFonts w:ascii="Gill Sans MT" w:hAnsi="Gill Sans MT"/>
              </w:rPr>
            </w:pPr>
            <w:del w:id="173" w:author="Woestman, Mary" w:date="2026-09-25T21:08:00Z" w16du:dateUtc="2026-09-26T01:08:00Z">
              <w:r>
                <w:rPr>
                  <w:rFonts w:ascii="Gill Sans MT" w:hAnsi="Gill Sans MT"/>
                </w:rPr>
                <w:delText>X</w:delText>
              </w:r>
            </w:del>
          </w:p>
        </w:tc>
        <w:tc>
          <w:tcPr>
            <w:tcW w:w="990" w:type="dxa"/>
            <w:vAlign w:val="center"/>
          </w:tcPr>
          <w:p w14:paraId="0025C1C6" w14:textId="77777777" w:rsidR="006C5A3C" w:rsidRPr="001B6E73" w:rsidRDefault="006C5A3C" w:rsidP="00E376CA">
            <w:pPr>
              <w:pStyle w:val="NoSpacing"/>
              <w:ind w:left="-144" w:right="-108"/>
              <w:jc w:val="center"/>
              <w:rPr>
                <w:del w:id="174" w:author="Woestman, Mary" w:date="2026-09-25T21:08:00Z" w16du:dateUtc="2026-09-26T01:08:00Z"/>
                <w:rFonts w:ascii="Gill Sans MT" w:hAnsi="Gill Sans MT"/>
              </w:rPr>
            </w:pPr>
            <w:del w:id="175" w:author="Woestman, Mary" w:date="2026-09-25T21:08:00Z" w16du:dateUtc="2026-09-26T01:08:00Z">
              <w:r>
                <w:rPr>
                  <w:rFonts w:ascii="Gill Sans MT" w:hAnsi="Gill Sans MT"/>
                </w:rPr>
                <w:delText>X</w:delText>
              </w:r>
            </w:del>
          </w:p>
        </w:tc>
      </w:tr>
      <w:tr w:rsidR="006C5A3C" w:rsidRPr="001B6E73" w14:paraId="3E288684" w14:textId="77777777" w:rsidTr="0011281E">
        <w:trPr>
          <w:trHeight w:val="288"/>
          <w:del w:id="176" w:author="Woestman, Mary" w:date="2026-09-25T21:08:00Z" w16du:dateUtc="2026-09-26T01:08:00Z"/>
        </w:trPr>
        <w:tc>
          <w:tcPr>
            <w:tcW w:w="10620" w:type="dxa"/>
            <w:gridSpan w:val="4"/>
            <w:shd w:val="clear" w:color="auto" w:fill="C6D9F1" w:themeFill="text2" w:themeFillTint="33"/>
            <w:vAlign w:val="center"/>
          </w:tcPr>
          <w:p w14:paraId="3C7DB8D5" w14:textId="77777777" w:rsidR="006C5A3C" w:rsidRPr="001B6E73" w:rsidRDefault="006C5A3C" w:rsidP="002A69C4">
            <w:pPr>
              <w:pStyle w:val="NoSpacing"/>
              <w:rPr>
                <w:del w:id="177" w:author="Woestman, Mary" w:date="2026-09-25T21:08:00Z" w16du:dateUtc="2026-09-26T01:08:00Z"/>
                <w:rFonts w:ascii="Gill Sans MT" w:hAnsi="Gill Sans MT"/>
                <w:b/>
              </w:rPr>
            </w:pPr>
            <w:del w:id="178" w:author="Woestman, Mary" w:date="2026-09-25T21:08:00Z" w16du:dateUtc="2026-09-26T01:08:00Z">
              <w:r w:rsidRPr="001B6E73">
                <w:rPr>
                  <w:rFonts w:ascii="Gill Sans MT" w:hAnsi="Gill Sans MT"/>
                  <w:b/>
                </w:rPr>
                <w:delText xml:space="preserve">Members </w:delText>
              </w:r>
              <w:r>
                <w:rPr>
                  <w:rFonts w:ascii="Gill Sans MT" w:hAnsi="Gill Sans MT"/>
                  <w:b/>
                </w:rPr>
                <w:delText>p</w:delText>
              </w:r>
              <w:r w:rsidRPr="001B6E73">
                <w:rPr>
                  <w:rFonts w:ascii="Gill Sans MT" w:hAnsi="Gill Sans MT"/>
                  <w:b/>
                </w:rPr>
                <w:delText>a</w:delText>
              </w:r>
              <w:r>
                <w:rPr>
                  <w:rFonts w:ascii="Gill Sans MT" w:hAnsi="Gill Sans MT"/>
                  <w:b/>
                </w:rPr>
                <w:delText>rticipating remotely</w:delText>
              </w:r>
            </w:del>
          </w:p>
        </w:tc>
      </w:tr>
      <w:tr w:rsidR="006C5A3C" w:rsidRPr="001B6E73" w14:paraId="1F745112" w14:textId="77777777" w:rsidTr="005C6AE5">
        <w:trPr>
          <w:trHeight w:val="360"/>
          <w:del w:id="179" w:author="Woestman, Mary" w:date="2026-09-25T21:08:00Z" w16du:dateUtc="2026-09-26T01:08:00Z"/>
        </w:trPr>
        <w:tc>
          <w:tcPr>
            <w:tcW w:w="576" w:type="dxa"/>
            <w:vAlign w:val="center"/>
          </w:tcPr>
          <w:p w14:paraId="33BD4634" w14:textId="77777777" w:rsidR="006C5A3C" w:rsidRPr="001B6E73" w:rsidRDefault="006C5A3C" w:rsidP="006C5A3C">
            <w:pPr>
              <w:pStyle w:val="NoSpacing"/>
              <w:ind w:left="-378" w:right="-442"/>
              <w:jc w:val="center"/>
              <w:rPr>
                <w:del w:id="180" w:author="Woestman, Mary" w:date="2026-09-25T21:08:00Z" w16du:dateUtc="2026-09-26T01:08:00Z"/>
                <w:rFonts w:ascii="Gill Sans MT" w:hAnsi="Gill Sans MT"/>
                <w:b/>
              </w:rPr>
            </w:pPr>
            <w:del w:id="181" w:author="Woestman, Mary" w:date="2026-09-25T21:08:00Z" w16du:dateUtc="2026-09-26T01:08:00Z">
              <w:r>
                <w:rPr>
                  <w:rFonts w:ascii="Gill Sans MT" w:hAnsi="Gill Sans MT"/>
                  <w:b/>
                </w:rPr>
                <w:delText>15</w:delText>
              </w:r>
            </w:del>
          </w:p>
        </w:tc>
        <w:tc>
          <w:tcPr>
            <w:tcW w:w="8064" w:type="dxa"/>
            <w:vAlign w:val="center"/>
          </w:tcPr>
          <w:p w14:paraId="7F3B00F8" w14:textId="77777777" w:rsidR="006C5A3C" w:rsidRPr="001E6B6F" w:rsidRDefault="006C5A3C" w:rsidP="002763AC">
            <w:pPr>
              <w:pStyle w:val="NoSpacing"/>
              <w:rPr>
                <w:del w:id="182" w:author="Woestman, Mary" w:date="2026-09-25T21:08:00Z" w16du:dateUtc="2026-09-26T01:08:00Z"/>
                <w:rFonts w:ascii="Gill Sans MT" w:hAnsi="Gill Sans MT"/>
              </w:rPr>
            </w:pPr>
            <w:del w:id="183" w:author="Woestman, Mary" w:date="2026-09-25T21:08:00Z" w16du:dateUtc="2026-09-26T01:08:00Z">
              <w:r w:rsidRPr="005C6AE5">
                <w:rPr>
                  <w:rFonts w:ascii="Gill Sans MT" w:hAnsi="Gill Sans MT"/>
                </w:rPr>
                <w:delText>Danna Mauch – MA Association for Mental Health</w:delText>
              </w:r>
            </w:del>
          </w:p>
        </w:tc>
        <w:tc>
          <w:tcPr>
            <w:tcW w:w="990" w:type="dxa"/>
            <w:vAlign w:val="center"/>
          </w:tcPr>
          <w:p w14:paraId="15A12042" w14:textId="77777777" w:rsidR="006C5A3C" w:rsidRDefault="006C5A3C" w:rsidP="00C32A4C">
            <w:pPr>
              <w:pStyle w:val="NoSpacing"/>
              <w:ind w:left="-144" w:right="-108"/>
              <w:jc w:val="center"/>
              <w:rPr>
                <w:del w:id="184" w:author="Woestman, Mary" w:date="2026-09-25T21:08:00Z" w16du:dateUtc="2026-09-26T01:08:00Z"/>
                <w:rFonts w:ascii="Gill Sans MT" w:hAnsi="Gill Sans MT"/>
              </w:rPr>
            </w:pPr>
            <w:del w:id="185" w:author="Woestman, Mary" w:date="2026-09-25T21:08:00Z" w16du:dateUtc="2026-09-26T01:08:00Z">
              <w:r>
                <w:rPr>
                  <w:rFonts w:ascii="Gill Sans MT" w:hAnsi="Gill Sans MT"/>
                </w:rPr>
                <w:delText>X</w:delText>
              </w:r>
            </w:del>
          </w:p>
        </w:tc>
        <w:tc>
          <w:tcPr>
            <w:tcW w:w="990" w:type="dxa"/>
            <w:vAlign w:val="center"/>
          </w:tcPr>
          <w:p w14:paraId="615F48AF" w14:textId="77777777" w:rsidR="006C5A3C" w:rsidRDefault="006C5A3C" w:rsidP="00C32A4C">
            <w:pPr>
              <w:pStyle w:val="NoSpacing"/>
              <w:ind w:left="-144" w:right="-108"/>
              <w:jc w:val="center"/>
              <w:rPr>
                <w:del w:id="186" w:author="Woestman, Mary" w:date="2026-09-25T21:08:00Z" w16du:dateUtc="2026-09-26T01:08:00Z"/>
                <w:rFonts w:ascii="Gill Sans MT" w:hAnsi="Gill Sans MT"/>
              </w:rPr>
            </w:pPr>
            <w:del w:id="187" w:author="Woestman, Mary" w:date="2026-09-25T21:08:00Z" w16du:dateUtc="2026-09-26T01:08:00Z">
              <w:r>
                <w:rPr>
                  <w:rFonts w:ascii="Gill Sans MT" w:hAnsi="Gill Sans MT"/>
                </w:rPr>
                <w:delText>X</w:delText>
              </w:r>
            </w:del>
          </w:p>
        </w:tc>
      </w:tr>
      <w:tr w:rsidR="006C5A3C" w:rsidRPr="001B6E73" w14:paraId="3B87FF81" w14:textId="77777777" w:rsidTr="00E15C53">
        <w:trPr>
          <w:trHeight w:val="288"/>
          <w:del w:id="188" w:author="Woestman, Mary" w:date="2026-09-25T21:08:00Z" w16du:dateUtc="2026-09-26T01:08:00Z"/>
        </w:trPr>
        <w:tc>
          <w:tcPr>
            <w:tcW w:w="10620" w:type="dxa"/>
            <w:gridSpan w:val="4"/>
            <w:shd w:val="clear" w:color="auto" w:fill="C6D9F1" w:themeFill="text2" w:themeFillTint="33"/>
            <w:vAlign w:val="center"/>
          </w:tcPr>
          <w:p w14:paraId="4C56DDCE" w14:textId="77777777" w:rsidR="006C5A3C" w:rsidRPr="001E6B6F" w:rsidRDefault="006C5A3C" w:rsidP="00651670">
            <w:pPr>
              <w:pStyle w:val="NoSpacing"/>
              <w:rPr>
                <w:del w:id="189" w:author="Woestman, Mary" w:date="2026-09-25T21:08:00Z" w16du:dateUtc="2026-09-26T01:08:00Z"/>
                <w:rFonts w:ascii="Gill Sans MT" w:hAnsi="Gill Sans MT"/>
                <w:b/>
              </w:rPr>
            </w:pPr>
            <w:del w:id="190" w:author="Woestman, Mary" w:date="2026-09-25T21:08:00Z" w16du:dateUtc="2026-09-26T01:08:00Z">
              <w:r w:rsidRPr="001E6B6F">
                <w:rPr>
                  <w:rFonts w:ascii="Gill Sans MT" w:hAnsi="Gill Sans MT"/>
                  <w:b/>
                </w:rPr>
                <w:delText>Members not in attendance</w:delText>
              </w:r>
            </w:del>
          </w:p>
        </w:tc>
      </w:tr>
      <w:tr w:rsidR="006C5A3C" w:rsidRPr="001B6E73" w14:paraId="3880F9E1" w14:textId="77777777" w:rsidTr="005C6AE5">
        <w:trPr>
          <w:trHeight w:val="360"/>
          <w:del w:id="191" w:author="Woestman, Mary" w:date="2026-09-25T21:08:00Z" w16du:dateUtc="2026-09-26T01:08:00Z"/>
        </w:trPr>
        <w:tc>
          <w:tcPr>
            <w:tcW w:w="576" w:type="dxa"/>
            <w:vAlign w:val="center"/>
          </w:tcPr>
          <w:p w14:paraId="6B61BF45" w14:textId="77777777" w:rsidR="006C5A3C" w:rsidRPr="001B6E73" w:rsidRDefault="006C5A3C" w:rsidP="006C5A3C">
            <w:pPr>
              <w:pStyle w:val="NoSpacing"/>
              <w:ind w:left="-378" w:right="-442"/>
              <w:jc w:val="center"/>
              <w:rPr>
                <w:del w:id="192" w:author="Woestman, Mary" w:date="2026-09-25T21:08:00Z" w16du:dateUtc="2026-09-26T01:08:00Z"/>
                <w:rFonts w:ascii="Gill Sans MT" w:hAnsi="Gill Sans MT"/>
                <w:b/>
              </w:rPr>
            </w:pPr>
            <w:del w:id="193" w:author="Woestman, Mary" w:date="2026-09-25T21:08:00Z" w16du:dateUtc="2026-09-26T01:08:00Z">
              <w:r>
                <w:rPr>
                  <w:rFonts w:ascii="Gill Sans MT" w:hAnsi="Gill Sans MT"/>
                  <w:b/>
                </w:rPr>
                <w:delText>16</w:delText>
              </w:r>
            </w:del>
          </w:p>
        </w:tc>
        <w:tc>
          <w:tcPr>
            <w:tcW w:w="8064" w:type="dxa"/>
            <w:vAlign w:val="center"/>
          </w:tcPr>
          <w:p w14:paraId="1FF397E1" w14:textId="77777777" w:rsidR="006C5A3C" w:rsidRPr="001E6B6F" w:rsidRDefault="006C5A3C" w:rsidP="00651670">
            <w:pPr>
              <w:pStyle w:val="NoSpacing"/>
              <w:rPr>
                <w:del w:id="194" w:author="Woestman, Mary" w:date="2026-09-25T21:08:00Z" w16du:dateUtc="2026-09-26T01:08:00Z"/>
                <w:rFonts w:ascii="Gill Sans MT" w:hAnsi="Gill Sans MT"/>
              </w:rPr>
            </w:pPr>
            <w:del w:id="195" w:author="Woestman, Mary" w:date="2026-09-25T21:08:00Z" w16du:dateUtc="2026-09-26T01:08:00Z">
              <w:r w:rsidRPr="001E6B6F">
                <w:rPr>
                  <w:rFonts w:ascii="Gill Sans MT" w:hAnsi="Gill Sans MT"/>
                </w:rPr>
                <w:delText>Daniel Cullinane – MA House of Representatives</w:delText>
              </w:r>
            </w:del>
          </w:p>
        </w:tc>
        <w:tc>
          <w:tcPr>
            <w:tcW w:w="990" w:type="dxa"/>
            <w:vAlign w:val="center"/>
          </w:tcPr>
          <w:p w14:paraId="5F165619" w14:textId="77777777" w:rsidR="006C5A3C" w:rsidRDefault="006C5A3C" w:rsidP="00852CC9">
            <w:pPr>
              <w:pStyle w:val="NoSpacing"/>
              <w:ind w:left="-144" w:right="-108"/>
              <w:jc w:val="center"/>
              <w:rPr>
                <w:del w:id="196" w:author="Woestman, Mary" w:date="2026-09-25T21:08:00Z" w16du:dateUtc="2026-09-26T01:08:00Z"/>
                <w:rFonts w:ascii="Gill Sans MT" w:hAnsi="Gill Sans MT"/>
              </w:rPr>
            </w:pPr>
            <w:del w:id="197" w:author="Woestman, Mary" w:date="2026-09-25T21:08:00Z" w16du:dateUtc="2026-09-26T01:08:00Z">
              <w:r>
                <w:rPr>
                  <w:rFonts w:ascii="Gill Sans MT" w:hAnsi="Gill Sans MT"/>
                </w:rPr>
                <w:delText>-</w:delText>
              </w:r>
            </w:del>
          </w:p>
        </w:tc>
        <w:tc>
          <w:tcPr>
            <w:tcW w:w="990" w:type="dxa"/>
            <w:vAlign w:val="center"/>
          </w:tcPr>
          <w:p w14:paraId="76F1E23B" w14:textId="77777777" w:rsidR="006C5A3C" w:rsidRDefault="006C5A3C" w:rsidP="00852CC9">
            <w:pPr>
              <w:pStyle w:val="NoSpacing"/>
              <w:ind w:left="-144" w:right="-108"/>
              <w:jc w:val="center"/>
              <w:rPr>
                <w:del w:id="198" w:author="Woestman, Mary" w:date="2026-09-25T21:08:00Z" w16du:dateUtc="2026-09-26T01:08:00Z"/>
                <w:rFonts w:ascii="Gill Sans MT" w:hAnsi="Gill Sans MT"/>
              </w:rPr>
            </w:pPr>
            <w:del w:id="199" w:author="Woestman, Mary" w:date="2026-09-25T21:08:00Z" w16du:dateUtc="2026-09-26T01:08:00Z">
              <w:r>
                <w:rPr>
                  <w:rFonts w:ascii="Gill Sans MT" w:hAnsi="Gill Sans MT"/>
                </w:rPr>
                <w:delText>-</w:delText>
              </w:r>
            </w:del>
          </w:p>
        </w:tc>
      </w:tr>
      <w:tr w:rsidR="006C5A3C" w:rsidRPr="001B6E73" w14:paraId="208AF3FD" w14:textId="77777777" w:rsidTr="005C6AE5">
        <w:trPr>
          <w:trHeight w:val="360"/>
          <w:del w:id="200" w:author="Woestman, Mary" w:date="2026-09-25T21:08:00Z" w16du:dateUtc="2026-09-26T01:08:00Z"/>
        </w:trPr>
        <w:tc>
          <w:tcPr>
            <w:tcW w:w="576" w:type="dxa"/>
            <w:vAlign w:val="center"/>
          </w:tcPr>
          <w:p w14:paraId="46FEFDBC" w14:textId="77777777" w:rsidR="006C5A3C" w:rsidRDefault="006C5A3C" w:rsidP="006C5A3C">
            <w:pPr>
              <w:pStyle w:val="NoSpacing"/>
              <w:ind w:left="-378" w:right="-442"/>
              <w:jc w:val="center"/>
              <w:rPr>
                <w:del w:id="201" w:author="Woestman, Mary" w:date="2026-09-25T21:08:00Z" w16du:dateUtc="2026-09-26T01:08:00Z"/>
                <w:rFonts w:ascii="Gill Sans MT" w:hAnsi="Gill Sans MT"/>
                <w:b/>
              </w:rPr>
            </w:pPr>
            <w:del w:id="202" w:author="Woestman, Mary" w:date="2026-09-25T21:08:00Z" w16du:dateUtc="2026-09-26T01:08:00Z">
              <w:r>
                <w:rPr>
                  <w:rFonts w:ascii="Gill Sans MT" w:hAnsi="Gill Sans MT"/>
                  <w:b/>
                </w:rPr>
                <w:delText>17</w:delText>
              </w:r>
            </w:del>
          </w:p>
        </w:tc>
        <w:tc>
          <w:tcPr>
            <w:tcW w:w="8064" w:type="dxa"/>
            <w:vAlign w:val="center"/>
          </w:tcPr>
          <w:p w14:paraId="3F58FCB3" w14:textId="77777777" w:rsidR="006C5A3C" w:rsidRPr="001E6B6F" w:rsidRDefault="006C5A3C" w:rsidP="00651670">
            <w:pPr>
              <w:pStyle w:val="NoSpacing"/>
              <w:rPr>
                <w:del w:id="203" w:author="Woestman, Mary" w:date="2026-09-25T21:08:00Z" w16du:dateUtc="2026-09-26T01:08:00Z"/>
                <w:rFonts w:ascii="Gill Sans MT" w:hAnsi="Gill Sans MT"/>
              </w:rPr>
            </w:pPr>
            <w:del w:id="204" w:author="Woestman, Mary" w:date="2026-09-25T21:08:00Z" w16du:dateUtc="2026-09-26T01:08:00Z">
              <w:r w:rsidRPr="001E6B6F">
                <w:rPr>
                  <w:rFonts w:ascii="Gill Sans MT" w:hAnsi="Gill Sans MT"/>
                </w:rPr>
                <w:delText>Julian Cyr – MA Senate</w:delText>
              </w:r>
            </w:del>
          </w:p>
        </w:tc>
        <w:tc>
          <w:tcPr>
            <w:tcW w:w="990" w:type="dxa"/>
            <w:vAlign w:val="center"/>
          </w:tcPr>
          <w:p w14:paraId="53E32BFA" w14:textId="77777777" w:rsidR="006C5A3C" w:rsidRDefault="006C5A3C" w:rsidP="00852CC9">
            <w:pPr>
              <w:pStyle w:val="NoSpacing"/>
              <w:ind w:left="-144" w:right="-108"/>
              <w:jc w:val="center"/>
              <w:rPr>
                <w:del w:id="205" w:author="Woestman, Mary" w:date="2026-09-25T21:08:00Z" w16du:dateUtc="2026-09-26T01:08:00Z"/>
                <w:rFonts w:ascii="Gill Sans MT" w:hAnsi="Gill Sans MT"/>
              </w:rPr>
            </w:pPr>
            <w:del w:id="206" w:author="Woestman, Mary" w:date="2026-09-25T21:08:00Z" w16du:dateUtc="2026-09-26T01:08:00Z">
              <w:r>
                <w:rPr>
                  <w:rFonts w:ascii="Gill Sans MT" w:hAnsi="Gill Sans MT"/>
                </w:rPr>
                <w:delText>-</w:delText>
              </w:r>
            </w:del>
          </w:p>
        </w:tc>
        <w:tc>
          <w:tcPr>
            <w:tcW w:w="990" w:type="dxa"/>
            <w:vAlign w:val="center"/>
          </w:tcPr>
          <w:p w14:paraId="4D1B0490" w14:textId="77777777" w:rsidR="006C5A3C" w:rsidRDefault="006C5A3C" w:rsidP="00852CC9">
            <w:pPr>
              <w:pStyle w:val="NoSpacing"/>
              <w:ind w:left="-144" w:right="-108"/>
              <w:jc w:val="center"/>
              <w:rPr>
                <w:del w:id="207" w:author="Woestman, Mary" w:date="2026-09-25T21:08:00Z" w16du:dateUtc="2026-09-26T01:08:00Z"/>
                <w:rFonts w:ascii="Gill Sans MT" w:hAnsi="Gill Sans MT"/>
              </w:rPr>
            </w:pPr>
            <w:del w:id="208" w:author="Woestman, Mary" w:date="2026-09-25T21:08:00Z" w16du:dateUtc="2026-09-26T01:08:00Z">
              <w:r>
                <w:rPr>
                  <w:rFonts w:ascii="Gill Sans MT" w:hAnsi="Gill Sans MT"/>
                </w:rPr>
                <w:delText>-</w:delText>
              </w:r>
            </w:del>
          </w:p>
        </w:tc>
      </w:tr>
      <w:tr w:rsidR="006C5A3C" w:rsidRPr="001B6E73" w14:paraId="68982AD7" w14:textId="77777777" w:rsidTr="005C6AE5">
        <w:trPr>
          <w:trHeight w:val="360"/>
          <w:del w:id="209" w:author="Woestman, Mary" w:date="2026-09-25T21:08:00Z" w16du:dateUtc="2026-09-26T01:08:00Z"/>
        </w:trPr>
        <w:tc>
          <w:tcPr>
            <w:tcW w:w="576" w:type="dxa"/>
            <w:vAlign w:val="center"/>
          </w:tcPr>
          <w:p w14:paraId="0DBEE510" w14:textId="77777777" w:rsidR="006C5A3C" w:rsidRDefault="006C5A3C" w:rsidP="006C5A3C">
            <w:pPr>
              <w:pStyle w:val="NoSpacing"/>
              <w:ind w:left="-378" w:right="-442"/>
              <w:jc w:val="center"/>
              <w:rPr>
                <w:del w:id="210" w:author="Woestman, Mary" w:date="2026-09-25T21:08:00Z" w16du:dateUtc="2026-09-26T01:08:00Z"/>
                <w:rFonts w:ascii="Gill Sans MT" w:hAnsi="Gill Sans MT"/>
                <w:b/>
              </w:rPr>
            </w:pPr>
            <w:del w:id="211" w:author="Woestman, Mary" w:date="2026-09-25T21:08:00Z" w16du:dateUtc="2026-09-26T01:08:00Z">
              <w:r>
                <w:rPr>
                  <w:rFonts w:ascii="Gill Sans MT" w:hAnsi="Gill Sans MT"/>
                  <w:b/>
                </w:rPr>
                <w:delText>18</w:delText>
              </w:r>
            </w:del>
          </w:p>
        </w:tc>
        <w:tc>
          <w:tcPr>
            <w:tcW w:w="8064" w:type="dxa"/>
            <w:vAlign w:val="center"/>
          </w:tcPr>
          <w:p w14:paraId="6F665A78" w14:textId="77777777" w:rsidR="006C5A3C" w:rsidRPr="001E6B6F" w:rsidRDefault="006C5A3C" w:rsidP="00651670">
            <w:pPr>
              <w:pStyle w:val="NoSpacing"/>
              <w:rPr>
                <w:del w:id="212" w:author="Woestman, Mary" w:date="2026-09-25T21:08:00Z" w16du:dateUtc="2026-09-26T01:08:00Z"/>
                <w:rFonts w:ascii="Gill Sans MT" w:hAnsi="Gill Sans MT"/>
              </w:rPr>
            </w:pPr>
            <w:del w:id="213" w:author="Woestman, Mary" w:date="2026-09-25T21:08:00Z" w16du:dateUtc="2026-09-26T01:08:00Z">
              <w:r w:rsidRPr="005C6AE5">
                <w:rPr>
                  <w:rFonts w:ascii="Gill Sans MT" w:hAnsi="Gill Sans MT"/>
                </w:rPr>
                <w:delText>Marilyn DeSantis – National Alliance on Mental Illness - MA</w:delText>
              </w:r>
            </w:del>
          </w:p>
        </w:tc>
        <w:tc>
          <w:tcPr>
            <w:tcW w:w="990" w:type="dxa"/>
            <w:vAlign w:val="center"/>
          </w:tcPr>
          <w:p w14:paraId="44A9AE9F" w14:textId="77777777" w:rsidR="006C5A3C" w:rsidRDefault="006C5A3C" w:rsidP="00852CC9">
            <w:pPr>
              <w:pStyle w:val="NoSpacing"/>
              <w:ind w:left="-144" w:right="-108"/>
              <w:jc w:val="center"/>
              <w:rPr>
                <w:del w:id="214" w:author="Woestman, Mary" w:date="2026-09-25T21:08:00Z" w16du:dateUtc="2026-09-26T01:08:00Z"/>
                <w:rFonts w:ascii="Gill Sans MT" w:hAnsi="Gill Sans MT"/>
              </w:rPr>
            </w:pPr>
            <w:del w:id="215" w:author="Woestman, Mary" w:date="2026-09-25T21:08:00Z" w16du:dateUtc="2026-09-26T01:08:00Z">
              <w:r>
                <w:rPr>
                  <w:rFonts w:ascii="Gill Sans MT" w:hAnsi="Gill Sans MT"/>
                </w:rPr>
                <w:delText>-</w:delText>
              </w:r>
            </w:del>
          </w:p>
        </w:tc>
        <w:tc>
          <w:tcPr>
            <w:tcW w:w="990" w:type="dxa"/>
            <w:vAlign w:val="center"/>
          </w:tcPr>
          <w:p w14:paraId="3C9CDB5C" w14:textId="77777777" w:rsidR="006C5A3C" w:rsidRDefault="006C5A3C" w:rsidP="00852CC9">
            <w:pPr>
              <w:pStyle w:val="NoSpacing"/>
              <w:ind w:left="-144" w:right="-108"/>
              <w:jc w:val="center"/>
              <w:rPr>
                <w:del w:id="216" w:author="Woestman, Mary" w:date="2026-09-25T21:08:00Z" w16du:dateUtc="2026-09-26T01:08:00Z"/>
                <w:rFonts w:ascii="Gill Sans MT" w:hAnsi="Gill Sans MT"/>
              </w:rPr>
            </w:pPr>
            <w:del w:id="217" w:author="Woestman, Mary" w:date="2026-09-25T21:08:00Z" w16du:dateUtc="2026-09-26T01:08:00Z">
              <w:r>
                <w:rPr>
                  <w:rFonts w:ascii="Gill Sans MT" w:hAnsi="Gill Sans MT"/>
                </w:rPr>
                <w:delText>-</w:delText>
              </w:r>
            </w:del>
          </w:p>
        </w:tc>
      </w:tr>
      <w:tr w:rsidR="006C5A3C" w:rsidRPr="001B6E73" w14:paraId="242CB12B" w14:textId="77777777" w:rsidTr="005C6AE5">
        <w:trPr>
          <w:trHeight w:val="360"/>
          <w:del w:id="218" w:author="Woestman, Mary" w:date="2026-09-25T21:08:00Z" w16du:dateUtc="2026-09-26T01:08:00Z"/>
        </w:trPr>
        <w:tc>
          <w:tcPr>
            <w:tcW w:w="576" w:type="dxa"/>
            <w:vAlign w:val="center"/>
          </w:tcPr>
          <w:p w14:paraId="30B072D1" w14:textId="77777777" w:rsidR="006C5A3C" w:rsidRDefault="006C5A3C" w:rsidP="00ED789C">
            <w:pPr>
              <w:pStyle w:val="NoSpacing"/>
              <w:ind w:left="-378" w:right="-442"/>
              <w:jc w:val="center"/>
              <w:rPr>
                <w:del w:id="219" w:author="Woestman, Mary" w:date="2026-09-25T21:08:00Z" w16du:dateUtc="2026-09-26T01:08:00Z"/>
                <w:rFonts w:ascii="Gill Sans MT" w:hAnsi="Gill Sans MT"/>
                <w:b/>
              </w:rPr>
            </w:pPr>
            <w:del w:id="220" w:author="Woestman, Mary" w:date="2026-09-25T21:08:00Z" w16du:dateUtc="2026-09-26T01:08:00Z">
              <w:r>
                <w:rPr>
                  <w:rFonts w:ascii="Gill Sans MT" w:hAnsi="Gill Sans MT"/>
                  <w:b/>
                </w:rPr>
                <w:lastRenderedPageBreak/>
                <w:delText>19</w:delText>
              </w:r>
            </w:del>
          </w:p>
        </w:tc>
        <w:tc>
          <w:tcPr>
            <w:tcW w:w="8064" w:type="dxa"/>
            <w:vAlign w:val="center"/>
          </w:tcPr>
          <w:p w14:paraId="7C31874D" w14:textId="77777777" w:rsidR="006C5A3C" w:rsidRPr="005C6AE5" w:rsidRDefault="006C5A3C" w:rsidP="00651670">
            <w:pPr>
              <w:pStyle w:val="NoSpacing"/>
              <w:rPr>
                <w:del w:id="221" w:author="Woestman, Mary" w:date="2026-09-25T21:08:00Z" w16du:dateUtc="2026-09-26T01:08:00Z"/>
                <w:rFonts w:ascii="Gill Sans MT" w:hAnsi="Gill Sans MT"/>
              </w:rPr>
            </w:pPr>
            <w:del w:id="222" w:author="Woestman, Mary" w:date="2026-09-25T21:08:00Z" w16du:dateUtc="2026-09-26T01:08:00Z">
              <w:r w:rsidRPr="006C5A3C">
                <w:rPr>
                  <w:rFonts w:ascii="Gill Sans MT" w:hAnsi="Gill Sans MT"/>
                </w:rPr>
                <w:delText>Cindy Friedman – MA Senate</w:delText>
              </w:r>
            </w:del>
          </w:p>
        </w:tc>
        <w:tc>
          <w:tcPr>
            <w:tcW w:w="990" w:type="dxa"/>
            <w:vAlign w:val="center"/>
          </w:tcPr>
          <w:p w14:paraId="13208AD7" w14:textId="77777777" w:rsidR="006C5A3C" w:rsidRDefault="006C5A3C" w:rsidP="00852CC9">
            <w:pPr>
              <w:pStyle w:val="NoSpacing"/>
              <w:ind w:left="-144" w:right="-108"/>
              <w:jc w:val="center"/>
              <w:rPr>
                <w:del w:id="223" w:author="Woestman, Mary" w:date="2026-09-25T21:08:00Z" w16du:dateUtc="2026-09-26T01:08:00Z"/>
                <w:rFonts w:ascii="Gill Sans MT" w:hAnsi="Gill Sans MT"/>
              </w:rPr>
            </w:pPr>
            <w:del w:id="224" w:author="Woestman, Mary" w:date="2026-09-25T21:08:00Z" w16du:dateUtc="2026-09-26T01:08:00Z">
              <w:r>
                <w:rPr>
                  <w:rFonts w:ascii="Gill Sans MT" w:hAnsi="Gill Sans MT"/>
                </w:rPr>
                <w:delText>-</w:delText>
              </w:r>
            </w:del>
          </w:p>
        </w:tc>
        <w:tc>
          <w:tcPr>
            <w:tcW w:w="990" w:type="dxa"/>
            <w:vAlign w:val="center"/>
          </w:tcPr>
          <w:p w14:paraId="627B02F1" w14:textId="77777777" w:rsidR="006C5A3C" w:rsidRDefault="006C5A3C" w:rsidP="00852CC9">
            <w:pPr>
              <w:pStyle w:val="NoSpacing"/>
              <w:ind w:left="-144" w:right="-108"/>
              <w:jc w:val="center"/>
              <w:rPr>
                <w:del w:id="225" w:author="Woestman, Mary" w:date="2026-09-25T21:08:00Z" w16du:dateUtc="2026-09-26T01:08:00Z"/>
                <w:rFonts w:ascii="Gill Sans MT" w:hAnsi="Gill Sans MT"/>
              </w:rPr>
            </w:pPr>
            <w:del w:id="226" w:author="Woestman, Mary" w:date="2026-09-25T21:08:00Z" w16du:dateUtc="2026-09-26T01:08:00Z">
              <w:r>
                <w:rPr>
                  <w:rFonts w:ascii="Gill Sans MT" w:hAnsi="Gill Sans MT"/>
                </w:rPr>
                <w:delText>-</w:delText>
              </w:r>
            </w:del>
          </w:p>
        </w:tc>
      </w:tr>
      <w:tr w:rsidR="006C5A3C" w:rsidRPr="001B6E73" w14:paraId="49C6D5DD" w14:textId="77777777" w:rsidTr="005C6AE5">
        <w:trPr>
          <w:trHeight w:val="360"/>
          <w:del w:id="227" w:author="Woestman, Mary" w:date="2026-09-25T21:08:00Z" w16du:dateUtc="2026-09-26T01:08:00Z"/>
        </w:trPr>
        <w:tc>
          <w:tcPr>
            <w:tcW w:w="576" w:type="dxa"/>
            <w:vAlign w:val="center"/>
          </w:tcPr>
          <w:p w14:paraId="61957B63" w14:textId="77777777" w:rsidR="006C5A3C" w:rsidRDefault="006C5A3C" w:rsidP="006C5A3C">
            <w:pPr>
              <w:pStyle w:val="NoSpacing"/>
              <w:ind w:left="-378" w:right="-442"/>
              <w:jc w:val="center"/>
              <w:rPr>
                <w:del w:id="228" w:author="Woestman, Mary" w:date="2026-09-25T21:08:00Z" w16du:dateUtc="2026-09-26T01:08:00Z"/>
                <w:rFonts w:ascii="Gill Sans MT" w:hAnsi="Gill Sans MT"/>
                <w:b/>
              </w:rPr>
            </w:pPr>
            <w:del w:id="229" w:author="Woestman, Mary" w:date="2026-09-25T21:08:00Z" w16du:dateUtc="2026-09-26T01:08:00Z">
              <w:r>
                <w:rPr>
                  <w:rFonts w:ascii="Gill Sans MT" w:hAnsi="Gill Sans MT"/>
                  <w:b/>
                </w:rPr>
                <w:delText>20</w:delText>
              </w:r>
            </w:del>
          </w:p>
        </w:tc>
        <w:tc>
          <w:tcPr>
            <w:tcW w:w="8064" w:type="dxa"/>
            <w:vAlign w:val="center"/>
          </w:tcPr>
          <w:p w14:paraId="3EAB6AB8" w14:textId="77777777" w:rsidR="006C5A3C" w:rsidRPr="001E6B6F" w:rsidRDefault="006C5A3C" w:rsidP="00651670">
            <w:pPr>
              <w:pStyle w:val="NoSpacing"/>
              <w:rPr>
                <w:del w:id="230" w:author="Woestman, Mary" w:date="2026-09-25T21:08:00Z" w16du:dateUtc="2026-09-26T01:08:00Z"/>
                <w:rFonts w:ascii="Gill Sans MT" w:hAnsi="Gill Sans MT"/>
              </w:rPr>
            </w:pPr>
            <w:del w:id="231" w:author="Woestman, Mary" w:date="2026-09-25T21:08:00Z" w16du:dateUtc="2026-09-26T01:08:00Z">
              <w:r w:rsidRPr="001E6B6F">
                <w:rPr>
                  <w:rFonts w:ascii="Gill Sans MT" w:hAnsi="Gill Sans MT"/>
                </w:rPr>
                <w:delText>Amanda Gilman – Association for Behavioral Healthcare</w:delText>
              </w:r>
            </w:del>
          </w:p>
        </w:tc>
        <w:tc>
          <w:tcPr>
            <w:tcW w:w="990" w:type="dxa"/>
            <w:vAlign w:val="center"/>
          </w:tcPr>
          <w:p w14:paraId="5129E1F2" w14:textId="77777777" w:rsidR="006C5A3C" w:rsidRDefault="006C5A3C" w:rsidP="00852CC9">
            <w:pPr>
              <w:pStyle w:val="NoSpacing"/>
              <w:ind w:left="-144" w:right="-108"/>
              <w:jc w:val="center"/>
              <w:rPr>
                <w:del w:id="232" w:author="Woestman, Mary" w:date="2026-09-25T21:08:00Z" w16du:dateUtc="2026-09-26T01:08:00Z"/>
                <w:rFonts w:ascii="Gill Sans MT" w:hAnsi="Gill Sans MT"/>
              </w:rPr>
            </w:pPr>
            <w:del w:id="233" w:author="Woestman, Mary" w:date="2026-09-25T21:08:00Z" w16du:dateUtc="2026-09-26T01:08:00Z">
              <w:r>
                <w:rPr>
                  <w:rFonts w:ascii="Gill Sans MT" w:hAnsi="Gill Sans MT"/>
                </w:rPr>
                <w:delText>-</w:delText>
              </w:r>
            </w:del>
          </w:p>
        </w:tc>
        <w:tc>
          <w:tcPr>
            <w:tcW w:w="990" w:type="dxa"/>
            <w:vAlign w:val="center"/>
          </w:tcPr>
          <w:p w14:paraId="4ECDD73B" w14:textId="77777777" w:rsidR="006C5A3C" w:rsidRDefault="006C5A3C" w:rsidP="00852CC9">
            <w:pPr>
              <w:pStyle w:val="NoSpacing"/>
              <w:ind w:left="-144" w:right="-108"/>
              <w:jc w:val="center"/>
              <w:rPr>
                <w:del w:id="234" w:author="Woestman, Mary" w:date="2026-09-25T21:08:00Z" w16du:dateUtc="2026-09-26T01:08:00Z"/>
                <w:rFonts w:ascii="Gill Sans MT" w:hAnsi="Gill Sans MT"/>
              </w:rPr>
            </w:pPr>
            <w:del w:id="235" w:author="Woestman, Mary" w:date="2026-09-25T21:08:00Z" w16du:dateUtc="2026-09-26T01:08:00Z">
              <w:r>
                <w:rPr>
                  <w:rFonts w:ascii="Gill Sans MT" w:hAnsi="Gill Sans MT"/>
                </w:rPr>
                <w:delText>-</w:delText>
              </w:r>
            </w:del>
          </w:p>
        </w:tc>
      </w:tr>
      <w:tr w:rsidR="006C5A3C" w:rsidRPr="001B6E73" w14:paraId="67693798" w14:textId="77777777" w:rsidTr="005C6AE5">
        <w:trPr>
          <w:trHeight w:val="360"/>
          <w:del w:id="236" w:author="Woestman, Mary" w:date="2026-09-25T21:08:00Z" w16du:dateUtc="2026-09-26T01:08:00Z"/>
        </w:trPr>
        <w:tc>
          <w:tcPr>
            <w:tcW w:w="576" w:type="dxa"/>
            <w:vAlign w:val="center"/>
          </w:tcPr>
          <w:p w14:paraId="6C075A8C" w14:textId="77777777" w:rsidR="006C5A3C" w:rsidRDefault="006C5A3C" w:rsidP="00ED789C">
            <w:pPr>
              <w:pStyle w:val="NoSpacing"/>
              <w:ind w:left="-378" w:right="-442"/>
              <w:jc w:val="center"/>
              <w:rPr>
                <w:del w:id="237" w:author="Woestman, Mary" w:date="2026-09-25T21:08:00Z" w16du:dateUtc="2026-09-26T01:08:00Z"/>
                <w:rFonts w:ascii="Gill Sans MT" w:hAnsi="Gill Sans MT"/>
                <w:b/>
              </w:rPr>
            </w:pPr>
            <w:del w:id="238" w:author="Woestman, Mary" w:date="2026-09-25T21:08:00Z" w16du:dateUtc="2026-09-26T01:08:00Z">
              <w:r>
                <w:rPr>
                  <w:rFonts w:ascii="Gill Sans MT" w:hAnsi="Gill Sans MT"/>
                  <w:b/>
                </w:rPr>
                <w:delText>21</w:delText>
              </w:r>
            </w:del>
          </w:p>
        </w:tc>
        <w:tc>
          <w:tcPr>
            <w:tcW w:w="8064" w:type="dxa"/>
            <w:vAlign w:val="center"/>
          </w:tcPr>
          <w:p w14:paraId="71298FD6" w14:textId="77777777" w:rsidR="006C5A3C" w:rsidRPr="001E6B6F" w:rsidRDefault="006C5A3C" w:rsidP="00651670">
            <w:pPr>
              <w:pStyle w:val="NoSpacing"/>
              <w:rPr>
                <w:del w:id="239" w:author="Woestman, Mary" w:date="2026-09-25T21:08:00Z" w16du:dateUtc="2026-09-26T01:08:00Z"/>
                <w:rFonts w:ascii="Gill Sans MT" w:hAnsi="Gill Sans MT"/>
              </w:rPr>
            </w:pPr>
            <w:del w:id="240" w:author="Woestman, Mary" w:date="2026-09-25T21:08:00Z" w16du:dateUtc="2026-09-26T01:08:00Z">
              <w:r w:rsidRPr="006C5A3C">
                <w:rPr>
                  <w:rFonts w:ascii="Gill Sans MT" w:hAnsi="Gill Sans MT"/>
                </w:rPr>
                <w:delText>Lindsey Tucker – Department of Public Health</w:delText>
              </w:r>
            </w:del>
          </w:p>
        </w:tc>
        <w:tc>
          <w:tcPr>
            <w:tcW w:w="990" w:type="dxa"/>
            <w:vAlign w:val="center"/>
          </w:tcPr>
          <w:p w14:paraId="628002FF" w14:textId="77777777" w:rsidR="006C5A3C" w:rsidRDefault="006C5A3C" w:rsidP="00852CC9">
            <w:pPr>
              <w:pStyle w:val="NoSpacing"/>
              <w:ind w:left="-144" w:right="-108"/>
              <w:jc w:val="center"/>
              <w:rPr>
                <w:del w:id="241" w:author="Woestman, Mary" w:date="2026-09-25T21:08:00Z" w16du:dateUtc="2026-09-26T01:08:00Z"/>
                <w:rFonts w:ascii="Gill Sans MT" w:hAnsi="Gill Sans MT"/>
              </w:rPr>
            </w:pPr>
            <w:del w:id="242" w:author="Woestman, Mary" w:date="2026-09-25T21:08:00Z" w16du:dateUtc="2026-09-26T01:08:00Z">
              <w:r>
                <w:rPr>
                  <w:rFonts w:ascii="Gill Sans MT" w:hAnsi="Gill Sans MT"/>
                </w:rPr>
                <w:delText>-</w:delText>
              </w:r>
            </w:del>
          </w:p>
        </w:tc>
        <w:tc>
          <w:tcPr>
            <w:tcW w:w="990" w:type="dxa"/>
            <w:vAlign w:val="center"/>
          </w:tcPr>
          <w:p w14:paraId="63FFCD05" w14:textId="77777777" w:rsidR="006C5A3C" w:rsidRDefault="006C5A3C" w:rsidP="00852CC9">
            <w:pPr>
              <w:pStyle w:val="NoSpacing"/>
              <w:ind w:left="-144" w:right="-108"/>
              <w:jc w:val="center"/>
              <w:rPr>
                <w:del w:id="243" w:author="Woestman, Mary" w:date="2026-09-25T21:08:00Z" w16du:dateUtc="2026-09-26T01:08:00Z"/>
                <w:rFonts w:ascii="Gill Sans MT" w:hAnsi="Gill Sans MT"/>
              </w:rPr>
            </w:pPr>
            <w:del w:id="244" w:author="Woestman, Mary" w:date="2026-09-25T21:08:00Z" w16du:dateUtc="2026-09-26T01:08:00Z">
              <w:r>
                <w:rPr>
                  <w:rFonts w:ascii="Gill Sans MT" w:hAnsi="Gill Sans MT"/>
                </w:rPr>
                <w:delText>-</w:delText>
              </w:r>
            </w:del>
          </w:p>
        </w:tc>
      </w:tr>
    </w:tbl>
    <w:p w14:paraId="4A86A8F2" w14:textId="77777777" w:rsidR="00C36E10" w:rsidRDefault="00C36E10" w:rsidP="00FE0B89">
      <w:pPr>
        <w:pStyle w:val="NoSpacing"/>
        <w:ind w:left="-360"/>
        <w:rPr>
          <w:del w:id="245" w:author="Woestman, Mary" w:date="2026-09-25T21:08:00Z" w16du:dateUtc="2026-09-26T01:08:00Z"/>
          <w:rFonts w:ascii="Gill Sans MT" w:hAnsi="Gill Sans MT"/>
          <w:u w:val="single"/>
        </w:rPr>
      </w:pPr>
    </w:p>
    <w:p w14:paraId="2B0C26E1" w14:textId="77777777" w:rsidR="00C15680" w:rsidRPr="00C15680" w:rsidRDefault="00C15680" w:rsidP="00C15680">
      <w:pPr>
        <w:spacing w:after="0" w:line="240" w:lineRule="auto"/>
        <w:ind w:left="-360"/>
        <w:rPr>
          <w:del w:id="246" w:author="Woestman, Mary" w:date="2026-09-25T21:08:00Z" w16du:dateUtc="2026-09-26T01:08:00Z"/>
          <w:rFonts w:ascii="Gill Sans MT" w:hAnsi="Gill Sans MT"/>
        </w:rPr>
      </w:pPr>
      <w:del w:id="247" w:author="Woestman, Mary" w:date="2026-09-25T21:08:00Z" w16du:dateUtc="2026-09-26T01:08:00Z">
        <w:r w:rsidRPr="00C15680">
          <w:rPr>
            <w:rFonts w:ascii="Gill Sans MT" w:hAnsi="Gill Sans MT"/>
            <w:b/>
          </w:rPr>
          <w:delText xml:space="preserve">* </w:delText>
        </w:r>
        <w:r w:rsidRPr="00C15680">
          <w:rPr>
            <w:rFonts w:ascii="Gill Sans MT" w:hAnsi="Gill Sans MT"/>
          </w:rPr>
          <w:delText>(X) Voted in favor; (O) Opposed; (A) Abstained from vote; (-) Absent from meeting or during vote</w:delText>
        </w:r>
      </w:del>
    </w:p>
    <w:p w14:paraId="0C3C4CD9" w14:textId="77777777" w:rsidR="00C15680" w:rsidRPr="00C15680" w:rsidRDefault="00C15680" w:rsidP="00C15680">
      <w:pPr>
        <w:spacing w:after="0" w:line="240" w:lineRule="auto"/>
        <w:ind w:left="-360"/>
        <w:rPr>
          <w:del w:id="248" w:author="Woestman, Mary" w:date="2026-09-25T21:08:00Z" w16du:dateUtc="2026-09-26T01:08:00Z"/>
          <w:rFonts w:ascii="Gill Sans MT" w:hAnsi="Gill Sans MT"/>
          <w:b/>
          <w:u w:val="single"/>
        </w:rPr>
      </w:pPr>
    </w:p>
    <w:p w14:paraId="005CE2C6" w14:textId="77777777" w:rsidR="004872CD" w:rsidRDefault="004872CD">
      <w:pPr>
        <w:rPr>
          <w:del w:id="249" w:author="Woestman, Mary" w:date="2026-09-25T21:08:00Z" w16du:dateUtc="2026-09-26T01:08:00Z"/>
          <w:rFonts w:ascii="Gill Sans MT" w:hAnsi="Gill Sans MT"/>
          <w:b/>
          <w:u w:val="single"/>
        </w:rPr>
      </w:pPr>
      <w:del w:id="250" w:author="Woestman, Mary" w:date="2026-09-25T21:08:00Z" w16du:dateUtc="2026-09-26T01:08:00Z">
        <w:r>
          <w:rPr>
            <w:rFonts w:ascii="Gill Sans MT" w:hAnsi="Gill Sans MT"/>
            <w:b/>
            <w:u w:val="single"/>
          </w:rPr>
          <w:br w:type="page"/>
        </w:r>
      </w:del>
    </w:p>
    <w:p w14:paraId="0674736A" w14:textId="77777777" w:rsidR="00FE0B89" w:rsidRPr="009502A3" w:rsidRDefault="00FE0B89" w:rsidP="00FE0B89">
      <w:pPr>
        <w:pStyle w:val="NoSpacing"/>
        <w:ind w:left="-360"/>
        <w:rPr>
          <w:del w:id="251" w:author="Woestman, Mary" w:date="2026-09-25T21:08:00Z" w16du:dateUtc="2026-09-26T01:08:00Z"/>
          <w:rFonts w:ascii="Gill Sans MT" w:hAnsi="Gill Sans MT"/>
          <w:b/>
          <w:u w:val="single"/>
        </w:rPr>
      </w:pPr>
      <w:del w:id="252" w:author="Woestman, Mary" w:date="2026-09-25T21:08:00Z" w16du:dateUtc="2026-09-26T01:08:00Z">
        <w:r w:rsidRPr="009502A3">
          <w:rPr>
            <w:rFonts w:ascii="Gill Sans MT" w:hAnsi="Gill Sans MT"/>
            <w:b/>
            <w:u w:val="single"/>
          </w:rPr>
          <w:delText>Proceedings</w:delText>
        </w:r>
      </w:del>
    </w:p>
    <w:p w14:paraId="3C7C66CD" w14:textId="77777777" w:rsidR="00FE0B89" w:rsidRDefault="00FE0B89" w:rsidP="00FE0B89">
      <w:pPr>
        <w:pStyle w:val="NoSpacing"/>
        <w:ind w:left="-360"/>
        <w:rPr>
          <w:del w:id="253" w:author="Woestman, Mary" w:date="2026-09-25T21:08:00Z" w16du:dateUtc="2026-09-26T01:08:00Z"/>
          <w:rFonts w:ascii="Gill Sans MT" w:hAnsi="Gill Sans MT"/>
        </w:rPr>
      </w:pPr>
    </w:p>
    <w:p w14:paraId="0B809EA7" w14:textId="77777777" w:rsidR="00A03661" w:rsidRDefault="00F63318" w:rsidP="00A03661">
      <w:pPr>
        <w:pStyle w:val="NoSpacing"/>
        <w:ind w:left="-360"/>
        <w:rPr>
          <w:del w:id="254" w:author="Woestman, Mary" w:date="2026-09-25T21:08:00Z" w16du:dateUtc="2026-09-26T01:08:00Z"/>
          <w:rFonts w:ascii="Gill Sans MT" w:hAnsi="Gill Sans MT"/>
        </w:rPr>
      </w:pPr>
      <w:del w:id="255" w:author="Woestman, Mary" w:date="2026-09-25T21:08:00Z" w16du:dateUtc="2026-09-26T01:08:00Z">
        <w:r>
          <w:rPr>
            <w:rFonts w:ascii="Gill Sans MT" w:hAnsi="Gill Sans MT"/>
          </w:rPr>
          <w:delText>C</w:delText>
        </w:r>
        <w:r w:rsidR="007B3948" w:rsidRPr="00865135">
          <w:rPr>
            <w:rFonts w:ascii="Gill Sans MT" w:hAnsi="Gill Sans MT"/>
          </w:rPr>
          <w:delText xml:space="preserve">ommissioner </w:delText>
        </w:r>
        <w:r>
          <w:rPr>
            <w:rFonts w:ascii="Gill Sans MT" w:hAnsi="Gill Sans MT"/>
          </w:rPr>
          <w:delText>Mikula c</w:delText>
        </w:r>
        <w:r w:rsidR="007B3948" w:rsidRPr="00865135">
          <w:rPr>
            <w:rFonts w:ascii="Gill Sans MT" w:hAnsi="Gill Sans MT"/>
          </w:rPr>
          <w:delText xml:space="preserve">alled the meeting to order </w:delText>
        </w:r>
        <w:r w:rsidR="00FE0B89" w:rsidRPr="00865135">
          <w:rPr>
            <w:rFonts w:ascii="Gill Sans MT" w:hAnsi="Gill Sans MT"/>
          </w:rPr>
          <w:delText>at 3:</w:delText>
        </w:r>
        <w:r>
          <w:rPr>
            <w:rFonts w:ascii="Gill Sans MT" w:hAnsi="Gill Sans MT"/>
          </w:rPr>
          <w:delText>1</w:delText>
        </w:r>
        <w:r w:rsidR="00A03661">
          <w:rPr>
            <w:rFonts w:ascii="Gill Sans MT" w:hAnsi="Gill Sans MT"/>
          </w:rPr>
          <w:delText>0</w:delText>
        </w:r>
        <w:r w:rsidR="00FE0B89" w:rsidRPr="00865135">
          <w:rPr>
            <w:rFonts w:ascii="Gill Sans MT" w:hAnsi="Gill Sans MT"/>
          </w:rPr>
          <w:delText xml:space="preserve"> pm</w:delText>
        </w:r>
        <w:r w:rsidR="00D7411B" w:rsidRPr="00865135">
          <w:rPr>
            <w:rFonts w:ascii="Gill Sans MT" w:hAnsi="Gill Sans MT"/>
          </w:rPr>
          <w:delText>.</w:delText>
        </w:r>
        <w:r>
          <w:rPr>
            <w:rFonts w:ascii="Gill Sans MT" w:hAnsi="Gill Sans MT"/>
          </w:rPr>
          <w:delText xml:space="preserve"> </w:delText>
        </w:r>
        <w:r w:rsidR="00A03661">
          <w:rPr>
            <w:rFonts w:ascii="Gill Sans MT" w:hAnsi="Gill Sans MT"/>
          </w:rPr>
          <w:delText xml:space="preserve">She noted that </w:delText>
        </w:r>
        <w:r w:rsidR="00090726">
          <w:rPr>
            <w:rFonts w:ascii="Gill Sans MT" w:hAnsi="Gill Sans MT"/>
          </w:rPr>
          <w:delText>D</w:delText>
        </w:r>
        <w:r w:rsidR="00C102DE">
          <w:rPr>
            <w:rFonts w:ascii="Gill Sans MT" w:hAnsi="Gill Sans MT"/>
          </w:rPr>
          <w:delText xml:space="preserve">r. </w:delText>
        </w:r>
        <w:r w:rsidR="00D874F2">
          <w:rPr>
            <w:rFonts w:ascii="Gill Sans MT" w:hAnsi="Gill Sans MT"/>
          </w:rPr>
          <w:delText>Mauch w</w:delText>
        </w:r>
        <w:r w:rsidR="00090726">
          <w:rPr>
            <w:rFonts w:ascii="Gill Sans MT" w:hAnsi="Gill Sans MT"/>
          </w:rPr>
          <w:delText>as</w:delText>
        </w:r>
        <w:r w:rsidR="00D874F2">
          <w:rPr>
            <w:rFonts w:ascii="Gill Sans MT" w:hAnsi="Gill Sans MT"/>
          </w:rPr>
          <w:delText xml:space="preserve"> </w:delText>
        </w:r>
        <w:r w:rsidR="00A03661">
          <w:rPr>
            <w:rFonts w:ascii="Gill Sans MT" w:hAnsi="Gill Sans MT"/>
          </w:rPr>
          <w:delText>participating remotely and all votes taken during the meeting would be conducted via roll call.</w:delText>
        </w:r>
      </w:del>
    </w:p>
    <w:p w14:paraId="605327A3" w14:textId="77777777" w:rsidR="00A03661" w:rsidRDefault="00A03661" w:rsidP="00A03661">
      <w:pPr>
        <w:pStyle w:val="NoSpacing"/>
        <w:ind w:left="-360"/>
        <w:rPr>
          <w:del w:id="256" w:author="Woestman, Mary" w:date="2026-09-25T21:08:00Z" w16du:dateUtc="2026-09-26T01:08:00Z"/>
          <w:rFonts w:ascii="Gill Sans MT" w:hAnsi="Gill Sans MT"/>
        </w:rPr>
      </w:pPr>
    </w:p>
    <w:p w14:paraId="7124702E" w14:textId="77777777" w:rsidR="00A03661" w:rsidRDefault="00A03661" w:rsidP="00A03661">
      <w:pPr>
        <w:pStyle w:val="NoSpacing"/>
        <w:ind w:left="-360"/>
        <w:rPr>
          <w:del w:id="257" w:author="Woestman, Mary" w:date="2026-09-25T21:08:00Z" w16du:dateUtc="2026-09-26T01:08:00Z"/>
          <w:rFonts w:ascii="Gill Sans MT" w:hAnsi="Gill Sans MT"/>
        </w:rPr>
      </w:pPr>
      <w:del w:id="258" w:author="Woestman, Mary" w:date="2026-09-25T21:08:00Z" w16du:dateUtc="2026-09-26T01:08:00Z">
        <w:r w:rsidRPr="00A03661">
          <w:rPr>
            <w:rFonts w:ascii="Gill Sans MT" w:hAnsi="Gill Sans MT"/>
            <w:b/>
          </w:rPr>
          <w:delText xml:space="preserve">Vote 1 to approve the </w:delText>
        </w:r>
        <w:r w:rsidR="00B001CE">
          <w:rPr>
            <w:rFonts w:ascii="Gill Sans MT" w:hAnsi="Gill Sans MT"/>
            <w:b/>
          </w:rPr>
          <w:delText>1</w:delText>
        </w:r>
        <w:r>
          <w:rPr>
            <w:rFonts w:ascii="Gill Sans MT" w:hAnsi="Gill Sans MT"/>
            <w:b/>
          </w:rPr>
          <w:delText>/</w:delText>
        </w:r>
        <w:r w:rsidR="00B001CE">
          <w:rPr>
            <w:rFonts w:ascii="Gill Sans MT" w:hAnsi="Gill Sans MT"/>
            <w:b/>
          </w:rPr>
          <w:delText>1</w:delText>
        </w:r>
        <w:r>
          <w:rPr>
            <w:rFonts w:ascii="Gill Sans MT" w:hAnsi="Gill Sans MT"/>
            <w:b/>
          </w:rPr>
          <w:delText>3/20</w:delText>
        </w:r>
        <w:r w:rsidR="00B001CE">
          <w:rPr>
            <w:rFonts w:ascii="Gill Sans MT" w:hAnsi="Gill Sans MT"/>
            <w:b/>
          </w:rPr>
          <w:delText>20</w:delText>
        </w:r>
        <w:r>
          <w:rPr>
            <w:rFonts w:ascii="Gill Sans MT" w:hAnsi="Gill Sans MT"/>
            <w:b/>
          </w:rPr>
          <w:delText xml:space="preserve"> </w:delText>
        </w:r>
        <w:r w:rsidRPr="00A03661">
          <w:rPr>
            <w:rFonts w:ascii="Gill Sans MT" w:hAnsi="Gill Sans MT"/>
            <w:b/>
          </w:rPr>
          <w:delText>minutes:</w:delText>
        </w:r>
        <w:r w:rsidRPr="00A03661">
          <w:rPr>
            <w:rFonts w:ascii="Gill Sans MT" w:hAnsi="Gill Sans MT"/>
          </w:rPr>
          <w:delText xml:space="preserve"> </w:delText>
        </w:r>
        <w:r>
          <w:rPr>
            <w:rFonts w:ascii="Gill Sans MT" w:hAnsi="Gill Sans MT"/>
          </w:rPr>
          <w:delText>Commissioner Mikula r</w:delText>
        </w:r>
        <w:r w:rsidRPr="00A03661">
          <w:rPr>
            <w:rFonts w:ascii="Gill Sans MT" w:hAnsi="Gill Sans MT"/>
          </w:rPr>
          <w:delText xml:space="preserve">equested a motion to approve the minutes from the Commission’s previous meeting on </w:delText>
        </w:r>
        <w:r w:rsidR="00B001CE">
          <w:rPr>
            <w:rFonts w:ascii="Gill Sans MT" w:hAnsi="Gill Sans MT"/>
          </w:rPr>
          <w:delText>January 13</w:delText>
        </w:r>
        <w:r w:rsidRPr="00A03661">
          <w:rPr>
            <w:rFonts w:ascii="Gill Sans MT" w:hAnsi="Gill Sans MT"/>
          </w:rPr>
          <w:delText>, 20</w:delText>
        </w:r>
        <w:r w:rsidR="00B001CE">
          <w:rPr>
            <w:rFonts w:ascii="Gill Sans MT" w:hAnsi="Gill Sans MT"/>
          </w:rPr>
          <w:delText>20</w:delText>
        </w:r>
        <w:r w:rsidRPr="00A03661">
          <w:rPr>
            <w:rFonts w:ascii="Gill Sans MT" w:hAnsi="Gill Sans MT"/>
          </w:rPr>
          <w:delText xml:space="preserve">. </w:delText>
        </w:r>
        <w:r w:rsidR="00B001CE">
          <w:rPr>
            <w:rFonts w:ascii="Gill Sans MT" w:hAnsi="Gill Sans MT"/>
          </w:rPr>
          <w:delText>Ms. L</w:delText>
        </w:r>
        <w:r>
          <w:rPr>
            <w:rFonts w:ascii="Gill Sans MT" w:hAnsi="Gill Sans MT"/>
          </w:rPr>
          <w:delText>a</w:delText>
        </w:r>
        <w:r w:rsidR="00F22CDD">
          <w:rPr>
            <w:rFonts w:ascii="Gill Sans MT" w:hAnsi="Gill Sans MT"/>
          </w:rPr>
          <w:delText>r</w:delText>
        </w:r>
        <w:r>
          <w:rPr>
            <w:rFonts w:ascii="Gill Sans MT" w:hAnsi="Gill Sans MT"/>
          </w:rPr>
          <w:delText>o</w:delText>
        </w:r>
        <w:r w:rsidR="00B001CE">
          <w:rPr>
            <w:rFonts w:ascii="Gill Sans MT" w:hAnsi="Gill Sans MT"/>
          </w:rPr>
          <w:delText xml:space="preserve">chelle </w:delText>
        </w:r>
        <w:r w:rsidRPr="00A03661">
          <w:rPr>
            <w:rFonts w:ascii="Gill Sans MT" w:hAnsi="Gill Sans MT"/>
          </w:rPr>
          <w:delText xml:space="preserve">introduced the motion, which was seconded by </w:delText>
        </w:r>
        <w:r w:rsidR="00B001CE">
          <w:rPr>
            <w:rFonts w:ascii="Gill Sans MT" w:hAnsi="Gill Sans MT"/>
          </w:rPr>
          <w:delText>Dr</w:delText>
        </w:r>
        <w:r>
          <w:rPr>
            <w:rFonts w:ascii="Gill Sans MT" w:hAnsi="Gill Sans MT"/>
          </w:rPr>
          <w:delText xml:space="preserve">. </w:delText>
        </w:r>
        <w:r w:rsidR="00B001CE">
          <w:rPr>
            <w:rFonts w:ascii="Gill Sans MT" w:hAnsi="Gill Sans MT"/>
          </w:rPr>
          <w:delText>Hannah</w:delText>
        </w:r>
        <w:r>
          <w:rPr>
            <w:rFonts w:ascii="Gill Sans MT" w:hAnsi="Gill Sans MT"/>
          </w:rPr>
          <w:delText xml:space="preserve"> </w:delText>
        </w:r>
        <w:r w:rsidRPr="00A03661">
          <w:rPr>
            <w:rFonts w:ascii="Gill Sans MT" w:hAnsi="Gill Sans MT"/>
          </w:rPr>
          <w:delText xml:space="preserve">and approved by roll-call vote; </w:delText>
        </w:r>
        <w:r w:rsidR="00B001CE">
          <w:rPr>
            <w:rFonts w:ascii="Gill Sans MT" w:hAnsi="Gill Sans MT"/>
          </w:rPr>
          <w:delText>D</w:delText>
        </w:r>
        <w:r>
          <w:rPr>
            <w:rFonts w:ascii="Gill Sans MT" w:hAnsi="Gill Sans MT"/>
          </w:rPr>
          <w:delText xml:space="preserve">r. </w:delText>
        </w:r>
        <w:r w:rsidR="00B001CE">
          <w:rPr>
            <w:rFonts w:ascii="Gill Sans MT" w:hAnsi="Gill Sans MT"/>
          </w:rPr>
          <w:delText>Mauch</w:delText>
        </w:r>
        <w:r w:rsidRPr="00A03661">
          <w:rPr>
            <w:rFonts w:ascii="Gill Sans MT" w:hAnsi="Gill Sans MT"/>
          </w:rPr>
          <w:delText xml:space="preserve"> indicated h</w:delText>
        </w:r>
        <w:r w:rsidR="00B001CE">
          <w:rPr>
            <w:rFonts w:ascii="Gill Sans MT" w:hAnsi="Gill Sans MT"/>
          </w:rPr>
          <w:delText>er</w:delText>
        </w:r>
        <w:r w:rsidRPr="00A03661">
          <w:rPr>
            <w:rFonts w:ascii="Gill Sans MT" w:hAnsi="Gill Sans MT"/>
          </w:rPr>
          <w:delText xml:space="preserve"> vote in the affirmative over the phone (see detailed record of vote</w:delText>
        </w:r>
        <w:r w:rsidR="003E7C7D">
          <w:rPr>
            <w:rFonts w:ascii="Gill Sans MT" w:hAnsi="Gill Sans MT"/>
          </w:rPr>
          <w:delText>s</w:delText>
        </w:r>
        <w:r w:rsidRPr="00A03661">
          <w:rPr>
            <w:rFonts w:ascii="Gill Sans MT" w:hAnsi="Gill Sans MT"/>
          </w:rPr>
          <w:delText xml:space="preserve"> above).</w:delText>
        </w:r>
      </w:del>
    </w:p>
    <w:p w14:paraId="1DF077FE" w14:textId="77777777" w:rsidR="00A03661" w:rsidRDefault="00A03661" w:rsidP="00F63318">
      <w:pPr>
        <w:pStyle w:val="NoSpacing"/>
        <w:ind w:left="-360"/>
        <w:rPr>
          <w:del w:id="259" w:author="Woestman, Mary" w:date="2026-09-25T21:08:00Z" w16du:dateUtc="2026-09-26T01:08:00Z"/>
          <w:rFonts w:ascii="Gill Sans MT" w:hAnsi="Gill Sans MT"/>
        </w:rPr>
      </w:pPr>
    </w:p>
    <w:p w14:paraId="2D3818AD" w14:textId="77777777" w:rsidR="00901545" w:rsidRDefault="00A754E7" w:rsidP="00901545">
      <w:pPr>
        <w:pStyle w:val="NoSpacing"/>
        <w:ind w:left="-360"/>
        <w:rPr>
          <w:del w:id="260" w:author="Woestman, Mary" w:date="2026-09-25T21:08:00Z" w16du:dateUtc="2026-09-26T01:08:00Z"/>
          <w:rFonts w:ascii="Gill Sans MT" w:hAnsi="Gill Sans MT"/>
        </w:rPr>
      </w:pPr>
      <w:del w:id="261" w:author="Woestman, Mary" w:date="2026-09-25T21:08:00Z" w16du:dateUtc="2026-09-26T01:08:00Z">
        <w:r w:rsidRPr="006335F1">
          <w:rPr>
            <w:rFonts w:ascii="Gill Sans MT" w:hAnsi="Gill Sans MT"/>
          </w:rPr>
          <w:delText xml:space="preserve">Mr. </w:delText>
        </w:r>
        <w:r w:rsidRPr="00901545">
          <w:rPr>
            <w:rFonts w:ascii="Gill Sans MT" w:hAnsi="Gill Sans MT"/>
          </w:rPr>
          <w:delText xml:space="preserve">Vetter </w:delText>
        </w:r>
        <w:r w:rsidR="006335F1" w:rsidRPr="00901545">
          <w:rPr>
            <w:rFonts w:ascii="Gill Sans MT" w:hAnsi="Gill Sans MT"/>
          </w:rPr>
          <w:delText>announc</w:delText>
        </w:r>
        <w:r w:rsidRPr="00901545">
          <w:rPr>
            <w:rFonts w:ascii="Gill Sans MT" w:hAnsi="Gill Sans MT"/>
          </w:rPr>
          <w:delText>e</w:delText>
        </w:r>
        <w:r w:rsidR="006335F1" w:rsidRPr="00901545">
          <w:rPr>
            <w:rFonts w:ascii="Gill Sans MT" w:hAnsi="Gill Sans MT"/>
          </w:rPr>
          <w:delText xml:space="preserve">d </w:delText>
        </w:r>
        <w:r w:rsidRPr="00901545">
          <w:rPr>
            <w:rFonts w:ascii="Gill Sans MT" w:hAnsi="Gill Sans MT"/>
          </w:rPr>
          <w:delText xml:space="preserve">that </w:delText>
        </w:r>
        <w:r w:rsidR="00887105">
          <w:rPr>
            <w:rFonts w:ascii="Gill Sans MT" w:hAnsi="Gill Sans MT"/>
          </w:rPr>
          <w:delText xml:space="preserve">the </w:delText>
        </w:r>
        <w:r w:rsidR="00887105" w:rsidRPr="00887105">
          <w:rPr>
            <w:rFonts w:ascii="Gill Sans MT" w:hAnsi="Gill Sans MT"/>
          </w:rPr>
          <w:delText xml:space="preserve">Mosakowski Institute at Clark University </w:delText>
        </w:r>
        <w:r w:rsidR="00887105">
          <w:rPr>
            <w:rFonts w:ascii="Gill Sans MT" w:hAnsi="Gill Sans MT"/>
          </w:rPr>
          <w:delText xml:space="preserve">was sponsoring </w:delText>
        </w:r>
        <w:r w:rsidR="00675817">
          <w:rPr>
            <w:rFonts w:ascii="Gill Sans MT" w:hAnsi="Gill Sans MT"/>
          </w:rPr>
          <w:delText xml:space="preserve">an upcoming </w:delText>
        </w:r>
        <w:r w:rsidR="00901545" w:rsidRPr="00901545">
          <w:rPr>
            <w:rFonts w:ascii="Gill Sans MT" w:hAnsi="Gill Sans MT"/>
          </w:rPr>
          <w:delText xml:space="preserve">legislative </w:delText>
        </w:r>
        <w:r w:rsidR="006335F1" w:rsidRPr="00901545">
          <w:rPr>
            <w:rFonts w:ascii="Gill Sans MT" w:hAnsi="Gill Sans MT"/>
          </w:rPr>
          <w:delText xml:space="preserve">event </w:delText>
        </w:r>
        <w:r w:rsidRPr="00901545">
          <w:rPr>
            <w:rFonts w:ascii="Gill Sans MT" w:hAnsi="Gill Sans MT"/>
          </w:rPr>
          <w:delText>at the State House o</w:delText>
        </w:r>
        <w:r w:rsidR="00887105">
          <w:rPr>
            <w:rFonts w:ascii="Gill Sans MT" w:hAnsi="Gill Sans MT"/>
          </w:rPr>
          <w:delText>n</w:delText>
        </w:r>
        <w:r w:rsidR="00BF501F" w:rsidRPr="00901545">
          <w:rPr>
            <w:rFonts w:ascii="Gill Sans MT" w:hAnsi="Gill Sans MT"/>
          </w:rPr>
          <w:delText xml:space="preserve"> March 18</w:delText>
        </w:r>
        <w:r w:rsidRPr="00901545">
          <w:rPr>
            <w:rFonts w:ascii="Gill Sans MT" w:hAnsi="Gill Sans MT"/>
          </w:rPr>
          <w:delText>.</w:delText>
        </w:r>
        <w:r w:rsidR="00DD776D">
          <w:rPr>
            <w:rFonts w:ascii="Gill Sans MT" w:hAnsi="Gill Sans MT"/>
          </w:rPr>
          <w:delText xml:space="preserve"> </w:delText>
        </w:r>
        <w:r w:rsidR="00901545" w:rsidRPr="00901545">
          <w:rPr>
            <w:rFonts w:ascii="Gill Sans MT" w:hAnsi="Gill Sans MT"/>
          </w:rPr>
          <w:delText>H</w:delText>
        </w:r>
        <w:r w:rsidR="006335F1" w:rsidRPr="00901545">
          <w:rPr>
            <w:rFonts w:ascii="Gill Sans MT" w:hAnsi="Gill Sans MT"/>
          </w:rPr>
          <w:delText>e</w:delText>
        </w:r>
        <w:r w:rsidR="00901545" w:rsidRPr="00901545">
          <w:rPr>
            <w:rFonts w:ascii="Gill Sans MT" w:hAnsi="Gill Sans MT"/>
          </w:rPr>
          <w:delText xml:space="preserve"> noted that the</w:delText>
        </w:r>
        <w:r w:rsidR="00901545">
          <w:rPr>
            <w:rFonts w:ascii="Gill Sans MT" w:hAnsi="Gill Sans MT"/>
          </w:rPr>
          <w:delText xml:space="preserve"> event</w:delText>
        </w:r>
        <w:r w:rsidR="00F1065F">
          <w:rPr>
            <w:rFonts w:ascii="Gill Sans MT" w:hAnsi="Gill Sans MT"/>
          </w:rPr>
          <w:delText xml:space="preserve"> wo</w:delText>
        </w:r>
        <w:r w:rsidR="006335F1" w:rsidRPr="00901545">
          <w:rPr>
            <w:rFonts w:ascii="Gill Sans MT" w:hAnsi="Gill Sans MT"/>
          </w:rPr>
          <w:delText xml:space="preserve">uld </w:delText>
        </w:r>
        <w:r w:rsidR="00675817">
          <w:rPr>
            <w:rFonts w:ascii="Gill Sans MT" w:hAnsi="Gill Sans MT"/>
          </w:rPr>
          <w:delText xml:space="preserve">focus on </w:delText>
        </w:r>
        <w:r w:rsidR="006335F1" w:rsidRPr="00901545">
          <w:rPr>
            <w:rFonts w:ascii="Gill Sans MT" w:hAnsi="Gill Sans MT"/>
          </w:rPr>
          <w:delText xml:space="preserve">the behavioral health system of care for adolescents and emerging adults and would include presentations </w:delText>
        </w:r>
        <w:r w:rsidR="00901545" w:rsidRPr="00901545">
          <w:rPr>
            <w:rFonts w:ascii="Gill Sans MT" w:hAnsi="Gill Sans MT"/>
          </w:rPr>
          <w:delText>o</w:delText>
        </w:r>
        <w:r w:rsidR="00901545">
          <w:rPr>
            <w:rFonts w:ascii="Gill Sans MT" w:hAnsi="Gill Sans MT"/>
          </w:rPr>
          <w:delText>n th</w:delText>
        </w:r>
        <w:r w:rsidR="00901545" w:rsidRPr="00901545">
          <w:rPr>
            <w:rFonts w:ascii="Gill Sans MT" w:hAnsi="Gill Sans MT"/>
          </w:rPr>
          <w:delText>e underlying causes and consequences of adolescent behavioral and mental health disparities.</w:delText>
        </w:r>
      </w:del>
    </w:p>
    <w:p w14:paraId="5C1770AC" w14:textId="77777777" w:rsidR="00901545" w:rsidRDefault="00901545" w:rsidP="00901545">
      <w:pPr>
        <w:pStyle w:val="NoSpacing"/>
        <w:ind w:left="-360"/>
        <w:rPr>
          <w:del w:id="262" w:author="Woestman, Mary" w:date="2026-09-25T21:08:00Z" w16du:dateUtc="2026-09-26T01:08:00Z"/>
          <w:rFonts w:ascii="Gill Sans MT" w:hAnsi="Gill Sans MT"/>
        </w:rPr>
      </w:pPr>
    </w:p>
    <w:p w14:paraId="0A4A6FCC" w14:textId="77777777" w:rsidR="00523C9D" w:rsidRDefault="00523C9D" w:rsidP="006C2970">
      <w:pPr>
        <w:pStyle w:val="NoSpacing"/>
        <w:ind w:left="-360"/>
        <w:rPr>
          <w:del w:id="263" w:author="Woestman, Mary" w:date="2026-09-25T21:08:00Z" w16du:dateUtc="2026-09-26T01:08:00Z"/>
          <w:rFonts w:ascii="Gill Sans MT" w:hAnsi="Gill Sans MT"/>
          <w:color w:val="FF0000"/>
        </w:rPr>
      </w:pPr>
      <w:del w:id="264" w:author="Woestman, Mary" w:date="2026-09-25T21:08:00Z" w16du:dateUtc="2026-09-26T01:08:00Z">
        <w:r w:rsidRPr="009378C0">
          <w:rPr>
            <w:rFonts w:ascii="Gill Sans MT" w:hAnsi="Gill Sans MT"/>
          </w:rPr>
          <w:delText>Commissioner</w:delText>
        </w:r>
        <w:r w:rsidR="00152486" w:rsidRPr="00A27B31">
          <w:rPr>
            <w:rFonts w:ascii="Gill Sans MT" w:hAnsi="Gill Sans MT"/>
          </w:rPr>
          <w:delText xml:space="preserve"> Mikula</w:delText>
        </w:r>
        <w:r w:rsidRPr="00A27B31">
          <w:rPr>
            <w:rFonts w:ascii="Gill Sans MT" w:hAnsi="Gill Sans MT"/>
          </w:rPr>
          <w:delText xml:space="preserve"> announced that the </w:delText>
        </w:r>
        <w:r w:rsidR="00BF501F" w:rsidRPr="00A27B31">
          <w:rPr>
            <w:rFonts w:ascii="Gill Sans MT" w:hAnsi="Gill Sans MT"/>
          </w:rPr>
          <w:delText xml:space="preserve">Senate </w:delText>
        </w:r>
        <w:r w:rsidRPr="00A27B31">
          <w:rPr>
            <w:rFonts w:ascii="Gill Sans MT" w:hAnsi="Gill Sans MT"/>
          </w:rPr>
          <w:delText>recently passed S</w:delText>
        </w:r>
        <w:r w:rsidR="00152486" w:rsidRPr="00A27B31">
          <w:rPr>
            <w:rFonts w:ascii="Gill Sans MT" w:hAnsi="Gill Sans MT"/>
          </w:rPr>
          <w:delText>.</w:delText>
        </w:r>
        <w:r w:rsidR="00BF501F" w:rsidRPr="00A27B31">
          <w:rPr>
            <w:rFonts w:ascii="Gill Sans MT" w:hAnsi="Gill Sans MT"/>
          </w:rPr>
          <w:delText>2519</w:delText>
        </w:r>
        <w:r w:rsidRPr="00A27B31">
          <w:rPr>
            <w:rFonts w:ascii="Gill Sans MT" w:hAnsi="Gill Sans MT"/>
          </w:rPr>
          <w:delText>,</w:delText>
        </w:r>
        <w:r w:rsidRPr="00A27B31">
          <w:rPr>
            <w:rFonts w:ascii="Gill Sans MT" w:hAnsi="Gill Sans MT"/>
            <w:i/>
          </w:rPr>
          <w:delText xml:space="preserve"> An</w:delText>
        </w:r>
        <w:r w:rsidR="00BF501F" w:rsidRPr="00A27B31">
          <w:rPr>
            <w:rFonts w:ascii="Gill Sans MT" w:hAnsi="Gill Sans MT"/>
            <w:i/>
          </w:rPr>
          <w:delText xml:space="preserve"> </w:delText>
        </w:r>
        <w:r w:rsidRPr="00A27B31">
          <w:rPr>
            <w:rFonts w:ascii="Gill Sans MT" w:hAnsi="Gill Sans MT"/>
            <w:i/>
          </w:rPr>
          <w:delText>A</w:delText>
        </w:r>
        <w:r w:rsidR="00BF501F" w:rsidRPr="00A27B31">
          <w:rPr>
            <w:rFonts w:ascii="Gill Sans MT" w:hAnsi="Gill Sans MT"/>
            <w:i/>
          </w:rPr>
          <w:delText xml:space="preserve">ct </w:delText>
        </w:r>
        <w:r w:rsidRPr="00A27B31">
          <w:rPr>
            <w:rFonts w:ascii="Gill Sans MT" w:hAnsi="Gill Sans MT"/>
            <w:i/>
          </w:rPr>
          <w:delText>A</w:delText>
        </w:r>
        <w:r w:rsidR="00BF501F" w:rsidRPr="00A27B31">
          <w:rPr>
            <w:rFonts w:ascii="Gill Sans MT" w:hAnsi="Gill Sans MT"/>
            <w:i/>
          </w:rPr>
          <w:delText xml:space="preserve">ddressing </w:delText>
        </w:r>
        <w:r w:rsidRPr="00A27B31">
          <w:rPr>
            <w:rFonts w:ascii="Gill Sans MT" w:hAnsi="Gill Sans MT"/>
            <w:i/>
          </w:rPr>
          <w:delText>B</w:delText>
        </w:r>
        <w:r w:rsidR="00BF501F" w:rsidRPr="00A27B31">
          <w:rPr>
            <w:rFonts w:ascii="Gill Sans MT" w:hAnsi="Gill Sans MT"/>
            <w:i/>
          </w:rPr>
          <w:delText>ar</w:delText>
        </w:r>
        <w:r w:rsidR="006C2970" w:rsidRPr="00A27B31">
          <w:rPr>
            <w:rFonts w:ascii="Gill Sans MT" w:hAnsi="Gill Sans MT"/>
            <w:i/>
          </w:rPr>
          <w:delText xml:space="preserve">riers to </w:delText>
        </w:r>
        <w:r w:rsidRPr="00A27B31">
          <w:rPr>
            <w:rFonts w:ascii="Gill Sans MT" w:hAnsi="Gill Sans MT"/>
            <w:i/>
          </w:rPr>
          <w:delText>C</w:delText>
        </w:r>
        <w:r w:rsidR="006C2970" w:rsidRPr="00A27B31">
          <w:rPr>
            <w:rFonts w:ascii="Gill Sans MT" w:hAnsi="Gill Sans MT"/>
            <w:i/>
          </w:rPr>
          <w:delText xml:space="preserve">are for </w:delText>
        </w:r>
        <w:r w:rsidRPr="00A27B31">
          <w:rPr>
            <w:rFonts w:ascii="Gill Sans MT" w:hAnsi="Gill Sans MT"/>
            <w:i/>
          </w:rPr>
          <w:delText>M</w:delText>
        </w:r>
        <w:r w:rsidR="006C2970" w:rsidRPr="00A27B31">
          <w:rPr>
            <w:rFonts w:ascii="Gill Sans MT" w:hAnsi="Gill Sans MT"/>
            <w:i/>
          </w:rPr>
          <w:delText xml:space="preserve">ental </w:delText>
        </w:r>
        <w:r w:rsidRPr="00A27B31">
          <w:rPr>
            <w:rFonts w:ascii="Gill Sans MT" w:hAnsi="Gill Sans MT"/>
            <w:i/>
          </w:rPr>
          <w:delText>H</w:delText>
        </w:r>
        <w:r w:rsidR="006C2970" w:rsidRPr="00A27B31">
          <w:rPr>
            <w:rFonts w:ascii="Gill Sans MT" w:hAnsi="Gill Sans MT"/>
            <w:i/>
          </w:rPr>
          <w:delText>ealth</w:delText>
        </w:r>
        <w:r w:rsidRPr="00A27B31">
          <w:rPr>
            <w:rFonts w:ascii="Gill Sans MT" w:hAnsi="Gill Sans MT"/>
          </w:rPr>
          <w:delText xml:space="preserve">, </w:delText>
        </w:r>
        <w:r w:rsidR="00152486" w:rsidRPr="00A27B31">
          <w:rPr>
            <w:rFonts w:ascii="Gill Sans MT" w:hAnsi="Gill Sans MT"/>
          </w:rPr>
          <w:delText xml:space="preserve">also </w:delText>
        </w:r>
        <w:r w:rsidRPr="00A27B31">
          <w:rPr>
            <w:rFonts w:ascii="Gill Sans MT" w:hAnsi="Gill Sans MT"/>
          </w:rPr>
          <w:delText xml:space="preserve">known as the “Mental Health ABC Act.” She explained that </w:delText>
        </w:r>
        <w:r w:rsidR="009378C0" w:rsidRPr="00A27B31">
          <w:rPr>
            <w:rFonts w:ascii="Gill Sans MT" w:hAnsi="Gill Sans MT"/>
          </w:rPr>
          <w:delText xml:space="preserve">along with the Governor’s comprehensive </w:delText>
        </w:r>
        <w:r w:rsidRPr="00A27B31">
          <w:rPr>
            <w:rFonts w:ascii="Gill Sans MT" w:hAnsi="Gill Sans MT"/>
          </w:rPr>
          <w:delText>he</w:delText>
        </w:r>
        <w:r w:rsidR="009378C0" w:rsidRPr="00A27B31">
          <w:rPr>
            <w:rFonts w:ascii="Gill Sans MT" w:hAnsi="Gill Sans MT"/>
          </w:rPr>
          <w:delText>alth care</w:delText>
        </w:r>
        <w:r w:rsidRPr="00A27B31">
          <w:rPr>
            <w:rFonts w:ascii="Gill Sans MT" w:hAnsi="Gill Sans MT"/>
          </w:rPr>
          <w:delText xml:space="preserve"> bill</w:delText>
        </w:r>
        <w:r w:rsidR="009378C0" w:rsidRPr="00A27B31">
          <w:rPr>
            <w:rFonts w:ascii="Gill Sans MT" w:hAnsi="Gill Sans MT"/>
          </w:rPr>
          <w:delText xml:space="preserve">, the legislation would </w:delText>
        </w:r>
        <w:r w:rsidRPr="00A27B31">
          <w:rPr>
            <w:rFonts w:ascii="Gill Sans MT" w:hAnsi="Gill Sans MT"/>
          </w:rPr>
          <w:delText>reform the mental health care systems in Massachusetts.</w:delText>
        </w:r>
      </w:del>
    </w:p>
    <w:p w14:paraId="64AF9B81" w14:textId="77777777" w:rsidR="00BD07FA" w:rsidRDefault="00BD07FA" w:rsidP="006C2970">
      <w:pPr>
        <w:pStyle w:val="NoSpacing"/>
        <w:ind w:left="-360"/>
        <w:rPr>
          <w:del w:id="265" w:author="Woestman, Mary" w:date="2026-09-25T21:08:00Z" w16du:dateUtc="2026-09-26T01:08:00Z"/>
          <w:rFonts w:ascii="Gill Sans MT" w:hAnsi="Gill Sans MT"/>
        </w:rPr>
      </w:pPr>
    </w:p>
    <w:p w14:paraId="3FED9F1F" w14:textId="77777777" w:rsidR="00060CC4" w:rsidRDefault="00A754E7" w:rsidP="00B64649">
      <w:pPr>
        <w:rPr>
          <w:moveFrom w:id="266" w:author="Woestman, Mary" w:date="2026-09-25T21:08:00Z" w16du:dateUtc="2026-09-26T01:08:00Z"/>
          <w:rPrChange w:id="267" w:author="Woestman, Mary" w:date="2026-09-25T21:08:00Z" w16du:dateUtc="2026-09-26T01:08:00Z">
            <w:rPr>
              <w:moveFrom w:id="268" w:author="Woestman, Mary" w:date="2026-09-25T21:08:00Z" w16du:dateUtc="2026-09-26T01:08:00Z"/>
              <w:rFonts w:ascii="Gill Sans MT" w:hAnsi="Gill Sans MT"/>
            </w:rPr>
          </w:rPrChange>
        </w:rPr>
        <w:pPrChange w:id="269" w:author="Woestman, Mary" w:date="2026-09-25T21:08:00Z" w16du:dateUtc="2026-09-26T01:08:00Z">
          <w:pPr>
            <w:pStyle w:val="NoSpacing"/>
            <w:ind w:left="-360"/>
          </w:pPr>
        </w:pPrChange>
      </w:pPr>
      <w:del w:id="270" w:author="Woestman, Mary" w:date="2026-09-25T21:08:00Z" w16du:dateUtc="2026-09-26T01:08:00Z">
        <w:r w:rsidRPr="00222556">
          <w:rPr>
            <w:rFonts w:ascii="Gill Sans MT" w:hAnsi="Gill Sans MT"/>
          </w:rPr>
          <w:delText xml:space="preserve">Commission staff </w:delText>
        </w:r>
        <w:r w:rsidR="00222556">
          <w:rPr>
            <w:rFonts w:ascii="Gill Sans MT" w:hAnsi="Gill Sans MT"/>
          </w:rPr>
          <w:delText>provided an overview of a</w:delText>
        </w:r>
        <w:r w:rsidR="00222556" w:rsidRPr="00222556">
          <w:rPr>
            <w:rFonts w:ascii="Gill Sans MT" w:hAnsi="Gill Sans MT"/>
          </w:rPr>
          <w:delText xml:space="preserve"> letter summarizing the Commission’s activities in its first year</w:delText>
        </w:r>
        <w:r w:rsidR="00222556">
          <w:rPr>
            <w:rFonts w:ascii="Gill Sans MT" w:hAnsi="Gill Sans MT"/>
          </w:rPr>
          <w:delText xml:space="preserve"> t</w:delText>
        </w:r>
        <w:r w:rsidR="00222556" w:rsidRPr="00222556">
          <w:rPr>
            <w:rFonts w:ascii="Gill Sans MT" w:hAnsi="Gill Sans MT"/>
          </w:rPr>
          <w:delText>h</w:delText>
        </w:r>
        <w:r w:rsidR="00222556">
          <w:rPr>
            <w:rFonts w:ascii="Gill Sans MT" w:hAnsi="Gill Sans MT"/>
          </w:rPr>
          <w:delText>at</w:delText>
        </w:r>
        <w:r w:rsidR="004B7984">
          <w:rPr>
            <w:rFonts w:ascii="Gill Sans MT" w:hAnsi="Gill Sans MT"/>
          </w:rPr>
          <w:delText xml:space="preserve"> had been drafted for</w:delText>
        </w:r>
        <w:r w:rsidR="00222556" w:rsidRPr="00222556">
          <w:rPr>
            <w:rFonts w:ascii="Gill Sans MT" w:hAnsi="Gill Sans MT"/>
          </w:rPr>
          <w:delText xml:space="preserve"> submi</w:delText>
        </w:r>
        <w:r w:rsidR="004B7984">
          <w:rPr>
            <w:rFonts w:ascii="Gill Sans MT" w:hAnsi="Gill Sans MT"/>
          </w:rPr>
          <w:delText xml:space="preserve">ssion </w:delText>
        </w:r>
        <w:r w:rsidR="00222556" w:rsidRPr="00222556">
          <w:rPr>
            <w:rFonts w:ascii="Gill Sans MT" w:hAnsi="Gill Sans MT"/>
          </w:rPr>
          <w:delText>to the Legislature by March 1, 2020 as the Commission’s a</w:delText>
        </w:r>
        <w:r w:rsidR="006C2970" w:rsidRPr="00222556">
          <w:rPr>
            <w:rFonts w:ascii="Gill Sans MT" w:hAnsi="Gill Sans MT"/>
          </w:rPr>
          <w:delText>nnual report</w:delText>
        </w:r>
        <w:r w:rsidR="00222556" w:rsidRPr="00222556">
          <w:rPr>
            <w:rFonts w:ascii="Gill Sans MT" w:hAnsi="Gill Sans MT"/>
          </w:rPr>
          <w:delText>.</w:delText>
        </w:r>
        <w:r w:rsidR="00060CC4">
          <w:rPr>
            <w:rFonts w:ascii="Gill Sans MT" w:hAnsi="Gill Sans MT"/>
          </w:rPr>
          <w:delText xml:space="preserve"> Commissioner Mikula </w:delText>
        </w:r>
        <w:r w:rsidR="00060CC4" w:rsidRPr="00060CC4">
          <w:rPr>
            <w:rFonts w:ascii="Gill Sans MT" w:hAnsi="Gill Sans MT"/>
          </w:rPr>
          <w:delText>recommended that summaries of the Commission’s January 13 and February 24 meetings be included in the letter</w:delText>
        </w:r>
      </w:del>
      <w:moveFromRangeStart w:id="271" w:author="Woestman, Mary" w:date="2026-09-25T21:08:00Z" w:name="move241262909"/>
      <w:moveFrom w:id="272" w:author="Woestman, Mary" w:date="2026-09-25T21:08:00Z" w16du:dateUtc="2026-09-26T01:08:00Z">
        <w:r w:rsidR="00060CC4">
          <w:rPr>
            <w:rPrChange w:id="273" w:author="Woestman, Mary" w:date="2026-09-25T21:08:00Z" w16du:dateUtc="2026-09-26T01:08:00Z">
              <w:rPr>
                <w:rFonts w:ascii="Gill Sans MT" w:hAnsi="Gill Sans MT"/>
              </w:rPr>
            </w:rPrChange>
          </w:rPr>
          <w:t>.</w:t>
        </w:r>
      </w:moveFrom>
    </w:p>
    <w:p w14:paraId="19FE3A63" w14:textId="77777777" w:rsidR="00060CC4" w:rsidRDefault="00060CC4" w:rsidP="00B64649">
      <w:pPr>
        <w:rPr>
          <w:moveFrom w:id="274" w:author="Woestman, Mary" w:date="2026-09-25T21:08:00Z" w16du:dateUtc="2026-09-26T01:08:00Z"/>
          <w:rPrChange w:id="275" w:author="Woestman, Mary" w:date="2026-09-25T21:08:00Z" w16du:dateUtc="2026-09-26T01:08:00Z">
            <w:rPr>
              <w:moveFrom w:id="276" w:author="Woestman, Mary" w:date="2026-09-25T21:08:00Z" w16du:dateUtc="2026-09-26T01:08:00Z"/>
              <w:rFonts w:ascii="Gill Sans MT" w:hAnsi="Gill Sans MT"/>
            </w:rPr>
          </w:rPrChange>
        </w:rPr>
        <w:pPrChange w:id="277" w:author="Woestman, Mary" w:date="2026-09-25T21:08:00Z" w16du:dateUtc="2026-09-26T01:08:00Z">
          <w:pPr>
            <w:pStyle w:val="NoSpacing"/>
            <w:ind w:left="-360"/>
          </w:pPr>
        </w:pPrChange>
      </w:pPr>
    </w:p>
    <w:p w14:paraId="45B07CF8" w14:textId="77777777" w:rsidR="00FE388F" w:rsidRDefault="00A754E7" w:rsidP="00FE649D">
      <w:pPr>
        <w:spacing w:after="0"/>
        <w:rPr>
          <w:ins w:id="278" w:author="Woestman, Mary" w:date="2026-09-25T21:08:00Z" w16du:dateUtc="2026-09-26T01:08:00Z"/>
        </w:rPr>
      </w:pPr>
      <w:moveFrom w:id="279" w:author="Woestman, Mary" w:date="2026-09-25T21:08:00Z" w16du:dateUtc="2026-09-26T01:08:00Z">
        <w:r>
          <w:rPr>
            <w:rPrChange w:id="280" w:author="Woestman, Mary" w:date="2026-09-25T21:08:00Z" w16du:dateUtc="2026-09-26T01:08:00Z">
              <w:rPr>
                <w:rFonts w:ascii="Gill Sans MT" w:hAnsi="Gill Sans MT"/>
              </w:rPr>
            </w:rPrChange>
          </w:rPr>
          <w:t xml:space="preserve">In </w:t>
        </w:r>
      </w:moveFrom>
      <w:moveFromRangeEnd w:id="271"/>
      <w:ins w:id="281" w:author="Woestman, Mary" w:date="2026-09-25T21:08:00Z" w16du:dateUtc="2026-09-26T01:08:00Z">
        <w:r w:rsidR="00FE388F">
          <w:t>1.  Is the Memorandum to the Board of Trustees from Chancellor Zimmerman the same as BOT Resolution 2010-39?</w:t>
        </w:r>
        <w:r w:rsidR="002A1A6B">
          <w:t xml:space="preserve">  According to</w:t>
        </w:r>
        <w:r w:rsidR="00AA3AE9">
          <w:t xml:space="preserve"> the link provided in </w:t>
        </w:r>
        <w:r w:rsidR="002A1A6B">
          <w:t xml:space="preserve">an email from Nancy Willie-Schiff, the assessment point person at SUNY, </w:t>
        </w:r>
        <w:r w:rsidR="00AA3AE9">
          <w:t xml:space="preserve">they are one and the same.  </w:t>
        </w:r>
      </w:ins>
    </w:p>
    <w:p w14:paraId="1EB71029" w14:textId="77777777" w:rsidR="00FE388F" w:rsidRDefault="00FE388F" w:rsidP="00FE649D">
      <w:pPr>
        <w:spacing w:after="0"/>
        <w:rPr>
          <w:ins w:id="282" w:author="Woestman, Mary" w:date="2026-09-25T21:08:00Z" w16du:dateUtc="2026-09-26T01:08:00Z"/>
        </w:rPr>
      </w:pPr>
      <w:ins w:id="283" w:author="Woestman, Mary" w:date="2026-09-25T21:08:00Z" w16du:dateUtc="2026-09-26T01:08:00Z">
        <w:r>
          <w:t>2.  Has an advisory group for assessment been formed and if so, how do we contact them?</w:t>
        </w:r>
        <w:r w:rsidR="00AA3AE9">
          <w:t xml:space="preserve">  </w:t>
        </w:r>
        <w:r w:rsidR="00770D8D">
          <w:t xml:space="preserve">Again, from Nancy W-S, yes, there is an advisory group co-chaired by </w:t>
        </w:r>
        <w:r w:rsidR="00770D8D" w:rsidRPr="00770D8D">
          <w:t>Norayne Rosero at MVCC (nrosero@mvcc.edu) and Michael Christakis at U Albany (</w:t>
        </w:r>
        <w:r w:rsidR="00770D8D">
          <w:fldChar w:fldCharType="begin"/>
        </w:r>
        <w:r w:rsidR="00770D8D">
          <w:instrText>HYPERLINK "mailto:mchristakis@uamail.albany.edu"</w:instrText>
        </w:r>
        <w:r w:rsidR="00770D8D">
          <w:fldChar w:fldCharType="separate"/>
        </w:r>
        <w:r w:rsidR="00770D8D" w:rsidRPr="00A13152">
          <w:rPr>
            <w:rStyle w:val="Hyperlink"/>
          </w:rPr>
          <w:t>mchristakis@uamail.albany.edu</w:t>
        </w:r>
        <w:r w:rsidR="00770D8D">
          <w:fldChar w:fldCharType="end"/>
        </w:r>
        <w:r w:rsidR="00770D8D" w:rsidRPr="00770D8D">
          <w:t>).</w:t>
        </w:r>
        <w:r w:rsidR="00770D8D">
          <w:t xml:space="preserve">  She also suggests that we follow the SUNY assessment list-serve and submit questions and requests for advice to the list.  To join the list, send a request to </w:t>
        </w:r>
        <w:r w:rsidR="00770D8D">
          <w:fldChar w:fldCharType="begin"/>
        </w:r>
        <w:r w:rsidR="00770D8D">
          <w:instrText>HYPERLINK "mailto:Diane.VanDenburg@suny.edu"</w:instrText>
        </w:r>
        <w:r w:rsidR="00770D8D">
          <w:fldChar w:fldCharType="separate"/>
        </w:r>
        <w:r w:rsidR="00770D8D" w:rsidRPr="00A13152">
          <w:rPr>
            <w:rStyle w:val="Hyperlink"/>
          </w:rPr>
          <w:t>Diane.VanDenburg@suny.edu</w:t>
        </w:r>
        <w:r w:rsidR="00770D8D">
          <w:fldChar w:fldCharType="end"/>
        </w:r>
        <w:r w:rsidR="00770D8D">
          <w:t xml:space="preserve">.  Further assistance is available on the SUNY </w:t>
        </w:r>
        <w:r w:rsidR="00770D8D" w:rsidRPr="00770D8D">
          <w:t xml:space="preserve">Assessment web site’s “Other Links” section at </w:t>
        </w:r>
        <w:r w:rsidR="00770D8D">
          <w:fldChar w:fldCharType="begin"/>
        </w:r>
        <w:r w:rsidR="00770D8D">
          <w:instrText>HYPERLINK "http://www.suny.edu/provost/academic_affairs/assessment.cfm"</w:instrText>
        </w:r>
        <w:r w:rsidR="00770D8D">
          <w:fldChar w:fldCharType="separate"/>
        </w:r>
        <w:r w:rsidR="00770D8D" w:rsidRPr="00A13152">
          <w:rPr>
            <w:rStyle w:val="Hyperlink"/>
          </w:rPr>
          <w:t>http://www.suny.edu/provost/academic_affairs/assessment.cfm</w:t>
        </w:r>
        <w:r w:rsidR="00770D8D">
          <w:fldChar w:fldCharType="end"/>
        </w:r>
        <w:r w:rsidR="00770D8D">
          <w:t xml:space="preserve"> </w:t>
        </w:r>
        <w:r w:rsidR="00770D8D" w:rsidRPr="00770D8D">
          <w:t xml:space="preserve">.  AAC&amp;U’s LEAP program focuses on general education, and its VALUE rubrics provide model assessment tools, while the Internet Resources site at </w:t>
        </w:r>
        <w:r w:rsidR="00770D8D">
          <w:fldChar w:fldCharType="begin"/>
        </w:r>
        <w:r w:rsidR="00770D8D">
          <w:instrText>HYPERLINK "http://www2.acs.ncsu.edu/UPA/assmt/resource.htm"</w:instrText>
        </w:r>
        <w:r w:rsidR="00770D8D">
          <w:fldChar w:fldCharType="separate"/>
        </w:r>
        <w:r w:rsidR="00770D8D" w:rsidRPr="00A13152">
          <w:rPr>
            <w:rStyle w:val="Hyperlink"/>
          </w:rPr>
          <w:t>http://www2.acs.ncsu.edu/UPA/assmt/resource.htm</w:t>
        </w:r>
        <w:r w:rsidR="00770D8D">
          <w:fldChar w:fldCharType="end"/>
        </w:r>
        <w:r w:rsidR="00770D8D">
          <w:t xml:space="preserve"> </w:t>
        </w:r>
        <w:r w:rsidR="00770D8D" w:rsidRPr="00770D8D">
          <w:t xml:space="preserve"> is a well organized compendium of resources.</w:t>
        </w:r>
      </w:ins>
    </w:p>
    <w:p w14:paraId="6FF3B51B" w14:textId="77777777" w:rsidR="00770D8D" w:rsidRDefault="00770D8D" w:rsidP="00770D8D">
      <w:pPr>
        <w:spacing w:after="0"/>
        <w:rPr>
          <w:ins w:id="284" w:author="Woestman, Mary" w:date="2026-09-25T21:08:00Z" w16du:dateUtc="2026-09-26T01:08:00Z"/>
        </w:rPr>
      </w:pPr>
      <w:ins w:id="285" w:author="Woestman, Mary" w:date="2026-09-25T21:08:00Z" w16du:dateUtc="2026-09-26T01:08:00Z">
        <w:r>
          <w:t xml:space="preserve">3.  Is the process for getting approved courses on the Provost’s list the same as it has been?  i.e. do all courses have to be submitted to SUNY in order to be considered as meeting the GEN ED requirement?  This time the answer comes from Debbie Moeckel, </w:t>
        </w:r>
        <w:r w:rsidRPr="00770D8D">
          <w:t>Assistant Provost for</w:t>
        </w:r>
        <w:r>
          <w:t xml:space="preserve"> </w:t>
        </w:r>
        <w:r w:rsidRPr="00770D8D">
          <w:t>Community College Education</w:t>
        </w:r>
        <w:r>
          <w:t>.  She says, “</w:t>
        </w:r>
        <w:r w:rsidRPr="00770D8D">
          <w:t>The process is indeed the same as it has been. Local approval is actually required first, but we need to have the final review so that we can ensure consistency across the university, and so that we can update our records for campuses to have the most current references to validate transfer information with regard to gen ed.</w:t>
        </w:r>
        <w:r>
          <w:t>”</w:t>
        </w:r>
      </w:ins>
    </w:p>
    <w:p w14:paraId="7377C032" w14:textId="77777777" w:rsidR="00770D8D" w:rsidRDefault="00770D8D" w:rsidP="00770D8D">
      <w:pPr>
        <w:spacing w:after="0"/>
        <w:rPr>
          <w:ins w:id="286" w:author="Woestman, Mary" w:date="2026-09-25T21:08:00Z" w16du:dateUtc="2026-09-26T01:08:00Z"/>
        </w:rPr>
      </w:pPr>
    </w:p>
    <w:p w14:paraId="541533E0" w14:textId="77777777" w:rsidR="00FE388F" w:rsidRDefault="00770D8D" w:rsidP="00FE649D">
      <w:pPr>
        <w:spacing w:after="0"/>
        <w:rPr>
          <w:ins w:id="287" w:author="Woestman, Mary" w:date="2026-09-25T21:08:00Z" w16du:dateUtc="2026-09-26T01:08:00Z"/>
        </w:rPr>
      </w:pPr>
      <w:ins w:id="288" w:author="Woestman, Mary" w:date="2026-09-25T21:08:00Z" w16du:dateUtc="2026-09-26T01:08:00Z">
        <w:r>
          <w:t xml:space="preserve">The </w:t>
        </w:r>
        <w:r w:rsidR="001E5CF8">
          <w:t xml:space="preserve">first two </w:t>
        </w:r>
        <w:r>
          <w:t>q</w:t>
        </w:r>
        <w:r w:rsidR="00FE388F">
          <w:t>uestions</w:t>
        </w:r>
        <w:r w:rsidR="001E5CF8">
          <w:t xml:space="preserve"> we raised </w:t>
        </w:r>
        <w:r w:rsidR="00FE388F">
          <w:t>for ourselves</w:t>
        </w:r>
        <w:r>
          <w:t xml:space="preserve"> at the last meeting are still questions</w:t>
        </w:r>
        <w:r w:rsidR="00FE388F">
          <w:t xml:space="preserve">:  </w:t>
        </w:r>
      </w:ins>
    </w:p>
    <w:p w14:paraId="4C740000" w14:textId="77777777" w:rsidR="00206C06" w:rsidRDefault="00FE388F" w:rsidP="00FE388F">
      <w:pPr>
        <w:spacing w:after="0"/>
        <w:rPr>
          <w:ins w:id="289" w:author="Woestman, Mary" w:date="2026-09-25T21:08:00Z" w16du:dateUtc="2026-09-26T01:08:00Z"/>
        </w:rPr>
      </w:pPr>
      <w:ins w:id="290" w:author="Woestman, Mary" w:date="2026-09-25T21:08:00Z" w16du:dateUtc="2026-09-26T01:08:00Z">
        <w:r>
          <w:t>1.  What external review is in place for service departments</w:t>
        </w:r>
        <w:r w:rsidR="00206C06">
          <w:t xml:space="preserve"> that do not have programs</w:t>
        </w:r>
        <w:r>
          <w:t xml:space="preserve">?  What would be appropriate for departments </w:t>
        </w:r>
        <w:r w:rsidR="00206C06">
          <w:t>if there is no current process?</w:t>
        </w:r>
      </w:ins>
    </w:p>
    <w:p w14:paraId="1930E1DC" w14:textId="77777777" w:rsidR="00206C06" w:rsidRDefault="00206C06" w:rsidP="00FE388F">
      <w:pPr>
        <w:spacing w:after="0"/>
        <w:rPr>
          <w:ins w:id="291" w:author="Woestman, Mary" w:date="2026-09-25T21:08:00Z" w16du:dateUtc="2026-09-26T01:08:00Z"/>
        </w:rPr>
      </w:pPr>
      <w:ins w:id="292" w:author="Woestman, Mary" w:date="2026-09-25T21:08:00Z" w16du:dateUtc="2026-09-26T01:08:00Z">
        <w:r>
          <w:t>2.  Are the plans for IE, SLA and GE currently summarized in document form or organized in such a way that the plan is obvious?</w:t>
        </w:r>
      </w:ins>
    </w:p>
    <w:p w14:paraId="035570F2" w14:textId="77777777" w:rsidR="001E5CF8" w:rsidRDefault="001E5CF8" w:rsidP="00FE388F">
      <w:pPr>
        <w:spacing w:after="0"/>
        <w:rPr>
          <w:ins w:id="293" w:author="Woestman, Mary" w:date="2026-09-25T21:08:00Z" w16du:dateUtc="2026-09-26T01:08:00Z"/>
        </w:rPr>
      </w:pPr>
    </w:p>
    <w:p w14:paraId="7FDA93FB" w14:textId="77777777" w:rsidR="001E5CF8" w:rsidRDefault="001E5CF8" w:rsidP="00FE388F">
      <w:pPr>
        <w:spacing w:after="0"/>
        <w:rPr>
          <w:ins w:id="294" w:author="Woestman, Mary" w:date="2026-09-25T21:08:00Z" w16du:dateUtc="2026-09-26T01:08:00Z"/>
        </w:rPr>
      </w:pPr>
      <w:ins w:id="295" w:author="Woestman, Mary" w:date="2026-09-25T21:08:00Z" w16du:dateUtc="2026-09-26T01:08:00Z">
        <w:r>
          <w:t>The third question has been answered:</w:t>
        </w:r>
      </w:ins>
    </w:p>
    <w:p w14:paraId="7F6BFA7F" w14:textId="77777777" w:rsidR="00206C06" w:rsidRDefault="00206C06" w:rsidP="00FE388F">
      <w:pPr>
        <w:spacing w:after="0"/>
        <w:rPr>
          <w:ins w:id="296" w:author="Woestman, Mary" w:date="2026-09-25T21:08:00Z" w16du:dateUtc="2026-09-26T01:08:00Z"/>
        </w:rPr>
      </w:pPr>
      <w:ins w:id="297" w:author="Woestman, Mary" w:date="2026-09-25T21:08:00Z" w16du:dateUtc="2026-09-26T01:08:00Z">
        <w:r>
          <w:t>3.  Will we have a joint meeting with IEAC this semester?</w:t>
        </w:r>
        <w:r w:rsidR="001E5CF8">
          <w:t xml:space="preserve">  Yes.  It will be on December 16</w:t>
        </w:r>
        <w:r w:rsidR="001E5CF8" w:rsidRPr="001E5CF8">
          <w:rPr>
            <w:vertAlign w:val="superscript"/>
          </w:rPr>
          <w:t>th</w:t>
        </w:r>
        <w:r w:rsidR="001E5CF8">
          <w:t xml:space="preserve"> at 11 in W203B.  </w:t>
        </w:r>
      </w:ins>
    </w:p>
    <w:p w14:paraId="6C75C3B5" w14:textId="77777777" w:rsidR="00206C06" w:rsidRDefault="00206C06" w:rsidP="00FE388F">
      <w:pPr>
        <w:spacing w:after="0"/>
        <w:rPr>
          <w:ins w:id="298" w:author="Woestman, Mary" w:date="2026-09-25T21:08:00Z" w16du:dateUtc="2026-09-26T01:08:00Z"/>
        </w:rPr>
      </w:pPr>
    </w:p>
    <w:p w14:paraId="7CE1F468" w14:textId="77777777" w:rsidR="001E5CF8" w:rsidRDefault="001E5CF8" w:rsidP="00FE388F">
      <w:pPr>
        <w:spacing w:after="0"/>
        <w:rPr>
          <w:ins w:id="299" w:author="Woestman, Mary" w:date="2026-09-25T21:08:00Z" w16du:dateUtc="2026-09-26T01:08:00Z"/>
        </w:rPr>
      </w:pPr>
      <w:ins w:id="300" w:author="Woestman, Mary" w:date="2026-09-25T21:08:00Z" w16du:dateUtc="2026-09-26T01:08:00Z">
        <w:r>
          <w:t xml:space="preserve">With regard to the general education assessment itself, the committee agreed to formulate a recommendation to the VPAA that a standing subcommittee of the BCC Curriculum Committee be formed to grant local approval to courses seeking to be considered for fulfilling the SUNY GE requirement and to facilitate forwarding the addition template to SUNY for review.  Mary will contact Sandy Wright (CC chair) to give her a heads up that this is coming.   </w:t>
        </w:r>
      </w:ins>
    </w:p>
    <w:p w14:paraId="036A2B27" w14:textId="77777777" w:rsidR="00206C06" w:rsidRDefault="00206C06" w:rsidP="00FE388F">
      <w:pPr>
        <w:spacing w:after="0"/>
        <w:rPr>
          <w:ins w:id="301" w:author="Woestman, Mary" w:date="2026-09-25T21:08:00Z" w16du:dateUtc="2026-09-26T01:08:00Z"/>
        </w:rPr>
      </w:pPr>
    </w:p>
    <w:p w14:paraId="1B0623E7" w14:textId="77777777" w:rsidR="00206C06" w:rsidRDefault="00206C06" w:rsidP="00FE388F">
      <w:pPr>
        <w:spacing w:after="0"/>
        <w:rPr>
          <w:ins w:id="302" w:author="Woestman, Mary" w:date="2026-09-25T21:08:00Z" w16du:dateUtc="2026-09-26T01:08:00Z"/>
        </w:rPr>
      </w:pPr>
      <w:ins w:id="303" w:author="Woestman, Mary" w:date="2026-09-25T21:08:00Z" w16du:dateUtc="2026-09-26T01:08:00Z">
        <w:r>
          <w:t xml:space="preserve">Next meeting:  </w:t>
        </w:r>
        <w:r w:rsidR="001E5CF8">
          <w:t>TBD</w:t>
        </w:r>
      </w:ins>
    </w:p>
    <w:p w14:paraId="559C1940" w14:textId="77777777" w:rsidR="00FE388F" w:rsidRDefault="00FE388F" w:rsidP="00FE649D">
      <w:pPr>
        <w:spacing w:after="0"/>
        <w:rPr>
          <w:ins w:id="304" w:author="Woestman, Mary" w:date="2026-09-25T21:08:00Z" w16du:dateUtc="2026-09-26T01:08:00Z"/>
        </w:rPr>
      </w:pPr>
    </w:p>
    <w:p w14:paraId="60819F43" w14:textId="77777777" w:rsidR="00B64649" w:rsidRDefault="00B64649" w:rsidP="00B64649">
      <w:pPr>
        <w:rPr>
          <w:ins w:id="305" w:author="Woestman, Mary" w:date="2026-09-25T21:08:00Z" w16du:dateUtc="2026-09-26T01:08:00Z"/>
          <w:b/>
        </w:rPr>
      </w:pPr>
      <w:ins w:id="306" w:author="Woestman, Mary" w:date="2026-09-25T21:08:00Z" w16du:dateUtc="2026-09-26T01:08:00Z">
        <w:r>
          <w:rPr>
            <w:b/>
          </w:rPr>
          <w:t xml:space="preserve">    </w:t>
        </w:r>
      </w:ins>
    </w:p>
    <w:p w14:paraId="67C7C692" w14:textId="77777777" w:rsidR="00B64649" w:rsidRDefault="00B64649" w:rsidP="00B64649">
      <w:pPr>
        <w:rPr>
          <w:ins w:id="307" w:author="Woestman, Mary" w:date="2026-09-25T21:08:00Z" w16du:dateUtc="2026-09-26T01:08:00Z"/>
          <w:b/>
        </w:rPr>
      </w:pPr>
    </w:p>
    <w:p w14:paraId="7619CB31" w14:textId="77777777" w:rsidR="00D10811" w:rsidRDefault="00D10811" w:rsidP="00B64649">
      <w:pPr>
        <w:rPr>
          <w:ins w:id="308" w:author="Woestman, Mary" w:date="2026-09-25T21:08:00Z" w16du:dateUtc="2026-09-26T01:08:00Z"/>
          <w:b/>
        </w:rPr>
      </w:pPr>
      <w:ins w:id="309" w:author="Woestman, Mary" w:date="2026-09-25T21:08:00Z" w16du:dateUtc="2026-09-26T01:08:00Z">
        <w:r>
          <w:rPr>
            <w:b/>
          </w:rPr>
          <w:t>MEMO</w:t>
        </w:r>
      </w:ins>
    </w:p>
    <w:p w14:paraId="5695162E" w14:textId="77777777" w:rsidR="00B64649" w:rsidRPr="00A40AF4" w:rsidRDefault="00B64649" w:rsidP="00B64649">
      <w:pPr>
        <w:rPr>
          <w:ins w:id="310" w:author="Woestman, Mary" w:date="2026-09-25T21:08:00Z" w16du:dateUtc="2026-09-26T01:08:00Z"/>
          <w:bCs/>
        </w:rPr>
      </w:pPr>
      <w:ins w:id="311" w:author="Woestman, Mary" w:date="2026-09-25T21:08:00Z" w16du:dateUtc="2026-09-26T01:08:00Z">
        <w:r w:rsidRPr="00A40AF4">
          <w:rPr>
            <w:b/>
          </w:rPr>
          <w:t xml:space="preserve">To:  </w:t>
        </w:r>
        <w:r w:rsidRPr="00A40AF4">
          <w:rPr>
            <w:bCs/>
          </w:rPr>
          <w:t xml:space="preserve">  Julie Peacock, VPAA </w:t>
        </w:r>
        <w:r w:rsidRPr="00A40AF4">
          <w:rPr>
            <w:bCs/>
          </w:rPr>
          <w:tab/>
        </w:r>
      </w:ins>
    </w:p>
    <w:p w14:paraId="49129E70" w14:textId="77777777" w:rsidR="000B2BA4" w:rsidRDefault="00B64649" w:rsidP="000B2BA4">
      <w:pPr>
        <w:pStyle w:val="NoSpacing"/>
        <w:ind w:left="-360"/>
        <w:rPr>
          <w:del w:id="312" w:author="Woestman, Mary" w:date="2026-09-25T21:08:00Z" w16du:dateUtc="2026-09-26T01:08:00Z"/>
          <w:rFonts w:ascii="Gill Sans MT" w:hAnsi="Gill Sans MT"/>
        </w:rPr>
      </w:pPr>
      <w:ins w:id="313" w:author="Woestman, Mary" w:date="2026-09-25T21:08:00Z" w16du:dateUtc="2026-09-26T01:08:00Z">
        <w:r w:rsidRPr="00A40AF4">
          <w:rPr>
            <w:b/>
          </w:rPr>
          <w:t xml:space="preserve">From:  </w:t>
        </w:r>
        <w:r w:rsidRPr="00A40AF4">
          <w:t xml:space="preserve">Mary Woestman, Chair of </w:t>
        </w:r>
        <w:r>
          <w:t xml:space="preserve">Standing </w:t>
        </w:r>
        <w:r w:rsidRPr="00A40AF4">
          <w:t xml:space="preserve">Committee </w:t>
        </w:r>
        <w:r>
          <w:t xml:space="preserve">on </w:t>
        </w:r>
        <w:r w:rsidRPr="00A40AF4">
          <w:t>Student Learning Assessment</w:t>
        </w:r>
      </w:ins>
      <w:del w:id="314" w:author="Woestman, Mary" w:date="2026-09-25T21:08:00Z" w16du:dateUtc="2026-09-26T01:08:00Z">
        <w:r w:rsidR="00A754E7">
          <w:rPr>
            <w:rFonts w:ascii="Gill Sans MT" w:hAnsi="Gill Sans MT"/>
          </w:rPr>
          <w:delText>response to q</w:delText>
        </w:r>
        <w:r w:rsidR="00E12675">
          <w:rPr>
            <w:rFonts w:ascii="Gill Sans MT" w:hAnsi="Gill Sans MT"/>
          </w:rPr>
          <w:delText>uestion</w:delText>
        </w:r>
        <w:r w:rsidR="00A754E7">
          <w:rPr>
            <w:rFonts w:ascii="Gill Sans MT" w:hAnsi="Gill Sans MT"/>
          </w:rPr>
          <w:delText>s regarding the Commission’s f</w:delText>
        </w:r>
        <w:r w:rsidR="00E12675">
          <w:rPr>
            <w:rFonts w:ascii="Gill Sans MT" w:hAnsi="Gill Sans MT"/>
          </w:rPr>
          <w:delText>unding</w:delText>
        </w:r>
        <w:r w:rsidR="00222556">
          <w:rPr>
            <w:rFonts w:ascii="Gill Sans MT" w:hAnsi="Gill Sans MT"/>
          </w:rPr>
          <w:delText xml:space="preserve"> </w:delText>
        </w:r>
        <w:r w:rsidR="00A754E7">
          <w:rPr>
            <w:rFonts w:ascii="Gill Sans MT" w:hAnsi="Gill Sans MT"/>
          </w:rPr>
          <w:delText>reference</w:delText>
        </w:r>
        <w:r w:rsidR="00222556">
          <w:rPr>
            <w:rFonts w:ascii="Gill Sans MT" w:hAnsi="Gill Sans MT"/>
          </w:rPr>
          <w:delText>d in the letter</w:delText>
        </w:r>
        <w:r w:rsidR="00A754E7">
          <w:rPr>
            <w:rFonts w:ascii="Gill Sans MT" w:hAnsi="Gill Sans MT"/>
          </w:rPr>
          <w:delText>, C</w:delText>
        </w:r>
        <w:r w:rsidR="00BF501F">
          <w:rPr>
            <w:rFonts w:ascii="Gill Sans MT" w:hAnsi="Gill Sans MT"/>
          </w:rPr>
          <w:delText>ommissioner Mikula</w:delText>
        </w:r>
        <w:r w:rsidR="00A754E7">
          <w:rPr>
            <w:rFonts w:ascii="Gill Sans MT" w:hAnsi="Gill Sans MT"/>
          </w:rPr>
          <w:delText xml:space="preserve"> noted </w:delText>
        </w:r>
        <w:r w:rsidR="00060CC4">
          <w:rPr>
            <w:rFonts w:ascii="Gill Sans MT" w:hAnsi="Gill Sans MT"/>
          </w:rPr>
          <w:delText xml:space="preserve">that </w:delText>
        </w:r>
        <w:r w:rsidR="00A754E7">
          <w:rPr>
            <w:rFonts w:ascii="Gill Sans MT" w:hAnsi="Gill Sans MT"/>
          </w:rPr>
          <w:delText xml:space="preserve">the </w:delText>
        </w:r>
        <w:r w:rsidR="00222556">
          <w:rPr>
            <w:rFonts w:ascii="Gill Sans MT" w:hAnsi="Gill Sans MT"/>
          </w:rPr>
          <w:delText xml:space="preserve">initial </w:delText>
        </w:r>
        <w:r w:rsidR="00A754E7">
          <w:rPr>
            <w:rFonts w:ascii="Gill Sans MT" w:hAnsi="Gill Sans MT"/>
          </w:rPr>
          <w:delText xml:space="preserve">$200,000 allocated to the </w:delText>
        </w:r>
        <w:r w:rsidR="00222556" w:rsidRPr="00222556">
          <w:rPr>
            <w:rFonts w:ascii="Gill Sans MT" w:hAnsi="Gill Sans MT"/>
          </w:rPr>
          <w:delText>Community Behavioral Health Promotion and Prevention</w:delText>
        </w:r>
        <w:r w:rsidR="00222556">
          <w:rPr>
            <w:rFonts w:ascii="Gill Sans MT" w:hAnsi="Gill Sans MT"/>
          </w:rPr>
          <w:delText xml:space="preserve"> Trust </w:delText>
        </w:r>
        <w:r w:rsidR="00A754E7">
          <w:rPr>
            <w:rFonts w:ascii="Gill Sans MT" w:hAnsi="Gill Sans MT"/>
          </w:rPr>
          <w:delText xml:space="preserve">Fund would be utilized </w:delText>
        </w:r>
        <w:r w:rsidR="00BF501F">
          <w:rPr>
            <w:rFonts w:ascii="Gill Sans MT" w:hAnsi="Gill Sans MT"/>
          </w:rPr>
          <w:delText xml:space="preserve">for </w:delText>
        </w:r>
        <w:r w:rsidR="00A754E7">
          <w:rPr>
            <w:rFonts w:ascii="Gill Sans MT" w:hAnsi="Gill Sans MT"/>
          </w:rPr>
          <w:delText>the</w:delText>
        </w:r>
        <w:r w:rsidR="00222556">
          <w:rPr>
            <w:rFonts w:ascii="Gill Sans MT" w:hAnsi="Gill Sans MT"/>
          </w:rPr>
          <w:delText xml:space="preserve"> behavioral health</w:delText>
        </w:r>
        <w:r w:rsidR="00A754E7">
          <w:rPr>
            <w:rFonts w:ascii="Gill Sans MT" w:hAnsi="Gill Sans MT"/>
          </w:rPr>
          <w:delText xml:space="preserve"> </w:delText>
        </w:r>
        <w:r w:rsidR="00BF501F">
          <w:rPr>
            <w:rFonts w:ascii="Gill Sans MT" w:hAnsi="Gill Sans MT"/>
          </w:rPr>
          <w:delText>anti-stigma campaign</w:delText>
        </w:r>
        <w:r w:rsidR="00222556">
          <w:rPr>
            <w:rFonts w:ascii="Gill Sans MT" w:hAnsi="Gill Sans MT"/>
          </w:rPr>
          <w:delText xml:space="preserve">. </w:delText>
        </w:r>
        <w:r w:rsidR="00060CC4">
          <w:rPr>
            <w:rFonts w:ascii="Gill Sans MT" w:hAnsi="Gill Sans MT"/>
          </w:rPr>
          <w:delText>She added that</w:delText>
        </w:r>
        <w:r w:rsidR="000E0AD4">
          <w:rPr>
            <w:rFonts w:ascii="Gill Sans MT" w:hAnsi="Gill Sans MT"/>
          </w:rPr>
          <w:delText xml:space="preserve"> additional information </w:delText>
        </w:r>
        <w:r w:rsidR="00060CC4" w:rsidRPr="00060CC4">
          <w:rPr>
            <w:rFonts w:ascii="Gill Sans MT" w:hAnsi="Gill Sans MT"/>
          </w:rPr>
          <w:delText>regarding the Commission’s funding</w:delText>
        </w:r>
        <w:r w:rsidR="000E0AD4">
          <w:rPr>
            <w:rFonts w:ascii="Gill Sans MT" w:hAnsi="Gill Sans MT"/>
          </w:rPr>
          <w:delText xml:space="preserve"> will be </w:delText>
        </w:r>
        <w:r w:rsidR="006E68B6">
          <w:rPr>
            <w:rFonts w:ascii="Gill Sans MT" w:hAnsi="Gill Sans MT"/>
          </w:rPr>
          <w:delText>sh</w:delText>
        </w:r>
        <w:r w:rsidR="00E4474F">
          <w:rPr>
            <w:rFonts w:ascii="Gill Sans MT" w:hAnsi="Gill Sans MT"/>
          </w:rPr>
          <w:delText>a</w:delText>
        </w:r>
        <w:r w:rsidR="006E68B6">
          <w:rPr>
            <w:rFonts w:ascii="Gill Sans MT" w:hAnsi="Gill Sans MT"/>
          </w:rPr>
          <w:delText>r</w:delText>
        </w:r>
        <w:r w:rsidR="00E4474F">
          <w:rPr>
            <w:rFonts w:ascii="Gill Sans MT" w:hAnsi="Gill Sans MT"/>
          </w:rPr>
          <w:delText>e</w:delText>
        </w:r>
        <w:r w:rsidR="006E68B6">
          <w:rPr>
            <w:rFonts w:ascii="Gill Sans MT" w:hAnsi="Gill Sans MT"/>
          </w:rPr>
          <w:delText xml:space="preserve">d </w:delText>
        </w:r>
        <w:r w:rsidR="000E0AD4">
          <w:rPr>
            <w:rFonts w:ascii="Gill Sans MT" w:hAnsi="Gill Sans MT"/>
          </w:rPr>
          <w:delText>in the coming months</w:delText>
        </w:r>
        <w:r w:rsidR="006E68B6">
          <w:rPr>
            <w:rFonts w:ascii="Gill Sans MT" w:hAnsi="Gill Sans MT"/>
          </w:rPr>
          <w:delText xml:space="preserve"> as it is made available</w:delText>
        </w:r>
        <w:r w:rsidR="000E0AD4">
          <w:rPr>
            <w:rFonts w:ascii="Gill Sans MT" w:hAnsi="Gill Sans MT"/>
          </w:rPr>
          <w:delText>.</w:delText>
        </w:r>
        <w:r w:rsidR="000B2BA4">
          <w:rPr>
            <w:rFonts w:ascii="Gill Sans MT" w:hAnsi="Gill Sans MT"/>
          </w:rPr>
          <w:delText xml:space="preserve"> </w:delText>
        </w:r>
      </w:del>
    </w:p>
    <w:p w14:paraId="6A550A8C" w14:textId="77777777" w:rsidR="000B2BA4" w:rsidRDefault="000B2BA4" w:rsidP="00FF311D">
      <w:pPr>
        <w:pStyle w:val="NoSpacing"/>
        <w:ind w:left="-360"/>
        <w:rPr>
          <w:del w:id="315" w:author="Woestman, Mary" w:date="2026-09-25T21:08:00Z" w16du:dateUtc="2026-09-26T01:08:00Z"/>
          <w:rFonts w:ascii="Gill Sans MT" w:hAnsi="Gill Sans MT"/>
        </w:rPr>
      </w:pPr>
    </w:p>
    <w:p w14:paraId="5B829139" w14:textId="77777777" w:rsidR="00FF311D" w:rsidRDefault="00FF311D" w:rsidP="00FF311D">
      <w:pPr>
        <w:pStyle w:val="NoSpacing"/>
        <w:ind w:left="-360"/>
        <w:rPr>
          <w:del w:id="316" w:author="Woestman, Mary" w:date="2026-09-25T21:08:00Z" w16du:dateUtc="2026-09-26T01:08:00Z"/>
          <w:rFonts w:ascii="Gill Sans MT" w:hAnsi="Gill Sans MT"/>
        </w:rPr>
      </w:pPr>
      <w:del w:id="317" w:author="Woestman, Mary" w:date="2026-09-25T21:08:00Z" w16du:dateUtc="2026-09-26T01:08:00Z">
        <w:r w:rsidRPr="00FF311D">
          <w:rPr>
            <w:rFonts w:ascii="Gill Sans MT" w:hAnsi="Gill Sans MT"/>
          </w:rPr>
          <w:delText xml:space="preserve">Deputy Commissioner Sherwood </w:delText>
        </w:r>
        <w:r>
          <w:rPr>
            <w:rFonts w:ascii="Gill Sans MT" w:hAnsi="Gill Sans MT"/>
          </w:rPr>
          <w:delText xml:space="preserve">led a discussion of the </w:delText>
        </w:r>
        <w:r w:rsidRPr="00FF311D">
          <w:rPr>
            <w:rFonts w:ascii="Gill Sans MT" w:hAnsi="Gill Sans MT"/>
          </w:rPr>
          <w:delText xml:space="preserve">updated </w:delText>
        </w:r>
        <w:r>
          <w:rPr>
            <w:rFonts w:ascii="Gill Sans MT" w:hAnsi="Gill Sans MT"/>
          </w:rPr>
          <w:delText>r</w:delText>
        </w:r>
        <w:r w:rsidRPr="00FF311D">
          <w:rPr>
            <w:rFonts w:ascii="Gill Sans MT" w:hAnsi="Gill Sans MT"/>
          </w:rPr>
          <w:delText xml:space="preserve">ubric </w:delText>
        </w:r>
        <w:r w:rsidR="00FA235A">
          <w:rPr>
            <w:rFonts w:ascii="Gill Sans MT" w:hAnsi="Gill Sans MT"/>
          </w:rPr>
          <w:delText xml:space="preserve">for reviewing potential grants </w:delText>
        </w:r>
        <w:r w:rsidRPr="00FF311D">
          <w:rPr>
            <w:rFonts w:ascii="Gill Sans MT" w:hAnsi="Gill Sans MT"/>
          </w:rPr>
          <w:delText xml:space="preserve">and template for proposed areas of investment </w:delText>
        </w:r>
        <w:r w:rsidR="00F53CA6">
          <w:rPr>
            <w:rFonts w:ascii="Gill Sans MT" w:hAnsi="Gill Sans MT"/>
          </w:rPr>
          <w:delText xml:space="preserve">that had been </w:delText>
        </w:r>
        <w:r>
          <w:rPr>
            <w:rFonts w:ascii="Gill Sans MT" w:hAnsi="Gill Sans MT"/>
          </w:rPr>
          <w:delText xml:space="preserve">circulated </w:delText>
        </w:r>
        <w:r w:rsidR="00F53CA6">
          <w:rPr>
            <w:rFonts w:ascii="Gill Sans MT" w:hAnsi="Gill Sans MT"/>
          </w:rPr>
          <w:delText xml:space="preserve">to members </w:delText>
        </w:r>
        <w:r>
          <w:rPr>
            <w:rFonts w:ascii="Gill Sans MT" w:hAnsi="Gill Sans MT"/>
          </w:rPr>
          <w:delText>in advanc</w:delText>
        </w:r>
        <w:r w:rsidRPr="00FF311D">
          <w:rPr>
            <w:rFonts w:ascii="Gill Sans MT" w:hAnsi="Gill Sans MT"/>
          </w:rPr>
          <w:delText>e.</w:delText>
        </w:r>
        <w:r>
          <w:rPr>
            <w:rFonts w:ascii="Gill Sans MT" w:hAnsi="Gill Sans MT"/>
          </w:rPr>
          <w:delText xml:space="preserve"> Members discussed various proposed revisions</w:delText>
        </w:r>
        <w:r w:rsidR="006761E7">
          <w:rPr>
            <w:rFonts w:ascii="Gill Sans MT" w:hAnsi="Gill Sans MT"/>
          </w:rPr>
          <w:delText xml:space="preserve"> to the documents</w:delText>
        </w:r>
        <w:r>
          <w:rPr>
            <w:rFonts w:ascii="Gill Sans MT" w:hAnsi="Gill Sans MT"/>
          </w:rPr>
          <w:delText>.</w:delText>
        </w:r>
      </w:del>
    </w:p>
    <w:p w14:paraId="3B0A14EB" w14:textId="77777777" w:rsidR="00FF311D" w:rsidRDefault="00FF311D" w:rsidP="00FF311D">
      <w:pPr>
        <w:pStyle w:val="NoSpacing"/>
        <w:ind w:left="-360"/>
        <w:rPr>
          <w:del w:id="318" w:author="Woestman, Mary" w:date="2026-09-25T21:08:00Z" w16du:dateUtc="2026-09-26T01:08:00Z"/>
          <w:rFonts w:ascii="Gill Sans MT" w:hAnsi="Gill Sans MT"/>
        </w:rPr>
      </w:pPr>
    </w:p>
    <w:p w14:paraId="0CD153B7" w14:textId="77777777" w:rsidR="00FF311D" w:rsidRPr="00FF311D" w:rsidRDefault="00FF311D" w:rsidP="00FF311D">
      <w:pPr>
        <w:pStyle w:val="NoSpacing"/>
        <w:ind w:left="-360"/>
        <w:rPr>
          <w:del w:id="319" w:author="Woestman, Mary" w:date="2026-09-25T21:08:00Z" w16du:dateUtc="2026-09-26T01:08:00Z"/>
          <w:rFonts w:ascii="Gill Sans MT" w:hAnsi="Gill Sans MT"/>
        </w:rPr>
      </w:pPr>
      <w:del w:id="320" w:author="Woestman, Mary" w:date="2026-09-25T21:08:00Z" w16du:dateUtc="2026-09-26T01:08:00Z">
        <w:r w:rsidRPr="00FF311D">
          <w:rPr>
            <w:rFonts w:ascii="Gill Sans MT" w:hAnsi="Gill Sans MT"/>
          </w:rPr>
          <w:delText>At 4:10 pm, Ms. Schlitzer arrived</w:delText>
        </w:r>
        <w:r>
          <w:rPr>
            <w:rFonts w:ascii="Gill Sans MT" w:hAnsi="Gill Sans MT"/>
          </w:rPr>
          <w:delText>.</w:delText>
        </w:r>
      </w:del>
    </w:p>
    <w:p w14:paraId="55854CE0" w14:textId="77777777" w:rsidR="00E82C9C" w:rsidRDefault="00E82C9C" w:rsidP="008C21DB">
      <w:pPr>
        <w:pStyle w:val="NoSpacing"/>
        <w:ind w:left="-360"/>
        <w:rPr>
          <w:del w:id="321" w:author="Woestman, Mary" w:date="2026-09-25T21:08:00Z" w16du:dateUtc="2026-09-26T01:08:00Z"/>
          <w:rFonts w:ascii="Gill Sans MT" w:hAnsi="Gill Sans MT"/>
        </w:rPr>
      </w:pPr>
    </w:p>
    <w:p w14:paraId="75E30C75" w14:textId="77777777" w:rsidR="003C1E80" w:rsidRDefault="00FF311D" w:rsidP="003C1E80">
      <w:pPr>
        <w:pStyle w:val="NoSpacing"/>
        <w:ind w:left="-360"/>
        <w:rPr>
          <w:del w:id="322" w:author="Woestman, Mary" w:date="2026-09-25T21:08:00Z" w16du:dateUtc="2026-09-26T01:08:00Z"/>
          <w:rFonts w:ascii="Gill Sans MT" w:hAnsi="Gill Sans MT"/>
        </w:rPr>
      </w:pPr>
      <w:del w:id="323" w:author="Woestman, Mary" w:date="2026-09-25T21:08:00Z" w16du:dateUtc="2026-09-26T01:08:00Z">
        <w:r w:rsidRPr="00FF311D">
          <w:rPr>
            <w:rFonts w:ascii="Gill Sans MT" w:hAnsi="Gill Sans MT"/>
          </w:rPr>
          <w:delText xml:space="preserve">Deputy Commissioner Sherwood </w:delText>
        </w:r>
        <w:r>
          <w:rPr>
            <w:rFonts w:ascii="Gill Sans MT" w:hAnsi="Gill Sans MT"/>
          </w:rPr>
          <w:delText>summarize</w:delText>
        </w:r>
        <w:r w:rsidRPr="00FF311D">
          <w:rPr>
            <w:rFonts w:ascii="Gill Sans MT" w:hAnsi="Gill Sans MT"/>
          </w:rPr>
          <w:delText xml:space="preserve">d </w:delText>
        </w:r>
        <w:r>
          <w:rPr>
            <w:rFonts w:ascii="Gill Sans MT" w:hAnsi="Gill Sans MT"/>
          </w:rPr>
          <w:delText xml:space="preserve">the </w:delText>
        </w:r>
        <w:r w:rsidRPr="00FF311D">
          <w:rPr>
            <w:rFonts w:ascii="Gill Sans MT" w:hAnsi="Gill Sans MT"/>
          </w:rPr>
          <w:delText xml:space="preserve">proposed areas of investment </w:delText>
        </w:r>
        <w:r>
          <w:rPr>
            <w:rFonts w:ascii="Gill Sans MT" w:hAnsi="Gill Sans MT"/>
          </w:rPr>
          <w:delText>that members had discussed during the previous meeting and</w:delText>
        </w:r>
        <w:r w:rsidR="00106750">
          <w:rPr>
            <w:rFonts w:ascii="Gill Sans MT" w:hAnsi="Gill Sans MT"/>
          </w:rPr>
          <w:delText xml:space="preserve"> members nominated themselves for workgroups as follows:</w:delText>
        </w:r>
      </w:del>
    </w:p>
    <w:p w14:paraId="2261D19A" w14:textId="77777777" w:rsidR="003C1E80" w:rsidRDefault="003C1E80" w:rsidP="003C1E80">
      <w:pPr>
        <w:pStyle w:val="NoSpacing"/>
        <w:rPr>
          <w:del w:id="324" w:author="Woestman, Mary" w:date="2026-09-25T21:08:00Z" w16du:dateUtc="2026-09-26T01:08:00Z"/>
          <w:rFonts w:ascii="Gill Sans MT" w:hAnsi="Gill Sans MT"/>
        </w:rPr>
      </w:pPr>
    </w:p>
    <w:p w14:paraId="1DB2C668" w14:textId="77777777" w:rsidR="003C1E80" w:rsidRPr="003C1E80" w:rsidRDefault="003C1E80" w:rsidP="009949A9">
      <w:pPr>
        <w:pStyle w:val="NoSpacing"/>
        <w:numPr>
          <w:ilvl w:val="0"/>
          <w:numId w:val="5"/>
        </w:numPr>
        <w:ind w:left="540"/>
        <w:rPr>
          <w:del w:id="325" w:author="Woestman, Mary" w:date="2026-09-25T21:08:00Z" w16du:dateUtc="2026-09-26T01:08:00Z"/>
          <w:rFonts w:ascii="Gill Sans MT" w:hAnsi="Gill Sans MT"/>
        </w:rPr>
      </w:pPr>
      <w:del w:id="326" w:author="Woestman, Mary" w:date="2026-09-25T21:08:00Z" w16du:dateUtc="2026-09-26T01:08:00Z">
        <w:r w:rsidRPr="003C1E80">
          <w:rPr>
            <w:rFonts w:ascii="Gill Sans MT" w:hAnsi="Gill Sans MT"/>
            <w:sz w:val="24"/>
            <w:szCs w:val="24"/>
          </w:rPr>
          <w:delText>Support existing community coalitions and promoting cross-sector prevention work</w:delText>
        </w:r>
      </w:del>
    </w:p>
    <w:p w14:paraId="6E7245DE" w14:textId="77777777" w:rsidR="003C1E80" w:rsidRDefault="003C1E80" w:rsidP="009949A9">
      <w:pPr>
        <w:pStyle w:val="ListParagraph"/>
        <w:numPr>
          <w:ilvl w:val="0"/>
          <w:numId w:val="2"/>
        </w:numPr>
        <w:rPr>
          <w:del w:id="327" w:author="Woestman, Mary" w:date="2026-09-25T21:08:00Z" w16du:dateUtc="2026-09-26T01:08:00Z"/>
          <w:rFonts w:ascii="Gill Sans MT" w:hAnsi="Gill Sans MT"/>
          <w:i/>
          <w:sz w:val="24"/>
          <w:szCs w:val="24"/>
        </w:rPr>
      </w:pPr>
      <w:del w:id="328" w:author="Woestman, Mary" w:date="2026-09-25T21:08:00Z" w16du:dateUtc="2026-09-26T01:08:00Z">
        <w:r w:rsidRPr="003C1E80">
          <w:rPr>
            <w:rFonts w:ascii="Gill Sans MT" w:hAnsi="Gill Sans MT"/>
            <w:i/>
            <w:sz w:val="24"/>
            <w:szCs w:val="24"/>
          </w:rPr>
          <w:delText>Lissette Blondet, Kirsten Doherty</w:delText>
        </w:r>
        <w:r>
          <w:rPr>
            <w:rFonts w:ascii="Gill Sans MT" w:hAnsi="Gill Sans MT"/>
            <w:i/>
            <w:sz w:val="24"/>
            <w:szCs w:val="24"/>
          </w:rPr>
          <w:delText xml:space="preserve">, </w:delText>
        </w:r>
        <w:r w:rsidRPr="003C1E80">
          <w:rPr>
            <w:rFonts w:ascii="Gill Sans MT" w:hAnsi="Gill Sans MT"/>
            <w:i/>
            <w:sz w:val="24"/>
            <w:szCs w:val="24"/>
          </w:rPr>
          <w:delText>Carlene Pavlos</w:delText>
        </w:r>
        <w:r>
          <w:rPr>
            <w:rFonts w:ascii="Gill Sans MT" w:hAnsi="Gill Sans MT"/>
            <w:i/>
            <w:sz w:val="24"/>
            <w:szCs w:val="24"/>
          </w:rPr>
          <w:delText xml:space="preserve">, </w:delText>
        </w:r>
        <w:r w:rsidRPr="003C1E80">
          <w:rPr>
            <w:rFonts w:ascii="Gill Sans MT" w:hAnsi="Gill Sans MT"/>
            <w:i/>
            <w:sz w:val="24"/>
            <w:szCs w:val="24"/>
          </w:rPr>
          <w:delText>Lindsey Tucker</w:delText>
        </w:r>
        <w:r>
          <w:rPr>
            <w:rFonts w:ascii="Gill Sans MT" w:hAnsi="Gill Sans MT"/>
            <w:i/>
            <w:sz w:val="24"/>
            <w:szCs w:val="24"/>
          </w:rPr>
          <w:delText xml:space="preserve">, </w:delText>
        </w:r>
        <w:r w:rsidRPr="003C1E80">
          <w:rPr>
            <w:rFonts w:ascii="Gill Sans MT" w:hAnsi="Gill Sans MT"/>
            <w:i/>
            <w:sz w:val="24"/>
            <w:szCs w:val="24"/>
          </w:rPr>
          <w:delText>Jim Vetter</w:delText>
        </w:r>
      </w:del>
    </w:p>
    <w:p w14:paraId="30EF376E" w14:textId="77777777" w:rsidR="003C1E80" w:rsidRPr="003C1E80" w:rsidRDefault="003C1E80" w:rsidP="009949A9">
      <w:pPr>
        <w:pStyle w:val="ListParagraph"/>
        <w:numPr>
          <w:ilvl w:val="0"/>
          <w:numId w:val="5"/>
        </w:numPr>
        <w:ind w:left="540"/>
        <w:rPr>
          <w:del w:id="329" w:author="Woestman, Mary" w:date="2026-09-25T21:08:00Z" w16du:dateUtc="2026-09-26T01:08:00Z"/>
          <w:rFonts w:ascii="Gill Sans MT" w:hAnsi="Gill Sans MT"/>
          <w:i/>
          <w:sz w:val="24"/>
          <w:szCs w:val="24"/>
        </w:rPr>
      </w:pPr>
      <w:del w:id="330" w:author="Woestman, Mary" w:date="2026-09-25T21:08:00Z" w16du:dateUtc="2026-09-26T01:08:00Z">
        <w:r w:rsidRPr="003C1E80">
          <w:rPr>
            <w:rFonts w:ascii="Gill Sans MT" w:hAnsi="Gill Sans MT"/>
            <w:sz w:val="24"/>
            <w:szCs w:val="24"/>
          </w:rPr>
          <w:delText>Build resilience in populations with co-occurring substance use disorder, mental health needs, and history of trauma</w:delText>
        </w:r>
      </w:del>
    </w:p>
    <w:p w14:paraId="642E5272" w14:textId="77777777" w:rsidR="003C1E80" w:rsidRPr="00E14576" w:rsidRDefault="003C1E80" w:rsidP="009949A9">
      <w:pPr>
        <w:pStyle w:val="ListParagraph"/>
        <w:numPr>
          <w:ilvl w:val="0"/>
          <w:numId w:val="3"/>
        </w:numPr>
        <w:rPr>
          <w:del w:id="331" w:author="Woestman, Mary" w:date="2026-09-25T21:08:00Z" w16du:dateUtc="2026-09-26T01:08:00Z"/>
          <w:rFonts w:ascii="Gill Sans MT" w:hAnsi="Gill Sans MT"/>
          <w:i/>
          <w:sz w:val="24"/>
          <w:szCs w:val="24"/>
        </w:rPr>
      </w:pPr>
      <w:del w:id="332" w:author="Woestman, Mary" w:date="2026-09-25T21:08:00Z" w16du:dateUtc="2026-09-26T01:08:00Z">
        <w:r w:rsidRPr="00E14576">
          <w:rPr>
            <w:rFonts w:ascii="Gill Sans MT" w:hAnsi="Gill Sans MT"/>
            <w:i/>
            <w:sz w:val="24"/>
            <w:szCs w:val="24"/>
          </w:rPr>
          <w:delText>George Beilin</w:delText>
        </w:r>
      </w:del>
    </w:p>
    <w:p w14:paraId="601DD74C" w14:textId="77777777" w:rsidR="003C1E80" w:rsidRPr="003C1E80" w:rsidRDefault="003C1E80" w:rsidP="009949A9">
      <w:pPr>
        <w:pStyle w:val="ListParagraph"/>
        <w:numPr>
          <w:ilvl w:val="0"/>
          <w:numId w:val="5"/>
        </w:numPr>
        <w:ind w:left="540"/>
        <w:rPr>
          <w:del w:id="333" w:author="Woestman, Mary" w:date="2026-09-25T21:08:00Z" w16du:dateUtc="2026-09-26T01:08:00Z"/>
          <w:rFonts w:ascii="Gill Sans MT" w:hAnsi="Gill Sans MT"/>
          <w:sz w:val="24"/>
          <w:szCs w:val="24"/>
        </w:rPr>
      </w:pPr>
      <w:del w:id="334" w:author="Woestman, Mary" w:date="2026-09-25T21:08:00Z" w16du:dateUtc="2026-09-26T01:08:00Z">
        <w:r w:rsidRPr="003C1E80">
          <w:rPr>
            <w:rFonts w:ascii="Gill Sans MT" w:hAnsi="Gill Sans MT"/>
            <w:sz w:val="24"/>
            <w:szCs w:val="24"/>
          </w:rPr>
          <w:delText>Integrated medical and behavioral health focusing on young children and families, addressing both generational and family stress</w:delText>
        </w:r>
      </w:del>
    </w:p>
    <w:p w14:paraId="73D9706C" w14:textId="77777777" w:rsidR="003C1E80" w:rsidRPr="003C1E80" w:rsidRDefault="003C1E80" w:rsidP="009949A9">
      <w:pPr>
        <w:pStyle w:val="ListParagraph"/>
        <w:numPr>
          <w:ilvl w:val="0"/>
          <w:numId w:val="3"/>
        </w:numPr>
        <w:rPr>
          <w:del w:id="335" w:author="Woestman, Mary" w:date="2026-09-25T21:08:00Z" w16du:dateUtc="2026-09-26T01:08:00Z"/>
          <w:rFonts w:ascii="Gill Sans MT" w:hAnsi="Gill Sans MT"/>
          <w:i/>
          <w:sz w:val="24"/>
          <w:szCs w:val="24"/>
        </w:rPr>
      </w:pPr>
      <w:del w:id="336" w:author="Woestman, Mary" w:date="2026-09-25T21:08:00Z" w16du:dateUtc="2026-09-26T01:08:00Z">
        <w:r w:rsidRPr="003C1E80">
          <w:rPr>
            <w:rFonts w:ascii="Gill Sans MT" w:hAnsi="Gill Sans MT"/>
            <w:i/>
            <w:sz w:val="24"/>
            <w:szCs w:val="24"/>
          </w:rPr>
          <w:delText>Yaminette Diaz-Linhart, Danna Mauch, Mary McGeown</w:delText>
        </w:r>
      </w:del>
    </w:p>
    <w:p w14:paraId="77BADC10" w14:textId="77777777" w:rsidR="003C1E80" w:rsidRDefault="003C1E80" w:rsidP="009949A9">
      <w:pPr>
        <w:pStyle w:val="ListParagraph"/>
        <w:numPr>
          <w:ilvl w:val="0"/>
          <w:numId w:val="5"/>
        </w:numPr>
        <w:ind w:left="540"/>
        <w:rPr>
          <w:del w:id="337" w:author="Woestman, Mary" w:date="2026-09-25T21:08:00Z" w16du:dateUtc="2026-09-26T01:08:00Z"/>
          <w:rFonts w:ascii="Gill Sans MT" w:hAnsi="Gill Sans MT"/>
          <w:sz w:val="24"/>
          <w:szCs w:val="24"/>
        </w:rPr>
      </w:pPr>
      <w:del w:id="338" w:author="Woestman, Mary" w:date="2026-09-25T21:08:00Z" w16du:dateUtc="2026-09-26T01:08:00Z">
        <w:r w:rsidRPr="00E14576">
          <w:rPr>
            <w:rFonts w:ascii="Gill Sans MT" w:hAnsi="Gill Sans MT"/>
            <w:sz w:val="24"/>
            <w:szCs w:val="24"/>
          </w:rPr>
          <w:delText>Social Emotional Learning in schools</w:delText>
        </w:r>
      </w:del>
    </w:p>
    <w:p w14:paraId="5699432E" w14:textId="77777777" w:rsidR="003C1E80" w:rsidRPr="003C1E80" w:rsidRDefault="003C1E80" w:rsidP="009949A9">
      <w:pPr>
        <w:pStyle w:val="ListParagraph"/>
        <w:numPr>
          <w:ilvl w:val="0"/>
          <w:numId w:val="4"/>
        </w:numPr>
        <w:rPr>
          <w:del w:id="339" w:author="Woestman, Mary" w:date="2026-09-25T21:08:00Z" w16du:dateUtc="2026-09-26T01:08:00Z"/>
          <w:rFonts w:ascii="Gill Sans MT" w:hAnsi="Gill Sans MT"/>
          <w:i/>
          <w:sz w:val="24"/>
          <w:szCs w:val="24"/>
        </w:rPr>
      </w:pPr>
      <w:del w:id="340" w:author="Woestman, Mary" w:date="2026-09-25T21:08:00Z" w16du:dateUtc="2026-09-26T01:08:00Z">
        <w:r w:rsidRPr="007A6A22">
          <w:rPr>
            <w:rFonts w:ascii="Gill Sans MT" w:hAnsi="Gill Sans MT"/>
            <w:i/>
            <w:sz w:val="24"/>
            <w:szCs w:val="24"/>
          </w:rPr>
          <w:delText>Margaret Hannah</w:delText>
        </w:r>
        <w:r>
          <w:rPr>
            <w:rFonts w:ascii="Gill Sans MT" w:hAnsi="Gill Sans MT"/>
            <w:i/>
            <w:sz w:val="24"/>
            <w:szCs w:val="24"/>
          </w:rPr>
          <w:delText xml:space="preserve">, </w:delText>
        </w:r>
        <w:r w:rsidRPr="003C1E80">
          <w:rPr>
            <w:rFonts w:ascii="Gill Sans MT" w:hAnsi="Gill Sans MT"/>
            <w:i/>
            <w:sz w:val="24"/>
            <w:szCs w:val="24"/>
          </w:rPr>
          <w:delText>Jessica Larochelle</w:delText>
        </w:r>
        <w:r>
          <w:rPr>
            <w:rFonts w:ascii="Gill Sans MT" w:hAnsi="Gill Sans MT"/>
            <w:i/>
            <w:sz w:val="24"/>
            <w:szCs w:val="24"/>
          </w:rPr>
          <w:delText xml:space="preserve">, </w:delText>
        </w:r>
        <w:r w:rsidRPr="003C1E80">
          <w:rPr>
            <w:rFonts w:ascii="Gill Sans MT" w:hAnsi="Gill Sans MT"/>
            <w:i/>
            <w:sz w:val="24"/>
            <w:szCs w:val="24"/>
          </w:rPr>
          <w:delText>Jim Vetter</w:delText>
        </w:r>
      </w:del>
    </w:p>
    <w:p w14:paraId="50B30ECE" w14:textId="77777777" w:rsidR="0006196E" w:rsidRDefault="009A3773" w:rsidP="0006196E">
      <w:pPr>
        <w:pStyle w:val="NoSpacing"/>
        <w:ind w:left="-360"/>
        <w:rPr>
          <w:del w:id="341" w:author="Woestman, Mary" w:date="2026-09-25T21:08:00Z" w16du:dateUtc="2026-09-26T01:08:00Z"/>
          <w:rFonts w:ascii="Gill Sans MT" w:hAnsi="Gill Sans MT"/>
        </w:rPr>
      </w:pPr>
      <w:del w:id="342" w:author="Woestman, Mary" w:date="2026-09-25T21:08:00Z" w16du:dateUtc="2026-09-26T01:08:00Z">
        <w:r>
          <w:rPr>
            <w:rFonts w:ascii="Gill Sans MT" w:hAnsi="Gill Sans MT"/>
          </w:rPr>
          <w:delText>At 4:30 pm, Ms. Blondet left the room.</w:delText>
        </w:r>
      </w:del>
    </w:p>
    <w:p w14:paraId="004BDF8A" w14:textId="77777777" w:rsidR="0006196E" w:rsidRDefault="0006196E" w:rsidP="0006196E">
      <w:pPr>
        <w:pStyle w:val="NoSpacing"/>
        <w:ind w:left="-360"/>
        <w:rPr>
          <w:del w:id="343" w:author="Woestman, Mary" w:date="2026-09-25T21:08:00Z" w16du:dateUtc="2026-09-26T01:08:00Z"/>
          <w:rFonts w:ascii="Gill Sans MT" w:hAnsi="Gill Sans MT"/>
        </w:rPr>
      </w:pPr>
    </w:p>
    <w:p w14:paraId="79CB576B" w14:textId="77777777" w:rsidR="008C21DB" w:rsidRPr="004B23B2" w:rsidRDefault="008C21DB" w:rsidP="008C21DB">
      <w:pPr>
        <w:pStyle w:val="NoSpacing"/>
        <w:ind w:left="-360"/>
        <w:rPr>
          <w:del w:id="344" w:author="Woestman, Mary" w:date="2026-09-25T21:08:00Z" w16du:dateUtc="2026-09-26T01:08:00Z"/>
          <w:rFonts w:ascii="Gill Sans MT" w:hAnsi="Gill Sans MT"/>
          <w:u w:val="single"/>
        </w:rPr>
      </w:pPr>
      <w:del w:id="345" w:author="Woestman, Mary" w:date="2026-09-25T21:08:00Z" w16du:dateUtc="2026-09-26T01:08:00Z">
        <w:r w:rsidRPr="004B23B2">
          <w:rPr>
            <w:rFonts w:ascii="Gill Sans MT" w:hAnsi="Gill Sans MT"/>
            <w:u w:val="single"/>
          </w:rPr>
          <w:delText>Summary of action items and next steps:</w:delText>
        </w:r>
      </w:del>
    </w:p>
    <w:p w14:paraId="08E59D1C" w14:textId="77777777" w:rsidR="00CC6325" w:rsidRDefault="00CC6325" w:rsidP="009949A9">
      <w:pPr>
        <w:pStyle w:val="NoSpacing"/>
        <w:numPr>
          <w:ilvl w:val="0"/>
          <w:numId w:val="1"/>
        </w:numPr>
        <w:rPr>
          <w:del w:id="346" w:author="Woestman, Mary" w:date="2026-09-25T21:08:00Z" w16du:dateUtc="2026-09-26T01:08:00Z"/>
          <w:rFonts w:ascii="Gill Sans MT" w:hAnsi="Gill Sans MT"/>
        </w:rPr>
      </w:pPr>
      <w:del w:id="347" w:author="Woestman, Mary" w:date="2026-09-25T21:08:00Z" w16du:dateUtc="2026-09-26T01:08:00Z">
        <w:r>
          <w:rPr>
            <w:rFonts w:ascii="Gill Sans MT" w:hAnsi="Gill Sans MT"/>
          </w:rPr>
          <w:delText xml:space="preserve">Commission </w:delText>
        </w:r>
        <w:r w:rsidR="00A14526">
          <w:rPr>
            <w:rFonts w:ascii="Gill Sans MT" w:hAnsi="Gill Sans MT"/>
          </w:rPr>
          <w:delText xml:space="preserve">staff to </w:delText>
        </w:r>
        <w:r w:rsidR="00725CFA">
          <w:rPr>
            <w:rFonts w:ascii="Gill Sans MT" w:hAnsi="Gill Sans MT"/>
          </w:rPr>
          <w:delText xml:space="preserve">update </w:delText>
        </w:r>
        <w:r w:rsidR="0006196E">
          <w:rPr>
            <w:rFonts w:ascii="Gill Sans MT" w:hAnsi="Gill Sans MT"/>
          </w:rPr>
          <w:delText>letter</w:delText>
        </w:r>
        <w:r w:rsidR="00B755BD">
          <w:rPr>
            <w:rFonts w:ascii="Gill Sans MT" w:hAnsi="Gill Sans MT"/>
          </w:rPr>
          <w:delText xml:space="preserve"> to the Legislature </w:delText>
        </w:r>
        <w:r w:rsidR="00725CFA" w:rsidRPr="00725CFA">
          <w:rPr>
            <w:rFonts w:ascii="Gill Sans MT" w:hAnsi="Gill Sans MT"/>
          </w:rPr>
          <w:delText>summar</w:delText>
        </w:r>
        <w:r w:rsidR="0006196E">
          <w:rPr>
            <w:rFonts w:ascii="Gill Sans MT" w:hAnsi="Gill Sans MT"/>
          </w:rPr>
          <w:delText>izing Commission’s ac</w:delText>
        </w:r>
        <w:r w:rsidR="00725CFA" w:rsidRPr="00725CFA">
          <w:rPr>
            <w:rFonts w:ascii="Gill Sans MT" w:hAnsi="Gill Sans MT"/>
          </w:rPr>
          <w:delText>t</w:delText>
        </w:r>
        <w:r w:rsidR="0006196E">
          <w:rPr>
            <w:rFonts w:ascii="Gill Sans MT" w:hAnsi="Gill Sans MT"/>
          </w:rPr>
          <w:delText>ivities</w:delText>
        </w:r>
        <w:r w:rsidR="00725CFA">
          <w:rPr>
            <w:rFonts w:ascii="Gill Sans MT" w:hAnsi="Gill Sans MT"/>
          </w:rPr>
          <w:delText>,</w:delText>
        </w:r>
        <w:r w:rsidR="00725CFA" w:rsidRPr="00725CFA">
          <w:rPr>
            <w:rFonts w:ascii="Gill Sans MT" w:hAnsi="Gill Sans MT"/>
          </w:rPr>
          <w:delText xml:space="preserve"> </w:delText>
        </w:r>
        <w:r>
          <w:rPr>
            <w:rFonts w:ascii="Gill Sans MT" w:hAnsi="Gill Sans MT"/>
          </w:rPr>
          <w:delText xml:space="preserve">rubric, </w:delText>
        </w:r>
        <w:r w:rsidR="00725CFA">
          <w:rPr>
            <w:rFonts w:ascii="Gill Sans MT" w:hAnsi="Gill Sans MT"/>
          </w:rPr>
          <w:delText>and template</w:delText>
        </w:r>
        <w:r>
          <w:rPr>
            <w:rFonts w:ascii="Gill Sans MT" w:hAnsi="Gill Sans MT"/>
          </w:rPr>
          <w:delText xml:space="preserve"> and </w:delText>
        </w:r>
        <w:r w:rsidR="00725CFA">
          <w:rPr>
            <w:rFonts w:ascii="Gill Sans MT" w:hAnsi="Gill Sans MT"/>
          </w:rPr>
          <w:delText>circulate to the Commission.</w:delText>
        </w:r>
      </w:del>
    </w:p>
    <w:p w14:paraId="6BC8F8FC" w14:textId="77777777" w:rsidR="008C21DB" w:rsidRDefault="004732E1" w:rsidP="009949A9">
      <w:pPr>
        <w:pStyle w:val="NoSpacing"/>
        <w:numPr>
          <w:ilvl w:val="0"/>
          <w:numId w:val="1"/>
        </w:numPr>
        <w:rPr>
          <w:del w:id="348" w:author="Woestman, Mary" w:date="2026-09-25T21:08:00Z" w16du:dateUtc="2026-09-26T01:08:00Z"/>
          <w:rFonts w:ascii="Gill Sans MT" w:hAnsi="Gill Sans MT"/>
        </w:rPr>
      </w:pPr>
      <w:del w:id="349" w:author="Woestman, Mary" w:date="2026-09-25T21:08:00Z" w16du:dateUtc="2026-09-26T01:08:00Z">
        <w:r w:rsidRPr="003B2D77">
          <w:rPr>
            <w:rFonts w:ascii="Gill Sans MT" w:hAnsi="Gill Sans MT"/>
          </w:rPr>
          <w:delText xml:space="preserve">Commission </w:delText>
        </w:r>
        <w:r w:rsidR="00115BBC" w:rsidRPr="003B2D77">
          <w:rPr>
            <w:rFonts w:ascii="Gill Sans MT" w:hAnsi="Gill Sans MT"/>
          </w:rPr>
          <w:delText>m</w:delText>
        </w:r>
        <w:r w:rsidR="008C21DB" w:rsidRPr="003B2D77">
          <w:rPr>
            <w:rFonts w:ascii="Gill Sans MT" w:hAnsi="Gill Sans MT"/>
          </w:rPr>
          <w:delText>e</w:delText>
        </w:r>
        <w:r w:rsidR="00DF2526" w:rsidRPr="003B2D77">
          <w:rPr>
            <w:rFonts w:ascii="Gill Sans MT" w:hAnsi="Gill Sans MT"/>
          </w:rPr>
          <w:delText>mb</w:delText>
        </w:r>
        <w:r w:rsidR="00115BBC" w:rsidRPr="003B2D77">
          <w:rPr>
            <w:rFonts w:ascii="Gill Sans MT" w:hAnsi="Gill Sans MT"/>
          </w:rPr>
          <w:delText>e</w:delText>
        </w:r>
        <w:r w:rsidR="003C16D8" w:rsidRPr="003B2D77">
          <w:rPr>
            <w:rFonts w:ascii="Gill Sans MT" w:hAnsi="Gill Sans MT"/>
          </w:rPr>
          <w:delText xml:space="preserve">rs who were active in developing proposals to </w:delText>
        </w:r>
        <w:r w:rsidR="003B2D77" w:rsidRPr="003B2D77">
          <w:rPr>
            <w:rFonts w:ascii="Gill Sans MT" w:hAnsi="Gill Sans MT"/>
          </w:rPr>
          <w:delText>communicate with</w:delText>
        </w:r>
        <w:r w:rsidR="00725CFA">
          <w:rPr>
            <w:rFonts w:ascii="Gill Sans MT" w:hAnsi="Gill Sans MT"/>
          </w:rPr>
          <w:delText>in their respective workgroup</w:delText>
        </w:r>
        <w:r w:rsidR="0006196E">
          <w:rPr>
            <w:rFonts w:ascii="Gill Sans MT" w:hAnsi="Gill Sans MT"/>
          </w:rPr>
          <w:delText>s</w:delText>
        </w:r>
        <w:r w:rsidR="00B755BD">
          <w:rPr>
            <w:rFonts w:ascii="Gill Sans MT" w:hAnsi="Gill Sans MT"/>
          </w:rPr>
          <w:delText xml:space="preserve"> and prepare </w:delText>
        </w:r>
        <w:r w:rsidR="00725CFA">
          <w:rPr>
            <w:rFonts w:ascii="Gill Sans MT" w:hAnsi="Gill Sans MT"/>
          </w:rPr>
          <w:delText>presentation</w:delText>
        </w:r>
        <w:r w:rsidR="0006196E">
          <w:rPr>
            <w:rFonts w:ascii="Gill Sans MT" w:hAnsi="Gill Sans MT"/>
          </w:rPr>
          <w:delText>s</w:delText>
        </w:r>
        <w:r w:rsidR="00725CFA">
          <w:rPr>
            <w:rFonts w:ascii="Gill Sans MT" w:hAnsi="Gill Sans MT"/>
          </w:rPr>
          <w:delText xml:space="preserve"> for</w:delText>
        </w:r>
        <w:r w:rsidR="0006196E">
          <w:rPr>
            <w:rFonts w:ascii="Gill Sans MT" w:hAnsi="Gill Sans MT"/>
          </w:rPr>
          <w:delText xml:space="preserve"> the</w:delText>
        </w:r>
        <w:r w:rsidR="00725CFA">
          <w:rPr>
            <w:rFonts w:ascii="Gill Sans MT" w:hAnsi="Gill Sans MT"/>
          </w:rPr>
          <w:delText xml:space="preserve"> Commission’s next meeting on April 13.</w:delText>
        </w:r>
      </w:del>
    </w:p>
    <w:p w14:paraId="1804D622" w14:textId="77777777" w:rsidR="0050419D" w:rsidRDefault="0050419D" w:rsidP="0050419D">
      <w:pPr>
        <w:pStyle w:val="NoSpacing"/>
        <w:rPr>
          <w:del w:id="350" w:author="Woestman, Mary" w:date="2026-09-25T21:08:00Z" w16du:dateUtc="2026-09-26T01:08:00Z"/>
          <w:rFonts w:ascii="Gill Sans MT" w:hAnsi="Gill Sans MT"/>
        </w:rPr>
      </w:pPr>
    </w:p>
    <w:p w14:paraId="0C979020" w14:textId="77777777" w:rsidR="00AB0545" w:rsidRPr="00AB0545" w:rsidRDefault="008C21DB" w:rsidP="00AB0545">
      <w:pPr>
        <w:pStyle w:val="NoSpacing"/>
        <w:ind w:left="-360"/>
        <w:rPr>
          <w:del w:id="351" w:author="Woestman, Mary" w:date="2026-09-25T21:08:00Z" w16du:dateUtc="2026-09-26T01:08:00Z"/>
          <w:rFonts w:ascii="Gill Sans MT" w:hAnsi="Gill Sans MT"/>
        </w:rPr>
      </w:pPr>
      <w:del w:id="352" w:author="Woestman, Mary" w:date="2026-09-25T21:08:00Z" w16du:dateUtc="2026-09-26T01:08:00Z">
        <w:r w:rsidRPr="004B23B2">
          <w:rPr>
            <w:rFonts w:ascii="Gill Sans MT" w:hAnsi="Gill Sans MT"/>
            <w:b/>
            <w:u w:val="single"/>
          </w:rPr>
          <w:delText>Vote to adjourn:</w:delText>
        </w:r>
        <w:r w:rsidR="00F63318" w:rsidRPr="004B23B2">
          <w:rPr>
            <w:rFonts w:ascii="Gill Sans MT" w:hAnsi="Gill Sans MT"/>
          </w:rPr>
          <w:delText xml:space="preserve"> </w:delText>
        </w:r>
        <w:r w:rsidRPr="004B23B2">
          <w:rPr>
            <w:rFonts w:ascii="Gill Sans MT" w:hAnsi="Gill Sans MT"/>
          </w:rPr>
          <w:delText xml:space="preserve">Commissioner Mikula </w:delText>
        </w:r>
        <w:r w:rsidRPr="008C21DB">
          <w:rPr>
            <w:rFonts w:ascii="Gill Sans MT" w:hAnsi="Gill Sans MT"/>
          </w:rPr>
          <w:delText xml:space="preserve">requested a motion to adjourn the meeting. </w:delText>
        </w:r>
        <w:r w:rsidR="006D7C17">
          <w:rPr>
            <w:rFonts w:ascii="Gill Sans MT" w:hAnsi="Gill Sans MT"/>
          </w:rPr>
          <w:delText>M</w:delText>
        </w:r>
        <w:r w:rsidR="009A3773">
          <w:rPr>
            <w:rFonts w:ascii="Gill Sans MT" w:hAnsi="Gill Sans MT"/>
          </w:rPr>
          <w:delText>r</w:delText>
        </w:r>
        <w:r w:rsidR="00F63318">
          <w:rPr>
            <w:rFonts w:ascii="Gill Sans MT" w:hAnsi="Gill Sans MT"/>
          </w:rPr>
          <w:delText xml:space="preserve">. </w:delText>
        </w:r>
        <w:r w:rsidR="009A3773">
          <w:rPr>
            <w:rFonts w:ascii="Gill Sans MT" w:hAnsi="Gill Sans MT"/>
          </w:rPr>
          <w:delText>Vetter</w:delText>
        </w:r>
        <w:r w:rsidR="00115BBC">
          <w:rPr>
            <w:rFonts w:ascii="Gill Sans MT" w:hAnsi="Gill Sans MT"/>
          </w:rPr>
          <w:delText xml:space="preserve"> </w:delText>
        </w:r>
        <w:r w:rsidRPr="008C21DB">
          <w:rPr>
            <w:rFonts w:ascii="Gill Sans MT" w:hAnsi="Gill Sans MT"/>
          </w:rPr>
          <w:delText xml:space="preserve">introduced the motion, which was seconded </w:delText>
        </w:r>
        <w:r w:rsidR="00F63318">
          <w:rPr>
            <w:rFonts w:ascii="Gill Sans MT" w:hAnsi="Gill Sans MT"/>
          </w:rPr>
          <w:delText>by D</w:delText>
        </w:r>
        <w:r w:rsidR="009A3773">
          <w:rPr>
            <w:rFonts w:ascii="Gill Sans MT" w:hAnsi="Gill Sans MT"/>
          </w:rPr>
          <w:delText>eputy Commissioner Sherwood</w:delText>
        </w:r>
        <w:r w:rsidR="00F63318">
          <w:rPr>
            <w:rFonts w:ascii="Gill Sans MT" w:hAnsi="Gill Sans MT"/>
          </w:rPr>
          <w:delText xml:space="preserve"> </w:delText>
        </w:r>
        <w:r w:rsidRPr="008C21DB">
          <w:rPr>
            <w:rFonts w:ascii="Gill Sans MT" w:hAnsi="Gill Sans MT"/>
          </w:rPr>
          <w:delText>and approved unanimously by all members present</w:delText>
        </w:r>
        <w:r w:rsidR="00AB0545" w:rsidRPr="00AB0545">
          <w:rPr>
            <w:rFonts w:ascii="Gill Sans MT" w:hAnsi="Gill Sans MT"/>
          </w:rPr>
          <w:delText xml:space="preserve">; </w:delText>
        </w:r>
        <w:r w:rsidR="00725CFA">
          <w:rPr>
            <w:rFonts w:ascii="Gill Sans MT" w:hAnsi="Gill Sans MT"/>
          </w:rPr>
          <w:delText>D</w:delText>
        </w:r>
        <w:r w:rsidR="00AB0545" w:rsidRPr="00AB0545">
          <w:rPr>
            <w:rFonts w:ascii="Gill Sans MT" w:hAnsi="Gill Sans MT"/>
          </w:rPr>
          <w:delText>r.</w:delText>
        </w:r>
        <w:r w:rsidR="00725CFA">
          <w:rPr>
            <w:rFonts w:ascii="Gill Sans MT" w:hAnsi="Gill Sans MT"/>
          </w:rPr>
          <w:delText xml:space="preserve"> Mauch</w:delText>
        </w:r>
        <w:r w:rsidR="00AB0545" w:rsidRPr="00AB0545">
          <w:rPr>
            <w:rFonts w:ascii="Gill Sans MT" w:hAnsi="Gill Sans MT"/>
          </w:rPr>
          <w:delText xml:space="preserve"> indicated h</w:delText>
        </w:r>
        <w:r w:rsidR="00725CFA">
          <w:rPr>
            <w:rFonts w:ascii="Gill Sans MT" w:hAnsi="Gill Sans MT"/>
          </w:rPr>
          <w:delText>er</w:delText>
        </w:r>
        <w:r w:rsidR="00AB0545" w:rsidRPr="00AB0545">
          <w:rPr>
            <w:rFonts w:ascii="Gill Sans MT" w:hAnsi="Gill Sans MT"/>
          </w:rPr>
          <w:delText xml:space="preserve"> vote in the affirmative over the phone.</w:delText>
        </w:r>
      </w:del>
    </w:p>
    <w:p w14:paraId="2D80D0D3" w14:textId="77777777" w:rsidR="00AB0545" w:rsidRPr="008C21DB" w:rsidRDefault="00AB0545" w:rsidP="008C21DB">
      <w:pPr>
        <w:pStyle w:val="NoSpacing"/>
        <w:ind w:left="-360" w:firstLine="720"/>
        <w:rPr>
          <w:del w:id="353" w:author="Woestman, Mary" w:date="2026-09-25T21:08:00Z" w16du:dateUtc="2026-09-26T01:08:00Z"/>
          <w:rFonts w:ascii="Gill Sans MT" w:hAnsi="Gill Sans MT"/>
        </w:rPr>
      </w:pPr>
    </w:p>
    <w:p w14:paraId="601DC8D2" w14:textId="77777777" w:rsidR="00FE0B89" w:rsidRPr="00A40AF4" w:rsidRDefault="008C21DB" w:rsidP="00B64649">
      <w:pPr>
        <w:rPr>
          <w:moveTo w:id="354" w:author="Woestman, Mary" w:date="2026-09-25T21:08:00Z" w16du:dateUtc="2026-09-26T01:08:00Z"/>
          <w:rPrChange w:id="355" w:author="Woestman, Mary" w:date="2026-09-25T21:08:00Z" w16du:dateUtc="2026-09-26T01:08:00Z">
            <w:rPr>
              <w:moveTo w:id="356" w:author="Woestman, Mary" w:date="2026-09-25T21:08:00Z" w16du:dateUtc="2026-09-26T01:08:00Z"/>
              <w:rFonts w:ascii="Gill Sans MT" w:hAnsi="Gill Sans MT"/>
            </w:rPr>
          </w:rPrChange>
        </w:rPr>
        <w:pPrChange w:id="357" w:author="Woestman, Mary" w:date="2026-09-25T21:08:00Z" w16du:dateUtc="2026-09-26T01:08:00Z">
          <w:pPr>
            <w:pStyle w:val="NoSpacing"/>
            <w:ind w:left="-360"/>
          </w:pPr>
        </w:pPrChange>
      </w:pPr>
      <w:del w:id="358" w:author="Woestman, Mary" w:date="2026-09-25T21:08:00Z" w16du:dateUtc="2026-09-26T01:08:00Z">
        <w:r w:rsidRPr="008C21DB">
          <w:rPr>
            <w:rFonts w:ascii="Gill Sans MT" w:hAnsi="Gill Sans MT"/>
          </w:rPr>
          <w:delText xml:space="preserve">The meeting was adjourned at </w:delText>
        </w:r>
        <w:r w:rsidR="00AB0545">
          <w:rPr>
            <w:rFonts w:ascii="Gill Sans MT" w:hAnsi="Gill Sans MT"/>
          </w:rPr>
          <w:delText>4</w:delText>
        </w:r>
        <w:r w:rsidRPr="008C21DB">
          <w:rPr>
            <w:rFonts w:ascii="Gill Sans MT" w:hAnsi="Gill Sans MT"/>
          </w:rPr>
          <w:delText>:</w:delText>
        </w:r>
        <w:r w:rsidR="00AB0545">
          <w:rPr>
            <w:rFonts w:ascii="Gill Sans MT" w:hAnsi="Gill Sans MT"/>
          </w:rPr>
          <w:delText>4</w:delText>
        </w:r>
        <w:r w:rsidR="0050419D">
          <w:rPr>
            <w:rFonts w:ascii="Gill Sans MT" w:hAnsi="Gill Sans MT"/>
          </w:rPr>
          <w:delText>0</w:delText>
        </w:r>
        <w:r w:rsidRPr="008C21DB">
          <w:rPr>
            <w:rFonts w:ascii="Gill Sans MT" w:hAnsi="Gill Sans MT"/>
          </w:rPr>
          <w:delText xml:space="preserve"> pm.</w:delText>
        </w:r>
      </w:del>
      <w:moveToRangeStart w:id="359" w:author="Woestman, Mary" w:date="2026-09-25T21:08:00Z" w:name="move241262908"/>
    </w:p>
    <w:p w14:paraId="5497CCDC" w14:textId="77777777" w:rsidR="00B64649" w:rsidRPr="00A40AF4" w:rsidRDefault="00FE0B89" w:rsidP="00B64649">
      <w:pPr>
        <w:rPr>
          <w:ins w:id="360" w:author="Woestman, Mary" w:date="2026-09-25T21:08:00Z" w16du:dateUtc="2026-09-26T01:08:00Z"/>
          <w:bCs/>
        </w:rPr>
      </w:pPr>
      <w:moveTo w:id="361" w:author="Woestman, Mary" w:date="2026-09-25T21:08:00Z" w16du:dateUtc="2026-09-26T01:08:00Z">
        <w:r w:rsidRPr="00A40AF4">
          <w:rPr>
            <w:b/>
            <w:rPrChange w:id="362" w:author="Woestman, Mary" w:date="2026-09-25T21:08:00Z" w16du:dateUtc="2026-09-26T01:08:00Z">
              <w:rPr>
                <w:rFonts w:ascii="Gill Sans MT" w:hAnsi="Gill Sans MT"/>
                <w:u w:val="single"/>
              </w:rPr>
            </w:rPrChange>
          </w:rPr>
          <w:t>Date</w:t>
        </w:r>
      </w:moveTo>
      <w:moveToRangeEnd w:id="359"/>
      <w:ins w:id="363" w:author="Woestman, Mary" w:date="2026-09-25T21:08:00Z" w16du:dateUtc="2026-09-26T01:08:00Z">
        <w:r w:rsidR="00B64649" w:rsidRPr="00A40AF4">
          <w:rPr>
            <w:b/>
          </w:rPr>
          <w:t>:</w:t>
        </w:r>
        <w:r w:rsidR="00B64649" w:rsidRPr="00A40AF4">
          <w:rPr>
            <w:bCs/>
          </w:rPr>
          <w:t xml:space="preserve">  </w:t>
        </w:r>
        <w:r w:rsidR="00B64649">
          <w:rPr>
            <w:bCs/>
          </w:rPr>
          <w:t>December 2, 2011</w:t>
        </w:r>
      </w:ins>
    </w:p>
    <w:p w14:paraId="5A7EF5C9" w14:textId="77777777" w:rsidR="00060CC4" w:rsidRDefault="00B64649" w:rsidP="00B64649">
      <w:pPr>
        <w:rPr>
          <w:moveTo w:id="364" w:author="Woestman, Mary" w:date="2026-09-25T21:08:00Z" w16du:dateUtc="2026-09-26T01:08:00Z"/>
          <w:rPrChange w:id="365" w:author="Woestman, Mary" w:date="2026-09-25T21:08:00Z" w16du:dateUtc="2026-09-26T01:08:00Z">
            <w:rPr>
              <w:moveTo w:id="366" w:author="Woestman, Mary" w:date="2026-09-25T21:08:00Z" w16du:dateUtc="2026-09-26T01:08:00Z"/>
              <w:rFonts w:ascii="Gill Sans MT" w:hAnsi="Gill Sans MT"/>
            </w:rPr>
          </w:rPrChange>
        </w:rPr>
        <w:pPrChange w:id="367" w:author="Woestman, Mary" w:date="2026-09-25T21:08:00Z" w16du:dateUtc="2026-09-26T01:08:00Z">
          <w:pPr>
            <w:pStyle w:val="NoSpacing"/>
            <w:ind w:left="-360"/>
          </w:pPr>
        </w:pPrChange>
      </w:pPr>
      <w:ins w:id="368" w:author="Woestman, Mary" w:date="2026-09-25T21:08:00Z" w16du:dateUtc="2026-09-26T01:08:00Z">
        <w:r w:rsidRPr="00A40AF4">
          <w:rPr>
            <w:b/>
          </w:rPr>
          <w:t xml:space="preserve">Re:  </w:t>
        </w:r>
        <w:r w:rsidRPr="00A40AF4">
          <w:rPr>
            <w:bCs/>
          </w:rPr>
          <w:t xml:space="preserve"> </w:t>
        </w:r>
        <w:r>
          <w:rPr>
            <w:bCs/>
          </w:rPr>
          <w:t>Local Approval of General Education Courses</w:t>
        </w:r>
      </w:ins>
      <w:moveToRangeStart w:id="369" w:author="Woestman, Mary" w:date="2026-09-25T21:08:00Z" w:name="move241262909"/>
      <w:moveTo w:id="370" w:author="Woestman, Mary" w:date="2026-09-25T21:08:00Z" w16du:dateUtc="2026-09-26T01:08:00Z">
        <w:r w:rsidR="00060CC4">
          <w:rPr>
            <w:rPrChange w:id="371" w:author="Woestman, Mary" w:date="2026-09-25T21:08:00Z" w16du:dateUtc="2026-09-26T01:08:00Z">
              <w:rPr>
                <w:rFonts w:ascii="Gill Sans MT" w:hAnsi="Gill Sans MT"/>
              </w:rPr>
            </w:rPrChange>
          </w:rPr>
          <w:t>.</w:t>
        </w:r>
      </w:moveTo>
    </w:p>
    <w:p w14:paraId="53A7F968" w14:textId="77777777" w:rsidR="00060CC4" w:rsidRDefault="00060CC4" w:rsidP="00B64649">
      <w:pPr>
        <w:rPr>
          <w:moveTo w:id="372" w:author="Woestman, Mary" w:date="2026-09-25T21:08:00Z" w16du:dateUtc="2026-09-26T01:08:00Z"/>
          <w:rPrChange w:id="373" w:author="Woestman, Mary" w:date="2026-09-25T21:08:00Z" w16du:dateUtc="2026-09-26T01:08:00Z">
            <w:rPr>
              <w:moveTo w:id="374" w:author="Woestman, Mary" w:date="2026-09-25T21:08:00Z" w16du:dateUtc="2026-09-26T01:08:00Z"/>
              <w:rFonts w:ascii="Gill Sans MT" w:hAnsi="Gill Sans MT"/>
            </w:rPr>
          </w:rPrChange>
        </w:rPr>
        <w:pPrChange w:id="375" w:author="Woestman, Mary" w:date="2026-09-25T21:08:00Z" w16du:dateUtc="2026-09-26T01:08:00Z">
          <w:pPr>
            <w:pStyle w:val="NoSpacing"/>
            <w:ind w:left="-360"/>
          </w:pPr>
        </w:pPrChange>
      </w:pPr>
    </w:p>
    <w:p w14:paraId="49901CF6" w14:textId="77777777" w:rsidR="00D10811" w:rsidRDefault="00A754E7" w:rsidP="00B64649">
      <w:pPr>
        <w:rPr>
          <w:ins w:id="376" w:author="Woestman, Mary" w:date="2026-09-25T21:08:00Z" w16du:dateUtc="2026-09-26T01:08:00Z"/>
        </w:rPr>
      </w:pPr>
      <w:moveTo w:id="377" w:author="Woestman, Mary" w:date="2026-09-25T21:08:00Z" w16du:dateUtc="2026-09-26T01:08:00Z">
        <w:r>
          <w:rPr>
            <w:rPrChange w:id="378" w:author="Woestman, Mary" w:date="2026-09-25T21:08:00Z" w16du:dateUtc="2026-09-26T01:08:00Z">
              <w:rPr>
                <w:rFonts w:ascii="Gill Sans MT" w:hAnsi="Gill Sans MT"/>
              </w:rPr>
            </w:rPrChange>
          </w:rPr>
          <w:t xml:space="preserve">In </w:t>
        </w:r>
      </w:moveTo>
      <w:moveToRangeEnd w:id="369"/>
      <w:ins w:id="379" w:author="Woestman, Mary" w:date="2026-09-25T21:08:00Z" w16du:dateUtc="2026-09-26T01:08:00Z">
        <w:r w:rsidR="00380DBC">
          <w:rPr>
            <w:bCs/>
          </w:rPr>
          <w:t xml:space="preserve">revisiting the College’s General Education Assessment Procedures, the SCSLA has become aware that the responsibility for locally approving courses for SUNY General Education credit currently resides with the individual departments planning to offer the courses.  In the past, this function was the responsibility of the General Education Steering Committee.  We feel that there is merit in having a college level committee review the potential additions to the General Education curriculum and are recommending that the tradition be revived.  </w:t>
        </w:r>
        <w:r w:rsidR="00D10811">
          <w:t xml:space="preserve">By having departments submit their requests directly to SUNY, the college faculty is, in effect, giving over local control of the BCC general education curriculum to SUNY central, a concept that we find untenable.    </w:t>
        </w:r>
      </w:ins>
    </w:p>
    <w:p w14:paraId="38B3D5B8" w14:textId="77777777" w:rsidR="0099608E" w:rsidRDefault="00380DBC" w:rsidP="00B64649">
      <w:pPr>
        <w:rPr>
          <w:ins w:id="380" w:author="Woestman, Mary" w:date="2026-09-25T21:08:00Z" w16du:dateUtc="2026-09-26T01:08:00Z"/>
          <w:bCs/>
        </w:rPr>
      </w:pPr>
      <w:ins w:id="381" w:author="Woestman, Mary" w:date="2026-09-25T21:08:00Z" w16du:dateUtc="2026-09-26T01:08:00Z">
        <w:r>
          <w:rPr>
            <w:bCs/>
          </w:rPr>
          <w:t xml:space="preserve">One way to </w:t>
        </w:r>
        <w:r w:rsidR="00D10811">
          <w:rPr>
            <w:bCs/>
          </w:rPr>
          <w:t>effect the change we seek</w:t>
        </w:r>
        <w:r>
          <w:rPr>
            <w:bCs/>
          </w:rPr>
          <w:t xml:space="preserve"> would be to have a structure parallel to the GE assessment structure.  That is, since we have a subcommittee of SCSLA that is responsible for the GE assessment, we would like to see a subcommittee of the BCC Curriculum Committee take responsibility for the GE curriculum.  The function</w:t>
        </w:r>
        <w:r w:rsidR="0099608E">
          <w:rPr>
            <w:bCs/>
          </w:rPr>
          <w:t>s</w:t>
        </w:r>
        <w:r>
          <w:rPr>
            <w:bCs/>
          </w:rPr>
          <w:t xml:space="preserve"> of the committee </w:t>
        </w:r>
        <w:r w:rsidR="00D10811">
          <w:rPr>
            <w:bCs/>
          </w:rPr>
          <w:t>may</w:t>
        </w:r>
        <w:r w:rsidR="0099608E">
          <w:rPr>
            <w:bCs/>
          </w:rPr>
          <w:t xml:space="preserve"> include:</w:t>
        </w:r>
      </w:ins>
    </w:p>
    <w:p w14:paraId="661AD134" w14:textId="77777777" w:rsidR="0099608E" w:rsidRDefault="00D10811" w:rsidP="009949A9">
      <w:pPr>
        <w:pStyle w:val="ListParagraph"/>
        <w:numPr>
          <w:ilvl w:val="0"/>
          <w:numId w:val="6"/>
        </w:numPr>
        <w:rPr>
          <w:ins w:id="382" w:author="Woestman, Mary" w:date="2026-09-25T21:08:00Z" w16du:dateUtc="2026-09-26T01:08:00Z"/>
          <w:bCs/>
        </w:rPr>
      </w:pPr>
      <w:ins w:id="383" w:author="Woestman, Mary" w:date="2026-09-25T21:08:00Z" w16du:dateUtc="2026-09-26T01:08:00Z">
        <w:r>
          <w:rPr>
            <w:bCs/>
          </w:rPr>
          <w:t>T</w:t>
        </w:r>
        <w:r w:rsidR="0099608E" w:rsidRPr="0099608E">
          <w:rPr>
            <w:bCs/>
          </w:rPr>
          <w:t xml:space="preserve">o insure that the proposer(s) has included the SUNY </w:t>
        </w:r>
        <w:r w:rsidR="0040600A">
          <w:rPr>
            <w:bCs/>
          </w:rPr>
          <w:t xml:space="preserve">learning </w:t>
        </w:r>
        <w:r w:rsidR="0099608E" w:rsidRPr="0099608E">
          <w:rPr>
            <w:bCs/>
          </w:rPr>
          <w:t xml:space="preserve">outcomes for the particular knowledge and skill area within the course </w:t>
        </w:r>
        <w:r w:rsidR="0040600A">
          <w:rPr>
            <w:bCs/>
          </w:rPr>
          <w:t xml:space="preserve">learning </w:t>
        </w:r>
        <w:r w:rsidR="0099608E" w:rsidRPr="0099608E">
          <w:rPr>
            <w:bCs/>
          </w:rPr>
          <w:t>outcomes, is planning learning activities related to those outcomes, and has a plan for assessment</w:t>
        </w:r>
        <w:r w:rsidR="008C6985">
          <w:rPr>
            <w:bCs/>
          </w:rPr>
          <w:t xml:space="preserve"> that meets our accreditation needs</w:t>
        </w:r>
        <w:r w:rsidR="0099608E" w:rsidRPr="0099608E">
          <w:rPr>
            <w:bCs/>
          </w:rPr>
          <w:t xml:space="preserve">.  </w:t>
        </w:r>
      </w:ins>
    </w:p>
    <w:p w14:paraId="2DD89E2B" w14:textId="77777777" w:rsidR="00380DBC" w:rsidRDefault="0099608E" w:rsidP="009949A9">
      <w:pPr>
        <w:pStyle w:val="ListParagraph"/>
        <w:numPr>
          <w:ilvl w:val="0"/>
          <w:numId w:val="6"/>
        </w:numPr>
        <w:rPr>
          <w:ins w:id="384" w:author="Woestman, Mary" w:date="2026-09-25T21:08:00Z" w16du:dateUtc="2026-09-26T01:08:00Z"/>
          <w:bCs/>
        </w:rPr>
      </w:pPr>
      <w:ins w:id="385" w:author="Woestman, Mary" w:date="2026-09-25T21:08:00Z" w16du:dateUtc="2026-09-26T01:08:00Z">
        <w:r>
          <w:rPr>
            <w:bCs/>
          </w:rPr>
          <w:t xml:space="preserve">To review the </w:t>
        </w:r>
        <w:r w:rsidRPr="0099608E">
          <w:rPr>
            <w:bCs/>
          </w:rPr>
          <w:t>SUNY GER Course Addition form</w:t>
        </w:r>
        <w:r>
          <w:rPr>
            <w:bCs/>
          </w:rPr>
          <w:t xml:space="preserve"> which c</w:t>
        </w:r>
        <w:r w:rsidRPr="0099608E">
          <w:rPr>
            <w:bCs/>
          </w:rPr>
          <w:t>ourse proposers would also submit to the co</w:t>
        </w:r>
        <w:r>
          <w:rPr>
            <w:bCs/>
          </w:rPr>
          <w:t>mmittee.</w:t>
        </w:r>
      </w:ins>
    </w:p>
    <w:p w14:paraId="6A38AF23" w14:textId="77777777" w:rsidR="0099608E" w:rsidRDefault="0099608E" w:rsidP="009949A9">
      <w:pPr>
        <w:pStyle w:val="ListParagraph"/>
        <w:numPr>
          <w:ilvl w:val="0"/>
          <w:numId w:val="6"/>
        </w:numPr>
        <w:rPr>
          <w:ins w:id="386" w:author="Woestman, Mary" w:date="2026-09-25T21:08:00Z" w16du:dateUtc="2026-09-26T01:08:00Z"/>
          <w:bCs/>
        </w:rPr>
      </w:pPr>
      <w:ins w:id="387" w:author="Woestman, Mary" w:date="2026-09-25T21:08:00Z" w16du:dateUtc="2026-09-26T01:08:00Z">
        <w:r>
          <w:rPr>
            <w:bCs/>
          </w:rPr>
          <w:t>To give local approval for the course to be added to the General Education Curriculum and forward the documents to the assistant to the VPAA to be sent forward to SUNY</w:t>
        </w:r>
        <w:r w:rsidR="0040600A">
          <w:rPr>
            <w:bCs/>
          </w:rPr>
          <w:t>.</w:t>
        </w:r>
      </w:ins>
    </w:p>
    <w:p w14:paraId="1BA3B18D" w14:textId="77777777" w:rsidR="00D10811" w:rsidRDefault="0099608E" w:rsidP="009949A9">
      <w:pPr>
        <w:pStyle w:val="ListParagraph"/>
        <w:numPr>
          <w:ilvl w:val="0"/>
          <w:numId w:val="6"/>
        </w:numPr>
        <w:rPr>
          <w:ins w:id="388" w:author="Woestman, Mary" w:date="2026-09-25T21:08:00Z" w16du:dateUtc="2026-09-26T01:08:00Z"/>
          <w:bCs/>
        </w:rPr>
      </w:pPr>
      <w:ins w:id="389" w:author="Woestman, Mary" w:date="2026-09-25T21:08:00Z" w16du:dateUtc="2026-09-26T01:08:00Z">
        <w:r>
          <w:rPr>
            <w:bCs/>
          </w:rPr>
          <w:t xml:space="preserve">To review and approve courses submitted for local General Education credit. </w:t>
        </w:r>
      </w:ins>
    </w:p>
    <w:p w14:paraId="71DF2DE9" w14:textId="77777777" w:rsidR="00D10811" w:rsidRDefault="00D10811" w:rsidP="009949A9">
      <w:pPr>
        <w:pStyle w:val="ListParagraph"/>
        <w:numPr>
          <w:ilvl w:val="0"/>
          <w:numId w:val="6"/>
        </w:numPr>
        <w:rPr>
          <w:ins w:id="390" w:author="Woestman, Mary" w:date="2026-09-25T21:08:00Z" w16du:dateUtc="2026-09-26T01:08:00Z"/>
          <w:bCs/>
        </w:rPr>
      </w:pPr>
      <w:ins w:id="391" w:author="Woestman, Mary" w:date="2026-09-25T21:08:00Z" w16du:dateUtc="2026-09-26T01:08:00Z">
        <w:r>
          <w:rPr>
            <w:bCs/>
          </w:rPr>
          <w:t xml:space="preserve">To institute any changes in the General Education learning outcomes or requirements that may become necessary going forward.  </w:t>
        </w:r>
      </w:ins>
    </w:p>
    <w:p w14:paraId="19F12C9F" w14:textId="77777777" w:rsidR="0040600A" w:rsidRDefault="00D10811" w:rsidP="009949A9">
      <w:pPr>
        <w:pStyle w:val="ListParagraph"/>
        <w:numPr>
          <w:ilvl w:val="0"/>
          <w:numId w:val="6"/>
        </w:numPr>
        <w:rPr>
          <w:ins w:id="392" w:author="Woestman, Mary" w:date="2026-09-25T21:08:00Z" w16du:dateUtc="2026-09-26T01:08:00Z"/>
          <w:bCs/>
        </w:rPr>
      </w:pPr>
      <w:ins w:id="393" w:author="Woestman, Mary" w:date="2026-09-25T21:08:00Z" w16du:dateUtc="2026-09-26T01:08:00Z">
        <w:r>
          <w:rPr>
            <w:bCs/>
          </w:rPr>
          <w:t xml:space="preserve">To be a repository for all information regarding the BCC General Education requirements and curriculum. </w:t>
        </w:r>
        <w:r w:rsidR="0099608E">
          <w:rPr>
            <w:bCs/>
          </w:rPr>
          <w:t xml:space="preserve"> </w:t>
        </w:r>
      </w:ins>
    </w:p>
    <w:p w14:paraId="544995AB" w14:textId="77777777" w:rsidR="0040600A" w:rsidRPr="0040600A" w:rsidRDefault="00D10811" w:rsidP="0040600A">
      <w:pPr>
        <w:rPr>
          <w:ins w:id="394" w:author="Woestman, Mary" w:date="2026-09-25T21:08:00Z" w16du:dateUtc="2026-09-26T01:08:00Z"/>
          <w:bCs/>
        </w:rPr>
      </w:pPr>
      <w:ins w:id="395" w:author="Woestman, Mary" w:date="2026-09-25T21:08:00Z" w16du:dateUtc="2026-09-26T01:08:00Z">
        <w:r>
          <w:rPr>
            <w:bCs/>
          </w:rPr>
          <w:t xml:space="preserve">Note:  </w:t>
        </w:r>
        <w:r w:rsidR="0040600A">
          <w:rPr>
            <w:bCs/>
          </w:rPr>
          <w:t xml:space="preserve">In a recent email correspondence between the chair of SCSLA and Deborah Moeckel, the </w:t>
        </w:r>
        <w:r w:rsidR="0040600A" w:rsidRPr="00770D8D">
          <w:t>Assistant Provost for</w:t>
        </w:r>
        <w:r w:rsidR="0040600A">
          <w:t xml:space="preserve"> </w:t>
        </w:r>
        <w:r w:rsidR="0040600A" w:rsidRPr="00770D8D">
          <w:t>Community College Education</w:t>
        </w:r>
        <w:r w:rsidR="0040600A">
          <w:t xml:space="preserve">, Dr. Moeckel confirmed that the process for getting SUNY GE course approval requires local approval first.  </w:t>
        </w:r>
      </w:ins>
    </w:p>
    <w:p w14:paraId="25FFAD05" w14:textId="77777777" w:rsidR="00B64649" w:rsidRPr="00A40AF4" w:rsidRDefault="00B64649" w:rsidP="00B64649">
      <w:pPr>
        <w:rPr>
          <w:ins w:id="396" w:author="Woestman, Mary" w:date="2026-09-25T21:08:00Z" w16du:dateUtc="2026-09-26T01:08:00Z"/>
          <w:bCs/>
        </w:rPr>
      </w:pPr>
    </w:p>
    <w:p w14:paraId="41D80725" w14:textId="77777777" w:rsidR="000F480B" w:rsidRDefault="000F480B" w:rsidP="00B64649">
      <w:pPr>
        <w:spacing w:after="0"/>
        <w:rPr>
          <w:rPrChange w:id="397" w:author="Woestman, Mary" w:date="2026-09-25T21:08:00Z" w16du:dateUtc="2026-09-26T01:08:00Z">
            <w:rPr>
              <w:rFonts w:ascii="Gill Sans MT" w:hAnsi="Gill Sans MT"/>
            </w:rPr>
          </w:rPrChange>
        </w:rPr>
        <w:pPrChange w:id="398" w:author="Woestman, Mary" w:date="2026-09-25T21:08:00Z" w16du:dateUtc="2026-09-26T01:08:00Z">
          <w:pPr>
            <w:pStyle w:val="NoSpacing"/>
            <w:ind w:left="-360"/>
          </w:pPr>
        </w:pPrChange>
      </w:pPr>
    </w:p>
    <w:sectPr w:rsidR="000F480B" w:rsidSect="00427476">
      <w:headerReference w:type="default" r:id="rId8"/>
      <w:footerReference w:type="default" r:id="rId9"/>
      <w:pgSz w:w="12240" w:h="15840"/>
      <w:pgMar w:top="1152" w:right="1152" w:bottom="1152" w:left="1152" w:header="720" w:footer="720" w:gutter="0"/>
      <w:cols w:space="720"/>
      <w:docGrid w:linePitch="360"/>
      <w:sectPrChange w:id="406" w:author="Woestman, Mary" w:date="2026-09-25T21:08:00Z" w16du:dateUtc="2026-09-26T01:08:00Z">
        <w:sectPr w:rsidR="000F480B" w:rsidSect="00427476">
          <w:pgMar w:top="1440" w:right="1440" w:bottom="1440" w:left="144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0F71CC" w14:textId="77777777" w:rsidR="009949A9" w:rsidRDefault="009949A9" w:rsidP="00163F9C">
      <w:pPr>
        <w:spacing w:after="0" w:line="240" w:lineRule="auto"/>
      </w:pPr>
      <w:r>
        <w:separator/>
      </w:r>
    </w:p>
  </w:endnote>
  <w:endnote w:type="continuationSeparator" w:id="0">
    <w:p w14:paraId="5656C68E" w14:textId="77777777" w:rsidR="009949A9" w:rsidRDefault="009949A9" w:rsidP="00163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4D"/>
    <w:family w:val="swiss"/>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821E68" w14:textId="3C5158F7" w:rsidR="00852CC9" w:rsidRDefault="00D10811">
    <w:pPr>
      <w:pStyle w:val="Footer"/>
      <w:rPr>
        <w:rPrChange w:id="399" w:author="Woestman, Mary" w:date="2026-09-25T21:08:00Z" w16du:dateUtc="2026-09-26T01:08:00Z">
          <w:rPr>
            <w:rFonts w:ascii="Gill Sans MT" w:hAnsi="Gill Sans MT"/>
            <w:sz w:val="20"/>
          </w:rPr>
        </w:rPrChange>
      </w:rPr>
      <w:pPrChange w:id="400" w:author="Woestman, Mary" w:date="2026-09-25T21:08:00Z" w16du:dateUtc="2026-09-26T01:08:00Z">
        <w:pPr>
          <w:pStyle w:val="Footer"/>
          <w:tabs>
            <w:tab w:val="clear" w:pos="4680"/>
            <w:tab w:val="clear" w:pos="9360"/>
          </w:tabs>
          <w:jc w:val="right"/>
        </w:pPr>
      </w:pPrChange>
    </w:pPr>
    <w:ins w:id="401" w:author="Woestman, Mary" w:date="2026-09-25T21:08:00Z" w16du:dateUtc="2026-09-26T01:08:00Z">
      <w:r>
        <w:fldChar w:fldCharType="begin"/>
      </w:r>
      <w:r>
        <w:instrText xml:space="preserve"> DATE \@ "dddd, MMMM dd, yyyy" </w:instrText>
      </w:r>
      <w:r>
        <w:fldChar w:fldCharType="separate"/>
      </w:r>
    </w:ins>
    <w:r w:rsidR="009C6FCF">
      <w:rPr>
        <w:noProof/>
      </w:rPr>
      <w:t>Friday, September 25, 2026</w:t>
    </w:r>
    <w:ins w:id="402" w:author="Woestman, Mary" w:date="2026-09-25T21:08:00Z" w16du:dateUtc="2026-09-26T01:08:00Z">
      <w:r>
        <w:rPr>
          <w:noProof/>
        </w:rPr>
        <w:fldChar w:fldCharType="end"/>
      </w:r>
      <w:r>
        <w:tab/>
      </w:r>
    </w:ins>
    <w:customXmlInsRangeStart w:id="403" w:author="Woestman, Mary" w:date="2026-09-25T21:08:00Z"/>
    <w:sdt>
      <w:sdtPr>
        <w:alias w:val="Author"/>
        <w:id w:val="15342087"/>
        <w:placeholder>
          <w:docPart w:val="514D23B8110CD94BBB41EE965169D153"/>
        </w:placeholder>
        <w:dataBinding w:prefixMappings="xmlns:ns0='http://purl.org/dc/elements/1.1/' xmlns:ns1='http://schemas.openxmlformats.org/package/2006/metadata/core-properties' " w:xpath="/ns1:coreProperties[1]/ns0:creator[1]" w:storeItemID="{6C3C8BC8-F283-45AE-878A-BAB7291924A1}"/>
        <w:text/>
      </w:sdtPr>
      <w:sdtEndPr/>
      <w:sdtContent>
        <w:customXmlInsRangeEnd w:id="403"/>
        <w:r w:rsidR="009C6FCF">
          <w:t>AutoBVT</w:t>
        </w:r>
        <w:customXmlInsRangeStart w:id="404" w:author="Woestman, Mary" w:date="2026-09-25T21:08:00Z"/>
      </w:sdtContent>
    </w:sdt>
    <w:customXmlInsRangeEnd w:id="404"/>
    <w:del w:id="405" w:author="Woestman, Mary" w:date="2026-09-25T21:08:00Z" w16du:dateUtc="2026-09-26T01:08:00Z">
      <w:r w:rsidR="00852CC9">
        <w:rPr>
          <w:rFonts w:ascii="Gill Sans MT" w:hAnsi="Gill Sans MT"/>
          <w:sz w:val="20"/>
        </w:rPr>
        <w:tab/>
      </w:r>
      <w:r w:rsidR="00852CC9">
        <w:rPr>
          <w:rFonts w:ascii="Gill Sans MT" w:hAnsi="Gill Sans MT"/>
          <w:sz w:val="20"/>
        </w:rPr>
        <w:tab/>
      </w:r>
      <w:r w:rsidR="00852CC9">
        <w:rPr>
          <w:rFonts w:ascii="Gill Sans MT" w:hAnsi="Gill Sans MT"/>
          <w:sz w:val="20"/>
        </w:rPr>
        <w:tab/>
      </w:r>
      <w:r w:rsidR="00852CC9">
        <w:rPr>
          <w:rFonts w:ascii="Gill Sans MT" w:hAnsi="Gill Sans MT"/>
          <w:sz w:val="20"/>
        </w:rPr>
        <w:tab/>
      </w:r>
      <w:r w:rsidR="00852CC9">
        <w:rPr>
          <w:rFonts w:ascii="Gill Sans MT" w:hAnsi="Gill Sans MT"/>
          <w:sz w:val="20"/>
        </w:rPr>
        <w:tab/>
      </w:r>
      <w:r w:rsidR="00852CC9">
        <w:rPr>
          <w:rFonts w:ascii="Gill Sans MT" w:hAnsi="Gill Sans MT"/>
          <w:sz w:val="20"/>
        </w:rPr>
        <w:tab/>
      </w:r>
      <w:r w:rsidR="00852CC9">
        <w:rPr>
          <w:rFonts w:ascii="Gill Sans MT" w:hAnsi="Gill Sans MT"/>
          <w:sz w:val="20"/>
        </w:rPr>
        <w:tab/>
        <w:delText xml:space="preserve"> </w:delText>
      </w:r>
      <w:r w:rsidR="00852CC9" w:rsidRPr="00AE1864">
        <w:rPr>
          <w:rFonts w:ascii="Gill Sans MT" w:hAnsi="Gill Sans MT"/>
          <w:sz w:val="20"/>
        </w:rPr>
        <w:fldChar w:fldCharType="begin"/>
      </w:r>
      <w:r w:rsidR="00852CC9" w:rsidRPr="00AE1864">
        <w:rPr>
          <w:rFonts w:ascii="Gill Sans MT" w:hAnsi="Gill Sans MT"/>
          <w:sz w:val="20"/>
        </w:rPr>
        <w:delInstrText xml:space="preserve"> PAGE   \* MERGEFORMAT </w:delInstrText>
      </w:r>
      <w:r w:rsidR="00852CC9" w:rsidRPr="00AE1864">
        <w:rPr>
          <w:rFonts w:ascii="Gill Sans MT" w:hAnsi="Gill Sans MT"/>
          <w:sz w:val="20"/>
        </w:rPr>
        <w:fldChar w:fldCharType="separate"/>
      </w:r>
      <w:r w:rsidR="007A3753">
        <w:rPr>
          <w:rFonts w:ascii="Gill Sans MT" w:hAnsi="Gill Sans MT"/>
          <w:noProof/>
          <w:sz w:val="20"/>
        </w:rPr>
        <w:delText>3</w:delText>
      </w:r>
      <w:r w:rsidR="00852CC9" w:rsidRPr="00AE1864">
        <w:rPr>
          <w:rFonts w:ascii="Gill Sans MT" w:hAnsi="Gill Sans MT"/>
          <w:noProof/>
          <w:sz w:val="20"/>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4719C9" w14:textId="77777777" w:rsidR="009949A9" w:rsidRDefault="009949A9" w:rsidP="00163F9C">
      <w:pPr>
        <w:spacing w:after="0" w:line="240" w:lineRule="auto"/>
      </w:pPr>
      <w:r>
        <w:separator/>
      </w:r>
    </w:p>
  </w:footnote>
  <w:footnote w:type="continuationSeparator" w:id="0">
    <w:p w14:paraId="3E9D5F3F" w14:textId="77777777" w:rsidR="009949A9" w:rsidRDefault="009949A9" w:rsidP="00163F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D7548C" w14:textId="77777777" w:rsidR="009C6FCF" w:rsidRDefault="009C6F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8656AE"/>
    <w:multiLevelType w:val="hybridMultilevel"/>
    <w:tmpl w:val="5048685E"/>
    <w:lvl w:ilvl="0" w:tplc="E09C8596">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F323657"/>
    <w:multiLevelType w:val="hybridMultilevel"/>
    <w:tmpl w:val="CECCD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6B6B8D"/>
    <w:multiLevelType w:val="hybridMultilevel"/>
    <w:tmpl w:val="AE0CA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8063FBA"/>
    <w:multiLevelType w:val="hybridMultilevel"/>
    <w:tmpl w:val="ED1E1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8B50F6B"/>
    <w:multiLevelType w:val="hybridMultilevel"/>
    <w:tmpl w:val="4EC2F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8E95729"/>
    <w:multiLevelType w:val="hybridMultilevel"/>
    <w:tmpl w:val="C17A0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24822868">
    <w:abstractNumId w:val="3"/>
  </w:num>
  <w:num w:numId="2" w16cid:durableId="1947536417">
    <w:abstractNumId w:val="4"/>
  </w:num>
  <w:num w:numId="3" w16cid:durableId="375159456">
    <w:abstractNumId w:val="5"/>
  </w:num>
  <w:num w:numId="4" w16cid:durableId="135952612">
    <w:abstractNumId w:val="2"/>
  </w:num>
  <w:num w:numId="5" w16cid:durableId="1344938093">
    <w:abstractNumId w:val="0"/>
  </w:num>
  <w:num w:numId="6" w16cid:durableId="826634383">
    <w:abstractNumId w:val="1"/>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5B5"/>
    <w:rsid w:val="00001D61"/>
    <w:rsid w:val="0000226A"/>
    <w:rsid w:val="000076A8"/>
    <w:rsid w:val="00011A80"/>
    <w:rsid w:val="0001333A"/>
    <w:rsid w:val="00017BAF"/>
    <w:rsid w:val="00022B00"/>
    <w:rsid w:val="000247C7"/>
    <w:rsid w:val="0003585F"/>
    <w:rsid w:val="00041782"/>
    <w:rsid w:val="00041837"/>
    <w:rsid w:val="00041EB8"/>
    <w:rsid w:val="00043843"/>
    <w:rsid w:val="00043AD3"/>
    <w:rsid w:val="00052469"/>
    <w:rsid w:val="0006021E"/>
    <w:rsid w:val="00060A76"/>
    <w:rsid w:val="00060CC4"/>
    <w:rsid w:val="00060D0A"/>
    <w:rsid w:val="00060F31"/>
    <w:rsid w:val="0006196E"/>
    <w:rsid w:val="000719C9"/>
    <w:rsid w:val="00072571"/>
    <w:rsid w:val="0007286C"/>
    <w:rsid w:val="0007435C"/>
    <w:rsid w:val="00074C7A"/>
    <w:rsid w:val="00076774"/>
    <w:rsid w:val="00076A2C"/>
    <w:rsid w:val="000771C8"/>
    <w:rsid w:val="00080A18"/>
    <w:rsid w:val="00085D73"/>
    <w:rsid w:val="000866C9"/>
    <w:rsid w:val="000878CB"/>
    <w:rsid w:val="00087980"/>
    <w:rsid w:val="0009016E"/>
    <w:rsid w:val="00090726"/>
    <w:rsid w:val="00092317"/>
    <w:rsid w:val="000939A1"/>
    <w:rsid w:val="00095235"/>
    <w:rsid w:val="000A0B5F"/>
    <w:rsid w:val="000A22E6"/>
    <w:rsid w:val="000B0FCD"/>
    <w:rsid w:val="000B109D"/>
    <w:rsid w:val="000B2BA4"/>
    <w:rsid w:val="000B43B2"/>
    <w:rsid w:val="000B45CC"/>
    <w:rsid w:val="000B4F00"/>
    <w:rsid w:val="000B6A4D"/>
    <w:rsid w:val="000B6C07"/>
    <w:rsid w:val="000C160F"/>
    <w:rsid w:val="000C1EBF"/>
    <w:rsid w:val="000C3508"/>
    <w:rsid w:val="000C67F8"/>
    <w:rsid w:val="000D1F49"/>
    <w:rsid w:val="000D35C5"/>
    <w:rsid w:val="000D7CC9"/>
    <w:rsid w:val="000E0AD4"/>
    <w:rsid w:val="000E147D"/>
    <w:rsid w:val="000E79B7"/>
    <w:rsid w:val="000F2A64"/>
    <w:rsid w:val="000F2B72"/>
    <w:rsid w:val="000F2D5A"/>
    <w:rsid w:val="000F34FF"/>
    <w:rsid w:val="000F480B"/>
    <w:rsid w:val="000F6804"/>
    <w:rsid w:val="0010645B"/>
    <w:rsid w:val="00106750"/>
    <w:rsid w:val="001073D4"/>
    <w:rsid w:val="00110E2A"/>
    <w:rsid w:val="00115BBC"/>
    <w:rsid w:val="0011690D"/>
    <w:rsid w:val="00121016"/>
    <w:rsid w:val="001256EA"/>
    <w:rsid w:val="00130F5E"/>
    <w:rsid w:val="00141D91"/>
    <w:rsid w:val="0014630C"/>
    <w:rsid w:val="00150913"/>
    <w:rsid w:val="00151C08"/>
    <w:rsid w:val="00152486"/>
    <w:rsid w:val="00156054"/>
    <w:rsid w:val="00162B80"/>
    <w:rsid w:val="00162C5C"/>
    <w:rsid w:val="00163F9C"/>
    <w:rsid w:val="001644BE"/>
    <w:rsid w:val="001647B8"/>
    <w:rsid w:val="00165B76"/>
    <w:rsid w:val="00166799"/>
    <w:rsid w:val="00166848"/>
    <w:rsid w:val="001671BB"/>
    <w:rsid w:val="00173583"/>
    <w:rsid w:val="00174EE1"/>
    <w:rsid w:val="00175CC7"/>
    <w:rsid w:val="00177E26"/>
    <w:rsid w:val="00184585"/>
    <w:rsid w:val="00187FEB"/>
    <w:rsid w:val="00194496"/>
    <w:rsid w:val="00194FFF"/>
    <w:rsid w:val="001953C3"/>
    <w:rsid w:val="00197217"/>
    <w:rsid w:val="001A14E2"/>
    <w:rsid w:val="001A23F3"/>
    <w:rsid w:val="001A3EFC"/>
    <w:rsid w:val="001A4F91"/>
    <w:rsid w:val="001A624B"/>
    <w:rsid w:val="001A6B1F"/>
    <w:rsid w:val="001B4778"/>
    <w:rsid w:val="001B4809"/>
    <w:rsid w:val="001C433E"/>
    <w:rsid w:val="001C5354"/>
    <w:rsid w:val="001C5BA3"/>
    <w:rsid w:val="001C69E9"/>
    <w:rsid w:val="001C7CB0"/>
    <w:rsid w:val="001D14D3"/>
    <w:rsid w:val="001D3737"/>
    <w:rsid w:val="001D4050"/>
    <w:rsid w:val="001E369B"/>
    <w:rsid w:val="001E5CF8"/>
    <w:rsid w:val="001E6B6F"/>
    <w:rsid w:val="001E745F"/>
    <w:rsid w:val="001F14A8"/>
    <w:rsid w:val="001F1C6E"/>
    <w:rsid w:val="001F2981"/>
    <w:rsid w:val="001F5A90"/>
    <w:rsid w:val="002015D1"/>
    <w:rsid w:val="00203CCD"/>
    <w:rsid w:val="00206C06"/>
    <w:rsid w:val="0021578F"/>
    <w:rsid w:val="00222556"/>
    <w:rsid w:val="002276C0"/>
    <w:rsid w:val="0023307A"/>
    <w:rsid w:val="002366D8"/>
    <w:rsid w:val="00240E5B"/>
    <w:rsid w:val="002429BF"/>
    <w:rsid w:val="00243D45"/>
    <w:rsid w:val="00244079"/>
    <w:rsid w:val="00245DAD"/>
    <w:rsid w:val="00251AC0"/>
    <w:rsid w:val="002564F6"/>
    <w:rsid w:val="00260F39"/>
    <w:rsid w:val="00267C65"/>
    <w:rsid w:val="002763AC"/>
    <w:rsid w:val="00276438"/>
    <w:rsid w:val="00283F25"/>
    <w:rsid w:val="00286A09"/>
    <w:rsid w:val="00290A36"/>
    <w:rsid w:val="0029137D"/>
    <w:rsid w:val="00293093"/>
    <w:rsid w:val="0029772F"/>
    <w:rsid w:val="002A1A6B"/>
    <w:rsid w:val="002A362B"/>
    <w:rsid w:val="002A44CB"/>
    <w:rsid w:val="002A4AD3"/>
    <w:rsid w:val="002A645C"/>
    <w:rsid w:val="002A69C4"/>
    <w:rsid w:val="002A711A"/>
    <w:rsid w:val="002B4065"/>
    <w:rsid w:val="002B5CD3"/>
    <w:rsid w:val="002C2559"/>
    <w:rsid w:val="002C5727"/>
    <w:rsid w:val="002C5FDD"/>
    <w:rsid w:val="002D101A"/>
    <w:rsid w:val="002D17A6"/>
    <w:rsid w:val="002D3067"/>
    <w:rsid w:val="002D66E9"/>
    <w:rsid w:val="002E0052"/>
    <w:rsid w:val="002E0286"/>
    <w:rsid w:val="002E03A5"/>
    <w:rsid w:val="002E15B0"/>
    <w:rsid w:val="002E4809"/>
    <w:rsid w:val="002E64C9"/>
    <w:rsid w:val="002E7644"/>
    <w:rsid w:val="002E7DA9"/>
    <w:rsid w:val="002F3B75"/>
    <w:rsid w:val="002F45DE"/>
    <w:rsid w:val="003045B5"/>
    <w:rsid w:val="003074D2"/>
    <w:rsid w:val="00311596"/>
    <w:rsid w:val="00312671"/>
    <w:rsid w:val="003160C0"/>
    <w:rsid w:val="003218D8"/>
    <w:rsid w:val="0032561E"/>
    <w:rsid w:val="00325F47"/>
    <w:rsid w:val="00327EB5"/>
    <w:rsid w:val="00332338"/>
    <w:rsid w:val="003324DD"/>
    <w:rsid w:val="0033272B"/>
    <w:rsid w:val="003346F2"/>
    <w:rsid w:val="00335AEE"/>
    <w:rsid w:val="00344BD4"/>
    <w:rsid w:val="00346AF1"/>
    <w:rsid w:val="0034730C"/>
    <w:rsid w:val="00350DF1"/>
    <w:rsid w:val="00350F43"/>
    <w:rsid w:val="00355504"/>
    <w:rsid w:val="00356465"/>
    <w:rsid w:val="003655C9"/>
    <w:rsid w:val="003701C1"/>
    <w:rsid w:val="003716D6"/>
    <w:rsid w:val="00372B6C"/>
    <w:rsid w:val="00374311"/>
    <w:rsid w:val="00380DBC"/>
    <w:rsid w:val="00384E0C"/>
    <w:rsid w:val="00385D16"/>
    <w:rsid w:val="00390103"/>
    <w:rsid w:val="00393B0E"/>
    <w:rsid w:val="00393FA6"/>
    <w:rsid w:val="00393FB1"/>
    <w:rsid w:val="0039483E"/>
    <w:rsid w:val="00394CF5"/>
    <w:rsid w:val="003A5952"/>
    <w:rsid w:val="003A7564"/>
    <w:rsid w:val="003B2D77"/>
    <w:rsid w:val="003B5287"/>
    <w:rsid w:val="003C16D8"/>
    <w:rsid w:val="003C1E80"/>
    <w:rsid w:val="003C2B15"/>
    <w:rsid w:val="003C2BD4"/>
    <w:rsid w:val="003C3900"/>
    <w:rsid w:val="003C76BF"/>
    <w:rsid w:val="003C7DF1"/>
    <w:rsid w:val="003D03B9"/>
    <w:rsid w:val="003D30F2"/>
    <w:rsid w:val="003D37C8"/>
    <w:rsid w:val="003D5683"/>
    <w:rsid w:val="003E063F"/>
    <w:rsid w:val="003E111F"/>
    <w:rsid w:val="003E2145"/>
    <w:rsid w:val="003E71B4"/>
    <w:rsid w:val="003E7C7D"/>
    <w:rsid w:val="003F062B"/>
    <w:rsid w:val="003F4067"/>
    <w:rsid w:val="003F773B"/>
    <w:rsid w:val="00401D69"/>
    <w:rsid w:val="0040546D"/>
    <w:rsid w:val="0040600A"/>
    <w:rsid w:val="0040604E"/>
    <w:rsid w:val="00406791"/>
    <w:rsid w:val="004151F0"/>
    <w:rsid w:val="00415747"/>
    <w:rsid w:val="00416DAE"/>
    <w:rsid w:val="004212F3"/>
    <w:rsid w:val="00421CBA"/>
    <w:rsid w:val="004243DE"/>
    <w:rsid w:val="00425E6F"/>
    <w:rsid w:val="00427213"/>
    <w:rsid w:val="00427476"/>
    <w:rsid w:val="004277F4"/>
    <w:rsid w:val="00427A0D"/>
    <w:rsid w:val="00431EDE"/>
    <w:rsid w:val="004323BA"/>
    <w:rsid w:val="00433138"/>
    <w:rsid w:val="00436DD1"/>
    <w:rsid w:val="00442817"/>
    <w:rsid w:val="00443CD0"/>
    <w:rsid w:val="00453BAF"/>
    <w:rsid w:val="00462997"/>
    <w:rsid w:val="004634D9"/>
    <w:rsid w:val="0046640E"/>
    <w:rsid w:val="00472341"/>
    <w:rsid w:val="00472407"/>
    <w:rsid w:val="004732E1"/>
    <w:rsid w:val="00473726"/>
    <w:rsid w:val="0047385A"/>
    <w:rsid w:val="00481D5D"/>
    <w:rsid w:val="00483F6D"/>
    <w:rsid w:val="0048406D"/>
    <w:rsid w:val="00484D19"/>
    <w:rsid w:val="00485422"/>
    <w:rsid w:val="004872CD"/>
    <w:rsid w:val="004925AA"/>
    <w:rsid w:val="00494195"/>
    <w:rsid w:val="00496D9D"/>
    <w:rsid w:val="004A1175"/>
    <w:rsid w:val="004A1677"/>
    <w:rsid w:val="004B0F09"/>
    <w:rsid w:val="004B23B2"/>
    <w:rsid w:val="004B3A7C"/>
    <w:rsid w:val="004B7984"/>
    <w:rsid w:val="004B7A34"/>
    <w:rsid w:val="004C03E6"/>
    <w:rsid w:val="004C153F"/>
    <w:rsid w:val="004C1757"/>
    <w:rsid w:val="004D03F3"/>
    <w:rsid w:val="004D4D49"/>
    <w:rsid w:val="004D5910"/>
    <w:rsid w:val="004E6B11"/>
    <w:rsid w:val="004F0FCB"/>
    <w:rsid w:val="004F1240"/>
    <w:rsid w:val="004F4949"/>
    <w:rsid w:val="004F49F0"/>
    <w:rsid w:val="00501AD9"/>
    <w:rsid w:val="005039E8"/>
    <w:rsid w:val="00503B27"/>
    <w:rsid w:val="0050419D"/>
    <w:rsid w:val="00510593"/>
    <w:rsid w:val="00510D2F"/>
    <w:rsid w:val="005117F6"/>
    <w:rsid w:val="00511B31"/>
    <w:rsid w:val="00512B52"/>
    <w:rsid w:val="00513D34"/>
    <w:rsid w:val="00520DC3"/>
    <w:rsid w:val="00523C9D"/>
    <w:rsid w:val="005265E0"/>
    <w:rsid w:val="0053142A"/>
    <w:rsid w:val="005348C0"/>
    <w:rsid w:val="00535D0A"/>
    <w:rsid w:val="00543E99"/>
    <w:rsid w:val="005457E4"/>
    <w:rsid w:val="00546616"/>
    <w:rsid w:val="0054741F"/>
    <w:rsid w:val="005474B2"/>
    <w:rsid w:val="0055205B"/>
    <w:rsid w:val="005522F1"/>
    <w:rsid w:val="00555380"/>
    <w:rsid w:val="00566856"/>
    <w:rsid w:val="005678CA"/>
    <w:rsid w:val="00572434"/>
    <w:rsid w:val="00572AFE"/>
    <w:rsid w:val="00573349"/>
    <w:rsid w:val="005735AE"/>
    <w:rsid w:val="00582A8B"/>
    <w:rsid w:val="00582E64"/>
    <w:rsid w:val="005837FF"/>
    <w:rsid w:val="00586226"/>
    <w:rsid w:val="005869B4"/>
    <w:rsid w:val="0059053E"/>
    <w:rsid w:val="0059250F"/>
    <w:rsid w:val="005951D6"/>
    <w:rsid w:val="00595B76"/>
    <w:rsid w:val="005A412F"/>
    <w:rsid w:val="005B08C4"/>
    <w:rsid w:val="005B0F4F"/>
    <w:rsid w:val="005B39B0"/>
    <w:rsid w:val="005B4DEB"/>
    <w:rsid w:val="005B6344"/>
    <w:rsid w:val="005B7453"/>
    <w:rsid w:val="005C0783"/>
    <w:rsid w:val="005C1B28"/>
    <w:rsid w:val="005C6990"/>
    <w:rsid w:val="005C6AE5"/>
    <w:rsid w:val="005E4A02"/>
    <w:rsid w:val="005E6245"/>
    <w:rsid w:val="005E639A"/>
    <w:rsid w:val="005E7157"/>
    <w:rsid w:val="005F04A8"/>
    <w:rsid w:val="005F0D04"/>
    <w:rsid w:val="005F13B3"/>
    <w:rsid w:val="005F4C7D"/>
    <w:rsid w:val="00600211"/>
    <w:rsid w:val="00603D35"/>
    <w:rsid w:val="00605EC9"/>
    <w:rsid w:val="00606971"/>
    <w:rsid w:val="006104F7"/>
    <w:rsid w:val="00613250"/>
    <w:rsid w:val="00620507"/>
    <w:rsid w:val="00620520"/>
    <w:rsid w:val="006210DA"/>
    <w:rsid w:val="00631199"/>
    <w:rsid w:val="006335F1"/>
    <w:rsid w:val="00636835"/>
    <w:rsid w:val="00637493"/>
    <w:rsid w:val="00637C5B"/>
    <w:rsid w:val="006407D4"/>
    <w:rsid w:val="00640ACA"/>
    <w:rsid w:val="00641177"/>
    <w:rsid w:val="00642E7C"/>
    <w:rsid w:val="00645D67"/>
    <w:rsid w:val="0065110D"/>
    <w:rsid w:val="00651670"/>
    <w:rsid w:val="0065237E"/>
    <w:rsid w:val="00657C24"/>
    <w:rsid w:val="00663049"/>
    <w:rsid w:val="006663E3"/>
    <w:rsid w:val="00670CFC"/>
    <w:rsid w:val="0067290F"/>
    <w:rsid w:val="00675817"/>
    <w:rsid w:val="006760A5"/>
    <w:rsid w:val="006761E7"/>
    <w:rsid w:val="00680CBF"/>
    <w:rsid w:val="006823A8"/>
    <w:rsid w:val="00682FBE"/>
    <w:rsid w:val="00683484"/>
    <w:rsid w:val="00693683"/>
    <w:rsid w:val="00695693"/>
    <w:rsid w:val="006A7EAC"/>
    <w:rsid w:val="006B0FCF"/>
    <w:rsid w:val="006B1154"/>
    <w:rsid w:val="006B44E6"/>
    <w:rsid w:val="006B4D15"/>
    <w:rsid w:val="006B7463"/>
    <w:rsid w:val="006B7E99"/>
    <w:rsid w:val="006C204C"/>
    <w:rsid w:val="006C28FE"/>
    <w:rsid w:val="006C2970"/>
    <w:rsid w:val="006C2FBD"/>
    <w:rsid w:val="006C5A3C"/>
    <w:rsid w:val="006C6EDC"/>
    <w:rsid w:val="006D071E"/>
    <w:rsid w:val="006D08FA"/>
    <w:rsid w:val="006D17ED"/>
    <w:rsid w:val="006D30F7"/>
    <w:rsid w:val="006D55C4"/>
    <w:rsid w:val="006D5FFF"/>
    <w:rsid w:val="006D7C17"/>
    <w:rsid w:val="006E05C8"/>
    <w:rsid w:val="006E15C0"/>
    <w:rsid w:val="006E68B6"/>
    <w:rsid w:val="006F139D"/>
    <w:rsid w:val="006F2FA7"/>
    <w:rsid w:val="006F36EB"/>
    <w:rsid w:val="006F3C49"/>
    <w:rsid w:val="006F6B9A"/>
    <w:rsid w:val="0070116A"/>
    <w:rsid w:val="007059D2"/>
    <w:rsid w:val="007062D7"/>
    <w:rsid w:val="00711B7E"/>
    <w:rsid w:val="00715620"/>
    <w:rsid w:val="00717FB4"/>
    <w:rsid w:val="007216B4"/>
    <w:rsid w:val="0072290F"/>
    <w:rsid w:val="00724871"/>
    <w:rsid w:val="00725CFA"/>
    <w:rsid w:val="0072629C"/>
    <w:rsid w:val="00733936"/>
    <w:rsid w:val="00744402"/>
    <w:rsid w:val="00744628"/>
    <w:rsid w:val="007506F3"/>
    <w:rsid w:val="00752641"/>
    <w:rsid w:val="007540B7"/>
    <w:rsid w:val="00760DC6"/>
    <w:rsid w:val="00764CAF"/>
    <w:rsid w:val="00770D8D"/>
    <w:rsid w:val="00771A62"/>
    <w:rsid w:val="00775B46"/>
    <w:rsid w:val="00775FB9"/>
    <w:rsid w:val="0077711B"/>
    <w:rsid w:val="0077729D"/>
    <w:rsid w:val="00781EA5"/>
    <w:rsid w:val="00785395"/>
    <w:rsid w:val="00786246"/>
    <w:rsid w:val="0078769F"/>
    <w:rsid w:val="00791B4D"/>
    <w:rsid w:val="007975BC"/>
    <w:rsid w:val="007A04AB"/>
    <w:rsid w:val="007A3753"/>
    <w:rsid w:val="007A4C68"/>
    <w:rsid w:val="007B3948"/>
    <w:rsid w:val="007B3DF8"/>
    <w:rsid w:val="007C5F66"/>
    <w:rsid w:val="007C77A2"/>
    <w:rsid w:val="007D03A6"/>
    <w:rsid w:val="007D7268"/>
    <w:rsid w:val="007D7B4A"/>
    <w:rsid w:val="007E0378"/>
    <w:rsid w:val="007E44B4"/>
    <w:rsid w:val="007E54C2"/>
    <w:rsid w:val="007E7C98"/>
    <w:rsid w:val="007F06F8"/>
    <w:rsid w:val="007F35D8"/>
    <w:rsid w:val="007F454C"/>
    <w:rsid w:val="007F6D68"/>
    <w:rsid w:val="007F73D3"/>
    <w:rsid w:val="00801C67"/>
    <w:rsid w:val="00805678"/>
    <w:rsid w:val="008141E5"/>
    <w:rsid w:val="008163D9"/>
    <w:rsid w:val="00816C5C"/>
    <w:rsid w:val="00822132"/>
    <w:rsid w:val="00831013"/>
    <w:rsid w:val="00834170"/>
    <w:rsid w:val="0083471F"/>
    <w:rsid w:val="00836422"/>
    <w:rsid w:val="00841DB6"/>
    <w:rsid w:val="00841F89"/>
    <w:rsid w:val="00847777"/>
    <w:rsid w:val="0084792B"/>
    <w:rsid w:val="00850149"/>
    <w:rsid w:val="008528D3"/>
    <w:rsid w:val="00852CC9"/>
    <w:rsid w:val="008558AC"/>
    <w:rsid w:val="008558EB"/>
    <w:rsid w:val="00865135"/>
    <w:rsid w:val="0086751F"/>
    <w:rsid w:val="00876847"/>
    <w:rsid w:val="0088480A"/>
    <w:rsid w:val="00886481"/>
    <w:rsid w:val="00887105"/>
    <w:rsid w:val="00890F89"/>
    <w:rsid w:val="008A057F"/>
    <w:rsid w:val="008A22C7"/>
    <w:rsid w:val="008A2879"/>
    <w:rsid w:val="008A681E"/>
    <w:rsid w:val="008B51AE"/>
    <w:rsid w:val="008B5D42"/>
    <w:rsid w:val="008B6B60"/>
    <w:rsid w:val="008B6CCE"/>
    <w:rsid w:val="008C1B89"/>
    <w:rsid w:val="008C21DB"/>
    <w:rsid w:val="008C6252"/>
    <w:rsid w:val="008C6985"/>
    <w:rsid w:val="008C7AEE"/>
    <w:rsid w:val="008D0D0B"/>
    <w:rsid w:val="008D3745"/>
    <w:rsid w:val="008D580D"/>
    <w:rsid w:val="008E0DB9"/>
    <w:rsid w:val="008E2998"/>
    <w:rsid w:val="008F0EBD"/>
    <w:rsid w:val="008F1B6D"/>
    <w:rsid w:val="008F2C60"/>
    <w:rsid w:val="008F43FA"/>
    <w:rsid w:val="008F5B95"/>
    <w:rsid w:val="008F6269"/>
    <w:rsid w:val="00901545"/>
    <w:rsid w:val="00907A38"/>
    <w:rsid w:val="009116DB"/>
    <w:rsid w:val="009241B4"/>
    <w:rsid w:val="0093057B"/>
    <w:rsid w:val="00930C74"/>
    <w:rsid w:val="009326A9"/>
    <w:rsid w:val="0093453D"/>
    <w:rsid w:val="00935DFC"/>
    <w:rsid w:val="00936D4A"/>
    <w:rsid w:val="009371C7"/>
    <w:rsid w:val="009378C0"/>
    <w:rsid w:val="00940BA3"/>
    <w:rsid w:val="00941B2B"/>
    <w:rsid w:val="00943BDF"/>
    <w:rsid w:val="00944882"/>
    <w:rsid w:val="00944F22"/>
    <w:rsid w:val="009466BB"/>
    <w:rsid w:val="0095504A"/>
    <w:rsid w:val="00961BD2"/>
    <w:rsid w:val="0096384F"/>
    <w:rsid w:val="0096526B"/>
    <w:rsid w:val="00966343"/>
    <w:rsid w:val="009679FA"/>
    <w:rsid w:val="0097008A"/>
    <w:rsid w:val="00970B7F"/>
    <w:rsid w:val="00971554"/>
    <w:rsid w:val="009746CA"/>
    <w:rsid w:val="00976FFA"/>
    <w:rsid w:val="00981945"/>
    <w:rsid w:val="0098489A"/>
    <w:rsid w:val="009902C3"/>
    <w:rsid w:val="00991947"/>
    <w:rsid w:val="009949A9"/>
    <w:rsid w:val="009954F2"/>
    <w:rsid w:val="0099608E"/>
    <w:rsid w:val="00997C58"/>
    <w:rsid w:val="009A02A4"/>
    <w:rsid w:val="009A3773"/>
    <w:rsid w:val="009A4341"/>
    <w:rsid w:val="009A4EDF"/>
    <w:rsid w:val="009A68DF"/>
    <w:rsid w:val="009B5402"/>
    <w:rsid w:val="009B67AA"/>
    <w:rsid w:val="009C3835"/>
    <w:rsid w:val="009C4FEB"/>
    <w:rsid w:val="009C53BB"/>
    <w:rsid w:val="009C6FCF"/>
    <w:rsid w:val="009D20D9"/>
    <w:rsid w:val="009D23D5"/>
    <w:rsid w:val="009D2565"/>
    <w:rsid w:val="009D35E9"/>
    <w:rsid w:val="009D4B15"/>
    <w:rsid w:val="009D56AB"/>
    <w:rsid w:val="009D763A"/>
    <w:rsid w:val="009E3AF1"/>
    <w:rsid w:val="009E47C5"/>
    <w:rsid w:val="009E6C0D"/>
    <w:rsid w:val="009F410A"/>
    <w:rsid w:val="009F5B21"/>
    <w:rsid w:val="00A025B2"/>
    <w:rsid w:val="00A032E6"/>
    <w:rsid w:val="00A03661"/>
    <w:rsid w:val="00A0379F"/>
    <w:rsid w:val="00A0651E"/>
    <w:rsid w:val="00A06A1F"/>
    <w:rsid w:val="00A07600"/>
    <w:rsid w:val="00A108FE"/>
    <w:rsid w:val="00A133B5"/>
    <w:rsid w:val="00A14526"/>
    <w:rsid w:val="00A222FB"/>
    <w:rsid w:val="00A22AFF"/>
    <w:rsid w:val="00A25D4A"/>
    <w:rsid w:val="00A27B31"/>
    <w:rsid w:val="00A343FC"/>
    <w:rsid w:val="00A3776B"/>
    <w:rsid w:val="00A415C3"/>
    <w:rsid w:val="00A432DE"/>
    <w:rsid w:val="00A435AA"/>
    <w:rsid w:val="00A438F8"/>
    <w:rsid w:val="00A476C4"/>
    <w:rsid w:val="00A51012"/>
    <w:rsid w:val="00A52117"/>
    <w:rsid w:val="00A547D4"/>
    <w:rsid w:val="00A5675F"/>
    <w:rsid w:val="00A5731F"/>
    <w:rsid w:val="00A609EA"/>
    <w:rsid w:val="00A616AD"/>
    <w:rsid w:val="00A64D9A"/>
    <w:rsid w:val="00A669AE"/>
    <w:rsid w:val="00A67870"/>
    <w:rsid w:val="00A7360F"/>
    <w:rsid w:val="00A754E7"/>
    <w:rsid w:val="00A75742"/>
    <w:rsid w:val="00A760B8"/>
    <w:rsid w:val="00A803E5"/>
    <w:rsid w:val="00A8498D"/>
    <w:rsid w:val="00A84C4E"/>
    <w:rsid w:val="00A85534"/>
    <w:rsid w:val="00A91FC1"/>
    <w:rsid w:val="00A946CF"/>
    <w:rsid w:val="00A96900"/>
    <w:rsid w:val="00AA0C73"/>
    <w:rsid w:val="00AA3973"/>
    <w:rsid w:val="00AA3AE9"/>
    <w:rsid w:val="00AA7613"/>
    <w:rsid w:val="00AB0545"/>
    <w:rsid w:val="00AB1248"/>
    <w:rsid w:val="00AB206A"/>
    <w:rsid w:val="00AC1130"/>
    <w:rsid w:val="00AC2BD4"/>
    <w:rsid w:val="00AC35B2"/>
    <w:rsid w:val="00AC4413"/>
    <w:rsid w:val="00AC4B62"/>
    <w:rsid w:val="00AC6A57"/>
    <w:rsid w:val="00AC7D67"/>
    <w:rsid w:val="00AD19A3"/>
    <w:rsid w:val="00AD348C"/>
    <w:rsid w:val="00AD5BFD"/>
    <w:rsid w:val="00AD73B6"/>
    <w:rsid w:val="00AE1288"/>
    <w:rsid w:val="00AE1864"/>
    <w:rsid w:val="00AE50EF"/>
    <w:rsid w:val="00AE61DB"/>
    <w:rsid w:val="00AF0DBB"/>
    <w:rsid w:val="00AF206B"/>
    <w:rsid w:val="00AF373D"/>
    <w:rsid w:val="00AF5058"/>
    <w:rsid w:val="00B001CE"/>
    <w:rsid w:val="00B0176C"/>
    <w:rsid w:val="00B03BCE"/>
    <w:rsid w:val="00B040C9"/>
    <w:rsid w:val="00B056B0"/>
    <w:rsid w:val="00B10FBE"/>
    <w:rsid w:val="00B11509"/>
    <w:rsid w:val="00B1245F"/>
    <w:rsid w:val="00B13EFE"/>
    <w:rsid w:val="00B16064"/>
    <w:rsid w:val="00B16AB1"/>
    <w:rsid w:val="00B206AA"/>
    <w:rsid w:val="00B21FA5"/>
    <w:rsid w:val="00B22BAA"/>
    <w:rsid w:val="00B30DDF"/>
    <w:rsid w:val="00B315CF"/>
    <w:rsid w:val="00B337EC"/>
    <w:rsid w:val="00B348B0"/>
    <w:rsid w:val="00B3640E"/>
    <w:rsid w:val="00B43284"/>
    <w:rsid w:val="00B45C6F"/>
    <w:rsid w:val="00B5272E"/>
    <w:rsid w:val="00B53E79"/>
    <w:rsid w:val="00B540A1"/>
    <w:rsid w:val="00B55A2F"/>
    <w:rsid w:val="00B570A0"/>
    <w:rsid w:val="00B57480"/>
    <w:rsid w:val="00B638C4"/>
    <w:rsid w:val="00B64649"/>
    <w:rsid w:val="00B65A7D"/>
    <w:rsid w:val="00B664D7"/>
    <w:rsid w:val="00B6709E"/>
    <w:rsid w:val="00B72C33"/>
    <w:rsid w:val="00B73D4B"/>
    <w:rsid w:val="00B74262"/>
    <w:rsid w:val="00B751E0"/>
    <w:rsid w:val="00B755BD"/>
    <w:rsid w:val="00B81571"/>
    <w:rsid w:val="00B87792"/>
    <w:rsid w:val="00B90009"/>
    <w:rsid w:val="00B903B5"/>
    <w:rsid w:val="00B954B2"/>
    <w:rsid w:val="00BA07C1"/>
    <w:rsid w:val="00BA6017"/>
    <w:rsid w:val="00BA7672"/>
    <w:rsid w:val="00BB0A18"/>
    <w:rsid w:val="00BB1C62"/>
    <w:rsid w:val="00BB5156"/>
    <w:rsid w:val="00BC02E9"/>
    <w:rsid w:val="00BC40F6"/>
    <w:rsid w:val="00BD07FA"/>
    <w:rsid w:val="00BD4376"/>
    <w:rsid w:val="00BD7744"/>
    <w:rsid w:val="00BE0337"/>
    <w:rsid w:val="00BE189B"/>
    <w:rsid w:val="00BE3BA6"/>
    <w:rsid w:val="00BF2EC2"/>
    <w:rsid w:val="00BF501F"/>
    <w:rsid w:val="00BF5252"/>
    <w:rsid w:val="00BF5C9E"/>
    <w:rsid w:val="00BF6A06"/>
    <w:rsid w:val="00C001A9"/>
    <w:rsid w:val="00C102DE"/>
    <w:rsid w:val="00C116BE"/>
    <w:rsid w:val="00C11B2B"/>
    <w:rsid w:val="00C13BB3"/>
    <w:rsid w:val="00C15680"/>
    <w:rsid w:val="00C16292"/>
    <w:rsid w:val="00C165E2"/>
    <w:rsid w:val="00C1739B"/>
    <w:rsid w:val="00C20BC8"/>
    <w:rsid w:val="00C229D1"/>
    <w:rsid w:val="00C23F55"/>
    <w:rsid w:val="00C30914"/>
    <w:rsid w:val="00C31B8E"/>
    <w:rsid w:val="00C32A4C"/>
    <w:rsid w:val="00C33FEF"/>
    <w:rsid w:val="00C34BD8"/>
    <w:rsid w:val="00C36E10"/>
    <w:rsid w:val="00C37F5A"/>
    <w:rsid w:val="00C414C0"/>
    <w:rsid w:val="00C456A9"/>
    <w:rsid w:val="00C47B17"/>
    <w:rsid w:val="00C610B7"/>
    <w:rsid w:val="00C613C8"/>
    <w:rsid w:val="00C64FEE"/>
    <w:rsid w:val="00C709D2"/>
    <w:rsid w:val="00C736D2"/>
    <w:rsid w:val="00C80889"/>
    <w:rsid w:val="00C819EF"/>
    <w:rsid w:val="00C82605"/>
    <w:rsid w:val="00C82E75"/>
    <w:rsid w:val="00C843AE"/>
    <w:rsid w:val="00C86D18"/>
    <w:rsid w:val="00C86E9E"/>
    <w:rsid w:val="00C901F5"/>
    <w:rsid w:val="00C91693"/>
    <w:rsid w:val="00C94CFD"/>
    <w:rsid w:val="00C973D0"/>
    <w:rsid w:val="00C9783A"/>
    <w:rsid w:val="00CA5BF5"/>
    <w:rsid w:val="00CA69A7"/>
    <w:rsid w:val="00CB5AE0"/>
    <w:rsid w:val="00CB615E"/>
    <w:rsid w:val="00CC0B24"/>
    <w:rsid w:val="00CC6325"/>
    <w:rsid w:val="00CD0372"/>
    <w:rsid w:val="00CD03E1"/>
    <w:rsid w:val="00CD0C82"/>
    <w:rsid w:val="00CD3D87"/>
    <w:rsid w:val="00CE2192"/>
    <w:rsid w:val="00CE4798"/>
    <w:rsid w:val="00CE6A87"/>
    <w:rsid w:val="00CE72D9"/>
    <w:rsid w:val="00CE779B"/>
    <w:rsid w:val="00CF42A5"/>
    <w:rsid w:val="00D0092D"/>
    <w:rsid w:val="00D10811"/>
    <w:rsid w:val="00D13A5B"/>
    <w:rsid w:val="00D146E8"/>
    <w:rsid w:val="00D20110"/>
    <w:rsid w:val="00D20BCA"/>
    <w:rsid w:val="00D23F79"/>
    <w:rsid w:val="00D25EB4"/>
    <w:rsid w:val="00D32961"/>
    <w:rsid w:val="00D33D20"/>
    <w:rsid w:val="00D3488E"/>
    <w:rsid w:val="00D378DF"/>
    <w:rsid w:val="00D43576"/>
    <w:rsid w:val="00D45BA9"/>
    <w:rsid w:val="00D4795F"/>
    <w:rsid w:val="00D47D1B"/>
    <w:rsid w:val="00D503BF"/>
    <w:rsid w:val="00D507B8"/>
    <w:rsid w:val="00D535E0"/>
    <w:rsid w:val="00D640F0"/>
    <w:rsid w:val="00D65BEC"/>
    <w:rsid w:val="00D66BB9"/>
    <w:rsid w:val="00D72C5C"/>
    <w:rsid w:val="00D7411B"/>
    <w:rsid w:val="00D77C47"/>
    <w:rsid w:val="00D82F83"/>
    <w:rsid w:val="00D85272"/>
    <w:rsid w:val="00D85CAA"/>
    <w:rsid w:val="00D86567"/>
    <w:rsid w:val="00D87429"/>
    <w:rsid w:val="00D874F2"/>
    <w:rsid w:val="00D87AFC"/>
    <w:rsid w:val="00D90B1E"/>
    <w:rsid w:val="00D921D5"/>
    <w:rsid w:val="00D95DD7"/>
    <w:rsid w:val="00D966A9"/>
    <w:rsid w:val="00D96A65"/>
    <w:rsid w:val="00DA2F78"/>
    <w:rsid w:val="00DA6562"/>
    <w:rsid w:val="00DA7A01"/>
    <w:rsid w:val="00DB56D8"/>
    <w:rsid w:val="00DB7045"/>
    <w:rsid w:val="00DC395F"/>
    <w:rsid w:val="00DC4355"/>
    <w:rsid w:val="00DC6CBA"/>
    <w:rsid w:val="00DC7102"/>
    <w:rsid w:val="00DD0D20"/>
    <w:rsid w:val="00DD44A2"/>
    <w:rsid w:val="00DD4F83"/>
    <w:rsid w:val="00DD776D"/>
    <w:rsid w:val="00DE7FC5"/>
    <w:rsid w:val="00DF0727"/>
    <w:rsid w:val="00DF2526"/>
    <w:rsid w:val="00DF3AD8"/>
    <w:rsid w:val="00E04390"/>
    <w:rsid w:val="00E11362"/>
    <w:rsid w:val="00E11D96"/>
    <w:rsid w:val="00E12675"/>
    <w:rsid w:val="00E131B0"/>
    <w:rsid w:val="00E154A9"/>
    <w:rsid w:val="00E17F54"/>
    <w:rsid w:val="00E17FB3"/>
    <w:rsid w:val="00E202BB"/>
    <w:rsid w:val="00E20480"/>
    <w:rsid w:val="00E23BDF"/>
    <w:rsid w:val="00E33198"/>
    <w:rsid w:val="00E35137"/>
    <w:rsid w:val="00E35F60"/>
    <w:rsid w:val="00E43A2E"/>
    <w:rsid w:val="00E4474F"/>
    <w:rsid w:val="00E51318"/>
    <w:rsid w:val="00E57280"/>
    <w:rsid w:val="00E6263C"/>
    <w:rsid w:val="00E73072"/>
    <w:rsid w:val="00E749E3"/>
    <w:rsid w:val="00E75569"/>
    <w:rsid w:val="00E76EE8"/>
    <w:rsid w:val="00E81AC4"/>
    <w:rsid w:val="00E8202C"/>
    <w:rsid w:val="00E82C9C"/>
    <w:rsid w:val="00E86437"/>
    <w:rsid w:val="00E927D5"/>
    <w:rsid w:val="00E968D7"/>
    <w:rsid w:val="00EA072D"/>
    <w:rsid w:val="00EA27E1"/>
    <w:rsid w:val="00EA480D"/>
    <w:rsid w:val="00EB06B6"/>
    <w:rsid w:val="00EB451F"/>
    <w:rsid w:val="00EB6259"/>
    <w:rsid w:val="00EB6BDB"/>
    <w:rsid w:val="00EC0DA6"/>
    <w:rsid w:val="00EC3071"/>
    <w:rsid w:val="00ED5624"/>
    <w:rsid w:val="00ED5EF5"/>
    <w:rsid w:val="00ED674D"/>
    <w:rsid w:val="00ED6AD6"/>
    <w:rsid w:val="00ED7036"/>
    <w:rsid w:val="00ED789C"/>
    <w:rsid w:val="00EE2C74"/>
    <w:rsid w:val="00EE3C84"/>
    <w:rsid w:val="00EF0CCE"/>
    <w:rsid w:val="00EF1F99"/>
    <w:rsid w:val="00EF242A"/>
    <w:rsid w:val="00EF43F0"/>
    <w:rsid w:val="00EF5F7C"/>
    <w:rsid w:val="00EF7945"/>
    <w:rsid w:val="00F00B4C"/>
    <w:rsid w:val="00F01C02"/>
    <w:rsid w:val="00F0665C"/>
    <w:rsid w:val="00F07EA8"/>
    <w:rsid w:val="00F1004D"/>
    <w:rsid w:val="00F1065F"/>
    <w:rsid w:val="00F11C67"/>
    <w:rsid w:val="00F21BBA"/>
    <w:rsid w:val="00F22CDD"/>
    <w:rsid w:val="00F24858"/>
    <w:rsid w:val="00F2723C"/>
    <w:rsid w:val="00F30F32"/>
    <w:rsid w:val="00F361B4"/>
    <w:rsid w:val="00F37ADA"/>
    <w:rsid w:val="00F40372"/>
    <w:rsid w:val="00F41D71"/>
    <w:rsid w:val="00F4271B"/>
    <w:rsid w:val="00F449FD"/>
    <w:rsid w:val="00F45105"/>
    <w:rsid w:val="00F467BC"/>
    <w:rsid w:val="00F47848"/>
    <w:rsid w:val="00F50B50"/>
    <w:rsid w:val="00F53CA6"/>
    <w:rsid w:val="00F545A4"/>
    <w:rsid w:val="00F62D58"/>
    <w:rsid w:val="00F63318"/>
    <w:rsid w:val="00F67AA5"/>
    <w:rsid w:val="00F70C87"/>
    <w:rsid w:val="00F70F93"/>
    <w:rsid w:val="00F75BF0"/>
    <w:rsid w:val="00F76B18"/>
    <w:rsid w:val="00F81B0F"/>
    <w:rsid w:val="00F854F9"/>
    <w:rsid w:val="00F85DF0"/>
    <w:rsid w:val="00F938A5"/>
    <w:rsid w:val="00FA0F85"/>
    <w:rsid w:val="00FA235A"/>
    <w:rsid w:val="00FA25C5"/>
    <w:rsid w:val="00FA33A4"/>
    <w:rsid w:val="00FA6213"/>
    <w:rsid w:val="00FB0D7E"/>
    <w:rsid w:val="00FB0E99"/>
    <w:rsid w:val="00FB52F4"/>
    <w:rsid w:val="00FB6F87"/>
    <w:rsid w:val="00FC097F"/>
    <w:rsid w:val="00FC25C6"/>
    <w:rsid w:val="00FC3F48"/>
    <w:rsid w:val="00FC68F2"/>
    <w:rsid w:val="00FD02B5"/>
    <w:rsid w:val="00FD05ED"/>
    <w:rsid w:val="00FD1196"/>
    <w:rsid w:val="00FD1870"/>
    <w:rsid w:val="00FD61EB"/>
    <w:rsid w:val="00FD7F64"/>
    <w:rsid w:val="00FE0946"/>
    <w:rsid w:val="00FE0B89"/>
    <w:rsid w:val="00FE388F"/>
    <w:rsid w:val="00FE4A8A"/>
    <w:rsid w:val="00FE649D"/>
    <w:rsid w:val="00FE6718"/>
    <w:rsid w:val="00FE6D1D"/>
    <w:rsid w:val="00FE7630"/>
    <w:rsid w:val="00FF311D"/>
    <w:rsid w:val="00F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CDD68"/>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E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04D"/>
    <w:pPr>
      <w:ind w:left="720"/>
      <w:contextualSpacing/>
    </w:pPr>
  </w:style>
  <w:style w:type="paragraph" w:styleId="NoSpacing">
    <w:name w:val="No Spacing"/>
    <w:link w:val="NoSpacingChar"/>
    <w:uiPriority w:val="1"/>
    <w:qFormat/>
    <w:rsid w:val="005735AE"/>
    <w:pPr>
      <w:spacing w:after="0" w:line="240" w:lineRule="auto"/>
      <w:pPrChange w:id="0" w:author="Woestman, Mary" w:date="2026-09-25T21:08:00Z">
        <w:pPr/>
      </w:pPrChange>
    </w:pPr>
    <w:rPr>
      <w:rFonts w:eastAsiaTheme="minorEastAsia"/>
      <w:rPrChange w:id="0" w:author="Woestman, Mary" w:date="2026-09-25T21:08:00Z">
        <w:rPr>
          <w:rFonts w:asciiTheme="minorHAnsi" w:eastAsiaTheme="minorHAnsi" w:hAnsiTheme="minorHAnsi" w:cstheme="minorBidi"/>
          <w:sz w:val="22"/>
          <w:szCs w:val="22"/>
          <w:lang w:val="en-US" w:eastAsia="en-US" w:bidi="ar-SA"/>
        </w:rPr>
      </w:rPrChange>
    </w:rPr>
  </w:style>
  <w:style w:type="character" w:styleId="Hyperlink">
    <w:name w:val="Hyperlink"/>
    <w:basedOn w:val="DefaultParagraphFont"/>
    <w:uiPriority w:val="99"/>
    <w:unhideWhenUsed/>
    <w:rsid w:val="00FE0B89"/>
    <w:rPr>
      <w:color w:val="0000FF" w:themeColor="hyperlink"/>
      <w:u w:val="single"/>
    </w:rPr>
  </w:style>
  <w:style w:type="paragraph" w:styleId="BalloonText">
    <w:name w:val="Balloon Text"/>
    <w:basedOn w:val="Normal"/>
    <w:link w:val="BalloonTextChar"/>
    <w:uiPriority w:val="99"/>
    <w:semiHidden/>
    <w:unhideWhenUsed/>
    <w:rsid w:val="003074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4D2"/>
    <w:rPr>
      <w:rFonts w:ascii="Tahoma" w:hAnsi="Tahoma" w:cs="Tahoma"/>
      <w:sz w:val="16"/>
      <w:szCs w:val="16"/>
    </w:rPr>
  </w:style>
  <w:style w:type="paragraph" w:styleId="Header">
    <w:name w:val="header"/>
    <w:basedOn w:val="Normal"/>
    <w:link w:val="HeaderChar"/>
    <w:uiPriority w:val="99"/>
    <w:unhideWhenUsed/>
    <w:rsid w:val="00163F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F9C"/>
  </w:style>
  <w:style w:type="paragraph" w:styleId="Footer">
    <w:name w:val="footer"/>
    <w:basedOn w:val="Normal"/>
    <w:link w:val="FooterChar"/>
    <w:uiPriority w:val="99"/>
    <w:unhideWhenUsed/>
    <w:rsid w:val="00163F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F9C"/>
  </w:style>
  <w:style w:type="character" w:styleId="FollowedHyperlink">
    <w:name w:val="FollowedHyperlink"/>
    <w:basedOn w:val="DefaultParagraphFont"/>
    <w:uiPriority w:val="99"/>
    <w:semiHidden/>
    <w:unhideWhenUsed/>
    <w:rsid w:val="00AC4B62"/>
    <w:rPr>
      <w:color w:val="800080" w:themeColor="followedHyperlink"/>
      <w:u w:val="single"/>
    </w:rPr>
  </w:style>
  <w:style w:type="table" w:styleId="TableGrid">
    <w:name w:val="Table Grid"/>
    <w:basedOn w:val="TableNormal"/>
    <w:uiPriority w:val="59"/>
    <w:rsid w:val="00C36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6FCF"/>
    <w:rPr>
      <w:color w:val="808080"/>
    </w:rPr>
  </w:style>
  <w:style w:type="character" w:customStyle="1" w:styleId="NoSpacingChar">
    <w:name w:val="No Spacing Char"/>
    <w:basedOn w:val="DefaultParagraphFont"/>
    <w:link w:val="NoSpacing"/>
    <w:uiPriority w:val="1"/>
    <w:rsid w:val="009C6FC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7666364">
      <w:bodyDiv w:val="1"/>
      <w:marLeft w:val="0"/>
      <w:marRight w:val="0"/>
      <w:marTop w:val="0"/>
      <w:marBottom w:val="0"/>
      <w:divBdr>
        <w:top w:val="none" w:sz="0" w:space="0" w:color="auto"/>
        <w:left w:val="none" w:sz="0" w:space="0" w:color="auto"/>
        <w:bottom w:val="none" w:sz="0" w:space="0" w:color="auto"/>
        <w:right w:val="none" w:sz="0" w:space="0" w:color="auto"/>
      </w:divBdr>
    </w:div>
    <w:div w:id="599070394">
      <w:bodyDiv w:val="1"/>
      <w:marLeft w:val="0"/>
      <w:marRight w:val="0"/>
      <w:marTop w:val="0"/>
      <w:marBottom w:val="0"/>
      <w:divBdr>
        <w:top w:val="none" w:sz="0" w:space="0" w:color="auto"/>
        <w:left w:val="none" w:sz="0" w:space="0" w:color="auto"/>
        <w:bottom w:val="none" w:sz="0" w:space="0" w:color="auto"/>
        <w:right w:val="none" w:sz="0" w:space="0" w:color="auto"/>
      </w:divBdr>
    </w:div>
    <w:div w:id="659578941">
      <w:bodyDiv w:val="1"/>
      <w:marLeft w:val="0"/>
      <w:marRight w:val="0"/>
      <w:marTop w:val="0"/>
      <w:marBottom w:val="0"/>
      <w:divBdr>
        <w:top w:val="none" w:sz="0" w:space="0" w:color="auto"/>
        <w:left w:val="none" w:sz="0" w:space="0" w:color="auto"/>
        <w:bottom w:val="none" w:sz="0" w:space="0" w:color="auto"/>
        <w:right w:val="none" w:sz="0" w:space="0" w:color="auto"/>
      </w:divBdr>
    </w:div>
    <w:div w:id="730886114">
      <w:bodyDiv w:val="1"/>
      <w:marLeft w:val="0"/>
      <w:marRight w:val="0"/>
      <w:marTop w:val="0"/>
      <w:marBottom w:val="0"/>
      <w:divBdr>
        <w:top w:val="none" w:sz="0" w:space="0" w:color="auto"/>
        <w:left w:val="none" w:sz="0" w:space="0" w:color="auto"/>
        <w:bottom w:val="none" w:sz="0" w:space="0" w:color="auto"/>
        <w:right w:val="none" w:sz="0" w:space="0" w:color="auto"/>
      </w:divBdr>
    </w:div>
    <w:div w:id="969634176">
      <w:bodyDiv w:val="1"/>
      <w:marLeft w:val="0"/>
      <w:marRight w:val="0"/>
      <w:marTop w:val="0"/>
      <w:marBottom w:val="0"/>
      <w:divBdr>
        <w:top w:val="none" w:sz="0" w:space="0" w:color="auto"/>
        <w:left w:val="none" w:sz="0" w:space="0" w:color="auto"/>
        <w:bottom w:val="none" w:sz="0" w:space="0" w:color="auto"/>
        <w:right w:val="none" w:sz="0" w:space="0" w:color="auto"/>
      </w:divBdr>
    </w:div>
    <w:div w:id="994263184">
      <w:bodyDiv w:val="1"/>
      <w:marLeft w:val="0"/>
      <w:marRight w:val="0"/>
      <w:marTop w:val="0"/>
      <w:marBottom w:val="0"/>
      <w:divBdr>
        <w:top w:val="none" w:sz="0" w:space="0" w:color="auto"/>
        <w:left w:val="none" w:sz="0" w:space="0" w:color="auto"/>
        <w:bottom w:val="none" w:sz="0" w:space="0" w:color="auto"/>
        <w:right w:val="none" w:sz="0" w:space="0" w:color="auto"/>
      </w:divBdr>
    </w:div>
    <w:div w:id="1112629037">
      <w:bodyDiv w:val="1"/>
      <w:marLeft w:val="0"/>
      <w:marRight w:val="0"/>
      <w:marTop w:val="0"/>
      <w:marBottom w:val="0"/>
      <w:divBdr>
        <w:top w:val="none" w:sz="0" w:space="0" w:color="auto"/>
        <w:left w:val="none" w:sz="0" w:space="0" w:color="auto"/>
        <w:bottom w:val="none" w:sz="0" w:space="0" w:color="auto"/>
        <w:right w:val="none" w:sz="0" w:space="0" w:color="auto"/>
      </w:divBdr>
      <w:divsChild>
        <w:div w:id="1071974372">
          <w:marLeft w:val="547"/>
          <w:marRight w:val="0"/>
          <w:marTop w:val="0"/>
          <w:marBottom w:val="0"/>
          <w:divBdr>
            <w:top w:val="none" w:sz="0" w:space="0" w:color="auto"/>
            <w:left w:val="none" w:sz="0" w:space="0" w:color="auto"/>
            <w:bottom w:val="none" w:sz="0" w:space="0" w:color="auto"/>
            <w:right w:val="none" w:sz="0" w:space="0" w:color="auto"/>
          </w:divBdr>
        </w:div>
      </w:divsChild>
    </w:div>
    <w:div w:id="1272129612">
      <w:bodyDiv w:val="1"/>
      <w:marLeft w:val="0"/>
      <w:marRight w:val="0"/>
      <w:marTop w:val="0"/>
      <w:marBottom w:val="0"/>
      <w:divBdr>
        <w:top w:val="none" w:sz="0" w:space="0" w:color="auto"/>
        <w:left w:val="none" w:sz="0" w:space="0" w:color="auto"/>
        <w:bottom w:val="none" w:sz="0" w:space="0" w:color="auto"/>
        <w:right w:val="none" w:sz="0" w:space="0" w:color="auto"/>
      </w:divBdr>
    </w:div>
    <w:div w:id="1548177925">
      <w:bodyDiv w:val="1"/>
      <w:marLeft w:val="0"/>
      <w:marRight w:val="0"/>
      <w:marTop w:val="0"/>
      <w:marBottom w:val="0"/>
      <w:divBdr>
        <w:top w:val="none" w:sz="0" w:space="0" w:color="auto"/>
        <w:left w:val="none" w:sz="0" w:space="0" w:color="auto"/>
        <w:bottom w:val="none" w:sz="0" w:space="0" w:color="auto"/>
        <w:right w:val="none" w:sz="0" w:space="0" w:color="auto"/>
      </w:divBdr>
    </w:div>
    <w:div w:id="1808820941">
      <w:bodyDiv w:val="1"/>
      <w:marLeft w:val="0"/>
      <w:marRight w:val="0"/>
      <w:marTop w:val="0"/>
      <w:marBottom w:val="0"/>
      <w:divBdr>
        <w:top w:val="none" w:sz="0" w:space="0" w:color="auto"/>
        <w:left w:val="none" w:sz="0" w:space="0" w:color="auto"/>
        <w:bottom w:val="none" w:sz="0" w:space="0" w:color="auto"/>
        <w:right w:val="none" w:sz="0" w:space="0" w:color="auto"/>
      </w:divBdr>
    </w:div>
    <w:div w:id="1811091473">
      <w:bodyDiv w:val="1"/>
      <w:marLeft w:val="0"/>
      <w:marRight w:val="0"/>
      <w:marTop w:val="0"/>
      <w:marBottom w:val="0"/>
      <w:divBdr>
        <w:top w:val="none" w:sz="0" w:space="0" w:color="auto"/>
        <w:left w:val="none" w:sz="0" w:space="0" w:color="auto"/>
        <w:bottom w:val="none" w:sz="0" w:space="0" w:color="auto"/>
        <w:right w:val="none" w:sz="0" w:space="0" w:color="auto"/>
      </w:divBdr>
    </w:div>
    <w:div w:id="1931230177">
      <w:bodyDiv w:val="1"/>
      <w:marLeft w:val="0"/>
      <w:marRight w:val="0"/>
      <w:marTop w:val="0"/>
      <w:marBottom w:val="0"/>
      <w:divBdr>
        <w:top w:val="none" w:sz="0" w:space="0" w:color="auto"/>
        <w:left w:val="none" w:sz="0" w:space="0" w:color="auto"/>
        <w:bottom w:val="none" w:sz="0" w:space="0" w:color="auto"/>
        <w:right w:val="none" w:sz="0" w:space="0" w:color="auto"/>
      </w:divBdr>
    </w:div>
    <w:div w:id="1942105075">
      <w:bodyDiv w:val="1"/>
      <w:marLeft w:val="0"/>
      <w:marRight w:val="0"/>
      <w:marTop w:val="0"/>
      <w:marBottom w:val="0"/>
      <w:divBdr>
        <w:top w:val="none" w:sz="0" w:space="0" w:color="auto"/>
        <w:left w:val="none" w:sz="0" w:space="0" w:color="auto"/>
        <w:bottom w:val="none" w:sz="0" w:space="0" w:color="auto"/>
        <w:right w:val="none" w:sz="0" w:space="0" w:color="auto"/>
      </w:divBdr>
    </w:div>
    <w:div w:id="1945769012">
      <w:bodyDiv w:val="1"/>
      <w:marLeft w:val="0"/>
      <w:marRight w:val="0"/>
      <w:marTop w:val="0"/>
      <w:marBottom w:val="0"/>
      <w:divBdr>
        <w:top w:val="none" w:sz="0" w:space="0" w:color="auto"/>
        <w:left w:val="none" w:sz="0" w:space="0" w:color="auto"/>
        <w:bottom w:val="none" w:sz="0" w:space="0" w:color="auto"/>
        <w:right w:val="none" w:sz="0" w:space="0" w:color="auto"/>
      </w:divBdr>
      <w:divsChild>
        <w:div w:id="1480655879">
          <w:marLeft w:val="1166"/>
          <w:marRight w:val="0"/>
          <w:marTop w:val="77"/>
          <w:marBottom w:val="0"/>
          <w:divBdr>
            <w:top w:val="none" w:sz="0" w:space="0" w:color="auto"/>
            <w:left w:val="none" w:sz="0" w:space="0" w:color="auto"/>
            <w:bottom w:val="none" w:sz="0" w:space="0" w:color="auto"/>
            <w:right w:val="none" w:sz="0" w:space="0" w:color="auto"/>
          </w:divBdr>
        </w:div>
        <w:div w:id="320503567">
          <w:marLeft w:val="1166"/>
          <w:marRight w:val="0"/>
          <w:marTop w:val="77"/>
          <w:marBottom w:val="0"/>
          <w:divBdr>
            <w:top w:val="none" w:sz="0" w:space="0" w:color="auto"/>
            <w:left w:val="none" w:sz="0" w:space="0" w:color="auto"/>
            <w:bottom w:val="none" w:sz="0" w:space="0" w:color="auto"/>
            <w:right w:val="none" w:sz="0" w:space="0" w:color="auto"/>
          </w:divBdr>
        </w:div>
        <w:div w:id="618220531">
          <w:marLeft w:val="547"/>
          <w:marRight w:val="0"/>
          <w:marTop w:val="91"/>
          <w:marBottom w:val="0"/>
          <w:divBdr>
            <w:top w:val="none" w:sz="0" w:space="0" w:color="auto"/>
            <w:left w:val="none" w:sz="0" w:space="0" w:color="auto"/>
            <w:bottom w:val="none" w:sz="0" w:space="0" w:color="auto"/>
            <w:right w:val="none" w:sz="0" w:space="0" w:color="auto"/>
          </w:divBdr>
        </w:div>
        <w:div w:id="1642616385">
          <w:marLeft w:val="1166"/>
          <w:marRight w:val="0"/>
          <w:marTop w:val="77"/>
          <w:marBottom w:val="0"/>
          <w:divBdr>
            <w:top w:val="none" w:sz="0" w:space="0" w:color="auto"/>
            <w:left w:val="none" w:sz="0" w:space="0" w:color="auto"/>
            <w:bottom w:val="none" w:sz="0" w:space="0" w:color="auto"/>
            <w:right w:val="none" w:sz="0" w:space="0" w:color="auto"/>
          </w:divBdr>
        </w:div>
        <w:div w:id="1155605543">
          <w:marLeft w:val="1166"/>
          <w:marRight w:val="0"/>
          <w:marTop w:val="77"/>
          <w:marBottom w:val="0"/>
          <w:divBdr>
            <w:top w:val="none" w:sz="0" w:space="0" w:color="auto"/>
            <w:left w:val="none" w:sz="0" w:space="0" w:color="auto"/>
            <w:bottom w:val="none" w:sz="0" w:space="0" w:color="auto"/>
            <w:right w:val="none" w:sz="0" w:space="0" w:color="auto"/>
          </w:divBdr>
        </w:div>
      </w:divsChild>
    </w:div>
    <w:div w:id="208806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14D23B8110CD94BBB41EE965169D153"/>
        <w:category>
          <w:name w:val="General"/>
          <w:gallery w:val="placeholder"/>
        </w:category>
        <w:types>
          <w:type w:val="bbPlcHdr"/>
        </w:types>
        <w:behaviors>
          <w:behavior w:val="content"/>
        </w:behaviors>
        <w:guid w:val="{FAEFE72C-3376-7D41-AC7E-0C6DE9A64BBF}"/>
      </w:docPartPr>
      <w:docPartBody>
        <w:p w:rsidR="00101927" w:rsidRDefault="00101927">
          <w:pPr>
            <w:pStyle w:val="514D23B8110CD94BBB41EE965169D153"/>
          </w:pPr>
          <w:r w:rsidRPr="000C752B">
            <w:rPr>
              <w:rStyle w:val="PlaceholderText"/>
            </w:rPr>
            <w:t>[Author</w:t>
          </w:r>
          <w:r w:rsidRPr="000C752B">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4D"/>
    <w:family w:val="swiss"/>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27"/>
    <w:rsid w:val="00101927"/>
    <w:rsid w:val="006F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14D23B8110CD94BBB41EE965169D153">
    <w:name w:val="514D23B8110CD94BBB41EE965169D1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81513-54F7-4565-9AE6-0B5C37FE8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2</Pages>
  <Words>1677</Words>
  <Characters>9562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Arthur Souza Rodrigues</cp:lastModifiedBy>
  <cp:revision>1</cp:revision>
  <cp:lastPrinted>2019-11-21T20:43:00Z</cp:lastPrinted>
  <dcterms:created xsi:type="dcterms:W3CDTF">2020-02-24T18:02:00Z</dcterms:created>
  <dcterms:modified xsi:type="dcterms:W3CDTF">2026-09-26T01:08:00Z</dcterms:modified>
</cp:coreProperties>
</file>