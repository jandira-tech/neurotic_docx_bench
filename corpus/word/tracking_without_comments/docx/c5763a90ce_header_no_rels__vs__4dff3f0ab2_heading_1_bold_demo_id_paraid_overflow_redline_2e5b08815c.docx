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C088B" w14:textId="77777777" w:rsidR="00CC7E5D" w:rsidRDefault="00FC5DF1">
      <w:pPr>
        <w:rPr>
          <w:ins w:id="0" w:author="Comparison" w:date="2026-09-26T14:41:00Z" w16du:dateUtc="2026-09-26T18:41:00Z"/>
        </w:rPr>
      </w:pPr>
      <w:ins w:id="1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t>Heading 1 Bold Demo</w:t>
        </w:r>
      </w:ins>
    </w:p>
    <w:p w14:paraId="4EB08C5E" w14:textId="77777777" w:rsidR="00CC7E5D" w:rsidRDefault="00FC5DF1">
      <w:pPr>
        <w:spacing w:before="400" w:after="120" w:line="240" w:lineRule="auto"/>
        <w:rPr>
          <w:ins w:id="2" w:author="Comparison" w:date="2026-09-26T14:41:00Z" w16du:dateUtc="2026-09-26T18:41:00Z"/>
        </w:rPr>
      </w:pPr>
      <w:ins w:id="3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t>This document shows Heading 1 style with extra bold emphasis.</w:t>
        </w:r>
      </w:ins>
    </w:p>
    <w:p w14:paraId="5E30E7C7" w14:textId="77777777" w:rsidR="00221038" w:rsidRDefault="00FC5DF1">
      <w:pPr>
        <w:rPr>
          <w:del w:id="4" w:author="Comparison" w:date="2026-09-26T14:41:00Z" w16du:dateUtc="2026-09-26T18:41:00Z"/>
        </w:rPr>
      </w:pPr>
      <w:ins w:id="5" w:author="Comparison" w:date="2026-09-26T14:41:00Z" w16du:dateUtc="2026-09-26T18:41:00Z">
        <w:r>
          <w:rPr>
            <w:rFonts w:ascii="Arial" w:hAnsi="Arial" w:cs="Arial"/>
            <w:b/>
            <w:bCs/>
            <w:sz w:val="40"/>
            <w:szCs w:val="40"/>
          </w:rPr>
          <w:t>Heading 1 with bold creates the strongest document headers.</w:t>
        </w:r>
      </w:ins>
      <w:del w:id="6" w:author="Comparison" w:date="2026-09-26T14:41:00Z" w16du:dateUtc="2026-09-26T18:41:00Z">
        <w:r>
          <w:delText>header-no-rels</w:delText>
        </w:r>
      </w:del>
    </w:p>
    <w:p w14:paraId="1538B721" w14:textId="77777777" w:rsidR="00221038" w:rsidRDefault="00FC5DF1">
      <w:pPr>
        <w:rPr>
          <w:del w:id="7" w:author="Comparison" w:date="2026-09-26T14:41:00Z" w16du:dateUtc="2026-09-26T18:41:00Z"/>
        </w:rPr>
      </w:pPr>
      <w:del w:id="8" w:author="Comparison" w:date="2026-09-26T14:41:00Z" w16du:dateUtc="2026-09-26T18:41:00Z">
        <w:r>
          <w:br w:type="page"/>
        </w:r>
      </w:del>
    </w:p>
    <w:p w14:paraId="3BD62DCD" w14:textId="77777777" w:rsidR="00221038" w:rsidRDefault="00FC5DF1">
      <w:pPr>
        <w:rPr>
          <w:del w:id="9" w:author="Comparison" w:date="2026-09-26T14:41:00Z" w16du:dateUtc="2026-09-26T18:41:00Z"/>
        </w:rPr>
      </w:pPr>
      <w:del w:id="10" w:author="Comparison" w:date="2026-09-26T14:41:00Z" w16du:dateUtc="2026-09-26T18:41:00Z">
        <w:r>
          <w:lastRenderedPageBreak/>
          <w:delText>Second page</w:delText>
        </w:r>
      </w:del>
    </w:p>
    <w:p w14:paraId="22A7EFE2" w14:textId="77777777" w:rsidR="00221038" w:rsidRDefault="00221038">
      <w:pPr>
        <w:rPr>
          <w:del w:id="11" w:author="Comparison" w:date="2026-09-26T14:41:00Z" w16du:dateUtc="2026-09-26T18:41:00Z"/>
        </w:rPr>
        <w:sectPr w:rsidR="00221038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1FAA85D9" w14:textId="77777777" w:rsidR="00221038" w:rsidRDefault="00FC5DF1">
      <w:pPr>
        <w:spacing w:before="400" w:after="120" w:line="240" w:lineRule="auto"/>
        <w:pPrChange w:id="14" w:author="Comparison" w:date="2026-09-26T14:41:00Z" w16du:dateUtc="2026-09-26T18:41:00Z">
          <w:pPr/>
        </w:pPrChange>
      </w:pPr>
      <w:del w:id="15" w:author="Comparison" w:date="2026-09-26T14:41:00Z" w16du:dateUtc="2026-09-26T18:41:00Z">
        <w:r>
          <w:delText>Some content in the second section.... with just an empty p, this section isn't rendered?</w:delText>
        </w:r>
      </w:del>
    </w:p>
    <w:sectPr w:rsidR="00221038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7" w:author="Comparison" w:date="2026-09-26T14:41:00Z" w16du:dateUtc="2026-09-26T18:41:00Z">
        <w:sectPr w:rsidR="00221038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CEF7C4" w14:textId="77777777" w:rsidR="00FC5DF1" w:rsidRDefault="00FC5DF1">
      <w:pPr>
        <w:spacing w:after="0" w:line="240" w:lineRule="auto"/>
      </w:pPr>
      <w:r>
        <w:separator/>
      </w:r>
    </w:p>
  </w:endnote>
  <w:endnote w:type="continuationSeparator" w:id="0">
    <w:p w14:paraId="4713C6E8" w14:textId="77777777" w:rsidR="00FC5DF1" w:rsidRDefault="00FC5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84C965" w14:textId="77777777" w:rsidR="00725323" w:rsidRDefault="00725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55B01E" w14:textId="77777777" w:rsidR="00FC5DF1" w:rsidRDefault="00FC5DF1">
      <w:pPr>
        <w:spacing w:after="0" w:line="240" w:lineRule="auto"/>
      </w:pPr>
      <w:r>
        <w:separator/>
      </w:r>
    </w:p>
  </w:footnote>
  <w:footnote w:type="continuationSeparator" w:id="0">
    <w:p w14:paraId="2F6FDB56" w14:textId="77777777" w:rsidR="00FC5DF1" w:rsidRDefault="00FC5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FD1330" w14:textId="77777777" w:rsidR="00221038" w:rsidRDefault="00FC5DF1">
    <w:pPr>
      <w:pStyle w:val="Header"/>
      <w:rPr>
        <w:del w:id="12" w:author="Comparison" w:date="2026-09-26T14:41:00Z" w16du:dateUtc="2026-09-26T18:41:00Z"/>
      </w:rPr>
    </w:pPr>
    <w:del w:id="13" w:author="Comparison" w:date="2026-09-26T14:41:00Z" w16du:dateUtc="2026-09-26T18:41:00Z">
      <w:r>
        <w:delText>My header</w:delText>
      </w:r>
    </w:del>
  </w:p>
  <w:p w14:paraId="21D60769" w14:textId="77777777" w:rsidR="00221038" w:rsidRDefault="002210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37D6C9" w14:textId="77777777" w:rsidR="00221038" w:rsidRDefault="00FC5DF1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06E9B8" w14:textId="77777777" w:rsidR="00221038" w:rsidRDefault="00FC5DF1">
    <w:pPr>
      <w:pStyle w:val="Header"/>
    </w:pPr>
    <w:del w:id="16" w:author="Comparison" w:date="2026-09-26T14:41:00Z" w16du:dateUtc="2026-09-26T18:41:00Z">
      <w:r>
        <w:delText>Section 2 - My first page header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038"/>
    <w:rsid w:val="00221038"/>
    <w:rsid w:val="00311198"/>
    <w:rsid w:val="004F7F2A"/>
    <w:rsid w:val="005017B3"/>
    <w:rsid w:val="00725323"/>
    <w:rsid w:val="00CC7E5D"/>
    <w:rsid w:val="00FC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1AB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</Words>
  <Characters>223</Characters>
  <Application>Microsoft Office Word</Application>
  <DocSecurity>0</DocSecurity>
  <Lines>1</Lines>
  <Paragraphs>1</Paragraphs>
  <ScaleCrop>false</ScaleCrop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2026-09-26T18:41:00Z</dcterms:modified>
</cp:coreProperties>
</file>