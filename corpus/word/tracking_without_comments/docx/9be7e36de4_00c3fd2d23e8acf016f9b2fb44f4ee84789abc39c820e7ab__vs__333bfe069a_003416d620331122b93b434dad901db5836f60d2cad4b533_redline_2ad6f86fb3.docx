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D3F7B5" w14:textId="77777777" w:rsidR="00BC32DD" w:rsidRPr="001A2552" w:rsidRDefault="00BC32DD" w:rsidP="00BC32DD">
      <w:pPr>
        <w:jc w:val="center"/>
        <w:rPr>
          <w:ins w:id="12" w:author="msi" w:date="2026-09-22T12:45:00Z" w16du:dateUtc="2026-09-22T16:45:00Z"/>
          <w:sz w:val="16"/>
          <w:szCs w:val="16"/>
        </w:rPr>
      </w:pPr>
      <w:ins w:id="13" w:author="msi" w:date="2026-09-22T12:45:00Z" w16du:dateUtc="2026-09-22T16:45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5D29B0A" w14:textId="77777777" w:rsidR="00BC32DD" w:rsidRPr="001A2552" w:rsidRDefault="00BC32DD" w:rsidP="00BC32DD">
      <w:pPr>
        <w:jc w:val="center"/>
        <w:rPr>
          <w:ins w:id="14" w:author="msi" w:date="2026-09-22T12:45:00Z" w16du:dateUtc="2026-09-22T16:45:00Z"/>
          <w:b/>
          <w:sz w:val="16"/>
          <w:szCs w:val="16"/>
        </w:rPr>
      </w:pPr>
      <w:ins w:id="15" w:author="msi" w:date="2026-09-22T12:45:00Z" w16du:dateUtc="2026-09-22T16:45:00Z">
        <w:r w:rsidRPr="001A2552">
          <w:rPr>
            <w:b/>
            <w:sz w:val="16"/>
            <w:szCs w:val="16"/>
          </w:rPr>
          <w:t>Açık Ders Malzemeleri</w:t>
        </w:r>
      </w:ins>
    </w:p>
    <w:p w14:paraId="2B92C8FE" w14:textId="77777777" w:rsidR="00BC32DD" w:rsidRDefault="00BC32DD" w:rsidP="00BC32DD">
      <w:pPr>
        <w:pStyle w:val="Basliklar"/>
        <w:jc w:val="center"/>
        <w:rPr>
          <w:ins w:id="16" w:author="msi" w:date="2026-09-22T12:45:00Z" w16du:dateUtc="2026-09-22T16:45:00Z"/>
          <w:sz w:val="16"/>
          <w:szCs w:val="16"/>
        </w:rPr>
      </w:pPr>
    </w:p>
    <w:p w14:paraId="39358394" w14:textId="77777777" w:rsidR="00BC32DD" w:rsidRPr="001A2552" w:rsidRDefault="00BC32DD" w:rsidP="00BC32DD">
      <w:pPr>
        <w:pStyle w:val="Basliklar"/>
        <w:jc w:val="center"/>
        <w:rPr>
          <w:ins w:id="17" w:author="msi" w:date="2026-09-22T12:45:00Z" w16du:dateUtc="2026-09-22T16:45:00Z"/>
          <w:sz w:val="16"/>
          <w:szCs w:val="16"/>
        </w:rPr>
      </w:pPr>
      <w:ins w:id="18" w:author="msi" w:date="2026-09-22T12:45:00Z" w16du:dateUtc="2026-09-22T16:45:00Z">
        <w:r>
          <w:rPr>
            <w:sz w:val="16"/>
            <w:szCs w:val="16"/>
          </w:rPr>
          <w:t>Ders izlence Formu</w:t>
        </w:r>
      </w:ins>
    </w:p>
    <w:p w14:paraId="55058D4C" w14:textId="77777777" w:rsidR="00BC32DD" w:rsidRPr="001A2552" w:rsidRDefault="00BC32DD" w:rsidP="00BC32DD">
      <w:pPr>
        <w:rPr>
          <w:ins w:id="19" w:author="msi" w:date="2026-09-22T12:45:00Z" w16du:dateUtc="2026-09-22T16:45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67170DC9" w14:textId="77777777" w:rsidTr="00832AEF">
        <w:trPr>
          <w:jc w:val="center"/>
          <w:ins w:id="20" w:author="msi" w:date="2026-09-22T12:45:00Z" w16du:dateUtc="2026-09-22T16:45:00Z"/>
        </w:trPr>
        <w:tc>
          <w:tcPr>
            <w:tcW w:w="2745" w:type="dxa"/>
            <w:vAlign w:val="center"/>
          </w:tcPr>
          <w:p w14:paraId="510A6FDB" w14:textId="77777777" w:rsidR="00BC32DD" w:rsidRPr="001A2552" w:rsidRDefault="00BC32DD" w:rsidP="00832AEF">
            <w:pPr>
              <w:pStyle w:val="DersBasliklar"/>
              <w:rPr>
                <w:ins w:id="21" w:author="msi" w:date="2026-09-22T12:45:00Z" w16du:dateUtc="2026-09-22T16:45:00Z"/>
                <w:szCs w:val="16"/>
              </w:rPr>
            </w:pPr>
            <w:ins w:id="22" w:author="msi" w:date="2026-09-22T12:45:00Z" w16du:dateUtc="2026-09-22T16:45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1871F6D5" w14:textId="77777777" w:rsidR="00BC32DD" w:rsidRPr="00B00DF3" w:rsidRDefault="00CC0B85" w:rsidP="00F95BE5">
            <w:pPr>
              <w:pStyle w:val="DersBilgileri"/>
              <w:rPr>
                <w:ins w:id="23" w:author="msi" w:date="2026-09-22T12:45:00Z" w16du:dateUtc="2026-09-22T16:45:00Z"/>
                <w:bCs/>
                <w:szCs w:val="16"/>
              </w:rPr>
            </w:pPr>
            <w:ins w:id="24" w:author="msi" w:date="2026-09-22T12:45:00Z" w16du:dateUtc="2026-09-22T16:45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650B11C7" w14:textId="77777777" w:rsidTr="00832AEF">
        <w:trPr>
          <w:jc w:val="center"/>
          <w:ins w:id="25" w:author="msi" w:date="2026-09-22T12:45:00Z" w16du:dateUtc="2026-09-22T16:45:00Z"/>
        </w:trPr>
        <w:tc>
          <w:tcPr>
            <w:tcW w:w="2745" w:type="dxa"/>
            <w:vAlign w:val="center"/>
          </w:tcPr>
          <w:p w14:paraId="7A78D200" w14:textId="77777777" w:rsidR="00BC32DD" w:rsidRPr="001A2552" w:rsidRDefault="00BC32DD" w:rsidP="00832AEF">
            <w:pPr>
              <w:pStyle w:val="DersBasliklar"/>
              <w:rPr>
                <w:ins w:id="26" w:author="msi" w:date="2026-09-22T12:45:00Z" w16du:dateUtc="2026-09-22T16:45:00Z"/>
                <w:szCs w:val="16"/>
              </w:rPr>
            </w:pPr>
            <w:ins w:id="27" w:author="msi" w:date="2026-09-22T12:45:00Z" w16du:dateUtc="2026-09-22T16:45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081D3F1E" w14:textId="77777777" w:rsidR="00BC32DD" w:rsidRPr="00B00DF3" w:rsidRDefault="00F911A6" w:rsidP="00832AEF">
            <w:pPr>
              <w:pStyle w:val="DersBilgileri"/>
              <w:rPr>
                <w:ins w:id="28" w:author="msi" w:date="2026-09-22T12:45:00Z" w16du:dateUtc="2026-09-22T16:45:00Z"/>
                <w:szCs w:val="16"/>
              </w:rPr>
            </w:pPr>
            <w:ins w:id="29" w:author="msi" w:date="2026-09-22T12:45:00Z" w16du:dateUtc="2026-09-22T16:45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77E89CD0" w14:textId="77777777" w:rsidTr="00832AEF">
        <w:trPr>
          <w:jc w:val="center"/>
          <w:ins w:id="30" w:author="msi" w:date="2026-09-22T12:45:00Z" w16du:dateUtc="2026-09-22T16:45:00Z"/>
        </w:trPr>
        <w:tc>
          <w:tcPr>
            <w:tcW w:w="2745" w:type="dxa"/>
            <w:vAlign w:val="center"/>
          </w:tcPr>
          <w:p w14:paraId="74B5DBC0" w14:textId="77777777" w:rsidR="00BC32DD" w:rsidRPr="001A2552" w:rsidRDefault="00BC32DD" w:rsidP="00832AEF">
            <w:pPr>
              <w:pStyle w:val="DersBasliklar"/>
              <w:rPr>
                <w:ins w:id="31" w:author="msi" w:date="2026-09-22T12:45:00Z" w16du:dateUtc="2026-09-22T16:45:00Z"/>
                <w:szCs w:val="16"/>
              </w:rPr>
            </w:pPr>
            <w:ins w:id="32" w:author="msi" w:date="2026-09-22T12:45:00Z" w16du:dateUtc="2026-09-22T16:45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7FBC5A7E" w14:textId="77777777" w:rsidR="00BC32DD" w:rsidRPr="00B00DF3" w:rsidRDefault="00F911A6" w:rsidP="00832AEF">
            <w:pPr>
              <w:pStyle w:val="DersBilgileri"/>
              <w:rPr>
                <w:ins w:id="33" w:author="msi" w:date="2026-09-22T12:45:00Z" w16du:dateUtc="2026-09-22T16:45:00Z"/>
                <w:szCs w:val="16"/>
              </w:rPr>
            </w:pPr>
            <w:ins w:id="34" w:author="msi" w:date="2026-09-22T12:45:00Z" w16du:dateUtc="2026-09-22T16:45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03D7B12D" w14:textId="77777777" w:rsidTr="00832AEF">
        <w:trPr>
          <w:jc w:val="center"/>
          <w:ins w:id="35" w:author="msi" w:date="2026-09-22T12:45:00Z" w16du:dateUtc="2026-09-22T16:45:00Z"/>
        </w:trPr>
        <w:tc>
          <w:tcPr>
            <w:tcW w:w="2745" w:type="dxa"/>
            <w:vAlign w:val="center"/>
          </w:tcPr>
          <w:p w14:paraId="31D4E04F" w14:textId="77777777" w:rsidR="00BC32DD" w:rsidRPr="001A2552" w:rsidRDefault="00BC32DD" w:rsidP="00832AEF">
            <w:pPr>
              <w:pStyle w:val="DersBasliklar"/>
              <w:rPr>
                <w:ins w:id="36" w:author="msi" w:date="2026-09-22T12:45:00Z" w16du:dateUtc="2026-09-22T16:45:00Z"/>
                <w:szCs w:val="16"/>
              </w:rPr>
            </w:pPr>
            <w:ins w:id="37" w:author="msi" w:date="2026-09-22T12:45:00Z" w16du:dateUtc="2026-09-22T16:45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4EADFD35" w14:textId="77777777" w:rsidR="00BC32DD" w:rsidRPr="00B00DF3" w:rsidRDefault="00F911A6" w:rsidP="00832AEF">
            <w:pPr>
              <w:pStyle w:val="DersBilgileri"/>
              <w:rPr>
                <w:ins w:id="38" w:author="msi" w:date="2026-09-22T12:45:00Z" w16du:dateUtc="2026-09-22T16:45:00Z"/>
                <w:szCs w:val="16"/>
              </w:rPr>
            </w:pPr>
            <w:ins w:id="39" w:author="msi" w:date="2026-09-22T12:45:00Z" w16du:dateUtc="2026-09-22T16:45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7D3E4828" w14:textId="77777777" w:rsidTr="00832AEF">
        <w:trPr>
          <w:jc w:val="center"/>
          <w:ins w:id="40" w:author="msi" w:date="2026-09-22T12:45:00Z" w16du:dateUtc="2026-09-22T16:45:00Z"/>
        </w:trPr>
        <w:tc>
          <w:tcPr>
            <w:tcW w:w="2745" w:type="dxa"/>
            <w:vAlign w:val="center"/>
          </w:tcPr>
          <w:p w14:paraId="04B4B370" w14:textId="77777777" w:rsidR="00BC32DD" w:rsidRPr="001A2552" w:rsidRDefault="00BC32DD" w:rsidP="00832AEF">
            <w:pPr>
              <w:pStyle w:val="DersBasliklar"/>
              <w:rPr>
                <w:ins w:id="41" w:author="msi" w:date="2026-09-22T12:45:00Z" w16du:dateUtc="2026-09-22T16:45:00Z"/>
                <w:szCs w:val="16"/>
              </w:rPr>
            </w:pPr>
            <w:ins w:id="42" w:author="msi" w:date="2026-09-22T12:45:00Z" w16du:dateUtc="2026-09-22T16:45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235489FC" w14:textId="77777777" w:rsidR="00BC32DD" w:rsidRPr="00B00DF3" w:rsidRDefault="00F8234C" w:rsidP="00832AEF">
            <w:pPr>
              <w:pStyle w:val="DersBilgileri"/>
              <w:rPr>
                <w:ins w:id="43" w:author="msi" w:date="2026-09-22T12:45:00Z" w16du:dateUtc="2026-09-22T16:45:00Z"/>
                <w:szCs w:val="16"/>
              </w:rPr>
            </w:pPr>
            <w:ins w:id="44" w:author="msi" w:date="2026-09-22T12:45:00Z" w16du:dateUtc="2026-09-22T16:45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388F879E" w14:textId="77777777" w:rsidTr="00832AEF">
        <w:trPr>
          <w:jc w:val="center"/>
          <w:ins w:id="45" w:author="msi" w:date="2026-09-22T12:45:00Z" w16du:dateUtc="2026-09-22T16:45:00Z"/>
        </w:trPr>
        <w:tc>
          <w:tcPr>
            <w:tcW w:w="2745" w:type="dxa"/>
            <w:vAlign w:val="center"/>
          </w:tcPr>
          <w:p w14:paraId="59632EE6" w14:textId="77777777" w:rsidR="00BC32DD" w:rsidRPr="001A2552" w:rsidRDefault="00BC32DD" w:rsidP="00832AEF">
            <w:pPr>
              <w:pStyle w:val="DersBasliklar"/>
              <w:rPr>
                <w:ins w:id="46" w:author="msi" w:date="2026-09-22T12:45:00Z" w16du:dateUtc="2026-09-22T16:45:00Z"/>
                <w:szCs w:val="16"/>
              </w:rPr>
            </w:pPr>
            <w:ins w:id="47" w:author="msi" w:date="2026-09-22T12:45:00Z" w16du:dateUtc="2026-09-22T16:45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4D0B1DDF" w14:textId="77777777" w:rsidR="00F911A6" w:rsidRPr="00B00DF3" w:rsidRDefault="00F911A6" w:rsidP="00F911A6">
            <w:pPr>
              <w:rPr>
                <w:ins w:id="48" w:author="msi" w:date="2026-09-22T12:45:00Z" w16du:dateUtc="2026-09-22T16:45:00Z"/>
                <w:sz w:val="16"/>
                <w:szCs w:val="16"/>
              </w:rPr>
            </w:pPr>
          </w:p>
          <w:p w14:paraId="3E85D891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45:00Z" w16du:dateUtc="2026-09-22T16:45:00Z"/>
                <w:sz w:val="16"/>
                <w:szCs w:val="16"/>
              </w:rPr>
            </w:pPr>
            <w:ins w:id="50" w:author="msi" w:date="2026-09-22T12:45:00Z" w16du:dateUtc="2026-09-22T16:45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FD20360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45:00Z" w16du:dateUtc="2026-09-22T16:45:00Z"/>
                <w:sz w:val="16"/>
                <w:szCs w:val="16"/>
              </w:rPr>
            </w:pPr>
            <w:ins w:id="52" w:author="msi" w:date="2026-09-22T12:45:00Z" w16du:dateUtc="2026-09-22T16:45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26D84568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45:00Z" w16du:dateUtc="2026-09-22T16:45:00Z"/>
                <w:sz w:val="16"/>
                <w:szCs w:val="16"/>
              </w:rPr>
            </w:pPr>
            <w:ins w:id="54" w:author="msi" w:date="2026-09-22T12:45:00Z" w16du:dateUtc="2026-09-22T16:4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51EB5DDA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5" w:author="msi" w:date="2026-09-22T12:45:00Z" w16du:dateUtc="2026-09-22T16:45:00Z"/>
                <w:sz w:val="16"/>
                <w:szCs w:val="16"/>
              </w:rPr>
            </w:pPr>
            <w:ins w:id="56" w:author="msi" w:date="2026-09-22T12:45:00Z" w16du:dateUtc="2026-09-22T16:4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4D7C6171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7" w:author="msi" w:date="2026-09-22T12:45:00Z" w16du:dateUtc="2026-09-22T16:45:00Z"/>
                <w:sz w:val="16"/>
                <w:szCs w:val="16"/>
              </w:rPr>
            </w:pPr>
            <w:ins w:id="58" w:author="msi" w:date="2026-09-22T12:45:00Z" w16du:dateUtc="2026-09-22T16:4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37B2FF72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9" w:author="msi" w:date="2026-09-22T12:45:00Z" w16du:dateUtc="2026-09-22T16:45:00Z"/>
                <w:sz w:val="16"/>
                <w:szCs w:val="16"/>
              </w:rPr>
            </w:pPr>
            <w:ins w:id="60" w:author="msi" w:date="2026-09-22T12:45:00Z" w16du:dateUtc="2026-09-22T16:45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8FE989F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61" w:author="msi" w:date="2026-09-22T12:45:00Z" w16du:dateUtc="2026-09-22T16:45:00Z"/>
                <w:sz w:val="16"/>
                <w:szCs w:val="16"/>
              </w:rPr>
            </w:pPr>
            <w:ins w:id="62" w:author="msi" w:date="2026-09-22T12:45:00Z" w16du:dateUtc="2026-09-22T16:45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0A31EE4C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63" w:author="msi" w:date="2026-09-22T12:45:00Z" w16du:dateUtc="2026-09-22T16:45:00Z"/>
                <w:szCs w:val="16"/>
              </w:rPr>
            </w:pPr>
            <w:ins w:id="64" w:author="msi" w:date="2026-09-22T12:45:00Z" w16du:dateUtc="2026-09-22T16:45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066FC6A7" w14:textId="77777777" w:rsidTr="00832AEF">
        <w:trPr>
          <w:jc w:val="center"/>
          <w:ins w:id="65" w:author="msi" w:date="2026-09-22T12:45:00Z" w16du:dateUtc="2026-09-22T16:45:00Z"/>
        </w:trPr>
        <w:tc>
          <w:tcPr>
            <w:tcW w:w="2745" w:type="dxa"/>
            <w:vAlign w:val="center"/>
          </w:tcPr>
          <w:p w14:paraId="7552801A" w14:textId="77777777" w:rsidR="00BC32DD" w:rsidRPr="001A2552" w:rsidRDefault="00BC32DD" w:rsidP="00832AEF">
            <w:pPr>
              <w:pStyle w:val="DersBasliklar"/>
              <w:rPr>
                <w:ins w:id="66" w:author="msi" w:date="2026-09-22T12:45:00Z" w16du:dateUtc="2026-09-22T16:45:00Z"/>
                <w:szCs w:val="16"/>
              </w:rPr>
            </w:pPr>
            <w:ins w:id="67" w:author="msi" w:date="2026-09-22T12:45:00Z" w16du:dateUtc="2026-09-22T16:45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79095F20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45:00Z" w16du:dateUtc="2026-09-22T16:45:00Z"/>
                <w:sz w:val="16"/>
                <w:szCs w:val="16"/>
              </w:rPr>
            </w:pPr>
            <w:ins w:id="69" w:author="msi" w:date="2026-09-22T12:45:00Z" w16du:dateUtc="2026-09-22T16:45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77934E3A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45:00Z" w16du:dateUtc="2026-09-22T16:45:00Z"/>
                <w:sz w:val="16"/>
                <w:szCs w:val="16"/>
              </w:rPr>
            </w:pPr>
            <w:ins w:id="71" w:author="msi" w:date="2026-09-22T12:45:00Z" w16du:dateUtc="2026-09-22T16:45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692CEDCB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45:00Z" w16du:dateUtc="2026-09-22T16:45:00Z"/>
                <w:sz w:val="16"/>
                <w:szCs w:val="16"/>
              </w:rPr>
            </w:pPr>
            <w:ins w:id="73" w:author="msi" w:date="2026-09-22T12:45:00Z" w16du:dateUtc="2026-09-22T16:45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7BAB8625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45:00Z" w16du:dateUtc="2026-09-22T16:45:00Z"/>
                <w:sz w:val="16"/>
                <w:szCs w:val="16"/>
              </w:rPr>
            </w:pPr>
            <w:ins w:id="75" w:author="msi" w:date="2026-09-22T12:45:00Z" w16du:dateUtc="2026-09-22T16:4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7E462DE0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45:00Z" w16du:dateUtc="2026-09-22T16:45:00Z"/>
                <w:sz w:val="16"/>
                <w:szCs w:val="16"/>
              </w:rPr>
            </w:pPr>
            <w:ins w:id="77" w:author="msi" w:date="2026-09-22T12:45:00Z" w16du:dateUtc="2026-09-22T16:4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55AF4EA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45:00Z" w16du:dateUtc="2026-09-22T16:45:00Z"/>
                <w:sz w:val="16"/>
                <w:szCs w:val="16"/>
              </w:rPr>
            </w:pPr>
            <w:ins w:id="79" w:author="msi" w:date="2026-09-22T12:45:00Z" w16du:dateUtc="2026-09-22T16:4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6D72AFAA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80" w:author="msi" w:date="2026-09-22T12:45:00Z" w16du:dateUtc="2026-09-22T16:45:00Z"/>
                <w:sz w:val="16"/>
                <w:szCs w:val="16"/>
              </w:rPr>
            </w:pPr>
            <w:ins w:id="81" w:author="msi" w:date="2026-09-22T12:45:00Z" w16du:dateUtc="2026-09-22T16:4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63C9F3DB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82" w:author="msi" w:date="2026-09-22T12:45:00Z" w16du:dateUtc="2026-09-22T16:45:00Z"/>
                <w:sz w:val="16"/>
                <w:szCs w:val="16"/>
              </w:rPr>
            </w:pPr>
            <w:ins w:id="83" w:author="msi" w:date="2026-09-22T12:45:00Z" w16du:dateUtc="2026-09-22T16:4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59D165D" w14:textId="77777777" w:rsidR="00BC32DD" w:rsidRPr="00B00DF3" w:rsidRDefault="00BC32DD" w:rsidP="00832AEF">
            <w:pPr>
              <w:pStyle w:val="DersBilgileri"/>
              <w:rPr>
                <w:ins w:id="84" w:author="msi" w:date="2026-09-22T12:45:00Z" w16du:dateUtc="2026-09-22T16:45:00Z"/>
                <w:szCs w:val="16"/>
              </w:rPr>
            </w:pPr>
          </w:p>
        </w:tc>
      </w:tr>
      <w:tr w:rsidR="00BC32DD" w:rsidRPr="001A2552" w14:paraId="28510F17" w14:textId="77777777" w:rsidTr="00832AEF">
        <w:trPr>
          <w:jc w:val="center"/>
          <w:ins w:id="85" w:author="msi" w:date="2026-09-22T12:45:00Z" w16du:dateUtc="2026-09-22T16:45:00Z"/>
        </w:trPr>
        <w:tc>
          <w:tcPr>
            <w:tcW w:w="2745" w:type="dxa"/>
            <w:vAlign w:val="center"/>
          </w:tcPr>
          <w:p w14:paraId="0924B87B" w14:textId="77777777" w:rsidR="00BC32DD" w:rsidRPr="001A2552" w:rsidRDefault="00BC32DD" w:rsidP="00832AEF">
            <w:pPr>
              <w:pStyle w:val="DersBasliklar"/>
              <w:rPr>
                <w:ins w:id="86" w:author="msi" w:date="2026-09-22T12:45:00Z" w16du:dateUtc="2026-09-22T16:45:00Z"/>
                <w:szCs w:val="16"/>
              </w:rPr>
            </w:pPr>
            <w:ins w:id="87" w:author="msi" w:date="2026-09-22T12:45:00Z" w16du:dateUtc="2026-09-22T16:45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60C608EB" w14:textId="77777777" w:rsidR="00BC32DD" w:rsidRPr="00B00DF3" w:rsidRDefault="00F8234C" w:rsidP="00832AEF">
            <w:pPr>
              <w:pStyle w:val="DersBilgileri"/>
              <w:rPr>
                <w:ins w:id="88" w:author="msi" w:date="2026-09-22T12:45:00Z" w16du:dateUtc="2026-09-22T16:45:00Z"/>
                <w:szCs w:val="16"/>
              </w:rPr>
            </w:pPr>
            <w:ins w:id="89" w:author="msi" w:date="2026-09-22T12:45:00Z" w16du:dateUtc="2026-09-22T16:45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1501C4DE" w14:textId="77777777" w:rsidTr="00832AEF">
        <w:trPr>
          <w:jc w:val="center"/>
          <w:ins w:id="90" w:author="msi" w:date="2026-09-22T12:45:00Z" w16du:dateUtc="2026-09-22T16:45:00Z"/>
        </w:trPr>
        <w:tc>
          <w:tcPr>
            <w:tcW w:w="2745" w:type="dxa"/>
            <w:vAlign w:val="center"/>
          </w:tcPr>
          <w:p w14:paraId="48BCB887" w14:textId="77777777" w:rsidR="00BC32DD" w:rsidRPr="001A2552" w:rsidRDefault="00BC32DD" w:rsidP="00832AEF">
            <w:pPr>
              <w:pStyle w:val="DersBasliklar"/>
              <w:rPr>
                <w:ins w:id="91" w:author="msi" w:date="2026-09-22T12:45:00Z" w16du:dateUtc="2026-09-22T16:45:00Z"/>
                <w:szCs w:val="16"/>
              </w:rPr>
            </w:pPr>
            <w:ins w:id="92" w:author="msi" w:date="2026-09-22T12:45:00Z" w16du:dateUtc="2026-09-22T16:45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0AFFDE59" w14:textId="77777777" w:rsidR="00BC32DD" w:rsidRPr="00B00DF3" w:rsidRDefault="00B00DF3" w:rsidP="00832AEF">
            <w:pPr>
              <w:pStyle w:val="DersBilgileri"/>
              <w:rPr>
                <w:ins w:id="93" w:author="msi" w:date="2026-09-22T12:45:00Z" w16du:dateUtc="2026-09-22T16:45:00Z"/>
                <w:szCs w:val="16"/>
              </w:rPr>
            </w:pPr>
            <w:ins w:id="94" w:author="msi" w:date="2026-09-22T12:45:00Z" w16du:dateUtc="2026-09-22T16:45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4AF06B9F" w14:textId="77777777" w:rsidTr="00832AEF">
        <w:trPr>
          <w:jc w:val="center"/>
          <w:ins w:id="95" w:author="msi" w:date="2026-09-22T12:45:00Z" w16du:dateUtc="2026-09-22T16:45:00Z"/>
        </w:trPr>
        <w:tc>
          <w:tcPr>
            <w:tcW w:w="2745" w:type="dxa"/>
            <w:vAlign w:val="center"/>
          </w:tcPr>
          <w:p w14:paraId="7FEA2587" w14:textId="77777777" w:rsidR="00BC32DD" w:rsidRPr="001A2552" w:rsidRDefault="00BC32DD" w:rsidP="00832AEF">
            <w:pPr>
              <w:pStyle w:val="DersBasliklar"/>
              <w:rPr>
                <w:ins w:id="96" w:author="msi" w:date="2026-09-22T12:45:00Z" w16du:dateUtc="2026-09-22T16:45:00Z"/>
                <w:szCs w:val="16"/>
              </w:rPr>
            </w:pPr>
            <w:ins w:id="97" w:author="msi" w:date="2026-09-22T12:45:00Z" w16du:dateUtc="2026-09-22T16:45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54AEA4AD" w14:textId="77777777" w:rsidR="00BC32DD" w:rsidRPr="00B00DF3" w:rsidRDefault="00BC32DD" w:rsidP="00832AEF">
            <w:pPr>
              <w:pStyle w:val="DersBilgileri"/>
              <w:rPr>
                <w:ins w:id="98" w:author="msi" w:date="2026-09-22T12:45:00Z" w16du:dateUtc="2026-09-22T16:45:00Z"/>
                <w:szCs w:val="16"/>
              </w:rPr>
            </w:pPr>
          </w:p>
        </w:tc>
      </w:tr>
      <w:tr w:rsidR="00BC32DD" w:rsidRPr="001A2552" w14:paraId="07F38334" w14:textId="77777777" w:rsidTr="00832AEF">
        <w:trPr>
          <w:jc w:val="center"/>
          <w:ins w:id="99" w:author="msi" w:date="2026-09-22T12:45:00Z" w16du:dateUtc="2026-09-22T16:45:00Z"/>
        </w:trPr>
        <w:tc>
          <w:tcPr>
            <w:tcW w:w="2745" w:type="dxa"/>
            <w:vAlign w:val="center"/>
          </w:tcPr>
          <w:p w14:paraId="045D8663" w14:textId="77777777" w:rsidR="00BC32DD" w:rsidRPr="001A2552" w:rsidRDefault="00BC32DD" w:rsidP="00832AEF">
            <w:pPr>
              <w:pStyle w:val="DersBasliklar"/>
              <w:rPr>
                <w:ins w:id="100" w:author="msi" w:date="2026-09-22T12:45:00Z" w16du:dateUtc="2026-09-22T16:45:00Z"/>
                <w:szCs w:val="16"/>
              </w:rPr>
            </w:pPr>
            <w:ins w:id="101" w:author="msi" w:date="2026-09-22T12:45:00Z" w16du:dateUtc="2026-09-22T16:45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12F92C5B" w14:textId="77777777" w:rsidR="00B00DF3" w:rsidRPr="00B00DF3" w:rsidRDefault="00B00DF3" w:rsidP="00B00DF3">
            <w:pPr>
              <w:rPr>
                <w:ins w:id="102" w:author="msi" w:date="2026-09-22T12:45:00Z" w16du:dateUtc="2026-09-22T16:45:00Z"/>
                <w:sz w:val="16"/>
                <w:szCs w:val="16"/>
              </w:rPr>
            </w:pPr>
            <w:ins w:id="103" w:author="msi" w:date="2026-09-22T12:45:00Z" w16du:dateUtc="2026-09-22T16:45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C274EDC" w14:textId="77777777" w:rsidR="00B00DF3" w:rsidRPr="00B00DF3" w:rsidRDefault="00B00DF3" w:rsidP="00B00DF3">
            <w:pPr>
              <w:rPr>
                <w:ins w:id="104" w:author="msi" w:date="2026-09-22T12:45:00Z" w16du:dateUtc="2026-09-22T16:45:00Z"/>
                <w:sz w:val="16"/>
                <w:szCs w:val="16"/>
              </w:rPr>
            </w:pPr>
            <w:ins w:id="105" w:author="msi" w:date="2026-09-22T12:45:00Z" w16du:dateUtc="2026-09-22T16:45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0B0949C8" w14:textId="77777777" w:rsidR="00B00DF3" w:rsidRPr="00B00DF3" w:rsidRDefault="00B00DF3" w:rsidP="00B00DF3">
            <w:pPr>
              <w:rPr>
                <w:ins w:id="106" w:author="msi" w:date="2026-09-22T12:45:00Z" w16du:dateUtc="2026-09-22T16:45:00Z"/>
                <w:sz w:val="16"/>
                <w:szCs w:val="16"/>
              </w:rPr>
            </w:pPr>
            <w:ins w:id="107" w:author="msi" w:date="2026-09-22T12:45:00Z" w16du:dateUtc="2026-09-22T16:45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7E603ADF" w14:textId="77777777" w:rsidR="00B00DF3" w:rsidRPr="00B00DF3" w:rsidRDefault="00B00DF3" w:rsidP="00B00DF3">
            <w:pPr>
              <w:pStyle w:val="BodyText2"/>
              <w:jc w:val="both"/>
              <w:rPr>
                <w:ins w:id="108" w:author="msi" w:date="2026-09-22T12:45:00Z" w16du:dateUtc="2026-09-22T16:45:00Z"/>
                <w:rFonts w:ascii="Verdana" w:hAnsi="Verdana"/>
                <w:sz w:val="16"/>
                <w:szCs w:val="16"/>
              </w:rPr>
            </w:pPr>
            <w:ins w:id="109" w:author="msi" w:date="2026-09-22T12:45:00Z" w16du:dateUtc="2026-09-22T16:45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4CBF6636" w14:textId="77777777" w:rsidR="00B00DF3" w:rsidRPr="00B00DF3" w:rsidRDefault="00B00DF3" w:rsidP="00B00DF3">
            <w:pPr>
              <w:rPr>
                <w:ins w:id="110" w:author="msi" w:date="2026-09-22T12:45:00Z" w16du:dateUtc="2026-09-22T16:45:00Z"/>
                <w:sz w:val="16"/>
                <w:szCs w:val="16"/>
              </w:rPr>
            </w:pPr>
            <w:ins w:id="111" w:author="msi" w:date="2026-09-22T12:45:00Z" w16du:dateUtc="2026-09-22T16:45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65C1005A" w14:textId="77777777" w:rsidR="00B00DF3" w:rsidRPr="00B00DF3" w:rsidRDefault="00B00DF3" w:rsidP="00B00DF3">
            <w:pPr>
              <w:rPr>
                <w:ins w:id="112" w:author="msi" w:date="2026-09-22T12:45:00Z" w16du:dateUtc="2026-09-22T16:45:00Z"/>
                <w:sz w:val="16"/>
                <w:szCs w:val="16"/>
              </w:rPr>
            </w:pPr>
            <w:ins w:id="113" w:author="msi" w:date="2026-09-22T12:45:00Z" w16du:dateUtc="2026-09-22T16:45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38377BA0" w14:textId="77777777" w:rsidR="00B00DF3" w:rsidRPr="00B00DF3" w:rsidRDefault="00B00DF3" w:rsidP="00B00DF3">
            <w:pPr>
              <w:rPr>
                <w:ins w:id="114" w:author="msi" w:date="2026-09-22T12:45:00Z" w16du:dateUtc="2026-09-22T16:45:00Z"/>
                <w:sz w:val="16"/>
                <w:szCs w:val="16"/>
              </w:rPr>
            </w:pPr>
            <w:ins w:id="115" w:author="msi" w:date="2026-09-22T12:45:00Z" w16du:dateUtc="2026-09-22T16:45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438E776D" w14:textId="77777777" w:rsidR="00B00DF3" w:rsidRPr="00B00DF3" w:rsidRDefault="00B00DF3" w:rsidP="00B00DF3">
            <w:pPr>
              <w:rPr>
                <w:ins w:id="116" w:author="msi" w:date="2026-09-22T12:45:00Z" w16du:dateUtc="2026-09-22T16:45:00Z"/>
                <w:sz w:val="16"/>
                <w:szCs w:val="16"/>
              </w:rPr>
            </w:pPr>
            <w:ins w:id="117" w:author="msi" w:date="2026-09-22T12:45:00Z" w16du:dateUtc="2026-09-22T16:45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4B886351" w14:textId="77777777" w:rsidR="00B00DF3" w:rsidRPr="00B00DF3" w:rsidRDefault="00B00DF3" w:rsidP="00B00DF3">
            <w:pPr>
              <w:rPr>
                <w:ins w:id="118" w:author="msi" w:date="2026-09-22T12:45:00Z" w16du:dateUtc="2026-09-22T16:45:00Z"/>
                <w:sz w:val="16"/>
                <w:szCs w:val="16"/>
              </w:rPr>
            </w:pPr>
            <w:ins w:id="119" w:author="msi" w:date="2026-09-22T12:45:00Z" w16du:dateUtc="2026-09-22T16:45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4A5708A5" w14:textId="77777777" w:rsidR="00BC32DD" w:rsidRPr="00B00DF3" w:rsidRDefault="00BC32DD" w:rsidP="00832AEF">
            <w:pPr>
              <w:pStyle w:val="Kaynakca"/>
              <w:rPr>
                <w:ins w:id="120" w:author="msi" w:date="2026-09-22T12:45:00Z" w16du:dateUtc="2026-09-22T16:45:00Z"/>
                <w:szCs w:val="16"/>
                <w:lang w:val="tr-TR"/>
              </w:rPr>
            </w:pPr>
          </w:p>
        </w:tc>
      </w:tr>
      <w:tr w:rsidR="00BC32DD" w:rsidRPr="001A2552" w14:paraId="62FDEA94" w14:textId="77777777" w:rsidTr="00832AEF">
        <w:trPr>
          <w:jc w:val="center"/>
          <w:ins w:id="121" w:author="msi" w:date="2026-09-22T12:45:00Z" w16du:dateUtc="2026-09-22T16:45:00Z"/>
        </w:trPr>
        <w:tc>
          <w:tcPr>
            <w:tcW w:w="2745" w:type="dxa"/>
            <w:vAlign w:val="center"/>
          </w:tcPr>
          <w:p w14:paraId="23FD0C87" w14:textId="77777777" w:rsidR="00BC32DD" w:rsidRPr="001A2552" w:rsidRDefault="00BC32DD" w:rsidP="00832AEF">
            <w:pPr>
              <w:pStyle w:val="DersBasliklar"/>
              <w:rPr>
                <w:ins w:id="122" w:author="msi" w:date="2026-09-22T12:45:00Z" w16du:dateUtc="2026-09-22T16:45:00Z"/>
                <w:szCs w:val="16"/>
              </w:rPr>
            </w:pPr>
            <w:ins w:id="123" w:author="msi" w:date="2026-09-22T12:45:00Z" w16du:dateUtc="2026-09-22T16:45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3DD65815" w14:textId="77777777" w:rsidR="00BC32DD" w:rsidRPr="001A2552" w:rsidRDefault="00B00DF3" w:rsidP="00832AEF">
            <w:pPr>
              <w:pStyle w:val="DersBilgileri"/>
              <w:rPr>
                <w:ins w:id="124" w:author="msi" w:date="2026-09-22T12:45:00Z" w16du:dateUtc="2026-09-22T16:45:00Z"/>
                <w:szCs w:val="16"/>
              </w:rPr>
            </w:pPr>
            <w:ins w:id="125" w:author="msi" w:date="2026-09-22T12:45:00Z" w16du:dateUtc="2026-09-22T16:45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0F1AEE12" w14:textId="77777777" w:rsidTr="00832AEF">
        <w:trPr>
          <w:jc w:val="center"/>
          <w:ins w:id="126" w:author="msi" w:date="2026-09-22T12:45:00Z" w16du:dateUtc="2026-09-22T16:45:00Z"/>
        </w:trPr>
        <w:tc>
          <w:tcPr>
            <w:tcW w:w="2745" w:type="dxa"/>
            <w:vAlign w:val="center"/>
          </w:tcPr>
          <w:p w14:paraId="421D1E83" w14:textId="77777777" w:rsidR="00BC32DD" w:rsidRPr="001A2552" w:rsidRDefault="00BC32DD" w:rsidP="00832AEF">
            <w:pPr>
              <w:pStyle w:val="DersBasliklar"/>
              <w:rPr>
                <w:ins w:id="127" w:author="msi" w:date="2026-09-22T12:45:00Z" w16du:dateUtc="2026-09-22T16:45:00Z"/>
                <w:szCs w:val="16"/>
              </w:rPr>
            </w:pPr>
            <w:ins w:id="128" w:author="msi" w:date="2026-09-22T12:45:00Z" w16du:dateUtc="2026-09-22T16:45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72284CE5" w14:textId="77777777" w:rsidR="00BC32DD" w:rsidRPr="001A2552" w:rsidRDefault="00BC32DD" w:rsidP="00832AEF">
            <w:pPr>
              <w:pStyle w:val="DersBilgileri"/>
              <w:rPr>
                <w:ins w:id="129" w:author="msi" w:date="2026-09-22T12:45:00Z" w16du:dateUtc="2026-09-22T16:45:00Z"/>
                <w:szCs w:val="16"/>
              </w:rPr>
            </w:pPr>
          </w:p>
        </w:tc>
      </w:tr>
      <w:tr w:rsidR="00BC32DD" w:rsidRPr="001A2552" w14:paraId="2F189866" w14:textId="77777777" w:rsidTr="00832AEF">
        <w:trPr>
          <w:jc w:val="center"/>
          <w:ins w:id="130" w:author="msi" w:date="2026-09-22T12:45:00Z" w16du:dateUtc="2026-09-22T16:45:00Z"/>
        </w:trPr>
        <w:tc>
          <w:tcPr>
            <w:tcW w:w="2745" w:type="dxa"/>
            <w:vAlign w:val="center"/>
          </w:tcPr>
          <w:p w14:paraId="172BEC34" w14:textId="77777777" w:rsidR="00BC32DD" w:rsidRPr="001A2552" w:rsidRDefault="00BC32DD" w:rsidP="00832AEF">
            <w:pPr>
              <w:pStyle w:val="DersBasliklar"/>
              <w:rPr>
                <w:ins w:id="131" w:author="msi" w:date="2026-09-22T12:45:00Z" w16du:dateUtc="2026-09-22T16:45:00Z"/>
                <w:szCs w:val="16"/>
              </w:rPr>
            </w:pPr>
            <w:ins w:id="132" w:author="msi" w:date="2026-09-22T12:45:00Z" w16du:dateUtc="2026-09-22T16:45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0B113B32" w14:textId="77777777" w:rsidR="00BC32DD" w:rsidRPr="001A2552" w:rsidRDefault="00BC32DD" w:rsidP="00832AEF">
            <w:pPr>
              <w:pStyle w:val="DersBilgileri"/>
              <w:rPr>
                <w:ins w:id="133" w:author="msi" w:date="2026-09-22T12:45:00Z" w16du:dateUtc="2026-09-22T16:45:00Z"/>
                <w:szCs w:val="16"/>
              </w:rPr>
            </w:pPr>
          </w:p>
        </w:tc>
      </w:tr>
    </w:tbl>
    <w:p w14:paraId="5D9B5379" w14:textId="77777777" w:rsidR="00BC32DD" w:rsidRPr="001A2552" w:rsidRDefault="00BC32DD" w:rsidP="00BC32DD">
      <w:pPr>
        <w:rPr>
          <w:ins w:id="134" w:author="msi" w:date="2026-09-22T12:45:00Z" w16du:dateUtc="2026-09-22T16:45:00Z"/>
          <w:sz w:val="16"/>
          <w:szCs w:val="16"/>
        </w:rPr>
      </w:pPr>
    </w:p>
    <w:p w14:paraId="2ADE41AB" w14:textId="77777777" w:rsidR="00BC32DD" w:rsidRPr="001A2552" w:rsidRDefault="00BC32DD" w:rsidP="00BC32DD">
      <w:pPr>
        <w:rPr>
          <w:ins w:id="135" w:author="msi" w:date="2026-09-22T12:45:00Z" w16du:dateUtc="2026-09-22T16:45:00Z"/>
          <w:sz w:val="16"/>
          <w:szCs w:val="16"/>
        </w:rPr>
      </w:pPr>
    </w:p>
    <w:p w14:paraId="2B8A0880" w14:textId="77777777" w:rsidR="00BC32DD" w:rsidRPr="001A2552" w:rsidRDefault="00BC32DD" w:rsidP="00BC32DD">
      <w:pPr>
        <w:rPr>
          <w:ins w:id="136" w:author="msi" w:date="2026-09-22T12:45:00Z" w16du:dateUtc="2026-09-22T16:45:00Z"/>
          <w:sz w:val="16"/>
          <w:szCs w:val="16"/>
        </w:rPr>
      </w:pPr>
    </w:p>
    <w:p w14:paraId="6974E5FF" w14:textId="77777777" w:rsidR="00BC32DD" w:rsidRDefault="00BC32DD" w:rsidP="00BC32DD">
      <w:pPr>
        <w:rPr>
          <w:ins w:id="137" w:author="msi" w:date="2026-09-22T12:45:00Z" w16du:dateUtc="2026-09-22T16:45:00Z"/>
        </w:rPr>
      </w:pPr>
    </w:p>
    <w:p w14:paraId="6C316C9D" w14:textId="77777777" w:rsidR="00D3168D" w:rsidRDefault="00D3168D">
      <w:pPr>
        <w:rPr>
          <w:del w:id="138" w:author="msi" w:date="2026-09-22T12:45:00Z" w16du:dateUtc="2026-09-22T16:45:00Z"/>
        </w:rPr>
      </w:pPr>
    </w:p>
    <w:p w14:paraId="3F20B05B" w14:textId="77777777" w:rsidR="00D3168D" w:rsidRDefault="00FC1948">
      <w:pPr>
        <w:rPr>
          <w:del w:id="139" w:author="msi" w:date="2026-09-22T12:45:00Z" w16du:dateUtc="2026-09-22T16:45:00Z"/>
        </w:rPr>
      </w:pPr>
      <w:del w:id="140" w:author="msi" w:date="2026-09-22T12:45:00Z" w16du:dateUtc="2026-09-22T16:45:00Z">
        <w:r>
          <w:rPr>
            <w:rFonts w:ascii="Calibri" w:eastAsia="Calibri" w:hAnsi="Calibri" w:cs="Calibri"/>
            <w:b/>
            <w:bCs/>
            <w:sz w:val="22"/>
            <w:szCs w:val="22"/>
          </w:rPr>
          <w:delText>M1/2" stopcock</w:delText>
        </w:r>
      </w:del>
    </w:p>
    <w:p w14:paraId="641A6D7F" w14:textId="77777777" w:rsidR="00D3168D" w:rsidRDefault="00FC1948">
      <w:pPr>
        <w:rPr>
          <w:del w:id="141" w:author="msi" w:date="2026-09-22T12:45:00Z" w16du:dateUtc="2026-09-22T16:45:00Z"/>
        </w:rPr>
      </w:pPr>
      <w:del w:id="142" w:author="msi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Integrated back flow prevention device</w:delText>
        </w:r>
      </w:del>
    </w:p>
    <w:p w14:paraId="64E78431" w14:textId="77777777" w:rsidR="00D3168D" w:rsidRDefault="00D3168D">
      <w:pPr>
        <w:rPr>
          <w:del w:id="143" w:author="msi" w:date="2026-09-22T12:45:00Z" w16du:dateUtc="2026-09-22T16:45:00Z"/>
        </w:rPr>
      </w:pPr>
    </w:p>
    <w:p w14:paraId="20C72A96" w14:textId="77777777" w:rsidR="00D3168D" w:rsidRDefault="00D3168D">
      <w:pPr>
        <w:rPr>
          <w:del w:id="144" w:author="msi" w:date="2026-09-22T12:45:00Z" w16du:dateUtc="2026-09-22T16:45:00Z"/>
        </w:rPr>
      </w:pPr>
    </w:p>
    <w:p w14:paraId="13B98DB8" w14:textId="77777777" w:rsidR="00D3168D" w:rsidRDefault="00FC1948">
      <w:pPr>
        <w:rPr>
          <w:del w:id="145" w:author="msi" w:date="2026-09-22T12:45:00Z" w16du:dateUtc="2026-09-22T16:45:00Z"/>
        </w:rPr>
      </w:pPr>
      <w:del w:id="146" w:author="msi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  <w:sz w:val="22"/>
            <w:szCs w:val="22"/>
          </w:rPr>
          <w:delText>158100</w:delText>
        </w:r>
      </w:del>
    </w:p>
    <w:p w14:paraId="507E7B6C" w14:textId="77777777" w:rsidR="00D3168D" w:rsidRDefault="00D3168D">
      <w:pPr>
        <w:rPr>
          <w:del w:id="147" w:author="msi" w:date="2026-09-22T12:45:00Z" w16du:dateUtc="2026-09-22T16:45:00Z"/>
        </w:rPr>
      </w:pPr>
    </w:p>
    <w:p w14:paraId="1F51C530" w14:textId="77777777" w:rsidR="00D3168D" w:rsidRDefault="00D3168D">
      <w:pPr>
        <w:rPr>
          <w:del w:id="148" w:author="msi" w:date="2026-09-22T12:45:00Z" w16du:dateUtc="2026-09-22T16:45:00Z"/>
        </w:rPr>
      </w:pPr>
    </w:p>
    <w:p w14:paraId="1F068BF2" w14:textId="77777777" w:rsidR="00D3168D" w:rsidRDefault="00FC1948">
      <w:pPr>
        <w:spacing w:line="336" w:lineRule="auto"/>
        <w:rPr>
          <w:del w:id="149" w:author="msi" w:date="2026-09-22T12:45:00Z" w16du:dateUtc="2026-09-22T16:45:00Z"/>
        </w:rPr>
      </w:pPr>
      <w:del w:id="150" w:author="msi" w:date="2026-09-22T12:45:00Z" w16du:dateUtc="2026-09-22T16:45:00Z">
        <w:r>
          <w:rPr>
            <w:rFonts w:ascii="Calibri" w:eastAsia="Calibri" w:hAnsi="Calibri" w:cs="Calibri"/>
            <w:sz w:val="22"/>
            <w:szCs w:val="22"/>
            <w:u w:val="single"/>
          </w:rPr>
          <w:delText>Specification description</w:delText>
        </w:r>
      </w:del>
    </w:p>
    <w:p w14:paraId="59337DA8" w14:textId="77777777" w:rsidR="00D3168D" w:rsidRDefault="00D3168D">
      <w:pPr>
        <w:rPr>
          <w:del w:id="151" w:author="msi" w:date="2026-09-22T12:45:00Z" w16du:dateUtc="2026-09-22T16:45:00Z"/>
        </w:rPr>
      </w:pPr>
    </w:p>
    <w:p w14:paraId="27687F75" w14:textId="77777777" w:rsidR="00D3168D" w:rsidRDefault="00FC1948">
      <w:pPr>
        <w:spacing w:line="288" w:lineRule="auto"/>
        <w:rPr>
          <w:del w:id="152" w:author="msi" w:date="2026-09-22T12:45:00Z" w16du:dateUtc="2026-09-22T16:45:00Z"/>
        </w:rPr>
      </w:pPr>
      <w:del w:id="153" w:author="msi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M1/2" stopcock.</w:delText>
        </w:r>
      </w:del>
    </w:p>
    <w:p w14:paraId="6EEE74C8" w14:textId="77777777" w:rsidR="00D3168D" w:rsidRDefault="00FC1948">
      <w:pPr>
        <w:spacing w:line="288" w:lineRule="auto"/>
        <w:rPr>
          <w:del w:id="154" w:author="msi" w:date="2026-09-22T12:45:00Z" w16du:dateUtc="2026-09-22T16:45:00Z"/>
        </w:rPr>
      </w:pPr>
      <w:del w:id="155" w:author="msi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1/4-turn ceramic valve head.</w:delText>
        </w:r>
      </w:del>
    </w:p>
    <w:p w14:paraId="4D030F39" w14:textId="77777777" w:rsidR="00D3168D" w:rsidRDefault="00FC1948">
      <w:pPr>
        <w:spacing w:line="288" w:lineRule="auto"/>
        <w:rPr>
          <w:del w:id="156" w:author="msi" w:date="2026-09-22T12:45:00Z" w16du:dateUtc="2026-09-22T16:45:00Z"/>
        </w:rPr>
      </w:pPr>
      <w:del w:id="157" w:author="msi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Integrated backflow prevention device and non-return valve (anti-pollution protection).</w:delText>
        </w:r>
      </w:del>
    </w:p>
    <w:p w14:paraId="096BCD36" w14:textId="77777777" w:rsidR="00D3168D" w:rsidRDefault="00FC1948">
      <w:pPr>
        <w:spacing w:line="288" w:lineRule="auto"/>
        <w:rPr>
          <w:del w:id="158" w:author="msi" w:date="2026-09-22T12:45:00Z" w16du:dateUtc="2026-09-22T16:45:00Z"/>
        </w:rPr>
      </w:pPr>
      <w:del w:id="159" w:author="msi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Chrome-plated brass body.</w:delText>
        </w:r>
      </w:del>
    </w:p>
    <w:p w14:paraId="07AC3962" w14:textId="77777777" w:rsidR="00D3168D" w:rsidRDefault="00FC1948">
      <w:pPr>
        <w:pPrChange w:id="160" w:author="msi" w:date="2026-09-22T12:45:00Z" w16du:dateUtc="2026-09-22T16:45:00Z">
          <w:pPr>
            <w:spacing w:line="288" w:lineRule="auto"/>
          </w:pPr>
        </w:pPrChange>
      </w:pPr>
      <w:del w:id="161" w:author="msi" w:date="2026-09-22T12:45:00Z" w16du:dateUtc="2026-09-22T16:45:00Z">
        <w:r>
          <w:rPr>
            <w:rFonts w:ascii="Calibri" w:eastAsia="Calibri" w:hAnsi="Calibri" w:cs="Calibri"/>
            <w:sz w:val="22"/>
            <w:szCs w:val="22"/>
          </w:rPr>
          <w:delText>30-year warranty.</w:delText>
        </w:r>
      </w:del>
    </w:p>
    <w:sectPr w:rsidR="00D3168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  <w:sectPrChange w:id="165" w:author="msi" w:date="2026-09-22T12:45:00Z" w16du:dateUtc="2026-09-22T16:45:00Z">
        <w:sectPr w:rsidR="00D3168D">
          <w:pgSz w:w="11905" w:h="16837"/>
          <w:pgMar w:top="1200" w:right="1500" w:bottom="1000" w:left="145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280DA1" w14:textId="77777777" w:rsidR="00FC1948" w:rsidRDefault="00FC1948" w:rsidP="00AD3063">
      <w:pPr>
        <w:pPrChange w:id="10" w:author="msi" w:date="2026-09-22T12:45:00Z" w16du:dateUtc="2026-09-22T16:45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7083A316" w14:textId="77777777" w:rsidR="00FC1948" w:rsidRDefault="00FC1948" w:rsidP="00AD3063">
      <w:pPr>
        <w:pPrChange w:id="11" w:author="msi" w:date="2026-09-22T12:45:00Z" w16du:dateUtc="2026-09-22T16:45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FEBD58" w14:textId="77777777" w:rsidR="006F7C25" w:rsidRDefault="006F7C25">
    <w:pPr>
      <w:pStyle w:val="ListParagraph"/>
      <w:pPrChange w:id="164" w:author="msi" w:date="2026-09-22T12:45:00Z" w16du:dateUtc="2026-09-22T16:4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917B7F" w14:textId="77777777" w:rsidR="00FC1948" w:rsidRDefault="00FC1948" w:rsidP="00AD3063">
      <w:pPr>
        <w:pPrChange w:id="8" w:author="msi" w:date="2026-09-22T12:45:00Z" w16du:dateUtc="2026-09-22T16:45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2BA5DC4E" w14:textId="77777777" w:rsidR="00FC1948" w:rsidRDefault="00FC1948" w:rsidP="00AD3063">
      <w:pPr>
        <w:pPrChange w:id="9" w:author="msi" w:date="2026-09-22T12:45:00Z" w16du:dateUtc="2026-09-22T16:45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2210E2" w14:textId="77777777" w:rsidR="00D3168D" w:rsidRDefault="00FC1948">
    <w:pPr>
      <w:pStyle w:val="BodyText2"/>
      <w:pPrChange w:id="162" w:author="msi" w:date="2026-09-22T12:45:00Z" w16du:dateUtc="2026-09-22T16:45:00Z">
        <w:pPr>
          <w:jc w:val="center"/>
        </w:pPr>
      </w:pPrChange>
    </w:pPr>
    <w:del w:id="163" w:author="msi" w:date="2026-09-22T12:45:00Z" w16du:dateUtc="2026-09-22T16:45:00Z">
      <w:r w:rsidRPr="00553681">
        <w:rPr>
          <w:noProof/>
        </w:rPr>
        <w:pict w14:anchorId="5B927F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8.65pt;visibility:visible;mso-wrap-style:square">
            <v:imagedata r:id="rId1" o:title=""/>
            <o:lock v:ext="edit" rotation="t" cropping="t" verticies="t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2840081">
    <w:abstractNumId w:val="0"/>
  </w:num>
  <w:num w:numId="2" w16cid:durableId="855071353">
    <w:abstractNumId w:val="1"/>
  </w:num>
  <w:num w:numId="3" w16cid:durableId="1969434030">
    <w:abstractNumId w:val="5"/>
  </w:num>
  <w:num w:numId="4" w16cid:durableId="1794791794">
    <w:abstractNumId w:val="3"/>
  </w:num>
  <w:num w:numId="5" w16cid:durableId="645814915">
    <w:abstractNumId w:val="4"/>
  </w:num>
  <w:num w:numId="6" w16cid:durableId="96431594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68D"/>
    <w:rsid w:val="000A48ED"/>
    <w:rsid w:val="00334276"/>
    <w:rsid w:val="003745E1"/>
    <w:rsid w:val="005E6702"/>
    <w:rsid w:val="0069464C"/>
    <w:rsid w:val="006F7C25"/>
    <w:rsid w:val="00832BE3"/>
    <w:rsid w:val="00875E83"/>
    <w:rsid w:val="009D5F97"/>
    <w:rsid w:val="00AD3063"/>
    <w:rsid w:val="00B00DF3"/>
    <w:rsid w:val="00B90493"/>
    <w:rsid w:val="00BC32DD"/>
    <w:rsid w:val="00CC0B85"/>
    <w:rsid w:val="00D3168D"/>
    <w:rsid w:val="00F8234C"/>
    <w:rsid w:val="00F911A6"/>
    <w:rsid w:val="00F95BE5"/>
    <w:rsid w:val="00FC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45:00Z">
        <w:pPr>
          <w:spacing w:line="278" w:lineRule="auto"/>
        </w:pPr>
      </w:pPrChange>
    </w:pPr>
    <w:rPr>
      <w:rFonts w:ascii="Verdana" w:eastAsia="Times New Roman" w:hAnsi="Verdana" w:cs="Times New Roman"/>
      <w:szCs w:val="24"/>
      <w:lang w:val="tr-TR" w:eastAsia="tr-TR"/>
      <w:rPrChange w:id="0" w:author="msi" w:date="2026-09-22T12:45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45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45:00Z">
        <w:rPr>
          <w:sz w:val="24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character" w:customStyle="1" w:styleId="Heading7Char">
    <w:name w:val="Heading 7 Char"/>
    <w:basedOn w:val="DefaultParagraphFont"/>
    <w:link w:val="Heading7"/>
    <w:rsid w:val="006F7C25"/>
    <w:rPr>
      <w:rFonts w:ascii="Times New Roman" w:eastAsia="Times New Roman" w:hAnsi="Times New Roman" w:cs="Times New Roman"/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45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45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45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45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45:00Z">
        <w:pPr>
          <w:keepNext/>
          <w:spacing w:before="240" w:after="120"/>
          <w:jc w:val="both"/>
        </w:pPr>
      </w:pPrChange>
    </w:pPr>
    <w:rPr>
      <w:b/>
      <w:rPrChange w:id="4" w:author="msi" w:date="2026-09-22T12:45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45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45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45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45:00Z">
        <w:rPr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6F7C25"/>
    <w:rPr>
      <w:rFonts w:ascii="Times New Roman" w:eastAsia="Times New Roman" w:hAnsi="Times New Roman" w:cs="Times New Roman"/>
      <w:sz w:val="22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45:00Z">
        <w:pPr>
          <w:ind w:left="720"/>
          <w:contextualSpacing/>
          <w:jc w:val="both"/>
        </w:pPr>
      </w:pPrChange>
    </w:pPr>
    <w:rPr>
      <w:rPrChange w:id="7" w:author="msi" w:date="2026-09-22T12:45:00Z">
        <w:rPr>
          <w:rFonts w:ascii="Verdana" w:hAnsi="Verdana"/>
          <w:szCs w:val="24"/>
          <w:lang w:val="tr-TR" w:eastAsia="tr-TR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6F7C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7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2464</Characters>
  <Application>Microsoft Office Word</Application>
  <DocSecurity>0</DocSecurity>
  <Lines>20</Lines>
  <Paragraphs>5</Paragraphs>
  <ScaleCrop>false</ScaleCrop>
  <Manager/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2024-01-16T19:26:00Z</dcterms:created>
  <dcterms:modified xsi:type="dcterms:W3CDTF">2026-09-22T16:45:00Z</dcterms:modified>
  <cp:category/>
</cp:coreProperties>
</file>