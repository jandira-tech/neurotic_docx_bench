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4AFA4" w14:textId="77777777" w:rsidR="00A3262E" w:rsidRDefault="00A3262E" w:rsidP="00A3262E">
      <w:pPr>
        <w:rPr>
          <w:ins w:id="8" w:author="Reception" w:date="2026-09-25T20:06:00Z" w16du:dateUtc="2026-09-26T00:06:00Z"/>
          <w:rFonts w:cs="Arial"/>
          <w:b/>
          <w:caps/>
          <w:sz w:val="36"/>
          <w:szCs w:val="36"/>
        </w:rPr>
      </w:pPr>
    </w:p>
    <w:p w14:paraId="7102E1C5" w14:textId="77777777" w:rsidR="004C29E3" w:rsidRPr="004C29E3" w:rsidRDefault="00075AD1" w:rsidP="004C29E3">
      <w:pPr>
        <w:jc w:val="center"/>
        <w:rPr>
          <w:ins w:id="9" w:author="Reception" w:date="2026-09-25T20:06:00Z" w16du:dateUtc="2026-09-26T00:06:00Z"/>
          <w:rFonts w:cs="Arial"/>
          <w:b/>
          <w:caps/>
          <w:sz w:val="36"/>
          <w:szCs w:val="36"/>
        </w:rPr>
      </w:pPr>
      <w:ins w:id="10" w:author="Reception" w:date="2026-09-25T20:06:00Z" w16du:dateUtc="2026-09-26T00:06:00Z">
        <w:r>
          <w:rPr>
            <w:rFonts w:cs="Arial"/>
            <w:b/>
            <w:caps/>
            <w:noProof/>
            <w:sz w:val="36"/>
            <w:szCs w:val="36"/>
          </w:rPr>
          <w:drawing>
            <wp:anchor distT="0" distB="0" distL="114300" distR="114300" simplePos="0" relativeHeight="251659264" behindDoc="0" locked="0" layoutInCell="1" allowOverlap="1">
              <wp:simplePos x="0" y="0"/>
              <wp:positionH relativeFrom="column">
                <wp:posOffset>5135245</wp:posOffset>
              </wp:positionH>
              <wp:positionV relativeFrom="paragraph">
                <wp:posOffset>0</wp:posOffset>
              </wp:positionV>
              <wp:extent cx="908050" cy="908050"/>
              <wp:effectExtent l="0" t="0" r="6350" b="6350"/>
              <wp:wrapSquare wrapText="bothSides"/>
              <wp:docPr id="1" name="Picture 1" descr="Nett CMYK 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tt CMYK logo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8050" cy="908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C29E3" w:rsidRPr="004C29E3">
          <w:rPr>
            <w:rFonts w:cs="Arial"/>
            <w:b/>
            <w:caps/>
            <w:sz w:val="36"/>
            <w:szCs w:val="36"/>
          </w:rPr>
          <w:t>NETTLEHAM PARISH COUNCIL</w:t>
        </w:r>
      </w:ins>
    </w:p>
    <w:p w14:paraId="169C2F71" w14:textId="77777777" w:rsidR="004C29E3" w:rsidRPr="004C29E3" w:rsidRDefault="004C29E3" w:rsidP="004C29E3">
      <w:pPr>
        <w:jc w:val="center"/>
        <w:rPr>
          <w:ins w:id="11" w:author="Reception" w:date="2026-09-25T20:06:00Z" w16du:dateUtc="2026-09-26T00:06:00Z"/>
          <w:rFonts w:cs="Arial"/>
          <w:b/>
          <w:caps/>
          <w:sz w:val="36"/>
          <w:szCs w:val="36"/>
        </w:rPr>
      </w:pPr>
    </w:p>
    <w:p w14:paraId="00D4B2AF" w14:textId="77777777" w:rsidR="00B3623F" w:rsidRPr="004C29E3" w:rsidRDefault="00B3623F" w:rsidP="004C29E3">
      <w:pPr>
        <w:jc w:val="center"/>
        <w:rPr>
          <w:ins w:id="12" w:author="Reception" w:date="2026-09-25T20:06:00Z" w16du:dateUtc="2026-09-26T00:06:00Z"/>
          <w:rFonts w:cs="Arial"/>
          <w:b/>
          <w:caps/>
          <w:sz w:val="36"/>
          <w:szCs w:val="36"/>
        </w:rPr>
      </w:pPr>
      <w:ins w:id="13" w:author="Reception" w:date="2026-09-25T20:06:00Z" w16du:dateUtc="2026-09-26T00:06:00Z">
        <w:r w:rsidRPr="004C29E3">
          <w:rPr>
            <w:rFonts w:cs="Arial"/>
            <w:b/>
            <w:caps/>
            <w:sz w:val="36"/>
            <w:szCs w:val="36"/>
          </w:rPr>
          <w:t>LGPS Discretions Statement</w:t>
        </w:r>
      </w:ins>
    </w:p>
    <w:p w14:paraId="7AD792A0" w14:textId="77777777" w:rsidR="00B3623F" w:rsidRPr="004C29E3" w:rsidRDefault="00B3623F" w:rsidP="004C29E3">
      <w:pPr>
        <w:jc w:val="center"/>
        <w:rPr>
          <w:ins w:id="14" w:author="Reception" w:date="2026-09-25T20:06:00Z" w16du:dateUtc="2026-09-26T00:06:00Z"/>
          <w:rFonts w:cs="Arial"/>
          <w:b/>
          <w:caps/>
          <w:sz w:val="36"/>
          <w:szCs w:val="36"/>
        </w:rPr>
      </w:pPr>
      <w:ins w:id="15" w:author="Reception" w:date="2026-09-25T20:06:00Z" w16du:dateUtc="2026-09-26T00:06:00Z">
        <w:r w:rsidRPr="004C29E3">
          <w:rPr>
            <w:rFonts w:cs="Arial"/>
            <w:b/>
            <w:caps/>
            <w:sz w:val="36"/>
            <w:szCs w:val="36"/>
          </w:rPr>
          <w:t>Scheme Employers</w:t>
        </w:r>
      </w:ins>
    </w:p>
    <w:p w14:paraId="3B210707" w14:textId="77777777" w:rsidR="00B3623F" w:rsidRDefault="00B3623F" w:rsidP="00B3623F">
      <w:pPr>
        <w:rPr>
          <w:ins w:id="16" w:author="Reception" w:date="2026-09-25T20:06:00Z" w16du:dateUtc="2026-09-26T00:06:00Z"/>
          <w:rFonts w:cs="Arial"/>
          <w:b/>
          <w:caps/>
          <w:sz w:val="44"/>
          <w:szCs w:val="44"/>
        </w:rPr>
      </w:pPr>
    </w:p>
    <w:p w14:paraId="7D1762FE" w14:textId="77777777" w:rsidR="00075AD1" w:rsidRPr="005C52F2" w:rsidRDefault="00075AD1" w:rsidP="00B3623F">
      <w:pPr>
        <w:rPr>
          <w:ins w:id="17" w:author="Reception" w:date="2026-09-25T20:06:00Z" w16du:dateUtc="2026-09-26T00:06:00Z"/>
          <w:rFonts w:cs="Arial"/>
          <w:b/>
          <w:caps/>
          <w:sz w:val="44"/>
          <w:szCs w:val="44"/>
        </w:rPr>
      </w:pPr>
    </w:p>
    <w:p w14:paraId="053DA71C" w14:textId="77777777" w:rsidR="00B3623F" w:rsidRPr="005C52F2" w:rsidRDefault="00B3623F" w:rsidP="00B3623F">
      <w:pPr>
        <w:jc w:val="both"/>
        <w:rPr>
          <w:ins w:id="18" w:author="Reception" w:date="2026-09-25T20:06:00Z" w16du:dateUtc="2026-09-26T00:06:00Z"/>
          <w:rFonts w:cs="Arial"/>
          <w:b/>
          <w:sz w:val="28"/>
          <w:szCs w:val="28"/>
        </w:rPr>
      </w:pPr>
      <w:ins w:id="19" w:author="Reception" w:date="2026-09-25T20:06:00Z" w16du:dateUtc="2026-09-26T00:06:00Z">
        <w:r w:rsidRPr="005C52F2">
          <w:rPr>
            <w:rFonts w:cs="Arial"/>
            <w:b/>
            <w:sz w:val="28"/>
            <w:szCs w:val="28"/>
          </w:rPr>
          <w:t>OVERVIEW</w:t>
        </w:r>
      </w:ins>
    </w:p>
    <w:p w14:paraId="294081D0" w14:textId="77777777" w:rsidR="00B3623F" w:rsidRDefault="00B3623F" w:rsidP="00B3623F">
      <w:pPr>
        <w:jc w:val="both"/>
        <w:rPr>
          <w:ins w:id="20" w:author="Reception" w:date="2026-09-25T20:06:00Z" w16du:dateUtc="2026-09-26T00:06:00Z"/>
          <w:rFonts w:cs="Arial"/>
        </w:rPr>
      </w:pPr>
    </w:p>
    <w:p w14:paraId="2AC0DB96" w14:textId="77777777" w:rsidR="00B3623F" w:rsidRDefault="00B3623F" w:rsidP="00B3623F">
      <w:pPr>
        <w:jc w:val="both"/>
        <w:rPr>
          <w:ins w:id="21" w:author="Reception" w:date="2026-09-25T20:06:00Z" w16du:dateUtc="2026-09-26T00:06:00Z"/>
          <w:rFonts w:cs="Arial"/>
        </w:rPr>
      </w:pPr>
      <w:ins w:id="22" w:author="Reception" w:date="2026-09-25T20:06:00Z" w16du:dateUtc="2026-09-26T00:06:00Z">
        <w:r>
          <w:rPr>
            <w:rFonts w:cs="Arial"/>
          </w:rPr>
          <w:t xml:space="preserve">The Local Government Pension Scheme (LGPS) in England and Wales was amended from 1 April 2014. The provisions of the new LGPS, together with protections for members benefits accrued before 1 April 2014, are now contained in the </w:t>
        </w:r>
        <w:r w:rsidRPr="0021554F">
          <w:rPr>
            <w:rFonts w:cs="Arial"/>
          </w:rPr>
          <w:t xml:space="preserve">Local Government Pension Scheme Regulations 2013 (the </w:t>
        </w:r>
        <w:r w:rsidRPr="006F612F">
          <w:rPr>
            <w:rFonts w:cs="Arial"/>
            <w:b/>
          </w:rPr>
          <w:t>‘LGPS Regulations 2013</w:t>
        </w:r>
        <w:r w:rsidRPr="0021554F">
          <w:rPr>
            <w:rFonts w:cs="Arial"/>
          </w:rPr>
          <w:t>’)</w:t>
        </w:r>
        <w:r w:rsidR="009E2B35">
          <w:rPr>
            <w:rFonts w:cs="Arial"/>
          </w:rPr>
          <w:t xml:space="preserve">, </w:t>
        </w:r>
        <w:r>
          <w:rPr>
            <w:rFonts w:cs="Arial"/>
          </w:rPr>
          <w:t>the L</w:t>
        </w:r>
        <w:r w:rsidRPr="0021554F">
          <w:rPr>
            <w:rFonts w:cs="Arial"/>
          </w:rPr>
          <w:t xml:space="preserve">ocal Government Pension Scheme (Transitional Provisions, Savings and Amendment) Regulations 2014 </w:t>
        </w:r>
        <w:r>
          <w:rPr>
            <w:rFonts w:cs="Arial"/>
          </w:rPr>
          <w:t xml:space="preserve">(the </w:t>
        </w:r>
        <w:r w:rsidRPr="006F612F">
          <w:rPr>
            <w:rFonts w:cs="Arial"/>
            <w:b/>
          </w:rPr>
          <w:t>‘LGPS Transitional Regulations 201</w:t>
        </w:r>
        <w:r>
          <w:rPr>
            <w:rFonts w:cs="Arial"/>
            <w:b/>
          </w:rPr>
          <w:t>4</w:t>
        </w:r>
        <w:r w:rsidRPr="006F612F">
          <w:rPr>
            <w:rFonts w:cs="Arial"/>
            <w:b/>
          </w:rPr>
          <w:t>’</w:t>
        </w:r>
        <w:r>
          <w:rPr>
            <w:rFonts w:cs="Arial"/>
          </w:rPr>
          <w:t>)</w:t>
        </w:r>
        <w:r w:rsidR="009E2B35">
          <w:rPr>
            <w:rFonts w:cs="Arial"/>
          </w:rPr>
          <w:t xml:space="preserve"> and the Local Government Pension Scheme (Amendment) Regulations 2018 (</w:t>
        </w:r>
        <w:r w:rsidR="009E2B35" w:rsidRPr="00CA0502">
          <w:rPr>
            <w:rFonts w:cs="Arial"/>
            <w:b/>
          </w:rPr>
          <w:t>‘LGPS Amendment Regulations 2018</w:t>
        </w:r>
        <w:r w:rsidR="009E2B35">
          <w:rPr>
            <w:rFonts w:cs="Arial"/>
            <w:b/>
          </w:rPr>
          <w:t>’</w:t>
        </w:r>
        <w:r w:rsidR="009E2B35">
          <w:rPr>
            <w:rFonts w:cs="Arial"/>
          </w:rPr>
          <w:t>).</w:t>
        </w:r>
      </w:ins>
    </w:p>
    <w:p w14:paraId="43B4C6DC" w14:textId="77777777" w:rsidR="00B3623F" w:rsidRDefault="00B3623F" w:rsidP="00B3623F">
      <w:pPr>
        <w:jc w:val="both"/>
        <w:rPr>
          <w:ins w:id="23" w:author="Reception" w:date="2026-09-25T20:06:00Z" w16du:dateUtc="2026-09-26T00:06:00Z"/>
          <w:rFonts w:cs="Arial"/>
        </w:rPr>
      </w:pPr>
    </w:p>
    <w:p w14:paraId="093DB6B3" w14:textId="77777777" w:rsidR="00B3623F" w:rsidRDefault="00B3623F" w:rsidP="00B3623F">
      <w:pPr>
        <w:jc w:val="both"/>
        <w:rPr>
          <w:ins w:id="24" w:author="Reception" w:date="2026-09-25T20:06:00Z" w16du:dateUtc="2026-09-26T00:06:00Z"/>
          <w:rFonts w:cs="Arial"/>
        </w:rPr>
      </w:pPr>
      <w:ins w:id="25" w:author="Reception" w:date="2026-09-25T20:06:00Z" w16du:dateUtc="2026-09-26T00:06:00Z">
        <w:r>
          <w:rPr>
            <w:rFonts w:cs="Arial"/>
          </w:rPr>
          <w:t>Therefore, this statement now relates to the</w:t>
        </w:r>
        <w:r w:rsidRPr="0021554F">
          <w:rPr>
            <w:rFonts w:cs="Arial"/>
          </w:rPr>
          <w:t xml:space="preserve"> application of discretions under</w:t>
        </w:r>
        <w:r>
          <w:rPr>
            <w:rFonts w:cs="Arial"/>
          </w:rPr>
          <w:t xml:space="preserve">: </w:t>
        </w:r>
      </w:ins>
    </w:p>
    <w:p w14:paraId="1F969D2A" w14:textId="77777777" w:rsidR="00B3623F" w:rsidRDefault="00B3623F" w:rsidP="00B3623F">
      <w:pPr>
        <w:jc w:val="both"/>
        <w:rPr>
          <w:ins w:id="26" w:author="Reception" w:date="2026-09-25T20:06:00Z" w16du:dateUtc="2026-09-26T00:06:00Z"/>
          <w:rFonts w:cs="Arial"/>
        </w:rPr>
      </w:pPr>
    </w:p>
    <w:p w14:paraId="70180735" w14:textId="77777777" w:rsidR="00B3623F" w:rsidRDefault="00B3623F" w:rsidP="00B3623F">
      <w:pPr>
        <w:numPr>
          <w:ilvl w:val="0"/>
          <w:numId w:val="15"/>
        </w:numPr>
        <w:jc w:val="both"/>
        <w:rPr>
          <w:ins w:id="27" w:author="Reception" w:date="2026-09-25T20:06:00Z" w16du:dateUtc="2026-09-26T00:06:00Z"/>
          <w:rFonts w:cs="Arial"/>
        </w:rPr>
      </w:pPr>
      <w:ins w:id="28" w:author="Reception" w:date="2026-09-25T20:06:00Z" w16du:dateUtc="2026-09-26T00:06:00Z">
        <w:r>
          <w:rPr>
            <w:rFonts w:cs="Arial"/>
          </w:rPr>
          <w:t xml:space="preserve">the </w:t>
        </w:r>
        <w:r w:rsidRPr="006F612F">
          <w:rPr>
            <w:rFonts w:cs="Arial"/>
            <w:b/>
          </w:rPr>
          <w:t>LGPS Regulations 2013</w:t>
        </w:r>
        <w:r w:rsidR="009E2B35" w:rsidRPr="00CA0502">
          <w:rPr>
            <w:rFonts w:cs="Arial"/>
          </w:rPr>
          <w:t xml:space="preserve"> and </w:t>
        </w:r>
        <w:r w:rsidR="009E2B35">
          <w:rPr>
            <w:rFonts w:cs="Arial"/>
          </w:rPr>
          <w:t xml:space="preserve">the </w:t>
        </w:r>
        <w:r w:rsidR="009E2B35" w:rsidRPr="00CA0502">
          <w:rPr>
            <w:rFonts w:cs="Arial"/>
            <w:b/>
          </w:rPr>
          <w:t>LGPS Amendment Regulations 2018</w:t>
        </w:r>
        <w:r>
          <w:rPr>
            <w:rFonts w:cs="Arial"/>
          </w:rPr>
          <w:t xml:space="preserve">; </w:t>
        </w:r>
      </w:ins>
    </w:p>
    <w:p w14:paraId="64D969DF" w14:textId="77777777" w:rsidR="00B3623F" w:rsidRDefault="00B3623F" w:rsidP="00B3623F">
      <w:pPr>
        <w:ind w:left="360"/>
        <w:jc w:val="both"/>
        <w:rPr>
          <w:ins w:id="29" w:author="Reception" w:date="2026-09-25T20:06:00Z" w16du:dateUtc="2026-09-26T00:06:00Z"/>
          <w:rFonts w:cs="Arial"/>
        </w:rPr>
      </w:pPr>
    </w:p>
    <w:p w14:paraId="03BF8654" w14:textId="77777777" w:rsidR="00B3623F" w:rsidRDefault="00B3623F" w:rsidP="00B3623F">
      <w:pPr>
        <w:numPr>
          <w:ilvl w:val="0"/>
          <w:numId w:val="15"/>
        </w:numPr>
        <w:jc w:val="both"/>
        <w:rPr>
          <w:ins w:id="30" w:author="Reception" w:date="2026-09-25T20:06:00Z" w16du:dateUtc="2026-09-26T00:06:00Z"/>
          <w:rFonts w:cs="Arial"/>
        </w:rPr>
      </w:pPr>
      <w:ins w:id="31" w:author="Reception" w:date="2026-09-25T20:06:00Z" w16du:dateUtc="2026-09-26T00:06:00Z">
        <w:r>
          <w:rPr>
            <w:rFonts w:cs="Arial"/>
          </w:rPr>
          <w:t>t</w:t>
        </w:r>
        <w:r w:rsidRPr="002431F5">
          <w:rPr>
            <w:rFonts w:cs="Arial"/>
          </w:rPr>
          <w:t xml:space="preserve">he </w:t>
        </w:r>
        <w:r w:rsidRPr="006768A9">
          <w:rPr>
            <w:rFonts w:cs="Arial"/>
          </w:rPr>
          <w:t xml:space="preserve">LGPS </w:t>
        </w:r>
        <w:r w:rsidR="006768A9" w:rsidRPr="006768A9">
          <w:rPr>
            <w:rFonts w:cs="Arial"/>
          </w:rPr>
          <w:t>(</w:t>
        </w:r>
        <w:r w:rsidRPr="006768A9">
          <w:rPr>
            <w:rFonts w:cs="Arial"/>
          </w:rPr>
          <w:t>Transitional</w:t>
        </w:r>
        <w:r w:rsidR="006768A9" w:rsidRPr="006768A9">
          <w:rPr>
            <w:rFonts w:cs="Arial"/>
          </w:rPr>
          <w:t xml:space="preserve"> Provisions, Savings and Amendment)</w:t>
        </w:r>
        <w:r w:rsidRPr="006768A9">
          <w:rPr>
            <w:rFonts w:cs="Arial"/>
          </w:rPr>
          <w:t xml:space="preserve"> Regulations 2014</w:t>
        </w:r>
        <w:r w:rsidR="006768A9">
          <w:rPr>
            <w:rFonts w:cs="Arial"/>
            <w:b/>
          </w:rPr>
          <w:t xml:space="preserve"> (‘LGPS Transitional Regulations 2014’)</w:t>
        </w:r>
        <w:r>
          <w:rPr>
            <w:rFonts w:cs="Arial"/>
          </w:rPr>
          <w:t xml:space="preserve">; </w:t>
        </w:r>
        <w:r w:rsidRPr="0021554F">
          <w:rPr>
            <w:rFonts w:cs="Arial"/>
          </w:rPr>
          <w:t xml:space="preserve">and </w:t>
        </w:r>
      </w:ins>
    </w:p>
    <w:p w14:paraId="6590F0B9" w14:textId="77777777" w:rsidR="00B3623F" w:rsidRDefault="00B3623F" w:rsidP="00B3623F">
      <w:pPr>
        <w:jc w:val="both"/>
        <w:rPr>
          <w:ins w:id="32" w:author="Reception" w:date="2026-09-25T20:06:00Z" w16du:dateUtc="2026-09-26T00:06:00Z"/>
          <w:rFonts w:cs="Arial"/>
        </w:rPr>
      </w:pPr>
    </w:p>
    <w:p w14:paraId="046FC97E" w14:textId="77777777" w:rsidR="006768A9" w:rsidRPr="006768A9" w:rsidRDefault="00B3623F" w:rsidP="006768A9">
      <w:pPr>
        <w:numPr>
          <w:ilvl w:val="0"/>
          <w:numId w:val="15"/>
        </w:numPr>
        <w:jc w:val="both"/>
        <w:rPr>
          <w:ins w:id="33" w:author="Reception" w:date="2026-09-25T20:06:00Z" w16du:dateUtc="2026-09-26T00:06:00Z"/>
          <w:rFonts w:cs="Arial"/>
        </w:rPr>
      </w:pPr>
      <w:ins w:id="34" w:author="Reception" w:date="2026-09-25T20:06:00Z" w16du:dateUtc="2026-09-26T00:06:00Z">
        <w:r>
          <w:rPr>
            <w:rFonts w:cs="Arial"/>
          </w:rPr>
          <w:t>the Local Government Pension Scheme Regulations 1997 (‘</w:t>
        </w:r>
        <w:r w:rsidRPr="00192095">
          <w:rPr>
            <w:rFonts w:cs="Arial"/>
            <w:b/>
          </w:rPr>
          <w:t>LGPS Regulations 1997’</w:t>
        </w:r>
        <w:r>
          <w:rPr>
            <w:rFonts w:cs="Arial"/>
          </w:rPr>
          <w:t>) and the Local Government Pension Scheme (Benefits, Membership and Contributions) Regulations 2007 (</w:t>
        </w:r>
        <w:r w:rsidRPr="00192095">
          <w:rPr>
            <w:rFonts w:cs="Arial"/>
            <w:b/>
          </w:rPr>
          <w:t xml:space="preserve">‘LGPS </w:t>
        </w:r>
        <w:r>
          <w:rPr>
            <w:rFonts w:cs="Arial"/>
            <w:b/>
          </w:rPr>
          <w:t xml:space="preserve">Benefits </w:t>
        </w:r>
        <w:r w:rsidRPr="00192095">
          <w:rPr>
            <w:rFonts w:cs="Arial"/>
            <w:b/>
          </w:rPr>
          <w:t>Regulations 2007’</w:t>
        </w:r>
        <w:r>
          <w:rPr>
            <w:rFonts w:cs="Arial"/>
          </w:rPr>
          <w:t xml:space="preserve">), which continue to have effect in so </w:t>
        </w:r>
        <w:r w:rsidR="00A6204B">
          <w:rPr>
            <w:rFonts w:cs="Arial"/>
          </w:rPr>
          <w:t>far</w:t>
        </w:r>
        <w:r>
          <w:rPr>
            <w:rFonts w:cs="Arial"/>
          </w:rPr>
          <w:t xml:space="preserve"> as is necessary under </w:t>
        </w:r>
        <w:r w:rsidRPr="002431F5">
          <w:rPr>
            <w:rFonts w:cs="Arial"/>
            <w:i/>
          </w:rPr>
          <w:t xml:space="preserve">Regulation 3 (Membership before 1 April 2014) of the LGPS </w:t>
        </w:r>
        <w:r w:rsidR="006768A9">
          <w:rPr>
            <w:rFonts w:cs="Arial"/>
            <w:i/>
          </w:rPr>
          <w:t xml:space="preserve">Transitional </w:t>
        </w:r>
        <w:r w:rsidRPr="002431F5">
          <w:rPr>
            <w:rFonts w:cs="Arial"/>
            <w:i/>
          </w:rPr>
          <w:t>Regulations</w:t>
        </w:r>
        <w:r w:rsidR="006768A9">
          <w:rPr>
            <w:rFonts w:cs="Arial"/>
            <w:i/>
          </w:rPr>
          <w:t xml:space="preserve"> 2014.</w:t>
        </w:r>
        <w:r w:rsidRPr="002431F5">
          <w:rPr>
            <w:rFonts w:cs="Arial"/>
            <w:i/>
          </w:rPr>
          <w:t xml:space="preserve"> </w:t>
        </w:r>
      </w:ins>
    </w:p>
    <w:p w14:paraId="4F91A9E9" w14:textId="77777777" w:rsidR="006768A9" w:rsidRDefault="006768A9" w:rsidP="006768A9">
      <w:pPr>
        <w:jc w:val="both"/>
        <w:rPr>
          <w:ins w:id="35" w:author="Reception" w:date="2026-09-25T20:06:00Z" w16du:dateUtc="2026-09-26T00:06:00Z"/>
          <w:rFonts w:cs="Arial"/>
        </w:rPr>
      </w:pPr>
    </w:p>
    <w:p w14:paraId="22301FE5" w14:textId="77777777" w:rsidR="00B3623F" w:rsidRDefault="00B3623F" w:rsidP="00B3623F">
      <w:pPr>
        <w:jc w:val="both"/>
        <w:rPr>
          <w:ins w:id="36" w:author="Reception" w:date="2026-09-25T20:06:00Z" w16du:dateUtc="2026-09-26T00:06:00Z"/>
          <w:rFonts w:cs="Arial"/>
        </w:rPr>
      </w:pPr>
      <w:ins w:id="37" w:author="Reception" w:date="2026-09-25T20:06:00Z" w16du:dateUtc="2026-09-26T00:06:00Z">
        <w:r>
          <w:rPr>
            <w:rFonts w:cs="Arial"/>
          </w:rPr>
          <w:t xml:space="preserve">This statement is issued by the West Yorkshire Pension Fund (the </w:t>
        </w:r>
        <w:r w:rsidRPr="006F612F">
          <w:rPr>
            <w:rFonts w:cs="Arial"/>
            <w:b/>
          </w:rPr>
          <w:t>‘Fund’</w:t>
        </w:r>
        <w:r>
          <w:rPr>
            <w:rFonts w:cs="Arial"/>
          </w:rPr>
          <w:t xml:space="preserve">) to assist Scheme Employers under the Fund. </w:t>
        </w:r>
      </w:ins>
    </w:p>
    <w:p w14:paraId="2B445C46" w14:textId="77777777" w:rsidR="00B3623F" w:rsidRDefault="00B3623F" w:rsidP="00B3623F">
      <w:pPr>
        <w:jc w:val="both"/>
        <w:rPr>
          <w:ins w:id="38" w:author="Reception" w:date="2026-09-25T20:06:00Z" w16du:dateUtc="2026-09-26T00:06:00Z"/>
          <w:rFonts w:cs="Arial"/>
        </w:rPr>
      </w:pPr>
    </w:p>
    <w:p w14:paraId="7894B93A" w14:textId="77777777" w:rsidR="00B3623F" w:rsidRPr="00B3623F" w:rsidRDefault="00B3623F" w:rsidP="00B3623F">
      <w:pPr>
        <w:jc w:val="both"/>
        <w:rPr>
          <w:ins w:id="39" w:author="Reception" w:date="2026-09-25T20:06:00Z" w16du:dateUtc="2026-09-26T00:06:00Z"/>
          <w:rFonts w:cs="Arial"/>
        </w:rPr>
      </w:pPr>
      <w:ins w:id="40" w:author="Reception" w:date="2026-09-25T20:06:00Z" w16du:dateUtc="2026-09-26T00:06:00Z">
        <w:r w:rsidRPr="00B3623F">
          <w:rPr>
            <w:rFonts w:cs="Arial"/>
          </w:rPr>
          <w:t xml:space="preserve">Furthermore, this statement has been prepared on the Fund’s understanding of the above regulations; therefore whilst it represents the views of the Fund it </w:t>
        </w:r>
        <w:r w:rsidR="00A6204B" w:rsidRPr="00B3623F">
          <w:rPr>
            <w:rFonts w:cs="Arial"/>
          </w:rPr>
          <w:t xml:space="preserve">should </w:t>
        </w:r>
        <w:r w:rsidRPr="00B3623F">
          <w:rPr>
            <w:rFonts w:cs="Arial"/>
          </w:rPr>
          <w:t>not be treated as a complete and authoritative statement of the law. Employers may wish, or will need, to take their own legal advice on the interpretation of any particular regulations. No responsibility whatsoever will be assumed by the Fund for an</w:t>
        </w:r>
        <w:r w:rsidR="006768A9">
          <w:rPr>
            <w:rFonts w:cs="Arial"/>
          </w:rPr>
          <w:t>y</w:t>
        </w:r>
        <w:r w:rsidRPr="00B3623F">
          <w:rPr>
            <w:rFonts w:cs="Arial"/>
          </w:rPr>
          <w:t xml:space="preserve"> liability, financial or otherwise, incurred by employers relying on this statement. The Fund does not accept any responsibility for reliance on the contained, or referred to, in this statement. </w:t>
        </w:r>
      </w:ins>
    </w:p>
    <w:p w14:paraId="7C92D111" w14:textId="77777777" w:rsidR="0036098C" w:rsidRDefault="0036098C" w:rsidP="00B3623F">
      <w:pPr>
        <w:rPr>
          <w:ins w:id="41" w:author="Reception" w:date="2026-09-25T20:06:00Z" w16du:dateUtc="2026-09-26T00:06:00Z"/>
          <w:rFonts w:cs="Arial"/>
          <w:b/>
          <w:caps/>
          <w:sz w:val="28"/>
          <w:szCs w:val="28"/>
        </w:rPr>
      </w:pPr>
    </w:p>
    <w:p w14:paraId="276B61B4" w14:textId="77777777" w:rsidR="00B3623F" w:rsidRPr="005C52F2" w:rsidRDefault="00B3623F" w:rsidP="00B3623F">
      <w:pPr>
        <w:rPr>
          <w:ins w:id="42" w:author="Reception" w:date="2026-09-25T20:06:00Z" w16du:dateUtc="2026-09-26T00:06:00Z"/>
          <w:rFonts w:cs="Arial"/>
          <w:b/>
          <w:caps/>
          <w:sz w:val="28"/>
          <w:szCs w:val="28"/>
        </w:rPr>
      </w:pPr>
      <w:ins w:id="43" w:author="Reception" w:date="2026-09-25T20:06:00Z" w16du:dateUtc="2026-09-26T00:06:00Z">
        <w:r w:rsidRPr="005C52F2">
          <w:rPr>
            <w:rFonts w:cs="Arial"/>
            <w:b/>
            <w:caps/>
            <w:sz w:val="28"/>
            <w:szCs w:val="28"/>
          </w:rPr>
          <w:t xml:space="preserve">Introduction </w:t>
        </w:r>
      </w:ins>
    </w:p>
    <w:p w14:paraId="5D8FF8DA" w14:textId="77777777" w:rsidR="00B3623F" w:rsidRDefault="00B3623F" w:rsidP="00B3623F">
      <w:pPr>
        <w:rPr>
          <w:ins w:id="44" w:author="Reception" w:date="2026-09-25T20:06:00Z" w16du:dateUtc="2026-09-26T00:06:00Z"/>
          <w:rFonts w:cs="Arial"/>
        </w:rPr>
      </w:pPr>
    </w:p>
    <w:p w14:paraId="774AA174" w14:textId="77777777" w:rsidR="00B3623F" w:rsidRDefault="00B3623F" w:rsidP="00B3623F">
      <w:pPr>
        <w:jc w:val="both"/>
        <w:rPr>
          <w:ins w:id="45" w:author="Reception" w:date="2026-09-25T20:06:00Z" w16du:dateUtc="2026-09-26T00:06:00Z"/>
          <w:rFonts w:cs="Arial"/>
        </w:rPr>
      </w:pPr>
      <w:ins w:id="46" w:author="Reception" w:date="2026-09-25T20:06:00Z" w16du:dateUtc="2026-09-26T00:06:00Z">
        <w:r w:rsidRPr="00B3623F">
          <w:rPr>
            <w:rFonts w:cs="Arial"/>
          </w:rPr>
          <w:t xml:space="preserve">Under </w:t>
        </w:r>
        <w:r w:rsidRPr="00B3623F">
          <w:rPr>
            <w:rFonts w:cs="Arial"/>
            <w:i/>
          </w:rPr>
          <w:t>Regulation 60 (statements of policy about exercise of discretionary functions) of the LGPS Regulations 2013</w:t>
        </w:r>
        <w:r w:rsidRPr="00B3623F">
          <w:rPr>
            <w:rFonts w:cs="Arial"/>
          </w:rPr>
          <w:t xml:space="preserve"> and </w:t>
        </w:r>
        <w:r w:rsidRPr="00B3623F">
          <w:rPr>
            <w:i/>
          </w:rPr>
          <w:t xml:space="preserve">paragraph 2(2) of Schedule 2 of the LGPS Transitional </w:t>
        </w:r>
        <w:r w:rsidRPr="00B3623F">
          <w:rPr>
            <w:i/>
          </w:rPr>
          <w:lastRenderedPageBreak/>
          <w:t>Regulations 2014</w:t>
        </w:r>
        <w:r w:rsidRPr="00B3623F">
          <w:t>, e</w:t>
        </w:r>
        <w:r w:rsidRPr="00B3623F">
          <w:rPr>
            <w:rFonts w:cs="Arial"/>
          </w:rPr>
          <w:t xml:space="preserve">mployers are required to make and publish policy statements on how they will exercise </w:t>
        </w:r>
        <w:r w:rsidRPr="00B3623F">
          <w:rPr>
            <w:rFonts w:cs="Arial"/>
            <w:b/>
          </w:rPr>
          <w:t>five specific discretions</w:t>
        </w:r>
        <w:r w:rsidRPr="00B3623F">
          <w:rPr>
            <w:rFonts w:cs="Arial"/>
          </w:rPr>
          <w:t xml:space="preserve">. </w:t>
        </w:r>
      </w:ins>
    </w:p>
    <w:p w14:paraId="0520CC51" w14:textId="77777777" w:rsidR="009E2B35" w:rsidRDefault="009E2B35" w:rsidP="00B3623F">
      <w:pPr>
        <w:jc w:val="both"/>
        <w:rPr>
          <w:ins w:id="47" w:author="Reception" w:date="2026-09-25T20:06:00Z" w16du:dateUtc="2026-09-26T00:06:00Z"/>
          <w:rFonts w:cs="Arial"/>
        </w:rPr>
      </w:pPr>
    </w:p>
    <w:p w14:paraId="564AE590" w14:textId="77777777" w:rsidR="009E2B35" w:rsidRPr="00E807ED" w:rsidRDefault="009E2B35" w:rsidP="00B3623F">
      <w:pPr>
        <w:jc w:val="both"/>
        <w:rPr>
          <w:ins w:id="48" w:author="Reception" w:date="2026-09-25T20:06:00Z" w16du:dateUtc="2026-09-26T00:06:00Z"/>
          <w:rFonts w:cs="Arial"/>
        </w:rPr>
      </w:pPr>
      <w:ins w:id="49" w:author="Reception" w:date="2026-09-25T20:06:00Z" w16du:dateUtc="2026-09-26T00:06:00Z">
        <w:r w:rsidRPr="00E807ED">
          <w:rPr>
            <w:rFonts w:cs="Arial"/>
          </w:rPr>
          <w:t xml:space="preserve">Following the implementation of the LGPS Amendment Regulations 2018 </w:t>
        </w:r>
        <w:r w:rsidRPr="00E807ED">
          <w:rPr>
            <w:rFonts w:cs="Arial"/>
            <w:b/>
          </w:rPr>
          <w:t>two further</w:t>
        </w:r>
        <w:r w:rsidR="00A579BD" w:rsidRPr="00E807ED">
          <w:rPr>
            <w:rFonts w:cs="Arial"/>
            <w:b/>
          </w:rPr>
          <w:t xml:space="preserve"> mandatory </w:t>
        </w:r>
        <w:r w:rsidRPr="00E807ED">
          <w:rPr>
            <w:rFonts w:cs="Arial"/>
            <w:b/>
          </w:rPr>
          <w:t>discretions</w:t>
        </w:r>
        <w:r w:rsidRPr="00E807ED">
          <w:rPr>
            <w:rFonts w:cs="Arial"/>
          </w:rPr>
          <w:t xml:space="preserve"> </w:t>
        </w:r>
        <w:r w:rsidR="00A579BD" w:rsidRPr="00E807ED">
          <w:rPr>
            <w:rFonts w:cs="Arial"/>
          </w:rPr>
          <w:t xml:space="preserve">have been introduced under regulations </w:t>
        </w:r>
        <w:r w:rsidR="00A579BD" w:rsidRPr="00E807ED">
          <w:t xml:space="preserve">24(a), 30(a), 30(c), 30(e) and 30(f). </w:t>
        </w:r>
      </w:ins>
    </w:p>
    <w:p w14:paraId="1255B09D" w14:textId="77777777" w:rsidR="00B3623F" w:rsidRPr="00E807ED" w:rsidRDefault="00B3623F" w:rsidP="00B3623F">
      <w:pPr>
        <w:jc w:val="both"/>
        <w:rPr>
          <w:ins w:id="50" w:author="Reception" w:date="2026-09-25T20:06:00Z" w16du:dateUtc="2026-09-26T00:06:00Z"/>
          <w:rFonts w:cs="Arial"/>
        </w:rPr>
      </w:pPr>
    </w:p>
    <w:p w14:paraId="7C652EB4" w14:textId="77777777" w:rsidR="00B3623F" w:rsidRPr="00E807ED" w:rsidRDefault="00B3623F" w:rsidP="00B3623F">
      <w:pPr>
        <w:jc w:val="both"/>
        <w:rPr>
          <w:ins w:id="51" w:author="Reception" w:date="2026-09-25T20:06:00Z" w16du:dateUtc="2026-09-26T00:06:00Z"/>
        </w:rPr>
      </w:pPr>
      <w:ins w:id="52" w:author="Reception" w:date="2026-09-25T20:06:00Z" w16du:dateUtc="2026-09-26T00:06:00Z">
        <w:r w:rsidRPr="00E807ED">
          <w:t xml:space="preserve">In addition there are </w:t>
        </w:r>
        <w:r w:rsidRPr="00E807ED">
          <w:rPr>
            <w:b/>
          </w:rPr>
          <w:t>two further discretions</w:t>
        </w:r>
        <w:r w:rsidRPr="00E807ED">
          <w:t xml:space="preserve"> relevant to employers, which relate to members who left before 1</w:t>
        </w:r>
        <w:r w:rsidRPr="00E807ED">
          <w:rPr>
            <w:vertAlign w:val="superscript"/>
          </w:rPr>
          <w:t xml:space="preserve"> </w:t>
        </w:r>
        <w:r w:rsidRPr="00E807ED">
          <w:t xml:space="preserve">April 2014. These are under </w:t>
        </w:r>
        <w:r w:rsidRPr="00E807ED">
          <w:rPr>
            <w:i/>
          </w:rPr>
          <w:t>Regulation 66 of the Local Government Pension Scheme (Administration) Regulations 2008</w:t>
        </w:r>
        <w:r w:rsidRPr="00E807ED">
          <w:t xml:space="preserve"> (in respect of leavers between 1 April 2008 and 31 March 2014) and under </w:t>
        </w:r>
        <w:r w:rsidRPr="00E807ED">
          <w:rPr>
            <w:i/>
          </w:rPr>
          <w:t>Regulation 106 of the LGPS Regulation 1997</w:t>
        </w:r>
        <w:r w:rsidRPr="00E807ED">
          <w:t xml:space="preserve"> (in respect of leavers between 1 April 1998 and 31 March 2008). </w:t>
        </w:r>
      </w:ins>
    </w:p>
    <w:p w14:paraId="50BDAE05" w14:textId="77777777" w:rsidR="00B3623F" w:rsidRPr="00E807ED" w:rsidRDefault="00B3623F" w:rsidP="00B3623F">
      <w:pPr>
        <w:jc w:val="both"/>
        <w:rPr>
          <w:ins w:id="53" w:author="Reception" w:date="2026-09-25T20:06:00Z" w16du:dateUtc="2026-09-26T00:06:00Z"/>
        </w:rPr>
      </w:pPr>
      <w:ins w:id="54" w:author="Reception" w:date="2026-09-25T20:06:00Z" w16du:dateUtc="2026-09-26T00:06:00Z">
        <w:r w:rsidRPr="00E807ED">
          <w:t xml:space="preserve"> </w:t>
        </w:r>
      </w:ins>
    </w:p>
    <w:p w14:paraId="17C9CE9C" w14:textId="77777777" w:rsidR="00B3623F" w:rsidRPr="00E807ED" w:rsidRDefault="00B3623F" w:rsidP="00B3623F">
      <w:pPr>
        <w:jc w:val="both"/>
        <w:rPr>
          <w:ins w:id="55" w:author="Reception" w:date="2026-09-25T20:06:00Z" w16du:dateUtc="2026-09-26T00:06:00Z"/>
          <w:rFonts w:cs="Arial"/>
        </w:rPr>
      </w:pPr>
      <w:ins w:id="56" w:author="Reception" w:date="2026-09-25T20:06:00Z" w16du:dateUtc="2026-09-26T00:06:00Z">
        <w:r w:rsidRPr="00E807ED">
          <w:rPr>
            <w:rFonts w:cs="Arial"/>
          </w:rPr>
          <w:t xml:space="preserve">Any policy statements made must not limit, or ‘fetter’ how an employer uses any of the discretions afforded by the scheme. </w:t>
        </w:r>
      </w:ins>
    </w:p>
    <w:p w14:paraId="3407F384" w14:textId="77777777" w:rsidR="00B3623F" w:rsidRPr="00E807ED" w:rsidRDefault="00B3623F" w:rsidP="00B3623F">
      <w:pPr>
        <w:jc w:val="both"/>
        <w:rPr>
          <w:ins w:id="57" w:author="Reception" w:date="2026-09-25T20:06:00Z" w16du:dateUtc="2026-09-26T00:06:00Z"/>
          <w:rFonts w:cs="Arial"/>
        </w:rPr>
      </w:pPr>
      <w:ins w:id="58" w:author="Reception" w:date="2026-09-25T20:06:00Z" w16du:dateUtc="2026-09-26T00:06:00Z">
        <w:r w:rsidRPr="00E807ED">
          <w:rPr>
            <w:rFonts w:cs="Arial"/>
          </w:rPr>
          <w:br/>
          <w:t xml:space="preserve">The use of any discretion is likely to lead to immediate and potentially continuing increased pension costs for </w:t>
        </w:r>
        <w:r w:rsidR="004C29E3" w:rsidRPr="00E807ED">
          <w:rPr>
            <w:rFonts w:cs="Arial"/>
          </w:rPr>
          <w:t>Nettleham Parish Council</w:t>
        </w:r>
        <w:r w:rsidRPr="00E807ED">
          <w:rPr>
            <w:rFonts w:cs="Arial"/>
          </w:rPr>
          <w:t xml:space="preserve">, which could be considerable. </w:t>
        </w:r>
      </w:ins>
    </w:p>
    <w:p w14:paraId="3015D550" w14:textId="77777777" w:rsidR="00B3623F" w:rsidRPr="00E807ED" w:rsidRDefault="00B3623F" w:rsidP="00B3623F">
      <w:pPr>
        <w:jc w:val="both"/>
        <w:rPr>
          <w:ins w:id="59" w:author="Reception" w:date="2026-09-25T20:06:00Z" w16du:dateUtc="2026-09-26T00:06:00Z"/>
          <w:rFonts w:cs="Arial"/>
        </w:rPr>
      </w:pPr>
    </w:p>
    <w:p w14:paraId="50A5270B" w14:textId="77777777" w:rsidR="00B3623F" w:rsidRPr="00E807ED" w:rsidRDefault="004C29E3" w:rsidP="00B3623F">
      <w:pPr>
        <w:jc w:val="both"/>
        <w:rPr>
          <w:ins w:id="60" w:author="Reception" w:date="2026-09-25T20:06:00Z" w16du:dateUtc="2026-09-26T00:06:00Z"/>
          <w:rFonts w:cs="Arial"/>
        </w:rPr>
      </w:pPr>
      <w:ins w:id="61" w:author="Reception" w:date="2026-09-25T20:06:00Z" w16du:dateUtc="2026-09-26T00:06:00Z">
        <w:r w:rsidRPr="00E807ED">
          <w:rPr>
            <w:rFonts w:cs="Arial"/>
          </w:rPr>
          <w:t>Nettleham Parish Council</w:t>
        </w:r>
        <w:r w:rsidR="00B3623F" w:rsidRPr="00E807ED">
          <w:rPr>
            <w:rFonts w:cs="Arial"/>
          </w:rPr>
          <w:t xml:space="preserve"> is required to keep its statement under review and make such revisions as are appropriate following a change in its policy. Following any changes in its policy </w:t>
        </w:r>
        <w:r w:rsidRPr="00E807ED">
          <w:rPr>
            <w:rFonts w:cs="Arial"/>
          </w:rPr>
          <w:t>Nettleham Parish Council</w:t>
        </w:r>
        <w:r w:rsidR="00B3623F" w:rsidRPr="00E807ED">
          <w:rPr>
            <w:rFonts w:cs="Arial"/>
          </w:rPr>
          <w:t xml:space="preserve"> must publish the revised policy and send a copy to the administering authority within one month of the date the policy is revised. </w:t>
        </w:r>
      </w:ins>
    </w:p>
    <w:p w14:paraId="6AD7A7B0" w14:textId="77777777" w:rsidR="00B3623F" w:rsidRPr="00E807ED" w:rsidRDefault="00B3623F" w:rsidP="00B3623F">
      <w:pPr>
        <w:jc w:val="both"/>
        <w:rPr>
          <w:ins w:id="62" w:author="Reception" w:date="2026-09-25T20:06:00Z" w16du:dateUtc="2026-09-26T00:06:00Z"/>
          <w:rFonts w:cs="Arial"/>
        </w:rPr>
      </w:pPr>
    </w:p>
    <w:p w14:paraId="6E48EAD8" w14:textId="77777777" w:rsidR="00B3623F" w:rsidRPr="00E807ED" w:rsidRDefault="00B3623F" w:rsidP="00B3623F">
      <w:pPr>
        <w:jc w:val="both"/>
        <w:rPr>
          <w:ins w:id="63" w:author="Reception" w:date="2026-09-25T20:06:00Z" w16du:dateUtc="2026-09-26T00:06:00Z"/>
          <w:rFonts w:cs="Arial"/>
        </w:rPr>
      </w:pPr>
      <w:ins w:id="64" w:author="Reception" w:date="2026-09-25T20:06:00Z" w16du:dateUtc="2026-09-26T00:06:00Z">
        <w:r w:rsidRPr="00E807ED">
          <w:rPr>
            <w:rFonts w:cs="Arial"/>
          </w:rPr>
          <w:t xml:space="preserve">In formulating and revising the policy statements outlined below, </w:t>
        </w:r>
        <w:r w:rsidR="004C29E3" w:rsidRPr="00E807ED">
          <w:rPr>
            <w:rFonts w:cs="Arial"/>
          </w:rPr>
          <w:t>Nettleham Parish Council</w:t>
        </w:r>
        <w:r w:rsidRPr="00E807ED">
          <w:rPr>
            <w:rFonts w:cs="Arial"/>
          </w:rPr>
          <w:t xml:space="preserve"> must have regard to the extent to which the exercise of its discretionary powers could lead to a serious loss of confidence in the public service. </w:t>
        </w:r>
      </w:ins>
    </w:p>
    <w:p w14:paraId="7E664D7C" w14:textId="77777777" w:rsidR="00B3623F" w:rsidRPr="00E807ED" w:rsidRDefault="00B3623F" w:rsidP="00B3623F">
      <w:pPr>
        <w:jc w:val="both"/>
        <w:rPr>
          <w:ins w:id="65" w:author="Reception" w:date="2026-09-25T20:06:00Z" w16du:dateUtc="2026-09-26T00:06:00Z"/>
          <w:rFonts w:cs="Arial"/>
        </w:rPr>
      </w:pPr>
    </w:p>
    <w:p w14:paraId="35B79957" w14:textId="77777777" w:rsidR="00B3623F" w:rsidRPr="00E807ED" w:rsidRDefault="00B3623F" w:rsidP="00B3623F">
      <w:pPr>
        <w:jc w:val="both"/>
        <w:rPr>
          <w:ins w:id="66" w:author="Reception" w:date="2026-09-25T20:06:00Z" w16du:dateUtc="2026-09-26T00:06:00Z"/>
          <w:rFonts w:cs="Arial"/>
        </w:rPr>
      </w:pPr>
      <w:ins w:id="67" w:author="Reception" w:date="2026-09-25T20:06:00Z" w16du:dateUtc="2026-09-26T00:06:00Z">
        <w:r w:rsidRPr="00E807ED">
          <w:rPr>
            <w:rFonts w:cs="Arial"/>
          </w:rPr>
          <w:t xml:space="preserve">The discretions listed below are those that require a written policy, however employers have further discretions under the regulations that they may wish to formulate a written policy on. </w:t>
        </w:r>
      </w:ins>
    </w:p>
    <w:p w14:paraId="5F826BDB" w14:textId="77777777" w:rsidR="00B3623F" w:rsidRPr="00E807ED" w:rsidRDefault="00B3623F" w:rsidP="00B3623F">
      <w:pPr>
        <w:jc w:val="both"/>
        <w:rPr>
          <w:ins w:id="68" w:author="Reception" w:date="2026-09-25T20:06:00Z" w16du:dateUtc="2026-09-26T00:06:00Z"/>
          <w:rFonts w:cs="Arial"/>
        </w:rPr>
      </w:pPr>
    </w:p>
    <w:p w14:paraId="297094D0" w14:textId="77777777" w:rsidR="00B3623F" w:rsidRPr="00E807ED" w:rsidRDefault="00B3623F" w:rsidP="00B3623F">
      <w:pPr>
        <w:rPr>
          <w:ins w:id="69" w:author="Reception" w:date="2026-09-25T20:06:00Z" w16du:dateUtc="2026-09-26T00:06:00Z"/>
          <w:rFonts w:cs="Arial"/>
          <w:b/>
          <w:caps/>
          <w:color w:val="000000"/>
          <w:sz w:val="28"/>
          <w:szCs w:val="28"/>
        </w:rPr>
      </w:pPr>
      <w:ins w:id="70" w:author="Reception" w:date="2026-09-25T20:06:00Z" w16du:dateUtc="2026-09-26T00:06:00Z">
        <w:r w:rsidRPr="00E807ED">
          <w:rPr>
            <w:rFonts w:cs="Arial"/>
            <w:b/>
            <w:caps/>
            <w:color w:val="000000"/>
            <w:sz w:val="28"/>
            <w:szCs w:val="28"/>
          </w:rPr>
          <w:t>Fu</w:t>
        </w:r>
        <w:r w:rsidR="00A6204B" w:rsidRPr="00E807ED">
          <w:rPr>
            <w:rFonts w:cs="Arial"/>
            <w:b/>
            <w:caps/>
            <w:color w:val="000000"/>
            <w:sz w:val="28"/>
            <w:szCs w:val="28"/>
          </w:rPr>
          <w:t>r</w:t>
        </w:r>
        <w:r w:rsidRPr="00E807ED">
          <w:rPr>
            <w:rFonts w:cs="Arial"/>
            <w:b/>
            <w:caps/>
            <w:color w:val="000000"/>
            <w:sz w:val="28"/>
            <w:szCs w:val="28"/>
          </w:rPr>
          <w:t xml:space="preserve">ther guidance from the Local Government Pension Scheme Secretariat </w:t>
        </w:r>
      </w:ins>
    </w:p>
    <w:p w14:paraId="5F09CAC0" w14:textId="77777777" w:rsidR="00B3623F" w:rsidRPr="00E807ED" w:rsidRDefault="00B3623F" w:rsidP="00B3623F">
      <w:pPr>
        <w:jc w:val="both"/>
        <w:rPr>
          <w:ins w:id="71" w:author="Reception" w:date="2026-09-25T20:06:00Z" w16du:dateUtc="2026-09-26T00:06:00Z"/>
          <w:rFonts w:cs="Arial"/>
        </w:rPr>
      </w:pPr>
    </w:p>
    <w:p w14:paraId="15B403C4" w14:textId="77777777" w:rsidR="00B3623F" w:rsidRPr="00E807ED" w:rsidRDefault="00B3623F" w:rsidP="00B3623F">
      <w:pPr>
        <w:jc w:val="both"/>
        <w:rPr>
          <w:ins w:id="72" w:author="Reception" w:date="2026-09-25T20:06:00Z" w16du:dateUtc="2026-09-26T00:06:00Z"/>
          <w:rStyle w:val="Strong"/>
          <w:rFonts w:cs="Arial"/>
          <w:b w:val="0"/>
          <w:shd w:val="clear" w:color="auto" w:fill="FFFFFF"/>
        </w:rPr>
      </w:pPr>
      <w:ins w:id="73" w:author="Reception" w:date="2026-09-25T20:06:00Z" w16du:dateUtc="2026-09-26T00:06:00Z">
        <w:r w:rsidRPr="00E807ED">
          <w:rPr>
            <w:rFonts w:cs="Arial"/>
          </w:rPr>
          <w:t>When formulating any policies Scheme Employers should also take into account information provided by the LGPC</w:t>
        </w:r>
        <w:r w:rsidRPr="00E807ED">
          <w:rPr>
            <w:rFonts w:cs="Arial"/>
            <w:b/>
          </w:rPr>
          <w:t xml:space="preserve"> </w:t>
        </w:r>
        <w:r w:rsidRPr="00E807ED">
          <w:rPr>
            <w:rStyle w:val="Strong"/>
            <w:rFonts w:cs="Arial"/>
            <w:b w:val="0"/>
            <w:shd w:val="clear" w:color="auto" w:fill="FFFFFF"/>
          </w:rPr>
          <w:t>Secretariat which can be foun</w:t>
        </w:r>
        <w:r w:rsidR="004C29E3" w:rsidRPr="00E807ED">
          <w:rPr>
            <w:rStyle w:val="Strong"/>
            <w:rFonts w:cs="Arial"/>
            <w:b w:val="0"/>
            <w:shd w:val="clear" w:color="auto" w:fill="FFFFFF"/>
          </w:rPr>
          <w:t xml:space="preserve">d at: </w:t>
        </w:r>
        <w:r w:rsidR="004C29E3" w:rsidRPr="00E807ED">
          <w:rPr>
            <w:rStyle w:val="Hyperlink"/>
            <w:rFonts w:cs="Arial"/>
            <w:shd w:val="clear" w:color="auto" w:fill="FFFFFF"/>
          </w:rPr>
          <w:t xml:space="preserve">  </w:t>
        </w:r>
        <w:r w:rsidR="004C29E3">
          <w:fldChar w:fldCharType="begin"/>
        </w:r>
        <w:r w:rsidR="004C29E3">
          <w:instrText>HYPERLINK "http://www.lgpsregs.org/"</w:instrText>
        </w:r>
        <w:r w:rsidR="004C29E3">
          <w:fldChar w:fldCharType="separate"/>
        </w:r>
        <w:r w:rsidR="004C29E3" w:rsidRPr="00E807ED">
          <w:rPr>
            <w:color w:val="0000FF"/>
            <w:u w:val="single"/>
          </w:rPr>
          <w:t>http://www.lgpsregs.org/</w:t>
        </w:r>
        <w:r w:rsidR="004C29E3">
          <w:fldChar w:fldCharType="end"/>
        </w:r>
      </w:ins>
    </w:p>
    <w:p w14:paraId="36012BC7" w14:textId="77777777" w:rsidR="00B3623F" w:rsidRPr="00E807ED" w:rsidRDefault="00B3623F" w:rsidP="00B3623F">
      <w:pPr>
        <w:jc w:val="both"/>
        <w:rPr>
          <w:ins w:id="74" w:author="Reception" w:date="2026-09-25T20:06:00Z" w16du:dateUtc="2026-09-26T00:06:00Z"/>
          <w:rFonts w:cs="Arial"/>
        </w:rPr>
      </w:pPr>
    </w:p>
    <w:p w14:paraId="65F94642" w14:textId="77777777" w:rsidR="005F702C" w:rsidRPr="00E807ED" w:rsidRDefault="005F702C" w:rsidP="00B3623F">
      <w:pPr>
        <w:rPr>
          <w:ins w:id="75" w:author="Reception" w:date="2026-09-25T20:06:00Z" w16du:dateUtc="2026-09-26T00:06:00Z"/>
          <w:rFonts w:cs="Arial"/>
          <w:b/>
          <w:caps/>
          <w:sz w:val="28"/>
          <w:szCs w:val="28"/>
        </w:rPr>
      </w:pPr>
    </w:p>
    <w:p w14:paraId="2709516E" w14:textId="77777777" w:rsidR="004C29E3" w:rsidRPr="00E807ED" w:rsidRDefault="004C29E3" w:rsidP="00B3623F">
      <w:pPr>
        <w:rPr>
          <w:ins w:id="76" w:author="Reception" w:date="2026-09-25T20:06:00Z" w16du:dateUtc="2026-09-26T00:06:00Z"/>
          <w:rFonts w:cs="Arial"/>
          <w:b/>
          <w:caps/>
          <w:sz w:val="28"/>
          <w:szCs w:val="28"/>
        </w:rPr>
      </w:pPr>
    </w:p>
    <w:p w14:paraId="2B85C1AD" w14:textId="77777777" w:rsidR="004C29E3" w:rsidRPr="00E807ED" w:rsidRDefault="004C29E3" w:rsidP="00B3623F">
      <w:pPr>
        <w:rPr>
          <w:ins w:id="77" w:author="Reception" w:date="2026-09-25T20:06:00Z" w16du:dateUtc="2026-09-26T00:06:00Z"/>
          <w:rFonts w:cs="Arial"/>
          <w:b/>
          <w:caps/>
          <w:sz w:val="28"/>
          <w:szCs w:val="28"/>
        </w:rPr>
      </w:pPr>
    </w:p>
    <w:p w14:paraId="4563E616" w14:textId="77777777" w:rsidR="004C29E3" w:rsidRPr="00E807ED" w:rsidRDefault="004C29E3" w:rsidP="00B3623F">
      <w:pPr>
        <w:rPr>
          <w:ins w:id="78" w:author="Reception" w:date="2026-09-25T20:06:00Z" w16du:dateUtc="2026-09-26T00:06:00Z"/>
          <w:rFonts w:cs="Arial"/>
          <w:b/>
          <w:caps/>
          <w:sz w:val="28"/>
          <w:szCs w:val="28"/>
        </w:rPr>
      </w:pPr>
    </w:p>
    <w:p w14:paraId="247EA479" w14:textId="77777777" w:rsidR="004C29E3" w:rsidRPr="00E807ED" w:rsidRDefault="004C29E3" w:rsidP="00B3623F">
      <w:pPr>
        <w:rPr>
          <w:ins w:id="79" w:author="Reception" w:date="2026-09-25T20:06:00Z" w16du:dateUtc="2026-09-26T00:06:00Z"/>
          <w:rFonts w:cs="Arial"/>
          <w:b/>
          <w:caps/>
          <w:sz w:val="28"/>
          <w:szCs w:val="28"/>
        </w:rPr>
      </w:pPr>
    </w:p>
    <w:p w14:paraId="29787E90" w14:textId="77777777" w:rsidR="004C29E3" w:rsidRPr="00E807ED" w:rsidRDefault="004C29E3" w:rsidP="00B3623F">
      <w:pPr>
        <w:rPr>
          <w:ins w:id="80" w:author="Reception" w:date="2026-09-25T20:06:00Z" w16du:dateUtc="2026-09-26T00:06:00Z"/>
          <w:rFonts w:cs="Arial"/>
          <w:b/>
          <w:caps/>
          <w:sz w:val="28"/>
          <w:szCs w:val="28"/>
        </w:rPr>
      </w:pPr>
    </w:p>
    <w:p w14:paraId="0E9C3488" w14:textId="77777777" w:rsidR="004C29E3" w:rsidRPr="00E807ED" w:rsidRDefault="004C29E3" w:rsidP="00B3623F">
      <w:pPr>
        <w:rPr>
          <w:ins w:id="81" w:author="Reception" w:date="2026-09-25T20:06:00Z" w16du:dateUtc="2026-09-26T00:06:00Z"/>
          <w:rFonts w:cs="Arial"/>
          <w:b/>
          <w:caps/>
          <w:sz w:val="28"/>
          <w:szCs w:val="28"/>
        </w:rPr>
      </w:pPr>
    </w:p>
    <w:p w14:paraId="1997ED32" w14:textId="77777777" w:rsidR="004C29E3" w:rsidRPr="00E807ED" w:rsidRDefault="004C29E3" w:rsidP="00B3623F">
      <w:pPr>
        <w:rPr>
          <w:ins w:id="82" w:author="Reception" w:date="2026-09-25T20:06:00Z" w16du:dateUtc="2026-09-26T00:06:00Z"/>
          <w:rFonts w:cs="Arial"/>
          <w:b/>
          <w:caps/>
          <w:sz w:val="28"/>
          <w:szCs w:val="28"/>
        </w:rPr>
      </w:pPr>
    </w:p>
    <w:p w14:paraId="74735BF2" w14:textId="77777777" w:rsidR="006A123A" w:rsidRPr="00E807ED" w:rsidRDefault="006A123A" w:rsidP="00B3623F">
      <w:pPr>
        <w:rPr>
          <w:ins w:id="83" w:author="Reception" w:date="2026-09-25T20:06:00Z" w16du:dateUtc="2026-09-26T00:06:00Z"/>
          <w:rFonts w:cs="Arial"/>
          <w:b/>
          <w:caps/>
          <w:sz w:val="28"/>
          <w:szCs w:val="28"/>
        </w:rPr>
      </w:pPr>
    </w:p>
    <w:p w14:paraId="089B4961" w14:textId="77777777" w:rsidR="006A123A" w:rsidRPr="00E807ED" w:rsidRDefault="006A123A" w:rsidP="00B3623F">
      <w:pPr>
        <w:rPr>
          <w:ins w:id="84" w:author="Reception" w:date="2026-09-25T20:06:00Z" w16du:dateUtc="2026-09-26T00:06:00Z"/>
          <w:rFonts w:cs="Arial"/>
          <w:b/>
          <w:caps/>
          <w:sz w:val="28"/>
          <w:szCs w:val="28"/>
        </w:rPr>
      </w:pPr>
    </w:p>
    <w:p w14:paraId="485AC875" w14:textId="77777777" w:rsidR="004C29E3" w:rsidRPr="00E807ED" w:rsidRDefault="004C29E3" w:rsidP="00B3623F">
      <w:pPr>
        <w:rPr>
          <w:ins w:id="85" w:author="Reception" w:date="2026-09-25T20:06:00Z" w16du:dateUtc="2026-09-26T00:06:00Z"/>
          <w:rFonts w:cs="Arial"/>
          <w:b/>
          <w:caps/>
          <w:sz w:val="28"/>
          <w:szCs w:val="28"/>
        </w:rPr>
      </w:pPr>
    </w:p>
    <w:p w14:paraId="5DC90F83" w14:textId="77777777" w:rsidR="004C29E3" w:rsidRPr="00E807ED" w:rsidRDefault="004C29E3" w:rsidP="00B3623F">
      <w:pPr>
        <w:rPr>
          <w:ins w:id="86" w:author="Reception" w:date="2026-09-25T20:06:00Z" w16du:dateUtc="2026-09-26T00:06:00Z"/>
          <w:rFonts w:cs="Arial"/>
          <w:b/>
          <w:caps/>
          <w:sz w:val="28"/>
          <w:szCs w:val="28"/>
        </w:rPr>
      </w:pPr>
    </w:p>
    <w:p w14:paraId="0564FAB9" w14:textId="77777777" w:rsidR="004C29E3" w:rsidRPr="00E807ED" w:rsidRDefault="004C29E3" w:rsidP="00B3623F">
      <w:pPr>
        <w:rPr>
          <w:ins w:id="87" w:author="Reception" w:date="2026-09-25T20:06:00Z" w16du:dateUtc="2026-09-26T00:06:00Z"/>
          <w:rFonts w:cs="Arial"/>
          <w:b/>
          <w:caps/>
          <w:sz w:val="28"/>
          <w:szCs w:val="28"/>
        </w:rPr>
      </w:pPr>
    </w:p>
    <w:p w14:paraId="0DF32E6D" w14:textId="77777777" w:rsidR="004C29E3" w:rsidRPr="00E807ED" w:rsidRDefault="004C29E3" w:rsidP="00B3623F">
      <w:pPr>
        <w:rPr>
          <w:ins w:id="88" w:author="Reception" w:date="2026-09-25T20:06:00Z" w16du:dateUtc="2026-09-26T00:06:00Z"/>
          <w:rFonts w:cs="Arial"/>
          <w:b/>
          <w:caps/>
          <w:sz w:val="28"/>
          <w:szCs w:val="28"/>
        </w:rPr>
      </w:pPr>
    </w:p>
    <w:p w14:paraId="4548CD4F" w14:textId="77777777" w:rsidR="00B3623F" w:rsidRPr="00E807ED" w:rsidRDefault="00B3623F" w:rsidP="00B3623F">
      <w:pPr>
        <w:rPr>
          <w:ins w:id="89" w:author="Reception" w:date="2026-09-25T20:06:00Z" w16du:dateUtc="2026-09-26T00:06:00Z"/>
          <w:rFonts w:cs="Arial"/>
          <w:b/>
          <w:caps/>
          <w:sz w:val="28"/>
          <w:szCs w:val="28"/>
        </w:rPr>
      </w:pPr>
      <w:ins w:id="90" w:author="Reception" w:date="2026-09-25T20:06:00Z" w16du:dateUtc="2026-09-26T00:06:00Z">
        <w:r w:rsidRPr="00E807ED">
          <w:rPr>
            <w:rFonts w:cs="Arial"/>
            <w:b/>
            <w:caps/>
            <w:sz w:val="28"/>
            <w:szCs w:val="28"/>
          </w:rPr>
          <w:t xml:space="preserve">Scheme Employer Discretions </w:t>
        </w:r>
      </w:ins>
    </w:p>
    <w:p w14:paraId="14F93501" w14:textId="77777777" w:rsidR="00B3623F" w:rsidRPr="00E807ED" w:rsidRDefault="00B3623F" w:rsidP="00B3623F">
      <w:pPr>
        <w:rPr>
          <w:ins w:id="91" w:author="Reception" w:date="2026-09-25T20:06:00Z" w16du:dateUtc="2026-09-26T00:06:00Z"/>
          <w:rFonts w:cs="Arial"/>
          <w:b/>
          <w:sz w:val="28"/>
          <w:szCs w:val="28"/>
        </w:rPr>
      </w:pPr>
    </w:p>
    <w:p w14:paraId="37733105" w14:textId="77777777" w:rsidR="00B3623F" w:rsidRPr="00E807ED" w:rsidRDefault="00B3623F" w:rsidP="00B3623F">
      <w:pPr>
        <w:ind w:left="720" w:hanging="720"/>
        <w:rPr>
          <w:ins w:id="92" w:author="Reception" w:date="2026-09-25T20:06:00Z" w16du:dateUtc="2026-09-26T00:06:00Z"/>
          <w:rFonts w:cs="Arial"/>
          <w:b/>
          <w:u w:val="single"/>
        </w:rPr>
      </w:pPr>
      <w:ins w:id="93" w:author="Reception" w:date="2026-09-25T20:06:00Z" w16du:dateUtc="2026-09-26T00:06:00Z">
        <w:r w:rsidRPr="00E807ED">
          <w:rPr>
            <w:rFonts w:cs="Arial"/>
            <w:b/>
            <w:u w:val="single"/>
          </w:rPr>
          <w:t xml:space="preserve">Specific discretions under the LGPS Regulations 2013 and the LGPS </w:t>
        </w:r>
      </w:ins>
    </w:p>
    <w:p w14:paraId="592C557F" w14:textId="77777777" w:rsidR="00B3623F" w:rsidRPr="00E807ED" w:rsidRDefault="00B3623F" w:rsidP="00B3623F">
      <w:pPr>
        <w:ind w:left="720" w:hanging="720"/>
        <w:rPr>
          <w:ins w:id="94" w:author="Reception" w:date="2026-09-25T20:06:00Z" w16du:dateUtc="2026-09-26T00:06:00Z"/>
          <w:rFonts w:cs="Arial"/>
          <w:b/>
        </w:rPr>
      </w:pPr>
      <w:ins w:id="95" w:author="Reception" w:date="2026-09-25T20:06:00Z" w16du:dateUtc="2026-09-26T00:06:00Z">
        <w:r w:rsidRPr="00E807ED">
          <w:rPr>
            <w:rFonts w:cs="Arial"/>
            <w:b/>
            <w:u w:val="single"/>
          </w:rPr>
          <w:t xml:space="preserve">Transitional Regulations 2013. </w:t>
        </w:r>
      </w:ins>
    </w:p>
    <w:p w14:paraId="14D8CA52" w14:textId="77777777" w:rsidR="00B3623F" w:rsidRPr="00E807ED" w:rsidRDefault="00B3623F" w:rsidP="00B3623F">
      <w:pPr>
        <w:ind w:left="720" w:hanging="720"/>
        <w:jc w:val="both"/>
        <w:rPr>
          <w:ins w:id="96" w:author="Reception" w:date="2026-09-25T20:06:00Z" w16du:dateUtc="2026-09-26T00:06:00Z"/>
          <w:rFonts w:cs="Arial"/>
          <w:b/>
        </w:rPr>
      </w:pPr>
    </w:p>
    <w:p w14:paraId="5BD675D1" w14:textId="77777777" w:rsidR="00B3623F" w:rsidRPr="00E807ED" w:rsidRDefault="00B3623F" w:rsidP="00B3623F">
      <w:pPr>
        <w:jc w:val="both"/>
        <w:rPr>
          <w:ins w:id="97" w:author="Reception" w:date="2026-09-25T20:06:00Z" w16du:dateUtc="2026-09-26T00:06:00Z"/>
          <w:rFonts w:cs="Arial"/>
          <w:b/>
          <w:sz w:val="28"/>
          <w:szCs w:val="28"/>
        </w:rPr>
      </w:pPr>
      <w:ins w:id="98" w:author="Reception" w:date="2026-09-25T20:06:00Z" w16du:dateUtc="2026-09-26T00:06:00Z">
        <w:r w:rsidRPr="00E807ED">
          <w:rPr>
            <w:rFonts w:cs="Arial"/>
          </w:rPr>
          <w:t xml:space="preserve">Details of the </w:t>
        </w:r>
        <w:r w:rsidRPr="00E807ED">
          <w:rPr>
            <w:rFonts w:cs="Arial"/>
            <w:b/>
          </w:rPr>
          <w:t>five discretions</w:t>
        </w:r>
        <w:r w:rsidRPr="00E807ED">
          <w:rPr>
            <w:rFonts w:cs="Arial"/>
          </w:rPr>
          <w:t xml:space="preserve"> available are as follows: </w:t>
        </w:r>
      </w:ins>
    </w:p>
    <w:p w14:paraId="4D72BE73" w14:textId="77777777" w:rsidR="00B3623F" w:rsidRPr="00E807ED" w:rsidRDefault="00B3623F" w:rsidP="00B3623F">
      <w:pPr>
        <w:ind w:left="720" w:hanging="720"/>
        <w:rPr>
          <w:ins w:id="99" w:author="Reception" w:date="2026-09-25T20:06:00Z" w16du:dateUtc="2026-09-26T00:06:00Z"/>
          <w:rFonts w:cs="Arial"/>
          <w:b/>
          <w:sz w:val="28"/>
          <w:szCs w:val="28"/>
        </w:rPr>
      </w:pPr>
    </w:p>
    <w:p w14:paraId="46010E5B" w14:textId="77777777" w:rsidR="00B3623F" w:rsidRPr="00E807ED" w:rsidRDefault="00B3623F" w:rsidP="006A123A">
      <w:pPr>
        <w:ind w:left="720" w:hanging="720"/>
        <w:rPr>
          <w:ins w:id="100" w:author="Reception" w:date="2026-09-25T20:06:00Z" w16du:dateUtc="2026-09-26T00:06:00Z"/>
          <w:rFonts w:cs="Arial"/>
          <w:b/>
        </w:rPr>
      </w:pPr>
      <w:ins w:id="101" w:author="Reception" w:date="2026-09-25T20:06:00Z" w16du:dateUtc="2026-09-26T00:06:00Z">
        <w:r w:rsidRPr="00E807ED">
          <w:rPr>
            <w:rFonts w:cs="Arial"/>
            <w:b/>
          </w:rPr>
          <w:t>1.</w:t>
        </w:r>
        <w:r w:rsidRPr="00E807ED">
          <w:rPr>
            <w:rFonts w:cs="Arial"/>
            <w:b/>
          </w:rPr>
          <w:tab/>
          <w:t>Shared cost Additional Pension Contributions - Regulation 16 (2)(e) and 16 (4)(d)</w:t>
        </w:r>
      </w:ins>
    </w:p>
    <w:p w14:paraId="319084F6" w14:textId="77777777" w:rsidR="00B3623F" w:rsidRPr="00E807ED" w:rsidRDefault="00B3623F" w:rsidP="00B3623F">
      <w:pPr>
        <w:ind w:left="720"/>
        <w:jc w:val="both"/>
        <w:rPr>
          <w:ins w:id="102" w:author="Reception" w:date="2026-09-25T20:06:00Z" w16du:dateUtc="2026-09-26T00:06:00Z"/>
          <w:rFonts w:cs="Arial"/>
          <w:i/>
        </w:rPr>
      </w:pPr>
      <w:ins w:id="103" w:author="Reception" w:date="2026-09-25T20:06:00Z" w16du:dateUtc="2026-09-26T00:06:00Z">
        <w:r w:rsidRPr="00E807ED">
          <w:rPr>
            <w:rFonts w:cs="Arial"/>
            <w:i/>
          </w:rPr>
          <w:t xml:space="preserve">Note: these specific provisions of Regulation 16 allow an active member who is paying into the main scheme to enter into an arrangement to pay additional contributions, either by regular contributions (Regulation 16(2)(e)) or by a lump sum payment (Regulation 16(4)(d). This may be funded in whole or in part by </w:t>
        </w:r>
        <w:r w:rsidR="004C29E3" w:rsidRPr="00E807ED">
          <w:rPr>
            <w:rFonts w:cs="Arial"/>
            <w:b/>
            <w:i/>
          </w:rPr>
          <w:t>Nettleham Parish Council</w:t>
        </w:r>
        <w:r w:rsidRPr="00E807ED">
          <w:rPr>
            <w:rFonts w:cs="Arial"/>
            <w:i/>
          </w:rPr>
          <w:t xml:space="preserve">. </w:t>
        </w:r>
      </w:ins>
    </w:p>
    <w:p w14:paraId="1049AB49" w14:textId="77777777" w:rsidR="00B3623F" w:rsidRPr="00E807ED" w:rsidRDefault="00B3623F" w:rsidP="00B3623F">
      <w:pPr>
        <w:ind w:left="720"/>
        <w:jc w:val="both"/>
        <w:rPr>
          <w:ins w:id="104" w:author="Reception" w:date="2026-09-25T20:06:00Z" w16du:dateUtc="2026-09-26T00:06:00Z"/>
          <w:rFonts w:cs="Arial"/>
          <w:b/>
        </w:rPr>
      </w:pPr>
    </w:p>
    <w:p w14:paraId="753CC1CB" w14:textId="77777777" w:rsidR="00B3623F" w:rsidRPr="00E807ED" w:rsidRDefault="004C29E3" w:rsidP="00B3623F">
      <w:pPr>
        <w:ind w:left="720"/>
        <w:jc w:val="both"/>
        <w:rPr>
          <w:ins w:id="105" w:author="Reception" w:date="2026-09-25T20:06:00Z" w16du:dateUtc="2026-09-26T00:06:00Z"/>
          <w:rFonts w:cs="Arial"/>
        </w:rPr>
      </w:pPr>
      <w:ins w:id="106" w:author="Reception" w:date="2026-09-25T20:06:00Z" w16du:dateUtc="2026-09-26T00:06:00Z">
        <w:r w:rsidRPr="00E807ED">
          <w:rPr>
            <w:rFonts w:cs="Arial"/>
            <w:b/>
          </w:rPr>
          <w:t>Nettleham Parish Council</w:t>
        </w:r>
        <w:r w:rsidR="00B3623F" w:rsidRPr="00E807ED">
          <w:rPr>
            <w:rFonts w:cs="Arial"/>
            <w:b/>
          </w:rPr>
          <w:t xml:space="preserve"> </w:t>
        </w:r>
        <w:r w:rsidR="00B3623F" w:rsidRPr="00E807ED">
          <w:rPr>
            <w:rFonts w:cs="Arial"/>
          </w:rPr>
          <w:t xml:space="preserve">does not consider contributions towards additional pension contributions to be an essential part of its employment strategy. However, </w:t>
        </w:r>
        <w:r w:rsidRPr="00E807ED">
          <w:rPr>
            <w:rFonts w:cs="Arial"/>
            <w:b/>
          </w:rPr>
          <w:t>Nettleham Parish Council</w:t>
        </w:r>
        <w:r w:rsidR="00B3623F" w:rsidRPr="00E807ED">
          <w:rPr>
            <w:rFonts w:cs="Arial"/>
            <w:b/>
          </w:rPr>
          <w:t xml:space="preserve"> </w:t>
        </w:r>
        <w:r w:rsidR="00B3623F" w:rsidRPr="00E807ED">
          <w:rPr>
            <w:rFonts w:cs="Arial"/>
          </w:rPr>
          <w:t xml:space="preserve">will consider applications made under these specific provisions having regard to </w:t>
        </w:r>
        <w:r w:rsidRPr="00E807ED">
          <w:rPr>
            <w:rFonts w:cs="Arial"/>
            <w:b/>
          </w:rPr>
          <w:t>Nettleham Parish Council</w:t>
        </w:r>
        <w:r w:rsidR="00B3623F" w:rsidRPr="00E807ED">
          <w:rPr>
            <w:rFonts w:cs="Arial"/>
            <w:b/>
          </w:rPr>
          <w:t>’s</w:t>
        </w:r>
        <w:r w:rsidR="00B3623F" w:rsidRPr="00E807ED">
          <w:rPr>
            <w:rFonts w:cs="Arial"/>
          </w:rPr>
          <w:t xml:space="preserve"> general policy from time to time, on the employee pay strategy and the particular circumstances surrounding each case. </w:t>
        </w:r>
      </w:ins>
    </w:p>
    <w:p w14:paraId="36E38461" w14:textId="77777777" w:rsidR="00B3623F" w:rsidRPr="00E807ED" w:rsidRDefault="00B3623F" w:rsidP="00B3623F">
      <w:pPr>
        <w:ind w:left="720"/>
        <w:jc w:val="both"/>
        <w:rPr>
          <w:ins w:id="107" w:author="Reception" w:date="2026-09-25T20:06:00Z" w16du:dateUtc="2026-09-26T00:06:00Z"/>
          <w:rFonts w:cs="Arial"/>
        </w:rPr>
      </w:pPr>
    </w:p>
    <w:p w14:paraId="515A4BD6" w14:textId="77777777" w:rsidR="00B3623F" w:rsidRPr="00E807ED" w:rsidRDefault="00B3623F" w:rsidP="004C29E3">
      <w:pPr>
        <w:ind w:left="720"/>
        <w:jc w:val="both"/>
        <w:rPr>
          <w:ins w:id="108" w:author="Reception" w:date="2026-09-25T20:06:00Z" w16du:dateUtc="2026-09-26T00:06:00Z"/>
          <w:rFonts w:cs="Arial"/>
        </w:rPr>
      </w:pPr>
      <w:ins w:id="109" w:author="Reception" w:date="2026-09-25T20:06:00Z" w16du:dateUtc="2026-09-26T00:06:00Z">
        <w:r w:rsidRPr="00E807ED">
          <w:rPr>
            <w:rFonts w:cs="Arial"/>
          </w:rPr>
          <w:t>It is likely that decisions will be made on the merits of each case having particular regard to factors such as:</w:t>
        </w:r>
      </w:ins>
    </w:p>
    <w:p w14:paraId="101C3F57" w14:textId="77777777" w:rsidR="00B3623F" w:rsidRPr="00E807ED" w:rsidRDefault="004C29E3" w:rsidP="00B3623F">
      <w:pPr>
        <w:numPr>
          <w:ilvl w:val="0"/>
          <w:numId w:val="10"/>
        </w:numPr>
        <w:tabs>
          <w:tab w:val="clear" w:pos="720"/>
          <w:tab w:val="num" w:pos="1440"/>
        </w:tabs>
        <w:ind w:left="1440"/>
        <w:jc w:val="both"/>
        <w:rPr>
          <w:ins w:id="110" w:author="Reception" w:date="2026-09-25T20:06:00Z" w16du:dateUtc="2026-09-26T00:06:00Z"/>
          <w:rFonts w:cs="Arial"/>
        </w:rPr>
      </w:pPr>
      <w:ins w:id="111" w:author="Reception" w:date="2026-09-25T20:06:00Z" w16du:dateUtc="2026-09-26T00:06:00Z">
        <w:r w:rsidRPr="00E807ED">
          <w:rPr>
            <w:rFonts w:cs="Arial"/>
            <w:b/>
          </w:rPr>
          <w:t>Nettleham Parish Council</w:t>
        </w:r>
        <w:r w:rsidR="00B3623F" w:rsidRPr="00E807ED">
          <w:rPr>
            <w:rFonts w:cs="Arial"/>
            <w:b/>
          </w:rPr>
          <w:t>’s</w:t>
        </w:r>
        <w:r w:rsidR="00B3623F" w:rsidRPr="00E807ED">
          <w:rPr>
            <w:rFonts w:cs="Arial"/>
          </w:rPr>
          <w:t xml:space="preserve"> ability to meet the cost of granting such a request; and/or </w:t>
        </w:r>
      </w:ins>
    </w:p>
    <w:p w14:paraId="26B6A3FB" w14:textId="77777777" w:rsidR="00B3623F" w:rsidRPr="00E807ED" w:rsidRDefault="00B3623F" w:rsidP="00B3623F">
      <w:pPr>
        <w:numPr>
          <w:ilvl w:val="0"/>
          <w:numId w:val="10"/>
        </w:numPr>
        <w:tabs>
          <w:tab w:val="clear" w:pos="720"/>
          <w:tab w:val="num" w:pos="1440"/>
        </w:tabs>
        <w:ind w:left="1440"/>
        <w:jc w:val="both"/>
        <w:rPr>
          <w:ins w:id="112" w:author="Reception" w:date="2026-09-25T20:06:00Z" w16du:dateUtc="2026-09-26T00:06:00Z"/>
          <w:rFonts w:cs="Arial"/>
        </w:rPr>
      </w:pPr>
      <w:ins w:id="113" w:author="Reception" w:date="2026-09-25T20:06:00Z" w16du:dateUtc="2026-09-26T00:06:00Z">
        <w:r w:rsidRPr="00E807ED">
          <w:rPr>
            <w:rFonts w:cs="Arial"/>
          </w:rPr>
          <w:t>the member’s personal circumstances.</w:t>
        </w:r>
      </w:ins>
    </w:p>
    <w:p w14:paraId="47BD9093" w14:textId="77777777" w:rsidR="00B3623F" w:rsidRPr="00E807ED" w:rsidRDefault="00B3623F" w:rsidP="00B3623F">
      <w:pPr>
        <w:ind w:left="1080"/>
        <w:jc w:val="both"/>
        <w:rPr>
          <w:ins w:id="114" w:author="Reception" w:date="2026-09-25T20:06:00Z" w16du:dateUtc="2026-09-26T00:06:00Z"/>
          <w:rFonts w:cs="Arial"/>
        </w:rPr>
      </w:pPr>
    </w:p>
    <w:p w14:paraId="4E6040AD" w14:textId="77777777" w:rsidR="00B3623F" w:rsidRPr="00E807ED" w:rsidRDefault="00B3623F" w:rsidP="00B3623F">
      <w:pPr>
        <w:rPr>
          <w:ins w:id="115" w:author="Reception" w:date="2026-09-25T20:06:00Z" w16du:dateUtc="2026-09-26T00:06:00Z"/>
          <w:rFonts w:cs="Arial"/>
          <w:b/>
        </w:rPr>
      </w:pPr>
      <w:ins w:id="116" w:author="Reception" w:date="2026-09-25T20:06:00Z" w16du:dateUtc="2026-09-26T00:06:00Z">
        <w:r w:rsidRPr="00E807ED">
          <w:rPr>
            <w:rFonts w:cs="Arial"/>
            <w:b/>
          </w:rPr>
          <w:t>2.</w:t>
        </w:r>
        <w:r w:rsidRPr="00E807ED">
          <w:rPr>
            <w:rFonts w:cs="Arial"/>
            <w:b/>
          </w:rPr>
          <w:tab/>
          <w:t xml:space="preserve">Awarding Additional Pension - Regulation 31 </w:t>
        </w:r>
      </w:ins>
    </w:p>
    <w:p w14:paraId="5D9E0E8D" w14:textId="77777777" w:rsidR="00B3623F" w:rsidRPr="00E807ED" w:rsidRDefault="00B3623F" w:rsidP="00B3623F">
      <w:pPr>
        <w:rPr>
          <w:ins w:id="117" w:author="Reception" w:date="2026-09-25T20:06:00Z" w16du:dateUtc="2026-09-26T00:06:00Z"/>
          <w:rFonts w:cs="Arial"/>
          <w:b/>
          <w:sz w:val="16"/>
          <w:szCs w:val="16"/>
        </w:rPr>
      </w:pPr>
    </w:p>
    <w:p w14:paraId="13A13208" w14:textId="77777777" w:rsidR="00B3623F" w:rsidRPr="00E807ED" w:rsidRDefault="00B3623F" w:rsidP="00B3623F">
      <w:pPr>
        <w:ind w:left="720"/>
        <w:jc w:val="both"/>
        <w:rPr>
          <w:ins w:id="118" w:author="Reception" w:date="2026-09-25T20:06:00Z" w16du:dateUtc="2026-09-26T00:06:00Z"/>
          <w:rFonts w:cs="Arial"/>
          <w:i/>
        </w:rPr>
      </w:pPr>
      <w:ins w:id="119" w:author="Reception" w:date="2026-09-25T20:06:00Z" w16du:dateUtc="2026-09-26T00:06:00Z">
        <w:r w:rsidRPr="00E807ED">
          <w:rPr>
            <w:rFonts w:cs="Arial"/>
            <w:i/>
          </w:rPr>
          <w:t xml:space="preserve">Note: this Regulation 31 allows employers to grant additional pension up to the maximum allowed by the scheme rules provided that the member is active </w:t>
        </w:r>
        <w:r w:rsidRPr="00E807ED">
          <w:rPr>
            <w:rFonts w:cs="Arial"/>
            <w:b/>
            <w:i/>
          </w:rPr>
          <w:t>or</w:t>
        </w:r>
        <w:r w:rsidRPr="00E807ED">
          <w:rPr>
            <w:rFonts w:cs="Arial"/>
            <w:i/>
          </w:rPr>
          <w:t xml:space="preserve"> is within 6 months of leaving </w:t>
        </w:r>
        <w:r w:rsidRPr="00E807ED">
          <w:rPr>
            <w:rFonts w:cs="Arial"/>
            <w:b/>
            <w:i/>
          </w:rPr>
          <w:t>for reasons of</w:t>
        </w:r>
        <w:r w:rsidRPr="00E807ED">
          <w:rPr>
            <w:rFonts w:cs="Arial"/>
            <w:i/>
          </w:rPr>
          <w:t xml:space="preserve"> redundancy </w:t>
        </w:r>
        <w:r w:rsidRPr="00E807ED">
          <w:rPr>
            <w:rFonts w:cs="Arial"/>
            <w:b/>
            <w:i/>
          </w:rPr>
          <w:t>or</w:t>
        </w:r>
        <w:r w:rsidRPr="00E807ED">
          <w:rPr>
            <w:rFonts w:cs="Arial"/>
            <w:i/>
          </w:rPr>
          <w:t xml:space="preserve"> business efficiency</w:t>
        </w:r>
        <w:r w:rsidRPr="00E807ED">
          <w:rPr>
            <w:rFonts w:cs="Arial"/>
            <w:b/>
            <w:i/>
          </w:rPr>
          <w:t xml:space="preserve"> or</w:t>
        </w:r>
        <w:r w:rsidRPr="00E807ED">
          <w:rPr>
            <w:rFonts w:cs="Arial"/>
            <w:i/>
          </w:rPr>
          <w:t xml:space="preserve"> whose employment was terminated by mutual consent on grounds of business efficiency.</w:t>
        </w:r>
        <w:r w:rsidRPr="00E807ED">
          <w:rPr>
            <w:rFonts w:cs="Arial"/>
            <w:b/>
            <w:i/>
          </w:rPr>
          <w:t xml:space="preserve"> </w:t>
        </w:r>
      </w:ins>
    </w:p>
    <w:p w14:paraId="2A092B95" w14:textId="77777777" w:rsidR="00B3623F" w:rsidRPr="00E807ED" w:rsidRDefault="00B3623F" w:rsidP="00B3623F">
      <w:pPr>
        <w:ind w:left="720"/>
        <w:jc w:val="both"/>
        <w:rPr>
          <w:ins w:id="120" w:author="Reception" w:date="2026-09-25T20:06:00Z" w16du:dateUtc="2026-09-26T00:06:00Z"/>
          <w:rFonts w:cs="Arial"/>
          <w:i/>
        </w:rPr>
      </w:pPr>
    </w:p>
    <w:p w14:paraId="3CD9C254" w14:textId="77777777" w:rsidR="00B3623F" w:rsidRPr="00E807ED" w:rsidRDefault="00B3623F" w:rsidP="00B3623F">
      <w:pPr>
        <w:ind w:left="720"/>
        <w:jc w:val="both"/>
        <w:rPr>
          <w:ins w:id="121" w:author="Reception" w:date="2026-09-25T20:06:00Z" w16du:dateUtc="2026-09-26T00:06:00Z"/>
          <w:rFonts w:cs="Arial"/>
          <w:i/>
        </w:rPr>
      </w:pPr>
      <w:ins w:id="122" w:author="Reception" w:date="2026-09-25T20:06:00Z" w16du:dateUtc="2026-09-26T00:06:00Z">
        <w:r w:rsidRPr="00E807ED">
          <w:rPr>
            <w:rFonts w:cs="Arial"/>
            <w:i/>
          </w:rPr>
          <w:t xml:space="preserve">Employers may wish to use this Regulation as an aid to recruitment, an aid to retention or to compensate or reward an employee who is retiring. </w:t>
        </w:r>
      </w:ins>
    </w:p>
    <w:p w14:paraId="0900EA22" w14:textId="77777777" w:rsidR="00B3623F" w:rsidRPr="00E807ED" w:rsidRDefault="00B3623F" w:rsidP="00B3623F">
      <w:pPr>
        <w:ind w:left="720"/>
        <w:jc w:val="both"/>
        <w:rPr>
          <w:ins w:id="123" w:author="Reception" w:date="2026-09-25T20:06:00Z" w16du:dateUtc="2026-09-26T00:06:00Z"/>
          <w:rFonts w:cs="Arial"/>
          <w:i/>
        </w:rPr>
      </w:pPr>
    </w:p>
    <w:p w14:paraId="0322D71F" w14:textId="77777777" w:rsidR="00B3623F" w:rsidRPr="00E807ED" w:rsidRDefault="00B3623F" w:rsidP="00B3623F">
      <w:pPr>
        <w:ind w:left="720"/>
        <w:jc w:val="both"/>
        <w:rPr>
          <w:ins w:id="124" w:author="Reception" w:date="2026-09-25T20:06:00Z" w16du:dateUtc="2026-09-26T00:06:00Z"/>
          <w:rFonts w:cs="Arial"/>
          <w:b/>
          <w:i/>
        </w:rPr>
      </w:pPr>
      <w:ins w:id="125" w:author="Reception" w:date="2026-09-25T20:06:00Z" w16du:dateUtc="2026-09-26T00:06:00Z">
        <w:r w:rsidRPr="00E807ED">
          <w:rPr>
            <w:rFonts w:cs="Arial"/>
            <w:i/>
          </w:rPr>
          <w:t>Employers should also consider provisions of this Regulation, in particular Regulation 31(4),</w:t>
        </w:r>
        <w:r w:rsidR="006768A9" w:rsidRPr="00E807ED">
          <w:rPr>
            <w:rFonts w:cs="Arial"/>
            <w:i/>
          </w:rPr>
          <w:t xml:space="preserve"> </w:t>
        </w:r>
        <w:r w:rsidR="004A15E5" w:rsidRPr="00E807ED">
          <w:rPr>
            <w:rFonts w:cs="Arial"/>
            <w:i/>
          </w:rPr>
          <w:t>if</w:t>
        </w:r>
        <w:r w:rsidRPr="00E807ED">
          <w:rPr>
            <w:rFonts w:cs="Arial"/>
            <w:i/>
          </w:rPr>
          <w:t xml:space="preserve"> they decide to exercise their power under </w:t>
        </w:r>
        <w:r w:rsidRPr="00E807ED">
          <w:rPr>
            <w:rFonts w:cs="Arial"/>
            <w:b/>
            <w:i/>
          </w:rPr>
          <w:t xml:space="preserve">Section 1 (general power of competence) of the Localism Act 2011. </w:t>
        </w:r>
      </w:ins>
    </w:p>
    <w:p w14:paraId="6AA37FA6" w14:textId="77777777" w:rsidR="00B3623F" w:rsidRPr="00E807ED" w:rsidRDefault="00B3623F" w:rsidP="00B3623F">
      <w:pPr>
        <w:ind w:left="720"/>
        <w:jc w:val="both"/>
        <w:rPr>
          <w:ins w:id="126" w:author="Reception" w:date="2026-09-25T20:06:00Z" w16du:dateUtc="2026-09-26T00:06:00Z"/>
          <w:rFonts w:cs="Arial"/>
        </w:rPr>
      </w:pPr>
    </w:p>
    <w:p w14:paraId="1D64F6C6" w14:textId="77777777" w:rsidR="005F702C" w:rsidRPr="00E807ED" w:rsidRDefault="005F702C" w:rsidP="00B3623F">
      <w:pPr>
        <w:ind w:left="720"/>
        <w:jc w:val="both"/>
        <w:rPr>
          <w:ins w:id="127" w:author="Reception" w:date="2026-09-25T20:06:00Z" w16du:dateUtc="2026-09-26T00:06:00Z"/>
          <w:rFonts w:cs="Arial"/>
          <w:b/>
        </w:rPr>
      </w:pPr>
    </w:p>
    <w:p w14:paraId="455BD0E3" w14:textId="77777777" w:rsidR="004C29E3" w:rsidRPr="00E807ED" w:rsidRDefault="004C29E3" w:rsidP="00B3623F">
      <w:pPr>
        <w:ind w:left="720"/>
        <w:jc w:val="both"/>
        <w:rPr>
          <w:ins w:id="128" w:author="Reception" w:date="2026-09-25T20:06:00Z" w16du:dateUtc="2026-09-26T00:06:00Z"/>
          <w:rFonts w:cs="Arial"/>
        </w:rPr>
      </w:pPr>
      <w:ins w:id="129" w:author="Reception" w:date="2026-09-25T20:06:00Z" w16du:dateUtc="2026-09-26T00:06:00Z">
        <w:r w:rsidRPr="00E807ED">
          <w:rPr>
            <w:rFonts w:cs="Arial"/>
            <w:b/>
          </w:rPr>
          <w:t>Nettleham Parish Council</w:t>
        </w:r>
        <w:r w:rsidR="00B3623F" w:rsidRPr="00E807ED">
          <w:rPr>
            <w:rFonts w:cs="Arial"/>
            <w:b/>
          </w:rPr>
          <w:t xml:space="preserve"> </w:t>
        </w:r>
        <w:r w:rsidR="00B3623F" w:rsidRPr="00E807ED">
          <w:rPr>
            <w:rFonts w:cs="Arial"/>
          </w:rPr>
          <w:t xml:space="preserve">will consider applications made under this </w:t>
        </w:r>
        <w:r w:rsidR="00B3623F" w:rsidRPr="00E807ED">
          <w:rPr>
            <w:rFonts w:cs="Arial"/>
            <w:i/>
          </w:rPr>
          <w:t xml:space="preserve">Regulation </w:t>
        </w:r>
        <w:r w:rsidR="00B3623F" w:rsidRPr="00E807ED">
          <w:rPr>
            <w:rFonts w:cs="Arial"/>
          </w:rPr>
          <w:t xml:space="preserve">having regard to the particular circumstances surrounding each case. </w:t>
        </w:r>
      </w:ins>
    </w:p>
    <w:p w14:paraId="6E696ED3" w14:textId="77777777" w:rsidR="004C29E3" w:rsidRPr="00E807ED" w:rsidRDefault="004C29E3" w:rsidP="00B3623F">
      <w:pPr>
        <w:ind w:left="720"/>
        <w:jc w:val="both"/>
        <w:rPr>
          <w:ins w:id="130" w:author="Reception" w:date="2026-09-25T20:06:00Z" w16du:dateUtc="2026-09-26T00:06:00Z"/>
          <w:rFonts w:cs="Arial"/>
        </w:rPr>
      </w:pPr>
    </w:p>
    <w:p w14:paraId="5DCD971A" w14:textId="77777777" w:rsidR="00B3623F" w:rsidRPr="00E807ED" w:rsidRDefault="00B3623F" w:rsidP="006A123A">
      <w:pPr>
        <w:ind w:left="720"/>
        <w:jc w:val="both"/>
        <w:rPr>
          <w:ins w:id="131" w:author="Reception" w:date="2026-09-25T20:06:00Z" w16du:dateUtc="2026-09-26T00:06:00Z"/>
          <w:rFonts w:cs="Arial"/>
        </w:rPr>
      </w:pPr>
      <w:ins w:id="132" w:author="Reception" w:date="2026-09-25T20:06:00Z" w16du:dateUtc="2026-09-26T00:06:00Z">
        <w:r w:rsidRPr="00E807ED">
          <w:rPr>
            <w:rFonts w:cs="Arial"/>
          </w:rPr>
          <w:t>Decisions will be made on the merits of each case having particular regard to the following:</w:t>
        </w:r>
      </w:ins>
    </w:p>
    <w:p w14:paraId="332AA36D" w14:textId="77777777" w:rsidR="00B3623F" w:rsidRPr="00E807ED" w:rsidRDefault="00B3623F" w:rsidP="00B3623F">
      <w:pPr>
        <w:numPr>
          <w:ilvl w:val="0"/>
          <w:numId w:val="6"/>
        </w:numPr>
        <w:tabs>
          <w:tab w:val="clear" w:pos="1080"/>
          <w:tab w:val="num" w:pos="1800"/>
        </w:tabs>
        <w:ind w:left="1800"/>
        <w:jc w:val="both"/>
        <w:rPr>
          <w:ins w:id="133" w:author="Reception" w:date="2026-09-25T20:06:00Z" w16du:dateUtc="2026-09-26T00:06:00Z"/>
          <w:rFonts w:cs="Arial"/>
        </w:rPr>
      </w:pPr>
      <w:ins w:id="134" w:author="Reception" w:date="2026-09-25T20:06:00Z" w16du:dateUtc="2026-09-26T00:06:00Z">
        <w:r w:rsidRPr="00E807ED">
          <w:rPr>
            <w:rFonts w:cs="Arial"/>
          </w:rPr>
          <w:t>the member’s personal circumstances;</w:t>
        </w:r>
      </w:ins>
    </w:p>
    <w:p w14:paraId="05CC646B" w14:textId="77777777" w:rsidR="00B3623F" w:rsidRPr="00E807ED" w:rsidRDefault="00B3623F" w:rsidP="00B3623F">
      <w:pPr>
        <w:numPr>
          <w:ilvl w:val="0"/>
          <w:numId w:val="6"/>
        </w:numPr>
        <w:tabs>
          <w:tab w:val="clear" w:pos="1080"/>
          <w:tab w:val="num" w:pos="1800"/>
        </w:tabs>
        <w:ind w:left="1800"/>
        <w:jc w:val="both"/>
        <w:rPr>
          <w:ins w:id="135" w:author="Reception" w:date="2026-09-25T20:06:00Z" w16du:dateUtc="2026-09-26T00:06:00Z"/>
          <w:rFonts w:cs="Arial"/>
        </w:rPr>
      </w:pPr>
      <w:ins w:id="136" w:author="Reception" w:date="2026-09-25T20:06:00Z" w16du:dateUtc="2026-09-26T00:06:00Z">
        <w:r w:rsidRPr="00E807ED">
          <w:rPr>
            <w:rFonts w:cs="Arial"/>
          </w:rPr>
          <w:t xml:space="preserve">the interests of </w:t>
        </w:r>
        <w:r w:rsidR="004C29E3" w:rsidRPr="00E807ED">
          <w:rPr>
            <w:rFonts w:cs="Arial"/>
            <w:b/>
          </w:rPr>
          <w:t>Nettleham Parish Council</w:t>
        </w:r>
        <w:r w:rsidRPr="00E807ED">
          <w:rPr>
            <w:rFonts w:cs="Arial"/>
            <w:b/>
          </w:rPr>
          <w:t>;</w:t>
        </w:r>
      </w:ins>
    </w:p>
    <w:p w14:paraId="0D350BDB" w14:textId="77777777" w:rsidR="00B3623F" w:rsidRPr="00E807ED" w:rsidRDefault="00B3623F" w:rsidP="00B3623F">
      <w:pPr>
        <w:numPr>
          <w:ilvl w:val="0"/>
          <w:numId w:val="6"/>
        </w:numPr>
        <w:tabs>
          <w:tab w:val="clear" w:pos="1080"/>
          <w:tab w:val="num" w:pos="1800"/>
        </w:tabs>
        <w:ind w:left="1800"/>
        <w:jc w:val="both"/>
        <w:rPr>
          <w:ins w:id="137" w:author="Reception" w:date="2026-09-25T20:06:00Z" w16du:dateUtc="2026-09-26T00:06:00Z"/>
          <w:rFonts w:cs="Arial"/>
        </w:rPr>
      </w:pPr>
      <w:ins w:id="138" w:author="Reception" w:date="2026-09-25T20:06:00Z" w16du:dateUtc="2026-09-26T00:06:00Z">
        <w:r w:rsidRPr="00E807ED">
          <w:rPr>
            <w:rFonts w:cs="Arial"/>
          </w:rPr>
          <w:t xml:space="preserve">the additional contributions due to the Fund by </w:t>
        </w:r>
        <w:r w:rsidR="004C29E3" w:rsidRPr="00E807ED">
          <w:rPr>
            <w:rFonts w:cs="Arial"/>
            <w:b/>
          </w:rPr>
          <w:t>Nettleham Parish Council</w:t>
        </w:r>
        <w:r w:rsidRPr="00E807ED">
          <w:rPr>
            <w:rFonts w:cs="Arial"/>
          </w:rPr>
          <w:t xml:space="preserve"> in respect of the exercise of this discretion;</w:t>
        </w:r>
      </w:ins>
    </w:p>
    <w:p w14:paraId="47147FC3" w14:textId="77777777" w:rsidR="00B3623F" w:rsidRPr="00E807ED" w:rsidRDefault="00B3623F" w:rsidP="00B3623F">
      <w:pPr>
        <w:numPr>
          <w:ilvl w:val="0"/>
          <w:numId w:val="6"/>
        </w:numPr>
        <w:tabs>
          <w:tab w:val="clear" w:pos="1080"/>
          <w:tab w:val="num" w:pos="1800"/>
        </w:tabs>
        <w:ind w:left="1800"/>
        <w:jc w:val="both"/>
        <w:rPr>
          <w:ins w:id="139" w:author="Reception" w:date="2026-09-25T20:06:00Z" w16du:dateUtc="2026-09-26T00:06:00Z"/>
          <w:rFonts w:cs="Arial"/>
        </w:rPr>
      </w:pPr>
      <w:ins w:id="140" w:author="Reception" w:date="2026-09-25T20:06:00Z" w16du:dateUtc="2026-09-26T00:06:00Z">
        <w:r w:rsidRPr="00E807ED">
          <w:rPr>
            <w:rFonts w:cs="Arial"/>
          </w:rPr>
          <w:t xml:space="preserve">any potential benefits or savings to </w:t>
        </w:r>
        <w:r w:rsidR="004C29E3" w:rsidRPr="00E807ED">
          <w:rPr>
            <w:rFonts w:cs="Arial"/>
            <w:b/>
          </w:rPr>
          <w:t>Nettleham Parish Council</w:t>
        </w:r>
        <w:r w:rsidRPr="00E807ED">
          <w:rPr>
            <w:rFonts w:cs="Arial"/>
          </w:rPr>
          <w:t xml:space="preserve"> arising from the exercise of this discretion;</w:t>
        </w:r>
      </w:ins>
    </w:p>
    <w:p w14:paraId="7876464F" w14:textId="77777777" w:rsidR="00B3623F" w:rsidRPr="00E807ED" w:rsidRDefault="00B3623F" w:rsidP="00B3623F">
      <w:pPr>
        <w:numPr>
          <w:ilvl w:val="0"/>
          <w:numId w:val="6"/>
        </w:numPr>
        <w:tabs>
          <w:tab w:val="clear" w:pos="1080"/>
          <w:tab w:val="num" w:pos="1800"/>
        </w:tabs>
        <w:ind w:left="1800"/>
        <w:jc w:val="both"/>
        <w:rPr>
          <w:ins w:id="141" w:author="Reception" w:date="2026-09-25T20:06:00Z" w16du:dateUtc="2026-09-26T00:06:00Z"/>
          <w:rFonts w:cs="Arial"/>
        </w:rPr>
      </w:pPr>
      <w:ins w:id="142" w:author="Reception" w:date="2026-09-25T20:06:00Z" w16du:dateUtc="2026-09-26T00:06:00Z">
        <w:r w:rsidRPr="00E807ED">
          <w:rPr>
            <w:rFonts w:cs="Arial"/>
          </w:rPr>
          <w:t xml:space="preserve">other options that are, from time to time, available under </w:t>
        </w:r>
        <w:r w:rsidR="004C29E3" w:rsidRPr="00E807ED">
          <w:rPr>
            <w:rFonts w:cs="Arial"/>
            <w:b/>
          </w:rPr>
          <w:t>Nettleham Parish Council</w:t>
        </w:r>
        <w:r w:rsidRPr="00E807ED">
          <w:rPr>
            <w:rFonts w:cs="Arial"/>
            <w:b/>
          </w:rPr>
          <w:t xml:space="preserve">’s </w:t>
        </w:r>
        <w:r w:rsidRPr="00E807ED">
          <w:rPr>
            <w:rFonts w:cs="Arial"/>
          </w:rPr>
          <w:t>severance arrangements;</w:t>
        </w:r>
      </w:ins>
    </w:p>
    <w:p w14:paraId="6C74492C" w14:textId="77777777" w:rsidR="00B3623F" w:rsidRPr="00E807ED" w:rsidRDefault="00B3623F" w:rsidP="00B3623F">
      <w:pPr>
        <w:numPr>
          <w:ilvl w:val="0"/>
          <w:numId w:val="6"/>
        </w:numPr>
        <w:tabs>
          <w:tab w:val="clear" w:pos="1080"/>
          <w:tab w:val="num" w:pos="1800"/>
        </w:tabs>
        <w:ind w:left="1800"/>
        <w:jc w:val="both"/>
        <w:rPr>
          <w:ins w:id="143" w:author="Reception" w:date="2026-09-25T20:06:00Z" w16du:dateUtc="2026-09-26T00:06:00Z"/>
          <w:rFonts w:cs="Arial"/>
        </w:rPr>
      </w:pPr>
      <w:ins w:id="144" w:author="Reception" w:date="2026-09-25T20:06:00Z" w16du:dateUtc="2026-09-26T00:06:00Z">
        <w:r w:rsidRPr="00E807ED">
          <w:rPr>
            <w:rFonts w:cs="Arial"/>
          </w:rPr>
          <w:t xml:space="preserve">the funding position of </w:t>
        </w:r>
        <w:r w:rsidR="004C29E3" w:rsidRPr="00E807ED">
          <w:rPr>
            <w:rFonts w:cs="Arial"/>
            <w:b/>
          </w:rPr>
          <w:t>Nettleham Parish Council</w:t>
        </w:r>
        <w:r w:rsidRPr="00E807ED">
          <w:rPr>
            <w:rFonts w:cs="Arial"/>
          </w:rPr>
          <w:t xml:space="preserve"> within the Fund;  </w:t>
        </w:r>
      </w:ins>
    </w:p>
    <w:p w14:paraId="4427FC38" w14:textId="77777777" w:rsidR="00B3623F" w:rsidRPr="00E807ED" w:rsidRDefault="00B3623F" w:rsidP="00B3623F">
      <w:pPr>
        <w:numPr>
          <w:ilvl w:val="0"/>
          <w:numId w:val="6"/>
        </w:numPr>
        <w:tabs>
          <w:tab w:val="clear" w:pos="1080"/>
          <w:tab w:val="num" w:pos="1800"/>
        </w:tabs>
        <w:ind w:left="1800"/>
        <w:jc w:val="both"/>
        <w:rPr>
          <w:ins w:id="145" w:author="Reception" w:date="2026-09-25T20:06:00Z" w16du:dateUtc="2026-09-26T00:06:00Z"/>
          <w:rFonts w:cs="Arial"/>
        </w:rPr>
      </w:pPr>
      <w:ins w:id="146" w:author="Reception" w:date="2026-09-25T20:06:00Z" w16du:dateUtc="2026-09-26T00:06:00Z">
        <w:r w:rsidRPr="00E807ED">
          <w:rPr>
            <w:rFonts w:cs="Arial"/>
          </w:rPr>
          <w:t xml:space="preserve">the ability of </w:t>
        </w:r>
        <w:r w:rsidR="004C29E3" w:rsidRPr="00E807ED">
          <w:rPr>
            <w:rFonts w:cs="Arial"/>
            <w:b/>
          </w:rPr>
          <w:t>Nettleham Parish Council</w:t>
        </w:r>
        <w:r w:rsidRPr="00E807ED">
          <w:rPr>
            <w:rFonts w:cs="Arial"/>
          </w:rPr>
          <w:t xml:space="preserve"> to meet the cost of granting such an award.</w:t>
        </w:r>
      </w:ins>
    </w:p>
    <w:p w14:paraId="4D03C516" w14:textId="77777777" w:rsidR="00B3623F" w:rsidRPr="00E807ED" w:rsidRDefault="00B3623F" w:rsidP="00B3623F">
      <w:pPr>
        <w:rPr>
          <w:ins w:id="147" w:author="Reception" w:date="2026-09-25T20:06:00Z" w16du:dateUtc="2026-09-26T00:06:00Z"/>
          <w:rFonts w:cs="Arial"/>
        </w:rPr>
      </w:pPr>
    </w:p>
    <w:p w14:paraId="24ACC78B" w14:textId="77777777" w:rsidR="00B3623F" w:rsidRPr="00E807ED" w:rsidRDefault="00B3623F" w:rsidP="00B3623F">
      <w:pPr>
        <w:jc w:val="both"/>
        <w:rPr>
          <w:ins w:id="148" w:author="Reception" w:date="2026-09-25T20:06:00Z" w16du:dateUtc="2026-09-26T00:06:00Z"/>
          <w:rFonts w:cs="Arial"/>
          <w:b/>
          <w:sz w:val="32"/>
          <w:szCs w:val="32"/>
        </w:rPr>
      </w:pPr>
      <w:ins w:id="149" w:author="Reception" w:date="2026-09-25T20:06:00Z" w16du:dateUtc="2026-09-26T00:06:00Z">
        <w:r w:rsidRPr="00E807ED">
          <w:rPr>
            <w:rFonts w:cs="Arial"/>
            <w:b/>
          </w:rPr>
          <w:t>3.</w:t>
        </w:r>
        <w:r w:rsidRPr="00E807ED">
          <w:rPr>
            <w:rFonts w:cs="Arial"/>
            <w:b/>
          </w:rPr>
          <w:tab/>
          <w:t xml:space="preserve">Flexible Retirement - Regulation 30(6) </w:t>
        </w:r>
      </w:ins>
    </w:p>
    <w:p w14:paraId="136FDE37" w14:textId="77777777" w:rsidR="00B3623F" w:rsidRPr="00E807ED" w:rsidRDefault="00B3623F" w:rsidP="00B3623F">
      <w:pPr>
        <w:jc w:val="both"/>
        <w:rPr>
          <w:ins w:id="150" w:author="Reception" w:date="2026-09-25T20:06:00Z" w16du:dateUtc="2026-09-26T00:06:00Z"/>
          <w:rFonts w:cs="Arial"/>
          <w:b/>
          <w:sz w:val="16"/>
          <w:szCs w:val="16"/>
        </w:rPr>
      </w:pPr>
    </w:p>
    <w:p w14:paraId="45AC98BB" w14:textId="77777777" w:rsidR="00B3623F" w:rsidRPr="00E807ED" w:rsidRDefault="00B3623F" w:rsidP="004C29E3">
      <w:pPr>
        <w:ind w:left="720"/>
        <w:jc w:val="both"/>
        <w:rPr>
          <w:ins w:id="151" w:author="Reception" w:date="2026-09-25T20:06:00Z" w16du:dateUtc="2026-09-26T00:06:00Z"/>
          <w:rFonts w:cs="Arial"/>
          <w:i/>
        </w:rPr>
      </w:pPr>
      <w:ins w:id="152" w:author="Reception" w:date="2026-09-25T20:06:00Z" w16du:dateUtc="2026-09-26T00:06:00Z">
        <w:r w:rsidRPr="00E807ED">
          <w:rPr>
            <w:rFonts w:cs="Arial"/>
            <w:i/>
          </w:rPr>
          <w:t xml:space="preserve">Note: this provision in the Regulation allows </w:t>
        </w:r>
        <w:r w:rsidR="004C29E3" w:rsidRPr="00E807ED">
          <w:rPr>
            <w:rFonts w:cs="Arial"/>
            <w:i/>
          </w:rPr>
          <w:t>Nettleham Parish Council</w:t>
        </w:r>
        <w:r w:rsidRPr="00E807ED">
          <w:rPr>
            <w:rFonts w:cs="Arial"/>
            <w:i/>
          </w:rPr>
          <w:t xml:space="preserve"> to consent for a member who has attained the age of 55 to draw all or part of their retirement benefits (both pension and lump sum) whilst continuing in employment and Fund membership provided that:</w:t>
        </w:r>
      </w:ins>
    </w:p>
    <w:p w14:paraId="096C12FB" w14:textId="77777777" w:rsidR="00B3623F" w:rsidRPr="00E807ED" w:rsidRDefault="00B3623F" w:rsidP="00B3623F">
      <w:pPr>
        <w:numPr>
          <w:ilvl w:val="0"/>
          <w:numId w:val="7"/>
        </w:numPr>
        <w:tabs>
          <w:tab w:val="clear" w:pos="1080"/>
          <w:tab w:val="num" w:pos="1800"/>
        </w:tabs>
        <w:ind w:left="1800"/>
        <w:jc w:val="both"/>
        <w:rPr>
          <w:ins w:id="153" w:author="Reception" w:date="2026-09-25T20:06:00Z" w16du:dateUtc="2026-09-26T00:06:00Z"/>
          <w:rFonts w:cs="Arial"/>
          <w:i/>
        </w:rPr>
      </w:pPr>
      <w:ins w:id="154" w:author="Reception" w:date="2026-09-25T20:06:00Z" w16du:dateUtc="2026-09-26T00:06:00Z">
        <w:r w:rsidRPr="00E807ED">
          <w:rPr>
            <w:rFonts w:cs="Arial"/>
            <w:i/>
          </w:rPr>
          <w:t>there has been a reduction in hours, or</w:t>
        </w:r>
      </w:ins>
    </w:p>
    <w:p w14:paraId="1220E0E2" w14:textId="77777777" w:rsidR="00B3623F" w:rsidRPr="00E807ED" w:rsidRDefault="00B3623F" w:rsidP="004F16CF">
      <w:pPr>
        <w:numPr>
          <w:ilvl w:val="0"/>
          <w:numId w:val="7"/>
        </w:numPr>
        <w:tabs>
          <w:tab w:val="clear" w:pos="1080"/>
          <w:tab w:val="num" w:pos="1800"/>
        </w:tabs>
        <w:ind w:left="1800"/>
        <w:jc w:val="both"/>
        <w:rPr>
          <w:ins w:id="155" w:author="Reception" w:date="2026-09-25T20:06:00Z" w16du:dateUtc="2026-09-26T00:06:00Z"/>
          <w:rFonts w:cs="Arial"/>
          <w:i/>
        </w:rPr>
      </w:pPr>
      <w:ins w:id="156" w:author="Reception" w:date="2026-09-25T20:06:00Z" w16du:dateUtc="2026-09-26T00:06:00Z">
        <w:r w:rsidRPr="00E807ED">
          <w:rPr>
            <w:rFonts w:cs="Arial"/>
            <w:i/>
          </w:rPr>
          <w:t xml:space="preserve">a reduction in grade. </w:t>
        </w:r>
      </w:ins>
    </w:p>
    <w:p w14:paraId="125FEC56" w14:textId="77777777" w:rsidR="004F16CF" w:rsidRPr="00E807ED" w:rsidRDefault="004F16CF" w:rsidP="004F16CF">
      <w:pPr>
        <w:ind w:left="1800"/>
        <w:jc w:val="both"/>
        <w:rPr>
          <w:ins w:id="157" w:author="Reception" w:date="2026-09-25T20:06:00Z" w16du:dateUtc="2026-09-26T00:06:00Z"/>
          <w:rFonts w:cs="Arial"/>
          <w:i/>
        </w:rPr>
      </w:pPr>
    </w:p>
    <w:p w14:paraId="04FA557F" w14:textId="77777777" w:rsidR="00B3623F" w:rsidRPr="00E807ED" w:rsidRDefault="00B3623F" w:rsidP="00B3623F">
      <w:pPr>
        <w:ind w:left="720"/>
        <w:jc w:val="both"/>
        <w:rPr>
          <w:ins w:id="158" w:author="Reception" w:date="2026-09-25T20:06:00Z" w16du:dateUtc="2026-09-26T00:06:00Z"/>
          <w:rFonts w:cs="Arial"/>
          <w:i/>
        </w:rPr>
      </w:pPr>
      <w:ins w:id="159" w:author="Reception" w:date="2026-09-25T20:06:00Z" w16du:dateUtc="2026-09-26T00:06:00Z">
        <w:r w:rsidRPr="00E807ED">
          <w:rPr>
            <w:rFonts w:cs="Arial"/>
            <w:i/>
          </w:rPr>
          <w:t>Employers can choose to waive any reductions that apply under Regulation 30(8).</w:t>
        </w:r>
      </w:ins>
    </w:p>
    <w:p w14:paraId="12AE89BC" w14:textId="77777777" w:rsidR="00B3623F" w:rsidRPr="00E807ED" w:rsidRDefault="00B3623F" w:rsidP="00B3623F">
      <w:pPr>
        <w:ind w:left="720"/>
        <w:jc w:val="both"/>
        <w:rPr>
          <w:ins w:id="160" w:author="Reception" w:date="2026-09-25T20:06:00Z" w16du:dateUtc="2026-09-26T00:06:00Z"/>
          <w:rFonts w:cs="Arial"/>
          <w:b/>
          <w:i/>
        </w:rPr>
      </w:pPr>
      <w:ins w:id="161" w:author="Reception" w:date="2026-09-25T20:06:00Z" w16du:dateUtc="2026-09-26T00:06:00Z">
        <w:r w:rsidRPr="00E807ED">
          <w:rPr>
            <w:rFonts w:cs="Arial"/>
            <w:b/>
            <w:i/>
          </w:rPr>
          <w:t xml:space="preserve"> </w:t>
        </w:r>
      </w:ins>
    </w:p>
    <w:p w14:paraId="4CE6A54C" w14:textId="77777777" w:rsidR="00B3623F" w:rsidRPr="00E807ED" w:rsidRDefault="004C29E3" w:rsidP="00B3623F">
      <w:pPr>
        <w:ind w:left="720"/>
        <w:jc w:val="both"/>
        <w:rPr>
          <w:ins w:id="162" w:author="Reception" w:date="2026-09-25T20:06:00Z" w16du:dateUtc="2026-09-26T00:06:00Z"/>
          <w:rFonts w:cs="Arial"/>
        </w:rPr>
      </w:pPr>
      <w:ins w:id="163" w:author="Reception" w:date="2026-09-25T20:06:00Z" w16du:dateUtc="2026-09-26T00:06:00Z">
        <w:r w:rsidRPr="00E807ED">
          <w:rPr>
            <w:rFonts w:cs="Arial"/>
            <w:b/>
          </w:rPr>
          <w:t>Nettleham Parish Council</w:t>
        </w:r>
        <w:r w:rsidR="00B3623F" w:rsidRPr="00E807ED">
          <w:rPr>
            <w:rFonts w:cs="Arial"/>
          </w:rPr>
          <w:t xml:space="preserve"> will consider applications made under this Regulation having regard to the particular circumstances surrounding each case. Decisions will be made on the merits of each case having particular regard to:</w:t>
        </w:r>
      </w:ins>
    </w:p>
    <w:p w14:paraId="476030B2" w14:textId="77777777" w:rsidR="00B3623F" w:rsidRPr="00E807ED" w:rsidRDefault="00B3623F" w:rsidP="00B3623F">
      <w:pPr>
        <w:ind w:left="720"/>
        <w:jc w:val="both"/>
        <w:rPr>
          <w:ins w:id="164" w:author="Reception" w:date="2026-09-25T20:06:00Z" w16du:dateUtc="2026-09-26T00:06:00Z"/>
          <w:rFonts w:cs="Arial"/>
        </w:rPr>
      </w:pPr>
    </w:p>
    <w:p w14:paraId="5038FF92" w14:textId="77777777" w:rsidR="00B3623F" w:rsidRPr="00E807ED" w:rsidRDefault="00B3623F" w:rsidP="00B3623F">
      <w:pPr>
        <w:numPr>
          <w:ilvl w:val="0"/>
          <w:numId w:val="8"/>
        </w:numPr>
        <w:tabs>
          <w:tab w:val="clear" w:pos="1080"/>
          <w:tab w:val="num" w:pos="1800"/>
        </w:tabs>
        <w:ind w:left="1800"/>
        <w:jc w:val="both"/>
        <w:rPr>
          <w:ins w:id="165" w:author="Reception" w:date="2026-09-25T20:06:00Z" w16du:dateUtc="2026-09-26T00:06:00Z"/>
          <w:rFonts w:cs="Arial"/>
        </w:rPr>
      </w:pPr>
      <w:ins w:id="166" w:author="Reception" w:date="2026-09-25T20:06:00Z" w16du:dateUtc="2026-09-26T00:06:00Z">
        <w:r w:rsidRPr="00E807ED">
          <w:rPr>
            <w:rFonts w:cs="Arial"/>
          </w:rPr>
          <w:t>the operating requirements of the employing department</w:t>
        </w:r>
      </w:ins>
    </w:p>
    <w:p w14:paraId="35B154E3" w14:textId="77777777" w:rsidR="00B3623F" w:rsidRPr="00E807ED" w:rsidRDefault="004C29E3" w:rsidP="00B3623F">
      <w:pPr>
        <w:numPr>
          <w:ilvl w:val="0"/>
          <w:numId w:val="8"/>
        </w:numPr>
        <w:tabs>
          <w:tab w:val="clear" w:pos="1080"/>
          <w:tab w:val="num" w:pos="1800"/>
        </w:tabs>
        <w:ind w:left="1800"/>
        <w:jc w:val="both"/>
        <w:rPr>
          <w:ins w:id="167" w:author="Reception" w:date="2026-09-25T20:06:00Z" w16du:dateUtc="2026-09-26T00:06:00Z"/>
          <w:rFonts w:cs="Arial"/>
        </w:rPr>
      </w:pPr>
      <w:ins w:id="168" w:author="Reception" w:date="2026-09-25T20:06:00Z" w16du:dateUtc="2026-09-26T00:06:00Z">
        <w:r w:rsidRPr="00E807ED">
          <w:rPr>
            <w:rFonts w:cs="Arial"/>
            <w:b/>
          </w:rPr>
          <w:t>Nettleham Parish Council</w:t>
        </w:r>
        <w:r w:rsidR="00B3623F" w:rsidRPr="00E807ED">
          <w:rPr>
            <w:rFonts w:cs="Arial"/>
            <w:b/>
          </w:rPr>
          <w:t>’s</w:t>
        </w:r>
        <w:r w:rsidR="00B3623F" w:rsidRPr="00E807ED">
          <w:rPr>
            <w:rFonts w:cs="Arial"/>
          </w:rPr>
          <w:t xml:space="preserve"> ability to meet the cost of granting such a request</w:t>
        </w:r>
      </w:ins>
    </w:p>
    <w:p w14:paraId="6F1261ED" w14:textId="77777777" w:rsidR="00B3623F" w:rsidRPr="00E807ED" w:rsidRDefault="00B3623F" w:rsidP="00B3623F">
      <w:pPr>
        <w:numPr>
          <w:ilvl w:val="0"/>
          <w:numId w:val="8"/>
        </w:numPr>
        <w:tabs>
          <w:tab w:val="clear" w:pos="1080"/>
          <w:tab w:val="num" w:pos="1800"/>
        </w:tabs>
        <w:ind w:left="1800"/>
        <w:jc w:val="both"/>
        <w:rPr>
          <w:ins w:id="169" w:author="Reception" w:date="2026-09-25T20:06:00Z" w16du:dateUtc="2026-09-26T00:06:00Z"/>
          <w:rFonts w:cs="Arial"/>
        </w:rPr>
      </w:pPr>
      <w:ins w:id="170" w:author="Reception" w:date="2026-09-25T20:06:00Z" w16du:dateUtc="2026-09-26T00:06:00Z">
        <w:r w:rsidRPr="00E807ED">
          <w:rPr>
            <w:rFonts w:cs="Arial"/>
          </w:rPr>
          <w:t>whether any demonstrable cost saving in excess of potential savings available under any severance arrangements in place for time to time can be made</w:t>
        </w:r>
      </w:ins>
    </w:p>
    <w:p w14:paraId="2F43BCA8" w14:textId="77777777" w:rsidR="00B3623F" w:rsidRPr="00E807ED" w:rsidRDefault="00B3623F" w:rsidP="00B3623F">
      <w:pPr>
        <w:numPr>
          <w:ilvl w:val="0"/>
          <w:numId w:val="8"/>
        </w:numPr>
        <w:tabs>
          <w:tab w:val="clear" w:pos="1080"/>
          <w:tab w:val="num" w:pos="1800"/>
        </w:tabs>
        <w:ind w:left="1800"/>
        <w:jc w:val="both"/>
        <w:rPr>
          <w:ins w:id="171" w:author="Reception" w:date="2026-09-25T20:06:00Z" w16du:dateUtc="2026-09-26T00:06:00Z"/>
          <w:rFonts w:cs="Arial"/>
        </w:rPr>
      </w:pPr>
      <w:ins w:id="172" w:author="Reception" w:date="2026-09-25T20:06:00Z" w16du:dateUtc="2026-09-26T00:06:00Z">
        <w:r w:rsidRPr="00E807ED">
          <w:rPr>
            <w:rFonts w:cs="Arial"/>
          </w:rPr>
          <w:t>the member’s personal circumstances.</w:t>
        </w:r>
      </w:ins>
    </w:p>
    <w:p w14:paraId="54A940BD" w14:textId="77777777" w:rsidR="0016579B" w:rsidRPr="00E807ED" w:rsidRDefault="0016579B" w:rsidP="00B3623F">
      <w:pPr>
        <w:numPr>
          <w:ilvl w:val="0"/>
          <w:numId w:val="8"/>
        </w:numPr>
        <w:tabs>
          <w:tab w:val="clear" w:pos="1080"/>
          <w:tab w:val="num" w:pos="1800"/>
        </w:tabs>
        <w:ind w:left="1800"/>
        <w:jc w:val="both"/>
        <w:rPr>
          <w:ins w:id="173" w:author="Reception" w:date="2026-09-25T20:06:00Z" w16du:dateUtc="2026-09-26T00:06:00Z"/>
          <w:rFonts w:cs="Arial"/>
        </w:rPr>
      </w:pPr>
      <w:ins w:id="174" w:author="Reception" w:date="2026-09-25T20:06:00Z" w16du:dateUtc="2026-09-26T00:06:00Z">
        <w:r w:rsidRPr="00E807ED">
          <w:rPr>
            <w:rFonts w:cs="Arial"/>
          </w:rPr>
          <w:t xml:space="preserve">whether to permit the member to choose to draw all, part or none of the pension benefits they have built up after 1 April 2008. Your flexible retirement policy should set out your position on this matter. </w:t>
        </w:r>
      </w:ins>
    </w:p>
    <w:p w14:paraId="7C2565FA" w14:textId="77777777" w:rsidR="0016579B" w:rsidRPr="00E807ED" w:rsidRDefault="0016579B" w:rsidP="006A123A">
      <w:pPr>
        <w:rPr>
          <w:ins w:id="175" w:author="Reception" w:date="2026-09-25T20:06:00Z" w16du:dateUtc="2026-09-26T00:06:00Z"/>
          <w:rFonts w:cs="Arial"/>
          <w:sz w:val="26"/>
          <w:szCs w:val="26"/>
        </w:rPr>
      </w:pPr>
    </w:p>
    <w:p w14:paraId="41C6276C" w14:textId="77777777" w:rsidR="00B3623F" w:rsidRPr="00E807ED" w:rsidRDefault="00B3623F" w:rsidP="00B3623F">
      <w:pPr>
        <w:rPr>
          <w:ins w:id="176" w:author="Reception" w:date="2026-09-25T20:06:00Z" w16du:dateUtc="2026-09-26T00:06:00Z"/>
          <w:rFonts w:cs="Arial"/>
          <w:b/>
        </w:rPr>
      </w:pPr>
      <w:ins w:id="177" w:author="Reception" w:date="2026-09-25T20:06:00Z" w16du:dateUtc="2026-09-26T00:06:00Z">
        <w:r w:rsidRPr="00E807ED">
          <w:rPr>
            <w:rFonts w:cs="Arial"/>
            <w:b/>
          </w:rPr>
          <w:t>4.</w:t>
        </w:r>
        <w:r w:rsidRPr="00E807ED">
          <w:rPr>
            <w:rFonts w:cs="Arial"/>
            <w:b/>
          </w:rPr>
          <w:tab/>
          <w:t>Waiving actuarial reductions - Regulation 30(8)</w:t>
        </w:r>
      </w:ins>
    </w:p>
    <w:p w14:paraId="69E340F5" w14:textId="77777777" w:rsidR="00B3623F" w:rsidRPr="00E807ED" w:rsidRDefault="00B3623F" w:rsidP="00B3623F">
      <w:pPr>
        <w:rPr>
          <w:ins w:id="178" w:author="Reception" w:date="2026-09-25T20:06:00Z" w16du:dateUtc="2026-09-26T00:06:00Z"/>
          <w:rFonts w:cs="Arial"/>
          <w:b/>
          <w:sz w:val="16"/>
          <w:szCs w:val="16"/>
        </w:rPr>
      </w:pPr>
    </w:p>
    <w:p w14:paraId="4E3FF854" w14:textId="77777777" w:rsidR="00B3623F" w:rsidRPr="00E807ED" w:rsidRDefault="00B3623F" w:rsidP="00B3623F">
      <w:pPr>
        <w:ind w:left="720"/>
        <w:jc w:val="both"/>
        <w:rPr>
          <w:ins w:id="179" w:author="Reception" w:date="2026-09-25T20:06:00Z" w16du:dateUtc="2026-09-26T00:06:00Z"/>
          <w:rFonts w:cs="Arial"/>
          <w:i/>
        </w:rPr>
      </w:pPr>
      <w:ins w:id="180" w:author="Reception" w:date="2026-09-25T20:06:00Z" w16du:dateUtc="2026-09-26T00:06:00Z">
        <w:r w:rsidRPr="00E807ED">
          <w:rPr>
            <w:rFonts w:cs="Arial"/>
            <w:i/>
          </w:rPr>
          <w:t xml:space="preserve">Note: </w:t>
        </w:r>
        <w:r w:rsidR="004C29E3" w:rsidRPr="00E807ED">
          <w:rPr>
            <w:rFonts w:cs="Arial"/>
            <w:i/>
          </w:rPr>
          <w:t>Nettleham Parish Council</w:t>
        </w:r>
        <w:r w:rsidRPr="00E807ED">
          <w:rPr>
            <w:rFonts w:cs="Arial"/>
            <w:i/>
          </w:rPr>
          <w:t xml:space="preserve"> may waive the actuarial reductions applied to a members benefits, unless 85 year rule protections exist employers can waive:</w:t>
        </w:r>
      </w:ins>
    </w:p>
    <w:p w14:paraId="07269BFD" w14:textId="77777777" w:rsidR="00B3623F" w:rsidRPr="00E807ED" w:rsidRDefault="00B3623F" w:rsidP="00B3623F">
      <w:pPr>
        <w:ind w:left="720"/>
        <w:jc w:val="both"/>
        <w:rPr>
          <w:ins w:id="181" w:author="Reception" w:date="2026-09-25T20:06:00Z" w16du:dateUtc="2026-09-26T00:06:00Z"/>
          <w:rFonts w:cs="Arial"/>
          <w:i/>
        </w:rPr>
      </w:pPr>
    </w:p>
    <w:p w14:paraId="6F3AFAD8" w14:textId="77777777" w:rsidR="00B3623F" w:rsidRPr="00E807ED" w:rsidRDefault="00B3623F" w:rsidP="00B3623F">
      <w:pPr>
        <w:numPr>
          <w:ilvl w:val="0"/>
          <w:numId w:val="9"/>
        </w:numPr>
        <w:rPr>
          <w:ins w:id="182" w:author="Reception" w:date="2026-09-25T20:06:00Z" w16du:dateUtc="2026-09-26T00:06:00Z"/>
          <w:rFonts w:cs="Arial"/>
          <w:i/>
        </w:rPr>
      </w:pPr>
      <w:ins w:id="183" w:author="Reception" w:date="2026-09-25T20:06:00Z" w16du:dateUtc="2026-09-26T00:06:00Z">
        <w:r w:rsidRPr="00E807ED">
          <w:rPr>
            <w:rFonts w:cs="Arial"/>
            <w:i/>
          </w:rPr>
          <w:t>all of the reductions in respect of pre 1 April 2014 benefits but only on compassionate grounds (paragraph 2 of Schedule 2 of the LGPS Transitional Regulations 2014);</w:t>
        </w:r>
      </w:ins>
    </w:p>
    <w:p w14:paraId="44B62AAD" w14:textId="77777777" w:rsidR="00B3623F" w:rsidRPr="00E807ED" w:rsidRDefault="00B3623F" w:rsidP="00B3623F">
      <w:pPr>
        <w:ind w:left="720"/>
        <w:rPr>
          <w:ins w:id="184" w:author="Reception" w:date="2026-09-25T20:06:00Z" w16du:dateUtc="2026-09-26T00:06:00Z"/>
          <w:rFonts w:cs="Arial"/>
          <w:i/>
        </w:rPr>
      </w:pPr>
      <w:ins w:id="185" w:author="Reception" w:date="2026-09-25T20:06:00Z" w16du:dateUtc="2026-09-26T00:06:00Z">
        <w:r w:rsidRPr="00E807ED">
          <w:rPr>
            <w:rFonts w:cs="Arial"/>
            <w:i/>
          </w:rPr>
          <w:t>.</w:t>
        </w:r>
      </w:ins>
    </w:p>
    <w:p w14:paraId="1B901294" w14:textId="77777777" w:rsidR="00B3623F" w:rsidRPr="00E807ED" w:rsidRDefault="00B3623F" w:rsidP="00B3623F">
      <w:pPr>
        <w:numPr>
          <w:ilvl w:val="0"/>
          <w:numId w:val="9"/>
        </w:numPr>
        <w:rPr>
          <w:ins w:id="186" w:author="Reception" w:date="2026-09-25T20:06:00Z" w16du:dateUtc="2026-09-26T00:06:00Z"/>
          <w:rFonts w:cs="Arial"/>
          <w:i/>
        </w:rPr>
      </w:pPr>
      <w:ins w:id="187" w:author="Reception" w:date="2026-09-25T20:06:00Z" w16du:dateUtc="2026-09-26T00:06:00Z">
        <w:r w:rsidRPr="00E807ED">
          <w:rPr>
            <w:rFonts w:cs="Arial"/>
            <w:i/>
          </w:rPr>
          <w:t xml:space="preserve">all or some of the actuarial reduction in respect of post 1 April 2014 on any grounds. </w:t>
        </w:r>
      </w:ins>
    </w:p>
    <w:p w14:paraId="0125888B" w14:textId="77777777" w:rsidR="00B3623F" w:rsidRPr="00E807ED" w:rsidRDefault="00B3623F" w:rsidP="00B3623F">
      <w:pPr>
        <w:rPr>
          <w:ins w:id="188" w:author="Reception" w:date="2026-09-25T20:06:00Z" w16du:dateUtc="2026-09-26T00:06:00Z"/>
          <w:rFonts w:cs="Arial"/>
          <w:i/>
        </w:rPr>
      </w:pPr>
    </w:p>
    <w:p w14:paraId="17F3E8A2" w14:textId="77777777" w:rsidR="00B3623F" w:rsidRPr="00E807ED" w:rsidRDefault="00B3623F" w:rsidP="00B3623F">
      <w:pPr>
        <w:ind w:left="720"/>
        <w:jc w:val="both"/>
        <w:rPr>
          <w:ins w:id="189" w:author="Reception" w:date="2026-09-25T20:06:00Z" w16du:dateUtc="2026-09-26T00:06:00Z"/>
          <w:rFonts w:cs="Arial"/>
          <w:i/>
        </w:rPr>
      </w:pPr>
      <w:ins w:id="190" w:author="Reception" w:date="2026-09-25T20:06:00Z" w16du:dateUtc="2026-09-26T00:06:00Z">
        <w:r w:rsidRPr="00E807ED">
          <w:rPr>
            <w:rFonts w:cs="Arial"/>
            <w:i/>
          </w:rPr>
          <w:t xml:space="preserve">Where 85 year rule protections exists and the member has full or tapered protection </w:t>
        </w:r>
        <w:r w:rsidR="00075AD1" w:rsidRPr="00E807ED">
          <w:rPr>
            <w:rFonts w:cs="Arial"/>
            <w:i/>
          </w:rPr>
          <w:t xml:space="preserve">the employer </w:t>
        </w:r>
        <w:r w:rsidRPr="00E807ED">
          <w:rPr>
            <w:rFonts w:cs="Arial"/>
            <w:i/>
          </w:rPr>
          <w:t>can waive all of the reductions but only on compassionate grounds for the service up to the date the 85 year rule protection ends (31 March 2016 (full) or 31 March .2020 (tapered)).</w:t>
        </w:r>
      </w:ins>
    </w:p>
    <w:p w14:paraId="033041CF" w14:textId="77777777" w:rsidR="00B3623F" w:rsidRPr="00E807ED" w:rsidRDefault="00B3623F" w:rsidP="00B3623F">
      <w:pPr>
        <w:ind w:left="720"/>
        <w:jc w:val="both"/>
        <w:rPr>
          <w:ins w:id="191" w:author="Reception" w:date="2026-09-25T20:06:00Z" w16du:dateUtc="2026-09-26T00:06:00Z"/>
          <w:rFonts w:cs="Arial"/>
          <w:sz w:val="32"/>
          <w:szCs w:val="32"/>
        </w:rPr>
      </w:pPr>
    </w:p>
    <w:p w14:paraId="6D594E97" w14:textId="77777777" w:rsidR="00B3623F" w:rsidRPr="00E807ED" w:rsidRDefault="004C29E3" w:rsidP="00075AD1">
      <w:pPr>
        <w:ind w:left="720"/>
        <w:jc w:val="both"/>
        <w:rPr>
          <w:ins w:id="192" w:author="Reception" w:date="2026-09-25T20:06:00Z" w16du:dateUtc="2026-09-26T00:06:00Z"/>
          <w:rFonts w:cs="Arial"/>
        </w:rPr>
      </w:pPr>
      <w:bookmarkStart w:id="193" w:name="OLE_LINK1"/>
      <w:bookmarkStart w:id="194" w:name="OLE_LINK2"/>
      <w:ins w:id="195" w:author="Reception" w:date="2026-09-25T20:06:00Z" w16du:dateUtc="2026-09-26T00:06:00Z">
        <w:r w:rsidRPr="00E807ED">
          <w:rPr>
            <w:rFonts w:cs="Arial"/>
            <w:b/>
            <w:bCs/>
          </w:rPr>
          <w:t>Nettleham Parish Council</w:t>
        </w:r>
        <w:r w:rsidR="00B3623F" w:rsidRPr="00E807ED">
          <w:rPr>
            <w:rFonts w:cs="Arial"/>
            <w:b/>
            <w:bCs/>
          </w:rPr>
          <w:t>,</w:t>
        </w:r>
        <w:r w:rsidR="00B3623F" w:rsidRPr="00E807ED">
          <w:rPr>
            <w:rFonts w:cs="Arial"/>
          </w:rPr>
          <w:t xml:space="preserve"> will consider applications made under this Regulation having regard to the particular circumstances surrounding each case. Decisions will be made on the merits of each case having particular regard to: </w:t>
        </w:r>
      </w:ins>
    </w:p>
    <w:p w14:paraId="1628FBBF" w14:textId="77777777" w:rsidR="00B3623F" w:rsidRPr="00E807ED" w:rsidRDefault="004C29E3" w:rsidP="00B3623F">
      <w:pPr>
        <w:numPr>
          <w:ilvl w:val="0"/>
          <w:numId w:val="11"/>
        </w:numPr>
        <w:tabs>
          <w:tab w:val="clear" w:pos="720"/>
          <w:tab w:val="num" w:pos="1440"/>
        </w:tabs>
        <w:ind w:left="1440"/>
        <w:jc w:val="both"/>
        <w:rPr>
          <w:ins w:id="196" w:author="Reception" w:date="2026-09-25T20:06:00Z" w16du:dateUtc="2026-09-26T00:06:00Z"/>
          <w:rFonts w:cs="Arial"/>
        </w:rPr>
      </w:pPr>
      <w:ins w:id="197" w:author="Reception" w:date="2026-09-25T20:06:00Z" w16du:dateUtc="2026-09-26T00:06:00Z">
        <w:r w:rsidRPr="00E807ED">
          <w:rPr>
            <w:rFonts w:cs="Arial"/>
            <w:b/>
            <w:bCs/>
          </w:rPr>
          <w:t>Nettleham Parish Council</w:t>
        </w:r>
        <w:r w:rsidR="00B3623F" w:rsidRPr="00E807ED">
          <w:rPr>
            <w:rFonts w:cs="Arial"/>
            <w:b/>
            <w:bCs/>
          </w:rPr>
          <w:t>'s</w:t>
        </w:r>
        <w:r w:rsidR="00B3623F" w:rsidRPr="00E807ED">
          <w:rPr>
            <w:rFonts w:cs="Arial"/>
          </w:rPr>
          <w:t xml:space="preserve"> ability to meet the cost of granting such a request </w:t>
        </w:r>
      </w:ins>
    </w:p>
    <w:p w14:paraId="3D4E8B01" w14:textId="77777777" w:rsidR="00B3623F" w:rsidRPr="00E807ED" w:rsidRDefault="00B3623F" w:rsidP="00B3623F">
      <w:pPr>
        <w:numPr>
          <w:ilvl w:val="0"/>
          <w:numId w:val="11"/>
        </w:numPr>
        <w:tabs>
          <w:tab w:val="clear" w:pos="720"/>
          <w:tab w:val="num" w:pos="1440"/>
        </w:tabs>
        <w:ind w:left="1440"/>
        <w:jc w:val="both"/>
        <w:rPr>
          <w:ins w:id="198" w:author="Reception" w:date="2026-09-25T20:06:00Z" w16du:dateUtc="2026-09-26T00:06:00Z"/>
          <w:rFonts w:cs="Arial"/>
        </w:rPr>
      </w:pPr>
      <w:ins w:id="199" w:author="Reception" w:date="2026-09-25T20:06:00Z" w16du:dateUtc="2026-09-26T00:06:00Z">
        <w:r w:rsidRPr="00E807ED">
          <w:rPr>
            <w:rFonts w:cs="Arial"/>
          </w:rPr>
          <w:t xml:space="preserve">whether any demonstrable cost saving in excess of potential savings available under any severance arrangements in place from time to time can be made </w:t>
        </w:r>
      </w:ins>
    </w:p>
    <w:p w14:paraId="09377D2F" w14:textId="77777777" w:rsidR="00B3623F" w:rsidRPr="00E807ED" w:rsidRDefault="00B3623F" w:rsidP="00B3623F">
      <w:pPr>
        <w:numPr>
          <w:ilvl w:val="0"/>
          <w:numId w:val="11"/>
        </w:numPr>
        <w:tabs>
          <w:tab w:val="clear" w:pos="720"/>
          <w:tab w:val="num" w:pos="1440"/>
        </w:tabs>
        <w:ind w:left="1440"/>
        <w:jc w:val="both"/>
        <w:rPr>
          <w:ins w:id="200" w:author="Reception" w:date="2026-09-25T20:06:00Z" w16du:dateUtc="2026-09-26T00:06:00Z"/>
          <w:rFonts w:cs="Arial"/>
        </w:rPr>
      </w:pPr>
      <w:ins w:id="201" w:author="Reception" w:date="2026-09-25T20:06:00Z" w16du:dateUtc="2026-09-26T00:06:00Z">
        <w:r w:rsidRPr="00E807ED">
          <w:rPr>
            <w:rFonts w:cs="Arial"/>
          </w:rPr>
          <w:t xml:space="preserve">the member's personal circumstances </w:t>
        </w:r>
      </w:ins>
    </w:p>
    <w:p w14:paraId="30CA230E" w14:textId="77777777" w:rsidR="00B3623F" w:rsidRPr="00E807ED" w:rsidRDefault="00B3623F" w:rsidP="00B3623F">
      <w:pPr>
        <w:ind w:left="720"/>
        <w:jc w:val="both"/>
        <w:rPr>
          <w:ins w:id="202" w:author="Reception" w:date="2026-09-25T20:06:00Z" w16du:dateUtc="2026-09-26T00:06:00Z"/>
          <w:rFonts w:cs="Arial"/>
        </w:rPr>
      </w:pPr>
    </w:p>
    <w:p w14:paraId="55AFA5A7" w14:textId="77777777" w:rsidR="00B3623F" w:rsidRPr="00E807ED" w:rsidRDefault="00B3623F" w:rsidP="00075AD1">
      <w:pPr>
        <w:ind w:left="720"/>
        <w:jc w:val="both"/>
        <w:rPr>
          <w:ins w:id="203" w:author="Reception" w:date="2026-09-25T20:06:00Z" w16du:dateUtc="2026-09-26T00:06:00Z"/>
          <w:rFonts w:cs="Arial"/>
        </w:rPr>
      </w:pPr>
      <w:ins w:id="204" w:author="Reception" w:date="2026-09-25T20:06:00Z" w16du:dateUtc="2026-09-26T00:06:00Z">
        <w:r w:rsidRPr="00E807ED">
          <w:rPr>
            <w:rFonts w:cs="Arial"/>
          </w:rPr>
          <w:t>Applications for the payment of unreduced benefits for service before 1 April 2014 on the grounds of compassion will be granted if:</w:t>
        </w:r>
      </w:ins>
    </w:p>
    <w:p w14:paraId="4E72E224" w14:textId="77777777" w:rsidR="00B3623F" w:rsidRPr="00E807ED" w:rsidRDefault="00B3623F" w:rsidP="00B3623F">
      <w:pPr>
        <w:numPr>
          <w:ilvl w:val="0"/>
          <w:numId w:val="12"/>
        </w:numPr>
        <w:tabs>
          <w:tab w:val="clear" w:pos="720"/>
          <w:tab w:val="num" w:pos="1440"/>
        </w:tabs>
        <w:ind w:left="1440"/>
        <w:jc w:val="both"/>
        <w:rPr>
          <w:ins w:id="205" w:author="Reception" w:date="2026-09-25T20:06:00Z" w16du:dateUtc="2026-09-26T00:06:00Z"/>
          <w:rFonts w:cs="Arial"/>
        </w:rPr>
      </w:pPr>
      <w:ins w:id="206" w:author="Reception" w:date="2026-09-25T20:06:00Z" w16du:dateUtc="2026-09-26T00:06:00Z">
        <w:r w:rsidRPr="00E807ED">
          <w:rPr>
            <w:rFonts w:cs="Arial"/>
          </w:rPr>
          <w:t xml:space="preserve">in </w:t>
        </w:r>
        <w:r w:rsidR="004C29E3" w:rsidRPr="00E807ED">
          <w:rPr>
            <w:rFonts w:cs="Arial"/>
            <w:b/>
            <w:bCs/>
          </w:rPr>
          <w:t>Nettleham Parish Council</w:t>
        </w:r>
        <w:r w:rsidRPr="00E807ED">
          <w:rPr>
            <w:rFonts w:cs="Arial"/>
            <w:b/>
            <w:bCs/>
          </w:rPr>
          <w:t>'s</w:t>
        </w:r>
        <w:r w:rsidRPr="00E807ED">
          <w:rPr>
            <w:rFonts w:cs="Arial"/>
          </w:rPr>
          <w:t xml:space="preserve"> sole opinion, the special extenuating circumstances surrounding the application, along with the supporting evidence provided justify approval and </w:t>
        </w:r>
      </w:ins>
    </w:p>
    <w:p w14:paraId="285A5D31" w14:textId="77777777" w:rsidR="00B3623F" w:rsidRPr="00E807ED" w:rsidRDefault="004C29E3" w:rsidP="00B3623F">
      <w:pPr>
        <w:numPr>
          <w:ilvl w:val="0"/>
          <w:numId w:val="12"/>
        </w:numPr>
        <w:tabs>
          <w:tab w:val="clear" w:pos="720"/>
          <w:tab w:val="num" w:pos="1440"/>
        </w:tabs>
        <w:ind w:left="1440"/>
        <w:jc w:val="both"/>
        <w:rPr>
          <w:ins w:id="207" w:author="Reception" w:date="2026-09-25T20:06:00Z" w16du:dateUtc="2026-09-26T00:06:00Z"/>
          <w:rFonts w:cs="Arial"/>
        </w:rPr>
      </w:pPr>
      <w:ins w:id="208" w:author="Reception" w:date="2026-09-25T20:06:00Z" w16du:dateUtc="2026-09-26T00:06:00Z">
        <w:r w:rsidRPr="00E807ED">
          <w:rPr>
            <w:rFonts w:cs="Arial"/>
            <w:b/>
            <w:bCs/>
          </w:rPr>
          <w:t>Nettleham Parish Council</w:t>
        </w:r>
        <w:r w:rsidR="00B3623F" w:rsidRPr="00E807ED">
          <w:rPr>
            <w:rFonts w:cs="Arial"/>
          </w:rPr>
          <w:t xml:space="preserve"> can meet the cost of granting such a request. </w:t>
        </w:r>
      </w:ins>
    </w:p>
    <w:p w14:paraId="2DB5D9AC" w14:textId="77777777" w:rsidR="00B3623F" w:rsidRPr="00E807ED" w:rsidRDefault="00B3623F" w:rsidP="00B3623F">
      <w:pPr>
        <w:ind w:left="360"/>
        <w:rPr>
          <w:ins w:id="209" w:author="Reception" w:date="2026-09-25T20:06:00Z" w16du:dateUtc="2026-09-26T00:06:00Z"/>
          <w:rFonts w:cs="Arial"/>
        </w:rPr>
      </w:pPr>
    </w:p>
    <w:p w14:paraId="346C7028" w14:textId="77777777" w:rsidR="006A123A" w:rsidRPr="00E807ED" w:rsidRDefault="006A123A" w:rsidP="00B3623F">
      <w:pPr>
        <w:ind w:left="360"/>
        <w:rPr>
          <w:ins w:id="210" w:author="Reception" w:date="2026-09-25T20:06:00Z" w16du:dateUtc="2026-09-26T00:06:00Z"/>
          <w:rFonts w:cs="Arial"/>
        </w:rPr>
      </w:pPr>
    </w:p>
    <w:bookmarkEnd w:id="193"/>
    <w:bookmarkEnd w:id="194"/>
    <w:p w14:paraId="3F176BC0" w14:textId="77777777" w:rsidR="00B3623F" w:rsidRPr="00E807ED" w:rsidRDefault="00B3623F" w:rsidP="00B3623F">
      <w:pPr>
        <w:ind w:left="720" w:hanging="720"/>
        <w:rPr>
          <w:ins w:id="211" w:author="Reception" w:date="2026-09-25T20:06:00Z" w16du:dateUtc="2026-09-26T00:06:00Z"/>
          <w:rFonts w:cs="Arial"/>
          <w:b/>
        </w:rPr>
      </w:pPr>
      <w:ins w:id="212" w:author="Reception" w:date="2026-09-25T20:06:00Z" w16du:dateUtc="2026-09-26T00:06:00Z">
        <w:r w:rsidRPr="00E807ED">
          <w:rPr>
            <w:rFonts w:cs="Arial"/>
            <w:b/>
          </w:rPr>
          <w:t>5.</w:t>
        </w:r>
        <w:r w:rsidRPr="00E807ED">
          <w:rPr>
            <w:rFonts w:cs="Arial"/>
            <w:b/>
          </w:rPr>
          <w:tab/>
          <w:t xml:space="preserve">Switching on the 85 rule – </w:t>
        </w:r>
        <w:r w:rsidR="00E81732" w:rsidRPr="00E807ED">
          <w:rPr>
            <w:rFonts w:cs="Arial"/>
            <w:b/>
          </w:rPr>
          <w:t>Schedule 2 -</w:t>
        </w:r>
        <w:r w:rsidRPr="00E807ED">
          <w:rPr>
            <w:rFonts w:cs="Arial"/>
            <w:b/>
          </w:rPr>
          <w:t xml:space="preserve"> 1(1)(c) of the LGPS Transitional Regulations 2014 </w:t>
        </w:r>
      </w:ins>
    </w:p>
    <w:p w14:paraId="008D6797" w14:textId="77777777" w:rsidR="00B3623F" w:rsidRPr="00E807ED" w:rsidRDefault="00B3623F" w:rsidP="00B3623F">
      <w:pPr>
        <w:rPr>
          <w:ins w:id="213" w:author="Reception" w:date="2026-09-25T20:06:00Z" w16du:dateUtc="2026-09-26T00:06:00Z"/>
          <w:rFonts w:cs="Arial"/>
          <w:b/>
          <w:sz w:val="16"/>
          <w:szCs w:val="16"/>
        </w:rPr>
      </w:pPr>
    </w:p>
    <w:p w14:paraId="4BCBC03B" w14:textId="77777777" w:rsidR="00B3623F" w:rsidRPr="00E807ED" w:rsidRDefault="00B3623F" w:rsidP="00B3623F">
      <w:pPr>
        <w:ind w:left="720"/>
        <w:jc w:val="both"/>
        <w:rPr>
          <w:ins w:id="214" w:author="Reception" w:date="2026-09-25T20:06:00Z" w16du:dateUtc="2026-09-26T00:06:00Z"/>
          <w:rFonts w:cs="Arial"/>
          <w:i/>
        </w:rPr>
      </w:pPr>
      <w:ins w:id="215" w:author="Reception" w:date="2026-09-25T20:06:00Z" w16du:dateUtc="2026-09-26T00:06:00Z">
        <w:r w:rsidRPr="00E807ED">
          <w:rPr>
            <w:rFonts w:cs="Arial"/>
            <w:i/>
          </w:rPr>
          <w:t xml:space="preserve">Note: </w:t>
        </w:r>
        <w:r w:rsidR="00075AD1" w:rsidRPr="00E807ED">
          <w:rPr>
            <w:rFonts w:cs="Arial"/>
            <w:i/>
          </w:rPr>
          <w:t>the employer</w:t>
        </w:r>
        <w:r w:rsidRPr="00E807ED">
          <w:rPr>
            <w:rFonts w:cs="Arial"/>
            <w:i/>
          </w:rPr>
          <w:t xml:space="preserve"> can decide to “switch on” the 85 year rule to allow members to receive benefits either unreduced or with a smaller reduction to their 85 year rule date. </w:t>
        </w:r>
        <w:r w:rsidR="00075AD1" w:rsidRPr="00E807ED">
          <w:rPr>
            <w:rFonts w:cs="Arial"/>
            <w:i/>
          </w:rPr>
          <w:t>The employer</w:t>
        </w:r>
        <w:r w:rsidRPr="00E807ED">
          <w:rPr>
            <w:rFonts w:cs="Arial"/>
            <w:i/>
          </w:rPr>
          <w:t xml:space="preserve"> will be responsible for meeting any strain costs relating to benefi</w:t>
        </w:r>
        <w:r w:rsidR="00075AD1" w:rsidRPr="00E807ED">
          <w:rPr>
            <w:rFonts w:cs="Arial"/>
            <w:i/>
          </w:rPr>
          <w:t>ts being paid before age 60. If the employer</w:t>
        </w:r>
        <w:r w:rsidRPr="00E807ED">
          <w:rPr>
            <w:rFonts w:cs="Arial"/>
            <w:i/>
          </w:rPr>
          <w:t xml:space="preserve"> does not “switch on” the 85 year rule the member’s benefits will be reduced to age 60 or the date they meet the 85 year rule if later.</w:t>
        </w:r>
      </w:ins>
    </w:p>
    <w:p w14:paraId="629A7000" w14:textId="77777777" w:rsidR="00B3623F" w:rsidRPr="00E807ED" w:rsidRDefault="00B3623F" w:rsidP="00B3623F">
      <w:pPr>
        <w:ind w:left="720"/>
        <w:jc w:val="both"/>
        <w:rPr>
          <w:ins w:id="216" w:author="Reception" w:date="2026-09-25T20:06:00Z" w16du:dateUtc="2026-09-26T00:06:00Z"/>
          <w:rFonts w:cs="Arial"/>
          <w:i/>
        </w:rPr>
      </w:pPr>
    </w:p>
    <w:p w14:paraId="59C789C3" w14:textId="77777777" w:rsidR="00B3623F" w:rsidRPr="00E807ED" w:rsidRDefault="004C29E3" w:rsidP="00075AD1">
      <w:pPr>
        <w:ind w:left="720"/>
        <w:jc w:val="both"/>
        <w:rPr>
          <w:ins w:id="217" w:author="Reception" w:date="2026-09-25T20:06:00Z" w16du:dateUtc="2026-09-26T00:06:00Z"/>
          <w:rFonts w:cs="Arial"/>
        </w:rPr>
      </w:pPr>
      <w:ins w:id="218" w:author="Reception" w:date="2026-09-25T20:06:00Z" w16du:dateUtc="2026-09-26T00:06:00Z">
        <w:r w:rsidRPr="00E807ED">
          <w:rPr>
            <w:rFonts w:cs="Arial"/>
            <w:b/>
            <w:bCs/>
          </w:rPr>
          <w:t>Nettleham Parish Council</w:t>
        </w:r>
        <w:r w:rsidR="00B3623F" w:rsidRPr="00E807ED">
          <w:rPr>
            <w:rFonts w:cs="Arial"/>
            <w:b/>
            <w:bCs/>
          </w:rPr>
          <w:t>,</w:t>
        </w:r>
        <w:r w:rsidR="00B3623F" w:rsidRPr="00E807ED">
          <w:rPr>
            <w:rFonts w:cs="Arial"/>
          </w:rPr>
          <w:t xml:space="preserve"> will consider applications made under this Regulation having regard to the particular circumstances surrounding each case. Decisions will be made on the merits of each case having particular regard to: </w:t>
        </w:r>
      </w:ins>
    </w:p>
    <w:p w14:paraId="56FCEEE8" w14:textId="77777777" w:rsidR="00B3623F" w:rsidRPr="00E807ED" w:rsidRDefault="004C29E3" w:rsidP="00B3623F">
      <w:pPr>
        <w:numPr>
          <w:ilvl w:val="0"/>
          <w:numId w:val="11"/>
        </w:numPr>
        <w:tabs>
          <w:tab w:val="clear" w:pos="720"/>
          <w:tab w:val="num" w:pos="1440"/>
        </w:tabs>
        <w:ind w:left="1440"/>
        <w:jc w:val="both"/>
        <w:rPr>
          <w:ins w:id="219" w:author="Reception" w:date="2026-09-25T20:06:00Z" w16du:dateUtc="2026-09-26T00:06:00Z"/>
          <w:rFonts w:cs="Arial"/>
        </w:rPr>
      </w:pPr>
      <w:ins w:id="220" w:author="Reception" w:date="2026-09-25T20:06:00Z" w16du:dateUtc="2026-09-26T00:06:00Z">
        <w:r w:rsidRPr="00E807ED">
          <w:rPr>
            <w:rFonts w:cs="Arial"/>
            <w:b/>
            <w:bCs/>
          </w:rPr>
          <w:t>Nettleham Parish Council</w:t>
        </w:r>
        <w:r w:rsidR="00B3623F" w:rsidRPr="00E807ED">
          <w:rPr>
            <w:rFonts w:cs="Arial"/>
            <w:b/>
            <w:bCs/>
          </w:rPr>
          <w:t>'s</w:t>
        </w:r>
        <w:r w:rsidR="00B3623F" w:rsidRPr="00E807ED">
          <w:rPr>
            <w:rFonts w:cs="Arial"/>
          </w:rPr>
          <w:t xml:space="preserve"> ability to meet the cost of granting such a request; </w:t>
        </w:r>
      </w:ins>
    </w:p>
    <w:p w14:paraId="406617CB" w14:textId="77777777" w:rsidR="00B3623F" w:rsidRPr="00E807ED" w:rsidRDefault="00B3623F" w:rsidP="00B3623F">
      <w:pPr>
        <w:numPr>
          <w:ilvl w:val="0"/>
          <w:numId w:val="11"/>
        </w:numPr>
        <w:tabs>
          <w:tab w:val="clear" w:pos="720"/>
          <w:tab w:val="num" w:pos="1440"/>
        </w:tabs>
        <w:ind w:left="1440"/>
        <w:jc w:val="both"/>
        <w:rPr>
          <w:ins w:id="221" w:author="Reception" w:date="2026-09-25T20:06:00Z" w16du:dateUtc="2026-09-26T00:06:00Z"/>
          <w:rFonts w:cs="Arial"/>
        </w:rPr>
      </w:pPr>
      <w:ins w:id="222" w:author="Reception" w:date="2026-09-25T20:06:00Z" w16du:dateUtc="2026-09-26T00:06:00Z">
        <w:r w:rsidRPr="00E807ED">
          <w:rPr>
            <w:rFonts w:cs="Arial"/>
          </w:rPr>
          <w:t xml:space="preserve">whether any demonstrable cost saving in excess of potential savings available under any severance arrangements in place from time to time can be made;  </w:t>
        </w:r>
      </w:ins>
    </w:p>
    <w:p w14:paraId="27AB9499" w14:textId="77777777" w:rsidR="00075AD1" w:rsidRPr="00E807ED" w:rsidRDefault="00B3623F" w:rsidP="006A123A">
      <w:pPr>
        <w:numPr>
          <w:ilvl w:val="0"/>
          <w:numId w:val="11"/>
        </w:numPr>
        <w:tabs>
          <w:tab w:val="clear" w:pos="720"/>
          <w:tab w:val="num" w:pos="1440"/>
        </w:tabs>
        <w:ind w:left="1440"/>
        <w:jc w:val="both"/>
        <w:rPr>
          <w:ins w:id="223" w:author="Reception" w:date="2026-09-25T20:06:00Z" w16du:dateUtc="2026-09-26T00:06:00Z"/>
          <w:rFonts w:cs="Arial"/>
        </w:rPr>
      </w:pPr>
      <w:ins w:id="224" w:author="Reception" w:date="2026-09-25T20:06:00Z" w16du:dateUtc="2026-09-26T00:06:00Z">
        <w:r w:rsidRPr="00E807ED">
          <w:rPr>
            <w:rFonts w:cs="Arial"/>
          </w:rPr>
          <w:t xml:space="preserve">the member's personal circumstances.  </w:t>
        </w:r>
      </w:ins>
    </w:p>
    <w:p w14:paraId="7C7080DA" w14:textId="77777777" w:rsidR="00075AD1" w:rsidRPr="00E807ED" w:rsidRDefault="00075AD1" w:rsidP="00B3623F">
      <w:pPr>
        <w:ind w:left="720" w:hanging="720"/>
        <w:rPr>
          <w:ins w:id="225" w:author="Reception" w:date="2026-09-25T20:06:00Z" w16du:dateUtc="2026-09-26T00:06:00Z"/>
          <w:rFonts w:cs="Arial"/>
          <w:b/>
          <w:u w:val="single"/>
        </w:rPr>
      </w:pPr>
    </w:p>
    <w:p w14:paraId="030C3225" w14:textId="77777777" w:rsidR="00B3623F" w:rsidRPr="00E807ED" w:rsidRDefault="00B3623F" w:rsidP="00B3623F">
      <w:pPr>
        <w:ind w:left="720" w:hanging="720"/>
        <w:rPr>
          <w:ins w:id="226" w:author="Reception" w:date="2026-09-25T20:06:00Z" w16du:dateUtc="2026-09-26T00:06:00Z"/>
          <w:rFonts w:cs="Arial"/>
          <w:b/>
          <w:u w:val="single"/>
        </w:rPr>
      </w:pPr>
      <w:ins w:id="227" w:author="Reception" w:date="2026-09-25T20:06:00Z" w16du:dateUtc="2026-09-26T00:06:00Z">
        <w:r w:rsidRPr="00E807ED">
          <w:rPr>
            <w:rFonts w:cs="Arial"/>
            <w:b/>
            <w:u w:val="single"/>
          </w:rPr>
          <w:t xml:space="preserve">Further discretions under the LGPS Regulations 1997 and the LGPS </w:t>
        </w:r>
      </w:ins>
    </w:p>
    <w:p w14:paraId="05EC6E2A" w14:textId="77777777" w:rsidR="00B3623F" w:rsidRPr="00E807ED" w:rsidRDefault="00B3623F" w:rsidP="00B3623F">
      <w:pPr>
        <w:ind w:left="720" w:hanging="720"/>
        <w:rPr>
          <w:ins w:id="228" w:author="Reception" w:date="2026-09-25T20:06:00Z" w16du:dateUtc="2026-09-26T00:06:00Z"/>
          <w:rFonts w:cs="Arial"/>
          <w:b/>
        </w:rPr>
      </w:pPr>
      <w:ins w:id="229" w:author="Reception" w:date="2026-09-25T20:06:00Z" w16du:dateUtc="2026-09-26T00:06:00Z">
        <w:r w:rsidRPr="00E807ED">
          <w:rPr>
            <w:rFonts w:cs="Arial"/>
            <w:b/>
            <w:u w:val="single"/>
          </w:rPr>
          <w:t xml:space="preserve">Benefits Regulations 2007 </w:t>
        </w:r>
      </w:ins>
    </w:p>
    <w:p w14:paraId="5A4B07FE" w14:textId="77777777" w:rsidR="00B3623F" w:rsidRPr="00E807ED" w:rsidRDefault="00B3623F" w:rsidP="00B3623F">
      <w:pPr>
        <w:ind w:left="720" w:hanging="720"/>
        <w:rPr>
          <w:ins w:id="230" w:author="Reception" w:date="2026-09-25T20:06:00Z" w16du:dateUtc="2026-09-26T00:06:00Z"/>
          <w:rFonts w:cs="Arial"/>
          <w:u w:val="single"/>
        </w:rPr>
      </w:pPr>
    </w:p>
    <w:p w14:paraId="0B7E77BC" w14:textId="77777777" w:rsidR="00B3623F" w:rsidRPr="00E807ED" w:rsidRDefault="00B3623F" w:rsidP="00B3623F">
      <w:pPr>
        <w:jc w:val="both"/>
        <w:rPr>
          <w:ins w:id="231" w:author="Reception" w:date="2026-09-25T20:06:00Z" w16du:dateUtc="2026-09-26T00:06:00Z"/>
          <w:rFonts w:cs="Arial"/>
        </w:rPr>
      </w:pPr>
      <w:ins w:id="232" w:author="Reception" w:date="2026-09-25T20:06:00Z" w16du:dateUtc="2026-09-26T00:06:00Z">
        <w:r w:rsidRPr="00E807ED">
          <w:rPr>
            <w:rFonts w:cs="Arial"/>
          </w:rPr>
          <w:t xml:space="preserve">There are also two other discretions for employers but these relate specifically to members who left before 1 April 2014. </w:t>
        </w:r>
      </w:ins>
    </w:p>
    <w:p w14:paraId="0DC418AE" w14:textId="77777777" w:rsidR="00B3623F" w:rsidRPr="00E807ED" w:rsidRDefault="00B3623F" w:rsidP="00B3623F">
      <w:pPr>
        <w:jc w:val="both"/>
        <w:rPr>
          <w:ins w:id="233" w:author="Reception" w:date="2026-09-25T20:06:00Z" w16du:dateUtc="2026-09-26T00:06:00Z"/>
          <w:rFonts w:cs="Arial"/>
        </w:rPr>
      </w:pPr>
    </w:p>
    <w:p w14:paraId="36F37339" w14:textId="77777777" w:rsidR="00B3623F" w:rsidRPr="00E807ED" w:rsidRDefault="00C60D83" w:rsidP="00B3623F">
      <w:pPr>
        <w:rPr>
          <w:ins w:id="234" w:author="Reception" w:date="2026-09-25T20:06:00Z" w16du:dateUtc="2026-09-26T00:06:00Z"/>
          <w:iCs/>
        </w:rPr>
      </w:pPr>
      <w:ins w:id="235" w:author="Reception" w:date="2026-09-25T20:06:00Z" w16du:dateUtc="2026-09-26T00:06:00Z">
        <w:r w:rsidRPr="00E807ED">
          <w:rPr>
            <w:iCs/>
          </w:rPr>
          <w:t xml:space="preserve">Whilst the LGPS Regulations 2013 repeals the LGPS Regulations 1997 and the LGPS Benefits Regulations 2007 (in so far as they had not already been repealed), </w:t>
        </w:r>
        <w:r w:rsidRPr="00E807ED">
          <w:rPr>
            <w:bCs/>
            <w:iCs/>
          </w:rPr>
          <w:t>Regulation 3(1) of the LGPS (Transitional Provisions, Savings and Amendment) Regulations 2014</w:t>
        </w:r>
        <w:r w:rsidRPr="00E807ED">
          <w:rPr>
            <w:iCs/>
          </w:rPr>
          <w:t xml:space="preserve"> allows for the LGPS Regulations 1997 and the LGPS Benefits Regulations 2007 to still have effect in so far as they relate to certain member benefits before 1 April 2014. As such, the other discretions still available for certain members only, are as follows:</w:t>
        </w:r>
      </w:ins>
    </w:p>
    <w:p w14:paraId="34982B66" w14:textId="77777777" w:rsidR="00C60D83" w:rsidRPr="00E807ED" w:rsidRDefault="00C60D83" w:rsidP="00B3623F">
      <w:pPr>
        <w:rPr>
          <w:ins w:id="236" w:author="Reception" w:date="2026-09-25T20:06:00Z" w16du:dateUtc="2026-09-26T00:06:00Z"/>
          <w:rFonts w:cs="Arial"/>
          <w:b/>
          <w:sz w:val="32"/>
          <w:szCs w:val="32"/>
        </w:rPr>
      </w:pPr>
    </w:p>
    <w:p w14:paraId="4CC5ABCA" w14:textId="77777777" w:rsidR="00B3623F" w:rsidRPr="00E807ED" w:rsidRDefault="00B3623F" w:rsidP="00B3623F">
      <w:pPr>
        <w:ind w:left="720" w:hanging="720"/>
        <w:rPr>
          <w:ins w:id="237" w:author="Reception" w:date="2026-09-25T20:06:00Z" w16du:dateUtc="2026-09-26T00:06:00Z"/>
          <w:rFonts w:cs="Arial"/>
          <w:b/>
        </w:rPr>
      </w:pPr>
      <w:ins w:id="238" w:author="Reception" w:date="2026-09-25T20:06:00Z" w16du:dateUtc="2026-09-26T00:06:00Z">
        <w:r w:rsidRPr="00E807ED">
          <w:rPr>
            <w:rFonts w:cs="Arial"/>
            <w:b/>
          </w:rPr>
          <w:t>1.</w:t>
        </w:r>
        <w:r w:rsidRPr="00E807ED">
          <w:rPr>
            <w:rFonts w:cs="Arial"/>
            <w:b/>
          </w:rPr>
          <w:tab/>
          <w:t>Early Payment of Deferred Pensions for members who left before 1</w:t>
        </w:r>
        <w:r w:rsidRPr="00E807ED">
          <w:rPr>
            <w:rFonts w:cs="Arial"/>
            <w:b/>
            <w:vertAlign w:val="superscript"/>
          </w:rPr>
          <w:t>st</w:t>
        </w:r>
        <w:r w:rsidRPr="00E807ED">
          <w:rPr>
            <w:rFonts w:cs="Arial"/>
            <w:b/>
          </w:rPr>
          <w:t xml:space="preserve"> April 2014 </w:t>
        </w:r>
        <w:r w:rsidR="00C2515D" w:rsidRPr="00E807ED">
          <w:rPr>
            <w:rFonts w:cs="Arial"/>
            <w:b/>
          </w:rPr>
          <w:t>–</w:t>
        </w:r>
        <w:r w:rsidRPr="00E807ED">
          <w:rPr>
            <w:rFonts w:cs="Arial"/>
            <w:b/>
          </w:rPr>
          <w:t xml:space="preserve"> </w:t>
        </w:r>
        <w:r w:rsidR="00C2515D" w:rsidRPr="00E807ED">
          <w:rPr>
            <w:rFonts w:cs="Arial"/>
            <w:b/>
          </w:rPr>
          <w:t>Regulation 2 of the LGPS (</w:t>
        </w:r>
        <w:r w:rsidR="0016579B" w:rsidRPr="00E807ED">
          <w:rPr>
            <w:rFonts w:cs="Arial"/>
            <w:b/>
          </w:rPr>
          <w:t>Transitional</w:t>
        </w:r>
        <w:r w:rsidR="00C2515D" w:rsidRPr="00E807ED">
          <w:rPr>
            <w:rFonts w:cs="Arial"/>
            <w:b/>
          </w:rPr>
          <w:t xml:space="preserve"> Provisions, Savings and Amendment) Regulations 2014, </w:t>
        </w:r>
        <w:r w:rsidRPr="00E807ED">
          <w:rPr>
            <w:rFonts w:cs="Arial"/>
            <w:b/>
            <w:i/>
          </w:rPr>
          <w:t>Regulation 30(2) and 30(5) of the LGPS Benefits Regulations 2007 &amp; Regulation 31(2) and Regulation 31(5) of the LGPS Regulations 1997</w:t>
        </w:r>
        <w:r w:rsidRPr="00E807ED" w:rsidDel="00F913DE">
          <w:rPr>
            <w:rFonts w:cs="Arial"/>
            <w:b/>
            <w:i/>
          </w:rPr>
          <w:t xml:space="preserve"> </w:t>
        </w:r>
      </w:ins>
    </w:p>
    <w:p w14:paraId="565C4603" w14:textId="77777777" w:rsidR="00B3623F" w:rsidRPr="00E807ED" w:rsidRDefault="00B3623F" w:rsidP="00B3623F">
      <w:pPr>
        <w:rPr>
          <w:ins w:id="239" w:author="Reception" w:date="2026-09-25T20:06:00Z" w16du:dateUtc="2026-09-26T00:06:00Z"/>
          <w:rFonts w:cs="Arial"/>
          <w:b/>
        </w:rPr>
      </w:pPr>
    </w:p>
    <w:p w14:paraId="2CF6D4EE" w14:textId="77777777" w:rsidR="00B3623F" w:rsidRPr="00E807ED" w:rsidRDefault="00B3623F" w:rsidP="00B3623F">
      <w:pPr>
        <w:ind w:left="720"/>
        <w:jc w:val="both"/>
        <w:rPr>
          <w:ins w:id="240" w:author="Reception" w:date="2026-09-25T20:06:00Z" w16du:dateUtc="2026-09-26T00:06:00Z"/>
          <w:rFonts w:cs="Arial"/>
          <w:b/>
          <w:bCs/>
        </w:rPr>
      </w:pPr>
      <w:ins w:id="241" w:author="Reception" w:date="2026-09-25T20:06:00Z" w16du:dateUtc="2026-09-26T00:06:00Z">
        <w:r w:rsidRPr="00E807ED">
          <w:rPr>
            <w:rFonts w:cs="Arial"/>
            <w:i/>
            <w:iCs/>
          </w:rPr>
          <w:t>Note: This Regulation allows employers to allow members who left the scheme before 1 April .2014 and who are over the age of 55 to take their benefits early. Under Regulation 30(5) employers can waive any reduction to benefits paid under that Regulation on compassionate grounds</w:t>
        </w:r>
        <w:r w:rsidR="00C2515D" w:rsidRPr="00E807ED">
          <w:rPr>
            <w:rFonts w:cs="Arial"/>
            <w:i/>
            <w:iCs/>
          </w:rPr>
          <w:t>. Additionally under Regulation 2 (1(2)) employer</w:t>
        </w:r>
        <w:r w:rsidR="00952FD9" w:rsidRPr="00E807ED">
          <w:rPr>
            <w:rFonts w:cs="Arial"/>
            <w:i/>
            <w:iCs/>
          </w:rPr>
          <w:t>s</w:t>
        </w:r>
        <w:r w:rsidR="00C2515D" w:rsidRPr="00E807ED">
          <w:rPr>
            <w:rFonts w:cs="Arial"/>
            <w:i/>
            <w:iCs/>
          </w:rPr>
          <w:t xml:space="preserve"> may elect to ‘switch on’ the 85 year rule </w:t>
        </w:r>
        <w:r w:rsidR="00952FD9" w:rsidRPr="00E807ED">
          <w:rPr>
            <w:rFonts w:cs="Arial"/>
            <w:i/>
            <w:iCs/>
          </w:rPr>
          <w:t xml:space="preserve">where a member has taken voluntarily early payment of deferred benefits from age 55. </w:t>
        </w:r>
      </w:ins>
    </w:p>
    <w:p w14:paraId="14538142" w14:textId="77777777" w:rsidR="00B3623F" w:rsidRPr="00E807ED" w:rsidRDefault="00B3623F" w:rsidP="00B3623F">
      <w:pPr>
        <w:ind w:left="720"/>
        <w:jc w:val="both"/>
        <w:rPr>
          <w:ins w:id="242" w:author="Reception" w:date="2026-09-25T20:06:00Z" w16du:dateUtc="2026-09-26T00:06:00Z"/>
          <w:rFonts w:cs="Arial"/>
          <w:b/>
          <w:bCs/>
        </w:rPr>
      </w:pPr>
    </w:p>
    <w:p w14:paraId="62928FCD" w14:textId="77777777" w:rsidR="00B3623F" w:rsidRPr="00E807ED" w:rsidRDefault="004C29E3" w:rsidP="006A123A">
      <w:pPr>
        <w:ind w:left="720"/>
        <w:jc w:val="both"/>
        <w:rPr>
          <w:ins w:id="243" w:author="Reception" w:date="2026-09-25T20:06:00Z" w16du:dateUtc="2026-09-26T00:06:00Z"/>
          <w:rFonts w:cs="Arial"/>
        </w:rPr>
      </w:pPr>
      <w:ins w:id="244" w:author="Reception" w:date="2026-09-25T20:06:00Z" w16du:dateUtc="2026-09-26T00:06:00Z">
        <w:r w:rsidRPr="00E807ED">
          <w:rPr>
            <w:rFonts w:cs="Arial"/>
            <w:b/>
            <w:bCs/>
          </w:rPr>
          <w:t>Nettleham Parish Council</w:t>
        </w:r>
        <w:r w:rsidR="00B3623F" w:rsidRPr="00E807ED">
          <w:rPr>
            <w:rFonts w:cs="Arial"/>
            <w:b/>
            <w:bCs/>
          </w:rPr>
          <w:t>,</w:t>
        </w:r>
        <w:r w:rsidR="00B3623F" w:rsidRPr="00E807ED">
          <w:rPr>
            <w:rFonts w:cs="Arial"/>
          </w:rPr>
          <w:t xml:space="preserve"> will consider applications made under this Regulation having regard to the particular circumstances surrounding each case. Decisions will be made on the merits of each case having particular regard to: </w:t>
        </w:r>
      </w:ins>
    </w:p>
    <w:p w14:paraId="2BA3889C" w14:textId="77777777" w:rsidR="00B3623F" w:rsidRPr="00E807ED" w:rsidRDefault="004C29E3" w:rsidP="00B3623F">
      <w:pPr>
        <w:numPr>
          <w:ilvl w:val="0"/>
          <w:numId w:val="11"/>
        </w:numPr>
        <w:tabs>
          <w:tab w:val="clear" w:pos="720"/>
          <w:tab w:val="num" w:pos="1440"/>
        </w:tabs>
        <w:ind w:left="1440"/>
        <w:jc w:val="both"/>
        <w:rPr>
          <w:ins w:id="245" w:author="Reception" w:date="2026-09-25T20:06:00Z" w16du:dateUtc="2026-09-26T00:06:00Z"/>
          <w:rFonts w:cs="Arial"/>
        </w:rPr>
      </w:pPr>
      <w:ins w:id="246" w:author="Reception" w:date="2026-09-25T20:06:00Z" w16du:dateUtc="2026-09-26T00:06:00Z">
        <w:r w:rsidRPr="00E807ED">
          <w:rPr>
            <w:rFonts w:cs="Arial"/>
            <w:b/>
            <w:bCs/>
          </w:rPr>
          <w:t>Nettleham Parish Council</w:t>
        </w:r>
        <w:r w:rsidR="00B3623F" w:rsidRPr="00E807ED">
          <w:rPr>
            <w:rFonts w:cs="Arial"/>
            <w:b/>
            <w:bCs/>
          </w:rPr>
          <w:t>'s</w:t>
        </w:r>
        <w:r w:rsidR="00B3623F" w:rsidRPr="00E807ED">
          <w:rPr>
            <w:rFonts w:cs="Arial"/>
          </w:rPr>
          <w:t xml:space="preserve"> ability to meet the cost of granting such a request </w:t>
        </w:r>
      </w:ins>
    </w:p>
    <w:p w14:paraId="3BBC9A0B" w14:textId="77777777" w:rsidR="00B3623F" w:rsidRPr="00E807ED" w:rsidRDefault="00B3623F" w:rsidP="00B3623F">
      <w:pPr>
        <w:numPr>
          <w:ilvl w:val="0"/>
          <w:numId w:val="11"/>
        </w:numPr>
        <w:tabs>
          <w:tab w:val="clear" w:pos="720"/>
          <w:tab w:val="num" w:pos="1440"/>
        </w:tabs>
        <w:ind w:left="1440"/>
        <w:jc w:val="both"/>
        <w:rPr>
          <w:ins w:id="247" w:author="Reception" w:date="2026-09-25T20:06:00Z" w16du:dateUtc="2026-09-26T00:06:00Z"/>
          <w:rFonts w:cs="Arial"/>
        </w:rPr>
      </w:pPr>
      <w:ins w:id="248" w:author="Reception" w:date="2026-09-25T20:06:00Z" w16du:dateUtc="2026-09-26T00:06:00Z">
        <w:r w:rsidRPr="00E807ED">
          <w:rPr>
            <w:rFonts w:cs="Arial"/>
          </w:rPr>
          <w:t xml:space="preserve">the member's personal circumstances </w:t>
        </w:r>
      </w:ins>
    </w:p>
    <w:p w14:paraId="4D6E7BE0" w14:textId="77777777" w:rsidR="0016579B" w:rsidRPr="00E807ED" w:rsidRDefault="0016579B" w:rsidP="00075AD1">
      <w:pPr>
        <w:jc w:val="both"/>
        <w:rPr>
          <w:ins w:id="249" w:author="Reception" w:date="2026-09-25T20:06:00Z" w16du:dateUtc="2026-09-26T00:06:00Z"/>
          <w:rFonts w:cs="Arial"/>
        </w:rPr>
      </w:pPr>
    </w:p>
    <w:p w14:paraId="22931F16" w14:textId="77777777" w:rsidR="00B3623F" w:rsidRPr="00E807ED" w:rsidRDefault="00B3623F" w:rsidP="006A123A">
      <w:pPr>
        <w:ind w:left="720"/>
        <w:jc w:val="both"/>
        <w:rPr>
          <w:ins w:id="250" w:author="Reception" w:date="2026-09-25T20:06:00Z" w16du:dateUtc="2026-09-26T00:06:00Z"/>
          <w:rFonts w:cs="Arial"/>
        </w:rPr>
      </w:pPr>
      <w:ins w:id="251" w:author="Reception" w:date="2026-09-25T20:06:00Z" w16du:dateUtc="2026-09-26T00:06:00Z">
        <w:r w:rsidRPr="00E807ED">
          <w:rPr>
            <w:rFonts w:cs="Arial"/>
          </w:rPr>
          <w:t>Applications for the payment of unreduced benefits on the grounds of compassion will be granted if:</w:t>
        </w:r>
      </w:ins>
    </w:p>
    <w:p w14:paraId="011C5940" w14:textId="77777777" w:rsidR="00B3623F" w:rsidRPr="00E807ED" w:rsidRDefault="00B3623F" w:rsidP="00B3623F">
      <w:pPr>
        <w:numPr>
          <w:ilvl w:val="0"/>
          <w:numId w:val="12"/>
        </w:numPr>
        <w:tabs>
          <w:tab w:val="clear" w:pos="720"/>
          <w:tab w:val="num" w:pos="1440"/>
        </w:tabs>
        <w:ind w:left="1440"/>
        <w:jc w:val="both"/>
        <w:rPr>
          <w:ins w:id="252" w:author="Reception" w:date="2026-09-25T20:06:00Z" w16du:dateUtc="2026-09-26T00:06:00Z"/>
          <w:rFonts w:cs="Arial"/>
        </w:rPr>
      </w:pPr>
      <w:ins w:id="253" w:author="Reception" w:date="2026-09-25T20:06:00Z" w16du:dateUtc="2026-09-26T00:06:00Z">
        <w:r w:rsidRPr="00E807ED">
          <w:rPr>
            <w:rFonts w:cs="Arial"/>
          </w:rPr>
          <w:t xml:space="preserve">in </w:t>
        </w:r>
        <w:r w:rsidR="004C29E3" w:rsidRPr="00E807ED">
          <w:rPr>
            <w:rFonts w:cs="Arial"/>
            <w:b/>
            <w:bCs/>
          </w:rPr>
          <w:t>Nettleham Parish Council</w:t>
        </w:r>
        <w:r w:rsidRPr="00E807ED">
          <w:rPr>
            <w:rFonts w:cs="Arial"/>
            <w:b/>
            <w:bCs/>
          </w:rPr>
          <w:t>'s</w:t>
        </w:r>
        <w:r w:rsidRPr="00E807ED">
          <w:rPr>
            <w:rFonts w:cs="Arial"/>
          </w:rPr>
          <w:t xml:space="preserve"> sole opinion, the special extenuating circumstances surrounding the application, along with the supporting evidence provided justify approval and </w:t>
        </w:r>
      </w:ins>
    </w:p>
    <w:p w14:paraId="37989FF4" w14:textId="77777777" w:rsidR="00B3623F" w:rsidRPr="00E807ED" w:rsidRDefault="004C29E3" w:rsidP="00B3623F">
      <w:pPr>
        <w:numPr>
          <w:ilvl w:val="0"/>
          <w:numId w:val="12"/>
        </w:numPr>
        <w:tabs>
          <w:tab w:val="clear" w:pos="720"/>
          <w:tab w:val="num" w:pos="1440"/>
        </w:tabs>
        <w:ind w:left="1440"/>
        <w:jc w:val="both"/>
        <w:rPr>
          <w:ins w:id="254" w:author="Reception" w:date="2026-09-25T20:06:00Z" w16du:dateUtc="2026-09-26T00:06:00Z"/>
          <w:rFonts w:cs="Arial"/>
        </w:rPr>
      </w:pPr>
      <w:ins w:id="255" w:author="Reception" w:date="2026-09-25T20:06:00Z" w16du:dateUtc="2026-09-26T00:06:00Z">
        <w:r w:rsidRPr="00E807ED">
          <w:rPr>
            <w:rFonts w:cs="Arial"/>
            <w:b/>
            <w:bCs/>
          </w:rPr>
          <w:t>Nettleham Parish Council</w:t>
        </w:r>
        <w:r w:rsidR="00B3623F" w:rsidRPr="00E807ED">
          <w:rPr>
            <w:rFonts w:cs="Arial"/>
          </w:rPr>
          <w:t xml:space="preserve"> can meet the cost of granting such a request. </w:t>
        </w:r>
      </w:ins>
    </w:p>
    <w:p w14:paraId="753D13DA" w14:textId="77777777" w:rsidR="00B3623F" w:rsidRPr="00E807ED" w:rsidRDefault="00B3623F" w:rsidP="00B3623F">
      <w:pPr>
        <w:ind w:left="1080"/>
        <w:jc w:val="both"/>
        <w:rPr>
          <w:ins w:id="256" w:author="Reception" w:date="2026-09-25T20:06:00Z" w16du:dateUtc="2026-09-26T00:06:00Z"/>
          <w:rFonts w:cs="Arial"/>
        </w:rPr>
      </w:pPr>
    </w:p>
    <w:p w14:paraId="432F910D" w14:textId="77777777" w:rsidR="00075AD1" w:rsidRPr="00E807ED" w:rsidRDefault="00B3623F" w:rsidP="006A123A">
      <w:pPr>
        <w:ind w:left="720"/>
        <w:jc w:val="both"/>
        <w:rPr>
          <w:ins w:id="257" w:author="Reception" w:date="2026-09-25T20:06:00Z" w16du:dateUtc="2026-09-26T00:06:00Z"/>
          <w:rFonts w:cs="Arial"/>
        </w:rPr>
      </w:pPr>
      <w:ins w:id="258" w:author="Reception" w:date="2026-09-25T20:06:00Z" w16du:dateUtc="2026-09-26T00:06:00Z">
        <w:r w:rsidRPr="00E807ED">
          <w:rPr>
            <w:rFonts w:cs="Arial"/>
            <w:b/>
            <w:bCs/>
          </w:rPr>
          <w:t>N.B.</w:t>
        </w:r>
        <w:r w:rsidRPr="00E807ED">
          <w:rPr>
            <w:rFonts w:cs="Arial"/>
          </w:rPr>
          <w:t xml:space="preserve"> Deferred members who left the Scheme before 1 April 200</w:t>
        </w:r>
        <w:r w:rsidR="00CA3955" w:rsidRPr="00E807ED">
          <w:rPr>
            <w:rFonts w:cs="Arial"/>
          </w:rPr>
          <w:t>8</w:t>
        </w:r>
        <w:r w:rsidRPr="00E807ED">
          <w:rPr>
            <w:rFonts w:cs="Arial"/>
          </w:rPr>
          <w:t xml:space="preserve"> can still make application for the early payment of their deferred benefits after age 50 under LGPS rules. However, under HMRC rules such payments would be classed as ‘un-authorised’ and would be subject to a punitive tax charge. </w:t>
        </w:r>
      </w:ins>
    </w:p>
    <w:p w14:paraId="12DC6722" w14:textId="77777777" w:rsidR="00B3623F" w:rsidRPr="00E807ED" w:rsidRDefault="00B3623F" w:rsidP="00B3623F">
      <w:pPr>
        <w:rPr>
          <w:ins w:id="259" w:author="Reception" w:date="2026-09-25T20:06:00Z" w16du:dateUtc="2026-09-26T00:06:00Z"/>
          <w:rFonts w:cs="Arial"/>
          <w:i/>
          <w:sz w:val="26"/>
          <w:szCs w:val="26"/>
        </w:rPr>
      </w:pPr>
    </w:p>
    <w:p w14:paraId="2C6D3ACD" w14:textId="77777777" w:rsidR="00B3623F" w:rsidRPr="00E807ED" w:rsidRDefault="00B3623F" w:rsidP="00B3623F">
      <w:pPr>
        <w:ind w:left="720" w:hanging="720"/>
        <w:rPr>
          <w:ins w:id="260" w:author="Reception" w:date="2026-09-25T20:06:00Z" w16du:dateUtc="2026-09-26T00:06:00Z"/>
          <w:rFonts w:cs="Arial"/>
          <w:b/>
        </w:rPr>
      </w:pPr>
      <w:ins w:id="261" w:author="Reception" w:date="2026-09-25T20:06:00Z" w16du:dateUtc="2026-09-26T00:06:00Z">
        <w:r w:rsidRPr="00E807ED">
          <w:rPr>
            <w:rFonts w:cs="Arial"/>
            <w:b/>
          </w:rPr>
          <w:t>2.</w:t>
        </w:r>
        <w:r w:rsidRPr="00E807ED">
          <w:rPr>
            <w:rFonts w:cs="Arial"/>
            <w:b/>
          </w:rPr>
          <w:tab/>
          <w:t>Early Payment of Deferred Pensions for members who left before 1</w:t>
        </w:r>
        <w:r w:rsidRPr="00E807ED">
          <w:rPr>
            <w:rFonts w:cs="Arial"/>
            <w:b/>
            <w:vertAlign w:val="superscript"/>
          </w:rPr>
          <w:t>st</w:t>
        </w:r>
        <w:r w:rsidRPr="00E807ED">
          <w:rPr>
            <w:rFonts w:cs="Arial"/>
            <w:b/>
          </w:rPr>
          <w:t xml:space="preserve"> April 2014 and have ceased to be entitled to a tier 3 ill benefit - </w:t>
        </w:r>
        <w:r w:rsidR="00286257" w:rsidRPr="00E807ED">
          <w:rPr>
            <w:rFonts w:cs="Arial"/>
            <w:b/>
          </w:rPr>
          <w:t>Regulation 2 of the LGPS (</w:t>
        </w:r>
        <w:r w:rsidR="0016579B" w:rsidRPr="00E807ED">
          <w:rPr>
            <w:rFonts w:cs="Arial"/>
            <w:b/>
          </w:rPr>
          <w:t>Transitional</w:t>
        </w:r>
        <w:r w:rsidR="00286257" w:rsidRPr="00E807ED">
          <w:rPr>
            <w:rFonts w:cs="Arial"/>
            <w:b/>
          </w:rPr>
          <w:t xml:space="preserve"> Provisions, Savings and Amendment) Regulations 2014, </w:t>
        </w:r>
        <w:r w:rsidRPr="00E807ED">
          <w:rPr>
            <w:rFonts w:cs="Arial"/>
            <w:b/>
          </w:rPr>
          <w:t xml:space="preserve">Regulation 30A(3) and 30A(5) of the </w:t>
        </w:r>
        <w:r w:rsidR="008A6E18" w:rsidRPr="00E807ED">
          <w:rPr>
            <w:rFonts w:cs="Arial"/>
            <w:b/>
          </w:rPr>
          <w:t>LGPS</w:t>
        </w:r>
        <w:r w:rsidRPr="00E807ED">
          <w:rPr>
            <w:rFonts w:cs="Arial"/>
            <w:b/>
          </w:rPr>
          <w:t xml:space="preserve"> Benefits</w:t>
        </w:r>
        <w:r w:rsidR="008A6E18" w:rsidRPr="00E807ED">
          <w:rPr>
            <w:rFonts w:cs="Arial"/>
            <w:b/>
          </w:rPr>
          <w:t xml:space="preserve"> </w:t>
        </w:r>
        <w:r w:rsidRPr="00E807ED">
          <w:rPr>
            <w:rFonts w:cs="Arial"/>
            <w:b/>
          </w:rPr>
          <w:t xml:space="preserve">Regulations 2007. </w:t>
        </w:r>
      </w:ins>
    </w:p>
    <w:p w14:paraId="75758DD5" w14:textId="77777777" w:rsidR="00B3623F" w:rsidRPr="00E807ED" w:rsidRDefault="00B3623F" w:rsidP="00B3623F">
      <w:pPr>
        <w:rPr>
          <w:ins w:id="262" w:author="Reception" w:date="2026-09-25T20:06:00Z" w16du:dateUtc="2026-09-26T00:06:00Z"/>
          <w:rFonts w:cs="Arial"/>
          <w:i/>
          <w:iCs/>
        </w:rPr>
      </w:pPr>
    </w:p>
    <w:p w14:paraId="39CF0988" w14:textId="77777777" w:rsidR="00B3623F" w:rsidRPr="00E807ED" w:rsidRDefault="0016579B" w:rsidP="00B3623F">
      <w:pPr>
        <w:ind w:left="720"/>
        <w:jc w:val="both"/>
        <w:rPr>
          <w:ins w:id="263" w:author="Reception" w:date="2026-09-25T20:06:00Z" w16du:dateUtc="2026-09-26T00:06:00Z"/>
          <w:rFonts w:cs="Arial"/>
          <w:i/>
          <w:iCs/>
        </w:rPr>
      </w:pPr>
      <w:ins w:id="264" w:author="Reception" w:date="2026-09-25T20:06:00Z" w16du:dateUtc="2026-09-26T00:06:00Z">
        <w:r w:rsidRPr="00E807ED">
          <w:rPr>
            <w:rFonts w:cs="Arial"/>
            <w:i/>
            <w:iCs/>
          </w:rPr>
          <w:t>These</w:t>
        </w:r>
        <w:r w:rsidR="00B3623F" w:rsidRPr="00E807ED">
          <w:rPr>
            <w:rFonts w:cs="Arial"/>
            <w:i/>
            <w:iCs/>
          </w:rPr>
          <w:t xml:space="preserve"> regulation</w:t>
        </w:r>
        <w:r w:rsidR="00286257" w:rsidRPr="00E807ED">
          <w:rPr>
            <w:rFonts w:cs="Arial"/>
            <w:i/>
            <w:iCs/>
          </w:rPr>
          <w:t>s</w:t>
        </w:r>
        <w:r w:rsidR="00B3623F" w:rsidRPr="00E807ED">
          <w:rPr>
            <w:rFonts w:cs="Arial"/>
            <w:i/>
            <w:iCs/>
          </w:rPr>
          <w:t xml:space="preserve"> allow employers to </w:t>
        </w:r>
        <w:r w:rsidR="00286257" w:rsidRPr="00E807ED">
          <w:rPr>
            <w:rFonts w:cs="Arial"/>
            <w:i/>
            <w:iCs/>
          </w:rPr>
          <w:t xml:space="preserve">permit </w:t>
        </w:r>
        <w:r w:rsidR="00B3623F" w:rsidRPr="00E807ED">
          <w:rPr>
            <w:rFonts w:cs="Arial"/>
            <w:i/>
            <w:iCs/>
          </w:rPr>
          <w:t>members who have ceased to be entitled to a tier 3 ill health benefit and who are over the age of 55 to take their benefits early. Under sub paragraph 5 of Regulation 30A employers can waive any reduction to benefits paid under that Regulation on compassionate grounds.</w:t>
        </w:r>
        <w:r w:rsidR="00286257" w:rsidRPr="00E807ED">
          <w:rPr>
            <w:rFonts w:cs="Arial"/>
            <w:i/>
            <w:iCs/>
          </w:rPr>
          <w:t xml:space="preserve"> Alternatively under Regulation 2 (1(2))</w:t>
        </w:r>
        <w:r w:rsidR="00771538" w:rsidRPr="00E807ED">
          <w:rPr>
            <w:rFonts w:cs="Arial"/>
            <w:i/>
            <w:iCs/>
          </w:rPr>
          <w:t>,</w:t>
        </w:r>
        <w:r w:rsidR="00286257" w:rsidRPr="00E807ED">
          <w:rPr>
            <w:rFonts w:cs="Arial"/>
            <w:i/>
            <w:iCs/>
          </w:rPr>
          <w:t xml:space="preserve"> employers may elect to ‘switch on’ the 85 year rule where </w:t>
        </w:r>
        <w:r w:rsidR="00771538" w:rsidRPr="00E807ED">
          <w:rPr>
            <w:rFonts w:cs="Arial"/>
            <w:i/>
            <w:iCs/>
          </w:rPr>
          <w:t>voluntary early payment of suspended tier 3 ill health pension is taken.</w:t>
        </w:r>
      </w:ins>
    </w:p>
    <w:p w14:paraId="56AD887C" w14:textId="77777777" w:rsidR="00B3623F" w:rsidRPr="00E807ED" w:rsidRDefault="00B3623F" w:rsidP="00B3623F">
      <w:pPr>
        <w:ind w:left="720"/>
        <w:jc w:val="both"/>
        <w:rPr>
          <w:ins w:id="265" w:author="Reception" w:date="2026-09-25T20:06:00Z" w16du:dateUtc="2026-09-26T00:06:00Z"/>
          <w:rFonts w:cs="Arial"/>
          <w:b/>
          <w:bCs/>
        </w:rPr>
      </w:pPr>
    </w:p>
    <w:p w14:paraId="5A59F455" w14:textId="77777777" w:rsidR="00B3623F" w:rsidRPr="00E807ED" w:rsidRDefault="004C29E3" w:rsidP="00B3623F">
      <w:pPr>
        <w:ind w:left="720"/>
        <w:jc w:val="both"/>
        <w:rPr>
          <w:ins w:id="266" w:author="Reception" w:date="2026-09-25T20:06:00Z" w16du:dateUtc="2026-09-26T00:06:00Z"/>
          <w:rFonts w:cs="Arial"/>
        </w:rPr>
      </w:pPr>
      <w:ins w:id="267" w:author="Reception" w:date="2026-09-25T20:06:00Z" w16du:dateUtc="2026-09-26T00:06:00Z">
        <w:r w:rsidRPr="00E807ED">
          <w:rPr>
            <w:rFonts w:cs="Arial"/>
            <w:b/>
            <w:bCs/>
          </w:rPr>
          <w:t>Nettleham Parish Council</w:t>
        </w:r>
        <w:r w:rsidR="00B3623F" w:rsidRPr="00E807ED">
          <w:rPr>
            <w:rFonts w:cs="Arial"/>
            <w:b/>
            <w:bCs/>
          </w:rPr>
          <w:t>,</w:t>
        </w:r>
        <w:r w:rsidR="00B3623F" w:rsidRPr="00E807ED">
          <w:rPr>
            <w:rFonts w:cs="Arial"/>
          </w:rPr>
          <w:t xml:space="preserve"> will consider applications made under this Regulation having regard to the particular circumstances surrounding each case. Decisions will be made on the merits of each case having particular regard to:</w:t>
        </w:r>
      </w:ins>
    </w:p>
    <w:p w14:paraId="47FF4150" w14:textId="77777777" w:rsidR="00B3623F" w:rsidRPr="00E807ED" w:rsidRDefault="00B3623F" w:rsidP="00B3623F">
      <w:pPr>
        <w:ind w:left="720"/>
        <w:jc w:val="both"/>
        <w:rPr>
          <w:ins w:id="268" w:author="Reception" w:date="2026-09-25T20:06:00Z" w16du:dateUtc="2026-09-26T00:06:00Z"/>
          <w:rFonts w:cs="Arial"/>
        </w:rPr>
      </w:pPr>
    </w:p>
    <w:p w14:paraId="26796B23" w14:textId="77777777" w:rsidR="00B3623F" w:rsidRPr="00E807ED" w:rsidRDefault="004C29E3" w:rsidP="00B3623F">
      <w:pPr>
        <w:numPr>
          <w:ilvl w:val="0"/>
          <w:numId w:val="13"/>
        </w:numPr>
        <w:tabs>
          <w:tab w:val="clear" w:pos="720"/>
          <w:tab w:val="num" w:pos="1440"/>
        </w:tabs>
        <w:ind w:left="1440"/>
        <w:jc w:val="both"/>
        <w:rPr>
          <w:ins w:id="269" w:author="Reception" w:date="2026-09-25T20:06:00Z" w16du:dateUtc="2026-09-26T00:06:00Z"/>
          <w:rFonts w:cs="Arial"/>
        </w:rPr>
      </w:pPr>
      <w:ins w:id="270" w:author="Reception" w:date="2026-09-25T20:06:00Z" w16du:dateUtc="2026-09-26T00:06:00Z">
        <w:r w:rsidRPr="00E807ED">
          <w:rPr>
            <w:rFonts w:cs="Arial"/>
          </w:rPr>
          <w:t>Nettleham Parish Council</w:t>
        </w:r>
        <w:r w:rsidR="00B3623F" w:rsidRPr="00E807ED">
          <w:rPr>
            <w:rFonts w:cs="Arial"/>
          </w:rPr>
          <w:t xml:space="preserve">'s ability to meet the cost of granting such a request </w:t>
        </w:r>
      </w:ins>
    </w:p>
    <w:p w14:paraId="1B0FE5B9" w14:textId="77777777" w:rsidR="00B3623F" w:rsidRPr="00E807ED" w:rsidRDefault="00B3623F" w:rsidP="00B3623F">
      <w:pPr>
        <w:numPr>
          <w:ilvl w:val="0"/>
          <w:numId w:val="13"/>
        </w:numPr>
        <w:tabs>
          <w:tab w:val="clear" w:pos="720"/>
          <w:tab w:val="num" w:pos="1440"/>
        </w:tabs>
        <w:ind w:left="1440"/>
        <w:jc w:val="both"/>
        <w:rPr>
          <w:ins w:id="271" w:author="Reception" w:date="2026-09-25T20:06:00Z" w16du:dateUtc="2026-09-26T00:06:00Z"/>
          <w:rFonts w:cs="Arial"/>
        </w:rPr>
      </w:pPr>
      <w:ins w:id="272" w:author="Reception" w:date="2026-09-25T20:06:00Z" w16du:dateUtc="2026-09-26T00:06:00Z">
        <w:r w:rsidRPr="00E807ED">
          <w:rPr>
            <w:rFonts w:cs="Arial"/>
          </w:rPr>
          <w:t xml:space="preserve">the member's personal circumstances </w:t>
        </w:r>
      </w:ins>
    </w:p>
    <w:p w14:paraId="4BECB309" w14:textId="77777777" w:rsidR="00B3623F" w:rsidRPr="00E807ED" w:rsidRDefault="00B3623F" w:rsidP="00B3623F">
      <w:pPr>
        <w:ind w:left="720"/>
        <w:jc w:val="both"/>
        <w:rPr>
          <w:ins w:id="273" w:author="Reception" w:date="2026-09-25T20:06:00Z" w16du:dateUtc="2026-09-26T00:06:00Z"/>
          <w:rFonts w:cs="Arial"/>
          <w:i/>
          <w:iCs/>
        </w:rPr>
      </w:pPr>
    </w:p>
    <w:p w14:paraId="529D4F63" w14:textId="77777777" w:rsidR="006A123A" w:rsidRPr="00E807ED" w:rsidRDefault="006A123A" w:rsidP="00B3623F">
      <w:pPr>
        <w:ind w:left="720"/>
        <w:jc w:val="both"/>
        <w:rPr>
          <w:ins w:id="274" w:author="Reception" w:date="2026-09-25T20:06:00Z" w16du:dateUtc="2026-09-26T00:06:00Z"/>
          <w:rFonts w:cs="Arial"/>
          <w:i/>
          <w:iCs/>
        </w:rPr>
      </w:pPr>
    </w:p>
    <w:p w14:paraId="77FB711D" w14:textId="77777777" w:rsidR="006A123A" w:rsidRPr="00E807ED" w:rsidRDefault="006A123A" w:rsidP="00B3623F">
      <w:pPr>
        <w:ind w:left="720"/>
        <w:jc w:val="both"/>
        <w:rPr>
          <w:ins w:id="275" w:author="Reception" w:date="2026-09-25T20:06:00Z" w16du:dateUtc="2026-09-26T00:06:00Z"/>
          <w:rFonts w:cs="Arial"/>
          <w:i/>
          <w:iCs/>
        </w:rPr>
      </w:pPr>
    </w:p>
    <w:p w14:paraId="042F51CF" w14:textId="77777777" w:rsidR="00B3623F" w:rsidRPr="00E807ED" w:rsidRDefault="00B3623F" w:rsidP="00B3623F">
      <w:pPr>
        <w:ind w:left="720"/>
        <w:jc w:val="both"/>
        <w:rPr>
          <w:ins w:id="276" w:author="Reception" w:date="2026-09-25T20:06:00Z" w16du:dateUtc="2026-09-26T00:06:00Z"/>
          <w:rFonts w:cs="Arial"/>
        </w:rPr>
      </w:pPr>
      <w:ins w:id="277" w:author="Reception" w:date="2026-09-25T20:06:00Z" w16du:dateUtc="2026-09-26T00:06:00Z">
        <w:r w:rsidRPr="00E807ED">
          <w:rPr>
            <w:rFonts w:cs="Arial"/>
          </w:rPr>
          <w:t>Applications for the payment of unreduced benefits on the grounds of compassion will be granted if:</w:t>
        </w:r>
      </w:ins>
    </w:p>
    <w:p w14:paraId="266237CF" w14:textId="77777777" w:rsidR="00B3623F" w:rsidRPr="00E807ED" w:rsidRDefault="00B3623F" w:rsidP="00B3623F">
      <w:pPr>
        <w:ind w:left="720"/>
        <w:jc w:val="both"/>
        <w:rPr>
          <w:ins w:id="278" w:author="Reception" w:date="2026-09-25T20:06:00Z" w16du:dateUtc="2026-09-26T00:06:00Z"/>
          <w:rFonts w:cs="Arial"/>
        </w:rPr>
      </w:pPr>
    </w:p>
    <w:p w14:paraId="2103D03A" w14:textId="77777777" w:rsidR="00B3623F" w:rsidRPr="00E807ED" w:rsidRDefault="00B3623F" w:rsidP="00B3623F">
      <w:pPr>
        <w:numPr>
          <w:ilvl w:val="0"/>
          <w:numId w:val="14"/>
        </w:numPr>
        <w:tabs>
          <w:tab w:val="clear" w:pos="720"/>
          <w:tab w:val="num" w:pos="1440"/>
        </w:tabs>
        <w:ind w:left="1440"/>
        <w:jc w:val="both"/>
        <w:rPr>
          <w:ins w:id="279" w:author="Reception" w:date="2026-09-25T20:06:00Z" w16du:dateUtc="2026-09-26T00:06:00Z"/>
          <w:rFonts w:cs="Arial"/>
        </w:rPr>
      </w:pPr>
      <w:ins w:id="280" w:author="Reception" w:date="2026-09-25T20:06:00Z" w16du:dateUtc="2026-09-26T00:06:00Z">
        <w:r w:rsidRPr="00E807ED">
          <w:rPr>
            <w:rFonts w:cs="Arial"/>
          </w:rPr>
          <w:t xml:space="preserve">in </w:t>
        </w:r>
        <w:r w:rsidR="004C29E3" w:rsidRPr="00E807ED">
          <w:rPr>
            <w:rFonts w:cs="Arial"/>
            <w:b/>
            <w:bCs/>
          </w:rPr>
          <w:t>Nettleham Parish Council</w:t>
        </w:r>
        <w:r w:rsidRPr="00E807ED">
          <w:rPr>
            <w:rFonts w:cs="Arial"/>
            <w:b/>
            <w:bCs/>
          </w:rPr>
          <w:t>'s</w:t>
        </w:r>
        <w:r w:rsidRPr="00E807ED">
          <w:rPr>
            <w:rFonts w:cs="Arial"/>
          </w:rPr>
          <w:t xml:space="preserve"> sole opinion, the special extenuating circumstances surrounding the application, along with the supporting evidence provided justify approval and </w:t>
        </w:r>
      </w:ins>
    </w:p>
    <w:p w14:paraId="2A57F43F" w14:textId="77777777" w:rsidR="00B3623F" w:rsidRDefault="004C29E3" w:rsidP="00B3623F">
      <w:pPr>
        <w:numPr>
          <w:ilvl w:val="0"/>
          <w:numId w:val="14"/>
        </w:numPr>
        <w:tabs>
          <w:tab w:val="clear" w:pos="720"/>
          <w:tab w:val="num" w:pos="1440"/>
        </w:tabs>
        <w:ind w:left="1440"/>
        <w:jc w:val="both"/>
        <w:rPr>
          <w:ins w:id="281" w:author="Reception" w:date="2026-09-25T20:06:00Z" w16du:dateUtc="2026-09-26T00:06:00Z"/>
          <w:rFonts w:cs="Arial"/>
        </w:rPr>
      </w:pPr>
      <w:ins w:id="282" w:author="Reception" w:date="2026-09-25T20:06:00Z" w16du:dateUtc="2026-09-26T00:06:00Z">
        <w:r w:rsidRPr="00E807ED">
          <w:rPr>
            <w:rFonts w:cs="Arial"/>
            <w:b/>
            <w:bCs/>
          </w:rPr>
          <w:t>Nettleham Parish Council</w:t>
        </w:r>
        <w:r w:rsidR="00B3623F" w:rsidRPr="00E807ED">
          <w:rPr>
            <w:rFonts w:cs="Arial"/>
          </w:rPr>
          <w:t xml:space="preserve"> can meet the cost of granting such a request.</w:t>
        </w:r>
      </w:ins>
    </w:p>
    <w:p w14:paraId="0B41F10D" w14:textId="77777777" w:rsidR="00E807ED" w:rsidRDefault="00E807ED" w:rsidP="00E807ED">
      <w:pPr>
        <w:jc w:val="both"/>
        <w:rPr>
          <w:ins w:id="283" w:author="Reception" w:date="2026-09-25T20:06:00Z" w16du:dateUtc="2026-09-26T00:06:00Z"/>
          <w:rFonts w:cs="Arial"/>
        </w:rPr>
      </w:pPr>
    </w:p>
    <w:p w14:paraId="7BC9433B" w14:textId="77777777" w:rsidR="00E807ED" w:rsidRDefault="00E807ED" w:rsidP="00E807ED">
      <w:pPr>
        <w:jc w:val="both"/>
        <w:rPr>
          <w:ins w:id="284" w:author="Reception" w:date="2026-09-25T20:06:00Z" w16du:dateUtc="2026-09-26T00:06:00Z"/>
          <w:rFonts w:cs="Arial"/>
        </w:rPr>
      </w:pPr>
    </w:p>
    <w:p w14:paraId="73252185" w14:textId="77777777" w:rsidR="002206E0" w:rsidRDefault="002206E0" w:rsidP="002206E0">
      <w:pPr>
        <w:jc w:val="both"/>
        <w:rPr>
          <w:ins w:id="285" w:author="Reception" w:date="2026-09-25T20:06:00Z" w16du:dateUtc="2026-09-26T00:06:00Z"/>
          <w:rFonts w:cs="Arial"/>
        </w:rPr>
      </w:pPr>
    </w:p>
    <w:p w14:paraId="7283EB84" w14:textId="77777777" w:rsidR="002206E0" w:rsidRDefault="002206E0" w:rsidP="002206E0">
      <w:pPr>
        <w:jc w:val="both"/>
        <w:rPr>
          <w:ins w:id="286" w:author="Reception" w:date="2026-09-25T20:06:00Z" w16du:dateUtc="2026-09-26T00:06:00Z"/>
          <w:rFonts w:cs="Arial"/>
        </w:rPr>
      </w:pPr>
    </w:p>
    <w:p w14:paraId="49EF1F10" w14:textId="77777777" w:rsidR="002206E0" w:rsidRDefault="002206E0" w:rsidP="002206E0">
      <w:pPr>
        <w:jc w:val="both"/>
        <w:rPr>
          <w:ins w:id="287" w:author="Reception" w:date="2026-09-25T20:06:00Z" w16du:dateUtc="2026-09-26T00:06:00Z"/>
          <w:rFonts w:cs="Arial"/>
        </w:rPr>
      </w:pPr>
    </w:p>
    <w:p w14:paraId="7587893E" w14:textId="77777777" w:rsidR="002206E0" w:rsidRPr="00E807ED" w:rsidRDefault="002206E0" w:rsidP="002206E0">
      <w:pPr>
        <w:jc w:val="both"/>
        <w:rPr>
          <w:ins w:id="288" w:author="Reception" w:date="2026-09-25T20:06:00Z" w16du:dateUtc="2026-09-26T00:06:00Z"/>
          <w:rFonts w:cs="Arial"/>
        </w:rPr>
      </w:pPr>
      <w:ins w:id="289" w:author="Reception" w:date="2026-09-25T20:06:00Z" w16du:dateUtc="2026-09-26T00:06:00Z">
        <w:r>
          <w:rPr>
            <w:rFonts w:cs="Arial"/>
          </w:rPr>
          <w:t>Agreed at the Annual meeting of the Parish Council 26/5/20 - minute 055/20(e)</w:t>
        </w:r>
      </w:ins>
    </w:p>
    <w:p w14:paraId="6BA906F5" w14:textId="77777777" w:rsidR="00E807ED" w:rsidRDefault="00E807ED" w:rsidP="00E807ED">
      <w:pPr>
        <w:jc w:val="both"/>
        <w:rPr>
          <w:ins w:id="290" w:author="Reception" w:date="2026-09-25T20:06:00Z" w16du:dateUtc="2026-09-26T00:06:00Z"/>
          <w:rFonts w:cs="Arial"/>
        </w:rPr>
      </w:pPr>
    </w:p>
    <w:p w14:paraId="4E7CD35F" w14:textId="77777777" w:rsidR="00E807ED" w:rsidRDefault="002206E0" w:rsidP="00E807ED">
      <w:pPr>
        <w:jc w:val="both"/>
        <w:rPr>
          <w:ins w:id="291" w:author="Reception" w:date="2026-09-25T20:06:00Z" w16du:dateUtc="2026-09-26T00:06:00Z"/>
          <w:rFonts w:cs="Arial"/>
        </w:rPr>
      </w:pPr>
      <w:ins w:id="292" w:author="Reception" w:date="2026-09-25T20:06:00Z" w16du:dateUtc="2026-09-26T00:06:00Z">
        <w:r w:rsidRPr="006C58AC">
          <w:rPr>
            <w:rFonts w:cs="Arial"/>
            <w:noProof/>
          </w:rPr>
          <w:drawing>
            <wp:inline distT="0" distB="0" distL="0" distR="0" wp14:anchorId="4279D83A" wp14:editId="5768F99E">
              <wp:extent cx="1574147" cy="5810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8216" cy="582527"/>
                      </a:xfrm>
                      <a:prstGeom prst="rect">
                        <a:avLst/>
                      </a:prstGeom>
                      <a:noFill/>
                      <a:ln>
                        <a:noFill/>
                      </a:ln>
                    </pic:spPr>
                  </pic:pic>
                </a:graphicData>
              </a:graphic>
            </wp:inline>
          </w:drawing>
        </w:r>
      </w:ins>
    </w:p>
    <w:p w14:paraId="25C5D2C8" w14:textId="77777777" w:rsidR="00E807ED" w:rsidRDefault="00E807ED" w:rsidP="00E807ED">
      <w:pPr>
        <w:jc w:val="both"/>
        <w:rPr>
          <w:ins w:id="293" w:author="Reception" w:date="2026-09-25T20:06:00Z" w16du:dateUtc="2026-09-26T00:06:00Z"/>
          <w:rFonts w:cs="Arial"/>
        </w:rPr>
      </w:pPr>
    </w:p>
    <w:p w14:paraId="31341262" w14:textId="77777777" w:rsidR="00E807ED" w:rsidRDefault="002206E0" w:rsidP="00E807ED">
      <w:pPr>
        <w:jc w:val="both"/>
        <w:rPr>
          <w:ins w:id="294" w:author="Reception" w:date="2026-09-25T20:06:00Z" w16du:dateUtc="2026-09-26T00:06:00Z"/>
          <w:rFonts w:cs="Arial"/>
        </w:rPr>
      </w:pPr>
      <w:ins w:id="295" w:author="Reception" w:date="2026-09-25T20:06:00Z" w16du:dateUtc="2026-09-26T00:06:00Z">
        <w:r>
          <w:rPr>
            <w:rFonts w:cs="Arial"/>
          </w:rPr>
          <w:t xml:space="preserve">Parish Clerk &amp; Responsible Financial Officer </w:t>
        </w:r>
      </w:ins>
    </w:p>
    <w:p w14:paraId="35B1F745" w14:textId="77777777" w:rsidR="00E807ED" w:rsidRDefault="00E807ED" w:rsidP="00E807ED">
      <w:pPr>
        <w:jc w:val="both"/>
        <w:rPr>
          <w:ins w:id="296" w:author="Reception" w:date="2026-09-25T20:06:00Z" w16du:dateUtc="2026-09-26T00:06:00Z"/>
          <w:rFonts w:cs="Arial"/>
        </w:rPr>
      </w:pPr>
      <w:ins w:id="297" w:author="Reception" w:date="2026-09-25T20:06:00Z" w16du:dateUtc="2026-09-26T00:06:00Z">
        <w:r>
          <w:rPr>
            <w:rFonts w:cs="Arial"/>
          </w:rPr>
          <w:t>Signed on behalf of Nettleham Parish Council</w:t>
        </w:r>
      </w:ins>
    </w:p>
    <w:p w14:paraId="0767D85A" w14:textId="77777777" w:rsidR="00E807ED" w:rsidRDefault="00E807ED" w:rsidP="00E807ED">
      <w:pPr>
        <w:jc w:val="both"/>
        <w:rPr>
          <w:ins w:id="298" w:author="Reception" w:date="2026-09-25T20:06:00Z" w16du:dateUtc="2026-09-26T00:06:00Z"/>
          <w:rFonts w:cs="Arial"/>
        </w:rPr>
      </w:pPr>
    </w:p>
    <w:p w14:paraId="35E3B6B5" w14:textId="77777777" w:rsidR="00B3623F" w:rsidRPr="003937CB" w:rsidRDefault="00B3623F" w:rsidP="00B3623F">
      <w:pPr>
        <w:rPr>
          <w:ins w:id="299" w:author="Reception" w:date="2026-09-25T20:06:00Z" w16du:dateUtc="2026-09-26T00:06:00Z"/>
          <w:rFonts w:cs="Arial"/>
          <w:b/>
          <w:i/>
        </w:rPr>
      </w:pPr>
    </w:p>
    <w:p w14:paraId="00000001" w14:textId="77777777" w:rsidR="00AF20DC" w:rsidRDefault="00693D63">
      <w:pPr>
        <w:jc w:val="center"/>
        <w:rPr>
          <w:del w:id="300" w:author="Reception" w:date="2026-09-25T20:06:00Z" w16du:dateUtc="2026-09-26T00:06:00Z"/>
          <w:rFonts w:ascii="Times New Roman" w:hAnsi="Times New Roman"/>
          <w:b/>
        </w:rPr>
      </w:pPr>
      <w:del w:id="301" w:author="Reception" w:date="2026-09-25T20:06:00Z" w16du:dateUtc="2026-09-26T00:06:00Z">
        <w:r>
          <w:rPr>
            <w:rFonts w:ascii="Times New Roman" w:hAnsi="Times New Roman"/>
            <w:b/>
          </w:rPr>
          <w:delText>United Tribes Technical College</w:delText>
        </w:r>
      </w:del>
    </w:p>
    <w:p w14:paraId="00000002" w14:textId="68E98086" w:rsidR="00AF20DC" w:rsidRDefault="004A34A8">
      <w:pPr>
        <w:jc w:val="center"/>
        <w:rPr>
          <w:del w:id="302" w:author="Reception" w:date="2026-09-25T20:06:00Z" w16du:dateUtc="2026-09-26T00:06:00Z"/>
          <w:rFonts w:ascii="Times New Roman" w:hAnsi="Times New Roman"/>
          <w:b/>
        </w:rPr>
      </w:pPr>
      <w:del w:id="303" w:author="Reception" w:date="2026-09-25T20:06:00Z" w16du:dateUtc="2026-09-26T00:06:00Z">
        <w:r>
          <w:rPr>
            <w:rFonts w:ascii="Times New Roman" w:hAnsi="Times New Roman"/>
            <w:b/>
          </w:rPr>
          <w:delText>Criminal Justice Club</w:delText>
        </w:r>
      </w:del>
    </w:p>
    <w:p w14:paraId="00000003" w14:textId="77777777" w:rsidR="00AF20DC" w:rsidRDefault="00693D63">
      <w:pPr>
        <w:jc w:val="center"/>
        <w:rPr>
          <w:del w:id="304" w:author="Reception" w:date="2026-09-25T20:06:00Z" w16du:dateUtc="2026-09-26T00:06:00Z"/>
          <w:rFonts w:ascii="Times New Roman" w:hAnsi="Times New Roman"/>
          <w:b/>
        </w:rPr>
      </w:pPr>
      <w:del w:id="305" w:author="Reception" w:date="2026-09-25T20:06:00Z" w16du:dateUtc="2026-09-26T00:06:00Z">
        <w:r>
          <w:rPr>
            <w:rFonts w:ascii="Times New Roman" w:hAnsi="Times New Roman"/>
            <w:b/>
          </w:rPr>
          <w:delText>Bylaws</w:delText>
        </w:r>
      </w:del>
    </w:p>
    <w:p w14:paraId="00000004" w14:textId="77777777" w:rsidR="00AF20DC" w:rsidRDefault="00693D63">
      <w:pPr>
        <w:rPr>
          <w:del w:id="306" w:author="Reception" w:date="2026-09-25T20:06:00Z" w16du:dateUtc="2026-09-26T00:06:00Z"/>
          <w:rFonts w:ascii="Times New Roman" w:hAnsi="Times New Roman"/>
          <w:b/>
        </w:rPr>
      </w:pPr>
      <w:del w:id="307" w:author="Reception" w:date="2026-09-25T20:06:00Z" w16du:dateUtc="2026-09-26T00:06:00Z">
        <w:r>
          <w:rPr>
            <w:rFonts w:ascii="Times New Roman" w:hAnsi="Times New Roman"/>
            <w:b/>
          </w:rPr>
          <w:delText>Article I.  Name</w:delText>
        </w:r>
      </w:del>
    </w:p>
    <w:p w14:paraId="00000006" w14:textId="75F03E49" w:rsidR="00AF20DC" w:rsidRDefault="00693D63">
      <w:pPr>
        <w:pBdr>
          <w:top w:val="nil"/>
          <w:left w:val="nil"/>
          <w:bottom w:val="nil"/>
          <w:right w:val="nil"/>
          <w:between w:val="nil"/>
        </w:pBdr>
        <w:rPr>
          <w:del w:id="308" w:author="Reception" w:date="2026-09-25T20:06:00Z" w16du:dateUtc="2026-09-26T00:06:00Z"/>
          <w:rFonts w:ascii="Times New Roman" w:hAnsi="Times New Roman"/>
          <w:color w:val="000000"/>
        </w:rPr>
      </w:pPr>
      <w:del w:id="309" w:author="Reception" w:date="2026-09-25T20:06:00Z" w16du:dateUtc="2026-09-26T00:06:00Z">
        <w:r>
          <w:rPr>
            <w:rFonts w:ascii="Times New Roman" w:hAnsi="Times New Roman"/>
            <w:color w:val="000000"/>
          </w:rPr>
          <w:delText xml:space="preserve">The name of the student organization that represents the student body shall be the </w:delText>
        </w:r>
        <w:r w:rsidR="004A34A8">
          <w:rPr>
            <w:rFonts w:ascii="Times New Roman" w:hAnsi="Times New Roman"/>
            <w:color w:val="000000"/>
          </w:rPr>
          <w:delText>Criminal Justice Club</w:delText>
        </w:r>
        <w:r>
          <w:rPr>
            <w:rFonts w:ascii="Times New Roman" w:hAnsi="Times New Roman"/>
            <w:color w:val="000000"/>
          </w:rPr>
          <w:delText xml:space="preserve"> of United Tribes Technical College, hereafter referred to as </w:delText>
        </w:r>
        <w:r w:rsidR="004A34A8">
          <w:rPr>
            <w:rFonts w:ascii="Times New Roman" w:hAnsi="Times New Roman"/>
            <w:color w:val="000000"/>
          </w:rPr>
          <w:delText>CJ CLUB</w:delText>
        </w:r>
        <w:r>
          <w:rPr>
            <w:rFonts w:ascii="Times New Roman" w:hAnsi="Times New Roman"/>
            <w:color w:val="000000"/>
          </w:rPr>
          <w:delText>.</w:delText>
        </w:r>
      </w:del>
    </w:p>
    <w:p w14:paraId="00000007" w14:textId="77777777" w:rsidR="00AF20DC" w:rsidRDefault="00AF20DC">
      <w:pPr>
        <w:pBdr>
          <w:top w:val="nil"/>
          <w:left w:val="nil"/>
          <w:bottom w:val="nil"/>
          <w:right w:val="nil"/>
          <w:between w:val="nil"/>
        </w:pBdr>
        <w:rPr>
          <w:del w:id="310" w:author="Reception" w:date="2026-09-25T20:06:00Z" w16du:dateUtc="2026-09-26T00:06:00Z"/>
          <w:rFonts w:ascii="Times New Roman" w:hAnsi="Times New Roman"/>
          <w:color w:val="000000"/>
        </w:rPr>
      </w:pPr>
    </w:p>
    <w:p w14:paraId="00000008" w14:textId="77777777" w:rsidR="00AF20DC" w:rsidRDefault="00693D63">
      <w:pPr>
        <w:rPr>
          <w:del w:id="311" w:author="Reception" w:date="2026-09-25T20:06:00Z" w16du:dateUtc="2026-09-26T00:06:00Z"/>
          <w:rFonts w:ascii="Times New Roman" w:hAnsi="Times New Roman"/>
          <w:b/>
        </w:rPr>
      </w:pPr>
      <w:del w:id="312" w:author="Reception" w:date="2026-09-25T20:06:00Z" w16du:dateUtc="2026-09-26T00:06:00Z">
        <w:r>
          <w:rPr>
            <w:rFonts w:ascii="Times New Roman" w:hAnsi="Times New Roman"/>
            <w:b/>
          </w:rPr>
          <w:delText>Article II.  Purpose</w:delText>
        </w:r>
      </w:del>
    </w:p>
    <w:p w14:paraId="00000009" w14:textId="77777777" w:rsidR="00AF20DC" w:rsidRDefault="00AF20DC">
      <w:pPr>
        <w:rPr>
          <w:del w:id="313" w:author="Reception" w:date="2026-09-25T20:06:00Z" w16du:dateUtc="2026-09-26T00:06:00Z"/>
          <w:rFonts w:ascii="Times New Roman" w:hAnsi="Times New Roman"/>
          <w:b/>
        </w:rPr>
      </w:pPr>
    </w:p>
    <w:p w14:paraId="0000000A" w14:textId="77777777" w:rsidR="00AF20DC" w:rsidRDefault="00693D63">
      <w:pPr>
        <w:rPr>
          <w:del w:id="314" w:author="Reception" w:date="2026-09-25T20:06:00Z" w16du:dateUtc="2026-09-26T00:06:00Z"/>
          <w:rFonts w:ascii="Times New Roman" w:hAnsi="Times New Roman"/>
          <w:i/>
        </w:rPr>
      </w:pPr>
      <w:del w:id="315" w:author="Reception" w:date="2026-09-25T20:06:00Z" w16du:dateUtc="2026-09-26T00:06:00Z">
        <w:r>
          <w:rPr>
            <w:rFonts w:ascii="Times New Roman" w:hAnsi="Times New Roman"/>
          </w:rPr>
          <w:delText xml:space="preserve">Purpose Statement: </w:delText>
        </w:r>
        <w:r>
          <w:rPr>
            <w:rFonts w:ascii="Times New Roman" w:hAnsi="Times New Roman"/>
            <w:i/>
          </w:rPr>
          <w:delText>to promote a democratic form of student government, to provide students a forum for student issues, to offer the opportunity for leadership development in the individual, and to promote social, cultural, educational, and recreational activities for students of United Tribes Technical College.</w:delText>
        </w:r>
      </w:del>
    </w:p>
    <w:p w14:paraId="0000000B" w14:textId="77777777" w:rsidR="00AF20DC" w:rsidRDefault="00AF20DC">
      <w:pPr>
        <w:rPr>
          <w:del w:id="316" w:author="Reception" w:date="2026-09-25T20:06:00Z" w16du:dateUtc="2026-09-26T00:06:00Z"/>
          <w:rFonts w:ascii="Times New Roman" w:hAnsi="Times New Roman"/>
          <w:b/>
          <w:i/>
        </w:rPr>
      </w:pPr>
    </w:p>
    <w:p w14:paraId="0000000C" w14:textId="77777777" w:rsidR="00AF20DC" w:rsidRDefault="00693D63">
      <w:pPr>
        <w:rPr>
          <w:del w:id="317" w:author="Reception" w:date="2026-09-25T20:06:00Z" w16du:dateUtc="2026-09-26T00:06:00Z"/>
          <w:rFonts w:ascii="Times New Roman" w:hAnsi="Times New Roman"/>
          <w:b/>
        </w:rPr>
      </w:pPr>
      <w:del w:id="318" w:author="Reception" w:date="2026-09-25T20:06:00Z" w16du:dateUtc="2026-09-26T00:06:00Z">
        <w:r>
          <w:rPr>
            <w:rFonts w:ascii="Times New Roman" w:hAnsi="Times New Roman"/>
            <w:b/>
          </w:rPr>
          <w:delText>Article III.  Membership</w:delText>
        </w:r>
      </w:del>
    </w:p>
    <w:p w14:paraId="0000000D" w14:textId="7E41B1F5" w:rsidR="00AF20DC" w:rsidRDefault="00693D63">
      <w:pPr>
        <w:pBdr>
          <w:top w:val="nil"/>
          <w:left w:val="nil"/>
          <w:bottom w:val="nil"/>
          <w:right w:val="nil"/>
          <w:between w:val="nil"/>
        </w:pBdr>
        <w:rPr>
          <w:del w:id="319" w:author="Reception" w:date="2026-09-25T20:06:00Z" w16du:dateUtc="2026-09-26T00:06:00Z"/>
          <w:rFonts w:ascii="Times New Roman" w:hAnsi="Times New Roman"/>
          <w:color w:val="000000"/>
        </w:rPr>
      </w:pPr>
      <w:del w:id="320" w:author="Reception" w:date="2026-09-25T20:06:00Z" w16du:dateUtc="2026-09-26T00:06:00Z">
        <w:r>
          <w:rPr>
            <w:rFonts w:ascii="Times New Roman" w:hAnsi="Times New Roman"/>
            <w:color w:val="000000"/>
          </w:rPr>
          <w:delText xml:space="preserve">The </w:delText>
        </w:r>
        <w:r w:rsidR="00CD3373">
          <w:rPr>
            <w:rFonts w:ascii="Times New Roman" w:hAnsi="Times New Roman"/>
            <w:color w:val="000000"/>
          </w:rPr>
          <w:delText>CJ CLUB</w:delText>
        </w:r>
        <w:r>
          <w:rPr>
            <w:rFonts w:ascii="Times New Roman" w:hAnsi="Times New Roman"/>
            <w:color w:val="000000"/>
          </w:rPr>
          <w:delText xml:space="preserve"> of UTTC shall be </w:delText>
        </w:r>
        <w:r w:rsidR="00CD3373">
          <w:rPr>
            <w:rFonts w:ascii="Times New Roman" w:hAnsi="Times New Roman"/>
            <w:color w:val="000000"/>
          </w:rPr>
          <w:delText>consist of:</w:delText>
        </w:r>
      </w:del>
    </w:p>
    <w:p w14:paraId="0000000E" w14:textId="77777777" w:rsidR="00AF20DC" w:rsidRDefault="00AF20DC">
      <w:pPr>
        <w:pBdr>
          <w:top w:val="nil"/>
          <w:left w:val="nil"/>
          <w:bottom w:val="nil"/>
          <w:right w:val="nil"/>
          <w:between w:val="nil"/>
        </w:pBdr>
        <w:rPr>
          <w:del w:id="321" w:author="Reception" w:date="2026-09-25T20:06:00Z" w16du:dateUtc="2026-09-26T00:06:00Z"/>
          <w:rFonts w:ascii="Times New Roman" w:hAnsi="Times New Roman"/>
          <w:color w:val="000000"/>
        </w:rPr>
      </w:pPr>
    </w:p>
    <w:p w14:paraId="0000000F" w14:textId="4DB54A40" w:rsidR="00AF20DC" w:rsidRDefault="00693D63">
      <w:pPr>
        <w:numPr>
          <w:ilvl w:val="0"/>
          <w:numId w:val="5"/>
        </w:numPr>
        <w:pBdr>
          <w:top w:val="nil"/>
          <w:left w:val="nil"/>
          <w:bottom w:val="nil"/>
          <w:right w:val="nil"/>
          <w:between w:val="nil"/>
        </w:pBdr>
        <w:rPr>
          <w:del w:id="322" w:author="Reception" w:date="2026-09-25T20:06:00Z" w16du:dateUtc="2026-09-26T00:06:00Z"/>
          <w:rFonts w:ascii="Times New Roman" w:hAnsi="Times New Roman"/>
          <w:color w:val="000000"/>
        </w:rPr>
      </w:pPr>
      <w:del w:id="323" w:author="Reception" w:date="2026-09-25T20:06:00Z" w16du:dateUtc="2026-09-26T00:06:00Z">
        <w:r>
          <w:rPr>
            <w:rFonts w:ascii="Times New Roman" w:hAnsi="Times New Roman"/>
            <w:color w:val="000000"/>
          </w:rPr>
          <w:delText>The Executive Committee, consisting of President, Vice-President, Secretary</w:delText>
        </w:r>
        <w:r w:rsidR="00CD3373">
          <w:rPr>
            <w:rFonts w:ascii="Times New Roman" w:hAnsi="Times New Roman"/>
          </w:rPr>
          <w:delText xml:space="preserve">, Treasurer, </w:delText>
        </w:r>
        <w:r>
          <w:rPr>
            <w:rFonts w:ascii="Times New Roman" w:hAnsi="Times New Roman"/>
            <w:color w:val="000000"/>
          </w:rPr>
          <w:delText xml:space="preserve">and the </w:delText>
        </w:r>
        <w:r w:rsidR="00CD3373">
          <w:rPr>
            <w:rFonts w:ascii="Times New Roman" w:hAnsi="Times New Roman"/>
            <w:color w:val="000000"/>
          </w:rPr>
          <w:delText>Student Representative</w:delText>
        </w:r>
        <w:r>
          <w:rPr>
            <w:rFonts w:ascii="Times New Roman" w:hAnsi="Times New Roman"/>
            <w:color w:val="000000"/>
          </w:rPr>
          <w:delText>; and,</w:delText>
        </w:r>
      </w:del>
    </w:p>
    <w:p w14:paraId="00000019" w14:textId="5D9B9618" w:rsidR="00AF20DC" w:rsidRPr="00CD3373" w:rsidRDefault="00693D63" w:rsidP="00CD3373">
      <w:pPr>
        <w:numPr>
          <w:ilvl w:val="0"/>
          <w:numId w:val="5"/>
        </w:numPr>
        <w:pBdr>
          <w:top w:val="nil"/>
          <w:left w:val="nil"/>
          <w:bottom w:val="nil"/>
          <w:right w:val="nil"/>
          <w:between w:val="nil"/>
        </w:pBdr>
        <w:rPr>
          <w:del w:id="324" w:author="Reception" w:date="2026-09-25T20:06:00Z" w16du:dateUtc="2026-09-26T00:06:00Z"/>
          <w:rFonts w:ascii="Times New Roman" w:hAnsi="Times New Roman"/>
          <w:color w:val="000000"/>
        </w:rPr>
      </w:pPr>
      <w:del w:id="325" w:author="Reception" w:date="2026-09-25T20:06:00Z" w16du:dateUtc="2026-09-26T00:06:00Z">
        <w:r>
          <w:rPr>
            <w:rFonts w:ascii="Times New Roman" w:hAnsi="Times New Roman"/>
            <w:color w:val="000000"/>
          </w:rPr>
          <w:delText>The General Membership, consisting of all Executive Officers and Representatives elected</w:delText>
        </w:r>
        <w:r w:rsidR="00CD3373">
          <w:rPr>
            <w:rFonts w:ascii="Times New Roman" w:hAnsi="Times New Roman"/>
            <w:color w:val="000000"/>
          </w:rPr>
          <w:delText>.</w:delText>
        </w:r>
      </w:del>
    </w:p>
    <w:p w14:paraId="0000001A" w14:textId="77777777" w:rsidR="00AF20DC" w:rsidRDefault="00AF20DC">
      <w:pPr>
        <w:pBdr>
          <w:top w:val="nil"/>
          <w:left w:val="nil"/>
          <w:bottom w:val="nil"/>
          <w:right w:val="nil"/>
          <w:between w:val="nil"/>
        </w:pBdr>
        <w:rPr>
          <w:del w:id="326" w:author="Reception" w:date="2026-09-25T20:06:00Z" w16du:dateUtc="2026-09-26T00:06:00Z"/>
          <w:rFonts w:ascii="Times New Roman" w:hAnsi="Times New Roman"/>
          <w:color w:val="000000"/>
        </w:rPr>
      </w:pPr>
    </w:p>
    <w:p w14:paraId="0000001B" w14:textId="6E4BB4DF" w:rsidR="00AF20DC" w:rsidRDefault="00693D63">
      <w:pPr>
        <w:pBdr>
          <w:top w:val="nil"/>
          <w:left w:val="nil"/>
          <w:bottom w:val="nil"/>
          <w:right w:val="nil"/>
          <w:between w:val="nil"/>
        </w:pBdr>
        <w:rPr>
          <w:del w:id="327" w:author="Reception" w:date="2026-09-25T20:06:00Z" w16du:dateUtc="2026-09-26T00:06:00Z"/>
          <w:rFonts w:ascii="Times New Roman" w:hAnsi="Times New Roman"/>
          <w:color w:val="000000"/>
        </w:rPr>
      </w:pPr>
      <w:del w:id="328" w:author="Reception" w:date="2026-09-25T20:06:00Z" w16du:dateUtc="2026-09-26T00:06:00Z">
        <w:r>
          <w:rPr>
            <w:rFonts w:ascii="Times New Roman" w:hAnsi="Times New Roman"/>
            <w:color w:val="000000"/>
          </w:rPr>
          <w:delText xml:space="preserve">Section 1. In the case of vacancy in the office of the </w:delText>
        </w:r>
        <w:r w:rsidR="00D05735">
          <w:rPr>
            <w:rFonts w:ascii="Times New Roman" w:hAnsi="Times New Roman"/>
            <w:color w:val="000000"/>
          </w:rPr>
          <w:delText>CJ</w:delText>
        </w:r>
        <w:r>
          <w:rPr>
            <w:rFonts w:ascii="Times New Roman" w:hAnsi="Times New Roman"/>
            <w:color w:val="000000"/>
          </w:rPr>
          <w:delText xml:space="preserve"> President, the line of executive succession shall be the </w:delText>
        </w:r>
        <w:r w:rsidR="00D05735">
          <w:rPr>
            <w:rFonts w:ascii="Times New Roman" w:hAnsi="Times New Roman"/>
            <w:color w:val="000000"/>
          </w:rPr>
          <w:delText>CJ</w:delText>
        </w:r>
        <w:r>
          <w:rPr>
            <w:rFonts w:ascii="Times New Roman" w:hAnsi="Times New Roman"/>
            <w:color w:val="000000"/>
          </w:rPr>
          <w:delText xml:space="preserve"> Vice-President, followed by the </w:delText>
        </w:r>
        <w:r w:rsidR="00D05735">
          <w:rPr>
            <w:rFonts w:ascii="Times New Roman" w:hAnsi="Times New Roman"/>
            <w:color w:val="000000"/>
          </w:rPr>
          <w:delText>CJ</w:delText>
        </w:r>
        <w:r>
          <w:rPr>
            <w:rFonts w:ascii="Times New Roman" w:hAnsi="Times New Roman"/>
            <w:color w:val="000000"/>
          </w:rPr>
          <w:delText xml:space="preserve"> Secretary</w:delText>
        </w:r>
        <w:r w:rsidR="00D05735">
          <w:rPr>
            <w:rFonts w:ascii="Times New Roman" w:hAnsi="Times New Roman"/>
            <w:color w:val="000000"/>
          </w:rPr>
          <w:delText xml:space="preserve"> and </w:delText>
        </w:r>
        <w:r>
          <w:rPr>
            <w:rFonts w:ascii="Times New Roman" w:hAnsi="Times New Roman"/>
            <w:color w:val="000000"/>
          </w:rPr>
          <w:delText>Treasurer</w:delText>
        </w:r>
        <w:r>
          <w:rPr>
            <w:rFonts w:ascii="Times New Roman" w:hAnsi="Times New Roman"/>
          </w:rPr>
          <w:delText>.</w:delText>
        </w:r>
      </w:del>
    </w:p>
    <w:p w14:paraId="0000001C" w14:textId="77777777" w:rsidR="00AF20DC" w:rsidRDefault="00AF20DC">
      <w:pPr>
        <w:pBdr>
          <w:top w:val="nil"/>
          <w:left w:val="nil"/>
          <w:bottom w:val="nil"/>
          <w:right w:val="nil"/>
          <w:between w:val="nil"/>
        </w:pBdr>
        <w:rPr>
          <w:del w:id="329" w:author="Reception" w:date="2026-09-25T20:06:00Z" w16du:dateUtc="2026-09-26T00:06:00Z"/>
          <w:rFonts w:ascii="Times New Roman" w:hAnsi="Times New Roman"/>
          <w:color w:val="000000"/>
        </w:rPr>
      </w:pPr>
    </w:p>
    <w:p w14:paraId="0000001D" w14:textId="1D47B214" w:rsidR="00AF20DC" w:rsidRDefault="00693D63">
      <w:pPr>
        <w:pBdr>
          <w:top w:val="nil"/>
          <w:left w:val="nil"/>
          <w:bottom w:val="nil"/>
          <w:right w:val="nil"/>
          <w:between w:val="nil"/>
        </w:pBdr>
        <w:rPr>
          <w:del w:id="330" w:author="Reception" w:date="2026-09-25T20:06:00Z" w16du:dateUtc="2026-09-26T00:06:00Z"/>
          <w:rFonts w:ascii="Times New Roman" w:hAnsi="Times New Roman"/>
          <w:color w:val="000000"/>
        </w:rPr>
      </w:pPr>
      <w:del w:id="331" w:author="Reception" w:date="2026-09-25T20:06:00Z" w16du:dateUtc="2026-09-26T00:06:00Z">
        <w:r>
          <w:rPr>
            <w:rFonts w:ascii="Times New Roman" w:hAnsi="Times New Roman"/>
            <w:color w:val="000000"/>
          </w:rPr>
          <w:delText xml:space="preserve">Section 2. In the case of a vacancy of any other position, the </w:delText>
        </w:r>
        <w:r w:rsidR="00D05735">
          <w:rPr>
            <w:rFonts w:ascii="Times New Roman" w:hAnsi="Times New Roman"/>
            <w:color w:val="000000"/>
          </w:rPr>
          <w:delText>CJ</w:delText>
        </w:r>
        <w:r>
          <w:rPr>
            <w:rFonts w:ascii="Times New Roman" w:hAnsi="Times New Roman"/>
            <w:color w:val="000000"/>
          </w:rPr>
          <w:delText xml:space="preserve"> President may appoint an interim member from the student body to serve until the vacancy is filled (see Section 5). After the next election, the interim member, if they served on the </w:delText>
        </w:r>
        <w:r w:rsidR="00D05735">
          <w:rPr>
            <w:rFonts w:ascii="Times New Roman" w:hAnsi="Times New Roman"/>
            <w:color w:val="000000"/>
          </w:rPr>
          <w:delText>CJ Committee prior</w:delText>
        </w:r>
        <w:r>
          <w:rPr>
            <w:rFonts w:ascii="Times New Roman" w:hAnsi="Times New Roman"/>
            <w:color w:val="000000"/>
          </w:rPr>
          <w:delText xml:space="preserve"> to their appointment, will return to their respective seat.</w:delText>
        </w:r>
      </w:del>
    </w:p>
    <w:p w14:paraId="0000001E" w14:textId="77777777" w:rsidR="00AF20DC" w:rsidRDefault="00AF20DC">
      <w:pPr>
        <w:pBdr>
          <w:top w:val="nil"/>
          <w:left w:val="nil"/>
          <w:bottom w:val="nil"/>
          <w:right w:val="nil"/>
          <w:between w:val="nil"/>
        </w:pBdr>
        <w:rPr>
          <w:del w:id="332" w:author="Reception" w:date="2026-09-25T20:06:00Z" w16du:dateUtc="2026-09-26T00:06:00Z"/>
          <w:rFonts w:ascii="Times New Roman" w:hAnsi="Times New Roman"/>
          <w:color w:val="000000"/>
        </w:rPr>
      </w:pPr>
    </w:p>
    <w:p w14:paraId="0000001F" w14:textId="65616618" w:rsidR="00AF20DC" w:rsidRDefault="00693D63">
      <w:pPr>
        <w:pBdr>
          <w:top w:val="nil"/>
          <w:left w:val="nil"/>
          <w:bottom w:val="nil"/>
          <w:right w:val="nil"/>
          <w:between w:val="nil"/>
        </w:pBdr>
        <w:rPr>
          <w:del w:id="333" w:author="Reception" w:date="2026-09-25T20:06:00Z" w16du:dateUtc="2026-09-26T00:06:00Z"/>
          <w:rFonts w:ascii="Times New Roman" w:hAnsi="Times New Roman"/>
          <w:color w:val="000000"/>
        </w:rPr>
      </w:pPr>
      <w:del w:id="334" w:author="Reception" w:date="2026-09-25T20:06:00Z" w16du:dateUtc="2026-09-26T00:06:00Z">
        <w:r>
          <w:rPr>
            <w:rFonts w:ascii="Times New Roman" w:hAnsi="Times New Roman"/>
            <w:color w:val="000000"/>
          </w:rPr>
          <w:delText>Section 3. After either dismissal by the</w:delText>
        </w:r>
        <w:r w:rsidR="00D05735">
          <w:rPr>
            <w:rFonts w:ascii="Times New Roman" w:hAnsi="Times New Roman"/>
            <w:color w:val="000000"/>
          </w:rPr>
          <w:delText xml:space="preserve"> CJ Committee</w:delText>
        </w:r>
        <w:r>
          <w:rPr>
            <w:rFonts w:ascii="Times New Roman" w:hAnsi="Times New Roman"/>
            <w:color w:val="000000"/>
          </w:rPr>
          <w:delText xml:space="preserve"> or official receipt of the resignation of any </w:delText>
        </w:r>
        <w:r w:rsidR="00D05735">
          <w:rPr>
            <w:rFonts w:ascii="Times New Roman" w:hAnsi="Times New Roman"/>
            <w:color w:val="000000"/>
          </w:rPr>
          <w:delText>CJ</w:delText>
        </w:r>
        <w:r>
          <w:rPr>
            <w:rFonts w:ascii="Times New Roman" w:hAnsi="Times New Roman"/>
            <w:color w:val="000000"/>
          </w:rPr>
          <w:delText xml:space="preserve"> member, the </w:delText>
        </w:r>
        <w:r w:rsidR="00D05735">
          <w:rPr>
            <w:rFonts w:ascii="Times New Roman" w:hAnsi="Times New Roman"/>
            <w:color w:val="000000"/>
          </w:rPr>
          <w:delText xml:space="preserve">CJ </w:delText>
        </w:r>
        <w:r w:rsidR="00E27234">
          <w:rPr>
            <w:rFonts w:ascii="Times New Roman" w:hAnsi="Times New Roman"/>
            <w:color w:val="000000"/>
          </w:rPr>
          <w:delText>Officers</w:delText>
        </w:r>
        <w:r>
          <w:rPr>
            <w:rFonts w:ascii="Times New Roman" w:hAnsi="Times New Roman"/>
            <w:color w:val="000000"/>
          </w:rPr>
          <w:delText xml:space="preserve"> shall select a successor from among the student body. The </w:delText>
        </w:r>
        <w:r w:rsidR="00D05735">
          <w:rPr>
            <w:rFonts w:ascii="Times New Roman" w:hAnsi="Times New Roman"/>
            <w:color w:val="000000"/>
          </w:rPr>
          <w:delText>CJ</w:delText>
        </w:r>
        <w:r>
          <w:rPr>
            <w:rFonts w:ascii="Times New Roman" w:hAnsi="Times New Roman"/>
            <w:color w:val="000000"/>
          </w:rPr>
          <w:delText xml:space="preserve"> President shall make the appointment. The appointee must meet all membership qualifications for the vacant position. This candidate must be confirmed by a simple majority vote of the members of the </w:delText>
        </w:r>
        <w:r w:rsidR="00D05735">
          <w:rPr>
            <w:rFonts w:ascii="Times New Roman" w:hAnsi="Times New Roman"/>
            <w:color w:val="000000"/>
          </w:rPr>
          <w:delText xml:space="preserve">CJ </w:delText>
        </w:r>
        <w:r w:rsidR="00E27234">
          <w:rPr>
            <w:rFonts w:ascii="Times New Roman" w:hAnsi="Times New Roman"/>
            <w:color w:val="000000"/>
          </w:rPr>
          <w:delText>Club</w:delText>
        </w:r>
        <w:r>
          <w:rPr>
            <w:rFonts w:ascii="Times New Roman" w:hAnsi="Times New Roman"/>
            <w:color w:val="000000"/>
          </w:rPr>
          <w:delText>.</w:delText>
        </w:r>
      </w:del>
    </w:p>
    <w:p w14:paraId="00000020" w14:textId="77777777" w:rsidR="00AF20DC" w:rsidRDefault="00AF20DC">
      <w:pPr>
        <w:pBdr>
          <w:top w:val="nil"/>
          <w:left w:val="nil"/>
          <w:bottom w:val="nil"/>
          <w:right w:val="nil"/>
          <w:between w:val="nil"/>
        </w:pBdr>
        <w:rPr>
          <w:del w:id="335" w:author="Reception" w:date="2026-09-25T20:06:00Z" w16du:dateUtc="2026-09-26T00:06:00Z"/>
          <w:rFonts w:ascii="Times New Roman" w:hAnsi="Times New Roman"/>
          <w:color w:val="000000"/>
        </w:rPr>
      </w:pPr>
    </w:p>
    <w:p w14:paraId="00000021" w14:textId="663742BA" w:rsidR="00AF20DC" w:rsidRDefault="00693D63">
      <w:pPr>
        <w:pBdr>
          <w:top w:val="nil"/>
          <w:left w:val="nil"/>
          <w:bottom w:val="nil"/>
          <w:right w:val="nil"/>
          <w:between w:val="nil"/>
        </w:pBdr>
        <w:rPr>
          <w:del w:id="336" w:author="Reception" w:date="2026-09-25T20:06:00Z" w16du:dateUtc="2026-09-26T00:06:00Z"/>
          <w:rFonts w:ascii="Times New Roman" w:hAnsi="Times New Roman"/>
          <w:color w:val="000000"/>
        </w:rPr>
      </w:pPr>
      <w:del w:id="337" w:author="Reception" w:date="2026-09-25T20:06:00Z" w16du:dateUtc="2026-09-26T00:06:00Z">
        <w:r>
          <w:rPr>
            <w:rFonts w:ascii="Times New Roman" w:hAnsi="Times New Roman"/>
            <w:color w:val="000000"/>
          </w:rPr>
          <w:delText xml:space="preserve">Section 4. No member of the </w:delText>
        </w:r>
        <w:r w:rsidR="00D05735">
          <w:rPr>
            <w:rFonts w:ascii="Times New Roman" w:hAnsi="Times New Roman"/>
            <w:color w:val="000000"/>
          </w:rPr>
          <w:delText>CJ Club</w:delText>
        </w:r>
        <w:r>
          <w:rPr>
            <w:rFonts w:ascii="Times New Roman" w:hAnsi="Times New Roman"/>
            <w:color w:val="000000"/>
          </w:rPr>
          <w:delText xml:space="preserve"> shall hold more than one elected </w:delText>
        </w:r>
        <w:r w:rsidR="00D05735">
          <w:rPr>
            <w:rFonts w:ascii="Times New Roman" w:hAnsi="Times New Roman"/>
            <w:color w:val="000000"/>
          </w:rPr>
          <w:delText>CJ</w:delText>
        </w:r>
        <w:r>
          <w:rPr>
            <w:rFonts w:ascii="Times New Roman" w:hAnsi="Times New Roman"/>
            <w:color w:val="000000"/>
          </w:rPr>
          <w:delText xml:space="preserve"> office at any time. </w:delText>
        </w:r>
      </w:del>
    </w:p>
    <w:p w14:paraId="00000022" w14:textId="77777777" w:rsidR="00AF20DC" w:rsidRDefault="00AF20DC">
      <w:pPr>
        <w:pBdr>
          <w:top w:val="nil"/>
          <w:left w:val="nil"/>
          <w:bottom w:val="nil"/>
          <w:right w:val="nil"/>
          <w:between w:val="nil"/>
        </w:pBdr>
        <w:rPr>
          <w:del w:id="338" w:author="Reception" w:date="2026-09-25T20:06:00Z" w16du:dateUtc="2026-09-26T00:06:00Z"/>
          <w:rFonts w:ascii="Times New Roman" w:hAnsi="Times New Roman"/>
          <w:color w:val="000000"/>
        </w:rPr>
      </w:pPr>
    </w:p>
    <w:p w14:paraId="00000023" w14:textId="75AE4E28" w:rsidR="00AF20DC" w:rsidRDefault="00693D63">
      <w:pPr>
        <w:pBdr>
          <w:top w:val="nil"/>
          <w:left w:val="nil"/>
          <w:bottom w:val="nil"/>
          <w:right w:val="nil"/>
          <w:between w:val="nil"/>
        </w:pBdr>
        <w:rPr>
          <w:del w:id="339" w:author="Reception" w:date="2026-09-25T20:06:00Z" w16du:dateUtc="2026-09-26T00:06:00Z"/>
          <w:rFonts w:ascii="Times New Roman" w:hAnsi="Times New Roman"/>
          <w:color w:val="000000"/>
        </w:rPr>
      </w:pPr>
      <w:del w:id="340" w:author="Reception" w:date="2026-09-25T20:06:00Z" w16du:dateUtc="2026-09-26T00:06:00Z">
        <w:r>
          <w:rPr>
            <w:rFonts w:ascii="Times New Roman" w:hAnsi="Times New Roman"/>
            <w:color w:val="000000"/>
          </w:rPr>
          <w:delText xml:space="preserve">Section 5. Members appointed to any position on the </w:delText>
        </w:r>
        <w:r w:rsidR="00D05735">
          <w:rPr>
            <w:rFonts w:ascii="Times New Roman" w:hAnsi="Times New Roman"/>
            <w:color w:val="000000"/>
          </w:rPr>
          <w:delText xml:space="preserve">CJ </w:delText>
        </w:r>
        <w:r w:rsidR="00E27234">
          <w:rPr>
            <w:rFonts w:ascii="Times New Roman" w:hAnsi="Times New Roman"/>
            <w:color w:val="000000"/>
          </w:rPr>
          <w:delText>Committee</w:delText>
        </w:r>
        <w:r>
          <w:rPr>
            <w:rFonts w:ascii="Times New Roman" w:hAnsi="Times New Roman"/>
            <w:color w:val="000000"/>
          </w:rPr>
          <w:delText xml:space="preserve"> before the </w:delText>
        </w:r>
        <w:r>
          <w:rPr>
            <w:rFonts w:ascii="Times New Roman" w:hAnsi="Times New Roman"/>
          </w:rPr>
          <w:delText>spring</w:delText>
        </w:r>
        <w:r>
          <w:rPr>
            <w:rFonts w:ascii="Times New Roman" w:hAnsi="Times New Roman"/>
            <w:color w:val="000000"/>
          </w:rPr>
          <w:delText xml:space="preserve"> election shall serve until the next regularly scheduled election. Members appointed after the </w:delText>
        </w:r>
        <w:r>
          <w:rPr>
            <w:rFonts w:ascii="Times New Roman" w:hAnsi="Times New Roman"/>
          </w:rPr>
          <w:delText>spring</w:delText>
        </w:r>
        <w:r>
          <w:rPr>
            <w:rFonts w:ascii="Times New Roman" w:hAnsi="Times New Roman"/>
            <w:color w:val="000000"/>
          </w:rPr>
          <w:delText xml:space="preserve"> election shall serve the remainder of the term.</w:delText>
        </w:r>
      </w:del>
    </w:p>
    <w:p w14:paraId="00000024" w14:textId="77777777" w:rsidR="00AF20DC" w:rsidRDefault="00AF20DC">
      <w:pPr>
        <w:pBdr>
          <w:top w:val="nil"/>
          <w:left w:val="nil"/>
          <w:bottom w:val="nil"/>
          <w:right w:val="nil"/>
          <w:between w:val="nil"/>
        </w:pBdr>
        <w:rPr>
          <w:del w:id="341" w:author="Reception" w:date="2026-09-25T20:06:00Z" w16du:dateUtc="2026-09-26T00:06:00Z"/>
          <w:rFonts w:ascii="Times New Roman" w:hAnsi="Times New Roman"/>
          <w:color w:val="000000"/>
        </w:rPr>
      </w:pPr>
    </w:p>
    <w:p w14:paraId="00000025" w14:textId="33AE0F2E" w:rsidR="00AF20DC" w:rsidRDefault="00693D63">
      <w:pPr>
        <w:pBdr>
          <w:top w:val="nil"/>
          <w:left w:val="nil"/>
          <w:bottom w:val="nil"/>
          <w:right w:val="nil"/>
          <w:between w:val="nil"/>
        </w:pBdr>
        <w:rPr>
          <w:del w:id="342" w:author="Reception" w:date="2026-09-25T20:06:00Z" w16du:dateUtc="2026-09-26T00:06:00Z"/>
          <w:rFonts w:ascii="Times New Roman" w:hAnsi="Times New Roman"/>
          <w:color w:val="000000"/>
        </w:rPr>
      </w:pPr>
      <w:del w:id="343" w:author="Reception" w:date="2026-09-25T20:06:00Z" w16du:dateUtc="2026-09-26T00:06:00Z">
        <w:r>
          <w:rPr>
            <w:rFonts w:ascii="Times New Roman" w:hAnsi="Times New Roman"/>
            <w:color w:val="000000"/>
          </w:rPr>
          <w:delText xml:space="preserve">Section 6. All Executive Officers of the </w:delText>
        </w:r>
        <w:r w:rsidR="00E27234">
          <w:rPr>
            <w:rFonts w:ascii="Times New Roman" w:hAnsi="Times New Roman"/>
            <w:color w:val="000000"/>
          </w:rPr>
          <w:delText xml:space="preserve">CJ Officials </w:delText>
        </w:r>
        <w:r>
          <w:rPr>
            <w:rFonts w:ascii="Times New Roman" w:hAnsi="Times New Roman"/>
            <w:color w:val="000000"/>
          </w:rPr>
          <w:delText xml:space="preserve">shall not miss more than two consecutive meetings without approval of the </w:delText>
        </w:r>
        <w:r w:rsidR="00E27234">
          <w:rPr>
            <w:rFonts w:ascii="Times New Roman" w:hAnsi="Times New Roman"/>
            <w:color w:val="000000"/>
          </w:rPr>
          <w:delText>CJ Officers</w:delText>
        </w:r>
        <w:r>
          <w:rPr>
            <w:rFonts w:ascii="Times New Roman" w:hAnsi="Times New Roman"/>
            <w:color w:val="000000"/>
          </w:rPr>
          <w:delText xml:space="preserve">. If an Officer has missed more than two meetings, the </w:delText>
        </w:r>
        <w:r w:rsidR="00E27234">
          <w:rPr>
            <w:rFonts w:ascii="Times New Roman" w:hAnsi="Times New Roman"/>
            <w:color w:val="000000"/>
          </w:rPr>
          <w:delText>CJ Officials</w:delText>
        </w:r>
        <w:r>
          <w:rPr>
            <w:rFonts w:ascii="Times New Roman" w:hAnsi="Times New Roman"/>
            <w:color w:val="000000"/>
          </w:rPr>
          <w:delText xml:space="preserve"> will declare the seat vacant and fill the position. </w:delText>
        </w:r>
      </w:del>
    </w:p>
    <w:p w14:paraId="00000026" w14:textId="77777777" w:rsidR="00AF20DC" w:rsidRDefault="00AF20DC">
      <w:pPr>
        <w:pBdr>
          <w:top w:val="nil"/>
          <w:left w:val="nil"/>
          <w:bottom w:val="nil"/>
          <w:right w:val="nil"/>
          <w:between w:val="nil"/>
        </w:pBdr>
        <w:rPr>
          <w:del w:id="344" w:author="Reception" w:date="2026-09-25T20:06:00Z" w16du:dateUtc="2026-09-26T00:06:00Z"/>
          <w:rFonts w:ascii="Times New Roman" w:hAnsi="Times New Roman"/>
          <w:color w:val="000000"/>
        </w:rPr>
      </w:pPr>
    </w:p>
    <w:p w14:paraId="00000027" w14:textId="67D8D8B6" w:rsidR="00AF20DC" w:rsidRDefault="00693D63">
      <w:pPr>
        <w:pBdr>
          <w:top w:val="nil"/>
          <w:left w:val="nil"/>
          <w:bottom w:val="nil"/>
          <w:right w:val="nil"/>
          <w:between w:val="nil"/>
        </w:pBdr>
        <w:rPr>
          <w:del w:id="345" w:author="Reception" w:date="2026-09-25T20:06:00Z" w16du:dateUtc="2026-09-26T00:06:00Z"/>
          <w:rFonts w:ascii="Times New Roman" w:hAnsi="Times New Roman"/>
          <w:color w:val="000000"/>
        </w:rPr>
      </w:pPr>
      <w:del w:id="346" w:author="Reception" w:date="2026-09-25T20:06:00Z" w16du:dateUtc="2026-09-26T00:06:00Z">
        <w:r>
          <w:rPr>
            <w:rFonts w:ascii="Times New Roman" w:hAnsi="Times New Roman"/>
            <w:color w:val="000000"/>
          </w:rPr>
          <w:delText xml:space="preserve">Section 7. All Representatives serving on the </w:delText>
        </w:r>
        <w:r w:rsidR="00E27234">
          <w:rPr>
            <w:rFonts w:ascii="Times New Roman" w:hAnsi="Times New Roman"/>
            <w:color w:val="000000"/>
          </w:rPr>
          <w:delText>CJ Committee</w:delText>
        </w:r>
        <w:r>
          <w:rPr>
            <w:rFonts w:ascii="Times New Roman" w:hAnsi="Times New Roman"/>
            <w:color w:val="000000"/>
          </w:rPr>
          <w:delText xml:space="preserve"> shall not miss more than three consecutive meetings without approval by the Executive Officer of the </w:delText>
        </w:r>
        <w:r w:rsidR="00E27234">
          <w:rPr>
            <w:rFonts w:ascii="Times New Roman" w:hAnsi="Times New Roman"/>
            <w:color w:val="000000"/>
          </w:rPr>
          <w:delText>CJ Club</w:delText>
        </w:r>
        <w:r>
          <w:rPr>
            <w:rFonts w:ascii="Times New Roman" w:hAnsi="Times New Roman"/>
            <w:color w:val="000000"/>
          </w:rPr>
          <w:delText xml:space="preserve">. If a Representative has missed more than three meetings, the </w:delText>
        </w:r>
        <w:r w:rsidR="00E27234">
          <w:rPr>
            <w:rFonts w:ascii="Times New Roman" w:hAnsi="Times New Roman"/>
            <w:color w:val="000000"/>
          </w:rPr>
          <w:delText>CJ Officials</w:delText>
        </w:r>
        <w:r>
          <w:rPr>
            <w:rFonts w:ascii="Times New Roman" w:hAnsi="Times New Roman"/>
            <w:color w:val="000000"/>
          </w:rPr>
          <w:delText xml:space="preserve"> will declare the seat vacant and appoint a new member who shall serve until the next election. </w:delText>
        </w:r>
      </w:del>
    </w:p>
    <w:p w14:paraId="00000028" w14:textId="77777777" w:rsidR="00AF20DC" w:rsidRDefault="00AF20DC">
      <w:pPr>
        <w:pBdr>
          <w:top w:val="nil"/>
          <w:left w:val="nil"/>
          <w:bottom w:val="nil"/>
          <w:right w:val="nil"/>
          <w:between w:val="nil"/>
        </w:pBdr>
        <w:rPr>
          <w:del w:id="347" w:author="Reception" w:date="2026-09-25T20:06:00Z" w16du:dateUtc="2026-09-26T00:06:00Z"/>
          <w:rFonts w:ascii="Times New Roman" w:hAnsi="Times New Roman"/>
          <w:color w:val="000000"/>
        </w:rPr>
      </w:pPr>
    </w:p>
    <w:p w14:paraId="00000029" w14:textId="06066453" w:rsidR="00AF20DC" w:rsidRDefault="00693D63">
      <w:pPr>
        <w:pBdr>
          <w:top w:val="nil"/>
          <w:left w:val="nil"/>
          <w:bottom w:val="nil"/>
          <w:right w:val="nil"/>
          <w:between w:val="nil"/>
        </w:pBdr>
        <w:rPr>
          <w:del w:id="348" w:author="Reception" w:date="2026-09-25T20:06:00Z" w16du:dateUtc="2026-09-26T00:06:00Z"/>
          <w:rFonts w:ascii="Times New Roman" w:hAnsi="Times New Roman"/>
          <w:color w:val="000000"/>
        </w:rPr>
      </w:pPr>
      <w:del w:id="349" w:author="Reception" w:date="2026-09-25T20:06:00Z" w16du:dateUtc="2026-09-26T00:06:00Z">
        <w:r>
          <w:rPr>
            <w:rFonts w:ascii="Times New Roman" w:hAnsi="Times New Roman"/>
            <w:color w:val="000000"/>
          </w:rPr>
          <w:delText xml:space="preserve">Section 8. Any </w:delText>
        </w:r>
        <w:r w:rsidR="00E27234">
          <w:rPr>
            <w:rFonts w:ascii="Times New Roman" w:hAnsi="Times New Roman"/>
            <w:color w:val="000000"/>
          </w:rPr>
          <w:delText>CJ Club</w:delText>
        </w:r>
        <w:r>
          <w:rPr>
            <w:rFonts w:ascii="Times New Roman" w:hAnsi="Times New Roman"/>
            <w:color w:val="000000"/>
          </w:rPr>
          <w:delText xml:space="preserve"> members removed from membership have the right to appeal as outlined in the UTTC Student Code of Conduct. </w:delText>
        </w:r>
      </w:del>
    </w:p>
    <w:p w14:paraId="0000002A" w14:textId="77777777" w:rsidR="00AF20DC" w:rsidRDefault="00AF20DC">
      <w:pPr>
        <w:pBdr>
          <w:top w:val="nil"/>
          <w:left w:val="nil"/>
          <w:bottom w:val="nil"/>
          <w:right w:val="nil"/>
          <w:between w:val="nil"/>
        </w:pBdr>
        <w:rPr>
          <w:del w:id="350" w:author="Reception" w:date="2026-09-25T20:06:00Z" w16du:dateUtc="2026-09-26T00:06:00Z"/>
          <w:rFonts w:ascii="Times New Roman" w:hAnsi="Times New Roman"/>
          <w:color w:val="000000"/>
        </w:rPr>
      </w:pPr>
    </w:p>
    <w:p w14:paraId="0000002B" w14:textId="77777777" w:rsidR="00AF20DC" w:rsidRDefault="00693D63">
      <w:pPr>
        <w:rPr>
          <w:del w:id="351" w:author="Reception" w:date="2026-09-25T20:06:00Z" w16du:dateUtc="2026-09-26T00:06:00Z"/>
          <w:rFonts w:ascii="Times New Roman" w:hAnsi="Times New Roman"/>
          <w:b/>
        </w:rPr>
      </w:pPr>
      <w:del w:id="352" w:author="Reception" w:date="2026-09-25T20:06:00Z" w16du:dateUtc="2026-09-26T00:06:00Z">
        <w:r>
          <w:rPr>
            <w:rFonts w:ascii="Times New Roman" w:hAnsi="Times New Roman"/>
            <w:b/>
          </w:rPr>
          <w:delText>Article IV.  Officers</w:delText>
        </w:r>
      </w:del>
    </w:p>
    <w:p w14:paraId="0000002C" w14:textId="1FF39DD8" w:rsidR="00AF20DC" w:rsidRDefault="00693D63">
      <w:pPr>
        <w:numPr>
          <w:ilvl w:val="0"/>
          <w:numId w:val="1"/>
        </w:numPr>
        <w:pBdr>
          <w:top w:val="nil"/>
          <w:left w:val="nil"/>
          <w:bottom w:val="nil"/>
          <w:right w:val="nil"/>
          <w:between w:val="nil"/>
        </w:pBdr>
        <w:rPr>
          <w:del w:id="353" w:author="Reception" w:date="2026-09-25T20:06:00Z" w16du:dateUtc="2026-09-26T00:06:00Z"/>
          <w:rFonts w:ascii="Times New Roman" w:hAnsi="Times New Roman"/>
          <w:color w:val="000000"/>
        </w:rPr>
      </w:pPr>
      <w:del w:id="354" w:author="Reception" w:date="2026-09-25T20:06:00Z" w16du:dateUtc="2026-09-26T00:06:00Z">
        <w:r>
          <w:rPr>
            <w:rFonts w:ascii="Times New Roman" w:hAnsi="Times New Roman"/>
            <w:color w:val="000000"/>
          </w:rPr>
          <w:delText xml:space="preserve">Titles:  The </w:delText>
        </w:r>
        <w:r w:rsidR="00E27234">
          <w:rPr>
            <w:rFonts w:ascii="Times New Roman" w:hAnsi="Times New Roman"/>
            <w:color w:val="000000"/>
          </w:rPr>
          <w:delText>CJ Club</w:delText>
        </w:r>
        <w:r>
          <w:rPr>
            <w:rFonts w:ascii="Times New Roman" w:hAnsi="Times New Roman"/>
            <w:color w:val="000000"/>
          </w:rPr>
          <w:delText xml:space="preserve"> shall have the following officers elected from the student body:</w:delText>
        </w:r>
      </w:del>
    </w:p>
    <w:p w14:paraId="0000002D" w14:textId="77777777" w:rsidR="00AF20DC" w:rsidRDefault="00693D63">
      <w:pPr>
        <w:numPr>
          <w:ilvl w:val="1"/>
          <w:numId w:val="1"/>
        </w:numPr>
        <w:pBdr>
          <w:top w:val="nil"/>
          <w:left w:val="nil"/>
          <w:bottom w:val="nil"/>
          <w:right w:val="nil"/>
          <w:between w:val="nil"/>
        </w:pBdr>
        <w:rPr>
          <w:del w:id="355" w:author="Reception" w:date="2026-09-25T20:06:00Z" w16du:dateUtc="2026-09-26T00:06:00Z"/>
          <w:rFonts w:ascii="Times New Roman" w:hAnsi="Times New Roman"/>
          <w:color w:val="000000"/>
        </w:rPr>
      </w:pPr>
      <w:del w:id="356" w:author="Reception" w:date="2026-09-25T20:06:00Z" w16du:dateUtc="2026-09-26T00:06:00Z">
        <w:r>
          <w:rPr>
            <w:rFonts w:ascii="Times New Roman" w:hAnsi="Times New Roman"/>
            <w:color w:val="000000"/>
          </w:rPr>
          <w:delText>President</w:delText>
        </w:r>
      </w:del>
    </w:p>
    <w:p w14:paraId="0000002E" w14:textId="77777777" w:rsidR="00AF20DC" w:rsidRDefault="00693D63">
      <w:pPr>
        <w:numPr>
          <w:ilvl w:val="1"/>
          <w:numId w:val="1"/>
        </w:numPr>
        <w:pBdr>
          <w:top w:val="nil"/>
          <w:left w:val="nil"/>
          <w:bottom w:val="nil"/>
          <w:right w:val="nil"/>
          <w:between w:val="nil"/>
        </w:pBdr>
        <w:rPr>
          <w:del w:id="357" w:author="Reception" w:date="2026-09-25T20:06:00Z" w16du:dateUtc="2026-09-26T00:06:00Z"/>
          <w:rFonts w:ascii="Times New Roman" w:hAnsi="Times New Roman"/>
          <w:color w:val="000000"/>
        </w:rPr>
      </w:pPr>
      <w:del w:id="358" w:author="Reception" w:date="2026-09-25T20:06:00Z" w16du:dateUtc="2026-09-26T00:06:00Z">
        <w:r>
          <w:rPr>
            <w:rFonts w:ascii="Times New Roman" w:hAnsi="Times New Roman"/>
            <w:color w:val="000000"/>
          </w:rPr>
          <w:delText>Vice President</w:delText>
        </w:r>
      </w:del>
    </w:p>
    <w:p w14:paraId="71A9AEB0" w14:textId="6BDA761E" w:rsidR="00E27234" w:rsidRPr="00F72109" w:rsidRDefault="00693D63" w:rsidP="00F72109">
      <w:pPr>
        <w:numPr>
          <w:ilvl w:val="1"/>
          <w:numId w:val="1"/>
        </w:numPr>
        <w:pBdr>
          <w:top w:val="nil"/>
          <w:left w:val="nil"/>
          <w:bottom w:val="nil"/>
          <w:right w:val="nil"/>
          <w:between w:val="nil"/>
        </w:pBdr>
        <w:rPr>
          <w:del w:id="359" w:author="Reception" w:date="2026-09-25T20:06:00Z" w16du:dateUtc="2026-09-26T00:06:00Z"/>
          <w:rFonts w:ascii="Times New Roman" w:hAnsi="Times New Roman"/>
          <w:color w:val="000000"/>
        </w:rPr>
      </w:pPr>
      <w:del w:id="360" w:author="Reception" w:date="2026-09-25T20:06:00Z" w16du:dateUtc="2026-09-26T00:06:00Z">
        <w:r>
          <w:rPr>
            <w:rFonts w:ascii="Times New Roman" w:hAnsi="Times New Roman"/>
            <w:color w:val="000000"/>
          </w:rPr>
          <w:delText>Secretary</w:delText>
        </w:r>
        <w:r w:rsidR="00F72109">
          <w:rPr>
            <w:rFonts w:ascii="Times New Roman" w:hAnsi="Times New Roman"/>
            <w:color w:val="000000"/>
          </w:rPr>
          <w:delText>/Treasurer</w:delText>
        </w:r>
      </w:del>
    </w:p>
    <w:p w14:paraId="0000002F" w14:textId="43A2755E" w:rsidR="00AF20DC" w:rsidRDefault="00E27234">
      <w:pPr>
        <w:numPr>
          <w:ilvl w:val="1"/>
          <w:numId w:val="1"/>
        </w:numPr>
        <w:pBdr>
          <w:top w:val="nil"/>
          <w:left w:val="nil"/>
          <w:bottom w:val="nil"/>
          <w:right w:val="nil"/>
          <w:between w:val="nil"/>
        </w:pBdr>
        <w:rPr>
          <w:del w:id="361" w:author="Reception" w:date="2026-09-25T20:06:00Z" w16du:dateUtc="2026-09-26T00:06:00Z"/>
          <w:rFonts w:ascii="Times New Roman" w:hAnsi="Times New Roman"/>
          <w:color w:val="000000"/>
        </w:rPr>
      </w:pPr>
      <w:del w:id="362" w:author="Reception" w:date="2026-09-25T20:06:00Z" w16du:dateUtc="2026-09-26T00:06:00Z">
        <w:r>
          <w:rPr>
            <w:rFonts w:ascii="Times New Roman" w:hAnsi="Times New Roman"/>
          </w:rPr>
          <w:delText>Student Representative</w:delText>
        </w:r>
        <w:r w:rsidR="00B8688B">
          <w:rPr>
            <w:rFonts w:ascii="Times New Roman" w:hAnsi="Times New Roman"/>
          </w:rPr>
          <w:delText>s</w:delText>
        </w:r>
        <w:r>
          <w:rPr>
            <w:rFonts w:ascii="Times New Roman" w:hAnsi="Times New Roman"/>
          </w:rPr>
          <w:delText xml:space="preserve"> </w:delText>
        </w:r>
        <w:r w:rsidR="00F72109">
          <w:rPr>
            <w:rFonts w:ascii="Times New Roman" w:hAnsi="Times New Roman"/>
          </w:rPr>
          <w:delText>(2)</w:delText>
        </w:r>
      </w:del>
    </w:p>
    <w:p w14:paraId="00000030" w14:textId="77777777" w:rsidR="00AF20DC" w:rsidRDefault="00AF20DC">
      <w:pPr>
        <w:pBdr>
          <w:top w:val="nil"/>
          <w:left w:val="nil"/>
          <w:bottom w:val="nil"/>
          <w:right w:val="nil"/>
          <w:between w:val="nil"/>
        </w:pBdr>
        <w:ind w:left="1440"/>
        <w:rPr>
          <w:del w:id="363" w:author="Reception" w:date="2026-09-25T20:06:00Z" w16du:dateUtc="2026-09-26T00:06:00Z"/>
          <w:rFonts w:ascii="Times New Roman" w:hAnsi="Times New Roman"/>
          <w:color w:val="000000"/>
        </w:rPr>
      </w:pPr>
    </w:p>
    <w:p w14:paraId="00000031" w14:textId="77777777" w:rsidR="00AF20DC" w:rsidRDefault="00693D63">
      <w:pPr>
        <w:numPr>
          <w:ilvl w:val="0"/>
          <w:numId w:val="1"/>
        </w:numPr>
        <w:pBdr>
          <w:top w:val="nil"/>
          <w:left w:val="nil"/>
          <w:bottom w:val="nil"/>
          <w:right w:val="nil"/>
          <w:between w:val="nil"/>
        </w:pBdr>
        <w:rPr>
          <w:del w:id="364" w:author="Reception" w:date="2026-09-25T20:06:00Z" w16du:dateUtc="2026-09-26T00:06:00Z"/>
          <w:rFonts w:ascii="Times New Roman" w:hAnsi="Times New Roman"/>
          <w:color w:val="000000"/>
        </w:rPr>
      </w:pPr>
      <w:del w:id="365" w:author="Reception" w:date="2026-09-25T20:06:00Z" w16du:dateUtc="2026-09-26T00:06:00Z">
        <w:r>
          <w:rPr>
            <w:rFonts w:ascii="Times New Roman" w:hAnsi="Times New Roman"/>
            <w:color w:val="000000"/>
          </w:rPr>
          <w:delText>Qualifications:</w:delText>
        </w:r>
      </w:del>
    </w:p>
    <w:p w14:paraId="00000032" w14:textId="493554C9" w:rsidR="00AF20DC" w:rsidRDefault="00693D63">
      <w:pPr>
        <w:numPr>
          <w:ilvl w:val="1"/>
          <w:numId w:val="1"/>
        </w:numPr>
        <w:pBdr>
          <w:top w:val="nil"/>
          <w:left w:val="nil"/>
          <w:bottom w:val="nil"/>
          <w:right w:val="nil"/>
          <w:between w:val="nil"/>
        </w:pBdr>
        <w:rPr>
          <w:del w:id="366" w:author="Reception" w:date="2026-09-25T20:06:00Z" w16du:dateUtc="2026-09-26T00:06:00Z"/>
          <w:rFonts w:ascii="Times New Roman" w:hAnsi="Times New Roman"/>
          <w:color w:val="000000"/>
        </w:rPr>
      </w:pPr>
      <w:del w:id="367" w:author="Reception" w:date="2026-09-25T20:06:00Z" w16du:dateUtc="2026-09-26T00:06:00Z">
        <w:r>
          <w:rPr>
            <w:rFonts w:ascii="Times New Roman" w:hAnsi="Times New Roman"/>
            <w:color w:val="000000"/>
          </w:rPr>
          <w:delText xml:space="preserve">Students elected or appointed to any position on the </w:delText>
        </w:r>
        <w:r w:rsidR="00B8688B">
          <w:rPr>
            <w:rFonts w:ascii="Times New Roman" w:hAnsi="Times New Roman"/>
            <w:color w:val="000000"/>
          </w:rPr>
          <w:delText>CJ Committee</w:delText>
        </w:r>
        <w:r>
          <w:rPr>
            <w:rFonts w:ascii="Times New Roman" w:hAnsi="Times New Roman"/>
            <w:color w:val="000000"/>
          </w:rPr>
          <w:delText xml:space="preserve"> are required to have and maintain a cumulative 2.5 GPA, except for first-year students with no credit (0 credit hours), and maintain a “C” or higher in all current courses. </w:delText>
        </w:r>
      </w:del>
    </w:p>
    <w:p w14:paraId="00000033" w14:textId="14053B79" w:rsidR="00AF20DC" w:rsidRDefault="00693D63">
      <w:pPr>
        <w:numPr>
          <w:ilvl w:val="1"/>
          <w:numId w:val="1"/>
        </w:numPr>
        <w:pBdr>
          <w:top w:val="nil"/>
          <w:left w:val="nil"/>
          <w:bottom w:val="nil"/>
          <w:right w:val="nil"/>
          <w:between w:val="nil"/>
        </w:pBdr>
        <w:rPr>
          <w:del w:id="368" w:author="Reception" w:date="2026-09-25T20:06:00Z" w16du:dateUtc="2026-09-26T00:06:00Z"/>
          <w:rFonts w:ascii="Times New Roman" w:hAnsi="Times New Roman"/>
          <w:color w:val="000000"/>
        </w:rPr>
      </w:pPr>
      <w:del w:id="369" w:author="Reception" w:date="2026-09-25T20:06:00Z" w16du:dateUtc="2026-09-26T00:06:00Z">
        <w:r>
          <w:rPr>
            <w:rFonts w:ascii="Times New Roman" w:hAnsi="Times New Roman"/>
            <w:color w:val="000000"/>
          </w:rPr>
          <w:delText xml:space="preserve">Members of the student body who serve on the </w:delText>
        </w:r>
        <w:r w:rsidR="00B8688B">
          <w:rPr>
            <w:rFonts w:ascii="Times New Roman" w:hAnsi="Times New Roman"/>
            <w:color w:val="000000"/>
          </w:rPr>
          <w:delText>CJ Club</w:delText>
        </w:r>
        <w:r>
          <w:rPr>
            <w:rFonts w:ascii="Times New Roman" w:hAnsi="Times New Roman"/>
            <w:color w:val="000000"/>
          </w:rPr>
          <w:delText xml:space="preserve"> must maintain full-time status at the time of election or appointment through the duration of their term in office. Full-time status is defined as enrolled for a minimum of twelve (12) credit hours.</w:delText>
        </w:r>
      </w:del>
    </w:p>
    <w:p w14:paraId="00000034" w14:textId="179FFAC3" w:rsidR="00AF20DC" w:rsidRDefault="00693D63">
      <w:pPr>
        <w:numPr>
          <w:ilvl w:val="1"/>
          <w:numId w:val="1"/>
        </w:numPr>
        <w:pBdr>
          <w:top w:val="nil"/>
          <w:left w:val="nil"/>
          <w:bottom w:val="nil"/>
          <w:right w:val="nil"/>
          <w:between w:val="nil"/>
        </w:pBdr>
        <w:rPr>
          <w:del w:id="370" w:author="Reception" w:date="2026-09-25T20:06:00Z" w16du:dateUtc="2026-09-26T00:06:00Z"/>
          <w:rFonts w:ascii="Times New Roman" w:hAnsi="Times New Roman"/>
          <w:color w:val="000000"/>
        </w:rPr>
      </w:pPr>
      <w:del w:id="371" w:author="Reception" w:date="2026-09-25T20:06:00Z" w16du:dateUtc="2026-09-26T00:06:00Z">
        <w:r>
          <w:rPr>
            <w:rFonts w:ascii="Times New Roman" w:hAnsi="Times New Roman"/>
            <w:color w:val="000000"/>
          </w:rPr>
          <w:delText xml:space="preserve">Students who serve on the </w:delText>
        </w:r>
        <w:r w:rsidR="00B8688B">
          <w:rPr>
            <w:rFonts w:ascii="Times New Roman" w:hAnsi="Times New Roman"/>
            <w:color w:val="000000"/>
          </w:rPr>
          <w:delText>CJ Club</w:delText>
        </w:r>
        <w:r>
          <w:rPr>
            <w:rFonts w:ascii="Times New Roman" w:hAnsi="Times New Roman"/>
            <w:color w:val="000000"/>
          </w:rPr>
          <w:delText xml:space="preserve"> must be free of any disciplinary violations as defined in the UTTC Student Code of Conduct. </w:delText>
        </w:r>
      </w:del>
    </w:p>
    <w:p w14:paraId="00000035" w14:textId="6B44AE25" w:rsidR="00AF20DC" w:rsidRDefault="00693D63">
      <w:pPr>
        <w:numPr>
          <w:ilvl w:val="1"/>
          <w:numId w:val="1"/>
        </w:numPr>
        <w:pBdr>
          <w:top w:val="nil"/>
          <w:left w:val="nil"/>
          <w:bottom w:val="nil"/>
          <w:right w:val="nil"/>
          <w:between w:val="nil"/>
        </w:pBdr>
        <w:rPr>
          <w:del w:id="372" w:author="Reception" w:date="2026-09-25T20:06:00Z" w16du:dateUtc="2026-09-26T00:06:00Z"/>
          <w:rFonts w:ascii="Times New Roman" w:hAnsi="Times New Roman"/>
          <w:color w:val="000000"/>
        </w:rPr>
      </w:pPr>
      <w:del w:id="373" w:author="Reception" w:date="2026-09-25T20:06:00Z" w16du:dateUtc="2026-09-26T00:06:00Z">
        <w:r>
          <w:rPr>
            <w:rFonts w:ascii="Times New Roman" w:hAnsi="Times New Roman"/>
            <w:color w:val="000000"/>
          </w:rPr>
          <w:delText xml:space="preserve">UTTC employees are not eligible to serve on the </w:delText>
        </w:r>
        <w:r w:rsidR="00B8688B">
          <w:rPr>
            <w:rFonts w:ascii="Times New Roman" w:hAnsi="Times New Roman"/>
            <w:color w:val="000000"/>
          </w:rPr>
          <w:delText>CJ Club</w:delText>
        </w:r>
        <w:r>
          <w:rPr>
            <w:rFonts w:ascii="Times New Roman" w:hAnsi="Times New Roman"/>
            <w:color w:val="000000"/>
          </w:rPr>
          <w:delText>.</w:delText>
        </w:r>
      </w:del>
    </w:p>
    <w:p w14:paraId="00000036" w14:textId="77777777" w:rsidR="00AF20DC" w:rsidRDefault="00AF20DC">
      <w:pPr>
        <w:pBdr>
          <w:top w:val="nil"/>
          <w:left w:val="nil"/>
          <w:bottom w:val="nil"/>
          <w:right w:val="nil"/>
          <w:between w:val="nil"/>
        </w:pBdr>
        <w:ind w:left="1440"/>
        <w:rPr>
          <w:del w:id="374" w:author="Reception" w:date="2026-09-25T20:06:00Z" w16du:dateUtc="2026-09-26T00:06:00Z"/>
          <w:rFonts w:ascii="Times New Roman" w:hAnsi="Times New Roman"/>
          <w:color w:val="000000"/>
        </w:rPr>
      </w:pPr>
    </w:p>
    <w:p w14:paraId="00000037" w14:textId="77777777" w:rsidR="00AF20DC" w:rsidRDefault="00693D63">
      <w:pPr>
        <w:numPr>
          <w:ilvl w:val="0"/>
          <w:numId w:val="1"/>
        </w:numPr>
        <w:pBdr>
          <w:top w:val="nil"/>
          <w:left w:val="nil"/>
          <w:bottom w:val="nil"/>
          <w:right w:val="nil"/>
          <w:between w:val="nil"/>
        </w:pBdr>
        <w:rPr>
          <w:del w:id="375" w:author="Reception" w:date="2026-09-25T20:06:00Z" w16du:dateUtc="2026-09-26T00:06:00Z"/>
          <w:rFonts w:ascii="Times New Roman" w:hAnsi="Times New Roman"/>
          <w:color w:val="000000"/>
        </w:rPr>
      </w:pPr>
      <w:del w:id="376" w:author="Reception" w:date="2026-09-25T20:06:00Z" w16du:dateUtc="2026-09-26T00:06:00Z">
        <w:r>
          <w:rPr>
            <w:rFonts w:ascii="Times New Roman" w:hAnsi="Times New Roman"/>
            <w:color w:val="000000"/>
          </w:rPr>
          <w:delText>Duties of Officers:</w:delText>
        </w:r>
      </w:del>
    </w:p>
    <w:p w14:paraId="00000038" w14:textId="758866D2" w:rsidR="00AF20DC" w:rsidRDefault="00693D63">
      <w:pPr>
        <w:numPr>
          <w:ilvl w:val="1"/>
          <w:numId w:val="1"/>
        </w:numPr>
        <w:pBdr>
          <w:top w:val="nil"/>
          <w:left w:val="nil"/>
          <w:bottom w:val="nil"/>
          <w:right w:val="nil"/>
          <w:between w:val="nil"/>
        </w:pBdr>
        <w:rPr>
          <w:del w:id="377" w:author="Reception" w:date="2026-09-25T20:06:00Z" w16du:dateUtc="2026-09-26T00:06:00Z"/>
          <w:rFonts w:ascii="Times New Roman" w:hAnsi="Times New Roman"/>
          <w:color w:val="000000"/>
        </w:rPr>
      </w:pPr>
      <w:del w:id="378" w:author="Reception" w:date="2026-09-25T20:06:00Z" w16du:dateUtc="2026-09-26T00:06:00Z">
        <w:r>
          <w:rPr>
            <w:rFonts w:ascii="Times New Roman" w:hAnsi="Times New Roman"/>
            <w:color w:val="000000"/>
          </w:rPr>
          <w:delText>The President</w:delText>
        </w:r>
        <w:r w:rsidR="00B8688B">
          <w:rPr>
            <w:rFonts w:ascii="Times New Roman" w:hAnsi="Times New Roman"/>
            <w:color w:val="000000"/>
          </w:rPr>
          <w:delText>:</w:delText>
        </w:r>
      </w:del>
    </w:p>
    <w:p w14:paraId="0CDD763C" w14:textId="210ABCA1" w:rsidR="00B8688B" w:rsidRDefault="00B8688B" w:rsidP="00B8688B">
      <w:pPr>
        <w:pStyle w:val="ListParagraph"/>
        <w:numPr>
          <w:ilvl w:val="3"/>
          <w:numId w:val="1"/>
        </w:numPr>
        <w:pBdr>
          <w:top w:val="nil"/>
          <w:left w:val="nil"/>
          <w:bottom w:val="nil"/>
          <w:right w:val="nil"/>
          <w:between w:val="nil"/>
        </w:pBdr>
        <w:rPr>
          <w:del w:id="379" w:author="Reception" w:date="2026-09-25T20:06:00Z" w16du:dateUtc="2026-09-26T00:06:00Z"/>
          <w:rFonts w:ascii="Times New Roman" w:hAnsi="Times New Roman"/>
          <w:color w:val="000000"/>
        </w:rPr>
      </w:pPr>
      <w:del w:id="380" w:author="Reception" w:date="2026-09-25T20:06:00Z" w16du:dateUtc="2026-09-26T00:06:00Z">
        <w:r>
          <w:rPr>
            <w:rFonts w:ascii="Times New Roman" w:hAnsi="Times New Roman"/>
            <w:color w:val="000000"/>
          </w:rPr>
          <w:delText>Appointing persons to perform tasks and follow</w:delText>
        </w:r>
        <w:r w:rsidR="00AE7A73">
          <w:rPr>
            <w:rFonts w:ascii="Times New Roman" w:hAnsi="Times New Roman"/>
            <w:color w:val="000000"/>
          </w:rPr>
          <w:delText>ing through to make sure it is done correctly and completely.</w:delText>
        </w:r>
      </w:del>
    </w:p>
    <w:p w14:paraId="33F33312" w14:textId="2C39CBFC" w:rsidR="00AE7A73" w:rsidRDefault="00AE7A73" w:rsidP="00B8688B">
      <w:pPr>
        <w:pStyle w:val="ListParagraph"/>
        <w:numPr>
          <w:ilvl w:val="3"/>
          <w:numId w:val="1"/>
        </w:numPr>
        <w:pBdr>
          <w:top w:val="nil"/>
          <w:left w:val="nil"/>
          <w:bottom w:val="nil"/>
          <w:right w:val="nil"/>
          <w:between w:val="nil"/>
        </w:pBdr>
        <w:rPr>
          <w:del w:id="381" w:author="Reception" w:date="2026-09-25T20:06:00Z" w16du:dateUtc="2026-09-26T00:06:00Z"/>
          <w:rFonts w:ascii="Times New Roman" w:hAnsi="Times New Roman"/>
          <w:color w:val="000000"/>
        </w:rPr>
      </w:pPr>
      <w:del w:id="382" w:author="Reception" w:date="2026-09-25T20:06:00Z" w16du:dateUtc="2026-09-26T00:06:00Z">
        <w:r>
          <w:rPr>
            <w:rFonts w:ascii="Times New Roman" w:hAnsi="Times New Roman"/>
            <w:color w:val="000000"/>
          </w:rPr>
          <w:delText>Must attend every meeting and supervise effectively.</w:delText>
        </w:r>
      </w:del>
    </w:p>
    <w:p w14:paraId="40535FC2" w14:textId="521A60A7" w:rsidR="00AE7A73" w:rsidRDefault="00AE7A73" w:rsidP="00B8688B">
      <w:pPr>
        <w:pStyle w:val="ListParagraph"/>
        <w:numPr>
          <w:ilvl w:val="3"/>
          <w:numId w:val="1"/>
        </w:numPr>
        <w:pBdr>
          <w:top w:val="nil"/>
          <w:left w:val="nil"/>
          <w:bottom w:val="nil"/>
          <w:right w:val="nil"/>
          <w:between w:val="nil"/>
        </w:pBdr>
        <w:rPr>
          <w:del w:id="383" w:author="Reception" w:date="2026-09-25T20:06:00Z" w16du:dateUtc="2026-09-26T00:06:00Z"/>
          <w:rFonts w:ascii="Times New Roman" w:hAnsi="Times New Roman"/>
          <w:color w:val="000000"/>
        </w:rPr>
      </w:pPr>
      <w:del w:id="384" w:author="Reception" w:date="2026-09-25T20:06:00Z" w16du:dateUtc="2026-09-26T00:06:00Z">
        <w:r>
          <w:rPr>
            <w:rFonts w:ascii="Times New Roman" w:hAnsi="Times New Roman"/>
            <w:color w:val="000000"/>
          </w:rPr>
          <w:delText>Proactively give/take feedback to/from other officials.</w:delText>
        </w:r>
      </w:del>
    </w:p>
    <w:p w14:paraId="58FAC5AD" w14:textId="36A643C0" w:rsidR="00AE7A73" w:rsidRDefault="00AE7A73" w:rsidP="00B8688B">
      <w:pPr>
        <w:pStyle w:val="ListParagraph"/>
        <w:numPr>
          <w:ilvl w:val="3"/>
          <w:numId w:val="1"/>
        </w:numPr>
        <w:pBdr>
          <w:top w:val="nil"/>
          <w:left w:val="nil"/>
          <w:bottom w:val="nil"/>
          <w:right w:val="nil"/>
          <w:between w:val="nil"/>
        </w:pBdr>
        <w:rPr>
          <w:del w:id="385" w:author="Reception" w:date="2026-09-25T20:06:00Z" w16du:dateUtc="2026-09-26T00:06:00Z"/>
          <w:rFonts w:ascii="Times New Roman" w:hAnsi="Times New Roman"/>
          <w:color w:val="000000"/>
        </w:rPr>
      </w:pPr>
      <w:del w:id="386" w:author="Reception" w:date="2026-09-25T20:06:00Z" w16du:dateUtc="2026-09-26T00:06:00Z">
        <w:r>
          <w:rPr>
            <w:rFonts w:ascii="Times New Roman" w:hAnsi="Times New Roman"/>
            <w:color w:val="000000"/>
          </w:rPr>
          <w:delText>Understand all aspects of what the club is trying to accomplish and monitor progress.</w:delText>
        </w:r>
      </w:del>
    </w:p>
    <w:p w14:paraId="2381E4D5" w14:textId="47306DFD" w:rsidR="00AE7A73" w:rsidRDefault="00AE7A73" w:rsidP="00B8688B">
      <w:pPr>
        <w:pStyle w:val="ListParagraph"/>
        <w:numPr>
          <w:ilvl w:val="3"/>
          <w:numId w:val="1"/>
        </w:numPr>
        <w:pBdr>
          <w:top w:val="nil"/>
          <w:left w:val="nil"/>
          <w:bottom w:val="nil"/>
          <w:right w:val="nil"/>
          <w:between w:val="nil"/>
        </w:pBdr>
        <w:rPr>
          <w:del w:id="387" w:author="Reception" w:date="2026-09-25T20:06:00Z" w16du:dateUtc="2026-09-26T00:06:00Z"/>
          <w:rFonts w:ascii="Times New Roman" w:hAnsi="Times New Roman"/>
          <w:color w:val="000000"/>
        </w:rPr>
      </w:pPr>
      <w:del w:id="388" w:author="Reception" w:date="2026-09-25T20:06:00Z" w16du:dateUtc="2026-09-26T00:06:00Z">
        <w:r>
          <w:rPr>
            <w:rFonts w:ascii="Times New Roman" w:hAnsi="Times New Roman"/>
            <w:color w:val="000000"/>
          </w:rPr>
          <w:delText>Organize and plan meetings and activities; set agenda.</w:delText>
        </w:r>
      </w:del>
    </w:p>
    <w:p w14:paraId="27F8678A" w14:textId="52A775D7" w:rsidR="00AE7A73" w:rsidRDefault="00AE7A73" w:rsidP="00B8688B">
      <w:pPr>
        <w:pStyle w:val="ListParagraph"/>
        <w:numPr>
          <w:ilvl w:val="3"/>
          <w:numId w:val="1"/>
        </w:numPr>
        <w:pBdr>
          <w:top w:val="nil"/>
          <w:left w:val="nil"/>
          <w:bottom w:val="nil"/>
          <w:right w:val="nil"/>
          <w:between w:val="nil"/>
        </w:pBdr>
        <w:rPr>
          <w:del w:id="389" w:author="Reception" w:date="2026-09-25T20:06:00Z" w16du:dateUtc="2026-09-26T00:06:00Z"/>
          <w:rFonts w:ascii="Times New Roman" w:hAnsi="Times New Roman"/>
          <w:color w:val="000000"/>
        </w:rPr>
      </w:pPr>
      <w:del w:id="390" w:author="Reception" w:date="2026-09-25T20:06:00Z" w16du:dateUtc="2026-09-26T00:06:00Z">
        <w:r>
          <w:rPr>
            <w:rFonts w:ascii="Times New Roman" w:hAnsi="Times New Roman"/>
            <w:color w:val="000000"/>
          </w:rPr>
          <w:delText>Maintain effective communication with other officials.</w:delText>
        </w:r>
      </w:del>
    </w:p>
    <w:p w14:paraId="3704630D" w14:textId="20C77969" w:rsidR="00AE7A73" w:rsidRDefault="00AE7A73" w:rsidP="00B8688B">
      <w:pPr>
        <w:pStyle w:val="ListParagraph"/>
        <w:numPr>
          <w:ilvl w:val="3"/>
          <w:numId w:val="1"/>
        </w:numPr>
        <w:pBdr>
          <w:top w:val="nil"/>
          <w:left w:val="nil"/>
          <w:bottom w:val="nil"/>
          <w:right w:val="nil"/>
          <w:between w:val="nil"/>
        </w:pBdr>
        <w:rPr>
          <w:del w:id="391" w:author="Reception" w:date="2026-09-25T20:06:00Z" w16du:dateUtc="2026-09-26T00:06:00Z"/>
          <w:rFonts w:ascii="Times New Roman" w:hAnsi="Times New Roman"/>
          <w:color w:val="000000"/>
        </w:rPr>
      </w:pPr>
      <w:del w:id="392" w:author="Reception" w:date="2026-09-25T20:06:00Z" w16du:dateUtc="2026-09-26T00:06:00Z">
        <w:r>
          <w:rPr>
            <w:rFonts w:ascii="Times New Roman" w:hAnsi="Times New Roman"/>
            <w:color w:val="000000"/>
          </w:rPr>
          <w:delText>Recruit and retain all members to be active and involved.</w:delText>
        </w:r>
      </w:del>
    </w:p>
    <w:p w14:paraId="1F896BE4" w14:textId="4014F2A2" w:rsidR="00AE7A73" w:rsidRDefault="00AE7A73" w:rsidP="00B8688B">
      <w:pPr>
        <w:pStyle w:val="ListParagraph"/>
        <w:numPr>
          <w:ilvl w:val="3"/>
          <w:numId w:val="1"/>
        </w:numPr>
        <w:pBdr>
          <w:top w:val="nil"/>
          <w:left w:val="nil"/>
          <w:bottom w:val="nil"/>
          <w:right w:val="nil"/>
          <w:between w:val="nil"/>
        </w:pBdr>
        <w:rPr>
          <w:del w:id="393" w:author="Reception" w:date="2026-09-25T20:06:00Z" w16du:dateUtc="2026-09-26T00:06:00Z"/>
          <w:rFonts w:ascii="Times New Roman" w:hAnsi="Times New Roman"/>
          <w:color w:val="000000"/>
        </w:rPr>
      </w:pPr>
      <w:del w:id="394" w:author="Reception" w:date="2026-09-25T20:06:00Z" w16du:dateUtc="2026-09-26T00:06:00Z">
        <w:r>
          <w:rPr>
            <w:rFonts w:ascii="Times New Roman" w:hAnsi="Times New Roman"/>
            <w:color w:val="000000"/>
          </w:rPr>
          <w:delText>Set weekly and monthly goals.</w:delText>
        </w:r>
      </w:del>
    </w:p>
    <w:p w14:paraId="7EAD0943" w14:textId="7476BE74" w:rsidR="00AE7A73" w:rsidRDefault="00AE7A73" w:rsidP="00B8688B">
      <w:pPr>
        <w:pStyle w:val="ListParagraph"/>
        <w:numPr>
          <w:ilvl w:val="3"/>
          <w:numId w:val="1"/>
        </w:numPr>
        <w:pBdr>
          <w:top w:val="nil"/>
          <w:left w:val="nil"/>
          <w:bottom w:val="nil"/>
          <w:right w:val="nil"/>
          <w:between w:val="nil"/>
        </w:pBdr>
        <w:rPr>
          <w:del w:id="395" w:author="Reception" w:date="2026-09-25T20:06:00Z" w16du:dateUtc="2026-09-26T00:06:00Z"/>
          <w:rFonts w:ascii="Times New Roman" w:hAnsi="Times New Roman"/>
          <w:color w:val="000000"/>
        </w:rPr>
      </w:pPr>
      <w:del w:id="396" w:author="Reception" w:date="2026-09-25T20:06:00Z" w16du:dateUtc="2026-09-26T00:06:00Z">
        <w:r>
          <w:rPr>
            <w:rFonts w:ascii="Times New Roman" w:hAnsi="Times New Roman"/>
            <w:color w:val="000000"/>
          </w:rPr>
          <w:delText>Prepare duties and goals for your successor in the following year.</w:delText>
        </w:r>
      </w:del>
    </w:p>
    <w:p w14:paraId="0A7552EB" w14:textId="75604569" w:rsidR="00AE7A73" w:rsidRDefault="00AE7A73" w:rsidP="00B8688B">
      <w:pPr>
        <w:pStyle w:val="ListParagraph"/>
        <w:numPr>
          <w:ilvl w:val="3"/>
          <w:numId w:val="1"/>
        </w:numPr>
        <w:pBdr>
          <w:top w:val="nil"/>
          <w:left w:val="nil"/>
          <w:bottom w:val="nil"/>
          <w:right w:val="nil"/>
          <w:between w:val="nil"/>
        </w:pBdr>
        <w:rPr>
          <w:del w:id="397" w:author="Reception" w:date="2026-09-25T20:06:00Z" w16du:dateUtc="2026-09-26T00:06:00Z"/>
          <w:rFonts w:ascii="Times New Roman" w:hAnsi="Times New Roman"/>
          <w:color w:val="000000"/>
        </w:rPr>
      </w:pPr>
      <w:del w:id="398" w:author="Reception" w:date="2026-09-25T20:06:00Z" w16du:dateUtc="2026-09-26T00:06:00Z">
        <w:r>
          <w:rPr>
            <w:rFonts w:ascii="Times New Roman" w:hAnsi="Times New Roman"/>
            <w:color w:val="000000"/>
          </w:rPr>
          <w:delText>Be the primary contact for the club; external spokesperson.</w:delText>
        </w:r>
      </w:del>
    </w:p>
    <w:p w14:paraId="0953B3BA" w14:textId="1DB1BA7C" w:rsidR="00AE7A73" w:rsidRPr="00B8688B" w:rsidRDefault="00AE7A73" w:rsidP="00B8688B">
      <w:pPr>
        <w:pStyle w:val="ListParagraph"/>
        <w:numPr>
          <w:ilvl w:val="3"/>
          <w:numId w:val="1"/>
        </w:numPr>
        <w:pBdr>
          <w:top w:val="nil"/>
          <w:left w:val="nil"/>
          <w:bottom w:val="nil"/>
          <w:right w:val="nil"/>
          <w:between w:val="nil"/>
        </w:pBdr>
        <w:rPr>
          <w:del w:id="399" w:author="Reception" w:date="2026-09-25T20:06:00Z" w16du:dateUtc="2026-09-26T00:06:00Z"/>
          <w:rFonts w:ascii="Times New Roman" w:hAnsi="Times New Roman"/>
          <w:color w:val="000000"/>
        </w:rPr>
      </w:pPr>
      <w:del w:id="400" w:author="Reception" w:date="2026-09-25T20:06:00Z" w16du:dateUtc="2026-09-26T00:06:00Z">
        <w:r>
          <w:rPr>
            <w:rFonts w:ascii="Times New Roman" w:hAnsi="Times New Roman"/>
            <w:color w:val="000000"/>
          </w:rPr>
          <w:delText>Maintain current contact list.</w:delText>
        </w:r>
      </w:del>
    </w:p>
    <w:p w14:paraId="00000039" w14:textId="1AE1B18B" w:rsidR="00AF20DC" w:rsidRDefault="00693D63">
      <w:pPr>
        <w:numPr>
          <w:ilvl w:val="1"/>
          <w:numId w:val="1"/>
        </w:numPr>
        <w:pBdr>
          <w:top w:val="nil"/>
          <w:left w:val="nil"/>
          <w:bottom w:val="nil"/>
          <w:right w:val="nil"/>
          <w:between w:val="nil"/>
        </w:pBdr>
        <w:rPr>
          <w:del w:id="401" w:author="Reception" w:date="2026-09-25T20:06:00Z" w16du:dateUtc="2026-09-26T00:06:00Z"/>
          <w:rFonts w:ascii="Times New Roman" w:hAnsi="Times New Roman"/>
          <w:color w:val="000000"/>
        </w:rPr>
      </w:pPr>
      <w:del w:id="402" w:author="Reception" w:date="2026-09-25T20:06:00Z" w16du:dateUtc="2026-09-26T00:06:00Z">
        <w:r>
          <w:rPr>
            <w:rFonts w:ascii="Times New Roman" w:hAnsi="Times New Roman"/>
            <w:color w:val="000000"/>
          </w:rPr>
          <w:delText>The Vice Presid</w:delText>
        </w:r>
        <w:r w:rsidR="00AE7A73">
          <w:rPr>
            <w:rFonts w:ascii="Times New Roman" w:hAnsi="Times New Roman"/>
            <w:color w:val="000000"/>
          </w:rPr>
          <w:delText>ent:</w:delText>
        </w:r>
      </w:del>
    </w:p>
    <w:p w14:paraId="5F64D9D7" w14:textId="00F00CC2" w:rsidR="00AE7A73" w:rsidRDefault="00BB3643" w:rsidP="00BB3643">
      <w:pPr>
        <w:pStyle w:val="ListParagraph"/>
        <w:numPr>
          <w:ilvl w:val="3"/>
          <w:numId w:val="1"/>
        </w:numPr>
        <w:pBdr>
          <w:top w:val="nil"/>
          <w:left w:val="nil"/>
          <w:bottom w:val="nil"/>
          <w:right w:val="nil"/>
          <w:between w:val="nil"/>
        </w:pBdr>
        <w:rPr>
          <w:del w:id="403" w:author="Reception" w:date="2026-09-25T20:06:00Z" w16du:dateUtc="2026-09-26T00:06:00Z"/>
          <w:rFonts w:ascii="Times New Roman" w:hAnsi="Times New Roman"/>
          <w:color w:val="000000"/>
        </w:rPr>
      </w:pPr>
      <w:del w:id="404" w:author="Reception" w:date="2026-09-25T20:06:00Z" w16du:dateUtc="2026-09-26T00:06:00Z">
        <w:r>
          <w:rPr>
            <w:rFonts w:ascii="Times New Roman" w:hAnsi="Times New Roman"/>
            <w:color w:val="000000"/>
          </w:rPr>
          <w:delText>Maintain continuous contact with president and other elected officials.</w:delText>
        </w:r>
      </w:del>
    </w:p>
    <w:p w14:paraId="14261F68" w14:textId="2A60F1D3" w:rsidR="00BB3643" w:rsidRDefault="00BB3643" w:rsidP="00BB3643">
      <w:pPr>
        <w:pStyle w:val="ListParagraph"/>
        <w:numPr>
          <w:ilvl w:val="3"/>
          <w:numId w:val="1"/>
        </w:numPr>
        <w:pBdr>
          <w:top w:val="nil"/>
          <w:left w:val="nil"/>
          <w:bottom w:val="nil"/>
          <w:right w:val="nil"/>
          <w:between w:val="nil"/>
        </w:pBdr>
        <w:rPr>
          <w:del w:id="405" w:author="Reception" w:date="2026-09-25T20:06:00Z" w16du:dateUtc="2026-09-26T00:06:00Z"/>
          <w:rFonts w:ascii="Times New Roman" w:hAnsi="Times New Roman"/>
          <w:color w:val="000000"/>
        </w:rPr>
      </w:pPr>
      <w:del w:id="406" w:author="Reception" w:date="2026-09-25T20:06:00Z" w16du:dateUtc="2026-09-26T00:06:00Z">
        <w:r>
          <w:rPr>
            <w:rFonts w:ascii="Times New Roman" w:hAnsi="Times New Roman"/>
            <w:color w:val="000000"/>
          </w:rPr>
          <w:delText>Must be up to date on all communications and events.</w:delText>
        </w:r>
      </w:del>
    </w:p>
    <w:p w14:paraId="737ACDCC" w14:textId="4EAAB8F9" w:rsidR="00BB3643" w:rsidRDefault="00BB3643" w:rsidP="00BB3643">
      <w:pPr>
        <w:pStyle w:val="ListParagraph"/>
        <w:numPr>
          <w:ilvl w:val="3"/>
          <w:numId w:val="1"/>
        </w:numPr>
        <w:pBdr>
          <w:top w:val="nil"/>
          <w:left w:val="nil"/>
          <w:bottom w:val="nil"/>
          <w:right w:val="nil"/>
          <w:between w:val="nil"/>
        </w:pBdr>
        <w:rPr>
          <w:del w:id="407" w:author="Reception" w:date="2026-09-25T20:06:00Z" w16du:dateUtc="2026-09-26T00:06:00Z"/>
          <w:rFonts w:ascii="Times New Roman" w:hAnsi="Times New Roman"/>
          <w:color w:val="000000"/>
        </w:rPr>
      </w:pPr>
      <w:del w:id="408" w:author="Reception" w:date="2026-09-25T20:06:00Z" w16du:dateUtc="2026-09-26T00:06:00Z">
        <w:r>
          <w:rPr>
            <w:rFonts w:ascii="Times New Roman" w:hAnsi="Times New Roman"/>
            <w:color w:val="000000"/>
          </w:rPr>
          <w:delText>Take over president’s role in the event of their absence.</w:delText>
        </w:r>
      </w:del>
    </w:p>
    <w:p w14:paraId="06870D2A" w14:textId="6EC74D8A" w:rsidR="00BB3643" w:rsidRDefault="00BB3643" w:rsidP="00BB3643">
      <w:pPr>
        <w:pStyle w:val="ListParagraph"/>
        <w:numPr>
          <w:ilvl w:val="3"/>
          <w:numId w:val="1"/>
        </w:numPr>
        <w:pBdr>
          <w:top w:val="nil"/>
          <w:left w:val="nil"/>
          <w:bottom w:val="nil"/>
          <w:right w:val="nil"/>
          <w:between w:val="nil"/>
        </w:pBdr>
        <w:rPr>
          <w:del w:id="409" w:author="Reception" w:date="2026-09-25T20:06:00Z" w16du:dateUtc="2026-09-26T00:06:00Z"/>
          <w:rFonts w:ascii="Times New Roman" w:hAnsi="Times New Roman"/>
          <w:color w:val="000000"/>
        </w:rPr>
      </w:pPr>
      <w:del w:id="410" w:author="Reception" w:date="2026-09-25T20:06:00Z" w16du:dateUtc="2026-09-26T00:06:00Z">
        <w:r>
          <w:rPr>
            <w:rFonts w:ascii="Times New Roman" w:hAnsi="Times New Roman"/>
            <w:color w:val="000000"/>
          </w:rPr>
          <w:delText>Assist in oversight of the club, such as fundraising and event planning.</w:delText>
        </w:r>
      </w:del>
    </w:p>
    <w:p w14:paraId="6EF69294" w14:textId="27EBC750" w:rsidR="00BB3643" w:rsidRDefault="00BB3643" w:rsidP="00BB3643">
      <w:pPr>
        <w:pStyle w:val="ListParagraph"/>
        <w:numPr>
          <w:ilvl w:val="3"/>
          <w:numId w:val="1"/>
        </w:numPr>
        <w:pBdr>
          <w:top w:val="nil"/>
          <w:left w:val="nil"/>
          <w:bottom w:val="nil"/>
          <w:right w:val="nil"/>
          <w:between w:val="nil"/>
        </w:pBdr>
        <w:rPr>
          <w:del w:id="411" w:author="Reception" w:date="2026-09-25T20:06:00Z" w16du:dateUtc="2026-09-26T00:06:00Z"/>
          <w:rFonts w:ascii="Times New Roman" w:hAnsi="Times New Roman"/>
          <w:color w:val="000000"/>
        </w:rPr>
      </w:pPr>
      <w:del w:id="412" w:author="Reception" w:date="2026-09-25T20:06:00Z" w16du:dateUtc="2026-09-26T00:06:00Z">
        <w:r>
          <w:rPr>
            <w:rFonts w:ascii="Times New Roman" w:hAnsi="Times New Roman"/>
            <w:color w:val="000000"/>
          </w:rPr>
          <w:delText>Work with Treasurer to prepare annual budget.</w:delText>
        </w:r>
      </w:del>
    </w:p>
    <w:p w14:paraId="1B4A10BF" w14:textId="7239F238" w:rsidR="00BB3643" w:rsidRDefault="00BB3643" w:rsidP="00BB3643">
      <w:pPr>
        <w:pStyle w:val="ListParagraph"/>
        <w:numPr>
          <w:ilvl w:val="3"/>
          <w:numId w:val="1"/>
        </w:numPr>
        <w:pBdr>
          <w:top w:val="nil"/>
          <w:left w:val="nil"/>
          <w:bottom w:val="nil"/>
          <w:right w:val="nil"/>
          <w:between w:val="nil"/>
        </w:pBdr>
        <w:rPr>
          <w:del w:id="413" w:author="Reception" w:date="2026-09-25T20:06:00Z" w16du:dateUtc="2026-09-26T00:06:00Z"/>
          <w:rFonts w:ascii="Times New Roman" w:hAnsi="Times New Roman"/>
          <w:color w:val="000000"/>
        </w:rPr>
      </w:pPr>
      <w:del w:id="414" w:author="Reception" w:date="2026-09-25T20:06:00Z" w16du:dateUtc="2026-09-26T00:06:00Z">
        <w:r>
          <w:rPr>
            <w:rFonts w:ascii="Times New Roman" w:hAnsi="Times New Roman"/>
            <w:color w:val="000000"/>
          </w:rPr>
          <w:delText>Monitor club’s financial status.</w:delText>
        </w:r>
      </w:del>
    </w:p>
    <w:p w14:paraId="340E33F3" w14:textId="4526CDC8" w:rsidR="00BB3643" w:rsidRDefault="00BB3643" w:rsidP="00BB3643">
      <w:pPr>
        <w:pStyle w:val="ListParagraph"/>
        <w:numPr>
          <w:ilvl w:val="3"/>
          <w:numId w:val="1"/>
        </w:numPr>
        <w:pBdr>
          <w:top w:val="nil"/>
          <w:left w:val="nil"/>
          <w:bottom w:val="nil"/>
          <w:right w:val="nil"/>
          <w:between w:val="nil"/>
        </w:pBdr>
        <w:rPr>
          <w:del w:id="415" w:author="Reception" w:date="2026-09-25T20:06:00Z" w16du:dateUtc="2026-09-26T00:06:00Z"/>
          <w:rFonts w:ascii="Times New Roman" w:hAnsi="Times New Roman"/>
          <w:color w:val="000000"/>
        </w:rPr>
      </w:pPr>
      <w:del w:id="416" w:author="Reception" w:date="2026-09-25T20:06:00Z" w16du:dateUtc="2026-09-26T00:06:00Z">
        <w:r>
          <w:rPr>
            <w:rFonts w:ascii="Times New Roman" w:hAnsi="Times New Roman"/>
            <w:color w:val="000000"/>
          </w:rPr>
          <w:delText>Scheduling locations for meetings and events.</w:delText>
        </w:r>
      </w:del>
    </w:p>
    <w:p w14:paraId="7CB149D8" w14:textId="60E70B11" w:rsidR="00BB3643" w:rsidRDefault="00BB3643" w:rsidP="00BB3643">
      <w:pPr>
        <w:pStyle w:val="ListParagraph"/>
        <w:numPr>
          <w:ilvl w:val="3"/>
          <w:numId w:val="1"/>
        </w:numPr>
        <w:pBdr>
          <w:top w:val="nil"/>
          <w:left w:val="nil"/>
          <w:bottom w:val="nil"/>
          <w:right w:val="nil"/>
          <w:between w:val="nil"/>
        </w:pBdr>
        <w:rPr>
          <w:del w:id="417" w:author="Reception" w:date="2026-09-25T20:06:00Z" w16du:dateUtc="2026-09-26T00:06:00Z"/>
          <w:rFonts w:ascii="Times New Roman" w:hAnsi="Times New Roman"/>
          <w:color w:val="000000"/>
        </w:rPr>
      </w:pPr>
      <w:del w:id="418" w:author="Reception" w:date="2026-09-25T20:06:00Z" w16du:dateUtc="2026-09-26T00:06:00Z">
        <w:r>
          <w:rPr>
            <w:rFonts w:ascii="Times New Roman" w:hAnsi="Times New Roman"/>
            <w:color w:val="000000"/>
          </w:rPr>
          <w:delText>Coordinate with Treasurer for fundraising efforts.</w:delText>
        </w:r>
      </w:del>
    </w:p>
    <w:p w14:paraId="1AA08191" w14:textId="7E7DF214" w:rsidR="00BB3643" w:rsidRPr="00BB3643" w:rsidRDefault="00BB3643" w:rsidP="00BB3643">
      <w:pPr>
        <w:pStyle w:val="ListParagraph"/>
        <w:numPr>
          <w:ilvl w:val="3"/>
          <w:numId w:val="1"/>
        </w:numPr>
        <w:pBdr>
          <w:top w:val="nil"/>
          <w:left w:val="nil"/>
          <w:bottom w:val="nil"/>
          <w:right w:val="nil"/>
          <w:between w:val="nil"/>
        </w:pBdr>
        <w:rPr>
          <w:del w:id="419" w:author="Reception" w:date="2026-09-25T20:06:00Z" w16du:dateUtc="2026-09-26T00:06:00Z"/>
          <w:rFonts w:ascii="Times New Roman" w:hAnsi="Times New Roman"/>
          <w:color w:val="000000"/>
        </w:rPr>
      </w:pPr>
      <w:del w:id="420" w:author="Reception" w:date="2026-09-25T20:06:00Z" w16du:dateUtc="2026-09-26T00:06:00Z">
        <w:r>
          <w:rPr>
            <w:rFonts w:ascii="Times New Roman" w:hAnsi="Times New Roman"/>
            <w:color w:val="000000"/>
          </w:rPr>
          <w:delText>Must be present at all meetings.</w:delText>
        </w:r>
      </w:del>
    </w:p>
    <w:p w14:paraId="0000003A" w14:textId="19BE2561" w:rsidR="00AF20DC" w:rsidRDefault="00693D63">
      <w:pPr>
        <w:numPr>
          <w:ilvl w:val="1"/>
          <w:numId w:val="1"/>
        </w:numPr>
        <w:pBdr>
          <w:top w:val="nil"/>
          <w:left w:val="nil"/>
          <w:bottom w:val="nil"/>
          <w:right w:val="nil"/>
          <w:between w:val="nil"/>
        </w:pBdr>
        <w:rPr>
          <w:del w:id="421" w:author="Reception" w:date="2026-09-25T20:06:00Z" w16du:dateUtc="2026-09-26T00:06:00Z"/>
          <w:rFonts w:ascii="Times New Roman" w:hAnsi="Times New Roman"/>
          <w:color w:val="000000"/>
        </w:rPr>
      </w:pPr>
      <w:del w:id="422" w:author="Reception" w:date="2026-09-25T20:06:00Z" w16du:dateUtc="2026-09-26T00:06:00Z">
        <w:r>
          <w:rPr>
            <w:rFonts w:ascii="Times New Roman" w:hAnsi="Times New Roman"/>
            <w:color w:val="000000"/>
          </w:rPr>
          <w:delText>The Secretary</w:delText>
        </w:r>
        <w:r w:rsidR="00F72109">
          <w:rPr>
            <w:rFonts w:ascii="Times New Roman" w:hAnsi="Times New Roman"/>
            <w:color w:val="000000"/>
          </w:rPr>
          <w:delText>/Treasurer:</w:delText>
        </w:r>
      </w:del>
    </w:p>
    <w:p w14:paraId="70466A16" w14:textId="26B231A7" w:rsidR="00BB3643" w:rsidRDefault="00BB3643" w:rsidP="00BB3643">
      <w:pPr>
        <w:pStyle w:val="ListParagraph"/>
        <w:numPr>
          <w:ilvl w:val="3"/>
          <w:numId w:val="1"/>
        </w:numPr>
        <w:pBdr>
          <w:top w:val="nil"/>
          <w:left w:val="nil"/>
          <w:bottom w:val="nil"/>
          <w:right w:val="nil"/>
          <w:between w:val="nil"/>
        </w:pBdr>
        <w:rPr>
          <w:del w:id="423" w:author="Reception" w:date="2026-09-25T20:06:00Z" w16du:dateUtc="2026-09-26T00:06:00Z"/>
          <w:rFonts w:ascii="Times New Roman" w:hAnsi="Times New Roman"/>
          <w:color w:val="000000"/>
        </w:rPr>
      </w:pPr>
      <w:del w:id="424" w:author="Reception" w:date="2026-09-25T20:06:00Z" w16du:dateUtc="2026-09-26T00:06:00Z">
        <w:r>
          <w:rPr>
            <w:rFonts w:ascii="Times New Roman" w:hAnsi="Times New Roman"/>
            <w:color w:val="000000"/>
          </w:rPr>
          <w:delText>Take minutes at every meeting; send copy to officials.</w:delText>
        </w:r>
      </w:del>
    </w:p>
    <w:p w14:paraId="1D278FD6" w14:textId="20F58E68" w:rsidR="00BB3643" w:rsidRDefault="00BB3643" w:rsidP="00BB3643">
      <w:pPr>
        <w:pStyle w:val="ListParagraph"/>
        <w:numPr>
          <w:ilvl w:val="3"/>
          <w:numId w:val="1"/>
        </w:numPr>
        <w:pBdr>
          <w:top w:val="nil"/>
          <w:left w:val="nil"/>
          <w:bottom w:val="nil"/>
          <w:right w:val="nil"/>
          <w:between w:val="nil"/>
        </w:pBdr>
        <w:rPr>
          <w:del w:id="425" w:author="Reception" w:date="2026-09-25T20:06:00Z" w16du:dateUtc="2026-09-26T00:06:00Z"/>
          <w:rFonts w:ascii="Times New Roman" w:hAnsi="Times New Roman"/>
          <w:color w:val="000000"/>
        </w:rPr>
      </w:pPr>
      <w:del w:id="426" w:author="Reception" w:date="2026-09-25T20:06:00Z" w16du:dateUtc="2026-09-26T00:06:00Z">
        <w:r>
          <w:rPr>
            <w:rFonts w:ascii="Times New Roman" w:hAnsi="Times New Roman"/>
            <w:color w:val="000000"/>
          </w:rPr>
          <w:delText>Maintain history for academic</w:delText>
        </w:r>
        <w:r w:rsidR="00A36C21">
          <w:rPr>
            <w:rFonts w:ascii="Times New Roman" w:hAnsi="Times New Roman"/>
            <w:color w:val="000000"/>
          </w:rPr>
          <w:delText xml:space="preserve"> year; take pictures proactively.</w:delText>
        </w:r>
      </w:del>
    </w:p>
    <w:p w14:paraId="0764EF4C" w14:textId="1D0644FE" w:rsidR="00A36C21" w:rsidRDefault="00A36C21" w:rsidP="00BB3643">
      <w:pPr>
        <w:pStyle w:val="ListParagraph"/>
        <w:numPr>
          <w:ilvl w:val="3"/>
          <w:numId w:val="1"/>
        </w:numPr>
        <w:pBdr>
          <w:top w:val="nil"/>
          <w:left w:val="nil"/>
          <w:bottom w:val="nil"/>
          <w:right w:val="nil"/>
          <w:between w:val="nil"/>
        </w:pBdr>
        <w:rPr>
          <w:del w:id="427" w:author="Reception" w:date="2026-09-25T20:06:00Z" w16du:dateUtc="2026-09-26T00:06:00Z"/>
          <w:rFonts w:ascii="Times New Roman" w:hAnsi="Times New Roman"/>
          <w:color w:val="000000"/>
        </w:rPr>
      </w:pPr>
      <w:del w:id="428" w:author="Reception" w:date="2026-09-25T20:06:00Z" w16du:dateUtc="2026-09-26T00:06:00Z">
        <w:r>
          <w:rPr>
            <w:rFonts w:ascii="Times New Roman" w:hAnsi="Times New Roman"/>
            <w:color w:val="000000"/>
          </w:rPr>
          <w:delText>Verify purchase request.</w:delText>
        </w:r>
      </w:del>
    </w:p>
    <w:p w14:paraId="1491811E" w14:textId="5BB570D0" w:rsidR="00A36C21" w:rsidRDefault="00A36C21" w:rsidP="00BB3643">
      <w:pPr>
        <w:pStyle w:val="ListParagraph"/>
        <w:numPr>
          <w:ilvl w:val="3"/>
          <w:numId w:val="1"/>
        </w:numPr>
        <w:pBdr>
          <w:top w:val="nil"/>
          <w:left w:val="nil"/>
          <w:bottom w:val="nil"/>
          <w:right w:val="nil"/>
          <w:between w:val="nil"/>
        </w:pBdr>
        <w:rPr>
          <w:del w:id="429" w:author="Reception" w:date="2026-09-25T20:06:00Z" w16du:dateUtc="2026-09-26T00:06:00Z"/>
          <w:rFonts w:ascii="Times New Roman" w:hAnsi="Times New Roman"/>
          <w:color w:val="000000"/>
        </w:rPr>
      </w:pPr>
      <w:del w:id="430" w:author="Reception" w:date="2026-09-25T20:06:00Z" w16du:dateUtc="2026-09-26T00:06:00Z">
        <w:r>
          <w:rPr>
            <w:rFonts w:ascii="Times New Roman" w:hAnsi="Times New Roman"/>
            <w:color w:val="000000"/>
          </w:rPr>
          <w:delText>Assist with projects, events, and meetings.</w:delText>
        </w:r>
      </w:del>
    </w:p>
    <w:p w14:paraId="61997D5F" w14:textId="560BEB75" w:rsidR="00A36C21" w:rsidRPr="00F72109" w:rsidRDefault="00A36C21" w:rsidP="00F72109">
      <w:pPr>
        <w:pStyle w:val="ListParagraph"/>
        <w:numPr>
          <w:ilvl w:val="3"/>
          <w:numId w:val="1"/>
        </w:numPr>
        <w:pBdr>
          <w:top w:val="nil"/>
          <w:left w:val="nil"/>
          <w:bottom w:val="nil"/>
          <w:right w:val="nil"/>
          <w:between w:val="nil"/>
        </w:pBdr>
        <w:rPr>
          <w:del w:id="431" w:author="Reception" w:date="2026-09-25T20:06:00Z" w16du:dateUtc="2026-09-26T00:06:00Z"/>
          <w:rFonts w:ascii="Times New Roman" w:hAnsi="Times New Roman"/>
          <w:color w:val="000000"/>
        </w:rPr>
      </w:pPr>
      <w:del w:id="432" w:author="Reception" w:date="2026-09-25T20:06:00Z" w16du:dateUtc="2026-09-26T00:06:00Z">
        <w:r>
          <w:rPr>
            <w:rFonts w:ascii="Times New Roman" w:hAnsi="Times New Roman"/>
            <w:color w:val="000000"/>
          </w:rPr>
          <w:delText>Maintain communication between all officials through emails, letters, and text/phone calls.</w:delText>
        </w:r>
      </w:del>
    </w:p>
    <w:p w14:paraId="0D4573CB" w14:textId="7D37958E" w:rsidR="00A36C21" w:rsidRDefault="00A36C21" w:rsidP="00A36C21">
      <w:pPr>
        <w:pStyle w:val="ListParagraph"/>
        <w:numPr>
          <w:ilvl w:val="3"/>
          <w:numId w:val="1"/>
        </w:numPr>
        <w:pBdr>
          <w:top w:val="nil"/>
          <w:left w:val="nil"/>
          <w:bottom w:val="nil"/>
          <w:right w:val="nil"/>
          <w:between w:val="nil"/>
        </w:pBdr>
        <w:rPr>
          <w:del w:id="433" w:author="Reception" w:date="2026-09-25T20:06:00Z" w16du:dateUtc="2026-09-26T00:06:00Z"/>
          <w:rFonts w:ascii="Times New Roman" w:hAnsi="Times New Roman"/>
          <w:color w:val="000000"/>
        </w:rPr>
      </w:pPr>
      <w:del w:id="434" w:author="Reception" w:date="2026-09-25T20:06:00Z" w16du:dateUtc="2026-09-26T00:06:00Z">
        <w:r>
          <w:rPr>
            <w:rFonts w:ascii="Times New Roman" w:hAnsi="Times New Roman"/>
            <w:color w:val="000000"/>
          </w:rPr>
          <w:delText>Maintain financial records.</w:delText>
        </w:r>
      </w:del>
    </w:p>
    <w:p w14:paraId="58715169" w14:textId="5782D3FD" w:rsidR="00A36C21" w:rsidRDefault="00A36C21" w:rsidP="00A36C21">
      <w:pPr>
        <w:pStyle w:val="ListParagraph"/>
        <w:numPr>
          <w:ilvl w:val="3"/>
          <w:numId w:val="1"/>
        </w:numPr>
        <w:pBdr>
          <w:top w:val="nil"/>
          <w:left w:val="nil"/>
          <w:bottom w:val="nil"/>
          <w:right w:val="nil"/>
          <w:between w:val="nil"/>
        </w:pBdr>
        <w:rPr>
          <w:del w:id="435" w:author="Reception" w:date="2026-09-25T20:06:00Z" w16du:dateUtc="2026-09-26T00:06:00Z"/>
          <w:rFonts w:ascii="Times New Roman" w:hAnsi="Times New Roman"/>
          <w:color w:val="000000"/>
        </w:rPr>
      </w:pPr>
      <w:del w:id="436" w:author="Reception" w:date="2026-09-25T20:06:00Z" w16du:dateUtc="2026-09-26T00:06:00Z">
        <w:r>
          <w:rPr>
            <w:rFonts w:ascii="Times New Roman" w:hAnsi="Times New Roman"/>
            <w:color w:val="000000"/>
          </w:rPr>
          <w:delText>Give updated status on finances.</w:delText>
        </w:r>
      </w:del>
    </w:p>
    <w:p w14:paraId="510B758A" w14:textId="642D0CB1" w:rsidR="00A36C21" w:rsidRDefault="00A36C21" w:rsidP="00A36C21">
      <w:pPr>
        <w:pStyle w:val="ListParagraph"/>
        <w:numPr>
          <w:ilvl w:val="3"/>
          <w:numId w:val="1"/>
        </w:numPr>
        <w:pBdr>
          <w:top w:val="nil"/>
          <w:left w:val="nil"/>
          <w:bottom w:val="nil"/>
          <w:right w:val="nil"/>
          <w:between w:val="nil"/>
        </w:pBdr>
        <w:rPr>
          <w:del w:id="437" w:author="Reception" w:date="2026-09-25T20:06:00Z" w16du:dateUtc="2026-09-26T00:06:00Z"/>
          <w:rFonts w:ascii="Times New Roman" w:hAnsi="Times New Roman"/>
          <w:color w:val="000000"/>
        </w:rPr>
      </w:pPr>
      <w:del w:id="438" w:author="Reception" w:date="2026-09-25T20:06:00Z" w16du:dateUtc="2026-09-26T00:06:00Z">
        <w:r>
          <w:rPr>
            <w:rFonts w:ascii="Times New Roman" w:hAnsi="Times New Roman"/>
            <w:color w:val="000000"/>
          </w:rPr>
          <w:delText>Must be present at meetings</w:delText>
        </w:r>
      </w:del>
    </w:p>
    <w:p w14:paraId="2F4CBFAA" w14:textId="6F153C5A" w:rsidR="00A36C21" w:rsidRDefault="00A36C21" w:rsidP="00A36C21">
      <w:pPr>
        <w:pStyle w:val="ListParagraph"/>
        <w:numPr>
          <w:ilvl w:val="3"/>
          <w:numId w:val="1"/>
        </w:numPr>
        <w:pBdr>
          <w:top w:val="nil"/>
          <w:left w:val="nil"/>
          <w:bottom w:val="nil"/>
          <w:right w:val="nil"/>
          <w:between w:val="nil"/>
        </w:pBdr>
        <w:rPr>
          <w:del w:id="439" w:author="Reception" w:date="2026-09-25T20:06:00Z" w16du:dateUtc="2026-09-26T00:06:00Z"/>
          <w:rFonts w:ascii="Times New Roman" w:hAnsi="Times New Roman"/>
          <w:color w:val="000000"/>
        </w:rPr>
      </w:pPr>
      <w:del w:id="440" w:author="Reception" w:date="2026-09-25T20:06:00Z" w16du:dateUtc="2026-09-26T00:06:00Z">
        <w:r>
          <w:rPr>
            <w:rFonts w:ascii="Times New Roman" w:hAnsi="Times New Roman"/>
            <w:color w:val="000000"/>
          </w:rPr>
          <w:delText>Making purchases and maintaining records of purchases.</w:delText>
        </w:r>
      </w:del>
    </w:p>
    <w:p w14:paraId="1CB92C21" w14:textId="1E1C28FB" w:rsidR="00A36C21" w:rsidRDefault="00A36C21" w:rsidP="00A36C21">
      <w:pPr>
        <w:pStyle w:val="ListParagraph"/>
        <w:numPr>
          <w:ilvl w:val="3"/>
          <w:numId w:val="1"/>
        </w:numPr>
        <w:pBdr>
          <w:top w:val="nil"/>
          <w:left w:val="nil"/>
          <w:bottom w:val="nil"/>
          <w:right w:val="nil"/>
          <w:between w:val="nil"/>
        </w:pBdr>
        <w:rPr>
          <w:del w:id="441" w:author="Reception" w:date="2026-09-25T20:06:00Z" w16du:dateUtc="2026-09-26T00:06:00Z"/>
          <w:rFonts w:ascii="Times New Roman" w:hAnsi="Times New Roman"/>
          <w:color w:val="000000"/>
        </w:rPr>
      </w:pPr>
      <w:del w:id="442" w:author="Reception" w:date="2026-09-25T20:06:00Z" w16du:dateUtc="2026-09-26T00:06:00Z">
        <w:r>
          <w:rPr>
            <w:rFonts w:ascii="Times New Roman" w:hAnsi="Times New Roman"/>
            <w:color w:val="000000"/>
          </w:rPr>
          <w:delText>Maintain communication with officials.</w:delText>
        </w:r>
      </w:del>
    </w:p>
    <w:p w14:paraId="0000003D" w14:textId="67A365CF" w:rsidR="00AF20DC" w:rsidRDefault="00A36C21" w:rsidP="00A36C21">
      <w:pPr>
        <w:pStyle w:val="ListParagraph"/>
        <w:numPr>
          <w:ilvl w:val="3"/>
          <w:numId w:val="1"/>
        </w:numPr>
        <w:pBdr>
          <w:top w:val="nil"/>
          <w:left w:val="nil"/>
          <w:bottom w:val="nil"/>
          <w:right w:val="nil"/>
          <w:between w:val="nil"/>
        </w:pBdr>
        <w:rPr>
          <w:del w:id="443" w:author="Reception" w:date="2026-09-25T20:06:00Z" w16du:dateUtc="2026-09-26T00:06:00Z"/>
          <w:rFonts w:ascii="Times New Roman" w:hAnsi="Times New Roman"/>
          <w:color w:val="000000"/>
        </w:rPr>
      </w:pPr>
      <w:del w:id="444" w:author="Reception" w:date="2026-09-25T20:06:00Z" w16du:dateUtc="2026-09-26T00:06:00Z">
        <w:r>
          <w:rPr>
            <w:rFonts w:ascii="Times New Roman" w:hAnsi="Times New Roman"/>
            <w:color w:val="000000"/>
          </w:rPr>
          <w:delText>Overseeing all money transactions to advisor.</w:delText>
        </w:r>
      </w:del>
    </w:p>
    <w:p w14:paraId="0285A28D" w14:textId="6FA61EAA" w:rsidR="005A1633" w:rsidRDefault="005A1633" w:rsidP="005A1633">
      <w:pPr>
        <w:pStyle w:val="ListParagraph"/>
        <w:numPr>
          <w:ilvl w:val="1"/>
          <w:numId w:val="1"/>
        </w:numPr>
        <w:pBdr>
          <w:top w:val="nil"/>
          <w:left w:val="nil"/>
          <w:bottom w:val="nil"/>
          <w:right w:val="nil"/>
          <w:between w:val="nil"/>
        </w:pBdr>
        <w:rPr>
          <w:del w:id="445" w:author="Reception" w:date="2026-09-25T20:06:00Z" w16du:dateUtc="2026-09-26T00:06:00Z"/>
          <w:rFonts w:ascii="Times New Roman" w:hAnsi="Times New Roman"/>
          <w:color w:val="000000"/>
        </w:rPr>
      </w:pPr>
      <w:del w:id="446" w:author="Reception" w:date="2026-09-25T20:06:00Z" w16du:dateUtc="2026-09-26T00:06:00Z">
        <w:r>
          <w:rPr>
            <w:rFonts w:ascii="Times New Roman" w:hAnsi="Times New Roman"/>
            <w:color w:val="000000"/>
          </w:rPr>
          <w:delText xml:space="preserve">Student Representatives: </w:delText>
        </w:r>
      </w:del>
    </w:p>
    <w:p w14:paraId="52F360A2" w14:textId="7117296F" w:rsidR="005A1633" w:rsidRDefault="005A1633" w:rsidP="005A1633">
      <w:pPr>
        <w:pStyle w:val="ListParagraph"/>
        <w:numPr>
          <w:ilvl w:val="3"/>
          <w:numId w:val="1"/>
        </w:numPr>
        <w:pBdr>
          <w:top w:val="nil"/>
          <w:left w:val="nil"/>
          <w:bottom w:val="nil"/>
          <w:right w:val="nil"/>
          <w:between w:val="nil"/>
        </w:pBdr>
        <w:rPr>
          <w:del w:id="447" w:author="Reception" w:date="2026-09-25T20:06:00Z" w16du:dateUtc="2026-09-26T00:06:00Z"/>
          <w:rFonts w:ascii="Times New Roman" w:hAnsi="Times New Roman"/>
          <w:color w:val="000000"/>
        </w:rPr>
      </w:pPr>
      <w:del w:id="448" w:author="Reception" w:date="2026-09-25T20:06:00Z" w16du:dateUtc="2026-09-26T00:06:00Z">
        <w:r>
          <w:rPr>
            <w:rFonts w:ascii="Times New Roman" w:hAnsi="Times New Roman"/>
            <w:color w:val="000000"/>
          </w:rPr>
          <w:delText>Must attend all student government and club meetings.</w:delText>
        </w:r>
      </w:del>
    </w:p>
    <w:p w14:paraId="209D80EF" w14:textId="5279E22F" w:rsidR="005A1633" w:rsidRDefault="005A1633" w:rsidP="005A1633">
      <w:pPr>
        <w:pStyle w:val="ListParagraph"/>
        <w:numPr>
          <w:ilvl w:val="3"/>
          <w:numId w:val="1"/>
        </w:numPr>
        <w:pBdr>
          <w:top w:val="nil"/>
          <w:left w:val="nil"/>
          <w:bottom w:val="nil"/>
          <w:right w:val="nil"/>
          <w:between w:val="nil"/>
        </w:pBdr>
        <w:rPr>
          <w:del w:id="449" w:author="Reception" w:date="2026-09-25T20:06:00Z" w16du:dateUtc="2026-09-26T00:06:00Z"/>
          <w:rFonts w:ascii="Times New Roman" w:hAnsi="Times New Roman"/>
          <w:color w:val="000000"/>
        </w:rPr>
      </w:pPr>
      <w:del w:id="450" w:author="Reception" w:date="2026-09-25T20:06:00Z" w16du:dateUtc="2026-09-26T00:06:00Z">
        <w:r>
          <w:rPr>
            <w:rFonts w:ascii="Times New Roman" w:hAnsi="Times New Roman"/>
            <w:color w:val="000000"/>
          </w:rPr>
          <w:delText>Inform student government of all upcoming activities.</w:delText>
        </w:r>
      </w:del>
    </w:p>
    <w:p w14:paraId="28E700DD" w14:textId="78228250" w:rsidR="005A1633" w:rsidRDefault="005A1633" w:rsidP="005A1633">
      <w:pPr>
        <w:pStyle w:val="ListParagraph"/>
        <w:numPr>
          <w:ilvl w:val="3"/>
          <w:numId w:val="1"/>
        </w:numPr>
        <w:pBdr>
          <w:top w:val="nil"/>
          <w:left w:val="nil"/>
          <w:bottom w:val="nil"/>
          <w:right w:val="nil"/>
          <w:between w:val="nil"/>
        </w:pBdr>
        <w:rPr>
          <w:del w:id="451" w:author="Reception" w:date="2026-09-25T20:06:00Z" w16du:dateUtc="2026-09-26T00:06:00Z"/>
          <w:rFonts w:ascii="Times New Roman" w:hAnsi="Times New Roman"/>
          <w:color w:val="000000"/>
        </w:rPr>
      </w:pPr>
      <w:del w:id="452" w:author="Reception" w:date="2026-09-25T20:06:00Z" w16du:dateUtc="2026-09-26T00:06:00Z">
        <w:r>
          <w:rPr>
            <w:rFonts w:ascii="Times New Roman" w:hAnsi="Times New Roman"/>
            <w:color w:val="000000"/>
          </w:rPr>
          <w:delText>Address issues from CJ Club to SGA.</w:delText>
        </w:r>
      </w:del>
    </w:p>
    <w:p w14:paraId="7A12D26C" w14:textId="36929FA8" w:rsidR="005A1633" w:rsidRDefault="005A1633" w:rsidP="005A1633">
      <w:pPr>
        <w:pStyle w:val="ListParagraph"/>
        <w:numPr>
          <w:ilvl w:val="3"/>
          <w:numId w:val="1"/>
        </w:numPr>
        <w:pBdr>
          <w:top w:val="nil"/>
          <w:left w:val="nil"/>
          <w:bottom w:val="nil"/>
          <w:right w:val="nil"/>
          <w:between w:val="nil"/>
        </w:pBdr>
        <w:rPr>
          <w:del w:id="453" w:author="Reception" w:date="2026-09-25T20:06:00Z" w16du:dateUtc="2026-09-26T00:06:00Z"/>
          <w:rFonts w:ascii="Times New Roman" w:hAnsi="Times New Roman"/>
          <w:color w:val="000000"/>
        </w:rPr>
      </w:pPr>
      <w:del w:id="454" w:author="Reception" w:date="2026-09-25T20:06:00Z" w16du:dateUtc="2026-09-26T00:06:00Z">
        <w:r>
          <w:rPr>
            <w:rFonts w:ascii="Times New Roman" w:hAnsi="Times New Roman"/>
            <w:color w:val="000000"/>
          </w:rPr>
          <w:delText>Maintain minutes from the interactions from student government.</w:delText>
        </w:r>
      </w:del>
    </w:p>
    <w:p w14:paraId="3203CFCA" w14:textId="713F4546" w:rsidR="005A1633" w:rsidRPr="005A1633" w:rsidRDefault="005A1633" w:rsidP="005A1633">
      <w:pPr>
        <w:pStyle w:val="ListParagraph"/>
        <w:numPr>
          <w:ilvl w:val="3"/>
          <w:numId w:val="1"/>
        </w:numPr>
        <w:pBdr>
          <w:top w:val="nil"/>
          <w:left w:val="nil"/>
          <w:bottom w:val="nil"/>
          <w:right w:val="nil"/>
          <w:between w:val="nil"/>
        </w:pBdr>
        <w:rPr>
          <w:del w:id="455" w:author="Reception" w:date="2026-09-25T20:06:00Z" w16du:dateUtc="2026-09-26T00:06:00Z"/>
          <w:rFonts w:ascii="Times New Roman" w:hAnsi="Times New Roman"/>
          <w:color w:val="000000"/>
        </w:rPr>
      </w:pPr>
      <w:del w:id="456" w:author="Reception" w:date="2026-09-25T20:06:00Z" w16du:dateUtc="2026-09-26T00:06:00Z">
        <w:r>
          <w:rPr>
            <w:rFonts w:ascii="Times New Roman" w:hAnsi="Times New Roman"/>
            <w:color w:val="000000"/>
          </w:rPr>
          <w:delText>Maintain communication with all officials.</w:delText>
        </w:r>
      </w:del>
    </w:p>
    <w:p w14:paraId="73CB4A14" w14:textId="77777777" w:rsidR="00A36C21" w:rsidRPr="00A36C21" w:rsidRDefault="00A36C21" w:rsidP="00A36C21">
      <w:pPr>
        <w:pStyle w:val="ListParagraph"/>
        <w:pBdr>
          <w:top w:val="nil"/>
          <w:left w:val="nil"/>
          <w:bottom w:val="nil"/>
          <w:right w:val="nil"/>
          <w:between w:val="nil"/>
        </w:pBdr>
        <w:ind w:left="2880"/>
        <w:rPr>
          <w:del w:id="457" w:author="Reception" w:date="2026-09-25T20:06:00Z" w16du:dateUtc="2026-09-26T00:06:00Z"/>
          <w:rFonts w:ascii="Times New Roman" w:hAnsi="Times New Roman"/>
          <w:color w:val="000000"/>
        </w:rPr>
      </w:pPr>
    </w:p>
    <w:p w14:paraId="0000003E" w14:textId="77777777" w:rsidR="00AF20DC" w:rsidRDefault="00AF20DC">
      <w:pPr>
        <w:rPr>
          <w:del w:id="458" w:author="Reception" w:date="2026-09-25T20:06:00Z" w16du:dateUtc="2026-09-26T00:06:00Z"/>
          <w:rFonts w:ascii="Times New Roman" w:hAnsi="Times New Roman"/>
          <w:b/>
        </w:rPr>
      </w:pPr>
    </w:p>
    <w:p w14:paraId="0000003F" w14:textId="77777777" w:rsidR="00AF20DC" w:rsidRDefault="00693D63">
      <w:pPr>
        <w:rPr>
          <w:del w:id="459" w:author="Reception" w:date="2026-09-25T20:06:00Z" w16du:dateUtc="2026-09-26T00:06:00Z"/>
          <w:rFonts w:ascii="Times New Roman" w:hAnsi="Times New Roman"/>
          <w:b/>
        </w:rPr>
      </w:pPr>
      <w:del w:id="460" w:author="Reception" w:date="2026-09-25T20:06:00Z" w16du:dateUtc="2026-09-26T00:06:00Z">
        <w:r>
          <w:rPr>
            <w:rFonts w:ascii="Times New Roman" w:hAnsi="Times New Roman"/>
            <w:b/>
          </w:rPr>
          <w:delText>Article V.  Elections</w:delText>
        </w:r>
      </w:del>
    </w:p>
    <w:p w14:paraId="00000040" w14:textId="78B793A6" w:rsidR="00AF20DC" w:rsidRDefault="00693D63">
      <w:pPr>
        <w:rPr>
          <w:del w:id="461" w:author="Reception" w:date="2026-09-25T20:06:00Z" w16du:dateUtc="2026-09-26T00:06:00Z"/>
          <w:rFonts w:ascii="Times New Roman" w:hAnsi="Times New Roman"/>
          <w:sz w:val="26"/>
          <w:szCs w:val="26"/>
        </w:rPr>
      </w:pPr>
      <w:del w:id="462" w:author="Reception" w:date="2026-09-25T20:06:00Z" w16du:dateUtc="2026-09-26T00:06:00Z">
        <w:r>
          <w:rPr>
            <w:rFonts w:ascii="Times New Roman" w:hAnsi="Times New Roman"/>
          </w:rPr>
          <w:delText xml:space="preserve">Section 1. In the spring semester, an election shall be held with the purpose of filling the following positions: the Executive Committee, including the President, Vice-President, </w:delText>
        </w:r>
        <w:r w:rsidR="005A1633">
          <w:rPr>
            <w:rFonts w:ascii="Times New Roman" w:hAnsi="Times New Roman"/>
          </w:rPr>
          <w:delText>Secretary, Treasurer</w:delText>
        </w:r>
        <w:r>
          <w:rPr>
            <w:rFonts w:ascii="Times New Roman" w:hAnsi="Times New Roman"/>
          </w:rPr>
          <w:delText>; and the Representatives</w:delText>
        </w:r>
        <w:r w:rsidR="005A1633">
          <w:rPr>
            <w:rFonts w:ascii="Times New Roman" w:hAnsi="Times New Roman"/>
          </w:rPr>
          <w:delText xml:space="preserve">. </w:delText>
        </w:r>
        <w:r>
          <w:rPr>
            <w:rFonts w:ascii="Times New Roman" w:hAnsi="Times New Roman"/>
          </w:rPr>
          <w:delText xml:space="preserve">Nominations for open positions </w:delText>
        </w:r>
        <w:r>
          <w:rPr>
            <w:rFonts w:ascii="Times New Roman" w:hAnsi="Times New Roman"/>
            <w:sz w:val="26"/>
            <w:szCs w:val="26"/>
          </w:rPr>
          <w:delText xml:space="preserve">will be </w:delText>
        </w:r>
        <w:r>
          <w:rPr>
            <w:rFonts w:ascii="Times New Roman" w:hAnsi="Times New Roman"/>
          </w:rPr>
          <w:delText xml:space="preserve">advertised for a minimum of two (2) weeks and are open to all eligible members of the </w:delText>
        </w:r>
        <w:r w:rsidR="005A1633">
          <w:rPr>
            <w:rFonts w:ascii="Times New Roman" w:hAnsi="Times New Roman"/>
          </w:rPr>
          <w:delText>criminal justice club</w:delText>
        </w:r>
        <w:r>
          <w:rPr>
            <w:rFonts w:ascii="Times New Roman" w:hAnsi="Times New Roman"/>
          </w:rPr>
          <w:delText>.</w:delText>
        </w:r>
      </w:del>
    </w:p>
    <w:p w14:paraId="00000041" w14:textId="77777777" w:rsidR="00AF20DC" w:rsidRDefault="00693D63">
      <w:pPr>
        <w:rPr>
          <w:del w:id="463" w:author="Reception" w:date="2026-09-25T20:06:00Z" w16du:dateUtc="2026-09-26T00:06:00Z"/>
          <w:rFonts w:ascii="Times New Roman" w:hAnsi="Times New Roman"/>
        </w:rPr>
      </w:pPr>
      <w:del w:id="464" w:author="Reception" w:date="2026-09-25T20:06:00Z" w16du:dateUtc="2026-09-26T00:06:00Z">
        <w:r>
          <w:rPr>
            <w:rFonts w:ascii="Times New Roman" w:hAnsi="Times New Roman"/>
          </w:rPr>
          <w:delText>Section 2. All positions not filled by election during the spring shall be elected in the fall. The elections must be held no later than the fourth week of the fall and spring semesters. Each academic program may appoint one interim Representative to serve on the SGA until the position is filled if there are no qualified applicants for positions.</w:delText>
        </w:r>
      </w:del>
    </w:p>
    <w:p w14:paraId="00000042" w14:textId="77777777" w:rsidR="00AF20DC" w:rsidRDefault="00693D63">
      <w:pPr>
        <w:rPr>
          <w:del w:id="465" w:author="Reception" w:date="2026-09-25T20:06:00Z" w16du:dateUtc="2026-09-26T00:06:00Z"/>
          <w:rFonts w:ascii="Times New Roman" w:hAnsi="Times New Roman"/>
        </w:rPr>
      </w:pPr>
      <w:del w:id="466" w:author="Reception" w:date="2026-09-25T20:06:00Z" w16du:dateUtc="2026-09-26T00:06:00Z">
        <w:r>
          <w:rPr>
            <w:rFonts w:ascii="Times New Roman" w:hAnsi="Times New Roman"/>
          </w:rPr>
          <w:delText>Section 3. The candidates for office shall be elected to the SGA upon receiving the most votes cast in an at-large election of the student population and confirmation on part of the candidate.</w:delText>
        </w:r>
      </w:del>
    </w:p>
    <w:p w14:paraId="00000043" w14:textId="77777777" w:rsidR="00AF20DC" w:rsidRDefault="00AF20DC">
      <w:pPr>
        <w:rPr>
          <w:del w:id="467" w:author="Reception" w:date="2026-09-25T20:06:00Z" w16du:dateUtc="2026-09-26T00:06:00Z"/>
          <w:rFonts w:ascii="Times New Roman" w:hAnsi="Times New Roman"/>
        </w:rPr>
      </w:pPr>
    </w:p>
    <w:p w14:paraId="00000044" w14:textId="77777777" w:rsidR="00AF20DC" w:rsidRDefault="00693D63">
      <w:pPr>
        <w:rPr>
          <w:del w:id="468" w:author="Reception" w:date="2026-09-25T20:06:00Z" w16du:dateUtc="2026-09-26T00:06:00Z"/>
          <w:rFonts w:ascii="Times New Roman" w:hAnsi="Times New Roman"/>
          <w:b/>
        </w:rPr>
      </w:pPr>
      <w:del w:id="469" w:author="Reception" w:date="2026-09-25T20:06:00Z" w16du:dateUtc="2026-09-26T00:06:00Z">
        <w:r>
          <w:rPr>
            <w:rFonts w:ascii="Times New Roman" w:hAnsi="Times New Roman"/>
            <w:b/>
          </w:rPr>
          <w:delText>Article VI.  Terms of Office</w:delText>
        </w:r>
      </w:del>
    </w:p>
    <w:p w14:paraId="00000045" w14:textId="77777777" w:rsidR="00AF20DC" w:rsidRDefault="00693D63">
      <w:pPr>
        <w:rPr>
          <w:del w:id="470" w:author="Reception" w:date="2026-09-25T20:06:00Z" w16du:dateUtc="2026-09-26T00:06:00Z"/>
          <w:rFonts w:ascii="Times New Roman" w:hAnsi="Times New Roman"/>
        </w:rPr>
      </w:pPr>
      <w:del w:id="471" w:author="Reception" w:date="2026-09-25T20:06:00Z" w16du:dateUtc="2026-09-26T00:06:00Z">
        <w:r>
          <w:rPr>
            <w:rFonts w:ascii="Times New Roman" w:hAnsi="Times New Roman"/>
          </w:rPr>
          <w:delText>Section 1. The successful candidates elected during the spring semester shall be installed during the Student Awards Banquet or no later than the week immediately following the election. Successful candidates elected during the fall shall be installed in office at the meeting following the completion of the election.</w:delText>
        </w:r>
      </w:del>
    </w:p>
    <w:p w14:paraId="00000046" w14:textId="77777777" w:rsidR="00AF20DC" w:rsidRDefault="00693D63">
      <w:pPr>
        <w:rPr>
          <w:del w:id="472" w:author="Reception" w:date="2026-09-25T20:06:00Z" w16du:dateUtc="2026-09-26T00:06:00Z"/>
          <w:rFonts w:ascii="Times New Roman" w:hAnsi="Times New Roman"/>
        </w:rPr>
      </w:pPr>
      <w:del w:id="473" w:author="Reception" w:date="2026-09-25T20:06:00Z" w16du:dateUtc="2026-09-26T00:06:00Z">
        <w:r>
          <w:rPr>
            <w:rFonts w:ascii="Times New Roman" w:hAnsi="Times New Roman"/>
          </w:rPr>
          <w:delText>Section 2. Members elected during the spring shall serve the beginning of the fall semester until the end of the spring semester following their election.</w:delText>
        </w:r>
      </w:del>
    </w:p>
    <w:p w14:paraId="00000047" w14:textId="77777777" w:rsidR="00AF20DC" w:rsidRDefault="00693D63">
      <w:pPr>
        <w:rPr>
          <w:del w:id="474" w:author="Reception" w:date="2026-09-25T20:06:00Z" w16du:dateUtc="2026-09-26T00:06:00Z"/>
          <w:rFonts w:ascii="Times New Roman" w:hAnsi="Times New Roman"/>
        </w:rPr>
      </w:pPr>
      <w:del w:id="475" w:author="Reception" w:date="2026-09-25T20:06:00Z" w16du:dateUtc="2026-09-26T00:06:00Z">
        <w:r>
          <w:rPr>
            <w:rFonts w:ascii="Times New Roman" w:hAnsi="Times New Roman"/>
          </w:rPr>
          <w:delText>Section 3. No Executive Officer may hold the same elected position more than two (2) years total.</w:delText>
        </w:r>
      </w:del>
    </w:p>
    <w:p w14:paraId="00000048" w14:textId="77777777" w:rsidR="00AF20DC" w:rsidRDefault="00AF20DC">
      <w:pPr>
        <w:rPr>
          <w:del w:id="476" w:author="Reception" w:date="2026-09-25T20:06:00Z" w16du:dateUtc="2026-09-26T00:06:00Z"/>
          <w:rFonts w:ascii="Times New Roman" w:hAnsi="Times New Roman"/>
        </w:rPr>
      </w:pPr>
    </w:p>
    <w:p w14:paraId="00000049" w14:textId="77777777" w:rsidR="00AF20DC" w:rsidRDefault="00693D63">
      <w:pPr>
        <w:pBdr>
          <w:top w:val="nil"/>
          <w:left w:val="nil"/>
          <w:bottom w:val="nil"/>
          <w:right w:val="nil"/>
          <w:between w:val="nil"/>
        </w:pBdr>
        <w:rPr>
          <w:del w:id="477" w:author="Reception" w:date="2026-09-25T20:06:00Z" w16du:dateUtc="2026-09-26T00:06:00Z"/>
          <w:rFonts w:ascii="Times New Roman" w:hAnsi="Times New Roman"/>
          <w:color w:val="000000"/>
        </w:rPr>
      </w:pPr>
      <w:del w:id="478" w:author="Reception" w:date="2026-09-25T20:06:00Z" w16du:dateUtc="2026-09-26T00:06:00Z">
        <w:r>
          <w:rPr>
            <w:rFonts w:ascii="Times New Roman" w:hAnsi="Times New Roman"/>
            <w:color w:val="000000"/>
          </w:rPr>
          <w:delText xml:space="preserve"> </w:delText>
        </w:r>
      </w:del>
    </w:p>
    <w:p w14:paraId="0000004A" w14:textId="77777777" w:rsidR="00AF20DC" w:rsidRDefault="00693D63">
      <w:pPr>
        <w:rPr>
          <w:del w:id="479" w:author="Reception" w:date="2026-09-25T20:06:00Z" w16du:dateUtc="2026-09-26T00:06:00Z"/>
          <w:rFonts w:ascii="Times New Roman" w:hAnsi="Times New Roman"/>
          <w:b/>
        </w:rPr>
      </w:pPr>
      <w:del w:id="480" w:author="Reception" w:date="2026-09-25T20:06:00Z" w16du:dateUtc="2026-09-26T00:06:00Z">
        <w:r>
          <w:rPr>
            <w:rFonts w:ascii="Times New Roman" w:hAnsi="Times New Roman"/>
            <w:b/>
          </w:rPr>
          <w:delText>Article VII.  Membership Meetings</w:delText>
        </w:r>
      </w:del>
    </w:p>
    <w:p w14:paraId="0000004B" w14:textId="77777777" w:rsidR="00AF20DC" w:rsidRDefault="00693D63">
      <w:pPr>
        <w:rPr>
          <w:del w:id="481" w:author="Reception" w:date="2026-09-25T20:06:00Z" w16du:dateUtc="2026-09-26T00:06:00Z"/>
          <w:rFonts w:ascii="Times New Roman" w:hAnsi="Times New Roman"/>
        </w:rPr>
      </w:pPr>
      <w:del w:id="482" w:author="Reception" w:date="2026-09-25T20:06:00Z" w16du:dateUtc="2026-09-26T00:06:00Z">
        <w:r>
          <w:rPr>
            <w:rFonts w:ascii="Times New Roman" w:hAnsi="Times New Roman"/>
          </w:rPr>
          <w:delText>Section 1. Quorum for regular meetings shall be a simple majority of the total voting membership of the SGA.</w:delText>
        </w:r>
      </w:del>
    </w:p>
    <w:p w14:paraId="0000004C" w14:textId="77777777" w:rsidR="00AF20DC" w:rsidRDefault="00693D63">
      <w:pPr>
        <w:rPr>
          <w:del w:id="483" w:author="Reception" w:date="2026-09-25T20:06:00Z" w16du:dateUtc="2026-09-26T00:06:00Z"/>
          <w:rFonts w:ascii="Times New Roman" w:hAnsi="Times New Roman"/>
        </w:rPr>
      </w:pPr>
      <w:del w:id="484" w:author="Reception" w:date="2026-09-25T20:06:00Z" w16du:dateUtc="2026-09-26T00:06:00Z">
        <w:r>
          <w:rPr>
            <w:rFonts w:ascii="Times New Roman" w:hAnsi="Times New Roman"/>
          </w:rPr>
          <w:delText>Section 2. The parliamentary manual for all SGA meetings and committees shall be Robert’s Rules of Order, latest edition.</w:delText>
        </w:r>
      </w:del>
    </w:p>
    <w:p w14:paraId="0000004D" w14:textId="77777777" w:rsidR="00AF20DC" w:rsidRDefault="00693D63">
      <w:pPr>
        <w:rPr>
          <w:del w:id="485" w:author="Reception" w:date="2026-09-25T20:06:00Z" w16du:dateUtc="2026-09-26T00:06:00Z"/>
          <w:rFonts w:ascii="Times New Roman" w:hAnsi="Times New Roman"/>
        </w:rPr>
      </w:pPr>
      <w:del w:id="486" w:author="Reception" w:date="2026-09-25T20:06:00Z" w16du:dateUtc="2026-09-26T00:06:00Z">
        <w:r>
          <w:rPr>
            <w:rFonts w:ascii="Times New Roman" w:hAnsi="Times New Roman"/>
          </w:rPr>
          <w:delText xml:space="preserve">Section 3. The SGA shall convene regularly during the fall and spring semesters. </w:delText>
        </w:r>
      </w:del>
    </w:p>
    <w:p w14:paraId="0000004E" w14:textId="77777777" w:rsidR="00AF20DC" w:rsidRDefault="00693D63">
      <w:pPr>
        <w:rPr>
          <w:del w:id="487" w:author="Reception" w:date="2026-09-25T20:06:00Z" w16du:dateUtc="2026-09-26T00:06:00Z"/>
          <w:rFonts w:ascii="Times New Roman" w:hAnsi="Times New Roman"/>
        </w:rPr>
      </w:pPr>
      <w:del w:id="488" w:author="Reception" w:date="2026-09-25T20:06:00Z" w16du:dateUtc="2026-09-26T00:06:00Z">
        <w:r>
          <w:rPr>
            <w:rFonts w:ascii="Times New Roman" w:hAnsi="Times New Roman"/>
          </w:rPr>
          <w:delText>Section 4. The SGA President, or the Vice-President acting on behalf of the President with a minimum 24-hour notice, may call a special session. Quorum for special sessions shall be a majority of the total voting membership of the SGA. A special session consists of the President, Vice-President, Secretary, Treasurer, and one Representative from each one of the academic programs, with each having the right to vote in a special session meeting. A special session is also referred to as a closed session meeting.</w:delText>
        </w:r>
      </w:del>
    </w:p>
    <w:p w14:paraId="0000004F" w14:textId="77777777" w:rsidR="00AF20DC" w:rsidRDefault="00693D63">
      <w:pPr>
        <w:rPr>
          <w:del w:id="489" w:author="Reception" w:date="2026-09-25T20:06:00Z" w16du:dateUtc="2026-09-26T00:06:00Z"/>
          <w:rFonts w:ascii="Times New Roman" w:hAnsi="Times New Roman"/>
        </w:rPr>
      </w:pPr>
      <w:del w:id="490" w:author="Reception" w:date="2026-09-25T20:06:00Z" w16du:dateUtc="2026-09-26T00:06:00Z">
        <w:r>
          <w:rPr>
            <w:rFonts w:ascii="Times New Roman" w:hAnsi="Times New Roman"/>
          </w:rPr>
          <w:delText>Section 5. Proxy votes are not allowed at any SGA meeting or committee meeting.</w:delText>
        </w:r>
      </w:del>
    </w:p>
    <w:p w14:paraId="00000050" w14:textId="77777777" w:rsidR="00AF20DC" w:rsidRDefault="00693D63">
      <w:pPr>
        <w:rPr>
          <w:del w:id="491" w:author="Reception" w:date="2026-09-25T20:06:00Z" w16du:dateUtc="2026-09-26T00:06:00Z"/>
          <w:rFonts w:ascii="Times New Roman" w:hAnsi="Times New Roman"/>
        </w:rPr>
      </w:pPr>
      <w:del w:id="492" w:author="Reception" w:date="2026-09-25T20:06:00Z" w16du:dateUtc="2026-09-26T00:06:00Z">
        <w:r>
          <w:rPr>
            <w:rFonts w:ascii="Times New Roman" w:hAnsi="Times New Roman"/>
          </w:rPr>
          <w:delText>Section 6. All votes before the SGA require a simple majority of those present and voting to pass, unless otherwise stated.</w:delText>
        </w:r>
      </w:del>
    </w:p>
    <w:p w14:paraId="00000051" w14:textId="77777777" w:rsidR="00AF20DC" w:rsidRDefault="00693D63">
      <w:pPr>
        <w:rPr>
          <w:del w:id="493" w:author="Reception" w:date="2026-09-25T20:06:00Z" w16du:dateUtc="2026-09-26T00:06:00Z"/>
          <w:rFonts w:ascii="Times New Roman" w:hAnsi="Times New Roman"/>
        </w:rPr>
      </w:pPr>
      <w:del w:id="494" w:author="Reception" w:date="2026-09-25T20:06:00Z" w16du:dateUtc="2026-09-26T00:06:00Z">
        <w:r>
          <w:rPr>
            <w:rFonts w:ascii="Times New Roman" w:hAnsi="Times New Roman"/>
          </w:rPr>
          <w:delText>Section 7. All regular SGA meetings must be open to the public and public comment and publicly recorded.</w:delText>
        </w:r>
      </w:del>
    </w:p>
    <w:p w14:paraId="00000052" w14:textId="77777777" w:rsidR="00AF20DC" w:rsidRDefault="00AF20DC">
      <w:pPr>
        <w:rPr>
          <w:del w:id="495" w:author="Reception" w:date="2026-09-25T20:06:00Z" w16du:dateUtc="2026-09-26T00:06:00Z"/>
          <w:rFonts w:ascii="Times New Roman" w:hAnsi="Times New Roman"/>
          <w:b/>
        </w:rPr>
      </w:pPr>
    </w:p>
    <w:p w14:paraId="00000064" w14:textId="77777777" w:rsidR="00AF20DC" w:rsidRDefault="00AF20DC">
      <w:pPr>
        <w:rPr>
          <w:del w:id="496" w:author="Reception" w:date="2026-09-25T20:06:00Z" w16du:dateUtc="2026-09-26T00:06:00Z"/>
          <w:rFonts w:ascii="Times New Roman" w:hAnsi="Times New Roman"/>
          <w:b/>
        </w:rPr>
      </w:pPr>
    </w:p>
    <w:p w14:paraId="00000065" w14:textId="77777777" w:rsidR="00AF20DC" w:rsidRDefault="00693D63">
      <w:pPr>
        <w:rPr>
          <w:del w:id="497" w:author="Reception" w:date="2026-09-25T20:06:00Z" w16du:dateUtc="2026-09-26T00:06:00Z"/>
          <w:rFonts w:ascii="Times New Roman" w:hAnsi="Times New Roman"/>
          <w:b/>
        </w:rPr>
      </w:pPr>
      <w:del w:id="498" w:author="Reception" w:date="2026-09-25T20:06:00Z" w16du:dateUtc="2026-09-26T00:06:00Z">
        <w:r>
          <w:rPr>
            <w:rFonts w:ascii="Times New Roman" w:hAnsi="Times New Roman"/>
            <w:b/>
          </w:rPr>
          <w:delText>Article IX: Responsibility of Committee</w:delText>
        </w:r>
      </w:del>
    </w:p>
    <w:p w14:paraId="00000066" w14:textId="7BFA0791" w:rsidR="00AF20DC" w:rsidRDefault="00693D63">
      <w:pPr>
        <w:numPr>
          <w:ilvl w:val="0"/>
          <w:numId w:val="2"/>
        </w:numPr>
        <w:pBdr>
          <w:top w:val="nil"/>
          <w:left w:val="nil"/>
          <w:bottom w:val="nil"/>
          <w:right w:val="nil"/>
          <w:between w:val="nil"/>
        </w:pBdr>
        <w:ind w:left="720"/>
        <w:rPr>
          <w:del w:id="499" w:author="Reception" w:date="2026-09-25T20:06:00Z" w16du:dateUtc="2026-09-26T00:06:00Z"/>
          <w:rFonts w:ascii="Times New Roman" w:hAnsi="Times New Roman"/>
          <w:color w:val="000000"/>
        </w:rPr>
      </w:pPr>
      <w:del w:id="500" w:author="Reception" w:date="2026-09-25T20:06:00Z" w16du:dateUtc="2026-09-26T00:06:00Z">
        <w:r>
          <w:rPr>
            <w:rFonts w:ascii="Times New Roman" w:hAnsi="Times New Roman"/>
            <w:color w:val="000000"/>
          </w:rPr>
          <w:delText xml:space="preserve">The </w:delText>
        </w:r>
        <w:r w:rsidR="005A1633">
          <w:rPr>
            <w:rFonts w:ascii="Times New Roman" w:hAnsi="Times New Roman"/>
            <w:color w:val="000000"/>
          </w:rPr>
          <w:delText>CJ CLUB</w:delText>
        </w:r>
        <w:r>
          <w:rPr>
            <w:rFonts w:ascii="Times New Roman" w:hAnsi="Times New Roman"/>
            <w:color w:val="000000"/>
          </w:rPr>
          <w:delText xml:space="preserve"> shall abide by all applicable policies instituted by UTTC.</w:delText>
        </w:r>
      </w:del>
    </w:p>
    <w:p w14:paraId="00000067" w14:textId="77777777" w:rsidR="00AF20DC" w:rsidRDefault="00AF20DC">
      <w:pPr>
        <w:rPr>
          <w:del w:id="501" w:author="Reception" w:date="2026-09-25T20:06:00Z" w16du:dateUtc="2026-09-26T00:06:00Z"/>
          <w:rFonts w:ascii="Times New Roman" w:hAnsi="Times New Roman"/>
          <w:b/>
        </w:rPr>
      </w:pPr>
    </w:p>
    <w:p w14:paraId="00000068" w14:textId="77777777" w:rsidR="00AF20DC" w:rsidRDefault="00693D63">
      <w:pPr>
        <w:rPr>
          <w:del w:id="502" w:author="Reception" w:date="2026-09-25T20:06:00Z" w16du:dateUtc="2026-09-26T00:06:00Z"/>
          <w:rFonts w:ascii="Times New Roman" w:hAnsi="Times New Roman"/>
          <w:b/>
        </w:rPr>
      </w:pPr>
      <w:del w:id="503" w:author="Reception" w:date="2026-09-25T20:06:00Z" w16du:dateUtc="2026-09-26T00:06:00Z">
        <w:r>
          <w:rPr>
            <w:rFonts w:ascii="Times New Roman" w:hAnsi="Times New Roman"/>
            <w:b/>
          </w:rPr>
          <w:delText>Article X: Amendments</w:delText>
        </w:r>
      </w:del>
    </w:p>
    <w:p w14:paraId="00000069" w14:textId="4DA46408" w:rsidR="00AF20DC" w:rsidRDefault="00693D63">
      <w:pPr>
        <w:numPr>
          <w:ilvl w:val="0"/>
          <w:numId w:val="4"/>
        </w:numPr>
        <w:pBdr>
          <w:top w:val="nil"/>
          <w:left w:val="nil"/>
          <w:bottom w:val="nil"/>
          <w:right w:val="nil"/>
          <w:between w:val="nil"/>
        </w:pBdr>
        <w:ind w:left="720"/>
        <w:rPr>
          <w:del w:id="504" w:author="Reception" w:date="2026-09-25T20:06:00Z" w16du:dateUtc="2026-09-26T00:06:00Z"/>
          <w:rFonts w:ascii="Times New Roman" w:hAnsi="Times New Roman"/>
          <w:color w:val="000000"/>
        </w:rPr>
      </w:pPr>
      <w:del w:id="505" w:author="Reception" w:date="2026-09-25T20:06:00Z" w16du:dateUtc="2026-09-26T00:06:00Z">
        <w:r>
          <w:rPr>
            <w:rFonts w:ascii="Times New Roman" w:hAnsi="Times New Roman"/>
            <w:color w:val="000000"/>
          </w:rPr>
          <w:delText xml:space="preserve">These bylaws may be amended by a vote of two-thirds of the </w:delText>
        </w:r>
        <w:r w:rsidR="005A1633">
          <w:rPr>
            <w:rFonts w:ascii="Times New Roman" w:hAnsi="Times New Roman"/>
            <w:color w:val="000000"/>
          </w:rPr>
          <w:delText>CJ Club</w:delText>
        </w:r>
        <w:r>
          <w:rPr>
            <w:rFonts w:ascii="Times New Roman" w:hAnsi="Times New Roman"/>
            <w:color w:val="000000"/>
          </w:rPr>
          <w:delText xml:space="preserve"> membership present at any regular meeting with a quorum or at a special meeting called for that purpose.  The membership shall be notified of adopted bylaw amendments by the most feasible means.</w:delText>
        </w:r>
      </w:del>
    </w:p>
    <w:p w14:paraId="0000006A" w14:textId="77777777" w:rsidR="00AF20DC" w:rsidRDefault="00AF20DC">
      <w:pPr>
        <w:rPr>
          <w:del w:id="506" w:author="Reception" w:date="2026-09-25T20:06:00Z" w16du:dateUtc="2026-09-26T00:06:00Z"/>
          <w:rFonts w:ascii="Times New Roman" w:hAnsi="Times New Roman"/>
        </w:rPr>
      </w:pPr>
    </w:p>
    <w:p w14:paraId="0000006B" w14:textId="77777777" w:rsidR="00AF20DC" w:rsidRDefault="00AF20DC">
      <w:pPr>
        <w:ind w:left="1440"/>
        <w:rPr>
          <w:del w:id="507" w:author="Reception" w:date="2026-09-25T20:06:00Z" w16du:dateUtc="2026-09-26T00:06:00Z"/>
          <w:rFonts w:ascii="Times New Roman" w:hAnsi="Times New Roman"/>
        </w:rPr>
      </w:pPr>
    </w:p>
    <w:p w14:paraId="0000006C" w14:textId="77777777" w:rsidR="00AF20DC" w:rsidRDefault="00AF20DC">
      <w:pPr>
        <w:ind w:left="1440"/>
        <w:rPr>
          <w:del w:id="508" w:author="Reception" w:date="2026-09-25T20:06:00Z" w16du:dateUtc="2026-09-26T00:06:00Z"/>
          <w:rFonts w:ascii="Times New Roman" w:hAnsi="Times New Roman"/>
        </w:rPr>
      </w:pPr>
    </w:p>
    <w:p w14:paraId="0000006D" w14:textId="77777777" w:rsidR="00AF20DC" w:rsidRDefault="00AF20DC">
      <w:pPr>
        <w:ind w:left="1440"/>
        <w:rPr>
          <w:del w:id="509" w:author="Reception" w:date="2026-09-25T20:06:00Z" w16du:dateUtc="2026-09-26T00:06:00Z"/>
          <w:rFonts w:ascii="Times New Roman" w:hAnsi="Times New Roman"/>
        </w:rPr>
      </w:pPr>
    </w:p>
    <w:p w14:paraId="0000006E" w14:textId="77777777" w:rsidR="00AF20DC" w:rsidRDefault="00AF20DC">
      <w:pPr>
        <w:rPr>
          <w:del w:id="510" w:author="Reception" w:date="2026-09-25T20:06:00Z" w16du:dateUtc="2026-09-26T00:06:00Z"/>
        </w:rPr>
      </w:pPr>
    </w:p>
    <w:p w14:paraId="0000006F" w14:textId="77777777" w:rsidR="00AF20DC" w:rsidRDefault="00AF20DC">
      <w:pPr>
        <w:rPr>
          <w:del w:id="511" w:author="Reception" w:date="2026-09-25T20:06:00Z" w16du:dateUtc="2026-09-26T00:06:00Z"/>
          <w:b/>
        </w:rPr>
      </w:pPr>
    </w:p>
    <w:p w14:paraId="00000070" w14:textId="77777777" w:rsidR="00AF20DC" w:rsidRDefault="00AF20DC">
      <w:pPr>
        <w:rPr>
          <w:del w:id="512" w:author="Reception" w:date="2026-09-25T20:06:00Z" w16du:dateUtc="2026-09-26T00:06:00Z"/>
          <w:b/>
        </w:rPr>
      </w:pPr>
    </w:p>
    <w:p w14:paraId="00000071" w14:textId="77777777" w:rsidR="00AF20DC" w:rsidRDefault="00AF20DC">
      <w:pPr>
        <w:rPr>
          <w:del w:id="513" w:author="Reception" w:date="2026-09-25T20:06:00Z" w16du:dateUtc="2026-09-26T00:06:00Z"/>
        </w:rPr>
      </w:pPr>
    </w:p>
    <w:p w14:paraId="00000072" w14:textId="77777777" w:rsidR="00AF20DC" w:rsidRDefault="00AF20DC">
      <w:pPr>
        <w:rPr>
          <w:rPrChange w:id="514" w:author="Reception" w:date="2026-09-25T20:06:00Z" w16du:dateUtc="2026-09-26T00:06:00Z">
            <w:rPr>
              <w:rFonts w:ascii="Times New Roman" w:eastAsia="Times New Roman" w:hAnsi="Times New Roman" w:cs="Times New Roman"/>
              <w:sz w:val="24"/>
              <w:szCs w:val="24"/>
            </w:rPr>
          </w:rPrChange>
        </w:rPr>
        <w:pPrChange w:id="515" w:author="Reception" w:date="2026-09-25T20:06:00Z" w16du:dateUtc="2026-09-26T00:06:00Z">
          <w:pPr>
            <w:spacing w:line="240" w:lineRule="auto"/>
            <w:ind w:left="1440"/>
          </w:pPr>
        </w:pPrChange>
      </w:pPr>
    </w:p>
    <w:sectPr w:rsidR="00AF20DC" w:rsidSect="00075AD1">
      <w:headerReference w:type="default" r:id="rId11"/>
      <w:footerReference w:type="even" r:id="rId12"/>
      <w:footerReference w:type="default" r:id="rId13"/>
      <w:footerReference w:type="first" r:id="rId14"/>
      <w:pgSz w:w="11906" w:h="16838" w:code="9"/>
      <w:pgMar w:top="567" w:right="991" w:bottom="567" w:left="1418" w:header="709" w:footer="709" w:gutter="0"/>
      <w:pgNumType w:start="1"/>
      <w:cols w:space="708"/>
      <w:docGrid w:linePitch="360"/>
      <w:sectPrChange w:id="542" w:author="Reception" w:date="2026-09-25T20:06:00Z" w16du:dateUtc="2026-09-26T00:06:00Z">
        <w:sectPr w:rsidR="00AF20DC" w:rsidSect="00075AD1">
          <w:pgSz w:w="12240" w:h="15840" w:code="0"/>
          <w:pgMar w:top="1440" w:right="1440" w:bottom="1440" w:left="1440" w:header="720" w:footer="720" w:gutter="0"/>
          <w:pgNumType w:start="1"/>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3CA5C8" w14:textId="77777777" w:rsidR="00CB0730" w:rsidRDefault="00CB0730">
      <w:pPr>
        <w:pPrChange w:id="6" w:author="Reception" w:date="2026-09-25T20:06:00Z" w16du:dateUtc="2026-09-26T00:06:00Z">
          <w:pPr>
            <w:spacing w:after="0" w:line="240" w:lineRule="auto"/>
          </w:pPr>
        </w:pPrChange>
      </w:pPr>
      <w:r>
        <w:separator/>
      </w:r>
    </w:p>
  </w:endnote>
  <w:endnote w:type="continuationSeparator" w:id="0">
    <w:p w14:paraId="24BFE797" w14:textId="77777777" w:rsidR="00CB0730" w:rsidRDefault="00CB0730">
      <w:pPr>
        <w:pPrChange w:id="7" w:author="Reception" w:date="2026-09-25T20:06:00Z" w16du:dateUtc="2026-09-26T00:06: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76" w14:textId="77777777" w:rsidR="00AF20DC" w:rsidRDefault="00693D63">
    <w:pPr>
      <w:pBdr>
        <w:top w:val="nil"/>
        <w:left w:val="nil"/>
        <w:bottom w:val="nil"/>
        <w:right w:val="nil"/>
        <w:between w:val="nil"/>
      </w:pBdr>
      <w:tabs>
        <w:tab w:val="center" w:pos="4680"/>
        <w:tab w:val="right" w:pos="9360"/>
      </w:tabs>
      <w:jc w:val="right"/>
      <w:rPr>
        <w:del w:id="516" w:author="Reception" w:date="2026-09-25T20:06:00Z" w16du:dateUtc="2026-09-26T00:06:00Z"/>
        <w:color w:val="000000"/>
      </w:rPr>
    </w:pPr>
    <w:del w:id="517" w:author="Reception" w:date="2026-09-25T20:06:00Z" w16du:dateUtc="2026-09-26T00:06:00Z">
      <w:r>
        <w:rPr>
          <w:color w:val="000000"/>
        </w:rPr>
        <w:fldChar w:fldCharType="begin"/>
      </w:r>
      <w:r>
        <w:rPr>
          <w:color w:val="000000"/>
        </w:rPr>
        <w:delInstrText>PAGE</w:delInstrText>
      </w:r>
      <w:r>
        <w:rPr>
          <w:color w:val="000000"/>
        </w:rPr>
        <w:fldChar w:fldCharType="end"/>
      </w:r>
    </w:del>
  </w:p>
  <w:p w14:paraId="00000077" w14:textId="77777777" w:rsidR="00AF20DC" w:rsidRDefault="00AF20DC">
    <w:pPr>
      <w:pStyle w:val="Footer"/>
      <w:rPr>
        <w:rPrChange w:id="518" w:author="Reception" w:date="2026-09-25T20:06:00Z" w16du:dateUtc="2026-09-26T00:06:00Z">
          <w:rPr>
            <w:color w:val="000000"/>
          </w:rPr>
        </w:rPrChange>
      </w:rPr>
      <w:pPrChange w:id="519" w:author="Reception" w:date="2026-09-25T20:06:00Z" w16du:dateUtc="2026-09-26T00:06:00Z">
        <w:pPr>
          <w:pBdr>
            <w:top w:val="nil"/>
            <w:left w:val="nil"/>
            <w:bottom w:val="nil"/>
            <w:right w:val="nil"/>
            <w:between w:val="nil"/>
          </w:pBdr>
          <w:tabs>
            <w:tab w:val="center" w:pos="4680"/>
            <w:tab w:val="right" w:pos="9360"/>
          </w:tabs>
          <w:spacing w:after="0" w:line="240" w:lineRule="auto"/>
          <w:ind w:right="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EC5236" w14:textId="77777777" w:rsidR="009F5D97" w:rsidRDefault="006F06B1">
    <w:pPr>
      <w:pStyle w:val="Footer"/>
      <w:rPr>
        <w:ins w:id="520" w:author="Reception" w:date="2026-09-25T20:06:00Z" w16du:dateUtc="2026-09-26T00:06:00Z"/>
        <w:b/>
        <w:sz w:val="18"/>
        <w:szCs w:val="18"/>
      </w:rPr>
    </w:pPr>
    <w:ins w:id="521" w:author="Reception" w:date="2026-09-25T20:06:00Z" w16du:dateUtc="2026-09-26T00:06:00Z">
      <w:r>
        <w:rPr>
          <w:b/>
          <w:sz w:val="18"/>
          <w:szCs w:val="18"/>
        </w:rPr>
        <w:t xml:space="preserve">LGPS </w:t>
      </w:r>
      <w:r w:rsidRPr="00B856A2">
        <w:rPr>
          <w:b/>
          <w:sz w:val="18"/>
          <w:szCs w:val="18"/>
        </w:rPr>
        <w:t>Discretions Statement</w:t>
      </w:r>
      <w:r>
        <w:rPr>
          <w:b/>
          <w:sz w:val="18"/>
          <w:szCs w:val="18"/>
        </w:rPr>
        <w:t xml:space="preserve"> v.</w:t>
      </w:r>
      <w:r w:rsidR="0016579B">
        <w:rPr>
          <w:b/>
          <w:sz w:val="18"/>
          <w:szCs w:val="18"/>
        </w:rPr>
        <w:t>3</w:t>
      </w:r>
    </w:ins>
  </w:p>
  <w:p w14:paraId="6B1AABDE" w14:textId="77777777" w:rsidR="006F06B1" w:rsidRPr="00B856A2" w:rsidRDefault="009F5D97">
    <w:pPr>
      <w:pStyle w:val="Footer"/>
      <w:rPr>
        <w:ins w:id="522" w:author="Reception" w:date="2026-09-25T20:06:00Z" w16du:dateUtc="2026-09-26T00:06:00Z"/>
        <w:b/>
        <w:sz w:val="18"/>
        <w:szCs w:val="18"/>
      </w:rPr>
    </w:pPr>
    <w:ins w:id="523" w:author="Reception" w:date="2026-09-25T20:06:00Z" w16du:dateUtc="2026-09-26T00:06:00Z">
      <w:r>
        <w:rPr>
          <w:b/>
          <w:sz w:val="18"/>
          <w:szCs w:val="18"/>
        </w:rPr>
        <w:t xml:space="preserve">Issue number: </w:t>
      </w:r>
      <w:r w:rsidR="003454B9">
        <w:rPr>
          <w:b/>
          <w:sz w:val="18"/>
          <w:szCs w:val="18"/>
        </w:rPr>
        <w:t>1</w:t>
      </w:r>
      <w:r w:rsidR="006F06B1" w:rsidRPr="00B856A2">
        <w:rPr>
          <w:b/>
          <w:sz w:val="18"/>
          <w:szCs w:val="18"/>
        </w:rPr>
        <w:tab/>
      </w:r>
      <w:r w:rsidR="006F06B1" w:rsidRPr="00B856A2">
        <w:rPr>
          <w:b/>
          <w:sz w:val="18"/>
          <w:szCs w:val="18"/>
        </w:rPr>
        <w:tab/>
        <w:t xml:space="preserve">Page </w:t>
      </w:r>
    </w:ins>
    <w:r w:rsidR="00693D63" w:rsidRPr="00B856A2">
      <w:rPr>
        <w:b/>
        <w:sz w:val="18"/>
        <w:rPrChange w:id="524" w:author="Reception" w:date="2026-09-25T20:06:00Z" w16du:dateUtc="2026-09-26T00:06:00Z">
          <w:rPr>
            <w:color w:val="000000"/>
          </w:rPr>
        </w:rPrChange>
      </w:rPr>
      <w:fldChar w:fldCharType="begin"/>
    </w:r>
    <w:r w:rsidR="00693D63">
      <w:rPr>
        <w:color w:val="000000"/>
      </w:rPr>
      <w:instrText>PAGE</w:instrText>
    </w:r>
    <w:r w:rsidR="00693D63" w:rsidRPr="00B856A2">
      <w:rPr>
        <w:b/>
        <w:sz w:val="18"/>
        <w:rPrChange w:id="525" w:author="Reception" w:date="2026-09-25T20:06:00Z" w16du:dateUtc="2026-09-26T00:06:00Z">
          <w:rPr>
            <w:color w:val="000000"/>
          </w:rPr>
        </w:rPrChange>
      </w:rPr>
      <w:fldChar w:fldCharType="separate"/>
    </w:r>
    <w:r w:rsidR="00693D63">
      <w:rPr>
        <w:noProof/>
        <w:color w:val="000000"/>
      </w:rPr>
      <w:t>1</w:t>
    </w:r>
    <w:r w:rsidR="00693D63" w:rsidRPr="00B856A2">
      <w:rPr>
        <w:b/>
        <w:sz w:val="18"/>
        <w:rPrChange w:id="526" w:author="Reception" w:date="2026-09-25T20:06:00Z" w16du:dateUtc="2026-09-26T00:06:00Z">
          <w:rPr>
            <w:color w:val="000000"/>
          </w:rPr>
        </w:rPrChange>
      </w:rPr>
      <w:fldChar w:fldCharType="end"/>
    </w:r>
    <w:ins w:id="527" w:author="Reception" w:date="2026-09-25T20:06:00Z" w16du:dateUtc="2026-09-26T00:06:00Z">
      <w:r w:rsidR="006F06B1" w:rsidRPr="00B856A2">
        <w:rPr>
          <w:b/>
          <w:sz w:val="18"/>
          <w:szCs w:val="18"/>
        </w:rPr>
        <w:t xml:space="preserve"> of </w:t>
      </w:r>
      <w:r w:rsidR="006F06B1" w:rsidRPr="00B856A2">
        <w:rPr>
          <w:b/>
          <w:sz w:val="18"/>
          <w:szCs w:val="18"/>
        </w:rPr>
        <w:fldChar w:fldCharType="begin"/>
      </w:r>
      <w:r w:rsidR="006F06B1" w:rsidRPr="00B856A2">
        <w:rPr>
          <w:b/>
          <w:sz w:val="18"/>
          <w:szCs w:val="18"/>
        </w:rPr>
        <w:instrText xml:space="preserve"> NUMPAGES </w:instrText>
      </w:r>
      <w:r w:rsidR="006F06B1" w:rsidRPr="00B856A2">
        <w:rPr>
          <w:b/>
          <w:sz w:val="18"/>
          <w:szCs w:val="18"/>
        </w:rPr>
        <w:fldChar w:fldCharType="separate"/>
      </w:r>
      <w:r w:rsidR="007C4920">
        <w:rPr>
          <w:b/>
          <w:noProof/>
          <w:sz w:val="18"/>
          <w:szCs w:val="18"/>
        </w:rPr>
        <w:t>7</w:t>
      </w:r>
      <w:r w:rsidR="006F06B1" w:rsidRPr="00B856A2">
        <w:rPr>
          <w:b/>
          <w:sz w:val="18"/>
          <w:szCs w:val="18"/>
        </w:rPr>
        <w:fldChar w:fldCharType="end"/>
      </w:r>
    </w:ins>
  </w:p>
  <w:p w14:paraId="79406413" w14:textId="77777777" w:rsidR="006F06B1" w:rsidRPr="00B856A2" w:rsidRDefault="006F06B1">
    <w:pPr>
      <w:pStyle w:val="Footer"/>
      <w:rPr>
        <w:ins w:id="528" w:author="Reception" w:date="2026-09-25T20:06:00Z" w16du:dateUtc="2026-09-26T00:06:00Z"/>
        <w:b/>
        <w:sz w:val="18"/>
        <w:szCs w:val="18"/>
      </w:rPr>
    </w:pPr>
    <w:ins w:id="529" w:author="Reception" w:date="2026-09-25T20:06:00Z" w16du:dateUtc="2026-09-26T00:06:00Z">
      <w:r w:rsidRPr="00B856A2">
        <w:rPr>
          <w:b/>
          <w:sz w:val="18"/>
          <w:szCs w:val="18"/>
        </w:rPr>
        <w:t>Scheme Employers</w:t>
      </w:r>
      <w:r>
        <w:rPr>
          <w:b/>
          <w:sz w:val="18"/>
          <w:szCs w:val="18"/>
        </w:rPr>
        <w:t xml:space="preserve"> </w:t>
      </w:r>
    </w:ins>
  </w:p>
  <w:p w14:paraId="00000073" w14:textId="67B51C97" w:rsidR="00AF20DC" w:rsidRDefault="006F06B1">
    <w:pPr>
      <w:pBdr>
        <w:top w:val="nil"/>
        <w:left w:val="nil"/>
        <w:bottom w:val="nil"/>
        <w:right w:val="nil"/>
        <w:between w:val="nil"/>
      </w:pBdr>
      <w:tabs>
        <w:tab w:val="center" w:pos="4680"/>
        <w:tab w:val="right" w:pos="9360"/>
      </w:tabs>
      <w:jc w:val="right"/>
      <w:rPr>
        <w:del w:id="530" w:author="Reception" w:date="2026-09-25T20:06:00Z" w16du:dateUtc="2026-09-26T00:06:00Z"/>
        <w:color w:val="000000"/>
      </w:rPr>
    </w:pPr>
    <w:ins w:id="531" w:author="Reception" w:date="2026-09-25T20:06:00Z" w16du:dateUtc="2026-09-26T00:06:00Z">
      <w:r>
        <w:rPr>
          <w:b/>
          <w:sz w:val="18"/>
          <w:szCs w:val="18"/>
        </w:rPr>
        <w:t xml:space="preserve">WYPF </w:t>
      </w:r>
      <w:r w:rsidR="009F5D97">
        <w:rPr>
          <w:b/>
          <w:sz w:val="18"/>
          <w:szCs w:val="18"/>
        </w:rPr>
        <w:t>–</w:t>
      </w:r>
      <w:r>
        <w:rPr>
          <w:b/>
          <w:sz w:val="18"/>
          <w:szCs w:val="18"/>
        </w:rPr>
        <w:t xml:space="preserve"> </w:t>
      </w:r>
      <w:r w:rsidR="0016579B">
        <w:rPr>
          <w:b/>
          <w:sz w:val="18"/>
          <w:szCs w:val="18"/>
        </w:rPr>
        <w:t>November 2019</w:t>
      </w:r>
    </w:ins>
  </w:p>
  <w:p w14:paraId="00000074" w14:textId="77777777" w:rsidR="00AF20DC" w:rsidRDefault="00693D63">
    <w:pPr>
      <w:pBdr>
        <w:top w:val="nil"/>
        <w:left w:val="nil"/>
        <w:bottom w:val="nil"/>
        <w:right w:val="nil"/>
        <w:between w:val="nil"/>
      </w:pBdr>
      <w:tabs>
        <w:tab w:val="center" w:pos="4680"/>
        <w:tab w:val="right" w:pos="9360"/>
      </w:tabs>
      <w:ind w:right="360"/>
      <w:rPr>
        <w:del w:id="532" w:author="Reception" w:date="2026-09-25T20:06:00Z" w16du:dateUtc="2026-09-26T00:06:00Z"/>
        <w:color w:val="000000"/>
      </w:rPr>
    </w:pPr>
    <w:del w:id="533" w:author="Reception" w:date="2026-09-25T20:06:00Z" w16du:dateUtc="2026-09-26T00:06:00Z">
      <w:r>
        <w:delText>Submitted to</w:delText>
      </w:r>
      <w:r>
        <w:rPr>
          <w:color w:val="000000"/>
        </w:rPr>
        <w:delText xml:space="preserve"> Admin. Council on March </w:delText>
      </w:r>
      <w:r>
        <w:delText>15</w:delText>
      </w:r>
      <w:r>
        <w:rPr>
          <w:color w:val="000000"/>
        </w:rPr>
        <w:delText>, 20</w:delText>
      </w:r>
      <w:r>
        <w:delText>21</w:delText>
      </w:r>
    </w:del>
  </w:p>
  <w:p w14:paraId="00000075" w14:textId="77777777" w:rsidR="00AF20DC" w:rsidRPr="00B856A2" w:rsidRDefault="00AF20DC">
    <w:pPr>
      <w:pStyle w:val="Footer"/>
      <w:rPr>
        <w:b/>
        <w:sz w:val="18"/>
        <w:rPrChange w:id="534" w:author="Reception" w:date="2026-09-25T20:06:00Z" w16du:dateUtc="2026-09-26T00:06:00Z">
          <w:rPr>
            <w:color w:val="000000"/>
          </w:rPr>
        </w:rPrChange>
      </w:rPr>
      <w:pPrChange w:id="535" w:author="Reception" w:date="2026-09-25T20:06:00Z" w16du:dateUtc="2026-09-26T00:06:00Z">
        <w:pPr>
          <w:pBdr>
            <w:top w:val="nil"/>
            <w:left w:val="nil"/>
            <w:bottom w:val="nil"/>
            <w:right w:val="nil"/>
            <w:between w:val="nil"/>
          </w:pBdr>
          <w:tabs>
            <w:tab w:val="center" w:pos="4680"/>
            <w:tab w:val="right" w:pos="9360"/>
          </w:tabs>
          <w:spacing w:after="0" w:line="240" w:lineRule="auto"/>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74F57" w14:textId="77777777" w:rsidR="006F06B1" w:rsidRPr="00B856A2" w:rsidRDefault="006F06B1" w:rsidP="00B3623F">
    <w:pPr>
      <w:pStyle w:val="Footer"/>
      <w:rPr>
        <w:ins w:id="536" w:author="Reception" w:date="2026-09-25T20:06:00Z" w16du:dateUtc="2026-09-26T00:06:00Z"/>
        <w:b/>
        <w:sz w:val="18"/>
        <w:szCs w:val="18"/>
      </w:rPr>
    </w:pPr>
    <w:ins w:id="537" w:author="Reception" w:date="2026-09-25T20:06:00Z" w16du:dateUtc="2026-09-26T00:06:00Z">
      <w:r w:rsidRPr="00B856A2">
        <w:rPr>
          <w:b/>
          <w:sz w:val="18"/>
          <w:szCs w:val="18"/>
        </w:rPr>
        <w:t xml:space="preserve">Scheme Employers </w:t>
      </w:r>
      <w:r w:rsidRPr="00B856A2">
        <w:rPr>
          <w:b/>
          <w:sz w:val="18"/>
          <w:szCs w:val="18"/>
        </w:rPr>
        <w:tab/>
      </w:r>
      <w:r w:rsidRPr="00B856A2">
        <w:rPr>
          <w:b/>
          <w:sz w:val="18"/>
          <w:szCs w:val="18"/>
        </w:rPr>
        <w:tab/>
        <w:t xml:space="preserve">Page </w:t>
      </w:r>
      <w:r w:rsidRPr="00B856A2">
        <w:rPr>
          <w:b/>
          <w:sz w:val="18"/>
          <w:szCs w:val="18"/>
        </w:rPr>
        <w:fldChar w:fldCharType="begin"/>
      </w:r>
      <w:r w:rsidRPr="00B856A2">
        <w:rPr>
          <w:b/>
          <w:sz w:val="18"/>
          <w:szCs w:val="18"/>
        </w:rPr>
        <w:instrText xml:space="preserve"> PAGE </w:instrText>
      </w:r>
      <w:r w:rsidRPr="00B856A2">
        <w:rPr>
          <w:b/>
          <w:sz w:val="18"/>
          <w:szCs w:val="18"/>
        </w:rPr>
        <w:fldChar w:fldCharType="separate"/>
      </w:r>
      <w:r>
        <w:rPr>
          <w:b/>
          <w:noProof/>
          <w:sz w:val="18"/>
          <w:szCs w:val="18"/>
        </w:rPr>
        <w:t>2</w:t>
      </w:r>
      <w:r w:rsidRPr="00B856A2">
        <w:rPr>
          <w:b/>
          <w:sz w:val="18"/>
          <w:szCs w:val="18"/>
        </w:rPr>
        <w:fldChar w:fldCharType="end"/>
      </w:r>
      <w:r w:rsidRPr="00B856A2">
        <w:rPr>
          <w:b/>
          <w:sz w:val="18"/>
          <w:szCs w:val="18"/>
        </w:rPr>
        <w:t xml:space="preserve"> of </w:t>
      </w:r>
      <w:r w:rsidRPr="00B856A2">
        <w:rPr>
          <w:b/>
          <w:sz w:val="18"/>
          <w:szCs w:val="18"/>
        </w:rPr>
        <w:fldChar w:fldCharType="begin"/>
      </w:r>
      <w:r w:rsidRPr="00B856A2">
        <w:rPr>
          <w:b/>
          <w:sz w:val="18"/>
          <w:szCs w:val="18"/>
        </w:rPr>
        <w:instrText xml:space="preserve"> NUMPAGES </w:instrText>
      </w:r>
      <w:r w:rsidRPr="00B856A2">
        <w:rPr>
          <w:b/>
          <w:sz w:val="18"/>
          <w:szCs w:val="18"/>
        </w:rPr>
        <w:fldChar w:fldCharType="separate"/>
      </w:r>
      <w:r w:rsidR="007C4920">
        <w:rPr>
          <w:b/>
          <w:noProof/>
          <w:sz w:val="18"/>
          <w:szCs w:val="18"/>
        </w:rPr>
        <w:t>7</w:t>
      </w:r>
      <w:r w:rsidRPr="00B856A2">
        <w:rPr>
          <w:b/>
          <w:sz w:val="18"/>
          <w:szCs w:val="18"/>
        </w:rPr>
        <w:fldChar w:fldCharType="end"/>
      </w:r>
    </w:ins>
  </w:p>
  <w:p w14:paraId="607B79AC" w14:textId="77777777" w:rsidR="006F06B1" w:rsidRPr="00B856A2" w:rsidRDefault="006F06B1" w:rsidP="00B3623F">
    <w:pPr>
      <w:pStyle w:val="Footer"/>
      <w:rPr>
        <w:ins w:id="538" w:author="Reception" w:date="2026-09-25T20:06:00Z" w16du:dateUtc="2026-09-26T00:06:00Z"/>
        <w:b/>
        <w:sz w:val="18"/>
        <w:szCs w:val="18"/>
      </w:rPr>
    </w:pPr>
    <w:ins w:id="539" w:author="Reception" w:date="2026-09-25T20:06:00Z" w16du:dateUtc="2026-09-26T00:06:00Z">
      <w:r w:rsidRPr="00B856A2">
        <w:rPr>
          <w:b/>
          <w:sz w:val="18"/>
          <w:szCs w:val="18"/>
        </w:rPr>
        <w:t xml:space="preserve">Discretions Statement </w:t>
      </w:r>
    </w:ins>
  </w:p>
  <w:p w14:paraId="7BF796BE" w14:textId="77777777" w:rsidR="006F06B1" w:rsidRPr="00B856A2" w:rsidRDefault="006F06B1" w:rsidP="00B3623F">
    <w:pPr>
      <w:pStyle w:val="Footer"/>
      <w:rPr>
        <w:ins w:id="540" w:author="Reception" w:date="2026-09-25T20:06:00Z" w16du:dateUtc="2026-09-26T00:06:00Z"/>
        <w:b/>
        <w:sz w:val="18"/>
        <w:szCs w:val="18"/>
      </w:rPr>
    </w:pPr>
    <w:ins w:id="541" w:author="Reception" w:date="2026-09-25T20:06:00Z" w16du:dateUtc="2026-09-26T00:06:00Z">
      <w:r w:rsidRPr="00B856A2">
        <w:rPr>
          <w:b/>
          <w:sz w:val="18"/>
          <w:szCs w:val="18"/>
        </w:rPr>
        <w:t>May 2014</w:t>
      </w:r>
    </w:ins>
  </w:p>
  <w:p w14:paraId="45961DBC" w14:textId="77777777" w:rsidR="00D4489B" w:rsidRDefault="00D44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4F29F3" w14:textId="77777777" w:rsidR="00CB0730" w:rsidRDefault="00CB0730">
      <w:pPr>
        <w:pPrChange w:id="4" w:author="Reception" w:date="2026-09-25T20:06:00Z" w16du:dateUtc="2026-09-26T00:06:00Z">
          <w:pPr>
            <w:spacing w:after="0" w:line="240" w:lineRule="auto"/>
          </w:pPr>
        </w:pPrChange>
      </w:pPr>
      <w:r>
        <w:separator/>
      </w:r>
    </w:p>
  </w:footnote>
  <w:footnote w:type="continuationSeparator" w:id="0">
    <w:p w14:paraId="50108356" w14:textId="77777777" w:rsidR="00CB0730" w:rsidRDefault="00CB0730">
      <w:pPr>
        <w:pPrChange w:id="5" w:author="Reception" w:date="2026-09-25T20:06:00Z" w16du:dateUtc="2026-09-26T00:06: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D697BB" w14:textId="77777777" w:rsidR="00D4489B" w:rsidRDefault="00D448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84221"/>
    <w:multiLevelType w:val="multilevel"/>
    <w:tmpl w:val="7CBCA20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EB72780"/>
    <w:multiLevelType w:val="multilevel"/>
    <w:tmpl w:val="1AA0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C4365"/>
    <w:multiLevelType w:val="multilevel"/>
    <w:tmpl w:val="6BC4D36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40400D6"/>
    <w:multiLevelType w:val="multilevel"/>
    <w:tmpl w:val="9E6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11951"/>
    <w:multiLevelType w:val="hybridMultilevel"/>
    <w:tmpl w:val="DEC0238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C2E3C0A"/>
    <w:multiLevelType w:val="hybridMultilevel"/>
    <w:tmpl w:val="EA507F8E"/>
    <w:lvl w:ilvl="0" w:tplc="202A4552">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24B144D8"/>
    <w:multiLevelType w:val="hybridMultilevel"/>
    <w:tmpl w:val="8E7460C8"/>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69C4949"/>
    <w:multiLevelType w:val="multilevel"/>
    <w:tmpl w:val="4FDE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12259"/>
    <w:multiLevelType w:val="hybridMultilevel"/>
    <w:tmpl w:val="B4D013E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0B2723"/>
    <w:multiLevelType w:val="multilevel"/>
    <w:tmpl w:val="34146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7860504"/>
    <w:multiLevelType w:val="hybridMultilevel"/>
    <w:tmpl w:val="43E2A54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EDC5A15"/>
    <w:multiLevelType w:val="multilevel"/>
    <w:tmpl w:val="2658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17EF6"/>
    <w:multiLevelType w:val="hybridMultilevel"/>
    <w:tmpl w:val="CCFEBE0A"/>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6F316881"/>
    <w:multiLevelType w:val="multilevel"/>
    <w:tmpl w:val="F92A5D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7512F54"/>
    <w:multiLevelType w:val="multilevel"/>
    <w:tmpl w:val="D114A2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1402447">
    <w:abstractNumId w:val="9"/>
  </w:num>
  <w:num w:numId="2" w16cid:durableId="67847072">
    <w:abstractNumId w:val="2"/>
  </w:num>
  <w:num w:numId="3" w16cid:durableId="1473251591">
    <w:abstractNumId w:val="14"/>
  </w:num>
  <w:num w:numId="4" w16cid:durableId="1737968577">
    <w:abstractNumId w:val="0"/>
  </w:num>
  <w:num w:numId="5" w16cid:durableId="1197306517">
    <w:abstractNumId w:val="13"/>
  </w:num>
  <w:num w:numId="6" w16cid:durableId="1172455255">
    <w:abstractNumId w:val="6"/>
  </w:num>
  <w:num w:numId="7" w16cid:durableId="366105861">
    <w:abstractNumId w:val="10"/>
  </w:num>
  <w:num w:numId="8" w16cid:durableId="573977327">
    <w:abstractNumId w:val="12"/>
  </w:num>
  <w:num w:numId="9" w16cid:durableId="707994154">
    <w:abstractNumId w:val="4"/>
  </w:num>
  <w:num w:numId="10" w16cid:durableId="1180317783">
    <w:abstractNumId w:val="8"/>
  </w:num>
  <w:num w:numId="11" w16cid:durableId="841700102">
    <w:abstractNumId w:val="7"/>
  </w:num>
  <w:num w:numId="12" w16cid:durableId="1465654416">
    <w:abstractNumId w:val="3"/>
  </w:num>
  <w:num w:numId="13" w16cid:durableId="1340083797">
    <w:abstractNumId w:val="1"/>
  </w:num>
  <w:num w:numId="14" w16cid:durableId="301929166">
    <w:abstractNumId w:val="11"/>
  </w:num>
  <w:num w:numId="15" w16cid:durableId="139932841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0DC"/>
    <w:rsid w:val="000273D8"/>
    <w:rsid w:val="00075AD1"/>
    <w:rsid w:val="000A1E58"/>
    <w:rsid w:val="00105147"/>
    <w:rsid w:val="00157AC8"/>
    <w:rsid w:val="0016579B"/>
    <w:rsid w:val="001E04FB"/>
    <w:rsid w:val="002206E0"/>
    <w:rsid w:val="00286257"/>
    <w:rsid w:val="00337FDF"/>
    <w:rsid w:val="003454B9"/>
    <w:rsid w:val="0036098C"/>
    <w:rsid w:val="004A15E5"/>
    <w:rsid w:val="004A34A8"/>
    <w:rsid w:val="004C29E3"/>
    <w:rsid w:val="004F16CF"/>
    <w:rsid w:val="005A1633"/>
    <w:rsid w:val="005B2C17"/>
    <w:rsid w:val="005E33BB"/>
    <w:rsid w:val="005F702C"/>
    <w:rsid w:val="006113E7"/>
    <w:rsid w:val="00647149"/>
    <w:rsid w:val="00657F63"/>
    <w:rsid w:val="006768A9"/>
    <w:rsid w:val="00693D63"/>
    <w:rsid w:val="006A123A"/>
    <w:rsid w:val="006A247C"/>
    <w:rsid w:val="006F06B1"/>
    <w:rsid w:val="00722373"/>
    <w:rsid w:val="00771538"/>
    <w:rsid w:val="007947A6"/>
    <w:rsid w:val="007C4920"/>
    <w:rsid w:val="008A6E18"/>
    <w:rsid w:val="008C0D93"/>
    <w:rsid w:val="00926D55"/>
    <w:rsid w:val="00952FD9"/>
    <w:rsid w:val="00955F23"/>
    <w:rsid w:val="00980CA8"/>
    <w:rsid w:val="009A4F27"/>
    <w:rsid w:val="009A5529"/>
    <w:rsid w:val="009A5E9C"/>
    <w:rsid w:val="009E2B35"/>
    <w:rsid w:val="009F5D97"/>
    <w:rsid w:val="00A3262E"/>
    <w:rsid w:val="00A36C21"/>
    <w:rsid w:val="00A579BD"/>
    <w:rsid w:val="00A6204B"/>
    <w:rsid w:val="00A85841"/>
    <w:rsid w:val="00AE7A73"/>
    <w:rsid w:val="00AF20DC"/>
    <w:rsid w:val="00B3623F"/>
    <w:rsid w:val="00B8688B"/>
    <w:rsid w:val="00BB3643"/>
    <w:rsid w:val="00BF68FE"/>
    <w:rsid w:val="00C07502"/>
    <w:rsid w:val="00C11A69"/>
    <w:rsid w:val="00C2515D"/>
    <w:rsid w:val="00C60D83"/>
    <w:rsid w:val="00CA0502"/>
    <w:rsid w:val="00CA3955"/>
    <w:rsid w:val="00CB0730"/>
    <w:rsid w:val="00CD3373"/>
    <w:rsid w:val="00D05735"/>
    <w:rsid w:val="00D05EB4"/>
    <w:rsid w:val="00D319B4"/>
    <w:rsid w:val="00D4489B"/>
    <w:rsid w:val="00E27234"/>
    <w:rsid w:val="00E553CF"/>
    <w:rsid w:val="00E756FA"/>
    <w:rsid w:val="00E807ED"/>
    <w:rsid w:val="00E81732"/>
    <w:rsid w:val="00F009B2"/>
    <w:rsid w:val="00F72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C055"/>
  <w15:docId w15:val="{DA75A218-A22C-42A5-B6C7-370A4B19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23F"/>
    <w:pPr>
      <w:spacing w:after="0" w:line="240" w:lineRule="auto"/>
      <w:pPrChange w:id="0" w:author="Reception" w:date="2026-09-25T20:06:00Z">
        <w:pPr>
          <w:spacing w:after="160" w:line="259" w:lineRule="auto"/>
        </w:pPr>
      </w:pPrChange>
    </w:pPr>
    <w:rPr>
      <w:rFonts w:ascii="Arial" w:eastAsia="Times New Roman" w:hAnsi="Arial" w:cs="Times New Roman"/>
      <w:sz w:val="24"/>
      <w:szCs w:val="24"/>
      <w:lang w:val="en-GB" w:eastAsia="en-GB"/>
      <w:rPrChange w:id="0" w:author="Reception" w:date="2026-09-25T20:06:00Z">
        <w:rPr>
          <w:rFonts w:ascii="Calibri" w:eastAsia="Calibri" w:hAnsi="Calibri" w:cs="Calibri"/>
          <w:sz w:val="22"/>
          <w:szCs w:val="22"/>
          <w:lang w:val="en-US" w:eastAsia="en-US" w:bidi="ar-SA"/>
        </w:rPr>
      </w:rPrChange>
    </w:rPr>
  </w:style>
  <w:style w:type="paragraph" w:styleId="Heading1">
    <w:name w:val="heading 1"/>
    <w:basedOn w:val="Normal"/>
    <w:next w:val="Normal"/>
    <w:link w:val="Heading1Char"/>
    <w:uiPriority w:val="9"/>
    <w:qFormat/>
    <w:rsid w:val="00EB6E05"/>
    <w:pPr>
      <w:keepNext/>
      <w:keepLines/>
      <w:spacing w:before="480"/>
      <w:jc w:val="center"/>
      <w:outlineLvl w:val="0"/>
    </w:pPr>
    <w:rPr>
      <w:rFonts w:ascii="Times New Roman" w:eastAsiaTheme="majorEastAsia" w:hAnsi="Times New Roman" w:cstheme="majorBidi"/>
      <w:b/>
      <w:bCs/>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600F2"/>
    <w:pPr>
      <w:ind w:left="720"/>
      <w:contextualSpacing/>
    </w:pPr>
  </w:style>
  <w:style w:type="paragraph" w:styleId="BalloonText">
    <w:name w:val="Balloon Text"/>
    <w:basedOn w:val="Normal"/>
    <w:link w:val="BalloonTextChar"/>
    <w:rsid w:val="009E2B35"/>
    <w:pPr>
      <w:pPrChange w:id="1" w:author="Reception" w:date="2026-09-25T20:06:00Z">
        <w:pPr/>
      </w:pPrChange>
    </w:pPr>
    <w:rPr>
      <w:rFonts w:ascii="Segoe UI" w:hAnsi="Segoe UI" w:cs="Segoe UI"/>
      <w:sz w:val="18"/>
      <w:szCs w:val="18"/>
      <w:rPrChange w:id="1" w:author="Reception" w:date="2026-09-25T20:06:00Z">
        <w:rPr>
          <w:rFonts w:ascii="Segoe UI" w:hAnsi="Segoe UI" w:cs="Segoe UI"/>
          <w:sz w:val="18"/>
          <w:szCs w:val="18"/>
          <w:lang w:val="en-GB" w:eastAsia="en-GB" w:bidi="ar-SA"/>
        </w:rPr>
      </w:rPrChange>
    </w:rPr>
  </w:style>
  <w:style w:type="character" w:customStyle="1" w:styleId="BalloonTextChar">
    <w:name w:val="Balloon Text Char"/>
    <w:basedOn w:val="DefaultParagraphFont"/>
    <w:link w:val="BalloonText"/>
    <w:rsid w:val="00841C26"/>
    <w:rPr>
      <w:rFonts w:ascii="Segoe UI" w:eastAsia="Times New Roman" w:hAnsi="Segoe UI" w:cs="Segoe UI"/>
      <w:sz w:val="18"/>
      <w:szCs w:val="18"/>
      <w:lang w:val="en-GB" w:eastAsia="en-GB"/>
    </w:rPr>
  </w:style>
  <w:style w:type="paragraph" w:styleId="NoSpacing">
    <w:name w:val="No Spacing"/>
    <w:uiPriority w:val="1"/>
    <w:qFormat/>
    <w:rsid w:val="00A67B39"/>
    <w:pPr>
      <w:spacing w:after="0" w:line="240" w:lineRule="auto"/>
    </w:pPr>
    <w:rPr>
      <w:rFonts w:ascii="Calibri Light" w:hAnsi="Calibri Light"/>
      <w:sz w:val="24"/>
      <w:szCs w:val="24"/>
    </w:rPr>
  </w:style>
  <w:style w:type="paragraph" w:styleId="Header">
    <w:name w:val="header"/>
    <w:basedOn w:val="Normal"/>
    <w:link w:val="HeaderChar"/>
    <w:rsid w:val="009F5D97"/>
    <w:pPr>
      <w:tabs>
        <w:tab w:val="center" w:pos="4513"/>
        <w:tab w:val="right" w:pos="9026"/>
      </w:tabs>
      <w:pPrChange w:id="2" w:author="Reception" w:date="2026-09-25T20:06:00Z">
        <w:pPr>
          <w:tabs>
            <w:tab w:val="center" w:pos="4680"/>
            <w:tab w:val="right" w:pos="9360"/>
          </w:tabs>
        </w:pPr>
      </w:pPrChange>
    </w:pPr>
    <w:rPr>
      <w:rPrChange w:id="2" w:author="Reception" w:date="2026-09-25T20:06:00Z">
        <w:rPr>
          <w:rFonts w:ascii="Arial" w:hAnsi="Arial"/>
          <w:sz w:val="24"/>
          <w:szCs w:val="24"/>
          <w:lang w:val="en-GB" w:eastAsia="en-GB" w:bidi="ar-SA"/>
        </w:rPr>
      </w:rPrChange>
    </w:rPr>
  </w:style>
  <w:style w:type="character" w:customStyle="1" w:styleId="HeaderChar">
    <w:name w:val="Header Char"/>
    <w:basedOn w:val="DefaultParagraphFont"/>
    <w:link w:val="Header"/>
    <w:rsid w:val="00040328"/>
    <w:rPr>
      <w:rFonts w:ascii="Arial" w:eastAsia="Times New Roman" w:hAnsi="Arial" w:cs="Times New Roman"/>
      <w:sz w:val="24"/>
      <w:szCs w:val="24"/>
      <w:lang w:val="en-GB" w:eastAsia="en-GB"/>
    </w:rPr>
  </w:style>
  <w:style w:type="paragraph" w:styleId="Footer">
    <w:name w:val="footer"/>
    <w:basedOn w:val="Normal"/>
    <w:link w:val="FooterChar"/>
    <w:rsid w:val="00B3623F"/>
    <w:pPr>
      <w:tabs>
        <w:tab w:val="center" w:pos="4153"/>
        <w:tab w:val="right" w:pos="8306"/>
      </w:tabs>
      <w:pPrChange w:id="3" w:author="Reception" w:date="2026-09-25T20:06:00Z">
        <w:pPr>
          <w:tabs>
            <w:tab w:val="center" w:pos="4680"/>
            <w:tab w:val="right" w:pos="9360"/>
          </w:tabs>
        </w:pPr>
      </w:pPrChange>
    </w:pPr>
    <w:rPr>
      <w:rPrChange w:id="3" w:author="Reception" w:date="2026-09-25T20:06:00Z">
        <w:rPr>
          <w:rFonts w:ascii="Arial" w:hAnsi="Arial"/>
          <w:sz w:val="24"/>
          <w:szCs w:val="24"/>
          <w:lang w:val="en-GB" w:eastAsia="en-GB" w:bidi="ar-SA"/>
        </w:rPr>
      </w:rPrChange>
    </w:rPr>
  </w:style>
  <w:style w:type="character" w:customStyle="1" w:styleId="FooterChar">
    <w:name w:val="Footer Char"/>
    <w:basedOn w:val="DefaultParagraphFont"/>
    <w:link w:val="Footer"/>
    <w:rsid w:val="00040328"/>
    <w:rPr>
      <w:rFonts w:ascii="Arial" w:eastAsia="Times New Roman" w:hAnsi="Arial" w:cs="Times New Roman"/>
      <w:sz w:val="24"/>
      <w:szCs w:val="24"/>
      <w:lang w:val="en-GB" w:eastAsia="en-GB"/>
    </w:rPr>
  </w:style>
  <w:style w:type="character" w:customStyle="1" w:styleId="Heading1Char">
    <w:name w:val="Heading 1 Char"/>
    <w:basedOn w:val="DefaultParagraphFont"/>
    <w:link w:val="Heading1"/>
    <w:uiPriority w:val="9"/>
    <w:rsid w:val="00EB6E05"/>
    <w:rPr>
      <w:rFonts w:ascii="Times New Roman" w:eastAsiaTheme="majorEastAsia" w:hAnsi="Times New Roman" w:cstheme="majorBidi"/>
      <w:b/>
      <w:bCs/>
      <w:sz w:val="28"/>
      <w:szCs w:val="32"/>
    </w:rPr>
  </w:style>
  <w:style w:type="character" w:styleId="PageNumber">
    <w:name w:val="page number"/>
    <w:basedOn w:val="DefaultParagraphFont"/>
    <w:uiPriority w:val="99"/>
    <w:semiHidden/>
    <w:unhideWhenUsed/>
    <w:rsid w:val="00A0743F"/>
  </w:style>
  <w:style w:type="character" w:customStyle="1" w:styleId="st">
    <w:name w:val="st"/>
    <w:basedOn w:val="DefaultParagraphFont"/>
    <w:rsid w:val="005B5589"/>
  </w:style>
  <w:style w:type="character" w:styleId="Emphasis">
    <w:name w:val="Emphasis"/>
    <w:basedOn w:val="DefaultParagraphFont"/>
    <w:uiPriority w:val="20"/>
    <w:qFormat/>
    <w:rsid w:val="005B5589"/>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rsid w:val="00D4489B"/>
    <w:rPr>
      <w:color w:val="0000FF"/>
      <w:u w:val="single"/>
    </w:rPr>
  </w:style>
  <w:style w:type="character" w:styleId="Strong">
    <w:name w:val="Strong"/>
    <w:qFormat/>
    <w:rsid w:val="00D4489B"/>
    <w:rPr>
      <w:b/>
      <w:bCs/>
    </w:rPr>
  </w:style>
  <w:style w:type="character" w:styleId="FollowedHyperlink">
    <w:name w:val="FollowedHyperlink"/>
    <w:basedOn w:val="DefaultParagraphFont"/>
    <w:rsid w:val="00D448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kcrWp0TGs0jo6PtNf65Z0+m7lmg==">AMUW2mVQV2hi6Rwr9QgLX1OBpQQrK2OXDB/esZLMfL8FVTxf3eQXrMnJ8STngbgCOHkgym26JWC3dpT+M5iuuXr70yxAQT4yKWVIJbVdGU9vYFC4KMrx4bY=</go:docsCustomData>
</go:gDocsCustomXmlDataStorage>
</file>

<file path=customXml/itemProps1.xml><?xml version="1.0" encoding="utf-8"?>
<ds:datastoreItem xmlns:ds="http://schemas.openxmlformats.org/officeDocument/2006/customXml" ds:itemID="{490BB1A2-6936-482F-BD84-A761B61600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3573</Words>
  <Characters>20372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Rendon</dc:creator>
  <cp:lastModifiedBy>Arthur Souza Rodrigues</cp:lastModifiedBy>
  <cp:revision>1</cp:revision>
  <dcterms:created xsi:type="dcterms:W3CDTF">2022-11-16T19:51:00Z</dcterms:created>
  <dcterms:modified xsi:type="dcterms:W3CDTF">2026-09-26T00:06:00Z</dcterms:modified>
</cp:coreProperties>
</file>