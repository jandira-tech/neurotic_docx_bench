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DA757" w14:textId="77777777" w:rsidR="00F63A8F" w:rsidRDefault="00AD1C07">
      <w:pPr>
        <w:rPr>
          <w:ins w:id="0" w:author="Comparison" w:date="2026-07-05T01:07:00Z" w16du:dateUtc="2026-07-05T05:07:00Z"/>
        </w:rPr>
      </w:pPr>
      <w:ins w:id="1" w:author="Comparison" w:date="2026-07-05T01:07:00Z" w16du:dateUtc="2026-07-05T05:07:00Z">
        <w:r>
          <w:t>Book Catalog</w:t>
        </w:r>
      </w:ins>
    </w:p>
    <w:p w14:paraId="4941C812" w14:textId="77777777" w:rsidR="00074594" w:rsidRDefault="00AD1C07">
      <w:pPr>
        <w:rPr>
          <w:del w:id="2" w:author="Comparison" w:date="2026-07-05T01:07:00Z" w16du:dateUtc="2026-07-05T05:07:00Z"/>
        </w:rPr>
      </w:pPr>
      <w:ins w:id="3" w:author="Comparison" w:date="2026-07-05T01:07:00Z" w16du:dateUtc="2026-07-05T05:07:00Z">
        <w:r>
          <w:t>Title</w:t>
        </w:r>
        <w:r>
          <w:tab/>
          <w:t>Author</w:t>
        </w:r>
        <w:r>
          <w:tab/>
          <w:t>Genre</w:t>
        </w:r>
        <w:r>
          <w:tab/>
        </w:r>
        <w:proofErr w:type="gramStart"/>
        <w:r>
          <w:t>The</w:t>
        </w:r>
        <w:proofErr w:type="gramEnd"/>
        <w:r>
          <w:t xml:space="preserve"> Gre</w:t>
        </w:r>
        <w:r>
          <w:rPr>
            <w:i/>
            <w:iCs/>
          </w:rPr>
          <w:t>at Gats</w:t>
        </w:r>
        <w:r>
          <w:t>by</w:t>
        </w:r>
        <w:r>
          <w:tab/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  <w:t>George Orwell</w:t>
        </w:r>
        <w:r>
          <w:tab/>
          <w:t>Dystopian</w:t>
        </w:r>
        <w:r>
          <w:tab/>
          <w:t>Sap</w:t>
        </w:r>
        <w:r>
          <w:rPr>
            <w:i/>
            <w:iCs/>
          </w:rPr>
          <w:t>i</w:t>
        </w:r>
        <w:r>
          <w:t>ens</w:t>
        </w:r>
        <w:r>
          <w:tab/>
          <w:t>Yuval Noah Harari</w:t>
        </w:r>
        <w:r>
          <w:tab/>
          <w:t>Non-fiction</w:t>
        </w:r>
      </w:ins>
      <w:del w:id="4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Bold Underline Highlight Demo</w:delText>
        </w:r>
      </w:del>
    </w:p>
    <w:p w14:paraId="7BA52996" w14:textId="77777777" w:rsidR="00074594" w:rsidRDefault="00AD1C07">
      <w:pPr>
        <w:rPr>
          <w:del w:id="5" w:author="Comparison" w:date="2026-07-05T01:07:00Z" w16du:dateUtc="2026-07-05T05:07:00Z"/>
        </w:rPr>
      </w:pPr>
      <w:del w:id="6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This document shows bold, underline, and yellow highlight combined.</w:delText>
        </w:r>
      </w:del>
    </w:p>
    <w:p w14:paraId="0A395189" w14:textId="77777777" w:rsidR="00074594" w:rsidRDefault="00AD1C07">
      <w:del w:id="7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074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594"/>
    <w:rsid w:val="00074594"/>
    <w:rsid w:val="00517C54"/>
    <w:rsid w:val="00770E19"/>
    <w:rsid w:val="00AD1C07"/>
    <w:rsid w:val="00B37A4C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0C4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