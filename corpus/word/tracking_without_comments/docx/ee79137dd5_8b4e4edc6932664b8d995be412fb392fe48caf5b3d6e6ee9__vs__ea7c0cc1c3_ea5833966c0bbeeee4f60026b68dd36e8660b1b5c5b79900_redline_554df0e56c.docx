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00AF0D" w14:textId="77777777" w:rsidR="00065DBD" w:rsidRPr="00CC09ED" w:rsidRDefault="00995E27" w:rsidP="00CC09ED">
      <w:pPr>
        <w:jc w:val="center"/>
        <w:rPr>
          <w:ins w:id="5" w:author="Shaffer, Pamela" w:date="2026-09-25T20:00:00Z" w16du:dateUtc="2026-09-26T00:00:00Z"/>
          <w:b/>
          <w:sz w:val="32"/>
          <w:szCs w:val="32"/>
        </w:rPr>
      </w:pPr>
      <w:ins w:id="6" w:author="Shaffer, Pamela" w:date="2026-09-25T20:00:00Z" w16du:dateUtc="2026-09-26T00:00:00Z">
        <w:r w:rsidRPr="00CC09ED">
          <w:rPr>
            <w:b/>
            <w:sz w:val="32"/>
            <w:szCs w:val="32"/>
          </w:rPr>
          <w:t>KAPT Video Challenge</w:t>
        </w:r>
      </w:ins>
    </w:p>
    <w:p w14:paraId="23485A9E" w14:textId="77777777" w:rsidR="00CC09ED" w:rsidRPr="00CC09ED" w:rsidRDefault="00CC09ED" w:rsidP="00CC09ED">
      <w:pPr>
        <w:jc w:val="center"/>
        <w:rPr>
          <w:ins w:id="7" w:author="Shaffer, Pamela" w:date="2026-09-25T20:00:00Z" w16du:dateUtc="2026-09-26T00:00:00Z"/>
          <w:sz w:val="24"/>
          <w:szCs w:val="24"/>
        </w:rPr>
      </w:pPr>
    </w:p>
    <w:p w14:paraId="29C93186" w14:textId="77777777" w:rsidR="00995E27" w:rsidRPr="00CC09ED" w:rsidRDefault="00995E27">
      <w:pPr>
        <w:rPr>
          <w:ins w:id="8" w:author="Shaffer, Pamela" w:date="2026-09-25T20:00:00Z" w16du:dateUtc="2026-09-26T00:00:00Z"/>
          <w:sz w:val="24"/>
          <w:szCs w:val="24"/>
        </w:rPr>
      </w:pPr>
      <w:ins w:id="9" w:author="Shaffer, Pamela" w:date="2026-09-25T20:00:00Z" w16du:dateUtc="2026-09-26T00:00:00Z">
        <w:r w:rsidRPr="00CC09ED">
          <w:rPr>
            <w:sz w:val="24"/>
            <w:szCs w:val="24"/>
          </w:rPr>
          <w:t xml:space="preserve">We are inviting any district that is registered online or in person for this summer’s KAPT Conference to participate in our new KAPT Video Challenge.  </w:t>
        </w:r>
      </w:ins>
    </w:p>
    <w:p w14:paraId="267D9828" w14:textId="77777777" w:rsidR="00995E27" w:rsidRPr="00CC09ED" w:rsidRDefault="00995E27">
      <w:pPr>
        <w:rPr>
          <w:ins w:id="10" w:author="Shaffer, Pamela" w:date="2026-09-25T20:00:00Z" w16du:dateUtc="2026-09-26T00:00:00Z"/>
          <w:sz w:val="24"/>
          <w:szCs w:val="24"/>
        </w:rPr>
      </w:pPr>
      <w:ins w:id="11" w:author="Shaffer, Pamela" w:date="2026-09-25T20:00:00Z" w16du:dateUtc="2026-09-26T00:00:00Z">
        <w:r w:rsidRPr="00CC09ED">
          <w:rPr>
            <w:sz w:val="24"/>
            <w:szCs w:val="24"/>
          </w:rPr>
          <w:t>Lots of people lo</w:t>
        </w:r>
        <w:r w:rsidR="0055006A" w:rsidRPr="00CC09ED">
          <w:rPr>
            <w:sz w:val="24"/>
            <w:szCs w:val="24"/>
          </w:rPr>
          <w:t xml:space="preserve">ve watching and making videos online.  </w:t>
        </w:r>
        <w:r w:rsidRPr="00CC09ED">
          <w:rPr>
            <w:sz w:val="24"/>
            <w:szCs w:val="24"/>
          </w:rPr>
          <w:t xml:space="preserve">So this year we would like to challenge your district to make a short video 1-5 minutes and submit it to us.  </w:t>
        </w:r>
        <w:r w:rsidR="0055006A" w:rsidRPr="00CC09ED">
          <w:rPr>
            <w:sz w:val="24"/>
            <w:szCs w:val="24"/>
          </w:rPr>
          <w:t xml:space="preserve">Sorda like a TikTok video.  </w:t>
        </w:r>
        <w:r w:rsidRPr="00CC09ED">
          <w:rPr>
            <w:sz w:val="24"/>
            <w:szCs w:val="24"/>
          </w:rPr>
          <w:t xml:space="preserve">This is your chance to get creative and show </w:t>
        </w:r>
        <w:r w:rsidR="0055006A" w:rsidRPr="00CC09ED">
          <w:rPr>
            <w:sz w:val="24"/>
            <w:szCs w:val="24"/>
          </w:rPr>
          <w:t xml:space="preserve">why your district is one of the best!  </w:t>
        </w:r>
        <w:r w:rsidRPr="00CC09ED">
          <w:rPr>
            <w:sz w:val="24"/>
            <w:szCs w:val="24"/>
          </w:rPr>
          <w:t>Y</w:t>
        </w:r>
        <w:r w:rsidR="0055006A" w:rsidRPr="00CC09ED">
          <w:rPr>
            <w:sz w:val="24"/>
            <w:szCs w:val="24"/>
          </w:rPr>
          <w:t>our video content could possibly</w:t>
        </w:r>
        <w:r w:rsidRPr="00CC09ED">
          <w:rPr>
            <w:sz w:val="24"/>
            <w:szCs w:val="24"/>
          </w:rPr>
          <w:t xml:space="preserve"> include something funny, uplifting, challenging, school buses, safety, etc.  </w:t>
        </w:r>
        <w:r w:rsidR="0055006A" w:rsidRPr="00CC09ED">
          <w:rPr>
            <w:sz w:val="24"/>
            <w:szCs w:val="24"/>
          </w:rPr>
          <w:t xml:space="preserve">(No bad language).  You can utilize any of your staff that would like to help make it.  Remember to get parent’s permission if you film children.  </w:t>
        </w:r>
      </w:ins>
    </w:p>
    <w:p w14:paraId="3B42EC08" w14:textId="77777777" w:rsidR="00CC09ED" w:rsidRPr="00CC09ED" w:rsidRDefault="0055006A">
      <w:pPr>
        <w:rPr>
          <w:ins w:id="12" w:author="Shaffer, Pamela" w:date="2026-09-25T20:00:00Z" w16du:dateUtc="2026-09-26T00:00:00Z"/>
          <w:sz w:val="24"/>
          <w:szCs w:val="24"/>
        </w:rPr>
      </w:pPr>
      <w:ins w:id="13" w:author="Shaffer, Pamela" w:date="2026-09-25T20:00:00Z" w16du:dateUtc="2026-09-26T00:00:00Z">
        <w:r w:rsidRPr="00CC09ED">
          <w:rPr>
            <w:sz w:val="24"/>
            <w:szCs w:val="24"/>
          </w:rPr>
          <w:t xml:space="preserve">We will start accepting videos </w:t>
        </w:r>
        <w:r w:rsidR="00CC09ED" w:rsidRPr="00CC09ED">
          <w:rPr>
            <w:sz w:val="24"/>
            <w:szCs w:val="24"/>
          </w:rPr>
          <w:t xml:space="preserve">April 1, 2022 and they </w:t>
        </w:r>
        <w:r w:rsidRPr="00CC09ED">
          <w:rPr>
            <w:sz w:val="24"/>
            <w:szCs w:val="24"/>
          </w:rPr>
          <w:t xml:space="preserve">should be sent in by May 31, 2022.  You can email them or share them through the Google drive with me at </w:t>
        </w:r>
        <w:r w:rsidR="00CC09ED">
          <w:fldChar w:fldCharType="begin"/>
        </w:r>
        <w:r w:rsidR="00CC09ED">
          <w:instrText>HYPERLINK "mailto:pamela.shaffer@simpson.kyschools.us"</w:instrText>
        </w:r>
        <w:r w:rsidR="00CC09ED">
          <w:fldChar w:fldCharType="separate"/>
        </w:r>
        <w:r w:rsidR="00CC09ED" w:rsidRPr="00CC09ED">
          <w:rPr>
            <w:rStyle w:val="Hyperlink"/>
            <w:sz w:val="24"/>
            <w:szCs w:val="24"/>
          </w:rPr>
          <w:t>pamela.shaffer@simpson.kyschools.us</w:t>
        </w:r>
        <w:r w:rsidR="00CC09ED">
          <w:fldChar w:fldCharType="end"/>
        </w:r>
        <w:r w:rsidR="00CC09ED">
          <w:rPr>
            <w:sz w:val="24"/>
            <w:szCs w:val="24"/>
          </w:rPr>
          <w:t xml:space="preserve">   You will also need to fill out a registration form that should be sent with the video.</w:t>
        </w:r>
      </w:ins>
    </w:p>
    <w:p w14:paraId="1165BCE9" w14:textId="77777777" w:rsidR="00CC09ED" w:rsidRDefault="00CC09ED">
      <w:pPr>
        <w:rPr>
          <w:ins w:id="14" w:author="Shaffer, Pamela" w:date="2026-09-25T20:00:00Z" w16du:dateUtc="2026-09-26T00:00:00Z"/>
          <w:sz w:val="24"/>
          <w:szCs w:val="24"/>
        </w:rPr>
      </w:pPr>
      <w:ins w:id="15" w:author="Shaffer, Pamela" w:date="2026-09-25T20:00:00Z" w16du:dateUtc="2026-09-26T00:00:00Z">
        <w:r w:rsidRPr="00CC09ED">
          <w:rPr>
            <w:sz w:val="24"/>
            <w:szCs w:val="24"/>
          </w:rPr>
          <w:t>The videos will be reviewed by KAPT staff and the top videos will be selected.  We will announce the winner at the conference.  Who knows, you could win an Oscar!</w:t>
        </w:r>
      </w:ins>
    </w:p>
    <w:p w14:paraId="070CED7F" w14:textId="77777777" w:rsidR="00CC09ED" w:rsidRDefault="00CC09ED">
      <w:pPr>
        <w:rPr>
          <w:ins w:id="16" w:author="Shaffer, Pamela" w:date="2026-09-25T20:00:00Z" w16du:dateUtc="2026-09-26T00:00:00Z"/>
          <w:sz w:val="24"/>
          <w:szCs w:val="24"/>
        </w:rPr>
      </w:pPr>
    </w:p>
    <w:p w14:paraId="15FFD31E" w14:textId="77777777" w:rsidR="00CC09ED" w:rsidRDefault="00CC09ED">
      <w:pPr>
        <w:rPr>
          <w:ins w:id="17" w:author="Shaffer, Pamela" w:date="2026-09-25T20:00:00Z" w16du:dateUtc="2026-09-26T00:00:00Z"/>
          <w:sz w:val="24"/>
          <w:szCs w:val="24"/>
        </w:rPr>
      </w:pPr>
    </w:p>
    <w:p w14:paraId="1252DF4C" w14:textId="77777777" w:rsidR="00CC09ED" w:rsidRDefault="00CC09ED">
      <w:pPr>
        <w:rPr>
          <w:ins w:id="18" w:author="Shaffer, Pamela" w:date="2026-09-25T20:00:00Z" w16du:dateUtc="2026-09-26T00:00:00Z"/>
          <w:sz w:val="24"/>
          <w:szCs w:val="24"/>
        </w:rPr>
      </w:pPr>
    </w:p>
    <w:p w14:paraId="104D1F55" w14:textId="77777777" w:rsidR="00CC09ED" w:rsidRDefault="00CC09ED">
      <w:pPr>
        <w:rPr>
          <w:ins w:id="19" w:author="Shaffer, Pamela" w:date="2026-09-25T20:00:00Z" w16du:dateUtc="2026-09-26T00:00:00Z"/>
          <w:sz w:val="24"/>
          <w:szCs w:val="24"/>
        </w:rPr>
      </w:pPr>
    </w:p>
    <w:p w14:paraId="79B7C69C" w14:textId="77777777" w:rsidR="00CC09ED" w:rsidRDefault="00CC09ED">
      <w:pPr>
        <w:rPr>
          <w:ins w:id="20" w:author="Shaffer, Pamela" w:date="2026-09-25T20:00:00Z" w16du:dateUtc="2026-09-26T00:00:00Z"/>
          <w:sz w:val="24"/>
          <w:szCs w:val="24"/>
        </w:rPr>
      </w:pPr>
    </w:p>
    <w:p w14:paraId="1A4B3A7F" w14:textId="77777777" w:rsidR="00CC09ED" w:rsidRDefault="00CC09ED">
      <w:pPr>
        <w:rPr>
          <w:ins w:id="21" w:author="Shaffer, Pamela" w:date="2026-09-25T20:00:00Z" w16du:dateUtc="2026-09-26T00:00:00Z"/>
          <w:sz w:val="24"/>
          <w:szCs w:val="24"/>
        </w:rPr>
      </w:pPr>
    </w:p>
    <w:p w14:paraId="530FDC4C" w14:textId="77777777" w:rsidR="00CC09ED" w:rsidRDefault="00CC09ED">
      <w:pPr>
        <w:rPr>
          <w:ins w:id="22" w:author="Shaffer, Pamela" w:date="2026-09-25T20:00:00Z" w16du:dateUtc="2026-09-26T00:00:00Z"/>
          <w:sz w:val="24"/>
          <w:szCs w:val="24"/>
        </w:rPr>
      </w:pPr>
    </w:p>
    <w:p w14:paraId="2283385C" w14:textId="77777777" w:rsidR="00CC09ED" w:rsidRDefault="00CC09ED">
      <w:pPr>
        <w:rPr>
          <w:ins w:id="23" w:author="Shaffer, Pamela" w:date="2026-09-25T20:00:00Z" w16du:dateUtc="2026-09-26T00:00:00Z"/>
          <w:sz w:val="24"/>
          <w:szCs w:val="24"/>
        </w:rPr>
      </w:pPr>
    </w:p>
    <w:p w14:paraId="1F15F8B7" w14:textId="77777777" w:rsidR="00CC09ED" w:rsidRDefault="00CC09ED">
      <w:pPr>
        <w:rPr>
          <w:ins w:id="24" w:author="Shaffer, Pamela" w:date="2026-09-25T20:00:00Z" w16du:dateUtc="2026-09-26T00:00:00Z"/>
          <w:sz w:val="24"/>
          <w:szCs w:val="24"/>
        </w:rPr>
      </w:pPr>
    </w:p>
    <w:p w14:paraId="28F34F69" w14:textId="77777777" w:rsidR="00CC09ED" w:rsidRDefault="00CC09ED">
      <w:pPr>
        <w:rPr>
          <w:ins w:id="25" w:author="Shaffer, Pamela" w:date="2026-09-25T20:00:00Z" w16du:dateUtc="2026-09-26T00:00:00Z"/>
          <w:sz w:val="24"/>
          <w:szCs w:val="24"/>
        </w:rPr>
      </w:pPr>
    </w:p>
    <w:p w14:paraId="193A3B33" w14:textId="77777777" w:rsidR="00CC09ED" w:rsidRDefault="00CC09ED">
      <w:pPr>
        <w:rPr>
          <w:ins w:id="26" w:author="Shaffer, Pamela" w:date="2026-09-25T20:00:00Z" w16du:dateUtc="2026-09-26T00:00:00Z"/>
          <w:sz w:val="24"/>
          <w:szCs w:val="24"/>
        </w:rPr>
      </w:pPr>
    </w:p>
    <w:p w14:paraId="69FDD503" w14:textId="77777777" w:rsidR="00CC09ED" w:rsidRDefault="00CC09ED">
      <w:pPr>
        <w:rPr>
          <w:ins w:id="27" w:author="Shaffer, Pamela" w:date="2026-09-25T20:00:00Z" w16du:dateUtc="2026-09-26T00:00:00Z"/>
          <w:sz w:val="24"/>
          <w:szCs w:val="24"/>
        </w:rPr>
      </w:pPr>
    </w:p>
    <w:p w14:paraId="49E1CADA" w14:textId="77777777" w:rsidR="00CC09ED" w:rsidRDefault="00CC09ED" w:rsidP="00211937">
      <w:pPr>
        <w:jc w:val="center"/>
        <w:rPr>
          <w:ins w:id="28" w:author="Shaffer, Pamela" w:date="2026-09-25T20:00:00Z" w16du:dateUtc="2026-09-26T00:00:00Z"/>
          <w:b/>
          <w:sz w:val="32"/>
          <w:szCs w:val="32"/>
        </w:rPr>
      </w:pPr>
      <w:ins w:id="29" w:author="Shaffer, Pamela" w:date="2026-09-25T20:00:00Z" w16du:dateUtc="2026-09-26T00:00:00Z">
        <w:r w:rsidRPr="00211937">
          <w:rPr>
            <w:b/>
            <w:sz w:val="32"/>
            <w:szCs w:val="32"/>
          </w:rPr>
          <w:lastRenderedPageBreak/>
          <w:t>KAPT Video Challenge Registration</w:t>
        </w:r>
      </w:ins>
    </w:p>
    <w:p w14:paraId="762FE336" w14:textId="77777777" w:rsidR="00211937" w:rsidRPr="00211937" w:rsidRDefault="00211937" w:rsidP="00211937">
      <w:pPr>
        <w:jc w:val="center"/>
        <w:rPr>
          <w:ins w:id="30" w:author="Shaffer, Pamela" w:date="2026-09-25T20:00:00Z" w16du:dateUtc="2026-09-26T00:00:00Z"/>
          <w:b/>
          <w:sz w:val="32"/>
          <w:szCs w:val="32"/>
        </w:rPr>
      </w:pPr>
    </w:p>
    <w:p w14:paraId="262C7C8A" w14:textId="77777777" w:rsidR="00CC09ED" w:rsidRPr="00211937" w:rsidRDefault="00CC09ED">
      <w:pPr>
        <w:rPr>
          <w:ins w:id="31" w:author="Shaffer, Pamela" w:date="2026-09-25T20:00:00Z" w16du:dateUtc="2026-09-26T00:00:00Z"/>
          <w:sz w:val="24"/>
          <w:szCs w:val="24"/>
        </w:rPr>
      </w:pPr>
      <w:ins w:id="32" w:author="Shaffer, Pamela" w:date="2026-09-25T20:00:00Z" w16du:dateUtc="2026-09-26T00:00:00Z">
        <w:r w:rsidRPr="00211937">
          <w:rPr>
            <w:sz w:val="24"/>
            <w:szCs w:val="24"/>
          </w:rPr>
          <w:t>District</w:t>
        </w:r>
        <w:r w:rsidR="00211937" w:rsidRPr="00211937">
          <w:rPr>
            <w:sz w:val="24"/>
            <w:szCs w:val="24"/>
          </w:rPr>
          <w:t xml:space="preserve"> Name</w:t>
        </w:r>
        <w:r w:rsidR="00211937">
          <w:rPr>
            <w:sz w:val="24"/>
            <w:szCs w:val="24"/>
          </w:rPr>
          <w:t>___________________________________________________</w:t>
        </w:r>
      </w:ins>
    </w:p>
    <w:p w14:paraId="13B27F98" w14:textId="77777777" w:rsidR="00211937" w:rsidRPr="00211937" w:rsidRDefault="00211937">
      <w:pPr>
        <w:rPr>
          <w:ins w:id="33" w:author="Shaffer, Pamela" w:date="2026-09-25T20:00:00Z" w16du:dateUtc="2026-09-26T00:00:00Z"/>
          <w:sz w:val="24"/>
          <w:szCs w:val="24"/>
        </w:rPr>
      </w:pPr>
      <w:ins w:id="34" w:author="Shaffer, Pamela" w:date="2026-09-25T20:00:00Z" w16du:dateUtc="2026-09-26T00:00:00Z">
        <w:r w:rsidRPr="00211937">
          <w:rPr>
            <w:sz w:val="24"/>
            <w:szCs w:val="24"/>
          </w:rPr>
          <w:t>Video Contact Name</w:t>
        </w:r>
        <w:r>
          <w:rPr>
            <w:sz w:val="24"/>
            <w:szCs w:val="24"/>
          </w:rPr>
          <w:t>_____________________________________________</w:t>
        </w:r>
      </w:ins>
    </w:p>
    <w:p w14:paraId="41D5AC4E" w14:textId="77777777" w:rsidR="00CC09ED" w:rsidRDefault="00211937">
      <w:pPr>
        <w:rPr>
          <w:ins w:id="35" w:author="Shaffer, Pamela" w:date="2026-09-25T20:00:00Z" w16du:dateUtc="2026-09-26T00:00:00Z"/>
          <w:sz w:val="24"/>
          <w:szCs w:val="24"/>
        </w:rPr>
      </w:pPr>
      <w:ins w:id="36" w:author="Shaffer, Pamela" w:date="2026-09-25T20:00:00Z" w16du:dateUtc="2026-09-26T00:00:00Z">
        <w:r w:rsidRPr="00211937">
          <w:rPr>
            <w:sz w:val="24"/>
            <w:szCs w:val="24"/>
          </w:rPr>
          <w:t>Video Contact Phone Number</w:t>
        </w:r>
        <w:r>
          <w:rPr>
            <w:sz w:val="24"/>
            <w:szCs w:val="24"/>
          </w:rPr>
          <w:t>______________________________________</w:t>
        </w:r>
      </w:ins>
    </w:p>
    <w:p w14:paraId="3D400E1E" w14:textId="77777777" w:rsidR="00211937" w:rsidRPr="00211937" w:rsidRDefault="00211937">
      <w:pPr>
        <w:rPr>
          <w:ins w:id="37" w:author="Shaffer, Pamela" w:date="2026-09-25T20:00:00Z" w16du:dateUtc="2026-09-26T00:00:00Z"/>
          <w:sz w:val="24"/>
          <w:szCs w:val="24"/>
        </w:rPr>
      </w:pPr>
      <w:ins w:id="38" w:author="Shaffer, Pamela" w:date="2026-09-25T20:00:00Z" w16du:dateUtc="2026-09-26T00:00:00Z">
        <w:r>
          <w:rPr>
            <w:sz w:val="24"/>
            <w:szCs w:val="24"/>
          </w:rPr>
          <w:t>Video Contact Email______________________________________________</w:t>
        </w:r>
      </w:ins>
    </w:p>
    <w:p w14:paraId="5D6A704F" w14:textId="77777777" w:rsidR="00211937" w:rsidRDefault="00211937">
      <w:pPr>
        <w:rPr>
          <w:ins w:id="39" w:author="Shaffer, Pamela" w:date="2026-09-25T20:00:00Z" w16du:dateUtc="2026-09-26T00:00:00Z"/>
          <w:sz w:val="24"/>
          <w:szCs w:val="24"/>
        </w:rPr>
      </w:pPr>
      <w:ins w:id="40" w:author="Shaffer, Pamela" w:date="2026-09-25T20:00:00Z" w16du:dateUtc="2026-09-26T00:00:00Z">
        <w:r w:rsidRPr="00211937">
          <w:rPr>
            <w:sz w:val="24"/>
            <w:szCs w:val="24"/>
          </w:rPr>
          <w:t>Video Content Name or description</w:t>
        </w:r>
        <w:r>
          <w:rPr>
            <w:sz w:val="24"/>
            <w:szCs w:val="24"/>
          </w:rPr>
          <w:t>__________________________________</w:t>
        </w:r>
      </w:ins>
    </w:p>
    <w:p w14:paraId="5763779D" w14:textId="77777777" w:rsidR="00211937" w:rsidRDefault="00211937">
      <w:pPr>
        <w:rPr>
          <w:ins w:id="41" w:author="Shaffer, Pamela" w:date="2026-09-25T20:00:00Z" w16du:dateUtc="2026-09-26T00:00:00Z"/>
          <w:sz w:val="24"/>
          <w:szCs w:val="24"/>
        </w:rPr>
      </w:pPr>
    </w:p>
    <w:p w14:paraId="1DF0B7FA" w14:textId="77777777" w:rsidR="00211937" w:rsidRDefault="00211937">
      <w:pPr>
        <w:rPr>
          <w:ins w:id="42" w:author="Shaffer, Pamela" w:date="2026-09-25T20:00:00Z" w16du:dateUtc="2026-09-26T00:00:00Z"/>
          <w:sz w:val="24"/>
          <w:szCs w:val="24"/>
        </w:rPr>
      </w:pPr>
      <w:ins w:id="43" w:author="Shaffer, Pamela" w:date="2026-09-25T20:00:00Z" w16du:dateUtc="2026-09-26T00:00:00Z">
        <w:r>
          <w:rPr>
            <w:sz w:val="24"/>
            <w:szCs w:val="24"/>
          </w:rPr>
          <w:t xml:space="preserve">Submit Video through email or share through the Google Drive with this registration form.  </w:t>
        </w:r>
      </w:ins>
    </w:p>
    <w:p w14:paraId="36CEA18D" w14:textId="77777777" w:rsidR="00211937" w:rsidRPr="00211937" w:rsidRDefault="00211937">
      <w:pPr>
        <w:rPr>
          <w:ins w:id="44" w:author="Shaffer, Pamela" w:date="2026-09-25T20:00:00Z" w16du:dateUtc="2026-09-26T00:00:00Z"/>
          <w:sz w:val="24"/>
          <w:szCs w:val="24"/>
        </w:rPr>
      </w:pPr>
      <w:ins w:id="45" w:author="Shaffer, Pamela" w:date="2026-09-25T20:00:00Z" w16du:dateUtc="2026-09-26T00:00:00Z">
        <w:r>
          <w:rPr>
            <w:sz w:val="24"/>
            <w:szCs w:val="24"/>
          </w:rPr>
          <w:t>Video timeline is April 1</w:t>
        </w:r>
        <w:r w:rsidRPr="00211937">
          <w:rPr>
            <w:sz w:val="24"/>
            <w:szCs w:val="24"/>
            <w:vertAlign w:val="superscript"/>
          </w:rPr>
          <w:t>st</w:t>
        </w:r>
        <w:r>
          <w:rPr>
            <w:sz w:val="24"/>
            <w:szCs w:val="24"/>
          </w:rPr>
          <w:t xml:space="preserve"> through May 31</w:t>
        </w:r>
        <w:r w:rsidRPr="00211937">
          <w:rPr>
            <w:sz w:val="24"/>
            <w:szCs w:val="24"/>
            <w:vertAlign w:val="superscript"/>
          </w:rPr>
          <w:t>st</w:t>
        </w:r>
        <w:r>
          <w:rPr>
            <w:sz w:val="24"/>
            <w:szCs w:val="24"/>
          </w:rPr>
          <w:t>.</w:t>
        </w:r>
      </w:ins>
    </w:p>
    <w:p w14:paraId="3DC9F79E" w14:textId="77777777" w:rsidR="00957562" w:rsidRDefault="00957562" w:rsidP="00957562">
      <w:pPr>
        <w:jc w:val="center"/>
        <w:rPr>
          <w:del w:id="46" w:author="Shaffer, Pamela" w:date="2026-09-25T20:00:00Z" w16du:dateUtc="2026-09-26T00:00:00Z"/>
          <w:rFonts w:ascii="Times New Roman" w:hAnsi="Times New Roman" w:cs="Times New Roman"/>
          <w:b/>
          <w:sz w:val="32"/>
          <w:szCs w:val="32"/>
        </w:rPr>
      </w:pPr>
      <w:del w:id="47" w:author="Shaffer, Pamela" w:date="2026-09-25T20:00:00Z" w16du:dateUtc="2026-09-26T00:00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3EB69BD" wp14:editId="79442D9B">
                  <wp:simplePos x="0" y="0"/>
                  <wp:positionH relativeFrom="margin">
                    <wp:posOffset>-6350</wp:posOffset>
                  </wp:positionH>
                  <wp:positionV relativeFrom="paragraph">
                    <wp:posOffset>589915</wp:posOffset>
                  </wp:positionV>
                  <wp:extent cx="5390515" cy="542925"/>
                  <wp:effectExtent l="19050" t="19050" r="38735" b="47625"/>
                  <wp:wrapSquare wrapText="bothSides"/>
                  <wp:docPr id="2" name="文字方塊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390515" cy="5429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7150" cmpd="thickThin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236F99" w14:textId="77777777" w:rsidR="00957562" w:rsidRDefault="00957562" w:rsidP="00957562">
                              <w:pPr>
                                <w:shd w:val="clear" w:color="auto" w:fill="FFFFFF"/>
                                <w:snapToGrid w:val="0"/>
                                <w:spacing w:line="300" w:lineRule="exact"/>
                                <w:rPr>
                                  <w:del w:id="48" w:author="Shaffer, Pamela" w:date="2026-09-25T20:00:00Z" w16du:dateUtc="2026-09-26T00:00:00Z"/>
                                  <w:rFonts w:ascii="DFKai-SB" w:eastAsia="DFKai-SB" w:hAnsi="DFKai-SB" w:cs="PMingLiU"/>
                                  <w:b/>
                                  <w:szCs w:val="23"/>
                                </w:rPr>
                              </w:pPr>
                              <w:del w:id="49" w:author="Shaffer, Pamela" w:date="2026-09-25T20:00:00Z" w16du:dateUtc="2026-09-26T00:00:00Z">
                                <w:r>
                                  <w:rPr>
                                    <w:rFonts w:ascii="DFKai-SB" w:eastAsia="DFKai-SB" w:hAnsi="DFKai-SB" w:cs="PMingLiU" w:hint="eastAsia"/>
                                    <w:b/>
                                    <w:szCs w:val="23"/>
                                  </w:rPr>
                                  <w:delText>※</w:delText>
                                </w:r>
                                <w:r>
                                  <w:rPr>
                                    <w:rFonts w:ascii="Times New Roman" w:eastAsia="DFKai-SB" w:hAnsi="Times New Roman" w:cs="Times New Roman"/>
                                  </w:rPr>
                                  <w:delText>Please list any ongoing or pending projects/proposals funded by Academia Sinica and external institutes during the past three years.</w:delText>
                                </w:r>
                              </w:del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3EB69BD"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6" type="#_x0000_t202" style="position:absolute;left:0;text-align:left;margin-left:-.5pt;margin-top:46.45pt;width:424.45pt;height:42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" strokeweight="4.5pt">
                  <v:stroke linestyle="thickThin"/>
                  <v:textbox>
                    <w:txbxContent>
                      <w:p w14:paraId="67236F99" w14:textId="77777777" w:rsidR="00957562" w:rsidRDefault="00957562" w:rsidP="00957562">
                        <w:pPr>
                          <w:shd w:val="clear" w:color="auto" w:fill="FFFFFF"/>
                          <w:snapToGrid w:val="0"/>
                          <w:spacing w:line="300" w:lineRule="exact"/>
                          <w:rPr>
                            <w:del w:id="50" w:author="Shaffer, Pamela" w:date="2026-09-25T20:00:00Z" w16du:dateUtc="2026-09-26T00:00:00Z"/>
                            <w:rFonts w:ascii="DFKai-SB" w:eastAsia="DFKai-SB" w:hAnsi="DFKai-SB" w:cs="PMingLiU"/>
                            <w:b/>
                            <w:szCs w:val="23"/>
                          </w:rPr>
                        </w:pPr>
                        <w:del w:id="51" w:author="Shaffer, Pamela" w:date="2026-09-25T20:00:00Z" w16du:dateUtc="2026-09-26T00:00:00Z">
                          <w:r>
                            <w:rPr>
                              <w:rFonts w:ascii="DFKai-SB" w:eastAsia="DFKai-SB" w:hAnsi="DFKai-SB" w:cs="PMingLiU" w:hint="eastAsia"/>
                              <w:b/>
                              <w:szCs w:val="23"/>
                            </w:rPr>
                            <w:delText>※</w:delText>
                          </w:r>
                          <w:r>
                            <w:rPr>
                              <w:rFonts w:ascii="Times New Roman" w:eastAsia="DFKai-SB" w:hAnsi="Times New Roman" w:cs="Times New Roman"/>
                            </w:rPr>
                            <w:delText>Please list any ongoing or pending projects/proposals funded by Academia Sinica and external institutes during the past three years.</w:delText>
                          </w:r>
                        </w:del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>
          <w:rPr>
            <w:rFonts w:ascii="Times New Roman" w:hAnsi="Times New Roman" w:cs="Times New Roman"/>
            <w:noProof/>
            <w:sz w:val="32"/>
          </w:rPr>
          <w:delText>List of Research Projects (Past three years)</w:delText>
        </w:r>
      </w:del>
    </w:p>
    <w:p w14:paraId="082D4E9B" w14:textId="77777777" w:rsidR="00957562" w:rsidRDefault="00957562" w:rsidP="00957562">
      <w:pPr>
        <w:pStyle w:val="form"/>
        <w:shd w:val="clear" w:color="auto" w:fill="FFFFFF"/>
        <w:snapToGrid w:val="0"/>
        <w:spacing w:after="120" w:line="280" w:lineRule="exact"/>
        <w:ind w:left="0" w:firstLine="0"/>
        <w:rPr>
          <w:del w:id="52" w:author="Shaffer, Pamela" w:date="2026-09-25T20:00:00Z" w16du:dateUtc="2026-09-26T00:00:00Z"/>
          <w:rFonts w:eastAsia="DFKai-SB"/>
        </w:rPr>
      </w:pPr>
    </w:p>
    <w:tbl>
      <w:tblPr>
        <w:tblW w:w="8505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1"/>
        <w:gridCol w:w="7854"/>
      </w:tblGrid>
      <w:tr w:rsidR="00957562" w14:paraId="6F45E03F" w14:textId="77777777" w:rsidTr="00014078">
        <w:trPr>
          <w:del w:id="53" w:author="Shaffer, Pamela" w:date="2026-09-25T20:00:00Z" w16du:dateUtc="2026-09-26T00:00:00Z"/>
        </w:trPr>
        <w:tc>
          <w:tcPr>
            <w:tcW w:w="6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D2D3A7E" w14:textId="77777777" w:rsidR="00957562" w:rsidRDefault="00957562" w:rsidP="00014078">
            <w:pPr>
              <w:snapToGrid w:val="0"/>
              <w:spacing w:line="300" w:lineRule="exact"/>
              <w:rPr>
                <w:del w:id="54" w:author="Shaffer, Pamela" w:date="2026-09-25T20:00:00Z" w16du:dateUtc="2026-09-26T00:00:00Z"/>
                <w:rFonts w:ascii="Calibri" w:eastAsia="DFKai-SB" w:hAnsi="Calibri"/>
              </w:rPr>
            </w:pPr>
            <w:del w:id="55" w:author="Shaffer, Pamela" w:date="2026-09-25T20:00:00Z" w16du:dateUtc="2026-09-26T00:00:00Z">
              <w:r>
                <w:rPr>
                  <w:rFonts w:ascii="Calibri" w:eastAsia="DFKai-SB" w:hAnsi="Calibri" w:hint="eastAsia"/>
                </w:rPr>
                <w:delText>項次</w:delText>
              </w:r>
            </w:del>
          </w:p>
        </w:tc>
        <w:tc>
          <w:tcPr>
            <w:tcW w:w="785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B29D7BA" w14:textId="77777777" w:rsidR="00957562" w:rsidRDefault="00957562" w:rsidP="00014078">
            <w:pPr>
              <w:snapToGrid w:val="0"/>
              <w:spacing w:line="300" w:lineRule="exact"/>
              <w:rPr>
                <w:del w:id="56" w:author="Shaffer, Pamela" w:date="2026-09-25T20:00:00Z" w16du:dateUtc="2026-09-26T00:00:00Z"/>
                <w:rFonts w:ascii="Calibri" w:eastAsia="DFKai-SB" w:hAnsi="Calibri"/>
              </w:rPr>
            </w:pPr>
          </w:p>
        </w:tc>
      </w:tr>
      <w:tr w:rsidR="00957562" w14:paraId="78898B67" w14:textId="77777777" w:rsidTr="00014078">
        <w:trPr>
          <w:del w:id="57" w:author="Shaffer, Pamela" w:date="2026-09-25T20:00:00Z" w16du:dateUtc="2026-09-26T00:00:00Z"/>
        </w:trPr>
        <w:tc>
          <w:tcPr>
            <w:tcW w:w="65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8BD61" w14:textId="77777777" w:rsidR="00957562" w:rsidRDefault="00957562" w:rsidP="00014078">
            <w:pPr>
              <w:snapToGrid w:val="0"/>
              <w:spacing w:line="300" w:lineRule="exact"/>
              <w:jc w:val="center"/>
              <w:rPr>
                <w:del w:id="58" w:author="Shaffer, Pamela" w:date="2026-09-25T20:00:00Z" w16du:dateUtc="2026-09-26T00:00:00Z"/>
                <w:rFonts w:ascii="Times New Roman" w:eastAsia="DFKai-SB" w:hAnsi="Times New Roman" w:cs="Times New Roman"/>
              </w:rPr>
            </w:pPr>
            <w:del w:id="59" w:author="Shaffer, Pamela" w:date="2026-09-25T20:00:00Z" w16du:dateUtc="2026-09-26T00:00:00Z">
              <w:r>
                <w:rPr>
                  <w:rFonts w:ascii="Times New Roman" w:eastAsia="DFKai-SB" w:hAnsi="Times New Roman" w:cs="Times New Roman"/>
                </w:rPr>
                <w:delText>1</w:delText>
              </w:r>
            </w:del>
          </w:p>
        </w:tc>
        <w:tc>
          <w:tcPr>
            <w:tcW w:w="785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846330A" w14:textId="77777777" w:rsidR="00957562" w:rsidRDefault="00957562" w:rsidP="00014078">
            <w:pPr>
              <w:snapToGrid w:val="0"/>
              <w:spacing w:afterLines="50" w:after="120" w:line="300" w:lineRule="exact"/>
              <w:rPr>
                <w:del w:id="60" w:author="Shaffer, Pamela" w:date="2026-09-25T20:00:00Z" w16du:dateUtc="2026-09-26T00:00:00Z"/>
                <w:rFonts w:ascii="Times New Roman" w:eastAsia="DFKai-SB" w:hAnsi="Times New Roman" w:cs="Times New Roman"/>
              </w:rPr>
            </w:pPr>
            <w:del w:id="61" w:author="Shaffer, Pamela" w:date="2026-09-25T20:00:00Z" w16du:dateUtc="2026-09-26T00:00:00Z">
              <w:r>
                <w:rPr>
                  <w:rFonts w:ascii="Times New Roman" w:eastAsia="DFKai-SB" w:hAnsi="Times New Roman" w:cs="Times New Roman"/>
                </w:rPr>
                <w:delText>(1) Funding institute and project type:</w:delText>
              </w:r>
            </w:del>
          </w:p>
          <w:p w14:paraId="1820E9B1" w14:textId="77777777" w:rsidR="00957562" w:rsidRDefault="00957562" w:rsidP="00014078">
            <w:pPr>
              <w:snapToGrid w:val="0"/>
              <w:spacing w:line="300" w:lineRule="exact"/>
              <w:ind w:left="220" w:hangingChars="100" w:hanging="220"/>
              <w:rPr>
                <w:del w:id="62" w:author="Shaffer, Pamela" w:date="2026-09-25T20:00:00Z" w16du:dateUtc="2026-09-26T00:00:00Z"/>
                <w:rFonts w:ascii="Times New Roman" w:eastAsia="DFKai-SB" w:hAnsi="Times New Roman" w:cs="Times New Roman"/>
              </w:rPr>
            </w:pPr>
            <w:del w:id="63" w:author="Shaffer, Pamela" w:date="2026-09-25T20:00:00Z" w16du:dateUtc="2026-09-26T00:00:00Z">
              <w:r>
                <w:rPr>
                  <w:rFonts w:ascii="Times New Roman" w:eastAsia="DFKai-SB" w:hAnsi="Times New Roman" w:cs="Times New Roman"/>
                </w:rPr>
                <w:delText>(2)</w:delText>
              </w:r>
              <w:r>
                <w:delText xml:space="preserve"> </w:delText>
              </w:r>
              <w:r>
                <w:rPr>
                  <w:rFonts w:ascii="Times New Roman" w:eastAsia="DFKai-SB" w:hAnsi="Times New Roman" w:cs="Times New Roman"/>
                </w:rPr>
                <w:delText>Project No. /Proposal Title:</w:delText>
              </w:r>
              <w:r>
                <w:rPr>
                  <w:rFonts w:ascii="Times New Roman" w:eastAsia="DFKai-SB" w:hAnsi="Times New Roman" w:cs="Times New Roman" w:hint="eastAsia"/>
                </w:rPr>
                <w:delText>：</w:delText>
              </w:r>
              <w:r>
                <w:rPr>
                  <w:rFonts w:ascii="Times New Roman" w:eastAsia="DFKai-SB" w:hAnsi="Times New Roman" w:cs="Times New Roman"/>
                </w:rPr>
                <w:br/>
              </w:r>
              <w:r>
                <w:rPr>
                  <w:rFonts w:ascii="Times New Roman" w:eastAsia="Times New Roman" w:hAnsi="Times New Roman" w:cs="Times New Roman"/>
                </w:rPr>
                <w:delText>●</w:delText>
              </w:r>
              <w:r>
                <w:rPr>
                  <w:rFonts w:asciiTheme="minorEastAsia" w:hAnsiTheme="minorEastAsia" w:cs="Times New Roman" w:hint="eastAsia"/>
                </w:rPr>
                <w:delText xml:space="preserve"> </w:delText>
              </w:r>
              <w:r>
                <w:rPr>
                  <w:rFonts w:ascii="Times New Roman" w:eastAsia="DFKai-SB" w:hAnsi="Times New Roman" w:cs="Times New Roman"/>
                </w:rPr>
                <w:delText>Status</w:delText>
              </w:r>
              <w:r>
                <w:rPr>
                  <w:rFonts w:ascii="Times New Roman" w:eastAsia="DFKai-SB" w:hAnsi="Times New Roman" w:cs="Times New Roman"/>
                </w:rPr>
                <w:br/>
                <w:delText xml:space="preserve">   □ A.</w:delText>
              </w:r>
              <w:r>
                <w:delText xml:space="preserve"> </w:delText>
              </w:r>
              <w:r>
                <w:rPr>
                  <w:rFonts w:ascii="Times New Roman" w:eastAsia="DFKai-SB" w:hAnsi="Times New Roman" w:cs="Times New Roman"/>
                </w:rPr>
                <w:delText>Ongoing       □ B.</w:delText>
              </w:r>
              <w:r>
                <w:delText xml:space="preserve"> </w:delText>
              </w:r>
              <w:r>
                <w:rPr>
                  <w:rFonts w:ascii="Times New Roman" w:eastAsia="DFKai-SB" w:hAnsi="Times New Roman" w:cs="Times New Roman"/>
                </w:rPr>
                <w:delText xml:space="preserve">Pending        </w:delText>
              </w:r>
            </w:del>
          </w:p>
          <w:p w14:paraId="41B1E3B9" w14:textId="77777777" w:rsidR="00957562" w:rsidRDefault="00957562" w:rsidP="00014078">
            <w:pPr>
              <w:snapToGrid w:val="0"/>
              <w:spacing w:line="300" w:lineRule="exact"/>
              <w:rPr>
                <w:del w:id="64" w:author="Shaffer, Pamela" w:date="2026-09-25T20:00:00Z" w16du:dateUtc="2026-09-26T00:00:00Z"/>
                <w:rFonts w:ascii="Times New Roman" w:eastAsia="DFKai-SB" w:hAnsi="Times New Roman" w:cs="Times New Roman"/>
              </w:rPr>
            </w:pPr>
            <w:del w:id="65" w:author="Shaffer, Pamela" w:date="2026-09-25T20:00:00Z" w16du:dateUtc="2026-09-26T00:00:00Z">
              <w:r>
                <w:rPr>
                  <w:rFonts w:ascii="Times New Roman" w:eastAsia="DFKai-SB" w:hAnsi="Times New Roman" w:cs="Times New Roman"/>
                </w:rPr>
                <w:delText xml:space="preserve">  </w:delText>
              </w:r>
              <w:r>
                <w:rPr>
                  <w:rFonts w:ascii="Times New Roman" w:eastAsia="Times New Roman" w:hAnsi="Times New Roman" w:cs="Times New Roman"/>
                </w:rPr>
                <w:delText>●</w:delText>
              </w:r>
              <w:r>
                <w:rPr>
                  <w:rFonts w:asciiTheme="minorEastAsia" w:hAnsiTheme="minorEastAsia" w:cs="Times New Roman" w:hint="eastAsia"/>
                </w:rPr>
                <w:delText xml:space="preserve"> </w:delText>
              </w:r>
              <w:r>
                <w:rPr>
                  <w:rFonts w:ascii="Times New Roman" w:eastAsia="DFKai-SB" w:hAnsi="Times New Roman" w:cs="Times New Roman"/>
                </w:rPr>
                <w:delText>Research Role:</w:delText>
              </w:r>
            </w:del>
          </w:p>
          <w:p w14:paraId="607A016D" w14:textId="77777777" w:rsidR="00957562" w:rsidRDefault="00957562" w:rsidP="00014078">
            <w:pPr>
              <w:snapToGrid w:val="0"/>
              <w:spacing w:line="300" w:lineRule="exact"/>
              <w:rPr>
                <w:del w:id="66" w:author="Shaffer, Pamela" w:date="2026-09-25T20:00:00Z" w16du:dateUtc="2026-09-26T00:00:00Z"/>
                <w:rFonts w:ascii="Times New Roman" w:eastAsia="DFKai-SB" w:hAnsi="Times New Roman" w:cs="Times New Roman"/>
              </w:rPr>
            </w:pPr>
            <w:del w:id="67" w:author="Shaffer, Pamela" w:date="2026-09-25T20:00:00Z" w16du:dateUtc="2026-09-26T00:00:00Z">
              <w:r>
                <w:rPr>
                  <w:rFonts w:ascii="Times New Roman" w:eastAsia="DFKai-SB" w:hAnsi="Times New Roman" w:cs="Times New Roman"/>
                </w:rPr>
                <w:delText xml:space="preserve">     □ A.</w:delText>
              </w:r>
              <w:r>
                <w:delText xml:space="preserve"> </w:delText>
              </w:r>
              <w:r>
                <w:rPr>
                  <w:rFonts w:ascii="Times New Roman" w:eastAsia="DFKai-SB" w:hAnsi="Times New Roman" w:cs="Times New Roman"/>
                </w:rPr>
                <w:delText>Project Director  □ B.</w:delText>
              </w:r>
              <w:r>
                <w:delText xml:space="preserve"> </w:delText>
              </w:r>
              <w:r>
                <w:rPr>
                  <w:rFonts w:ascii="Times New Roman" w:eastAsia="DFKai-SB" w:hAnsi="Times New Roman" w:cs="Times New Roman"/>
                </w:rPr>
                <w:delText>Main Project Director   □ C.</w:delText>
              </w:r>
              <w:r>
                <w:delText xml:space="preserve"> </w:delText>
              </w:r>
              <w:r>
                <w:rPr>
                  <w:rFonts w:ascii="Times New Roman" w:eastAsia="DFKai-SB" w:hAnsi="Times New Roman" w:cs="Times New Roman"/>
                </w:rPr>
                <w:delText>Subproject Director</w:delText>
              </w:r>
            </w:del>
          </w:p>
          <w:p w14:paraId="4395AEE7" w14:textId="77777777" w:rsidR="00957562" w:rsidRDefault="00957562" w:rsidP="00014078">
            <w:pPr>
              <w:snapToGrid w:val="0"/>
              <w:spacing w:afterLines="50" w:after="120" w:line="300" w:lineRule="exact"/>
              <w:rPr>
                <w:del w:id="68" w:author="Shaffer, Pamela" w:date="2026-09-25T20:00:00Z" w16du:dateUtc="2026-09-26T00:00:00Z"/>
                <w:rFonts w:ascii="Times New Roman" w:eastAsia="DFKai-SB" w:hAnsi="Times New Roman" w:cs="Times New Roman"/>
              </w:rPr>
            </w:pPr>
            <w:del w:id="69" w:author="Shaffer, Pamela" w:date="2026-09-25T20:00:00Z" w16du:dateUtc="2026-09-26T00:00:00Z">
              <w:r>
                <w:rPr>
                  <w:rFonts w:ascii="Times New Roman" w:eastAsia="DFKai-SB" w:hAnsi="Times New Roman" w:cs="Times New Roman"/>
                </w:rPr>
                <w:delText>(3)</w:delText>
              </w:r>
              <w:r>
                <w:delText xml:space="preserve"> </w:delText>
              </w:r>
              <w:r>
                <w:rPr>
                  <w:rFonts w:ascii="Times New Roman" w:eastAsia="DFKai-SB" w:hAnsi="Times New Roman" w:cs="Times New Roman"/>
                </w:rPr>
                <w:delText>Project Period: ______(YYYY/MM) to ______(YYYY/MM)</w:delText>
              </w:r>
            </w:del>
          </w:p>
          <w:p w14:paraId="6063BADE" w14:textId="77777777" w:rsidR="00957562" w:rsidRDefault="00957562" w:rsidP="00014078">
            <w:pPr>
              <w:snapToGrid w:val="0"/>
              <w:spacing w:line="300" w:lineRule="exact"/>
              <w:rPr>
                <w:del w:id="70" w:author="Shaffer, Pamela" w:date="2026-09-25T20:00:00Z" w16du:dateUtc="2026-09-26T00:00:00Z"/>
                <w:rFonts w:ascii="Times New Roman" w:eastAsia="DFKai-SB" w:hAnsi="Times New Roman" w:cs="Times New Roman"/>
              </w:rPr>
            </w:pPr>
            <w:del w:id="71" w:author="Shaffer, Pamela" w:date="2026-09-25T20:00:00Z" w16du:dateUtc="2026-09-26T00:00:00Z">
              <w:r>
                <w:rPr>
                  <w:rFonts w:ascii="Times New Roman" w:eastAsia="DFKai-SB" w:hAnsi="Times New Roman" w:cs="Times New Roman"/>
                </w:rPr>
                <w:delText>(4)</w:delText>
              </w:r>
              <w:r>
                <w:delText xml:space="preserve"> </w:delText>
              </w:r>
              <w:r>
                <w:rPr>
                  <w:rFonts w:ascii="Times New Roman" w:eastAsia="DFKai-SB" w:hAnsi="Times New Roman" w:cs="Times New Roman"/>
                </w:rPr>
                <w:delText>Total Project Funding/ Individual Project Funding:</w:delText>
              </w:r>
            </w:del>
          </w:p>
          <w:p w14:paraId="6D04C684" w14:textId="77777777" w:rsidR="00957562" w:rsidRDefault="00957562" w:rsidP="00014078">
            <w:pPr>
              <w:snapToGrid w:val="0"/>
              <w:spacing w:line="300" w:lineRule="exact"/>
              <w:rPr>
                <w:del w:id="72" w:author="Shaffer, Pamela" w:date="2026-09-25T20:00:00Z" w16du:dateUtc="2026-09-26T00:00:00Z"/>
                <w:rFonts w:ascii="Times New Roman" w:eastAsia="DFKai-SB" w:hAnsi="Times New Roman" w:cs="Times New Roman"/>
              </w:rPr>
            </w:pPr>
            <w:del w:id="73" w:author="Shaffer, Pamela" w:date="2026-09-25T20:00:00Z" w16du:dateUtc="2026-09-26T00:00:00Z">
              <w:r>
                <w:rPr>
                  <w:rFonts w:ascii="Times New Roman" w:eastAsia="DFKai-SB" w:hAnsi="Times New Roman" w:cs="Times New Roman"/>
                </w:rPr>
                <w:delText xml:space="preserve">  </w:delText>
              </w:r>
            </w:del>
          </w:p>
          <w:tbl>
            <w:tblPr>
              <w:tblpPr w:leftFromText="180" w:rightFromText="180" w:vertAnchor="text" w:horzAnchor="page" w:tblpX="766" w:tblpY="-23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49"/>
              <w:gridCol w:w="2265"/>
              <w:gridCol w:w="3027"/>
            </w:tblGrid>
            <w:tr w:rsidR="00957562" w14:paraId="2704E61B" w14:textId="77777777" w:rsidTr="00014078">
              <w:trPr>
                <w:trHeight w:val="408"/>
                <w:del w:id="74" w:author="Shaffer, Pamela" w:date="2026-09-25T20:00:00Z" w16du:dateUtc="2026-09-26T00:00:00Z"/>
              </w:trPr>
              <w:tc>
                <w:tcPr>
                  <w:tcW w:w="1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40970F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75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  <w:del w:id="76" w:author="Shaffer, Pamela" w:date="2026-09-25T20:00:00Z" w16du:dateUtc="2026-09-26T00:00:00Z">
                    <w:r>
                      <w:rPr>
                        <w:rFonts w:ascii="Times New Roman" w:eastAsia="DFKai-SB" w:hAnsi="Times New Roman" w:cs="Times New Roman"/>
                        <w:color w:val="000000" w:themeColor="text1"/>
                      </w:rPr>
                      <w:delText>Year</w:delText>
                    </w:r>
                  </w:del>
                </w:p>
              </w:tc>
              <w:tc>
                <w:tcPr>
                  <w:tcW w:w="2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F003E0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77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  <w:del w:id="78" w:author="Shaffer, Pamela" w:date="2026-09-25T20:00:00Z" w16du:dateUtc="2026-09-26T00:00:00Z">
                    <w:r>
                      <w:rPr>
                        <w:rFonts w:ascii="Times New Roman" w:eastAsia="DFKai-SB" w:hAnsi="Times New Roman" w:cs="Times New Roman"/>
                        <w:color w:val="000000" w:themeColor="text1"/>
                      </w:rPr>
                      <w:delText>Total Project Amount</w:delText>
                    </w:r>
                    <w:r>
                      <w:rPr>
                        <w:rFonts w:ascii="Times New Roman" w:eastAsia="DFKai-SB" w:hAnsi="Times New Roman" w:cs="Times New Roman"/>
                      </w:rPr>
                      <w:delText xml:space="preserve"> </w:delText>
                    </w:r>
                  </w:del>
                </w:p>
              </w:tc>
              <w:tc>
                <w:tcPr>
                  <w:tcW w:w="30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D171BB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79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  <w:del w:id="80" w:author="Shaffer, Pamela" w:date="2026-09-25T20:00:00Z" w16du:dateUtc="2026-09-26T00:00:00Z">
                    <w:r>
                      <w:rPr>
                        <w:rFonts w:ascii="Times New Roman" w:eastAsia="DFKai-SB" w:hAnsi="Times New Roman" w:cs="Times New Roman"/>
                        <w:color w:val="000000" w:themeColor="text1"/>
                      </w:rPr>
                      <w:delText>Individual Project Amount</w:delText>
                    </w:r>
                  </w:del>
                </w:p>
              </w:tc>
            </w:tr>
            <w:tr w:rsidR="00957562" w14:paraId="34727D82" w14:textId="77777777" w:rsidTr="00014078">
              <w:trPr>
                <w:trHeight w:val="205"/>
                <w:del w:id="81" w:author="Shaffer, Pamela" w:date="2026-09-25T20:00:00Z" w16du:dateUtc="2026-09-26T00:00:00Z"/>
              </w:trPr>
              <w:tc>
                <w:tcPr>
                  <w:tcW w:w="1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FC651E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82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</w:p>
              </w:tc>
              <w:tc>
                <w:tcPr>
                  <w:tcW w:w="2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BFD211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83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</w:p>
              </w:tc>
              <w:tc>
                <w:tcPr>
                  <w:tcW w:w="30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EAA96D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84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</w:p>
              </w:tc>
            </w:tr>
            <w:tr w:rsidR="00957562" w14:paraId="65571F38" w14:textId="77777777" w:rsidTr="00014078">
              <w:trPr>
                <w:trHeight w:val="345"/>
                <w:del w:id="85" w:author="Shaffer, Pamela" w:date="2026-09-25T20:00:00Z" w16du:dateUtc="2026-09-26T00:00:00Z"/>
              </w:trPr>
              <w:tc>
                <w:tcPr>
                  <w:tcW w:w="1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45C5EF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86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</w:p>
              </w:tc>
              <w:tc>
                <w:tcPr>
                  <w:tcW w:w="2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C73645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87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</w:p>
              </w:tc>
              <w:tc>
                <w:tcPr>
                  <w:tcW w:w="30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79C3BF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88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</w:p>
              </w:tc>
            </w:tr>
            <w:tr w:rsidR="00957562" w14:paraId="233DF0BA" w14:textId="77777777" w:rsidTr="00014078">
              <w:trPr>
                <w:trHeight w:val="285"/>
                <w:del w:id="89" w:author="Shaffer, Pamela" w:date="2026-09-25T20:00:00Z" w16du:dateUtc="2026-09-26T00:00:00Z"/>
              </w:trPr>
              <w:tc>
                <w:tcPr>
                  <w:tcW w:w="1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55A752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90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</w:p>
              </w:tc>
              <w:tc>
                <w:tcPr>
                  <w:tcW w:w="2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00D7EC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91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</w:p>
              </w:tc>
              <w:tc>
                <w:tcPr>
                  <w:tcW w:w="30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68381F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92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</w:p>
              </w:tc>
            </w:tr>
          </w:tbl>
          <w:p w14:paraId="1A48E5F7" w14:textId="77777777" w:rsidR="00957562" w:rsidRDefault="00957562" w:rsidP="00014078">
            <w:pPr>
              <w:snapToGrid w:val="0"/>
              <w:spacing w:line="300" w:lineRule="exact"/>
              <w:rPr>
                <w:del w:id="93" w:author="Shaffer, Pamela" w:date="2026-09-25T20:00:00Z" w16du:dateUtc="2026-09-26T00:00:00Z"/>
                <w:rFonts w:ascii="Times New Roman" w:eastAsia="DFKai-SB" w:hAnsi="Times New Roman" w:cs="Times New Roman"/>
              </w:rPr>
            </w:pPr>
          </w:p>
          <w:p w14:paraId="79AAF8C3" w14:textId="77777777" w:rsidR="00957562" w:rsidRDefault="00957562" w:rsidP="00014078">
            <w:pPr>
              <w:snapToGrid w:val="0"/>
              <w:spacing w:line="300" w:lineRule="exact"/>
              <w:rPr>
                <w:del w:id="94" w:author="Shaffer, Pamela" w:date="2026-09-25T20:00:00Z" w16du:dateUtc="2026-09-26T00:00:00Z"/>
                <w:rFonts w:ascii="Times New Roman" w:eastAsia="DFKai-SB" w:hAnsi="Times New Roman" w:cs="Times New Roman"/>
              </w:rPr>
            </w:pPr>
          </w:p>
          <w:p w14:paraId="2F164E59" w14:textId="77777777" w:rsidR="00957562" w:rsidRDefault="00957562" w:rsidP="00014078">
            <w:pPr>
              <w:snapToGrid w:val="0"/>
              <w:spacing w:line="300" w:lineRule="exact"/>
              <w:rPr>
                <w:del w:id="95" w:author="Shaffer, Pamela" w:date="2026-09-25T20:00:00Z" w16du:dateUtc="2026-09-26T00:00:00Z"/>
                <w:rFonts w:ascii="Times New Roman" w:eastAsia="DFKai-SB" w:hAnsi="Times New Roman" w:cs="Times New Roman"/>
              </w:rPr>
            </w:pPr>
          </w:p>
          <w:p w14:paraId="05C86967" w14:textId="77777777" w:rsidR="00957562" w:rsidRDefault="00957562" w:rsidP="00014078">
            <w:pPr>
              <w:snapToGrid w:val="0"/>
              <w:spacing w:line="300" w:lineRule="exact"/>
              <w:rPr>
                <w:del w:id="96" w:author="Shaffer, Pamela" w:date="2026-09-25T20:00:00Z" w16du:dateUtc="2026-09-26T00:00:00Z"/>
                <w:rFonts w:ascii="Times New Roman" w:eastAsia="DFKai-SB" w:hAnsi="Times New Roman" w:cs="Times New Roman"/>
              </w:rPr>
            </w:pPr>
          </w:p>
          <w:p w14:paraId="74804951" w14:textId="77777777" w:rsidR="00957562" w:rsidRDefault="00957562" w:rsidP="00014078">
            <w:pPr>
              <w:snapToGrid w:val="0"/>
              <w:spacing w:after="120" w:line="300" w:lineRule="exact"/>
              <w:rPr>
                <w:del w:id="97" w:author="Shaffer, Pamela" w:date="2026-09-25T20:00:00Z" w16du:dateUtc="2026-09-26T00:00:00Z"/>
                <w:rFonts w:ascii="Times New Roman" w:eastAsia="DFKai-SB" w:hAnsi="Times New Roman" w:cs="Times New Roman"/>
              </w:rPr>
            </w:pPr>
          </w:p>
        </w:tc>
      </w:tr>
      <w:tr w:rsidR="00957562" w14:paraId="7DD81D6C" w14:textId="77777777" w:rsidTr="00014078">
        <w:trPr>
          <w:trHeight w:val="4304"/>
          <w:del w:id="98" w:author="Shaffer, Pamela" w:date="2026-09-25T20:00:00Z" w16du:dateUtc="2026-09-26T00:00:00Z"/>
        </w:trPr>
        <w:tc>
          <w:tcPr>
            <w:tcW w:w="6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FB5ECAC" w14:textId="77777777" w:rsidR="00957562" w:rsidRDefault="00957562" w:rsidP="00014078">
            <w:pPr>
              <w:snapToGrid w:val="0"/>
              <w:spacing w:line="300" w:lineRule="exact"/>
              <w:jc w:val="center"/>
              <w:rPr>
                <w:del w:id="99" w:author="Shaffer, Pamela" w:date="2026-09-25T20:00:00Z" w16du:dateUtc="2026-09-26T00:00:00Z"/>
                <w:rFonts w:ascii="Times New Roman" w:eastAsia="DFKai-SB" w:hAnsi="Times New Roman" w:cs="Times New Roman"/>
              </w:rPr>
            </w:pPr>
            <w:del w:id="100" w:author="Shaffer, Pamela" w:date="2026-09-25T20:00:00Z" w16du:dateUtc="2026-09-26T00:00:00Z">
              <w:r>
                <w:rPr>
                  <w:rFonts w:ascii="Times New Roman" w:eastAsia="DFKai-SB" w:hAnsi="Times New Roman" w:cs="Times New Roman"/>
                </w:rPr>
                <w:delText>2</w:delText>
              </w:r>
            </w:del>
          </w:p>
        </w:tc>
        <w:tc>
          <w:tcPr>
            <w:tcW w:w="7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455EE0" w14:textId="77777777" w:rsidR="00957562" w:rsidRDefault="00957562" w:rsidP="00014078">
            <w:pPr>
              <w:snapToGrid w:val="0"/>
              <w:spacing w:afterLines="50" w:after="120" w:line="300" w:lineRule="exact"/>
              <w:rPr>
                <w:del w:id="101" w:author="Shaffer, Pamela" w:date="2026-09-25T20:00:00Z" w16du:dateUtc="2026-09-26T00:00:00Z"/>
                <w:rFonts w:ascii="Times New Roman" w:eastAsia="DFKai-SB" w:hAnsi="Times New Roman" w:cs="Times New Roman"/>
              </w:rPr>
            </w:pPr>
            <w:del w:id="102" w:author="Shaffer, Pamela" w:date="2026-09-25T20:00:00Z" w16du:dateUtc="2026-09-26T00:00:00Z">
              <w:r>
                <w:rPr>
                  <w:rFonts w:ascii="Times New Roman" w:eastAsia="DFKai-SB" w:hAnsi="Times New Roman" w:cs="Times New Roman"/>
                </w:rPr>
                <w:delText>(1) Funding institute and project type:</w:delText>
              </w:r>
            </w:del>
          </w:p>
          <w:p w14:paraId="2D55696E" w14:textId="77777777" w:rsidR="00957562" w:rsidRDefault="00957562" w:rsidP="00014078">
            <w:pPr>
              <w:snapToGrid w:val="0"/>
              <w:spacing w:line="300" w:lineRule="exact"/>
              <w:ind w:left="220" w:hangingChars="100" w:hanging="220"/>
              <w:rPr>
                <w:del w:id="103" w:author="Shaffer, Pamela" w:date="2026-09-25T20:00:00Z" w16du:dateUtc="2026-09-26T00:00:00Z"/>
                <w:rFonts w:ascii="Times New Roman" w:eastAsia="DFKai-SB" w:hAnsi="Times New Roman" w:cs="Times New Roman"/>
              </w:rPr>
            </w:pPr>
            <w:del w:id="104" w:author="Shaffer, Pamela" w:date="2026-09-25T20:00:00Z" w16du:dateUtc="2026-09-26T00:00:00Z">
              <w:r>
                <w:rPr>
                  <w:rFonts w:ascii="Times New Roman" w:eastAsia="DFKai-SB" w:hAnsi="Times New Roman" w:cs="Times New Roman"/>
                </w:rPr>
                <w:delText>(2)</w:delText>
              </w:r>
              <w:r>
                <w:delText xml:space="preserve"> </w:delText>
              </w:r>
              <w:r>
                <w:rPr>
                  <w:rFonts w:ascii="Times New Roman" w:eastAsia="DFKai-SB" w:hAnsi="Times New Roman" w:cs="Times New Roman"/>
                </w:rPr>
                <w:delText>Project No. /Proposal Title:</w:delText>
              </w:r>
              <w:r>
                <w:rPr>
                  <w:rFonts w:ascii="Times New Roman" w:eastAsia="DFKai-SB" w:hAnsi="Times New Roman" w:cs="Times New Roman" w:hint="eastAsia"/>
                </w:rPr>
                <w:delText>：</w:delText>
              </w:r>
              <w:r>
                <w:rPr>
                  <w:rFonts w:ascii="Times New Roman" w:eastAsia="DFKai-SB" w:hAnsi="Times New Roman" w:cs="Times New Roman"/>
                </w:rPr>
                <w:br/>
              </w:r>
              <w:r>
                <w:rPr>
                  <w:rFonts w:ascii="Times New Roman" w:eastAsia="Times New Roman" w:hAnsi="Times New Roman" w:cs="Times New Roman"/>
                </w:rPr>
                <w:delText>●</w:delText>
              </w:r>
              <w:r>
                <w:rPr>
                  <w:rFonts w:asciiTheme="minorEastAsia" w:hAnsiTheme="minorEastAsia" w:cs="Times New Roman" w:hint="eastAsia"/>
                </w:rPr>
                <w:delText xml:space="preserve"> </w:delText>
              </w:r>
              <w:r>
                <w:rPr>
                  <w:rFonts w:ascii="Times New Roman" w:eastAsia="DFKai-SB" w:hAnsi="Times New Roman" w:cs="Times New Roman"/>
                </w:rPr>
                <w:delText>Status</w:delText>
              </w:r>
              <w:r>
                <w:rPr>
                  <w:rFonts w:ascii="Times New Roman" w:eastAsia="DFKai-SB" w:hAnsi="Times New Roman" w:cs="Times New Roman"/>
                </w:rPr>
                <w:br/>
                <w:delText xml:space="preserve">   □ A.</w:delText>
              </w:r>
              <w:r>
                <w:delText xml:space="preserve"> </w:delText>
              </w:r>
              <w:r>
                <w:rPr>
                  <w:rFonts w:ascii="Times New Roman" w:eastAsia="DFKai-SB" w:hAnsi="Times New Roman" w:cs="Times New Roman"/>
                </w:rPr>
                <w:delText>Ongoing       □ B.</w:delText>
              </w:r>
              <w:r>
                <w:delText xml:space="preserve"> </w:delText>
              </w:r>
              <w:r>
                <w:rPr>
                  <w:rFonts w:ascii="Times New Roman" w:eastAsia="DFKai-SB" w:hAnsi="Times New Roman" w:cs="Times New Roman"/>
                </w:rPr>
                <w:delText xml:space="preserve">Pending        </w:delText>
              </w:r>
            </w:del>
          </w:p>
          <w:p w14:paraId="40BA6153" w14:textId="77777777" w:rsidR="00957562" w:rsidRDefault="00957562" w:rsidP="00014078">
            <w:pPr>
              <w:snapToGrid w:val="0"/>
              <w:spacing w:line="300" w:lineRule="exact"/>
              <w:rPr>
                <w:del w:id="105" w:author="Shaffer, Pamela" w:date="2026-09-25T20:00:00Z" w16du:dateUtc="2026-09-26T00:00:00Z"/>
                <w:rFonts w:ascii="Times New Roman" w:eastAsia="DFKai-SB" w:hAnsi="Times New Roman" w:cs="Times New Roman"/>
              </w:rPr>
            </w:pPr>
            <w:del w:id="106" w:author="Shaffer, Pamela" w:date="2026-09-25T20:00:00Z" w16du:dateUtc="2026-09-26T00:00:00Z">
              <w:r>
                <w:rPr>
                  <w:rFonts w:ascii="Times New Roman" w:eastAsia="DFKai-SB" w:hAnsi="Times New Roman" w:cs="Times New Roman"/>
                </w:rPr>
                <w:delText xml:space="preserve">  </w:delText>
              </w:r>
              <w:r>
                <w:rPr>
                  <w:rFonts w:ascii="Times New Roman" w:eastAsia="Times New Roman" w:hAnsi="Times New Roman" w:cs="Times New Roman"/>
                </w:rPr>
                <w:delText>●</w:delText>
              </w:r>
              <w:r>
                <w:rPr>
                  <w:rFonts w:asciiTheme="minorEastAsia" w:hAnsiTheme="minorEastAsia" w:cs="Times New Roman" w:hint="eastAsia"/>
                </w:rPr>
                <w:delText xml:space="preserve"> </w:delText>
              </w:r>
              <w:r>
                <w:rPr>
                  <w:rFonts w:ascii="Times New Roman" w:eastAsia="DFKai-SB" w:hAnsi="Times New Roman" w:cs="Times New Roman"/>
                </w:rPr>
                <w:delText>Research Role:</w:delText>
              </w:r>
            </w:del>
          </w:p>
          <w:p w14:paraId="4934881D" w14:textId="77777777" w:rsidR="00957562" w:rsidRDefault="00957562" w:rsidP="00014078">
            <w:pPr>
              <w:snapToGrid w:val="0"/>
              <w:spacing w:line="300" w:lineRule="exact"/>
              <w:rPr>
                <w:del w:id="107" w:author="Shaffer, Pamela" w:date="2026-09-25T20:00:00Z" w16du:dateUtc="2026-09-26T00:00:00Z"/>
                <w:rFonts w:ascii="Times New Roman" w:eastAsia="DFKai-SB" w:hAnsi="Times New Roman" w:cs="Times New Roman"/>
              </w:rPr>
            </w:pPr>
            <w:del w:id="108" w:author="Shaffer, Pamela" w:date="2026-09-25T20:00:00Z" w16du:dateUtc="2026-09-26T00:00:00Z">
              <w:r>
                <w:rPr>
                  <w:rFonts w:ascii="Times New Roman" w:eastAsia="DFKai-SB" w:hAnsi="Times New Roman" w:cs="Times New Roman"/>
                </w:rPr>
                <w:delText xml:space="preserve">     □ A.</w:delText>
              </w:r>
              <w:r>
                <w:delText xml:space="preserve"> </w:delText>
              </w:r>
              <w:r>
                <w:rPr>
                  <w:rFonts w:ascii="Times New Roman" w:eastAsia="DFKai-SB" w:hAnsi="Times New Roman" w:cs="Times New Roman"/>
                </w:rPr>
                <w:delText>Project Director  □ B.</w:delText>
              </w:r>
              <w:r>
                <w:delText xml:space="preserve"> </w:delText>
              </w:r>
              <w:r>
                <w:rPr>
                  <w:rFonts w:ascii="Times New Roman" w:eastAsia="DFKai-SB" w:hAnsi="Times New Roman" w:cs="Times New Roman"/>
                </w:rPr>
                <w:delText>Main Project Director   □ C.</w:delText>
              </w:r>
              <w:r>
                <w:delText xml:space="preserve"> </w:delText>
              </w:r>
              <w:r>
                <w:rPr>
                  <w:rFonts w:ascii="Times New Roman" w:eastAsia="DFKai-SB" w:hAnsi="Times New Roman" w:cs="Times New Roman"/>
                </w:rPr>
                <w:delText>Subproject Director</w:delText>
              </w:r>
            </w:del>
          </w:p>
          <w:p w14:paraId="7F56AE00" w14:textId="77777777" w:rsidR="00957562" w:rsidRDefault="00957562" w:rsidP="00014078">
            <w:pPr>
              <w:snapToGrid w:val="0"/>
              <w:spacing w:afterLines="50" w:after="120" w:line="300" w:lineRule="exact"/>
              <w:rPr>
                <w:del w:id="109" w:author="Shaffer, Pamela" w:date="2026-09-25T20:00:00Z" w16du:dateUtc="2026-09-26T00:00:00Z"/>
                <w:rFonts w:ascii="Times New Roman" w:eastAsia="DFKai-SB" w:hAnsi="Times New Roman" w:cs="Times New Roman"/>
              </w:rPr>
            </w:pPr>
            <w:del w:id="110" w:author="Shaffer, Pamela" w:date="2026-09-25T20:00:00Z" w16du:dateUtc="2026-09-26T00:00:00Z">
              <w:r>
                <w:rPr>
                  <w:rFonts w:ascii="Times New Roman" w:eastAsia="DFKai-SB" w:hAnsi="Times New Roman" w:cs="Times New Roman"/>
                </w:rPr>
                <w:delText>(3)</w:delText>
              </w:r>
              <w:r>
                <w:delText xml:space="preserve"> </w:delText>
              </w:r>
              <w:r>
                <w:rPr>
                  <w:rFonts w:ascii="Times New Roman" w:eastAsia="DFKai-SB" w:hAnsi="Times New Roman" w:cs="Times New Roman"/>
                </w:rPr>
                <w:delText>Project Period: ______(YYYY/MM) to ______(YYYY/MM)</w:delText>
              </w:r>
            </w:del>
          </w:p>
          <w:p w14:paraId="3B5E44AA" w14:textId="77777777" w:rsidR="00957562" w:rsidRDefault="00957562" w:rsidP="00014078">
            <w:pPr>
              <w:snapToGrid w:val="0"/>
              <w:spacing w:line="300" w:lineRule="exact"/>
              <w:rPr>
                <w:del w:id="111" w:author="Shaffer, Pamela" w:date="2026-09-25T20:00:00Z" w16du:dateUtc="2026-09-26T00:00:00Z"/>
                <w:rFonts w:ascii="Times New Roman" w:eastAsia="DFKai-SB" w:hAnsi="Times New Roman" w:cs="Times New Roman"/>
              </w:rPr>
            </w:pPr>
            <w:del w:id="112" w:author="Shaffer, Pamela" w:date="2026-09-25T20:00:00Z" w16du:dateUtc="2026-09-26T00:00:00Z">
              <w:r>
                <w:rPr>
                  <w:rFonts w:ascii="Times New Roman" w:eastAsia="DFKai-SB" w:hAnsi="Times New Roman" w:cs="Times New Roman"/>
                </w:rPr>
                <w:delText>(4)</w:delText>
              </w:r>
              <w:r>
                <w:delText xml:space="preserve"> </w:delText>
              </w:r>
              <w:r>
                <w:rPr>
                  <w:rFonts w:ascii="Times New Roman" w:eastAsia="DFKai-SB" w:hAnsi="Times New Roman" w:cs="Times New Roman"/>
                </w:rPr>
                <w:delText>Total Project Funding/ Individual Project Funding:</w:delText>
              </w:r>
            </w:del>
          </w:p>
          <w:p w14:paraId="2A7D019B" w14:textId="77777777" w:rsidR="00957562" w:rsidRDefault="00957562" w:rsidP="00014078">
            <w:pPr>
              <w:snapToGrid w:val="0"/>
              <w:spacing w:line="300" w:lineRule="exact"/>
              <w:rPr>
                <w:del w:id="113" w:author="Shaffer, Pamela" w:date="2026-09-25T20:00:00Z" w16du:dateUtc="2026-09-26T00:00:00Z"/>
                <w:rFonts w:ascii="Times New Roman" w:eastAsia="DFKai-SB" w:hAnsi="Times New Roman" w:cs="Times New Roman"/>
              </w:rPr>
            </w:pPr>
            <w:del w:id="114" w:author="Shaffer, Pamela" w:date="2026-09-25T20:00:00Z" w16du:dateUtc="2026-09-26T00:00:00Z">
              <w:r>
                <w:rPr>
                  <w:rFonts w:ascii="Times New Roman" w:eastAsia="DFKai-SB" w:hAnsi="Times New Roman" w:cs="Times New Roman"/>
                </w:rPr>
                <w:delText xml:space="preserve">  </w:delText>
              </w:r>
            </w:del>
          </w:p>
          <w:tbl>
            <w:tblPr>
              <w:tblpPr w:leftFromText="180" w:rightFromText="180" w:vertAnchor="text" w:horzAnchor="page" w:tblpX="766" w:tblpY="-23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49"/>
              <w:gridCol w:w="2265"/>
              <w:gridCol w:w="3027"/>
            </w:tblGrid>
            <w:tr w:rsidR="00957562" w14:paraId="23D2C417" w14:textId="77777777" w:rsidTr="00014078">
              <w:trPr>
                <w:trHeight w:val="408"/>
                <w:del w:id="115" w:author="Shaffer, Pamela" w:date="2026-09-25T20:00:00Z" w16du:dateUtc="2026-09-26T00:00:00Z"/>
              </w:trPr>
              <w:tc>
                <w:tcPr>
                  <w:tcW w:w="1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B3549A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116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  <w:del w:id="117" w:author="Shaffer, Pamela" w:date="2026-09-25T20:00:00Z" w16du:dateUtc="2026-09-26T00:00:00Z">
                    <w:r>
                      <w:rPr>
                        <w:rFonts w:ascii="Times New Roman" w:eastAsia="DFKai-SB" w:hAnsi="Times New Roman" w:cs="Times New Roman"/>
                        <w:color w:val="000000" w:themeColor="text1"/>
                      </w:rPr>
                      <w:delText>Year</w:delText>
                    </w:r>
                  </w:del>
                </w:p>
              </w:tc>
              <w:tc>
                <w:tcPr>
                  <w:tcW w:w="2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C161C0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118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  <w:del w:id="119" w:author="Shaffer, Pamela" w:date="2026-09-25T20:00:00Z" w16du:dateUtc="2026-09-26T00:00:00Z">
                    <w:r>
                      <w:rPr>
                        <w:rFonts w:ascii="Times New Roman" w:eastAsia="DFKai-SB" w:hAnsi="Times New Roman" w:cs="Times New Roman"/>
                        <w:color w:val="000000" w:themeColor="text1"/>
                      </w:rPr>
                      <w:delText>Total Project Amount</w:delText>
                    </w:r>
                    <w:r>
                      <w:rPr>
                        <w:rFonts w:ascii="Times New Roman" w:eastAsia="DFKai-SB" w:hAnsi="Times New Roman" w:cs="Times New Roman"/>
                      </w:rPr>
                      <w:delText xml:space="preserve"> </w:delText>
                    </w:r>
                  </w:del>
                </w:p>
              </w:tc>
              <w:tc>
                <w:tcPr>
                  <w:tcW w:w="30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CFD95E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120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  <w:del w:id="121" w:author="Shaffer, Pamela" w:date="2026-09-25T20:00:00Z" w16du:dateUtc="2026-09-26T00:00:00Z">
                    <w:r>
                      <w:rPr>
                        <w:rFonts w:ascii="Times New Roman" w:eastAsia="DFKai-SB" w:hAnsi="Times New Roman" w:cs="Times New Roman"/>
                        <w:color w:val="000000" w:themeColor="text1"/>
                      </w:rPr>
                      <w:delText>Individual Project Amount</w:delText>
                    </w:r>
                  </w:del>
                </w:p>
              </w:tc>
            </w:tr>
            <w:tr w:rsidR="00957562" w14:paraId="333ED3D2" w14:textId="77777777" w:rsidTr="00014078">
              <w:trPr>
                <w:trHeight w:val="205"/>
                <w:del w:id="122" w:author="Shaffer, Pamela" w:date="2026-09-25T20:00:00Z" w16du:dateUtc="2026-09-26T00:00:00Z"/>
              </w:trPr>
              <w:tc>
                <w:tcPr>
                  <w:tcW w:w="1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B97122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123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</w:p>
              </w:tc>
              <w:tc>
                <w:tcPr>
                  <w:tcW w:w="2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3609D4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124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</w:p>
              </w:tc>
              <w:tc>
                <w:tcPr>
                  <w:tcW w:w="30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23FA1C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125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</w:p>
              </w:tc>
            </w:tr>
            <w:tr w:rsidR="00957562" w14:paraId="466859F7" w14:textId="77777777" w:rsidTr="00014078">
              <w:trPr>
                <w:trHeight w:val="345"/>
                <w:del w:id="126" w:author="Shaffer, Pamela" w:date="2026-09-25T20:00:00Z" w16du:dateUtc="2026-09-26T00:00:00Z"/>
              </w:trPr>
              <w:tc>
                <w:tcPr>
                  <w:tcW w:w="1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50FC5A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127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</w:p>
              </w:tc>
              <w:tc>
                <w:tcPr>
                  <w:tcW w:w="2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EDD31A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128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</w:p>
              </w:tc>
              <w:tc>
                <w:tcPr>
                  <w:tcW w:w="30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C84E15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129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</w:p>
              </w:tc>
            </w:tr>
            <w:tr w:rsidR="00957562" w14:paraId="4E97D7CE" w14:textId="77777777" w:rsidTr="00014078">
              <w:trPr>
                <w:trHeight w:val="285"/>
                <w:del w:id="130" w:author="Shaffer, Pamela" w:date="2026-09-25T20:00:00Z" w16du:dateUtc="2026-09-26T00:00:00Z"/>
              </w:trPr>
              <w:tc>
                <w:tcPr>
                  <w:tcW w:w="1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502682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131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</w:p>
              </w:tc>
              <w:tc>
                <w:tcPr>
                  <w:tcW w:w="2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E21189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132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</w:p>
              </w:tc>
              <w:tc>
                <w:tcPr>
                  <w:tcW w:w="30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C7731D" w14:textId="77777777" w:rsidR="00957562" w:rsidRDefault="00957562" w:rsidP="00014078">
                  <w:pPr>
                    <w:snapToGrid w:val="0"/>
                    <w:spacing w:line="300" w:lineRule="exact"/>
                    <w:jc w:val="center"/>
                    <w:rPr>
                      <w:del w:id="133" w:author="Shaffer, Pamela" w:date="2026-09-25T20:00:00Z" w16du:dateUtc="2026-09-26T00:00:00Z"/>
                      <w:rFonts w:ascii="Times New Roman" w:eastAsia="DFKai-SB" w:hAnsi="Times New Roman" w:cs="Times New Roman"/>
                    </w:rPr>
                  </w:pPr>
                </w:p>
              </w:tc>
            </w:tr>
          </w:tbl>
          <w:p w14:paraId="323EE37C" w14:textId="77777777" w:rsidR="00957562" w:rsidRDefault="00957562" w:rsidP="00014078">
            <w:pPr>
              <w:snapToGrid w:val="0"/>
              <w:spacing w:line="300" w:lineRule="exact"/>
              <w:rPr>
                <w:del w:id="134" w:author="Shaffer, Pamela" w:date="2026-09-25T20:00:00Z" w16du:dateUtc="2026-09-26T00:00:00Z"/>
                <w:rFonts w:ascii="Times New Roman" w:eastAsia="DFKai-SB" w:hAnsi="Times New Roman" w:cs="Times New Roman"/>
              </w:rPr>
            </w:pPr>
          </w:p>
          <w:p w14:paraId="31A9EA3C" w14:textId="77777777" w:rsidR="00957562" w:rsidRDefault="00957562" w:rsidP="00014078">
            <w:pPr>
              <w:snapToGrid w:val="0"/>
              <w:spacing w:line="300" w:lineRule="exact"/>
              <w:rPr>
                <w:del w:id="135" w:author="Shaffer, Pamela" w:date="2026-09-25T20:00:00Z" w16du:dateUtc="2026-09-26T00:00:00Z"/>
                <w:rFonts w:ascii="Times New Roman" w:eastAsia="DFKai-SB" w:hAnsi="Times New Roman" w:cs="Times New Roman"/>
              </w:rPr>
            </w:pPr>
          </w:p>
          <w:p w14:paraId="5E8BBFA2" w14:textId="77777777" w:rsidR="00957562" w:rsidRDefault="00957562" w:rsidP="00014078">
            <w:pPr>
              <w:snapToGrid w:val="0"/>
              <w:spacing w:line="300" w:lineRule="exact"/>
              <w:rPr>
                <w:del w:id="136" w:author="Shaffer, Pamela" w:date="2026-09-25T20:00:00Z" w16du:dateUtc="2026-09-26T00:00:00Z"/>
                <w:rFonts w:ascii="Times New Roman" w:eastAsia="DFKai-SB" w:hAnsi="Times New Roman" w:cs="Times New Roman"/>
              </w:rPr>
            </w:pPr>
          </w:p>
          <w:p w14:paraId="3243A0C4" w14:textId="77777777" w:rsidR="00957562" w:rsidRDefault="00957562" w:rsidP="00014078">
            <w:pPr>
              <w:snapToGrid w:val="0"/>
              <w:spacing w:line="300" w:lineRule="exact"/>
              <w:rPr>
                <w:del w:id="137" w:author="Shaffer, Pamela" w:date="2026-09-25T20:00:00Z" w16du:dateUtc="2026-09-26T00:00:00Z"/>
                <w:rFonts w:ascii="Times New Roman" w:eastAsia="DFKai-SB" w:hAnsi="Times New Roman" w:cs="Times New Roman"/>
              </w:rPr>
            </w:pPr>
          </w:p>
          <w:p w14:paraId="677B3CCB" w14:textId="77777777" w:rsidR="00957562" w:rsidRDefault="00957562" w:rsidP="00014078">
            <w:pPr>
              <w:snapToGrid w:val="0"/>
              <w:spacing w:after="120" w:line="300" w:lineRule="exact"/>
              <w:rPr>
                <w:del w:id="138" w:author="Shaffer, Pamela" w:date="2026-09-25T20:00:00Z" w16du:dateUtc="2026-09-26T00:00:00Z"/>
                <w:rFonts w:ascii="Times New Roman" w:eastAsia="DFKai-SB" w:hAnsi="Times New Roman" w:cs="Times New Roman"/>
              </w:rPr>
            </w:pPr>
          </w:p>
        </w:tc>
      </w:tr>
    </w:tbl>
    <w:p w14:paraId="66EDA4BA" w14:textId="77777777" w:rsidR="00957562" w:rsidRDefault="00957562" w:rsidP="00957562">
      <w:pPr>
        <w:pStyle w:val="form"/>
        <w:shd w:val="clear" w:color="auto" w:fill="FFFFFF"/>
        <w:tabs>
          <w:tab w:val="left" w:pos="1840"/>
        </w:tabs>
        <w:snapToGrid w:val="0"/>
        <w:spacing w:after="0" w:line="280" w:lineRule="exact"/>
        <w:ind w:left="0" w:firstLine="0"/>
        <w:rPr>
          <w:del w:id="139" w:author="Shaffer, Pamela" w:date="2026-09-25T20:00:00Z" w16du:dateUtc="2026-09-26T00:00:00Z"/>
          <w:rFonts w:ascii="DFKai-SB" w:eastAsia="DFKai-SB" w:hAnsi="DFKai-SB"/>
        </w:rPr>
      </w:pPr>
    </w:p>
    <w:p w14:paraId="45D5745F" w14:textId="77777777" w:rsidR="00957562" w:rsidRDefault="00957562" w:rsidP="00957562">
      <w:pPr>
        <w:rPr>
          <w:del w:id="140" w:author="Shaffer, Pamela" w:date="2026-09-25T20:00:00Z" w16du:dateUtc="2026-09-26T00:00:00Z"/>
          <w:color w:val="0070C0"/>
        </w:rPr>
      </w:pPr>
    </w:p>
    <w:p w14:paraId="28DE4392" w14:textId="77777777" w:rsidR="00854CA4" w:rsidRPr="00CC09ED" w:rsidRDefault="00854CA4">
      <w:pPr>
        <w:rPr>
          <w:sz w:val="24"/>
          <w:rPrChange w:id="141" w:author="Shaffer, Pamela" w:date="2026-09-25T20:00:00Z" w16du:dateUtc="2026-09-26T00:00:00Z">
            <w:rPr/>
          </w:rPrChange>
        </w:rPr>
      </w:pPr>
    </w:p>
    <w:sectPr w:rsidR="007C482A" w:rsidRPr="00CC09ED" w:rsidSect="00065DBD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type="default" w:linePitch="360"/>
      <w:sectPrChange w:id="142" w:author="Shaffer, Pamela" w:date="2026-09-25T20:00:00Z" w16du:dateUtc="2026-09-26T00:00:00Z">
        <w:sectPr w:rsidR="007C482A" w:rsidRPr="00CC09ED" w:rsidSect="00065DBD">
          <w:pgSz w:w="11906" w:h="16838"/>
          <w:pgMar w:top="1440" w:right="1800" w:bottom="1440" w:left="1800" w:header="851" w:footer="992" w:gutter="0"/>
          <w:cols w:space="425"/>
          <w:docGrid w:type="lines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FE7E52" w14:textId="77777777" w:rsidR="00854CA4" w:rsidRDefault="00854CA4" w:rsidP="001627A0">
      <w:pPr>
        <w:spacing w:after="0" w:line="240" w:lineRule="auto"/>
        <w:pPrChange w:id="3" w:author="Shaffer, Pamela" w:date="2026-09-25T20:00:00Z" w16du:dateUtc="2026-09-26T00:00:00Z">
          <w:pPr/>
        </w:pPrChange>
      </w:pPr>
      <w:r>
        <w:separator/>
      </w:r>
    </w:p>
  </w:endnote>
  <w:endnote w:type="continuationSeparator" w:id="0">
    <w:p w14:paraId="2FA655D0" w14:textId="77777777" w:rsidR="00854CA4" w:rsidRDefault="00854CA4" w:rsidP="001627A0">
      <w:pPr>
        <w:spacing w:after="0" w:line="240" w:lineRule="auto"/>
        <w:pPrChange w:id="4" w:author="Shaffer, Pamela" w:date="2026-09-25T20:00:00Z" w16du:dateUtc="2026-09-26T00:00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中楷">
    <w:altName w:val="細明體"/>
    <w:panose1 w:val="020B0604020202020204"/>
    <w:charset w:val="88"/>
    <w:family w:val="modern"/>
    <w:pitch w:val="fixed"/>
    <w:sig w:usb0="00000000" w:usb1="08080000" w:usb2="00000010" w:usb3="00000000" w:csb0="00100000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CEDCEE" w14:textId="77777777" w:rsidR="00924B76" w:rsidRDefault="00924B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67162F" w14:textId="77777777" w:rsidR="00854CA4" w:rsidRDefault="00854CA4" w:rsidP="001627A0">
      <w:pPr>
        <w:spacing w:after="0" w:line="240" w:lineRule="auto"/>
        <w:pPrChange w:id="1" w:author="Shaffer, Pamela" w:date="2026-09-25T20:00:00Z" w16du:dateUtc="2026-09-26T00:00:00Z">
          <w:pPr/>
        </w:pPrChange>
      </w:pPr>
      <w:r>
        <w:separator/>
      </w:r>
    </w:p>
  </w:footnote>
  <w:footnote w:type="continuationSeparator" w:id="0">
    <w:p w14:paraId="0C18E703" w14:textId="77777777" w:rsidR="00854CA4" w:rsidRDefault="00854CA4" w:rsidP="001627A0">
      <w:pPr>
        <w:spacing w:after="0" w:line="240" w:lineRule="auto"/>
        <w:pPrChange w:id="2" w:author="Shaffer, Pamela" w:date="2026-09-25T20:00:00Z" w16du:dateUtc="2026-09-26T00:00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B2EBD3" w14:textId="77777777" w:rsidR="00924B76" w:rsidRDefault="00924B76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562"/>
    <w:rsid w:val="00001A18"/>
    <w:rsid w:val="00057360"/>
    <w:rsid w:val="00065DBD"/>
    <w:rsid w:val="000A11BC"/>
    <w:rsid w:val="001579F9"/>
    <w:rsid w:val="001627A0"/>
    <w:rsid w:val="001A17A6"/>
    <w:rsid w:val="001A2F0C"/>
    <w:rsid w:val="001B1E09"/>
    <w:rsid w:val="001D264C"/>
    <w:rsid w:val="001E5805"/>
    <w:rsid w:val="00211937"/>
    <w:rsid w:val="00235191"/>
    <w:rsid w:val="002E7315"/>
    <w:rsid w:val="0038205E"/>
    <w:rsid w:val="003E5051"/>
    <w:rsid w:val="003E6B4B"/>
    <w:rsid w:val="00450AC8"/>
    <w:rsid w:val="0048131F"/>
    <w:rsid w:val="004B246E"/>
    <w:rsid w:val="0055006A"/>
    <w:rsid w:val="00584CC3"/>
    <w:rsid w:val="005E33BB"/>
    <w:rsid w:val="0066129C"/>
    <w:rsid w:val="00717732"/>
    <w:rsid w:val="0076251D"/>
    <w:rsid w:val="007762B9"/>
    <w:rsid w:val="00854CA4"/>
    <w:rsid w:val="008B1144"/>
    <w:rsid w:val="00924B76"/>
    <w:rsid w:val="00957562"/>
    <w:rsid w:val="00995E27"/>
    <w:rsid w:val="009B0EF1"/>
    <w:rsid w:val="009E4FA8"/>
    <w:rsid w:val="00A44EF9"/>
    <w:rsid w:val="00A7067A"/>
    <w:rsid w:val="00AC0AD1"/>
    <w:rsid w:val="00AC0BBB"/>
    <w:rsid w:val="00AD4B7A"/>
    <w:rsid w:val="00B2213E"/>
    <w:rsid w:val="00B5722C"/>
    <w:rsid w:val="00B74168"/>
    <w:rsid w:val="00C11616"/>
    <w:rsid w:val="00CC09ED"/>
    <w:rsid w:val="00CE1FB2"/>
    <w:rsid w:val="00CF2A3A"/>
    <w:rsid w:val="00D27D17"/>
    <w:rsid w:val="00D6134C"/>
    <w:rsid w:val="00D81A10"/>
    <w:rsid w:val="00E5244D"/>
    <w:rsid w:val="00E611E7"/>
    <w:rsid w:val="00E8179F"/>
    <w:rsid w:val="00EF0DEA"/>
    <w:rsid w:val="00F324EC"/>
    <w:rsid w:val="00F705A4"/>
    <w:rsid w:val="00F8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B318632-6E50-4A93-A27F-BA4AE09F9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DBD"/>
    <w:pPr>
      <w:spacing w:after="200" w:line="276" w:lineRule="auto"/>
      <w:pPrChange w:id="0" w:author="Shaffer, Pamela" w:date="2026-09-25T20:00:00Z">
        <w:pPr>
          <w:widowControl w:val="0"/>
        </w:pPr>
      </w:pPrChange>
    </w:pPr>
    <w:rPr>
      <w:rFonts w:eastAsiaTheme="minorHAnsi"/>
      <w:kern w:val="0"/>
      <w:sz w:val="22"/>
      <w:lang w:eastAsia="en-US"/>
      <w:rPrChange w:id="0" w:author="Shaffer, Pamela" w:date="2026-09-25T20:00:00Z">
        <w:rPr>
          <w:rFonts w:asciiTheme="minorHAnsi" w:eastAsiaTheme="minorEastAsia" w:hAnsiTheme="minorHAnsi" w:cstheme="minorBidi"/>
          <w:kern w:val="2"/>
          <w:sz w:val="24"/>
          <w:szCs w:val="22"/>
          <w:lang w:val="en-US" w:eastAsia="zh-TW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rm">
    <w:name w:val="form"/>
    <w:basedOn w:val="Normal"/>
    <w:rsid w:val="00957562"/>
    <w:pPr>
      <w:tabs>
        <w:tab w:val="right" w:pos="9498"/>
      </w:tabs>
      <w:adjustRightInd w:val="0"/>
      <w:spacing w:after="60" w:line="360" w:lineRule="atLeast"/>
      <w:ind w:left="2160" w:hanging="2160"/>
      <w:jc w:val="both"/>
    </w:pPr>
    <w:rPr>
      <w:rFonts w:ascii="Times New Roman" w:eastAsia="文鼎中楷" w:hAnsi="Times New Roman" w:cs="Times New Roman"/>
      <w:b/>
      <w:bCs/>
      <w:szCs w:val="24"/>
    </w:rPr>
  </w:style>
  <w:style w:type="paragraph" w:styleId="Header">
    <w:name w:val="header"/>
    <w:basedOn w:val="Normal"/>
    <w:link w:val="HeaderChar"/>
    <w:uiPriority w:val="99"/>
    <w:unhideWhenUsed/>
    <w:rsid w:val="00EF0D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F0DEA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F0D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F0DEA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24B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Arthur Souza Rodrigues</cp:lastModifiedBy>
  <cp:revision>1</cp:revision>
  <dcterms:created xsi:type="dcterms:W3CDTF">2023-07-18T06:19:00Z</dcterms:created>
  <dcterms:modified xsi:type="dcterms:W3CDTF">2026-09-26T00:00:00Z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5e4eda9d-a5f5-4074-ab54-9ebc5f790665</vt:lpwstr>
  </property>
</Properties>
</file>