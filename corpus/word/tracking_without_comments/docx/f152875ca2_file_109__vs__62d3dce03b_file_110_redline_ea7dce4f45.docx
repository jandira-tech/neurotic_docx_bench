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D090" w14:textId="77777777" w:rsidR="00B511E9" w:rsidRDefault="00B511E9">
      <w:pPr>
        <w:rPr>
          <w:rPrChange w:id="0" w:author="Arthur Souza Rodrigues" w:date="2026-07-10T21:47:00Z" w16du:dateUtc="2026-07-11T01:47:00Z">
            <w:rPr>
              <w:vertAlign w:val="subscript"/>
            </w:rPr>
          </w:rPrChange>
        </w:rPr>
      </w:pPr>
      <w:r>
        <w:rPr>
          <w:rPrChange w:id="1" w:author="Arthur Souza Rodrigues" w:date="2026-07-10T21:47:00Z" w16du:dateUtc="2026-07-11T01:47:00Z">
            <w:rPr>
              <w:vertAlign w:val="subscript"/>
            </w:rPr>
          </w:rPrChange>
        </w:rPr>
        <w:t>file_</w:t>
      </w:r>
      <w:ins w:id="2" w:author="Arthur Souza Rodrigues" w:date="2026-07-10T21:47:00Z" w16du:dateUtc="2026-07-11T01:47:00Z">
        <w:r w:rsidR="00A66541">
          <w:t>110</w:t>
        </w:r>
      </w:ins>
      <w:del w:id="3" w:author="Arthur Souza Rodrigues" w:date="2026-07-10T21:47:00Z" w16du:dateUtc="2026-07-11T01:47:00Z">
        <w:r>
          <w:rPr>
            <w:vertAlign w:val="subscript"/>
          </w:rPr>
          <w:delText>109</w:delText>
        </w:r>
      </w:del>
      <w:r>
        <w:rPr>
          <w:rPrChange w:id="4" w:author="Arthur Souza Rodrigues" w:date="2026-07-10T21:47:00Z" w16du:dateUtc="2026-07-11T01:47:00Z">
            <w:rPr>
              <w:vertAlign w:val="subscript"/>
            </w:rPr>
          </w:rPrChange>
        </w:rPr>
        <w:t>.docx</w:t>
      </w:r>
    </w:p>
    <w:p w14:paraId="004D6C01" w14:textId="59C8D501" w:rsidR="000616CA" w:rsidRDefault="001B0497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t>Project Proposal</w:t>
        </w:r>
      </w:ins>
    </w:p>
    <w:p w14:paraId="353519D0" w14:textId="77777777" w:rsidR="000616CA" w:rsidRDefault="001B0497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t xml:space="preserve">This project will be completed by the end of the </w:t>
        </w:r>
        <w:r>
          <w:t>month</w:t>
        </w:r>
        <w:r>
          <w:t>.</w:t>
        </w:r>
      </w:ins>
    </w:p>
    <w:p w14:paraId="512C03EC" w14:textId="77777777" w:rsidR="000616CA" w:rsidRDefault="001B0497">
      <w:pPr>
        <w:rPr>
          <w:ins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t xml:space="preserve">The team consists of </w:t>
        </w:r>
        <w:r>
          <w:t>seven</w:t>
        </w:r>
        <w:r>
          <w:t xml:space="preserve"> members.</w:t>
        </w:r>
      </w:ins>
    </w:p>
    <w:p w14:paraId="5F1B1E52" w14:textId="436BB886" w:rsidR="0095624A" w:rsidRDefault="001B0497">
      <w:pPr>
        <w:rPr>
          <w:del w:id="11" w:author="Arthur Souza Rodrigues" w:date="2026-07-10T21:47:00Z" w16du:dateUtc="2026-07-11T01:47:00Z"/>
        </w:rPr>
      </w:pPr>
      <w:ins w:id="12" w:author="Arthur Souza Rodrigues" w:date="2026-07-10T21:47:00Z" w16du:dateUtc="2026-07-11T01:47:00Z">
        <w:r>
          <w:t>Budget is estimated at ten thousand dollars.</w:t>
        </w:r>
        <w:r>
          <w:t xml:space="preserve"> Please review and approve.</w:t>
        </w:r>
      </w:ins>
      <w:del w:id="13" w:author="Arthur Souza Rodrigues" w:date="2026-07-10T21:47:00Z" w16du:dateUtc="2026-07-11T01:47:00Z">
        <w:r>
          <w:rPr>
            <w:vertAlign w:val="subscript"/>
          </w:rPr>
          <w:delText>Subscript Demo</w:delText>
        </w:r>
      </w:del>
    </w:p>
    <w:p w14:paraId="2E671B76" w14:textId="77777777" w:rsidR="0095624A" w:rsidRDefault="001B0497">
      <w:pPr>
        <w:rPr>
          <w:del w:id="14" w:author="Arthur Souza Rodrigues" w:date="2026-07-10T21:47:00Z" w16du:dateUtc="2026-07-11T01:47:00Z"/>
        </w:rPr>
      </w:pPr>
      <w:del w:id="15" w:author="Arthur Souza Rodrigues" w:date="2026-07-10T21:47:00Z" w16du:dateUtc="2026-07-11T01:47:00Z">
        <w:r>
          <w:rPr>
            <w:vertAlign w:val="subscript"/>
          </w:rPr>
          <w:delText>This document demonstrates subscript formatting.</w:delText>
        </w:r>
      </w:del>
    </w:p>
    <w:p w14:paraId="44955861" w14:textId="77777777" w:rsidR="0095624A" w:rsidRDefault="001B0497">
      <w:del w:id="16" w:author="Arthur Souza Rodrigues" w:date="2026-07-10T21:47:00Z" w16du:dateUtc="2026-07-11T01:47:00Z">
        <w:r>
          <w:rPr>
            <w:vertAlign w:val="subscript"/>
          </w:rPr>
          <w:delText>H2O and CO2 use subscript numbers in chemical notation.</w:delText>
        </w:r>
      </w:del>
    </w:p>
    <w:sectPr w:rsidR="009562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24A"/>
    <w:rsid w:val="000616CA"/>
    <w:rsid w:val="008613DB"/>
    <w:rsid w:val="0095624A"/>
    <w:rsid w:val="00A66541"/>
    <w:rsid w:val="00AE4322"/>
    <w:rsid w:val="00B511E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24EC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2026-07-11T01:47:00Z</dcterms:modified>
</cp:coreProperties>
</file>