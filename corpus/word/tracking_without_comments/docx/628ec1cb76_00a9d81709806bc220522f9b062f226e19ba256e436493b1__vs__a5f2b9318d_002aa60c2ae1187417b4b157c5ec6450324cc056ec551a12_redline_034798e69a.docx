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CE0FA1" w14:textId="77777777" w:rsidR="00D46904" w:rsidRDefault="00A5391B" w:rsidP="00A5391B">
      <w:pPr>
        <w:jc w:val="center"/>
        <w:rPr>
          <w:ins w:id="1" w:author="mary.inoue@fap.local" w:date="2026-09-22T12:41:00Z" w16du:dateUtc="2026-09-22T16:41:00Z"/>
          <w:rFonts w:ascii="Arial" w:hAnsi="Arial" w:cs="Arial"/>
          <w:b/>
          <w:sz w:val="28"/>
          <w:szCs w:val="28"/>
        </w:rPr>
      </w:pPr>
      <w:ins w:id="2" w:author="mary.inoue@fap.local" w:date="2026-09-22T12:41:00Z" w16du:dateUtc="2026-09-22T16:41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03A701B" w14:textId="77777777" w:rsidR="00EB0E11" w:rsidRDefault="00EB0E11" w:rsidP="00A5391B">
      <w:pPr>
        <w:jc w:val="center"/>
        <w:rPr>
          <w:ins w:id="3" w:author="mary.inoue@fap.local" w:date="2026-09-22T12:41:00Z" w16du:dateUtc="2026-09-22T16:41:00Z"/>
          <w:rFonts w:ascii="Arial" w:hAnsi="Arial" w:cs="Arial"/>
          <w:b/>
          <w:sz w:val="28"/>
          <w:szCs w:val="28"/>
        </w:rPr>
      </w:pPr>
    </w:p>
    <w:p w14:paraId="5CEB5C67" w14:textId="77777777" w:rsidR="00EB0E11" w:rsidRPr="00AC2557" w:rsidRDefault="00EB0E11" w:rsidP="00EB0E11">
      <w:pPr>
        <w:rPr>
          <w:ins w:id="4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5" w:author="mary.inoue@fap.local" w:date="2026-09-22T12:41:00Z" w16du:dateUtc="2026-09-22T16:41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C44B5C8" w14:textId="77777777" w:rsidR="00A5391B" w:rsidRDefault="00A5391B" w:rsidP="00A5391B">
      <w:pPr>
        <w:jc w:val="center"/>
        <w:rPr>
          <w:ins w:id="6" w:author="mary.inoue@fap.local" w:date="2026-09-22T12:41:00Z" w16du:dateUtc="2026-09-22T16:41:00Z"/>
          <w:rFonts w:ascii="Arial" w:hAnsi="Arial" w:cs="Arial"/>
          <w:b/>
          <w:sz w:val="28"/>
          <w:szCs w:val="28"/>
        </w:rPr>
      </w:pPr>
    </w:p>
    <w:p w14:paraId="02FEA42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8" w:author="mary.inoue@fap.local" w:date="2026-09-22T12:41:00Z" w16du:dateUtc="2026-09-22T16:41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DEB6418" w14:textId="77777777" w:rsidR="00132F7D" w:rsidRDefault="00132F7D" w:rsidP="00A5391B">
      <w:pPr>
        <w:jc w:val="center"/>
        <w:rPr>
          <w:ins w:id="9" w:author="mary.inoue@fap.local" w:date="2026-09-22T12:41:00Z" w16du:dateUtc="2026-09-22T16:41:00Z"/>
          <w:rFonts w:ascii="Arial" w:hAnsi="Arial" w:cs="Arial"/>
          <w:b/>
          <w:sz w:val="28"/>
          <w:szCs w:val="28"/>
        </w:rPr>
      </w:pPr>
    </w:p>
    <w:p w14:paraId="4A6BF25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A3BF919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</w:p>
    <w:p w14:paraId="59D00E98" w14:textId="77777777" w:rsidR="00A5391B" w:rsidRDefault="00A5391B" w:rsidP="00A5391B">
      <w:pPr>
        <w:rPr>
          <w:ins w:id="13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4" w:author="mary.inoue@fap.local" w:date="2026-09-22T12:41:00Z" w16du:dateUtc="2026-09-22T16:41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DCCC73F" w14:textId="77777777" w:rsidR="00EB0E11" w:rsidRDefault="00EB0E11" w:rsidP="00A5391B">
      <w:pPr>
        <w:rPr>
          <w:ins w:id="1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6" w:author="mary.inoue@fap.local" w:date="2026-09-22T12:41:00Z" w16du:dateUtc="2026-09-22T16:41:00Z">
        <w:r>
          <w:rPr>
            <w:rFonts w:ascii="Arial" w:hAnsi="Arial" w:cs="Arial"/>
            <w:sz w:val="24"/>
            <w:szCs w:val="24"/>
          </w:rPr>
          <w:tab/>
        </w:r>
      </w:ins>
    </w:p>
    <w:p w14:paraId="54047030" w14:textId="77777777" w:rsidR="0065070B" w:rsidRPr="00345AD1" w:rsidRDefault="0065070B" w:rsidP="0065070B">
      <w:pPr>
        <w:pStyle w:val="Default"/>
        <w:rPr>
          <w:ins w:id="17" w:author="mary.inoue@fap.local" w:date="2026-09-22T12:41:00Z" w16du:dateUtc="2026-09-22T16:41:00Z"/>
        </w:rPr>
      </w:pPr>
      <w:ins w:id="18" w:author="mary.inoue@fap.local" w:date="2026-09-22T12:41:00Z" w16du:dateUtc="2026-09-22T16:4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950B309" w14:textId="77777777" w:rsidR="0065070B" w:rsidRDefault="0065070B" w:rsidP="00A5391B">
      <w:pPr>
        <w:rPr>
          <w:ins w:id="19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37F132B1" w14:textId="77777777" w:rsidR="00640AED" w:rsidRPr="00345AD1" w:rsidRDefault="00640AED" w:rsidP="00640AED">
      <w:pPr>
        <w:pStyle w:val="Default"/>
        <w:rPr>
          <w:ins w:id="20" w:author="mary.inoue@fap.local" w:date="2026-09-22T12:41:00Z" w16du:dateUtc="2026-09-22T16:41:00Z"/>
        </w:rPr>
      </w:pPr>
      <w:ins w:id="21" w:author="mary.inoue@fap.local" w:date="2026-09-22T12:41:00Z" w16du:dateUtc="2026-09-22T16:4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B3282A6" w14:textId="77777777" w:rsidR="00640AED" w:rsidRPr="00345AD1" w:rsidRDefault="00640AED" w:rsidP="00640AED">
      <w:pPr>
        <w:rPr>
          <w:ins w:id="22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1BCAE5AF" w14:textId="77777777" w:rsidR="00C9492A" w:rsidRDefault="00C9492A" w:rsidP="00C9492A">
      <w:pPr>
        <w:rPr>
          <w:ins w:id="23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4" w:author="mary.inoue@fap.local" w:date="2026-09-22T12:41:00Z" w16du:dateUtc="2026-09-22T16:41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1DA3A1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BF2BA07" w14:textId="77777777" w:rsidR="00C9492A" w:rsidRDefault="00C9492A" w:rsidP="00C9492A">
      <w:pPr>
        <w:rPr>
          <w:ins w:id="2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69D77130" w14:textId="77777777" w:rsidR="00A5391B" w:rsidRDefault="00A5391B" w:rsidP="00A5391B">
      <w:pPr>
        <w:rPr>
          <w:ins w:id="28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9" w:author="mary.inoue@fap.local" w:date="2026-09-22T12:41:00Z" w16du:dateUtc="2026-09-22T16:41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091E25B1" w14:textId="77777777" w:rsidR="00EB0E11" w:rsidRPr="002D0CC2" w:rsidRDefault="00EB0E11" w:rsidP="00EB0E11">
      <w:pPr>
        <w:rPr>
          <w:ins w:id="3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31" w:author="mary.inoue@fap.local" w:date="2026-09-22T12:41:00Z" w16du:dateUtc="2026-09-22T16:41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498B650" w14:textId="77777777" w:rsidR="00EB0E11" w:rsidRDefault="00EB0E11" w:rsidP="00A5391B">
      <w:pPr>
        <w:rPr>
          <w:ins w:id="32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197120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B9C4149" w14:textId="77777777" w:rsidR="00C9492A" w:rsidRDefault="00C9492A" w:rsidP="00C9492A">
      <w:pPr>
        <w:rPr>
          <w:ins w:id="35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48148B7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37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0ECF5AFE" w14:textId="77777777" w:rsidR="00C9492A" w:rsidRDefault="00C9492A" w:rsidP="00C9492A">
      <w:pPr>
        <w:rPr>
          <w:ins w:id="3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3E272D4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40" w:author="mary.inoue@fap.local" w:date="2026-09-22T12:41:00Z" w16du:dateUtc="2026-09-22T16:41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15BFD77" w14:textId="77777777" w:rsidR="002D511D" w:rsidRDefault="002D511D" w:rsidP="002D511D">
      <w:pPr>
        <w:rPr>
          <w:ins w:id="41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1179EE4" w14:textId="77777777" w:rsidR="00F11D9F" w:rsidRDefault="00F11D9F" w:rsidP="00F11D9F">
      <w:pPr>
        <w:rPr>
          <w:ins w:id="42" w:author="mary.inoue@fap.local" w:date="2026-09-22T12:41:00Z" w16du:dateUtc="2026-09-22T16:41:00Z"/>
          <w:rFonts w:ascii="Arial" w:hAnsi="Arial" w:cs="Arial"/>
          <w:b/>
        </w:rPr>
      </w:pPr>
      <w:ins w:id="43" w:author="mary.inoue@fap.local" w:date="2026-09-22T12:41:00Z" w16du:dateUtc="2026-09-22T16:41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22375072" w14:textId="77777777" w:rsidR="00F11D9F" w:rsidRPr="00F11D9F" w:rsidRDefault="00F11D9F" w:rsidP="00F11D9F">
      <w:pPr>
        <w:rPr>
          <w:ins w:id="44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45" w:author="mary.inoue@fap.local" w:date="2026-09-22T12:41:00Z" w16du:dateUtc="2026-09-22T16:41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3F15E10F" w14:textId="77777777" w:rsidR="00F11D9F" w:rsidRDefault="00F11D9F" w:rsidP="00F11D9F">
      <w:pPr>
        <w:rPr>
          <w:ins w:id="46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567C667" w14:textId="77777777" w:rsidR="00F11D9F" w:rsidRDefault="00F11D9F" w:rsidP="002D511D">
      <w:pPr>
        <w:rPr>
          <w:ins w:id="4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393341F9" w14:textId="77777777" w:rsidR="00A5391B" w:rsidRDefault="002D22E0" w:rsidP="00A5391B">
      <w:pPr>
        <w:rPr>
          <w:ins w:id="48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49" w:author="mary.inoue@fap.local" w:date="2026-09-22T12:41:00Z" w16du:dateUtc="2026-09-22T16:41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E76BE2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C69D00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</w:p>
    <w:p w14:paraId="725FACE2" w14:textId="77777777" w:rsidR="008C61C6" w:rsidRPr="00791921" w:rsidRDefault="008C61C6" w:rsidP="008C61C6">
      <w:pPr>
        <w:rPr>
          <w:ins w:id="53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54" w:author="mary.inoue@fap.local" w:date="2026-09-22T12:41:00Z" w16du:dateUtc="2026-09-22T16:41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B784758" w14:textId="77777777" w:rsidR="001F3B9E" w:rsidRDefault="001F3B9E" w:rsidP="00A5391B">
      <w:pPr>
        <w:rPr>
          <w:ins w:id="55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3055F4BA" w14:textId="77777777" w:rsidR="001F3B9E" w:rsidRDefault="001F3B9E" w:rsidP="00A5391B">
      <w:pPr>
        <w:rPr>
          <w:ins w:id="56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6C9A63C7" w14:textId="77777777" w:rsidR="00DC250C" w:rsidRDefault="00DC250C" w:rsidP="00A5391B">
      <w:pPr>
        <w:rPr>
          <w:ins w:id="57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58" w:author="mary.inoue@fap.local" w:date="2026-09-22T12:41:00Z" w16du:dateUtc="2026-09-22T16:41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9F2ABD2" w14:textId="77777777" w:rsidR="008C61C6" w:rsidRPr="002D0CC2" w:rsidRDefault="008C61C6" w:rsidP="008C61C6">
      <w:pPr>
        <w:rPr>
          <w:ins w:id="5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60" w:author="mary.inoue@fap.local" w:date="2026-09-22T12:41:00Z" w16du:dateUtc="2026-09-22T16:41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6DB69218" w14:textId="77777777" w:rsidR="003E02AD" w:rsidRDefault="003E02AD" w:rsidP="003E02AD">
      <w:pPr>
        <w:rPr>
          <w:ins w:id="61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100F97D6" w14:textId="77777777" w:rsidR="003E02AD" w:rsidRDefault="003E02AD" w:rsidP="003E02AD">
      <w:pPr>
        <w:rPr>
          <w:ins w:id="62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63" w:author="mary.inoue@fap.local" w:date="2026-09-22T12:41:00Z" w16du:dateUtc="2026-09-22T16:41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41409C9F" w14:textId="77777777" w:rsidR="008C61C6" w:rsidRDefault="008C61C6" w:rsidP="00A5391B">
      <w:pPr>
        <w:rPr>
          <w:ins w:id="6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66C55C39" w14:textId="77777777" w:rsidR="00AF3743" w:rsidRDefault="00AF3743" w:rsidP="00AF3743">
      <w:pPr>
        <w:pStyle w:val="Default"/>
        <w:rPr>
          <w:ins w:id="65" w:author="mary.inoue@fap.local" w:date="2026-09-22T12:41:00Z" w16du:dateUtc="2026-09-22T16:41:00Z"/>
          <w:rFonts w:ascii="ArialMT" w:hAnsi="ArialMT" w:cs="ArialMT"/>
        </w:rPr>
      </w:pPr>
      <w:ins w:id="66" w:author="mary.inoue@fap.local" w:date="2026-09-22T12:41:00Z" w16du:dateUtc="2026-09-22T16:4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3C6FD617" w14:textId="77777777" w:rsidR="00AF3743" w:rsidRDefault="00AF3743" w:rsidP="00A5391B">
      <w:pPr>
        <w:rPr>
          <w:ins w:id="6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97512F6" w14:textId="77777777" w:rsidR="00500EF8" w:rsidRPr="00500EF8" w:rsidRDefault="00500EF8" w:rsidP="00A5391B">
      <w:pPr>
        <w:rPr>
          <w:ins w:id="68" w:author="mary.inoue@fap.local" w:date="2026-09-22T12:41:00Z" w16du:dateUtc="2026-09-22T16:41:00Z"/>
          <w:rFonts w:ascii="Arial" w:hAnsi="Arial" w:cs="Arial"/>
          <w:sz w:val="24"/>
          <w:szCs w:val="24"/>
          <w:lang w:val="en-US"/>
        </w:rPr>
      </w:pPr>
      <w:ins w:id="69" w:author="mary.inoue@fap.local" w:date="2026-09-22T12:41:00Z" w16du:dateUtc="2026-09-22T16:41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0B6542B5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46BCDD57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</w:p>
    <w:p w14:paraId="5684264D" w14:textId="77777777" w:rsidR="005120F2" w:rsidRPr="000759E6" w:rsidRDefault="005120F2" w:rsidP="005120F2">
      <w:pPr>
        <w:rPr>
          <w:ins w:id="73" w:author="mary.inoue@fap.local" w:date="2026-09-22T12:41:00Z" w16du:dateUtc="2026-09-22T16:41:00Z"/>
          <w:rFonts w:ascii="Arial" w:hAnsi="Arial" w:cs="Arial"/>
          <w:sz w:val="24"/>
          <w:szCs w:val="24"/>
          <w:lang w:val="en-US"/>
        </w:rPr>
      </w:pPr>
      <w:ins w:id="74" w:author="mary.inoue@fap.local" w:date="2026-09-22T12:41:00Z" w16du:dateUtc="2026-09-22T16:41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6BE2DB1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</w:p>
    <w:p w14:paraId="68EBB158" w14:textId="77777777" w:rsidR="009C4CE8" w:rsidRPr="00345AD1" w:rsidRDefault="009C4CE8" w:rsidP="009C4CE8">
      <w:pPr>
        <w:pStyle w:val="Default"/>
        <w:rPr>
          <w:ins w:id="76" w:author="mary.inoue@fap.local" w:date="2026-09-22T12:41:00Z" w16du:dateUtc="2026-09-22T16:41:00Z"/>
          <w:rFonts w:ascii="ArialMT" w:hAnsi="ArialMT" w:cs="ArialMT"/>
        </w:rPr>
      </w:pPr>
    </w:p>
    <w:p w14:paraId="34FF7933" w14:textId="77777777" w:rsidR="009C4CE8" w:rsidRDefault="009C4CE8" w:rsidP="009C4CE8">
      <w:pPr>
        <w:pStyle w:val="Default"/>
        <w:rPr>
          <w:ins w:id="77" w:author="mary.inoue@fap.local" w:date="2026-09-22T12:41:00Z" w16du:dateUtc="2026-09-22T16:41:00Z"/>
          <w:rFonts w:ascii="ArialMT" w:hAnsi="ArialMT" w:cs="ArialMT"/>
        </w:rPr>
      </w:pPr>
    </w:p>
    <w:p w14:paraId="47D97983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79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D17643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056C72B8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82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2C799D24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508E2C91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85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950A33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2593894C" w14:textId="77777777" w:rsidR="004B4464" w:rsidRPr="000759E6" w:rsidRDefault="004B4464" w:rsidP="004B4464">
      <w:pPr>
        <w:rPr>
          <w:ins w:id="87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88" w:author="mary.inoue@fap.local" w:date="2026-09-22T12:41:00Z" w16du:dateUtc="2026-09-22T16:41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806E12F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2AF980DF" w14:textId="77777777" w:rsidR="009C4CE8" w:rsidRDefault="009C4CE8" w:rsidP="00A5391B">
      <w:pPr>
        <w:rPr>
          <w:ins w:id="90" w:author="mary.inoue@fap.local" w:date="2026-09-22T12:41:00Z" w16du:dateUtc="2026-09-22T16:41:00Z"/>
          <w:rFonts w:ascii="Arial" w:hAnsi="Arial" w:cs="Arial"/>
          <w:sz w:val="24"/>
          <w:szCs w:val="24"/>
          <w:lang w:val="en-US"/>
        </w:rPr>
      </w:pPr>
    </w:p>
    <w:p w14:paraId="40D1B8B6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41:00Z" w16du:dateUtc="2026-09-22T16:41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48A805D1" w14:textId="77777777" w:rsidR="00AA2126" w:rsidRDefault="00AA2126" w:rsidP="00A5391B">
      <w:pPr>
        <w:rPr>
          <w:ins w:id="93" w:author="mary.inoue@fap.local" w:date="2026-09-22T12:41:00Z" w16du:dateUtc="2026-09-22T16:41:00Z"/>
          <w:rFonts w:ascii="Arial" w:hAnsi="Arial" w:cs="Arial"/>
          <w:sz w:val="24"/>
          <w:szCs w:val="24"/>
          <w:lang w:val="en-US"/>
        </w:rPr>
      </w:pPr>
    </w:p>
    <w:p w14:paraId="70F40BBF" w14:textId="77777777" w:rsidR="00DC250C" w:rsidRDefault="00500EF8" w:rsidP="00A5391B">
      <w:pPr>
        <w:rPr>
          <w:ins w:id="94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95" w:author="mary.inoue@fap.local" w:date="2026-09-22T12:41:00Z" w16du:dateUtc="2026-09-22T16:41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D73A302" w14:textId="77777777" w:rsidR="00ED46E8" w:rsidRPr="002D0762" w:rsidRDefault="00ED46E8" w:rsidP="00ED46E8">
      <w:pPr>
        <w:rPr>
          <w:ins w:id="96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97" w:author="mary.inoue@fap.local" w:date="2026-09-22T12:41:00Z" w16du:dateUtc="2026-09-22T16:41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84170E6" w14:textId="77777777" w:rsidR="00ED46E8" w:rsidRPr="00500EF8" w:rsidRDefault="00ED46E8" w:rsidP="00A5391B">
      <w:pPr>
        <w:rPr>
          <w:ins w:id="9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194F3FB" w14:textId="77777777" w:rsidR="00DC250C" w:rsidRDefault="005B3636" w:rsidP="00A5391B">
      <w:pPr>
        <w:rPr>
          <w:ins w:id="9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00" w:author="mary.inoue@fap.local" w:date="2026-09-22T12:41:00Z" w16du:dateUtc="2026-09-22T16:41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A60C884" w14:textId="77777777" w:rsidR="00E0284E" w:rsidRPr="00674D51" w:rsidRDefault="00E0284E" w:rsidP="00A5391B">
      <w:pPr>
        <w:rPr>
          <w:ins w:id="101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02" w:author="mary.inoue@fap.local" w:date="2026-09-22T12:41:00Z" w16du:dateUtc="2026-09-22T16:41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DF92BBF" w14:textId="77777777" w:rsidR="00AA2126" w:rsidRDefault="00AA2126" w:rsidP="00AA2126">
      <w:pPr>
        <w:pStyle w:val="Default"/>
        <w:rPr>
          <w:ins w:id="103" w:author="mary.inoue@fap.local" w:date="2026-09-22T12:41:00Z" w16du:dateUtc="2026-09-22T16:41:00Z"/>
        </w:rPr>
      </w:pPr>
      <w:ins w:id="104" w:author="mary.inoue@fap.local" w:date="2026-09-22T12:41:00Z" w16du:dateUtc="2026-09-22T16:4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B101648" w14:textId="77777777" w:rsidR="000172AA" w:rsidRDefault="000172AA" w:rsidP="00AA2126">
      <w:pPr>
        <w:pStyle w:val="Default"/>
        <w:rPr>
          <w:ins w:id="105" w:author="mary.inoue@fap.local" w:date="2026-09-22T12:41:00Z" w16du:dateUtc="2026-09-22T16:41:00Z"/>
        </w:rPr>
      </w:pPr>
    </w:p>
    <w:p w14:paraId="53337E1B" w14:textId="77777777" w:rsidR="000172AA" w:rsidRDefault="000172AA" w:rsidP="000172AA">
      <w:pPr>
        <w:rPr>
          <w:ins w:id="106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07" w:author="mary.inoue@fap.local" w:date="2026-09-22T12:41:00Z" w16du:dateUtc="2026-09-22T16:41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7979A341" w14:textId="77777777" w:rsidR="000172AA" w:rsidRDefault="000172AA" w:rsidP="00AA2126">
      <w:pPr>
        <w:pStyle w:val="Default"/>
        <w:rPr>
          <w:ins w:id="108" w:author="mary.inoue@fap.local" w:date="2026-09-22T12:41:00Z" w16du:dateUtc="2026-09-22T16:41:00Z"/>
        </w:rPr>
      </w:pPr>
    </w:p>
    <w:p w14:paraId="4A78DF76" w14:textId="77777777" w:rsidR="00AA2126" w:rsidRPr="00345AD1" w:rsidRDefault="00AA2126" w:rsidP="00AA2126">
      <w:pPr>
        <w:pStyle w:val="Default"/>
        <w:rPr>
          <w:ins w:id="109" w:author="mary.inoue@fap.local" w:date="2026-09-22T12:41:00Z" w16du:dateUtc="2026-09-22T16:41:00Z"/>
        </w:rPr>
      </w:pPr>
    </w:p>
    <w:p w14:paraId="1A218C7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4162F23" w14:textId="77777777" w:rsidR="00AA2126" w:rsidRDefault="00AA2126" w:rsidP="00A5391B">
      <w:pPr>
        <w:rPr>
          <w:ins w:id="112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321B01E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41:00Z" w16du:dateUtc="2026-09-22T16:41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5124802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00559A29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41:00Z" w16du:dateUtc="2026-09-22T16:41:00Z"/>
          <w:rFonts w:ascii="Arial" w:hAnsi="Arial" w:cs="Arial"/>
          <w:b/>
          <w:sz w:val="24"/>
          <w:szCs w:val="24"/>
        </w:rPr>
      </w:pPr>
      <w:ins w:id="117" w:author="mary.inoue@fap.local" w:date="2026-09-22T12:41:00Z" w16du:dateUtc="2026-09-22T16:41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F07D4A2" w14:textId="77777777" w:rsidR="00C01CF0" w:rsidRDefault="00C01CF0" w:rsidP="00A5391B">
      <w:pPr>
        <w:rPr>
          <w:ins w:id="11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1A753E78" w14:textId="77777777" w:rsidR="00E0284E" w:rsidRPr="006A49C0" w:rsidRDefault="006A49C0" w:rsidP="00A5391B">
      <w:pPr>
        <w:rPr>
          <w:ins w:id="11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20" w:author="mary.inoue@fap.local" w:date="2026-09-22T12:41:00Z" w16du:dateUtc="2026-09-22T16:41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1EEA4DCC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1DB75A89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123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E1901EE" w14:textId="77777777" w:rsidR="006575DD" w:rsidRDefault="006575DD" w:rsidP="006575DD">
      <w:pPr>
        <w:rPr>
          <w:ins w:id="124" w:author="mary.inoue@fap.local" w:date="2026-09-22T12:41:00Z" w16du:dateUtc="2026-09-22T16:41:00Z"/>
          <w:rFonts w:ascii="Arial" w:hAnsi="Arial" w:cs="Arial"/>
          <w:b/>
          <w:sz w:val="24"/>
          <w:szCs w:val="24"/>
        </w:rPr>
      </w:pPr>
    </w:p>
    <w:p w14:paraId="406BB7DD" w14:textId="77777777" w:rsidR="006A49C0" w:rsidRDefault="006575DD" w:rsidP="00A5391B">
      <w:pPr>
        <w:rPr>
          <w:ins w:id="125" w:author="mary.inoue@fap.local" w:date="2026-09-22T12:41:00Z" w16du:dateUtc="2026-09-22T16:41:00Z"/>
          <w:rFonts w:ascii="Arial" w:hAnsi="Arial" w:cs="Arial"/>
          <w:b/>
          <w:sz w:val="24"/>
          <w:szCs w:val="24"/>
        </w:rPr>
      </w:pPr>
      <w:ins w:id="126" w:author="mary.inoue@fap.local" w:date="2026-09-22T12:41:00Z" w16du:dateUtc="2026-09-22T16:41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7F798028" w14:textId="77777777" w:rsidR="004D03FD" w:rsidRDefault="004D03FD" w:rsidP="00A5391B">
      <w:pPr>
        <w:rPr>
          <w:ins w:id="127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28" w:author="mary.inoue@fap.local" w:date="2026-09-22T12:41:00Z" w16du:dateUtc="2026-09-22T16:41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73368DCB" w14:textId="77777777" w:rsidR="005B2275" w:rsidRDefault="005B2275" w:rsidP="00A5391B">
      <w:pPr>
        <w:rPr>
          <w:ins w:id="129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0EEA89FA" w14:textId="77777777" w:rsidR="005B2275" w:rsidRPr="00FD6C0D" w:rsidRDefault="005B2275" w:rsidP="005B2275">
      <w:pPr>
        <w:rPr>
          <w:ins w:id="13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31" w:author="mary.inoue@fap.local" w:date="2026-09-22T12:41:00Z" w16du:dateUtc="2026-09-22T16:41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6BBFE95" w14:textId="77777777" w:rsidR="005B2275" w:rsidRPr="004D03FD" w:rsidRDefault="005B2275" w:rsidP="00A5391B">
      <w:pPr>
        <w:rPr>
          <w:ins w:id="132" w:author="mary.inoue@fap.local" w:date="2026-09-22T12:41:00Z" w16du:dateUtc="2026-09-22T16:41:00Z"/>
          <w:rFonts w:ascii="Arial" w:hAnsi="Arial" w:cs="Arial"/>
          <w:b/>
          <w:sz w:val="24"/>
          <w:szCs w:val="24"/>
        </w:rPr>
      </w:pPr>
    </w:p>
    <w:p w14:paraId="05226DE7" w14:textId="77777777" w:rsidR="00C43956" w:rsidRDefault="00C43956" w:rsidP="00C43956">
      <w:pPr>
        <w:rPr>
          <w:ins w:id="133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34" w:author="mary.inoue@fap.local" w:date="2026-09-22T12:41:00Z" w16du:dateUtc="2026-09-22T16:41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14DEED3E" w14:textId="77777777" w:rsidR="00A54CA6" w:rsidRPr="00C6444F" w:rsidRDefault="00A54CA6" w:rsidP="00A54CA6">
      <w:pPr>
        <w:rPr>
          <w:ins w:id="13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36" w:author="mary.inoue@fap.local" w:date="2026-09-22T12:41:00Z" w16du:dateUtc="2026-09-22T16:41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7403173" w14:textId="77777777" w:rsidR="00A54CA6" w:rsidRDefault="00A54CA6" w:rsidP="00A54CA6">
      <w:pPr>
        <w:rPr>
          <w:ins w:id="13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04B5DF06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139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0399F47" w14:textId="77777777" w:rsidR="00C43956" w:rsidRDefault="00C43956" w:rsidP="00A5391B">
      <w:pPr>
        <w:rPr>
          <w:ins w:id="140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DA0462D" w14:textId="77777777" w:rsidR="00ED407E" w:rsidRPr="00345AD1" w:rsidRDefault="00ED407E" w:rsidP="00ED407E">
      <w:pPr>
        <w:pStyle w:val="Default"/>
        <w:rPr>
          <w:ins w:id="141" w:author="mary.inoue@fap.local" w:date="2026-09-22T12:41:00Z" w16du:dateUtc="2026-09-22T16:41:00Z"/>
        </w:rPr>
      </w:pPr>
      <w:ins w:id="142" w:author="mary.inoue@fap.local" w:date="2026-09-22T12:41:00Z" w16du:dateUtc="2026-09-22T16:4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8B10EF5" w14:textId="77777777" w:rsidR="00ED407E" w:rsidRDefault="00ED407E" w:rsidP="00A5391B">
      <w:pPr>
        <w:rPr>
          <w:ins w:id="143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B9781FA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145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5E623DC4" w14:textId="77777777" w:rsidR="00AE71D2" w:rsidRDefault="00AE71D2" w:rsidP="00A5391B">
      <w:pPr>
        <w:rPr>
          <w:ins w:id="146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</w:p>
    <w:p w14:paraId="79E88242" w14:textId="77777777" w:rsidR="00901CD7" w:rsidRDefault="00AE71D2" w:rsidP="00A5391B">
      <w:pPr>
        <w:rPr>
          <w:ins w:id="147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7DA1A0E" w14:textId="77777777" w:rsidR="00D64C4F" w:rsidRPr="00345AD1" w:rsidRDefault="00D64C4F" w:rsidP="00D64C4F">
      <w:pPr>
        <w:pStyle w:val="Default"/>
        <w:rPr>
          <w:ins w:id="149" w:author="mary.inoue@fap.local" w:date="2026-09-22T12:41:00Z" w16du:dateUtc="2026-09-22T16:41:00Z"/>
        </w:rPr>
      </w:pPr>
      <w:ins w:id="150" w:author="mary.inoue@fap.local" w:date="2026-09-22T12:41:00Z" w16du:dateUtc="2026-09-22T16:4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526837F" w14:textId="77777777" w:rsidR="00D64C4F" w:rsidRDefault="00D64C4F" w:rsidP="00A5391B">
      <w:pPr>
        <w:rPr>
          <w:ins w:id="151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18F7502" w14:textId="77777777" w:rsidR="00D1508E" w:rsidRDefault="00D1508E" w:rsidP="00D1508E">
      <w:pPr>
        <w:pStyle w:val="Default"/>
        <w:rPr>
          <w:ins w:id="152" w:author="mary.inoue@fap.local" w:date="2026-09-22T12:41:00Z" w16du:dateUtc="2026-09-22T16:41:00Z"/>
        </w:rPr>
      </w:pPr>
      <w:ins w:id="153" w:author="mary.inoue@fap.local" w:date="2026-09-22T12:41:00Z" w16du:dateUtc="2026-09-22T16:4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17888759" w14:textId="77777777" w:rsidR="00D1508E" w:rsidRDefault="00D1508E" w:rsidP="00A5391B">
      <w:pPr>
        <w:rPr>
          <w:ins w:id="15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6BBD2EF5" w14:textId="77777777" w:rsidR="00C43956" w:rsidRDefault="00C43956" w:rsidP="00A5391B">
      <w:pPr>
        <w:rPr>
          <w:ins w:id="155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3BF4DBC" w14:textId="77777777" w:rsidR="00425F7C" w:rsidRPr="009B31F7" w:rsidRDefault="009B31F7" w:rsidP="00A5391B">
      <w:pPr>
        <w:rPr>
          <w:ins w:id="156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57" w:author="mary.inoue@fap.local" w:date="2026-09-22T12:41:00Z" w16du:dateUtc="2026-09-22T16:41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6D161251" w14:textId="77777777" w:rsidR="00425F7C" w:rsidRDefault="00C549DE" w:rsidP="00A5391B">
      <w:pPr>
        <w:rPr>
          <w:ins w:id="158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59" w:author="mary.inoue@fap.local" w:date="2026-09-22T12:41:00Z" w16du:dateUtc="2026-09-22T16:41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02C99249" w14:textId="77777777" w:rsidR="0040121F" w:rsidRDefault="0040121F" w:rsidP="0040121F">
      <w:pPr>
        <w:rPr>
          <w:ins w:id="16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61" w:author="mary.inoue@fap.local" w:date="2026-09-22T12:41:00Z" w16du:dateUtc="2026-09-22T16:41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9FD9A5E" w14:textId="77777777" w:rsidR="00A2270B" w:rsidRPr="00AF56D5" w:rsidRDefault="00A2270B" w:rsidP="00A2270B">
      <w:pPr>
        <w:rPr>
          <w:ins w:id="162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63" w:author="mary.inoue@fap.local" w:date="2026-09-22T12:41:00Z" w16du:dateUtc="2026-09-22T16:41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117C331" w14:textId="77777777" w:rsidR="00E45383" w:rsidRDefault="00E45383" w:rsidP="00E45383">
      <w:pPr>
        <w:rPr>
          <w:ins w:id="16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67A824BA" w14:textId="77777777" w:rsidR="00395556" w:rsidRPr="000642ED" w:rsidRDefault="00395556" w:rsidP="00395556">
      <w:pPr>
        <w:rPr>
          <w:ins w:id="16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66" w:author="mary.inoue@fap.local" w:date="2026-09-22T12:41:00Z" w16du:dateUtc="2026-09-22T16:41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895E0BE" w14:textId="77777777" w:rsidR="0040121F" w:rsidRDefault="0040121F" w:rsidP="0040121F">
      <w:pPr>
        <w:rPr>
          <w:ins w:id="16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68DBA573" w14:textId="77777777" w:rsidR="00395556" w:rsidRDefault="00395556" w:rsidP="00E45383">
      <w:pPr>
        <w:rPr>
          <w:ins w:id="16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D67111B" w14:textId="77777777" w:rsidR="00E45383" w:rsidRPr="0050434A" w:rsidRDefault="00E45383" w:rsidP="00E45383">
      <w:pPr>
        <w:rPr>
          <w:ins w:id="16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70" w:author="mary.inoue@fap.local" w:date="2026-09-22T12:41:00Z" w16du:dateUtc="2026-09-22T16:41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06081AF8" w14:textId="77777777" w:rsidR="00723985" w:rsidRDefault="00723985" w:rsidP="00723985">
      <w:pPr>
        <w:pStyle w:val="Default"/>
        <w:rPr>
          <w:ins w:id="171" w:author="mary.inoue@fap.local" w:date="2026-09-22T12:41:00Z" w16du:dateUtc="2026-09-22T16:41:00Z"/>
        </w:rPr>
      </w:pPr>
    </w:p>
    <w:p w14:paraId="7FFF4D9E" w14:textId="77777777" w:rsidR="00EB44BF" w:rsidRPr="008D7954" w:rsidRDefault="00EB44BF" w:rsidP="00EB44BF">
      <w:pPr>
        <w:rPr>
          <w:ins w:id="172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73" w:author="mary.inoue@fap.local" w:date="2026-09-22T12:41:00Z" w16du:dateUtc="2026-09-22T16:41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051A914" w14:textId="77777777" w:rsidR="00E45383" w:rsidRDefault="00E45383" w:rsidP="00723985">
      <w:pPr>
        <w:pStyle w:val="Default"/>
        <w:rPr>
          <w:ins w:id="174" w:author="mary.inoue@fap.local" w:date="2026-09-22T12:41:00Z" w16du:dateUtc="2026-09-22T16:41:00Z"/>
        </w:rPr>
      </w:pPr>
    </w:p>
    <w:p w14:paraId="57D00F59" w14:textId="77777777" w:rsidR="00723985" w:rsidRPr="00345AD1" w:rsidRDefault="00723985" w:rsidP="00723985">
      <w:pPr>
        <w:pStyle w:val="Default"/>
        <w:rPr>
          <w:ins w:id="175" w:author="mary.inoue@fap.local" w:date="2026-09-22T12:41:00Z" w16du:dateUtc="2026-09-22T16:41:00Z"/>
        </w:rPr>
      </w:pPr>
      <w:ins w:id="176" w:author="mary.inoue@fap.local" w:date="2026-09-22T12:41:00Z" w16du:dateUtc="2026-09-22T16:4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63E9B42E" w14:textId="77777777" w:rsidR="00723985" w:rsidRDefault="00723985" w:rsidP="00A5391B">
      <w:pPr>
        <w:rPr>
          <w:ins w:id="17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17B231B0" w14:textId="77777777" w:rsidR="00B30730" w:rsidRPr="00345AD1" w:rsidRDefault="00B30730" w:rsidP="00B30730">
      <w:pPr>
        <w:pStyle w:val="Default"/>
        <w:rPr>
          <w:ins w:id="178" w:author="mary.inoue@fap.local" w:date="2026-09-22T12:41:00Z" w16du:dateUtc="2026-09-22T16:41:00Z"/>
        </w:rPr>
      </w:pPr>
      <w:ins w:id="179" w:author="mary.inoue@fap.local" w:date="2026-09-22T12:41:00Z" w16du:dateUtc="2026-09-22T16:4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A28F2C6" w14:textId="77777777" w:rsidR="00B30730" w:rsidRDefault="00B30730" w:rsidP="00A5391B">
      <w:pPr>
        <w:rPr>
          <w:ins w:id="180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FF6547E" w14:textId="77777777" w:rsidR="00723985" w:rsidRDefault="00723985" w:rsidP="00A5391B">
      <w:pPr>
        <w:rPr>
          <w:ins w:id="181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8145951" w14:textId="77777777" w:rsidR="00723985" w:rsidRDefault="00723985" w:rsidP="00A5391B">
      <w:pPr>
        <w:rPr>
          <w:ins w:id="182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FB32F59" w14:textId="77777777" w:rsidR="00BC4C01" w:rsidRPr="00BC4C01" w:rsidRDefault="00BC4C01" w:rsidP="00A5391B">
      <w:pPr>
        <w:rPr>
          <w:ins w:id="183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84" w:author="mary.inoue@fap.local" w:date="2026-09-22T12:41:00Z" w16du:dateUtc="2026-09-22T16:41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082C48A5" w14:textId="77777777" w:rsidR="00B23618" w:rsidRDefault="00B23618" w:rsidP="00B23618">
      <w:pPr>
        <w:rPr>
          <w:ins w:id="18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86" w:author="mary.inoue@fap.local" w:date="2026-09-22T12:41:00Z" w16du:dateUtc="2026-09-22T16:41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5EB9738" w14:textId="77777777" w:rsidR="00B23618" w:rsidRDefault="00B23618" w:rsidP="00A5391B">
      <w:pPr>
        <w:rPr>
          <w:ins w:id="18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A14F870" w14:textId="77777777" w:rsidR="00B23618" w:rsidRDefault="00B23618" w:rsidP="00A5391B">
      <w:pPr>
        <w:rPr>
          <w:ins w:id="18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18BCA42" w14:textId="77777777" w:rsidR="006D73AD" w:rsidRDefault="006F5CEB" w:rsidP="00A5391B">
      <w:pPr>
        <w:rPr>
          <w:ins w:id="18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90" w:author="mary.inoue@fap.local" w:date="2026-09-22T12:41:00Z" w16du:dateUtc="2026-09-22T16:41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ADB438F" w14:textId="77777777" w:rsidR="00B23618" w:rsidRPr="003A0E43" w:rsidRDefault="00B23618" w:rsidP="00B23618">
      <w:pPr>
        <w:rPr>
          <w:ins w:id="191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92" w:author="mary.inoue@fap.local" w:date="2026-09-22T12:41:00Z" w16du:dateUtc="2026-09-22T16:41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8BB88E8" w14:textId="77777777" w:rsidR="00B30730" w:rsidRDefault="00B30730" w:rsidP="00A5391B">
      <w:pPr>
        <w:rPr>
          <w:ins w:id="193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D8022D0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195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7C49367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0B57AA6B" w14:textId="77777777" w:rsidR="00B23618" w:rsidRDefault="00B23618" w:rsidP="00B23618">
      <w:pPr>
        <w:rPr>
          <w:ins w:id="197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198" w:author="mary.inoue@fap.local" w:date="2026-09-22T12:41:00Z" w16du:dateUtc="2026-09-22T16:41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3D316FBC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2C986739" w14:textId="77777777" w:rsidR="00B23618" w:rsidRPr="00345AD1" w:rsidRDefault="00B23618" w:rsidP="00B23618">
      <w:pPr>
        <w:pStyle w:val="Default"/>
        <w:rPr>
          <w:ins w:id="201" w:author="mary.inoue@fap.local" w:date="2026-09-22T12:41:00Z" w16du:dateUtc="2026-09-22T16:41:00Z"/>
        </w:rPr>
      </w:pPr>
      <w:ins w:id="202" w:author="mary.inoue@fap.local" w:date="2026-09-22T12:41:00Z" w16du:dateUtc="2026-09-22T16:41:00Z">
        <w:r w:rsidRPr="00345AD1">
          <w:t xml:space="preserve"> </w:t>
        </w:r>
      </w:ins>
    </w:p>
    <w:p w14:paraId="6DBCCD12" w14:textId="77777777" w:rsidR="00B23618" w:rsidRDefault="00B23618" w:rsidP="00B23618">
      <w:pPr>
        <w:rPr>
          <w:ins w:id="203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F1423CC" w14:textId="77777777" w:rsidR="00B23618" w:rsidRDefault="00B23618" w:rsidP="00B23618">
      <w:pPr>
        <w:rPr>
          <w:ins w:id="20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2AE377B" w14:textId="77777777" w:rsidR="00B23618" w:rsidRDefault="00B23618" w:rsidP="00B23618">
      <w:pPr>
        <w:rPr>
          <w:ins w:id="20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06" w:author="mary.inoue@fap.local" w:date="2026-09-22T12:41:00Z" w16du:dateUtc="2026-09-22T16:41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0933297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1A089A95" w14:textId="77777777" w:rsidR="00B30730" w:rsidRDefault="00B30730" w:rsidP="00A5391B">
      <w:pPr>
        <w:rPr>
          <w:ins w:id="20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71F03CB" w14:textId="77777777" w:rsidR="00D1600A" w:rsidRPr="00345AD1" w:rsidRDefault="00D1600A" w:rsidP="00D1600A">
      <w:pPr>
        <w:pStyle w:val="Default"/>
        <w:rPr>
          <w:ins w:id="209" w:author="mary.inoue@fap.local" w:date="2026-09-22T12:41:00Z" w16du:dateUtc="2026-09-22T16:41:00Z"/>
        </w:rPr>
      </w:pPr>
      <w:ins w:id="210" w:author="mary.inoue@fap.local" w:date="2026-09-22T12:41:00Z" w16du:dateUtc="2026-09-22T16:4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BE16F64" w14:textId="77777777" w:rsidR="004175E5" w:rsidRDefault="004175E5" w:rsidP="00A5391B">
      <w:pPr>
        <w:rPr>
          <w:ins w:id="211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27B37B3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41:00Z" w16du:dateUtc="2026-09-22T16:41:00Z"/>
          <w:rFonts w:ascii="Arial" w:hAnsi="Arial" w:cs="Arial"/>
          <w:b/>
          <w:sz w:val="24"/>
          <w:szCs w:val="24"/>
        </w:rPr>
      </w:pPr>
      <w:ins w:id="213" w:author="mary.inoue@fap.local" w:date="2026-09-22T12:41:00Z" w16du:dateUtc="2026-09-22T16:41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C14CF33" w14:textId="77777777" w:rsidR="00F33C0F" w:rsidRDefault="00F33C0F" w:rsidP="00A5391B">
      <w:pPr>
        <w:rPr>
          <w:ins w:id="21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455DDD6D" w14:textId="77777777" w:rsidR="00D60738" w:rsidRDefault="00D60738" w:rsidP="00A5391B">
      <w:pPr>
        <w:rPr>
          <w:ins w:id="21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16" w:author="mary.inoue@fap.local" w:date="2026-09-22T12:41:00Z" w16du:dateUtc="2026-09-22T16:41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D0468DA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18" w:author="mary.inoue@fap.local" w:date="2026-09-22T12:41:00Z" w16du:dateUtc="2026-09-22T16:41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D374D42" w14:textId="77777777" w:rsidR="00A24980" w:rsidRPr="00D60738" w:rsidRDefault="00A24980" w:rsidP="00A5391B">
      <w:pPr>
        <w:rPr>
          <w:ins w:id="219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D9BC38D" w14:textId="77777777" w:rsidR="00163BDD" w:rsidRDefault="00163BDD" w:rsidP="00A5391B">
      <w:pPr>
        <w:rPr>
          <w:ins w:id="22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21" w:author="mary.inoue@fap.local" w:date="2026-09-22T12:41:00Z" w16du:dateUtc="2026-09-22T16:41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BA9EBB0" w14:textId="77777777" w:rsidR="00B23618" w:rsidRDefault="00B23618" w:rsidP="00A5391B">
      <w:pPr>
        <w:rPr>
          <w:ins w:id="222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0C39555" w14:textId="77777777" w:rsidR="00B23618" w:rsidRDefault="00B23618" w:rsidP="00B23618">
      <w:pPr>
        <w:rPr>
          <w:ins w:id="223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0A44A1EB" w14:textId="77777777" w:rsidR="00B23618" w:rsidRDefault="00B23618" w:rsidP="00A5391B">
      <w:pPr>
        <w:rPr>
          <w:ins w:id="22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06046527" w14:textId="77777777" w:rsidR="00094AC5" w:rsidRDefault="00094AC5" w:rsidP="00094AC5">
      <w:pPr>
        <w:pStyle w:val="Default"/>
        <w:rPr>
          <w:ins w:id="225" w:author="mary.inoue@fap.local" w:date="2026-09-22T12:41:00Z" w16du:dateUtc="2026-09-22T16:41:00Z"/>
        </w:rPr>
      </w:pPr>
      <w:ins w:id="226" w:author="mary.inoue@fap.local" w:date="2026-09-22T12:41:00Z" w16du:dateUtc="2026-09-22T16:4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71A94628" w14:textId="77777777" w:rsidR="00B23618" w:rsidRDefault="00B23618" w:rsidP="00B23618">
      <w:pPr>
        <w:rPr>
          <w:ins w:id="22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05F56731" w14:textId="77777777" w:rsidR="00B23618" w:rsidRPr="003268AD" w:rsidRDefault="00B23618" w:rsidP="00B23618">
      <w:pPr>
        <w:rPr>
          <w:ins w:id="228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29" w:author="mary.inoue@fap.local" w:date="2026-09-22T12:41:00Z" w16du:dateUtc="2026-09-22T16:41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284839D" w14:textId="77777777" w:rsidR="00B23618" w:rsidRPr="005B78AA" w:rsidRDefault="00B23618" w:rsidP="00B23618">
      <w:pPr>
        <w:rPr>
          <w:ins w:id="23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31" w:author="mary.inoue@fap.local" w:date="2026-09-22T12:41:00Z" w16du:dateUtc="2026-09-22T16:4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20B9FC72" w14:textId="77777777" w:rsidR="00B23618" w:rsidRPr="00345AD1" w:rsidRDefault="00B23618" w:rsidP="00094AC5">
      <w:pPr>
        <w:pStyle w:val="Default"/>
        <w:rPr>
          <w:ins w:id="232" w:author="mary.inoue@fap.local" w:date="2026-09-22T12:41:00Z" w16du:dateUtc="2026-09-22T16:41:00Z"/>
        </w:rPr>
      </w:pPr>
    </w:p>
    <w:p w14:paraId="1A167629" w14:textId="77777777" w:rsidR="00094AC5" w:rsidRDefault="00094AC5" w:rsidP="00094AC5">
      <w:pPr>
        <w:pStyle w:val="Default"/>
        <w:rPr>
          <w:ins w:id="233" w:author="mary.inoue@fap.local" w:date="2026-09-22T12:41:00Z" w16du:dateUtc="2026-09-22T16:41:00Z"/>
        </w:rPr>
      </w:pPr>
    </w:p>
    <w:p w14:paraId="6ABFC714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A452F58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</w:p>
    <w:p w14:paraId="2B361E15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562CE0AC" w14:textId="77777777" w:rsidR="00094AC5" w:rsidRPr="00163BDD" w:rsidRDefault="00094AC5" w:rsidP="00A5391B">
      <w:pPr>
        <w:rPr>
          <w:ins w:id="239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12B4068C" w14:textId="77777777" w:rsidR="00A5391B" w:rsidRPr="00A5391B" w:rsidRDefault="00A5391B" w:rsidP="00A5391B">
      <w:pPr>
        <w:rPr>
          <w:ins w:id="24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41" w:author="mary.inoue@fap.local" w:date="2026-09-22T12:41:00Z" w16du:dateUtc="2026-09-22T16:41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1F6BD718" w14:textId="77777777" w:rsidR="002C247D" w:rsidRDefault="002C247D" w:rsidP="002C247D">
      <w:pPr>
        <w:rPr>
          <w:ins w:id="242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43" w:author="mary.inoue@fap.local" w:date="2026-09-22T12:41:00Z" w16du:dateUtc="2026-09-22T16:41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72769F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245" w:author="mary.inoue@fap.local" w:date="2026-09-22T12:41:00Z" w16du:dateUtc="2026-09-22T16:41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E19160E" w14:textId="77777777" w:rsidR="00BB7F95" w:rsidRDefault="00BB7F95" w:rsidP="002C247D">
      <w:pPr>
        <w:rPr>
          <w:ins w:id="246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36FCB15" w14:textId="77777777" w:rsidR="00BB7F95" w:rsidRDefault="00BB7F95" w:rsidP="002C247D">
      <w:pPr>
        <w:rPr>
          <w:ins w:id="24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22CEE715" w14:textId="77777777" w:rsidR="00BB7F95" w:rsidRDefault="00BB7F95" w:rsidP="002C247D">
      <w:pPr>
        <w:rPr>
          <w:ins w:id="248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683CD3E" w14:textId="77777777" w:rsidR="00140891" w:rsidRDefault="00140891" w:rsidP="002C247D">
      <w:pPr>
        <w:rPr>
          <w:ins w:id="249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50" w:author="mary.inoue@fap.local" w:date="2026-09-22T12:41:00Z" w16du:dateUtc="2026-09-22T16:41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3965C1B4" w14:textId="77777777" w:rsidR="00B23618" w:rsidRPr="005B78AA" w:rsidRDefault="00B23618" w:rsidP="00B23618">
      <w:pPr>
        <w:rPr>
          <w:ins w:id="251" w:author="mary.inoue@fap.local" w:date="2026-09-22T12:41:00Z" w16du:dateUtc="2026-09-22T16:41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41:00Z" w16du:dateUtc="2026-09-22T16:4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0FC4EBBD" w14:textId="77777777" w:rsidR="00B23618" w:rsidRPr="00140891" w:rsidRDefault="00B23618" w:rsidP="002C247D">
      <w:pPr>
        <w:rPr>
          <w:ins w:id="254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109460DE" w14:textId="77777777" w:rsidR="00140891" w:rsidRDefault="00140891" w:rsidP="002C247D">
      <w:pPr>
        <w:rPr>
          <w:ins w:id="255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56" w:author="mary.inoue@fap.local" w:date="2026-09-22T12:41:00Z" w16du:dateUtc="2026-09-22T16:41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754E8C3" w14:textId="77777777" w:rsidR="00064320" w:rsidRDefault="00064320" w:rsidP="00064320">
      <w:pPr>
        <w:pStyle w:val="Default"/>
        <w:rPr>
          <w:ins w:id="257" w:author="mary.inoue@fap.local" w:date="2026-09-22T12:41:00Z" w16du:dateUtc="2026-09-22T16:41:00Z"/>
        </w:rPr>
      </w:pPr>
    </w:p>
    <w:p w14:paraId="7F723895" w14:textId="77777777" w:rsidR="00064320" w:rsidRPr="00345AD1" w:rsidRDefault="00064320" w:rsidP="00064320">
      <w:pPr>
        <w:pStyle w:val="Default"/>
        <w:rPr>
          <w:ins w:id="258" w:author="mary.inoue@fap.local" w:date="2026-09-22T12:41:00Z" w16du:dateUtc="2026-09-22T16:41:00Z"/>
        </w:rPr>
      </w:pPr>
      <w:ins w:id="259" w:author="mary.inoue@fap.local" w:date="2026-09-22T12:41:00Z" w16du:dateUtc="2026-09-22T16:4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BF1B1BA" w14:textId="77777777" w:rsidR="00064320" w:rsidRDefault="00064320" w:rsidP="00064320">
      <w:pPr>
        <w:pStyle w:val="Default"/>
        <w:rPr>
          <w:ins w:id="260" w:author="mary.inoue@fap.local" w:date="2026-09-22T12:41:00Z" w16du:dateUtc="2026-09-22T16:41:00Z"/>
        </w:rPr>
      </w:pPr>
    </w:p>
    <w:p w14:paraId="623C0150" w14:textId="77777777" w:rsidR="00064320" w:rsidRPr="008A41B7" w:rsidRDefault="008A41B7" w:rsidP="002C247D">
      <w:pPr>
        <w:rPr>
          <w:ins w:id="261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62" w:author="mary.inoue@fap.local" w:date="2026-09-22T12:41:00Z" w16du:dateUtc="2026-09-22T16:41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30B449D" w14:textId="77777777" w:rsidR="00064320" w:rsidRDefault="00064320" w:rsidP="002C247D">
      <w:pPr>
        <w:rPr>
          <w:ins w:id="263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253F9C0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41:00Z" w16du:dateUtc="2026-09-22T16:41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41:00Z" w16du:dateUtc="2026-09-22T16:41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AA115DC" w14:textId="77777777" w:rsidR="00706622" w:rsidRPr="00345AD1" w:rsidRDefault="00706622" w:rsidP="00706622">
      <w:pPr>
        <w:pStyle w:val="Default"/>
        <w:rPr>
          <w:ins w:id="266" w:author="mary.inoue@fap.local" w:date="2026-09-22T12:41:00Z" w16du:dateUtc="2026-09-22T16:41:00Z"/>
        </w:rPr>
      </w:pPr>
    </w:p>
    <w:p w14:paraId="10D09455" w14:textId="77777777" w:rsidR="00494500" w:rsidRDefault="00494500" w:rsidP="00494500">
      <w:pPr>
        <w:pStyle w:val="Default"/>
        <w:rPr>
          <w:ins w:id="267" w:author="mary.inoue@fap.local" w:date="2026-09-22T12:41:00Z" w16du:dateUtc="2026-09-22T16:41:00Z"/>
        </w:rPr>
      </w:pPr>
      <w:ins w:id="268" w:author="mary.inoue@fap.local" w:date="2026-09-22T12:41:00Z" w16du:dateUtc="2026-09-22T16:4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CD73AA6" w14:textId="77777777" w:rsidR="005201FD" w:rsidRDefault="005201FD" w:rsidP="00494500">
      <w:pPr>
        <w:pStyle w:val="Default"/>
        <w:rPr>
          <w:ins w:id="269" w:author="mary.inoue@fap.local" w:date="2026-09-22T12:41:00Z" w16du:dateUtc="2026-09-22T16:41:00Z"/>
        </w:rPr>
      </w:pPr>
    </w:p>
    <w:p w14:paraId="57F1CDD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71" w:author="mary.inoue@fap.local" w:date="2026-09-22T12:41:00Z" w16du:dateUtc="2026-09-22T16:41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2739623" w14:textId="77777777" w:rsidR="005201FD" w:rsidRPr="00345AD1" w:rsidRDefault="005201FD" w:rsidP="00494500">
      <w:pPr>
        <w:pStyle w:val="Default"/>
        <w:rPr>
          <w:ins w:id="272" w:author="mary.inoue@fap.local" w:date="2026-09-22T12:41:00Z" w16du:dateUtc="2026-09-22T16:41:00Z"/>
        </w:rPr>
      </w:pPr>
    </w:p>
    <w:p w14:paraId="5753AA69" w14:textId="77777777" w:rsidR="00BD6490" w:rsidRPr="00345AD1" w:rsidRDefault="00BD6490" w:rsidP="00BD6490">
      <w:pPr>
        <w:pStyle w:val="Default"/>
        <w:rPr>
          <w:ins w:id="273" w:author="mary.inoue@fap.local" w:date="2026-09-22T12:41:00Z" w16du:dateUtc="2026-09-22T16:41:00Z"/>
        </w:rPr>
      </w:pPr>
      <w:ins w:id="274" w:author="mary.inoue@fap.local" w:date="2026-09-22T12:41:00Z" w16du:dateUtc="2026-09-22T16:4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FBD54FD" w14:textId="77777777" w:rsidR="00064320" w:rsidRDefault="00064320" w:rsidP="002C247D">
      <w:pPr>
        <w:rPr>
          <w:ins w:id="275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5D723564" w14:textId="77777777" w:rsidR="00B9482B" w:rsidRDefault="00B9482B" w:rsidP="002C247D">
      <w:pPr>
        <w:rPr>
          <w:ins w:id="276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77" w:author="mary.inoue@fap.local" w:date="2026-09-22T12:41:00Z" w16du:dateUtc="2026-09-22T16:41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177221C" w14:textId="77777777" w:rsidR="00B9482B" w:rsidRDefault="00B9482B" w:rsidP="002C247D">
      <w:pPr>
        <w:rPr>
          <w:ins w:id="278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79" w:author="mary.inoue@fap.local" w:date="2026-09-22T12:41:00Z" w16du:dateUtc="2026-09-22T16:41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52644B69" w14:textId="77777777" w:rsidR="009801CD" w:rsidRDefault="009801CD" w:rsidP="002C247D">
      <w:pPr>
        <w:rPr>
          <w:ins w:id="280" w:author="mary.inoue@fap.local" w:date="2026-09-22T12:41:00Z" w16du:dateUtc="2026-09-22T16:41:00Z"/>
          <w:rFonts w:ascii="Arial" w:hAnsi="Arial" w:cs="Arial"/>
          <w:sz w:val="24"/>
          <w:szCs w:val="24"/>
        </w:rPr>
      </w:pPr>
      <w:ins w:id="281" w:author="mary.inoue@fap.local" w:date="2026-09-22T12:41:00Z" w16du:dateUtc="2026-09-22T16:41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CADE0AC" w14:textId="77777777" w:rsidR="00C10C2A" w:rsidRPr="00345AD1" w:rsidRDefault="00C10C2A" w:rsidP="00C10C2A">
      <w:pPr>
        <w:pStyle w:val="Default"/>
        <w:rPr>
          <w:ins w:id="282" w:author="mary.inoue@fap.local" w:date="2026-09-22T12:41:00Z" w16du:dateUtc="2026-09-22T16:41:00Z"/>
        </w:rPr>
      </w:pPr>
      <w:ins w:id="283" w:author="mary.inoue@fap.local" w:date="2026-09-22T12:41:00Z" w16du:dateUtc="2026-09-22T16:4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5911082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41:00Z" w16du:dateUtc="2026-09-22T16:41:00Z"/>
          <w:rFonts w:ascii="ArialMT" w:hAnsi="ArialMT" w:cs="ArialMT"/>
          <w:sz w:val="24"/>
          <w:szCs w:val="24"/>
        </w:rPr>
      </w:pPr>
    </w:p>
    <w:p w14:paraId="093325F8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41:00Z" w16du:dateUtc="2026-09-22T16:41:00Z"/>
          <w:rFonts w:ascii="ArialMT" w:hAnsi="ArialMT" w:cs="ArialMT"/>
          <w:sz w:val="24"/>
          <w:szCs w:val="24"/>
        </w:rPr>
      </w:pPr>
      <w:ins w:id="286" w:author="mary.inoue@fap.local" w:date="2026-09-22T12:41:00Z" w16du:dateUtc="2026-09-22T16:41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0A444D4D" w14:textId="77777777" w:rsidR="00C10C2A" w:rsidRPr="009801CD" w:rsidRDefault="00C10C2A" w:rsidP="002C247D">
      <w:pPr>
        <w:rPr>
          <w:ins w:id="287" w:author="mary.inoue@fap.local" w:date="2026-09-22T12:41:00Z" w16du:dateUtc="2026-09-22T16:41:00Z"/>
          <w:rFonts w:ascii="Arial" w:hAnsi="Arial" w:cs="Arial"/>
          <w:sz w:val="24"/>
          <w:szCs w:val="24"/>
        </w:rPr>
      </w:pPr>
    </w:p>
    <w:p w14:paraId="7399AC47" w14:textId="017DDEDE" w:rsidR="005F3EE7" w:rsidRDefault="00D527A3" w:rsidP="005F3EE7">
      <w:pPr>
        <w:rPr>
          <w:del w:id="288" w:author="mary.inoue@fap.local" w:date="2026-09-22T12:41:00Z" w16du:dateUtc="2026-09-22T16:41:00Z"/>
          <w:b/>
          <w:bCs/>
          <w:sz w:val="32"/>
          <w:szCs w:val="32"/>
        </w:rPr>
      </w:pPr>
      <w:del w:id="289" w:author="mary.inoue@fap.local" w:date="2026-09-22T12:41:00Z" w16du:dateUtc="2026-09-22T16:41:00Z">
        <w:r w:rsidRPr="00A56C23">
          <w:rPr>
            <w:b/>
            <w:bCs/>
            <w:sz w:val="32"/>
            <w:szCs w:val="32"/>
          </w:rPr>
          <w:delText>M7 Management Review Minutes</w:delText>
        </w:r>
      </w:del>
    </w:p>
    <w:tbl>
      <w:tblPr>
        <w:tblStyle w:val="TableGrid"/>
        <w:tblW w:w="496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"/>
        <w:gridCol w:w="5256"/>
        <w:gridCol w:w="711"/>
        <w:gridCol w:w="1691"/>
      </w:tblGrid>
      <w:tr w:rsidR="00D527A3" w:rsidRPr="006F3C3C" w14:paraId="35741BF3" w14:textId="77777777" w:rsidTr="00560356">
        <w:trPr>
          <w:trHeight w:val="192"/>
          <w:del w:id="290" w:author="mary.inoue@fap.local" w:date="2026-09-22T12:41:00Z" w16du:dateUtc="2026-09-22T16:41:00Z"/>
        </w:trPr>
        <w:tc>
          <w:tcPr>
            <w:tcW w:w="500" w:type="pct"/>
            <w:tcMar>
              <w:left w:w="0" w:type="dxa"/>
              <w:right w:w="0" w:type="dxa"/>
            </w:tcMar>
            <w:vAlign w:val="bottom"/>
          </w:tcPr>
          <w:p w14:paraId="703E0D5B" w14:textId="77777777" w:rsidR="00D527A3" w:rsidRPr="00F61D28" w:rsidRDefault="00D527A3" w:rsidP="00560356">
            <w:pPr>
              <w:rPr>
                <w:del w:id="291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292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Business name:</w:delText>
              </w:r>
            </w:del>
          </w:p>
        </w:tc>
        <w:tc>
          <w:tcPr>
            <w:tcW w:w="3204" w:type="pct"/>
            <w:tcBorders>
              <w:bottom w:val="single" w:sz="4" w:space="0" w:color="auto"/>
            </w:tcBorders>
            <w:vAlign w:val="bottom"/>
          </w:tcPr>
          <w:p w14:paraId="17933CDE" w14:textId="77777777" w:rsidR="00D527A3" w:rsidRPr="00F61D28" w:rsidRDefault="00D527A3" w:rsidP="00560356">
            <w:pPr>
              <w:rPr>
                <w:del w:id="293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2" w:type="pct"/>
            <w:vAlign w:val="bottom"/>
          </w:tcPr>
          <w:p w14:paraId="0692DE34" w14:textId="77777777" w:rsidR="00D527A3" w:rsidRPr="00F61D28" w:rsidRDefault="00D527A3" w:rsidP="00560356">
            <w:pPr>
              <w:rPr>
                <w:del w:id="294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295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Date:</w:delText>
              </w:r>
            </w:del>
          </w:p>
        </w:tc>
        <w:tc>
          <w:tcPr>
            <w:tcW w:w="1064" w:type="pct"/>
            <w:tcBorders>
              <w:bottom w:val="single" w:sz="4" w:space="0" w:color="auto"/>
            </w:tcBorders>
          </w:tcPr>
          <w:p w14:paraId="4B63244B" w14:textId="77777777" w:rsidR="00D527A3" w:rsidRPr="00F61D28" w:rsidRDefault="00D527A3" w:rsidP="00560356">
            <w:pPr>
              <w:rPr>
                <w:del w:id="296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0"/>
        <w:gridCol w:w="7669"/>
      </w:tblGrid>
      <w:tr w:rsidR="00D527A3" w:rsidRPr="00F61D28" w14:paraId="21B4113C" w14:textId="77777777" w:rsidTr="0052717F">
        <w:trPr>
          <w:trHeight w:val="280"/>
          <w:del w:id="297" w:author="mary.inoue@fap.local" w:date="2026-09-22T12:41:00Z" w16du:dateUtc="2026-09-22T16:41:00Z"/>
        </w:trPr>
        <w:tc>
          <w:tcPr>
            <w:tcW w:w="153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116CA" w14:textId="77777777" w:rsidR="00D527A3" w:rsidRPr="00F61D28" w:rsidRDefault="00D527A3" w:rsidP="00560356">
            <w:pPr>
              <w:pStyle w:val="Subtitle1"/>
              <w:tabs>
                <w:tab w:val="clear" w:pos="900"/>
              </w:tabs>
              <w:spacing w:before="60" w:after="60"/>
              <w:jc w:val="center"/>
              <w:rPr>
                <w:del w:id="298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  <w:del w:id="299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caps w:val="0"/>
                  <w:sz w:val="22"/>
                  <w:szCs w:val="22"/>
                  <w:lang w:val="en-AU"/>
                </w:rPr>
                <w:delText>AGENDA ITEMS</w:delText>
              </w:r>
            </w:del>
          </w:p>
        </w:tc>
      </w:tr>
      <w:tr w:rsidR="00D527A3" w:rsidRPr="000E4E4F" w14:paraId="0D3A1449" w14:textId="77777777" w:rsidTr="00FB28AB">
        <w:trPr>
          <w:trHeight w:val="3742"/>
          <w:del w:id="300" w:author="mary.inoue@fap.local" w:date="2026-09-22T12:41:00Z" w16du:dateUtc="2026-09-22T16:41:00Z"/>
        </w:trPr>
        <w:tc>
          <w:tcPr>
            <w:tcW w:w="7640" w:type="dxa"/>
            <w:tcBorders>
              <w:right w:val="nil"/>
            </w:tcBorders>
            <w:vAlign w:val="center"/>
          </w:tcPr>
          <w:p w14:paraId="1405FA13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301" w:author="mary.inoue@fap.local" w:date="2026-09-22T12:41:00Z" w16du:dateUtc="2026-09-22T16:41:00Z"/>
                <w:rFonts w:cstheme="minorHAnsi"/>
              </w:rPr>
            </w:pPr>
            <w:del w:id="302" w:author="mary.inoue@fap.local" w:date="2026-09-22T12:41:00Z" w16du:dateUtc="2026-09-22T16:41:00Z">
              <w:r w:rsidRPr="00F61D28">
                <w:rPr>
                  <w:rFonts w:cstheme="minorHAnsi"/>
                </w:rPr>
                <w:delText>Previous Meeting Minutes</w:delText>
              </w:r>
            </w:del>
          </w:p>
          <w:p w14:paraId="4457651F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303" w:author="mary.inoue@fap.local" w:date="2026-09-22T12:41:00Z" w16du:dateUtc="2026-09-22T16:41:00Z"/>
                <w:rFonts w:cstheme="minorHAnsi"/>
              </w:rPr>
            </w:pPr>
            <w:del w:id="304" w:author="mary.inoue@fap.local" w:date="2026-09-22T12:41:00Z" w16du:dateUtc="2026-09-22T16:41:00Z">
              <w:r w:rsidRPr="00F61D28">
                <w:rPr>
                  <w:rFonts w:cstheme="minorHAnsi"/>
                </w:rPr>
                <w:delText>Follow-Up of previous Customer Complaints, Non-conformance, Corrective and Preventative Action (as required).</w:delText>
              </w:r>
            </w:del>
          </w:p>
          <w:p w14:paraId="67CF3545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305" w:author="mary.inoue@fap.local" w:date="2026-09-22T12:41:00Z" w16du:dateUtc="2026-09-22T16:41:00Z"/>
                <w:rFonts w:cstheme="minorHAnsi"/>
              </w:rPr>
            </w:pPr>
            <w:del w:id="306" w:author="mary.inoue@fap.local" w:date="2026-09-22T12:41:00Z" w16du:dateUtc="2026-09-22T16:41:00Z">
              <w:r w:rsidRPr="00F61D28">
                <w:rPr>
                  <w:rFonts w:cstheme="minorHAnsi"/>
                </w:rPr>
                <w:delText>Current Customer Complaints and feedback</w:delText>
              </w:r>
            </w:del>
          </w:p>
          <w:p w14:paraId="133B7E32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307" w:author="mary.inoue@fap.local" w:date="2026-09-22T12:41:00Z" w16du:dateUtc="2026-09-22T16:41:00Z"/>
                <w:rFonts w:cstheme="minorHAnsi"/>
                <w:caps/>
              </w:rPr>
            </w:pPr>
            <w:del w:id="308" w:author="mary.inoue@fap.local" w:date="2026-09-22T12:41:00Z" w16du:dateUtc="2026-09-22T16:41:00Z">
              <w:r w:rsidRPr="00F61D28">
                <w:rPr>
                  <w:rFonts w:cstheme="minorHAnsi"/>
                </w:rPr>
                <w:delText xml:space="preserve">Deficiencies Identified by Corrective and Preventative Action Reports that may require changes to procedures </w:delText>
              </w:r>
            </w:del>
          </w:p>
          <w:p w14:paraId="6C650DBE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309" w:author="mary.inoue@fap.local" w:date="2026-09-22T12:41:00Z" w16du:dateUtc="2026-09-22T16:41:00Z"/>
                <w:rFonts w:cstheme="minorHAnsi"/>
                <w:caps/>
              </w:rPr>
            </w:pPr>
            <w:del w:id="310" w:author="mary.inoue@fap.local" w:date="2026-09-22T12:41:00Z" w16du:dateUtc="2026-09-22T16:41:00Z">
              <w:r w:rsidRPr="00F61D28">
                <w:rPr>
                  <w:rFonts w:cstheme="minorHAnsi"/>
                </w:rPr>
                <w:delText>Internal Audit Results</w:delText>
              </w:r>
            </w:del>
          </w:p>
          <w:p w14:paraId="7BCD1A18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311" w:author="mary.inoue@fap.local" w:date="2026-09-22T12:41:00Z" w16du:dateUtc="2026-09-22T16:41:00Z"/>
                <w:rFonts w:cstheme="minorHAnsi"/>
                <w:caps/>
              </w:rPr>
            </w:pPr>
            <w:del w:id="312" w:author="mary.inoue@fap.local" w:date="2026-09-22T12:41:00Z" w16du:dateUtc="2026-09-22T16:41:00Z">
              <w:r w:rsidRPr="00F61D28">
                <w:rPr>
                  <w:rFonts w:cstheme="minorHAnsi"/>
                </w:rPr>
                <w:delText>External Audit Results and preparation</w:delText>
              </w:r>
            </w:del>
          </w:p>
        </w:tc>
        <w:tc>
          <w:tcPr>
            <w:tcW w:w="7669" w:type="dxa"/>
            <w:tcBorders>
              <w:left w:val="nil"/>
            </w:tcBorders>
            <w:vAlign w:val="center"/>
          </w:tcPr>
          <w:p w14:paraId="066F1677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0" w:after="120"/>
              <w:ind w:left="714" w:hanging="357"/>
              <w:contextualSpacing w:val="0"/>
              <w:rPr>
                <w:del w:id="313" w:author="mary.inoue@fap.local" w:date="2026-09-22T12:41:00Z" w16du:dateUtc="2026-09-22T16:41:00Z"/>
                <w:rFonts w:cstheme="minorHAnsi"/>
              </w:rPr>
            </w:pPr>
            <w:del w:id="314" w:author="mary.inoue@fap.local" w:date="2026-09-22T12:41:00Z" w16du:dateUtc="2026-09-22T16:41:00Z">
              <w:r w:rsidRPr="00F61D28">
                <w:rPr>
                  <w:rFonts w:cstheme="minorHAnsi"/>
                </w:rPr>
                <w:delText>Any Planned testing, Micro, Soil, Water tests</w:delText>
              </w:r>
            </w:del>
          </w:p>
          <w:p w14:paraId="6EBD7D90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0" w:after="120"/>
              <w:ind w:left="714" w:hanging="357"/>
              <w:contextualSpacing w:val="0"/>
              <w:rPr>
                <w:del w:id="315" w:author="mary.inoue@fap.local" w:date="2026-09-22T12:41:00Z" w16du:dateUtc="2026-09-22T16:41:00Z"/>
                <w:rFonts w:cstheme="minorHAnsi"/>
              </w:rPr>
            </w:pPr>
            <w:del w:id="316" w:author="mary.inoue@fap.local" w:date="2026-09-22T12:41:00Z" w16du:dateUtc="2026-09-22T16:41:00Z">
              <w:r w:rsidRPr="00F61D28">
                <w:rPr>
                  <w:rFonts w:cstheme="minorHAnsi"/>
                </w:rPr>
                <w:delText>Continuing suitability and effectiveness of the Sustainability  Action plan</w:delText>
              </w:r>
            </w:del>
          </w:p>
          <w:p w14:paraId="7686EF33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120" w:after="120"/>
              <w:ind w:left="714" w:hanging="357"/>
              <w:contextualSpacing w:val="0"/>
              <w:rPr>
                <w:del w:id="317" w:author="mary.inoue@fap.local" w:date="2026-09-22T12:41:00Z" w16du:dateUtc="2026-09-22T16:41:00Z"/>
                <w:rFonts w:cstheme="minorHAnsi"/>
                <w:caps/>
              </w:rPr>
            </w:pPr>
            <w:del w:id="318" w:author="mary.inoue@fap.local" w:date="2026-09-22T12:41:00Z" w16du:dateUtc="2026-09-22T16:41:00Z">
              <w:r w:rsidRPr="00F61D28">
                <w:rPr>
                  <w:rFonts w:cstheme="minorHAnsi"/>
                </w:rPr>
                <w:delText xml:space="preserve">Business metric report </w:delText>
              </w:r>
            </w:del>
          </w:p>
          <w:p w14:paraId="31937B54" w14:textId="77777777" w:rsidR="00D527A3" w:rsidRPr="00F61D28" w:rsidRDefault="00D527A3" w:rsidP="00D42740">
            <w:pPr>
              <w:pStyle w:val="Subtitle1"/>
              <w:numPr>
                <w:ilvl w:val="0"/>
                <w:numId w:val="90"/>
              </w:numPr>
              <w:tabs>
                <w:tab w:val="clear" w:pos="900"/>
              </w:tabs>
              <w:spacing w:before="60" w:after="120"/>
              <w:ind w:left="714" w:hanging="357"/>
              <w:jc w:val="left"/>
              <w:rPr>
                <w:del w:id="319" w:author="mary.inoue@fap.local" w:date="2026-09-22T12:41:00Z" w16du:dateUtc="2026-09-22T16:41:00Z"/>
                <w:rFonts w:asciiTheme="minorHAnsi" w:eastAsia="SimSun" w:hAnsiTheme="minorHAnsi" w:cstheme="minorHAnsi"/>
                <w:b w:val="0"/>
                <w:caps w:val="0"/>
                <w:sz w:val="22"/>
                <w:szCs w:val="22"/>
                <w:lang w:val="en-AU" w:eastAsia="zh-CN"/>
              </w:rPr>
            </w:pPr>
            <w:del w:id="320" w:author="mary.inoue@fap.local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Regulatory requirements that requires addressing</w:delText>
              </w:r>
            </w:del>
          </w:p>
          <w:p w14:paraId="01EF0C7A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120" w:after="120"/>
              <w:ind w:left="714" w:hanging="357"/>
              <w:contextualSpacing w:val="0"/>
              <w:rPr>
                <w:del w:id="321" w:author="mary.inoue@fap.local" w:date="2026-09-22T12:41:00Z" w16du:dateUtc="2026-09-22T16:41:00Z"/>
                <w:rFonts w:cstheme="minorHAnsi"/>
              </w:rPr>
            </w:pPr>
            <w:del w:id="322" w:author="mary.inoue@fap.local" w:date="2026-09-22T12:41:00Z" w16du:dateUtc="2026-09-22T16:41:00Z">
              <w:r w:rsidRPr="00F61D28">
                <w:rPr>
                  <w:rFonts w:cstheme="minorHAnsi"/>
                </w:rPr>
                <w:delText xml:space="preserve">Training needs review </w:delText>
              </w:r>
            </w:del>
          </w:p>
          <w:p w14:paraId="4ABE5852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0" w:after="120"/>
              <w:ind w:left="714" w:hanging="357"/>
              <w:contextualSpacing w:val="0"/>
              <w:rPr>
                <w:del w:id="323" w:author="mary.inoue@fap.local" w:date="2026-09-22T12:41:00Z" w16du:dateUtc="2026-09-22T16:41:00Z"/>
                <w:rFonts w:cstheme="minorHAnsi"/>
              </w:rPr>
            </w:pPr>
            <w:del w:id="324" w:author="mary.inoue@fap.local" w:date="2026-09-22T12:41:00Z" w16du:dateUtc="2026-09-22T16:41:00Z">
              <w:r w:rsidRPr="00F61D28">
                <w:rPr>
                  <w:rFonts w:cstheme="minorHAnsi"/>
                </w:rPr>
                <w:delText>Changes that could impact on the Environment Management System</w:delText>
              </w:r>
            </w:del>
          </w:p>
          <w:p w14:paraId="034F1DE2" w14:textId="77777777" w:rsidR="00D527A3" w:rsidRPr="00F61D28" w:rsidRDefault="00D527A3" w:rsidP="00D42740">
            <w:pPr>
              <w:pStyle w:val="Subtitle1"/>
              <w:numPr>
                <w:ilvl w:val="0"/>
                <w:numId w:val="90"/>
              </w:numPr>
              <w:spacing w:before="60" w:after="120"/>
              <w:ind w:left="714" w:hanging="357"/>
              <w:jc w:val="left"/>
              <w:rPr>
                <w:del w:id="325" w:author="mary.inoue@fap.local" w:date="2026-09-22T12:41:00Z" w16du:dateUtc="2026-09-22T16:41:00Z"/>
                <w:rFonts w:cstheme="minorHAnsi"/>
              </w:rPr>
            </w:pPr>
            <w:del w:id="326" w:author="mary.inoue@fap.local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Other Relevant Business: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1744"/>
        <w:gridCol w:w="1085"/>
      </w:tblGrid>
      <w:tr w:rsidR="00D527A3" w:rsidRPr="000E4E4F" w14:paraId="43772BC6" w14:textId="77777777" w:rsidTr="00560356">
        <w:trPr>
          <w:trHeight w:val="454"/>
          <w:del w:id="327" w:author="mary.inoue@fap.local" w:date="2026-09-22T12:41:00Z" w16du:dateUtc="2026-09-22T16:41:00Z"/>
        </w:trPr>
        <w:tc>
          <w:tcPr>
            <w:tcW w:w="11245" w:type="dxa"/>
            <w:shd w:val="clear" w:color="auto" w:fill="D9D9D9" w:themeFill="background1" w:themeFillShade="D9"/>
          </w:tcPr>
          <w:p w14:paraId="0828FC4F" w14:textId="77777777" w:rsidR="00D527A3" w:rsidRPr="00F61D28" w:rsidRDefault="00D527A3" w:rsidP="00560356">
            <w:pPr>
              <w:jc w:val="center"/>
              <w:rPr>
                <w:del w:id="328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329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MINUTES AND DETAILS OF ACTIONS REQUIRED</w:delText>
              </w:r>
            </w:del>
          </w:p>
        </w:tc>
        <w:tc>
          <w:tcPr>
            <w:tcW w:w="4059" w:type="dxa"/>
            <w:gridSpan w:val="2"/>
            <w:shd w:val="clear" w:color="auto" w:fill="D9D9D9" w:themeFill="background1" w:themeFillShade="D9"/>
            <w:vAlign w:val="center"/>
          </w:tcPr>
          <w:p w14:paraId="27640742" w14:textId="77777777" w:rsidR="00D527A3" w:rsidRPr="00F61D28" w:rsidRDefault="00D527A3" w:rsidP="00560356">
            <w:pPr>
              <w:jc w:val="center"/>
              <w:rPr>
                <w:del w:id="330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331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REQUIRED</w:delText>
              </w:r>
            </w:del>
          </w:p>
        </w:tc>
      </w:tr>
      <w:tr w:rsidR="00D527A3" w:rsidRPr="000E4E4F" w14:paraId="34C247F2" w14:textId="77777777" w:rsidTr="00560356">
        <w:trPr>
          <w:trHeight w:val="454"/>
          <w:del w:id="332" w:author="mary.inoue@fap.local" w:date="2026-09-22T12:41:00Z" w16du:dateUtc="2026-09-22T16:41:00Z"/>
        </w:trPr>
        <w:tc>
          <w:tcPr>
            <w:tcW w:w="11245" w:type="dxa"/>
            <w:vAlign w:val="center"/>
          </w:tcPr>
          <w:p w14:paraId="4DD711BD" w14:textId="77777777" w:rsidR="00D527A3" w:rsidRPr="00F61D28" w:rsidRDefault="00D527A3" w:rsidP="00560356">
            <w:pPr>
              <w:jc w:val="center"/>
              <w:rPr>
                <w:del w:id="333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334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to be completed:</w:delText>
              </w:r>
            </w:del>
          </w:p>
        </w:tc>
        <w:tc>
          <w:tcPr>
            <w:tcW w:w="2340" w:type="dxa"/>
            <w:vAlign w:val="center"/>
          </w:tcPr>
          <w:p w14:paraId="4ED04C16" w14:textId="77777777" w:rsidR="00D527A3" w:rsidRPr="00F61D28" w:rsidRDefault="00D527A3" w:rsidP="00560356">
            <w:pPr>
              <w:jc w:val="center"/>
              <w:rPr>
                <w:del w:id="335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336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 xml:space="preserve">Worker(s) responsible </w:delText>
              </w:r>
            </w:del>
          </w:p>
        </w:tc>
        <w:tc>
          <w:tcPr>
            <w:tcW w:w="1719" w:type="dxa"/>
            <w:vAlign w:val="center"/>
          </w:tcPr>
          <w:p w14:paraId="2803CC53" w14:textId="77777777" w:rsidR="00D527A3" w:rsidRPr="00F61D28" w:rsidRDefault="00D527A3" w:rsidP="00560356">
            <w:pPr>
              <w:jc w:val="center"/>
              <w:rPr>
                <w:del w:id="337" w:author="mary.inoue@fap.loca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338" w:author="mary.inoue@fap.loca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Due by</w:delText>
              </w:r>
            </w:del>
          </w:p>
        </w:tc>
      </w:tr>
      <w:tr w:rsidR="00D527A3" w:rsidRPr="000E4E4F" w14:paraId="16E16A1A" w14:textId="77777777" w:rsidTr="00560356">
        <w:trPr>
          <w:trHeight w:val="454"/>
          <w:del w:id="339" w:author="mary.inoue@fap.local" w:date="2026-09-22T12:41:00Z" w16du:dateUtc="2026-09-22T16:41:00Z"/>
        </w:trPr>
        <w:tc>
          <w:tcPr>
            <w:tcW w:w="11245" w:type="dxa"/>
          </w:tcPr>
          <w:p w14:paraId="1C4EE6CF" w14:textId="77777777" w:rsidR="00D527A3" w:rsidRPr="00F61D28" w:rsidRDefault="00D527A3" w:rsidP="00560356">
            <w:pPr>
              <w:rPr>
                <w:del w:id="340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19F94926" w14:textId="77777777" w:rsidR="00D527A3" w:rsidRPr="00F61D28" w:rsidRDefault="00D527A3" w:rsidP="00560356">
            <w:pPr>
              <w:jc w:val="center"/>
              <w:rPr>
                <w:del w:id="341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B780841" w14:textId="77777777" w:rsidR="00D527A3" w:rsidRPr="00F61D28" w:rsidRDefault="00D527A3" w:rsidP="00560356">
            <w:pPr>
              <w:jc w:val="center"/>
              <w:rPr>
                <w:del w:id="342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025443D" w14:textId="77777777" w:rsidTr="00560356">
        <w:trPr>
          <w:trHeight w:val="454"/>
          <w:del w:id="343" w:author="mary.inoue@fap.local" w:date="2026-09-22T12:41:00Z" w16du:dateUtc="2026-09-22T16:41:00Z"/>
        </w:trPr>
        <w:tc>
          <w:tcPr>
            <w:tcW w:w="11245" w:type="dxa"/>
          </w:tcPr>
          <w:p w14:paraId="60B01BAB" w14:textId="77777777" w:rsidR="00D527A3" w:rsidRPr="00F61D28" w:rsidRDefault="00D527A3" w:rsidP="00560356">
            <w:pPr>
              <w:rPr>
                <w:del w:id="344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5F22601D" w14:textId="77777777" w:rsidR="00D527A3" w:rsidRPr="00F61D28" w:rsidRDefault="00D527A3" w:rsidP="00560356">
            <w:pPr>
              <w:jc w:val="center"/>
              <w:rPr>
                <w:del w:id="345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4CE0F14" w14:textId="77777777" w:rsidR="00D527A3" w:rsidRPr="00F61D28" w:rsidRDefault="00D527A3" w:rsidP="00560356">
            <w:pPr>
              <w:jc w:val="center"/>
              <w:rPr>
                <w:del w:id="346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514DF7FF" w14:textId="77777777" w:rsidTr="00560356">
        <w:trPr>
          <w:trHeight w:val="454"/>
          <w:del w:id="347" w:author="mary.inoue@fap.local" w:date="2026-09-22T12:41:00Z" w16du:dateUtc="2026-09-22T16:41:00Z"/>
        </w:trPr>
        <w:tc>
          <w:tcPr>
            <w:tcW w:w="11245" w:type="dxa"/>
          </w:tcPr>
          <w:p w14:paraId="20B7A710" w14:textId="77777777" w:rsidR="00D527A3" w:rsidRPr="00F61D28" w:rsidRDefault="00D527A3" w:rsidP="00560356">
            <w:pPr>
              <w:rPr>
                <w:del w:id="348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4090CE8E" w14:textId="77777777" w:rsidR="00D527A3" w:rsidRPr="00F61D28" w:rsidRDefault="00D527A3" w:rsidP="00560356">
            <w:pPr>
              <w:jc w:val="center"/>
              <w:rPr>
                <w:del w:id="349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E50EAD7" w14:textId="77777777" w:rsidR="00D527A3" w:rsidRPr="00F61D28" w:rsidRDefault="00D527A3" w:rsidP="00560356">
            <w:pPr>
              <w:jc w:val="center"/>
              <w:rPr>
                <w:del w:id="350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69FF28A1" w14:textId="77777777" w:rsidTr="00560356">
        <w:trPr>
          <w:trHeight w:val="454"/>
          <w:del w:id="351" w:author="mary.inoue@fap.local" w:date="2026-09-22T12:41:00Z" w16du:dateUtc="2026-09-22T16:41:00Z"/>
        </w:trPr>
        <w:tc>
          <w:tcPr>
            <w:tcW w:w="11245" w:type="dxa"/>
          </w:tcPr>
          <w:p w14:paraId="372FCCD3" w14:textId="77777777" w:rsidR="00D527A3" w:rsidRPr="00F61D28" w:rsidRDefault="00D527A3" w:rsidP="00560356">
            <w:pPr>
              <w:rPr>
                <w:del w:id="352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FD196AA" w14:textId="77777777" w:rsidR="00D527A3" w:rsidRPr="00F61D28" w:rsidRDefault="00D527A3" w:rsidP="00560356">
            <w:pPr>
              <w:jc w:val="center"/>
              <w:rPr>
                <w:del w:id="353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68DD3B1" w14:textId="77777777" w:rsidR="00D527A3" w:rsidRPr="00F61D28" w:rsidRDefault="00D527A3" w:rsidP="00560356">
            <w:pPr>
              <w:jc w:val="center"/>
              <w:rPr>
                <w:del w:id="354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2EC0AD1B" w14:textId="77777777" w:rsidTr="00560356">
        <w:trPr>
          <w:trHeight w:val="454"/>
          <w:del w:id="355" w:author="mary.inoue@fap.local" w:date="2026-09-22T12:41:00Z" w16du:dateUtc="2026-09-22T16:41:00Z"/>
        </w:trPr>
        <w:tc>
          <w:tcPr>
            <w:tcW w:w="11245" w:type="dxa"/>
          </w:tcPr>
          <w:p w14:paraId="7CC6A7F0" w14:textId="77777777" w:rsidR="00D527A3" w:rsidRPr="00F61D28" w:rsidRDefault="00D527A3" w:rsidP="00560356">
            <w:pPr>
              <w:rPr>
                <w:del w:id="356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C25A143" w14:textId="77777777" w:rsidR="00D527A3" w:rsidRPr="00F61D28" w:rsidRDefault="00D527A3" w:rsidP="00560356">
            <w:pPr>
              <w:jc w:val="center"/>
              <w:rPr>
                <w:del w:id="357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7AA889F0" w14:textId="77777777" w:rsidR="00D527A3" w:rsidRPr="00F61D28" w:rsidRDefault="00D527A3" w:rsidP="00560356">
            <w:pPr>
              <w:jc w:val="center"/>
              <w:rPr>
                <w:del w:id="358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11B0958" w14:textId="77777777" w:rsidTr="00560356">
        <w:trPr>
          <w:trHeight w:val="454"/>
          <w:del w:id="359" w:author="mary.inoue@fap.local" w:date="2026-09-22T12:41:00Z" w16du:dateUtc="2026-09-22T16:41:00Z"/>
        </w:trPr>
        <w:tc>
          <w:tcPr>
            <w:tcW w:w="11245" w:type="dxa"/>
          </w:tcPr>
          <w:p w14:paraId="30BDB475" w14:textId="77777777" w:rsidR="00D527A3" w:rsidRPr="00F61D28" w:rsidRDefault="00D527A3" w:rsidP="00560356">
            <w:pPr>
              <w:rPr>
                <w:del w:id="360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78C0C990" w14:textId="77777777" w:rsidR="00D527A3" w:rsidRPr="00F61D28" w:rsidRDefault="00D527A3" w:rsidP="00560356">
            <w:pPr>
              <w:jc w:val="center"/>
              <w:rPr>
                <w:del w:id="361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7018A15" w14:textId="77777777" w:rsidR="00D527A3" w:rsidRPr="00F61D28" w:rsidRDefault="00D527A3" w:rsidP="00560356">
            <w:pPr>
              <w:jc w:val="center"/>
              <w:rPr>
                <w:del w:id="362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6A5E4B8" w14:textId="77777777" w:rsidTr="00560356">
        <w:trPr>
          <w:trHeight w:val="454"/>
          <w:del w:id="363" w:author="mary.inoue@fap.local" w:date="2026-09-22T12:41:00Z" w16du:dateUtc="2026-09-22T16:41:00Z"/>
        </w:trPr>
        <w:tc>
          <w:tcPr>
            <w:tcW w:w="11245" w:type="dxa"/>
          </w:tcPr>
          <w:p w14:paraId="754233E8" w14:textId="77777777" w:rsidR="00D527A3" w:rsidRPr="00F61D28" w:rsidRDefault="00D527A3" w:rsidP="00560356">
            <w:pPr>
              <w:rPr>
                <w:del w:id="364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07CE3B4E" w14:textId="77777777" w:rsidR="00D527A3" w:rsidRPr="00F61D28" w:rsidRDefault="00D527A3" w:rsidP="00560356">
            <w:pPr>
              <w:jc w:val="center"/>
              <w:rPr>
                <w:del w:id="365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DC5C1BB" w14:textId="77777777" w:rsidR="00D527A3" w:rsidRPr="00F61D28" w:rsidRDefault="00D527A3" w:rsidP="00560356">
            <w:pPr>
              <w:jc w:val="center"/>
              <w:rPr>
                <w:del w:id="366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0E3B2C9" w14:textId="77777777" w:rsidTr="00560356">
        <w:trPr>
          <w:trHeight w:val="454"/>
          <w:del w:id="367" w:author="mary.inoue@fap.local" w:date="2026-09-22T12:41:00Z" w16du:dateUtc="2026-09-22T16:41:00Z"/>
        </w:trPr>
        <w:tc>
          <w:tcPr>
            <w:tcW w:w="11245" w:type="dxa"/>
          </w:tcPr>
          <w:p w14:paraId="5544531D" w14:textId="77777777" w:rsidR="00D527A3" w:rsidRPr="00F61D28" w:rsidRDefault="00D527A3" w:rsidP="00560356">
            <w:pPr>
              <w:rPr>
                <w:del w:id="368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9356B82" w14:textId="77777777" w:rsidR="00D527A3" w:rsidRPr="00F61D28" w:rsidRDefault="00D527A3" w:rsidP="00560356">
            <w:pPr>
              <w:jc w:val="center"/>
              <w:rPr>
                <w:del w:id="369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516A2A40" w14:textId="77777777" w:rsidR="00D527A3" w:rsidRPr="00F61D28" w:rsidRDefault="00D527A3" w:rsidP="00560356">
            <w:pPr>
              <w:jc w:val="center"/>
              <w:rPr>
                <w:del w:id="370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FB13BEE" w14:textId="77777777" w:rsidTr="00560356">
        <w:trPr>
          <w:trHeight w:val="454"/>
          <w:del w:id="371" w:author="mary.inoue@fap.local" w:date="2026-09-22T12:41:00Z" w16du:dateUtc="2026-09-22T16:41:00Z"/>
        </w:trPr>
        <w:tc>
          <w:tcPr>
            <w:tcW w:w="11245" w:type="dxa"/>
          </w:tcPr>
          <w:p w14:paraId="6A4ECB8B" w14:textId="77777777" w:rsidR="00D527A3" w:rsidRPr="00F61D28" w:rsidRDefault="00D527A3" w:rsidP="00560356">
            <w:pPr>
              <w:rPr>
                <w:del w:id="372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BE37D84" w14:textId="77777777" w:rsidR="00D527A3" w:rsidRPr="00F61D28" w:rsidRDefault="00D527A3" w:rsidP="00560356">
            <w:pPr>
              <w:jc w:val="center"/>
              <w:rPr>
                <w:del w:id="373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15331FC" w14:textId="77777777" w:rsidR="00D527A3" w:rsidRPr="00F61D28" w:rsidRDefault="00D527A3" w:rsidP="00560356">
            <w:pPr>
              <w:jc w:val="center"/>
              <w:rPr>
                <w:del w:id="374" w:author="mary.inoue@fap.loca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08D3AE" w14:textId="77777777" w:rsidR="000234F6" w:rsidRDefault="000234F6" w:rsidP="00A5391B">
      <w:pPr>
        <w:jc w:val="center"/>
        <w:rPr>
          <w:rPrChange w:id="375" w:author="mary.inoue@fap.local" w:date="2026-09-22T12:41:00Z" w16du:dateUtc="2026-09-22T16:41:00Z">
            <w:rPr>
              <w:b/>
              <w:bCs/>
              <w:sz w:val="4"/>
              <w:szCs w:val="4"/>
            </w:rPr>
          </w:rPrChange>
        </w:rPr>
        <w:pPrChange w:id="376" w:author="mary.inoue@fap.local" w:date="2026-09-22T12:41:00Z" w16du:dateUtc="2026-09-22T16:41:00Z">
          <w:pPr/>
        </w:pPrChange>
      </w:pPr>
    </w:p>
    <w:sectPr w:rsidR="000234F6">
      <w:headerReference w:type="default" r:id="rId11"/>
      <w:footerReference w:type="default" r:id="rId12"/>
      <w:pgSz w:w="11906" w:h="16838" w:orient="portrait"/>
      <w:pgMar w:top="1417" w:right="1701" w:bottom="1417" w:left="1701" w:header="708" w:footer="708" w:gutter="0"/>
      <w:cols w:space="708"/>
      <w:docGrid w:linePitch="360"/>
      <w:sectPrChange w:id="380" w:author="mary.inoue@fap.local" w:date="2026-09-22T12:41:00Z" w16du:dateUtc="2026-09-22T16:41:00Z">
        <w:sectPr w:rsidR="000234F6">
          <w:pgSz w:w="16838" w:h="11906" w:orient="landscape"/>
          <w:pgMar w:top="720" w:right="720" w:bottom="720" w:left="720" w:header="283" w:footer="283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13128F" w14:textId="77777777" w:rsidR="00A91585" w:rsidRDefault="00A91585" w:rsidP="006943DA">
      <w:pPr>
        <w:spacing w:after="0" w:line="240" w:lineRule="auto"/>
      </w:pPr>
      <w:r>
        <w:separator/>
      </w:r>
    </w:p>
  </w:endnote>
  <w:endnote w:type="continuationSeparator" w:id="0">
    <w:p w14:paraId="6F4A5F27" w14:textId="77777777" w:rsidR="00A91585" w:rsidRDefault="00A91585" w:rsidP="006943DA">
      <w:pPr>
        <w:spacing w:after="0" w:line="240" w:lineRule="auto"/>
      </w:pPr>
      <w:r>
        <w:continuationSeparator/>
      </w:r>
    </w:p>
  </w:endnote>
  <w:endnote w:type="continuationNotice" w:id="1">
    <w:p w14:paraId="6800F7E1" w14:textId="77777777" w:rsidR="00A91585" w:rsidRDefault="00A915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4243F" w14:textId="77777777" w:rsidR="00E67C72" w:rsidRDefault="00E67C72">
    <w:pPr>
      <w:pStyle w:val="Header"/>
      <w:pPrChange w:id="378" w:author="mary.inoue@fap.local" w:date="2026-09-22T12:41:00Z" w16du:dateUtc="2026-09-22T16:41:00Z">
        <w:pPr>
          <w:pStyle w:val="Footer"/>
          <w:tabs>
            <w:tab w:val="clear" w:pos="4513"/>
            <w:tab w:val="clear" w:pos="9026"/>
          </w:tabs>
        </w:pPr>
      </w:pPrChange>
    </w:pPr>
    <w:del w:id="379" w:author="mary.inoue@fap.local" w:date="2026-09-22T12:41:00Z" w16du:dateUtc="2026-09-22T16:41:00Z">
      <w:r w:rsidRPr="00AF759C">
        <w:rPr>
          <w:rFonts w:asciiTheme="majorHAnsi" w:hAnsiTheme="majorHAnsi" w:cstheme="majorHAnsi"/>
          <w:sz w:val="16"/>
          <w:szCs w:val="16"/>
        </w:rPr>
        <w:delText>FRESHCARE AWISSP – VIT1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center" w:leader="none"/>
      </w:r>
      <w:r>
        <w:rPr>
          <w:rFonts w:asciiTheme="majorHAnsi" w:hAnsiTheme="majorHAnsi" w:cstheme="majorHAnsi"/>
          <w:sz w:val="16"/>
          <w:szCs w:val="16"/>
        </w:rPr>
        <w:delText xml:space="preserve">FORM – </w:delText>
      </w:r>
      <w:r w:rsidRPr="009D2872">
        <w:rPr>
          <w:rFonts w:asciiTheme="majorHAnsi" w:hAnsiTheme="majorHAnsi" w:cstheme="majorHAnsi"/>
          <w:sz w:val="16"/>
          <w:szCs w:val="16"/>
        </w:rPr>
        <w:delText>M7 MANAGEMENT REVIEW MINUTES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PAGE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PAGE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 OF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NUMPAGES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104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BA9925" w14:textId="77777777" w:rsidR="00A91585" w:rsidRDefault="00A91585" w:rsidP="006943DA">
      <w:pPr>
        <w:spacing w:after="0" w:line="240" w:lineRule="auto"/>
      </w:pPr>
      <w:r>
        <w:separator/>
      </w:r>
    </w:p>
  </w:footnote>
  <w:footnote w:type="continuationSeparator" w:id="0">
    <w:p w14:paraId="548655FA" w14:textId="77777777" w:rsidR="00A91585" w:rsidRDefault="00A91585" w:rsidP="006943DA">
      <w:pPr>
        <w:spacing w:after="0" w:line="240" w:lineRule="auto"/>
      </w:pPr>
      <w:r>
        <w:continuationSeparator/>
      </w:r>
    </w:p>
  </w:footnote>
  <w:footnote w:type="continuationNotice" w:id="1">
    <w:p w14:paraId="681FA23B" w14:textId="77777777" w:rsidR="00A91585" w:rsidRDefault="00A915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DA283" w14:textId="77777777" w:rsidR="009079F1" w:rsidRDefault="009079F1">
    <w:pPr>
      <w:pStyle w:val="UnresolvedMention"/>
      <w:pPrChange w:id="377" w:author="mary.inoue@fap.local" w:date="2026-09-22T12:41:00Z" w16du:dateUtc="2026-09-22T16:4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45191"/>
    <w:multiLevelType w:val="hybridMultilevel"/>
    <w:tmpl w:val="B94C21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36F49"/>
    <w:multiLevelType w:val="hybridMultilevel"/>
    <w:tmpl w:val="C41AC4B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0C42A6"/>
    <w:multiLevelType w:val="hybridMultilevel"/>
    <w:tmpl w:val="53E02FE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64693B"/>
    <w:multiLevelType w:val="hybridMultilevel"/>
    <w:tmpl w:val="A6164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43997"/>
    <w:multiLevelType w:val="hybridMultilevel"/>
    <w:tmpl w:val="C41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A7BFF"/>
    <w:multiLevelType w:val="hybridMultilevel"/>
    <w:tmpl w:val="E104DAAE"/>
    <w:lvl w:ilvl="0" w:tplc="E406545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b w:val="0"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6B3A0F"/>
    <w:multiLevelType w:val="hybridMultilevel"/>
    <w:tmpl w:val="0714FF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80FEA"/>
    <w:multiLevelType w:val="hybridMultilevel"/>
    <w:tmpl w:val="4E9E6E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C7598"/>
    <w:multiLevelType w:val="hybridMultilevel"/>
    <w:tmpl w:val="36FE3D5A"/>
    <w:lvl w:ilvl="0" w:tplc="2252FB9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0A39515D"/>
    <w:multiLevelType w:val="hybridMultilevel"/>
    <w:tmpl w:val="C9068B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C5092"/>
    <w:multiLevelType w:val="hybridMultilevel"/>
    <w:tmpl w:val="F2B0F8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E6548D"/>
    <w:multiLevelType w:val="hybridMultilevel"/>
    <w:tmpl w:val="A39C38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415169"/>
    <w:multiLevelType w:val="hybridMultilevel"/>
    <w:tmpl w:val="9264A3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2D3661"/>
    <w:multiLevelType w:val="hybridMultilevel"/>
    <w:tmpl w:val="DD28E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AD67F3"/>
    <w:multiLevelType w:val="hybridMultilevel"/>
    <w:tmpl w:val="53E02FE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DED7968"/>
    <w:multiLevelType w:val="hybridMultilevel"/>
    <w:tmpl w:val="E0825F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1F7DA5"/>
    <w:multiLevelType w:val="hybridMultilevel"/>
    <w:tmpl w:val="B41048B8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AF5566"/>
    <w:multiLevelType w:val="hybridMultilevel"/>
    <w:tmpl w:val="C41E28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A8019D"/>
    <w:multiLevelType w:val="hybridMultilevel"/>
    <w:tmpl w:val="2398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F51949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2726EE"/>
    <w:multiLevelType w:val="hybridMultilevel"/>
    <w:tmpl w:val="6BA639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A2FC8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6B2E56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FD08E3"/>
    <w:multiLevelType w:val="hybridMultilevel"/>
    <w:tmpl w:val="5BF2A6B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48E447C"/>
    <w:multiLevelType w:val="hybridMultilevel"/>
    <w:tmpl w:val="291A2EC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7BA7160"/>
    <w:multiLevelType w:val="hybridMultilevel"/>
    <w:tmpl w:val="668A2056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FF3A04"/>
    <w:multiLevelType w:val="hybridMultilevel"/>
    <w:tmpl w:val="CDE8C47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1929702F"/>
    <w:multiLevelType w:val="hybridMultilevel"/>
    <w:tmpl w:val="0B7A8580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19F04DB9"/>
    <w:multiLevelType w:val="hybridMultilevel"/>
    <w:tmpl w:val="E8466D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C45B2C"/>
    <w:multiLevelType w:val="hybridMultilevel"/>
    <w:tmpl w:val="C2082288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301B53"/>
    <w:multiLevelType w:val="hybridMultilevel"/>
    <w:tmpl w:val="0BF87E5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C994AC1"/>
    <w:multiLevelType w:val="hybridMultilevel"/>
    <w:tmpl w:val="7570A8BA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4D1D5E"/>
    <w:multiLevelType w:val="hybridMultilevel"/>
    <w:tmpl w:val="0AF0DC9E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2E0613"/>
    <w:multiLevelType w:val="hybridMultilevel"/>
    <w:tmpl w:val="8F46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2A498A"/>
    <w:multiLevelType w:val="hybridMultilevel"/>
    <w:tmpl w:val="81B80856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3384F01"/>
    <w:multiLevelType w:val="hybridMultilevel"/>
    <w:tmpl w:val="B886618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246D25A7"/>
    <w:multiLevelType w:val="hybridMultilevel"/>
    <w:tmpl w:val="4F7E1C1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5486752"/>
    <w:multiLevelType w:val="hybridMultilevel"/>
    <w:tmpl w:val="245886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7C4B4D"/>
    <w:multiLevelType w:val="hybridMultilevel"/>
    <w:tmpl w:val="446AE4E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61F3287"/>
    <w:multiLevelType w:val="hybridMultilevel"/>
    <w:tmpl w:val="EF82CFF6"/>
    <w:lvl w:ilvl="0" w:tplc="BC8E1D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396D5B"/>
    <w:multiLevelType w:val="hybridMultilevel"/>
    <w:tmpl w:val="B7D6FF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87334A"/>
    <w:multiLevelType w:val="hybridMultilevel"/>
    <w:tmpl w:val="104A57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7994AA1"/>
    <w:multiLevelType w:val="hybridMultilevel"/>
    <w:tmpl w:val="3EC0B43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7FE045C"/>
    <w:multiLevelType w:val="hybridMultilevel"/>
    <w:tmpl w:val="F3CEA838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B767871"/>
    <w:multiLevelType w:val="hybridMultilevel"/>
    <w:tmpl w:val="AD842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7737DF"/>
    <w:multiLevelType w:val="hybridMultilevel"/>
    <w:tmpl w:val="6EBA73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1B2CA0"/>
    <w:multiLevelType w:val="hybridMultilevel"/>
    <w:tmpl w:val="57167E8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D432C08"/>
    <w:multiLevelType w:val="hybridMultilevel"/>
    <w:tmpl w:val="D612E77C"/>
    <w:lvl w:ilvl="0" w:tplc="E310755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447E98"/>
    <w:multiLevelType w:val="hybridMultilevel"/>
    <w:tmpl w:val="ACD0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D3453E"/>
    <w:multiLevelType w:val="hybridMultilevel"/>
    <w:tmpl w:val="201AFACE"/>
    <w:lvl w:ilvl="0" w:tplc="0C09000F">
      <w:start w:val="1"/>
      <w:numFmt w:val="decimal"/>
      <w:lvlText w:val="%1."/>
      <w:lvlJc w:val="left"/>
      <w:pPr>
        <w:ind w:left="687" w:hanging="360"/>
      </w:pPr>
    </w:lvl>
    <w:lvl w:ilvl="1" w:tplc="0C090019" w:tentative="1">
      <w:start w:val="1"/>
      <w:numFmt w:val="lowerLetter"/>
      <w:lvlText w:val="%2."/>
      <w:lvlJc w:val="left"/>
      <w:pPr>
        <w:ind w:left="1407" w:hanging="360"/>
      </w:pPr>
    </w:lvl>
    <w:lvl w:ilvl="2" w:tplc="0C09001B" w:tentative="1">
      <w:start w:val="1"/>
      <w:numFmt w:val="lowerRoman"/>
      <w:lvlText w:val="%3."/>
      <w:lvlJc w:val="right"/>
      <w:pPr>
        <w:ind w:left="2127" w:hanging="180"/>
      </w:pPr>
    </w:lvl>
    <w:lvl w:ilvl="3" w:tplc="0C09000F" w:tentative="1">
      <w:start w:val="1"/>
      <w:numFmt w:val="decimal"/>
      <w:lvlText w:val="%4."/>
      <w:lvlJc w:val="left"/>
      <w:pPr>
        <w:ind w:left="2847" w:hanging="360"/>
      </w:pPr>
    </w:lvl>
    <w:lvl w:ilvl="4" w:tplc="0C090019" w:tentative="1">
      <w:start w:val="1"/>
      <w:numFmt w:val="lowerLetter"/>
      <w:lvlText w:val="%5."/>
      <w:lvlJc w:val="left"/>
      <w:pPr>
        <w:ind w:left="3567" w:hanging="360"/>
      </w:pPr>
    </w:lvl>
    <w:lvl w:ilvl="5" w:tplc="0C09001B" w:tentative="1">
      <w:start w:val="1"/>
      <w:numFmt w:val="lowerRoman"/>
      <w:lvlText w:val="%6."/>
      <w:lvlJc w:val="right"/>
      <w:pPr>
        <w:ind w:left="4287" w:hanging="180"/>
      </w:pPr>
    </w:lvl>
    <w:lvl w:ilvl="6" w:tplc="0C09000F" w:tentative="1">
      <w:start w:val="1"/>
      <w:numFmt w:val="decimal"/>
      <w:lvlText w:val="%7."/>
      <w:lvlJc w:val="left"/>
      <w:pPr>
        <w:ind w:left="5007" w:hanging="360"/>
      </w:pPr>
    </w:lvl>
    <w:lvl w:ilvl="7" w:tplc="0C090019" w:tentative="1">
      <w:start w:val="1"/>
      <w:numFmt w:val="lowerLetter"/>
      <w:lvlText w:val="%8."/>
      <w:lvlJc w:val="left"/>
      <w:pPr>
        <w:ind w:left="5727" w:hanging="360"/>
      </w:pPr>
    </w:lvl>
    <w:lvl w:ilvl="8" w:tplc="0C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51" w15:restartNumberingAfterBreak="0">
    <w:nsid w:val="30DD4241"/>
    <w:multiLevelType w:val="hybridMultilevel"/>
    <w:tmpl w:val="EF0C28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50077C"/>
    <w:multiLevelType w:val="hybridMultilevel"/>
    <w:tmpl w:val="9386E5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623849"/>
    <w:multiLevelType w:val="hybridMultilevel"/>
    <w:tmpl w:val="FF700BC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1C50DE2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65F2659"/>
    <w:multiLevelType w:val="hybridMultilevel"/>
    <w:tmpl w:val="D7BAA620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70E4013"/>
    <w:multiLevelType w:val="hybridMultilevel"/>
    <w:tmpl w:val="F828B5F8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3" w:hanging="360"/>
      </w:pPr>
    </w:lvl>
    <w:lvl w:ilvl="2" w:tplc="0C09001B" w:tentative="1">
      <w:start w:val="1"/>
      <w:numFmt w:val="lowerRoman"/>
      <w:lvlText w:val="%3."/>
      <w:lvlJc w:val="right"/>
      <w:pPr>
        <w:ind w:left="1803" w:hanging="180"/>
      </w:pPr>
    </w:lvl>
    <w:lvl w:ilvl="3" w:tplc="0C09000F" w:tentative="1">
      <w:start w:val="1"/>
      <w:numFmt w:val="decimal"/>
      <w:lvlText w:val="%4."/>
      <w:lvlJc w:val="left"/>
      <w:pPr>
        <w:ind w:left="2523" w:hanging="360"/>
      </w:pPr>
    </w:lvl>
    <w:lvl w:ilvl="4" w:tplc="0C090019" w:tentative="1">
      <w:start w:val="1"/>
      <w:numFmt w:val="lowerLetter"/>
      <w:lvlText w:val="%5."/>
      <w:lvlJc w:val="left"/>
      <w:pPr>
        <w:ind w:left="3243" w:hanging="360"/>
      </w:pPr>
    </w:lvl>
    <w:lvl w:ilvl="5" w:tplc="0C09001B" w:tentative="1">
      <w:start w:val="1"/>
      <w:numFmt w:val="lowerRoman"/>
      <w:lvlText w:val="%6."/>
      <w:lvlJc w:val="right"/>
      <w:pPr>
        <w:ind w:left="3963" w:hanging="180"/>
      </w:pPr>
    </w:lvl>
    <w:lvl w:ilvl="6" w:tplc="0C09000F" w:tentative="1">
      <w:start w:val="1"/>
      <w:numFmt w:val="decimal"/>
      <w:lvlText w:val="%7."/>
      <w:lvlJc w:val="left"/>
      <w:pPr>
        <w:ind w:left="4683" w:hanging="360"/>
      </w:pPr>
    </w:lvl>
    <w:lvl w:ilvl="7" w:tplc="0C090019" w:tentative="1">
      <w:start w:val="1"/>
      <w:numFmt w:val="lowerLetter"/>
      <w:lvlText w:val="%8."/>
      <w:lvlJc w:val="left"/>
      <w:pPr>
        <w:ind w:left="5403" w:hanging="360"/>
      </w:pPr>
    </w:lvl>
    <w:lvl w:ilvl="8" w:tplc="0C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7" w15:restartNumberingAfterBreak="0">
    <w:nsid w:val="38315BEA"/>
    <w:multiLevelType w:val="hybridMultilevel"/>
    <w:tmpl w:val="A3B6E4B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8CB0935"/>
    <w:multiLevelType w:val="hybridMultilevel"/>
    <w:tmpl w:val="C01451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9983978"/>
    <w:multiLevelType w:val="hybridMultilevel"/>
    <w:tmpl w:val="E74E4C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B8144B"/>
    <w:multiLevelType w:val="hybridMultilevel"/>
    <w:tmpl w:val="DBC494C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3D676935"/>
    <w:multiLevelType w:val="hybridMultilevel"/>
    <w:tmpl w:val="8F7AE388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F463226"/>
    <w:multiLevelType w:val="hybridMultilevel"/>
    <w:tmpl w:val="411640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E45F3C"/>
    <w:multiLevelType w:val="hybridMultilevel"/>
    <w:tmpl w:val="A02079A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1B804D7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1C44436"/>
    <w:multiLevelType w:val="hybridMultilevel"/>
    <w:tmpl w:val="DE6A04C0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A02D8C"/>
    <w:multiLevelType w:val="hybridMultilevel"/>
    <w:tmpl w:val="4518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E74E7C"/>
    <w:multiLevelType w:val="hybridMultilevel"/>
    <w:tmpl w:val="154E95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0256D3"/>
    <w:multiLevelType w:val="hybridMultilevel"/>
    <w:tmpl w:val="642090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E00D96"/>
    <w:multiLevelType w:val="hybridMultilevel"/>
    <w:tmpl w:val="C72213D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871545B"/>
    <w:multiLevelType w:val="hybridMultilevel"/>
    <w:tmpl w:val="EF7860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2576D3"/>
    <w:multiLevelType w:val="hybridMultilevel"/>
    <w:tmpl w:val="8728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5229EC"/>
    <w:multiLevelType w:val="hybridMultilevel"/>
    <w:tmpl w:val="7B6C4652"/>
    <w:lvl w:ilvl="0" w:tplc="2252FB9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8E1D78"/>
    <w:multiLevelType w:val="hybridMultilevel"/>
    <w:tmpl w:val="3DB4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CC971CD"/>
    <w:multiLevelType w:val="hybridMultilevel"/>
    <w:tmpl w:val="7458E62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CDC5E4F"/>
    <w:multiLevelType w:val="hybridMultilevel"/>
    <w:tmpl w:val="9BC2D4B2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DE47C70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02F4F45"/>
    <w:multiLevelType w:val="hybridMultilevel"/>
    <w:tmpl w:val="197AB294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1947313"/>
    <w:multiLevelType w:val="hybridMultilevel"/>
    <w:tmpl w:val="C0529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E218E7"/>
    <w:multiLevelType w:val="hybridMultilevel"/>
    <w:tmpl w:val="33A6F52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51F3304B"/>
    <w:multiLevelType w:val="hybridMultilevel"/>
    <w:tmpl w:val="D05E5630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48E1E3E"/>
    <w:multiLevelType w:val="hybridMultilevel"/>
    <w:tmpl w:val="0AF0DC9E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5222FD2"/>
    <w:multiLevelType w:val="hybridMultilevel"/>
    <w:tmpl w:val="AC3E626C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3" w15:restartNumberingAfterBreak="0">
    <w:nsid w:val="56500FEC"/>
    <w:multiLevelType w:val="hybridMultilevel"/>
    <w:tmpl w:val="9714410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77C00F9"/>
    <w:multiLevelType w:val="hybridMultilevel"/>
    <w:tmpl w:val="58B208BA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FA4FF8"/>
    <w:multiLevelType w:val="hybridMultilevel"/>
    <w:tmpl w:val="66205D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9E27DE1"/>
    <w:multiLevelType w:val="hybridMultilevel"/>
    <w:tmpl w:val="748467E2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A007EEA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AC90EFB"/>
    <w:multiLevelType w:val="hybridMultilevel"/>
    <w:tmpl w:val="0D8CF5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5DD0414D"/>
    <w:multiLevelType w:val="hybridMultilevel"/>
    <w:tmpl w:val="E64A5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1391BD2"/>
    <w:multiLevelType w:val="hybridMultilevel"/>
    <w:tmpl w:val="C986D14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61430292"/>
    <w:multiLevelType w:val="hybridMultilevel"/>
    <w:tmpl w:val="A142FA5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1676F22"/>
    <w:multiLevelType w:val="hybridMultilevel"/>
    <w:tmpl w:val="2FDC8956"/>
    <w:lvl w:ilvl="0" w:tplc="2EC6AE10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3" w:hanging="360"/>
      </w:pPr>
    </w:lvl>
    <w:lvl w:ilvl="2" w:tplc="0C09001B" w:tentative="1">
      <w:start w:val="1"/>
      <w:numFmt w:val="lowerRoman"/>
      <w:lvlText w:val="%3."/>
      <w:lvlJc w:val="right"/>
      <w:pPr>
        <w:ind w:left="1843" w:hanging="180"/>
      </w:pPr>
    </w:lvl>
    <w:lvl w:ilvl="3" w:tplc="0C09000F" w:tentative="1">
      <w:start w:val="1"/>
      <w:numFmt w:val="decimal"/>
      <w:lvlText w:val="%4."/>
      <w:lvlJc w:val="left"/>
      <w:pPr>
        <w:ind w:left="2563" w:hanging="360"/>
      </w:pPr>
    </w:lvl>
    <w:lvl w:ilvl="4" w:tplc="0C090019" w:tentative="1">
      <w:start w:val="1"/>
      <w:numFmt w:val="lowerLetter"/>
      <w:lvlText w:val="%5."/>
      <w:lvlJc w:val="left"/>
      <w:pPr>
        <w:ind w:left="3283" w:hanging="360"/>
      </w:pPr>
    </w:lvl>
    <w:lvl w:ilvl="5" w:tplc="0C09001B" w:tentative="1">
      <w:start w:val="1"/>
      <w:numFmt w:val="lowerRoman"/>
      <w:lvlText w:val="%6."/>
      <w:lvlJc w:val="right"/>
      <w:pPr>
        <w:ind w:left="4003" w:hanging="180"/>
      </w:pPr>
    </w:lvl>
    <w:lvl w:ilvl="6" w:tplc="0C09000F" w:tentative="1">
      <w:start w:val="1"/>
      <w:numFmt w:val="decimal"/>
      <w:lvlText w:val="%7."/>
      <w:lvlJc w:val="left"/>
      <w:pPr>
        <w:ind w:left="4723" w:hanging="360"/>
      </w:pPr>
    </w:lvl>
    <w:lvl w:ilvl="7" w:tplc="0C090019" w:tentative="1">
      <w:start w:val="1"/>
      <w:numFmt w:val="lowerLetter"/>
      <w:lvlText w:val="%8."/>
      <w:lvlJc w:val="left"/>
      <w:pPr>
        <w:ind w:left="5443" w:hanging="360"/>
      </w:pPr>
    </w:lvl>
    <w:lvl w:ilvl="8" w:tplc="0C0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94" w15:restartNumberingAfterBreak="0">
    <w:nsid w:val="61C50A34"/>
    <w:multiLevelType w:val="hybridMultilevel"/>
    <w:tmpl w:val="81B80856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2B808CC"/>
    <w:multiLevelType w:val="hybridMultilevel"/>
    <w:tmpl w:val="9CEA5CDC"/>
    <w:lvl w:ilvl="0" w:tplc="0C09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6" w15:restartNumberingAfterBreak="0">
    <w:nsid w:val="642D5FD7"/>
    <w:multiLevelType w:val="hybridMultilevel"/>
    <w:tmpl w:val="2CBCA2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5565C0"/>
    <w:multiLevelType w:val="hybridMultilevel"/>
    <w:tmpl w:val="5FA497B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56C2432"/>
    <w:multiLevelType w:val="hybridMultilevel"/>
    <w:tmpl w:val="DBC494C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65A8231A"/>
    <w:multiLevelType w:val="hybridMultilevel"/>
    <w:tmpl w:val="A8AC40B4"/>
    <w:lvl w:ilvl="0" w:tplc="E310755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64F35D3"/>
    <w:multiLevelType w:val="hybridMultilevel"/>
    <w:tmpl w:val="4B160F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2A08DA"/>
    <w:multiLevelType w:val="hybridMultilevel"/>
    <w:tmpl w:val="F3CEA838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67E63CE5"/>
    <w:multiLevelType w:val="hybridMultilevel"/>
    <w:tmpl w:val="154E95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919426A"/>
    <w:multiLevelType w:val="hybridMultilevel"/>
    <w:tmpl w:val="41721F8E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EB3563"/>
    <w:multiLevelType w:val="hybridMultilevel"/>
    <w:tmpl w:val="9C5AB906"/>
    <w:lvl w:ilvl="0" w:tplc="95903D56">
      <w:start w:val="1"/>
      <w:numFmt w:val="bullet"/>
      <w:lvlText w:val="-"/>
      <w:lvlJc w:val="left"/>
      <w:pPr>
        <w:ind w:left="36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A650566"/>
    <w:multiLevelType w:val="hybridMultilevel"/>
    <w:tmpl w:val="6E3089A4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11089C"/>
    <w:multiLevelType w:val="hybridMultilevel"/>
    <w:tmpl w:val="3028EE9C"/>
    <w:lvl w:ilvl="0" w:tplc="61D6AB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D4F42EC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6FC35E56"/>
    <w:multiLevelType w:val="hybridMultilevel"/>
    <w:tmpl w:val="3EB62A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2310986"/>
    <w:multiLevelType w:val="hybridMultilevel"/>
    <w:tmpl w:val="30384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776E9E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73EE4973"/>
    <w:multiLevelType w:val="hybridMultilevel"/>
    <w:tmpl w:val="1BA872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CD3AE4"/>
    <w:multiLevelType w:val="hybridMultilevel"/>
    <w:tmpl w:val="514EA286"/>
    <w:lvl w:ilvl="0" w:tplc="269A4D6A">
      <w:start w:val="2"/>
      <w:numFmt w:val="bullet"/>
      <w:lvlText w:val="-"/>
      <w:lvlJc w:val="left"/>
      <w:pPr>
        <w:ind w:left="72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6B665FE"/>
    <w:multiLevelType w:val="hybridMultilevel"/>
    <w:tmpl w:val="27E010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77A24C8D"/>
    <w:multiLevelType w:val="hybridMultilevel"/>
    <w:tmpl w:val="1010B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A6B1CB2"/>
    <w:multiLevelType w:val="hybridMultilevel"/>
    <w:tmpl w:val="7EDE72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11144B"/>
    <w:multiLevelType w:val="hybridMultilevel"/>
    <w:tmpl w:val="5DA4D80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7B117FE7"/>
    <w:multiLevelType w:val="hybridMultilevel"/>
    <w:tmpl w:val="376E01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BE42540"/>
    <w:multiLevelType w:val="hybridMultilevel"/>
    <w:tmpl w:val="465C94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CC56DA3"/>
    <w:multiLevelType w:val="hybridMultilevel"/>
    <w:tmpl w:val="D062B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3D1906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FDC607C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1205871">
    <w:abstractNumId w:val="28"/>
  </w:num>
  <w:num w:numId="2" w16cid:durableId="521627612">
    <w:abstractNumId w:val="49"/>
  </w:num>
  <w:num w:numId="3" w16cid:durableId="509178105">
    <w:abstractNumId w:val="15"/>
  </w:num>
  <w:num w:numId="4" w16cid:durableId="2139058695">
    <w:abstractNumId w:val="45"/>
  </w:num>
  <w:num w:numId="5" w16cid:durableId="51854917">
    <w:abstractNumId w:val="96"/>
  </w:num>
  <w:num w:numId="6" w16cid:durableId="1901793848">
    <w:abstractNumId w:val="66"/>
  </w:num>
  <w:num w:numId="7" w16cid:durableId="1935554877">
    <w:abstractNumId w:val="115"/>
  </w:num>
  <w:num w:numId="8" w16cid:durableId="1889488791">
    <w:abstractNumId w:val="106"/>
  </w:num>
  <w:num w:numId="9" w16cid:durableId="1511677130">
    <w:abstractNumId w:val="40"/>
  </w:num>
  <w:num w:numId="10" w16cid:durableId="1702172700">
    <w:abstractNumId w:val="5"/>
  </w:num>
  <w:num w:numId="11" w16cid:durableId="1847597563">
    <w:abstractNumId w:val="61"/>
  </w:num>
  <w:num w:numId="12" w16cid:durableId="1785031619">
    <w:abstractNumId w:val="87"/>
  </w:num>
  <w:num w:numId="13" w16cid:durableId="1255549783">
    <w:abstractNumId w:val="36"/>
  </w:num>
  <w:num w:numId="14" w16cid:durableId="501550780">
    <w:abstractNumId w:val="52"/>
  </w:num>
  <w:num w:numId="15" w16cid:durableId="513308135">
    <w:abstractNumId w:val="46"/>
  </w:num>
  <w:num w:numId="16" w16cid:durableId="1471825349">
    <w:abstractNumId w:val="108"/>
  </w:num>
  <w:num w:numId="17" w16cid:durableId="692847899">
    <w:abstractNumId w:val="41"/>
  </w:num>
  <w:num w:numId="18" w16cid:durableId="1568221305">
    <w:abstractNumId w:val="70"/>
  </w:num>
  <w:num w:numId="19" w16cid:durableId="2097050567">
    <w:abstractNumId w:val="53"/>
  </w:num>
  <w:num w:numId="20" w16cid:durableId="1351951493">
    <w:abstractNumId w:val="73"/>
  </w:num>
  <w:num w:numId="21" w16cid:durableId="505219052">
    <w:abstractNumId w:val="27"/>
  </w:num>
  <w:num w:numId="22" w16cid:durableId="67466221">
    <w:abstractNumId w:val="3"/>
  </w:num>
  <w:num w:numId="23" w16cid:durableId="925384143">
    <w:abstractNumId w:val="95"/>
  </w:num>
  <w:num w:numId="24" w16cid:durableId="541208972">
    <w:abstractNumId w:val="20"/>
  </w:num>
  <w:num w:numId="25" w16cid:durableId="34812554">
    <w:abstractNumId w:val="76"/>
  </w:num>
  <w:num w:numId="26" w16cid:durableId="236671482">
    <w:abstractNumId w:val="64"/>
  </w:num>
  <w:num w:numId="27" w16cid:durableId="1396970965">
    <w:abstractNumId w:val="110"/>
  </w:num>
  <w:num w:numId="28" w16cid:durableId="55782111">
    <w:abstractNumId w:val="39"/>
  </w:num>
  <w:num w:numId="29" w16cid:durableId="2091728217">
    <w:abstractNumId w:val="82"/>
  </w:num>
  <w:num w:numId="30" w16cid:durableId="1479496525">
    <w:abstractNumId w:val="90"/>
  </w:num>
  <w:num w:numId="31" w16cid:durableId="795562378">
    <w:abstractNumId w:val="21"/>
  </w:num>
  <w:num w:numId="32" w16cid:durableId="2052460792">
    <w:abstractNumId w:val="91"/>
  </w:num>
  <w:num w:numId="33" w16cid:durableId="2118599814">
    <w:abstractNumId w:val="37"/>
  </w:num>
  <w:num w:numId="34" w16cid:durableId="1158107645">
    <w:abstractNumId w:val="113"/>
  </w:num>
  <w:num w:numId="35" w16cid:durableId="1565216417">
    <w:abstractNumId w:val="11"/>
  </w:num>
  <w:num w:numId="36" w16cid:durableId="271977410">
    <w:abstractNumId w:val="24"/>
  </w:num>
  <w:num w:numId="37" w16cid:durableId="1124301329">
    <w:abstractNumId w:val="80"/>
  </w:num>
  <w:num w:numId="38" w16cid:durableId="1796483213">
    <w:abstractNumId w:val="92"/>
  </w:num>
  <w:num w:numId="39" w16cid:durableId="347101575">
    <w:abstractNumId w:val="57"/>
  </w:num>
  <w:num w:numId="40" w16cid:durableId="1468738351">
    <w:abstractNumId w:val="77"/>
  </w:num>
  <w:num w:numId="41" w16cid:durableId="1415123510">
    <w:abstractNumId w:val="16"/>
  </w:num>
  <w:num w:numId="42" w16cid:durableId="1941989592">
    <w:abstractNumId w:val="74"/>
  </w:num>
  <w:num w:numId="43" w16cid:durableId="1408113657">
    <w:abstractNumId w:val="83"/>
  </w:num>
  <w:num w:numId="44" w16cid:durableId="287393192">
    <w:abstractNumId w:val="65"/>
  </w:num>
  <w:num w:numId="45" w16cid:durableId="208345740">
    <w:abstractNumId w:val="60"/>
  </w:num>
  <w:num w:numId="46" w16cid:durableId="508107950">
    <w:abstractNumId w:val="102"/>
  </w:num>
  <w:num w:numId="47" w16cid:durableId="1349332078">
    <w:abstractNumId w:val="10"/>
  </w:num>
  <w:num w:numId="48" w16cid:durableId="1453550596">
    <w:abstractNumId w:val="86"/>
  </w:num>
  <w:num w:numId="49" w16cid:durableId="358700477">
    <w:abstractNumId w:val="43"/>
  </w:num>
  <w:num w:numId="50" w16cid:durableId="1408915164">
    <w:abstractNumId w:val="75"/>
  </w:num>
  <w:num w:numId="51" w16cid:durableId="540291920">
    <w:abstractNumId w:val="33"/>
  </w:num>
  <w:num w:numId="52" w16cid:durableId="524831621">
    <w:abstractNumId w:val="29"/>
  </w:num>
  <w:num w:numId="53" w16cid:durableId="738407399">
    <w:abstractNumId w:val="101"/>
  </w:num>
  <w:num w:numId="54" w16cid:durableId="460656368">
    <w:abstractNumId w:val="44"/>
  </w:num>
  <w:num w:numId="55" w16cid:durableId="672949263">
    <w:abstractNumId w:val="8"/>
  </w:num>
  <w:num w:numId="56" w16cid:durableId="1135214680">
    <w:abstractNumId w:val="94"/>
  </w:num>
  <w:num w:numId="57" w16cid:durableId="1865628211">
    <w:abstractNumId w:val="35"/>
  </w:num>
  <w:num w:numId="58" w16cid:durableId="189148842">
    <w:abstractNumId w:val="116"/>
  </w:num>
  <w:num w:numId="59" w16cid:durableId="1993944261">
    <w:abstractNumId w:val="63"/>
  </w:num>
  <w:num w:numId="60" w16cid:durableId="1925333107">
    <w:abstractNumId w:val="34"/>
  </w:num>
  <w:num w:numId="61" w16cid:durableId="1664701102">
    <w:abstractNumId w:val="19"/>
  </w:num>
  <w:num w:numId="62" w16cid:durableId="452019777">
    <w:abstractNumId w:val="71"/>
  </w:num>
  <w:num w:numId="63" w16cid:durableId="1277445142">
    <w:abstractNumId w:val="67"/>
  </w:num>
  <w:num w:numId="64" w16cid:durableId="1723553378">
    <w:abstractNumId w:val="81"/>
  </w:num>
  <w:num w:numId="65" w16cid:durableId="1665475986">
    <w:abstractNumId w:val="107"/>
  </w:num>
  <w:num w:numId="66" w16cid:durableId="255797549">
    <w:abstractNumId w:val="79"/>
  </w:num>
  <w:num w:numId="67" w16cid:durableId="1038966329">
    <w:abstractNumId w:val="18"/>
  </w:num>
  <w:num w:numId="68" w16cid:durableId="1216430369">
    <w:abstractNumId w:val="120"/>
  </w:num>
  <w:num w:numId="69" w16cid:durableId="1362976962">
    <w:abstractNumId w:val="26"/>
  </w:num>
  <w:num w:numId="70" w16cid:durableId="805196027">
    <w:abstractNumId w:val="1"/>
  </w:num>
  <w:num w:numId="71" w16cid:durableId="786772406">
    <w:abstractNumId w:val="30"/>
  </w:num>
  <w:num w:numId="72" w16cid:durableId="27025142">
    <w:abstractNumId w:val="98"/>
  </w:num>
  <w:num w:numId="73" w16cid:durableId="141776775">
    <w:abstractNumId w:val="88"/>
  </w:num>
  <w:num w:numId="74" w16cid:durableId="1476727473">
    <w:abstractNumId w:val="22"/>
  </w:num>
  <w:num w:numId="75" w16cid:durableId="1472482534">
    <w:abstractNumId w:val="72"/>
  </w:num>
  <w:num w:numId="76" w16cid:durableId="1489248537">
    <w:abstractNumId w:val="14"/>
  </w:num>
  <w:num w:numId="77" w16cid:durableId="1843811871">
    <w:abstractNumId w:val="2"/>
  </w:num>
  <w:num w:numId="78" w16cid:durableId="2134014195">
    <w:abstractNumId w:val="69"/>
  </w:num>
  <w:num w:numId="79" w16cid:durableId="394666871">
    <w:abstractNumId w:val="51"/>
  </w:num>
  <w:num w:numId="80" w16cid:durableId="2035810589">
    <w:abstractNumId w:val="59"/>
  </w:num>
  <w:num w:numId="81" w16cid:durableId="424572961">
    <w:abstractNumId w:val="121"/>
  </w:num>
  <w:num w:numId="82" w16cid:durableId="1064528087">
    <w:abstractNumId w:val="54"/>
  </w:num>
  <w:num w:numId="83" w16cid:durableId="1978222148">
    <w:abstractNumId w:val="99"/>
  </w:num>
  <w:num w:numId="84" w16cid:durableId="330528493">
    <w:abstractNumId w:val="48"/>
  </w:num>
  <w:num w:numId="85" w16cid:durableId="1584217169">
    <w:abstractNumId w:val="114"/>
  </w:num>
  <w:num w:numId="86" w16cid:durableId="1030838802">
    <w:abstractNumId w:val="89"/>
  </w:num>
  <w:num w:numId="87" w16cid:durableId="1145317607">
    <w:abstractNumId w:val="112"/>
  </w:num>
  <w:num w:numId="88" w16cid:durableId="1723480476">
    <w:abstractNumId w:val="84"/>
  </w:num>
  <w:num w:numId="89" w16cid:durableId="665864712">
    <w:abstractNumId w:val="105"/>
  </w:num>
  <w:num w:numId="90" w16cid:durableId="1613703807">
    <w:abstractNumId w:val="85"/>
  </w:num>
  <w:num w:numId="91" w16cid:durableId="954673661">
    <w:abstractNumId w:val="32"/>
  </w:num>
  <w:num w:numId="92" w16cid:durableId="1052079847">
    <w:abstractNumId w:val="109"/>
  </w:num>
  <w:num w:numId="93" w16cid:durableId="1714305437">
    <w:abstractNumId w:val="13"/>
  </w:num>
  <w:num w:numId="94" w16cid:durableId="1758399299">
    <w:abstractNumId w:val="7"/>
  </w:num>
  <w:num w:numId="95" w16cid:durableId="2089380079">
    <w:abstractNumId w:val="62"/>
  </w:num>
  <w:num w:numId="96" w16cid:durableId="1449352189">
    <w:abstractNumId w:val="17"/>
  </w:num>
  <w:num w:numId="97" w16cid:durableId="1708068584">
    <w:abstractNumId w:val="93"/>
  </w:num>
  <w:num w:numId="98" w16cid:durableId="88240391">
    <w:abstractNumId w:val="6"/>
  </w:num>
  <w:num w:numId="99" w16cid:durableId="1093360679">
    <w:abstractNumId w:val="58"/>
  </w:num>
  <w:num w:numId="100" w16cid:durableId="1682514442">
    <w:abstractNumId w:val="118"/>
  </w:num>
  <w:num w:numId="101" w16cid:durableId="855921654">
    <w:abstractNumId w:val="68"/>
  </w:num>
  <w:num w:numId="102" w16cid:durableId="1157500161">
    <w:abstractNumId w:val="100"/>
  </w:num>
  <w:num w:numId="103" w16cid:durableId="1129009333">
    <w:abstractNumId w:val="119"/>
  </w:num>
  <w:num w:numId="104" w16cid:durableId="146824069">
    <w:abstractNumId w:val="50"/>
  </w:num>
  <w:num w:numId="105" w16cid:durableId="2049447907">
    <w:abstractNumId w:val="9"/>
  </w:num>
  <w:num w:numId="106" w16cid:durableId="967511186">
    <w:abstractNumId w:val="0"/>
  </w:num>
  <w:num w:numId="107" w16cid:durableId="630356450">
    <w:abstractNumId w:val="47"/>
  </w:num>
  <w:num w:numId="108" w16cid:durableId="2046905448">
    <w:abstractNumId w:val="12"/>
  </w:num>
  <w:num w:numId="109" w16cid:durableId="40062776">
    <w:abstractNumId w:val="78"/>
  </w:num>
  <w:num w:numId="110" w16cid:durableId="1973367577">
    <w:abstractNumId w:val="111"/>
  </w:num>
  <w:num w:numId="111" w16cid:durableId="1647469581">
    <w:abstractNumId w:val="4"/>
  </w:num>
  <w:num w:numId="112" w16cid:durableId="16808081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736704566">
    <w:abstractNumId w:val="97"/>
  </w:num>
  <w:num w:numId="114" w16cid:durableId="710426542">
    <w:abstractNumId w:val="38"/>
  </w:num>
  <w:num w:numId="115" w16cid:durableId="1093744109">
    <w:abstractNumId w:val="23"/>
  </w:num>
  <w:num w:numId="116" w16cid:durableId="211507617">
    <w:abstractNumId w:val="56"/>
  </w:num>
  <w:num w:numId="117" w16cid:durableId="61175134">
    <w:abstractNumId w:val="103"/>
  </w:num>
  <w:num w:numId="118" w16cid:durableId="1667896624">
    <w:abstractNumId w:val="25"/>
  </w:num>
  <w:num w:numId="119" w16cid:durableId="151486334">
    <w:abstractNumId w:val="31"/>
  </w:num>
  <w:num w:numId="120" w16cid:durableId="1813473885">
    <w:abstractNumId w:val="55"/>
  </w:num>
  <w:num w:numId="121" w16cid:durableId="1491484372">
    <w:abstractNumId w:val="117"/>
  </w:num>
  <w:num w:numId="122" w16cid:durableId="1686134568">
    <w:abstractNumId w:val="104"/>
  </w:num>
  <w:numIdMacAtCleanup w:val="1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4"/>
    <w:rsid w:val="00001720"/>
    <w:rsid w:val="00003901"/>
    <w:rsid w:val="00010A04"/>
    <w:rsid w:val="00011A02"/>
    <w:rsid w:val="00011E42"/>
    <w:rsid w:val="00012DE3"/>
    <w:rsid w:val="000142F4"/>
    <w:rsid w:val="00015558"/>
    <w:rsid w:val="000172AA"/>
    <w:rsid w:val="00020687"/>
    <w:rsid w:val="000234F6"/>
    <w:rsid w:val="0003072C"/>
    <w:rsid w:val="00031F37"/>
    <w:rsid w:val="000321AE"/>
    <w:rsid w:val="000332BD"/>
    <w:rsid w:val="00034C95"/>
    <w:rsid w:val="00037B6F"/>
    <w:rsid w:val="0004298E"/>
    <w:rsid w:val="00042AFE"/>
    <w:rsid w:val="00042C84"/>
    <w:rsid w:val="000454DF"/>
    <w:rsid w:val="000467DF"/>
    <w:rsid w:val="00047DB3"/>
    <w:rsid w:val="00047FDB"/>
    <w:rsid w:val="00056DD3"/>
    <w:rsid w:val="00057D0D"/>
    <w:rsid w:val="00064320"/>
    <w:rsid w:val="00066057"/>
    <w:rsid w:val="000672F9"/>
    <w:rsid w:val="00067896"/>
    <w:rsid w:val="000701FB"/>
    <w:rsid w:val="00070413"/>
    <w:rsid w:val="00074F89"/>
    <w:rsid w:val="000770AC"/>
    <w:rsid w:val="000773D5"/>
    <w:rsid w:val="00080BE6"/>
    <w:rsid w:val="000818D8"/>
    <w:rsid w:val="000825A4"/>
    <w:rsid w:val="00084A8E"/>
    <w:rsid w:val="00085CAD"/>
    <w:rsid w:val="00085D10"/>
    <w:rsid w:val="000865AB"/>
    <w:rsid w:val="000865DB"/>
    <w:rsid w:val="00090EF3"/>
    <w:rsid w:val="00091BEF"/>
    <w:rsid w:val="00094AC5"/>
    <w:rsid w:val="00095E0A"/>
    <w:rsid w:val="0009752E"/>
    <w:rsid w:val="000978E7"/>
    <w:rsid w:val="00097FBC"/>
    <w:rsid w:val="000A0FF3"/>
    <w:rsid w:val="000A100D"/>
    <w:rsid w:val="000A2951"/>
    <w:rsid w:val="000A5C3C"/>
    <w:rsid w:val="000A7712"/>
    <w:rsid w:val="000B0769"/>
    <w:rsid w:val="000B2DC2"/>
    <w:rsid w:val="000B58C7"/>
    <w:rsid w:val="000B7770"/>
    <w:rsid w:val="000C2425"/>
    <w:rsid w:val="000C362A"/>
    <w:rsid w:val="000C383A"/>
    <w:rsid w:val="000C3E4F"/>
    <w:rsid w:val="000C430E"/>
    <w:rsid w:val="000C4622"/>
    <w:rsid w:val="000D0393"/>
    <w:rsid w:val="000D0F78"/>
    <w:rsid w:val="000D141D"/>
    <w:rsid w:val="000D6631"/>
    <w:rsid w:val="000D68D8"/>
    <w:rsid w:val="000E18C6"/>
    <w:rsid w:val="000E1D1A"/>
    <w:rsid w:val="000E39F2"/>
    <w:rsid w:val="000F2112"/>
    <w:rsid w:val="000F59C8"/>
    <w:rsid w:val="000F67AA"/>
    <w:rsid w:val="000F67EA"/>
    <w:rsid w:val="000F6D09"/>
    <w:rsid w:val="00100511"/>
    <w:rsid w:val="00104279"/>
    <w:rsid w:val="00104F92"/>
    <w:rsid w:val="00111CAD"/>
    <w:rsid w:val="001120B3"/>
    <w:rsid w:val="00114875"/>
    <w:rsid w:val="0011513C"/>
    <w:rsid w:val="00116D23"/>
    <w:rsid w:val="001221EE"/>
    <w:rsid w:val="00123FDA"/>
    <w:rsid w:val="0012516C"/>
    <w:rsid w:val="00125442"/>
    <w:rsid w:val="001307CB"/>
    <w:rsid w:val="00132DB9"/>
    <w:rsid w:val="00132F7D"/>
    <w:rsid w:val="00140891"/>
    <w:rsid w:val="00141E81"/>
    <w:rsid w:val="00141FEE"/>
    <w:rsid w:val="00142C31"/>
    <w:rsid w:val="0014357A"/>
    <w:rsid w:val="001439C1"/>
    <w:rsid w:val="00143E0C"/>
    <w:rsid w:val="0015020E"/>
    <w:rsid w:val="00152D29"/>
    <w:rsid w:val="0015477A"/>
    <w:rsid w:val="001548B3"/>
    <w:rsid w:val="00155120"/>
    <w:rsid w:val="0015544E"/>
    <w:rsid w:val="001635EF"/>
    <w:rsid w:val="00163BDD"/>
    <w:rsid w:val="0016486F"/>
    <w:rsid w:val="00166528"/>
    <w:rsid w:val="00166549"/>
    <w:rsid w:val="00166E75"/>
    <w:rsid w:val="001700D1"/>
    <w:rsid w:val="0017343D"/>
    <w:rsid w:val="001827EA"/>
    <w:rsid w:val="00185754"/>
    <w:rsid w:val="00190E35"/>
    <w:rsid w:val="001912B7"/>
    <w:rsid w:val="001932EE"/>
    <w:rsid w:val="00193831"/>
    <w:rsid w:val="00193BC9"/>
    <w:rsid w:val="00193FD6"/>
    <w:rsid w:val="00194648"/>
    <w:rsid w:val="00194A9C"/>
    <w:rsid w:val="001A1478"/>
    <w:rsid w:val="001A185C"/>
    <w:rsid w:val="001A2F56"/>
    <w:rsid w:val="001A359E"/>
    <w:rsid w:val="001B2E17"/>
    <w:rsid w:val="001C04AB"/>
    <w:rsid w:val="001C2B45"/>
    <w:rsid w:val="001C2C75"/>
    <w:rsid w:val="001C77C0"/>
    <w:rsid w:val="001D0EF8"/>
    <w:rsid w:val="001D36D6"/>
    <w:rsid w:val="001D4911"/>
    <w:rsid w:val="001E108B"/>
    <w:rsid w:val="001E255E"/>
    <w:rsid w:val="001E4218"/>
    <w:rsid w:val="001E4E92"/>
    <w:rsid w:val="001E550E"/>
    <w:rsid w:val="001E588D"/>
    <w:rsid w:val="001E5EA5"/>
    <w:rsid w:val="001E61D6"/>
    <w:rsid w:val="001E7B39"/>
    <w:rsid w:val="001E7E9F"/>
    <w:rsid w:val="001F03C5"/>
    <w:rsid w:val="001F21FD"/>
    <w:rsid w:val="001F2FC9"/>
    <w:rsid w:val="001F38FE"/>
    <w:rsid w:val="001F3B9E"/>
    <w:rsid w:val="001F5460"/>
    <w:rsid w:val="00201FBD"/>
    <w:rsid w:val="00202FF9"/>
    <w:rsid w:val="0021049C"/>
    <w:rsid w:val="0021267A"/>
    <w:rsid w:val="0021498B"/>
    <w:rsid w:val="00214A94"/>
    <w:rsid w:val="00214E59"/>
    <w:rsid w:val="00216C87"/>
    <w:rsid w:val="00220954"/>
    <w:rsid w:val="00223463"/>
    <w:rsid w:val="00223857"/>
    <w:rsid w:val="00226633"/>
    <w:rsid w:val="00230110"/>
    <w:rsid w:val="00244007"/>
    <w:rsid w:val="00245BA3"/>
    <w:rsid w:val="0025003C"/>
    <w:rsid w:val="002503FD"/>
    <w:rsid w:val="00250471"/>
    <w:rsid w:val="00250B88"/>
    <w:rsid w:val="0025181B"/>
    <w:rsid w:val="00251CA9"/>
    <w:rsid w:val="00253884"/>
    <w:rsid w:val="00253DD9"/>
    <w:rsid w:val="00255D6F"/>
    <w:rsid w:val="002570DE"/>
    <w:rsid w:val="00257CFA"/>
    <w:rsid w:val="00260D9C"/>
    <w:rsid w:val="0026401E"/>
    <w:rsid w:val="0026534A"/>
    <w:rsid w:val="00265D52"/>
    <w:rsid w:val="00266D72"/>
    <w:rsid w:val="0027124C"/>
    <w:rsid w:val="0027208F"/>
    <w:rsid w:val="00273E28"/>
    <w:rsid w:val="002832B2"/>
    <w:rsid w:val="002834A0"/>
    <w:rsid w:val="002839F8"/>
    <w:rsid w:val="002843F6"/>
    <w:rsid w:val="0028742F"/>
    <w:rsid w:val="0028799E"/>
    <w:rsid w:val="00287FA1"/>
    <w:rsid w:val="002921FC"/>
    <w:rsid w:val="002932A5"/>
    <w:rsid w:val="0029418E"/>
    <w:rsid w:val="00294F7B"/>
    <w:rsid w:val="00295F97"/>
    <w:rsid w:val="0029602C"/>
    <w:rsid w:val="00296E0A"/>
    <w:rsid w:val="002A0A1D"/>
    <w:rsid w:val="002A18C4"/>
    <w:rsid w:val="002A2396"/>
    <w:rsid w:val="002A3E86"/>
    <w:rsid w:val="002A727A"/>
    <w:rsid w:val="002B0C98"/>
    <w:rsid w:val="002B3263"/>
    <w:rsid w:val="002B4C18"/>
    <w:rsid w:val="002B501B"/>
    <w:rsid w:val="002B5C31"/>
    <w:rsid w:val="002B7917"/>
    <w:rsid w:val="002C247D"/>
    <w:rsid w:val="002C6FE2"/>
    <w:rsid w:val="002C702D"/>
    <w:rsid w:val="002C740F"/>
    <w:rsid w:val="002D22E0"/>
    <w:rsid w:val="002D2828"/>
    <w:rsid w:val="002D511D"/>
    <w:rsid w:val="002D7B4C"/>
    <w:rsid w:val="002E01CB"/>
    <w:rsid w:val="002E14F2"/>
    <w:rsid w:val="002E1A6D"/>
    <w:rsid w:val="002E21F5"/>
    <w:rsid w:val="002E3E57"/>
    <w:rsid w:val="002E479F"/>
    <w:rsid w:val="002E605A"/>
    <w:rsid w:val="002F0DF4"/>
    <w:rsid w:val="002F15FB"/>
    <w:rsid w:val="002F1C5F"/>
    <w:rsid w:val="002F4ECC"/>
    <w:rsid w:val="002F58C7"/>
    <w:rsid w:val="002F69E0"/>
    <w:rsid w:val="002F6B22"/>
    <w:rsid w:val="002F6C3C"/>
    <w:rsid w:val="002F77C8"/>
    <w:rsid w:val="002F7ED3"/>
    <w:rsid w:val="00302617"/>
    <w:rsid w:val="00305501"/>
    <w:rsid w:val="00307CE7"/>
    <w:rsid w:val="00307E2D"/>
    <w:rsid w:val="003105AA"/>
    <w:rsid w:val="00310D49"/>
    <w:rsid w:val="003157B0"/>
    <w:rsid w:val="003169EB"/>
    <w:rsid w:val="00317737"/>
    <w:rsid w:val="00320FC5"/>
    <w:rsid w:val="00321728"/>
    <w:rsid w:val="00321F96"/>
    <w:rsid w:val="00323FF5"/>
    <w:rsid w:val="0032466D"/>
    <w:rsid w:val="003253EE"/>
    <w:rsid w:val="003268C8"/>
    <w:rsid w:val="0032780A"/>
    <w:rsid w:val="00330132"/>
    <w:rsid w:val="00330CE1"/>
    <w:rsid w:val="00330F6D"/>
    <w:rsid w:val="00332C2A"/>
    <w:rsid w:val="0033419D"/>
    <w:rsid w:val="00334ADE"/>
    <w:rsid w:val="00336AD9"/>
    <w:rsid w:val="00341E6A"/>
    <w:rsid w:val="003434E6"/>
    <w:rsid w:val="0034351E"/>
    <w:rsid w:val="003436FF"/>
    <w:rsid w:val="00343742"/>
    <w:rsid w:val="00346C48"/>
    <w:rsid w:val="003506F2"/>
    <w:rsid w:val="00352E9F"/>
    <w:rsid w:val="00356269"/>
    <w:rsid w:val="00357E81"/>
    <w:rsid w:val="00364BBF"/>
    <w:rsid w:val="00367A8E"/>
    <w:rsid w:val="00367FD3"/>
    <w:rsid w:val="00370D18"/>
    <w:rsid w:val="00374F1C"/>
    <w:rsid w:val="00377B89"/>
    <w:rsid w:val="00377C99"/>
    <w:rsid w:val="003845BD"/>
    <w:rsid w:val="00384BDB"/>
    <w:rsid w:val="0038720A"/>
    <w:rsid w:val="003900E8"/>
    <w:rsid w:val="00395008"/>
    <w:rsid w:val="0039517E"/>
    <w:rsid w:val="00395556"/>
    <w:rsid w:val="003962EC"/>
    <w:rsid w:val="003A1D9C"/>
    <w:rsid w:val="003A4C2E"/>
    <w:rsid w:val="003A6C43"/>
    <w:rsid w:val="003A7BDB"/>
    <w:rsid w:val="003A7E39"/>
    <w:rsid w:val="003B100B"/>
    <w:rsid w:val="003B1B79"/>
    <w:rsid w:val="003B20C5"/>
    <w:rsid w:val="003B31AE"/>
    <w:rsid w:val="003B50A6"/>
    <w:rsid w:val="003B5475"/>
    <w:rsid w:val="003B57EB"/>
    <w:rsid w:val="003B5D56"/>
    <w:rsid w:val="003B6522"/>
    <w:rsid w:val="003B72DD"/>
    <w:rsid w:val="003B72E4"/>
    <w:rsid w:val="003C0507"/>
    <w:rsid w:val="003C3EA1"/>
    <w:rsid w:val="003C419D"/>
    <w:rsid w:val="003C4B6C"/>
    <w:rsid w:val="003C4E2F"/>
    <w:rsid w:val="003C55E8"/>
    <w:rsid w:val="003C5F3F"/>
    <w:rsid w:val="003C6048"/>
    <w:rsid w:val="003D293B"/>
    <w:rsid w:val="003D2A72"/>
    <w:rsid w:val="003D33B9"/>
    <w:rsid w:val="003D40AB"/>
    <w:rsid w:val="003D7087"/>
    <w:rsid w:val="003D7962"/>
    <w:rsid w:val="003D7C06"/>
    <w:rsid w:val="003E02AD"/>
    <w:rsid w:val="003E11BF"/>
    <w:rsid w:val="003E3205"/>
    <w:rsid w:val="003E5D69"/>
    <w:rsid w:val="003F041E"/>
    <w:rsid w:val="003F264C"/>
    <w:rsid w:val="003F3A87"/>
    <w:rsid w:val="003F4E05"/>
    <w:rsid w:val="003F7500"/>
    <w:rsid w:val="0040078C"/>
    <w:rsid w:val="00400C2D"/>
    <w:rsid w:val="0040121F"/>
    <w:rsid w:val="00401426"/>
    <w:rsid w:val="004025B3"/>
    <w:rsid w:val="004025FD"/>
    <w:rsid w:val="0040381E"/>
    <w:rsid w:val="004055D2"/>
    <w:rsid w:val="00410990"/>
    <w:rsid w:val="00410A10"/>
    <w:rsid w:val="004155D9"/>
    <w:rsid w:val="004175E5"/>
    <w:rsid w:val="00421AD5"/>
    <w:rsid w:val="0042243F"/>
    <w:rsid w:val="004239B3"/>
    <w:rsid w:val="004246CE"/>
    <w:rsid w:val="00425F7C"/>
    <w:rsid w:val="0042665F"/>
    <w:rsid w:val="00426BD9"/>
    <w:rsid w:val="00430422"/>
    <w:rsid w:val="00431F3B"/>
    <w:rsid w:val="0043202B"/>
    <w:rsid w:val="0043286B"/>
    <w:rsid w:val="004374B7"/>
    <w:rsid w:val="00441E0C"/>
    <w:rsid w:val="00446B62"/>
    <w:rsid w:val="00453025"/>
    <w:rsid w:val="00453A0B"/>
    <w:rsid w:val="004550B2"/>
    <w:rsid w:val="00455E58"/>
    <w:rsid w:val="004575AD"/>
    <w:rsid w:val="00457C6E"/>
    <w:rsid w:val="00462C1E"/>
    <w:rsid w:val="00464A02"/>
    <w:rsid w:val="004664E6"/>
    <w:rsid w:val="00467018"/>
    <w:rsid w:val="004701DC"/>
    <w:rsid w:val="00473E54"/>
    <w:rsid w:val="00476452"/>
    <w:rsid w:val="004764FB"/>
    <w:rsid w:val="00483633"/>
    <w:rsid w:val="0048494D"/>
    <w:rsid w:val="0048510A"/>
    <w:rsid w:val="00490D43"/>
    <w:rsid w:val="00491788"/>
    <w:rsid w:val="004924D5"/>
    <w:rsid w:val="004927C6"/>
    <w:rsid w:val="00492C57"/>
    <w:rsid w:val="004934A3"/>
    <w:rsid w:val="00494500"/>
    <w:rsid w:val="00496855"/>
    <w:rsid w:val="00497ED2"/>
    <w:rsid w:val="004A01FF"/>
    <w:rsid w:val="004A026A"/>
    <w:rsid w:val="004A1B9A"/>
    <w:rsid w:val="004A3292"/>
    <w:rsid w:val="004A427D"/>
    <w:rsid w:val="004A7C8F"/>
    <w:rsid w:val="004B0B15"/>
    <w:rsid w:val="004B20BD"/>
    <w:rsid w:val="004B433E"/>
    <w:rsid w:val="004B4464"/>
    <w:rsid w:val="004B6870"/>
    <w:rsid w:val="004B7B57"/>
    <w:rsid w:val="004C1186"/>
    <w:rsid w:val="004C11EF"/>
    <w:rsid w:val="004C16B5"/>
    <w:rsid w:val="004C1A38"/>
    <w:rsid w:val="004C362B"/>
    <w:rsid w:val="004C6B88"/>
    <w:rsid w:val="004D03FD"/>
    <w:rsid w:val="004D0B8F"/>
    <w:rsid w:val="004D2347"/>
    <w:rsid w:val="004D396D"/>
    <w:rsid w:val="004D6204"/>
    <w:rsid w:val="004D7CA7"/>
    <w:rsid w:val="004E0034"/>
    <w:rsid w:val="004E289D"/>
    <w:rsid w:val="004E2E83"/>
    <w:rsid w:val="004E671A"/>
    <w:rsid w:val="004E7543"/>
    <w:rsid w:val="004E79EB"/>
    <w:rsid w:val="004F0DE2"/>
    <w:rsid w:val="004F10F0"/>
    <w:rsid w:val="004F20B4"/>
    <w:rsid w:val="004F60A7"/>
    <w:rsid w:val="004F72F9"/>
    <w:rsid w:val="004F7512"/>
    <w:rsid w:val="004F7C9B"/>
    <w:rsid w:val="005000B6"/>
    <w:rsid w:val="00500C22"/>
    <w:rsid w:val="00500EF8"/>
    <w:rsid w:val="0050223F"/>
    <w:rsid w:val="005030F0"/>
    <w:rsid w:val="0050313E"/>
    <w:rsid w:val="0050334E"/>
    <w:rsid w:val="00504C42"/>
    <w:rsid w:val="00504EC6"/>
    <w:rsid w:val="005120F2"/>
    <w:rsid w:val="005125A2"/>
    <w:rsid w:val="005135B6"/>
    <w:rsid w:val="0051378F"/>
    <w:rsid w:val="005201FD"/>
    <w:rsid w:val="00520720"/>
    <w:rsid w:val="00520A3C"/>
    <w:rsid w:val="00520EFB"/>
    <w:rsid w:val="00521A47"/>
    <w:rsid w:val="0052717F"/>
    <w:rsid w:val="00527236"/>
    <w:rsid w:val="005303B3"/>
    <w:rsid w:val="00530EEB"/>
    <w:rsid w:val="00532953"/>
    <w:rsid w:val="00533CFC"/>
    <w:rsid w:val="00534EA9"/>
    <w:rsid w:val="005369CE"/>
    <w:rsid w:val="005408AC"/>
    <w:rsid w:val="00543C19"/>
    <w:rsid w:val="005446FD"/>
    <w:rsid w:val="0054697B"/>
    <w:rsid w:val="0055036D"/>
    <w:rsid w:val="005504E8"/>
    <w:rsid w:val="0055149B"/>
    <w:rsid w:val="00552252"/>
    <w:rsid w:val="00552BF2"/>
    <w:rsid w:val="00555F33"/>
    <w:rsid w:val="00560356"/>
    <w:rsid w:val="00560E88"/>
    <w:rsid w:val="0056440A"/>
    <w:rsid w:val="0056516A"/>
    <w:rsid w:val="00567A1E"/>
    <w:rsid w:val="00571AB5"/>
    <w:rsid w:val="005730E3"/>
    <w:rsid w:val="005737A5"/>
    <w:rsid w:val="00575D4A"/>
    <w:rsid w:val="00576695"/>
    <w:rsid w:val="00576AF8"/>
    <w:rsid w:val="00580512"/>
    <w:rsid w:val="005840D0"/>
    <w:rsid w:val="00584EF9"/>
    <w:rsid w:val="005860CC"/>
    <w:rsid w:val="00590C62"/>
    <w:rsid w:val="00591403"/>
    <w:rsid w:val="00591AF8"/>
    <w:rsid w:val="00592B0B"/>
    <w:rsid w:val="005960EE"/>
    <w:rsid w:val="005964B5"/>
    <w:rsid w:val="005A2417"/>
    <w:rsid w:val="005A5054"/>
    <w:rsid w:val="005A6DF9"/>
    <w:rsid w:val="005B2275"/>
    <w:rsid w:val="005B2584"/>
    <w:rsid w:val="005B2D06"/>
    <w:rsid w:val="005B35AF"/>
    <w:rsid w:val="005B3636"/>
    <w:rsid w:val="005B3A69"/>
    <w:rsid w:val="005B5123"/>
    <w:rsid w:val="005B542E"/>
    <w:rsid w:val="005C3975"/>
    <w:rsid w:val="005C6C1B"/>
    <w:rsid w:val="005C71BD"/>
    <w:rsid w:val="005C7917"/>
    <w:rsid w:val="005C7D1D"/>
    <w:rsid w:val="005D0F70"/>
    <w:rsid w:val="005D30A5"/>
    <w:rsid w:val="005E0B63"/>
    <w:rsid w:val="005F06F9"/>
    <w:rsid w:val="005F1BB3"/>
    <w:rsid w:val="005F3640"/>
    <w:rsid w:val="005F3EE7"/>
    <w:rsid w:val="005F542C"/>
    <w:rsid w:val="005F7C09"/>
    <w:rsid w:val="00601743"/>
    <w:rsid w:val="006035B5"/>
    <w:rsid w:val="006057F7"/>
    <w:rsid w:val="00606F81"/>
    <w:rsid w:val="0061062E"/>
    <w:rsid w:val="00612078"/>
    <w:rsid w:val="00614FAC"/>
    <w:rsid w:val="00615A12"/>
    <w:rsid w:val="00617DBC"/>
    <w:rsid w:val="00624DC7"/>
    <w:rsid w:val="00627074"/>
    <w:rsid w:val="006276D0"/>
    <w:rsid w:val="006308C0"/>
    <w:rsid w:val="006314B6"/>
    <w:rsid w:val="00633A97"/>
    <w:rsid w:val="00634DD1"/>
    <w:rsid w:val="00634F8B"/>
    <w:rsid w:val="0063674A"/>
    <w:rsid w:val="00636C15"/>
    <w:rsid w:val="00640660"/>
    <w:rsid w:val="00640AED"/>
    <w:rsid w:val="00640C47"/>
    <w:rsid w:val="00640D44"/>
    <w:rsid w:val="0064326D"/>
    <w:rsid w:val="00643DCC"/>
    <w:rsid w:val="00645932"/>
    <w:rsid w:val="00645B8C"/>
    <w:rsid w:val="00646111"/>
    <w:rsid w:val="0065070B"/>
    <w:rsid w:val="00650990"/>
    <w:rsid w:val="00650B0A"/>
    <w:rsid w:val="006544AC"/>
    <w:rsid w:val="00654C4D"/>
    <w:rsid w:val="00656B79"/>
    <w:rsid w:val="006575DD"/>
    <w:rsid w:val="00666D9E"/>
    <w:rsid w:val="0066722F"/>
    <w:rsid w:val="00671ADF"/>
    <w:rsid w:val="00674D51"/>
    <w:rsid w:val="006801F9"/>
    <w:rsid w:val="00681F96"/>
    <w:rsid w:val="006827CB"/>
    <w:rsid w:val="00683E23"/>
    <w:rsid w:val="00684579"/>
    <w:rsid w:val="00685D4C"/>
    <w:rsid w:val="006862C7"/>
    <w:rsid w:val="0068646B"/>
    <w:rsid w:val="00690BA7"/>
    <w:rsid w:val="006913E0"/>
    <w:rsid w:val="00693BEB"/>
    <w:rsid w:val="006943DA"/>
    <w:rsid w:val="006A1B07"/>
    <w:rsid w:val="006A40BE"/>
    <w:rsid w:val="006A49C0"/>
    <w:rsid w:val="006A517F"/>
    <w:rsid w:val="006A7005"/>
    <w:rsid w:val="006A7BF7"/>
    <w:rsid w:val="006B3560"/>
    <w:rsid w:val="006B4597"/>
    <w:rsid w:val="006B487A"/>
    <w:rsid w:val="006B5300"/>
    <w:rsid w:val="006B72CB"/>
    <w:rsid w:val="006C08F8"/>
    <w:rsid w:val="006C0F4C"/>
    <w:rsid w:val="006C25F9"/>
    <w:rsid w:val="006C2C5D"/>
    <w:rsid w:val="006C3462"/>
    <w:rsid w:val="006C435B"/>
    <w:rsid w:val="006C5829"/>
    <w:rsid w:val="006D0274"/>
    <w:rsid w:val="006D1160"/>
    <w:rsid w:val="006D14AD"/>
    <w:rsid w:val="006D314D"/>
    <w:rsid w:val="006D39C4"/>
    <w:rsid w:val="006D73AD"/>
    <w:rsid w:val="006D7636"/>
    <w:rsid w:val="006D77E7"/>
    <w:rsid w:val="006E00C8"/>
    <w:rsid w:val="006E120E"/>
    <w:rsid w:val="006E13AF"/>
    <w:rsid w:val="006E3EB0"/>
    <w:rsid w:val="006E4C55"/>
    <w:rsid w:val="006E73B5"/>
    <w:rsid w:val="006F11D2"/>
    <w:rsid w:val="006F151E"/>
    <w:rsid w:val="006F1648"/>
    <w:rsid w:val="006F3A4A"/>
    <w:rsid w:val="006F3EFA"/>
    <w:rsid w:val="006F43E2"/>
    <w:rsid w:val="006F5CEB"/>
    <w:rsid w:val="006F6219"/>
    <w:rsid w:val="0070237A"/>
    <w:rsid w:val="00705FBA"/>
    <w:rsid w:val="00706622"/>
    <w:rsid w:val="00706CFD"/>
    <w:rsid w:val="0071171E"/>
    <w:rsid w:val="00715C80"/>
    <w:rsid w:val="00720CF9"/>
    <w:rsid w:val="00722654"/>
    <w:rsid w:val="00723985"/>
    <w:rsid w:val="00724AA7"/>
    <w:rsid w:val="00724AD2"/>
    <w:rsid w:val="007315E1"/>
    <w:rsid w:val="00735302"/>
    <w:rsid w:val="007367E2"/>
    <w:rsid w:val="007406D2"/>
    <w:rsid w:val="00741EE6"/>
    <w:rsid w:val="00744399"/>
    <w:rsid w:val="007444A8"/>
    <w:rsid w:val="007470D6"/>
    <w:rsid w:val="007471C0"/>
    <w:rsid w:val="00750EC3"/>
    <w:rsid w:val="00752B5F"/>
    <w:rsid w:val="00753E8F"/>
    <w:rsid w:val="00757BAF"/>
    <w:rsid w:val="00761B81"/>
    <w:rsid w:val="00761BFA"/>
    <w:rsid w:val="007631F3"/>
    <w:rsid w:val="00764FA0"/>
    <w:rsid w:val="00766D81"/>
    <w:rsid w:val="00767C00"/>
    <w:rsid w:val="007702A3"/>
    <w:rsid w:val="00770A89"/>
    <w:rsid w:val="0077191F"/>
    <w:rsid w:val="00774B7E"/>
    <w:rsid w:val="00777864"/>
    <w:rsid w:val="00777BBA"/>
    <w:rsid w:val="00781845"/>
    <w:rsid w:val="0078449B"/>
    <w:rsid w:val="00784D05"/>
    <w:rsid w:val="00785495"/>
    <w:rsid w:val="007877AD"/>
    <w:rsid w:val="007903A1"/>
    <w:rsid w:val="00791711"/>
    <w:rsid w:val="0079254B"/>
    <w:rsid w:val="00794EE7"/>
    <w:rsid w:val="007978F4"/>
    <w:rsid w:val="007A0E61"/>
    <w:rsid w:val="007A1E6D"/>
    <w:rsid w:val="007A26A5"/>
    <w:rsid w:val="007A28E0"/>
    <w:rsid w:val="007A2D4B"/>
    <w:rsid w:val="007A5A17"/>
    <w:rsid w:val="007A628D"/>
    <w:rsid w:val="007A6601"/>
    <w:rsid w:val="007B3212"/>
    <w:rsid w:val="007B4482"/>
    <w:rsid w:val="007D120F"/>
    <w:rsid w:val="007D2242"/>
    <w:rsid w:val="007D3175"/>
    <w:rsid w:val="007D3511"/>
    <w:rsid w:val="007D3E74"/>
    <w:rsid w:val="007D56AD"/>
    <w:rsid w:val="007E4CC1"/>
    <w:rsid w:val="007E5BA6"/>
    <w:rsid w:val="007F1211"/>
    <w:rsid w:val="007F6B4D"/>
    <w:rsid w:val="00800536"/>
    <w:rsid w:val="00800CF7"/>
    <w:rsid w:val="008029CB"/>
    <w:rsid w:val="00802E7F"/>
    <w:rsid w:val="00807277"/>
    <w:rsid w:val="008107FD"/>
    <w:rsid w:val="00812463"/>
    <w:rsid w:val="008128CE"/>
    <w:rsid w:val="00812FBF"/>
    <w:rsid w:val="0081463F"/>
    <w:rsid w:val="00814B8E"/>
    <w:rsid w:val="00814D9C"/>
    <w:rsid w:val="00814F40"/>
    <w:rsid w:val="0081547E"/>
    <w:rsid w:val="0081558B"/>
    <w:rsid w:val="00815808"/>
    <w:rsid w:val="0081600F"/>
    <w:rsid w:val="00816786"/>
    <w:rsid w:val="00816A97"/>
    <w:rsid w:val="008176DA"/>
    <w:rsid w:val="00817F8F"/>
    <w:rsid w:val="00820E1A"/>
    <w:rsid w:val="00833C6F"/>
    <w:rsid w:val="0083406B"/>
    <w:rsid w:val="00837827"/>
    <w:rsid w:val="0084324F"/>
    <w:rsid w:val="00851FE4"/>
    <w:rsid w:val="008539C6"/>
    <w:rsid w:val="00853A76"/>
    <w:rsid w:val="008540E3"/>
    <w:rsid w:val="008563B7"/>
    <w:rsid w:val="00856774"/>
    <w:rsid w:val="0086048C"/>
    <w:rsid w:val="00861AD6"/>
    <w:rsid w:val="00862014"/>
    <w:rsid w:val="0086283E"/>
    <w:rsid w:val="00863E3C"/>
    <w:rsid w:val="00865471"/>
    <w:rsid w:val="008662FF"/>
    <w:rsid w:val="0086688A"/>
    <w:rsid w:val="00866D5B"/>
    <w:rsid w:val="008675C2"/>
    <w:rsid w:val="008702A6"/>
    <w:rsid w:val="008728E6"/>
    <w:rsid w:val="008733B7"/>
    <w:rsid w:val="00875E83"/>
    <w:rsid w:val="0088091F"/>
    <w:rsid w:val="00881794"/>
    <w:rsid w:val="0088252F"/>
    <w:rsid w:val="00883B66"/>
    <w:rsid w:val="008841A2"/>
    <w:rsid w:val="008878B6"/>
    <w:rsid w:val="00890013"/>
    <w:rsid w:val="008901B6"/>
    <w:rsid w:val="00893337"/>
    <w:rsid w:val="008950F4"/>
    <w:rsid w:val="008954CF"/>
    <w:rsid w:val="0089577F"/>
    <w:rsid w:val="00895C51"/>
    <w:rsid w:val="00896A85"/>
    <w:rsid w:val="008A0C77"/>
    <w:rsid w:val="008A41B7"/>
    <w:rsid w:val="008A5119"/>
    <w:rsid w:val="008B0816"/>
    <w:rsid w:val="008B5372"/>
    <w:rsid w:val="008B5EB7"/>
    <w:rsid w:val="008B6101"/>
    <w:rsid w:val="008B7338"/>
    <w:rsid w:val="008C0499"/>
    <w:rsid w:val="008C61C6"/>
    <w:rsid w:val="008C6605"/>
    <w:rsid w:val="008D0920"/>
    <w:rsid w:val="008D0EF2"/>
    <w:rsid w:val="008D3B0B"/>
    <w:rsid w:val="008D5682"/>
    <w:rsid w:val="008E0FEC"/>
    <w:rsid w:val="008E2DE7"/>
    <w:rsid w:val="008E6295"/>
    <w:rsid w:val="008E66B2"/>
    <w:rsid w:val="008E7551"/>
    <w:rsid w:val="008F1292"/>
    <w:rsid w:val="008F201E"/>
    <w:rsid w:val="008F543A"/>
    <w:rsid w:val="008F6972"/>
    <w:rsid w:val="00901B2B"/>
    <w:rsid w:val="00901CD7"/>
    <w:rsid w:val="009079F1"/>
    <w:rsid w:val="0091028E"/>
    <w:rsid w:val="009104A8"/>
    <w:rsid w:val="009113D3"/>
    <w:rsid w:val="00911488"/>
    <w:rsid w:val="00912841"/>
    <w:rsid w:val="009153AC"/>
    <w:rsid w:val="00917636"/>
    <w:rsid w:val="00917FC7"/>
    <w:rsid w:val="009213B3"/>
    <w:rsid w:val="009233F0"/>
    <w:rsid w:val="009246B9"/>
    <w:rsid w:val="00924BC4"/>
    <w:rsid w:val="00925C8F"/>
    <w:rsid w:val="00930529"/>
    <w:rsid w:val="0093424E"/>
    <w:rsid w:val="0093774D"/>
    <w:rsid w:val="00941693"/>
    <w:rsid w:val="0094188E"/>
    <w:rsid w:val="00941955"/>
    <w:rsid w:val="00942078"/>
    <w:rsid w:val="00942599"/>
    <w:rsid w:val="009441DC"/>
    <w:rsid w:val="00944A58"/>
    <w:rsid w:val="00946DE0"/>
    <w:rsid w:val="00947B98"/>
    <w:rsid w:val="00950EF4"/>
    <w:rsid w:val="00952E3D"/>
    <w:rsid w:val="00953F4A"/>
    <w:rsid w:val="00954991"/>
    <w:rsid w:val="00961FF2"/>
    <w:rsid w:val="00973795"/>
    <w:rsid w:val="00975CCC"/>
    <w:rsid w:val="009801CD"/>
    <w:rsid w:val="0098060E"/>
    <w:rsid w:val="00981395"/>
    <w:rsid w:val="009827D6"/>
    <w:rsid w:val="00982E83"/>
    <w:rsid w:val="0098376D"/>
    <w:rsid w:val="00983AD5"/>
    <w:rsid w:val="009850F4"/>
    <w:rsid w:val="00987477"/>
    <w:rsid w:val="00990905"/>
    <w:rsid w:val="00990AA9"/>
    <w:rsid w:val="00990B5C"/>
    <w:rsid w:val="00991292"/>
    <w:rsid w:val="00991BC2"/>
    <w:rsid w:val="00994072"/>
    <w:rsid w:val="009949ED"/>
    <w:rsid w:val="0099550E"/>
    <w:rsid w:val="0099593B"/>
    <w:rsid w:val="00995961"/>
    <w:rsid w:val="00996CAB"/>
    <w:rsid w:val="00997648"/>
    <w:rsid w:val="009A05E6"/>
    <w:rsid w:val="009A0FCB"/>
    <w:rsid w:val="009A21F9"/>
    <w:rsid w:val="009A4D7E"/>
    <w:rsid w:val="009A6884"/>
    <w:rsid w:val="009B0465"/>
    <w:rsid w:val="009B0E29"/>
    <w:rsid w:val="009B1574"/>
    <w:rsid w:val="009B1AE9"/>
    <w:rsid w:val="009B1E22"/>
    <w:rsid w:val="009B2DD5"/>
    <w:rsid w:val="009B31F7"/>
    <w:rsid w:val="009B329D"/>
    <w:rsid w:val="009B3AF0"/>
    <w:rsid w:val="009B45BA"/>
    <w:rsid w:val="009B53FD"/>
    <w:rsid w:val="009B5EA0"/>
    <w:rsid w:val="009C0C95"/>
    <w:rsid w:val="009C2655"/>
    <w:rsid w:val="009C2BA5"/>
    <w:rsid w:val="009C2C3F"/>
    <w:rsid w:val="009C4CE8"/>
    <w:rsid w:val="009C7737"/>
    <w:rsid w:val="009D2872"/>
    <w:rsid w:val="009D5A34"/>
    <w:rsid w:val="009D6A61"/>
    <w:rsid w:val="009E050D"/>
    <w:rsid w:val="009E2413"/>
    <w:rsid w:val="009E29FC"/>
    <w:rsid w:val="009E389A"/>
    <w:rsid w:val="009E5DCE"/>
    <w:rsid w:val="009E5FDD"/>
    <w:rsid w:val="009E6B24"/>
    <w:rsid w:val="009E6CE6"/>
    <w:rsid w:val="009F2326"/>
    <w:rsid w:val="009F2608"/>
    <w:rsid w:val="009F375E"/>
    <w:rsid w:val="009F3DB8"/>
    <w:rsid w:val="009F62FC"/>
    <w:rsid w:val="009F6DED"/>
    <w:rsid w:val="00A000B4"/>
    <w:rsid w:val="00A00EAE"/>
    <w:rsid w:val="00A01C39"/>
    <w:rsid w:val="00A035AE"/>
    <w:rsid w:val="00A03A7E"/>
    <w:rsid w:val="00A0469B"/>
    <w:rsid w:val="00A04DE1"/>
    <w:rsid w:val="00A04DF2"/>
    <w:rsid w:val="00A062E5"/>
    <w:rsid w:val="00A13BDE"/>
    <w:rsid w:val="00A1739B"/>
    <w:rsid w:val="00A173E3"/>
    <w:rsid w:val="00A174E9"/>
    <w:rsid w:val="00A20999"/>
    <w:rsid w:val="00A21D00"/>
    <w:rsid w:val="00A22155"/>
    <w:rsid w:val="00A2270B"/>
    <w:rsid w:val="00A23737"/>
    <w:rsid w:val="00A2480D"/>
    <w:rsid w:val="00A24980"/>
    <w:rsid w:val="00A26DDD"/>
    <w:rsid w:val="00A347D2"/>
    <w:rsid w:val="00A3594A"/>
    <w:rsid w:val="00A35B09"/>
    <w:rsid w:val="00A368EA"/>
    <w:rsid w:val="00A40FA6"/>
    <w:rsid w:val="00A41A3A"/>
    <w:rsid w:val="00A43A2A"/>
    <w:rsid w:val="00A46759"/>
    <w:rsid w:val="00A50873"/>
    <w:rsid w:val="00A50B0D"/>
    <w:rsid w:val="00A525C0"/>
    <w:rsid w:val="00A5391B"/>
    <w:rsid w:val="00A53C84"/>
    <w:rsid w:val="00A54CA6"/>
    <w:rsid w:val="00A54FB1"/>
    <w:rsid w:val="00A55F72"/>
    <w:rsid w:val="00A56200"/>
    <w:rsid w:val="00A56C23"/>
    <w:rsid w:val="00A56DF7"/>
    <w:rsid w:val="00A578F6"/>
    <w:rsid w:val="00A6208B"/>
    <w:rsid w:val="00A64985"/>
    <w:rsid w:val="00A65D89"/>
    <w:rsid w:val="00A71C24"/>
    <w:rsid w:val="00A725F2"/>
    <w:rsid w:val="00A732BA"/>
    <w:rsid w:val="00A81FCF"/>
    <w:rsid w:val="00A8396A"/>
    <w:rsid w:val="00A91585"/>
    <w:rsid w:val="00A92DA3"/>
    <w:rsid w:val="00A936D7"/>
    <w:rsid w:val="00A95B68"/>
    <w:rsid w:val="00AA0A16"/>
    <w:rsid w:val="00AA2126"/>
    <w:rsid w:val="00AA44C6"/>
    <w:rsid w:val="00AA4E59"/>
    <w:rsid w:val="00AA5FC2"/>
    <w:rsid w:val="00AA6ED5"/>
    <w:rsid w:val="00AB06C9"/>
    <w:rsid w:val="00AB07DE"/>
    <w:rsid w:val="00AB3F29"/>
    <w:rsid w:val="00AB4154"/>
    <w:rsid w:val="00AB4A31"/>
    <w:rsid w:val="00AC013F"/>
    <w:rsid w:val="00AC0311"/>
    <w:rsid w:val="00AC11A7"/>
    <w:rsid w:val="00AC517D"/>
    <w:rsid w:val="00AC5394"/>
    <w:rsid w:val="00AC5F58"/>
    <w:rsid w:val="00AD0B43"/>
    <w:rsid w:val="00AD0DCB"/>
    <w:rsid w:val="00AD0E18"/>
    <w:rsid w:val="00AD1F14"/>
    <w:rsid w:val="00AD21B7"/>
    <w:rsid w:val="00AD5A5C"/>
    <w:rsid w:val="00AE4102"/>
    <w:rsid w:val="00AE689E"/>
    <w:rsid w:val="00AE71D2"/>
    <w:rsid w:val="00AE726F"/>
    <w:rsid w:val="00AF0AB5"/>
    <w:rsid w:val="00AF311D"/>
    <w:rsid w:val="00AF3743"/>
    <w:rsid w:val="00AF3CFA"/>
    <w:rsid w:val="00AF759E"/>
    <w:rsid w:val="00B0083D"/>
    <w:rsid w:val="00B00E35"/>
    <w:rsid w:val="00B01389"/>
    <w:rsid w:val="00B049C5"/>
    <w:rsid w:val="00B07085"/>
    <w:rsid w:val="00B104D3"/>
    <w:rsid w:val="00B10BD2"/>
    <w:rsid w:val="00B15D6E"/>
    <w:rsid w:val="00B21E26"/>
    <w:rsid w:val="00B221D1"/>
    <w:rsid w:val="00B22A2F"/>
    <w:rsid w:val="00B23100"/>
    <w:rsid w:val="00B23618"/>
    <w:rsid w:val="00B23EDE"/>
    <w:rsid w:val="00B30730"/>
    <w:rsid w:val="00B31901"/>
    <w:rsid w:val="00B32208"/>
    <w:rsid w:val="00B34388"/>
    <w:rsid w:val="00B35862"/>
    <w:rsid w:val="00B35B12"/>
    <w:rsid w:val="00B3600F"/>
    <w:rsid w:val="00B37E4D"/>
    <w:rsid w:val="00B4125F"/>
    <w:rsid w:val="00B42C8D"/>
    <w:rsid w:val="00B4589F"/>
    <w:rsid w:val="00B45CA7"/>
    <w:rsid w:val="00B5013A"/>
    <w:rsid w:val="00B5410A"/>
    <w:rsid w:val="00B6082D"/>
    <w:rsid w:val="00B612AA"/>
    <w:rsid w:val="00B61B57"/>
    <w:rsid w:val="00B62667"/>
    <w:rsid w:val="00B6358D"/>
    <w:rsid w:val="00B64022"/>
    <w:rsid w:val="00B64515"/>
    <w:rsid w:val="00B65191"/>
    <w:rsid w:val="00B65735"/>
    <w:rsid w:val="00B65D15"/>
    <w:rsid w:val="00B66685"/>
    <w:rsid w:val="00B66750"/>
    <w:rsid w:val="00B7145A"/>
    <w:rsid w:val="00B744BC"/>
    <w:rsid w:val="00B7721D"/>
    <w:rsid w:val="00B776D1"/>
    <w:rsid w:val="00B81261"/>
    <w:rsid w:val="00B81AA8"/>
    <w:rsid w:val="00B82CB2"/>
    <w:rsid w:val="00B84DF3"/>
    <w:rsid w:val="00B8699E"/>
    <w:rsid w:val="00B915EA"/>
    <w:rsid w:val="00B9482B"/>
    <w:rsid w:val="00BA07DA"/>
    <w:rsid w:val="00BA5606"/>
    <w:rsid w:val="00BB07BC"/>
    <w:rsid w:val="00BB32BB"/>
    <w:rsid w:val="00BB35E6"/>
    <w:rsid w:val="00BB6CB8"/>
    <w:rsid w:val="00BB7847"/>
    <w:rsid w:val="00BB7EDA"/>
    <w:rsid w:val="00BB7F95"/>
    <w:rsid w:val="00BC10A1"/>
    <w:rsid w:val="00BC1AC5"/>
    <w:rsid w:val="00BC319D"/>
    <w:rsid w:val="00BC4C01"/>
    <w:rsid w:val="00BD051F"/>
    <w:rsid w:val="00BD1DD3"/>
    <w:rsid w:val="00BD603D"/>
    <w:rsid w:val="00BD61DB"/>
    <w:rsid w:val="00BD6490"/>
    <w:rsid w:val="00BD6CB9"/>
    <w:rsid w:val="00BD717A"/>
    <w:rsid w:val="00BE0BC2"/>
    <w:rsid w:val="00BE11E2"/>
    <w:rsid w:val="00BE1D9C"/>
    <w:rsid w:val="00BE2614"/>
    <w:rsid w:val="00BE2A46"/>
    <w:rsid w:val="00BE3D6C"/>
    <w:rsid w:val="00BE56A3"/>
    <w:rsid w:val="00BF0A95"/>
    <w:rsid w:val="00BF33E3"/>
    <w:rsid w:val="00BF455F"/>
    <w:rsid w:val="00BF5235"/>
    <w:rsid w:val="00BF7673"/>
    <w:rsid w:val="00C004D7"/>
    <w:rsid w:val="00C01CF0"/>
    <w:rsid w:val="00C05081"/>
    <w:rsid w:val="00C05D9A"/>
    <w:rsid w:val="00C10C2A"/>
    <w:rsid w:val="00C130B5"/>
    <w:rsid w:val="00C14297"/>
    <w:rsid w:val="00C15241"/>
    <w:rsid w:val="00C20023"/>
    <w:rsid w:val="00C20637"/>
    <w:rsid w:val="00C21111"/>
    <w:rsid w:val="00C233D4"/>
    <w:rsid w:val="00C24D29"/>
    <w:rsid w:val="00C256A1"/>
    <w:rsid w:val="00C2700C"/>
    <w:rsid w:val="00C27DA9"/>
    <w:rsid w:val="00C325DE"/>
    <w:rsid w:val="00C33DED"/>
    <w:rsid w:val="00C33F68"/>
    <w:rsid w:val="00C36F45"/>
    <w:rsid w:val="00C41CD6"/>
    <w:rsid w:val="00C43105"/>
    <w:rsid w:val="00C43956"/>
    <w:rsid w:val="00C44A78"/>
    <w:rsid w:val="00C4622A"/>
    <w:rsid w:val="00C47416"/>
    <w:rsid w:val="00C50F85"/>
    <w:rsid w:val="00C512A4"/>
    <w:rsid w:val="00C5177E"/>
    <w:rsid w:val="00C5360A"/>
    <w:rsid w:val="00C54937"/>
    <w:rsid w:val="00C549DE"/>
    <w:rsid w:val="00C56E43"/>
    <w:rsid w:val="00C60D17"/>
    <w:rsid w:val="00C62E89"/>
    <w:rsid w:val="00C64B9C"/>
    <w:rsid w:val="00C66C40"/>
    <w:rsid w:val="00C67B22"/>
    <w:rsid w:val="00C727DA"/>
    <w:rsid w:val="00C768CF"/>
    <w:rsid w:val="00C76B2B"/>
    <w:rsid w:val="00C82C55"/>
    <w:rsid w:val="00C8304A"/>
    <w:rsid w:val="00C84C36"/>
    <w:rsid w:val="00C93311"/>
    <w:rsid w:val="00C9332B"/>
    <w:rsid w:val="00C941F4"/>
    <w:rsid w:val="00C9492A"/>
    <w:rsid w:val="00C94B47"/>
    <w:rsid w:val="00C95F49"/>
    <w:rsid w:val="00C96482"/>
    <w:rsid w:val="00C96EBB"/>
    <w:rsid w:val="00CA1903"/>
    <w:rsid w:val="00CA25F0"/>
    <w:rsid w:val="00CA2686"/>
    <w:rsid w:val="00CA5115"/>
    <w:rsid w:val="00CA5E20"/>
    <w:rsid w:val="00CB661F"/>
    <w:rsid w:val="00CB6977"/>
    <w:rsid w:val="00CB7BA5"/>
    <w:rsid w:val="00CC0762"/>
    <w:rsid w:val="00CC2126"/>
    <w:rsid w:val="00CC3146"/>
    <w:rsid w:val="00CC46AB"/>
    <w:rsid w:val="00CC5456"/>
    <w:rsid w:val="00CC58FE"/>
    <w:rsid w:val="00CD1F4A"/>
    <w:rsid w:val="00CD2D31"/>
    <w:rsid w:val="00CD3F0F"/>
    <w:rsid w:val="00CD4508"/>
    <w:rsid w:val="00CD5589"/>
    <w:rsid w:val="00CD64D1"/>
    <w:rsid w:val="00CE01B9"/>
    <w:rsid w:val="00CE0379"/>
    <w:rsid w:val="00CE1FC4"/>
    <w:rsid w:val="00CE2426"/>
    <w:rsid w:val="00CE4BA4"/>
    <w:rsid w:val="00CE4C28"/>
    <w:rsid w:val="00CE5A30"/>
    <w:rsid w:val="00CE5D2A"/>
    <w:rsid w:val="00CE7605"/>
    <w:rsid w:val="00CE77C9"/>
    <w:rsid w:val="00CF32AE"/>
    <w:rsid w:val="00D05A9E"/>
    <w:rsid w:val="00D0624F"/>
    <w:rsid w:val="00D14452"/>
    <w:rsid w:val="00D1508E"/>
    <w:rsid w:val="00D15C9E"/>
    <w:rsid w:val="00D1600A"/>
    <w:rsid w:val="00D1622F"/>
    <w:rsid w:val="00D16D1C"/>
    <w:rsid w:val="00D17BEC"/>
    <w:rsid w:val="00D22116"/>
    <w:rsid w:val="00D239DC"/>
    <w:rsid w:val="00D263C7"/>
    <w:rsid w:val="00D30C64"/>
    <w:rsid w:val="00D32935"/>
    <w:rsid w:val="00D35C24"/>
    <w:rsid w:val="00D37E50"/>
    <w:rsid w:val="00D42740"/>
    <w:rsid w:val="00D42DD5"/>
    <w:rsid w:val="00D431F5"/>
    <w:rsid w:val="00D43758"/>
    <w:rsid w:val="00D4518C"/>
    <w:rsid w:val="00D457D8"/>
    <w:rsid w:val="00D45DDF"/>
    <w:rsid w:val="00D46904"/>
    <w:rsid w:val="00D46C6F"/>
    <w:rsid w:val="00D5026D"/>
    <w:rsid w:val="00D51D63"/>
    <w:rsid w:val="00D527A3"/>
    <w:rsid w:val="00D56CA0"/>
    <w:rsid w:val="00D60738"/>
    <w:rsid w:val="00D60BCA"/>
    <w:rsid w:val="00D63120"/>
    <w:rsid w:val="00D6452D"/>
    <w:rsid w:val="00D64C4F"/>
    <w:rsid w:val="00D656F8"/>
    <w:rsid w:val="00D66303"/>
    <w:rsid w:val="00D67B78"/>
    <w:rsid w:val="00D7294B"/>
    <w:rsid w:val="00D72CD3"/>
    <w:rsid w:val="00D76B4E"/>
    <w:rsid w:val="00D77DC7"/>
    <w:rsid w:val="00D82C4C"/>
    <w:rsid w:val="00D87628"/>
    <w:rsid w:val="00D905CF"/>
    <w:rsid w:val="00D90F76"/>
    <w:rsid w:val="00D92AAD"/>
    <w:rsid w:val="00D92BA4"/>
    <w:rsid w:val="00D932A7"/>
    <w:rsid w:val="00D938FE"/>
    <w:rsid w:val="00D95B2E"/>
    <w:rsid w:val="00D95C37"/>
    <w:rsid w:val="00DA17E1"/>
    <w:rsid w:val="00DA1903"/>
    <w:rsid w:val="00DA23CD"/>
    <w:rsid w:val="00DA313D"/>
    <w:rsid w:val="00DA5275"/>
    <w:rsid w:val="00DA5F24"/>
    <w:rsid w:val="00DA74E8"/>
    <w:rsid w:val="00DC1E05"/>
    <w:rsid w:val="00DC1FF8"/>
    <w:rsid w:val="00DC2483"/>
    <w:rsid w:val="00DC250C"/>
    <w:rsid w:val="00DC4741"/>
    <w:rsid w:val="00DC6237"/>
    <w:rsid w:val="00DC649E"/>
    <w:rsid w:val="00DD0EB3"/>
    <w:rsid w:val="00DD1309"/>
    <w:rsid w:val="00DD2D09"/>
    <w:rsid w:val="00DD54FA"/>
    <w:rsid w:val="00DD5A9E"/>
    <w:rsid w:val="00DD7380"/>
    <w:rsid w:val="00DE19E8"/>
    <w:rsid w:val="00DE2EE9"/>
    <w:rsid w:val="00DE6A2D"/>
    <w:rsid w:val="00DF10F0"/>
    <w:rsid w:val="00DF4FB1"/>
    <w:rsid w:val="00DF560F"/>
    <w:rsid w:val="00E0165F"/>
    <w:rsid w:val="00E01C2E"/>
    <w:rsid w:val="00E01E4B"/>
    <w:rsid w:val="00E0284E"/>
    <w:rsid w:val="00E02A6D"/>
    <w:rsid w:val="00E02CBE"/>
    <w:rsid w:val="00E02FF8"/>
    <w:rsid w:val="00E0317A"/>
    <w:rsid w:val="00E04EF2"/>
    <w:rsid w:val="00E05448"/>
    <w:rsid w:val="00E06AA2"/>
    <w:rsid w:val="00E06F0C"/>
    <w:rsid w:val="00E0738A"/>
    <w:rsid w:val="00E1022F"/>
    <w:rsid w:val="00E12FB0"/>
    <w:rsid w:val="00E130F6"/>
    <w:rsid w:val="00E14021"/>
    <w:rsid w:val="00E153CE"/>
    <w:rsid w:val="00E159DB"/>
    <w:rsid w:val="00E16246"/>
    <w:rsid w:val="00E163D7"/>
    <w:rsid w:val="00E1747F"/>
    <w:rsid w:val="00E2045D"/>
    <w:rsid w:val="00E220C6"/>
    <w:rsid w:val="00E23D50"/>
    <w:rsid w:val="00E24FA9"/>
    <w:rsid w:val="00E2730E"/>
    <w:rsid w:val="00E30E9E"/>
    <w:rsid w:val="00E32CC5"/>
    <w:rsid w:val="00E3376E"/>
    <w:rsid w:val="00E35C2D"/>
    <w:rsid w:val="00E373EC"/>
    <w:rsid w:val="00E42B3A"/>
    <w:rsid w:val="00E45383"/>
    <w:rsid w:val="00E456F4"/>
    <w:rsid w:val="00E45AC2"/>
    <w:rsid w:val="00E46144"/>
    <w:rsid w:val="00E46C6D"/>
    <w:rsid w:val="00E46FA2"/>
    <w:rsid w:val="00E556FD"/>
    <w:rsid w:val="00E56D3E"/>
    <w:rsid w:val="00E62C39"/>
    <w:rsid w:val="00E66998"/>
    <w:rsid w:val="00E66B48"/>
    <w:rsid w:val="00E67C72"/>
    <w:rsid w:val="00E71FED"/>
    <w:rsid w:val="00E72AB6"/>
    <w:rsid w:val="00E73233"/>
    <w:rsid w:val="00E762B9"/>
    <w:rsid w:val="00E76BBE"/>
    <w:rsid w:val="00E76EDD"/>
    <w:rsid w:val="00E7788E"/>
    <w:rsid w:val="00E82187"/>
    <w:rsid w:val="00E8338C"/>
    <w:rsid w:val="00E91031"/>
    <w:rsid w:val="00E95B62"/>
    <w:rsid w:val="00E9696E"/>
    <w:rsid w:val="00EA076A"/>
    <w:rsid w:val="00EA1103"/>
    <w:rsid w:val="00EA4FCC"/>
    <w:rsid w:val="00EA5D17"/>
    <w:rsid w:val="00EB0E11"/>
    <w:rsid w:val="00EB3CF9"/>
    <w:rsid w:val="00EB416A"/>
    <w:rsid w:val="00EB444E"/>
    <w:rsid w:val="00EB44BF"/>
    <w:rsid w:val="00EB526A"/>
    <w:rsid w:val="00EB5997"/>
    <w:rsid w:val="00EB6C6D"/>
    <w:rsid w:val="00EB6F47"/>
    <w:rsid w:val="00EB76AF"/>
    <w:rsid w:val="00EC3D60"/>
    <w:rsid w:val="00EC4DEB"/>
    <w:rsid w:val="00EC52CC"/>
    <w:rsid w:val="00EC683C"/>
    <w:rsid w:val="00EC7B79"/>
    <w:rsid w:val="00ED30B5"/>
    <w:rsid w:val="00ED407E"/>
    <w:rsid w:val="00ED46E8"/>
    <w:rsid w:val="00ED647F"/>
    <w:rsid w:val="00EE3AD2"/>
    <w:rsid w:val="00EE3D5D"/>
    <w:rsid w:val="00EF06D7"/>
    <w:rsid w:val="00EF1F9B"/>
    <w:rsid w:val="00EF219A"/>
    <w:rsid w:val="00EF6F78"/>
    <w:rsid w:val="00F01DCA"/>
    <w:rsid w:val="00F065A0"/>
    <w:rsid w:val="00F10121"/>
    <w:rsid w:val="00F11D9F"/>
    <w:rsid w:val="00F135AE"/>
    <w:rsid w:val="00F15FED"/>
    <w:rsid w:val="00F22DC8"/>
    <w:rsid w:val="00F22E3C"/>
    <w:rsid w:val="00F24C33"/>
    <w:rsid w:val="00F25FCA"/>
    <w:rsid w:val="00F26FBB"/>
    <w:rsid w:val="00F31544"/>
    <w:rsid w:val="00F33C0F"/>
    <w:rsid w:val="00F34FE6"/>
    <w:rsid w:val="00F3738E"/>
    <w:rsid w:val="00F45A97"/>
    <w:rsid w:val="00F56C3E"/>
    <w:rsid w:val="00F60707"/>
    <w:rsid w:val="00F63387"/>
    <w:rsid w:val="00F651B3"/>
    <w:rsid w:val="00F653C7"/>
    <w:rsid w:val="00F654D9"/>
    <w:rsid w:val="00F73449"/>
    <w:rsid w:val="00F74925"/>
    <w:rsid w:val="00F7757A"/>
    <w:rsid w:val="00F77D30"/>
    <w:rsid w:val="00F832E5"/>
    <w:rsid w:val="00F86DE2"/>
    <w:rsid w:val="00F87D72"/>
    <w:rsid w:val="00F93069"/>
    <w:rsid w:val="00F932FD"/>
    <w:rsid w:val="00F93AEC"/>
    <w:rsid w:val="00F95D2C"/>
    <w:rsid w:val="00F95E0A"/>
    <w:rsid w:val="00FA0BF5"/>
    <w:rsid w:val="00FA1C49"/>
    <w:rsid w:val="00FA2150"/>
    <w:rsid w:val="00FA2E90"/>
    <w:rsid w:val="00FA497F"/>
    <w:rsid w:val="00FA599D"/>
    <w:rsid w:val="00FA692E"/>
    <w:rsid w:val="00FA6DDE"/>
    <w:rsid w:val="00FA7AA6"/>
    <w:rsid w:val="00FB0632"/>
    <w:rsid w:val="00FB134C"/>
    <w:rsid w:val="00FB28AB"/>
    <w:rsid w:val="00FB2B10"/>
    <w:rsid w:val="00FB447C"/>
    <w:rsid w:val="00FB547D"/>
    <w:rsid w:val="00FB5E3A"/>
    <w:rsid w:val="00FB78DF"/>
    <w:rsid w:val="00FC0254"/>
    <w:rsid w:val="00FC0C19"/>
    <w:rsid w:val="00FC19F6"/>
    <w:rsid w:val="00FC1D72"/>
    <w:rsid w:val="00FC3504"/>
    <w:rsid w:val="00FC391E"/>
    <w:rsid w:val="00FC4AF1"/>
    <w:rsid w:val="00FC643F"/>
    <w:rsid w:val="00FD0226"/>
    <w:rsid w:val="00FD24AF"/>
    <w:rsid w:val="00FD26B7"/>
    <w:rsid w:val="00FD2796"/>
    <w:rsid w:val="00FD3416"/>
    <w:rsid w:val="00FE2308"/>
    <w:rsid w:val="00FE3EB4"/>
    <w:rsid w:val="00FE4B31"/>
    <w:rsid w:val="00FE5403"/>
    <w:rsid w:val="00FE6651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E45C"/>
  <w15:chartTrackingRefBased/>
  <w15:docId w15:val="{2F65AEAB-DB16-4BFF-96B6-E8889A63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4D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Heading5"/>
    <w:next w:val="Normal"/>
    <w:link w:val="Heading4Char"/>
    <w:qFormat/>
    <w:rsid w:val="00534EA9"/>
    <w:pPr>
      <w:keepNext w:val="0"/>
      <w:keepLines w:val="0"/>
      <w:spacing w:before="0" w:line="240" w:lineRule="auto"/>
      <w:jc w:val="both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C0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43DA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94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3DA"/>
  </w:style>
  <w:style w:type="paragraph" w:styleId="Footer">
    <w:name w:val="footer"/>
    <w:basedOn w:val="Normal"/>
    <w:link w:val="FooterChar"/>
    <w:uiPriority w:val="99"/>
    <w:unhideWhenUsed/>
    <w:rsid w:val="00694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3DA"/>
  </w:style>
  <w:style w:type="paragraph" w:styleId="ListParagraph">
    <w:name w:val="List Paragraph"/>
    <w:basedOn w:val="Normal"/>
    <w:link w:val="ListParagraphChar"/>
    <w:uiPriority w:val="34"/>
    <w:qFormat/>
    <w:rsid w:val="003253EE"/>
    <w:pPr>
      <w:spacing w:before="60" w:after="60" w:line="240" w:lineRule="auto"/>
      <w:ind w:left="720"/>
      <w:contextualSpacing/>
    </w:pPr>
    <w:rPr>
      <w:rFonts w:eastAsia="SimSun" w:cs="Times New Roman"/>
      <w:lang w:eastAsia="zh-CN"/>
    </w:rPr>
  </w:style>
  <w:style w:type="character" w:styleId="IntenseEmphasis">
    <w:name w:val="Intense Emphasis"/>
    <w:basedOn w:val="DefaultParagraphFont"/>
    <w:uiPriority w:val="21"/>
    <w:qFormat/>
    <w:rsid w:val="001E7E9F"/>
    <w:rPr>
      <w:rFonts w:ascii="Lucida Handwriting" w:hAnsi="Lucida Handwriting"/>
      <w:i/>
      <w:iCs/>
      <w:color w:val="4472C4" w:themeColor="accent1"/>
      <w:sz w:val="20"/>
      <w:szCs w:val="20"/>
    </w:rPr>
  </w:style>
  <w:style w:type="paragraph" w:styleId="BodyText">
    <w:name w:val="Body Text"/>
    <w:basedOn w:val="Normal"/>
    <w:link w:val="BodyTextChar"/>
    <w:rsid w:val="000234F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234F6"/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basedOn w:val="Normal"/>
    <w:link w:val="SubheadingChar"/>
    <w:qFormat/>
    <w:rsid w:val="001E7B39"/>
    <w:pPr>
      <w:spacing w:before="60" w:after="120" w:line="240" w:lineRule="auto"/>
    </w:pPr>
    <w:rPr>
      <w:rFonts w:eastAsia="SimSun" w:cs="Arial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1E7B3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EF1F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0" w:author="mary.inoue@fap.local" w:date="2026-09-22T12:41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sz w:val="24"/>
      <w:szCs w:val="24"/>
      <w:lang w:val="pt-BR"/>
      <w:rPrChange w:id="0" w:author="mary.inoue@fap.local" w:date="2026-09-22T12:41:00Z">
        <w:rPr>
          <w:rFonts w:ascii="Calibri" w:eastAsiaTheme="minorHAnsi" w:hAnsi="Calibri" w:cs="Calibri"/>
          <w:color w:val="000000"/>
          <w:sz w:val="24"/>
          <w:szCs w:val="24"/>
          <w:lang w:val="en-US" w:eastAsia="en-US" w:bidi="ar-SA"/>
        </w:rPr>
      </w:rPrChange>
    </w:rPr>
  </w:style>
  <w:style w:type="paragraph" w:styleId="NoSpacing">
    <w:name w:val="No Spacing"/>
    <w:uiPriority w:val="1"/>
    <w:qFormat/>
    <w:rsid w:val="002F0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4D"/>
    <w:rPr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DCB"/>
    <w:rPr>
      <w:rFonts w:eastAsia="SimSun" w:cs="Times New Roman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34EA9"/>
    <w:rPr>
      <w:rFonts w:ascii="Arial" w:eastAsia="Times New Roman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34EA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odyText2">
    <w:name w:val="Body Text 2"/>
    <w:basedOn w:val="Normal"/>
    <w:link w:val="BodyText2Char"/>
    <w:semiHidden/>
    <w:rsid w:val="00534EA9"/>
    <w:pPr>
      <w:tabs>
        <w:tab w:val="left" w:pos="-720"/>
      </w:tabs>
      <w:suppressAutoHyphens/>
      <w:spacing w:after="0" w:line="204" w:lineRule="auto"/>
    </w:pPr>
    <w:rPr>
      <w:rFonts w:ascii="Arial" w:eastAsia="Times New Roman" w:hAnsi="Arial" w:cs="Times New Roman"/>
      <w:spacing w:val="-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534EA9"/>
    <w:rPr>
      <w:rFonts w:ascii="Arial" w:eastAsia="Times New Roman" w:hAnsi="Arial" w:cs="Times New Roman"/>
      <w:spacing w:val="-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34EA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4EA9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534EA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EA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EA9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EA9"/>
    <w:rPr>
      <w:rFonts w:ascii="Segoe UI" w:hAnsi="Segoe UI" w:cs="Segoe UI"/>
      <w:sz w:val="18"/>
      <w:szCs w:val="18"/>
      <w:lang w:val="en-US"/>
    </w:rPr>
  </w:style>
  <w:style w:type="paragraph" w:styleId="Subtitle">
    <w:name w:val="Subtitle"/>
    <w:basedOn w:val="Normal"/>
    <w:link w:val="SubtitleChar"/>
    <w:qFormat/>
    <w:rsid w:val="00534EA9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534EA9"/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534EA9"/>
    <w:pPr>
      <w:spacing w:after="0" w:line="240" w:lineRule="auto"/>
    </w:pPr>
    <w:rPr>
      <w:lang w:val="en-US"/>
    </w:rPr>
  </w:style>
  <w:style w:type="paragraph" w:customStyle="1" w:styleId="COP-H1">
    <w:name w:val="COP-H1"/>
    <w:basedOn w:val="Normal"/>
    <w:link w:val="COP-H1Char"/>
    <w:qFormat/>
    <w:rsid w:val="00534EA9"/>
    <w:rPr>
      <w:rFonts w:eastAsia="Times New Roman" w:cs="Arial"/>
      <w:b/>
      <w:sz w:val="28"/>
    </w:rPr>
  </w:style>
  <w:style w:type="paragraph" w:customStyle="1" w:styleId="Intro-H2">
    <w:name w:val="Intro-H2"/>
    <w:basedOn w:val="Normal"/>
    <w:link w:val="Intro-H2Char"/>
    <w:rsid w:val="00534EA9"/>
    <w:pPr>
      <w:spacing w:before="60" w:after="60" w:line="240" w:lineRule="auto"/>
    </w:pPr>
    <w:rPr>
      <w:rFonts w:cs="Arial"/>
      <w:b/>
      <w:lang w:val="en-US"/>
    </w:rPr>
  </w:style>
  <w:style w:type="character" w:customStyle="1" w:styleId="COP-H1Char">
    <w:name w:val="COP-H1 Char"/>
    <w:basedOn w:val="DefaultParagraphFont"/>
    <w:link w:val="COP-H1"/>
    <w:rsid w:val="00534EA9"/>
    <w:rPr>
      <w:rFonts w:eastAsia="Times New Roman" w:cs="Arial"/>
      <w:b/>
      <w:sz w:val="28"/>
    </w:rPr>
  </w:style>
  <w:style w:type="character" w:customStyle="1" w:styleId="Intro-H2Char">
    <w:name w:val="Intro-H2 Char"/>
    <w:basedOn w:val="DefaultParagraphFont"/>
    <w:link w:val="Intro-H2"/>
    <w:rsid w:val="00534EA9"/>
    <w:rPr>
      <w:rFonts w:cs="Arial"/>
      <w:b/>
      <w:lang w:val="en-US"/>
    </w:rPr>
  </w:style>
  <w:style w:type="paragraph" w:customStyle="1" w:styleId="COP-H2">
    <w:name w:val="COP-H2"/>
    <w:basedOn w:val="Normal"/>
    <w:link w:val="COP-H2Char"/>
    <w:qFormat/>
    <w:rsid w:val="00534EA9"/>
    <w:pPr>
      <w:tabs>
        <w:tab w:val="left" w:pos="923"/>
      </w:tabs>
      <w:spacing w:before="60" w:after="60" w:line="240" w:lineRule="auto"/>
    </w:pPr>
    <w:rPr>
      <w:b/>
      <w:lang w:val="en-US"/>
    </w:rPr>
  </w:style>
  <w:style w:type="character" w:customStyle="1" w:styleId="COP-H2Char">
    <w:name w:val="COP-H2 Char"/>
    <w:basedOn w:val="DefaultParagraphFont"/>
    <w:link w:val="COP-H2"/>
    <w:rsid w:val="00534EA9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4EA9"/>
    <w:pPr>
      <w:tabs>
        <w:tab w:val="right" w:leader="dot" w:pos="7329"/>
      </w:tabs>
      <w:spacing w:after="100"/>
      <w:ind w:left="284" w:hanging="284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34EA9"/>
    <w:pPr>
      <w:tabs>
        <w:tab w:val="left" w:pos="993"/>
        <w:tab w:val="right" w:leader="dot" w:pos="15389"/>
      </w:tabs>
      <w:spacing w:after="100"/>
      <w:ind w:left="22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34EA9"/>
    <w:rPr>
      <w:rFonts w:ascii="Verdana" w:hAnsi="Verdana" w:hint="default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534EA9"/>
    <w:rPr>
      <w:i/>
      <w:iCs/>
    </w:rPr>
  </w:style>
  <w:style w:type="character" w:customStyle="1" w:styleId="apple-converted-space">
    <w:name w:val="apple-converted-space"/>
    <w:basedOn w:val="DefaultParagraphFont"/>
    <w:rsid w:val="00534EA9"/>
  </w:style>
  <w:style w:type="table" w:customStyle="1" w:styleId="TableGrid1">
    <w:name w:val="Table Grid1"/>
    <w:basedOn w:val="TableNormal"/>
    <w:next w:val="TableGrid"/>
    <w:uiPriority w:val="39"/>
    <w:rsid w:val="00534E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34EA9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le1">
    <w:name w:val="Subtitle1"/>
    <w:basedOn w:val="Normal"/>
    <w:next w:val="NormalIndent"/>
    <w:rsid w:val="00A56C23"/>
    <w:pPr>
      <w:tabs>
        <w:tab w:val="left" w:pos="900"/>
      </w:tabs>
      <w:spacing w:after="0" w:line="240" w:lineRule="auto"/>
      <w:jc w:val="both"/>
    </w:pPr>
    <w:rPr>
      <w:rFonts w:ascii="Arial Narrow" w:eastAsia="Times New Roman" w:hAnsi="Arial Narrow" w:cs="Times New Roman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A56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semiHidden/>
    <w:unhideWhenUsed/>
    <w:rsid w:val="00A56C23"/>
    <w:pPr>
      <w:ind w:left="720"/>
    </w:pPr>
  </w:style>
  <w:style w:type="character" w:styleId="Mention">
    <w:name w:val="Mention"/>
    <w:basedOn w:val="DefaultParagraphFont"/>
    <w:uiPriority w:val="99"/>
    <w:unhideWhenUsed/>
    <w:rsid w:val="00DA527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  <SharedWithUsers xmlns="1cdbfd6a-5ce7-4e69-afbb-faaa555e4ca1">
      <UserInfo>
        <DisplayName>Anne Lord</DisplayName>
        <AccountId>15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C336-D05E-4B3E-9209-DCDDA2E16046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  <ds:schemaRef ds:uri="1cdbfd6a-5ce7-4e69-afbb-faaa555e4ca1"/>
  </ds:schemaRefs>
</ds:datastoreItem>
</file>

<file path=customXml/itemProps2.xml><?xml version="1.0" encoding="utf-8"?>
<ds:datastoreItem xmlns:ds="http://schemas.openxmlformats.org/officeDocument/2006/customXml" ds:itemID="{D9BFCC39-F5D1-4D53-814D-8B2C67934A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2765B9-29C8-49AD-9335-0E87C12A8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A7C1E2-2CFC-4D8C-A7CA-3BDBC57B3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Links>
    <vt:vector size="210" baseType="variant">
      <vt:variant>
        <vt:i4>1638414</vt:i4>
      </vt:variant>
      <vt:variant>
        <vt:i4>198</vt:i4>
      </vt:variant>
      <vt:variant>
        <vt:i4>0</vt:i4>
      </vt:variant>
      <vt:variant>
        <vt:i4>5</vt:i4>
      </vt:variant>
      <vt:variant>
        <vt:lpwstr>https://www.flick.com.au/about-flick/sustainability/</vt:lpwstr>
      </vt:variant>
      <vt:variant>
        <vt:lpwstr/>
      </vt:variant>
      <vt:variant>
        <vt:i4>7929958</vt:i4>
      </vt:variant>
      <vt:variant>
        <vt:i4>195</vt:i4>
      </vt:variant>
      <vt:variant>
        <vt:i4>0</vt:i4>
      </vt:variant>
      <vt:variant>
        <vt:i4>5</vt:i4>
      </vt:variant>
      <vt:variant>
        <vt:lpwstr>https://www.cleanaway.com.au/sustainability-report/</vt:lpwstr>
      </vt:variant>
      <vt:variant>
        <vt:lpwstr/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_Toc88139626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_Toc88139625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_Toc88139624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_Toc88139623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_Toc88139622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_Toc88139621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_Toc88139620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_Toc88139619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_Toc88139618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_Toc88139617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_Toc88139616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_Toc88139615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_Toc88139614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_Toc88139613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_Toc88139612</vt:lpwstr>
      </vt:variant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_Toc88139611</vt:lpwstr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_Toc88139610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_Toc88139609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_Toc88139608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_Toc88139607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_Toc88139606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_Toc88139605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_Toc88139604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_Toc88139603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_Toc88139602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_Toc88139601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_Toc88139600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_Toc88139599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_Toc88139598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_Toc88139597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_Toc88139596</vt:lpwstr>
      </vt:variant>
      <vt:variant>
        <vt:i4>2555979</vt:i4>
      </vt:variant>
      <vt:variant>
        <vt:i4>3</vt:i4>
      </vt:variant>
      <vt:variant>
        <vt:i4>0</vt:i4>
      </vt:variant>
      <vt:variant>
        <vt:i4>5</vt:i4>
      </vt:variant>
      <vt:variant>
        <vt:lpwstr>mailto:info@freshcare.com.au</vt:lpwstr>
      </vt:variant>
      <vt:variant>
        <vt:lpwstr/>
      </vt:variant>
      <vt:variant>
        <vt:i4>262234</vt:i4>
      </vt:variant>
      <vt:variant>
        <vt:i4>0</vt:i4>
      </vt:variant>
      <vt:variant>
        <vt:i4>0</vt:i4>
      </vt:variant>
      <vt:variant>
        <vt:i4>5</vt:i4>
      </vt:variant>
      <vt:variant>
        <vt:lpwstr>http://www.freshcare.com.au/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Arthur Souza Rodrigues</cp:lastModifiedBy>
  <cp:revision>1</cp:revision>
  <cp:lastPrinted>2024-04-17T03:14:00Z</cp:lastPrinted>
  <dcterms:created xsi:type="dcterms:W3CDTF">2024-04-26T08:04:00Z</dcterms:created>
  <dcterms:modified xsi:type="dcterms:W3CDTF">2026-09-22T16:41:00Z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