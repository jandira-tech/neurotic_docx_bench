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C761F" w14:textId="77777777" w:rsidR="00E72EAD" w:rsidRDefault="004F093C">
      <w:r>
        <w:rPr>
          <w:sz w:val="32"/>
          <w:rPrChange w:id="0" w:author="Comparison" w:date="2026-09-26T14:40:00Z" w16du:dateUtc="2026-09-26T18:40:00Z">
            <w:rPr>
              <w:sz w:val="24"/>
              <w:szCs w:val="24"/>
            </w:rPr>
          </w:rPrChange>
        </w:rPr>
        <w:t xml:space="preserve">Font Size </w:t>
      </w:r>
      <w:ins w:id="1" w:author="Comparison" w:date="2026-09-26T14:40:00Z" w16du:dateUtc="2026-09-26T18:40:00Z">
        <w:r>
          <w:rPr>
            <w:sz w:val="32"/>
            <w:szCs w:val="32"/>
          </w:rPr>
          <w:t>18</w:t>
        </w:r>
      </w:ins>
      <w:del w:id="2" w:author="Comparison" w:date="2026-09-26T14:40:00Z" w16du:dateUtc="2026-09-26T18:40:00Z">
        <w:r>
          <w:rPr>
            <w:sz w:val="24"/>
            <w:szCs w:val="24"/>
          </w:rPr>
          <w:delText>12</w:delText>
        </w:r>
      </w:del>
      <w:r>
        <w:rPr>
          <w:sz w:val="32"/>
          <w:rPrChange w:id="3" w:author="Comparison" w:date="2026-09-26T14:40:00Z" w16du:dateUtc="2026-09-26T18:40:00Z">
            <w:rPr>
              <w:sz w:val="24"/>
              <w:szCs w:val="24"/>
            </w:rPr>
          </w:rPrChange>
        </w:rPr>
        <w:t xml:space="preserve"> Demo</w:t>
      </w:r>
    </w:p>
    <w:p w14:paraId="69FC6DF5" w14:textId="77777777" w:rsidR="00E72EAD" w:rsidRDefault="004F093C">
      <w:r>
        <w:rPr>
          <w:sz w:val="32"/>
          <w:rPrChange w:id="4" w:author="Comparison" w:date="2026-09-26T14:40:00Z" w16du:dateUtc="2026-09-26T18:40:00Z">
            <w:rPr>
              <w:sz w:val="24"/>
              <w:szCs w:val="24"/>
            </w:rPr>
          </w:rPrChange>
        </w:rPr>
        <w:t xml:space="preserve">This document demonstrates font size </w:t>
      </w:r>
      <w:ins w:id="5" w:author="Comparison" w:date="2026-09-26T14:40:00Z" w16du:dateUtc="2026-09-26T18:40:00Z">
        <w:r>
          <w:rPr>
            <w:sz w:val="32"/>
            <w:szCs w:val="32"/>
          </w:rPr>
          <w:t>18</w:t>
        </w:r>
      </w:ins>
      <w:del w:id="6" w:author="Comparison" w:date="2026-09-26T14:40:00Z" w16du:dateUtc="2026-09-26T18:40:00Z">
        <w:r>
          <w:rPr>
            <w:sz w:val="24"/>
            <w:szCs w:val="24"/>
          </w:rPr>
          <w:delText>12</w:delText>
        </w:r>
      </w:del>
      <w:r>
        <w:rPr>
          <w:sz w:val="32"/>
          <w:rPrChange w:id="7" w:author="Comparison" w:date="2026-09-26T14:40:00Z" w16du:dateUtc="2026-09-26T18:40:00Z">
            <w:rPr>
              <w:sz w:val="24"/>
              <w:szCs w:val="24"/>
            </w:rPr>
          </w:rPrChange>
        </w:rPr>
        <w:t xml:space="preserve"> point text.</w:t>
      </w:r>
    </w:p>
    <w:p w14:paraId="14134306" w14:textId="77777777" w:rsidR="00E72EAD" w:rsidRDefault="004F093C">
      <w:ins w:id="8" w:author="Comparison" w:date="2026-09-26T14:40:00Z" w16du:dateUtc="2026-09-26T18:40:00Z">
        <w:r>
          <w:rPr>
            <w:sz w:val="32"/>
            <w:szCs w:val="32"/>
          </w:rPr>
          <w:t>Medium-large font sizes balance readability and space.</w:t>
        </w:r>
      </w:ins>
      <w:del w:id="9" w:author="Comparison" w:date="2026-09-26T14:40:00Z" w16du:dateUtc="2026-09-26T18:40:00Z">
        <w:r>
          <w:rPr>
            <w:sz w:val="24"/>
            <w:szCs w:val="24"/>
          </w:rPr>
          <w:delText>Size 12 is a standard readable font size for documents.</w:delText>
        </w:r>
      </w:del>
    </w:p>
    <w:sectPr w:rsidR="00E72E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EAD"/>
    <w:rsid w:val="00275D1A"/>
    <w:rsid w:val="004F093C"/>
    <w:rsid w:val="005017B3"/>
    <w:rsid w:val="00AD4F0E"/>
    <w:rsid w:val="00BE43C5"/>
    <w:rsid w:val="00E7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5D23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2026-09-26T18:40:00Z</dcterms:modified>
</cp:coreProperties>
</file>