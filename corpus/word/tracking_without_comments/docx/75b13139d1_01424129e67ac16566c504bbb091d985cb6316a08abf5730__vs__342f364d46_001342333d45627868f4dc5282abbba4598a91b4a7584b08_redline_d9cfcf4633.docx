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3BBE48" w14:textId="77777777" w:rsidR="00360DBC" w:rsidRPr="00854C26" w:rsidRDefault="00854C26" w:rsidP="0061350B">
      <w:pPr>
        <w:spacing w:before="360" w:after="240" w:line="240" w:lineRule="auto"/>
        <w:jc w:val="center"/>
        <w:rPr>
          <w:ins w:id="9" w:author="Pribil-Kövesdy Döníz" w:date="2026-09-22T13:01:00Z" w16du:dateUtc="2026-09-22T17:01:00Z"/>
          <w:rFonts w:cstheme="minorHAnsi"/>
          <w:b/>
          <w:smallCaps/>
          <w:sz w:val="32"/>
          <w:szCs w:val="32"/>
        </w:rPr>
      </w:pPr>
      <w:ins w:id="10" w:author="Pribil-Kövesdy Döníz" w:date="2026-09-22T13:01:00Z" w16du:dateUtc="2026-09-22T17:01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69FF7ED6" w14:textId="77777777" w:rsidR="00854C26" w:rsidRPr="00854C26" w:rsidRDefault="00854C26" w:rsidP="0061350B">
      <w:pPr>
        <w:spacing w:before="360" w:after="300" w:line="240" w:lineRule="auto"/>
        <w:rPr>
          <w:ins w:id="11" w:author="Pribil-Kövesdy Döníz" w:date="2026-09-22T13:01:00Z" w16du:dateUtc="2026-09-22T17:01:00Z"/>
          <w:sz w:val="28"/>
          <w:szCs w:val="28"/>
        </w:rPr>
      </w:pPr>
      <w:ins w:id="12" w:author="Pribil-Kövesdy Döníz" w:date="2026-09-22T13:01:00Z" w16du:dateUtc="2026-09-22T17:01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4A7350C9" w14:textId="77777777" w:rsidTr="00AD06DF">
        <w:trPr>
          <w:ins w:id="13" w:author="Pribil-Kövesdy Döníz" w:date="2026-09-22T13:01:00Z" w16du:dateUtc="2026-09-22T17:01:00Z"/>
        </w:trPr>
        <w:tc>
          <w:tcPr>
            <w:tcW w:w="2802" w:type="dxa"/>
          </w:tcPr>
          <w:p w14:paraId="09B1B7CE" w14:textId="77777777" w:rsidR="00854C26" w:rsidRDefault="00854C26" w:rsidP="00391C9E">
            <w:pPr>
              <w:rPr>
                <w:ins w:id="14" w:author="Pribil-Kövesdy Döníz" w:date="2026-09-22T13:01:00Z" w16du:dateUtc="2026-09-22T17:01:00Z"/>
              </w:rPr>
            </w:pPr>
            <w:ins w:id="15" w:author="Pribil-Kövesdy Döníz" w:date="2026-09-22T13:01:00Z" w16du:dateUtc="2026-09-22T17:01:00Z">
              <w:r>
                <w:t>Név</w:t>
              </w:r>
            </w:ins>
          </w:p>
        </w:tc>
        <w:tc>
          <w:tcPr>
            <w:tcW w:w="11340" w:type="dxa"/>
          </w:tcPr>
          <w:p w14:paraId="01E50812" w14:textId="77777777" w:rsidR="00854C26" w:rsidRDefault="00854C26" w:rsidP="00391C9E">
            <w:pPr>
              <w:rPr>
                <w:ins w:id="16" w:author="Pribil-Kövesdy Döníz" w:date="2026-09-22T13:01:00Z" w16du:dateUtc="2026-09-22T17:01:00Z"/>
              </w:rPr>
            </w:pPr>
          </w:p>
        </w:tc>
      </w:tr>
      <w:tr w:rsidR="00854C26" w14:paraId="5A26F17A" w14:textId="77777777" w:rsidTr="00AD06DF">
        <w:trPr>
          <w:ins w:id="17" w:author="Pribil-Kövesdy Döníz" w:date="2026-09-22T13:01:00Z" w16du:dateUtc="2026-09-22T17:01:00Z"/>
        </w:trPr>
        <w:tc>
          <w:tcPr>
            <w:tcW w:w="2802" w:type="dxa"/>
          </w:tcPr>
          <w:p w14:paraId="44EF1C58" w14:textId="77777777" w:rsidR="00854C26" w:rsidRDefault="00F520F7" w:rsidP="00F520F7">
            <w:pPr>
              <w:rPr>
                <w:ins w:id="18" w:author="Pribil-Kövesdy Döníz" w:date="2026-09-22T13:01:00Z" w16du:dateUtc="2026-09-22T17:01:00Z"/>
              </w:rPr>
            </w:pPr>
            <w:ins w:id="19" w:author="Pribil-Kövesdy Döníz" w:date="2026-09-22T13:01:00Z" w16du:dateUtc="2026-09-22T17:01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241F26F9" w14:textId="77777777" w:rsidR="00854C26" w:rsidRDefault="00854C26" w:rsidP="00391C9E">
            <w:pPr>
              <w:rPr>
                <w:ins w:id="20" w:author="Pribil-Kövesdy Döníz" w:date="2026-09-22T13:01:00Z" w16du:dateUtc="2026-09-22T17:01:00Z"/>
              </w:rPr>
            </w:pPr>
          </w:p>
        </w:tc>
      </w:tr>
    </w:tbl>
    <w:p w14:paraId="230AB90D" w14:textId="77777777" w:rsidR="00854C26" w:rsidRPr="00854C26" w:rsidRDefault="00854C26" w:rsidP="0061350B">
      <w:pPr>
        <w:spacing w:before="360" w:line="240" w:lineRule="auto"/>
        <w:rPr>
          <w:ins w:id="21" w:author="Pribil-Kövesdy Döníz" w:date="2026-09-22T13:01:00Z" w16du:dateUtc="2026-09-22T17:01:00Z"/>
          <w:sz w:val="28"/>
          <w:szCs w:val="28"/>
        </w:rPr>
      </w:pPr>
      <w:ins w:id="22" w:author="Pribil-Kövesdy Döníz" w:date="2026-09-22T13:01:00Z" w16du:dateUtc="2026-09-22T17:0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661433FC" w14:textId="77777777" w:rsidTr="0061350B">
        <w:trPr>
          <w:trHeight w:val="1168"/>
          <w:ins w:id="23" w:author="Pribil-Kövesdy Döníz" w:date="2026-09-22T13:01:00Z" w16du:dateUtc="2026-09-22T17:01:00Z"/>
        </w:trPr>
        <w:tc>
          <w:tcPr>
            <w:tcW w:w="2802" w:type="dxa"/>
          </w:tcPr>
          <w:p w14:paraId="6D69F87E" w14:textId="77777777" w:rsidR="00854C26" w:rsidRDefault="00A236F9" w:rsidP="00391C9E">
            <w:pPr>
              <w:rPr>
                <w:ins w:id="24" w:author="Pribil-Kövesdy Döníz" w:date="2026-09-22T13:01:00Z" w16du:dateUtc="2026-09-22T17:01:00Z"/>
              </w:rPr>
            </w:pPr>
            <w:ins w:id="25" w:author="Pribil-Kövesdy Döníz" w:date="2026-09-22T13:01:00Z" w16du:dateUtc="2026-09-22T17:01:00Z">
              <w:r>
                <w:t>Mobilitás típusa</w:t>
              </w:r>
            </w:ins>
          </w:p>
          <w:p w14:paraId="156EF2A3" w14:textId="77777777" w:rsidR="00A236F9" w:rsidRDefault="00A236F9" w:rsidP="00391C9E">
            <w:pPr>
              <w:rPr>
                <w:ins w:id="26" w:author="Pribil-Kövesdy Döníz" w:date="2026-09-22T13:01:00Z" w16du:dateUtc="2026-09-22T17:01:00Z"/>
              </w:rPr>
            </w:pPr>
            <w:ins w:id="27" w:author="Pribil-Kövesdy Döníz" w:date="2026-09-22T13:01:00Z" w16du:dateUtc="2026-09-22T17:01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5C5F0A3D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8" w:author="Pribil-Kövesdy Döníz" w:date="2026-09-22T13:01:00Z" w16du:dateUtc="2026-09-22T17:01:00Z"/>
              </w:rPr>
            </w:pPr>
            <w:ins w:id="29" w:author="Pribil-Kövesdy Döníz" w:date="2026-09-22T13:01:00Z" w16du:dateUtc="2026-09-22T17:01:00Z">
              <w:r>
                <w:t>szakmai továbbképzés</w:t>
              </w:r>
            </w:ins>
          </w:p>
          <w:p w14:paraId="4518BAC0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30" w:author="Pribil-Kövesdy Döníz" w:date="2026-09-22T13:01:00Z" w16du:dateUtc="2026-09-22T17:01:00Z"/>
              </w:rPr>
            </w:pPr>
            <w:ins w:id="31" w:author="Pribil-Kövesdy Döníz" w:date="2026-09-22T13:01:00Z" w16du:dateUtc="2026-09-22T17:01:00Z">
              <w:r>
                <w:t>nyelvtanfolyam</w:t>
              </w:r>
            </w:ins>
          </w:p>
          <w:p w14:paraId="60C12380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32" w:author="Pribil-Kövesdy Döníz" w:date="2026-09-22T13:01:00Z" w16du:dateUtc="2026-09-22T17:01:00Z"/>
              </w:rPr>
            </w:pPr>
            <w:ins w:id="33" w:author="Pribil-Kövesdy Döníz" w:date="2026-09-22T13:01:00Z" w16du:dateUtc="2026-09-22T17:01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6C7BD7D7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34" w:author="Pribil-Kövesdy Döníz" w:date="2026-09-22T13:01:00Z" w16du:dateUtc="2026-09-22T17:01:00Z"/>
              </w:rPr>
            </w:pPr>
            <w:ins w:id="35" w:author="Pribil-Kövesdy Döníz" w:date="2026-09-22T13:01:00Z" w16du:dateUtc="2026-09-22T17:01:00Z">
              <w:r>
                <w:t>oktatási tevékenység</w:t>
              </w:r>
            </w:ins>
          </w:p>
        </w:tc>
      </w:tr>
      <w:tr w:rsidR="00A236F9" w14:paraId="4E7DC328" w14:textId="77777777" w:rsidTr="00AD06DF">
        <w:trPr>
          <w:ins w:id="36" w:author="Pribil-Kövesdy Döníz" w:date="2026-09-22T13:01:00Z" w16du:dateUtc="2026-09-22T17:01:00Z"/>
        </w:trPr>
        <w:tc>
          <w:tcPr>
            <w:tcW w:w="2802" w:type="dxa"/>
          </w:tcPr>
          <w:p w14:paraId="301B4581" w14:textId="77777777" w:rsidR="00A236F9" w:rsidRDefault="00A236F9" w:rsidP="00391C9E">
            <w:pPr>
              <w:rPr>
                <w:ins w:id="37" w:author="Pribil-Kövesdy Döníz" w:date="2026-09-22T13:01:00Z" w16du:dateUtc="2026-09-22T17:01:00Z"/>
              </w:rPr>
            </w:pPr>
            <w:ins w:id="38" w:author="Pribil-Kövesdy Döníz" w:date="2026-09-22T13:01:00Z" w16du:dateUtc="2026-09-22T17:01:00Z">
              <w:r>
                <w:t>Továbbképzés címe</w:t>
              </w:r>
            </w:ins>
          </w:p>
          <w:p w14:paraId="2146427A" w14:textId="77777777" w:rsidR="00A236F9" w:rsidRDefault="00A236F9" w:rsidP="00391C9E">
            <w:pPr>
              <w:rPr>
                <w:ins w:id="39" w:author="Pribil-Kövesdy Döníz" w:date="2026-09-22T13:01:00Z" w16du:dateUtc="2026-09-22T17:01:00Z"/>
              </w:rPr>
            </w:pPr>
            <w:ins w:id="40" w:author="Pribil-Kövesdy Döníz" w:date="2026-09-22T13:01:00Z" w16du:dateUtc="2026-09-22T17:01:00Z">
              <w:r>
                <w:t>(amennyiben releváns)</w:t>
              </w:r>
            </w:ins>
          </w:p>
        </w:tc>
        <w:tc>
          <w:tcPr>
            <w:tcW w:w="11340" w:type="dxa"/>
          </w:tcPr>
          <w:p w14:paraId="1F710948" w14:textId="77777777" w:rsidR="00A236F9" w:rsidRDefault="00A236F9" w:rsidP="00391C9E">
            <w:pPr>
              <w:rPr>
                <w:ins w:id="41" w:author="Pribil-Kövesdy Döníz" w:date="2026-09-22T13:01:00Z" w16du:dateUtc="2026-09-22T17:01:00Z"/>
              </w:rPr>
            </w:pPr>
          </w:p>
        </w:tc>
      </w:tr>
      <w:tr w:rsidR="00A236F9" w14:paraId="394CCA2F" w14:textId="77777777" w:rsidTr="0061350B">
        <w:trPr>
          <w:trHeight w:val="428"/>
          <w:ins w:id="42" w:author="Pribil-Kövesdy Döníz" w:date="2026-09-22T13:01:00Z" w16du:dateUtc="2026-09-22T17:01:00Z"/>
        </w:trPr>
        <w:tc>
          <w:tcPr>
            <w:tcW w:w="2802" w:type="dxa"/>
          </w:tcPr>
          <w:p w14:paraId="49B4B19E" w14:textId="77777777" w:rsidR="00A236F9" w:rsidRDefault="00A236F9" w:rsidP="00391C9E">
            <w:pPr>
              <w:rPr>
                <w:ins w:id="43" w:author="Pribil-Kövesdy Döníz" w:date="2026-09-22T13:01:00Z" w16du:dateUtc="2026-09-22T17:01:00Z"/>
              </w:rPr>
            </w:pPr>
            <w:ins w:id="44" w:author="Pribil-Kövesdy Döníz" w:date="2026-09-22T13:01:00Z" w16du:dateUtc="2026-09-22T17:01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340EDD4E" w14:textId="77777777" w:rsidR="005E7FFD" w:rsidRDefault="005E7FFD" w:rsidP="00391C9E">
            <w:pPr>
              <w:rPr>
                <w:ins w:id="45" w:author="Pribil-Kövesdy Döníz" w:date="2026-09-22T13:01:00Z" w16du:dateUtc="2026-09-22T17:01:00Z"/>
              </w:rPr>
            </w:pPr>
          </w:p>
        </w:tc>
      </w:tr>
      <w:tr w:rsidR="005E7FFD" w14:paraId="5A3724E4" w14:textId="77777777" w:rsidTr="0061350B">
        <w:trPr>
          <w:trHeight w:val="703"/>
          <w:ins w:id="46" w:author="Pribil-Kövesdy Döníz" w:date="2026-09-22T13:01:00Z" w16du:dateUtc="2026-09-22T17:01:00Z"/>
        </w:trPr>
        <w:tc>
          <w:tcPr>
            <w:tcW w:w="2802" w:type="dxa"/>
          </w:tcPr>
          <w:p w14:paraId="51F5468A" w14:textId="77777777" w:rsidR="005E7FFD" w:rsidRDefault="005E7FFD" w:rsidP="00391C9E">
            <w:pPr>
              <w:rPr>
                <w:ins w:id="47" w:author="Pribil-Kövesdy Döníz" w:date="2026-09-22T13:01:00Z" w16du:dateUtc="2026-09-22T17:01:00Z"/>
              </w:rPr>
            </w:pPr>
            <w:ins w:id="48" w:author="Pribil-Kövesdy Döníz" w:date="2026-09-22T13:01:00Z" w16du:dateUtc="2026-09-22T17:01:00Z">
              <w:r>
                <w:t>Fogadó intézmény típusa</w:t>
              </w:r>
            </w:ins>
          </w:p>
          <w:p w14:paraId="499FF153" w14:textId="77777777" w:rsidR="005E7FFD" w:rsidRDefault="005E7FFD" w:rsidP="00391C9E">
            <w:pPr>
              <w:rPr>
                <w:ins w:id="49" w:author="Pribil-Kövesdy Döníz" w:date="2026-09-22T13:01:00Z" w16du:dateUtc="2026-09-22T17:01:00Z"/>
              </w:rPr>
            </w:pPr>
            <w:ins w:id="50" w:author="Pribil-Kövesdy Döníz" w:date="2026-09-22T13:01:00Z" w16du:dateUtc="2026-09-22T17:01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17F9EB26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51" w:author="Pribil-Kövesdy Döníz" w:date="2026-09-22T13:01:00Z" w16du:dateUtc="2026-09-22T17:01:00Z"/>
              </w:rPr>
            </w:pPr>
            <w:ins w:id="52" w:author="Pribil-Kövesdy Döníz" w:date="2026-09-22T13:01:00Z" w16du:dateUtc="2026-09-22T17:01:00Z">
              <w:r>
                <w:t>oktatási intézmény</w:t>
              </w:r>
            </w:ins>
          </w:p>
          <w:p w14:paraId="69BEDD28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53" w:author="Pribil-Kövesdy Döníz" w:date="2026-09-22T13:01:00Z" w16du:dateUtc="2026-09-22T17:01:00Z"/>
              </w:rPr>
            </w:pPr>
            <w:ins w:id="54" w:author="Pribil-Kövesdy Döníz" w:date="2026-09-22T13:01:00Z" w16du:dateUtc="2026-09-22T17:01:00Z">
              <w:r>
                <w:t>továbbképző intézmény</w:t>
              </w:r>
            </w:ins>
          </w:p>
        </w:tc>
      </w:tr>
      <w:tr w:rsidR="00A236F9" w14:paraId="3BA2D3FC" w14:textId="77777777" w:rsidTr="00AD06DF">
        <w:trPr>
          <w:ins w:id="55" w:author="Pribil-Kövesdy Döníz" w:date="2026-09-22T13:01:00Z" w16du:dateUtc="2026-09-22T17:01:00Z"/>
        </w:trPr>
        <w:tc>
          <w:tcPr>
            <w:tcW w:w="2802" w:type="dxa"/>
          </w:tcPr>
          <w:p w14:paraId="108F251C" w14:textId="77777777" w:rsidR="00A236F9" w:rsidRDefault="00A236F9" w:rsidP="00391C9E">
            <w:pPr>
              <w:rPr>
                <w:ins w:id="56" w:author="Pribil-Kövesdy Döníz" w:date="2026-09-22T13:01:00Z" w16du:dateUtc="2026-09-22T17:01:00Z"/>
              </w:rPr>
            </w:pPr>
            <w:ins w:id="57" w:author="Pribil-Kövesdy Döníz" w:date="2026-09-22T13:01:00Z" w16du:dateUtc="2026-09-22T17:01:00Z">
              <w:r>
                <w:t>Fogadó ország</w:t>
              </w:r>
            </w:ins>
          </w:p>
        </w:tc>
        <w:tc>
          <w:tcPr>
            <w:tcW w:w="11340" w:type="dxa"/>
          </w:tcPr>
          <w:p w14:paraId="5E8F5453" w14:textId="77777777" w:rsidR="00A236F9" w:rsidRDefault="00A236F9" w:rsidP="00391C9E">
            <w:pPr>
              <w:rPr>
                <w:ins w:id="58" w:author="Pribil-Kövesdy Döníz" w:date="2026-09-22T13:01:00Z" w16du:dateUtc="2026-09-22T17:01:00Z"/>
              </w:rPr>
            </w:pPr>
          </w:p>
        </w:tc>
      </w:tr>
      <w:tr w:rsidR="00A236F9" w14:paraId="697CC1DB" w14:textId="77777777" w:rsidTr="00AD06DF">
        <w:trPr>
          <w:ins w:id="59" w:author="Pribil-Kövesdy Döníz" w:date="2026-09-22T13:01:00Z" w16du:dateUtc="2026-09-22T17:01:00Z"/>
        </w:trPr>
        <w:tc>
          <w:tcPr>
            <w:tcW w:w="2802" w:type="dxa"/>
          </w:tcPr>
          <w:p w14:paraId="70AB5099" w14:textId="77777777" w:rsidR="00A236F9" w:rsidRDefault="00A236F9" w:rsidP="00391C9E">
            <w:pPr>
              <w:rPr>
                <w:ins w:id="60" w:author="Pribil-Kövesdy Döníz" w:date="2026-09-22T13:01:00Z" w16du:dateUtc="2026-09-22T17:01:00Z"/>
              </w:rPr>
            </w:pPr>
            <w:ins w:id="61" w:author="Pribil-Kövesdy Döníz" w:date="2026-09-22T13:01:00Z" w16du:dateUtc="2026-09-22T17:01:00Z">
              <w:r>
                <w:t>Munkanyelv</w:t>
              </w:r>
            </w:ins>
          </w:p>
        </w:tc>
        <w:tc>
          <w:tcPr>
            <w:tcW w:w="11340" w:type="dxa"/>
          </w:tcPr>
          <w:p w14:paraId="773FE68E" w14:textId="77777777" w:rsidR="00A236F9" w:rsidRDefault="00A236F9" w:rsidP="00391C9E">
            <w:pPr>
              <w:rPr>
                <w:ins w:id="62" w:author="Pribil-Kövesdy Döníz" w:date="2026-09-22T13:01:00Z" w16du:dateUtc="2026-09-22T17:01:00Z"/>
              </w:rPr>
            </w:pPr>
          </w:p>
        </w:tc>
      </w:tr>
      <w:tr w:rsidR="00A236F9" w14:paraId="27AFA6AA" w14:textId="77777777" w:rsidTr="00AD06DF">
        <w:trPr>
          <w:ins w:id="63" w:author="Pribil-Kövesdy Döníz" w:date="2026-09-22T13:01:00Z" w16du:dateUtc="2026-09-22T17:01:00Z"/>
        </w:trPr>
        <w:tc>
          <w:tcPr>
            <w:tcW w:w="2802" w:type="dxa"/>
          </w:tcPr>
          <w:p w14:paraId="7225DA87" w14:textId="77777777" w:rsidR="00A236F9" w:rsidRDefault="00A236F9" w:rsidP="00391C9E">
            <w:pPr>
              <w:rPr>
                <w:ins w:id="64" w:author="Pribil-Kövesdy Döníz" w:date="2026-09-22T13:01:00Z" w16du:dateUtc="2026-09-22T17:01:00Z"/>
              </w:rPr>
            </w:pPr>
            <w:ins w:id="65" w:author="Pribil-Kövesdy Döníz" w:date="2026-09-22T13:01:00Z" w16du:dateUtc="2026-09-22T17:01:00Z">
              <w:r>
                <w:t>Mobilitás időtartama</w:t>
              </w:r>
            </w:ins>
          </w:p>
          <w:p w14:paraId="313D636E" w14:textId="77777777" w:rsidR="00A236F9" w:rsidRDefault="00A236F9" w:rsidP="00AD06DF">
            <w:pPr>
              <w:rPr>
                <w:ins w:id="66" w:author="Pribil-Kövesdy Döníz" w:date="2026-09-22T13:01:00Z" w16du:dateUtc="2026-09-22T17:01:00Z"/>
              </w:rPr>
            </w:pPr>
            <w:ins w:id="67" w:author="Pribil-Kövesdy Döníz" w:date="2026-09-22T13:01:00Z" w16du:dateUtc="2026-09-22T17:01:00Z">
              <w:r>
                <w:lastRenderedPageBreak/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1B1C4C81" w14:textId="77777777" w:rsidR="00A236F9" w:rsidRDefault="00A236F9" w:rsidP="0061350B">
            <w:pPr>
              <w:ind w:firstLine="882"/>
              <w:rPr>
                <w:ins w:id="68" w:author="Pribil-Kövesdy Döníz" w:date="2026-09-22T13:01:00Z" w16du:dateUtc="2026-09-22T17:01:00Z"/>
              </w:rPr>
            </w:pPr>
            <w:ins w:id="69" w:author="Pribil-Kövesdy Döníz" w:date="2026-09-22T13:01:00Z" w16du:dateUtc="2026-09-22T17:01:00Z">
              <w:r>
                <w:lastRenderedPageBreak/>
                <w:t>nap</w:t>
              </w:r>
            </w:ins>
          </w:p>
        </w:tc>
      </w:tr>
    </w:tbl>
    <w:p w14:paraId="18998B45" w14:textId="77777777" w:rsidR="0061350B" w:rsidRDefault="0061350B">
      <w:pPr>
        <w:rPr>
          <w:ins w:id="70" w:author="Pribil-Kövesdy Döníz" w:date="2026-09-22T13:01:00Z" w16du:dateUtc="2026-09-22T17:01:00Z"/>
          <w:sz w:val="28"/>
          <w:szCs w:val="28"/>
          <w:highlight w:val="lightGray"/>
        </w:rPr>
      </w:pPr>
      <w:ins w:id="71" w:author="Pribil-Kövesdy Döníz" w:date="2026-09-22T13:01:00Z" w16du:dateUtc="2026-09-22T17:01:00Z">
        <w:r>
          <w:rPr>
            <w:sz w:val="28"/>
            <w:szCs w:val="28"/>
            <w:highlight w:val="lightGray"/>
          </w:rPr>
          <w:br w:type="page"/>
        </w:r>
      </w:ins>
    </w:p>
    <w:p w14:paraId="5580A2CB" w14:textId="77777777" w:rsidR="007A6560" w:rsidRPr="007C10F6" w:rsidRDefault="007C10F6" w:rsidP="007C10F6">
      <w:pPr>
        <w:spacing w:line="240" w:lineRule="auto"/>
        <w:rPr>
          <w:ins w:id="72" w:author="Pribil-Kövesdy Döníz" w:date="2026-09-22T13:01:00Z" w16du:dateUtc="2026-09-22T17:01:00Z"/>
          <w:sz w:val="28"/>
          <w:szCs w:val="28"/>
        </w:rPr>
      </w:pPr>
      <w:ins w:id="73" w:author="Pribil-Kövesdy Döníz" w:date="2026-09-22T13:01:00Z" w16du:dateUtc="2026-09-22T17:01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600FFDE5" w14:textId="77777777" w:rsidTr="007A6560">
        <w:trPr>
          <w:ins w:id="74" w:author="Pribil-Kövesdy Döníz" w:date="2026-09-22T13:01:00Z" w16du:dateUtc="2026-09-22T17:01:00Z"/>
        </w:trPr>
        <w:tc>
          <w:tcPr>
            <w:tcW w:w="4714" w:type="dxa"/>
          </w:tcPr>
          <w:p w14:paraId="42F21F96" w14:textId="77777777" w:rsidR="007A6560" w:rsidRPr="004B3A33" w:rsidRDefault="007A6560" w:rsidP="007A6560">
            <w:pPr>
              <w:rPr>
                <w:ins w:id="75" w:author="Pribil-Kövesdy Döníz" w:date="2026-09-22T13:01:00Z" w16du:dateUtc="2026-09-22T17:01:00Z"/>
                <w:b/>
                <w:bCs/>
              </w:rPr>
            </w:pPr>
            <w:ins w:id="76" w:author="Pribil-Kövesdy Döníz" w:date="2026-09-22T13:01:00Z" w16du:dateUtc="2026-09-22T17:01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5DB28F2A" w14:textId="77777777" w:rsidR="007A6560" w:rsidRPr="00AD06DF" w:rsidRDefault="007A6560" w:rsidP="007A6560">
            <w:pPr>
              <w:rPr>
                <w:ins w:id="77" w:author="Pribil-Kövesdy Döníz" w:date="2026-09-22T13:01:00Z" w16du:dateUtc="2026-09-22T17:01:00Z"/>
              </w:rPr>
            </w:pPr>
            <w:ins w:id="78" w:author="Pribil-Kövesdy Döníz" w:date="2026-09-22T13:01:00Z" w16du:dateUtc="2026-09-22T17:01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262B17A6" w14:textId="77777777" w:rsidR="007A6560" w:rsidRPr="004B3A33" w:rsidRDefault="007A6560" w:rsidP="007A6560">
            <w:pPr>
              <w:rPr>
                <w:ins w:id="79" w:author="Pribil-Kövesdy Döníz" w:date="2026-09-22T13:01:00Z" w16du:dateUtc="2026-09-22T17:01:00Z"/>
                <w:b/>
                <w:bCs/>
              </w:rPr>
            </w:pPr>
            <w:ins w:id="80" w:author="Pribil-Kövesdy Döníz" w:date="2026-09-22T13:01:00Z" w16du:dateUtc="2026-09-22T17:01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5E370987" w14:textId="77777777" w:rsidR="007A6560" w:rsidRPr="00AD06DF" w:rsidRDefault="007A6560" w:rsidP="004B3A33">
            <w:pPr>
              <w:rPr>
                <w:ins w:id="81" w:author="Pribil-Kövesdy Döníz" w:date="2026-09-22T13:01:00Z" w16du:dateUtc="2026-09-22T17:01:00Z"/>
              </w:rPr>
            </w:pPr>
            <w:ins w:id="82" w:author="Pribil-Kövesdy Döníz" w:date="2026-09-22T13:01:00Z" w16du:dateUtc="2026-09-22T17:01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0075722A" w14:textId="77777777" w:rsidR="004B3A33" w:rsidRDefault="007A6560" w:rsidP="007A6560">
            <w:pPr>
              <w:rPr>
                <w:ins w:id="83" w:author="Pribil-Kövesdy Döníz" w:date="2026-09-22T13:01:00Z" w16du:dateUtc="2026-09-22T17:01:00Z"/>
              </w:rPr>
            </w:pPr>
            <w:ins w:id="84" w:author="Pribil-Kövesdy Döníz" w:date="2026-09-22T13:01:00Z" w16du:dateUtc="2026-09-22T17:01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34A95ADF" w14:textId="77777777" w:rsidR="007A6560" w:rsidRPr="00AD06DF" w:rsidRDefault="004B3A33" w:rsidP="007A6560">
            <w:pPr>
              <w:rPr>
                <w:ins w:id="85" w:author="Pribil-Kövesdy Döníz" w:date="2026-09-22T13:01:00Z" w16du:dateUtc="2026-09-22T17:01:00Z"/>
              </w:rPr>
            </w:pPr>
            <w:ins w:id="86" w:author="Pribil-Kövesdy Döníz" w:date="2026-09-22T13:01:00Z" w16du:dateUtc="2026-09-22T17:01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1262ED6F" w14:textId="77777777" w:rsidTr="007C10F6">
        <w:trPr>
          <w:trHeight w:val="2994"/>
          <w:ins w:id="87" w:author="Pribil-Kövesdy Döníz" w:date="2026-09-22T13:01:00Z" w16du:dateUtc="2026-09-22T17:01:00Z"/>
        </w:trPr>
        <w:tc>
          <w:tcPr>
            <w:tcW w:w="4714" w:type="dxa"/>
          </w:tcPr>
          <w:p w14:paraId="608C1A36" w14:textId="77777777" w:rsidR="007A6560" w:rsidRDefault="007A6560" w:rsidP="00391C9E">
            <w:pPr>
              <w:rPr>
                <w:ins w:id="88" w:author="Pribil-Kövesdy Döníz" w:date="2026-09-22T13:01:00Z" w16du:dateUtc="2026-09-22T17:01:00Z"/>
              </w:rPr>
            </w:pPr>
          </w:p>
        </w:tc>
        <w:tc>
          <w:tcPr>
            <w:tcW w:w="4715" w:type="dxa"/>
          </w:tcPr>
          <w:p w14:paraId="79D66DF1" w14:textId="77777777" w:rsidR="007A6560" w:rsidRDefault="007A6560" w:rsidP="00391C9E">
            <w:pPr>
              <w:rPr>
                <w:ins w:id="89" w:author="Pribil-Kövesdy Döníz" w:date="2026-09-22T13:01:00Z" w16du:dateUtc="2026-09-22T17:01:00Z"/>
              </w:rPr>
            </w:pPr>
          </w:p>
        </w:tc>
        <w:tc>
          <w:tcPr>
            <w:tcW w:w="4715" w:type="dxa"/>
          </w:tcPr>
          <w:p w14:paraId="3244BF12" w14:textId="77777777" w:rsidR="007A6560" w:rsidRDefault="007A6560" w:rsidP="00391C9E">
            <w:pPr>
              <w:rPr>
                <w:ins w:id="90" w:author="Pribil-Kövesdy Döníz" w:date="2026-09-22T13:01:00Z" w16du:dateUtc="2026-09-22T17:01:00Z"/>
              </w:rPr>
            </w:pPr>
          </w:p>
        </w:tc>
      </w:tr>
    </w:tbl>
    <w:p w14:paraId="783B7145" w14:textId="77777777" w:rsidR="00686BE4" w:rsidRPr="00AD06DF" w:rsidRDefault="004B3A33" w:rsidP="00391C9E">
      <w:pPr>
        <w:spacing w:line="240" w:lineRule="auto"/>
        <w:rPr>
          <w:ins w:id="91" w:author="Pribil-Kövesdy Döníz" w:date="2026-09-22T13:01:00Z" w16du:dateUtc="2026-09-22T17:01:00Z"/>
        </w:rPr>
      </w:pPr>
      <w:ins w:id="92" w:author="Pribil-Kövesdy Döníz" w:date="2026-09-22T13:01:00Z" w16du:dateUtc="2026-09-22T17:01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1B755BE1" w14:textId="77777777" w:rsidR="005E7FFD" w:rsidRDefault="005E7FFD" w:rsidP="00391C9E">
      <w:pPr>
        <w:spacing w:line="240" w:lineRule="auto"/>
        <w:rPr>
          <w:ins w:id="93" w:author="Pribil-Kövesdy Döníz" w:date="2026-09-22T13:01:00Z" w16du:dateUtc="2026-09-22T17:01:00Z"/>
        </w:rPr>
      </w:pPr>
      <w:ins w:id="94" w:author="Pribil-Kövesdy Döníz" w:date="2026-09-22T13:01:00Z" w16du:dateUtc="2026-09-22T17:0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79B6C42A" w14:textId="77777777" w:rsidTr="0061350B">
        <w:trPr>
          <w:trHeight w:val="2835"/>
          <w:ins w:id="95" w:author="Pribil-Kövesdy Döníz" w:date="2026-09-22T13:01:00Z" w16du:dateUtc="2026-09-22T17:01:00Z"/>
        </w:trPr>
        <w:tc>
          <w:tcPr>
            <w:tcW w:w="14142" w:type="dxa"/>
          </w:tcPr>
          <w:p w14:paraId="00528B4D" w14:textId="77777777" w:rsidR="005E7FFD" w:rsidRDefault="005E7FFD" w:rsidP="0061350B">
            <w:pPr>
              <w:rPr>
                <w:ins w:id="96" w:author="Pribil-Kövesdy Döníz" w:date="2026-09-22T13:01:00Z" w16du:dateUtc="2026-09-22T17:01:00Z"/>
              </w:rPr>
            </w:pPr>
          </w:p>
        </w:tc>
      </w:tr>
    </w:tbl>
    <w:p w14:paraId="73906C21" w14:textId="77777777" w:rsidR="00391C9E" w:rsidRDefault="00646D28" w:rsidP="00391C9E">
      <w:pPr>
        <w:spacing w:before="120" w:after="0" w:line="240" w:lineRule="auto"/>
        <w:rPr>
          <w:ins w:id="97" w:author="Pribil-Kövesdy Döníz" w:date="2026-09-22T13:01:00Z" w16du:dateUtc="2026-09-22T17:01:00Z"/>
          <w:sz w:val="28"/>
          <w:szCs w:val="28"/>
          <w:highlight w:val="lightGray"/>
        </w:rPr>
      </w:pPr>
      <w:ins w:id="98" w:author="Pribil-Kövesdy Döníz" w:date="2026-09-22T13:01:00Z" w16du:dateUtc="2026-09-22T17:01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06911338" w14:textId="77777777" w:rsidR="00391C9E" w:rsidRDefault="00391C9E" w:rsidP="00391C9E">
      <w:pPr>
        <w:spacing w:before="120" w:after="0" w:line="240" w:lineRule="auto"/>
        <w:rPr>
          <w:ins w:id="99" w:author="Pribil-Kövesdy Döníz" w:date="2026-09-22T13:01:00Z" w16du:dateUtc="2026-09-22T17:01:00Z"/>
        </w:rPr>
      </w:pPr>
      <w:ins w:id="100" w:author="Pribil-Kövesdy Döníz" w:date="2026-09-22T13:01:00Z" w16du:dateUtc="2026-09-22T17:01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0578F595" w14:textId="77777777" w:rsidTr="003C2C83">
        <w:trPr>
          <w:trHeight w:val="1701"/>
          <w:ins w:id="101" w:author="Pribil-Kövesdy Döníz" w:date="2026-09-22T13:01:00Z" w16du:dateUtc="2026-09-22T17:01:00Z"/>
        </w:trPr>
        <w:tc>
          <w:tcPr>
            <w:tcW w:w="14142" w:type="dxa"/>
          </w:tcPr>
          <w:p w14:paraId="069B0E1C" w14:textId="77777777" w:rsidR="00391C9E" w:rsidRDefault="00391C9E" w:rsidP="0061350B">
            <w:pPr>
              <w:spacing w:before="120"/>
              <w:rPr>
                <w:ins w:id="102" w:author="Pribil-Kövesdy Döníz" w:date="2026-09-22T13:01:00Z" w16du:dateUtc="2026-09-22T17:01:00Z"/>
              </w:rPr>
            </w:pPr>
          </w:p>
        </w:tc>
      </w:tr>
    </w:tbl>
    <w:p w14:paraId="0C720B75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03" w:author="Pribil-Kövesdy Döníz" w:date="2026-09-22T13:01:00Z" w16du:dateUtc="2026-09-22T17:01:00Z"/>
          <w:sz w:val="28"/>
          <w:szCs w:val="28"/>
        </w:rPr>
      </w:pPr>
      <w:ins w:id="104" w:author="Pribil-Kövesdy Döníz" w:date="2026-09-22T13:01:00Z" w16du:dateUtc="2026-09-22T17:01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0223CEAA" w14:textId="77777777" w:rsidR="00B958C0" w:rsidRDefault="003C2C83">
      <w:pPr>
        <w:rPr>
          <w:del w:id="105" w:author="Pribil-Kövesdy Döníz" w:date="2026-09-22T13:01:00Z" w16du:dateUtc="2026-09-22T17:01:00Z"/>
        </w:rPr>
      </w:pPr>
      <w:ins w:id="106" w:author="Pribil-Kövesdy Döníz" w:date="2026-09-22T13:01:00Z" w16du:dateUtc="2026-09-22T17:01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32BC0CFA" w14:textId="77777777" w:rsidR="00B958C0" w:rsidRDefault="00360DBC">
      <w:pPr>
        <w:rPr>
          <w:del w:id="107" w:author="Pribil-Kövesdy Döníz" w:date="2026-09-22T13:01:00Z" w16du:dateUtc="2026-09-22T17:01:00Z"/>
        </w:rPr>
      </w:pPr>
      <w:del w:id="108" w:author="Pribil-Kövesdy Döníz" w:date="2026-09-22T13:01:00Z" w16du:dateUtc="2026-09-22T17:01:00Z">
        <w:r>
          <w:rPr>
            <w:rFonts w:ascii="Calibri" w:eastAsia="Calibri" w:hAnsi="Calibri" w:cs="Calibri"/>
            <w:b/>
            <w:bCs/>
          </w:rPr>
          <w:delText>TEMPOMATIC 4 electronic tap</w:delText>
        </w:r>
      </w:del>
    </w:p>
    <w:p w14:paraId="734A95A8" w14:textId="77777777" w:rsidR="00B958C0" w:rsidRDefault="00360DBC">
      <w:pPr>
        <w:rPr>
          <w:del w:id="109" w:author="Pribil-Kövesdy Döníz" w:date="2026-09-22T13:01:00Z" w16du:dateUtc="2026-09-22T17:01:00Z"/>
        </w:rPr>
      </w:pPr>
      <w:del w:id="110" w:author="Pribil-Kövesdy Döníz" w:date="2026-09-22T13:01:00Z" w16du:dateUtc="2026-09-22T17:01:00Z">
        <w:r>
          <w:rPr>
            <w:rFonts w:ascii="Calibri" w:eastAsia="Calibri" w:hAnsi="Calibri" w:cs="Calibri"/>
          </w:rPr>
          <w:delText>Recessed mains supply, stopcock</w:delText>
        </w:r>
      </w:del>
    </w:p>
    <w:p w14:paraId="0F5C3FC7" w14:textId="77777777" w:rsidR="00B958C0" w:rsidRDefault="00360DBC">
      <w:pPr>
        <w:rPr>
          <w:del w:id="111" w:author="Pribil-Kövesdy Döníz" w:date="2026-09-22T13:01:00Z" w16du:dateUtc="2026-09-22T17:01:00Z"/>
        </w:rPr>
      </w:pPr>
      <w:del w:id="112" w:author="Pribil-Kövesdy Döníz" w:date="2026-09-22T13:01:00Z" w16du:dateUtc="2026-09-22T17:01:00Z">
        <w:r>
          <w:rPr>
            <w:rFonts w:ascii="Calibri" w:eastAsia="Calibri" w:hAnsi="Calibri" w:cs="Calibri"/>
          </w:rPr>
          <w:delText>Integrated electronics</w:delText>
        </w:r>
      </w:del>
    </w:p>
    <w:p w14:paraId="61075E6D" w14:textId="77777777" w:rsidR="00B958C0" w:rsidRDefault="00B958C0">
      <w:pPr>
        <w:rPr>
          <w:del w:id="113" w:author="Pribil-Kövesdy Döníz" w:date="2026-09-22T13:01:00Z" w16du:dateUtc="2026-09-22T17:01:00Z"/>
        </w:rPr>
      </w:pPr>
    </w:p>
    <w:p w14:paraId="72BE7115" w14:textId="77777777" w:rsidR="00B958C0" w:rsidRDefault="00360DBC">
      <w:pPr>
        <w:rPr>
          <w:del w:id="114" w:author="Pribil-Kövesdy Döníz" w:date="2026-09-22T13:01:00Z" w16du:dateUtc="2026-09-22T17:01:00Z"/>
        </w:rPr>
      </w:pPr>
      <w:del w:id="115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Reference: </w:delText>
        </w:r>
        <w:r>
          <w:rPr>
            <w:rFonts w:ascii="Calibri" w:eastAsia="Calibri" w:hAnsi="Calibri" w:cs="Calibri"/>
            <w:b/>
            <w:bCs/>
            <w:color w:val="0088BC"/>
          </w:rPr>
          <w:delText>440000</w:delText>
        </w:r>
      </w:del>
    </w:p>
    <w:p w14:paraId="0F052BA4" w14:textId="77777777" w:rsidR="00B958C0" w:rsidRDefault="00B958C0">
      <w:pPr>
        <w:rPr>
          <w:del w:id="116" w:author="Pribil-Kövesdy Döníz" w:date="2026-09-22T13:01:00Z" w16du:dateUtc="2026-09-22T17:01:00Z"/>
        </w:rPr>
      </w:pPr>
    </w:p>
    <w:p w14:paraId="5467F38A" w14:textId="77777777" w:rsidR="00B958C0" w:rsidRDefault="00B958C0">
      <w:pPr>
        <w:rPr>
          <w:del w:id="117" w:author="Pribil-Kövesdy Döníz" w:date="2026-09-22T13:01:00Z" w16du:dateUtc="2026-09-22T17:01:00Z"/>
        </w:rPr>
      </w:pPr>
    </w:p>
    <w:p w14:paraId="32F6E17B" w14:textId="77777777" w:rsidR="00B958C0" w:rsidRDefault="00360DBC">
      <w:pPr>
        <w:spacing w:line="336" w:lineRule="auto"/>
        <w:rPr>
          <w:del w:id="118" w:author="Pribil-Kövesdy Döníz" w:date="2026-09-22T13:01:00Z" w16du:dateUtc="2026-09-22T17:01:00Z"/>
        </w:rPr>
      </w:pPr>
      <w:del w:id="119" w:author="Pribil-Kövesdy Döníz" w:date="2026-09-22T13:01:00Z" w16du:dateUtc="2026-09-22T17:01:00Z">
        <w:r>
          <w:rPr>
            <w:rFonts w:ascii="Calibri" w:eastAsia="Calibri" w:hAnsi="Calibri" w:cs="Calibri"/>
            <w:u w:val="single"/>
          </w:rPr>
          <w:delText>Specification description</w:delText>
        </w:r>
      </w:del>
    </w:p>
    <w:p w14:paraId="4434F82F" w14:textId="77777777" w:rsidR="00B958C0" w:rsidRDefault="00B958C0">
      <w:pPr>
        <w:rPr>
          <w:del w:id="120" w:author="Pribil-Kövesdy Döníz" w:date="2026-09-22T13:01:00Z" w16du:dateUtc="2026-09-22T17:01:00Z"/>
        </w:rPr>
      </w:pPr>
    </w:p>
    <w:p w14:paraId="3F220E5F" w14:textId="77777777" w:rsidR="00B958C0" w:rsidRDefault="00360DBC">
      <w:pPr>
        <w:spacing w:line="288" w:lineRule="auto"/>
        <w:rPr>
          <w:del w:id="121" w:author="Pribil-Kövesdy Döníz" w:date="2026-09-22T13:01:00Z" w16du:dateUtc="2026-09-22T17:01:00Z"/>
        </w:rPr>
      </w:pPr>
      <w:del w:id="122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Deck-mounted electronic basin tap:  </w:delText>
        </w:r>
      </w:del>
    </w:p>
    <w:p w14:paraId="188E308D" w14:textId="77777777" w:rsidR="00B958C0" w:rsidRDefault="00360DBC">
      <w:pPr>
        <w:spacing w:line="288" w:lineRule="auto"/>
        <w:rPr>
          <w:del w:id="123" w:author="Pribil-Kövesdy Döníz" w:date="2026-09-22T13:01:00Z" w16du:dateUtc="2026-09-22T17:01:00Z"/>
        </w:rPr>
      </w:pPr>
      <w:del w:id="124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230/6V recessed mains supply.  </w:delText>
        </w:r>
      </w:del>
    </w:p>
    <w:p w14:paraId="21E94321" w14:textId="77777777" w:rsidR="00B958C0" w:rsidRDefault="00360DBC">
      <w:pPr>
        <w:spacing w:line="288" w:lineRule="auto"/>
        <w:rPr>
          <w:del w:id="125" w:author="Pribil-Kövesdy Döníz" w:date="2026-09-22T13:01:00Z" w16du:dateUtc="2026-09-22T17:01:00Z"/>
        </w:rPr>
      </w:pPr>
      <w:del w:id="126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Reduced-stagnation solenoid valve and electronic unit integrated into the body of the tap.  </w:delText>
        </w:r>
      </w:del>
    </w:p>
    <w:p w14:paraId="0CC0FB6B" w14:textId="77777777" w:rsidR="00B958C0" w:rsidRDefault="00360DBC">
      <w:pPr>
        <w:spacing w:line="288" w:lineRule="auto"/>
        <w:rPr>
          <w:del w:id="127" w:author="Pribil-Kövesdy Döníz" w:date="2026-09-22T13:01:00Z" w16du:dateUtc="2026-09-22T17:01:00Z"/>
        </w:rPr>
      </w:pPr>
      <w:del w:id="128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Flow rate pre-set at 3 lpm at 3 bar, can be adjusted from 1.4 to 6 lpm.  </w:delText>
        </w:r>
      </w:del>
    </w:p>
    <w:p w14:paraId="6279F4B6" w14:textId="77777777" w:rsidR="00B958C0" w:rsidRDefault="00360DBC">
      <w:pPr>
        <w:spacing w:line="288" w:lineRule="auto"/>
        <w:rPr>
          <w:del w:id="129" w:author="Pribil-Kövesdy Döníz" w:date="2026-09-22T13:01:00Z" w16du:dateUtc="2026-09-22T17:01:00Z"/>
        </w:rPr>
      </w:pPr>
      <w:del w:id="130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Scale-resistant flow straightener.  </w:delText>
        </w:r>
      </w:del>
    </w:p>
    <w:p w14:paraId="7BADD6D6" w14:textId="77777777" w:rsidR="00B958C0" w:rsidRDefault="00360DBC">
      <w:pPr>
        <w:spacing w:line="288" w:lineRule="auto"/>
        <w:rPr>
          <w:del w:id="131" w:author="Pribil-Kövesdy Döníz" w:date="2026-09-22T13:01:00Z" w16du:dateUtc="2026-09-22T17:01:00Z"/>
        </w:rPr>
      </w:pPr>
      <w:del w:id="132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Duty flush (~60 seconds every 24 hours after last use).  </w:delText>
        </w:r>
      </w:del>
    </w:p>
    <w:p w14:paraId="5717BF16" w14:textId="77777777" w:rsidR="00B958C0" w:rsidRDefault="00360DBC">
      <w:pPr>
        <w:spacing w:line="288" w:lineRule="auto"/>
        <w:rPr>
          <w:del w:id="133" w:author="Pribil-Kövesdy Döníz" w:date="2026-09-22T13:01:00Z" w16du:dateUtc="2026-09-22T17:01:00Z"/>
        </w:rPr>
      </w:pPr>
      <w:del w:id="134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Presence detection sensor at the end of the spout optimises detection.  </w:delText>
        </w:r>
      </w:del>
    </w:p>
    <w:p w14:paraId="450A85AF" w14:textId="77777777" w:rsidR="00B958C0" w:rsidRDefault="00360DBC">
      <w:pPr>
        <w:spacing w:line="288" w:lineRule="auto"/>
        <w:rPr>
          <w:del w:id="135" w:author="Pribil-Kövesdy Döníz" w:date="2026-09-22T13:01:00Z" w16du:dateUtc="2026-09-22T17:01:00Z"/>
        </w:rPr>
      </w:pPr>
      <w:del w:id="136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Chrome-plated stainless steel body.  </w:delText>
        </w:r>
      </w:del>
    </w:p>
    <w:p w14:paraId="3FB76A7C" w14:textId="77777777" w:rsidR="00B958C0" w:rsidRDefault="00360DBC">
      <w:pPr>
        <w:spacing w:line="288" w:lineRule="auto"/>
        <w:rPr>
          <w:del w:id="137" w:author="Pribil-Kövesdy Döníz" w:date="2026-09-22T13:01:00Z" w16du:dateUtc="2026-09-22T17:01:00Z"/>
        </w:rPr>
      </w:pPr>
      <w:del w:id="138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Cap fixed in place by 2 concealed screws.  </w:delText>
        </w:r>
      </w:del>
    </w:p>
    <w:p w14:paraId="7A7CDDB3" w14:textId="77777777" w:rsidR="00B958C0" w:rsidRDefault="00360DBC">
      <w:pPr>
        <w:spacing w:line="288" w:lineRule="auto"/>
        <w:rPr>
          <w:del w:id="139" w:author="Pribil-Kövesdy Döníz" w:date="2026-09-22T13:01:00Z" w16du:dateUtc="2026-09-22T17:01:00Z"/>
        </w:rPr>
      </w:pPr>
      <w:del w:id="140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PEX flexible F3/8” with stopcock and filter.  </w:delText>
        </w:r>
      </w:del>
    </w:p>
    <w:p w14:paraId="2352273F" w14:textId="77777777" w:rsidR="00B958C0" w:rsidRDefault="00360DBC">
      <w:pPr>
        <w:spacing w:line="288" w:lineRule="auto"/>
        <w:rPr>
          <w:del w:id="141" w:author="Pribil-Kövesdy Döníz" w:date="2026-09-22T13:01:00Z" w16du:dateUtc="2026-09-22T17:01:00Z"/>
        </w:rPr>
      </w:pPr>
      <w:del w:id="142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Fixing reinforced by 2 stainless steel rods. </w:delText>
        </w:r>
      </w:del>
    </w:p>
    <w:p w14:paraId="21B86219" w14:textId="77777777" w:rsidR="00B958C0" w:rsidRDefault="00360DBC">
      <w:pPr>
        <w:spacing w:line="288" w:lineRule="auto"/>
        <w:rPr>
          <w:del w:id="143" w:author="Pribil-Kövesdy Döníz" w:date="2026-09-22T13:01:00Z" w16du:dateUtc="2026-09-22T17:01:00Z"/>
        </w:rPr>
      </w:pPr>
      <w:del w:id="144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Anti-blocking security. </w:delText>
        </w:r>
      </w:del>
    </w:p>
    <w:p w14:paraId="39981420" w14:textId="77777777" w:rsidR="00B958C0" w:rsidRDefault="00360DBC">
      <w:pPr>
        <w:spacing w:line="288" w:lineRule="auto"/>
        <w:rPr>
          <w:del w:id="145" w:author="Pribil-Kövesdy Döníz" w:date="2026-09-22T13:01:00Z" w16du:dateUtc="2026-09-22T17:01:00Z"/>
        </w:rPr>
      </w:pPr>
      <w:del w:id="146" w:author="Pribil-Kövesdy Döníz" w:date="2026-09-22T13:01:00Z" w16du:dateUtc="2026-09-22T17:01:00Z">
        <w:r>
          <w:rPr>
            <w:rFonts w:ascii="Calibri" w:eastAsia="Calibri" w:hAnsi="Calibri" w:cs="Calibri"/>
          </w:rPr>
          <w:delText xml:space="preserve">Suitable for people with reduced mobility. </w:delText>
        </w:r>
      </w:del>
    </w:p>
    <w:p w14:paraId="1A48EE90" w14:textId="77777777" w:rsidR="00B958C0" w:rsidRPr="003C2C83" w:rsidRDefault="00360DBC" w:rsidP="003C2C83">
      <w:pPr>
        <w:tabs>
          <w:tab w:val="left" w:pos="11340"/>
        </w:tabs>
        <w:spacing w:after="0" w:line="240" w:lineRule="auto"/>
        <w:rPr>
          <w:sz w:val="28"/>
          <w:rPrChange w:id="147" w:author="Pribil-Kövesdy Döníz" w:date="2026-09-22T13:01:00Z" w16du:dateUtc="2026-09-22T17:01:00Z">
            <w:rPr/>
          </w:rPrChange>
        </w:rPr>
        <w:pPrChange w:id="148" w:author="Pribil-Kövesdy Döníz" w:date="2026-09-22T13:01:00Z" w16du:dateUtc="2026-09-22T17:01:00Z">
          <w:pPr>
            <w:spacing w:line="288" w:lineRule="auto"/>
          </w:pPr>
        </w:pPrChange>
      </w:pPr>
      <w:del w:id="149" w:author="Pribil-Kövesdy Döníz" w:date="2026-09-22T13:01:00Z" w16du:dateUtc="2026-09-22T17:01:00Z">
        <w:r>
          <w:rPr>
            <w:rFonts w:ascii="Calibri" w:eastAsia="Calibri" w:hAnsi="Calibri" w:cs="Calibri"/>
          </w:rPr>
          <w:delText>30-year warranty.</w:delText>
        </w:r>
      </w:del>
    </w:p>
    <w:sectPr w:rsidR="00B958C0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54" w:author="Pribil-Kövesdy Döníz" w:date="2026-09-22T13:01:00Z" w16du:dateUtc="2026-09-22T17:01:00Z">
        <w:sectPr w:rsidR="00B958C0" w:rsidRPr="003C2C83" w:rsidSect="00AD06DF">
          <w:pgSz w:w="11905" w:h="16837" w:orient="portrait"/>
          <w:pgMar w:top="1200" w:right="1500" w:bottom="1000" w:left="145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5DA415" w14:textId="77777777" w:rsidR="00360DBC" w:rsidRDefault="00360DBC" w:rsidP="0061350B">
      <w:pPr>
        <w:spacing w:after="0" w:line="240" w:lineRule="auto"/>
        <w:pPrChange w:id="7" w:author="Pribil-Kövesdy Döníz" w:date="2026-09-22T13:01:00Z" w16du:dateUtc="2026-09-22T17:01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319DB813" w14:textId="77777777" w:rsidR="00360DBC" w:rsidRDefault="00360DBC" w:rsidP="0061350B">
      <w:pPr>
        <w:spacing w:after="0" w:line="240" w:lineRule="auto"/>
        <w:pPrChange w:id="8" w:author="Pribil-Kövesdy Döníz" w:date="2026-09-22T13:01:00Z" w16du:dateUtc="2026-09-22T17:01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86107" w14:textId="77777777" w:rsidR="00152C88" w:rsidRDefault="00152C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DF4758" w14:textId="77777777" w:rsidR="00360DBC" w:rsidRDefault="00360DBC" w:rsidP="0061350B">
      <w:pPr>
        <w:spacing w:after="0" w:line="240" w:lineRule="auto"/>
        <w:pPrChange w:id="5" w:author="Pribil-Kövesdy Döníz" w:date="2026-09-22T13:01:00Z" w16du:dateUtc="2026-09-22T17:01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3910FBDE" w14:textId="77777777" w:rsidR="00360DBC" w:rsidRDefault="00360DBC" w:rsidP="0061350B">
      <w:pPr>
        <w:spacing w:after="0" w:line="240" w:lineRule="auto"/>
        <w:pPrChange w:id="6" w:author="Pribil-Kövesdy Döníz" w:date="2026-09-22T13:01:00Z" w16du:dateUtc="2026-09-22T17:01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F4C31B" w14:textId="77777777" w:rsidR="00B958C0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50" w:author="Pribil-Kövesdy Döníz" w:date="2026-09-22T13:01:00Z" w16du:dateUtc="2026-09-22T17:01:00Z">
          <w:rPr/>
        </w:rPrChange>
      </w:rPr>
      <w:pPrChange w:id="151" w:author="Pribil-Kövesdy Döníz" w:date="2026-09-22T13:01:00Z" w16du:dateUtc="2026-09-22T17:01:00Z">
        <w:pPr>
          <w:jc w:val="center"/>
        </w:pPr>
      </w:pPrChange>
    </w:pPr>
    <w:ins w:id="152" w:author="Pribil-Kövesdy Döníz" w:date="2026-09-22T13:01:00Z" w16du:dateUtc="2026-09-22T17:01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del w:id="153" w:author="Pribil-Kövesdy Döníz" w:date="2026-09-22T13:01:00Z" w16du:dateUtc="2026-09-22T17:01:00Z">
      <w:r w:rsidR="00360DBC" w:rsidRPr="00A5085A">
        <w:rPr>
          <w:noProof/>
        </w:rPr>
        <w:pict w14:anchorId="6A26DF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4.8pt;height:18.65pt;visibility:visible;mso-wrap-style:square">
            <v:imagedata r:id="rId3" o:title=""/>
            <o:lock v:ext="edit" rotation="t" cropping="t" verticies="t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336108">
    <w:abstractNumId w:val="1"/>
  </w:num>
  <w:num w:numId="2" w16cid:durableId="1163163452">
    <w:abstractNumId w:val="2"/>
  </w:num>
  <w:num w:numId="3" w16cid:durableId="11428911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58C0"/>
    <w:rsid w:val="00152C88"/>
    <w:rsid w:val="00186FCF"/>
    <w:rsid w:val="002E38FF"/>
    <w:rsid w:val="00360DBC"/>
    <w:rsid w:val="00391C9E"/>
    <w:rsid w:val="003C2C83"/>
    <w:rsid w:val="00440F44"/>
    <w:rsid w:val="004B3A33"/>
    <w:rsid w:val="005E7FFD"/>
    <w:rsid w:val="0061350B"/>
    <w:rsid w:val="00646D28"/>
    <w:rsid w:val="0067146E"/>
    <w:rsid w:val="00686BE4"/>
    <w:rsid w:val="0074549C"/>
    <w:rsid w:val="00745992"/>
    <w:rsid w:val="007A6560"/>
    <w:rsid w:val="007C10F6"/>
    <w:rsid w:val="00854C26"/>
    <w:rsid w:val="00866058"/>
    <w:rsid w:val="00875E83"/>
    <w:rsid w:val="008B7245"/>
    <w:rsid w:val="00A1440D"/>
    <w:rsid w:val="00A236F9"/>
    <w:rsid w:val="00AD06DF"/>
    <w:rsid w:val="00B958C0"/>
    <w:rsid w:val="00D12036"/>
    <w:rsid w:val="00E358DE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3:01:00Z">
        <w:pPr>
          <w:spacing w:line="278" w:lineRule="auto"/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0" w:author="Pribil-Kövesdy Döníz" w:date="2026-09-22T13:01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uiPriority w:val="9"/>
    <w:qFormat/>
    <w:pPr>
      <w:outlineLvl w:val="0"/>
    </w:pPr>
    <w:rPr>
      <w:b/>
      <w:bCs/>
      <w:color w:val="438FAC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38FAC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table" w:styleId="TableGrid">
    <w:name w:val="Table Grid"/>
    <w:basedOn w:val="TableNormal"/>
    <w:uiPriority w:val="59"/>
    <w:rsid w:val="00152C88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Pribil-Kövesdy Döníz" w:date="2026-09-22T13:01:00Z">
        <w:pPr>
          <w:spacing w:after="200" w:line="276" w:lineRule="auto"/>
          <w:ind w:left="720"/>
          <w:contextualSpacing/>
        </w:pPr>
      </w:pPrChange>
    </w:pPr>
    <w:rPr>
      <w:rPrChange w:id="1" w:author="Pribil-Kövesdy Döníz" w:date="2026-09-22T13:01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2" w:author="Pribil-Kövesdy Döníz" w:date="2026-09-22T13:01:00Z">
        <w:pPr>
          <w:spacing w:after="200"/>
        </w:pPr>
      </w:pPrChange>
    </w:pPr>
    <w:rPr>
      <w:rFonts w:ascii="Tahoma" w:hAnsi="Tahoma" w:cs="Tahoma"/>
      <w:sz w:val="16"/>
      <w:szCs w:val="16"/>
      <w:rPrChange w:id="2" w:author="Pribil-Kövesdy Döníz" w:date="2026-09-22T13:01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C88"/>
    <w:rPr>
      <w:rFonts w:ascii="Tahoma" w:eastAsiaTheme="minorHAnsi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152C8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3:01:00Z">
        <w:pPr>
          <w:tabs>
            <w:tab w:val="center" w:pos="4536"/>
            <w:tab w:val="right" w:pos="9072"/>
          </w:tabs>
          <w:spacing w:after="200"/>
        </w:pPr>
      </w:pPrChange>
    </w:pPr>
    <w:rPr>
      <w:rPrChange w:id="3" w:author="Pribil-Kövesdy Döníz" w:date="2026-09-22T13:01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52C88"/>
    <w:rPr>
      <w:rFonts w:asciiTheme="minorHAnsi" w:eastAsiaTheme="minorHAnsi" w:hAnsiTheme="minorHAnsi" w:cstheme="minorBidi"/>
      <w:sz w:val="22"/>
      <w:szCs w:val="22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Pribil-Kövesdy Döníz" w:date="2026-09-22T13:01:00Z">
        <w:pPr>
          <w:tabs>
            <w:tab w:val="center" w:pos="4536"/>
            <w:tab w:val="right" w:pos="9072"/>
          </w:tabs>
          <w:spacing w:after="200"/>
        </w:pPr>
      </w:pPrChange>
    </w:pPr>
    <w:rPr>
      <w:rPrChange w:id="4" w:author="Pribil-Kövesdy Döníz" w:date="2026-09-22T13:01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152C88"/>
    <w:rPr>
      <w:rFonts w:asciiTheme="minorHAnsi" w:eastAsiaTheme="minorHAnsi" w:hAnsiTheme="minorHAnsi" w:cstheme="minorBidi"/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1871</Characters>
  <Application>Microsoft Office Word</Application>
  <DocSecurity>0</DocSecurity>
  <Lines>15</Lines>
  <Paragraphs>4</Paragraphs>
  <ScaleCrop>false</ScaleCrop>
  <Manager/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2025-05-29T15:35:00Z</dcterms:created>
  <dcterms:modified xsi:type="dcterms:W3CDTF">2026-09-22T17:01:00Z</dcterms:modified>
  <cp:category/>
</cp:coreProperties>
</file>