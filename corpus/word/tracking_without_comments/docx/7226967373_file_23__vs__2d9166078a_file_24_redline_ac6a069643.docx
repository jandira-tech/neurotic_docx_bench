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9AF3BF" w14:textId="77777777" w:rsidR="00525BBC" w:rsidRDefault="00525BBC">
      <w:pPr>
        <w:rPr>
          <w:rPrChange w:id="0" w:author="Arthur Souza Rodrigues" w:date="2026-09-26T14:57:00Z" w16du:dateUtc="2026-09-26T18:57:00Z">
            <w:rPr>
              <w:rFonts w:ascii="Arial" w:hAnsi="Arial" w:cs="Arial"/>
              <w:b/>
              <w:bCs/>
              <w:sz w:val="52"/>
              <w:szCs w:val="52"/>
            </w:rPr>
          </w:rPrChange>
        </w:rPr>
      </w:pPr>
      <w:r>
        <w:rPr>
          <w:rPrChange w:id="1" w:author="Arthur Souza Rodrigues" w:date="2026-09-26T14:57:00Z" w16du:dateUtc="2026-09-26T18:57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file_</w:t>
      </w:r>
      <w:ins w:id="2" w:author="Arthur Souza Rodrigues" w:date="2026-09-26T14:57:00Z" w16du:dateUtc="2026-09-26T18:57:00Z">
        <w:r w:rsidR="008107F7">
          <w:t>24</w:t>
        </w:r>
      </w:ins>
      <w:del w:id="3" w:author="Arthur Souza Rodrigues" w:date="2026-09-26T14:57:00Z" w16du:dateUtc="2026-09-26T18:57:00Z">
        <w:r>
          <w:rPr>
            <w:rFonts w:ascii="Arial" w:hAnsi="Arial" w:cs="Arial"/>
            <w:b/>
            <w:bCs/>
            <w:sz w:val="52"/>
            <w:szCs w:val="52"/>
          </w:rPr>
          <w:delText>23</w:delText>
        </w:r>
      </w:del>
      <w:r>
        <w:rPr>
          <w:rPrChange w:id="4" w:author="Arthur Souza Rodrigues" w:date="2026-09-26T14:57:00Z" w16du:dateUtc="2026-09-26T18:57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.docx</w:t>
      </w:r>
    </w:p>
    <w:p w14:paraId="7A102B2F" w14:textId="3B8C046B" w:rsidR="003845DC" w:rsidRDefault="00F36009">
      <w:pPr>
        <w:rPr>
          <w:ins w:id="5" w:author="Arthur Souza Rodrigues" w:date="2026-09-26T14:57:00Z" w16du:dateUtc="2026-09-26T18:57:00Z"/>
        </w:rPr>
      </w:pPr>
      <w:ins w:id="6" w:author="Arthur Souza Rodrigues" w:date="2026-09-26T14:57:00Z" w16du:dateUtc="2026-09-26T18:57:00Z">
        <w:r>
          <w:t>Support Tickets</w:t>
        </w:r>
      </w:ins>
    </w:p>
    <w:p w14:paraId="59559C0A" w14:textId="77777777" w:rsidR="003845DC" w:rsidRDefault="003845DC">
      <w:pPr>
        <w:rPr>
          <w:ins w:id="7" w:author="Arthur Souza Rodrigues" w:date="2026-09-26T14:57:00Z" w16du:dateUtc="2026-09-26T18:57:00Z"/>
        </w:rPr>
      </w:pPr>
    </w:p>
    <w:p w14:paraId="4450101D" w14:textId="77777777" w:rsidR="003845DC" w:rsidRDefault="003845DC">
      <w:pPr>
        <w:rPr>
          <w:ins w:id="8" w:author="Arthur Souza Rodrigues" w:date="2026-09-26T14:57:00Z" w16du:dateUtc="2026-09-26T18:5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845DC" w14:paraId="08B3EBE2" w14:textId="77777777">
        <w:trPr>
          <w:trHeight w:val="360"/>
          <w:ins w:id="9" w:author="Arthur Souza Rodrigues" w:date="2026-09-26T14:57:00Z" w16du:dateUtc="2026-09-26T18:5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F244" w14:textId="77777777" w:rsidR="003845DC" w:rsidRDefault="00F36009">
            <w:pPr>
              <w:rPr>
                <w:ins w:id="10" w:author="Arthur Souza Rodrigues" w:date="2026-09-26T14:57:00Z" w16du:dateUtc="2026-09-26T18:57:00Z"/>
              </w:rPr>
            </w:pPr>
            <w:ins w:id="11" w:author="Arthur Souza Rodrigues" w:date="2026-09-26T14:57:00Z" w16du:dateUtc="2026-09-26T18:57:00Z">
              <w:r>
                <w:rPr>
                  <w:i/>
                  <w:iCs/>
                </w:rPr>
                <w:t>Ticket ID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EA5B" w14:textId="77777777" w:rsidR="003845DC" w:rsidRDefault="00F36009">
            <w:pPr>
              <w:rPr>
                <w:ins w:id="12" w:author="Arthur Souza Rodrigues" w:date="2026-09-26T14:57:00Z" w16du:dateUtc="2026-09-26T18:57:00Z"/>
              </w:rPr>
            </w:pPr>
            <w:ins w:id="13" w:author="Arthur Souza Rodrigues" w:date="2026-09-26T14:57:00Z" w16du:dateUtc="2026-09-26T18:57:00Z">
              <w:r>
                <w:rPr>
                  <w:i/>
                  <w:iCs/>
                </w:rPr>
                <w:t>Issue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5BC2" w14:textId="77777777" w:rsidR="003845DC" w:rsidRDefault="00F36009">
            <w:pPr>
              <w:rPr>
                <w:ins w:id="14" w:author="Arthur Souza Rodrigues" w:date="2026-09-26T14:57:00Z" w16du:dateUtc="2026-09-26T18:57:00Z"/>
              </w:rPr>
            </w:pPr>
            <w:ins w:id="15" w:author="Arthur Souza Rodrigues" w:date="2026-09-26T14:57:00Z" w16du:dateUtc="2026-09-26T18:57:00Z">
              <w:r>
                <w:rPr>
                  <w:i/>
                  <w:iCs/>
                </w:rPr>
                <w:t>Priority</w:t>
              </w:r>
            </w:ins>
          </w:p>
        </w:tc>
      </w:tr>
      <w:tr w:rsidR="003845DC" w14:paraId="7A97A4AE" w14:textId="77777777">
        <w:trPr>
          <w:trHeight w:val="360"/>
          <w:ins w:id="16" w:author="Arthur Souza Rodrigues" w:date="2026-09-26T14:57:00Z" w16du:dateUtc="2026-09-26T18:5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FEBC" w14:textId="77777777" w:rsidR="003845DC" w:rsidRDefault="00F36009">
            <w:pPr>
              <w:rPr>
                <w:ins w:id="17" w:author="Arthur Souza Rodrigues" w:date="2026-09-26T14:57:00Z" w16du:dateUtc="2026-09-26T18:57:00Z"/>
              </w:rPr>
            </w:pPr>
            <w:ins w:id="18" w:author="Arthur Souza Rodrigues" w:date="2026-09-26T14:57:00Z" w16du:dateUtc="2026-09-26T18:57:00Z">
              <w:r>
                <w:t>#1001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76FE" w14:textId="77777777" w:rsidR="003845DC" w:rsidRDefault="00F36009">
            <w:pPr>
              <w:rPr>
                <w:ins w:id="19" w:author="Arthur Souza Rodrigues" w:date="2026-09-26T14:57:00Z" w16du:dateUtc="2026-09-26T18:57:00Z"/>
              </w:rPr>
            </w:pPr>
            <w:ins w:id="20" w:author="Arthur Souza Rodrigues" w:date="2026-09-26T14:57:00Z" w16du:dateUtc="2026-09-26T18:57:00Z">
              <w:r>
                <w:t>Login failure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E27C" w14:textId="77777777" w:rsidR="003845DC" w:rsidRDefault="00F36009">
            <w:pPr>
              <w:rPr>
                <w:ins w:id="21" w:author="Arthur Souza Rodrigues" w:date="2026-09-26T14:57:00Z" w16du:dateUtc="2026-09-26T18:57:00Z"/>
              </w:rPr>
            </w:pPr>
            <w:ins w:id="22" w:author="Arthur Souza Rodrigues" w:date="2026-09-26T14:57:00Z" w16du:dateUtc="2026-09-26T18:57:00Z">
              <w:r>
                <w:t>High</w:t>
              </w:r>
            </w:ins>
          </w:p>
        </w:tc>
      </w:tr>
      <w:tr w:rsidR="003845DC" w14:paraId="0D5CECD0" w14:textId="77777777">
        <w:trPr>
          <w:trHeight w:val="360"/>
          <w:ins w:id="23" w:author="Arthur Souza Rodrigues" w:date="2026-09-26T14:57:00Z" w16du:dateUtc="2026-09-26T18:5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AE29" w14:textId="77777777" w:rsidR="003845DC" w:rsidRDefault="00F36009">
            <w:pPr>
              <w:rPr>
                <w:ins w:id="24" w:author="Arthur Souza Rodrigues" w:date="2026-09-26T14:57:00Z" w16du:dateUtc="2026-09-26T18:57:00Z"/>
              </w:rPr>
            </w:pPr>
            <w:ins w:id="25" w:author="Arthur Souza Rodrigues" w:date="2026-09-26T14:57:00Z" w16du:dateUtc="2026-09-26T18:57:00Z">
              <w:r>
                <w:t>#1002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139D" w14:textId="77777777" w:rsidR="003845DC" w:rsidRDefault="00F36009">
            <w:pPr>
              <w:rPr>
                <w:ins w:id="26" w:author="Arthur Souza Rodrigues" w:date="2026-09-26T14:57:00Z" w16du:dateUtc="2026-09-26T18:57:00Z"/>
              </w:rPr>
            </w:pPr>
            <w:ins w:id="27" w:author="Arthur Souza Rodrigues" w:date="2026-09-26T14:57:00Z" w16du:dateUtc="2026-09-26T18:57:00Z">
              <w:r>
                <w:t>Slow loading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5B21" w14:textId="77777777" w:rsidR="003845DC" w:rsidRDefault="00F36009">
            <w:pPr>
              <w:rPr>
                <w:ins w:id="28" w:author="Arthur Souza Rodrigues" w:date="2026-09-26T14:57:00Z" w16du:dateUtc="2026-09-26T18:57:00Z"/>
              </w:rPr>
            </w:pPr>
            <w:ins w:id="29" w:author="Arthur Souza Rodrigues" w:date="2026-09-26T14:57:00Z" w16du:dateUtc="2026-09-26T18:57:00Z">
              <w:r>
                <w:t>Medium</w:t>
              </w:r>
            </w:ins>
          </w:p>
        </w:tc>
      </w:tr>
    </w:tbl>
    <w:p w14:paraId="5A998DA2" w14:textId="51E57A8A" w:rsidR="002855C0" w:rsidRDefault="00F36009">
      <w:pPr>
        <w:rPr>
          <w:del w:id="30" w:author="Arthur Souza Rodrigues" w:date="2026-09-26T14:57:00Z" w16du:dateUtc="2026-09-26T18:57:00Z"/>
        </w:rPr>
      </w:pPr>
      <w:del w:id="31" w:author="Arthur Souza Rodrigues" w:date="2026-09-26T14:57:00Z" w16du:dateUtc="2026-09-26T18:57:00Z">
        <w:r>
          <w:rPr>
            <w:rFonts w:ascii="Arial" w:hAnsi="Arial" w:cs="Arial"/>
            <w:b/>
            <w:bCs/>
            <w:sz w:val="52"/>
            <w:szCs w:val="52"/>
          </w:rPr>
          <w:delText>Title Style Demo</w:delText>
        </w:r>
      </w:del>
    </w:p>
    <w:p w14:paraId="4FDB6288" w14:textId="77777777" w:rsidR="002855C0" w:rsidRDefault="00F36009">
      <w:pPr>
        <w:spacing w:line="240" w:lineRule="auto"/>
        <w:rPr>
          <w:del w:id="32" w:author="Arthur Souza Rodrigues" w:date="2026-09-26T14:57:00Z" w16du:dateUtc="2026-09-26T18:57:00Z"/>
        </w:rPr>
      </w:pPr>
      <w:del w:id="33" w:author="Arthur Souza Rodrigues" w:date="2026-09-26T14:57:00Z" w16du:dateUtc="2026-09-26T18:57:00Z">
        <w:r>
          <w:rPr>
            <w:rFonts w:ascii="Arial" w:hAnsi="Arial" w:cs="Arial"/>
            <w:b/>
            <w:bCs/>
            <w:sz w:val="52"/>
            <w:szCs w:val="52"/>
          </w:rPr>
          <w:delText>Demonstrating Title paragraph style.</w:delText>
        </w:r>
      </w:del>
    </w:p>
    <w:p w14:paraId="2E5FDDB7" w14:textId="77777777" w:rsidR="002855C0" w:rsidRDefault="00F36009">
      <w:pPr>
        <w:pPrChange w:id="34" w:author="Arthur Souza Rodrigues" w:date="2026-09-26T14:57:00Z" w16du:dateUtc="2026-09-26T18:57:00Z">
          <w:pPr>
            <w:spacing w:line="240" w:lineRule="auto"/>
          </w:pPr>
        </w:pPrChange>
      </w:pPr>
      <w:del w:id="35" w:author="Arthur Souza Rodrigues" w:date="2026-09-26T14:57:00Z" w16du:dateUtc="2026-09-26T18:57:00Z">
        <w:r>
          <w:rPr>
            <w:rFonts w:ascii="Arial" w:hAnsi="Arial" w:cs="Arial"/>
            <w:b/>
            <w:bCs/>
            <w:sz w:val="52"/>
            <w:szCs w:val="52"/>
          </w:rPr>
          <w:delText>Document Title</w:delText>
        </w:r>
      </w:del>
    </w:p>
    <w:sectPr w:rsidR="002855C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55C0"/>
    <w:rsid w:val="000C789A"/>
    <w:rsid w:val="002855C0"/>
    <w:rsid w:val="002F5B90"/>
    <w:rsid w:val="003845DC"/>
    <w:rsid w:val="00525BBC"/>
    <w:rsid w:val="00764A86"/>
    <w:rsid w:val="008107F7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CD0D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2026-09-26T18:57:00Z</dcterms:modified>
</cp:coreProperties>
</file>