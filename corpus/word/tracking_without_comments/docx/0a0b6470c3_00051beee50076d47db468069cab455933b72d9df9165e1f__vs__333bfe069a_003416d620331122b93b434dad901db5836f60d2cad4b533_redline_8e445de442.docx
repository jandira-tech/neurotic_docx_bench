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FFF621" w14:textId="77777777" w:rsidR="00BC32DD" w:rsidRPr="001A2552" w:rsidRDefault="00BC32DD" w:rsidP="00BC32DD">
      <w:pPr>
        <w:jc w:val="center"/>
        <w:rPr>
          <w:ins w:id="8" w:author="msi" w:date="2026-09-22T12:14:00Z" w16du:dateUtc="2026-09-22T16:14:00Z"/>
          <w:sz w:val="16"/>
          <w:szCs w:val="16"/>
        </w:rPr>
      </w:pPr>
      <w:ins w:id="9" w:author="msi" w:date="2026-09-22T12:14:00Z" w16du:dateUtc="2026-09-22T16:14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28922CE7" w14:textId="77777777" w:rsidR="00BC32DD" w:rsidRPr="001A2552" w:rsidRDefault="00BC32DD" w:rsidP="00BC32DD">
      <w:pPr>
        <w:jc w:val="center"/>
        <w:rPr>
          <w:ins w:id="10" w:author="msi" w:date="2026-09-22T12:14:00Z" w16du:dateUtc="2026-09-22T16:14:00Z"/>
          <w:b/>
          <w:sz w:val="16"/>
          <w:szCs w:val="16"/>
        </w:rPr>
      </w:pPr>
      <w:ins w:id="11" w:author="msi" w:date="2026-09-22T12:14:00Z" w16du:dateUtc="2026-09-22T16:14:00Z">
        <w:r w:rsidRPr="001A2552">
          <w:rPr>
            <w:b/>
            <w:sz w:val="16"/>
            <w:szCs w:val="16"/>
          </w:rPr>
          <w:t>Açık Ders Malzemeleri</w:t>
        </w:r>
      </w:ins>
    </w:p>
    <w:p w14:paraId="0AD15664" w14:textId="77777777" w:rsidR="00BC32DD" w:rsidRDefault="00BC32DD" w:rsidP="00BC32DD">
      <w:pPr>
        <w:pStyle w:val="Basliklar"/>
        <w:jc w:val="center"/>
        <w:rPr>
          <w:ins w:id="12" w:author="msi" w:date="2026-09-22T12:14:00Z" w16du:dateUtc="2026-09-22T16:14:00Z"/>
          <w:sz w:val="16"/>
          <w:szCs w:val="16"/>
        </w:rPr>
      </w:pPr>
    </w:p>
    <w:p w14:paraId="1BEBDDD9" w14:textId="77777777" w:rsidR="00BC32DD" w:rsidRPr="001A2552" w:rsidRDefault="00BC32DD" w:rsidP="00BC32DD">
      <w:pPr>
        <w:pStyle w:val="Basliklar"/>
        <w:jc w:val="center"/>
        <w:rPr>
          <w:ins w:id="13" w:author="msi" w:date="2026-09-22T12:14:00Z" w16du:dateUtc="2026-09-22T16:14:00Z"/>
          <w:sz w:val="16"/>
          <w:szCs w:val="16"/>
        </w:rPr>
      </w:pPr>
      <w:ins w:id="14" w:author="msi" w:date="2026-09-22T12:14:00Z" w16du:dateUtc="2026-09-22T16:14:00Z">
        <w:r>
          <w:rPr>
            <w:sz w:val="16"/>
            <w:szCs w:val="16"/>
          </w:rPr>
          <w:t>Ders izlence Formu</w:t>
        </w:r>
      </w:ins>
    </w:p>
    <w:p w14:paraId="42AA850E" w14:textId="77777777" w:rsidR="00BC32DD" w:rsidRPr="001A2552" w:rsidRDefault="00BC32DD" w:rsidP="00BC32DD">
      <w:pPr>
        <w:rPr>
          <w:ins w:id="15" w:author="msi" w:date="2026-09-22T12:14:00Z" w16du:dateUtc="2026-09-22T16:14:00Z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45"/>
        <w:gridCol w:w="6068"/>
      </w:tblGrid>
      <w:tr w:rsidR="00BC32DD" w:rsidRPr="001A2552" w14:paraId="458C2448" w14:textId="77777777" w:rsidTr="00832AEF">
        <w:trPr>
          <w:jc w:val="center"/>
          <w:ins w:id="16" w:author="msi" w:date="2026-09-22T12:14:00Z" w16du:dateUtc="2026-09-22T16:14:00Z"/>
        </w:trPr>
        <w:tc>
          <w:tcPr>
            <w:tcW w:w="2745" w:type="dxa"/>
            <w:vAlign w:val="center"/>
          </w:tcPr>
          <w:p w14:paraId="22BF3EE8" w14:textId="77777777" w:rsidR="00BC32DD" w:rsidRPr="001A2552" w:rsidRDefault="00BC32DD" w:rsidP="00832AEF">
            <w:pPr>
              <w:pStyle w:val="DersBasliklar"/>
              <w:rPr>
                <w:ins w:id="17" w:author="msi" w:date="2026-09-22T12:14:00Z" w16du:dateUtc="2026-09-22T16:14:00Z"/>
                <w:szCs w:val="16"/>
              </w:rPr>
            </w:pPr>
            <w:ins w:id="18" w:author="msi" w:date="2026-09-22T12:14:00Z" w16du:dateUtc="2026-09-22T16:14:00Z">
              <w:r w:rsidRPr="001A2552">
                <w:rPr>
                  <w:szCs w:val="16"/>
                </w:rPr>
                <w:t>Dersin Kodu ve İsmi</w:t>
              </w:r>
            </w:ins>
          </w:p>
        </w:tc>
        <w:tc>
          <w:tcPr>
            <w:tcW w:w="6068" w:type="dxa"/>
          </w:tcPr>
          <w:p w14:paraId="1DDD1570" w14:textId="77777777" w:rsidR="00BC32DD" w:rsidRPr="00B00DF3" w:rsidRDefault="00CC0B85" w:rsidP="00F95BE5">
            <w:pPr>
              <w:pStyle w:val="DersBilgileri"/>
              <w:rPr>
                <w:ins w:id="19" w:author="msi" w:date="2026-09-22T12:14:00Z" w16du:dateUtc="2026-09-22T16:14:00Z"/>
                <w:bCs/>
                <w:szCs w:val="16"/>
              </w:rPr>
            </w:pPr>
            <w:ins w:id="20" w:author="msi" w:date="2026-09-22T12:14:00Z" w16du:dateUtc="2026-09-22T16:14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BC32DD" w:rsidRPr="001A2552" w14:paraId="63A260AE" w14:textId="77777777" w:rsidTr="00832AEF">
        <w:trPr>
          <w:jc w:val="center"/>
          <w:ins w:id="21" w:author="msi" w:date="2026-09-22T12:14:00Z" w16du:dateUtc="2026-09-22T16:14:00Z"/>
        </w:trPr>
        <w:tc>
          <w:tcPr>
            <w:tcW w:w="2745" w:type="dxa"/>
            <w:vAlign w:val="center"/>
          </w:tcPr>
          <w:p w14:paraId="2C58B9A5" w14:textId="77777777" w:rsidR="00BC32DD" w:rsidRPr="001A2552" w:rsidRDefault="00BC32DD" w:rsidP="00832AEF">
            <w:pPr>
              <w:pStyle w:val="DersBasliklar"/>
              <w:rPr>
                <w:ins w:id="22" w:author="msi" w:date="2026-09-22T12:14:00Z" w16du:dateUtc="2026-09-22T16:14:00Z"/>
                <w:szCs w:val="16"/>
              </w:rPr>
            </w:pPr>
            <w:ins w:id="23" w:author="msi" w:date="2026-09-22T12:14:00Z" w16du:dateUtc="2026-09-22T16:14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</w:tcPr>
          <w:p w14:paraId="62D6C076" w14:textId="77777777" w:rsidR="00BC32DD" w:rsidRPr="00B00DF3" w:rsidRDefault="00F911A6" w:rsidP="00832AEF">
            <w:pPr>
              <w:pStyle w:val="DersBilgileri"/>
              <w:rPr>
                <w:ins w:id="24" w:author="msi" w:date="2026-09-22T12:14:00Z" w16du:dateUtc="2026-09-22T16:14:00Z"/>
                <w:szCs w:val="16"/>
              </w:rPr>
            </w:pPr>
            <w:ins w:id="25" w:author="msi" w:date="2026-09-22T12:14:00Z" w16du:dateUtc="2026-09-22T16:14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BC32DD" w:rsidRPr="001A2552" w14:paraId="19B95006" w14:textId="77777777" w:rsidTr="00832AEF">
        <w:trPr>
          <w:jc w:val="center"/>
          <w:ins w:id="26" w:author="msi" w:date="2026-09-22T12:14:00Z" w16du:dateUtc="2026-09-22T16:14:00Z"/>
        </w:trPr>
        <w:tc>
          <w:tcPr>
            <w:tcW w:w="2745" w:type="dxa"/>
            <w:vAlign w:val="center"/>
          </w:tcPr>
          <w:p w14:paraId="6763F00A" w14:textId="77777777" w:rsidR="00BC32DD" w:rsidRPr="001A2552" w:rsidRDefault="00BC32DD" w:rsidP="00832AEF">
            <w:pPr>
              <w:pStyle w:val="DersBasliklar"/>
              <w:rPr>
                <w:ins w:id="27" w:author="msi" w:date="2026-09-22T12:14:00Z" w16du:dateUtc="2026-09-22T16:14:00Z"/>
                <w:szCs w:val="16"/>
              </w:rPr>
            </w:pPr>
            <w:ins w:id="28" w:author="msi" w:date="2026-09-22T12:14:00Z" w16du:dateUtc="2026-09-22T16:14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</w:tcPr>
          <w:p w14:paraId="7FFCA0FF" w14:textId="77777777" w:rsidR="00BC32DD" w:rsidRPr="00B00DF3" w:rsidRDefault="00F911A6" w:rsidP="00832AEF">
            <w:pPr>
              <w:pStyle w:val="DersBilgileri"/>
              <w:rPr>
                <w:ins w:id="29" w:author="msi" w:date="2026-09-22T12:14:00Z" w16du:dateUtc="2026-09-22T16:14:00Z"/>
                <w:szCs w:val="16"/>
              </w:rPr>
            </w:pPr>
            <w:ins w:id="30" w:author="msi" w:date="2026-09-22T12:14:00Z" w16du:dateUtc="2026-09-22T16:14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1DB8635A" w14:textId="77777777" w:rsidTr="00832AEF">
        <w:trPr>
          <w:jc w:val="center"/>
          <w:ins w:id="31" w:author="msi" w:date="2026-09-22T12:14:00Z" w16du:dateUtc="2026-09-22T16:14:00Z"/>
        </w:trPr>
        <w:tc>
          <w:tcPr>
            <w:tcW w:w="2745" w:type="dxa"/>
            <w:vAlign w:val="center"/>
          </w:tcPr>
          <w:p w14:paraId="753FB38B" w14:textId="77777777" w:rsidR="00BC32DD" w:rsidRPr="001A2552" w:rsidRDefault="00BC32DD" w:rsidP="00832AEF">
            <w:pPr>
              <w:pStyle w:val="DersBasliklar"/>
              <w:rPr>
                <w:ins w:id="32" w:author="msi" w:date="2026-09-22T12:14:00Z" w16du:dateUtc="2026-09-22T16:14:00Z"/>
                <w:szCs w:val="16"/>
              </w:rPr>
            </w:pPr>
            <w:ins w:id="33" w:author="msi" w:date="2026-09-22T12:14:00Z" w16du:dateUtc="2026-09-22T16:14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</w:tcPr>
          <w:p w14:paraId="27D7D2A2" w14:textId="77777777" w:rsidR="00BC32DD" w:rsidRPr="00B00DF3" w:rsidRDefault="00F911A6" w:rsidP="00832AEF">
            <w:pPr>
              <w:pStyle w:val="DersBilgileri"/>
              <w:rPr>
                <w:ins w:id="34" w:author="msi" w:date="2026-09-22T12:14:00Z" w16du:dateUtc="2026-09-22T16:14:00Z"/>
                <w:szCs w:val="16"/>
              </w:rPr>
            </w:pPr>
            <w:ins w:id="35" w:author="msi" w:date="2026-09-22T12:14:00Z" w16du:dateUtc="2026-09-22T16:14:00Z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76CDE52F" w14:textId="77777777" w:rsidTr="00832AEF">
        <w:trPr>
          <w:jc w:val="center"/>
          <w:ins w:id="36" w:author="msi" w:date="2026-09-22T12:14:00Z" w16du:dateUtc="2026-09-22T16:14:00Z"/>
        </w:trPr>
        <w:tc>
          <w:tcPr>
            <w:tcW w:w="2745" w:type="dxa"/>
            <w:vAlign w:val="center"/>
          </w:tcPr>
          <w:p w14:paraId="45C826A6" w14:textId="77777777" w:rsidR="00BC32DD" w:rsidRPr="001A2552" w:rsidRDefault="00BC32DD" w:rsidP="00832AEF">
            <w:pPr>
              <w:pStyle w:val="DersBasliklar"/>
              <w:rPr>
                <w:ins w:id="37" w:author="msi" w:date="2026-09-22T12:14:00Z" w16du:dateUtc="2026-09-22T16:14:00Z"/>
                <w:szCs w:val="16"/>
              </w:rPr>
            </w:pPr>
            <w:ins w:id="38" w:author="msi" w:date="2026-09-22T12:14:00Z" w16du:dateUtc="2026-09-22T16:14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</w:tcPr>
          <w:p w14:paraId="2A7F7590" w14:textId="77777777" w:rsidR="00BC32DD" w:rsidRPr="00B00DF3" w:rsidRDefault="00F8234C" w:rsidP="00832AEF">
            <w:pPr>
              <w:pStyle w:val="DersBilgileri"/>
              <w:rPr>
                <w:ins w:id="39" w:author="msi" w:date="2026-09-22T12:14:00Z" w16du:dateUtc="2026-09-22T16:14:00Z"/>
                <w:szCs w:val="16"/>
              </w:rPr>
            </w:pPr>
            <w:ins w:id="40" w:author="msi" w:date="2026-09-22T12:14:00Z" w16du:dateUtc="2026-09-22T16:14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085968A5" w14:textId="77777777" w:rsidTr="00832AEF">
        <w:trPr>
          <w:jc w:val="center"/>
          <w:ins w:id="41" w:author="msi" w:date="2026-09-22T12:14:00Z" w16du:dateUtc="2026-09-22T16:14:00Z"/>
        </w:trPr>
        <w:tc>
          <w:tcPr>
            <w:tcW w:w="2745" w:type="dxa"/>
            <w:vAlign w:val="center"/>
          </w:tcPr>
          <w:p w14:paraId="53DE2E0A" w14:textId="77777777" w:rsidR="00BC32DD" w:rsidRPr="001A2552" w:rsidRDefault="00BC32DD" w:rsidP="00832AEF">
            <w:pPr>
              <w:pStyle w:val="DersBasliklar"/>
              <w:rPr>
                <w:ins w:id="42" w:author="msi" w:date="2026-09-22T12:14:00Z" w16du:dateUtc="2026-09-22T16:14:00Z"/>
                <w:szCs w:val="16"/>
              </w:rPr>
            </w:pPr>
            <w:ins w:id="43" w:author="msi" w:date="2026-09-22T12:14:00Z" w16du:dateUtc="2026-09-22T16:14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0D991A1D" w14:textId="77777777" w:rsidR="00F911A6" w:rsidRPr="00B00DF3" w:rsidRDefault="00F911A6" w:rsidP="00F911A6">
            <w:pPr>
              <w:rPr>
                <w:ins w:id="44" w:author="msi" w:date="2026-09-22T12:14:00Z" w16du:dateUtc="2026-09-22T16:14:00Z"/>
                <w:sz w:val="16"/>
                <w:szCs w:val="16"/>
              </w:rPr>
            </w:pPr>
          </w:p>
          <w:p w14:paraId="458B9444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45" w:author="msi" w:date="2026-09-22T12:14:00Z" w16du:dateUtc="2026-09-22T16:14:00Z"/>
                <w:sz w:val="16"/>
                <w:szCs w:val="16"/>
              </w:rPr>
            </w:pPr>
            <w:ins w:id="46" w:author="msi" w:date="2026-09-22T12:14:00Z" w16du:dateUtc="2026-09-22T16:14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16C3C45B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47" w:author="msi" w:date="2026-09-22T12:14:00Z" w16du:dateUtc="2026-09-22T16:14:00Z"/>
                <w:sz w:val="16"/>
                <w:szCs w:val="16"/>
              </w:rPr>
            </w:pPr>
            <w:ins w:id="48" w:author="msi" w:date="2026-09-22T12:14:00Z" w16du:dateUtc="2026-09-22T16:14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6F508DC1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49" w:author="msi" w:date="2026-09-22T12:14:00Z" w16du:dateUtc="2026-09-22T16:14:00Z"/>
                <w:sz w:val="16"/>
                <w:szCs w:val="16"/>
              </w:rPr>
            </w:pPr>
            <w:ins w:id="50" w:author="msi" w:date="2026-09-22T12:14:00Z" w16du:dateUtc="2026-09-22T16:14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005B15E2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51" w:author="msi" w:date="2026-09-22T12:14:00Z" w16du:dateUtc="2026-09-22T16:14:00Z"/>
                <w:sz w:val="16"/>
                <w:szCs w:val="16"/>
              </w:rPr>
            </w:pPr>
            <w:ins w:id="52" w:author="msi" w:date="2026-09-22T12:14:00Z" w16du:dateUtc="2026-09-22T16:14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416340D0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53" w:author="msi" w:date="2026-09-22T12:14:00Z" w16du:dateUtc="2026-09-22T16:14:00Z"/>
                <w:sz w:val="16"/>
                <w:szCs w:val="16"/>
              </w:rPr>
            </w:pPr>
            <w:ins w:id="54" w:author="msi" w:date="2026-09-22T12:14:00Z" w16du:dateUtc="2026-09-22T16:14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17BA50DF" w14:textId="77777777" w:rsidR="00F911A6" w:rsidRPr="00F8234C" w:rsidRDefault="00F911A6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ins w:id="55" w:author="msi" w:date="2026-09-22T12:14:00Z" w16du:dateUtc="2026-09-22T16:14:00Z"/>
                <w:sz w:val="16"/>
                <w:szCs w:val="16"/>
              </w:rPr>
            </w:pPr>
            <w:ins w:id="56" w:author="msi" w:date="2026-09-22T12:14:00Z" w16du:dateUtc="2026-09-22T16:14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61BD2CB0" w14:textId="77777777" w:rsidR="00B00DF3" w:rsidRPr="00F8234C" w:rsidRDefault="00B90493" w:rsidP="00F95BE5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57" w:author="msi" w:date="2026-09-22T12:14:00Z" w16du:dateUtc="2026-09-22T16:14:00Z"/>
                <w:sz w:val="16"/>
                <w:szCs w:val="16"/>
              </w:rPr>
            </w:pPr>
            <w:ins w:id="58" w:author="msi" w:date="2026-09-22T12:14:00Z" w16du:dateUtc="2026-09-22T16:14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31684630" w14:textId="77777777" w:rsidR="00BC32DD" w:rsidRPr="00B00DF3" w:rsidRDefault="00F911A6" w:rsidP="009D5F97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59" w:author="msi" w:date="2026-09-22T12:14:00Z" w16du:dateUtc="2026-09-22T16:14:00Z"/>
                <w:szCs w:val="16"/>
              </w:rPr>
            </w:pPr>
            <w:ins w:id="60" w:author="msi" w:date="2026-09-22T12:14:00Z" w16du:dateUtc="2026-09-22T16:14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5CB0028C" w14:textId="77777777" w:rsidTr="00832AEF">
        <w:trPr>
          <w:jc w:val="center"/>
          <w:ins w:id="61" w:author="msi" w:date="2026-09-22T12:14:00Z" w16du:dateUtc="2026-09-22T16:14:00Z"/>
        </w:trPr>
        <w:tc>
          <w:tcPr>
            <w:tcW w:w="2745" w:type="dxa"/>
            <w:vAlign w:val="center"/>
          </w:tcPr>
          <w:p w14:paraId="6910472C" w14:textId="77777777" w:rsidR="00BC32DD" w:rsidRPr="001A2552" w:rsidRDefault="00BC32DD" w:rsidP="00832AEF">
            <w:pPr>
              <w:pStyle w:val="DersBasliklar"/>
              <w:rPr>
                <w:ins w:id="62" w:author="msi" w:date="2026-09-22T12:14:00Z" w16du:dateUtc="2026-09-22T16:14:00Z"/>
                <w:szCs w:val="16"/>
              </w:rPr>
            </w:pPr>
            <w:ins w:id="63" w:author="msi" w:date="2026-09-22T12:14:00Z" w16du:dateUtc="2026-09-22T16:14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30875CE5" w14:textId="77777777" w:rsidR="009D5F97" w:rsidRPr="009D5F97" w:rsidRDefault="009D5F97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64" w:author="msi" w:date="2026-09-22T12:14:00Z" w16du:dateUtc="2026-09-22T16:14:00Z"/>
                <w:sz w:val="16"/>
                <w:szCs w:val="16"/>
              </w:rPr>
            </w:pPr>
            <w:ins w:id="65" w:author="msi" w:date="2026-09-22T12:14:00Z" w16du:dateUtc="2026-09-22T16:14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540384F9" w14:textId="77777777" w:rsidR="00CC0B85" w:rsidRDefault="00CC0B85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66" w:author="msi" w:date="2026-09-22T12:14:00Z" w16du:dateUtc="2026-09-22T16:14:00Z"/>
                <w:sz w:val="16"/>
                <w:szCs w:val="16"/>
              </w:rPr>
            </w:pPr>
            <w:ins w:id="67" w:author="msi" w:date="2026-09-22T12:14:00Z" w16du:dateUtc="2026-09-22T16:14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26111EBF" w14:textId="77777777" w:rsidR="00CC0B85" w:rsidRDefault="00B90493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68" w:author="msi" w:date="2026-09-22T12:14:00Z" w16du:dateUtc="2026-09-22T16:14:00Z"/>
                <w:sz w:val="16"/>
                <w:szCs w:val="16"/>
              </w:rPr>
            </w:pPr>
            <w:ins w:id="69" w:author="msi" w:date="2026-09-22T12:14:00Z" w16du:dateUtc="2026-09-22T16:14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79D55A81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0" w:author="msi" w:date="2026-09-22T12:14:00Z" w16du:dateUtc="2026-09-22T16:14:00Z"/>
                <w:sz w:val="16"/>
                <w:szCs w:val="16"/>
              </w:rPr>
            </w:pPr>
            <w:ins w:id="71" w:author="msi" w:date="2026-09-22T12:14:00Z" w16du:dateUtc="2026-09-22T16:14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08FDEDE5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2" w:author="msi" w:date="2026-09-22T12:14:00Z" w16du:dateUtc="2026-09-22T16:14:00Z"/>
                <w:sz w:val="16"/>
                <w:szCs w:val="16"/>
              </w:rPr>
            </w:pPr>
            <w:ins w:id="73" w:author="msi" w:date="2026-09-22T12:14:00Z" w16du:dateUtc="2026-09-22T16:14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109C1461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4" w:author="msi" w:date="2026-09-22T12:14:00Z" w16du:dateUtc="2026-09-22T16:14:00Z"/>
                <w:sz w:val="16"/>
                <w:szCs w:val="16"/>
              </w:rPr>
            </w:pPr>
            <w:ins w:id="75" w:author="msi" w:date="2026-09-22T12:14:00Z" w16du:dateUtc="2026-09-22T16:14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4EC68AD4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6" w:author="msi" w:date="2026-09-22T12:14:00Z" w16du:dateUtc="2026-09-22T16:14:00Z"/>
                <w:sz w:val="16"/>
                <w:szCs w:val="16"/>
              </w:rPr>
            </w:pPr>
            <w:ins w:id="77" w:author="msi" w:date="2026-09-22T12:14:00Z" w16du:dateUtc="2026-09-22T16:14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31C8CCB2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8" w:author="msi" w:date="2026-09-22T12:14:00Z" w16du:dateUtc="2026-09-22T16:14:00Z"/>
                <w:sz w:val="16"/>
                <w:szCs w:val="16"/>
              </w:rPr>
            </w:pPr>
            <w:ins w:id="79" w:author="msi" w:date="2026-09-22T12:14:00Z" w16du:dateUtc="2026-09-22T16:14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7F618ECB" w14:textId="77777777" w:rsidR="00BC32DD" w:rsidRPr="00B00DF3" w:rsidRDefault="00BC32DD" w:rsidP="00832AEF">
            <w:pPr>
              <w:pStyle w:val="DersBilgileri"/>
              <w:rPr>
                <w:ins w:id="80" w:author="msi" w:date="2026-09-22T12:14:00Z" w16du:dateUtc="2026-09-22T16:14:00Z"/>
                <w:szCs w:val="16"/>
              </w:rPr>
            </w:pPr>
          </w:p>
        </w:tc>
      </w:tr>
      <w:tr w:rsidR="00BC32DD" w:rsidRPr="001A2552" w14:paraId="2F1508DC" w14:textId="77777777" w:rsidTr="00832AEF">
        <w:trPr>
          <w:jc w:val="center"/>
          <w:ins w:id="81" w:author="msi" w:date="2026-09-22T12:14:00Z" w16du:dateUtc="2026-09-22T16:14:00Z"/>
        </w:trPr>
        <w:tc>
          <w:tcPr>
            <w:tcW w:w="2745" w:type="dxa"/>
            <w:vAlign w:val="center"/>
          </w:tcPr>
          <w:p w14:paraId="675E97FD" w14:textId="77777777" w:rsidR="00BC32DD" w:rsidRPr="001A2552" w:rsidRDefault="00BC32DD" w:rsidP="00832AEF">
            <w:pPr>
              <w:pStyle w:val="DersBasliklar"/>
              <w:rPr>
                <w:ins w:id="82" w:author="msi" w:date="2026-09-22T12:14:00Z" w16du:dateUtc="2026-09-22T16:14:00Z"/>
                <w:szCs w:val="16"/>
              </w:rPr>
            </w:pPr>
            <w:ins w:id="83" w:author="msi" w:date="2026-09-22T12:14:00Z" w16du:dateUtc="2026-09-22T16:14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32F9AAAA" w14:textId="77777777" w:rsidR="00BC32DD" w:rsidRPr="00B00DF3" w:rsidRDefault="00F8234C" w:rsidP="00832AEF">
            <w:pPr>
              <w:pStyle w:val="DersBilgileri"/>
              <w:rPr>
                <w:ins w:id="84" w:author="msi" w:date="2026-09-22T12:14:00Z" w16du:dateUtc="2026-09-22T16:14:00Z"/>
                <w:szCs w:val="16"/>
              </w:rPr>
            </w:pPr>
            <w:ins w:id="85" w:author="msi" w:date="2026-09-22T12:14:00Z" w16du:dateUtc="2026-09-22T16:14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02E3ED1F" w14:textId="77777777" w:rsidTr="00832AEF">
        <w:trPr>
          <w:jc w:val="center"/>
          <w:ins w:id="86" w:author="msi" w:date="2026-09-22T12:14:00Z" w16du:dateUtc="2026-09-22T16:14:00Z"/>
        </w:trPr>
        <w:tc>
          <w:tcPr>
            <w:tcW w:w="2745" w:type="dxa"/>
            <w:vAlign w:val="center"/>
          </w:tcPr>
          <w:p w14:paraId="5501B63D" w14:textId="77777777" w:rsidR="00BC32DD" w:rsidRPr="001A2552" w:rsidRDefault="00BC32DD" w:rsidP="00832AEF">
            <w:pPr>
              <w:pStyle w:val="DersBasliklar"/>
              <w:rPr>
                <w:ins w:id="87" w:author="msi" w:date="2026-09-22T12:14:00Z" w16du:dateUtc="2026-09-22T16:14:00Z"/>
                <w:szCs w:val="16"/>
              </w:rPr>
            </w:pPr>
            <w:ins w:id="88" w:author="msi" w:date="2026-09-22T12:14:00Z" w16du:dateUtc="2026-09-22T16:14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3DB92597" w14:textId="77777777" w:rsidR="00BC32DD" w:rsidRPr="00B00DF3" w:rsidRDefault="00B00DF3" w:rsidP="00832AEF">
            <w:pPr>
              <w:pStyle w:val="DersBilgileri"/>
              <w:rPr>
                <w:ins w:id="89" w:author="msi" w:date="2026-09-22T12:14:00Z" w16du:dateUtc="2026-09-22T16:14:00Z"/>
                <w:szCs w:val="16"/>
              </w:rPr>
            </w:pPr>
            <w:ins w:id="90" w:author="msi" w:date="2026-09-22T12:14:00Z" w16du:dateUtc="2026-09-22T16:14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4F23F0DB" w14:textId="77777777" w:rsidTr="00832AEF">
        <w:trPr>
          <w:jc w:val="center"/>
          <w:ins w:id="91" w:author="msi" w:date="2026-09-22T12:14:00Z" w16du:dateUtc="2026-09-22T16:14:00Z"/>
        </w:trPr>
        <w:tc>
          <w:tcPr>
            <w:tcW w:w="2745" w:type="dxa"/>
            <w:vAlign w:val="center"/>
          </w:tcPr>
          <w:p w14:paraId="7D0C7AE0" w14:textId="77777777" w:rsidR="00BC32DD" w:rsidRPr="001A2552" w:rsidRDefault="00BC32DD" w:rsidP="00832AEF">
            <w:pPr>
              <w:pStyle w:val="DersBasliklar"/>
              <w:rPr>
                <w:ins w:id="92" w:author="msi" w:date="2026-09-22T12:14:00Z" w16du:dateUtc="2026-09-22T16:14:00Z"/>
                <w:szCs w:val="16"/>
              </w:rPr>
            </w:pPr>
            <w:ins w:id="93" w:author="msi" w:date="2026-09-22T12:14:00Z" w16du:dateUtc="2026-09-22T16:14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62D2E18E" w14:textId="77777777" w:rsidR="00BC32DD" w:rsidRPr="00B00DF3" w:rsidRDefault="00BC32DD" w:rsidP="00832AEF">
            <w:pPr>
              <w:pStyle w:val="DersBilgileri"/>
              <w:rPr>
                <w:ins w:id="94" w:author="msi" w:date="2026-09-22T12:14:00Z" w16du:dateUtc="2026-09-22T16:14:00Z"/>
                <w:szCs w:val="16"/>
              </w:rPr>
            </w:pPr>
          </w:p>
        </w:tc>
      </w:tr>
      <w:tr w:rsidR="00BC32DD" w:rsidRPr="001A2552" w14:paraId="0AAB0CB4" w14:textId="77777777" w:rsidTr="00832AEF">
        <w:trPr>
          <w:jc w:val="center"/>
          <w:ins w:id="95" w:author="msi" w:date="2026-09-22T12:14:00Z" w16du:dateUtc="2026-09-22T16:14:00Z"/>
        </w:trPr>
        <w:tc>
          <w:tcPr>
            <w:tcW w:w="2745" w:type="dxa"/>
            <w:vAlign w:val="center"/>
          </w:tcPr>
          <w:p w14:paraId="30DBED75" w14:textId="77777777" w:rsidR="00BC32DD" w:rsidRPr="001A2552" w:rsidRDefault="00BC32DD" w:rsidP="00832AEF">
            <w:pPr>
              <w:pStyle w:val="DersBasliklar"/>
              <w:rPr>
                <w:ins w:id="96" w:author="msi" w:date="2026-09-22T12:14:00Z" w16du:dateUtc="2026-09-22T16:14:00Z"/>
                <w:szCs w:val="16"/>
              </w:rPr>
            </w:pPr>
            <w:ins w:id="97" w:author="msi" w:date="2026-09-22T12:14:00Z" w16du:dateUtc="2026-09-22T16:14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00316A90" w14:textId="77777777" w:rsidR="00B00DF3" w:rsidRPr="00B00DF3" w:rsidRDefault="00B00DF3" w:rsidP="00B00DF3">
            <w:pPr>
              <w:rPr>
                <w:ins w:id="98" w:author="msi" w:date="2026-09-22T12:14:00Z" w16du:dateUtc="2026-09-22T16:14:00Z"/>
                <w:sz w:val="16"/>
                <w:szCs w:val="16"/>
              </w:rPr>
            </w:pPr>
            <w:ins w:id="99" w:author="msi" w:date="2026-09-22T12:14:00Z" w16du:dateUtc="2026-09-22T16:14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02D1CD9D" w14:textId="77777777" w:rsidR="00B00DF3" w:rsidRPr="00B00DF3" w:rsidRDefault="00B00DF3" w:rsidP="00B00DF3">
            <w:pPr>
              <w:rPr>
                <w:ins w:id="100" w:author="msi" w:date="2026-09-22T12:14:00Z" w16du:dateUtc="2026-09-22T16:14:00Z"/>
                <w:sz w:val="16"/>
                <w:szCs w:val="16"/>
              </w:rPr>
            </w:pPr>
            <w:ins w:id="101" w:author="msi" w:date="2026-09-22T12:14:00Z" w16du:dateUtc="2026-09-22T16:14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45C9B576" w14:textId="77777777" w:rsidR="00B00DF3" w:rsidRPr="00B00DF3" w:rsidRDefault="00B00DF3" w:rsidP="00B00DF3">
            <w:pPr>
              <w:rPr>
                <w:ins w:id="102" w:author="msi" w:date="2026-09-22T12:14:00Z" w16du:dateUtc="2026-09-22T16:14:00Z"/>
                <w:sz w:val="16"/>
                <w:szCs w:val="16"/>
              </w:rPr>
            </w:pPr>
            <w:ins w:id="103" w:author="msi" w:date="2026-09-22T12:14:00Z" w16du:dateUtc="2026-09-22T16:14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66434546" w14:textId="77777777" w:rsidR="00B00DF3" w:rsidRPr="00B00DF3" w:rsidRDefault="00B00DF3" w:rsidP="00B00DF3">
            <w:pPr>
              <w:pStyle w:val="BodyText2"/>
              <w:jc w:val="both"/>
              <w:rPr>
                <w:ins w:id="104" w:author="msi" w:date="2026-09-22T12:14:00Z" w16du:dateUtc="2026-09-22T16:14:00Z"/>
                <w:rFonts w:ascii="Verdana" w:hAnsi="Verdana"/>
                <w:sz w:val="16"/>
                <w:szCs w:val="16"/>
              </w:rPr>
            </w:pPr>
            <w:ins w:id="105" w:author="msi" w:date="2026-09-22T12:14:00Z" w16du:dateUtc="2026-09-22T16:14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3DC56B0B" w14:textId="77777777" w:rsidR="00B00DF3" w:rsidRPr="00B00DF3" w:rsidRDefault="00B00DF3" w:rsidP="00B00DF3">
            <w:pPr>
              <w:rPr>
                <w:ins w:id="106" w:author="msi" w:date="2026-09-22T12:14:00Z" w16du:dateUtc="2026-09-22T16:14:00Z"/>
                <w:sz w:val="16"/>
                <w:szCs w:val="16"/>
              </w:rPr>
            </w:pPr>
            <w:ins w:id="107" w:author="msi" w:date="2026-09-22T12:14:00Z" w16du:dateUtc="2026-09-22T16:14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59A84BF4" w14:textId="77777777" w:rsidR="00B00DF3" w:rsidRPr="00B00DF3" w:rsidRDefault="00B00DF3" w:rsidP="00B00DF3">
            <w:pPr>
              <w:rPr>
                <w:ins w:id="108" w:author="msi" w:date="2026-09-22T12:14:00Z" w16du:dateUtc="2026-09-22T16:14:00Z"/>
                <w:sz w:val="16"/>
                <w:szCs w:val="16"/>
              </w:rPr>
            </w:pPr>
            <w:ins w:id="109" w:author="msi" w:date="2026-09-22T12:14:00Z" w16du:dateUtc="2026-09-22T16:14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2876AA02" w14:textId="77777777" w:rsidR="00B00DF3" w:rsidRPr="00B00DF3" w:rsidRDefault="00B00DF3" w:rsidP="00B00DF3">
            <w:pPr>
              <w:rPr>
                <w:ins w:id="110" w:author="msi" w:date="2026-09-22T12:14:00Z" w16du:dateUtc="2026-09-22T16:14:00Z"/>
                <w:sz w:val="16"/>
                <w:szCs w:val="16"/>
              </w:rPr>
            </w:pPr>
            <w:ins w:id="111" w:author="msi" w:date="2026-09-22T12:14:00Z" w16du:dateUtc="2026-09-22T16:14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6B64C473" w14:textId="77777777" w:rsidR="00B00DF3" w:rsidRPr="00B00DF3" w:rsidRDefault="00B00DF3" w:rsidP="00B00DF3">
            <w:pPr>
              <w:rPr>
                <w:ins w:id="112" w:author="msi" w:date="2026-09-22T12:14:00Z" w16du:dateUtc="2026-09-22T16:14:00Z"/>
                <w:sz w:val="16"/>
                <w:szCs w:val="16"/>
              </w:rPr>
            </w:pPr>
            <w:ins w:id="113" w:author="msi" w:date="2026-09-22T12:14:00Z" w16du:dateUtc="2026-09-22T16:14:00Z">
              <w:r w:rsidRPr="00B00DF3">
                <w:rPr>
                  <w:sz w:val="16"/>
                  <w:szCs w:val="16"/>
                </w:rPr>
                <w:lastRenderedPageBreak/>
                <w:t>-Reisoğlu, S. (2001) Uluslar arası Boyutlarıyla İnsan Hakları. İstanbul: Beta Yayıncılık.</w:t>
              </w:r>
            </w:ins>
          </w:p>
          <w:p w14:paraId="13D152B0" w14:textId="77777777" w:rsidR="00B00DF3" w:rsidRPr="00B00DF3" w:rsidRDefault="00B00DF3" w:rsidP="00B00DF3">
            <w:pPr>
              <w:rPr>
                <w:ins w:id="114" w:author="msi" w:date="2026-09-22T12:14:00Z" w16du:dateUtc="2026-09-22T16:14:00Z"/>
                <w:sz w:val="16"/>
                <w:szCs w:val="16"/>
              </w:rPr>
            </w:pPr>
            <w:ins w:id="115" w:author="msi" w:date="2026-09-22T12:14:00Z" w16du:dateUtc="2026-09-22T16:14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605DD46C" w14:textId="77777777" w:rsidR="00BC32DD" w:rsidRPr="00B00DF3" w:rsidRDefault="00BC32DD" w:rsidP="00832AEF">
            <w:pPr>
              <w:pStyle w:val="Kaynakca"/>
              <w:rPr>
                <w:ins w:id="116" w:author="msi" w:date="2026-09-22T12:14:00Z" w16du:dateUtc="2026-09-22T16:14:00Z"/>
                <w:szCs w:val="16"/>
                <w:lang w:val="tr-TR"/>
              </w:rPr>
            </w:pPr>
          </w:p>
        </w:tc>
      </w:tr>
      <w:tr w:rsidR="00BC32DD" w:rsidRPr="001A2552" w14:paraId="47E6C3F5" w14:textId="77777777" w:rsidTr="00832AEF">
        <w:trPr>
          <w:jc w:val="center"/>
          <w:ins w:id="117" w:author="msi" w:date="2026-09-22T12:14:00Z" w16du:dateUtc="2026-09-22T16:14:00Z"/>
        </w:trPr>
        <w:tc>
          <w:tcPr>
            <w:tcW w:w="2745" w:type="dxa"/>
            <w:vAlign w:val="center"/>
          </w:tcPr>
          <w:p w14:paraId="5F130438" w14:textId="77777777" w:rsidR="00BC32DD" w:rsidRPr="001A2552" w:rsidRDefault="00BC32DD" w:rsidP="00832AEF">
            <w:pPr>
              <w:pStyle w:val="DersBasliklar"/>
              <w:rPr>
                <w:ins w:id="118" w:author="msi" w:date="2026-09-22T12:14:00Z" w16du:dateUtc="2026-09-22T16:14:00Z"/>
                <w:szCs w:val="16"/>
              </w:rPr>
            </w:pPr>
            <w:ins w:id="119" w:author="msi" w:date="2026-09-22T12:14:00Z" w16du:dateUtc="2026-09-22T16:14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7795C656" w14:textId="77777777" w:rsidR="00BC32DD" w:rsidRPr="001A2552" w:rsidRDefault="00B00DF3" w:rsidP="00832AEF">
            <w:pPr>
              <w:pStyle w:val="DersBilgileri"/>
              <w:rPr>
                <w:ins w:id="120" w:author="msi" w:date="2026-09-22T12:14:00Z" w16du:dateUtc="2026-09-22T16:14:00Z"/>
                <w:szCs w:val="16"/>
              </w:rPr>
            </w:pPr>
            <w:ins w:id="121" w:author="msi" w:date="2026-09-22T12:14:00Z" w16du:dateUtc="2026-09-22T16:14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26E46839" w14:textId="77777777" w:rsidTr="00832AEF">
        <w:trPr>
          <w:jc w:val="center"/>
          <w:ins w:id="122" w:author="msi" w:date="2026-09-22T12:14:00Z" w16du:dateUtc="2026-09-22T16:14:00Z"/>
        </w:trPr>
        <w:tc>
          <w:tcPr>
            <w:tcW w:w="2745" w:type="dxa"/>
            <w:vAlign w:val="center"/>
          </w:tcPr>
          <w:p w14:paraId="7AF86B70" w14:textId="77777777" w:rsidR="00BC32DD" w:rsidRPr="001A2552" w:rsidRDefault="00BC32DD" w:rsidP="00832AEF">
            <w:pPr>
              <w:pStyle w:val="DersBasliklar"/>
              <w:rPr>
                <w:ins w:id="123" w:author="msi" w:date="2026-09-22T12:14:00Z" w16du:dateUtc="2026-09-22T16:14:00Z"/>
                <w:szCs w:val="16"/>
              </w:rPr>
            </w:pPr>
            <w:ins w:id="124" w:author="msi" w:date="2026-09-22T12:14:00Z" w16du:dateUtc="2026-09-22T16:14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273E94EF" w14:textId="77777777" w:rsidR="00BC32DD" w:rsidRPr="001A2552" w:rsidRDefault="00BC32DD" w:rsidP="00832AEF">
            <w:pPr>
              <w:pStyle w:val="DersBilgileri"/>
              <w:rPr>
                <w:ins w:id="125" w:author="msi" w:date="2026-09-22T12:14:00Z" w16du:dateUtc="2026-09-22T16:14:00Z"/>
                <w:szCs w:val="16"/>
              </w:rPr>
            </w:pPr>
          </w:p>
        </w:tc>
      </w:tr>
      <w:tr w:rsidR="00BC32DD" w:rsidRPr="001A2552" w14:paraId="2193437C" w14:textId="77777777" w:rsidTr="00832AEF">
        <w:trPr>
          <w:jc w:val="center"/>
          <w:ins w:id="126" w:author="msi" w:date="2026-09-22T12:14:00Z" w16du:dateUtc="2026-09-22T16:14:00Z"/>
        </w:trPr>
        <w:tc>
          <w:tcPr>
            <w:tcW w:w="2745" w:type="dxa"/>
            <w:vAlign w:val="center"/>
          </w:tcPr>
          <w:p w14:paraId="237F0C8E" w14:textId="77777777" w:rsidR="00BC32DD" w:rsidRPr="001A2552" w:rsidRDefault="00BC32DD" w:rsidP="00832AEF">
            <w:pPr>
              <w:pStyle w:val="DersBasliklar"/>
              <w:rPr>
                <w:ins w:id="127" w:author="msi" w:date="2026-09-22T12:14:00Z" w16du:dateUtc="2026-09-22T16:14:00Z"/>
                <w:szCs w:val="16"/>
              </w:rPr>
            </w:pPr>
            <w:ins w:id="128" w:author="msi" w:date="2026-09-22T12:14:00Z" w16du:dateUtc="2026-09-22T16:14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5C115FC1" w14:textId="77777777" w:rsidR="00BC32DD" w:rsidRPr="001A2552" w:rsidRDefault="00BC32DD" w:rsidP="00832AEF">
            <w:pPr>
              <w:pStyle w:val="DersBilgileri"/>
              <w:rPr>
                <w:ins w:id="129" w:author="msi" w:date="2026-09-22T12:14:00Z" w16du:dateUtc="2026-09-22T16:14:00Z"/>
                <w:szCs w:val="16"/>
              </w:rPr>
            </w:pPr>
          </w:p>
        </w:tc>
      </w:tr>
    </w:tbl>
    <w:p w14:paraId="2990B3C1" w14:textId="77777777" w:rsidR="00BC32DD" w:rsidRPr="001A2552" w:rsidRDefault="00BC32DD" w:rsidP="00BC32DD">
      <w:pPr>
        <w:rPr>
          <w:ins w:id="130" w:author="msi" w:date="2026-09-22T12:14:00Z" w16du:dateUtc="2026-09-22T16:14:00Z"/>
          <w:sz w:val="16"/>
          <w:szCs w:val="16"/>
        </w:rPr>
      </w:pPr>
    </w:p>
    <w:p w14:paraId="2F4CC66F" w14:textId="77777777" w:rsidR="00BC32DD" w:rsidRPr="001A2552" w:rsidRDefault="00BC32DD" w:rsidP="00BC32DD">
      <w:pPr>
        <w:rPr>
          <w:ins w:id="131" w:author="msi" w:date="2026-09-22T12:14:00Z" w16du:dateUtc="2026-09-22T16:14:00Z"/>
          <w:sz w:val="16"/>
          <w:szCs w:val="16"/>
        </w:rPr>
      </w:pPr>
    </w:p>
    <w:p w14:paraId="2F656991" w14:textId="77777777" w:rsidR="00BC32DD" w:rsidRPr="001A2552" w:rsidRDefault="00BC32DD" w:rsidP="00BC32DD">
      <w:pPr>
        <w:rPr>
          <w:ins w:id="132" w:author="msi" w:date="2026-09-22T12:14:00Z" w16du:dateUtc="2026-09-22T16:14:00Z"/>
          <w:sz w:val="16"/>
          <w:szCs w:val="16"/>
        </w:rPr>
      </w:pPr>
    </w:p>
    <w:p w14:paraId="608F9FF6" w14:textId="77777777" w:rsidR="00BC32DD" w:rsidRDefault="00BC32DD" w:rsidP="00BC32DD">
      <w:pPr>
        <w:rPr>
          <w:ins w:id="133" w:author="msi" w:date="2026-09-22T12:14:00Z" w16du:dateUtc="2026-09-22T16:14:00Z"/>
        </w:rPr>
      </w:pPr>
    </w:p>
    <w:p w14:paraId="1A8ADFF0" w14:textId="77777777" w:rsidR="00AF7805" w:rsidRPr="00A00ADA" w:rsidRDefault="00AF7805" w:rsidP="00AF7805">
      <w:pPr>
        <w:jc w:val="center"/>
        <w:rPr>
          <w:del w:id="134" w:author="msi" w:date="2026-09-22T12:14:00Z" w16du:dateUtc="2026-09-22T16:14:00Z"/>
          <w:rFonts w:ascii="Times New Roman" w:hAnsi="Times New Roman"/>
          <w:b/>
          <w:sz w:val="28"/>
          <w:szCs w:val="28"/>
        </w:rPr>
      </w:pPr>
      <w:del w:id="135" w:author="msi" w:date="2026-09-22T12:14:00Z" w16du:dateUtc="2026-09-22T16:14:00Z">
        <w:r w:rsidRPr="00A00ADA">
          <w:rPr>
            <w:rFonts w:ascii="Times New Roman" w:hAnsi="Times New Roman"/>
            <w:b/>
            <w:sz w:val="28"/>
            <w:szCs w:val="28"/>
          </w:rPr>
          <w:delText xml:space="preserve">Polročná správa a vyhodnotenie plánu kontrolnej činnosti hlavnej kontrolórky za obdobie od júna do decembra </w:delText>
        </w:r>
        <w:r w:rsidR="00FD2A58">
          <w:rPr>
            <w:rFonts w:ascii="Times New Roman" w:hAnsi="Times New Roman"/>
            <w:b/>
            <w:sz w:val="28"/>
            <w:szCs w:val="28"/>
          </w:rPr>
          <w:delText>2015</w:delText>
        </w:r>
      </w:del>
    </w:p>
    <w:p w14:paraId="5CBDB7A1" w14:textId="77777777" w:rsidR="00DC2963" w:rsidRDefault="00AF7805" w:rsidP="009806C4">
      <w:pPr>
        <w:pStyle w:val="BodyTextIndent"/>
        <w:jc w:val="left"/>
        <w:rPr>
          <w:del w:id="136" w:author="msi" w:date="2026-09-22T12:14:00Z" w16du:dateUtc="2026-09-22T16:14:00Z"/>
        </w:rPr>
      </w:pPr>
      <w:del w:id="137" w:author="msi" w:date="2026-09-22T12:14:00Z" w16du:dateUtc="2026-09-22T16:14:00Z">
        <w:r w:rsidRPr="00A00ADA">
          <w:delText>Podľa § 18f</w:delText>
        </w:r>
        <w:r w:rsidR="00BF5531">
          <w:delText xml:space="preserve">, ods. 1, písmeno e, zákona č. </w:delText>
        </w:r>
        <w:r w:rsidRPr="00A00ADA">
          <w:delText>369/1990 Zb., o obecnom zriadení v znení neskorších zmien a doplnkov predkladám Obecnému zastupiteľstvu v Sihelnom Správu a vyhodnotenie plánu kontrolnej činnosti hlavného kontrolóra o výsledkoch ko</w:delText>
        </w:r>
        <w:r w:rsidR="00FD2A58">
          <w:delText xml:space="preserve">ntrolnej činnosti za </w:delText>
        </w:r>
        <w:r w:rsidR="00BF5531">
          <w:delText xml:space="preserve">druhý </w:delText>
        </w:r>
        <w:r w:rsidR="00FD2A58">
          <w:delText>polrok 2015</w:delText>
        </w:r>
        <w:r w:rsidRPr="00A00ADA">
          <w:delText xml:space="preserve">. Kontrola bola vykonávaná počas pracovného času na Obecnom úrade, v príspevkovej organizácii, materskej škôlke a školskej jedálni. </w:delText>
        </w:r>
      </w:del>
    </w:p>
    <w:p w14:paraId="753A733A" w14:textId="77777777" w:rsidR="00AF7805" w:rsidRPr="00A00ADA" w:rsidRDefault="00AF7805" w:rsidP="009806C4">
      <w:pPr>
        <w:pStyle w:val="BodyTextIndent"/>
        <w:ind w:firstLine="0"/>
        <w:jc w:val="left"/>
        <w:rPr>
          <w:del w:id="138" w:author="msi" w:date="2026-09-22T12:14:00Z" w16du:dateUtc="2026-09-22T16:14:00Z"/>
        </w:rPr>
      </w:pPr>
      <w:del w:id="139" w:author="msi" w:date="2026-09-22T12:14:00Z" w16du:dateUtc="2026-09-22T16:14:00Z">
        <w:r w:rsidRPr="00A00ADA">
          <w:delText xml:space="preserve">                 </w:delText>
        </w:r>
        <w:r w:rsidRPr="00A00ADA">
          <w:rPr>
            <w:b/>
          </w:rPr>
          <w:delText xml:space="preserve">                                                            </w:delText>
        </w:r>
        <w:r w:rsidRPr="00A00ADA">
          <w:rPr>
            <w:b/>
            <w:i/>
          </w:rPr>
          <w:delText xml:space="preserve">                                                                                                                                                              </w:delText>
        </w:r>
        <w:r w:rsidRPr="00A00ADA">
          <w:rPr>
            <w:b/>
          </w:rPr>
          <w:delText xml:space="preserve">Rozsah kontrolnej činnosti kontrolóra bol orientovaný na nasledovné oblasti:                                                                                 </w:delText>
        </w:r>
        <w:r w:rsidRPr="00A00ADA">
          <w:delText xml:space="preserve">                                               </w:delText>
        </w:r>
      </w:del>
    </w:p>
    <w:p w14:paraId="5E636CCF" w14:textId="77777777" w:rsidR="00AF7805" w:rsidRPr="00A00ADA" w:rsidRDefault="00AF7805" w:rsidP="009806C4">
      <w:pPr>
        <w:rPr>
          <w:del w:id="140" w:author="msi" w:date="2026-09-22T12:14:00Z" w16du:dateUtc="2026-09-22T16:14:00Z"/>
          <w:rFonts w:ascii="Times New Roman" w:hAnsi="Times New Roman"/>
          <w:b/>
          <w:sz w:val="24"/>
        </w:rPr>
      </w:pPr>
      <w:del w:id="141" w:author="msi" w:date="2026-09-22T12:14:00Z" w16du:dateUtc="2026-09-22T16:14:00Z">
        <w:r w:rsidRPr="00A00ADA">
          <w:rPr>
            <w:rFonts w:ascii="Times New Roman" w:hAnsi="Times New Roman"/>
            <w:b/>
            <w:sz w:val="24"/>
          </w:rPr>
          <w:delText xml:space="preserve">Inventarizácia peňažných prostriedkov obce, príspevkovej org., MŠ, ŠJ - 2x                                                                                                                           </w:delText>
        </w:r>
        <w:r w:rsidRPr="00A00ADA">
          <w:rPr>
            <w:rFonts w:ascii="Times New Roman" w:hAnsi="Times New Roman"/>
            <w:sz w:val="24"/>
          </w:rPr>
          <w:delText xml:space="preserve">Inventarizácia pokladne v hotovosti bola vykonaná finančná kontrola dvakrát za polrok, nebol zistený rozdiel medzi hotovosťou a zostatkom v pokladničných knihách. Zostatky k 31. 12. boli odvedené na účet obce Sihelné a pokladne boli vynulované.                                                                                                                       </w:delText>
        </w:r>
      </w:del>
    </w:p>
    <w:p w14:paraId="27521AE4" w14:textId="77777777" w:rsidR="00AF7805" w:rsidRPr="00A00ADA" w:rsidRDefault="00AF7805" w:rsidP="009806C4">
      <w:pPr>
        <w:rPr>
          <w:del w:id="142" w:author="msi" w:date="2026-09-22T12:14:00Z" w16du:dateUtc="2026-09-22T16:14:00Z"/>
          <w:rFonts w:ascii="Times New Roman" w:hAnsi="Times New Roman"/>
          <w:b/>
          <w:sz w:val="24"/>
        </w:rPr>
      </w:pPr>
    </w:p>
    <w:p w14:paraId="13DE6091" w14:textId="77777777" w:rsidR="003C49AA" w:rsidRPr="00685E00" w:rsidRDefault="00DC2963" w:rsidP="009806C4">
      <w:pPr>
        <w:pStyle w:val="Default"/>
        <w:rPr>
          <w:del w:id="143" w:author="msi" w:date="2026-09-22T12:14:00Z" w16du:dateUtc="2026-09-22T16:14:00Z"/>
          <w:b/>
          <w:sz w:val="23"/>
          <w:szCs w:val="23"/>
        </w:rPr>
      </w:pPr>
      <w:del w:id="144" w:author="msi" w:date="2026-09-22T12:14:00Z" w16du:dateUtc="2026-09-22T16:14:00Z">
        <w:r w:rsidRPr="00DC2963">
          <w:rPr>
            <w:b/>
          </w:rPr>
          <w:delText>Kontrola výberu príspevkov od zákonných zástupcov dieťaťa žiaka v ŠJ a MŠ k 30. 9.</w:delText>
        </w:r>
        <w:r w:rsidR="003C49AA" w:rsidRPr="00410A5A">
          <w:delText xml:space="preserve">                                                                                                                                                       </w:delText>
        </w:r>
        <w:r w:rsidR="00685E00">
          <w:delText xml:space="preserve">                   </w:delText>
        </w:r>
        <w:r w:rsidR="003C49AA">
          <w:rPr>
            <w:rFonts w:eastAsiaTheme="minorEastAsia"/>
            <w:bCs/>
            <w:sz w:val="23"/>
            <w:szCs w:val="23"/>
            <w:lang w:eastAsia="sk-SK"/>
          </w:rPr>
          <w:delText xml:space="preserve">Kontrola bola vykonaná dňa 6. 10. 2015. </w:delText>
        </w:r>
        <w:r w:rsidR="003C49AA" w:rsidRPr="003C49AA">
          <w:delText>Predm</w:delText>
        </w:r>
        <w:r w:rsidR="003C49AA">
          <w:delText>et následnej finančnej kontroly bola</w:delText>
        </w:r>
        <w:r w:rsidR="003C49AA" w:rsidRPr="003C49AA">
          <w:delText xml:space="preserve"> kontrola výberu príspevkov od zákonných zástupcov dieťaťa, žiaka v ŠJ a MŠ k 30. 9. 2015</w:delText>
        </w:r>
        <w:r w:rsidR="00685E00">
          <w:delText xml:space="preserve">. </w:delText>
        </w:r>
        <w:r w:rsidR="003C49AA" w:rsidRPr="00410A5A">
          <w:delText>Výber poplatkov za príspevky od zástupcov dieťaťa v ŠJ boli za mesiac: júl, august neboli poplatky od rodičov a za september je to suma 1</w:delText>
        </w:r>
        <w:r w:rsidR="00CE6595">
          <w:delText xml:space="preserve"> </w:delText>
        </w:r>
        <w:r w:rsidR="00BF5531">
          <w:delText xml:space="preserve">070 € ŠJ, 314,10 € HN CZŠ </w:delText>
        </w:r>
        <w:r w:rsidR="003C49AA" w:rsidRPr="00410A5A">
          <w:delText xml:space="preserve"> 501,24 € ŠJ a 20,84 € HN MŠ. </w:delText>
        </w:r>
        <w:r w:rsidR="003C49AA">
          <w:delText xml:space="preserve">Školská jedáleň vyberá poplatky aj za kar, miestnosť </w:delText>
        </w:r>
        <w:r w:rsidR="003C49AA" w:rsidRPr="00410A5A">
          <w:delText xml:space="preserve">podľa poplatkov obce schválených Obecným zastupiteľstvom na 34 €. Za júl je to suma 68 €, </w:delText>
        </w:r>
        <w:r w:rsidR="003C49AA">
          <w:delText>hotovosť je  evidovaná na pokladničných bločkov</w:delText>
        </w:r>
        <w:r w:rsidR="003C49AA" w:rsidRPr="00410A5A">
          <w:delText xml:space="preserve"> v pokladni ŠJ. Poplatky</w:delText>
        </w:r>
        <w:r w:rsidR="003C49AA">
          <w:delText xml:space="preserve"> od žiakov</w:delText>
        </w:r>
        <w:r w:rsidR="003C49AA" w:rsidRPr="00410A5A">
          <w:delText xml:space="preserve"> sú evidované na prvotných </w:delText>
        </w:r>
        <w:r w:rsidR="003C49AA">
          <w:delText xml:space="preserve">pokladničných </w:delText>
        </w:r>
        <w:r w:rsidR="003C49AA" w:rsidRPr="00410A5A">
          <w:delText>dokladoch v pokladni ŠJ a odvedené sú na účet ŠJ, kde sú preukázateľné na výpisoch z účtu.</w:delText>
        </w:r>
        <w:r w:rsidR="00430C1F">
          <w:delText xml:space="preserve"> </w:delText>
        </w:r>
        <w:r w:rsidR="00BF5531">
          <w:delText xml:space="preserve">                                                                                                          </w:delText>
        </w:r>
        <w:r w:rsidR="003C49AA" w:rsidRPr="00410A5A">
          <w:delText xml:space="preserve">Výber poplatkov za príspevky od zástupcov dieťaťa v MŠ boli za mesiac: júl, august neboli poplatky od rodičov a za september výška rodičovského poplatku bola 6,60 € na žiaka, celková suma bola 198 €. Jeden žiak bol oslobodený od poplatku lebo spĺňal podmienky pre hmotnú núdzu. </w:delText>
        </w:r>
        <w:r w:rsidR="003C49AA">
          <w:delText>Pokladničné b</w:delText>
        </w:r>
        <w:r w:rsidR="003C49AA" w:rsidRPr="00410A5A">
          <w:delText>ločky sú k nahliadnutiu v pokladničnej evidencii MŠ. Pri náhodne kontrolovaných dokladoch boli poplatky vybraté vo výške, ktorá je určená vo všeobecnom záväznom nariadení obce Sihelné o výške príspevku na čiastočnú úhradu nákladov v školách a školských zariadeniach v zriaďovateľskej pôsobnosti obce Sihelné č. 1/2009 a Dodatku č.1/2012. Platcom sú vystavené</w:delText>
        </w:r>
        <w:r w:rsidR="00430C1F">
          <w:delText xml:space="preserve"> príjmové pokladničné doklady. Kontrola bola ukončená záznamom a výsledky predložené Obecnému zastupiteľstvu dňa</w:delText>
        </w:r>
        <w:r w:rsidR="00126754">
          <w:delText xml:space="preserve"> 16. 11. 2015</w:delText>
        </w:r>
        <w:r w:rsidR="002D6451">
          <w:delText>.</w:delText>
        </w:r>
        <w:r w:rsidR="003C49AA" w:rsidRPr="00410A5A">
          <w:delText xml:space="preserve">                                                                                                                </w:delText>
        </w:r>
      </w:del>
    </w:p>
    <w:p w14:paraId="552B55F1" w14:textId="77777777" w:rsidR="00685E00" w:rsidRDefault="00685E00" w:rsidP="009806C4">
      <w:pPr>
        <w:rPr>
          <w:del w:id="145" w:author="msi" w:date="2026-09-22T12:14:00Z" w16du:dateUtc="2026-09-22T16:14:00Z"/>
          <w:rFonts w:ascii="Times New Roman" w:hAnsi="Times New Roman"/>
          <w:b/>
          <w:bCs/>
          <w:color w:val="000000"/>
          <w:sz w:val="23"/>
          <w:szCs w:val="23"/>
        </w:rPr>
      </w:pPr>
    </w:p>
    <w:p w14:paraId="7A8CF263" w14:textId="77777777" w:rsidR="00DC2963" w:rsidRDefault="00DC2963" w:rsidP="009806C4">
      <w:pPr>
        <w:autoSpaceDE w:val="0"/>
        <w:autoSpaceDN w:val="0"/>
        <w:adjustRightInd w:val="0"/>
        <w:rPr>
          <w:del w:id="146" w:author="msi" w:date="2026-09-22T12:14:00Z" w16du:dateUtc="2026-09-22T16:14:00Z"/>
          <w:rFonts w:ascii="Times New Roman" w:hAnsi="Times New Roman"/>
          <w:b/>
          <w:sz w:val="24"/>
        </w:rPr>
      </w:pPr>
      <w:del w:id="147" w:author="msi" w:date="2026-09-22T12:14:00Z" w16du:dateUtc="2026-09-22T16:14:00Z">
        <w:r w:rsidRPr="00DC2963">
          <w:rPr>
            <w:rFonts w:ascii="Times New Roman" w:hAnsi="Times New Roman"/>
            <w:b/>
            <w:sz w:val="24"/>
          </w:rPr>
          <w:delText xml:space="preserve">Kontrola výberu </w:delText>
        </w:r>
        <w:r w:rsidR="00430C1F">
          <w:rPr>
            <w:rFonts w:ascii="Times New Roman" w:hAnsi="Times New Roman"/>
            <w:b/>
            <w:sz w:val="24"/>
          </w:rPr>
          <w:delText>výšky správnych poplatkov</w:delText>
        </w:r>
      </w:del>
    </w:p>
    <w:p w14:paraId="0C3BB921" w14:textId="77777777" w:rsidR="00430C1F" w:rsidRPr="00430C1F" w:rsidRDefault="00430C1F" w:rsidP="009806C4">
      <w:pPr>
        <w:rPr>
          <w:del w:id="148" w:author="msi" w:date="2026-09-22T12:14:00Z" w16du:dateUtc="2026-09-22T16:14:00Z"/>
          <w:rFonts w:ascii="Times New Roman" w:hAnsi="Times New Roman"/>
          <w:sz w:val="24"/>
        </w:rPr>
      </w:pPr>
      <w:del w:id="149" w:author="msi" w:date="2026-09-22T12:14:00Z" w16du:dateUtc="2026-09-22T16:14:00Z">
        <w:r w:rsidRPr="00430C1F">
          <w:rPr>
            <w:rFonts w:ascii="Times New Roman" w:hAnsi="Times New Roman"/>
            <w:sz w:val="24"/>
          </w:rPr>
          <w:delText>Kontrola bola vykonaná dňa 4. 12. za kontrolované obdobie polrok 2015</w:delText>
        </w:r>
        <w:r>
          <w:rPr>
            <w:rFonts w:ascii="Times New Roman" w:hAnsi="Times New Roman"/>
            <w:sz w:val="24"/>
          </w:rPr>
          <w:delText>.</w:delText>
        </w:r>
        <w:r w:rsidRPr="00430C1F">
          <w:rPr>
            <w:rFonts w:ascii="Times New Roman" w:hAnsi="Times New Roman"/>
            <w:sz w:val="24"/>
          </w:rPr>
          <w:delText xml:space="preserve"> Predm</w:delText>
        </w:r>
        <w:r>
          <w:rPr>
            <w:rFonts w:ascii="Times New Roman" w:hAnsi="Times New Roman"/>
            <w:sz w:val="24"/>
          </w:rPr>
          <w:delText xml:space="preserve">et kontroly bola </w:delText>
        </w:r>
        <w:r w:rsidRPr="00430C1F">
          <w:rPr>
            <w:rFonts w:ascii="Times New Roman" w:hAnsi="Times New Roman"/>
            <w:sz w:val="24"/>
          </w:rPr>
          <w:delText>kontrola výberu výšky správnych poplatkov</w:delText>
        </w:r>
        <w:r>
          <w:rPr>
            <w:rFonts w:ascii="Times New Roman" w:hAnsi="Times New Roman"/>
            <w:sz w:val="24"/>
          </w:rPr>
          <w:delText xml:space="preserve"> v obci.</w:delText>
        </w:r>
        <w:r w:rsidRPr="00430C1F">
          <w:rPr>
            <w:rFonts w:ascii="Times New Roman" w:hAnsi="Times New Roman"/>
            <w:sz w:val="24"/>
          </w:rPr>
          <w:delText xml:space="preserve"> Kontrola bola zameraná na výber, výšku výberu a spôsobu úhrady správnych poplatkov.</w:delText>
        </w:r>
        <w:r>
          <w:rPr>
            <w:rFonts w:ascii="Times New Roman" w:hAnsi="Times New Roman"/>
            <w:sz w:val="24"/>
          </w:rPr>
          <w:delText xml:space="preserve"> </w:delText>
        </w:r>
        <w:r w:rsidRPr="00430C1F">
          <w:rPr>
            <w:rFonts w:ascii="Times New Roman" w:hAnsi="Times New Roman"/>
            <w:sz w:val="24"/>
          </w:rPr>
          <w:delText>Vyberanie a výšku správnych poplatkov upravuje zákon č. 145/1995 Z. z. o správnych poplatkoch v znení neskorších predpisov. Predmetom poplatkov sú úkony a konania správnych orgánov, ktoré sú uvedené v sadzobníku správnych poplatkov. Ten tvorí prílohu tohto zákona a stanovuje sadzby správnych poplatkov a v niektorých prípadoch tiež oslobodenie od týchto správnych poplatk</w:delText>
        </w:r>
        <w:r w:rsidR="00BF5531">
          <w:rPr>
            <w:rFonts w:ascii="Times New Roman" w:hAnsi="Times New Roman"/>
            <w:sz w:val="24"/>
          </w:rPr>
          <w:delText xml:space="preserve">ov. Za výšku a vybratie </w:delText>
        </w:r>
        <w:r w:rsidRPr="00430C1F">
          <w:rPr>
            <w:rFonts w:ascii="Times New Roman" w:hAnsi="Times New Roman"/>
            <w:sz w:val="24"/>
          </w:rPr>
          <w:delText>správnych poplatkov v podmie</w:delText>
        </w:r>
        <w:r w:rsidR="00BF5531">
          <w:rPr>
            <w:rFonts w:ascii="Times New Roman" w:hAnsi="Times New Roman"/>
            <w:sz w:val="24"/>
          </w:rPr>
          <w:delText>nkach obce</w:delText>
        </w:r>
        <w:r w:rsidRPr="00430C1F">
          <w:rPr>
            <w:rFonts w:ascii="Times New Roman" w:hAnsi="Times New Roman"/>
            <w:sz w:val="24"/>
          </w:rPr>
          <w:delText xml:space="preserve"> Sihelné sú zodpovedné poverené zamestnankyne obce na svojich úsekoch činnosti. Správne poplatky na všetkých úsekoch správy, či už je to v prípadoch preneseného výkonu štátnej správy alebo originálnych kompetencií obce, sú uhrádzané v hotovosti do pokladne obce a odvedené na účet obce. Kontrolou výberu správnych poplatkov na prvotných dokladoch v pokladni obce a ich evidencia a výška. Pri náhodne kontrolovaných dokladoch boli správne poplatky vybraté vo výške, ktorú určuje sadzobník správnych poplatkov, platcovi bol vystavený príjmový pokladničný doklad. Oslobodenie úkonov a konaní od správnych poplatkov bolo vykonané v súlade so zákonom o správnych p</w:delText>
        </w:r>
        <w:r w:rsidR="00BF5531">
          <w:rPr>
            <w:rFonts w:ascii="Times New Roman" w:hAnsi="Times New Roman"/>
            <w:sz w:val="24"/>
          </w:rPr>
          <w:delText>oplatkoch. Obec vedie samostatnú evidenciu</w:delText>
        </w:r>
        <w:r w:rsidRPr="00430C1F">
          <w:rPr>
            <w:rFonts w:ascii="Times New Roman" w:hAnsi="Times New Roman"/>
            <w:sz w:val="24"/>
          </w:rPr>
          <w:delText xml:space="preserve"> výberu správnych poplatkov. Obec vyberá správne poplatky najmä za:                                                                                                   </w:delText>
        </w:r>
      </w:del>
    </w:p>
    <w:p w14:paraId="6A39CF86" w14:textId="77777777" w:rsidR="00430C1F" w:rsidRPr="00430C1F" w:rsidRDefault="00430C1F" w:rsidP="009806C4">
      <w:pPr>
        <w:rPr>
          <w:del w:id="150" w:author="msi" w:date="2026-09-22T12:14:00Z" w16du:dateUtc="2026-09-22T16:14:00Z"/>
          <w:rFonts w:ascii="Times New Roman" w:hAnsi="Times New Roman"/>
          <w:sz w:val="24"/>
        </w:rPr>
      </w:pPr>
      <w:del w:id="151" w:author="msi" w:date="2026-09-22T12:14:00Z" w16du:dateUtc="2026-09-22T16:14:00Z">
        <w:r w:rsidRPr="00430C1F">
          <w:rPr>
            <w:rFonts w:ascii="Times New Roman" w:hAnsi="Times New Roman"/>
            <w:sz w:val="24"/>
          </w:rPr>
          <w:delText>- osvedčenie podpisu a osvedčenie podpisu na listine 1,50 €</w:delText>
        </w:r>
      </w:del>
    </w:p>
    <w:p w14:paraId="46DB2BC9" w14:textId="77777777" w:rsidR="00430C1F" w:rsidRPr="00430C1F" w:rsidRDefault="00430C1F" w:rsidP="009806C4">
      <w:pPr>
        <w:rPr>
          <w:del w:id="152" w:author="msi" w:date="2026-09-22T12:14:00Z" w16du:dateUtc="2026-09-22T16:14:00Z"/>
          <w:rFonts w:ascii="Times New Roman" w:hAnsi="Times New Roman"/>
          <w:sz w:val="24"/>
        </w:rPr>
      </w:pPr>
      <w:del w:id="153" w:author="msi" w:date="2026-09-22T12:14:00Z" w16du:dateUtc="2026-09-22T16:14:00Z">
        <w:r w:rsidRPr="00430C1F">
          <w:rPr>
            <w:rFonts w:ascii="Times New Roman" w:hAnsi="Times New Roman"/>
            <w:sz w:val="24"/>
          </w:rPr>
          <w:delText xml:space="preserve">- stavebné povolenie 50 € </w:delText>
        </w:r>
      </w:del>
    </w:p>
    <w:p w14:paraId="612B8B45" w14:textId="77777777" w:rsidR="00430C1F" w:rsidRPr="00430C1F" w:rsidRDefault="00430C1F" w:rsidP="009806C4">
      <w:pPr>
        <w:rPr>
          <w:del w:id="154" w:author="msi" w:date="2026-09-22T12:14:00Z" w16du:dateUtc="2026-09-22T16:14:00Z"/>
          <w:rFonts w:ascii="Times New Roman" w:hAnsi="Times New Roman"/>
          <w:sz w:val="24"/>
        </w:rPr>
      </w:pPr>
      <w:del w:id="155" w:author="msi" w:date="2026-09-22T12:14:00Z" w16du:dateUtc="2026-09-22T16:14:00Z">
        <w:r w:rsidRPr="00430C1F">
          <w:rPr>
            <w:rFonts w:ascii="Times New Roman" w:hAnsi="Times New Roman"/>
            <w:sz w:val="24"/>
          </w:rPr>
          <w:delText>- dodatočné povolenie stavby trojnásobok stavebného 3x50 €</w:delText>
        </w:r>
      </w:del>
    </w:p>
    <w:p w14:paraId="5E8ABA52" w14:textId="77777777" w:rsidR="00430C1F" w:rsidRPr="00430C1F" w:rsidRDefault="00430C1F" w:rsidP="009806C4">
      <w:pPr>
        <w:rPr>
          <w:del w:id="156" w:author="msi" w:date="2026-09-22T12:14:00Z" w16du:dateUtc="2026-09-22T16:14:00Z"/>
          <w:rFonts w:ascii="Times New Roman" w:hAnsi="Times New Roman"/>
          <w:sz w:val="24"/>
        </w:rPr>
      </w:pPr>
      <w:del w:id="157" w:author="msi" w:date="2026-09-22T12:14:00Z" w16du:dateUtc="2026-09-22T16:14:00Z">
        <w:r w:rsidRPr="00430C1F">
          <w:rPr>
            <w:rFonts w:ascii="Times New Roman" w:hAnsi="Times New Roman"/>
            <w:sz w:val="24"/>
          </w:rPr>
          <w:delText>- návrh na vydanie kolaudačného rozhodnutia 35 €</w:delText>
        </w:r>
      </w:del>
    </w:p>
    <w:p w14:paraId="0B1AB6FB" w14:textId="77777777" w:rsidR="00430C1F" w:rsidRPr="00430C1F" w:rsidRDefault="00430C1F" w:rsidP="009806C4">
      <w:pPr>
        <w:rPr>
          <w:del w:id="158" w:author="msi" w:date="2026-09-22T12:14:00Z" w16du:dateUtc="2026-09-22T16:14:00Z"/>
          <w:rFonts w:ascii="Times New Roman" w:hAnsi="Times New Roman"/>
          <w:sz w:val="24"/>
        </w:rPr>
      </w:pPr>
      <w:del w:id="159" w:author="msi" w:date="2026-09-22T12:14:00Z" w16du:dateUtc="2026-09-22T16:14:00Z">
        <w:r w:rsidRPr="00430C1F">
          <w:rPr>
            <w:rFonts w:ascii="Times New Roman" w:hAnsi="Times New Roman"/>
            <w:sz w:val="24"/>
          </w:rPr>
          <w:delText>- stavebný úrad predĺženie termínu, ohlásenie drobnej stavby 10 €</w:delText>
        </w:r>
      </w:del>
    </w:p>
    <w:p w14:paraId="1AEA70D6" w14:textId="77777777" w:rsidR="00430C1F" w:rsidRPr="00430C1F" w:rsidRDefault="00430C1F" w:rsidP="009806C4">
      <w:pPr>
        <w:rPr>
          <w:del w:id="160" w:author="msi" w:date="2026-09-22T12:14:00Z" w16du:dateUtc="2026-09-22T16:14:00Z"/>
          <w:rFonts w:ascii="Times New Roman" w:hAnsi="Times New Roman"/>
          <w:sz w:val="24"/>
        </w:rPr>
      </w:pPr>
      <w:del w:id="161" w:author="msi" w:date="2026-09-22T12:14:00Z" w16du:dateUtc="2026-09-22T16:14:00Z">
        <w:r w:rsidRPr="00430C1F">
          <w:rPr>
            <w:rFonts w:ascii="Times New Roman" w:hAnsi="Times New Roman"/>
            <w:sz w:val="24"/>
          </w:rPr>
          <w:delText xml:space="preserve">- rozhlas 5 € </w:delText>
        </w:r>
      </w:del>
    </w:p>
    <w:p w14:paraId="2EF77751" w14:textId="77777777" w:rsidR="00430C1F" w:rsidRPr="00430C1F" w:rsidRDefault="00430C1F" w:rsidP="009806C4">
      <w:pPr>
        <w:rPr>
          <w:del w:id="162" w:author="msi" w:date="2026-09-22T12:14:00Z" w16du:dateUtc="2026-09-22T16:14:00Z"/>
          <w:rFonts w:ascii="Times New Roman" w:hAnsi="Times New Roman"/>
          <w:sz w:val="24"/>
        </w:rPr>
      </w:pPr>
      <w:del w:id="163" w:author="msi" w:date="2026-09-22T12:14:00Z" w16du:dateUtc="2026-09-22T16:14:00Z">
        <w:r w:rsidRPr="00430C1F">
          <w:rPr>
            <w:rFonts w:ascii="Times New Roman" w:hAnsi="Times New Roman"/>
            <w:sz w:val="24"/>
          </w:rPr>
          <w:delText>- verejné priestranstvo 2 €</w:delText>
        </w:r>
      </w:del>
    </w:p>
    <w:p w14:paraId="66A93364" w14:textId="77777777" w:rsidR="00430C1F" w:rsidRPr="00430C1F" w:rsidRDefault="00430C1F" w:rsidP="009806C4">
      <w:pPr>
        <w:rPr>
          <w:del w:id="164" w:author="msi" w:date="2026-09-22T12:14:00Z" w16du:dateUtc="2026-09-22T16:14:00Z"/>
          <w:rFonts w:ascii="Times New Roman" w:hAnsi="Times New Roman"/>
          <w:sz w:val="24"/>
        </w:rPr>
      </w:pPr>
      <w:del w:id="165" w:author="msi" w:date="2026-09-22T12:14:00Z" w16du:dateUtc="2026-09-22T16:14:00Z">
        <w:r w:rsidRPr="00430C1F">
          <w:rPr>
            <w:rFonts w:ascii="Times New Roman" w:hAnsi="Times New Roman"/>
            <w:sz w:val="24"/>
          </w:rPr>
          <w:delText>- vydanie potvrdenia alebo písomného oznámenia o pobyte osoby 5 €</w:delText>
        </w:r>
      </w:del>
    </w:p>
    <w:p w14:paraId="042582C9" w14:textId="77777777" w:rsidR="00430C1F" w:rsidRPr="00430C1F" w:rsidRDefault="00430C1F" w:rsidP="009806C4">
      <w:pPr>
        <w:rPr>
          <w:del w:id="166" w:author="msi" w:date="2026-09-22T12:14:00Z" w16du:dateUtc="2026-09-22T16:14:00Z"/>
          <w:rFonts w:ascii="Times New Roman" w:hAnsi="Times New Roman"/>
          <w:sz w:val="24"/>
        </w:rPr>
      </w:pPr>
      <w:del w:id="167" w:author="msi" w:date="2026-09-22T12:14:00Z" w16du:dateUtc="2026-09-22T16:14:00Z">
        <w:r w:rsidRPr="00430C1F">
          <w:rPr>
            <w:rFonts w:ascii="Times New Roman" w:hAnsi="Times New Roman"/>
            <w:sz w:val="24"/>
          </w:rPr>
          <w:delText>V kontrolovanom období II. polroka 2015</w:delText>
        </w:r>
        <w:r w:rsidR="009806C4">
          <w:rPr>
            <w:rFonts w:ascii="Times New Roman" w:hAnsi="Times New Roman"/>
            <w:sz w:val="24"/>
          </w:rPr>
          <w:delText xml:space="preserve"> pri kontrole náhodne vybran</w:delText>
        </w:r>
        <w:r w:rsidRPr="00430C1F">
          <w:rPr>
            <w:rFonts w:ascii="Times New Roman" w:hAnsi="Times New Roman"/>
            <w:sz w:val="24"/>
          </w:rPr>
          <w:delText>ých dokladov neboli zistené nedostatky. Výška správneho poplatku bola určená správne.</w:delText>
        </w:r>
        <w:r>
          <w:rPr>
            <w:rFonts w:ascii="Times New Roman" w:hAnsi="Times New Roman"/>
            <w:sz w:val="24"/>
          </w:rPr>
          <w:delText xml:space="preserve"> Kontrola bola ukončená záznamom</w:delText>
        </w:r>
        <w:r w:rsidR="00126754">
          <w:rPr>
            <w:rFonts w:ascii="Times New Roman" w:hAnsi="Times New Roman"/>
            <w:sz w:val="24"/>
          </w:rPr>
          <w:delText xml:space="preserve"> a výsledky boli predložené na Obecnom zastupiteľstve dňa 18. 12. 2015</w:delText>
        </w:r>
        <w:r>
          <w:rPr>
            <w:rFonts w:ascii="Times New Roman" w:hAnsi="Times New Roman"/>
            <w:sz w:val="24"/>
          </w:rPr>
          <w:delText>.</w:delText>
        </w:r>
        <w:r w:rsidRPr="00430C1F">
          <w:rPr>
            <w:rFonts w:ascii="Times New Roman" w:hAnsi="Times New Roman"/>
            <w:sz w:val="24"/>
          </w:rPr>
          <w:delText xml:space="preserve"> </w:delText>
        </w:r>
      </w:del>
    </w:p>
    <w:p w14:paraId="2E170B5F" w14:textId="77777777" w:rsidR="00760C4A" w:rsidRDefault="00760C4A" w:rsidP="009806C4">
      <w:pPr>
        <w:rPr>
          <w:del w:id="168" w:author="msi" w:date="2026-09-22T12:14:00Z" w16du:dateUtc="2026-09-22T16:14:00Z"/>
          <w:rFonts w:ascii="Times New Roman" w:hAnsi="Times New Roman"/>
          <w:sz w:val="24"/>
        </w:rPr>
      </w:pPr>
    </w:p>
    <w:p w14:paraId="451C17C0" w14:textId="77777777" w:rsidR="00DC2963" w:rsidRPr="00DC2963" w:rsidRDefault="00DC2963" w:rsidP="009806C4">
      <w:pPr>
        <w:rPr>
          <w:del w:id="169" w:author="msi" w:date="2026-09-22T12:14:00Z" w16du:dateUtc="2026-09-22T16:14:00Z"/>
          <w:rFonts w:ascii="Times New Roman" w:hAnsi="Times New Roman"/>
          <w:b/>
        </w:rPr>
      </w:pPr>
      <w:del w:id="170" w:author="msi" w:date="2026-09-22T12:14:00Z" w16du:dateUtc="2026-09-22T16:14:00Z">
        <w:r>
          <w:rPr>
            <w:rFonts w:ascii="Times New Roman" w:hAnsi="Times New Roman"/>
            <w:b/>
          </w:rPr>
          <w:delText>K</w:delText>
        </w:r>
        <w:r w:rsidRPr="00DC2963">
          <w:rPr>
            <w:rFonts w:ascii="Times New Roman" w:hAnsi="Times New Roman"/>
            <w:b/>
          </w:rPr>
          <w:delText>ontrola stavu záväzkov a pohľadávok obce k 31. 12. 2015</w:delText>
        </w:r>
      </w:del>
    </w:p>
    <w:p w14:paraId="61C7EB3A" w14:textId="77777777" w:rsidR="00760C4A" w:rsidRPr="00736710" w:rsidRDefault="003B168E" w:rsidP="009806C4">
      <w:pPr>
        <w:pStyle w:val="Default"/>
        <w:rPr>
          <w:del w:id="171" w:author="msi" w:date="2026-09-22T12:14:00Z" w16du:dateUtc="2026-09-22T16:14:00Z"/>
          <w:sz w:val="23"/>
          <w:szCs w:val="23"/>
        </w:rPr>
      </w:pPr>
      <w:del w:id="172" w:author="msi" w:date="2026-09-22T12:14:00Z" w16du:dateUtc="2026-09-22T16:14:00Z">
        <w:r>
          <w:rPr>
            <w:sz w:val="23"/>
            <w:szCs w:val="23"/>
          </w:rPr>
          <w:delText xml:space="preserve">Kontrola </w:delText>
        </w:r>
        <w:r w:rsidR="00736710" w:rsidRPr="00736710">
          <w:rPr>
            <w:sz w:val="23"/>
            <w:szCs w:val="23"/>
          </w:rPr>
          <w:delText>nie je ukončená</w:delText>
        </w:r>
        <w:r w:rsidR="00736710">
          <w:rPr>
            <w:sz w:val="23"/>
            <w:szCs w:val="23"/>
          </w:rPr>
          <w:delText xml:space="preserve"> a výsledky z kontroly budú prednesené na Obecnom Zastupiteľstve</w:delText>
        </w:r>
        <w:r w:rsidR="00736710" w:rsidRPr="00736710">
          <w:rPr>
            <w:sz w:val="23"/>
            <w:szCs w:val="23"/>
          </w:rPr>
          <w:delText>.</w:delText>
        </w:r>
      </w:del>
    </w:p>
    <w:p w14:paraId="4D97FF0A" w14:textId="77777777" w:rsidR="00DC2963" w:rsidRPr="00736710" w:rsidRDefault="00DC2963" w:rsidP="009806C4">
      <w:pPr>
        <w:pStyle w:val="Default"/>
        <w:rPr>
          <w:del w:id="173" w:author="msi" w:date="2026-09-22T12:14:00Z" w16du:dateUtc="2026-09-22T16:14:00Z"/>
          <w:sz w:val="23"/>
          <w:szCs w:val="23"/>
        </w:rPr>
      </w:pPr>
    </w:p>
    <w:p w14:paraId="5B1FFCD8" w14:textId="77777777" w:rsidR="00B23C4F" w:rsidRPr="009806C4" w:rsidRDefault="00A279B9" w:rsidP="009806C4">
      <w:pPr>
        <w:rPr>
          <w:del w:id="174" w:author="msi" w:date="2026-09-22T12:14:00Z" w16du:dateUtc="2026-09-22T16:14:00Z"/>
          <w:rFonts w:ascii="Times New Roman" w:hAnsi="Times New Roman"/>
          <w:b/>
        </w:rPr>
      </w:pPr>
      <w:del w:id="175" w:author="msi" w:date="2026-09-22T12:14:00Z" w16du:dateUtc="2026-09-22T16:14:00Z">
        <w:r>
          <w:rPr>
            <w:rFonts w:ascii="Times New Roman" w:hAnsi="Times New Roman"/>
            <w:b/>
          </w:rPr>
          <w:delText>S</w:delText>
        </w:r>
        <w:r w:rsidRPr="00A279B9">
          <w:rPr>
            <w:rFonts w:ascii="Times New Roman" w:hAnsi="Times New Roman"/>
            <w:b/>
          </w:rPr>
          <w:delText xml:space="preserve">pracovanie štvrťročného prehľadu financií - 2x                                                                                                          </w:delText>
        </w:r>
        <w:r w:rsidR="00383912" w:rsidRPr="00A00ADA">
          <w:rPr>
            <w:rFonts w:ascii="Times New Roman" w:hAnsi="Times New Roman"/>
            <w:sz w:val="24"/>
          </w:rPr>
          <w:delText>bolo predložené Obecné</w:delText>
        </w:r>
        <w:r w:rsidR="00E1252C">
          <w:rPr>
            <w:rFonts w:ascii="Times New Roman" w:hAnsi="Times New Roman"/>
            <w:sz w:val="24"/>
          </w:rPr>
          <w:delText>mu zastupiteľstvu dňa</w:delText>
        </w:r>
        <w:r w:rsidR="00BF5531">
          <w:rPr>
            <w:rFonts w:ascii="Times New Roman" w:hAnsi="Times New Roman"/>
            <w:sz w:val="24"/>
          </w:rPr>
          <w:delText xml:space="preserve"> 7. 9. a 16. 11. 2015</w:delText>
        </w:r>
        <w:r w:rsidR="00E1252C">
          <w:rPr>
            <w:rFonts w:ascii="Times New Roman" w:hAnsi="Times New Roman"/>
            <w:sz w:val="24"/>
          </w:rPr>
          <w:delText xml:space="preserve"> </w:delText>
        </w:r>
      </w:del>
    </w:p>
    <w:p w14:paraId="7533DEFB" w14:textId="77777777" w:rsidR="002D6451" w:rsidRDefault="00A279B9" w:rsidP="009806C4">
      <w:pPr>
        <w:autoSpaceDE w:val="0"/>
        <w:autoSpaceDN w:val="0"/>
        <w:adjustRightInd w:val="0"/>
        <w:rPr>
          <w:del w:id="176" w:author="msi" w:date="2026-09-22T12:14:00Z" w16du:dateUtc="2026-09-22T16:14:00Z"/>
          <w:rFonts w:ascii="Times New Roman" w:hAnsi="Times New Roman"/>
          <w:b/>
          <w:color w:val="000000"/>
          <w:sz w:val="23"/>
          <w:szCs w:val="23"/>
        </w:rPr>
      </w:pPr>
      <w:del w:id="177" w:author="msi" w:date="2026-09-22T12:14:00Z" w16du:dateUtc="2026-09-22T16:14:00Z">
        <w:r>
          <w:rPr>
            <w:rFonts w:ascii="Times New Roman" w:hAnsi="Times New Roman"/>
            <w:b/>
            <w:color w:val="000000"/>
            <w:sz w:val="24"/>
          </w:rPr>
          <w:delText>K</w:delText>
        </w:r>
        <w:r w:rsidRPr="00A279B9">
          <w:rPr>
            <w:rFonts w:ascii="Times New Roman" w:hAnsi="Times New Roman"/>
            <w:b/>
            <w:color w:val="000000"/>
            <w:sz w:val="23"/>
            <w:szCs w:val="23"/>
          </w:rPr>
          <w:delText>ontrola príjmov z prenajatých budov, priestorov a</w:delText>
        </w:r>
        <w:r w:rsidR="002D6451">
          <w:rPr>
            <w:rFonts w:ascii="Times New Roman" w:hAnsi="Times New Roman"/>
            <w:b/>
            <w:color w:val="000000"/>
            <w:sz w:val="23"/>
            <w:szCs w:val="23"/>
          </w:rPr>
          <w:delText> </w:delText>
        </w:r>
        <w:r w:rsidRPr="00A279B9">
          <w:rPr>
            <w:rFonts w:ascii="Times New Roman" w:hAnsi="Times New Roman"/>
            <w:b/>
            <w:color w:val="000000"/>
            <w:sz w:val="23"/>
            <w:szCs w:val="23"/>
          </w:rPr>
          <w:delText>objekto</w:delText>
        </w:r>
        <w:r w:rsidR="002D6451">
          <w:rPr>
            <w:rFonts w:ascii="Times New Roman" w:hAnsi="Times New Roman"/>
            <w:b/>
            <w:color w:val="000000"/>
            <w:sz w:val="23"/>
            <w:szCs w:val="23"/>
          </w:rPr>
          <w:delText>v</w:delText>
        </w:r>
      </w:del>
    </w:p>
    <w:p w14:paraId="61FE2E54" w14:textId="77777777" w:rsidR="00D923CD" w:rsidRPr="00760C4A" w:rsidRDefault="002D6451" w:rsidP="009806C4">
      <w:pPr>
        <w:rPr>
          <w:del w:id="178" w:author="msi" w:date="2026-09-22T12:14:00Z" w16du:dateUtc="2026-09-22T16:14:00Z"/>
          <w:rFonts w:ascii="Times New Roman" w:hAnsi="Times New Roman"/>
          <w:sz w:val="24"/>
        </w:rPr>
      </w:pPr>
      <w:del w:id="179" w:author="msi" w:date="2026-09-22T12:14:00Z" w16du:dateUtc="2026-09-22T16:14:00Z">
        <w:r w:rsidRPr="002D6451">
          <w:rPr>
            <w:rFonts w:ascii="Times New Roman" w:hAnsi="Times New Roman"/>
            <w:color w:val="000000"/>
            <w:sz w:val="23"/>
            <w:szCs w:val="23"/>
          </w:rPr>
          <w:delText>Kontrola bola</w:delText>
        </w:r>
        <w:r>
          <w:rPr>
            <w:rFonts w:ascii="Times New Roman" w:hAnsi="Times New Roman"/>
            <w:b/>
            <w:color w:val="000000"/>
            <w:sz w:val="23"/>
            <w:szCs w:val="23"/>
          </w:rPr>
          <w:delText xml:space="preserve"> </w:delText>
        </w:r>
        <w:r>
          <w:rPr>
            <w:rFonts w:ascii="Times New Roman" w:hAnsi="Times New Roman"/>
            <w:sz w:val="24"/>
          </w:rPr>
          <w:delText xml:space="preserve">vykonaná v čase od 2. 9. 2015 do 7. 9. 2015 </w:delText>
        </w:r>
        <w:r w:rsidRPr="00D45CC5">
          <w:rPr>
            <w:rFonts w:ascii="Times New Roman" w:hAnsi="Times New Roman"/>
            <w:sz w:val="24"/>
          </w:rPr>
          <w:delText>ná</w:delText>
        </w:r>
        <w:r>
          <w:rPr>
            <w:rFonts w:ascii="Times New Roman" w:hAnsi="Times New Roman"/>
            <w:sz w:val="24"/>
          </w:rPr>
          <w:delText xml:space="preserve">slednú finančnú kontrolu </w:delText>
        </w:r>
        <w:r w:rsidRPr="00D45CC5">
          <w:rPr>
            <w:rFonts w:ascii="Times New Roman" w:hAnsi="Times New Roman"/>
            <w:sz w:val="24"/>
          </w:rPr>
          <w:delText>platenie nájomného za obecné byty</w:delText>
        </w:r>
        <w:r>
          <w:rPr>
            <w:rFonts w:ascii="Times New Roman" w:hAnsi="Times New Roman"/>
            <w:sz w:val="24"/>
          </w:rPr>
          <w:delText>, nebytové priestory a faktúry za stroje za kontrolné obdobie od 12. 6. 2015 do 7. 9. 2015 v príspevkovej org. obce Sihelné – Obecné služby. Kontrola bola ukončená správou a predložená dňa 7. 9. 2015 na Obecnom Zastupiteľstve.</w:delText>
        </w:r>
        <w:r w:rsidRPr="00D45CC5">
          <w:rPr>
            <w:rFonts w:ascii="Times New Roman" w:hAnsi="Times New Roman"/>
            <w:sz w:val="24"/>
          </w:rPr>
          <w:delText xml:space="preserve"> </w:delText>
        </w:r>
        <w:r w:rsidR="00760C4A">
          <w:rPr>
            <w:rFonts w:ascii="Times New Roman" w:hAnsi="Times New Roman"/>
            <w:sz w:val="24"/>
          </w:rPr>
          <w:delText xml:space="preserve">Ďalšia kontrola bola vykonaná v čase od 11. 12. 2015 do 15. 12. 2015 </w:delText>
        </w:r>
        <w:r w:rsidR="00760C4A" w:rsidRPr="00D45CC5">
          <w:rPr>
            <w:rFonts w:ascii="Times New Roman" w:hAnsi="Times New Roman"/>
            <w:sz w:val="24"/>
          </w:rPr>
          <w:delText>ná</w:delText>
        </w:r>
        <w:r w:rsidR="00760C4A">
          <w:rPr>
            <w:rFonts w:ascii="Times New Roman" w:hAnsi="Times New Roman"/>
            <w:sz w:val="24"/>
          </w:rPr>
          <w:delText>slednú finančnú kontrolu platenia</w:delText>
        </w:r>
        <w:r w:rsidR="00760C4A" w:rsidRPr="00D45CC5">
          <w:rPr>
            <w:rFonts w:ascii="Times New Roman" w:hAnsi="Times New Roman"/>
            <w:sz w:val="24"/>
          </w:rPr>
          <w:delText xml:space="preserve"> nájomného za obecné byty</w:delText>
        </w:r>
        <w:r w:rsidR="00760C4A">
          <w:rPr>
            <w:rFonts w:ascii="Times New Roman" w:hAnsi="Times New Roman"/>
            <w:sz w:val="24"/>
          </w:rPr>
          <w:delText>, nebytové priestory, faktúry za obecnú vodu a faktúry za stroje za kontrolné obdobie od 7. 9. 2015 do 15. 12. 2015 v príspevkovej org. obce Sihelné – Obecné služby. Kontrola bola ukončená správou a predložená dňa 15. 12. 2015 na Obecnom Zastupiteľstve.</w:delText>
        </w:r>
        <w:r w:rsidR="00760C4A" w:rsidRPr="00D45CC5">
          <w:rPr>
            <w:rFonts w:ascii="Times New Roman" w:hAnsi="Times New Roman"/>
            <w:sz w:val="24"/>
          </w:rPr>
          <w:delText xml:space="preserve"> </w:delText>
        </w:r>
        <w:r w:rsidR="00760C4A" w:rsidRPr="00EB3A96">
          <w:rPr>
            <w:rFonts w:ascii="Times New Roman" w:hAnsi="Times New Roman"/>
            <w:sz w:val="24"/>
          </w:rPr>
          <w:delText>Návrh opatrení: Opakovať upomínanie.</w:delText>
        </w:r>
        <w:r w:rsidR="00760C4A">
          <w:rPr>
            <w:rFonts w:ascii="Times New Roman" w:hAnsi="Times New Roman"/>
            <w:sz w:val="24"/>
          </w:rPr>
          <w:delText xml:space="preserve"> </w:delText>
        </w:r>
        <w:r w:rsidR="00B620E0">
          <w:rPr>
            <w:rFonts w:ascii="Times New Roman" w:hAnsi="Times New Roman"/>
            <w:sz w:val="24"/>
          </w:rPr>
          <w:delText xml:space="preserve">                                                                                     </w:delText>
        </w:r>
      </w:del>
    </w:p>
    <w:p w14:paraId="6F4442FA" w14:textId="77777777" w:rsidR="00AF7805" w:rsidRPr="00A00ADA" w:rsidRDefault="00AF7805" w:rsidP="009806C4">
      <w:pPr>
        <w:pStyle w:val="Default"/>
        <w:rPr>
          <w:del w:id="180" w:author="msi" w:date="2026-09-22T12:14:00Z" w16du:dateUtc="2026-09-22T16:14:00Z"/>
          <w:b/>
        </w:rPr>
      </w:pPr>
      <w:del w:id="181" w:author="msi" w:date="2026-09-22T12:14:00Z" w16du:dateUtc="2026-09-22T16:14:00Z">
        <w:r w:rsidRPr="00A00ADA">
          <w:rPr>
            <w:b/>
          </w:rPr>
          <w:delText>Stav vybavovania sťažn</w:delText>
        </w:r>
        <w:r w:rsidR="00B23C4F">
          <w:rPr>
            <w:b/>
          </w:rPr>
          <w:delText>ostí a</w:delText>
        </w:r>
        <w:r w:rsidR="00760C4A">
          <w:rPr>
            <w:b/>
          </w:rPr>
          <w:delText xml:space="preserve"> petícií za 2. polrok 2015</w:delText>
        </w:r>
        <w:r w:rsidRPr="00A00ADA">
          <w:rPr>
            <w:b/>
          </w:rPr>
          <w:delText xml:space="preserve"> </w:delText>
        </w:r>
      </w:del>
    </w:p>
    <w:p w14:paraId="28CA5154" w14:textId="77777777" w:rsidR="00AE0066" w:rsidRDefault="003576A5" w:rsidP="009806C4">
      <w:pPr>
        <w:rPr>
          <w:del w:id="182" w:author="msi" w:date="2026-09-22T12:14:00Z" w16du:dateUtc="2026-09-22T16:14:00Z"/>
          <w:rFonts w:ascii="Times New Roman" w:hAnsi="Times New Roman"/>
          <w:sz w:val="24"/>
        </w:rPr>
      </w:pPr>
      <w:del w:id="183" w:author="msi" w:date="2026-09-22T12:14:00Z" w16du:dateUtc="2026-09-22T16:14:00Z">
        <w:r>
          <w:rPr>
            <w:rFonts w:ascii="Times New Roman" w:hAnsi="Times New Roman"/>
            <w:sz w:val="24"/>
          </w:rPr>
          <w:delText>p</w:delText>
        </w:r>
        <w:r w:rsidRPr="003576A5">
          <w:rPr>
            <w:rFonts w:ascii="Times New Roman" w:hAnsi="Times New Roman"/>
            <w:sz w:val="24"/>
          </w:rPr>
          <w:delText xml:space="preserve">odľa Zákona č. 9/2010 Z.z. o sťažnostiach nebolo doručených v centrálnej evidencii </w:delText>
        </w:r>
        <w:r>
          <w:rPr>
            <w:rFonts w:ascii="Times New Roman" w:hAnsi="Times New Roman"/>
            <w:sz w:val="24"/>
          </w:rPr>
          <w:delText xml:space="preserve">(podateľňa) </w:delText>
        </w:r>
        <w:r w:rsidRPr="003576A5">
          <w:rPr>
            <w:rFonts w:ascii="Times New Roman" w:hAnsi="Times New Roman"/>
            <w:sz w:val="24"/>
          </w:rPr>
          <w:delText>za obdobie od júla do decembra 2015 konkrétne písomné sťažnosti</w:delText>
        </w:r>
        <w:r>
          <w:rPr>
            <w:rFonts w:ascii="Times New Roman" w:hAnsi="Times New Roman"/>
            <w:sz w:val="24"/>
          </w:rPr>
          <w:delText xml:space="preserve"> na Obecný úrad</w:delText>
        </w:r>
        <w:r w:rsidR="00BF5531">
          <w:rPr>
            <w:rFonts w:ascii="Times New Roman" w:hAnsi="Times New Roman"/>
            <w:sz w:val="24"/>
          </w:rPr>
          <w:delText>.</w:delText>
        </w:r>
        <w:r w:rsidRPr="00EF5735">
          <w:rPr>
            <w:rFonts w:ascii="Arial" w:hAnsi="Arial" w:cs="Arial"/>
            <w:sz w:val="24"/>
          </w:rPr>
          <w:delText xml:space="preserve"> </w:delText>
        </w:r>
        <w:r>
          <w:rPr>
            <w:rFonts w:ascii="Arial" w:hAnsi="Arial" w:cs="Arial"/>
            <w:sz w:val="24"/>
          </w:rPr>
          <w:delText xml:space="preserve">                           </w:delText>
        </w:r>
      </w:del>
    </w:p>
    <w:p w14:paraId="749EDB8E" w14:textId="77777777" w:rsidR="00E40975" w:rsidRPr="00A00ADA" w:rsidRDefault="00E40975" w:rsidP="009806C4">
      <w:pPr>
        <w:rPr>
          <w:del w:id="184" w:author="msi" w:date="2026-09-22T12:14:00Z" w16du:dateUtc="2026-09-22T16:14:00Z"/>
          <w:rFonts w:ascii="Times New Roman" w:hAnsi="Times New Roman"/>
          <w:sz w:val="24"/>
        </w:rPr>
      </w:pPr>
      <w:del w:id="185" w:author="msi" w:date="2026-09-22T12:14:00Z" w16du:dateUtc="2026-09-22T16:14:00Z">
        <w:r w:rsidRPr="00A00ADA">
          <w:rPr>
            <w:rFonts w:ascii="Times New Roman" w:hAnsi="Times New Roman"/>
            <w:b/>
            <w:sz w:val="24"/>
          </w:rPr>
          <w:delText>Vypracovanie odborného  stanoviska k</w:delText>
        </w:r>
        <w:r>
          <w:rPr>
            <w:rFonts w:ascii="Times New Roman" w:hAnsi="Times New Roman"/>
            <w:b/>
            <w:sz w:val="24"/>
          </w:rPr>
          <w:delText xml:space="preserve"> druhej úprave </w:delText>
        </w:r>
        <w:r w:rsidRPr="00A00ADA">
          <w:rPr>
            <w:rFonts w:ascii="Times New Roman" w:hAnsi="Times New Roman"/>
            <w:b/>
            <w:sz w:val="24"/>
          </w:rPr>
          <w:delText>programového rozpočtu Obce Si</w:delText>
        </w:r>
        <w:r>
          <w:rPr>
            <w:rFonts w:ascii="Times New Roman" w:hAnsi="Times New Roman"/>
            <w:b/>
            <w:sz w:val="24"/>
          </w:rPr>
          <w:delText xml:space="preserve">helné                                                                 </w:delText>
        </w:r>
        <w:r w:rsidRPr="00A00ADA">
          <w:rPr>
            <w:rFonts w:ascii="Times New Roman" w:hAnsi="Times New Roman"/>
            <w:b/>
            <w:sz w:val="24"/>
          </w:rPr>
          <w:delText xml:space="preserve"> </w:delText>
        </w:r>
        <w:r w:rsidRPr="00A00ADA">
          <w:rPr>
            <w:rFonts w:ascii="Times New Roman" w:hAnsi="Times New Roman"/>
            <w:b/>
            <w:i/>
            <w:sz w:val="24"/>
          </w:rPr>
          <w:delText xml:space="preserve">                                                    </w:delText>
        </w:r>
        <w:r>
          <w:rPr>
            <w:rFonts w:ascii="Times New Roman" w:hAnsi="Times New Roman"/>
            <w:b/>
            <w:i/>
            <w:sz w:val="24"/>
          </w:rPr>
          <w:delText xml:space="preserve">                       </w:delText>
        </w:r>
        <w:r w:rsidRPr="00A00ADA">
          <w:rPr>
            <w:rFonts w:ascii="Times New Roman" w:hAnsi="Times New Roman"/>
            <w:sz w:val="24"/>
          </w:rPr>
          <w:delText>bolo predložené Obec</w:delText>
        </w:r>
        <w:r w:rsidR="001A41DF">
          <w:rPr>
            <w:rFonts w:ascii="Times New Roman" w:hAnsi="Times New Roman"/>
            <w:sz w:val="24"/>
          </w:rPr>
          <w:delText>nému zastupiteľstvu 16. 11. 2015</w:delText>
        </w:r>
      </w:del>
    </w:p>
    <w:p w14:paraId="0D59C0D6" w14:textId="77777777" w:rsidR="00E40975" w:rsidRDefault="00E40975" w:rsidP="009806C4">
      <w:pPr>
        <w:rPr>
          <w:del w:id="186" w:author="msi" w:date="2026-09-22T12:14:00Z" w16du:dateUtc="2026-09-22T16:14:00Z"/>
          <w:rFonts w:ascii="Times New Roman" w:hAnsi="Times New Roman"/>
          <w:sz w:val="24"/>
        </w:rPr>
      </w:pPr>
      <w:del w:id="187" w:author="msi" w:date="2026-09-22T12:14:00Z" w16du:dateUtc="2026-09-22T16:14:00Z">
        <w:r w:rsidRPr="00A00ADA">
          <w:rPr>
            <w:rFonts w:ascii="Times New Roman" w:hAnsi="Times New Roman"/>
            <w:b/>
            <w:sz w:val="24"/>
          </w:rPr>
          <w:delText>Vypracovan</w:delText>
        </w:r>
        <w:r w:rsidR="001A41DF">
          <w:rPr>
            <w:rFonts w:ascii="Times New Roman" w:hAnsi="Times New Roman"/>
            <w:b/>
            <w:sz w:val="24"/>
          </w:rPr>
          <w:delText>ie odborného stanoviska k prvej</w:delText>
        </w:r>
        <w:r>
          <w:rPr>
            <w:rFonts w:ascii="Times New Roman" w:hAnsi="Times New Roman"/>
            <w:b/>
            <w:sz w:val="24"/>
          </w:rPr>
          <w:delText xml:space="preserve"> úprave rozpočtu </w:delText>
        </w:r>
        <w:r w:rsidRPr="00A00ADA">
          <w:rPr>
            <w:rFonts w:ascii="Times New Roman" w:hAnsi="Times New Roman"/>
            <w:b/>
            <w:sz w:val="24"/>
          </w:rPr>
          <w:delText xml:space="preserve">príspevkovej organizácie </w:delText>
        </w:r>
        <w:r w:rsidRPr="00A00ADA">
          <w:rPr>
            <w:rFonts w:ascii="Times New Roman" w:hAnsi="Times New Roman"/>
            <w:sz w:val="24"/>
          </w:rPr>
          <w:delText>bolo predložené Obe</w:delText>
        </w:r>
        <w:r>
          <w:rPr>
            <w:rFonts w:ascii="Times New Roman" w:hAnsi="Times New Roman"/>
            <w:sz w:val="24"/>
          </w:rPr>
          <w:delText>cnému</w:delText>
        </w:r>
        <w:r w:rsidR="001A41DF">
          <w:rPr>
            <w:rFonts w:ascii="Times New Roman" w:hAnsi="Times New Roman"/>
            <w:sz w:val="24"/>
          </w:rPr>
          <w:delText xml:space="preserve"> zastupiteľstvu dňa 16. 11. 2015</w:delText>
        </w:r>
        <w:r w:rsidRPr="00A00ADA">
          <w:rPr>
            <w:rFonts w:ascii="Times New Roman" w:hAnsi="Times New Roman"/>
            <w:sz w:val="24"/>
          </w:rPr>
          <w:delText xml:space="preserve">                                                                                                                    </w:delText>
        </w:r>
        <w:r>
          <w:rPr>
            <w:rFonts w:ascii="Times New Roman" w:hAnsi="Times New Roman"/>
            <w:sz w:val="24"/>
          </w:rPr>
          <w:delText xml:space="preserve">                          </w:delText>
        </w:r>
      </w:del>
    </w:p>
    <w:p w14:paraId="47479AF2" w14:textId="77777777" w:rsidR="00E40975" w:rsidRPr="00A00ADA" w:rsidRDefault="00E40975" w:rsidP="009806C4">
      <w:pPr>
        <w:rPr>
          <w:del w:id="188" w:author="msi" w:date="2026-09-22T12:14:00Z" w16du:dateUtc="2026-09-22T16:14:00Z"/>
          <w:rFonts w:ascii="Times New Roman" w:hAnsi="Times New Roman"/>
          <w:sz w:val="24"/>
        </w:rPr>
      </w:pPr>
      <w:del w:id="189" w:author="msi" w:date="2026-09-22T12:14:00Z" w16du:dateUtc="2026-09-22T16:14:00Z">
        <w:r w:rsidRPr="00A00ADA">
          <w:rPr>
            <w:rFonts w:ascii="Times New Roman" w:hAnsi="Times New Roman"/>
            <w:b/>
            <w:sz w:val="24"/>
          </w:rPr>
          <w:delText>Vypracovanie odborného  stanoviska k návrhu viacročného programového rozpočtu Obce Si</w:delText>
        </w:r>
        <w:r w:rsidR="009F594F">
          <w:rPr>
            <w:rFonts w:ascii="Times New Roman" w:hAnsi="Times New Roman"/>
            <w:b/>
            <w:sz w:val="24"/>
          </w:rPr>
          <w:delText>helné na roky 2016-2018</w:delText>
        </w:r>
        <w:r w:rsidRPr="00A00ADA">
          <w:rPr>
            <w:rFonts w:ascii="Times New Roman" w:hAnsi="Times New Roman"/>
            <w:b/>
            <w:sz w:val="24"/>
          </w:rPr>
          <w:delText xml:space="preserve"> a rozpočtu príspevkovej organizácie </w:delText>
        </w:r>
        <w:r w:rsidRPr="00A00ADA">
          <w:rPr>
            <w:rFonts w:ascii="Times New Roman" w:hAnsi="Times New Roman"/>
            <w:b/>
            <w:i/>
            <w:sz w:val="24"/>
          </w:rPr>
          <w:delText xml:space="preserve">                                                       </w:delText>
        </w:r>
        <w:r w:rsidRPr="00A00ADA">
          <w:rPr>
            <w:rFonts w:ascii="Times New Roman" w:hAnsi="Times New Roman"/>
            <w:sz w:val="24"/>
          </w:rPr>
          <w:delText>bolo predložené Obec</w:delText>
        </w:r>
        <w:r w:rsidR="009F594F">
          <w:rPr>
            <w:rFonts w:ascii="Times New Roman" w:hAnsi="Times New Roman"/>
            <w:sz w:val="24"/>
          </w:rPr>
          <w:delText>nému zastupiteľstvu 18. 12. 2015</w:delText>
        </w:r>
      </w:del>
    </w:p>
    <w:p w14:paraId="21102183" w14:textId="77777777" w:rsidR="00E40975" w:rsidRDefault="00AF7805" w:rsidP="009806C4">
      <w:pPr>
        <w:rPr>
          <w:del w:id="190" w:author="msi" w:date="2026-09-22T12:14:00Z" w16du:dateUtc="2026-09-22T16:14:00Z"/>
          <w:rFonts w:ascii="Times New Roman" w:hAnsi="Times New Roman"/>
          <w:sz w:val="24"/>
        </w:rPr>
      </w:pPr>
      <w:del w:id="191" w:author="msi" w:date="2026-09-22T12:14:00Z" w16du:dateUtc="2026-09-22T16:14:00Z">
        <w:r w:rsidRPr="00A00ADA">
          <w:rPr>
            <w:rFonts w:ascii="Times New Roman" w:hAnsi="Times New Roman"/>
            <w:b/>
            <w:sz w:val="24"/>
          </w:rPr>
          <w:delText xml:space="preserve">Polročná správa a vyhodnotenie plánu kontrolnej činnosti za </w:delText>
        </w:r>
        <w:r w:rsidR="009F594F">
          <w:rPr>
            <w:rFonts w:ascii="Times New Roman" w:hAnsi="Times New Roman"/>
            <w:b/>
            <w:sz w:val="24"/>
          </w:rPr>
          <w:delText>obdobie od januára do júna 2015</w:delText>
        </w:r>
        <w:r w:rsidRPr="00A00ADA">
          <w:rPr>
            <w:rFonts w:ascii="Times New Roman" w:hAnsi="Times New Roman"/>
            <w:b/>
            <w:sz w:val="24"/>
          </w:rPr>
          <w:delText xml:space="preserve">                                                                                                                                                           </w:delText>
        </w:r>
        <w:r w:rsidRPr="00A00ADA">
          <w:rPr>
            <w:rFonts w:ascii="Times New Roman" w:hAnsi="Times New Roman"/>
            <w:sz w:val="24"/>
          </w:rPr>
          <w:delText>bola predložen</w:delText>
        </w:r>
        <w:r w:rsidR="00B23C4F">
          <w:rPr>
            <w:rFonts w:ascii="Times New Roman" w:hAnsi="Times New Roman"/>
            <w:sz w:val="24"/>
          </w:rPr>
          <w:delText>á Obecnému zastupiteľ</w:delText>
        </w:r>
        <w:r w:rsidR="009F594F">
          <w:rPr>
            <w:rFonts w:ascii="Times New Roman" w:hAnsi="Times New Roman"/>
            <w:sz w:val="24"/>
          </w:rPr>
          <w:delText>stvu dňa 7</w:delText>
        </w:r>
        <w:r w:rsidR="00E40975">
          <w:rPr>
            <w:rFonts w:ascii="Times New Roman" w:hAnsi="Times New Roman"/>
            <w:sz w:val="24"/>
          </w:rPr>
          <w:delText xml:space="preserve">. 9. </w:delText>
        </w:r>
        <w:r w:rsidRPr="00A00ADA">
          <w:rPr>
            <w:rFonts w:ascii="Times New Roman" w:hAnsi="Times New Roman"/>
            <w:sz w:val="24"/>
          </w:rPr>
          <w:delText>201</w:delText>
        </w:r>
        <w:r w:rsidR="009F594F">
          <w:rPr>
            <w:rFonts w:ascii="Times New Roman" w:hAnsi="Times New Roman"/>
            <w:sz w:val="24"/>
          </w:rPr>
          <w:delText>5</w:delText>
        </w:r>
      </w:del>
    </w:p>
    <w:p w14:paraId="02E27224" w14:textId="77777777" w:rsidR="00AF7805" w:rsidRPr="00A00ADA" w:rsidRDefault="00AF7805" w:rsidP="009806C4">
      <w:pPr>
        <w:rPr>
          <w:del w:id="192" w:author="msi" w:date="2026-09-22T12:14:00Z" w16du:dateUtc="2026-09-22T16:14:00Z"/>
          <w:rFonts w:ascii="Times New Roman" w:hAnsi="Times New Roman"/>
          <w:sz w:val="24"/>
        </w:rPr>
      </w:pPr>
      <w:del w:id="193" w:author="msi" w:date="2026-09-22T12:14:00Z" w16du:dateUtc="2026-09-22T16:14:00Z">
        <w:r w:rsidRPr="00A00ADA">
          <w:rPr>
            <w:rFonts w:ascii="Times New Roman" w:hAnsi="Times New Roman"/>
            <w:b/>
            <w:sz w:val="24"/>
          </w:rPr>
          <w:delText>Vypracovanie návrhu plánu kontr</w:delText>
        </w:r>
        <w:r w:rsidR="009F594F">
          <w:rPr>
            <w:rFonts w:ascii="Times New Roman" w:hAnsi="Times New Roman"/>
            <w:b/>
            <w:sz w:val="24"/>
          </w:rPr>
          <w:delText>olnej činnosti na I. polrok 2016</w:delText>
        </w:r>
        <w:r w:rsidRPr="00A00ADA">
          <w:rPr>
            <w:rFonts w:ascii="Times New Roman" w:hAnsi="Times New Roman"/>
            <w:b/>
            <w:sz w:val="24"/>
          </w:rPr>
          <w:delText xml:space="preserve">                                                                                                   </w:delText>
        </w:r>
        <w:r w:rsidRPr="00A00ADA">
          <w:rPr>
            <w:rFonts w:ascii="Times New Roman" w:hAnsi="Times New Roman"/>
            <w:sz w:val="24"/>
          </w:rPr>
          <w:delText>bolo predlože</w:delText>
        </w:r>
        <w:r w:rsidR="00D923CD">
          <w:rPr>
            <w:rFonts w:ascii="Times New Roman" w:hAnsi="Times New Roman"/>
            <w:sz w:val="24"/>
          </w:rPr>
          <w:delText>n</w:delText>
        </w:r>
        <w:r w:rsidR="009F594F">
          <w:rPr>
            <w:rFonts w:ascii="Times New Roman" w:hAnsi="Times New Roman"/>
            <w:sz w:val="24"/>
          </w:rPr>
          <w:delText>é Obecnému zastupiteľstvu dňa 18</w:delText>
        </w:r>
        <w:r w:rsidR="00D923CD">
          <w:rPr>
            <w:rFonts w:ascii="Times New Roman" w:hAnsi="Times New Roman"/>
            <w:sz w:val="24"/>
          </w:rPr>
          <w:delText xml:space="preserve">. 12. </w:delText>
        </w:r>
        <w:r w:rsidR="009F594F">
          <w:rPr>
            <w:rFonts w:ascii="Times New Roman" w:hAnsi="Times New Roman"/>
            <w:sz w:val="24"/>
          </w:rPr>
          <w:delText>2015</w:delText>
        </w:r>
        <w:r w:rsidRPr="00A00ADA">
          <w:rPr>
            <w:rFonts w:ascii="Times New Roman" w:hAnsi="Times New Roman"/>
            <w:sz w:val="24"/>
          </w:rPr>
          <w:delText xml:space="preserve">                                                                                                                                                                                                                                    </w:delText>
        </w:r>
      </w:del>
    </w:p>
    <w:p w14:paraId="4441707F" w14:textId="77777777" w:rsidR="00D923CD" w:rsidRPr="006E11D7" w:rsidRDefault="00AF7805" w:rsidP="009806C4">
      <w:pPr>
        <w:pStyle w:val="Default"/>
        <w:rPr>
          <w:del w:id="194" w:author="msi" w:date="2026-09-22T12:14:00Z" w16du:dateUtc="2026-09-22T16:14:00Z"/>
        </w:rPr>
      </w:pPr>
      <w:del w:id="195" w:author="msi" w:date="2026-09-22T12:14:00Z" w16du:dateUtc="2026-09-22T16:14:00Z">
        <w:r w:rsidRPr="000C6786">
          <w:rPr>
            <w:b/>
          </w:rPr>
          <w:delText>Plán ostatnej činnosti</w:delText>
        </w:r>
        <w:r w:rsidRPr="000C6786">
          <w:delTex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Text>
        </w:r>
        <w:r w:rsidRPr="000C6786">
          <w:rPr>
            <w:b/>
          </w:rPr>
          <w:delText xml:space="preserve">                                                       </w:delText>
        </w:r>
        <w:r w:rsidR="00E3136A">
          <w:rPr>
            <w:b/>
          </w:rPr>
          <w:delText xml:space="preserve">                  Za polrok 2015</w:delText>
        </w:r>
        <w:r w:rsidRPr="000C6786">
          <w:rPr>
            <w:b/>
          </w:rPr>
          <w:delText xml:space="preserve"> boli vytvorené v obci tieto predpisy:                                                                                    </w:delText>
        </w:r>
      </w:del>
    </w:p>
    <w:p w14:paraId="1D85926E" w14:textId="77777777" w:rsidR="00DC2963" w:rsidRPr="00852E80" w:rsidRDefault="00DC2963" w:rsidP="00852E80">
      <w:pPr>
        <w:pStyle w:val="Default"/>
        <w:rPr>
          <w:del w:id="196" w:author="msi" w:date="2026-09-22T12:14:00Z" w16du:dateUtc="2026-09-22T16:14:00Z"/>
        </w:rPr>
      </w:pPr>
      <w:del w:id="197" w:author="msi" w:date="2026-09-22T12:14:00Z" w16du:dateUtc="2026-09-22T16:14:00Z">
        <w:r w:rsidRPr="00852E80">
          <w:rPr>
            <w:bCs/>
          </w:rPr>
          <w:delText xml:space="preserve">Interná smernica- zásady podávania, preverovania a evidovania podnetov </w:delText>
        </w:r>
      </w:del>
    </w:p>
    <w:p w14:paraId="284F4BB9" w14:textId="77777777" w:rsidR="009806C4" w:rsidRPr="00852E80" w:rsidRDefault="009806C4" w:rsidP="00852E80">
      <w:pPr>
        <w:widowControl w:val="0"/>
        <w:overflowPunct w:val="0"/>
        <w:autoSpaceDE w:val="0"/>
        <w:autoSpaceDN w:val="0"/>
        <w:adjustRightInd w:val="0"/>
        <w:textAlignment w:val="baseline"/>
        <w:rPr>
          <w:del w:id="198" w:author="msi" w:date="2026-09-22T12:14:00Z" w16du:dateUtc="2026-09-22T16:14:00Z"/>
          <w:rFonts w:ascii="Times New Roman" w:hAnsi="Times New Roman"/>
          <w:sz w:val="24"/>
        </w:rPr>
      </w:pPr>
      <w:del w:id="199" w:author="msi" w:date="2026-09-22T12:14:00Z" w16du:dateUtc="2026-09-22T16:14:00Z">
        <w:r w:rsidRPr="00852E80">
          <w:rPr>
            <w:rFonts w:ascii="Times New Roman" w:hAnsi="Times New Roman"/>
            <w:sz w:val="24"/>
          </w:rPr>
          <w:delText xml:space="preserve">Interná smernica </w:delText>
        </w:r>
        <w:r w:rsidRPr="00852E80">
          <w:rPr>
            <w:rFonts w:ascii="Times New Roman" w:hAnsi="Times New Roman"/>
            <w:sz w:val="24"/>
            <w:lang w:eastAsia="en-US"/>
          </w:rPr>
          <w:delText>o  časovom rozlíšení nákladov a výnosov v účtovnej jednotke</w:delText>
        </w:r>
        <w:r w:rsidRPr="00852E80">
          <w:rPr>
            <w:rFonts w:ascii="Times New Roman" w:hAnsi="Times New Roman"/>
            <w:b/>
            <w:sz w:val="32"/>
            <w:szCs w:val="32"/>
          </w:rPr>
          <w:delText xml:space="preserve">                                  </w:delText>
        </w:r>
        <w:r w:rsidRPr="00852E80">
          <w:rPr>
            <w:rFonts w:ascii="Times New Roman" w:hAnsi="Times New Roman"/>
            <w:sz w:val="24"/>
          </w:rPr>
          <w:delText xml:space="preserve">Interná smernica o dlhodobom majetku v účtovnej jednotke </w:delText>
        </w:r>
      </w:del>
    </w:p>
    <w:p w14:paraId="0518AFCF" w14:textId="77777777" w:rsidR="00852E80" w:rsidRDefault="009806C4" w:rsidP="00852E80">
      <w:pPr>
        <w:widowControl w:val="0"/>
        <w:overflowPunct w:val="0"/>
        <w:autoSpaceDE w:val="0"/>
        <w:autoSpaceDN w:val="0"/>
        <w:adjustRightInd w:val="0"/>
        <w:textAlignment w:val="baseline"/>
        <w:rPr>
          <w:del w:id="200" w:author="msi" w:date="2026-09-22T12:14:00Z" w16du:dateUtc="2026-09-22T16:14:00Z"/>
          <w:rFonts w:ascii="Times New Roman" w:hAnsi="Times New Roman"/>
          <w:sz w:val="24"/>
        </w:rPr>
      </w:pPr>
      <w:del w:id="201" w:author="msi" w:date="2026-09-22T12:14:00Z" w16du:dateUtc="2026-09-22T16:14:00Z">
        <w:r w:rsidRPr="00852E80">
          <w:rPr>
            <w:rFonts w:ascii="Times New Roman" w:hAnsi="Times New Roman"/>
            <w:sz w:val="24"/>
          </w:rPr>
          <w:delText xml:space="preserve">Interná smernica o opravných položkách v účtovnej jednotke                                             </w:delText>
        </w:r>
        <w:r w:rsidR="00852E80" w:rsidRPr="00852E80">
          <w:rPr>
            <w:rFonts w:ascii="Times New Roman" w:hAnsi="Times New Roman"/>
            <w:sz w:val="24"/>
          </w:rPr>
          <w:delText xml:space="preserve">Interná smernica o rezervách v účtovnej jednotke                                                             </w:delText>
        </w:r>
      </w:del>
    </w:p>
    <w:p w14:paraId="1F1D4323" w14:textId="77777777" w:rsidR="00852E80" w:rsidRDefault="00852E80" w:rsidP="00852E80">
      <w:pPr>
        <w:widowControl w:val="0"/>
        <w:overflowPunct w:val="0"/>
        <w:autoSpaceDE w:val="0"/>
        <w:autoSpaceDN w:val="0"/>
        <w:adjustRightInd w:val="0"/>
        <w:textAlignment w:val="baseline"/>
        <w:rPr>
          <w:del w:id="202" w:author="msi" w:date="2026-09-22T12:14:00Z" w16du:dateUtc="2026-09-22T16:14:00Z"/>
          <w:rFonts w:ascii="Times New Roman" w:hAnsi="Times New Roman"/>
          <w:sz w:val="24"/>
        </w:rPr>
      </w:pPr>
      <w:del w:id="203" w:author="msi" w:date="2026-09-22T12:14:00Z" w16du:dateUtc="2026-09-22T16:14:00Z">
        <w:r w:rsidRPr="00852E80">
          <w:rPr>
            <w:rFonts w:ascii="Times New Roman" w:hAnsi="Times New Roman"/>
            <w:sz w:val="24"/>
          </w:rPr>
          <w:delText>I</w:delText>
        </w:r>
        <w:r w:rsidR="009806C4" w:rsidRPr="00852E80">
          <w:rPr>
            <w:rFonts w:ascii="Times New Roman" w:hAnsi="Times New Roman"/>
            <w:sz w:val="24"/>
          </w:rPr>
          <w:delText>nterná smernica o</w:delText>
        </w:r>
        <w:r w:rsidRPr="00852E80">
          <w:rPr>
            <w:rFonts w:ascii="Times New Roman" w:hAnsi="Times New Roman"/>
            <w:sz w:val="24"/>
          </w:rPr>
          <w:delText xml:space="preserve"> transferoch obce </w:delText>
        </w:r>
        <w:r w:rsidR="009806C4" w:rsidRPr="00852E80">
          <w:rPr>
            <w:rFonts w:ascii="Times New Roman" w:hAnsi="Times New Roman"/>
            <w:sz w:val="24"/>
          </w:rPr>
          <w:delText>v účtovnej jednotke</w:delText>
        </w:r>
        <w:r w:rsidRPr="00852E80">
          <w:rPr>
            <w:rFonts w:ascii="Times New Roman" w:hAnsi="Times New Roman"/>
            <w:sz w:val="24"/>
          </w:rPr>
          <w:delText xml:space="preserve">                                                                             </w:delText>
        </w:r>
      </w:del>
    </w:p>
    <w:p w14:paraId="40A54C43" w14:textId="77777777" w:rsidR="00852E80" w:rsidRDefault="00852E80" w:rsidP="00852E80">
      <w:pPr>
        <w:widowControl w:val="0"/>
        <w:overflowPunct w:val="0"/>
        <w:autoSpaceDE w:val="0"/>
        <w:autoSpaceDN w:val="0"/>
        <w:adjustRightInd w:val="0"/>
        <w:textAlignment w:val="baseline"/>
        <w:rPr>
          <w:del w:id="204" w:author="msi" w:date="2026-09-22T12:14:00Z" w16du:dateUtc="2026-09-22T16:14:00Z"/>
          <w:rFonts w:ascii="Times New Roman" w:hAnsi="Times New Roman"/>
          <w:sz w:val="24"/>
        </w:rPr>
      </w:pPr>
      <w:del w:id="205" w:author="msi" w:date="2026-09-22T12:14:00Z" w16du:dateUtc="2026-09-22T16:14:00Z">
        <w:r w:rsidRPr="00852E80">
          <w:rPr>
            <w:rFonts w:ascii="Times New Roman" w:hAnsi="Times New Roman"/>
            <w:sz w:val="24"/>
          </w:rPr>
          <w:delText>Interná smernica o o transferoch (organizácia v zriaďovateľskej pôsobnosti)</w:delText>
        </w:r>
        <w:r>
          <w:rPr>
            <w:rFonts w:ascii="Times New Roman" w:hAnsi="Times New Roman"/>
            <w:sz w:val="24"/>
          </w:rPr>
          <w:delText xml:space="preserve"> účtovnej jednotke</w:delText>
        </w:r>
      </w:del>
    </w:p>
    <w:p w14:paraId="206B892C" w14:textId="77777777" w:rsidR="00852E80" w:rsidRPr="00852E80" w:rsidRDefault="00852E80" w:rsidP="00852E80">
      <w:pPr>
        <w:widowControl w:val="0"/>
        <w:overflowPunct w:val="0"/>
        <w:autoSpaceDE w:val="0"/>
        <w:autoSpaceDN w:val="0"/>
        <w:adjustRightInd w:val="0"/>
        <w:textAlignment w:val="baseline"/>
        <w:rPr>
          <w:del w:id="206" w:author="msi" w:date="2026-09-22T12:14:00Z" w16du:dateUtc="2026-09-22T16:14:00Z"/>
          <w:rFonts w:ascii="Times New Roman" w:hAnsi="Times New Roman"/>
          <w:sz w:val="24"/>
        </w:rPr>
      </w:pPr>
      <w:del w:id="207" w:author="msi" w:date="2026-09-22T12:14:00Z" w16du:dateUtc="2026-09-22T16:14:00Z">
        <w:r w:rsidRPr="00852E80">
          <w:rPr>
            <w:rFonts w:ascii="Times New Roman" w:hAnsi="Times New Roman"/>
            <w:sz w:val="24"/>
          </w:rPr>
          <w:delText>Interná smernica o</w:delText>
        </w:r>
        <w:r>
          <w:rPr>
            <w:rFonts w:ascii="Times New Roman" w:hAnsi="Times New Roman"/>
            <w:sz w:val="24"/>
          </w:rPr>
          <w:delText> vedení účtovníctva</w:delText>
        </w:r>
        <w:r w:rsidRPr="00852E80">
          <w:rPr>
            <w:rFonts w:ascii="Times New Roman" w:hAnsi="Times New Roman"/>
            <w:sz w:val="24"/>
          </w:rPr>
          <w:delText xml:space="preserve"> v účtovnej jednotke                                                                             </w:delText>
        </w:r>
      </w:del>
    </w:p>
    <w:p w14:paraId="587A26DD" w14:textId="77777777" w:rsidR="00852E80" w:rsidRPr="00852E80" w:rsidRDefault="00852E80" w:rsidP="00852E80">
      <w:pPr>
        <w:widowControl w:val="0"/>
        <w:overflowPunct w:val="0"/>
        <w:autoSpaceDE w:val="0"/>
        <w:autoSpaceDN w:val="0"/>
        <w:adjustRightInd w:val="0"/>
        <w:textAlignment w:val="baseline"/>
        <w:rPr>
          <w:del w:id="208" w:author="msi" w:date="2026-09-22T12:14:00Z" w16du:dateUtc="2026-09-22T16:14:00Z"/>
          <w:rFonts w:ascii="Times New Roman" w:hAnsi="Times New Roman"/>
          <w:sz w:val="24"/>
        </w:rPr>
      </w:pPr>
      <w:del w:id="209" w:author="msi" w:date="2026-09-22T12:14:00Z" w16du:dateUtc="2026-09-22T16:14:00Z">
        <w:r w:rsidRPr="00852E80">
          <w:rPr>
            <w:rFonts w:ascii="Times New Roman" w:hAnsi="Times New Roman"/>
            <w:sz w:val="24"/>
          </w:rPr>
          <w:delText>Interná smernica o</w:delText>
        </w:r>
        <w:r w:rsidR="00B252F3">
          <w:rPr>
            <w:rFonts w:ascii="Times New Roman" w:hAnsi="Times New Roman"/>
            <w:sz w:val="24"/>
          </w:rPr>
          <w:delText> zásobách a pokladni</w:delText>
        </w:r>
        <w:r w:rsidRPr="00852E80">
          <w:rPr>
            <w:rFonts w:ascii="Times New Roman" w:hAnsi="Times New Roman"/>
            <w:sz w:val="24"/>
          </w:rPr>
          <w:delText xml:space="preserve"> v účtovnej jednotke                                                                             </w:delText>
        </w:r>
      </w:del>
    </w:p>
    <w:p w14:paraId="6131C9DE" w14:textId="77777777" w:rsidR="00852E80" w:rsidRPr="00852E80" w:rsidRDefault="00DC2963" w:rsidP="00852E80">
      <w:pPr>
        <w:widowControl w:val="0"/>
        <w:overflowPunct w:val="0"/>
        <w:autoSpaceDE w:val="0"/>
        <w:autoSpaceDN w:val="0"/>
        <w:adjustRightInd w:val="0"/>
        <w:textAlignment w:val="baseline"/>
        <w:rPr>
          <w:del w:id="210" w:author="msi" w:date="2026-09-22T12:14:00Z" w16du:dateUtc="2026-09-22T16:14:00Z"/>
          <w:rFonts w:ascii="Times New Roman" w:hAnsi="Times New Roman"/>
          <w:sz w:val="24"/>
        </w:rPr>
      </w:pPr>
      <w:del w:id="211" w:author="msi" w:date="2026-09-22T12:14:00Z" w16du:dateUtc="2026-09-22T16:14:00Z">
        <w:r w:rsidRPr="00852E80">
          <w:rPr>
            <w:rFonts w:ascii="Times New Roman" w:hAnsi="Times New Roman"/>
            <w:sz w:val="24"/>
          </w:rPr>
          <w:delText xml:space="preserve">VZN o </w:delText>
        </w:r>
        <w:r w:rsidRPr="00852E80">
          <w:rPr>
            <w:rFonts w:ascii="Times New Roman" w:hAnsi="Times New Roman"/>
            <w:bCs/>
            <w:sz w:val="24"/>
          </w:rPr>
          <w:delText>vylepovaní volebných plagátov na verejných priestranstvách</w:delText>
        </w:r>
      </w:del>
    </w:p>
    <w:p w14:paraId="4E1A44D4" w14:textId="77777777" w:rsidR="009F594F" w:rsidRPr="00852E80" w:rsidRDefault="009F594F" w:rsidP="00852E80">
      <w:pPr>
        <w:widowControl w:val="0"/>
        <w:overflowPunct w:val="0"/>
        <w:autoSpaceDE w:val="0"/>
        <w:autoSpaceDN w:val="0"/>
        <w:adjustRightInd w:val="0"/>
        <w:textAlignment w:val="baseline"/>
        <w:rPr>
          <w:del w:id="212" w:author="msi" w:date="2026-09-22T12:14:00Z" w16du:dateUtc="2026-09-22T16:14:00Z"/>
          <w:rFonts w:ascii="Times New Roman" w:hAnsi="Times New Roman"/>
          <w:sz w:val="24"/>
        </w:rPr>
      </w:pPr>
      <w:del w:id="213" w:author="msi" w:date="2026-09-22T12:14:00Z" w16du:dateUtc="2026-09-22T16:14:00Z">
        <w:r w:rsidRPr="00852E80">
          <w:rPr>
            <w:rFonts w:ascii="Times New Roman" w:hAnsi="Times New Roman"/>
            <w:sz w:val="24"/>
            <w:lang w:eastAsia="ar-SA"/>
          </w:rPr>
          <w:delText xml:space="preserve">Doplnok k VZN o miestnych daniach a o miestnom poplatku za komunálne odpady a drobné </w:delText>
        </w:r>
      </w:del>
    </w:p>
    <w:p w14:paraId="60CF6A88" w14:textId="77777777" w:rsidR="00AF7805" w:rsidRPr="00F5558C" w:rsidRDefault="006E11D7" w:rsidP="00852E80">
      <w:pPr>
        <w:rPr>
          <w:del w:id="214" w:author="msi" w:date="2026-09-22T12:14:00Z" w16du:dateUtc="2026-09-22T16:14:00Z"/>
          <w:rFonts w:ascii="Times New Roman" w:hAnsi="Times New Roman"/>
          <w:b/>
          <w:i/>
          <w:sz w:val="24"/>
        </w:rPr>
      </w:pPr>
      <w:del w:id="215" w:author="msi" w:date="2026-09-22T12:14:00Z" w16du:dateUtc="2026-09-22T16:14:00Z">
        <w:r w:rsidRPr="009F594F">
          <w:rPr>
            <w:rFonts w:ascii="Times New Roman" w:hAnsi="Times New Roman"/>
            <w:sz w:val="24"/>
          </w:rPr>
          <w:delText xml:space="preserve">                                                                                                                                                </w:delText>
        </w:r>
        <w:r w:rsidR="00AF7805" w:rsidRPr="00F5558C">
          <w:rPr>
            <w:rFonts w:ascii="Times New Roman" w:hAnsi="Times New Roman"/>
            <w:b/>
            <w:sz w:val="24"/>
          </w:rPr>
          <w:delText xml:space="preserve">Kontrola plnenia uznesení Obecného zastupiteľstva                                                                                      </w:delText>
        </w:r>
        <w:r w:rsidR="00AF7805" w:rsidRPr="00F5558C">
          <w:rPr>
            <w:rFonts w:ascii="Times New Roman" w:hAnsi="Times New Roman"/>
            <w:sz w:val="24"/>
          </w:rPr>
          <w:delText>Kontrola plnenia uznesení Obecného zastupiteľstva prijatých od júna do decembra je vždy pred každým zastupiteľstvom hneď po zahájení. Uznesenia sa plnia priebežne a trvale. Informácie sa podávajú počas každého zasadnutia Obecného zastupiteľstva.</w:delText>
        </w:r>
      </w:del>
    </w:p>
    <w:p w14:paraId="1036C45E" w14:textId="77777777" w:rsidR="00B301F5" w:rsidRDefault="00B301F5" w:rsidP="009806C4">
      <w:pPr>
        <w:rPr>
          <w:del w:id="216" w:author="msi" w:date="2026-09-22T12:14:00Z" w16du:dateUtc="2026-09-22T16:14:00Z"/>
          <w:rFonts w:ascii="Times New Roman" w:hAnsi="Times New Roman"/>
          <w:sz w:val="24"/>
        </w:rPr>
      </w:pPr>
    </w:p>
    <w:p w14:paraId="2017FF46" w14:textId="77777777" w:rsidR="00BF5531" w:rsidRDefault="00BF5531" w:rsidP="009806C4">
      <w:pPr>
        <w:rPr>
          <w:del w:id="217" w:author="msi" w:date="2026-09-22T12:14:00Z" w16du:dateUtc="2026-09-22T16:14:00Z"/>
          <w:rFonts w:ascii="Times New Roman" w:hAnsi="Times New Roman"/>
          <w:sz w:val="24"/>
        </w:rPr>
      </w:pPr>
    </w:p>
    <w:p w14:paraId="53A8F1F3" w14:textId="77777777" w:rsidR="00BF5531" w:rsidRDefault="00BF5531" w:rsidP="009806C4">
      <w:pPr>
        <w:rPr>
          <w:del w:id="218" w:author="msi" w:date="2026-09-22T12:14:00Z" w16du:dateUtc="2026-09-22T16:14:00Z"/>
          <w:rFonts w:ascii="Times New Roman" w:hAnsi="Times New Roman"/>
          <w:sz w:val="24"/>
        </w:rPr>
      </w:pPr>
    </w:p>
    <w:p w14:paraId="1356E919" w14:textId="77777777" w:rsidR="00AF7805" w:rsidRPr="00F5558C" w:rsidRDefault="00AF7805" w:rsidP="009806C4">
      <w:pPr>
        <w:rPr>
          <w:del w:id="219" w:author="msi" w:date="2026-09-22T12:14:00Z" w16du:dateUtc="2026-09-22T16:14:00Z"/>
          <w:rFonts w:ascii="Times New Roman" w:hAnsi="Times New Roman"/>
          <w:sz w:val="24"/>
        </w:rPr>
      </w:pPr>
      <w:del w:id="220" w:author="msi" w:date="2026-09-22T12:14:00Z" w16du:dateUtc="2026-09-22T16:14:00Z">
        <w:r w:rsidRPr="00F5558C">
          <w:rPr>
            <w:rFonts w:ascii="Times New Roman" w:hAnsi="Times New Roman"/>
            <w:sz w:val="24"/>
          </w:rPr>
          <w:delText>V</w:delText>
        </w:r>
        <w:r w:rsidR="008E3877">
          <w:rPr>
            <w:rFonts w:ascii="Times New Roman" w:hAnsi="Times New Roman"/>
            <w:sz w:val="24"/>
          </w:rPr>
          <w:delText xml:space="preserve"> Sihelnom </w:delText>
        </w:r>
        <w:r w:rsidR="00B301F5">
          <w:rPr>
            <w:rFonts w:ascii="Times New Roman" w:hAnsi="Times New Roman"/>
            <w:sz w:val="24"/>
          </w:rPr>
          <w:delText>dňa</w:delText>
        </w:r>
        <w:r w:rsidR="00F7725F">
          <w:rPr>
            <w:rFonts w:ascii="Times New Roman" w:hAnsi="Times New Roman"/>
            <w:sz w:val="24"/>
          </w:rPr>
          <w:delText xml:space="preserve"> 10</w:delText>
        </w:r>
        <w:r w:rsidR="003B168E">
          <w:rPr>
            <w:rFonts w:ascii="Times New Roman" w:hAnsi="Times New Roman"/>
            <w:sz w:val="24"/>
          </w:rPr>
          <w:delText>. 3</w:delText>
        </w:r>
        <w:r w:rsidR="00BF5531">
          <w:rPr>
            <w:rFonts w:ascii="Times New Roman" w:hAnsi="Times New Roman"/>
            <w:sz w:val="24"/>
          </w:rPr>
          <w:delText xml:space="preserve">. </w:delText>
        </w:r>
        <w:r w:rsidR="00760C4A">
          <w:rPr>
            <w:rFonts w:ascii="Times New Roman" w:hAnsi="Times New Roman"/>
            <w:sz w:val="24"/>
          </w:rPr>
          <w:delText>2016</w:delText>
        </w:r>
      </w:del>
    </w:p>
    <w:p w14:paraId="08391431" w14:textId="77777777" w:rsidR="00AF7805" w:rsidRPr="00F5558C" w:rsidRDefault="00AF7805" w:rsidP="009806C4">
      <w:pPr>
        <w:rPr>
          <w:del w:id="221" w:author="msi" w:date="2026-09-22T12:14:00Z" w16du:dateUtc="2026-09-22T16:14:00Z"/>
          <w:rFonts w:ascii="Times New Roman" w:hAnsi="Times New Roman"/>
          <w:sz w:val="24"/>
        </w:rPr>
      </w:pPr>
    </w:p>
    <w:p w14:paraId="10C84072" w14:textId="77777777" w:rsidR="00AF7805" w:rsidRPr="00F5558C" w:rsidRDefault="00AF7805" w:rsidP="009806C4">
      <w:pPr>
        <w:rPr>
          <w:del w:id="222" w:author="msi" w:date="2026-09-22T12:14:00Z" w16du:dateUtc="2026-09-22T16:14:00Z"/>
          <w:rFonts w:ascii="Times New Roman" w:hAnsi="Times New Roman"/>
          <w:sz w:val="24"/>
        </w:rPr>
      </w:pPr>
    </w:p>
    <w:p w14:paraId="6D5D0212" w14:textId="77777777" w:rsidR="00AF7805" w:rsidRPr="00F5558C" w:rsidRDefault="00AF7805" w:rsidP="009806C4">
      <w:pPr>
        <w:jc w:val="right"/>
        <w:rPr>
          <w:del w:id="223" w:author="msi" w:date="2026-09-22T12:14:00Z" w16du:dateUtc="2026-09-22T16:14:00Z"/>
          <w:rFonts w:ascii="Times New Roman" w:hAnsi="Times New Roman"/>
          <w:sz w:val="24"/>
        </w:rPr>
      </w:pPr>
      <w:del w:id="224" w:author="msi" w:date="2026-09-22T12:14:00Z" w16du:dateUtc="2026-09-22T16:14:00Z">
        <w:r w:rsidRPr="00F5558C">
          <w:rPr>
            <w:rFonts w:ascii="Times New Roman" w:hAnsi="Times New Roman"/>
            <w:sz w:val="24"/>
          </w:rPr>
          <w:delText xml:space="preserve">                                                                                                               </w:delText>
        </w:r>
        <w:r>
          <w:rPr>
            <w:rFonts w:ascii="Times New Roman" w:hAnsi="Times New Roman"/>
            <w:sz w:val="24"/>
          </w:rPr>
          <w:delText xml:space="preserve">                     </w:delText>
        </w:r>
        <w:r>
          <w:rPr>
            <w:rFonts w:ascii="Times New Roman" w:hAnsi="Times New Roman"/>
            <w:sz w:val="24"/>
          </w:rPr>
          <w:tab/>
        </w:r>
        <w:r>
          <w:rPr>
            <w:rFonts w:ascii="Times New Roman" w:hAnsi="Times New Roman"/>
            <w:sz w:val="24"/>
          </w:rPr>
          <w:tab/>
        </w:r>
        <w:r>
          <w:rPr>
            <w:rFonts w:ascii="Times New Roman" w:hAnsi="Times New Roman"/>
            <w:sz w:val="24"/>
          </w:rPr>
          <w:tab/>
        </w:r>
        <w:r>
          <w:rPr>
            <w:rFonts w:ascii="Times New Roman" w:hAnsi="Times New Roman"/>
            <w:sz w:val="24"/>
          </w:rPr>
          <w:tab/>
        </w:r>
        <w:r>
          <w:rPr>
            <w:rFonts w:ascii="Times New Roman" w:hAnsi="Times New Roman"/>
            <w:sz w:val="24"/>
          </w:rPr>
          <w:tab/>
        </w:r>
        <w:r>
          <w:rPr>
            <w:rFonts w:ascii="Times New Roman" w:hAnsi="Times New Roman"/>
            <w:sz w:val="24"/>
          </w:rPr>
          <w:tab/>
        </w:r>
        <w:r>
          <w:rPr>
            <w:rFonts w:ascii="Times New Roman" w:hAnsi="Times New Roman"/>
            <w:sz w:val="24"/>
          </w:rPr>
          <w:tab/>
        </w:r>
        <w:r>
          <w:rPr>
            <w:rFonts w:ascii="Times New Roman" w:hAnsi="Times New Roman"/>
            <w:sz w:val="24"/>
          </w:rPr>
          <w:tab/>
        </w:r>
        <w:r>
          <w:rPr>
            <w:rFonts w:ascii="Times New Roman" w:hAnsi="Times New Roman"/>
            <w:sz w:val="24"/>
          </w:rPr>
          <w:tab/>
        </w:r>
        <w:r w:rsidR="00FD2A58">
          <w:rPr>
            <w:rFonts w:ascii="Times New Roman" w:hAnsi="Times New Roman"/>
            <w:sz w:val="24"/>
          </w:rPr>
          <w:delText xml:space="preserve">Bc. </w:delText>
        </w:r>
        <w:r>
          <w:rPr>
            <w:rFonts w:ascii="Times New Roman" w:hAnsi="Times New Roman"/>
            <w:sz w:val="24"/>
          </w:rPr>
          <w:delText xml:space="preserve">Anna </w:delText>
        </w:r>
        <w:r w:rsidRPr="00F5558C">
          <w:rPr>
            <w:rFonts w:ascii="Times New Roman" w:hAnsi="Times New Roman"/>
            <w:sz w:val="24"/>
          </w:rPr>
          <w:delText>Lusco</w:delText>
        </w:r>
        <w:r w:rsidR="004F6BDD">
          <w:rPr>
            <w:rFonts w:ascii="Times New Roman" w:hAnsi="Times New Roman"/>
            <w:sz w:val="24"/>
          </w:rPr>
          <w:delText xml:space="preserve">ňová                          </w:delText>
        </w:r>
        <w:r w:rsidRPr="00F5558C">
          <w:rPr>
            <w:rFonts w:ascii="Times New Roman" w:hAnsi="Times New Roman"/>
            <w:sz w:val="24"/>
          </w:rPr>
          <w:tab/>
        </w:r>
        <w:r w:rsidRPr="00F5558C">
          <w:rPr>
            <w:rFonts w:ascii="Times New Roman" w:hAnsi="Times New Roman"/>
            <w:sz w:val="24"/>
          </w:rPr>
          <w:tab/>
        </w:r>
        <w:r w:rsidRPr="00F5558C">
          <w:rPr>
            <w:rFonts w:ascii="Times New Roman" w:hAnsi="Times New Roman"/>
            <w:sz w:val="24"/>
          </w:rPr>
          <w:tab/>
        </w:r>
        <w:r w:rsidRPr="00F5558C">
          <w:rPr>
            <w:rFonts w:ascii="Times New Roman" w:hAnsi="Times New Roman"/>
            <w:sz w:val="24"/>
          </w:rPr>
          <w:tab/>
        </w:r>
        <w:r w:rsidRPr="00F5558C">
          <w:rPr>
            <w:rFonts w:ascii="Times New Roman" w:hAnsi="Times New Roman"/>
            <w:sz w:val="24"/>
          </w:rPr>
          <w:tab/>
        </w:r>
        <w:r w:rsidRPr="00F5558C">
          <w:rPr>
            <w:rFonts w:ascii="Times New Roman" w:hAnsi="Times New Roman"/>
            <w:sz w:val="24"/>
          </w:rPr>
          <w:tab/>
        </w:r>
        <w:r w:rsidRPr="00F5558C">
          <w:rPr>
            <w:rFonts w:ascii="Times New Roman" w:hAnsi="Times New Roman"/>
            <w:sz w:val="24"/>
          </w:rPr>
          <w:tab/>
        </w:r>
        <w:r w:rsidRPr="00F5558C">
          <w:rPr>
            <w:rFonts w:ascii="Times New Roman" w:hAnsi="Times New Roman"/>
            <w:sz w:val="24"/>
          </w:rPr>
          <w:tab/>
        </w:r>
        <w:r w:rsidRPr="00F5558C">
          <w:rPr>
            <w:rFonts w:ascii="Times New Roman" w:hAnsi="Times New Roman"/>
            <w:sz w:val="24"/>
          </w:rPr>
          <w:tab/>
          <w:delText xml:space="preserve">      hlavný kontrolór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Text>
        </w:r>
      </w:del>
    </w:p>
    <w:p w14:paraId="24255045" w14:textId="77777777" w:rsidR="002F6D81" w:rsidRDefault="002F6D81" w:rsidP="0053350F"/>
    <w:sectPr w:rsidR="002F6D81" w:rsidSect="002B7D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3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25109472">
    <w:abstractNumId w:val="0"/>
  </w:num>
  <w:num w:numId="2" w16cid:durableId="1987739107">
    <w:abstractNumId w:val="1"/>
  </w:num>
  <w:num w:numId="3" w16cid:durableId="1750688308">
    <w:abstractNumId w:val="5"/>
  </w:num>
  <w:num w:numId="4" w16cid:durableId="1194997881">
    <w:abstractNumId w:val="3"/>
  </w:num>
  <w:num w:numId="5" w16cid:durableId="505823990">
    <w:abstractNumId w:val="4"/>
  </w:num>
  <w:num w:numId="6" w16cid:durableId="169430643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7805"/>
    <w:rsid w:val="00052736"/>
    <w:rsid w:val="000A48ED"/>
    <w:rsid w:val="00126754"/>
    <w:rsid w:val="00136239"/>
    <w:rsid w:val="001844EB"/>
    <w:rsid w:val="001A41DF"/>
    <w:rsid w:val="00231432"/>
    <w:rsid w:val="00232CB7"/>
    <w:rsid w:val="002468CB"/>
    <w:rsid w:val="00260181"/>
    <w:rsid w:val="002B7D61"/>
    <w:rsid w:val="002D223E"/>
    <w:rsid w:val="002D6451"/>
    <w:rsid w:val="002F6D81"/>
    <w:rsid w:val="00334276"/>
    <w:rsid w:val="003576A5"/>
    <w:rsid w:val="00383912"/>
    <w:rsid w:val="003B168E"/>
    <w:rsid w:val="003B394F"/>
    <w:rsid w:val="003C49AA"/>
    <w:rsid w:val="00430C1F"/>
    <w:rsid w:val="00473664"/>
    <w:rsid w:val="00494038"/>
    <w:rsid w:val="004F6BDD"/>
    <w:rsid w:val="0053350F"/>
    <w:rsid w:val="005837EB"/>
    <w:rsid w:val="005E6702"/>
    <w:rsid w:val="00685E00"/>
    <w:rsid w:val="0069464C"/>
    <w:rsid w:val="006E11D7"/>
    <w:rsid w:val="007204AE"/>
    <w:rsid w:val="00736710"/>
    <w:rsid w:val="007442E7"/>
    <w:rsid w:val="00760C4A"/>
    <w:rsid w:val="007A2B12"/>
    <w:rsid w:val="00832BE3"/>
    <w:rsid w:val="00852E80"/>
    <w:rsid w:val="00875E83"/>
    <w:rsid w:val="008A4384"/>
    <w:rsid w:val="008C4CA5"/>
    <w:rsid w:val="008E3877"/>
    <w:rsid w:val="009477D3"/>
    <w:rsid w:val="009806C4"/>
    <w:rsid w:val="009D5F97"/>
    <w:rsid w:val="009F594F"/>
    <w:rsid w:val="00A279B9"/>
    <w:rsid w:val="00A93178"/>
    <w:rsid w:val="00AD2D0D"/>
    <w:rsid w:val="00AE0066"/>
    <w:rsid w:val="00AF3E5F"/>
    <w:rsid w:val="00AF7805"/>
    <w:rsid w:val="00B00DF3"/>
    <w:rsid w:val="00B23C4F"/>
    <w:rsid w:val="00B252F3"/>
    <w:rsid w:val="00B301F5"/>
    <w:rsid w:val="00B3679C"/>
    <w:rsid w:val="00B37ADC"/>
    <w:rsid w:val="00B620E0"/>
    <w:rsid w:val="00B73DD7"/>
    <w:rsid w:val="00B90493"/>
    <w:rsid w:val="00B9252E"/>
    <w:rsid w:val="00BA4FA6"/>
    <w:rsid w:val="00BC32DD"/>
    <w:rsid w:val="00BF5531"/>
    <w:rsid w:val="00CC0B85"/>
    <w:rsid w:val="00CD5448"/>
    <w:rsid w:val="00CE6595"/>
    <w:rsid w:val="00D61A09"/>
    <w:rsid w:val="00D923CD"/>
    <w:rsid w:val="00DA1327"/>
    <w:rsid w:val="00DB07F7"/>
    <w:rsid w:val="00DC2963"/>
    <w:rsid w:val="00E1252C"/>
    <w:rsid w:val="00E3136A"/>
    <w:rsid w:val="00E35D63"/>
    <w:rsid w:val="00E40975"/>
    <w:rsid w:val="00EB3A96"/>
    <w:rsid w:val="00F31C4C"/>
    <w:rsid w:val="00F75384"/>
    <w:rsid w:val="00F7725F"/>
    <w:rsid w:val="00F8234C"/>
    <w:rsid w:val="00F911A6"/>
    <w:rsid w:val="00F95BE5"/>
    <w:rsid w:val="00FD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A78E8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pacing w:after="0" w:line="240" w:lineRule="auto"/>
      <w:jc w:val="both"/>
      <w:pPrChange w:id="0" w:author="msi" w:date="2026-09-22T12:14:00Z">
        <w:pPr>
          <w:spacing w:after="200" w:line="276" w:lineRule="auto"/>
        </w:pPr>
      </w:pPrChange>
    </w:pPr>
    <w:rPr>
      <w:rFonts w:ascii="Verdana" w:eastAsia="Times New Roman" w:hAnsi="Verdana" w:cs="Times New Roman"/>
      <w:sz w:val="20"/>
      <w:szCs w:val="24"/>
      <w:lang w:val="tr-TR" w:eastAsia="tr-TR"/>
      <w:rPrChange w:id="0" w:author="msi" w:date="2026-09-22T12:14:00Z">
        <w:rPr>
          <w:rFonts w:asciiTheme="minorHAnsi" w:eastAsiaTheme="minorEastAsia" w:hAnsiTheme="minorHAnsi" w:cstheme="minorBidi"/>
          <w:sz w:val="22"/>
          <w:szCs w:val="22"/>
          <w:lang w:val="sk-SK" w:eastAsia="sk-SK" w:bidi="ar-SA"/>
        </w:rPr>
      </w:rPrChange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14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14:00Z">
        <w:rPr>
          <w:sz w:val="24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AF7805"/>
    <w:pPr>
      <w:ind w:firstLine="708"/>
    </w:pPr>
    <w:rPr>
      <w:rFonts w:ascii="Times New Roman" w:hAnsi="Times New Roman"/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AF7805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AF7805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rsid w:val="0053350F"/>
    <w:rPr>
      <w:rFonts w:ascii="Times New Roman" w:eastAsia="Times New Roman" w:hAnsi="Times New Roman" w:cs="Times New Roman"/>
      <w:sz w:val="24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2" w:author="msi" w:date="2026-09-22T12:14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2" w:author="msi" w:date="2026-09-22T12:14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3" w:author="msi" w:date="2026-09-22T12:14:00Z">
        <w:pPr>
          <w:spacing w:before="80" w:after="80"/>
          <w:ind w:left="144" w:right="144"/>
          <w:jc w:val="both"/>
        </w:pPr>
      </w:pPrChange>
    </w:pPr>
    <w:rPr>
      <w:sz w:val="16"/>
      <w:rPrChange w:id="3" w:author="msi" w:date="2026-09-22T12:14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4" w:author="msi" w:date="2026-09-22T12:14:00Z">
        <w:pPr>
          <w:keepNext/>
          <w:spacing w:before="240" w:after="120"/>
          <w:jc w:val="both"/>
        </w:pPr>
      </w:pPrChange>
    </w:pPr>
    <w:rPr>
      <w:b/>
      <w:rPrChange w:id="4" w:author="msi" w:date="2026-09-22T12:14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5" w:author="msi" w:date="2026-09-22T12:14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5" w:author="msi" w:date="2026-09-22T12:14:00Z">
        <w:rPr>
          <w:rFonts w:ascii="Verdana" w:hAnsi="Verdana"/>
          <w:sz w:val="16"/>
          <w:lang w:val="en-US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6" w:author="msi" w:date="2026-09-22T12:14:00Z">
        <w:pPr>
          <w:jc w:val="both"/>
        </w:pPr>
      </w:pPrChange>
    </w:pPr>
    <w:rPr>
      <w:rFonts w:ascii="Times New Roman" w:hAnsi="Times New Roman"/>
      <w:sz w:val="22"/>
      <w:szCs w:val="20"/>
      <w:rPrChange w:id="6" w:author="msi" w:date="2026-09-22T12:14:00Z">
        <w:rPr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53350F"/>
    <w:rPr>
      <w:rFonts w:ascii="Times New Roman" w:eastAsia="Times New Roman" w:hAnsi="Times New Roman" w:cs="Times New Roman"/>
      <w:szCs w:val="20"/>
      <w:lang w:val="tr-TR" w:eastAsia="tr-TR"/>
    </w:rPr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  <w:pPrChange w:id="7" w:author="msi" w:date="2026-09-22T12:14:00Z">
        <w:pPr>
          <w:ind w:left="720"/>
          <w:contextualSpacing/>
          <w:jc w:val="both"/>
        </w:pPr>
      </w:pPrChange>
    </w:pPr>
    <w:rPr>
      <w:rPrChange w:id="7" w:author="msi" w:date="2026-09-22T12:14:00Z">
        <w:rPr>
          <w:rFonts w:ascii="Verdana" w:hAnsi="Verdana"/>
          <w:szCs w:val="24"/>
          <w:lang w:val="tr-TR" w:eastAsia="tr-TR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2</Pages>
  <Words>2175</Words>
  <Characters>12404</Characters>
  <Application>Microsoft Office Word</Application>
  <DocSecurity>0</DocSecurity>
  <Lines>103</Lines>
  <Paragraphs>29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Arthur Souza Rodrigues</cp:lastModifiedBy>
  <cp:revision>1</cp:revision>
  <cp:lastPrinted>2016-03-14T11:12:00Z</cp:lastPrinted>
  <dcterms:created xsi:type="dcterms:W3CDTF">2015-01-19T09:23:00Z</dcterms:created>
  <dcterms:modified xsi:type="dcterms:W3CDTF">2026-09-22T16:14:00Z</dcterms:modified>
</cp:coreProperties>
</file>