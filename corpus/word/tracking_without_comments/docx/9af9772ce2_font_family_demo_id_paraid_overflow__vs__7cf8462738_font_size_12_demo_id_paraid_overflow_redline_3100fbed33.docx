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A1F408" w14:textId="77777777" w:rsidR="00444D4D" w:rsidRDefault="00140749">
      <w:r>
        <w:rPr>
          <w:sz w:val="24"/>
          <w:rPrChange w:id="0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ins w:id="1" w:author="Comparison" w:date="2026-07-05T01:08:00Z" w16du:dateUtc="2026-07-05T05:08:00Z">
        <w:r>
          <w:rPr>
            <w:sz w:val="24"/>
            <w:szCs w:val="24"/>
          </w:rPr>
          <w:t>Size 12</w:t>
        </w:r>
      </w:ins>
      <w:del w:id="2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delText>Family</w:delText>
        </w:r>
      </w:del>
      <w:r>
        <w:rPr>
          <w:sz w:val="24"/>
          <w:rPrChange w:id="3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431BBDB5" w14:textId="77777777" w:rsidR="00444D4D" w:rsidRDefault="00140749">
      <w:pPr>
        <w:rPr>
          <w:del w:id="4" w:author="Comparison" w:date="2026-07-05T01:08:00Z" w16du:dateUtc="2026-07-05T05:08:00Z"/>
        </w:rPr>
      </w:pPr>
      <w:r>
        <w:rPr>
          <w:sz w:val="24"/>
          <w:rPrChange w:id="5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demonstrates </w:t>
      </w:r>
      <w:del w:id="6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delText xml:space="preserve">changing the </w:delText>
        </w:r>
      </w:del>
      <w:r>
        <w:rPr>
          <w:sz w:val="24"/>
          <w:rPrChange w:id="7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font </w:t>
      </w:r>
      <w:ins w:id="8" w:author="Comparison" w:date="2026-07-05T01:08:00Z" w16du:dateUtc="2026-07-05T05:08:00Z">
        <w:r>
          <w:rPr>
            <w:sz w:val="24"/>
            <w:szCs w:val="24"/>
          </w:rPr>
          <w:t>size 12 point</w:t>
        </w:r>
      </w:ins>
      <w:del w:id="9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delText>family.</w:delText>
        </w:r>
      </w:del>
    </w:p>
    <w:p w14:paraId="1A49AAB0" w14:textId="77777777" w:rsidR="00444D4D" w:rsidRDefault="00140749">
      <w:del w:id="10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delText>This</w:delText>
        </w:r>
      </w:del>
      <w:r>
        <w:rPr>
          <w:sz w:val="24"/>
          <w:rPrChange w:id="11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text</w:t>
      </w:r>
      <w:del w:id="12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delText xml:space="preserve"> uses Times New Roman font</w:delText>
        </w:r>
      </w:del>
      <w:r>
        <w:rPr>
          <w:sz w:val="24"/>
          <w:rPrChange w:id="13" w:author="Comparison" w:date="2026-07-05T01:08:00Z" w16du:dateUtc="2026-07-05T05:08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1725E4ED" w14:textId="77777777" w:rsidR="00444D4D" w:rsidRDefault="00140749">
      <w:ins w:id="14" w:author="Comparison" w:date="2026-07-05T01:08:00Z" w16du:dateUtc="2026-07-05T05:08:00Z">
        <w:r>
          <w:rPr>
            <w:sz w:val="24"/>
            <w:szCs w:val="24"/>
          </w:rPr>
          <w:t>Size 12 is a standard readable font size for documents.</w:t>
        </w:r>
      </w:ins>
      <w:del w:id="15" w:author="Comparison" w:date="2026-07-05T01:08:00Z" w16du:dateUtc="2026-07-05T05:08:00Z">
        <w:r>
          <w:rPr>
            <w:rFonts w:ascii="&quot;Times New Roman&quot;, Times, serif" w:hAnsi="&quot;Times New Roman&quot;, Times, serif" w:cs="&quot;Times New Roman&quot;, Times, serif"/>
          </w:rPr>
          <w:delText>Different fonts create different visual impressions.</w:delText>
        </w:r>
      </w:del>
    </w:p>
    <w:sectPr w:rsidR="00444D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D4D"/>
    <w:rsid w:val="00140749"/>
    <w:rsid w:val="002066DA"/>
    <w:rsid w:val="0021314D"/>
    <w:rsid w:val="00444D4D"/>
    <w:rsid w:val="00467051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3559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2026-07-05T05:08:00Z</dcterms:modified>
</cp:coreProperties>
</file>