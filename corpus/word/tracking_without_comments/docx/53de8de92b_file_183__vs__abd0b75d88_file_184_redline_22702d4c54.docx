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0F46E3" w14:textId="77777777" w:rsidR="00BC09DC" w:rsidRDefault="00BC09DC">
      <w:pPr>
        <w:rPr>
          <w:rFonts w:ascii="Arial" w:hAnsi="Arial"/>
          <w:b/>
          <w:color w:val="0070C0"/>
          <w:sz w:val="52"/>
          <w:rPrChange w:id="0" w:author="Arthur Souza Rodrigues" w:date="2026-07-10T21:52:00Z" w16du:dateUtc="2026-07-11T01:52:00Z">
            <w:rPr>
              <w:b/>
              <w:bCs/>
              <w:color w:val="0070C0"/>
            </w:rPr>
          </w:rPrChange>
        </w:rPr>
      </w:pPr>
      <w:r>
        <w:rPr>
          <w:rFonts w:ascii="Arial" w:hAnsi="Arial"/>
          <w:b/>
          <w:color w:val="0070C0"/>
          <w:sz w:val="52"/>
          <w:rPrChange w:id="1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>file_</w:t>
      </w:r>
      <w:ins w:id="2" w:author="Arthur Souza Rodrigues" w:date="2026-07-10T21:52:00Z" w16du:dateUtc="2026-07-11T01:52:00Z">
        <w:r w:rsidR="009A5490">
          <w:rPr>
            <w:rFonts w:ascii="Arial" w:hAnsi="Arial" w:cs="Arial"/>
            <w:b/>
            <w:bCs/>
            <w:color w:val="0070C0"/>
            <w:sz w:val="52"/>
            <w:szCs w:val="52"/>
          </w:rPr>
          <w:t>184</w:t>
        </w:r>
      </w:ins>
      <w:del w:id="3" w:author="Arthur Souza Rodrigues" w:date="2026-07-10T21:52:00Z" w16du:dateUtc="2026-07-11T01:52:00Z">
        <w:r>
          <w:rPr>
            <w:b/>
            <w:bCs/>
            <w:color w:val="0070C0"/>
          </w:rPr>
          <w:delText>183</w:delText>
        </w:r>
      </w:del>
      <w:r>
        <w:rPr>
          <w:rFonts w:ascii="Arial" w:hAnsi="Arial"/>
          <w:b/>
          <w:color w:val="0070C0"/>
          <w:sz w:val="52"/>
          <w:rPrChange w:id="4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>.docx</w:t>
      </w:r>
    </w:p>
    <w:p w14:paraId="42325F7B" w14:textId="1FBDA929" w:rsidR="00BF6908" w:rsidRDefault="00776556">
      <w:r>
        <w:rPr>
          <w:rFonts w:ascii="Arial" w:hAnsi="Arial"/>
          <w:b/>
          <w:color w:val="0070C0"/>
          <w:sz w:val="52"/>
          <w:rPrChange w:id="5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 xml:space="preserve">Blue </w:t>
      </w:r>
      <w:del w:id="6" w:author="Arthur Souza Rodrigues" w:date="2026-07-10T21:52:00Z" w16du:dateUtc="2026-07-11T01:52:00Z">
        <w:r>
          <w:rPr>
            <w:b/>
            <w:bCs/>
            <w:color w:val="0070C0"/>
          </w:rPr>
          <w:delText xml:space="preserve">Bold </w:delText>
        </w:r>
      </w:del>
      <w:r>
        <w:rPr>
          <w:rFonts w:ascii="Arial" w:hAnsi="Arial"/>
          <w:b/>
          <w:color w:val="0070C0"/>
          <w:sz w:val="52"/>
          <w:rPrChange w:id="7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 xml:space="preserve">Centered </w:t>
      </w:r>
      <w:ins w:id="8" w:author="Arthur Souza Rodrigues" w:date="2026-07-10T21:52:00Z" w16du:dateUtc="2026-07-11T01:52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 xml:space="preserve">Title </w:t>
        </w:r>
      </w:ins>
      <w:r>
        <w:rPr>
          <w:rFonts w:ascii="Arial" w:hAnsi="Arial"/>
          <w:b/>
          <w:color w:val="0070C0"/>
          <w:sz w:val="52"/>
          <w:rPrChange w:id="9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>Demo</w:t>
      </w:r>
    </w:p>
    <w:p w14:paraId="2185B74B" w14:textId="77777777" w:rsidR="00BF6908" w:rsidRDefault="00776556">
      <w:pPr>
        <w:rPr>
          <w:del w:id="10" w:author="Arthur Souza Rodrigues" w:date="2026-07-10T21:52:00Z" w16du:dateUtc="2026-07-11T01:52:00Z"/>
        </w:rPr>
      </w:pPr>
      <w:r>
        <w:rPr>
          <w:rFonts w:ascii="Arial" w:hAnsi="Arial"/>
          <w:b/>
          <w:color w:val="0070C0"/>
          <w:sz w:val="52"/>
          <w:rPrChange w:id="11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 xml:space="preserve">This document shows </w:t>
      </w:r>
      <w:ins w:id="12" w:author="Arthur Souza Rodrigues" w:date="2026-07-10T21:52:00Z" w16du:dateUtc="2026-07-11T01:52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Title style</w:t>
        </w:r>
      </w:ins>
      <w:del w:id="13" w:author="Arthur Souza Rodrigues" w:date="2026-07-10T21:52:00Z" w16du:dateUtc="2026-07-11T01:52:00Z">
        <w:r>
          <w:rPr>
            <w:b/>
            <w:bCs/>
            <w:color w:val="0070C0"/>
          </w:rPr>
          <w:delText>blue bold text with center alignment.</w:delText>
        </w:r>
      </w:del>
    </w:p>
    <w:p w14:paraId="3EC58507" w14:textId="77777777" w:rsidR="00A010BF" w:rsidRDefault="00776556">
      <w:pPr>
        <w:spacing w:line="240" w:lineRule="auto"/>
        <w:rPr>
          <w:ins w:id="14" w:author="Arthur Souza Rodrigues" w:date="2026-07-10T21:52:00Z" w16du:dateUtc="2026-07-11T01:52:00Z"/>
        </w:rPr>
      </w:pPr>
      <w:del w:id="15" w:author="Arthur Souza Rodrigues" w:date="2026-07-10T21:52:00Z" w16du:dateUtc="2026-07-11T01:52:00Z">
        <w:r>
          <w:rPr>
            <w:b/>
            <w:bCs/>
            <w:color w:val="0070C0"/>
          </w:rPr>
          <w:delText>Blue bold</w:delText>
        </w:r>
      </w:del>
      <w:r>
        <w:rPr>
          <w:rFonts w:ascii="Arial" w:hAnsi="Arial"/>
          <w:b/>
          <w:color w:val="0070C0"/>
          <w:sz w:val="52"/>
          <w:rPrChange w:id="16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 xml:space="preserve"> centered </w:t>
      </w:r>
      <w:ins w:id="17" w:author="Arthur Souza Rodrigues" w:date="2026-07-10T21:52:00Z" w16du:dateUtc="2026-07-11T01:52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with blue color.</w:t>
        </w:r>
      </w:ins>
    </w:p>
    <w:p w14:paraId="21D58846" w14:textId="77777777" w:rsidR="00BF6908" w:rsidRDefault="00776556">
      <w:pPr>
        <w:spacing w:line="240" w:lineRule="auto"/>
        <w:pPrChange w:id="18" w:author="Arthur Souza Rodrigues" w:date="2026-07-10T21:52:00Z" w16du:dateUtc="2026-07-11T01:52:00Z">
          <w:pPr/>
        </w:pPrChange>
      </w:pPr>
      <w:ins w:id="19" w:author="Arthur Souza Rodrigues" w:date="2026-07-10T21:52:00Z" w16du:dateUtc="2026-07-11T01:52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Blue centered title creates a professional and elegant header.</w:t>
        </w:r>
      </w:ins>
      <w:del w:id="20" w:author="Arthur Souza Rodrigues" w:date="2026-07-10T21:52:00Z" w16du:dateUtc="2026-07-11T01:52:00Z">
        <w:r>
          <w:rPr>
            <w:b/>
            <w:bCs/>
            <w:color w:val="0070C0"/>
          </w:rPr>
          <w:delText>text works well for announcements.</w:delText>
        </w:r>
      </w:del>
    </w:p>
    <w:sectPr w:rsidR="00BF69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908"/>
    <w:rsid w:val="009A5490"/>
    <w:rsid w:val="00A010BF"/>
    <w:rsid w:val="00A56B2C"/>
    <w:rsid w:val="00BC09DC"/>
    <w:rsid w:val="00BF6908"/>
    <w:rsid w:val="00D53FE7"/>
    <w:rsid w:val="00F6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937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2026-07-11T01:52:00Z</dcterms:modified>
</cp:coreProperties>
</file>