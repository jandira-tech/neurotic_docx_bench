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A6C0FD" w14:textId="77777777" w:rsidR="002E5199" w:rsidRDefault="002E5199" w:rsidP="009700EB">
      <w:pPr>
        <w:pStyle w:val="Default"/>
        <w:rPr>
          <w:ins w:id="2" w:author="uzivatel" w:date="2026-09-22T12:24:00Z" w16du:dateUtc="2026-09-22T16:24:00Z"/>
          <w:b/>
          <w:bCs/>
          <w:sz w:val="22"/>
          <w:szCs w:val="22"/>
          <w:u w:val="single"/>
        </w:rPr>
      </w:pPr>
    </w:p>
    <w:p w14:paraId="61468ADE" w14:textId="77777777" w:rsidR="002E5199" w:rsidRDefault="002E5199" w:rsidP="002E5199">
      <w:pPr>
        <w:pStyle w:val="Heading4"/>
        <w:jc w:val="center"/>
        <w:rPr>
          <w:ins w:id="3" w:author="uzivatel" w:date="2026-09-22T12:24:00Z" w16du:dateUtc="2026-09-22T16:24:00Z"/>
          <w:sz w:val="34"/>
        </w:rPr>
      </w:pPr>
      <w:ins w:id="4" w:author="uzivatel" w:date="2026-09-22T12:24:00Z" w16du:dateUtc="2026-09-22T16:24:00Z">
        <w:r>
          <w:rPr>
            <w:sz w:val="34"/>
          </w:rPr>
          <w:t>Základní škola Rumburk, U Nemocnice 1132/5, okres Děčín, p. o.</w:t>
        </w:r>
      </w:ins>
    </w:p>
    <w:p w14:paraId="6A4A4222" w14:textId="77777777" w:rsidR="002E5199" w:rsidRDefault="002E5199" w:rsidP="002E5199">
      <w:pPr>
        <w:rPr>
          <w:ins w:id="5" w:author="uzivatel" w:date="2026-09-22T12:24:00Z" w16du:dateUtc="2026-09-22T16:24:00Z"/>
          <w:sz w:val="16"/>
        </w:rPr>
      </w:pPr>
      <w:ins w:id="6" w:author="uzivatel" w:date="2026-09-22T12:24:00Z" w16du:dateUtc="2026-09-22T16:24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DD80A3D" w14:textId="77777777" w:rsidR="00067C1B" w:rsidRDefault="00067C1B" w:rsidP="002E5199">
      <w:pPr>
        <w:pStyle w:val="Default"/>
        <w:jc w:val="center"/>
        <w:rPr>
          <w:ins w:id="7" w:author="uzivatel" w:date="2026-09-22T12:24:00Z" w16du:dateUtc="2026-09-22T16:24:00Z"/>
        </w:rPr>
      </w:pPr>
    </w:p>
    <w:p w14:paraId="240D919D" w14:textId="77777777" w:rsidR="009700EB" w:rsidRPr="00AF69EB" w:rsidRDefault="009700EB" w:rsidP="002E5199">
      <w:pPr>
        <w:pStyle w:val="Default"/>
        <w:jc w:val="center"/>
        <w:rPr>
          <w:ins w:id="8" w:author="uzivatel" w:date="2026-09-22T12:24:00Z" w16du:dateUtc="2026-09-22T16:24:00Z"/>
          <w:b/>
          <w:bCs/>
          <w:sz w:val="22"/>
          <w:szCs w:val="22"/>
          <w:u w:val="single"/>
        </w:rPr>
      </w:pPr>
      <w:ins w:id="9" w:author="uzivatel" w:date="2026-09-22T12:24:00Z" w16du:dateUtc="2026-09-22T16:24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7980A81" w14:textId="77777777" w:rsidR="009D457F" w:rsidRDefault="009D457F" w:rsidP="009700EB">
      <w:pPr>
        <w:pStyle w:val="Default"/>
        <w:rPr>
          <w:ins w:id="10" w:author="uzivatel" w:date="2026-09-22T12:24:00Z" w16du:dateUtc="2026-09-22T16:24:00Z"/>
          <w:b/>
          <w:bCs/>
          <w:sz w:val="22"/>
          <w:szCs w:val="22"/>
        </w:rPr>
      </w:pPr>
    </w:p>
    <w:p w14:paraId="5ED7C1DD" w14:textId="77777777" w:rsidR="009700EB" w:rsidRDefault="009700EB" w:rsidP="009700EB">
      <w:pPr>
        <w:pStyle w:val="Default"/>
        <w:rPr>
          <w:ins w:id="11" w:author="uzivatel" w:date="2026-09-22T12:24:00Z" w16du:dateUtc="2026-09-22T16:24:00Z"/>
          <w:rFonts w:ascii="Roboto" w:hAnsi="Roboto"/>
        </w:rPr>
      </w:pPr>
      <w:ins w:id="12" w:author="uzivatel" w:date="2026-09-22T12:24:00Z" w16du:dateUtc="2026-09-22T16:24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163534AC" w14:textId="77777777" w:rsidR="004714D6" w:rsidRDefault="003A4848" w:rsidP="003A4848">
      <w:pPr>
        <w:pStyle w:val="Default"/>
        <w:numPr>
          <w:ilvl w:val="0"/>
          <w:numId w:val="10"/>
        </w:numPr>
        <w:rPr>
          <w:ins w:id="13" w:author="uzivatel" w:date="2026-09-22T12:24:00Z" w16du:dateUtc="2026-09-22T16:24:00Z"/>
          <w:rFonts w:ascii="Roboto" w:hAnsi="Roboto"/>
        </w:rPr>
      </w:pPr>
      <w:ins w:id="14" w:author="uzivatel" w:date="2026-09-22T12:24:00Z" w16du:dateUtc="2026-09-22T16:24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23267DB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24:00Z" w16du:dateUtc="2026-09-22T16:24:00Z"/>
          <w:rFonts w:ascii="Roboto" w:hAnsi="Roboto"/>
        </w:rPr>
      </w:pPr>
      <w:ins w:id="16" w:author="uzivatel" w:date="2026-09-22T12:24:00Z" w16du:dateUtc="2026-09-22T16:24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2C6E6F8" w14:textId="77777777" w:rsidR="003A4848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24:00Z" w16du:dateUtc="2026-09-22T16:24:00Z"/>
          <w:rFonts w:ascii="Roboto" w:hAnsi="Roboto"/>
        </w:rPr>
      </w:pPr>
      <w:ins w:id="18" w:author="uzivatel" w:date="2026-09-22T12:24:00Z" w16du:dateUtc="2026-09-22T16:24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13978A98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24:00Z" w16du:dateUtc="2026-09-22T16:24:00Z"/>
          <w:rFonts w:ascii="Roboto" w:hAnsi="Roboto"/>
        </w:rPr>
      </w:pPr>
      <w:ins w:id="20" w:author="uzivatel" w:date="2026-09-22T12:24:00Z" w16du:dateUtc="2026-09-22T16:24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37AC9C2C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24:00Z" w16du:dateUtc="2026-09-22T16:24:00Z"/>
          <w:rFonts w:ascii="Roboto" w:hAnsi="Roboto"/>
        </w:rPr>
      </w:pPr>
      <w:ins w:id="22" w:author="uzivatel" w:date="2026-09-22T12:24:00Z" w16du:dateUtc="2026-09-22T16:24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3F00B3D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3" w:author="uzivatel" w:date="2026-09-22T12:24:00Z" w16du:dateUtc="2026-09-22T16:24:00Z"/>
          <w:b/>
          <w:bCs/>
          <w:sz w:val="22"/>
          <w:szCs w:val="22"/>
        </w:rPr>
      </w:pPr>
      <w:ins w:id="24" w:author="uzivatel" w:date="2026-09-22T12:24:00Z" w16du:dateUtc="2026-09-22T16:24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5AEC1965" w14:textId="77777777" w:rsidR="009D457F" w:rsidRPr="009D457F" w:rsidRDefault="009D457F" w:rsidP="009D457F">
      <w:pPr>
        <w:pStyle w:val="Default"/>
        <w:ind w:left="720"/>
        <w:rPr>
          <w:ins w:id="25" w:author="uzivatel" w:date="2026-09-22T12:24:00Z" w16du:dateUtc="2026-09-22T16:24:00Z"/>
          <w:b/>
          <w:bCs/>
          <w:sz w:val="22"/>
          <w:szCs w:val="22"/>
        </w:rPr>
      </w:pPr>
    </w:p>
    <w:p w14:paraId="2E9729A9" w14:textId="77777777" w:rsidR="0071556C" w:rsidRDefault="0043051E" w:rsidP="009700EB">
      <w:pPr>
        <w:pStyle w:val="Default"/>
        <w:rPr>
          <w:ins w:id="26" w:author="uzivatel" w:date="2026-09-22T12:24:00Z" w16du:dateUtc="2026-09-22T16:24:00Z"/>
          <w:b/>
          <w:bCs/>
          <w:sz w:val="22"/>
          <w:szCs w:val="22"/>
          <w:u w:val="single"/>
        </w:rPr>
      </w:pPr>
      <w:ins w:id="27" w:author="uzivatel" w:date="2026-09-22T12:24:00Z" w16du:dateUtc="2026-09-22T16:24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825F66F" w14:textId="77777777" w:rsidR="002E5199" w:rsidRPr="0043051E" w:rsidRDefault="002E5199" w:rsidP="009700EB">
      <w:pPr>
        <w:pStyle w:val="Default"/>
        <w:rPr>
          <w:ins w:id="28" w:author="uzivatel" w:date="2026-09-22T12:24:00Z" w16du:dateUtc="2026-09-22T16:24:00Z"/>
          <w:b/>
          <w:bCs/>
          <w:sz w:val="22"/>
          <w:szCs w:val="22"/>
          <w:u w:val="single"/>
        </w:rPr>
      </w:pPr>
    </w:p>
    <w:p w14:paraId="636BE972" w14:textId="77777777" w:rsidR="00E60474" w:rsidRDefault="00C9043F" w:rsidP="00E2631A">
      <w:pPr>
        <w:pStyle w:val="Default"/>
        <w:rPr>
          <w:ins w:id="29" w:author="uzivatel" w:date="2026-09-22T12:24:00Z" w16du:dateUtc="2026-09-22T16:24:00Z"/>
          <w:rFonts w:ascii="Roboto" w:hAnsi="Roboto"/>
        </w:rPr>
      </w:pPr>
      <w:ins w:id="30" w:author="uzivatel" w:date="2026-09-22T12:24:00Z" w16du:dateUtc="2026-09-22T16:24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DE7B49F" w14:textId="77777777" w:rsidR="00E2631A" w:rsidRPr="00E2631A" w:rsidRDefault="00E2631A" w:rsidP="00E2631A">
      <w:pPr>
        <w:pStyle w:val="Default"/>
        <w:rPr>
          <w:ins w:id="31" w:author="uzivatel" w:date="2026-09-22T12:24:00Z" w16du:dateUtc="2026-09-22T16:24:00Z"/>
          <w:rFonts w:ascii="Roboto" w:hAnsi="Roboto"/>
        </w:rPr>
      </w:pPr>
    </w:p>
    <w:p w14:paraId="7D091B6A" w14:textId="77777777" w:rsidR="00DF0E9B" w:rsidRPr="00E2631A" w:rsidRDefault="00DF0E9B" w:rsidP="00DF0E9B">
      <w:pPr>
        <w:pStyle w:val="Default"/>
        <w:rPr>
          <w:ins w:id="32" w:author="uzivatel" w:date="2026-09-22T12:24:00Z" w16du:dateUtc="2026-09-22T16:24:00Z"/>
          <w:rFonts w:ascii="Roboto" w:hAnsi="Roboto"/>
          <w:b/>
        </w:rPr>
      </w:pPr>
      <w:ins w:id="33" w:author="uzivatel" w:date="2026-09-22T12:24:00Z" w16du:dateUtc="2026-09-22T16:24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16DA1AC" w14:textId="77777777" w:rsidR="000C1D5B" w:rsidRDefault="000C1D5B" w:rsidP="00222525">
      <w:pPr>
        <w:pStyle w:val="Default"/>
        <w:rPr>
          <w:ins w:id="34" w:author="uzivatel" w:date="2026-09-22T12:24:00Z" w16du:dateUtc="2026-09-22T16:24:00Z"/>
          <w:b/>
          <w:bCs/>
          <w:sz w:val="22"/>
          <w:szCs w:val="22"/>
          <w:u w:val="single"/>
        </w:rPr>
      </w:pPr>
    </w:p>
    <w:p w14:paraId="45E0408A" w14:textId="77777777" w:rsidR="00222525" w:rsidRDefault="00967EDD" w:rsidP="00222525">
      <w:pPr>
        <w:pStyle w:val="Default"/>
        <w:rPr>
          <w:ins w:id="35" w:author="uzivatel" w:date="2026-09-22T12:24:00Z" w16du:dateUtc="2026-09-22T16:24:00Z"/>
          <w:b/>
          <w:bCs/>
          <w:sz w:val="22"/>
          <w:szCs w:val="22"/>
          <w:u w:val="single"/>
        </w:rPr>
      </w:pPr>
      <w:ins w:id="36" w:author="uzivatel" w:date="2026-09-22T12:24:00Z" w16du:dateUtc="2026-09-22T16:24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718CE0A" w14:textId="77777777" w:rsidR="000C1D5B" w:rsidRDefault="000C1D5B" w:rsidP="00222525">
      <w:pPr>
        <w:pStyle w:val="Default"/>
        <w:rPr>
          <w:ins w:id="37" w:author="uzivatel" w:date="2026-09-22T12:24:00Z" w16du:dateUtc="2026-09-22T16:24:00Z"/>
          <w:b/>
          <w:bCs/>
          <w:sz w:val="22"/>
          <w:szCs w:val="22"/>
          <w:u w:val="single"/>
        </w:rPr>
      </w:pPr>
    </w:p>
    <w:p w14:paraId="1DA542A8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38" w:author="uzivatel" w:date="2026-09-22T12:24:00Z" w16du:dateUtc="2026-09-22T16:24:00Z"/>
          <w:rFonts w:ascii="Roboto" w:hAnsi="Roboto"/>
        </w:rPr>
      </w:pPr>
      <w:ins w:id="39" w:author="uzivatel" w:date="2026-09-22T12:24:00Z" w16du:dateUtc="2026-09-22T16:24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67FAE585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0" w:author="uzivatel" w:date="2026-09-22T12:24:00Z" w16du:dateUtc="2026-09-22T16:24:00Z"/>
          <w:rFonts w:ascii="Roboto" w:hAnsi="Roboto"/>
        </w:rPr>
      </w:pPr>
      <w:ins w:id="41" w:author="uzivatel" w:date="2026-09-22T12:24:00Z" w16du:dateUtc="2026-09-22T16:24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1F440BE4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2" w:author="uzivatel" w:date="2026-09-22T12:24:00Z" w16du:dateUtc="2026-09-22T16:24:00Z"/>
          <w:rFonts w:ascii="Roboto" w:hAnsi="Roboto"/>
        </w:rPr>
      </w:pPr>
      <w:ins w:id="43" w:author="uzivatel" w:date="2026-09-22T12:24:00Z" w16du:dateUtc="2026-09-22T16:24:00Z">
        <w:r w:rsidRPr="009E4030">
          <w:rPr>
            <w:rFonts w:ascii="Roboto" w:hAnsi="Roboto"/>
          </w:rPr>
          <w:t>individuální konzultace</w:t>
        </w:r>
      </w:ins>
    </w:p>
    <w:p w14:paraId="1088E4E0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4" w:author="uzivatel" w:date="2026-09-22T12:24:00Z" w16du:dateUtc="2026-09-22T16:24:00Z"/>
          <w:b/>
          <w:bCs/>
          <w:sz w:val="22"/>
          <w:szCs w:val="22"/>
          <w:u w:val="single"/>
        </w:rPr>
      </w:pPr>
      <w:ins w:id="45" w:author="uzivatel" w:date="2026-09-22T12:24:00Z" w16du:dateUtc="2026-09-22T16:24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EC11DF1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6" w:author="uzivatel" w:date="2026-09-22T12:24:00Z" w16du:dateUtc="2026-09-22T16:24:00Z"/>
          <w:rFonts w:ascii="Roboto" w:hAnsi="Roboto"/>
        </w:rPr>
      </w:pPr>
      <w:ins w:id="47" w:author="uzivatel" w:date="2026-09-22T12:24:00Z" w16du:dateUtc="2026-09-22T16:24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01A6AC14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48" w:author="uzivatel" w:date="2026-09-22T12:24:00Z" w16du:dateUtc="2026-09-22T16:24:00Z"/>
          <w:rFonts w:ascii="Roboto" w:hAnsi="Roboto"/>
        </w:rPr>
      </w:pPr>
      <w:ins w:id="49" w:author="uzivatel" w:date="2026-09-22T12:24:00Z" w16du:dateUtc="2026-09-22T16:24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7224229A" w14:textId="77777777" w:rsidR="00F01D59" w:rsidRDefault="00EF2DAF" w:rsidP="009E4030">
      <w:pPr>
        <w:pStyle w:val="Default"/>
        <w:numPr>
          <w:ilvl w:val="0"/>
          <w:numId w:val="7"/>
        </w:numPr>
        <w:rPr>
          <w:ins w:id="50" w:author="uzivatel" w:date="2026-09-22T12:24:00Z" w16du:dateUtc="2026-09-22T16:24:00Z"/>
          <w:rFonts w:ascii="Roboto" w:hAnsi="Roboto"/>
        </w:rPr>
      </w:pPr>
      <w:ins w:id="51" w:author="uzivatel" w:date="2026-09-22T12:24:00Z" w16du:dateUtc="2026-09-22T16:24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6F5055A5" w14:textId="77777777" w:rsidR="00E2631A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24:00Z" w16du:dateUtc="2026-09-22T16:24:00Z"/>
          <w:rFonts w:ascii="Roboto" w:hAnsi="Roboto"/>
        </w:rPr>
      </w:pPr>
      <w:ins w:id="53" w:author="uzivatel" w:date="2026-09-22T12:24:00Z" w16du:dateUtc="2026-09-22T16:24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7F28F4D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4" w:author="uzivatel" w:date="2026-09-22T12:24:00Z" w16du:dateUtc="2026-09-22T16:24:00Z"/>
          <w:rFonts w:ascii="Times New Roman" w:hAnsi="Times New Roman" w:cs="Times New Roman"/>
        </w:rPr>
      </w:pPr>
      <w:ins w:id="55" w:author="uzivatel" w:date="2026-09-22T12:24:00Z" w16du:dateUtc="2026-09-22T16:24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F70809F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6" w:author="uzivatel" w:date="2026-09-22T12:24:00Z" w16du:dateUtc="2026-09-22T16:24:00Z"/>
          <w:rFonts w:ascii="Roboto" w:hAnsi="Roboto"/>
        </w:rPr>
      </w:pPr>
      <w:ins w:id="57" w:author="uzivatel" w:date="2026-09-22T12:24:00Z" w16du:dateUtc="2026-09-22T16:24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A033326" w14:textId="77777777" w:rsidR="000C1D5B" w:rsidRDefault="000C1D5B" w:rsidP="000C1D5B">
      <w:pPr>
        <w:pStyle w:val="Default"/>
        <w:numPr>
          <w:ilvl w:val="0"/>
          <w:numId w:val="2"/>
        </w:numPr>
        <w:rPr>
          <w:ins w:id="58" w:author="uzivatel" w:date="2026-09-22T12:24:00Z" w16du:dateUtc="2026-09-22T16:24:00Z"/>
          <w:rFonts w:ascii="Roboto" w:hAnsi="Roboto"/>
        </w:rPr>
      </w:pPr>
      <w:ins w:id="59" w:author="uzivatel" w:date="2026-09-22T12:24:00Z" w16du:dateUtc="2026-09-22T16:24:00Z">
        <w:r>
          <w:rPr>
            <w:rFonts w:ascii="Roboto" w:hAnsi="Roboto"/>
          </w:rPr>
          <w:t>žáci si přinesou:</w:t>
        </w:r>
      </w:ins>
    </w:p>
    <w:p w14:paraId="37CDF50C" w14:textId="77777777" w:rsidR="00992F5A" w:rsidRDefault="000C1D5B" w:rsidP="000C1D5B">
      <w:pPr>
        <w:pStyle w:val="Default"/>
        <w:numPr>
          <w:ilvl w:val="0"/>
          <w:numId w:val="8"/>
        </w:numPr>
        <w:rPr>
          <w:ins w:id="60" w:author="uzivatel" w:date="2026-09-22T12:24:00Z" w16du:dateUtc="2026-09-22T16:24:00Z"/>
          <w:rFonts w:ascii="Roboto" w:hAnsi="Roboto"/>
        </w:rPr>
      </w:pPr>
      <w:ins w:id="61" w:author="uzivatel" w:date="2026-09-22T12:24:00Z" w16du:dateUtc="2026-09-22T16:24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733EA8B2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24:00Z" w16du:dateUtc="2026-09-22T16:24:00Z"/>
          <w:rFonts w:ascii="Roboto" w:hAnsi="Roboto"/>
        </w:rPr>
      </w:pPr>
      <w:ins w:id="63" w:author="uzivatel" w:date="2026-09-22T12:24:00Z" w16du:dateUtc="2026-09-22T16:24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5DA9E9D" w14:textId="77777777" w:rsidR="000C1D5B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24:00Z" w16du:dateUtc="2026-09-22T16:24:00Z"/>
        </w:rPr>
      </w:pPr>
      <w:ins w:id="65" w:author="uzivatel" w:date="2026-09-22T12:24:00Z" w16du:dateUtc="2026-09-22T16:24:00Z">
        <w:r w:rsidRPr="00067C1B">
          <w:rPr>
            <w:rFonts w:ascii="Roboto" w:hAnsi="Roboto"/>
          </w:rPr>
          <w:lastRenderedPageBreak/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545DE92B" w14:textId="77777777" w:rsidR="001170F1" w:rsidRDefault="00A02B54">
      <w:pPr>
        <w:keepNext/>
        <w:spacing w:after="10"/>
        <w:rPr>
          <w:del w:id="66" w:author="uzivatel" w:date="2026-09-22T12:24:00Z" w16du:dateUtc="2026-09-22T16:24:00Z"/>
        </w:rPr>
      </w:pPr>
      <w:del w:id="67" w:author="uzivatel" w:date="2026-09-22T12:24:00Z" w16du:dateUtc="2026-09-22T16:24:00Z">
        <w:r>
          <w:rPr>
            <w:b/>
            <w:bCs/>
          </w:rPr>
          <w:delText xml:space="preserve">Nazwa przedmiotu: </w:delText>
        </w:r>
      </w:del>
    </w:p>
    <w:p w14:paraId="31C6FE2C" w14:textId="77777777" w:rsidR="001170F1" w:rsidRDefault="00A02B54">
      <w:pPr>
        <w:spacing w:before="20" w:after="190"/>
        <w:rPr>
          <w:del w:id="68" w:author="uzivatel" w:date="2026-09-22T12:24:00Z" w16du:dateUtc="2026-09-22T16:24:00Z"/>
        </w:rPr>
      </w:pPr>
      <w:del w:id="69" w:author="uzivatel" w:date="2026-09-22T12:24:00Z" w16du:dateUtc="2026-09-22T16:24:00Z">
        <w:r>
          <w:delText>Seminarium dyplomowe</w:delText>
        </w:r>
      </w:del>
    </w:p>
    <w:p w14:paraId="3A11B8E0" w14:textId="77777777" w:rsidR="001170F1" w:rsidRDefault="00A02B54">
      <w:pPr>
        <w:keepNext/>
        <w:spacing w:after="10"/>
        <w:rPr>
          <w:del w:id="70" w:author="uzivatel" w:date="2026-09-22T12:24:00Z" w16du:dateUtc="2026-09-22T16:24:00Z"/>
        </w:rPr>
      </w:pPr>
      <w:del w:id="71" w:author="uzivatel" w:date="2026-09-22T12:24:00Z" w16du:dateUtc="2026-09-22T16:24:00Z">
        <w:r>
          <w:rPr>
            <w:b/>
            <w:bCs/>
          </w:rPr>
          <w:delText xml:space="preserve">Koordynator przedmiotu: </w:delText>
        </w:r>
      </w:del>
    </w:p>
    <w:p w14:paraId="54EE2983" w14:textId="77777777" w:rsidR="001170F1" w:rsidRDefault="00A02B54">
      <w:pPr>
        <w:spacing w:before="20" w:after="190"/>
        <w:rPr>
          <w:del w:id="72" w:author="uzivatel" w:date="2026-09-22T12:24:00Z" w16du:dateUtc="2026-09-22T16:24:00Z"/>
        </w:rPr>
      </w:pPr>
      <w:del w:id="73" w:author="uzivatel" w:date="2026-09-22T12:24:00Z" w16du:dateUtc="2026-09-22T16:24:00Z">
        <w:r>
          <w:delText>prof. dr hab. Krzysztof Chełmiński</w:delText>
        </w:r>
      </w:del>
    </w:p>
    <w:p w14:paraId="4FBB7303" w14:textId="77777777" w:rsidR="001170F1" w:rsidRDefault="00A02B54">
      <w:pPr>
        <w:keepNext/>
        <w:spacing w:after="10"/>
        <w:rPr>
          <w:del w:id="74" w:author="uzivatel" w:date="2026-09-22T12:24:00Z" w16du:dateUtc="2026-09-22T16:24:00Z"/>
        </w:rPr>
      </w:pPr>
      <w:del w:id="75" w:author="uzivatel" w:date="2026-09-22T12:24:00Z" w16du:dateUtc="2026-09-22T16:24:00Z">
        <w:r>
          <w:rPr>
            <w:b/>
            <w:bCs/>
          </w:rPr>
          <w:delText xml:space="preserve">Status przedmiotu: </w:delText>
        </w:r>
      </w:del>
    </w:p>
    <w:p w14:paraId="65380D8F" w14:textId="77777777" w:rsidR="001170F1" w:rsidRDefault="00A02B54">
      <w:pPr>
        <w:spacing w:before="20" w:after="190"/>
        <w:rPr>
          <w:del w:id="76" w:author="uzivatel" w:date="2026-09-22T12:24:00Z" w16du:dateUtc="2026-09-22T16:24:00Z"/>
        </w:rPr>
      </w:pPr>
      <w:del w:id="77" w:author="uzivatel" w:date="2026-09-22T12:24:00Z" w16du:dateUtc="2026-09-22T16:24:00Z">
        <w:r>
          <w:delText>Obowiązkowy</w:delText>
        </w:r>
      </w:del>
    </w:p>
    <w:p w14:paraId="326D0E20" w14:textId="77777777" w:rsidR="001170F1" w:rsidRDefault="00A02B54">
      <w:pPr>
        <w:keepNext/>
        <w:spacing w:after="10"/>
        <w:rPr>
          <w:del w:id="78" w:author="uzivatel" w:date="2026-09-22T12:24:00Z" w16du:dateUtc="2026-09-22T16:24:00Z"/>
        </w:rPr>
      </w:pPr>
      <w:del w:id="79" w:author="uzivatel" w:date="2026-09-22T12:24:00Z" w16du:dateUtc="2026-09-22T16:24:00Z">
        <w:r>
          <w:rPr>
            <w:b/>
            <w:bCs/>
          </w:rPr>
          <w:delText xml:space="preserve">Poziom kształcenia: </w:delText>
        </w:r>
      </w:del>
    </w:p>
    <w:p w14:paraId="1CC3C00A" w14:textId="77777777" w:rsidR="001170F1" w:rsidRDefault="00A02B54">
      <w:pPr>
        <w:spacing w:before="20" w:after="190"/>
        <w:rPr>
          <w:del w:id="80" w:author="uzivatel" w:date="2026-09-22T12:24:00Z" w16du:dateUtc="2026-09-22T16:24:00Z"/>
        </w:rPr>
      </w:pPr>
      <w:del w:id="81" w:author="uzivatel" w:date="2026-09-22T12:24:00Z" w16du:dateUtc="2026-09-22T16:24:00Z">
        <w:r>
          <w:delText>Studia II stopnia</w:delText>
        </w:r>
      </w:del>
    </w:p>
    <w:p w14:paraId="1CAAEE04" w14:textId="77777777" w:rsidR="001170F1" w:rsidRDefault="00A02B54">
      <w:pPr>
        <w:keepNext/>
        <w:spacing w:after="10"/>
        <w:rPr>
          <w:del w:id="82" w:author="uzivatel" w:date="2026-09-22T12:24:00Z" w16du:dateUtc="2026-09-22T16:24:00Z"/>
        </w:rPr>
      </w:pPr>
      <w:del w:id="83" w:author="uzivatel" w:date="2026-09-22T12:24:00Z" w16du:dateUtc="2026-09-22T16:24:00Z">
        <w:r>
          <w:rPr>
            <w:b/>
            <w:bCs/>
          </w:rPr>
          <w:delText xml:space="preserve">Program: </w:delText>
        </w:r>
      </w:del>
    </w:p>
    <w:p w14:paraId="6479D3A3" w14:textId="77777777" w:rsidR="001170F1" w:rsidRDefault="00A02B54">
      <w:pPr>
        <w:spacing w:before="20" w:after="190"/>
        <w:rPr>
          <w:del w:id="84" w:author="uzivatel" w:date="2026-09-22T12:24:00Z" w16du:dateUtc="2026-09-22T16:24:00Z"/>
        </w:rPr>
      </w:pPr>
      <w:del w:id="85" w:author="uzivatel" w:date="2026-09-22T12:24:00Z" w16du:dateUtc="2026-09-22T16:24:00Z">
        <w:r>
          <w:delText>Matematyka</w:delText>
        </w:r>
      </w:del>
    </w:p>
    <w:p w14:paraId="30B8F94B" w14:textId="77777777" w:rsidR="001170F1" w:rsidRDefault="00A02B54">
      <w:pPr>
        <w:keepNext/>
        <w:spacing w:after="10"/>
        <w:rPr>
          <w:del w:id="86" w:author="uzivatel" w:date="2026-09-22T12:24:00Z" w16du:dateUtc="2026-09-22T16:24:00Z"/>
        </w:rPr>
      </w:pPr>
      <w:del w:id="87" w:author="uzivatel" w:date="2026-09-22T12:24:00Z" w16du:dateUtc="2026-09-22T16:24:00Z">
        <w:r>
          <w:rPr>
            <w:b/>
            <w:bCs/>
          </w:rPr>
          <w:delText xml:space="preserve">Grupa przedmiotów: </w:delText>
        </w:r>
      </w:del>
    </w:p>
    <w:p w14:paraId="43408D5C" w14:textId="77777777" w:rsidR="001170F1" w:rsidRDefault="00A02B54">
      <w:pPr>
        <w:spacing w:before="20" w:after="190"/>
        <w:rPr>
          <w:del w:id="88" w:author="uzivatel" w:date="2026-09-22T12:24:00Z" w16du:dateUtc="2026-09-22T16:24:00Z"/>
        </w:rPr>
      </w:pPr>
      <w:del w:id="89" w:author="uzivatel" w:date="2026-09-22T12:24:00Z" w16du:dateUtc="2026-09-22T16:24:00Z">
        <w:r>
          <w:delText>Wspólne</w:delText>
        </w:r>
      </w:del>
    </w:p>
    <w:p w14:paraId="1E7BD778" w14:textId="77777777" w:rsidR="001170F1" w:rsidRDefault="00A02B54">
      <w:pPr>
        <w:keepNext/>
        <w:spacing w:after="10"/>
        <w:rPr>
          <w:del w:id="90" w:author="uzivatel" w:date="2026-09-22T12:24:00Z" w16du:dateUtc="2026-09-22T16:24:00Z"/>
        </w:rPr>
      </w:pPr>
      <w:del w:id="91" w:author="uzivatel" w:date="2026-09-22T12:24:00Z" w16du:dateUtc="2026-09-22T16:24:00Z">
        <w:r>
          <w:rPr>
            <w:b/>
            <w:bCs/>
          </w:rPr>
          <w:delText xml:space="preserve">Kod przedmiotu: </w:delText>
        </w:r>
      </w:del>
    </w:p>
    <w:p w14:paraId="1005D04B" w14:textId="77777777" w:rsidR="001170F1" w:rsidRDefault="00A02B54">
      <w:pPr>
        <w:spacing w:before="20" w:after="190"/>
        <w:rPr>
          <w:del w:id="92" w:author="uzivatel" w:date="2026-09-22T12:24:00Z" w16du:dateUtc="2026-09-22T16:24:00Z"/>
        </w:rPr>
      </w:pPr>
      <w:del w:id="93" w:author="uzivatel" w:date="2026-09-22T12:24:00Z" w16du:dateUtc="2026-09-22T16:24:00Z">
        <w:r>
          <w:delText>1120-MAMNT-NSP-0240</w:delText>
        </w:r>
      </w:del>
    </w:p>
    <w:p w14:paraId="4A147B7A" w14:textId="77777777" w:rsidR="001170F1" w:rsidRDefault="00A02B54">
      <w:pPr>
        <w:keepNext/>
        <w:spacing w:after="10"/>
        <w:rPr>
          <w:del w:id="94" w:author="uzivatel" w:date="2026-09-22T12:24:00Z" w16du:dateUtc="2026-09-22T16:24:00Z"/>
        </w:rPr>
      </w:pPr>
      <w:del w:id="95" w:author="uzivatel" w:date="2026-09-22T12:24:00Z" w16du:dateUtc="2026-09-22T16:24:00Z">
        <w:r>
          <w:rPr>
            <w:b/>
            <w:bCs/>
          </w:rPr>
          <w:delText xml:space="preserve">Semestr nominalny: </w:delText>
        </w:r>
      </w:del>
    </w:p>
    <w:p w14:paraId="0ED1D3EF" w14:textId="77777777" w:rsidR="001170F1" w:rsidRDefault="00A02B54">
      <w:pPr>
        <w:spacing w:before="20" w:after="190"/>
        <w:rPr>
          <w:del w:id="96" w:author="uzivatel" w:date="2026-09-22T12:24:00Z" w16du:dateUtc="2026-09-22T16:24:00Z"/>
        </w:rPr>
      </w:pPr>
      <w:del w:id="97" w:author="uzivatel" w:date="2026-09-22T12:24:00Z" w16du:dateUtc="2026-09-22T16:24:00Z">
        <w:r>
          <w:delText>4 / rok ak. 2020/2021</w:delText>
        </w:r>
      </w:del>
    </w:p>
    <w:p w14:paraId="22BC3EC9" w14:textId="77777777" w:rsidR="001170F1" w:rsidRDefault="00A02B54">
      <w:pPr>
        <w:keepNext/>
        <w:spacing w:after="10"/>
        <w:rPr>
          <w:del w:id="98" w:author="uzivatel" w:date="2026-09-22T12:24:00Z" w16du:dateUtc="2026-09-22T16:24:00Z"/>
        </w:rPr>
      </w:pPr>
      <w:del w:id="99" w:author="uzivatel" w:date="2026-09-22T12:24:00Z" w16du:dateUtc="2026-09-22T16:24:00Z">
        <w:r>
          <w:rPr>
            <w:b/>
            <w:bCs/>
          </w:rPr>
          <w:delText xml:space="preserve">Liczba punktów ECTS: </w:delText>
        </w:r>
      </w:del>
    </w:p>
    <w:p w14:paraId="2AC15905" w14:textId="77777777" w:rsidR="001170F1" w:rsidRDefault="00A02B54">
      <w:pPr>
        <w:spacing w:before="20" w:after="190"/>
        <w:rPr>
          <w:del w:id="100" w:author="uzivatel" w:date="2026-09-22T12:24:00Z" w16du:dateUtc="2026-09-22T16:24:00Z"/>
        </w:rPr>
      </w:pPr>
      <w:del w:id="101" w:author="uzivatel" w:date="2026-09-22T12:24:00Z" w16du:dateUtc="2026-09-22T16:24:00Z">
        <w:r>
          <w:delText>2</w:delText>
        </w:r>
      </w:del>
    </w:p>
    <w:p w14:paraId="5680F0E7" w14:textId="77777777" w:rsidR="001170F1" w:rsidRDefault="00A02B54">
      <w:pPr>
        <w:keepNext/>
        <w:spacing w:after="10"/>
        <w:rPr>
          <w:del w:id="102" w:author="uzivatel" w:date="2026-09-22T12:24:00Z" w16du:dateUtc="2026-09-22T16:24:00Z"/>
        </w:rPr>
      </w:pPr>
      <w:del w:id="103" w:author="uzivatel" w:date="2026-09-22T12:24:00Z" w16du:dateUtc="2026-09-22T16:24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2BA6B0D3" w14:textId="77777777" w:rsidR="001170F1" w:rsidRDefault="00A02B54">
      <w:pPr>
        <w:spacing w:before="20" w:after="190"/>
        <w:rPr>
          <w:del w:id="104" w:author="uzivatel" w:date="2026-09-22T12:24:00Z" w16du:dateUtc="2026-09-22T16:24:00Z"/>
        </w:rPr>
      </w:pPr>
      <w:del w:id="105" w:author="uzivatel" w:date="2026-09-22T12:24:00Z" w16du:dateUtc="2026-09-22T16:24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34DA5F80" w14:textId="77777777" w:rsidR="001170F1" w:rsidRDefault="00A02B54">
      <w:pPr>
        <w:keepNext/>
        <w:spacing w:after="10"/>
        <w:rPr>
          <w:del w:id="106" w:author="uzivatel" w:date="2026-09-22T12:24:00Z" w16du:dateUtc="2026-09-22T16:24:00Z"/>
        </w:rPr>
      </w:pPr>
      <w:del w:id="107" w:author="uzivatel" w:date="2026-09-22T12:24:00Z" w16du:dateUtc="2026-09-22T16:24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388E8AF7" w14:textId="77777777" w:rsidR="001170F1" w:rsidRDefault="00A02B54">
      <w:pPr>
        <w:spacing w:before="20" w:after="190"/>
        <w:rPr>
          <w:del w:id="108" w:author="uzivatel" w:date="2026-09-22T12:24:00Z" w16du:dateUtc="2026-09-22T16:24:00Z"/>
        </w:rPr>
      </w:pPr>
      <w:del w:id="109" w:author="uzivatel" w:date="2026-09-22T12:24:00Z" w16du:dateUtc="2026-09-22T16:24:00Z">
        <w:r>
          <w:delText>a) obecność na ćwiczeniach – 30 h Razem 30 h, co odpowiada 1 pkt. ECTS</w:delText>
        </w:r>
      </w:del>
    </w:p>
    <w:p w14:paraId="4F75FAEC" w14:textId="77777777" w:rsidR="001170F1" w:rsidRDefault="00A02B54">
      <w:pPr>
        <w:keepNext/>
        <w:spacing w:after="10"/>
        <w:rPr>
          <w:del w:id="110" w:author="uzivatel" w:date="2026-09-22T12:24:00Z" w16du:dateUtc="2026-09-22T16:24:00Z"/>
        </w:rPr>
      </w:pPr>
      <w:del w:id="111" w:author="uzivatel" w:date="2026-09-22T12:24:00Z" w16du:dateUtc="2026-09-22T16:24:00Z">
        <w:r>
          <w:rPr>
            <w:b/>
            <w:bCs/>
          </w:rPr>
          <w:delText xml:space="preserve">Język prowadzenia zajęć: </w:delText>
        </w:r>
      </w:del>
    </w:p>
    <w:p w14:paraId="7C281DBA" w14:textId="77777777" w:rsidR="001170F1" w:rsidRDefault="00A02B54">
      <w:pPr>
        <w:spacing w:before="20" w:after="190"/>
        <w:rPr>
          <w:del w:id="112" w:author="uzivatel" w:date="2026-09-22T12:24:00Z" w16du:dateUtc="2026-09-22T16:24:00Z"/>
        </w:rPr>
      </w:pPr>
      <w:del w:id="113" w:author="uzivatel" w:date="2026-09-22T12:24:00Z" w16du:dateUtc="2026-09-22T16:24:00Z">
        <w:r>
          <w:delText>polski</w:delText>
        </w:r>
      </w:del>
    </w:p>
    <w:p w14:paraId="2A095B4A" w14:textId="77777777" w:rsidR="001170F1" w:rsidRDefault="00A02B54">
      <w:pPr>
        <w:keepNext/>
        <w:spacing w:after="10"/>
        <w:rPr>
          <w:del w:id="114" w:author="uzivatel" w:date="2026-09-22T12:24:00Z" w16du:dateUtc="2026-09-22T16:24:00Z"/>
        </w:rPr>
      </w:pPr>
      <w:del w:id="115" w:author="uzivatel" w:date="2026-09-22T12:24:00Z" w16du:dateUtc="2026-09-22T16:24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43FFDCF5" w14:textId="77777777" w:rsidR="001170F1" w:rsidRDefault="00A02B54">
      <w:pPr>
        <w:spacing w:before="20" w:after="190"/>
        <w:rPr>
          <w:del w:id="116" w:author="uzivatel" w:date="2026-09-22T12:24:00Z" w16du:dateUtc="2026-09-22T16:24:00Z"/>
        </w:rPr>
      </w:pPr>
      <w:del w:id="117" w:author="uzivatel" w:date="2026-09-22T12:24:00Z" w16du:dateUtc="2026-09-22T16:24:00Z">
        <w:r>
          <w:delText>.</w:delText>
        </w:r>
      </w:del>
    </w:p>
    <w:p w14:paraId="49CC69E3" w14:textId="77777777" w:rsidR="001170F1" w:rsidRDefault="00A02B54">
      <w:pPr>
        <w:keepNext/>
        <w:spacing w:after="10"/>
        <w:rPr>
          <w:del w:id="118" w:author="uzivatel" w:date="2026-09-22T12:24:00Z" w16du:dateUtc="2026-09-22T16:24:00Z"/>
        </w:rPr>
      </w:pPr>
      <w:del w:id="119" w:author="uzivatel" w:date="2026-09-22T12:24:00Z" w16du:dateUtc="2026-09-22T16:24:00Z">
        <w:r>
          <w:rPr>
            <w:b/>
            <w:bCs/>
          </w:rPr>
          <w:delText xml:space="preserve">Formy zajęć i ich wymiar w semestrze: </w:delText>
        </w:r>
      </w:del>
    </w:p>
    <w:tbl>
      <w:tblPr>
        <w:tblW w:w="250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</w:tblGrid>
      <w:tr w:rsidR="001170F1" w14:paraId="4C512885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20" w:author="uzivatel" w:date="2026-09-22T12:24:00Z" w16du:dateUtc="2026-09-22T16:24:00Z"/>
        </w:trPr>
        <w:tc>
          <w:tcPr>
            <w:tcW w:w="2200" w:type="dxa"/>
          </w:tcPr>
          <w:p w14:paraId="4206FCDC" w14:textId="77777777" w:rsidR="001170F1" w:rsidRDefault="00A02B54">
            <w:pPr>
              <w:rPr>
                <w:del w:id="121" w:author="uzivatel" w:date="2026-09-22T12:24:00Z" w16du:dateUtc="2026-09-22T16:24:00Z"/>
              </w:rPr>
            </w:pPr>
            <w:del w:id="122" w:author="uzivatel" w:date="2026-09-22T12:24:00Z" w16du:dateUtc="2026-09-22T16:24:00Z">
              <w:r>
                <w:delText xml:space="preserve">Wykład: </w:delText>
              </w:r>
            </w:del>
          </w:p>
        </w:tc>
        <w:tc>
          <w:tcPr>
            <w:tcW w:w="2200" w:type="dxa"/>
          </w:tcPr>
          <w:p w14:paraId="211F6422" w14:textId="77777777" w:rsidR="001170F1" w:rsidRDefault="00A02B54">
            <w:pPr>
              <w:rPr>
                <w:del w:id="123" w:author="uzivatel" w:date="2026-09-22T12:24:00Z" w16du:dateUtc="2026-09-22T16:24:00Z"/>
              </w:rPr>
            </w:pPr>
            <w:del w:id="124" w:author="uzivatel" w:date="2026-09-22T12:24:00Z" w16du:dateUtc="2026-09-22T16:24:00Z">
              <w:r>
                <w:delText>0h</w:delText>
              </w:r>
            </w:del>
          </w:p>
        </w:tc>
      </w:tr>
      <w:tr w:rsidR="001170F1" w14:paraId="5EF0D243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25" w:author="uzivatel" w:date="2026-09-22T12:24:00Z" w16du:dateUtc="2026-09-22T16:24:00Z"/>
        </w:trPr>
        <w:tc>
          <w:tcPr>
            <w:tcW w:w="2200" w:type="dxa"/>
          </w:tcPr>
          <w:p w14:paraId="608C4AAF" w14:textId="77777777" w:rsidR="001170F1" w:rsidRDefault="00A02B54">
            <w:pPr>
              <w:rPr>
                <w:del w:id="126" w:author="uzivatel" w:date="2026-09-22T12:24:00Z" w16du:dateUtc="2026-09-22T16:24:00Z"/>
              </w:rPr>
            </w:pPr>
            <w:del w:id="127" w:author="uzivatel" w:date="2026-09-22T12:24:00Z" w16du:dateUtc="2026-09-22T16:24:00Z">
              <w:r>
                <w:delText xml:space="preserve">Ćwiczenia: </w:delText>
              </w:r>
            </w:del>
          </w:p>
        </w:tc>
        <w:tc>
          <w:tcPr>
            <w:tcW w:w="2200" w:type="dxa"/>
          </w:tcPr>
          <w:p w14:paraId="011A09A6" w14:textId="77777777" w:rsidR="001170F1" w:rsidRDefault="00A02B54">
            <w:pPr>
              <w:rPr>
                <w:del w:id="128" w:author="uzivatel" w:date="2026-09-22T12:24:00Z" w16du:dateUtc="2026-09-22T16:24:00Z"/>
              </w:rPr>
            </w:pPr>
            <w:del w:id="129" w:author="uzivatel" w:date="2026-09-22T12:24:00Z" w16du:dateUtc="2026-09-22T16:24:00Z">
              <w:r>
                <w:delText>30h</w:delText>
              </w:r>
            </w:del>
          </w:p>
        </w:tc>
      </w:tr>
      <w:tr w:rsidR="001170F1" w14:paraId="49DE4214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30" w:author="uzivatel" w:date="2026-09-22T12:24:00Z" w16du:dateUtc="2026-09-22T16:24:00Z"/>
        </w:trPr>
        <w:tc>
          <w:tcPr>
            <w:tcW w:w="2200" w:type="dxa"/>
          </w:tcPr>
          <w:p w14:paraId="57BF2D94" w14:textId="77777777" w:rsidR="001170F1" w:rsidRDefault="00A02B54">
            <w:pPr>
              <w:rPr>
                <w:del w:id="131" w:author="uzivatel" w:date="2026-09-22T12:24:00Z" w16du:dateUtc="2026-09-22T16:24:00Z"/>
              </w:rPr>
            </w:pPr>
            <w:del w:id="132" w:author="uzivatel" w:date="2026-09-22T12:24:00Z" w16du:dateUtc="2026-09-22T16:24:00Z">
              <w:r>
                <w:delText xml:space="preserve">Laboratorium: </w:delText>
              </w:r>
            </w:del>
          </w:p>
        </w:tc>
        <w:tc>
          <w:tcPr>
            <w:tcW w:w="2200" w:type="dxa"/>
          </w:tcPr>
          <w:p w14:paraId="5C4478E1" w14:textId="77777777" w:rsidR="001170F1" w:rsidRDefault="00A02B54">
            <w:pPr>
              <w:rPr>
                <w:del w:id="133" w:author="uzivatel" w:date="2026-09-22T12:24:00Z" w16du:dateUtc="2026-09-22T16:24:00Z"/>
              </w:rPr>
            </w:pPr>
            <w:del w:id="134" w:author="uzivatel" w:date="2026-09-22T12:24:00Z" w16du:dateUtc="2026-09-22T16:24:00Z">
              <w:r>
                <w:delText>0h</w:delText>
              </w:r>
            </w:del>
          </w:p>
        </w:tc>
      </w:tr>
      <w:tr w:rsidR="001170F1" w14:paraId="43761DCC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35" w:author="uzivatel" w:date="2026-09-22T12:24:00Z" w16du:dateUtc="2026-09-22T16:24:00Z"/>
        </w:trPr>
        <w:tc>
          <w:tcPr>
            <w:tcW w:w="2200" w:type="dxa"/>
          </w:tcPr>
          <w:p w14:paraId="6E99DA25" w14:textId="77777777" w:rsidR="001170F1" w:rsidRDefault="00A02B54">
            <w:pPr>
              <w:rPr>
                <w:del w:id="136" w:author="uzivatel" w:date="2026-09-22T12:24:00Z" w16du:dateUtc="2026-09-22T16:24:00Z"/>
              </w:rPr>
            </w:pPr>
            <w:del w:id="137" w:author="uzivatel" w:date="2026-09-22T12:24:00Z" w16du:dateUtc="2026-09-22T16:24:00Z">
              <w:r>
                <w:delText xml:space="preserve">Projekt: </w:delText>
              </w:r>
            </w:del>
          </w:p>
        </w:tc>
        <w:tc>
          <w:tcPr>
            <w:tcW w:w="2200" w:type="dxa"/>
          </w:tcPr>
          <w:p w14:paraId="1F52B853" w14:textId="77777777" w:rsidR="001170F1" w:rsidRDefault="00A02B54">
            <w:pPr>
              <w:rPr>
                <w:del w:id="138" w:author="uzivatel" w:date="2026-09-22T12:24:00Z" w16du:dateUtc="2026-09-22T16:24:00Z"/>
              </w:rPr>
            </w:pPr>
            <w:del w:id="139" w:author="uzivatel" w:date="2026-09-22T12:24:00Z" w16du:dateUtc="2026-09-22T16:24:00Z">
              <w:r>
                <w:delText>0h</w:delText>
              </w:r>
            </w:del>
          </w:p>
        </w:tc>
      </w:tr>
      <w:tr w:rsidR="001170F1" w14:paraId="25B2CA35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40" w:author="uzivatel" w:date="2026-09-22T12:24:00Z" w16du:dateUtc="2026-09-22T16:24:00Z"/>
        </w:trPr>
        <w:tc>
          <w:tcPr>
            <w:tcW w:w="2200" w:type="dxa"/>
          </w:tcPr>
          <w:p w14:paraId="2561E631" w14:textId="77777777" w:rsidR="001170F1" w:rsidRDefault="00A02B54">
            <w:pPr>
              <w:rPr>
                <w:del w:id="141" w:author="uzivatel" w:date="2026-09-22T12:24:00Z" w16du:dateUtc="2026-09-22T16:24:00Z"/>
              </w:rPr>
            </w:pPr>
            <w:del w:id="142" w:author="uzivatel" w:date="2026-09-22T12:24:00Z" w16du:dateUtc="2026-09-22T16:24:00Z">
              <w:r>
                <w:delText xml:space="preserve">Lekcje komputerowe: </w:delText>
              </w:r>
            </w:del>
          </w:p>
        </w:tc>
        <w:tc>
          <w:tcPr>
            <w:tcW w:w="2200" w:type="dxa"/>
          </w:tcPr>
          <w:p w14:paraId="37C8996D" w14:textId="77777777" w:rsidR="001170F1" w:rsidRDefault="00A02B54">
            <w:pPr>
              <w:rPr>
                <w:del w:id="143" w:author="uzivatel" w:date="2026-09-22T12:24:00Z" w16du:dateUtc="2026-09-22T16:24:00Z"/>
              </w:rPr>
            </w:pPr>
            <w:del w:id="144" w:author="uzivatel" w:date="2026-09-22T12:24:00Z" w16du:dateUtc="2026-09-22T16:24:00Z">
              <w:r>
                <w:delText>0h</w:delText>
              </w:r>
            </w:del>
          </w:p>
        </w:tc>
      </w:tr>
    </w:tbl>
    <w:p w14:paraId="57042466" w14:textId="77777777" w:rsidR="001170F1" w:rsidRDefault="001170F1">
      <w:pPr>
        <w:rPr>
          <w:del w:id="145" w:author="uzivatel" w:date="2026-09-22T12:24:00Z" w16du:dateUtc="2026-09-22T16:24:00Z"/>
        </w:rPr>
      </w:pPr>
    </w:p>
    <w:p w14:paraId="54F55264" w14:textId="77777777" w:rsidR="001170F1" w:rsidRDefault="00A02B54">
      <w:pPr>
        <w:keepNext/>
        <w:spacing w:after="10"/>
        <w:rPr>
          <w:del w:id="146" w:author="uzivatel" w:date="2026-09-22T12:24:00Z" w16du:dateUtc="2026-09-22T16:24:00Z"/>
        </w:rPr>
      </w:pPr>
      <w:del w:id="147" w:author="uzivatel" w:date="2026-09-22T12:24:00Z" w16du:dateUtc="2026-09-22T16:24:00Z">
        <w:r>
          <w:rPr>
            <w:b/>
            <w:bCs/>
          </w:rPr>
          <w:delText xml:space="preserve">Wymagania wstępne: </w:delText>
        </w:r>
      </w:del>
    </w:p>
    <w:p w14:paraId="6266B166" w14:textId="77777777" w:rsidR="001170F1" w:rsidRDefault="00A02B54">
      <w:pPr>
        <w:spacing w:before="20" w:after="190"/>
        <w:rPr>
          <w:del w:id="148" w:author="uzivatel" w:date="2026-09-22T12:24:00Z" w16du:dateUtc="2026-09-22T16:24:00Z"/>
        </w:rPr>
      </w:pPr>
      <w:del w:id="149" w:author="uzivatel" w:date="2026-09-22T12:24:00Z" w16du:dateUtc="2026-09-22T16:24:00Z">
        <w:r>
          <w:delText>Posiadanie wiedzy, umiejętności i kompetencji do podjęcia i realizacji pracy dyplomowej magisterskiej</w:delText>
        </w:r>
      </w:del>
    </w:p>
    <w:p w14:paraId="18B0858D" w14:textId="77777777" w:rsidR="001170F1" w:rsidRDefault="00A02B54">
      <w:pPr>
        <w:keepNext/>
        <w:spacing w:after="10"/>
        <w:rPr>
          <w:del w:id="150" w:author="uzivatel" w:date="2026-09-22T12:24:00Z" w16du:dateUtc="2026-09-22T16:24:00Z"/>
        </w:rPr>
      </w:pPr>
      <w:del w:id="151" w:author="uzivatel" w:date="2026-09-22T12:24:00Z" w16du:dateUtc="2026-09-22T16:24:00Z">
        <w:r>
          <w:rPr>
            <w:b/>
            <w:bCs/>
          </w:rPr>
          <w:delText xml:space="preserve">Limit liczby studentów: </w:delText>
        </w:r>
      </w:del>
    </w:p>
    <w:p w14:paraId="4700307D" w14:textId="77777777" w:rsidR="001170F1" w:rsidRDefault="00A02B54">
      <w:pPr>
        <w:spacing w:before="20" w:after="190"/>
        <w:rPr>
          <w:del w:id="152" w:author="uzivatel" w:date="2026-09-22T12:24:00Z" w16du:dateUtc="2026-09-22T16:24:00Z"/>
        </w:rPr>
      </w:pPr>
      <w:del w:id="153" w:author="uzivatel" w:date="2026-09-22T12:24:00Z" w16du:dateUtc="2026-09-22T16:24:00Z">
        <w:r>
          <w:delText>.</w:delText>
        </w:r>
      </w:del>
    </w:p>
    <w:p w14:paraId="6D510313" w14:textId="77777777" w:rsidR="001170F1" w:rsidRDefault="00A02B54">
      <w:pPr>
        <w:keepNext/>
        <w:spacing w:after="10"/>
        <w:rPr>
          <w:del w:id="154" w:author="uzivatel" w:date="2026-09-22T12:24:00Z" w16du:dateUtc="2026-09-22T16:24:00Z"/>
        </w:rPr>
      </w:pPr>
      <w:del w:id="155" w:author="uzivatel" w:date="2026-09-22T12:24:00Z" w16du:dateUtc="2026-09-22T16:24:00Z">
        <w:r>
          <w:rPr>
            <w:b/>
            <w:bCs/>
          </w:rPr>
          <w:delText xml:space="preserve">Cel przedmiotu: </w:delText>
        </w:r>
      </w:del>
    </w:p>
    <w:p w14:paraId="57EFDDAC" w14:textId="77777777" w:rsidR="001170F1" w:rsidRDefault="00A02B54">
      <w:pPr>
        <w:spacing w:before="20" w:after="190"/>
        <w:rPr>
          <w:del w:id="156" w:author="uzivatel" w:date="2026-09-22T12:24:00Z" w16du:dateUtc="2026-09-22T16:24:00Z"/>
        </w:rPr>
      </w:pPr>
      <w:del w:id="157" w:author="uzivatel" w:date="2026-09-22T12:24:00Z" w16du:dateUtc="2026-09-22T16:24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2817ED5F" w14:textId="77777777" w:rsidR="001170F1" w:rsidRDefault="00A02B54">
      <w:pPr>
        <w:keepNext/>
        <w:spacing w:after="10"/>
        <w:rPr>
          <w:del w:id="158" w:author="uzivatel" w:date="2026-09-22T12:24:00Z" w16du:dateUtc="2026-09-22T16:24:00Z"/>
        </w:rPr>
      </w:pPr>
      <w:del w:id="159" w:author="uzivatel" w:date="2026-09-22T12:24:00Z" w16du:dateUtc="2026-09-22T16:24:00Z">
        <w:r>
          <w:rPr>
            <w:b/>
            <w:bCs/>
          </w:rPr>
          <w:delText xml:space="preserve">Treści kształcenia: </w:delText>
        </w:r>
      </w:del>
    </w:p>
    <w:p w14:paraId="38FA1FD7" w14:textId="77777777" w:rsidR="001170F1" w:rsidRDefault="00A02B54">
      <w:pPr>
        <w:spacing w:before="20" w:after="190"/>
        <w:rPr>
          <w:del w:id="160" w:author="uzivatel" w:date="2026-09-22T12:24:00Z" w16du:dateUtc="2026-09-22T16:24:00Z"/>
        </w:rPr>
      </w:pPr>
      <w:del w:id="161" w:author="uzivatel" w:date="2026-09-22T12:24:00Z" w16du:dateUtc="2026-09-22T16:24:00Z">
        <w:r>
          <w:delText>1. Samodzielna praca nad dyplomem. 2. Przygotowywanie prezentacji. 3. Wygłaszanie referatów.</w:delText>
        </w:r>
      </w:del>
    </w:p>
    <w:p w14:paraId="6EA45C23" w14:textId="77777777" w:rsidR="001170F1" w:rsidRDefault="00A02B54">
      <w:pPr>
        <w:keepNext/>
        <w:spacing w:after="10"/>
        <w:rPr>
          <w:del w:id="162" w:author="uzivatel" w:date="2026-09-22T12:24:00Z" w16du:dateUtc="2026-09-22T16:24:00Z"/>
        </w:rPr>
      </w:pPr>
      <w:del w:id="163" w:author="uzivatel" w:date="2026-09-22T12:24:00Z" w16du:dateUtc="2026-09-22T16:24:00Z">
        <w:r>
          <w:rPr>
            <w:b/>
            <w:bCs/>
          </w:rPr>
          <w:delText xml:space="preserve">Metody oceny: </w:delText>
        </w:r>
      </w:del>
    </w:p>
    <w:p w14:paraId="326F8D2C" w14:textId="77777777" w:rsidR="001170F1" w:rsidRDefault="00A02B54">
      <w:pPr>
        <w:spacing w:before="20" w:after="190"/>
        <w:rPr>
          <w:del w:id="164" w:author="uzivatel" w:date="2026-09-22T12:24:00Z" w16du:dateUtc="2026-09-22T16:24:00Z"/>
        </w:rPr>
      </w:pPr>
      <w:del w:id="165" w:author="uzivatel" w:date="2026-09-22T12:24:00Z" w16du:dateUtc="2026-09-22T16:24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7C879E62" w14:textId="77777777" w:rsidR="001170F1" w:rsidRDefault="00A02B54">
      <w:pPr>
        <w:keepNext/>
        <w:spacing w:after="10"/>
        <w:rPr>
          <w:del w:id="166" w:author="uzivatel" w:date="2026-09-22T12:24:00Z" w16du:dateUtc="2026-09-22T16:24:00Z"/>
        </w:rPr>
      </w:pPr>
      <w:del w:id="167" w:author="uzivatel" w:date="2026-09-22T12:24:00Z" w16du:dateUtc="2026-09-22T16:24:00Z">
        <w:r>
          <w:rPr>
            <w:b/>
            <w:bCs/>
          </w:rPr>
          <w:delText xml:space="preserve">Egzamin: </w:delText>
        </w:r>
      </w:del>
    </w:p>
    <w:p w14:paraId="79D407CA" w14:textId="77777777" w:rsidR="001170F1" w:rsidRDefault="00A02B54">
      <w:pPr>
        <w:spacing w:before="20" w:after="190"/>
        <w:rPr>
          <w:del w:id="168" w:author="uzivatel" w:date="2026-09-22T12:24:00Z" w16du:dateUtc="2026-09-22T16:24:00Z"/>
        </w:rPr>
      </w:pPr>
      <w:del w:id="169" w:author="uzivatel" w:date="2026-09-22T12:24:00Z" w16du:dateUtc="2026-09-22T16:24:00Z">
        <w:r>
          <w:delText>nie</w:delText>
        </w:r>
      </w:del>
    </w:p>
    <w:p w14:paraId="563BC9B1" w14:textId="77777777" w:rsidR="001170F1" w:rsidRDefault="00A02B54">
      <w:pPr>
        <w:keepNext/>
        <w:spacing w:after="10"/>
        <w:rPr>
          <w:del w:id="170" w:author="uzivatel" w:date="2026-09-22T12:24:00Z" w16du:dateUtc="2026-09-22T16:24:00Z"/>
        </w:rPr>
      </w:pPr>
      <w:del w:id="171" w:author="uzivatel" w:date="2026-09-22T12:24:00Z" w16du:dateUtc="2026-09-22T16:24:00Z">
        <w:r>
          <w:rPr>
            <w:b/>
            <w:bCs/>
          </w:rPr>
          <w:delText xml:space="preserve">Literatura: </w:delText>
        </w:r>
      </w:del>
    </w:p>
    <w:p w14:paraId="4EB56823" w14:textId="77777777" w:rsidR="001170F1" w:rsidRDefault="00A02B54">
      <w:pPr>
        <w:spacing w:before="20" w:after="190"/>
        <w:rPr>
          <w:del w:id="172" w:author="uzivatel" w:date="2026-09-22T12:24:00Z" w16du:dateUtc="2026-09-22T16:24:00Z"/>
        </w:rPr>
      </w:pPr>
      <w:del w:id="173" w:author="uzivatel" w:date="2026-09-22T12:24:00Z" w16du:dateUtc="2026-09-22T16:24:00Z">
        <w:r>
          <w:delText>Literatura pomocnicza podawana jest indywidualnie.</w:delText>
        </w:r>
      </w:del>
    </w:p>
    <w:p w14:paraId="2068E294" w14:textId="77777777" w:rsidR="001170F1" w:rsidRDefault="00A02B54">
      <w:pPr>
        <w:keepNext/>
        <w:spacing w:after="10"/>
        <w:rPr>
          <w:del w:id="174" w:author="uzivatel" w:date="2026-09-22T12:24:00Z" w16du:dateUtc="2026-09-22T16:24:00Z"/>
        </w:rPr>
      </w:pPr>
      <w:del w:id="175" w:author="uzivatel" w:date="2026-09-22T12:24:00Z" w16du:dateUtc="2026-09-22T16:24:00Z">
        <w:r>
          <w:rPr>
            <w:b/>
            <w:bCs/>
          </w:rPr>
          <w:delText xml:space="preserve">Witryna www przedmiotu: </w:delText>
        </w:r>
      </w:del>
    </w:p>
    <w:p w14:paraId="72C915C3" w14:textId="77777777" w:rsidR="001170F1" w:rsidRDefault="00A02B54">
      <w:pPr>
        <w:spacing w:before="20" w:after="190"/>
        <w:rPr>
          <w:del w:id="176" w:author="uzivatel" w:date="2026-09-22T12:24:00Z" w16du:dateUtc="2026-09-22T16:24:00Z"/>
        </w:rPr>
      </w:pPr>
      <w:del w:id="177" w:author="uzivatel" w:date="2026-09-22T12:24:00Z" w16du:dateUtc="2026-09-22T16:24:00Z">
        <w:r>
          <w:delText>.</w:delText>
        </w:r>
      </w:del>
    </w:p>
    <w:p w14:paraId="2754DD6A" w14:textId="77777777" w:rsidR="001170F1" w:rsidRDefault="00A02B54">
      <w:pPr>
        <w:keepNext/>
        <w:spacing w:after="10"/>
        <w:rPr>
          <w:del w:id="178" w:author="uzivatel" w:date="2026-09-22T12:24:00Z" w16du:dateUtc="2026-09-22T16:24:00Z"/>
        </w:rPr>
      </w:pPr>
      <w:del w:id="179" w:author="uzivatel" w:date="2026-09-22T12:24:00Z" w16du:dateUtc="2026-09-22T16:24:00Z">
        <w:r>
          <w:rPr>
            <w:b/>
            <w:bCs/>
          </w:rPr>
          <w:delText xml:space="preserve">Uwagi: </w:delText>
        </w:r>
      </w:del>
    </w:p>
    <w:p w14:paraId="7DBF03D8" w14:textId="77777777" w:rsidR="001170F1" w:rsidRDefault="00A02B54">
      <w:pPr>
        <w:spacing w:before="20" w:after="190"/>
        <w:rPr>
          <w:del w:id="180" w:author="uzivatel" w:date="2026-09-22T12:24:00Z" w16du:dateUtc="2026-09-22T16:24:00Z"/>
        </w:rPr>
      </w:pPr>
      <w:del w:id="181" w:author="uzivatel" w:date="2026-09-22T12:24:00Z" w16du:dateUtc="2026-09-22T16:24:00Z">
        <w:r>
          <w:delText>.</w:delText>
        </w:r>
      </w:del>
    </w:p>
    <w:p w14:paraId="24037B98" w14:textId="77777777" w:rsidR="001170F1" w:rsidRDefault="00A02B54">
      <w:pPr>
        <w:pStyle w:val="Heading2"/>
        <w:rPr>
          <w:del w:id="182" w:author="uzivatel" w:date="2026-09-22T12:24:00Z" w16du:dateUtc="2026-09-22T16:24:00Z"/>
        </w:rPr>
      </w:pPr>
      <w:bookmarkStart w:id="183" w:name="_Toc1"/>
      <w:del w:id="184" w:author="uzivatel" w:date="2026-09-22T12:24:00Z" w16du:dateUtc="2026-09-22T16:24:00Z">
        <w:r>
          <w:delText>Charakterystyki przedmiotowe</w:delText>
        </w:r>
        <w:bookmarkEnd w:id="183"/>
      </w:del>
    </w:p>
    <w:p w14:paraId="34A92EF1" w14:textId="77777777" w:rsidR="001170F1" w:rsidRDefault="00A02B54">
      <w:pPr>
        <w:pStyle w:val="Heading3"/>
        <w:rPr>
          <w:del w:id="185" w:author="uzivatel" w:date="2026-09-22T12:24:00Z" w16du:dateUtc="2026-09-22T16:24:00Z"/>
        </w:rPr>
      </w:pPr>
      <w:bookmarkStart w:id="186" w:name="_Toc2"/>
      <w:del w:id="187" w:author="uzivatel" w:date="2026-09-22T12:24:00Z" w16du:dateUtc="2026-09-22T16:24:00Z">
        <w:r>
          <w:delText>Profil ogólnoakademicki - wiedza</w:delText>
        </w:r>
        <w:bookmarkEnd w:id="186"/>
      </w:del>
    </w:p>
    <w:p w14:paraId="597A9A48" w14:textId="77777777" w:rsidR="001170F1" w:rsidRDefault="00A02B54">
      <w:pPr>
        <w:keepNext/>
        <w:spacing w:after="10"/>
        <w:rPr>
          <w:del w:id="188" w:author="uzivatel" w:date="2026-09-22T12:24:00Z" w16du:dateUtc="2026-09-22T16:24:00Z"/>
        </w:rPr>
      </w:pPr>
      <w:del w:id="189" w:author="uzivatel" w:date="2026-09-22T12:24:00Z" w16du:dateUtc="2026-09-22T16:24:00Z">
        <w:r>
          <w:rPr>
            <w:b/>
            <w:bCs/>
          </w:rPr>
          <w:delText xml:space="preserve">Charakterystyka SEM_W01: </w:delText>
        </w:r>
      </w:del>
    </w:p>
    <w:p w14:paraId="4F7DA7FA" w14:textId="77777777" w:rsidR="001170F1" w:rsidRDefault="00A02B54">
      <w:pPr>
        <w:rPr>
          <w:del w:id="190" w:author="uzivatel" w:date="2026-09-22T12:24:00Z" w16du:dateUtc="2026-09-22T16:24:00Z"/>
        </w:rPr>
      </w:pPr>
      <w:del w:id="191" w:author="uzivatel" w:date="2026-09-22T12:24:00Z" w16du:dateUtc="2026-09-22T16:24:00Z">
        <w:r>
          <w:delText>Ma podstawową wiedzę dotyczącą uwarunkowań związanych z działalnością badawczą w zakresie zastosowań matematyki w naukach technicznych.</w:delText>
        </w:r>
      </w:del>
    </w:p>
    <w:p w14:paraId="22A20A46" w14:textId="77777777" w:rsidR="001170F1" w:rsidRDefault="00A02B54">
      <w:pPr>
        <w:spacing w:before="60"/>
        <w:rPr>
          <w:del w:id="192" w:author="uzivatel" w:date="2026-09-22T12:24:00Z" w16du:dateUtc="2026-09-22T16:24:00Z"/>
        </w:rPr>
      </w:pPr>
      <w:del w:id="193" w:author="uzivatel" w:date="2026-09-22T12:24:00Z" w16du:dateUtc="2026-09-22T16:24:00Z">
        <w:r>
          <w:delText xml:space="preserve">Weryfikacja: </w:delText>
        </w:r>
      </w:del>
    </w:p>
    <w:p w14:paraId="3D70DAD9" w14:textId="77777777" w:rsidR="001170F1" w:rsidRDefault="00A02B54">
      <w:pPr>
        <w:spacing w:before="20" w:after="190"/>
        <w:rPr>
          <w:del w:id="194" w:author="uzivatel" w:date="2026-09-22T12:24:00Z" w16du:dateUtc="2026-09-22T16:24:00Z"/>
        </w:rPr>
      </w:pPr>
      <w:del w:id="195" w:author="uzivatel" w:date="2026-09-22T12:24:00Z" w16du:dateUtc="2026-09-22T16:24:00Z">
        <w:r>
          <w:delText>Przygotowanie prezentacji, wygłoszenie referatu i aktywność w seminarium.</w:delText>
        </w:r>
      </w:del>
    </w:p>
    <w:p w14:paraId="2D88923F" w14:textId="77777777" w:rsidR="001170F1" w:rsidRDefault="00A02B54">
      <w:pPr>
        <w:spacing w:before="20" w:after="190"/>
        <w:rPr>
          <w:del w:id="196" w:author="uzivatel" w:date="2026-09-22T12:24:00Z" w16du:dateUtc="2026-09-22T16:24:00Z"/>
        </w:rPr>
      </w:pPr>
      <w:del w:id="197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6B5F4570" w14:textId="77777777" w:rsidR="001170F1" w:rsidRDefault="00A02B54">
      <w:pPr>
        <w:spacing w:before="20" w:after="190"/>
        <w:rPr>
          <w:del w:id="198" w:author="uzivatel" w:date="2026-09-22T12:24:00Z" w16du:dateUtc="2026-09-22T16:24:00Z"/>
        </w:rPr>
      </w:pPr>
      <w:del w:id="199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40F7CFA0" w14:textId="77777777" w:rsidR="001170F1" w:rsidRDefault="00A02B54">
      <w:pPr>
        <w:keepNext/>
        <w:spacing w:after="10"/>
        <w:rPr>
          <w:del w:id="200" w:author="uzivatel" w:date="2026-09-22T12:24:00Z" w16du:dateUtc="2026-09-22T16:24:00Z"/>
        </w:rPr>
      </w:pPr>
      <w:del w:id="201" w:author="uzivatel" w:date="2026-09-22T12:24:00Z" w16du:dateUtc="2026-09-22T16:24:00Z">
        <w:r>
          <w:rPr>
            <w:b/>
            <w:bCs/>
          </w:rPr>
          <w:delText xml:space="preserve">Charakterystyka SEM_W02: </w:delText>
        </w:r>
      </w:del>
    </w:p>
    <w:p w14:paraId="7DE50337" w14:textId="77777777" w:rsidR="001170F1" w:rsidRDefault="00A02B54">
      <w:pPr>
        <w:rPr>
          <w:del w:id="202" w:author="uzivatel" w:date="2026-09-22T12:24:00Z" w16du:dateUtc="2026-09-22T16:24:00Z"/>
        </w:rPr>
      </w:pPr>
      <w:del w:id="203" w:author="uzivatel" w:date="2026-09-22T12:24:00Z" w16du:dateUtc="2026-09-22T16:24:00Z">
        <w:r>
          <w:delText>Zna i rozumie uwarunkowania etyczne i prawne, związane z działalnością naukową, dydaktyczną oraz wdrożeniową.</w:delText>
        </w:r>
      </w:del>
    </w:p>
    <w:p w14:paraId="55B949DE" w14:textId="77777777" w:rsidR="001170F1" w:rsidRDefault="00A02B54">
      <w:pPr>
        <w:spacing w:before="60"/>
        <w:rPr>
          <w:del w:id="204" w:author="uzivatel" w:date="2026-09-22T12:24:00Z" w16du:dateUtc="2026-09-22T16:24:00Z"/>
        </w:rPr>
      </w:pPr>
      <w:del w:id="205" w:author="uzivatel" w:date="2026-09-22T12:24:00Z" w16du:dateUtc="2026-09-22T16:24:00Z">
        <w:r>
          <w:delText xml:space="preserve">Weryfikacja: </w:delText>
        </w:r>
      </w:del>
    </w:p>
    <w:p w14:paraId="4053B146" w14:textId="77777777" w:rsidR="001170F1" w:rsidRDefault="00A02B54">
      <w:pPr>
        <w:spacing w:before="20" w:after="190"/>
        <w:rPr>
          <w:del w:id="206" w:author="uzivatel" w:date="2026-09-22T12:24:00Z" w16du:dateUtc="2026-09-22T16:24:00Z"/>
        </w:rPr>
      </w:pPr>
      <w:del w:id="207" w:author="uzivatel" w:date="2026-09-22T12:24:00Z" w16du:dateUtc="2026-09-22T16:24:00Z">
        <w:r>
          <w:delText>Przygotowanie prezentacji, wygłoszenie referatu i aktywność w seminarium.</w:delText>
        </w:r>
      </w:del>
    </w:p>
    <w:p w14:paraId="65C4AC49" w14:textId="77777777" w:rsidR="001170F1" w:rsidRDefault="00A02B54">
      <w:pPr>
        <w:spacing w:before="20" w:after="190"/>
        <w:rPr>
          <w:del w:id="208" w:author="uzivatel" w:date="2026-09-22T12:24:00Z" w16du:dateUtc="2026-09-22T16:24:00Z"/>
        </w:rPr>
      </w:pPr>
      <w:del w:id="209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45124EE7" w14:textId="77777777" w:rsidR="001170F1" w:rsidRDefault="00A02B54">
      <w:pPr>
        <w:spacing w:before="20" w:after="190"/>
        <w:rPr>
          <w:del w:id="210" w:author="uzivatel" w:date="2026-09-22T12:24:00Z" w16du:dateUtc="2026-09-22T16:24:00Z"/>
        </w:rPr>
      </w:pPr>
      <w:del w:id="211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6A69BA59" w14:textId="77777777" w:rsidR="001170F1" w:rsidRDefault="00A02B54">
      <w:pPr>
        <w:pStyle w:val="Heading3"/>
        <w:rPr>
          <w:del w:id="212" w:author="uzivatel" w:date="2026-09-22T12:24:00Z" w16du:dateUtc="2026-09-22T16:24:00Z"/>
        </w:rPr>
      </w:pPr>
      <w:bookmarkStart w:id="213" w:name="_Toc3"/>
      <w:del w:id="214" w:author="uzivatel" w:date="2026-09-22T12:24:00Z" w16du:dateUtc="2026-09-22T16:24:00Z">
        <w:r>
          <w:delText>Profil ogólnoakademicki - umiejętności</w:delText>
        </w:r>
        <w:bookmarkEnd w:id="213"/>
      </w:del>
    </w:p>
    <w:p w14:paraId="751EDEA4" w14:textId="77777777" w:rsidR="001170F1" w:rsidRDefault="00A02B54">
      <w:pPr>
        <w:keepNext/>
        <w:spacing w:after="10"/>
        <w:rPr>
          <w:del w:id="215" w:author="uzivatel" w:date="2026-09-22T12:24:00Z" w16du:dateUtc="2026-09-22T16:24:00Z"/>
        </w:rPr>
      </w:pPr>
      <w:del w:id="216" w:author="uzivatel" w:date="2026-09-22T12:24:00Z" w16du:dateUtc="2026-09-22T16:24:00Z">
        <w:r>
          <w:rPr>
            <w:b/>
            <w:bCs/>
          </w:rPr>
          <w:delText xml:space="preserve">Charakterystyka SEM_U01: </w:delText>
        </w:r>
      </w:del>
    </w:p>
    <w:p w14:paraId="3C503283" w14:textId="77777777" w:rsidR="001170F1" w:rsidRDefault="00A02B54">
      <w:pPr>
        <w:rPr>
          <w:del w:id="217" w:author="uzivatel" w:date="2026-09-22T12:24:00Z" w16du:dateUtc="2026-09-22T16:24:00Z"/>
        </w:rPr>
      </w:pPr>
      <w:del w:id="218" w:author="uzivatel" w:date="2026-09-22T12:24:00Z" w16du:dateUtc="2026-09-22T16:24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6BAEABDF" w14:textId="77777777" w:rsidR="001170F1" w:rsidRDefault="00A02B54">
      <w:pPr>
        <w:spacing w:before="60"/>
        <w:rPr>
          <w:del w:id="219" w:author="uzivatel" w:date="2026-09-22T12:24:00Z" w16du:dateUtc="2026-09-22T16:24:00Z"/>
        </w:rPr>
      </w:pPr>
      <w:del w:id="220" w:author="uzivatel" w:date="2026-09-22T12:24:00Z" w16du:dateUtc="2026-09-22T16:24:00Z">
        <w:r>
          <w:delText xml:space="preserve">Weryfikacja: </w:delText>
        </w:r>
      </w:del>
    </w:p>
    <w:p w14:paraId="27047383" w14:textId="77777777" w:rsidR="001170F1" w:rsidRDefault="00A02B54">
      <w:pPr>
        <w:spacing w:before="20" w:after="190"/>
        <w:rPr>
          <w:del w:id="221" w:author="uzivatel" w:date="2026-09-22T12:24:00Z" w16du:dateUtc="2026-09-22T16:24:00Z"/>
        </w:rPr>
      </w:pPr>
      <w:del w:id="222" w:author="uzivatel" w:date="2026-09-22T12:24:00Z" w16du:dateUtc="2026-09-22T16:24:00Z">
        <w:r>
          <w:delText>Przygotowanie prezentacji, wygłoszenie referatu i aktywność w seminarium.</w:delText>
        </w:r>
      </w:del>
    </w:p>
    <w:p w14:paraId="70D038D6" w14:textId="77777777" w:rsidR="001170F1" w:rsidRDefault="00A02B54">
      <w:pPr>
        <w:spacing w:before="20" w:after="190"/>
        <w:rPr>
          <w:del w:id="223" w:author="uzivatel" w:date="2026-09-22T12:24:00Z" w16du:dateUtc="2026-09-22T16:24:00Z"/>
        </w:rPr>
      </w:pPr>
      <w:del w:id="224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7F21582F" w14:textId="77777777" w:rsidR="001170F1" w:rsidRDefault="00A02B54">
      <w:pPr>
        <w:spacing w:before="20" w:after="190"/>
        <w:rPr>
          <w:del w:id="225" w:author="uzivatel" w:date="2026-09-22T12:24:00Z" w16du:dateUtc="2026-09-22T16:24:00Z"/>
        </w:rPr>
      </w:pPr>
      <w:del w:id="226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3D40F93D" w14:textId="77777777" w:rsidR="001170F1" w:rsidRDefault="00A02B54">
      <w:pPr>
        <w:keepNext/>
        <w:spacing w:after="10"/>
        <w:rPr>
          <w:del w:id="227" w:author="uzivatel" w:date="2026-09-22T12:24:00Z" w16du:dateUtc="2026-09-22T16:24:00Z"/>
        </w:rPr>
      </w:pPr>
      <w:del w:id="228" w:author="uzivatel" w:date="2026-09-22T12:24:00Z" w16du:dateUtc="2026-09-22T16:24:00Z">
        <w:r>
          <w:rPr>
            <w:b/>
            <w:bCs/>
          </w:rPr>
          <w:delText xml:space="preserve">Charakterystyka SEM_U02: </w:delText>
        </w:r>
      </w:del>
    </w:p>
    <w:p w14:paraId="00A65DE0" w14:textId="77777777" w:rsidR="001170F1" w:rsidRDefault="00A02B54">
      <w:pPr>
        <w:rPr>
          <w:del w:id="229" w:author="uzivatel" w:date="2026-09-22T12:24:00Z" w16du:dateUtc="2026-09-22T16:24:00Z"/>
        </w:rPr>
      </w:pPr>
      <w:del w:id="230" w:author="uzivatel" w:date="2026-09-22T12:24:00Z" w16du:dateUtc="2026-09-22T16:24:00Z">
        <w:r>
          <w:delText>Potrafi określić kierunki dalszego uczenia się oraz zrealizować proces samokształcenia.</w:delText>
        </w:r>
      </w:del>
    </w:p>
    <w:p w14:paraId="096BFD25" w14:textId="77777777" w:rsidR="001170F1" w:rsidRDefault="00A02B54">
      <w:pPr>
        <w:spacing w:before="60"/>
        <w:rPr>
          <w:del w:id="231" w:author="uzivatel" w:date="2026-09-22T12:24:00Z" w16du:dateUtc="2026-09-22T16:24:00Z"/>
        </w:rPr>
      </w:pPr>
      <w:del w:id="232" w:author="uzivatel" w:date="2026-09-22T12:24:00Z" w16du:dateUtc="2026-09-22T16:24:00Z">
        <w:r>
          <w:delText xml:space="preserve">Weryfikacja: </w:delText>
        </w:r>
      </w:del>
    </w:p>
    <w:p w14:paraId="0EDB32B6" w14:textId="77777777" w:rsidR="001170F1" w:rsidRDefault="00A02B54">
      <w:pPr>
        <w:spacing w:before="20" w:after="190"/>
        <w:rPr>
          <w:del w:id="233" w:author="uzivatel" w:date="2026-09-22T12:24:00Z" w16du:dateUtc="2026-09-22T16:24:00Z"/>
        </w:rPr>
      </w:pPr>
      <w:del w:id="234" w:author="uzivatel" w:date="2026-09-22T12:24:00Z" w16du:dateUtc="2026-09-22T16:24:00Z">
        <w:r>
          <w:delText>Przygotowanie prezentacji, wygłoszenie referatu i aktywność w seminarium.</w:delText>
        </w:r>
      </w:del>
    </w:p>
    <w:p w14:paraId="0A352CED" w14:textId="77777777" w:rsidR="001170F1" w:rsidRDefault="00A02B54">
      <w:pPr>
        <w:spacing w:before="20" w:after="190"/>
        <w:rPr>
          <w:del w:id="235" w:author="uzivatel" w:date="2026-09-22T12:24:00Z" w16du:dateUtc="2026-09-22T16:24:00Z"/>
        </w:rPr>
      </w:pPr>
      <w:del w:id="236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35092FCA" w14:textId="77777777" w:rsidR="001170F1" w:rsidRDefault="00A02B54">
      <w:pPr>
        <w:spacing w:before="20" w:after="190"/>
        <w:rPr>
          <w:del w:id="237" w:author="uzivatel" w:date="2026-09-22T12:24:00Z" w16du:dateUtc="2026-09-22T16:24:00Z"/>
        </w:rPr>
      </w:pPr>
      <w:del w:id="238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3C7B369B" w14:textId="77777777" w:rsidR="001170F1" w:rsidRDefault="00A02B54">
      <w:pPr>
        <w:pStyle w:val="Heading3"/>
        <w:rPr>
          <w:del w:id="239" w:author="uzivatel" w:date="2026-09-22T12:24:00Z" w16du:dateUtc="2026-09-22T16:24:00Z"/>
        </w:rPr>
      </w:pPr>
      <w:bookmarkStart w:id="240" w:name="_Toc4"/>
      <w:del w:id="241" w:author="uzivatel" w:date="2026-09-22T12:24:00Z" w16du:dateUtc="2026-09-22T16:24:00Z">
        <w:r>
          <w:delText>Profil ogólnoakademicki - kompetencje społeczne</w:delText>
        </w:r>
        <w:bookmarkEnd w:id="240"/>
      </w:del>
    </w:p>
    <w:p w14:paraId="5DEAAED0" w14:textId="77777777" w:rsidR="001170F1" w:rsidRDefault="00A02B54">
      <w:pPr>
        <w:keepNext/>
        <w:spacing w:after="10"/>
        <w:rPr>
          <w:del w:id="242" w:author="uzivatel" w:date="2026-09-22T12:24:00Z" w16du:dateUtc="2026-09-22T16:24:00Z"/>
        </w:rPr>
      </w:pPr>
      <w:del w:id="243" w:author="uzivatel" w:date="2026-09-22T12:24:00Z" w16du:dateUtc="2026-09-22T16:24:00Z">
        <w:r>
          <w:rPr>
            <w:b/>
            <w:bCs/>
          </w:rPr>
          <w:delText xml:space="preserve">Charakterystyka SEM_K01: </w:delText>
        </w:r>
      </w:del>
    </w:p>
    <w:p w14:paraId="0F414346" w14:textId="77777777" w:rsidR="001170F1" w:rsidRDefault="00A02B54">
      <w:pPr>
        <w:rPr>
          <w:del w:id="244" w:author="uzivatel" w:date="2026-09-22T12:24:00Z" w16du:dateUtc="2026-09-22T16:24:00Z"/>
        </w:rPr>
      </w:pPr>
      <w:del w:id="245" w:author="uzivatel" w:date="2026-09-22T12:24:00Z" w16du:dateUtc="2026-09-22T16:24:00Z">
        <w:r>
          <w:delText>Rozumie potrzebę uczenia się przez całe życie i podnoszenia kompetencji zawodowych.</w:delText>
        </w:r>
      </w:del>
    </w:p>
    <w:p w14:paraId="55BE8282" w14:textId="77777777" w:rsidR="001170F1" w:rsidRDefault="00A02B54">
      <w:pPr>
        <w:spacing w:before="60"/>
        <w:rPr>
          <w:del w:id="246" w:author="uzivatel" w:date="2026-09-22T12:24:00Z" w16du:dateUtc="2026-09-22T16:24:00Z"/>
        </w:rPr>
      </w:pPr>
      <w:del w:id="247" w:author="uzivatel" w:date="2026-09-22T12:24:00Z" w16du:dateUtc="2026-09-22T16:24:00Z">
        <w:r>
          <w:delText xml:space="preserve">Weryfikacja: </w:delText>
        </w:r>
      </w:del>
    </w:p>
    <w:p w14:paraId="08A1AA45" w14:textId="77777777" w:rsidR="001170F1" w:rsidRDefault="00A02B54">
      <w:pPr>
        <w:spacing w:before="20" w:after="190"/>
        <w:rPr>
          <w:del w:id="248" w:author="uzivatel" w:date="2026-09-22T12:24:00Z" w16du:dateUtc="2026-09-22T16:24:00Z"/>
        </w:rPr>
      </w:pPr>
      <w:del w:id="249" w:author="uzivatel" w:date="2026-09-22T12:24:00Z" w16du:dateUtc="2026-09-22T16:24:00Z">
        <w:r>
          <w:delText>Przygotowanie prezentacji, wygłoszenie referatu i aktywność w seminarium.</w:delText>
        </w:r>
      </w:del>
    </w:p>
    <w:p w14:paraId="3D0DC1E7" w14:textId="77777777" w:rsidR="001170F1" w:rsidRDefault="00A02B54">
      <w:pPr>
        <w:spacing w:before="20" w:after="190"/>
        <w:rPr>
          <w:del w:id="250" w:author="uzivatel" w:date="2026-09-22T12:24:00Z" w16du:dateUtc="2026-09-22T16:24:00Z"/>
        </w:rPr>
      </w:pPr>
      <w:del w:id="251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53D49488" w14:textId="77777777" w:rsidR="001170F1" w:rsidRDefault="00A02B54">
      <w:pPr>
        <w:spacing w:before="20" w:after="190"/>
        <w:rPr>
          <w:del w:id="252" w:author="uzivatel" w:date="2026-09-22T12:24:00Z" w16du:dateUtc="2026-09-22T16:24:00Z"/>
        </w:rPr>
      </w:pPr>
      <w:del w:id="253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p w14:paraId="1D53088A" w14:textId="77777777" w:rsidR="001170F1" w:rsidRDefault="00A02B54">
      <w:pPr>
        <w:keepNext/>
        <w:spacing w:after="10"/>
        <w:rPr>
          <w:del w:id="254" w:author="uzivatel" w:date="2026-09-22T12:24:00Z" w16du:dateUtc="2026-09-22T16:24:00Z"/>
        </w:rPr>
      </w:pPr>
      <w:del w:id="255" w:author="uzivatel" w:date="2026-09-22T12:24:00Z" w16du:dateUtc="2026-09-22T16:24:00Z">
        <w:r>
          <w:rPr>
            <w:b/>
            <w:bCs/>
          </w:rPr>
          <w:delText xml:space="preserve">Charakterystyka SEM_K02: </w:delText>
        </w:r>
      </w:del>
    </w:p>
    <w:p w14:paraId="157B5586" w14:textId="77777777" w:rsidR="001170F1" w:rsidRDefault="00A02B54">
      <w:pPr>
        <w:rPr>
          <w:del w:id="256" w:author="uzivatel" w:date="2026-09-22T12:24:00Z" w16du:dateUtc="2026-09-22T16:24:00Z"/>
        </w:rPr>
      </w:pPr>
      <w:del w:id="257" w:author="uzivatel" w:date="2026-09-22T12:24:00Z" w16du:dateUtc="2026-09-22T16:24:00Z">
        <w:r>
          <w:delText>Jest gotów do przestrzegania i rozwijania zasad etyki zawodowej oraz działania na rzecz przestrzegania tych zasad.</w:delText>
        </w:r>
      </w:del>
    </w:p>
    <w:p w14:paraId="378CC2C8" w14:textId="77777777" w:rsidR="001170F1" w:rsidRDefault="00A02B54">
      <w:pPr>
        <w:spacing w:before="60"/>
        <w:rPr>
          <w:del w:id="258" w:author="uzivatel" w:date="2026-09-22T12:24:00Z" w16du:dateUtc="2026-09-22T16:24:00Z"/>
        </w:rPr>
      </w:pPr>
      <w:del w:id="259" w:author="uzivatel" w:date="2026-09-22T12:24:00Z" w16du:dateUtc="2026-09-22T16:24:00Z">
        <w:r>
          <w:delText xml:space="preserve">Weryfikacja: </w:delText>
        </w:r>
      </w:del>
    </w:p>
    <w:p w14:paraId="2E1948FA" w14:textId="77777777" w:rsidR="001170F1" w:rsidRDefault="00A02B54">
      <w:pPr>
        <w:spacing w:before="20" w:after="190"/>
        <w:rPr>
          <w:del w:id="260" w:author="uzivatel" w:date="2026-09-22T12:24:00Z" w16du:dateUtc="2026-09-22T16:24:00Z"/>
        </w:rPr>
      </w:pPr>
      <w:del w:id="261" w:author="uzivatel" w:date="2026-09-22T12:24:00Z" w16du:dateUtc="2026-09-22T16:24:00Z">
        <w:r>
          <w:delText>Przygotowanie prezentacji, wygłoszenie referatu i aktywność w seminarium</w:delText>
        </w:r>
      </w:del>
    </w:p>
    <w:p w14:paraId="1B115BE4" w14:textId="77777777" w:rsidR="001170F1" w:rsidRDefault="00A02B54">
      <w:pPr>
        <w:spacing w:before="20" w:after="190"/>
        <w:rPr>
          <w:del w:id="262" w:author="uzivatel" w:date="2026-09-22T12:24:00Z" w16du:dateUtc="2026-09-22T16:24:00Z"/>
        </w:rPr>
      </w:pPr>
      <w:del w:id="263" w:author="uzivatel" w:date="2026-09-22T12:24:00Z" w16du:dateUtc="2026-09-22T16:24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03FEEEBB" w14:textId="77777777" w:rsidR="001170F1" w:rsidRDefault="00A02B54" w:rsidP="006D0779">
      <w:pPr>
        <w:pStyle w:val="Default"/>
        <w:ind w:left="720"/>
        <w:rPr>
          <w:rFonts w:ascii="Roboto" w:hAnsi="Roboto"/>
          <w:rPrChange w:id="264" w:author="uzivatel" w:date="2026-09-22T12:24:00Z" w16du:dateUtc="2026-09-22T16:24:00Z">
            <w:rPr/>
          </w:rPrChange>
        </w:rPr>
        <w:pPrChange w:id="265" w:author="uzivatel" w:date="2026-09-22T12:24:00Z" w16du:dateUtc="2026-09-22T16:24:00Z">
          <w:pPr>
            <w:spacing w:before="20" w:after="190"/>
          </w:pPr>
        </w:pPrChange>
      </w:pPr>
      <w:del w:id="266" w:author="uzivatel" w:date="2026-09-22T12:24:00Z" w16du:dateUtc="2026-09-22T16:24:00Z">
        <w:r>
          <w:rPr>
            <w:b/>
            <w:bCs/>
          </w:rPr>
          <w:delText xml:space="preserve">Powiązane charakterystyki obszarowe: </w:delText>
        </w:r>
      </w:del>
    </w:p>
    <w:sectPr w:rsidR="001170F1" w:rsidSect="00067C1B">
      <w:pgSz w:w="11906" w:h="16838"/>
      <w:pgMar w:top="142" w:right="849" w:bottom="142" w:left="1417" w:header="708" w:footer="708" w:gutter="0"/>
      <w:cols w:space="708"/>
      <w:docGrid w:linePitch="360"/>
      <w:sectPrChange w:id="267" w:author="uzivatel" w:date="2026-09-22T12:24:00Z" w16du:dateUtc="2026-09-22T16:24:00Z">
        <w:sectPr w:rsidR="001170F1" w:rsidSect="00067C1B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079575">
    <w:abstractNumId w:val="8"/>
  </w:num>
  <w:num w:numId="2" w16cid:durableId="1421826507">
    <w:abstractNumId w:val="10"/>
  </w:num>
  <w:num w:numId="3" w16cid:durableId="421146632">
    <w:abstractNumId w:val="9"/>
  </w:num>
  <w:num w:numId="4" w16cid:durableId="258297992">
    <w:abstractNumId w:val="2"/>
  </w:num>
  <w:num w:numId="5" w16cid:durableId="836766272">
    <w:abstractNumId w:val="7"/>
  </w:num>
  <w:num w:numId="6" w16cid:durableId="668141633">
    <w:abstractNumId w:val="4"/>
  </w:num>
  <w:num w:numId="7" w16cid:durableId="372460339">
    <w:abstractNumId w:val="0"/>
  </w:num>
  <w:num w:numId="8" w16cid:durableId="101456501">
    <w:abstractNumId w:val="3"/>
  </w:num>
  <w:num w:numId="9" w16cid:durableId="932519840">
    <w:abstractNumId w:val="6"/>
  </w:num>
  <w:num w:numId="10" w16cid:durableId="1241673898">
    <w:abstractNumId w:val="11"/>
  </w:num>
  <w:num w:numId="11" w16cid:durableId="1568149271">
    <w:abstractNumId w:val="5"/>
  </w:num>
  <w:num w:numId="12" w16cid:durableId="52568031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0F1"/>
    <w:rsid w:val="00021D99"/>
    <w:rsid w:val="0002301B"/>
    <w:rsid w:val="00043830"/>
    <w:rsid w:val="00067C1B"/>
    <w:rsid w:val="00070B7A"/>
    <w:rsid w:val="000C1D5B"/>
    <w:rsid w:val="000E3B54"/>
    <w:rsid w:val="001170F1"/>
    <w:rsid w:val="00131188"/>
    <w:rsid w:val="001D66D1"/>
    <w:rsid w:val="00222525"/>
    <w:rsid w:val="00236F3E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E41B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24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lang w:val="cs-CZ" w:eastAsia="cs-CZ"/>
      <w:rPrChange w:id="0" w:author="uzivatel" w:date="2026-09-22T12:24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4Char">
    <w:name w:val="Heading 4 Char"/>
    <w:basedOn w:val="DefaultParagraphFont"/>
    <w:link w:val="Heading4"/>
    <w:semiHidden/>
    <w:rsid w:val="00043830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customStyle="1" w:styleId="Default">
    <w:name w:val="Default"/>
    <w:rsid w:val="00043830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043830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spacing w:after="200" w:line="276" w:lineRule="auto"/>
      <w:ind w:left="720"/>
      <w:contextualSpacing/>
      <w:pPrChange w:id="1" w:author="uzivatel" w:date="2026-09-22T12:24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cs-CZ"/>
      <w:rPrChange w:id="1" w:author="uzivatel" w:date="2026-09-22T12:24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043830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1073</Words>
  <Characters>6122</Characters>
  <Application>Microsoft Office Word</Application>
  <DocSecurity>0</DocSecurity>
  <Lines>51</Lines>
  <Paragraphs>14</Paragraphs>
  <ScaleCrop>false</ScaleCrop>
  <Manager/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2026-09-22T16:24:00Z</dcterms:modified>
  <cp:category/>
</cp:coreProperties>
</file>