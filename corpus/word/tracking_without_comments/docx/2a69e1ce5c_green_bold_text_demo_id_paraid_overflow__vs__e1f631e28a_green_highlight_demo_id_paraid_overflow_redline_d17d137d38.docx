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15906" w14:textId="77777777" w:rsidR="00CE653E" w:rsidRDefault="00DF1B5B">
      <w:r>
        <w:rPr>
          <w:shd w:val="clear" w:color="auto" w:fill="92D050"/>
          <w:rPrChange w:id="0" w:author="Author" w:date="2026-06-29T11:01:00Z" w16du:dateUtc="2026-06-29T15:01:00Z">
            <w:rPr>
              <w:b/>
              <w:bCs/>
              <w:color w:val="00B050"/>
            </w:rPr>
          </w:rPrChange>
        </w:rPr>
        <w:t xml:space="preserve">Green </w:t>
      </w:r>
      <w:ins w:id="1" w:author="Author" w:date="2026-06-29T11:01:00Z" w16du:dateUtc="2026-06-29T15:01:00Z">
        <w:r>
          <w:rPr>
            <w:shd w:val="clear" w:color="auto" w:fill="92D050"/>
          </w:rPr>
          <w:t>Highlight</w:t>
        </w:r>
      </w:ins>
      <w:del w:id="2" w:author="Author" w:date="2026-06-29T11:01:00Z" w16du:dateUtc="2026-06-29T15:01:00Z">
        <w:r>
          <w:rPr>
            <w:b/>
            <w:bCs/>
            <w:color w:val="00B050"/>
          </w:rPr>
          <w:delText>Bold Text</w:delText>
        </w:r>
      </w:del>
      <w:r>
        <w:rPr>
          <w:shd w:val="clear" w:color="auto" w:fill="92D050"/>
          <w:rPrChange w:id="3" w:author="Author" w:date="2026-06-29T11:01:00Z" w16du:dateUtc="2026-06-29T15:01:00Z">
            <w:rPr>
              <w:b/>
              <w:bCs/>
              <w:color w:val="00B050"/>
            </w:rPr>
          </w:rPrChange>
        </w:rPr>
        <w:t xml:space="preserve"> Demo</w:t>
      </w:r>
    </w:p>
    <w:p w14:paraId="26810FDA" w14:textId="77777777" w:rsidR="00CE653E" w:rsidRDefault="00DF1B5B">
      <w:r>
        <w:rPr>
          <w:shd w:val="clear" w:color="auto" w:fill="92D050"/>
          <w:rPrChange w:id="4" w:author="Author" w:date="2026-06-29T11:01:00Z" w16du:dateUtc="2026-06-29T15:01:00Z">
            <w:rPr>
              <w:b/>
              <w:bCs/>
              <w:color w:val="00B050"/>
            </w:rPr>
          </w:rPrChange>
        </w:rPr>
        <w:t xml:space="preserve">This document </w:t>
      </w:r>
      <w:ins w:id="5" w:author="Author" w:date="2026-06-29T11:01:00Z" w16du:dateUtc="2026-06-29T15:01:00Z">
        <w:r>
          <w:rPr>
            <w:shd w:val="clear" w:color="auto" w:fill="92D050"/>
          </w:rPr>
          <w:t>demonstrates</w:t>
        </w:r>
      </w:ins>
      <w:del w:id="6" w:author="Author" w:date="2026-06-29T11:01:00Z" w16du:dateUtc="2026-06-29T15:01:00Z">
        <w:r>
          <w:rPr>
            <w:b/>
            <w:bCs/>
            <w:color w:val="00B050"/>
          </w:rPr>
          <w:delText>combines</w:delText>
        </w:r>
      </w:del>
      <w:r>
        <w:rPr>
          <w:shd w:val="clear" w:color="auto" w:fill="92D050"/>
          <w:rPrChange w:id="7" w:author="Author" w:date="2026-06-29T11:01:00Z" w16du:dateUtc="2026-06-29T15:01:00Z">
            <w:rPr>
              <w:b/>
              <w:bCs/>
              <w:color w:val="00B050"/>
            </w:rPr>
          </w:rPrChange>
        </w:rPr>
        <w:t xml:space="preserve"> green </w:t>
      </w:r>
      <w:ins w:id="8" w:author="Author" w:date="2026-06-29T11:01:00Z" w16du:dateUtc="2026-06-29T15:01:00Z">
        <w:r>
          <w:rPr>
            <w:shd w:val="clear" w:color="auto" w:fill="92D050"/>
          </w:rPr>
          <w:t>text highlighting</w:t>
        </w:r>
      </w:ins>
      <w:del w:id="9" w:author="Author" w:date="2026-06-29T11:01:00Z" w16du:dateUtc="2026-06-29T15:01:00Z">
        <w:r>
          <w:rPr>
            <w:b/>
            <w:bCs/>
            <w:color w:val="00B050"/>
          </w:rPr>
          <w:delText>font color with bold formatting</w:delText>
        </w:r>
      </w:del>
      <w:r>
        <w:rPr>
          <w:shd w:val="clear" w:color="auto" w:fill="92D050"/>
          <w:rPrChange w:id="10" w:author="Author" w:date="2026-06-29T11:01:00Z" w16du:dateUtc="2026-06-29T15:01:00Z">
            <w:rPr>
              <w:b/>
              <w:bCs/>
              <w:color w:val="00B050"/>
            </w:rPr>
          </w:rPrChange>
        </w:rPr>
        <w:t>.</w:t>
      </w:r>
    </w:p>
    <w:p w14:paraId="4049DB69" w14:textId="77777777" w:rsidR="00CE653E" w:rsidRDefault="00DF1B5B">
      <w:ins w:id="11" w:author="Author" w:date="2026-06-29T11:01:00Z" w16du:dateUtc="2026-06-29T15:01:00Z">
        <w:r>
          <w:rPr>
            <w:shd w:val="clear" w:color="auto" w:fill="92D050"/>
          </w:rPr>
          <w:t>Green highlights are often used for environmental topics.</w:t>
        </w:r>
      </w:ins>
      <w:del w:id="12" w:author="Author" w:date="2026-06-29T11:01:00Z" w16du:dateUtc="2026-06-29T15:01:00Z">
        <w:r>
          <w:rPr>
            <w:b/>
            <w:bCs/>
            <w:color w:val="00B050"/>
          </w:rPr>
          <w:delText>Green bold text signals positive outcomes and success.</w:delText>
        </w:r>
      </w:del>
    </w:p>
    <w:sectPr w:rsidR="00CE653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53E"/>
    <w:rsid w:val="00914C6C"/>
    <w:rsid w:val="00992486"/>
    <w:rsid w:val="00CE653E"/>
    <w:rsid w:val="00CF5D74"/>
    <w:rsid w:val="00DF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8F95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2026-06-29T15:01:00Z</dcterms:modified>
</cp:coreProperties>
</file>