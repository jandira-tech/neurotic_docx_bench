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4D63FC" w14:textId="77777777" w:rsidR="00D46904" w:rsidRDefault="00A5391B" w:rsidP="00A5391B">
      <w:pPr>
        <w:jc w:val="center"/>
        <w:rPr>
          <w:ins w:id="2" w:author="mary.inoue@fap.local" w:date="2026-09-22T12:21:00Z" w16du:dateUtc="2026-09-22T16:21:00Z"/>
          <w:rFonts w:ascii="Arial" w:hAnsi="Arial" w:cs="Arial"/>
          <w:b/>
          <w:sz w:val="28"/>
          <w:szCs w:val="28"/>
        </w:rPr>
      </w:pPr>
      <w:ins w:id="3" w:author="mary.inoue@fap.local" w:date="2026-09-22T12:21:00Z" w16du:dateUtc="2026-09-22T16:21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4101A8EB" w14:textId="77777777" w:rsidR="00EB0E11" w:rsidRDefault="00EB0E11" w:rsidP="00A5391B">
      <w:pPr>
        <w:jc w:val="center"/>
        <w:rPr>
          <w:ins w:id="4" w:author="mary.inoue@fap.local" w:date="2026-09-22T12:21:00Z" w16du:dateUtc="2026-09-22T16:21:00Z"/>
          <w:rFonts w:ascii="Arial" w:hAnsi="Arial" w:cs="Arial"/>
          <w:b/>
          <w:sz w:val="28"/>
          <w:szCs w:val="28"/>
        </w:rPr>
      </w:pPr>
    </w:p>
    <w:p w14:paraId="77BA0846" w14:textId="77777777" w:rsidR="00EB0E11" w:rsidRPr="00AC2557" w:rsidRDefault="00EB0E11" w:rsidP="00EB0E11">
      <w:pPr>
        <w:rPr>
          <w:ins w:id="5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6" w:author="mary.inoue@fap.local" w:date="2026-09-22T12:21:00Z" w16du:dateUtc="2026-09-22T16:21:00Z">
        <w:r w:rsidRPr="00AC2557">
          <w:rPr>
            <w:rFonts w:ascii="Arial" w:hAnsi="Arial" w:cs="Arial"/>
            <w:sz w:val="24"/>
            <w:szCs w:val="24"/>
          </w:rPr>
          <w:t xml:space="preserve">ABREU, Nuno Cesar Pereira. </w:t>
        </w:r>
        <w:r w:rsidRPr="00AC2557">
          <w:rPr>
            <w:rFonts w:ascii="Arial" w:hAnsi="Arial" w:cs="Arial"/>
            <w:b/>
            <w:sz w:val="24"/>
            <w:szCs w:val="24"/>
          </w:rPr>
          <w:t>Boca do Lixo</w:t>
        </w:r>
        <w:r w:rsidRPr="00AC2557">
          <w:rPr>
            <w:rFonts w:ascii="Arial" w:hAnsi="Arial" w:cs="Arial"/>
            <w:sz w:val="24"/>
            <w:szCs w:val="24"/>
          </w:rPr>
          <w:t>: cinema e classes populares. Campinas: UNICAMP, 2006.</w:t>
        </w:r>
      </w:ins>
    </w:p>
    <w:p w14:paraId="36DC5B84" w14:textId="77777777" w:rsidR="00A5391B" w:rsidRDefault="00A5391B" w:rsidP="00A5391B">
      <w:pPr>
        <w:jc w:val="center"/>
        <w:rPr>
          <w:ins w:id="7" w:author="mary.inoue@fap.local" w:date="2026-09-22T12:21:00Z" w16du:dateUtc="2026-09-22T16:21:00Z"/>
          <w:rFonts w:ascii="Arial" w:hAnsi="Arial" w:cs="Arial"/>
          <w:b/>
          <w:sz w:val="28"/>
          <w:szCs w:val="28"/>
        </w:rPr>
      </w:pPr>
    </w:p>
    <w:p w14:paraId="3EAFBAFC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8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9" w:author="mary.inoue@fap.local" w:date="2026-09-22T12:21:00Z" w16du:dateUtc="2026-09-22T16:21:00Z">
        <w:r w:rsidRPr="00345AD1">
          <w:rPr>
            <w:rFonts w:ascii="Arial" w:hAnsi="Arial" w:cs="Arial"/>
            <w:sz w:val="24"/>
            <w:szCs w:val="24"/>
          </w:rPr>
          <w:t xml:space="preserve">AGAMBEN, Giorgio. </w:t>
        </w:r>
        <w:r w:rsidRPr="00345AD1">
          <w:rPr>
            <w:rFonts w:ascii="Arial" w:hAnsi="Arial" w:cs="Arial"/>
            <w:b/>
            <w:sz w:val="24"/>
            <w:szCs w:val="24"/>
          </w:rPr>
          <w:t>O que é o contemporâneo</w:t>
        </w:r>
        <w:r w:rsidRPr="00345AD1">
          <w:rPr>
            <w:rFonts w:ascii="Arial" w:hAnsi="Arial" w:cs="Arial"/>
            <w:sz w:val="24"/>
            <w:szCs w:val="24"/>
          </w:rPr>
          <w:t>? e outros ensaios. Chapecó: ArgosEditora, 2009.</w:t>
        </w:r>
      </w:ins>
    </w:p>
    <w:p w14:paraId="76A51BD4" w14:textId="77777777" w:rsidR="00132F7D" w:rsidRDefault="00132F7D" w:rsidP="00A5391B">
      <w:pPr>
        <w:jc w:val="center"/>
        <w:rPr>
          <w:ins w:id="10" w:author="mary.inoue@fap.local" w:date="2026-09-22T12:21:00Z" w16du:dateUtc="2026-09-22T16:21:00Z"/>
          <w:rFonts w:ascii="Arial" w:hAnsi="Arial" w:cs="Arial"/>
          <w:b/>
          <w:sz w:val="28"/>
          <w:szCs w:val="28"/>
        </w:rPr>
      </w:pPr>
    </w:p>
    <w:p w14:paraId="37297C64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11" w:author="mary.inoue@fap.local" w:date="2026-09-22T12:21:00Z" w16du:dateUtc="2026-09-22T16:21:00Z"/>
          <w:rFonts w:ascii="Arial" w:hAnsi="Arial" w:cs="Arial"/>
          <w:color w:val="000000"/>
          <w:sz w:val="24"/>
          <w:szCs w:val="24"/>
        </w:rPr>
      </w:pPr>
      <w:ins w:id="12" w:author="mary.inoue@fap.local" w:date="2026-09-22T12:21:00Z" w16du:dateUtc="2026-09-22T16:21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  <w:sz w:val="24"/>
            <w:szCs w:val="24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Livraria Pioneira Editora, 1981. p. 3-18 </w:t>
        </w:r>
      </w:ins>
    </w:p>
    <w:p w14:paraId="4D95E337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ins w:id="13" w:author="mary.inoue@fap.local" w:date="2026-09-22T12:21:00Z" w16du:dateUtc="2026-09-22T16:21:00Z"/>
          <w:rFonts w:ascii="Arial" w:hAnsi="Arial" w:cs="Arial"/>
          <w:color w:val="000000"/>
          <w:sz w:val="24"/>
          <w:szCs w:val="24"/>
        </w:rPr>
      </w:pPr>
    </w:p>
    <w:p w14:paraId="0A3A9B7C" w14:textId="77777777" w:rsidR="00A5391B" w:rsidRDefault="00A5391B" w:rsidP="00A5391B">
      <w:pPr>
        <w:rPr>
          <w:ins w:id="14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15" w:author="mary.inoue@fap.local" w:date="2026-09-22T12:21:00Z" w16du:dateUtc="2026-09-22T16:21:00Z">
        <w:r w:rsidRPr="00A5391B">
          <w:rPr>
            <w:rFonts w:ascii="Arial" w:hAnsi="Arial" w:cs="Arial"/>
            <w:b/>
            <w:sz w:val="24"/>
            <w:szCs w:val="24"/>
          </w:rPr>
          <w:t>BERGAN, R. ...ismos</w:t>
        </w:r>
        <w:r w:rsidRPr="00A5391B">
          <w:rPr>
            <w:rFonts w:ascii="Arial" w:hAnsi="Arial" w:cs="Arial"/>
            <w:sz w:val="24"/>
            <w:szCs w:val="24"/>
          </w:rPr>
          <w:t>: Para Entender o Cinema</w:t>
        </w:r>
        <w:r w:rsidRPr="00A5391B">
          <w:rPr>
            <w:rFonts w:ascii="Arial" w:hAnsi="Arial" w:cs="Arial"/>
            <w:b/>
            <w:sz w:val="24"/>
            <w:szCs w:val="24"/>
          </w:rPr>
          <w:t xml:space="preserve">. </w:t>
        </w:r>
        <w:r w:rsidRPr="00A5391B">
          <w:rPr>
            <w:rFonts w:ascii="Arial" w:hAnsi="Arial" w:cs="Arial"/>
            <w:sz w:val="24"/>
            <w:szCs w:val="24"/>
          </w:rPr>
          <w:t>Rio de Janeiro: Globo</w:t>
        </w:r>
      </w:ins>
    </w:p>
    <w:p w14:paraId="056BAA1C" w14:textId="77777777" w:rsidR="00EB0E11" w:rsidRDefault="00EB0E11" w:rsidP="00A5391B">
      <w:pPr>
        <w:rPr>
          <w:ins w:id="16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17" w:author="mary.inoue@fap.local" w:date="2026-09-22T12:21:00Z" w16du:dateUtc="2026-09-22T16:21:00Z">
        <w:r>
          <w:rPr>
            <w:rFonts w:ascii="Arial" w:hAnsi="Arial" w:cs="Arial"/>
            <w:sz w:val="24"/>
            <w:szCs w:val="24"/>
          </w:rPr>
          <w:tab/>
        </w:r>
      </w:ins>
    </w:p>
    <w:p w14:paraId="0E69A148" w14:textId="77777777" w:rsidR="0065070B" w:rsidRPr="00345AD1" w:rsidRDefault="0065070B" w:rsidP="0065070B">
      <w:pPr>
        <w:pStyle w:val="Default"/>
        <w:rPr>
          <w:ins w:id="18" w:author="mary.inoue@fap.local" w:date="2026-09-22T12:21:00Z" w16du:dateUtc="2026-09-22T16:21:00Z"/>
        </w:rPr>
      </w:pPr>
      <w:ins w:id="19" w:author="mary.inoue@fap.local" w:date="2026-09-22T12:21:00Z" w16du:dateUtc="2026-09-22T16:21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055D07F9" w14:textId="77777777" w:rsidR="0065070B" w:rsidRDefault="0065070B" w:rsidP="00A5391B">
      <w:pPr>
        <w:rPr>
          <w:ins w:id="20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5D079380" w14:textId="77777777" w:rsidR="00640AED" w:rsidRPr="00345AD1" w:rsidRDefault="00640AED" w:rsidP="00640AED">
      <w:pPr>
        <w:pStyle w:val="Default"/>
        <w:rPr>
          <w:ins w:id="21" w:author="mary.inoue@fap.local" w:date="2026-09-22T12:21:00Z" w16du:dateUtc="2026-09-22T16:21:00Z"/>
        </w:rPr>
      </w:pPr>
      <w:ins w:id="22" w:author="mary.inoue@fap.local" w:date="2026-09-22T12:21:00Z" w16du:dateUtc="2026-09-22T16:21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06B2909C" w14:textId="77777777" w:rsidR="00640AED" w:rsidRPr="00345AD1" w:rsidRDefault="00640AED" w:rsidP="00640AED">
      <w:pPr>
        <w:rPr>
          <w:ins w:id="23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0B6274DC" w14:textId="77777777" w:rsidR="00C9492A" w:rsidRDefault="00C9492A" w:rsidP="00C9492A">
      <w:pPr>
        <w:rPr>
          <w:ins w:id="24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25" w:author="mary.inoue@fap.local" w:date="2026-09-22T12:21:00Z" w16du:dateUtc="2026-09-22T16:21:00Z">
        <w:r w:rsidRPr="00001744">
          <w:rPr>
            <w:rFonts w:ascii="Arial" w:hAnsi="Arial" w:cs="Arial"/>
            <w:sz w:val="24"/>
            <w:szCs w:val="24"/>
          </w:rPr>
          <w:t xml:space="preserve">BERTAZZO, Ivaldo. </w:t>
        </w:r>
        <w:r w:rsidRPr="00001744">
          <w:rPr>
            <w:rFonts w:ascii="Arial" w:hAnsi="Arial" w:cs="Arial"/>
            <w:b/>
            <w:bCs/>
            <w:sz w:val="24"/>
            <w:szCs w:val="24"/>
          </w:rPr>
          <w:t>Gesto orientado – Reeducação do movimento</w:t>
        </w:r>
        <w:r w:rsidRPr="00001744">
          <w:rPr>
            <w:rFonts w:ascii="Arial" w:hAnsi="Arial" w:cs="Arial"/>
            <w:sz w:val="24"/>
            <w:szCs w:val="24"/>
          </w:rPr>
          <w:t>. São Paulo: Edições SESC SP, 2014</w:t>
        </w:r>
      </w:ins>
    </w:p>
    <w:p w14:paraId="5B29DAA3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26" w:author="mary.inoue@fap.local" w:date="2026-09-22T12:21:00Z" w16du:dateUtc="2026-09-22T16:21:00Z"/>
          <w:rFonts w:ascii="Arial" w:hAnsi="Arial" w:cs="Arial"/>
          <w:color w:val="000000"/>
          <w:sz w:val="24"/>
          <w:szCs w:val="24"/>
        </w:rPr>
      </w:pPr>
      <w:ins w:id="27" w:author="mary.inoue@fap.local" w:date="2026-09-22T12:21:00Z" w16du:dateUtc="2026-09-22T16:21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TAZ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zona autônoma temporária. São Paulo: Conrad; Editora do Brasil, 2004. </w:t>
        </w:r>
      </w:ins>
    </w:p>
    <w:p w14:paraId="6FB57A53" w14:textId="77777777" w:rsidR="00C9492A" w:rsidRDefault="00C9492A" w:rsidP="00C9492A">
      <w:pPr>
        <w:rPr>
          <w:ins w:id="28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2022BD90" w14:textId="77777777" w:rsidR="00A5391B" w:rsidRDefault="00A5391B" w:rsidP="00A5391B">
      <w:pPr>
        <w:rPr>
          <w:ins w:id="29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30" w:author="mary.inoue@fap.local" w:date="2026-09-22T12:21:00Z" w16du:dateUtc="2026-09-22T16:21:00Z">
        <w:r w:rsidRPr="00A5391B">
          <w:rPr>
            <w:rFonts w:ascii="Arial" w:hAnsi="Arial" w:cs="Arial"/>
            <w:sz w:val="24"/>
            <w:szCs w:val="24"/>
          </w:rPr>
          <w:t xml:space="preserve">BOGART, Anne. </w:t>
        </w:r>
        <w:r w:rsidRPr="00A5391B">
          <w:rPr>
            <w:rFonts w:ascii="Arial" w:hAnsi="Arial" w:cs="Arial"/>
            <w:b/>
            <w:sz w:val="24"/>
            <w:szCs w:val="24"/>
          </w:rPr>
          <w:t>A preparação do diretor</w:t>
        </w:r>
        <w:r w:rsidRPr="00A5391B">
          <w:rPr>
            <w:rFonts w:ascii="Arial" w:hAnsi="Arial" w:cs="Arial"/>
            <w:sz w:val="24"/>
            <w:szCs w:val="24"/>
          </w:rPr>
          <w:t>: sete ensaios sobre arte e teatro. Martins Fontes, 201</w:t>
        </w:r>
        <w:r>
          <w:rPr>
            <w:rFonts w:ascii="Arial" w:hAnsi="Arial" w:cs="Arial"/>
            <w:sz w:val="24"/>
            <w:szCs w:val="24"/>
          </w:rPr>
          <w:t>1</w:t>
        </w:r>
      </w:ins>
    </w:p>
    <w:p w14:paraId="6FCEF714" w14:textId="77777777" w:rsidR="00EB0E11" w:rsidRPr="002D0CC2" w:rsidRDefault="00EB0E11" w:rsidP="00EB0E11">
      <w:pPr>
        <w:rPr>
          <w:ins w:id="31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32" w:author="mary.inoue@fap.local" w:date="2026-09-22T12:21:00Z" w16du:dateUtc="2026-09-22T16:21:00Z">
        <w:r w:rsidRPr="002D0CC2">
          <w:rPr>
            <w:rFonts w:ascii="Arial" w:hAnsi="Arial" w:cs="Arial"/>
            <w:sz w:val="24"/>
            <w:szCs w:val="24"/>
          </w:rPr>
          <w:t xml:space="preserve">BORDWELL, David. </w:t>
        </w:r>
        <w:r w:rsidRPr="002D0CC2">
          <w:rPr>
            <w:rFonts w:ascii="Arial" w:hAnsi="Arial" w:cs="Arial"/>
            <w:b/>
            <w:sz w:val="24"/>
            <w:szCs w:val="24"/>
          </w:rPr>
          <w:t>Sobre a história do estilo cinematográfico.</w:t>
        </w:r>
        <w:r w:rsidRPr="002D0CC2">
          <w:rPr>
            <w:rFonts w:ascii="Arial" w:hAnsi="Arial" w:cs="Arial"/>
            <w:sz w:val="24"/>
            <w:szCs w:val="24"/>
          </w:rPr>
          <w:t xml:space="preserve"> Campinas, Editora da Unicamp, 2013.</w:t>
        </w:r>
      </w:ins>
    </w:p>
    <w:p w14:paraId="71E9BC30" w14:textId="77777777" w:rsidR="00EB0E11" w:rsidRDefault="00EB0E11" w:rsidP="00A5391B">
      <w:pPr>
        <w:rPr>
          <w:ins w:id="33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2EE57C4B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4" w:author="mary.inoue@fap.local" w:date="2026-09-22T12:21:00Z" w16du:dateUtc="2026-09-22T16:21:00Z"/>
          <w:rFonts w:ascii="Arial" w:hAnsi="Arial" w:cs="Arial"/>
          <w:color w:val="000000"/>
          <w:sz w:val="24"/>
          <w:szCs w:val="24"/>
        </w:rPr>
      </w:pPr>
      <w:ins w:id="35" w:author="mary.inoue@fap.local" w:date="2026-09-22T12:21:00Z" w16du:dateUtc="2026-09-22T16:21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História da Dança no Ocidente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2.ed. São Paulo: Martins Fontes. </w:t>
        </w:r>
      </w:ins>
    </w:p>
    <w:p w14:paraId="34DE10A7" w14:textId="77777777" w:rsidR="00C9492A" w:rsidRDefault="00C9492A" w:rsidP="00C9492A">
      <w:pPr>
        <w:rPr>
          <w:ins w:id="36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4631B47A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7" w:author="mary.inoue@fap.local" w:date="2026-09-22T12:21:00Z" w16du:dateUtc="2026-09-22T16:21:00Z"/>
          <w:rFonts w:ascii="ArialMT" w:hAnsi="ArialMT" w:cs="ArialMT"/>
          <w:sz w:val="24"/>
          <w:szCs w:val="24"/>
        </w:rPr>
      </w:pPr>
      <w:ins w:id="38" w:author="mary.inoue@fap.local" w:date="2026-09-22T12:21:00Z" w16du:dateUtc="2026-09-22T16:21:00Z">
        <w:r w:rsidRPr="00345AD1">
          <w:rPr>
            <w:rFonts w:ascii="ArialMT" w:hAnsi="ArialMT" w:cs="ArialMT"/>
            <w:sz w:val="24"/>
            <w:szCs w:val="24"/>
          </w:rPr>
          <w:t>BRAIDA, Celso;; DRUCKER, Claudia;; BARBOZA, Jair</w:t>
        </w:r>
        <w:r w:rsidRPr="00345AD1">
          <w:rPr>
            <w:rFonts w:ascii="ArialMT" w:hAnsi="ArialMT" w:cs="ArialMT"/>
            <w:b/>
            <w:sz w:val="24"/>
            <w:szCs w:val="24"/>
          </w:rPr>
          <w:t>. Café Filosófico:</w:t>
        </w:r>
        <w:r w:rsidRPr="00345AD1">
          <w:rPr>
            <w:rFonts w:ascii="ArialMT" w:hAnsi="ArialMT" w:cs="ArialMT"/>
            <w:sz w:val="24"/>
            <w:szCs w:val="24"/>
          </w:rPr>
          <w:t xml:space="preserve"> estética e filosofia da arte. Florianópolis: Editora UFSC, 2014. </w:t>
        </w:r>
      </w:ins>
    </w:p>
    <w:p w14:paraId="7BE5960A" w14:textId="77777777" w:rsidR="00C9492A" w:rsidRDefault="00C9492A" w:rsidP="00C9492A">
      <w:pPr>
        <w:rPr>
          <w:ins w:id="39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31BA0927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ins w:id="40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41" w:author="mary.inoue@fap.local" w:date="2026-09-22T12:21:00Z" w16du:dateUtc="2026-09-22T16:21:00Z">
        <w:r w:rsidRPr="00345AD1">
          <w:rPr>
            <w:rFonts w:ascii="Arial" w:hAnsi="Arial" w:cs="Arial"/>
            <w:sz w:val="24"/>
            <w:szCs w:val="24"/>
          </w:rPr>
          <w:lastRenderedPageBreak/>
          <w:t>BRITTO, Fabiana Dultra</w:t>
        </w:r>
        <w:r w:rsidRPr="00345AD1">
          <w:rPr>
            <w:rFonts w:ascii="Arial" w:hAnsi="Arial" w:cs="Arial"/>
            <w:b/>
            <w:sz w:val="24"/>
            <w:szCs w:val="24"/>
          </w:rPr>
          <w:t>. Temporalidade em dança</w:t>
        </w:r>
        <w:r w:rsidRPr="00345AD1">
          <w:rPr>
            <w:rFonts w:ascii="Arial" w:hAnsi="Arial" w:cs="Arial"/>
            <w:sz w:val="24"/>
            <w:szCs w:val="24"/>
          </w:rPr>
          <w:t>: parâmetros para uma história contemporânea. Belo Horizonte: FID/Edição do Autor, 2008.</w:t>
        </w:r>
      </w:ins>
    </w:p>
    <w:p w14:paraId="48FDD8E3" w14:textId="77777777" w:rsidR="002D511D" w:rsidRDefault="002D511D" w:rsidP="002D511D">
      <w:pPr>
        <w:rPr>
          <w:ins w:id="42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4D764D63" w14:textId="77777777" w:rsidR="00F11D9F" w:rsidRDefault="00F11D9F" w:rsidP="00F11D9F">
      <w:pPr>
        <w:rPr>
          <w:ins w:id="43" w:author="mary.inoue@fap.local" w:date="2026-09-22T12:21:00Z" w16du:dateUtc="2026-09-22T16:21:00Z"/>
          <w:rFonts w:ascii="Arial" w:hAnsi="Arial" w:cs="Arial"/>
          <w:b/>
        </w:rPr>
      </w:pPr>
      <w:ins w:id="44" w:author="mary.inoue@fap.local" w:date="2026-09-22T12:21:00Z" w16du:dateUtc="2026-09-22T16:21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4E83AF66" w14:textId="77777777" w:rsidR="00F11D9F" w:rsidRPr="00F11D9F" w:rsidRDefault="00F11D9F" w:rsidP="00F11D9F">
      <w:pPr>
        <w:rPr>
          <w:ins w:id="45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46" w:author="mary.inoue@fap.local" w:date="2026-09-22T12:21:00Z" w16du:dateUtc="2026-09-22T16:21:00Z">
        <w:r w:rsidRPr="00F11D9F">
          <w:rPr>
            <w:rFonts w:ascii="Arial" w:hAnsi="Arial" w:cs="Arial"/>
            <w:b/>
            <w:sz w:val="24"/>
            <w:szCs w:val="24"/>
          </w:rPr>
          <w:t>Business</w:t>
        </w:r>
        <w:r w:rsidRPr="00F11D9F">
          <w:rPr>
            <w:rFonts w:ascii="Arial" w:hAnsi="Arial" w:cs="Arial"/>
            <w:sz w:val="24"/>
            <w:szCs w:val="24"/>
          </w:rPr>
          <w:t>: o negócio do cinema. São Paulo: Campos-Elsevier, 2010.</w:t>
        </w:r>
      </w:ins>
    </w:p>
    <w:p w14:paraId="2CECAD21" w14:textId="77777777" w:rsidR="00F11D9F" w:rsidRDefault="00F11D9F" w:rsidP="00F11D9F">
      <w:pPr>
        <w:rPr>
          <w:ins w:id="47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0EBA92FF" w14:textId="77777777" w:rsidR="00F11D9F" w:rsidRDefault="00F11D9F" w:rsidP="002D511D">
      <w:pPr>
        <w:rPr>
          <w:ins w:id="48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26A60978" w14:textId="77777777" w:rsidR="00A5391B" w:rsidRDefault="002D22E0" w:rsidP="00A5391B">
      <w:pPr>
        <w:rPr>
          <w:ins w:id="49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50" w:author="mary.inoue@fap.local" w:date="2026-09-22T12:21:00Z" w16du:dateUtc="2026-09-22T16:21:00Z">
        <w:r w:rsidRPr="002D22E0">
          <w:rPr>
            <w:rFonts w:ascii="Arial" w:hAnsi="Arial" w:cs="Arial"/>
            <w:sz w:val="24"/>
            <w:szCs w:val="24"/>
          </w:rPr>
          <w:t>BURNIER, Luis Otavio</w:t>
        </w:r>
        <w:r w:rsidRPr="002D22E0">
          <w:rPr>
            <w:rFonts w:ascii="Arial" w:hAnsi="Arial" w:cs="Arial"/>
            <w:b/>
            <w:sz w:val="24"/>
            <w:szCs w:val="24"/>
          </w:rPr>
          <w:t>. A arte do ator.</w:t>
        </w:r>
        <w:r w:rsidRPr="002D22E0">
          <w:rPr>
            <w:rFonts w:ascii="Arial" w:hAnsi="Arial" w:cs="Arial"/>
            <w:sz w:val="24"/>
            <w:szCs w:val="24"/>
          </w:rPr>
          <w:t xml:space="preserve"> Campinas, Unicamp.</w:t>
        </w:r>
      </w:ins>
    </w:p>
    <w:p w14:paraId="4AC60959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1" w:author="mary.inoue@fap.local" w:date="2026-09-22T12:21:00Z" w16du:dateUtc="2026-09-22T16:21:00Z"/>
          <w:rFonts w:ascii="Arial" w:hAnsi="Arial" w:cs="Arial"/>
          <w:color w:val="000000"/>
          <w:sz w:val="24"/>
          <w:szCs w:val="24"/>
        </w:rPr>
      </w:pPr>
      <w:ins w:id="52" w:author="mary.inoue@fap.local" w:date="2026-09-22T12:21:00Z" w16du:dateUtc="2026-09-22T16:21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Guia Ilustrado Zahar de Música Clássica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2A61837C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3" w:author="mary.inoue@fap.local" w:date="2026-09-22T12:21:00Z" w16du:dateUtc="2026-09-22T16:21:00Z"/>
          <w:rFonts w:ascii="Arial" w:hAnsi="Arial" w:cs="Arial"/>
          <w:color w:val="000000"/>
          <w:sz w:val="24"/>
          <w:szCs w:val="24"/>
        </w:rPr>
      </w:pPr>
    </w:p>
    <w:p w14:paraId="79FDF1F4" w14:textId="77777777" w:rsidR="008C61C6" w:rsidRPr="00791921" w:rsidRDefault="008C61C6" w:rsidP="008C61C6">
      <w:pPr>
        <w:rPr>
          <w:ins w:id="54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55" w:author="mary.inoue@fap.local" w:date="2026-09-22T12:21:00Z" w16du:dateUtc="2026-09-22T16:21:00Z">
        <w:r w:rsidRPr="00791921">
          <w:rPr>
            <w:rFonts w:ascii="Arial" w:hAnsi="Arial" w:cs="Arial"/>
            <w:sz w:val="24"/>
            <w:szCs w:val="24"/>
          </w:rPr>
          <w:t xml:space="preserve">CAMPBELL, Joseph. </w:t>
        </w:r>
        <w:r w:rsidRPr="00791921">
          <w:rPr>
            <w:rFonts w:ascii="Arial" w:hAnsi="Arial" w:cs="Arial"/>
            <w:b/>
            <w:sz w:val="24"/>
            <w:szCs w:val="24"/>
          </w:rPr>
          <w:t>O herói de mil faces.</w:t>
        </w:r>
        <w:r w:rsidRPr="00791921">
          <w:rPr>
            <w:rFonts w:ascii="Arial" w:hAnsi="Arial" w:cs="Arial"/>
            <w:sz w:val="24"/>
            <w:szCs w:val="24"/>
          </w:rPr>
          <w:t xml:space="preserve"> Cultrix, São Paulo, 2006.</w:t>
        </w:r>
      </w:ins>
    </w:p>
    <w:p w14:paraId="1E38098A" w14:textId="77777777" w:rsidR="001F3B9E" w:rsidRDefault="001F3B9E" w:rsidP="00A5391B">
      <w:pPr>
        <w:rPr>
          <w:ins w:id="56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66D2BC30" w14:textId="77777777" w:rsidR="001F3B9E" w:rsidRDefault="001F3B9E" w:rsidP="00A5391B">
      <w:pPr>
        <w:rPr>
          <w:ins w:id="57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3D8A5B19" w14:textId="77777777" w:rsidR="00DC250C" w:rsidRDefault="00DC250C" w:rsidP="00A5391B">
      <w:pPr>
        <w:rPr>
          <w:ins w:id="58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59" w:author="mary.inoue@fap.local" w:date="2026-09-22T12:21:00Z" w16du:dateUtc="2026-09-22T16:21:00Z">
        <w:r w:rsidRPr="00DC250C">
          <w:rPr>
            <w:rFonts w:ascii="Arial" w:hAnsi="Arial" w:cs="Arial"/>
            <w:sz w:val="24"/>
            <w:szCs w:val="24"/>
          </w:rPr>
          <w:t>CANDEIAS, Maria Lúcia Levy</w:t>
        </w:r>
        <w:r w:rsidRPr="00DC250C">
          <w:rPr>
            <w:rFonts w:ascii="Arial" w:hAnsi="Arial" w:cs="Arial"/>
            <w:b/>
            <w:sz w:val="24"/>
            <w:szCs w:val="24"/>
          </w:rPr>
          <w:t>. A fragmentação da personagem</w:t>
        </w:r>
        <w:r w:rsidRPr="00DC250C">
          <w:rPr>
            <w:rFonts w:ascii="Arial" w:hAnsi="Arial" w:cs="Arial"/>
            <w:sz w:val="24"/>
            <w:szCs w:val="24"/>
          </w:rPr>
          <w:t>. Perspectiva, 2012.</w:t>
        </w:r>
      </w:ins>
    </w:p>
    <w:p w14:paraId="7FD5A9DE" w14:textId="77777777" w:rsidR="008C61C6" w:rsidRPr="002D0CC2" w:rsidRDefault="008C61C6" w:rsidP="008C61C6">
      <w:pPr>
        <w:rPr>
          <w:ins w:id="60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61" w:author="mary.inoue@fap.local" w:date="2026-09-22T12:21:00Z" w16du:dateUtc="2026-09-22T16:21:00Z">
        <w:r w:rsidRPr="002D0CC2">
          <w:rPr>
            <w:rFonts w:ascii="Arial" w:hAnsi="Arial" w:cs="Arial"/>
            <w:sz w:val="24"/>
            <w:szCs w:val="24"/>
          </w:rPr>
          <w:t xml:space="preserve">COSTA, Flavia Cesarino. </w:t>
        </w:r>
        <w:r w:rsidRPr="002D0CC2">
          <w:rPr>
            <w:rFonts w:ascii="Arial" w:hAnsi="Arial" w:cs="Arial"/>
            <w:b/>
            <w:sz w:val="24"/>
            <w:szCs w:val="24"/>
          </w:rPr>
          <w:t>Primeiro Cinema</w:t>
        </w:r>
        <w:r w:rsidRPr="002D0CC2">
          <w:rPr>
            <w:rFonts w:ascii="Arial" w:hAnsi="Arial" w:cs="Arial"/>
            <w:sz w:val="24"/>
            <w:szCs w:val="24"/>
          </w:rPr>
          <w:t xml:space="preserve"> – espetáculo, narração, domesticação. Rio de Janeiro, Azougue editorial, 2005.</w:t>
        </w:r>
      </w:ins>
    </w:p>
    <w:p w14:paraId="42E2970B" w14:textId="77777777" w:rsidR="003E02AD" w:rsidRDefault="003E02AD" w:rsidP="003E02AD">
      <w:pPr>
        <w:rPr>
          <w:ins w:id="62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09C96255" w14:textId="77777777" w:rsidR="003E02AD" w:rsidRDefault="003E02AD" w:rsidP="003E02AD">
      <w:pPr>
        <w:rPr>
          <w:ins w:id="63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64" w:author="mary.inoue@fap.local" w:date="2026-09-22T12:21:00Z" w16du:dateUtc="2026-09-22T16:21:00Z">
        <w:r w:rsidRPr="002D0CC2">
          <w:rPr>
            <w:rFonts w:ascii="Arial" w:hAnsi="Arial" w:cs="Arial"/>
            <w:sz w:val="24"/>
            <w:szCs w:val="24"/>
          </w:rPr>
          <w:t xml:space="preserve">COUSINS, Mark. </w:t>
        </w:r>
        <w:r w:rsidRPr="002D0CC2">
          <w:rPr>
            <w:rFonts w:ascii="Arial" w:hAnsi="Arial" w:cs="Arial"/>
            <w:b/>
            <w:sz w:val="24"/>
            <w:szCs w:val="24"/>
          </w:rPr>
          <w:t>História do Cinema Mundial</w:t>
        </w:r>
        <w:r w:rsidRPr="002D0CC2">
          <w:rPr>
            <w:rFonts w:ascii="Arial" w:hAnsi="Arial" w:cs="Arial"/>
            <w:sz w:val="24"/>
            <w:szCs w:val="24"/>
          </w:rPr>
          <w:t xml:space="preserve"> – dos clássicos mudos ao cinema moderno. Sâo Paulo, Martins Editora, 2013.</w:t>
        </w:r>
      </w:ins>
    </w:p>
    <w:p w14:paraId="0DCE087C" w14:textId="77777777" w:rsidR="008C61C6" w:rsidRDefault="008C61C6" w:rsidP="00A5391B">
      <w:pPr>
        <w:rPr>
          <w:ins w:id="65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342839F7" w14:textId="77777777" w:rsidR="00AF3743" w:rsidRDefault="00AF3743" w:rsidP="00AF3743">
      <w:pPr>
        <w:pStyle w:val="Default"/>
        <w:rPr>
          <w:ins w:id="66" w:author="mary.inoue@fap.local" w:date="2026-09-22T12:21:00Z" w16du:dateUtc="2026-09-22T16:21:00Z"/>
          <w:rFonts w:ascii="ArialMT" w:hAnsi="ArialMT" w:cs="ArialMT"/>
        </w:rPr>
      </w:pPr>
      <w:ins w:id="67" w:author="mary.inoue@fap.local" w:date="2026-09-22T12:21:00Z" w16du:dateUtc="2026-09-22T16:21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0644860F" w14:textId="77777777" w:rsidR="00AF3743" w:rsidRDefault="00AF3743" w:rsidP="00A5391B">
      <w:pPr>
        <w:rPr>
          <w:ins w:id="68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0DD7B250" w14:textId="77777777" w:rsidR="00500EF8" w:rsidRPr="00500EF8" w:rsidRDefault="00500EF8" w:rsidP="00A5391B">
      <w:pPr>
        <w:rPr>
          <w:ins w:id="69" w:author="mary.inoue@fap.local" w:date="2026-09-22T12:21:00Z" w16du:dateUtc="2026-09-22T16:21:00Z"/>
          <w:rFonts w:ascii="Arial" w:hAnsi="Arial" w:cs="Arial"/>
          <w:sz w:val="24"/>
          <w:szCs w:val="24"/>
          <w:lang w:val="en-US"/>
        </w:rPr>
      </w:pPr>
      <w:ins w:id="70" w:author="mary.inoue@fap.local" w:date="2026-09-22T12:21:00Z" w16du:dateUtc="2026-09-22T16:21:00Z">
        <w:r w:rsidRPr="00500EF8">
          <w:rPr>
            <w:rFonts w:ascii="Arial" w:hAnsi="Arial" w:cs="Arial"/>
            <w:sz w:val="24"/>
            <w:szCs w:val="24"/>
          </w:rPr>
          <w:t>CZERESNIA et al</w:t>
        </w:r>
        <w:r w:rsidRPr="00500EF8">
          <w:rPr>
            <w:rFonts w:ascii="Arial" w:hAnsi="Arial" w:cs="Arial"/>
            <w:b/>
            <w:sz w:val="24"/>
            <w:szCs w:val="24"/>
          </w:rPr>
          <w:t>. Os sentidos da saúde e da doença.</w:t>
        </w:r>
        <w:r w:rsidRPr="00500EF8">
          <w:rPr>
            <w:rFonts w:ascii="Arial" w:hAnsi="Arial" w:cs="Arial"/>
            <w:sz w:val="24"/>
            <w:szCs w:val="24"/>
          </w:rPr>
          <w:t xml:space="preserve"> </w:t>
        </w:r>
        <w:r w:rsidRPr="00500EF8">
          <w:rPr>
            <w:rFonts w:ascii="Arial" w:hAnsi="Arial" w:cs="Arial"/>
            <w:sz w:val="24"/>
            <w:szCs w:val="24"/>
            <w:lang w:val="en-US"/>
          </w:rPr>
          <w:t>ED. Fiocruz.</w:t>
        </w:r>
      </w:ins>
    </w:p>
    <w:p w14:paraId="26E057C5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ins w:id="71" w:author="mary.inoue@fap.local" w:date="2026-09-22T12:21:00Z" w16du:dateUtc="2026-09-22T16:21:00Z"/>
          <w:rFonts w:ascii="Arial" w:hAnsi="Arial" w:cs="Arial"/>
          <w:color w:val="000000"/>
          <w:sz w:val="24"/>
          <w:szCs w:val="24"/>
        </w:rPr>
      </w:pPr>
      <w:ins w:id="72" w:author="mary.inoue@fap.local" w:date="2026-09-22T12:21:00Z" w16du:dateUtc="2026-09-22T16:21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Estilos, Escolas e Movimentos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Guia Enciclopédico da Arte Moderna. São Paulo: Cosac &amp; Naify </w:t>
        </w:r>
      </w:ins>
    </w:p>
    <w:p w14:paraId="0793D698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ins w:id="73" w:author="mary.inoue@fap.local" w:date="2026-09-22T12:21:00Z" w16du:dateUtc="2026-09-22T16:21:00Z"/>
          <w:rFonts w:ascii="Arial" w:hAnsi="Arial" w:cs="Arial"/>
          <w:color w:val="000000"/>
          <w:sz w:val="24"/>
          <w:szCs w:val="24"/>
        </w:rPr>
      </w:pPr>
    </w:p>
    <w:p w14:paraId="4D9C3745" w14:textId="77777777" w:rsidR="005120F2" w:rsidRPr="000759E6" w:rsidRDefault="005120F2" w:rsidP="005120F2">
      <w:pPr>
        <w:rPr>
          <w:ins w:id="74" w:author="mary.inoue@fap.local" w:date="2026-09-22T12:21:00Z" w16du:dateUtc="2026-09-22T16:21:00Z"/>
          <w:rFonts w:ascii="Arial" w:hAnsi="Arial" w:cs="Arial"/>
          <w:sz w:val="24"/>
          <w:szCs w:val="24"/>
          <w:lang w:val="en-US"/>
        </w:rPr>
      </w:pPr>
      <w:ins w:id="75" w:author="mary.inoue@fap.local" w:date="2026-09-22T12:21:00Z" w16du:dateUtc="2026-09-22T16:21:00Z">
        <w:r w:rsidRPr="00D07B88">
          <w:rPr>
            <w:rFonts w:ascii="Arial" w:hAnsi="Arial" w:cs="Arial"/>
            <w:sz w:val="24"/>
            <w:szCs w:val="24"/>
          </w:rPr>
          <w:t xml:space="preserve">DEELY, J. </w:t>
        </w:r>
        <w:r w:rsidRPr="00D07B88">
          <w:rPr>
            <w:rFonts w:ascii="Arial" w:hAnsi="Arial" w:cs="Arial"/>
            <w:b/>
            <w:sz w:val="24"/>
            <w:szCs w:val="24"/>
          </w:rPr>
          <w:t>Introdução à semiótica</w:t>
        </w:r>
        <w:r w:rsidRPr="00D07B88">
          <w:rPr>
            <w:rFonts w:ascii="Arial" w:hAnsi="Arial" w:cs="Arial"/>
            <w:sz w:val="24"/>
            <w:szCs w:val="24"/>
          </w:rPr>
          <w:t xml:space="preserve">: história e doutrina. </w:t>
        </w:r>
        <w:r w:rsidRPr="000759E6">
          <w:rPr>
            <w:rFonts w:ascii="Arial" w:hAnsi="Arial" w:cs="Arial"/>
            <w:sz w:val="24"/>
            <w:szCs w:val="24"/>
            <w:lang w:val="en-US"/>
          </w:rPr>
          <w:t>Lisboa: fundação Caloustre Gulbenkian, 1995.</w:t>
        </w:r>
      </w:ins>
    </w:p>
    <w:p w14:paraId="7D0138CA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ins w:id="76" w:author="mary.inoue@fap.local" w:date="2026-09-22T12:21:00Z" w16du:dateUtc="2026-09-22T16:21:00Z"/>
          <w:rFonts w:ascii="Arial" w:hAnsi="Arial" w:cs="Arial"/>
          <w:color w:val="000000"/>
          <w:sz w:val="24"/>
          <w:szCs w:val="24"/>
        </w:rPr>
      </w:pPr>
    </w:p>
    <w:p w14:paraId="32EC9EB6" w14:textId="77777777" w:rsidR="009C4CE8" w:rsidRPr="00345AD1" w:rsidRDefault="009C4CE8" w:rsidP="009C4CE8">
      <w:pPr>
        <w:pStyle w:val="Default"/>
        <w:rPr>
          <w:ins w:id="77" w:author="mary.inoue@fap.local" w:date="2026-09-22T12:21:00Z" w16du:dateUtc="2026-09-22T16:21:00Z"/>
          <w:rFonts w:ascii="ArialMT" w:hAnsi="ArialMT" w:cs="ArialMT"/>
        </w:rPr>
      </w:pPr>
    </w:p>
    <w:p w14:paraId="3A91733A" w14:textId="77777777" w:rsidR="009C4CE8" w:rsidRDefault="009C4CE8" w:rsidP="009C4CE8">
      <w:pPr>
        <w:pStyle w:val="Default"/>
        <w:rPr>
          <w:ins w:id="78" w:author="mary.inoue@fap.local" w:date="2026-09-22T12:21:00Z" w16du:dateUtc="2026-09-22T16:21:00Z"/>
          <w:rFonts w:ascii="ArialMT" w:hAnsi="ArialMT" w:cs="ArialMT"/>
        </w:rPr>
      </w:pPr>
    </w:p>
    <w:p w14:paraId="78FE3A01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79" w:author="mary.inoue@fap.local" w:date="2026-09-22T12:21:00Z" w16du:dateUtc="2026-09-22T16:21:00Z"/>
          <w:rFonts w:ascii="ArialMT" w:hAnsi="ArialMT" w:cs="ArialMT"/>
          <w:sz w:val="24"/>
          <w:szCs w:val="24"/>
        </w:rPr>
      </w:pPr>
      <w:ins w:id="80" w:author="mary.inoue@fap.local" w:date="2026-09-22T12:21:00Z" w16du:dateUtc="2026-09-22T16:21:00Z">
        <w:r w:rsidRPr="00345AD1">
          <w:rPr>
            <w:rFonts w:ascii="ArialMT" w:hAnsi="ArialMT" w:cs="ArialMT"/>
            <w:sz w:val="24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 w:val="24"/>
            <w:szCs w:val="24"/>
          </w:rPr>
          <w:t>O belo autônomo</w:t>
        </w:r>
        <w:r w:rsidRPr="00345AD1">
          <w:rPr>
            <w:rFonts w:ascii="ArialMT" w:hAnsi="ArialMT" w:cs="ArialMT"/>
            <w:sz w:val="24"/>
            <w:szCs w:val="24"/>
          </w:rPr>
          <w:t>: Textos clássicos de estética. Belo horizonte: Autêntica editora;; Crisálida, 2013.</w:t>
        </w:r>
      </w:ins>
    </w:p>
    <w:p w14:paraId="4C043292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81" w:author="mary.inoue@fap.local" w:date="2026-09-22T12:21:00Z" w16du:dateUtc="2026-09-22T16:21:00Z"/>
          <w:rFonts w:ascii="ArialMT" w:hAnsi="ArialMT" w:cs="ArialMT"/>
          <w:sz w:val="24"/>
          <w:szCs w:val="24"/>
        </w:rPr>
      </w:pPr>
    </w:p>
    <w:p w14:paraId="5814EEC4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ins w:id="82" w:author="mary.inoue@fap.local" w:date="2026-09-22T12:21:00Z" w16du:dateUtc="2026-09-22T16:21:00Z"/>
          <w:rFonts w:ascii="ArialMT" w:hAnsi="ArialMT" w:cs="ArialMT"/>
          <w:sz w:val="24"/>
          <w:szCs w:val="24"/>
        </w:rPr>
      </w:pPr>
      <w:ins w:id="83" w:author="mary.inoue@fap.local" w:date="2026-09-22T12:21:00Z" w16du:dateUtc="2026-09-22T16:21:00Z">
        <w:r w:rsidRPr="00345AD1">
          <w:rPr>
            <w:rFonts w:ascii="ArialMT" w:hAnsi="ArialMT" w:cs="ArialMT"/>
            <w:sz w:val="24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 w:val="24"/>
            <w:szCs w:val="24"/>
          </w:rPr>
          <w:t>Kátharsis:</w:t>
        </w:r>
        <w:r w:rsidRPr="00345AD1">
          <w:rPr>
            <w:rFonts w:ascii="ArialMT" w:hAnsi="ArialMT" w:cs="ArialMT"/>
            <w:sz w:val="24"/>
            <w:szCs w:val="24"/>
          </w:rPr>
          <w:t xml:space="preserve"> reflexos de um conceito estético. Belo Horizonte: C/Arte, 2002</w:t>
        </w:r>
      </w:ins>
    </w:p>
    <w:p w14:paraId="3618CC57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ins w:id="84" w:author="mary.inoue@fap.local" w:date="2026-09-22T12:21:00Z" w16du:dateUtc="2026-09-22T16:21:00Z"/>
          <w:rFonts w:ascii="ArialMT" w:hAnsi="ArialMT" w:cs="ArialMT"/>
          <w:sz w:val="24"/>
          <w:szCs w:val="24"/>
        </w:rPr>
      </w:pPr>
    </w:p>
    <w:p w14:paraId="7063F819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ins w:id="85" w:author="mary.inoue@fap.local" w:date="2026-09-22T12:21:00Z" w16du:dateUtc="2026-09-22T16:21:00Z"/>
          <w:rFonts w:ascii="ArialMT" w:hAnsi="ArialMT" w:cs="ArialMT"/>
          <w:sz w:val="24"/>
          <w:szCs w:val="24"/>
        </w:rPr>
      </w:pPr>
      <w:ins w:id="86" w:author="mary.inoue@fap.local" w:date="2026-09-22T12:21:00Z" w16du:dateUtc="2026-09-22T16:21:00Z">
        <w:r w:rsidRPr="00345AD1">
          <w:rPr>
            <w:rFonts w:ascii="ArialMT" w:hAnsi="ArialMT" w:cs="ArialMT"/>
            <w:sz w:val="24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 w:val="24"/>
            <w:szCs w:val="24"/>
          </w:rPr>
          <w:t>Tratado de semiótica geral.</w:t>
        </w:r>
        <w:r w:rsidRPr="00345AD1">
          <w:rPr>
            <w:rFonts w:ascii="ArialMT" w:hAnsi="ArialMT" w:cs="ArialMT"/>
            <w:sz w:val="24"/>
            <w:szCs w:val="24"/>
          </w:rPr>
          <w:t xml:space="preserve"> São Paulo: Perspectiva, 1986</w:t>
        </w:r>
      </w:ins>
    </w:p>
    <w:p w14:paraId="4631D6C3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ins w:id="87" w:author="mary.inoue@fap.local" w:date="2026-09-22T12:21:00Z" w16du:dateUtc="2026-09-22T16:21:00Z"/>
          <w:rFonts w:ascii="ArialMT" w:hAnsi="ArialMT" w:cs="ArialMT"/>
          <w:sz w:val="24"/>
          <w:szCs w:val="24"/>
        </w:rPr>
      </w:pPr>
    </w:p>
    <w:p w14:paraId="0108BE1A" w14:textId="77777777" w:rsidR="004B4464" w:rsidRPr="000759E6" w:rsidRDefault="004B4464" w:rsidP="004B4464">
      <w:pPr>
        <w:rPr>
          <w:ins w:id="88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89" w:author="mary.inoue@fap.local" w:date="2026-09-22T12:21:00Z" w16du:dateUtc="2026-09-22T16:21:00Z">
        <w:r w:rsidRPr="000759E6">
          <w:rPr>
            <w:rFonts w:ascii="Arial" w:hAnsi="Arial" w:cs="Arial"/>
            <w:sz w:val="24"/>
            <w:szCs w:val="24"/>
            <w:lang w:val="en-US"/>
          </w:rPr>
          <w:t>EDGAR-HUNT, Robert; MARLAND, John; RAWLE, Steven</w:t>
        </w:r>
        <w:r w:rsidRPr="000759E6">
          <w:rPr>
            <w:rFonts w:ascii="Arial" w:hAnsi="Arial" w:cs="Arial"/>
            <w:b/>
            <w:sz w:val="24"/>
            <w:szCs w:val="24"/>
            <w:lang w:val="en-US"/>
          </w:rPr>
          <w:t xml:space="preserve">. </w:t>
        </w:r>
        <w:r w:rsidRPr="000759E6">
          <w:rPr>
            <w:rFonts w:ascii="Arial" w:hAnsi="Arial" w:cs="Arial"/>
            <w:b/>
            <w:sz w:val="24"/>
            <w:szCs w:val="24"/>
          </w:rPr>
          <w:t>Fundamentos de Cinema 01 - A Linguagem do Cinema</w:t>
        </w:r>
        <w:r w:rsidRPr="000759E6">
          <w:rPr>
            <w:rFonts w:ascii="Arial" w:hAnsi="Arial" w:cs="Arial"/>
            <w:sz w:val="24"/>
            <w:szCs w:val="24"/>
          </w:rPr>
          <w:t>. Bookman: Porto Alegre, 2013</w:t>
        </w:r>
      </w:ins>
    </w:p>
    <w:p w14:paraId="477194F5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ins w:id="90" w:author="mary.inoue@fap.local" w:date="2026-09-22T12:21:00Z" w16du:dateUtc="2026-09-22T16:21:00Z"/>
          <w:rFonts w:ascii="ArialMT" w:hAnsi="ArialMT" w:cs="ArialMT"/>
          <w:sz w:val="24"/>
          <w:szCs w:val="24"/>
        </w:rPr>
      </w:pPr>
    </w:p>
    <w:p w14:paraId="6B6C469B" w14:textId="77777777" w:rsidR="009C4CE8" w:rsidRDefault="009C4CE8" w:rsidP="00A5391B">
      <w:pPr>
        <w:rPr>
          <w:ins w:id="91" w:author="mary.inoue@fap.local" w:date="2026-09-22T12:21:00Z" w16du:dateUtc="2026-09-22T16:21:00Z"/>
          <w:rFonts w:ascii="Arial" w:hAnsi="Arial" w:cs="Arial"/>
          <w:sz w:val="24"/>
          <w:szCs w:val="24"/>
          <w:lang w:val="en-US"/>
        </w:rPr>
      </w:pPr>
    </w:p>
    <w:p w14:paraId="33DD982D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ins w:id="92" w:author="mary.inoue@fap.local" w:date="2026-09-22T12:21:00Z" w16du:dateUtc="2026-09-22T16:21:00Z"/>
          <w:rFonts w:ascii="Arial" w:hAnsi="Arial" w:cs="Arial"/>
          <w:color w:val="000000"/>
          <w:sz w:val="24"/>
          <w:szCs w:val="24"/>
        </w:rPr>
      </w:pPr>
      <w:ins w:id="93" w:author="mary.inoue@fap.local" w:date="2026-09-22T12:21:00Z" w16du:dateUtc="2026-09-22T16:21:00Z">
        <w:r w:rsidRPr="00345AD1">
          <w:rPr>
            <w:rFonts w:ascii="Arial" w:hAnsi="Arial" w:cs="Arial"/>
            <w:b/>
            <w:color w:val="000000"/>
            <w:sz w:val="24"/>
            <w:szCs w:val="24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Curitiba, PR: Fundação Teatro Guaíra, 1990. </w:t>
        </w:r>
      </w:ins>
    </w:p>
    <w:p w14:paraId="5723D787" w14:textId="77777777" w:rsidR="00AA2126" w:rsidRDefault="00AA2126" w:rsidP="00A5391B">
      <w:pPr>
        <w:rPr>
          <w:ins w:id="94" w:author="mary.inoue@fap.local" w:date="2026-09-22T12:21:00Z" w16du:dateUtc="2026-09-22T16:21:00Z"/>
          <w:rFonts w:ascii="Arial" w:hAnsi="Arial" w:cs="Arial"/>
          <w:sz w:val="24"/>
          <w:szCs w:val="24"/>
          <w:lang w:val="en-US"/>
        </w:rPr>
      </w:pPr>
    </w:p>
    <w:p w14:paraId="15104670" w14:textId="77777777" w:rsidR="00DC250C" w:rsidRDefault="00500EF8" w:rsidP="00A5391B">
      <w:pPr>
        <w:rPr>
          <w:ins w:id="95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96" w:author="mary.inoue@fap.local" w:date="2026-09-22T12:21:00Z" w16du:dateUtc="2026-09-22T16:21:00Z">
        <w:r w:rsidRPr="00500EF8">
          <w:rPr>
            <w:rFonts w:ascii="Arial" w:hAnsi="Arial" w:cs="Arial"/>
            <w:sz w:val="24"/>
            <w:szCs w:val="24"/>
            <w:lang w:val="en-US"/>
          </w:rPr>
          <w:t xml:space="preserve">FARTHING, S. (org.). </w:t>
        </w:r>
        <w:r w:rsidRPr="00500EF8">
          <w:rPr>
            <w:rFonts w:ascii="Arial" w:hAnsi="Arial" w:cs="Arial"/>
            <w:b/>
            <w:sz w:val="24"/>
            <w:szCs w:val="24"/>
          </w:rPr>
          <w:t>Tudo sobre Arte</w:t>
        </w:r>
        <w:r w:rsidRPr="00500EF8">
          <w:rPr>
            <w:rFonts w:ascii="Arial" w:hAnsi="Arial" w:cs="Arial"/>
            <w:sz w:val="24"/>
            <w:szCs w:val="24"/>
          </w:rPr>
          <w:t>. Rio de Janeiro: Sextante.</w:t>
        </w:r>
      </w:ins>
    </w:p>
    <w:p w14:paraId="2C6AFBD9" w14:textId="77777777" w:rsidR="00ED46E8" w:rsidRPr="002D0762" w:rsidRDefault="00ED46E8" w:rsidP="00ED46E8">
      <w:pPr>
        <w:rPr>
          <w:ins w:id="97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98" w:author="mary.inoue@fap.local" w:date="2026-09-22T12:21:00Z" w16du:dateUtc="2026-09-22T16:21:00Z">
        <w:r w:rsidRPr="002D0762">
          <w:rPr>
            <w:rFonts w:ascii="Arial" w:hAnsi="Arial" w:cs="Arial"/>
            <w:sz w:val="24"/>
            <w:szCs w:val="24"/>
          </w:rPr>
          <w:t xml:space="preserve">FIELD, Syd. </w:t>
        </w:r>
        <w:r w:rsidRPr="002D0762">
          <w:rPr>
            <w:rFonts w:ascii="Arial" w:hAnsi="Arial" w:cs="Arial"/>
            <w:b/>
            <w:sz w:val="24"/>
            <w:szCs w:val="24"/>
          </w:rPr>
          <w:t>Manual do roteiro</w:t>
        </w:r>
        <w:r w:rsidRPr="002D0762">
          <w:rPr>
            <w:rFonts w:ascii="Arial" w:hAnsi="Arial" w:cs="Arial"/>
            <w:sz w:val="24"/>
            <w:szCs w:val="24"/>
          </w:rPr>
          <w:t>: os fundamentos do texto cinematográfico. Rio de Janeiro: Objetiva, 1995</w:t>
        </w:r>
      </w:ins>
    </w:p>
    <w:p w14:paraId="1F4C8069" w14:textId="77777777" w:rsidR="00ED46E8" w:rsidRPr="00500EF8" w:rsidRDefault="00ED46E8" w:rsidP="00A5391B">
      <w:pPr>
        <w:rPr>
          <w:ins w:id="99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54E7080C" w14:textId="77777777" w:rsidR="00DC250C" w:rsidRDefault="005B3636" w:rsidP="00A5391B">
      <w:pPr>
        <w:rPr>
          <w:ins w:id="100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101" w:author="mary.inoue@fap.local" w:date="2026-09-22T12:21:00Z" w16du:dateUtc="2026-09-22T16:21:00Z">
        <w:r w:rsidRPr="005B3636">
          <w:rPr>
            <w:rFonts w:ascii="Arial" w:hAnsi="Arial" w:cs="Arial"/>
            <w:sz w:val="24"/>
            <w:szCs w:val="24"/>
          </w:rPr>
          <w:t>FREITAS, Carlos Machado de</w:t>
        </w:r>
        <w:r w:rsidRPr="005B3636">
          <w:rPr>
            <w:rFonts w:ascii="Arial" w:hAnsi="Arial" w:cs="Arial"/>
            <w:b/>
            <w:sz w:val="24"/>
            <w:szCs w:val="24"/>
          </w:rPr>
          <w:t>. Promoção da saúde</w:t>
        </w:r>
        <w:r w:rsidRPr="005B3636">
          <w:rPr>
            <w:rFonts w:ascii="Arial" w:hAnsi="Arial" w:cs="Arial"/>
            <w:sz w:val="24"/>
            <w:szCs w:val="24"/>
          </w:rPr>
          <w:t xml:space="preserve"> – conceitos e tendências. Ed. Fiocruz.</w:t>
        </w:r>
      </w:ins>
    </w:p>
    <w:p w14:paraId="3E2C8E46" w14:textId="77777777" w:rsidR="00E0284E" w:rsidRPr="00674D51" w:rsidRDefault="00E0284E" w:rsidP="00A5391B">
      <w:pPr>
        <w:rPr>
          <w:ins w:id="102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103" w:author="mary.inoue@fap.local" w:date="2026-09-22T12:21:00Z" w16du:dateUtc="2026-09-22T16:21:00Z">
        <w:r w:rsidRPr="00674D51">
          <w:rPr>
            <w:rFonts w:ascii="Arial" w:hAnsi="Arial" w:cs="Arial"/>
            <w:sz w:val="24"/>
            <w:szCs w:val="24"/>
          </w:rPr>
          <w:t>GANDARA, Mari</w:t>
        </w:r>
        <w:r w:rsidRPr="00674D51">
          <w:rPr>
            <w:rFonts w:ascii="Arial" w:hAnsi="Arial" w:cs="Arial"/>
            <w:b/>
            <w:sz w:val="24"/>
            <w:szCs w:val="24"/>
          </w:rPr>
          <w:t>. Atividades ritmadas para crianças.</w:t>
        </w:r>
        <w:r w:rsidRPr="00674D51">
          <w:rPr>
            <w:rFonts w:ascii="Arial" w:hAnsi="Arial" w:cs="Arial"/>
            <w:sz w:val="24"/>
            <w:szCs w:val="24"/>
          </w:rPr>
          <w:t xml:space="preserve"> São Paulo, Átomo.</w:t>
        </w:r>
      </w:ins>
    </w:p>
    <w:p w14:paraId="4E5AEC12" w14:textId="77777777" w:rsidR="00AA2126" w:rsidRDefault="00AA2126" w:rsidP="00AA2126">
      <w:pPr>
        <w:pStyle w:val="Default"/>
        <w:rPr>
          <w:ins w:id="104" w:author="mary.inoue@fap.local" w:date="2026-09-22T12:21:00Z" w16du:dateUtc="2026-09-22T16:21:00Z"/>
        </w:rPr>
      </w:pPr>
      <w:ins w:id="105" w:author="mary.inoue@fap.local" w:date="2026-09-22T12:21:00Z" w16du:dateUtc="2026-09-22T16:21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111F43D0" w14:textId="77777777" w:rsidR="000172AA" w:rsidRDefault="000172AA" w:rsidP="00AA2126">
      <w:pPr>
        <w:pStyle w:val="Default"/>
        <w:rPr>
          <w:ins w:id="106" w:author="mary.inoue@fap.local" w:date="2026-09-22T12:21:00Z" w16du:dateUtc="2026-09-22T16:21:00Z"/>
        </w:rPr>
      </w:pPr>
    </w:p>
    <w:p w14:paraId="77792ACC" w14:textId="77777777" w:rsidR="000172AA" w:rsidRDefault="000172AA" w:rsidP="000172AA">
      <w:pPr>
        <w:rPr>
          <w:ins w:id="107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108" w:author="mary.inoue@fap.local" w:date="2026-09-22T12:21:00Z" w16du:dateUtc="2026-09-22T16:21:00Z">
        <w:r w:rsidRPr="00555A78">
          <w:rPr>
            <w:rFonts w:ascii="Arial" w:hAnsi="Arial" w:cs="Arial"/>
            <w:sz w:val="24"/>
            <w:szCs w:val="24"/>
          </w:rPr>
          <w:t xml:space="preserve">GEADA, Eduardo. </w:t>
        </w:r>
        <w:r w:rsidRPr="00555A78">
          <w:rPr>
            <w:rFonts w:ascii="Arial" w:hAnsi="Arial" w:cs="Arial"/>
            <w:b/>
            <w:sz w:val="24"/>
            <w:szCs w:val="24"/>
          </w:rPr>
          <w:t>Os mundos do cinema</w:t>
        </w:r>
        <w:r w:rsidRPr="00555A78">
          <w:rPr>
            <w:rFonts w:ascii="Arial" w:hAnsi="Arial" w:cs="Arial"/>
            <w:sz w:val="24"/>
            <w:szCs w:val="24"/>
          </w:rPr>
          <w:t>. Lisboa, Editorial Notícias, 1998.</w:t>
        </w:r>
      </w:ins>
    </w:p>
    <w:p w14:paraId="7E6BC2B3" w14:textId="77777777" w:rsidR="000172AA" w:rsidRDefault="000172AA" w:rsidP="00AA2126">
      <w:pPr>
        <w:pStyle w:val="Default"/>
        <w:rPr>
          <w:ins w:id="109" w:author="mary.inoue@fap.local" w:date="2026-09-22T12:21:00Z" w16du:dateUtc="2026-09-22T16:21:00Z"/>
        </w:rPr>
      </w:pPr>
    </w:p>
    <w:p w14:paraId="07195121" w14:textId="77777777" w:rsidR="00AA2126" w:rsidRPr="00345AD1" w:rsidRDefault="00AA2126" w:rsidP="00AA2126">
      <w:pPr>
        <w:pStyle w:val="Default"/>
        <w:rPr>
          <w:ins w:id="110" w:author="mary.inoue@fap.local" w:date="2026-09-22T12:21:00Z" w16du:dateUtc="2026-09-22T16:21:00Z"/>
        </w:rPr>
      </w:pPr>
    </w:p>
    <w:p w14:paraId="714A1B74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ins w:id="111" w:author="mary.inoue@fap.local" w:date="2026-09-22T12:21:00Z" w16du:dateUtc="2026-09-22T16:21:00Z"/>
          <w:rFonts w:ascii="Arial" w:hAnsi="Arial" w:cs="Arial"/>
          <w:color w:val="000000"/>
          <w:sz w:val="24"/>
          <w:szCs w:val="24"/>
        </w:rPr>
      </w:pPr>
      <w:ins w:id="112" w:author="mary.inoue@fap.local" w:date="2026-09-22T12:21:00Z" w16du:dateUtc="2026-09-22T16:21:00Z">
        <w:r w:rsidRPr="00345AD1">
          <w:rPr>
            <w:rFonts w:ascii="Arial" w:hAnsi="Arial" w:cs="Arial"/>
            <w:color w:val="000000"/>
            <w:sz w:val="24"/>
            <w:szCs w:val="24"/>
          </w:rPr>
          <w:t>GLANCEY, J. (org.) (2013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). Guia Ilustrado Zahar de Arquitetura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430C2162" w14:textId="77777777" w:rsidR="00AA2126" w:rsidRDefault="00AA2126" w:rsidP="00A5391B">
      <w:pPr>
        <w:rPr>
          <w:ins w:id="113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43698A30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4" w:author="mary.inoue@fap.local" w:date="2026-09-22T12:21:00Z" w16du:dateUtc="2026-09-22T16:21:00Z"/>
          <w:rFonts w:ascii="Arial" w:hAnsi="Arial" w:cs="Arial"/>
          <w:color w:val="000000"/>
          <w:sz w:val="24"/>
          <w:szCs w:val="24"/>
        </w:rPr>
      </w:pPr>
      <w:ins w:id="115" w:author="mary.inoue@fap.local" w:date="2026-09-22T12:21:00Z" w16du:dateUtc="2026-09-22T16:21:00Z">
        <w:r w:rsidRPr="0091397A">
          <w:rPr>
            <w:rFonts w:ascii="Arial" w:hAnsi="Arial" w:cs="Arial"/>
            <w:color w:val="000000"/>
            <w:sz w:val="24"/>
            <w:szCs w:val="24"/>
            <w:lang w:val="en-US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sz w:val="24"/>
            <w:szCs w:val="24"/>
            <w:lang w:val="en-US"/>
          </w:rPr>
          <w:t xml:space="preserve">.)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Leituras do Corpo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Annablume, 2003b. </w:t>
        </w:r>
      </w:ins>
    </w:p>
    <w:p w14:paraId="42E72842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6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39003721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ins w:id="117" w:author="mary.inoue@fap.local" w:date="2026-09-22T12:21:00Z" w16du:dateUtc="2026-09-22T16:21:00Z"/>
          <w:rFonts w:ascii="Arial" w:hAnsi="Arial" w:cs="Arial"/>
          <w:b/>
          <w:sz w:val="24"/>
          <w:szCs w:val="24"/>
        </w:rPr>
      </w:pPr>
      <w:ins w:id="118" w:author="mary.inoue@fap.local" w:date="2026-09-22T12:21:00Z" w16du:dateUtc="2026-09-22T16:21:00Z">
        <w:r w:rsidRPr="0097636F">
          <w:rPr>
            <w:rFonts w:ascii="Arial" w:hAnsi="Arial" w:cs="Arial"/>
            <w:sz w:val="24"/>
            <w:szCs w:val="24"/>
          </w:rPr>
          <w:t>GREINER, Christine</w:t>
        </w:r>
        <w:r w:rsidRPr="0097636F">
          <w:rPr>
            <w:rFonts w:ascii="Arial" w:hAnsi="Arial" w:cs="Arial"/>
            <w:b/>
            <w:sz w:val="24"/>
            <w:szCs w:val="24"/>
          </w:rPr>
          <w:t>.. Temas em contemporaneidade, imaginário e teatralidade</w:t>
        </w:r>
        <w:r w:rsidRPr="0097636F">
          <w:rPr>
            <w:rFonts w:ascii="Arial" w:hAnsi="Arial" w:cs="Arial"/>
            <w:sz w:val="24"/>
            <w:szCs w:val="24"/>
          </w:rPr>
          <w:t>. São Paulo, annablume,</w:t>
        </w:r>
      </w:ins>
    </w:p>
    <w:p w14:paraId="584FCDF2" w14:textId="77777777" w:rsidR="00C01CF0" w:rsidRDefault="00C01CF0" w:rsidP="00A5391B">
      <w:pPr>
        <w:rPr>
          <w:ins w:id="119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089C9868" w14:textId="77777777" w:rsidR="00E0284E" w:rsidRPr="006A49C0" w:rsidRDefault="006A49C0" w:rsidP="00A5391B">
      <w:pPr>
        <w:rPr>
          <w:ins w:id="120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121" w:author="mary.inoue@fap.local" w:date="2026-09-22T12:21:00Z" w16du:dateUtc="2026-09-22T16:21:00Z">
        <w:r w:rsidRPr="006A49C0">
          <w:rPr>
            <w:rFonts w:ascii="Arial" w:hAnsi="Arial" w:cs="Arial"/>
            <w:sz w:val="24"/>
            <w:szCs w:val="24"/>
          </w:rPr>
          <w:t>HACKING, J. (org</w:t>
        </w:r>
        <w:r w:rsidRPr="006A49C0">
          <w:rPr>
            <w:rFonts w:ascii="Arial" w:hAnsi="Arial" w:cs="Arial"/>
            <w:b/>
            <w:sz w:val="24"/>
            <w:szCs w:val="24"/>
          </w:rPr>
          <w:t>.) Tudo sobre Fotografia.</w:t>
        </w:r>
        <w:r w:rsidRPr="006A49C0">
          <w:rPr>
            <w:rFonts w:ascii="Arial" w:hAnsi="Arial" w:cs="Arial"/>
            <w:sz w:val="24"/>
            <w:szCs w:val="24"/>
          </w:rPr>
          <w:t xml:space="preserve"> Rio de Janeiro: Sextante,2013</w:t>
        </w:r>
      </w:ins>
    </w:p>
    <w:p w14:paraId="7A8F78F0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ins w:id="122" w:author="mary.inoue@fap.local" w:date="2026-09-22T12:21:00Z" w16du:dateUtc="2026-09-22T16:21:00Z"/>
          <w:rFonts w:ascii="ArialMT" w:hAnsi="ArialMT" w:cs="ArialMT"/>
          <w:sz w:val="24"/>
          <w:szCs w:val="24"/>
        </w:rPr>
      </w:pPr>
    </w:p>
    <w:p w14:paraId="6D1F8100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ins w:id="123" w:author="mary.inoue@fap.local" w:date="2026-09-22T12:21:00Z" w16du:dateUtc="2026-09-22T16:21:00Z"/>
          <w:rFonts w:ascii="ArialMT" w:hAnsi="ArialMT" w:cs="ArialMT"/>
          <w:sz w:val="24"/>
          <w:szCs w:val="24"/>
        </w:rPr>
      </w:pPr>
      <w:ins w:id="124" w:author="mary.inoue@fap.local" w:date="2026-09-22T12:21:00Z" w16du:dateUtc="2026-09-22T16:21:00Z">
        <w:r w:rsidRPr="00345AD1">
          <w:rPr>
            <w:rFonts w:ascii="ArialMT" w:hAnsi="ArialMT" w:cs="ArialMT"/>
            <w:sz w:val="24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 w:val="24"/>
            <w:szCs w:val="24"/>
          </w:rPr>
          <w:t>Corpo­Mente</w:t>
        </w:r>
        <w:r w:rsidRPr="00345AD1">
          <w:rPr>
            <w:rFonts w:ascii="ArialMT" w:hAnsi="ArialMT" w:cs="ArialMT"/>
            <w:sz w:val="24"/>
            <w:szCs w:val="24"/>
          </w:rPr>
          <w:t>: uma fronteira móvel. São Paulo:Casa do Psicólogo, 1995.</w:t>
        </w:r>
      </w:ins>
    </w:p>
    <w:p w14:paraId="6CA4D9E7" w14:textId="77777777" w:rsidR="006575DD" w:rsidRDefault="006575DD" w:rsidP="006575DD">
      <w:pPr>
        <w:rPr>
          <w:ins w:id="125" w:author="mary.inoue@fap.local" w:date="2026-09-22T12:21:00Z" w16du:dateUtc="2026-09-22T16:21:00Z"/>
          <w:rFonts w:ascii="Arial" w:hAnsi="Arial" w:cs="Arial"/>
          <w:b/>
          <w:sz w:val="24"/>
          <w:szCs w:val="24"/>
        </w:rPr>
      </w:pPr>
    </w:p>
    <w:p w14:paraId="0B486B55" w14:textId="77777777" w:rsidR="006A49C0" w:rsidRDefault="006575DD" w:rsidP="00A5391B">
      <w:pPr>
        <w:rPr>
          <w:ins w:id="126" w:author="mary.inoue@fap.local" w:date="2026-09-22T12:21:00Z" w16du:dateUtc="2026-09-22T16:21:00Z"/>
          <w:rFonts w:ascii="Arial" w:hAnsi="Arial" w:cs="Arial"/>
          <w:b/>
          <w:sz w:val="24"/>
          <w:szCs w:val="24"/>
        </w:rPr>
      </w:pPr>
      <w:ins w:id="127" w:author="mary.inoue@fap.local" w:date="2026-09-22T12:21:00Z" w16du:dateUtc="2026-09-22T16:21:00Z">
        <w:r>
          <w:rPr>
            <w:rFonts w:ascii="Arial" w:hAnsi="Arial" w:cs="Arial"/>
            <w:sz w:val="24"/>
            <w:szCs w:val="24"/>
          </w:rPr>
          <w:t>J</w:t>
        </w:r>
        <w:r w:rsidR="005C3975" w:rsidRPr="005C3975">
          <w:rPr>
            <w:rFonts w:ascii="Arial" w:hAnsi="Arial" w:cs="Arial"/>
            <w:sz w:val="24"/>
            <w:szCs w:val="24"/>
          </w:rPr>
          <w:t>USTINO, Maria José</w:t>
        </w:r>
        <w:r w:rsidR="005C3975" w:rsidRPr="006D73AD">
          <w:rPr>
            <w:rFonts w:ascii="Arial" w:hAnsi="Arial" w:cs="Arial"/>
            <w:b/>
            <w:sz w:val="24"/>
            <w:szCs w:val="24"/>
          </w:rPr>
          <w:t>. Introdução a história da arte</w:t>
        </w:r>
      </w:ins>
    </w:p>
    <w:p w14:paraId="744A4B75" w14:textId="77777777" w:rsidR="004D03FD" w:rsidRDefault="004D03FD" w:rsidP="00A5391B">
      <w:pPr>
        <w:rPr>
          <w:ins w:id="128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129" w:author="mary.inoue@fap.local" w:date="2026-09-22T12:21:00Z" w16du:dateUtc="2026-09-22T16:21:00Z">
        <w:r w:rsidRPr="004D03FD">
          <w:rPr>
            <w:rFonts w:ascii="Arial" w:hAnsi="Arial" w:cs="Arial"/>
            <w:sz w:val="24"/>
            <w:szCs w:val="24"/>
          </w:rPr>
          <w:t xml:space="preserve">KANTOR, Tadeusz. </w:t>
        </w:r>
        <w:r w:rsidRPr="004D03FD">
          <w:rPr>
            <w:rFonts w:ascii="Arial" w:hAnsi="Arial" w:cs="Arial"/>
            <w:b/>
            <w:sz w:val="24"/>
            <w:szCs w:val="24"/>
          </w:rPr>
          <w:t>O teatro da morte</w:t>
        </w:r>
        <w:r w:rsidRPr="004D03FD">
          <w:rPr>
            <w:rFonts w:ascii="Arial" w:hAnsi="Arial" w:cs="Arial"/>
            <w:sz w:val="24"/>
            <w:szCs w:val="24"/>
          </w:rPr>
          <w:t>, São Paulo, Perspectiva,</w:t>
        </w:r>
      </w:ins>
    </w:p>
    <w:p w14:paraId="613DAE74" w14:textId="77777777" w:rsidR="005B2275" w:rsidRDefault="005B2275" w:rsidP="00A5391B">
      <w:pPr>
        <w:rPr>
          <w:ins w:id="130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165A8803" w14:textId="77777777" w:rsidR="005B2275" w:rsidRPr="00FD6C0D" w:rsidRDefault="005B2275" w:rsidP="005B2275">
      <w:pPr>
        <w:rPr>
          <w:ins w:id="131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132" w:author="mary.inoue@fap.local" w:date="2026-09-22T12:21:00Z" w16du:dateUtc="2026-09-22T16:21:00Z">
        <w:r w:rsidRPr="00FD6C0D">
          <w:rPr>
            <w:rFonts w:ascii="Arial" w:hAnsi="Arial" w:cs="Arial"/>
            <w:sz w:val="24"/>
            <w:szCs w:val="24"/>
          </w:rPr>
          <w:t xml:space="preserve">KELLINGSON, Catherine. </w:t>
        </w:r>
        <w:r w:rsidRPr="00FD6C0D">
          <w:rPr>
            <w:rFonts w:ascii="Arial" w:hAnsi="Arial" w:cs="Arial"/>
            <w:b/>
            <w:sz w:val="24"/>
            <w:szCs w:val="24"/>
          </w:rPr>
          <w:t>Produção e Direção para TV e Vídeo</w:t>
        </w:r>
        <w:r w:rsidRPr="00FD6C0D">
          <w:rPr>
            <w:rFonts w:ascii="Arial" w:hAnsi="Arial" w:cs="Arial"/>
            <w:sz w:val="24"/>
            <w:szCs w:val="24"/>
          </w:rPr>
          <w:t>. Rio de Janeiro: Elselvier, 2007.</w:t>
        </w:r>
      </w:ins>
    </w:p>
    <w:p w14:paraId="2A2095D6" w14:textId="77777777" w:rsidR="005B2275" w:rsidRPr="004D03FD" w:rsidRDefault="005B2275" w:rsidP="00A5391B">
      <w:pPr>
        <w:rPr>
          <w:ins w:id="133" w:author="mary.inoue@fap.local" w:date="2026-09-22T12:21:00Z" w16du:dateUtc="2026-09-22T16:21:00Z"/>
          <w:rFonts w:ascii="Arial" w:hAnsi="Arial" w:cs="Arial"/>
          <w:b/>
          <w:sz w:val="24"/>
          <w:szCs w:val="24"/>
        </w:rPr>
      </w:pPr>
    </w:p>
    <w:p w14:paraId="3F20F5CE" w14:textId="77777777" w:rsidR="00C43956" w:rsidRDefault="00C43956" w:rsidP="00C43956">
      <w:pPr>
        <w:rPr>
          <w:ins w:id="134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135" w:author="mary.inoue@fap.local" w:date="2026-09-22T12:21:00Z" w16du:dateUtc="2026-09-22T16:21:00Z">
        <w:r w:rsidRPr="00345AD1">
          <w:rPr>
            <w:rFonts w:ascii="Arial" w:hAnsi="Arial" w:cs="Arial"/>
            <w:sz w:val="24"/>
            <w:szCs w:val="24"/>
          </w:rPr>
          <w:t>LOUPPE, Laurence</w:t>
        </w:r>
        <w:r w:rsidRPr="00345AD1">
          <w:rPr>
            <w:rFonts w:ascii="Arial" w:hAnsi="Arial" w:cs="Arial"/>
            <w:b/>
            <w:sz w:val="24"/>
            <w:szCs w:val="24"/>
          </w:rPr>
          <w:t>. Poética da dança contemporânea</w:t>
        </w:r>
        <w:r w:rsidRPr="00345AD1">
          <w:rPr>
            <w:rFonts w:ascii="Arial" w:hAnsi="Arial" w:cs="Arial"/>
            <w:sz w:val="24"/>
            <w:szCs w:val="24"/>
          </w:rPr>
          <w:t>. Portugal, Orfeu, 2012.</w:t>
        </w:r>
      </w:ins>
    </w:p>
    <w:p w14:paraId="6E82A91D" w14:textId="77777777" w:rsidR="00A54CA6" w:rsidRPr="00C6444F" w:rsidRDefault="00A54CA6" w:rsidP="00A54CA6">
      <w:pPr>
        <w:rPr>
          <w:ins w:id="136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137" w:author="mary.inoue@fap.local" w:date="2026-09-22T12:21:00Z" w16du:dateUtc="2026-09-22T16:21:00Z">
        <w:r w:rsidRPr="00C6444F">
          <w:rPr>
            <w:rFonts w:ascii="Arial" w:hAnsi="Arial" w:cs="Arial"/>
            <w:sz w:val="24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  <w:sz w:val="24"/>
            <w:szCs w:val="24"/>
          </w:rPr>
          <w:t>Coleção Aplauso, coordenação de Rubens Ewald Filho.</w:t>
        </w:r>
        <w:r w:rsidRPr="00C6444F">
          <w:rPr>
            <w:rFonts w:ascii="Arial" w:hAnsi="Arial" w:cs="Arial"/>
            <w:sz w:val="24"/>
            <w:szCs w:val="24"/>
          </w:rPr>
          <w:t xml:space="preserve"> Imprensa Oficial do Estado de São Paulo: SP, 2009.</w:t>
        </w:r>
      </w:ins>
    </w:p>
    <w:p w14:paraId="259EB01A" w14:textId="77777777" w:rsidR="00A54CA6" w:rsidRDefault="00A54CA6" w:rsidP="00A54CA6">
      <w:pPr>
        <w:rPr>
          <w:ins w:id="138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53D6A4F1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ins w:id="139" w:author="mary.inoue@fap.local" w:date="2026-09-22T12:21:00Z" w16du:dateUtc="2026-09-22T16:21:00Z"/>
          <w:rFonts w:ascii="ArialMT" w:hAnsi="ArialMT" w:cs="ArialMT"/>
          <w:sz w:val="24"/>
          <w:szCs w:val="24"/>
        </w:rPr>
      </w:pPr>
      <w:ins w:id="140" w:author="mary.inoue@fap.local" w:date="2026-09-22T12:21:00Z" w16du:dateUtc="2026-09-22T16:21:00Z">
        <w:r w:rsidRPr="00345AD1">
          <w:rPr>
            <w:rFonts w:ascii="ArialMT" w:hAnsi="ArialMT" w:cs="ArialMT"/>
            <w:sz w:val="24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 w:val="24"/>
            <w:szCs w:val="24"/>
          </w:rPr>
          <w:t>Estética moderna e contemporânea.</w:t>
        </w:r>
        <w:r w:rsidRPr="00345AD1">
          <w:rPr>
            <w:rFonts w:ascii="ArialMT" w:hAnsi="ArialMT" w:cs="ArialMT"/>
            <w:sz w:val="24"/>
            <w:szCs w:val="24"/>
          </w:rPr>
          <w:t xml:space="preserve"> Belo Horizonte: Relicário Edições, 2017.</w:t>
        </w:r>
      </w:ins>
    </w:p>
    <w:p w14:paraId="6C82A709" w14:textId="77777777" w:rsidR="00C43956" w:rsidRDefault="00C43956" w:rsidP="00A5391B">
      <w:pPr>
        <w:rPr>
          <w:ins w:id="141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6B4EFD47" w14:textId="77777777" w:rsidR="00ED407E" w:rsidRPr="00345AD1" w:rsidRDefault="00ED407E" w:rsidP="00ED407E">
      <w:pPr>
        <w:pStyle w:val="Default"/>
        <w:rPr>
          <w:ins w:id="142" w:author="mary.inoue@fap.local" w:date="2026-09-22T12:21:00Z" w16du:dateUtc="2026-09-22T16:21:00Z"/>
        </w:rPr>
      </w:pPr>
      <w:ins w:id="143" w:author="mary.inoue@fap.local" w:date="2026-09-22T12:21:00Z" w16du:dateUtc="2026-09-22T16:21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5057741E" w14:textId="77777777" w:rsidR="00ED407E" w:rsidRDefault="00ED407E" w:rsidP="00A5391B">
      <w:pPr>
        <w:rPr>
          <w:ins w:id="144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460E8F52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ins w:id="145" w:author="mary.inoue@fap.local" w:date="2026-09-22T12:21:00Z" w16du:dateUtc="2026-09-22T16:21:00Z"/>
          <w:rFonts w:ascii="ArialMT" w:hAnsi="ArialMT" w:cs="ArialMT"/>
          <w:sz w:val="24"/>
          <w:szCs w:val="24"/>
        </w:rPr>
      </w:pPr>
      <w:ins w:id="146" w:author="mary.inoue@fap.local" w:date="2026-09-22T12:21:00Z" w16du:dateUtc="2026-09-22T16:21:00Z">
        <w:r w:rsidRPr="00345AD1">
          <w:rPr>
            <w:rFonts w:ascii="ArialMT" w:hAnsi="ArialMT" w:cs="ArialMT"/>
            <w:sz w:val="24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 w:val="24"/>
            <w:szCs w:val="24"/>
          </w:rPr>
          <w:t>Ética e estética</w:t>
        </w:r>
        <w:r w:rsidRPr="00345AD1">
          <w:rPr>
            <w:rFonts w:ascii="ArialMT" w:hAnsi="ArialMT" w:cs="ArialMT"/>
            <w:sz w:val="24"/>
            <w:szCs w:val="24"/>
          </w:rPr>
          <w:t>: a relação quase esquecida. Porto Alegre: EDIPUCRS, 2005</w:t>
        </w:r>
      </w:ins>
    </w:p>
    <w:p w14:paraId="379D1043" w14:textId="77777777" w:rsidR="00AE71D2" w:rsidRDefault="00AE71D2" w:rsidP="00A5391B">
      <w:pPr>
        <w:rPr>
          <w:ins w:id="147" w:author="mary.inoue@fap.local" w:date="2026-09-22T12:21:00Z" w16du:dateUtc="2026-09-22T16:21:00Z"/>
          <w:rFonts w:ascii="Arial" w:hAnsi="Arial" w:cs="Arial"/>
          <w:color w:val="000000"/>
          <w:sz w:val="24"/>
          <w:szCs w:val="24"/>
        </w:rPr>
      </w:pPr>
    </w:p>
    <w:p w14:paraId="1F859B28" w14:textId="77777777" w:rsidR="00901CD7" w:rsidRDefault="00AE71D2" w:rsidP="00A5391B">
      <w:pPr>
        <w:rPr>
          <w:ins w:id="148" w:author="mary.inoue@fap.local" w:date="2026-09-22T12:21:00Z" w16du:dateUtc="2026-09-22T16:21:00Z"/>
          <w:rFonts w:ascii="Arial" w:hAnsi="Arial" w:cs="Arial"/>
          <w:color w:val="000000"/>
          <w:sz w:val="24"/>
          <w:szCs w:val="24"/>
        </w:rPr>
      </w:pPr>
      <w:ins w:id="149" w:author="mary.inoue@fap.local" w:date="2026-09-22T12:21:00Z" w16du:dateUtc="2026-09-22T16:21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Bandaneon, em que o tango pode ser bom para isso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? São Paulo, Atlas, 1989</w:t>
        </w:r>
      </w:ins>
    </w:p>
    <w:p w14:paraId="639E0593" w14:textId="77777777" w:rsidR="00D64C4F" w:rsidRPr="00345AD1" w:rsidRDefault="00D64C4F" w:rsidP="00D64C4F">
      <w:pPr>
        <w:pStyle w:val="Default"/>
        <w:rPr>
          <w:ins w:id="150" w:author="mary.inoue@fap.local" w:date="2026-09-22T12:21:00Z" w16du:dateUtc="2026-09-22T16:21:00Z"/>
        </w:rPr>
      </w:pPr>
      <w:ins w:id="151" w:author="mary.inoue@fap.local" w:date="2026-09-22T12:21:00Z" w16du:dateUtc="2026-09-22T16:21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4048D383" w14:textId="77777777" w:rsidR="00D64C4F" w:rsidRDefault="00D64C4F" w:rsidP="00A5391B">
      <w:pPr>
        <w:rPr>
          <w:ins w:id="152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44E70CC6" w14:textId="77777777" w:rsidR="00D1508E" w:rsidRDefault="00D1508E" w:rsidP="00D1508E">
      <w:pPr>
        <w:pStyle w:val="Default"/>
        <w:rPr>
          <w:ins w:id="153" w:author="mary.inoue@fap.local" w:date="2026-09-22T12:21:00Z" w16du:dateUtc="2026-09-22T16:21:00Z"/>
        </w:rPr>
      </w:pPr>
      <w:ins w:id="154" w:author="mary.inoue@fap.local" w:date="2026-09-22T12:21:00Z" w16du:dateUtc="2026-09-22T16:21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6EE1ED01" w14:textId="77777777" w:rsidR="00D1508E" w:rsidRDefault="00D1508E" w:rsidP="00A5391B">
      <w:pPr>
        <w:rPr>
          <w:ins w:id="155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6C4E40D6" w14:textId="77777777" w:rsidR="00C43956" w:rsidRDefault="00C43956" w:rsidP="00A5391B">
      <w:pPr>
        <w:rPr>
          <w:ins w:id="156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111A4D27" w14:textId="77777777" w:rsidR="00425F7C" w:rsidRPr="009B31F7" w:rsidRDefault="009B31F7" w:rsidP="00A5391B">
      <w:pPr>
        <w:rPr>
          <w:ins w:id="157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158" w:author="mary.inoue@fap.local" w:date="2026-09-22T12:21:00Z" w16du:dateUtc="2026-09-22T16:21:00Z">
        <w:r w:rsidRPr="009B31F7">
          <w:rPr>
            <w:rFonts w:ascii="Arial" w:hAnsi="Arial" w:cs="Arial"/>
            <w:sz w:val="24"/>
            <w:szCs w:val="24"/>
          </w:rPr>
          <w:t>LENZ, Jakob Michael Reinhold</w:t>
        </w:r>
        <w:r w:rsidRPr="009B31F7">
          <w:rPr>
            <w:rFonts w:ascii="Arial" w:hAnsi="Arial" w:cs="Arial"/>
            <w:b/>
            <w:sz w:val="24"/>
            <w:szCs w:val="24"/>
          </w:rPr>
          <w:t>. O preceptor ou Vantagens da educação doméstica.</w:t>
        </w:r>
        <w:r w:rsidRPr="009B31F7">
          <w:rPr>
            <w:rFonts w:ascii="Arial" w:hAnsi="Arial" w:cs="Arial"/>
            <w:sz w:val="24"/>
            <w:szCs w:val="24"/>
          </w:rPr>
          <w:t xml:space="preserve"> Paz e Terra, 1983.</w:t>
        </w:r>
      </w:ins>
    </w:p>
    <w:p w14:paraId="390E8AF0" w14:textId="77777777" w:rsidR="00425F7C" w:rsidRDefault="00C549DE" w:rsidP="00A5391B">
      <w:pPr>
        <w:rPr>
          <w:ins w:id="159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160" w:author="mary.inoue@fap.local" w:date="2026-09-22T12:21:00Z" w16du:dateUtc="2026-09-22T16:21:00Z">
        <w:r w:rsidRPr="00C549DE">
          <w:rPr>
            <w:rFonts w:ascii="Arial" w:hAnsi="Arial" w:cs="Arial"/>
            <w:sz w:val="24"/>
            <w:szCs w:val="24"/>
          </w:rPr>
          <w:t xml:space="preserve">LITTLE, S. (2011). </w:t>
        </w:r>
        <w:r w:rsidRPr="00EE3D5D">
          <w:rPr>
            <w:rFonts w:ascii="Arial" w:hAnsi="Arial" w:cs="Arial"/>
            <w:b/>
            <w:sz w:val="24"/>
            <w:szCs w:val="24"/>
          </w:rPr>
          <w:t>...ismos:</w:t>
        </w:r>
        <w:r w:rsidRPr="00C549DE">
          <w:rPr>
            <w:rFonts w:ascii="Arial" w:hAnsi="Arial" w:cs="Arial"/>
            <w:sz w:val="24"/>
            <w:szCs w:val="24"/>
          </w:rPr>
          <w:t xml:space="preserve"> Para Entender a Arte. Rio de Janeiro: Globo.</w:t>
        </w:r>
      </w:ins>
    </w:p>
    <w:p w14:paraId="7DF4F4BF" w14:textId="77777777" w:rsidR="0040121F" w:rsidRDefault="0040121F" w:rsidP="0040121F">
      <w:pPr>
        <w:rPr>
          <w:ins w:id="161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162" w:author="mary.inoue@fap.local" w:date="2026-09-22T12:21:00Z" w16du:dateUtc="2026-09-22T16:21:00Z">
        <w:r w:rsidRPr="00205930">
          <w:rPr>
            <w:rFonts w:ascii="Arial" w:hAnsi="Arial" w:cs="Arial"/>
            <w:sz w:val="24"/>
            <w:szCs w:val="24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  <w:sz w:val="24"/>
            <w:szCs w:val="24"/>
          </w:rPr>
          <w:t>Resumo –</w:t>
        </w:r>
        <w:r w:rsidRPr="00205930">
          <w:rPr>
            <w:rFonts w:ascii="Arial" w:hAnsi="Arial" w:cs="Arial"/>
            <w:sz w:val="24"/>
            <w:szCs w:val="24"/>
          </w:rPr>
          <w:t xml:space="preserve"> Leitura e Produção de Textos Técnicos e Acadêmicos. Parábola Editorial</w:t>
        </w:r>
      </w:ins>
    </w:p>
    <w:p w14:paraId="395E423E" w14:textId="77777777" w:rsidR="00A2270B" w:rsidRPr="00AF56D5" w:rsidRDefault="00A2270B" w:rsidP="00A2270B">
      <w:pPr>
        <w:rPr>
          <w:ins w:id="163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164" w:author="mary.inoue@fap.local" w:date="2026-09-22T12:21:00Z" w16du:dateUtc="2026-09-22T16:21:00Z">
        <w:r w:rsidRPr="00AF56D5">
          <w:rPr>
            <w:rFonts w:ascii="Arial" w:hAnsi="Arial" w:cs="Arial"/>
            <w:b/>
            <w:sz w:val="24"/>
            <w:szCs w:val="24"/>
          </w:rPr>
          <w:t>______. Planejar gêneros acadêmicos</w:t>
        </w:r>
        <w:r w:rsidRPr="00AF56D5">
          <w:rPr>
            <w:rFonts w:ascii="Arial" w:hAnsi="Arial" w:cs="Arial"/>
            <w:sz w:val="24"/>
            <w:szCs w:val="24"/>
          </w:rPr>
          <w:t xml:space="preserve"> – Leitura e produção de textos acadêmicos. Vol 03. Parábola, 2005.</w:t>
        </w:r>
      </w:ins>
    </w:p>
    <w:p w14:paraId="70200BED" w14:textId="77777777" w:rsidR="00E45383" w:rsidRDefault="00E45383" w:rsidP="00E45383">
      <w:pPr>
        <w:rPr>
          <w:ins w:id="165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18768746" w14:textId="77777777" w:rsidR="00395556" w:rsidRPr="000642ED" w:rsidRDefault="00395556" w:rsidP="00395556">
      <w:pPr>
        <w:rPr>
          <w:ins w:id="166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167" w:author="mary.inoue@fap.local" w:date="2026-09-22T12:21:00Z" w16du:dateUtc="2026-09-22T16:21:00Z">
        <w:r w:rsidRPr="000642ED">
          <w:rPr>
            <w:rFonts w:ascii="Arial" w:hAnsi="Arial" w:cs="Arial"/>
            <w:sz w:val="24"/>
            <w:szCs w:val="24"/>
          </w:rPr>
          <w:t>MACIEL, Kátia</w:t>
        </w:r>
        <w:r w:rsidRPr="005F149C">
          <w:rPr>
            <w:rFonts w:ascii="Arial" w:hAnsi="Arial" w:cs="Arial"/>
            <w:b/>
            <w:sz w:val="24"/>
            <w:szCs w:val="24"/>
          </w:rPr>
          <w:t>. Transcinemas</w:t>
        </w:r>
        <w:r w:rsidRPr="000642ED">
          <w:rPr>
            <w:rFonts w:ascii="Arial" w:hAnsi="Arial" w:cs="Arial"/>
            <w:sz w:val="24"/>
            <w:szCs w:val="24"/>
          </w:rPr>
          <w:t>. Rio de Janeiro: Contra Capa Livraria, 2009.</w:t>
        </w:r>
      </w:ins>
    </w:p>
    <w:p w14:paraId="16304BCB" w14:textId="77777777" w:rsidR="0040121F" w:rsidRDefault="0040121F" w:rsidP="0040121F">
      <w:pPr>
        <w:rPr>
          <w:ins w:id="168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55D86989" w14:textId="77777777" w:rsidR="00395556" w:rsidRDefault="00395556" w:rsidP="00E45383">
      <w:pPr>
        <w:rPr>
          <w:ins w:id="169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6A558ED9" w14:textId="77777777" w:rsidR="00E45383" w:rsidRPr="0050434A" w:rsidRDefault="00E45383" w:rsidP="00E45383">
      <w:pPr>
        <w:rPr>
          <w:ins w:id="170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171" w:author="mary.inoue@fap.local" w:date="2026-09-22T12:21:00Z" w16du:dateUtc="2026-09-22T16:21:00Z">
        <w:r w:rsidRPr="0050434A">
          <w:rPr>
            <w:rFonts w:ascii="Arial" w:hAnsi="Arial" w:cs="Arial"/>
            <w:sz w:val="24"/>
            <w:szCs w:val="24"/>
          </w:rPr>
          <w:t xml:space="preserve">MAFFESOLI. M. </w:t>
        </w:r>
        <w:r w:rsidRPr="0050434A">
          <w:rPr>
            <w:rFonts w:ascii="Arial" w:hAnsi="Arial" w:cs="Arial"/>
            <w:b/>
            <w:sz w:val="24"/>
            <w:szCs w:val="24"/>
          </w:rPr>
          <w:t>Elogio da razão sensível</w:t>
        </w:r>
        <w:r w:rsidRPr="0050434A">
          <w:rPr>
            <w:rFonts w:ascii="Arial" w:hAnsi="Arial" w:cs="Arial"/>
            <w:sz w:val="24"/>
            <w:szCs w:val="24"/>
          </w:rPr>
          <w:t>. Petrópolis: Vozes, 2001.</w:t>
        </w:r>
      </w:ins>
    </w:p>
    <w:p w14:paraId="6F56121E" w14:textId="77777777" w:rsidR="00723985" w:rsidRDefault="00723985" w:rsidP="00723985">
      <w:pPr>
        <w:pStyle w:val="Default"/>
        <w:rPr>
          <w:ins w:id="172" w:author="mary.inoue@fap.local" w:date="2026-09-22T12:21:00Z" w16du:dateUtc="2026-09-22T16:21:00Z"/>
        </w:rPr>
      </w:pPr>
    </w:p>
    <w:p w14:paraId="5401E955" w14:textId="77777777" w:rsidR="00EB44BF" w:rsidRPr="008D7954" w:rsidRDefault="00EB44BF" w:rsidP="00EB44BF">
      <w:pPr>
        <w:rPr>
          <w:ins w:id="173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174" w:author="mary.inoue@fap.local" w:date="2026-09-22T12:21:00Z" w16du:dateUtc="2026-09-22T16:21:00Z">
        <w:r w:rsidRPr="008D7954">
          <w:rPr>
            <w:rFonts w:ascii="Arial" w:hAnsi="Arial" w:cs="Arial"/>
            <w:sz w:val="24"/>
            <w:szCs w:val="24"/>
          </w:rPr>
          <w:t>MARQUES, G. G</w:t>
        </w:r>
        <w:r w:rsidRPr="008D7954">
          <w:rPr>
            <w:rFonts w:ascii="Arial" w:hAnsi="Arial" w:cs="Arial"/>
            <w:b/>
            <w:sz w:val="24"/>
            <w:szCs w:val="24"/>
          </w:rPr>
          <w:t>. Como contar um conto</w:t>
        </w:r>
        <w:r w:rsidRPr="008D7954">
          <w:rPr>
            <w:rFonts w:ascii="Arial" w:hAnsi="Arial" w:cs="Arial"/>
            <w:sz w:val="24"/>
            <w:szCs w:val="24"/>
          </w:rPr>
          <w:t>. Rio de Janeiro: Casa Jorge editorial, 1995.</w:t>
        </w:r>
      </w:ins>
    </w:p>
    <w:p w14:paraId="68613306" w14:textId="77777777" w:rsidR="00E45383" w:rsidRDefault="00E45383" w:rsidP="00723985">
      <w:pPr>
        <w:pStyle w:val="Default"/>
        <w:rPr>
          <w:ins w:id="175" w:author="mary.inoue@fap.local" w:date="2026-09-22T12:21:00Z" w16du:dateUtc="2026-09-22T16:21:00Z"/>
        </w:rPr>
      </w:pPr>
    </w:p>
    <w:p w14:paraId="73EF6284" w14:textId="77777777" w:rsidR="00723985" w:rsidRPr="00345AD1" w:rsidRDefault="00723985" w:rsidP="00723985">
      <w:pPr>
        <w:pStyle w:val="Default"/>
        <w:rPr>
          <w:ins w:id="176" w:author="mary.inoue@fap.local" w:date="2026-09-22T12:21:00Z" w16du:dateUtc="2026-09-22T16:21:00Z"/>
        </w:rPr>
      </w:pPr>
      <w:ins w:id="177" w:author="mary.inoue@fap.local" w:date="2026-09-22T12:21:00Z" w16du:dateUtc="2026-09-22T16:21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41A34D07" w14:textId="77777777" w:rsidR="00723985" w:rsidRDefault="00723985" w:rsidP="00A5391B">
      <w:pPr>
        <w:rPr>
          <w:ins w:id="178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30CECEC0" w14:textId="77777777" w:rsidR="00B30730" w:rsidRPr="00345AD1" w:rsidRDefault="00B30730" w:rsidP="00B30730">
      <w:pPr>
        <w:pStyle w:val="Default"/>
        <w:rPr>
          <w:ins w:id="179" w:author="mary.inoue@fap.local" w:date="2026-09-22T12:21:00Z" w16du:dateUtc="2026-09-22T16:21:00Z"/>
        </w:rPr>
      </w:pPr>
      <w:ins w:id="180" w:author="mary.inoue@fap.local" w:date="2026-09-22T12:21:00Z" w16du:dateUtc="2026-09-22T16:21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08DE60FD" w14:textId="77777777" w:rsidR="00B30730" w:rsidRDefault="00B30730" w:rsidP="00A5391B">
      <w:pPr>
        <w:rPr>
          <w:ins w:id="181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563B7717" w14:textId="77777777" w:rsidR="00723985" w:rsidRDefault="00723985" w:rsidP="00A5391B">
      <w:pPr>
        <w:rPr>
          <w:ins w:id="182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42549B80" w14:textId="77777777" w:rsidR="00723985" w:rsidRDefault="00723985" w:rsidP="00A5391B">
      <w:pPr>
        <w:rPr>
          <w:ins w:id="183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42DE57CA" w14:textId="77777777" w:rsidR="00BC4C01" w:rsidRPr="00BC4C01" w:rsidRDefault="00BC4C01" w:rsidP="00A5391B">
      <w:pPr>
        <w:rPr>
          <w:ins w:id="184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185" w:author="mary.inoue@fap.local" w:date="2026-09-22T12:21:00Z" w16du:dateUtc="2026-09-22T16:21:00Z">
        <w:r w:rsidRPr="00BC4C01">
          <w:rPr>
            <w:rFonts w:ascii="Arial" w:hAnsi="Arial" w:cs="Arial"/>
            <w:sz w:val="24"/>
            <w:szCs w:val="24"/>
          </w:rPr>
          <w:t>MARTINS, Gilberto de Andrade</w:t>
        </w:r>
        <w:r w:rsidRPr="00BC4C01">
          <w:rPr>
            <w:rFonts w:ascii="Arial" w:hAnsi="Arial" w:cs="Arial"/>
            <w:b/>
            <w:sz w:val="24"/>
            <w:szCs w:val="24"/>
          </w:rPr>
          <w:t>. Estudo de caso</w:t>
        </w:r>
        <w:r w:rsidRPr="00BC4C01">
          <w:rPr>
            <w:rFonts w:ascii="Arial" w:hAnsi="Arial" w:cs="Arial"/>
            <w:sz w:val="24"/>
            <w:szCs w:val="24"/>
          </w:rPr>
          <w:t xml:space="preserve"> : uma estratégia de pesquisa. São Paulo,Atlas.</w:t>
        </w:r>
      </w:ins>
    </w:p>
    <w:p w14:paraId="66DAB580" w14:textId="77777777" w:rsidR="00B23618" w:rsidRDefault="00B23618" w:rsidP="00B23618">
      <w:pPr>
        <w:rPr>
          <w:ins w:id="186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187" w:author="mary.inoue@fap.local" w:date="2026-09-22T12:21:00Z" w16du:dateUtc="2026-09-22T16:21:00Z">
        <w:r w:rsidRPr="006C7072">
          <w:rPr>
            <w:rFonts w:ascii="Arial" w:hAnsi="Arial" w:cs="Arial"/>
            <w:sz w:val="24"/>
            <w:szCs w:val="24"/>
          </w:rPr>
          <w:t xml:space="preserve">MATTOS, A. C. Gomes de. </w:t>
        </w:r>
        <w:r w:rsidRPr="006C7072">
          <w:rPr>
            <w:rFonts w:ascii="Arial" w:hAnsi="Arial" w:cs="Arial"/>
            <w:b/>
            <w:sz w:val="24"/>
            <w:szCs w:val="24"/>
          </w:rPr>
          <w:t>Do cinetoscópio ao cinema digital</w:t>
        </w:r>
        <w:r w:rsidRPr="006C7072">
          <w:rPr>
            <w:rFonts w:ascii="Arial" w:hAnsi="Arial" w:cs="Arial"/>
            <w:sz w:val="24"/>
            <w:szCs w:val="24"/>
          </w:rPr>
          <w:t>: breve história do cinema americano. Rio de Janeiro, ROCCO,2006</w:t>
        </w:r>
      </w:ins>
    </w:p>
    <w:p w14:paraId="6F71D686" w14:textId="77777777" w:rsidR="00B23618" w:rsidRDefault="00B23618" w:rsidP="00A5391B">
      <w:pPr>
        <w:rPr>
          <w:ins w:id="188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7D3FC983" w14:textId="77777777" w:rsidR="00B23618" w:rsidRDefault="00B23618" w:rsidP="00A5391B">
      <w:pPr>
        <w:rPr>
          <w:ins w:id="189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1322A9F1" w14:textId="77777777" w:rsidR="006D73AD" w:rsidRDefault="006F5CEB" w:rsidP="00A5391B">
      <w:pPr>
        <w:rPr>
          <w:ins w:id="190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191" w:author="mary.inoue@fap.local" w:date="2026-09-22T12:21:00Z" w16du:dateUtc="2026-09-22T16:21:00Z">
        <w:r w:rsidRPr="006F5CEB">
          <w:rPr>
            <w:rFonts w:ascii="Arial" w:hAnsi="Arial" w:cs="Arial"/>
            <w:sz w:val="24"/>
            <w:szCs w:val="24"/>
          </w:rPr>
          <w:t>OIDA, Yoshi</w:t>
        </w:r>
        <w:r w:rsidRPr="006F5CEB">
          <w:rPr>
            <w:rFonts w:ascii="Arial" w:hAnsi="Arial" w:cs="Arial"/>
            <w:b/>
            <w:sz w:val="24"/>
            <w:szCs w:val="24"/>
          </w:rPr>
          <w:t>. O ator invisível</w:t>
        </w:r>
        <w:r w:rsidRPr="006F5CEB">
          <w:rPr>
            <w:rFonts w:ascii="Arial" w:hAnsi="Arial" w:cs="Arial"/>
            <w:sz w:val="24"/>
            <w:szCs w:val="24"/>
          </w:rPr>
          <w:t>. São Paulo, Beca Produções Culturais,</w:t>
        </w:r>
      </w:ins>
    </w:p>
    <w:p w14:paraId="33DE4610" w14:textId="77777777" w:rsidR="00B23618" w:rsidRPr="003A0E43" w:rsidRDefault="00B23618" w:rsidP="00B23618">
      <w:pPr>
        <w:rPr>
          <w:ins w:id="192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193" w:author="mary.inoue@fap.local" w:date="2026-09-22T12:21:00Z" w16du:dateUtc="2026-09-22T16:21:00Z">
        <w:r w:rsidRPr="003A0E43">
          <w:rPr>
            <w:rFonts w:ascii="Arial" w:hAnsi="Arial" w:cs="Arial"/>
            <w:sz w:val="24"/>
            <w:szCs w:val="24"/>
          </w:rPr>
          <w:t xml:space="preserve">PERROTA, Cláudia. </w:t>
        </w:r>
        <w:r w:rsidRPr="003A0E43">
          <w:rPr>
            <w:rFonts w:ascii="Arial" w:hAnsi="Arial" w:cs="Arial"/>
            <w:b/>
            <w:sz w:val="24"/>
            <w:szCs w:val="24"/>
          </w:rPr>
          <w:t>Um texto pra chamar de seu:</w:t>
        </w:r>
        <w:r w:rsidRPr="003A0E43">
          <w:rPr>
            <w:rFonts w:ascii="Arial" w:hAnsi="Arial" w:cs="Arial"/>
            <w:sz w:val="24"/>
            <w:szCs w:val="24"/>
          </w:rPr>
          <w:t xml:space="preserve"> preliminares sobre a produção do texto acadêmico. São Paulo: Martins Fontes, 2003.</w:t>
        </w:r>
      </w:ins>
    </w:p>
    <w:p w14:paraId="7132A089" w14:textId="77777777" w:rsidR="00B30730" w:rsidRDefault="00B30730" w:rsidP="00A5391B">
      <w:pPr>
        <w:rPr>
          <w:ins w:id="194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3E45A7F9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ins w:id="195" w:author="mary.inoue@fap.local" w:date="2026-09-22T12:21:00Z" w16du:dateUtc="2026-09-22T16:21:00Z"/>
          <w:rFonts w:ascii="ArialMT" w:hAnsi="ArialMT" w:cs="ArialMT"/>
          <w:sz w:val="24"/>
          <w:szCs w:val="24"/>
        </w:rPr>
      </w:pPr>
      <w:ins w:id="196" w:author="mary.inoue@fap.local" w:date="2026-09-22T12:21:00Z" w16du:dateUtc="2026-09-22T16:21:00Z">
        <w:r w:rsidRPr="00345AD1">
          <w:rPr>
            <w:rFonts w:ascii="ArialMT" w:hAnsi="ArialMT" w:cs="ArialMT"/>
            <w:sz w:val="24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 w:val="24"/>
            <w:szCs w:val="24"/>
          </w:rPr>
          <w:t>. Elementos da semiótica da comunicação</w:t>
        </w:r>
        <w:r w:rsidRPr="00345AD1">
          <w:rPr>
            <w:rFonts w:ascii="ArialMT" w:hAnsi="ArialMT" w:cs="ArialMT"/>
            <w:sz w:val="24"/>
            <w:szCs w:val="24"/>
          </w:rPr>
          <w:t>. Bauru: EDUSC, 2004.</w:t>
        </w:r>
      </w:ins>
    </w:p>
    <w:p w14:paraId="1149CD35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ins w:id="197" w:author="mary.inoue@fap.local" w:date="2026-09-22T12:21:00Z" w16du:dateUtc="2026-09-22T16:21:00Z"/>
          <w:rFonts w:ascii="ArialMT" w:hAnsi="ArialMT" w:cs="ArialMT"/>
          <w:sz w:val="24"/>
          <w:szCs w:val="24"/>
        </w:rPr>
      </w:pPr>
    </w:p>
    <w:p w14:paraId="5752243F" w14:textId="77777777" w:rsidR="00B23618" w:rsidRDefault="00B23618" w:rsidP="00B23618">
      <w:pPr>
        <w:rPr>
          <w:ins w:id="198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199" w:author="mary.inoue@fap.local" w:date="2026-09-22T12:21:00Z" w16du:dateUtc="2026-09-22T16:21:00Z">
        <w:r w:rsidRPr="000C1319">
          <w:rPr>
            <w:rFonts w:ascii="Arial" w:hAnsi="Arial" w:cs="Arial"/>
            <w:b/>
            <w:sz w:val="24"/>
            <w:szCs w:val="24"/>
          </w:rPr>
          <w:t>Pictórica.</w:t>
        </w:r>
        <w:r w:rsidRPr="000C1319">
          <w:rPr>
            <w:rFonts w:ascii="Arial" w:hAnsi="Arial" w:cs="Arial"/>
            <w:sz w:val="24"/>
            <w:szCs w:val="24"/>
          </w:rPr>
          <w:t xml:space="preserve"> Trad. Raul de Sá Barbosa. São Paulo: Martins Fontes Ed., 2000.</w:t>
        </w:r>
      </w:ins>
    </w:p>
    <w:p w14:paraId="0545755C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ins w:id="200" w:author="mary.inoue@fap.local" w:date="2026-09-22T12:21:00Z" w16du:dateUtc="2026-09-22T16:21:00Z"/>
          <w:rFonts w:ascii="Arial" w:hAnsi="Arial" w:cs="Arial"/>
          <w:color w:val="000000"/>
          <w:sz w:val="24"/>
          <w:szCs w:val="24"/>
        </w:rPr>
      </w:pPr>
      <w:ins w:id="201" w:author="mary.inoue@fap.local" w:date="2026-09-22T12:21:00Z" w16du:dateUtc="2026-09-22T16:21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São Paulo: Annablume, Fapesp, 2009. </w:t>
        </w:r>
      </w:ins>
    </w:p>
    <w:p w14:paraId="54B3F02F" w14:textId="77777777" w:rsidR="00B23618" w:rsidRPr="00345AD1" w:rsidRDefault="00B23618" w:rsidP="00B23618">
      <w:pPr>
        <w:pStyle w:val="Default"/>
        <w:rPr>
          <w:ins w:id="202" w:author="mary.inoue@fap.local" w:date="2026-09-22T12:21:00Z" w16du:dateUtc="2026-09-22T16:21:00Z"/>
        </w:rPr>
      </w:pPr>
      <w:ins w:id="203" w:author="mary.inoue@fap.local" w:date="2026-09-22T12:21:00Z" w16du:dateUtc="2026-09-22T16:21:00Z">
        <w:r w:rsidRPr="00345AD1">
          <w:t xml:space="preserve"> </w:t>
        </w:r>
      </w:ins>
    </w:p>
    <w:p w14:paraId="161229E5" w14:textId="77777777" w:rsidR="00B23618" w:rsidRDefault="00B23618" w:rsidP="00B23618">
      <w:pPr>
        <w:rPr>
          <w:ins w:id="204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51DE0278" w14:textId="77777777" w:rsidR="00B23618" w:rsidRDefault="00B23618" w:rsidP="00B23618">
      <w:pPr>
        <w:rPr>
          <w:ins w:id="205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4D118BFC" w14:textId="77777777" w:rsidR="00B23618" w:rsidRDefault="00B23618" w:rsidP="00B23618">
      <w:pPr>
        <w:rPr>
          <w:ins w:id="206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207" w:author="mary.inoue@fap.local" w:date="2026-09-22T12:21:00Z" w16du:dateUtc="2026-09-22T16:21:00Z">
        <w:r w:rsidRPr="00B123C3">
          <w:rPr>
            <w:rFonts w:ascii="Arial" w:hAnsi="Arial" w:cs="Arial"/>
            <w:sz w:val="24"/>
            <w:szCs w:val="24"/>
          </w:rPr>
          <w:t xml:space="preserve">ROCHA, Glauber. </w:t>
        </w:r>
        <w:r w:rsidRPr="00B123C3">
          <w:rPr>
            <w:rFonts w:ascii="Arial" w:hAnsi="Arial" w:cs="Arial"/>
            <w:b/>
            <w:sz w:val="24"/>
            <w:szCs w:val="24"/>
          </w:rPr>
          <w:t>Revisão crítica do cinema brasileiro.</w:t>
        </w:r>
        <w:r w:rsidRPr="00B123C3">
          <w:rPr>
            <w:rFonts w:ascii="Arial" w:hAnsi="Arial" w:cs="Arial"/>
            <w:sz w:val="24"/>
            <w:szCs w:val="24"/>
          </w:rPr>
          <w:t xml:space="preserve"> São Paulo: Cosac &amp; Naify, 2003</w:t>
        </w:r>
      </w:ins>
    </w:p>
    <w:p w14:paraId="35342CF2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ins w:id="208" w:author="mary.inoue@fap.local" w:date="2026-09-22T12:21:00Z" w16du:dateUtc="2026-09-22T16:21:00Z"/>
          <w:rFonts w:ascii="ArialMT" w:hAnsi="ArialMT" w:cs="ArialMT"/>
          <w:sz w:val="24"/>
          <w:szCs w:val="24"/>
        </w:rPr>
      </w:pPr>
    </w:p>
    <w:p w14:paraId="2DAD170F" w14:textId="77777777" w:rsidR="00B30730" w:rsidRDefault="00B30730" w:rsidP="00A5391B">
      <w:pPr>
        <w:rPr>
          <w:ins w:id="209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645A5770" w14:textId="77777777" w:rsidR="00D1600A" w:rsidRPr="00345AD1" w:rsidRDefault="00D1600A" w:rsidP="00D1600A">
      <w:pPr>
        <w:pStyle w:val="Default"/>
        <w:rPr>
          <w:ins w:id="210" w:author="mary.inoue@fap.local" w:date="2026-09-22T12:21:00Z" w16du:dateUtc="2026-09-22T16:21:00Z"/>
        </w:rPr>
      </w:pPr>
      <w:ins w:id="211" w:author="mary.inoue@fap.local" w:date="2026-09-22T12:21:00Z" w16du:dateUtc="2026-09-22T16:21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78D95E58" w14:textId="77777777" w:rsidR="004175E5" w:rsidRDefault="004175E5" w:rsidP="00A5391B">
      <w:pPr>
        <w:rPr>
          <w:ins w:id="212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46053D12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ins w:id="213" w:author="mary.inoue@fap.local" w:date="2026-09-22T12:21:00Z" w16du:dateUtc="2026-09-22T16:21:00Z"/>
          <w:rFonts w:ascii="Arial" w:hAnsi="Arial" w:cs="Arial"/>
          <w:b/>
          <w:sz w:val="24"/>
          <w:szCs w:val="24"/>
        </w:rPr>
      </w:pPr>
      <w:ins w:id="214" w:author="mary.inoue@fap.local" w:date="2026-09-22T12:21:00Z" w16du:dateUtc="2026-09-22T16:21:00Z">
        <w:r w:rsidRPr="00345AD1">
          <w:rPr>
            <w:rFonts w:ascii="Arial" w:hAnsi="Arial" w:cs="Arial"/>
            <w:sz w:val="24"/>
            <w:szCs w:val="24"/>
          </w:rPr>
          <w:t xml:space="preserve">RAMACHANDRAN, V. S.. </w:t>
        </w:r>
        <w:r w:rsidRPr="00345AD1">
          <w:rPr>
            <w:rFonts w:ascii="Arial" w:hAnsi="Arial" w:cs="Arial"/>
            <w:b/>
            <w:sz w:val="24"/>
            <w:szCs w:val="24"/>
          </w:rPr>
          <w:t>Fantasmas no cérebro: uma investigação dos mistérios da mente humana</w:t>
        </w:r>
        <w:r w:rsidRPr="00345AD1">
          <w:rPr>
            <w:rFonts w:ascii="Arial" w:hAnsi="Arial" w:cs="Arial"/>
            <w:sz w:val="24"/>
            <w:szCs w:val="24"/>
          </w:rPr>
          <w:t>. Rio de Janeiro e São Paulo: Editora Record, 2004.</w:t>
        </w:r>
        <w:r>
          <w:rPr>
            <w:rFonts w:ascii="Arial" w:hAnsi="Arial" w:cs="Arial"/>
            <w:sz w:val="24"/>
            <w:szCs w:val="24"/>
          </w:rPr>
          <w:t xml:space="preserve"> </w:t>
        </w:r>
        <w:r w:rsidRPr="003B3B96">
          <w:rPr>
            <w:rFonts w:ascii="Arial" w:hAnsi="Arial" w:cs="Arial"/>
            <w:b/>
            <w:sz w:val="24"/>
            <w:szCs w:val="24"/>
          </w:rPr>
          <w:t>(R$89,90, Livraria Saraiva)</w:t>
        </w:r>
      </w:ins>
    </w:p>
    <w:p w14:paraId="5204B2FB" w14:textId="77777777" w:rsidR="00F33C0F" w:rsidRDefault="00F33C0F" w:rsidP="00A5391B">
      <w:pPr>
        <w:rPr>
          <w:ins w:id="215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1953200D" w14:textId="77777777" w:rsidR="00D60738" w:rsidRDefault="00D60738" w:rsidP="00A5391B">
      <w:pPr>
        <w:rPr>
          <w:ins w:id="216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217" w:author="mary.inoue@fap.local" w:date="2026-09-22T12:21:00Z" w16du:dateUtc="2026-09-22T16:21:00Z">
        <w:r w:rsidRPr="00D60738">
          <w:rPr>
            <w:rFonts w:ascii="Arial" w:hAnsi="Arial" w:cs="Arial"/>
            <w:sz w:val="24"/>
            <w:szCs w:val="24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  <w:sz w:val="24"/>
            <w:szCs w:val="24"/>
          </w:rPr>
          <w:t>Artes Cênicas sem fronteiras</w:t>
        </w:r>
        <w:r w:rsidRPr="00D60738">
          <w:rPr>
            <w:rFonts w:ascii="Arial" w:hAnsi="Arial" w:cs="Arial"/>
            <w:sz w:val="24"/>
            <w:szCs w:val="24"/>
          </w:rPr>
          <w:t>. São Paulo: Anadarco, 2007</w:t>
        </w:r>
      </w:ins>
    </w:p>
    <w:p w14:paraId="25015689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ins w:id="218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219" w:author="mary.inoue@fap.local" w:date="2026-09-22T12:21:00Z" w16du:dateUtc="2026-09-22T16:21:00Z">
        <w:r w:rsidRPr="00345AD1">
          <w:rPr>
            <w:rFonts w:ascii="Arial" w:hAnsi="Arial" w:cs="Arial"/>
            <w:sz w:val="24"/>
            <w:szCs w:val="24"/>
          </w:rPr>
          <w:t xml:space="preserve">RENGEL, Lenira; THRALL, Karin (2013). </w:t>
        </w:r>
        <w:r w:rsidRPr="00345AD1">
          <w:rPr>
            <w:rFonts w:ascii="Arial" w:hAnsi="Arial" w:cs="Arial"/>
            <w:b/>
            <w:sz w:val="24"/>
            <w:szCs w:val="24"/>
          </w:rPr>
          <w:t>Corpo em cena</w:t>
        </w:r>
        <w:r w:rsidRPr="00345AD1">
          <w:rPr>
            <w:rFonts w:ascii="Arial" w:hAnsi="Arial" w:cs="Arial"/>
            <w:sz w:val="24"/>
            <w:szCs w:val="24"/>
          </w:rPr>
          <w:t>, vol. 6. São Paulo: Anadarco Editora e Comunicação.</w:t>
        </w:r>
      </w:ins>
    </w:p>
    <w:p w14:paraId="3F618802" w14:textId="77777777" w:rsidR="00A24980" w:rsidRPr="00D60738" w:rsidRDefault="00A24980" w:rsidP="00A5391B">
      <w:pPr>
        <w:rPr>
          <w:ins w:id="220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1BAB7E15" w14:textId="77777777" w:rsidR="00163BDD" w:rsidRDefault="00163BDD" w:rsidP="00A5391B">
      <w:pPr>
        <w:rPr>
          <w:ins w:id="221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222" w:author="mary.inoue@fap.local" w:date="2026-09-22T12:21:00Z" w16du:dateUtc="2026-09-22T16:21:00Z">
        <w:r w:rsidRPr="00163BDD">
          <w:rPr>
            <w:rFonts w:ascii="Arial" w:hAnsi="Arial" w:cs="Arial"/>
            <w:sz w:val="24"/>
            <w:szCs w:val="24"/>
          </w:rPr>
          <w:t xml:space="preserve">RUSH, Michael. </w:t>
        </w:r>
        <w:r w:rsidRPr="00163BDD">
          <w:rPr>
            <w:rFonts w:ascii="Arial" w:hAnsi="Arial" w:cs="Arial"/>
            <w:b/>
            <w:sz w:val="24"/>
            <w:szCs w:val="24"/>
          </w:rPr>
          <w:t>Novas mídias</w:t>
        </w:r>
        <w:r w:rsidRPr="00163BDD">
          <w:rPr>
            <w:rFonts w:ascii="Arial" w:hAnsi="Arial" w:cs="Arial"/>
            <w:sz w:val="24"/>
            <w:szCs w:val="24"/>
          </w:rPr>
          <w:t>: a arte contemporânea 2006. São Paulo, Martins Fontes</w:t>
        </w:r>
      </w:ins>
    </w:p>
    <w:p w14:paraId="1D10BECD" w14:textId="77777777" w:rsidR="00B23618" w:rsidRDefault="00B23618" w:rsidP="00A5391B">
      <w:pPr>
        <w:rPr>
          <w:ins w:id="223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267489C7" w14:textId="77777777" w:rsidR="00B23618" w:rsidRDefault="00B23618" w:rsidP="00B23618">
      <w:pPr>
        <w:rPr>
          <w:ins w:id="224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5FD65FD2" w14:textId="77777777" w:rsidR="00B23618" w:rsidRDefault="00B23618" w:rsidP="00A5391B">
      <w:pPr>
        <w:rPr>
          <w:ins w:id="225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3E26F4E6" w14:textId="77777777" w:rsidR="00094AC5" w:rsidRDefault="00094AC5" w:rsidP="00094AC5">
      <w:pPr>
        <w:pStyle w:val="Default"/>
        <w:rPr>
          <w:ins w:id="226" w:author="mary.inoue@fap.local" w:date="2026-09-22T12:21:00Z" w16du:dateUtc="2026-09-22T16:21:00Z"/>
        </w:rPr>
      </w:pPr>
      <w:ins w:id="227" w:author="mary.inoue@fap.local" w:date="2026-09-22T12:21:00Z" w16du:dateUtc="2026-09-22T16:21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778DEDD3" w14:textId="77777777" w:rsidR="00B23618" w:rsidRDefault="00B23618" w:rsidP="00B23618">
      <w:pPr>
        <w:rPr>
          <w:ins w:id="228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1AE9A26E" w14:textId="77777777" w:rsidR="00B23618" w:rsidRPr="003268AD" w:rsidRDefault="00B23618" w:rsidP="00B23618">
      <w:pPr>
        <w:rPr>
          <w:ins w:id="229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230" w:author="mary.inoue@fap.local" w:date="2026-09-22T12:21:00Z" w16du:dateUtc="2026-09-22T16:21:00Z">
        <w:r w:rsidRPr="003268AD">
          <w:rPr>
            <w:rFonts w:ascii="Arial" w:hAnsi="Arial" w:cs="Arial"/>
            <w:sz w:val="24"/>
            <w:szCs w:val="24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  <w:sz w:val="24"/>
            <w:szCs w:val="24"/>
          </w:rPr>
          <w:t>O sujeito da educação</w:t>
        </w:r>
        <w:r w:rsidRPr="003268AD">
          <w:rPr>
            <w:rFonts w:ascii="Arial" w:hAnsi="Arial" w:cs="Arial"/>
            <w:sz w:val="24"/>
            <w:szCs w:val="24"/>
          </w:rPr>
          <w:t>. Estudos foucaultianos. 5.ed.Petrópolis, RJ: Vozes, 1994.</w:t>
        </w:r>
      </w:ins>
    </w:p>
    <w:p w14:paraId="1009034C" w14:textId="77777777" w:rsidR="00B23618" w:rsidRPr="005B78AA" w:rsidRDefault="00B23618" w:rsidP="00B23618">
      <w:pPr>
        <w:rPr>
          <w:ins w:id="231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232" w:author="mary.inoue@fap.local" w:date="2026-09-22T12:21:00Z" w16du:dateUtc="2026-09-22T16:21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p w14:paraId="44D029F7" w14:textId="77777777" w:rsidR="00B23618" w:rsidRPr="00345AD1" w:rsidRDefault="00B23618" w:rsidP="00094AC5">
      <w:pPr>
        <w:pStyle w:val="Default"/>
        <w:rPr>
          <w:ins w:id="233" w:author="mary.inoue@fap.local" w:date="2026-09-22T12:21:00Z" w16du:dateUtc="2026-09-22T16:21:00Z"/>
        </w:rPr>
      </w:pPr>
    </w:p>
    <w:p w14:paraId="00E6BAC8" w14:textId="77777777" w:rsidR="00094AC5" w:rsidRDefault="00094AC5" w:rsidP="00094AC5">
      <w:pPr>
        <w:pStyle w:val="Default"/>
        <w:rPr>
          <w:ins w:id="234" w:author="mary.inoue@fap.local" w:date="2026-09-22T12:21:00Z" w16du:dateUtc="2026-09-22T16:21:00Z"/>
        </w:rPr>
      </w:pPr>
    </w:p>
    <w:p w14:paraId="2E983A2A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ins w:id="235" w:author="mary.inoue@fap.local" w:date="2026-09-22T12:21:00Z" w16du:dateUtc="2026-09-22T16:21:00Z"/>
          <w:rFonts w:ascii="Arial" w:hAnsi="Arial" w:cs="Arial"/>
          <w:color w:val="000000"/>
          <w:sz w:val="24"/>
          <w:szCs w:val="24"/>
        </w:rPr>
      </w:pPr>
      <w:ins w:id="236" w:author="mary.inoue@fap.local" w:date="2026-09-22T12:21:00Z" w16du:dateUtc="2026-09-22T16:21:00Z">
        <w:r w:rsidRPr="00345AD1">
          <w:rPr>
            <w:rFonts w:ascii="Arial" w:hAnsi="Arial" w:cs="Arial"/>
            <w:color w:val="000000"/>
            <w:sz w:val="24"/>
            <w:szCs w:val="24"/>
          </w:rPr>
          <w:t>SALLES, Cecilia Almeida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 xml:space="preserve">. Redes da criação 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: criação da obra de arte.São Paulo, Horizonte, 2006</w:t>
        </w:r>
      </w:ins>
    </w:p>
    <w:p w14:paraId="20FC16E2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ins w:id="237" w:author="mary.inoue@fap.local" w:date="2026-09-22T12:21:00Z" w16du:dateUtc="2026-09-22T16:21:00Z"/>
          <w:rFonts w:ascii="Arial" w:hAnsi="Arial" w:cs="Arial"/>
          <w:color w:val="000000"/>
          <w:sz w:val="24"/>
          <w:szCs w:val="24"/>
        </w:rPr>
      </w:pPr>
    </w:p>
    <w:p w14:paraId="02068EDF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38" w:author="mary.inoue@fap.local" w:date="2026-09-22T12:21:00Z" w16du:dateUtc="2026-09-22T16:21:00Z"/>
          <w:rFonts w:ascii="Arial" w:hAnsi="Arial" w:cs="Arial"/>
          <w:color w:val="000000"/>
          <w:sz w:val="24"/>
          <w:szCs w:val="24"/>
        </w:rPr>
      </w:pPr>
      <w:ins w:id="239" w:author="mary.inoue@fap.local" w:date="2026-09-22T12:21:00Z" w16du:dateUtc="2026-09-22T16:21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Cinema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anos noventa. Curitiba, PR: Fundação Cultural, 2001. </w:t>
        </w:r>
      </w:ins>
    </w:p>
    <w:p w14:paraId="50A3A3AA" w14:textId="77777777" w:rsidR="00094AC5" w:rsidRPr="00163BDD" w:rsidRDefault="00094AC5" w:rsidP="00A5391B">
      <w:pPr>
        <w:rPr>
          <w:ins w:id="240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30CA9E1F" w14:textId="77777777" w:rsidR="00A5391B" w:rsidRPr="00A5391B" w:rsidRDefault="00A5391B" w:rsidP="00A5391B">
      <w:pPr>
        <w:rPr>
          <w:ins w:id="241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242" w:author="mary.inoue@fap.local" w:date="2026-09-22T12:21:00Z" w16du:dateUtc="2026-09-22T16:21:00Z">
        <w:r w:rsidRPr="00A5391B">
          <w:rPr>
            <w:rFonts w:ascii="Arial" w:hAnsi="Arial" w:cs="Arial"/>
            <w:sz w:val="24"/>
            <w:szCs w:val="24"/>
          </w:rPr>
          <w:t>SANTAELLA, Lucia</w:t>
        </w:r>
        <w:r w:rsidRPr="00A5391B">
          <w:rPr>
            <w:rFonts w:ascii="Arial" w:hAnsi="Arial" w:cs="Arial"/>
            <w:b/>
            <w:sz w:val="24"/>
            <w:szCs w:val="24"/>
          </w:rPr>
          <w:t>. O que é semiótica</w:t>
        </w:r>
        <w:r w:rsidRPr="00A5391B">
          <w:rPr>
            <w:rFonts w:ascii="Arial" w:hAnsi="Arial" w:cs="Arial"/>
            <w:sz w:val="24"/>
            <w:szCs w:val="24"/>
          </w:rPr>
          <w:t xml:space="preserve">. 16. reimpr.. ed. São Paulo: Brasiliense, 1999. 84 (Primeiros passos; 103). </w:t>
        </w:r>
      </w:ins>
    </w:p>
    <w:p w14:paraId="6820C687" w14:textId="77777777" w:rsidR="002C247D" w:rsidRDefault="002C247D" w:rsidP="002C247D">
      <w:pPr>
        <w:rPr>
          <w:ins w:id="243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244" w:author="mary.inoue@fap.local" w:date="2026-09-22T12:21:00Z" w16du:dateUtc="2026-09-22T16:21:00Z">
        <w:r w:rsidRPr="002C247D">
          <w:rPr>
            <w:rFonts w:ascii="Arial" w:hAnsi="Arial" w:cs="Arial"/>
            <w:sz w:val="24"/>
            <w:szCs w:val="24"/>
          </w:rPr>
          <w:t>SARRAZAC, Jean-Pierre (org</w:t>
        </w:r>
        <w:r w:rsidRPr="002C247D">
          <w:rPr>
            <w:rFonts w:ascii="Arial" w:hAnsi="Arial" w:cs="Arial"/>
            <w:b/>
            <w:sz w:val="24"/>
            <w:szCs w:val="24"/>
          </w:rPr>
          <w:t>.). Léxico do drama moderno e contemporâneo.</w:t>
        </w:r>
        <w:r w:rsidRPr="002C247D">
          <w:rPr>
            <w:rFonts w:ascii="Arial" w:hAnsi="Arial" w:cs="Arial"/>
            <w:sz w:val="24"/>
            <w:szCs w:val="24"/>
          </w:rPr>
          <w:t xml:space="preserve"> Cosac &amp; Naify, 2012.</w:t>
        </w:r>
      </w:ins>
    </w:p>
    <w:p w14:paraId="4C6D1CE2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5" w:author="mary.inoue@fap.local" w:date="2026-09-22T12:21:00Z" w16du:dateUtc="2026-09-22T16:21:00Z"/>
          <w:rFonts w:ascii="ArialMT" w:hAnsi="ArialMT" w:cs="ArialMT"/>
          <w:sz w:val="24"/>
          <w:szCs w:val="24"/>
        </w:rPr>
      </w:pPr>
      <w:ins w:id="246" w:author="mary.inoue@fap.local" w:date="2026-09-22T12:21:00Z" w16du:dateUtc="2026-09-22T16:21:00Z">
        <w:r w:rsidRPr="00345AD1">
          <w:rPr>
            <w:rFonts w:ascii="ArialMT" w:hAnsi="ArialMT" w:cs="ArialMT"/>
            <w:sz w:val="24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 w:val="24"/>
            <w:szCs w:val="24"/>
          </w:rPr>
          <w:t>Laban plural</w:t>
        </w:r>
        <w:r w:rsidRPr="00345AD1">
          <w:rPr>
            <w:rFonts w:ascii="ArialMT" w:hAnsi="ArialMT" w:cs="ArialMT"/>
            <w:sz w:val="24"/>
            <w:szCs w:val="24"/>
          </w:rPr>
          <w:t>: arte do movimento, pesquisa e genealogia da práxis de Rudolf von Laban no Brasil. São Paulo: Summus, 2017.</w:t>
        </w:r>
      </w:ins>
    </w:p>
    <w:p w14:paraId="10F9DCE7" w14:textId="77777777" w:rsidR="00BB7F95" w:rsidRDefault="00BB7F95" w:rsidP="002C247D">
      <w:pPr>
        <w:rPr>
          <w:ins w:id="247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5C9C3261" w14:textId="77777777" w:rsidR="00BB7F95" w:rsidRDefault="00BB7F95" w:rsidP="002C247D">
      <w:pPr>
        <w:rPr>
          <w:ins w:id="248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6F45905F" w14:textId="77777777" w:rsidR="00BB7F95" w:rsidRDefault="00BB7F95" w:rsidP="002C247D">
      <w:pPr>
        <w:rPr>
          <w:ins w:id="249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5AC0843F" w14:textId="77777777" w:rsidR="00140891" w:rsidRDefault="00140891" w:rsidP="002C247D">
      <w:pPr>
        <w:rPr>
          <w:ins w:id="250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251" w:author="mary.inoue@fap.local" w:date="2026-09-22T12:21:00Z" w16du:dateUtc="2026-09-22T16:21:00Z">
        <w:r w:rsidRPr="00140891">
          <w:rPr>
            <w:rFonts w:ascii="Arial" w:hAnsi="Arial" w:cs="Arial"/>
            <w:sz w:val="24"/>
            <w:szCs w:val="24"/>
          </w:rPr>
          <w:t>SILVA, Raquel Siqueira</w:t>
        </w:r>
        <w:r w:rsidRPr="00140891">
          <w:rPr>
            <w:rFonts w:ascii="Arial" w:hAnsi="Arial" w:cs="Arial"/>
            <w:b/>
            <w:sz w:val="24"/>
            <w:szCs w:val="24"/>
          </w:rPr>
          <w:t>. Conexões Musicais</w:t>
        </w:r>
        <w:r w:rsidRPr="00140891">
          <w:rPr>
            <w:rFonts w:ascii="Arial" w:hAnsi="Arial" w:cs="Arial"/>
            <w:sz w:val="24"/>
            <w:szCs w:val="24"/>
          </w:rPr>
          <w:t>: Musicoterapia, Saúde Mental e Teoria Ator-Rede</w:t>
        </w:r>
      </w:ins>
    </w:p>
    <w:p w14:paraId="269E48C5" w14:textId="77777777" w:rsidR="00B23618" w:rsidRPr="005B78AA" w:rsidRDefault="00B23618" w:rsidP="00B23618">
      <w:pPr>
        <w:rPr>
          <w:ins w:id="252" w:author="mary.inoue@fap.local" w:date="2026-09-22T12:21:00Z" w16du:dateUtc="2026-09-22T16:21:00Z"/>
          <w:rFonts w:ascii="Arial" w:hAnsi="Arial" w:cs="Arial"/>
          <w:sz w:val="24"/>
          <w:szCs w:val="24"/>
        </w:rPr>
      </w:pPr>
      <w:bookmarkStart w:id="253" w:name="_Hlk10102745"/>
      <w:ins w:id="254" w:author="mary.inoue@fap.local" w:date="2026-09-22T12:21:00Z" w16du:dateUtc="2026-09-22T16:21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bookmarkEnd w:id="253"/>
    <w:p w14:paraId="215A65EA" w14:textId="77777777" w:rsidR="00B23618" w:rsidRPr="00140891" w:rsidRDefault="00B23618" w:rsidP="002C247D">
      <w:pPr>
        <w:rPr>
          <w:ins w:id="255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24048C44" w14:textId="77777777" w:rsidR="00140891" w:rsidRDefault="00140891" w:rsidP="002C247D">
      <w:pPr>
        <w:rPr>
          <w:ins w:id="256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257" w:author="mary.inoue@fap.local" w:date="2026-09-22T12:21:00Z" w16du:dateUtc="2026-09-22T16:21:00Z">
        <w:r w:rsidRPr="00140891">
          <w:rPr>
            <w:rFonts w:ascii="Arial" w:hAnsi="Arial" w:cs="Arial"/>
            <w:sz w:val="24"/>
            <w:szCs w:val="24"/>
          </w:rPr>
          <w:t xml:space="preserve">SZONDI, Peter. </w:t>
        </w:r>
        <w:r w:rsidRPr="00140891">
          <w:rPr>
            <w:rFonts w:ascii="Arial" w:hAnsi="Arial" w:cs="Arial"/>
            <w:b/>
            <w:sz w:val="24"/>
            <w:szCs w:val="24"/>
          </w:rPr>
          <w:t>Teoria do drama moderno</w:t>
        </w:r>
        <w:r w:rsidRPr="00140891">
          <w:rPr>
            <w:rFonts w:ascii="Arial" w:hAnsi="Arial" w:cs="Arial"/>
            <w:sz w:val="24"/>
            <w:szCs w:val="24"/>
          </w:rPr>
          <w:t xml:space="preserve"> São Paulo, Cozac Naify, 2001</w:t>
        </w:r>
      </w:ins>
    </w:p>
    <w:p w14:paraId="5D85C067" w14:textId="77777777" w:rsidR="00064320" w:rsidRDefault="00064320" w:rsidP="00064320">
      <w:pPr>
        <w:pStyle w:val="Default"/>
        <w:rPr>
          <w:ins w:id="258" w:author="mary.inoue@fap.local" w:date="2026-09-22T12:21:00Z" w16du:dateUtc="2026-09-22T16:21:00Z"/>
        </w:rPr>
      </w:pPr>
    </w:p>
    <w:p w14:paraId="6F3315FE" w14:textId="77777777" w:rsidR="00064320" w:rsidRPr="00345AD1" w:rsidRDefault="00064320" w:rsidP="00064320">
      <w:pPr>
        <w:pStyle w:val="Default"/>
        <w:rPr>
          <w:ins w:id="259" w:author="mary.inoue@fap.local" w:date="2026-09-22T12:21:00Z" w16du:dateUtc="2026-09-22T16:21:00Z"/>
        </w:rPr>
      </w:pPr>
      <w:ins w:id="260" w:author="mary.inoue@fap.local" w:date="2026-09-22T12:21:00Z" w16du:dateUtc="2026-09-22T16:21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15DFA4AA" w14:textId="77777777" w:rsidR="00064320" w:rsidRDefault="00064320" w:rsidP="00064320">
      <w:pPr>
        <w:pStyle w:val="Default"/>
        <w:rPr>
          <w:ins w:id="261" w:author="mary.inoue@fap.local" w:date="2026-09-22T12:21:00Z" w16du:dateUtc="2026-09-22T16:21:00Z"/>
        </w:rPr>
      </w:pPr>
    </w:p>
    <w:p w14:paraId="3FBCDD1B" w14:textId="77777777" w:rsidR="00064320" w:rsidRPr="008A41B7" w:rsidRDefault="008A41B7" w:rsidP="002C247D">
      <w:pPr>
        <w:rPr>
          <w:ins w:id="262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263" w:author="mary.inoue@fap.local" w:date="2026-09-22T12:21:00Z" w16du:dateUtc="2026-09-22T16:21:00Z">
        <w:r w:rsidRPr="008A41B7">
          <w:rPr>
            <w:rFonts w:ascii="Arial" w:hAnsi="Arial" w:cs="Arial"/>
            <w:sz w:val="24"/>
            <w:szCs w:val="24"/>
          </w:rPr>
          <w:t>VAGANOVA, Agrippina</w:t>
        </w:r>
        <w:r w:rsidRPr="008A41B7">
          <w:rPr>
            <w:rFonts w:ascii="Arial" w:hAnsi="Arial" w:cs="Arial"/>
            <w:b/>
            <w:sz w:val="24"/>
            <w:szCs w:val="24"/>
          </w:rPr>
          <w:t>; Fundamentos da Dança Clássica</w:t>
        </w:r>
        <w:r w:rsidRPr="008A41B7">
          <w:rPr>
            <w:rFonts w:ascii="Arial" w:hAnsi="Arial" w:cs="Arial"/>
            <w:sz w:val="24"/>
            <w:szCs w:val="24"/>
          </w:rPr>
          <w:t>; tradução Ana Silva e Silvério, Curitiba: Appris, 2013</w:t>
        </w:r>
      </w:ins>
    </w:p>
    <w:p w14:paraId="4B7B3C5C" w14:textId="77777777" w:rsidR="00064320" w:rsidRDefault="00064320" w:rsidP="002C247D">
      <w:pPr>
        <w:rPr>
          <w:ins w:id="264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51C7704F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ins w:id="265" w:author="mary.inoue@fap.local" w:date="2026-09-22T12:21:00Z" w16du:dateUtc="2026-09-22T16:21:00Z"/>
          <w:rFonts w:ascii="Arial" w:hAnsi="Arial" w:cs="Arial"/>
          <w:color w:val="000000"/>
          <w:sz w:val="24"/>
          <w:szCs w:val="24"/>
        </w:rPr>
      </w:pPr>
      <w:ins w:id="266" w:author="mary.inoue@fap.local" w:date="2026-09-22T12:21:00Z" w16du:dateUtc="2026-09-22T16:21:00Z">
        <w:r w:rsidRPr="00345AD1">
          <w:rPr>
            <w:rFonts w:ascii="Arial" w:hAnsi="Arial" w:cs="Arial"/>
            <w:color w:val="000000"/>
            <w:sz w:val="24"/>
            <w:szCs w:val="24"/>
          </w:rPr>
          <w:t>VALLIM, Aline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. Uma Proposição para a dança: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A Restrição como possibilidade. 2014. 61 f. </w:t>
        </w:r>
      </w:ins>
    </w:p>
    <w:p w14:paraId="6B2C6D33" w14:textId="77777777" w:rsidR="00706622" w:rsidRPr="00345AD1" w:rsidRDefault="00706622" w:rsidP="00706622">
      <w:pPr>
        <w:pStyle w:val="Default"/>
        <w:rPr>
          <w:ins w:id="267" w:author="mary.inoue@fap.local" w:date="2026-09-22T12:21:00Z" w16du:dateUtc="2026-09-22T16:21:00Z"/>
        </w:rPr>
      </w:pPr>
    </w:p>
    <w:p w14:paraId="226629F3" w14:textId="77777777" w:rsidR="00494500" w:rsidRDefault="00494500" w:rsidP="00494500">
      <w:pPr>
        <w:pStyle w:val="Default"/>
        <w:rPr>
          <w:ins w:id="268" w:author="mary.inoue@fap.local" w:date="2026-09-22T12:21:00Z" w16du:dateUtc="2026-09-22T16:21:00Z"/>
        </w:rPr>
      </w:pPr>
      <w:ins w:id="269" w:author="mary.inoue@fap.local" w:date="2026-09-22T12:21:00Z" w16du:dateUtc="2026-09-22T16:21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446422D3" w14:textId="77777777" w:rsidR="005201FD" w:rsidRDefault="005201FD" w:rsidP="00494500">
      <w:pPr>
        <w:pStyle w:val="Default"/>
        <w:rPr>
          <w:ins w:id="270" w:author="mary.inoue@fap.local" w:date="2026-09-22T12:21:00Z" w16du:dateUtc="2026-09-22T16:21:00Z"/>
        </w:rPr>
      </w:pPr>
    </w:p>
    <w:p w14:paraId="5098C06F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ins w:id="271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272" w:author="mary.inoue@fap.local" w:date="2026-09-22T12:21:00Z" w16du:dateUtc="2026-09-22T16:21:00Z">
        <w:r>
          <w:rPr>
            <w:rFonts w:ascii="Arial" w:hAnsi="Arial" w:cs="Arial"/>
            <w:sz w:val="24"/>
            <w:szCs w:val="24"/>
          </w:rPr>
          <w:t xml:space="preserve">VIANNA, Klauss. </w:t>
        </w:r>
        <w:r w:rsidRPr="003E410A">
          <w:rPr>
            <w:rFonts w:ascii="Arial" w:hAnsi="Arial" w:cs="Arial"/>
            <w:b/>
            <w:sz w:val="24"/>
            <w:szCs w:val="24"/>
          </w:rPr>
          <w:t>A dança</w:t>
        </w:r>
        <w:r>
          <w:rPr>
            <w:rFonts w:ascii="Arial" w:hAnsi="Arial" w:cs="Arial"/>
            <w:sz w:val="24"/>
            <w:szCs w:val="24"/>
          </w:rPr>
          <w:t>.  São Paulo, Siciliano, 1990</w:t>
        </w:r>
      </w:ins>
    </w:p>
    <w:p w14:paraId="0F1B3C9E" w14:textId="77777777" w:rsidR="005201FD" w:rsidRPr="00345AD1" w:rsidRDefault="005201FD" w:rsidP="00494500">
      <w:pPr>
        <w:pStyle w:val="Default"/>
        <w:rPr>
          <w:ins w:id="273" w:author="mary.inoue@fap.local" w:date="2026-09-22T12:21:00Z" w16du:dateUtc="2026-09-22T16:21:00Z"/>
        </w:rPr>
      </w:pPr>
    </w:p>
    <w:p w14:paraId="22F12828" w14:textId="77777777" w:rsidR="00BD6490" w:rsidRPr="00345AD1" w:rsidRDefault="00BD6490" w:rsidP="00BD6490">
      <w:pPr>
        <w:pStyle w:val="Default"/>
        <w:rPr>
          <w:ins w:id="274" w:author="mary.inoue@fap.local" w:date="2026-09-22T12:21:00Z" w16du:dateUtc="2026-09-22T16:21:00Z"/>
        </w:rPr>
      </w:pPr>
      <w:ins w:id="275" w:author="mary.inoue@fap.local" w:date="2026-09-22T12:21:00Z" w16du:dateUtc="2026-09-22T16:21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189E4732" w14:textId="77777777" w:rsidR="00064320" w:rsidRDefault="00064320" w:rsidP="002C247D">
      <w:pPr>
        <w:rPr>
          <w:ins w:id="276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0B1E19A4" w14:textId="77777777" w:rsidR="00B9482B" w:rsidRDefault="00B9482B" w:rsidP="002C247D">
      <w:pPr>
        <w:rPr>
          <w:ins w:id="277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278" w:author="mary.inoue@fap.local" w:date="2026-09-22T12:21:00Z" w16du:dateUtc="2026-09-22T16:21:00Z">
        <w:r w:rsidRPr="00B9482B">
          <w:rPr>
            <w:rFonts w:ascii="Arial" w:hAnsi="Arial" w:cs="Arial"/>
            <w:sz w:val="24"/>
            <w:szCs w:val="24"/>
          </w:rPr>
          <w:t>TIRARD, Laurent</w:t>
        </w:r>
        <w:r w:rsidRPr="00B9482B">
          <w:rPr>
            <w:rFonts w:ascii="Arial" w:hAnsi="Arial" w:cs="Arial"/>
            <w:b/>
            <w:sz w:val="24"/>
            <w:szCs w:val="24"/>
          </w:rPr>
          <w:t>. Grandes diretores de cinema</w:t>
        </w:r>
        <w:r w:rsidRPr="00B9482B">
          <w:rPr>
            <w:rFonts w:ascii="Arial" w:hAnsi="Arial" w:cs="Arial"/>
            <w:sz w:val="24"/>
            <w:szCs w:val="24"/>
          </w:rPr>
          <w:t>. Editora Record</w:t>
        </w:r>
      </w:ins>
    </w:p>
    <w:p w14:paraId="1CCA5F34" w14:textId="77777777" w:rsidR="00B9482B" w:rsidRDefault="00B9482B" w:rsidP="002C247D">
      <w:pPr>
        <w:rPr>
          <w:ins w:id="279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280" w:author="mary.inoue@fap.local" w:date="2026-09-22T12:21:00Z" w16du:dateUtc="2026-09-22T16:21:00Z">
        <w:r w:rsidRPr="00B9482B">
          <w:rPr>
            <w:rFonts w:ascii="Arial" w:hAnsi="Arial" w:cs="Arial"/>
            <w:sz w:val="24"/>
            <w:szCs w:val="24"/>
          </w:rPr>
          <w:t>VANOYE, F.; Goliot-Lété, A</w:t>
        </w:r>
        <w:r w:rsidRPr="00B9482B">
          <w:rPr>
            <w:rFonts w:ascii="Arial" w:hAnsi="Arial" w:cs="Arial"/>
            <w:b/>
            <w:sz w:val="24"/>
            <w:szCs w:val="24"/>
          </w:rPr>
          <w:t>. Ensaios sobre a análise fílmica</w:t>
        </w:r>
        <w:r w:rsidRPr="00B9482B">
          <w:rPr>
            <w:rFonts w:ascii="Arial" w:hAnsi="Arial" w:cs="Arial"/>
            <w:sz w:val="24"/>
            <w:szCs w:val="24"/>
          </w:rPr>
          <w:t>. Editora Papirus.</w:t>
        </w:r>
      </w:ins>
    </w:p>
    <w:p w14:paraId="1AB31154" w14:textId="77777777" w:rsidR="009801CD" w:rsidRDefault="009801CD" w:rsidP="002C247D">
      <w:pPr>
        <w:rPr>
          <w:ins w:id="281" w:author="mary.inoue@fap.local" w:date="2026-09-22T12:21:00Z" w16du:dateUtc="2026-09-22T16:21:00Z"/>
          <w:rFonts w:ascii="Arial" w:hAnsi="Arial" w:cs="Arial"/>
          <w:sz w:val="24"/>
          <w:szCs w:val="24"/>
        </w:rPr>
      </w:pPr>
      <w:ins w:id="282" w:author="mary.inoue@fap.local" w:date="2026-09-22T12:21:00Z" w16du:dateUtc="2026-09-22T16:21:00Z">
        <w:r w:rsidRPr="009801CD">
          <w:rPr>
            <w:rFonts w:ascii="Arial" w:hAnsi="Arial" w:cs="Arial"/>
            <w:sz w:val="24"/>
            <w:szCs w:val="24"/>
          </w:rPr>
          <w:t xml:space="preserve">VIGARELLO, Georges. A </w:t>
        </w:r>
        <w:r w:rsidRPr="009801CD">
          <w:rPr>
            <w:rFonts w:ascii="Arial" w:hAnsi="Arial" w:cs="Arial"/>
            <w:b/>
            <w:sz w:val="24"/>
            <w:szCs w:val="24"/>
          </w:rPr>
          <w:t>história da beleza:</w:t>
        </w:r>
        <w:r w:rsidRPr="009801CD">
          <w:rPr>
            <w:rFonts w:ascii="Arial" w:hAnsi="Arial" w:cs="Arial"/>
            <w:sz w:val="24"/>
            <w:szCs w:val="24"/>
          </w:rPr>
          <w:t xml:space="preserve"> o corpo e a arte de se embelezar, do renascimento aos nossos dias. Editora Ediouro</w:t>
        </w:r>
      </w:ins>
    </w:p>
    <w:p w14:paraId="62AC8946" w14:textId="77777777" w:rsidR="00C10C2A" w:rsidRPr="00345AD1" w:rsidRDefault="00C10C2A" w:rsidP="00C10C2A">
      <w:pPr>
        <w:pStyle w:val="Default"/>
        <w:rPr>
          <w:ins w:id="283" w:author="mary.inoue@fap.local" w:date="2026-09-22T12:21:00Z" w16du:dateUtc="2026-09-22T16:21:00Z"/>
        </w:rPr>
      </w:pPr>
      <w:ins w:id="284" w:author="mary.inoue@fap.local" w:date="2026-09-22T12:21:00Z" w16du:dateUtc="2026-09-22T16:21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101B2065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ins w:id="285" w:author="mary.inoue@fap.local" w:date="2026-09-22T12:21:00Z" w16du:dateUtc="2026-09-22T16:21:00Z"/>
          <w:rFonts w:ascii="ArialMT" w:hAnsi="ArialMT" w:cs="ArialMT"/>
          <w:sz w:val="24"/>
          <w:szCs w:val="24"/>
        </w:rPr>
      </w:pPr>
    </w:p>
    <w:p w14:paraId="7BB66D9F" w14:textId="77777777" w:rsidR="00B23618" w:rsidRPr="00345AD1" w:rsidRDefault="00B23618" w:rsidP="00C10C2A">
      <w:pPr>
        <w:autoSpaceDE w:val="0"/>
        <w:autoSpaceDN w:val="0"/>
        <w:adjustRightInd w:val="0"/>
        <w:spacing w:after="0" w:line="240" w:lineRule="auto"/>
        <w:rPr>
          <w:ins w:id="286" w:author="mary.inoue@fap.local" w:date="2026-09-22T12:21:00Z" w16du:dateUtc="2026-09-22T16:21:00Z"/>
          <w:rFonts w:ascii="ArialMT" w:hAnsi="ArialMT" w:cs="ArialMT"/>
          <w:sz w:val="24"/>
          <w:szCs w:val="24"/>
        </w:rPr>
      </w:pPr>
      <w:ins w:id="287" w:author="mary.inoue@fap.local" w:date="2026-09-22T12:21:00Z" w16du:dateUtc="2026-09-22T16:21:00Z">
        <w:r w:rsidRPr="00B471A2">
          <w:rPr>
            <w:rFonts w:ascii="Arial" w:hAnsi="Arial" w:cs="Arial"/>
            <w:sz w:val="24"/>
            <w:szCs w:val="24"/>
          </w:rPr>
          <w:t xml:space="preserve">Wood, J. </w:t>
        </w:r>
        <w:r w:rsidRPr="00B471A2">
          <w:rPr>
            <w:rFonts w:ascii="Arial" w:hAnsi="Arial" w:cs="Arial"/>
            <w:b/>
            <w:sz w:val="24"/>
            <w:szCs w:val="24"/>
          </w:rPr>
          <w:t>Como funciona a Ficção.</w:t>
        </w:r>
        <w:r w:rsidRPr="00B471A2">
          <w:rPr>
            <w:rFonts w:ascii="Arial" w:hAnsi="Arial" w:cs="Arial"/>
            <w:sz w:val="24"/>
            <w:szCs w:val="24"/>
          </w:rPr>
          <w:t xml:space="preserve"> São Paulo: Editora Cosacnaify, 2008</w:t>
        </w:r>
      </w:ins>
    </w:p>
    <w:p w14:paraId="2098700A" w14:textId="77777777" w:rsidR="00C10C2A" w:rsidRPr="009801CD" w:rsidRDefault="00C10C2A" w:rsidP="002C247D">
      <w:pPr>
        <w:rPr>
          <w:ins w:id="288" w:author="mary.inoue@fap.local" w:date="2026-09-22T12:21:00Z" w16du:dateUtc="2026-09-22T16:21:00Z"/>
          <w:rFonts w:ascii="Arial" w:hAnsi="Arial" w:cs="Arial"/>
          <w:sz w:val="24"/>
          <w:szCs w:val="24"/>
        </w:rPr>
      </w:pPr>
    </w:p>
    <w:p w14:paraId="64DEDF28" w14:textId="77777777" w:rsidR="00AA6A17" w:rsidRDefault="00AA6A17" w:rsidP="00751984">
      <w:pPr>
        <w:pStyle w:val="Normal1"/>
        <w:widowControl w:val="0"/>
        <w:spacing w:before="0" w:beforeAutospacing="0" w:after="0" w:afterAutospacing="0" w:line="240" w:lineRule="auto"/>
        <w:jc w:val="center"/>
        <w:rPr>
          <w:del w:id="289" w:author="mary.inoue@fap.local" w:date="2026-09-22T12:21:00Z" w16du:dateUtc="2026-09-22T16:21:00Z"/>
          <w:rFonts w:ascii="Times New Roman" w:hAnsi="Times New Roman" w:cs="Times New Roman"/>
          <w:b/>
          <w:u w:val="single"/>
        </w:rPr>
      </w:pPr>
    </w:p>
    <w:p w14:paraId="5E7DBC55" w14:textId="77777777" w:rsidR="00AA6A17" w:rsidRDefault="00AA6A17" w:rsidP="00751984">
      <w:pPr>
        <w:pStyle w:val="Normal1"/>
        <w:widowControl w:val="0"/>
        <w:spacing w:before="0" w:beforeAutospacing="0" w:after="0" w:afterAutospacing="0" w:line="240" w:lineRule="auto"/>
        <w:jc w:val="center"/>
        <w:rPr>
          <w:del w:id="290" w:author="mary.inoue@fap.local" w:date="2026-09-22T12:21:00Z" w16du:dateUtc="2026-09-22T16:21:00Z"/>
          <w:rFonts w:ascii="Times New Roman" w:hAnsi="Times New Roman" w:cs="Times New Roman"/>
          <w:b/>
          <w:u w:val="single"/>
        </w:rPr>
      </w:pPr>
    </w:p>
    <w:p w14:paraId="4776AF00" w14:textId="0582B44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jc w:val="center"/>
        <w:rPr>
          <w:del w:id="291" w:author="mary.inoue@fap.local" w:date="2026-09-22T12:21:00Z" w16du:dateUtc="2026-09-22T16:21:00Z"/>
          <w:rFonts w:ascii="Times New Roman" w:hAnsi="Times New Roman" w:cs="Times New Roman"/>
          <w:b/>
          <w:u w:val="single"/>
        </w:rPr>
      </w:pPr>
      <w:del w:id="292" w:author="mary.inoue@fap.local" w:date="2026-09-22T12:21:00Z" w16du:dateUtc="2026-09-22T16:21:00Z">
        <w:r>
          <w:rPr>
            <w:rFonts w:ascii="Times New Roman" w:hAnsi="Times New Roman" w:cs="Times New Roman"/>
            <w:b/>
            <w:u w:val="single"/>
          </w:rPr>
          <w:delText>Komentář k finančnímu  hospodaření Obce Drysice a MŠ Drysice v roce 202</w:delText>
        </w:r>
        <w:r w:rsidR="00F16EEF">
          <w:rPr>
            <w:rFonts w:ascii="Times New Roman" w:hAnsi="Times New Roman" w:cs="Times New Roman"/>
            <w:b/>
            <w:u w:val="single"/>
          </w:rPr>
          <w:delText>3</w:delText>
        </w:r>
      </w:del>
    </w:p>
    <w:p w14:paraId="2F247442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jc w:val="center"/>
        <w:rPr>
          <w:del w:id="293" w:author="mary.inoue@fap.local" w:date="2026-09-22T12:21:00Z" w16du:dateUtc="2026-09-22T16:21:00Z"/>
          <w:rFonts w:ascii="Times New Roman" w:hAnsi="Times New Roman" w:cs="Times New Roman"/>
          <w:b/>
        </w:rPr>
      </w:pPr>
    </w:p>
    <w:p w14:paraId="3D6AF507" w14:textId="0ACAF2FF" w:rsidR="006F5DF7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294" w:author="mary.inoue@fap.local" w:date="2026-09-22T12:21:00Z" w16du:dateUtc="2026-09-22T16:21:00Z"/>
          <w:rFonts w:ascii="Times New Roman" w:hAnsi="Times New Roman" w:cs="Times New Roman"/>
        </w:rPr>
      </w:pPr>
      <w:del w:id="295" w:author="mary.inoue@fap.local" w:date="2026-09-22T12:21:00Z" w16du:dateUtc="2026-09-22T16:21:00Z">
        <w:r>
          <w:rPr>
            <w:rFonts w:ascii="Times New Roman" w:hAnsi="Times New Roman" w:cs="Times New Roman"/>
          </w:rPr>
          <w:delText>Hospodaření obce Drysice probíhalo v roce 202</w:delText>
        </w:r>
        <w:r w:rsidR="00F16EEF">
          <w:rPr>
            <w:rFonts w:ascii="Times New Roman" w:hAnsi="Times New Roman" w:cs="Times New Roman"/>
          </w:rPr>
          <w:delText>3</w:delText>
        </w:r>
        <w:r>
          <w:rPr>
            <w:rFonts w:ascii="Times New Roman" w:hAnsi="Times New Roman" w:cs="Times New Roman"/>
          </w:rPr>
          <w:delText xml:space="preserve"> dle schváleného rozpočtu </w:delText>
        </w:r>
        <w:r w:rsidR="00BA453A">
          <w:rPr>
            <w:rFonts w:ascii="Times New Roman" w:hAnsi="Times New Roman" w:cs="Times New Roman"/>
          </w:rPr>
          <w:delText>ve výši :</w:delText>
        </w:r>
      </w:del>
    </w:p>
    <w:p w14:paraId="7DA2C0FE" w14:textId="18215936" w:rsidR="00AE2F55" w:rsidRDefault="00AB3DBE" w:rsidP="00751984">
      <w:pPr>
        <w:pStyle w:val="Normal1"/>
        <w:widowControl w:val="0"/>
        <w:spacing w:before="0" w:beforeAutospacing="0" w:after="0" w:afterAutospacing="0" w:line="240" w:lineRule="auto"/>
        <w:rPr>
          <w:del w:id="296" w:author="mary.inoue@fap.local" w:date="2026-09-22T12:21:00Z" w16du:dateUtc="2026-09-22T16:21:00Z"/>
          <w:rFonts w:ascii="Times New Roman" w:hAnsi="Times New Roman" w:cs="Times New Roman"/>
        </w:rPr>
      </w:pPr>
      <w:del w:id="297" w:author="mary.inoue@fap.local" w:date="2026-09-22T12:21:00Z" w16du:dateUtc="2026-09-22T16:21:00Z">
        <w:r>
          <w:rPr>
            <w:rFonts w:ascii="Times New Roman" w:hAnsi="Times New Roman" w:cs="Times New Roman"/>
          </w:rPr>
          <w:delText>Příjmy</w:delText>
        </w:r>
        <w:r w:rsidR="00751984">
          <w:rPr>
            <w:rFonts w:ascii="Times New Roman" w:hAnsi="Times New Roman" w:cs="Times New Roman"/>
          </w:rPr>
          <w:delText xml:space="preserve"> 1</w:delText>
        </w:r>
        <w:r w:rsidR="006F5DF7">
          <w:rPr>
            <w:rFonts w:ascii="Times New Roman" w:hAnsi="Times New Roman" w:cs="Times New Roman"/>
          </w:rPr>
          <w:delText>0</w:delText>
        </w:r>
        <w:r w:rsidR="00820CA0">
          <w:rPr>
            <w:rFonts w:ascii="Times New Roman" w:hAnsi="Times New Roman" w:cs="Times New Roman"/>
          </w:rPr>
          <w:delText>.406.500</w:delText>
        </w:r>
        <w:r w:rsidR="00751984">
          <w:rPr>
            <w:rFonts w:ascii="Times New Roman" w:hAnsi="Times New Roman" w:cs="Times New Roman"/>
          </w:rPr>
          <w:delText xml:space="preserve">  Kč </w:delText>
        </w:r>
        <w:r w:rsidR="00820CA0">
          <w:rPr>
            <w:rFonts w:ascii="Times New Roman" w:hAnsi="Times New Roman" w:cs="Times New Roman"/>
          </w:rPr>
          <w:delText xml:space="preserve">, výdaje </w:delText>
        </w:r>
        <w:r w:rsidR="00AE2F55">
          <w:rPr>
            <w:rFonts w:ascii="Times New Roman" w:hAnsi="Times New Roman" w:cs="Times New Roman"/>
          </w:rPr>
          <w:delText xml:space="preserve">12.939.500 Kč, financování min.let </w:delText>
        </w:r>
        <w:r w:rsidR="00F752E2">
          <w:rPr>
            <w:rFonts w:ascii="Times New Roman" w:hAnsi="Times New Roman" w:cs="Times New Roman"/>
          </w:rPr>
          <w:delText>2.533.000 Kč .</w:delText>
        </w:r>
      </w:del>
    </w:p>
    <w:p w14:paraId="248CD8FA" w14:textId="28FB0AF2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298" w:author="mary.inoue@fap.local" w:date="2026-09-22T12:21:00Z" w16du:dateUtc="2026-09-22T16:21:00Z"/>
          <w:rFonts w:ascii="Times New Roman" w:hAnsi="Times New Roman" w:cs="Times New Roman"/>
        </w:rPr>
      </w:pPr>
      <w:del w:id="299" w:author="mary.inoue@fap.local" w:date="2026-09-22T12:21:00Z" w16du:dateUtc="2026-09-22T16:21:00Z">
        <w:r>
          <w:rPr>
            <w:rFonts w:ascii="Times New Roman" w:hAnsi="Times New Roman" w:cs="Times New Roman"/>
          </w:rPr>
          <w:delText xml:space="preserve">Bylo schváleno </w:delText>
        </w:r>
        <w:r w:rsidR="00045176">
          <w:rPr>
            <w:rFonts w:ascii="Times New Roman" w:hAnsi="Times New Roman" w:cs="Times New Roman"/>
          </w:rPr>
          <w:delText>7</w:delText>
        </w:r>
        <w:r>
          <w:rPr>
            <w:rFonts w:ascii="Times New Roman" w:hAnsi="Times New Roman" w:cs="Times New Roman"/>
          </w:rPr>
          <w:delText xml:space="preserve"> rozpočtových opatření .</w:delText>
        </w:r>
      </w:del>
    </w:p>
    <w:p w14:paraId="4A6CAFDC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300" w:author="mary.inoue@fap.local" w:date="2026-09-22T12:21:00Z" w16du:dateUtc="2026-09-22T16:21:00Z"/>
          <w:rFonts w:ascii="Times New Roman" w:hAnsi="Times New Roman" w:cs="Times New Roman"/>
        </w:rPr>
      </w:pPr>
      <w:del w:id="301" w:author="mary.inoue@fap.local" w:date="2026-09-22T12:21:00Z" w16du:dateUtc="2026-09-22T16:21:00Z">
        <w:r>
          <w:rPr>
            <w:rFonts w:ascii="Times New Roman" w:hAnsi="Times New Roman" w:cs="Times New Roman"/>
          </w:rPr>
          <w:delText xml:space="preserve"> </w:delText>
        </w:r>
      </w:del>
    </w:p>
    <w:p w14:paraId="46A357E0" w14:textId="4ACD67BC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302" w:author="mary.inoue@fap.local" w:date="2026-09-22T12:21:00Z" w16du:dateUtc="2026-09-22T16:21:00Z"/>
          <w:rFonts w:ascii="Times New Roman" w:hAnsi="Times New Roman" w:cs="Times New Roman"/>
          <w:b/>
        </w:rPr>
      </w:pPr>
      <w:del w:id="303" w:author="mary.inoue@fap.local" w:date="2026-09-22T12:21:00Z" w16du:dateUtc="2026-09-22T16:21:00Z">
        <w:r>
          <w:rPr>
            <w:rFonts w:ascii="Times New Roman" w:hAnsi="Times New Roman" w:cs="Times New Roman"/>
            <w:b/>
          </w:rPr>
          <w:delText>Rozpočtové příjmy celkem   :     16.</w:delText>
        </w:r>
        <w:r w:rsidR="00773FBB">
          <w:rPr>
            <w:rFonts w:ascii="Times New Roman" w:hAnsi="Times New Roman" w:cs="Times New Roman"/>
            <w:b/>
          </w:rPr>
          <w:delText>147</w:delText>
        </w:r>
        <w:r w:rsidR="005C110E">
          <w:rPr>
            <w:rFonts w:ascii="Times New Roman" w:hAnsi="Times New Roman" w:cs="Times New Roman"/>
            <w:b/>
          </w:rPr>
          <w:delText>.356,77</w:delText>
        </w:r>
        <w:r>
          <w:rPr>
            <w:rFonts w:ascii="Times New Roman" w:hAnsi="Times New Roman" w:cs="Times New Roman"/>
            <w:b/>
          </w:rPr>
          <w:delText xml:space="preserve"> Kč  (1</w:delText>
        </w:r>
        <w:r w:rsidR="005C110E">
          <w:rPr>
            <w:rFonts w:ascii="Times New Roman" w:hAnsi="Times New Roman" w:cs="Times New Roman"/>
            <w:b/>
          </w:rPr>
          <w:delText>55,17</w:delText>
        </w:r>
        <w:r>
          <w:rPr>
            <w:rFonts w:ascii="Times New Roman" w:hAnsi="Times New Roman" w:cs="Times New Roman"/>
            <w:b/>
          </w:rPr>
          <w:delText xml:space="preserve"> % ke schv.rozp.)</w:delText>
        </w:r>
      </w:del>
    </w:p>
    <w:p w14:paraId="036EF4C2" w14:textId="782F132D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304" w:author="mary.inoue@fap.local" w:date="2026-09-22T12:21:00Z" w16du:dateUtc="2026-09-22T16:21:00Z"/>
          <w:rFonts w:ascii="Times New Roman" w:hAnsi="Times New Roman" w:cs="Times New Roman"/>
          <w:b/>
        </w:rPr>
      </w:pPr>
      <w:del w:id="305" w:author="mary.inoue@fap.local" w:date="2026-09-22T12:21:00Z" w16du:dateUtc="2026-09-22T16:21:00Z">
        <w:r>
          <w:rPr>
            <w:rFonts w:ascii="Times New Roman" w:hAnsi="Times New Roman" w:cs="Times New Roman"/>
            <w:b/>
          </w:rPr>
          <w:delText xml:space="preserve">Rozpočtové výdaje  celkem  :     </w:delText>
        </w:r>
        <w:r w:rsidR="00022EE1">
          <w:rPr>
            <w:rFonts w:ascii="Times New Roman" w:hAnsi="Times New Roman" w:cs="Times New Roman"/>
            <w:b/>
          </w:rPr>
          <w:delText>12.951.676,78</w:delText>
        </w:r>
        <w:r>
          <w:rPr>
            <w:rFonts w:ascii="Times New Roman" w:hAnsi="Times New Roman" w:cs="Times New Roman"/>
            <w:b/>
          </w:rPr>
          <w:delText xml:space="preserve"> Kč  ( </w:delText>
        </w:r>
        <w:r w:rsidR="006F5BED">
          <w:rPr>
            <w:rFonts w:ascii="Times New Roman" w:hAnsi="Times New Roman" w:cs="Times New Roman"/>
            <w:b/>
          </w:rPr>
          <w:delText>100,09</w:delText>
        </w:r>
        <w:r>
          <w:rPr>
            <w:rFonts w:ascii="Times New Roman" w:hAnsi="Times New Roman" w:cs="Times New Roman"/>
            <w:b/>
          </w:rPr>
          <w:delText xml:space="preserve"> % ke schv.rozp.)</w:delText>
        </w:r>
      </w:del>
    </w:p>
    <w:p w14:paraId="52B07BC9" w14:textId="685B3691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306" w:author="mary.inoue@fap.local" w:date="2026-09-22T12:21:00Z" w16du:dateUtc="2026-09-22T16:21:00Z"/>
          <w:rFonts w:ascii="Times New Roman" w:hAnsi="Times New Roman" w:cs="Times New Roman"/>
          <w:b/>
        </w:rPr>
      </w:pPr>
      <w:del w:id="307" w:author="mary.inoue@fap.local" w:date="2026-09-22T12:21:00Z" w16du:dateUtc="2026-09-22T16:21:00Z">
        <w:r>
          <w:rPr>
            <w:rFonts w:ascii="Times New Roman" w:hAnsi="Times New Roman" w:cs="Times New Roman"/>
            <w:b/>
          </w:rPr>
          <w:delText xml:space="preserve">Saldo příjmů a výdajů           :      </w:delText>
        </w:r>
        <w:r w:rsidR="00802350">
          <w:rPr>
            <w:rFonts w:ascii="Times New Roman" w:hAnsi="Times New Roman" w:cs="Times New Roman"/>
            <w:b/>
          </w:rPr>
          <w:delText>3.195.679,99</w:delText>
        </w:r>
        <w:r>
          <w:rPr>
            <w:rFonts w:ascii="Times New Roman" w:hAnsi="Times New Roman" w:cs="Times New Roman"/>
            <w:b/>
          </w:rPr>
          <w:delText xml:space="preserve"> Kč</w:delText>
        </w:r>
      </w:del>
    </w:p>
    <w:p w14:paraId="5789A888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308" w:author="mary.inoue@fap.local" w:date="2026-09-22T12:21:00Z" w16du:dateUtc="2026-09-22T16:21:00Z"/>
          <w:rFonts w:ascii="Times New Roman" w:hAnsi="Times New Roman" w:cs="Times New Roman"/>
          <w:b/>
        </w:rPr>
      </w:pPr>
      <w:del w:id="309" w:author="mary.inoue@fap.local" w:date="2026-09-22T12:21:00Z" w16du:dateUtc="2026-09-22T16:21:00Z">
        <w:r>
          <w:rPr>
            <w:rFonts w:ascii="Times New Roman" w:hAnsi="Times New Roman" w:cs="Times New Roman"/>
            <w:b/>
          </w:rPr>
          <w:delText xml:space="preserve"> </w:delText>
        </w:r>
      </w:del>
    </w:p>
    <w:p w14:paraId="5713536E" w14:textId="46A8D97F" w:rsidR="00751984" w:rsidRDefault="00751984" w:rsidP="00751984">
      <w:pPr>
        <w:pStyle w:val="Normal1"/>
        <w:spacing w:before="0" w:beforeAutospacing="0" w:after="0" w:afterAutospacing="0" w:line="240" w:lineRule="auto"/>
        <w:rPr>
          <w:del w:id="310" w:author="mary.inoue@fap.local" w:date="2026-09-22T12:21:00Z" w16du:dateUtc="2026-09-22T16:21:00Z"/>
          <w:rFonts w:ascii="Times New Roman" w:hAnsi="Times New Roman" w:cs="Times New Roman"/>
        </w:rPr>
      </w:pPr>
      <w:del w:id="311" w:author="mary.inoue@fap.local" w:date="2026-09-22T12:21:00Z" w16du:dateUtc="2026-09-22T16:21:00Z">
        <w:r>
          <w:rPr>
            <w:rFonts w:ascii="Times New Roman" w:hAnsi="Times New Roman" w:cs="Times New Roman"/>
          </w:rPr>
          <w:delText xml:space="preserve">Finanční hospodaření obce skončilo přebytkem  ve výši </w:delText>
        </w:r>
        <w:r w:rsidR="00802350">
          <w:rPr>
            <w:rFonts w:ascii="Times New Roman" w:hAnsi="Times New Roman" w:cs="Times New Roman"/>
          </w:rPr>
          <w:delText>3.195.679,99</w:delText>
        </w:r>
        <w:r>
          <w:rPr>
            <w:rFonts w:ascii="Times New Roman" w:hAnsi="Times New Roman" w:cs="Times New Roman"/>
          </w:rPr>
          <w:delText xml:space="preserve">  Kč . Tyto finanční prostředky budou použity  na hospodaření obce v budoucích letech .</w:delText>
        </w:r>
      </w:del>
    </w:p>
    <w:p w14:paraId="1B747DA0" w14:textId="77777777" w:rsidR="00751984" w:rsidRDefault="00751984" w:rsidP="00751984">
      <w:pPr>
        <w:pStyle w:val="Normal1"/>
        <w:spacing w:before="0" w:beforeAutospacing="0" w:after="0" w:afterAutospacing="0" w:line="240" w:lineRule="auto"/>
        <w:rPr>
          <w:del w:id="312" w:author="mary.inoue@fap.local" w:date="2026-09-22T12:21:00Z" w16du:dateUtc="2026-09-22T16:21:00Z"/>
          <w:rFonts w:ascii="Times New Roman" w:hAnsi="Times New Roman" w:cs="Times New Roman"/>
        </w:rPr>
      </w:pPr>
      <w:del w:id="313" w:author="mary.inoue@fap.local" w:date="2026-09-22T12:21:00Z" w16du:dateUtc="2026-09-22T16:21:00Z">
        <w:r>
          <w:rPr>
            <w:rFonts w:ascii="Times New Roman" w:hAnsi="Times New Roman" w:cs="Times New Roman"/>
          </w:rPr>
          <w:delText xml:space="preserve"> </w:delText>
        </w:r>
      </w:del>
    </w:p>
    <w:p w14:paraId="5F0434B8" w14:textId="77777777" w:rsidR="00751984" w:rsidRDefault="00751984" w:rsidP="00751984">
      <w:pPr>
        <w:pStyle w:val="Normal1"/>
        <w:spacing w:before="0" w:beforeAutospacing="0" w:after="0" w:afterAutospacing="0" w:line="240" w:lineRule="auto"/>
        <w:jc w:val="both"/>
        <w:rPr>
          <w:del w:id="314" w:author="mary.inoue@fap.local" w:date="2026-09-22T12:21:00Z" w16du:dateUtc="2026-09-22T16:21:00Z"/>
          <w:rFonts w:ascii="Times New Roman" w:hAnsi="Times New Roman" w:cs="Times New Roman"/>
          <w:b/>
        </w:rPr>
      </w:pPr>
      <w:del w:id="315" w:author="mary.inoue@fap.local" w:date="2026-09-22T12:21:00Z" w16du:dateUtc="2026-09-22T16:21:00Z">
        <w:r>
          <w:rPr>
            <w:rFonts w:ascii="Times New Roman" w:hAnsi="Times New Roman" w:cs="Times New Roman"/>
            <w:b/>
          </w:rPr>
          <w:delText xml:space="preserve">Obec obdržela tyto dotace : </w:delText>
        </w:r>
      </w:del>
    </w:p>
    <w:p w14:paraId="3F676FA1" w14:textId="568EFFC9" w:rsidR="00751984" w:rsidRDefault="00751984" w:rsidP="00751984">
      <w:pPr>
        <w:pStyle w:val="Normal1"/>
        <w:spacing w:before="0" w:beforeAutospacing="0" w:after="0" w:afterAutospacing="0" w:line="240" w:lineRule="auto"/>
        <w:jc w:val="both"/>
        <w:rPr>
          <w:del w:id="316" w:author="mary.inoue@fap.local" w:date="2026-09-22T12:21:00Z" w16du:dateUtc="2026-09-22T16:21:00Z"/>
          <w:rFonts w:ascii="Times New Roman" w:hAnsi="Times New Roman" w:cs="Times New Roman"/>
        </w:rPr>
      </w:pPr>
      <w:del w:id="317" w:author="mary.inoue@fap.local" w:date="2026-09-22T12:21:00Z" w16du:dateUtc="2026-09-22T16:21:00Z">
        <w:r>
          <w:rPr>
            <w:rFonts w:ascii="Times New Roman" w:hAnsi="Times New Roman" w:cs="Times New Roman"/>
          </w:rPr>
          <w:delText>-dotace na</w:delText>
        </w:r>
        <w:r w:rsidR="00BE5DE1">
          <w:rPr>
            <w:rFonts w:ascii="Times New Roman" w:hAnsi="Times New Roman" w:cs="Times New Roman"/>
          </w:rPr>
          <w:delText xml:space="preserve"> doprav.automobil pro JSDH Drysice  </w:delText>
        </w:r>
        <w:r w:rsidR="00C91CE3">
          <w:rPr>
            <w:rFonts w:ascii="Times New Roman" w:hAnsi="Times New Roman" w:cs="Times New Roman"/>
          </w:rPr>
          <w:delText>(MV)</w:delText>
        </w:r>
        <w:r w:rsidR="00BE5DE1">
          <w:rPr>
            <w:rFonts w:ascii="Times New Roman" w:hAnsi="Times New Roman" w:cs="Times New Roman"/>
          </w:rPr>
          <w:delText xml:space="preserve">        </w:delText>
        </w:r>
        <w:r>
          <w:rPr>
            <w:rFonts w:ascii="Times New Roman" w:hAnsi="Times New Roman" w:cs="Times New Roman"/>
          </w:rPr>
          <w:delText xml:space="preserve">          450.000 Kč</w:delText>
        </w:r>
      </w:del>
    </w:p>
    <w:p w14:paraId="7C04C9B4" w14:textId="4834F531" w:rsidR="00751984" w:rsidRDefault="00751984" w:rsidP="00751984">
      <w:pPr>
        <w:pStyle w:val="Normal1"/>
        <w:spacing w:before="0" w:beforeAutospacing="0" w:after="0" w:afterAutospacing="0" w:line="240" w:lineRule="auto"/>
        <w:jc w:val="both"/>
        <w:rPr>
          <w:del w:id="318" w:author="mary.inoue@fap.local" w:date="2026-09-22T12:21:00Z" w16du:dateUtc="2026-09-22T16:21:00Z"/>
          <w:rFonts w:ascii="Times New Roman" w:hAnsi="Times New Roman" w:cs="Times New Roman"/>
        </w:rPr>
      </w:pPr>
      <w:del w:id="319" w:author="mary.inoue@fap.local" w:date="2026-09-22T12:21:00Z" w16du:dateUtc="2026-09-22T16:21:00Z">
        <w:r>
          <w:rPr>
            <w:rFonts w:ascii="Times New Roman" w:hAnsi="Times New Roman" w:cs="Times New Roman"/>
          </w:rPr>
          <w:delText xml:space="preserve">-dotace na </w:delText>
        </w:r>
        <w:r w:rsidR="00C91CE3">
          <w:rPr>
            <w:rFonts w:ascii="Times New Roman" w:hAnsi="Times New Roman" w:cs="Times New Roman"/>
          </w:rPr>
          <w:delText>doprav.automobil pro JSDH</w:delText>
        </w:r>
        <w:r w:rsidR="00F16BF1">
          <w:rPr>
            <w:rFonts w:ascii="Times New Roman" w:hAnsi="Times New Roman" w:cs="Times New Roman"/>
          </w:rPr>
          <w:delText xml:space="preserve"> </w:delText>
        </w:r>
        <w:r w:rsidR="00E86E14">
          <w:rPr>
            <w:rFonts w:ascii="Times New Roman" w:hAnsi="Times New Roman" w:cs="Times New Roman"/>
          </w:rPr>
          <w:delText xml:space="preserve">Drysice </w:delText>
        </w:r>
        <w:r w:rsidR="00607BA2">
          <w:rPr>
            <w:rFonts w:ascii="Times New Roman" w:hAnsi="Times New Roman" w:cs="Times New Roman"/>
          </w:rPr>
          <w:delText xml:space="preserve"> (KÚ JMK)</w:delText>
        </w:r>
        <w:r>
          <w:rPr>
            <w:rFonts w:ascii="Times New Roman" w:hAnsi="Times New Roman" w:cs="Times New Roman"/>
          </w:rPr>
          <w:delText xml:space="preserve">          </w:delText>
        </w:r>
        <w:r w:rsidR="00607BA2">
          <w:rPr>
            <w:rFonts w:ascii="Times New Roman" w:hAnsi="Times New Roman" w:cs="Times New Roman"/>
          </w:rPr>
          <w:delText>200</w:delText>
        </w:r>
        <w:r>
          <w:rPr>
            <w:rFonts w:ascii="Times New Roman" w:hAnsi="Times New Roman" w:cs="Times New Roman"/>
          </w:rPr>
          <w:delText>.000 Kč</w:delText>
        </w:r>
      </w:del>
    </w:p>
    <w:p w14:paraId="4475B99B" w14:textId="7C733E9D" w:rsidR="00751984" w:rsidRDefault="00751984" w:rsidP="00751984">
      <w:pPr>
        <w:pStyle w:val="Normal1"/>
        <w:spacing w:before="0" w:beforeAutospacing="0" w:after="0" w:afterAutospacing="0" w:line="240" w:lineRule="auto"/>
        <w:jc w:val="both"/>
        <w:rPr>
          <w:del w:id="320" w:author="mary.inoue@fap.local" w:date="2026-09-22T12:21:00Z" w16du:dateUtc="2026-09-22T16:21:00Z"/>
          <w:rFonts w:ascii="Times New Roman" w:hAnsi="Times New Roman" w:cs="Times New Roman"/>
        </w:rPr>
      </w:pPr>
      <w:del w:id="321" w:author="mary.inoue@fap.local" w:date="2026-09-22T12:21:00Z" w16du:dateUtc="2026-09-22T16:21:00Z">
        <w:r>
          <w:rPr>
            <w:rFonts w:ascii="Times New Roman" w:hAnsi="Times New Roman" w:cs="Times New Roman"/>
          </w:rPr>
          <w:delText xml:space="preserve">-dotace na volbu prezidenta                                                               </w:delText>
        </w:r>
        <w:r w:rsidR="00476221">
          <w:rPr>
            <w:rFonts w:ascii="Times New Roman" w:hAnsi="Times New Roman" w:cs="Times New Roman"/>
          </w:rPr>
          <w:delText>38.600</w:delText>
        </w:r>
        <w:r>
          <w:rPr>
            <w:rFonts w:ascii="Times New Roman" w:hAnsi="Times New Roman" w:cs="Times New Roman"/>
          </w:rPr>
          <w:delText xml:space="preserve"> Kč</w:delText>
        </w:r>
      </w:del>
    </w:p>
    <w:p w14:paraId="735E549C" w14:textId="6951A6A7" w:rsidR="00751984" w:rsidRDefault="00751984" w:rsidP="00751984">
      <w:pPr>
        <w:pStyle w:val="Normal1"/>
        <w:spacing w:before="0" w:beforeAutospacing="0" w:after="0" w:afterAutospacing="0" w:line="240" w:lineRule="auto"/>
        <w:jc w:val="both"/>
        <w:rPr>
          <w:del w:id="322" w:author="mary.inoue@fap.local" w:date="2026-09-22T12:21:00Z" w16du:dateUtc="2026-09-22T16:21:00Z"/>
          <w:rFonts w:ascii="Times New Roman" w:hAnsi="Times New Roman" w:cs="Times New Roman"/>
        </w:rPr>
      </w:pPr>
      <w:del w:id="323" w:author="mary.inoue@fap.local" w:date="2026-09-22T12:21:00Z" w16du:dateUtc="2026-09-22T16:21:00Z">
        <w:r>
          <w:rPr>
            <w:rFonts w:ascii="Times New Roman" w:hAnsi="Times New Roman" w:cs="Times New Roman"/>
          </w:rPr>
          <w:delText xml:space="preserve">-dotace na výkon státní správy                                                        </w:delText>
        </w:r>
        <w:r w:rsidR="001F4FD5">
          <w:rPr>
            <w:rFonts w:ascii="Times New Roman" w:hAnsi="Times New Roman" w:cs="Times New Roman"/>
          </w:rPr>
          <w:delText xml:space="preserve"> 154.800</w:delText>
        </w:r>
        <w:r>
          <w:rPr>
            <w:rFonts w:ascii="Times New Roman" w:hAnsi="Times New Roman" w:cs="Times New Roman"/>
          </w:rPr>
          <w:delText xml:space="preserve"> Kč</w:delText>
        </w:r>
      </w:del>
    </w:p>
    <w:p w14:paraId="04E0D4B2" w14:textId="77777777" w:rsidR="00751984" w:rsidRDefault="00751984" w:rsidP="00751984">
      <w:pPr>
        <w:pStyle w:val="Normal1"/>
        <w:spacing w:before="0" w:beforeAutospacing="0" w:after="0" w:afterAutospacing="0" w:line="240" w:lineRule="auto"/>
        <w:jc w:val="both"/>
        <w:rPr>
          <w:del w:id="324" w:author="mary.inoue@fap.local" w:date="2026-09-22T12:21:00Z" w16du:dateUtc="2026-09-22T16:21:00Z"/>
          <w:b/>
        </w:rPr>
      </w:pPr>
      <w:del w:id="325" w:author="mary.inoue@fap.local" w:date="2026-09-22T12:21:00Z" w16du:dateUtc="2026-09-22T16:21:00Z">
        <w:r>
          <w:rPr>
            <w:rFonts w:ascii="Times New Roman" w:hAnsi="Times New Roman" w:cs="Times New Roman"/>
          </w:rPr>
          <w:delText xml:space="preserve">  </w:delText>
        </w:r>
      </w:del>
    </w:p>
    <w:p w14:paraId="404C530E" w14:textId="0BCA79DE" w:rsidR="00751984" w:rsidRPr="001B472F" w:rsidRDefault="00751984" w:rsidP="00751984">
      <w:pPr>
        <w:pStyle w:val="Normal1"/>
        <w:spacing w:before="0" w:beforeAutospacing="0" w:after="0" w:afterAutospacing="0" w:line="240" w:lineRule="auto"/>
        <w:jc w:val="both"/>
        <w:rPr>
          <w:del w:id="326" w:author="mary.inoue@fap.local" w:date="2026-09-22T12:21:00Z" w16du:dateUtc="2026-09-22T16:21:00Z"/>
          <w:rFonts w:ascii="Times New Roman" w:hAnsi="Times New Roman" w:cs="Times New Roman"/>
        </w:rPr>
      </w:pPr>
      <w:del w:id="327" w:author="mary.inoue@fap.local" w:date="2026-09-22T12:21:00Z" w16du:dateUtc="2026-09-22T16:21:00Z">
        <w:r>
          <w:rPr>
            <w:rFonts w:ascii="Times New Roman" w:hAnsi="Times New Roman" w:cs="Times New Roman"/>
          </w:rPr>
          <w:delText>Hlavními příjmy  obecního rozpočtu byly tak jako každý rok příjmy daňové ve výši 1</w:delText>
        </w:r>
        <w:r w:rsidR="0006662F">
          <w:rPr>
            <w:rFonts w:ascii="Times New Roman" w:hAnsi="Times New Roman" w:cs="Times New Roman"/>
          </w:rPr>
          <w:delText>3.</w:delText>
        </w:r>
        <w:r w:rsidR="00CC5CE2">
          <w:rPr>
            <w:rFonts w:ascii="Times New Roman" w:hAnsi="Times New Roman" w:cs="Times New Roman"/>
          </w:rPr>
          <w:delText>663.651,55</w:delText>
        </w:r>
        <w:r>
          <w:rPr>
            <w:rFonts w:ascii="Times New Roman" w:hAnsi="Times New Roman" w:cs="Times New Roman"/>
          </w:rPr>
          <w:delText xml:space="preserve"> Kč</w:delText>
        </w:r>
        <w:r w:rsidR="001B472F">
          <w:rPr>
            <w:rFonts w:ascii="Times New Roman" w:hAnsi="Times New Roman" w:cs="Times New Roman"/>
          </w:rPr>
          <w:delText>.</w:delText>
        </w:r>
        <w:r>
          <w:rPr>
            <w:rFonts w:ascii="Times New Roman" w:hAnsi="Times New Roman" w:cs="Times New Roman"/>
          </w:rPr>
          <w:delText xml:space="preserve"> Dále pak výše uvedené dotace, poplatky za svoz KO,  stočné  a ze psů,platby  z  pronájmu pozemků,</w:delText>
        </w:r>
        <w:r w:rsidR="00697FAB">
          <w:rPr>
            <w:rFonts w:ascii="Times New Roman" w:hAnsi="Times New Roman" w:cs="Times New Roman"/>
          </w:rPr>
          <w:delText xml:space="preserve"> z pronájmu hrobových míst,</w:delText>
        </w:r>
        <w:r>
          <w:rPr>
            <w:rFonts w:ascii="Times New Roman" w:hAnsi="Times New Roman" w:cs="Times New Roman"/>
          </w:rPr>
          <w:delText xml:space="preserve"> vodovodu a nebytových prostor  ,ze  spol. EKOKOM za zpětný odběr obalů atd.</w:delText>
        </w:r>
      </w:del>
    </w:p>
    <w:p w14:paraId="4B1B283C" w14:textId="634F0B08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328" w:author="mary.inoue@fap.local" w:date="2026-09-22T12:21:00Z" w16du:dateUtc="2026-09-22T16:21:00Z"/>
          <w:rFonts w:ascii="Times New Roman" w:hAnsi="Times New Roman" w:cs="Times New Roman"/>
        </w:rPr>
      </w:pPr>
      <w:del w:id="329" w:author="mary.inoue@fap.local" w:date="2026-09-22T12:21:00Z" w16du:dateUtc="2026-09-22T16:21:00Z">
        <w:r>
          <w:rPr>
            <w:rFonts w:ascii="Times New Roman" w:hAnsi="Times New Roman" w:cs="Times New Roman"/>
          </w:rPr>
          <w:delText>Mezi větší výdaje  patřil</w:delText>
        </w:r>
        <w:r w:rsidR="00B22CBC">
          <w:rPr>
            <w:rFonts w:ascii="Times New Roman" w:hAnsi="Times New Roman" w:cs="Times New Roman"/>
          </w:rPr>
          <w:delText>y</w:delText>
        </w:r>
        <w:r>
          <w:rPr>
            <w:rFonts w:ascii="Times New Roman" w:hAnsi="Times New Roman" w:cs="Times New Roman"/>
          </w:rPr>
          <w:delText xml:space="preserve"> v r. 202</w:delText>
        </w:r>
        <w:r w:rsidR="00093BFE">
          <w:rPr>
            <w:rFonts w:ascii="Times New Roman" w:hAnsi="Times New Roman" w:cs="Times New Roman"/>
          </w:rPr>
          <w:delText>3</w:delText>
        </w:r>
        <w:r>
          <w:rPr>
            <w:rFonts w:ascii="Times New Roman" w:hAnsi="Times New Roman" w:cs="Times New Roman"/>
          </w:rPr>
          <w:delText xml:space="preserve">  </w:delText>
        </w:r>
        <w:r w:rsidR="00392741">
          <w:rPr>
            <w:rFonts w:ascii="Times New Roman" w:hAnsi="Times New Roman" w:cs="Times New Roman"/>
          </w:rPr>
          <w:delText xml:space="preserve">opravy místních komunikací ve výši 669.722 </w:delText>
        </w:r>
        <w:r>
          <w:rPr>
            <w:rFonts w:ascii="Times New Roman" w:hAnsi="Times New Roman" w:cs="Times New Roman"/>
          </w:rPr>
          <w:delText xml:space="preserve"> Kč , PD k DUR na kanalizaci a ČOV ve výši </w:delText>
        </w:r>
        <w:r w:rsidR="00E34501">
          <w:rPr>
            <w:rFonts w:ascii="Times New Roman" w:hAnsi="Times New Roman" w:cs="Times New Roman"/>
          </w:rPr>
          <w:delText xml:space="preserve">1.094.850 </w:delText>
        </w:r>
        <w:r>
          <w:rPr>
            <w:rFonts w:ascii="Times New Roman" w:hAnsi="Times New Roman" w:cs="Times New Roman"/>
          </w:rPr>
          <w:delText>Kč ,</w:delText>
        </w:r>
        <w:r w:rsidR="00135097">
          <w:rPr>
            <w:rFonts w:ascii="Times New Roman" w:hAnsi="Times New Roman" w:cs="Times New Roman"/>
          </w:rPr>
          <w:delText xml:space="preserve">prodloužení vodovodu ve výši 737.551 Kč </w:delText>
        </w:r>
        <w:r w:rsidR="00585413">
          <w:rPr>
            <w:rFonts w:ascii="Times New Roman" w:hAnsi="Times New Roman" w:cs="Times New Roman"/>
          </w:rPr>
          <w:delText xml:space="preserve">,oprava sochy Sv.Floriána za </w:delText>
        </w:r>
        <w:r w:rsidR="00FC5790">
          <w:rPr>
            <w:rFonts w:ascii="Times New Roman" w:hAnsi="Times New Roman" w:cs="Times New Roman"/>
          </w:rPr>
          <w:delText xml:space="preserve">363.068 Kč , </w:delText>
        </w:r>
        <w:r w:rsidR="00EA369E">
          <w:rPr>
            <w:rFonts w:ascii="Times New Roman" w:hAnsi="Times New Roman" w:cs="Times New Roman"/>
          </w:rPr>
          <w:delText>nová sestava děts.prolézaček za 223.</w:delText>
        </w:r>
        <w:r w:rsidR="00851BB4">
          <w:rPr>
            <w:rFonts w:ascii="Times New Roman" w:hAnsi="Times New Roman" w:cs="Times New Roman"/>
          </w:rPr>
          <w:delText xml:space="preserve">946 Kč , </w:delText>
        </w:r>
        <w:r w:rsidR="00457619">
          <w:rPr>
            <w:rFonts w:ascii="Times New Roman" w:hAnsi="Times New Roman" w:cs="Times New Roman"/>
          </w:rPr>
          <w:delText xml:space="preserve">výměna svítidel za LED svítidla na veřejném osvětlení ve výši </w:delText>
        </w:r>
        <w:r w:rsidR="005E7711">
          <w:rPr>
            <w:rFonts w:ascii="Times New Roman" w:hAnsi="Times New Roman" w:cs="Times New Roman"/>
          </w:rPr>
          <w:delText xml:space="preserve">728.011 Kč , </w:delText>
        </w:r>
        <w:r w:rsidR="003E2103">
          <w:rPr>
            <w:rFonts w:ascii="Times New Roman" w:hAnsi="Times New Roman" w:cs="Times New Roman"/>
          </w:rPr>
          <w:delText xml:space="preserve">výsadba nových stromů na hřbitově za </w:delText>
        </w:r>
        <w:r w:rsidR="004D09C8">
          <w:rPr>
            <w:rFonts w:ascii="Times New Roman" w:hAnsi="Times New Roman" w:cs="Times New Roman"/>
          </w:rPr>
          <w:delText xml:space="preserve">218.751 Kč , </w:delText>
        </w:r>
        <w:r w:rsidR="00D4448C">
          <w:rPr>
            <w:rFonts w:ascii="Times New Roman" w:hAnsi="Times New Roman" w:cs="Times New Roman"/>
          </w:rPr>
          <w:delText xml:space="preserve">revitalizace parku u rybníka ve výši </w:delText>
        </w:r>
        <w:r w:rsidR="007E1A29">
          <w:rPr>
            <w:rFonts w:ascii="Times New Roman" w:hAnsi="Times New Roman" w:cs="Times New Roman"/>
          </w:rPr>
          <w:delText xml:space="preserve">304.557 Kč </w:delText>
        </w:r>
        <w:r w:rsidR="00220CDF">
          <w:rPr>
            <w:rFonts w:ascii="Times New Roman" w:hAnsi="Times New Roman" w:cs="Times New Roman"/>
          </w:rPr>
          <w:delText>, oprava podlahy v MŠ Drysice za 165.0172 Kč,</w:delText>
        </w:r>
        <w:r w:rsidR="00C30A99">
          <w:rPr>
            <w:rFonts w:ascii="Times New Roman" w:hAnsi="Times New Roman" w:cs="Times New Roman"/>
          </w:rPr>
          <w:delText xml:space="preserve"> </w:delText>
        </w:r>
        <w:r w:rsidR="00220CDF">
          <w:rPr>
            <w:rFonts w:ascii="Times New Roman" w:hAnsi="Times New Roman" w:cs="Times New Roman"/>
          </w:rPr>
          <w:delText xml:space="preserve">nový </w:delText>
        </w:r>
        <w:r w:rsidR="00D350FC">
          <w:rPr>
            <w:rFonts w:ascii="Times New Roman" w:hAnsi="Times New Roman" w:cs="Times New Roman"/>
          </w:rPr>
          <w:delText xml:space="preserve">nábytek do MŠ Drysice ve výši </w:delText>
        </w:r>
        <w:r w:rsidR="00C30A99">
          <w:rPr>
            <w:rFonts w:ascii="Times New Roman" w:hAnsi="Times New Roman" w:cs="Times New Roman"/>
          </w:rPr>
          <w:delText>249.641 Kč.</w:delText>
        </w:r>
      </w:del>
    </w:p>
    <w:p w14:paraId="6BE37211" w14:textId="79A011E0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330" w:author="mary.inoue@fap.local" w:date="2026-09-22T12:21:00Z" w16du:dateUtc="2026-09-22T16:21:00Z"/>
          <w:rFonts w:ascii="Times New Roman" w:hAnsi="Times New Roman" w:cs="Times New Roman"/>
        </w:rPr>
      </w:pPr>
      <w:del w:id="331" w:author="mary.inoue@fap.local" w:date="2026-09-22T12:21:00Z" w16du:dateUtc="2026-09-22T16:21:00Z">
        <w:r>
          <w:rPr>
            <w:rFonts w:ascii="Times New Roman" w:hAnsi="Times New Roman" w:cs="Times New Roman"/>
          </w:rPr>
          <w:delText>Mezi další  výdaje patř</w:delText>
        </w:r>
        <w:r w:rsidR="005D54D6">
          <w:rPr>
            <w:rFonts w:ascii="Times New Roman" w:hAnsi="Times New Roman" w:cs="Times New Roman"/>
          </w:rPr>
          <w:delText>ily</w:delText>
        </w:r>
        <w:r>
          <w:rPr>
            <w:rFonts w:ascii="Times New Roman" w:hAnsi="Times New Roman" w:cs="Times New Roman"/>
          </w:rPr>
          <w:delText xml:space="preserve"> jako každý</w:delText>
        </w:r>
        <w:r w:rsidR="002E3B38">
          <w:rPr>
            <w:rFonts w:ascii="Times New Roman" w:hAnsi="Times New Roman" w:cs="Times New Roman"/>
          </w:rPr>
          <w:delText xml:space="preserve"> rok</w:delText>
        </w:r>
        <w:r w:rsidR="005D54D6">
          <w:rPr>
            <w:rFonts w:ascii="Times New Roman" w:hAnsi="Times New Roman" w:cs="Times New Roman"/>
          </w:rPr>
          <w:delText xml:space="preserve"> </w:delText>
        </w:r>
        <w:r>
          <w:rPr>
            <w:rFonts w:ascii="Times New Roman" w:hAnsi="Times New Roman" w:cs="Times New Roman"/>
          </w:rPr>
          <w:delText xml:space="preserve">  neinv. příspěvek  na provoz MŠ ve výši </w:delText>
        </w:r>
        <w:r w:rsidR="00B93A4B">
          <w:rPr>
            <w:rFonts w:ascii="Times New Roman" w:hAnsi="Times New Roman" w:cs="Times New Roman"/>
          </w:rPr>
          <w:delText>840</w:delText>
        </w:r>
        <w:r>
          <w:rPr>
            <w:rFonts w:ascii="Times New Roman" w:hAnsi="Times New Roman" w:cs="Times New Roman"/>
          </w:rPr>
          <w:delText>.000 Kč ,  výdaje na údržbu komunikací , veřejné zeleně, na provoz  a opravy veřejného  osvětlení ,na  odpadové hospodářství, zastupitelstvo obce a provoz obecního úřadu  , SDH Drysice .</w:delText>
        </w:r>
      </w:del>
    </w:p>
    <w:p w14:paraId="0F9BE213" w14:textId="54A7892C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332" w:author="mary.inoue@fap.local" w:date="2026-09-22T12:21:00Z" w16du:dateUtc="2026-09-22T16:21:00Z"/>
          <w:rFonts w:ascii="Times New Roman" w:hAnsi="Times New Roman" w:cs="Times New Roman"/>
        </w:rPr>
      </w:pPr>
      <w:del w:id="333" w:author="mary.inoue@fap.local" w:date="2026-09-22T12:21:00Z" w16du:dateUtc="2026-09-22T16:21:00Z">
        <w:r>
          <w:rPr>
            <w:rFonts w:ascii="Times New Roman" w:hAnsi="Times New Roman" w:cs="Times New Roman"/>
          </w:rPr>
          <w:delText>V měsíci lednu byla odeslána vratka nevyčerpané dotace z r.202</w:delText>
        </w:r>
        <w:r w:rsidR="00A43EE5">
          <w:rPr>
            <w:rFonts w:ascii="Times New Roman" w:hAnsi="Times New Roman" w:cs="Times New Roman"/>
          </w:rPr>
          <w:delText>2</w:delText>
        </w:r>
        <w:r>
          <w:rPr>
            <w:rFonts w:ascii="Times New Roman" w:hAnsi="Times New Roman" w:cs="Times New Roman"/>
          </w:rPr>
          <w:delText xml:space="preserve"> na volb</w:delText>
        </w:r>
        <w:r w:rsidR="00AA1BC3">
          <w:rPr>
            <w:rFonts w:ascii="Times New Roman" w:hAnsi="Times New Roman" w:cs="Times New Roman"/>
          </w:rPr>
          <w:delText xml:space="preserve">u prezidenta </w:delText>
        </w:r>
        <w:r>
          <w:rPr>
            <w:rFonts w:ascii="Times New Roman" w:hAnsi="Times New Roman" w:cs="Times New Roman"/>
          </w:rPr>
          <w:delText xml:space="preserve"> ve výši </w:delText>
        </w:r>
        <w:r w:rsidR="00AA1BC3">
          <w:rPr>
            <w:rFonts w:ascii="Times New Roman" w:hAnsi="Times New Roman" w:cs="Times New Roman"/>
          </w:rPr>
          <w:delText>9.400</w:delText>
        </w:r>
        <w:r>
          <w:rPr>
            <w:rFonts w:ascii="Times New Roman" w:hAnsi="Times New Roman" w:cs="Times New Roman"/>
          </w:rPr>
          <w:delText xml:space="preserve">  Kč .</w:delText>
        </w:r>
      </w:del>
    </w:p>
    <w:p w14:paraId="6A3CBBF5" w14:textId="16BF6CAF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334" w:author="mary.inoue@fap.local" w:date="2026-09-22T12:21:00Z" w16du:dateUtc="2026-09-22T16:21:00Z"/>
          <w:rFonts w:ascii="Times New Roman" w:hAnsi="Times New Roman" w:cs="Times New Roman"/>
          <w:b/>
        </w:rPr>
      </w:pPr>
      <w:del w:id="335" w:author="mary.inoue@fap.local" w:date="2026-09-22T12:21:00Z" w16du:dateUtc="2026-09-22T16:21:00Z">
        <w:r>
          <w:rPr>
            <w:rFonts w:ascii="Times New Roman" w:hAnsi="Times New Roman" w:cs="Times New Roman"/>
            <w:b/>
          </w:rPr>
          <w:delText>K 31.12.202</w:delText>
        </w:r>
        <w:r w:rsidR="008D7808">
          <w:rPr>
            <w:rFonts w:ascii="Times New Roman" w:hAnsi="Times New Roman" w:cs="Times New Roman"/>
            <w:b/>
          </w:rPr>
          <w:delText>3</w:delText>
        </w:r>
        <w:r>
          <w:rPr>
            <w:rFonts w:ascii="Times New Roman" w:hAnsi="Times New Roman" w:cs="Times New Roman"/>
          </w:rPr>
          <w:delText xml:space="preserve">  bylo na účtech obce Drysice  celkem </w:delText>
        </w:r>
        <w:r>
          <w:rPr>
            <w:rFonts w:ascii="Times New Roman" w:hAnsi="Times New Roman" w:cs="Times New Roman"/>
            <w:b/>
          </w:rPr>
          <w:delText>1</w:delText>
        </w:r>
        <w:r w:rsidR="007763AD">
          <w:rPr>
            <w:rFonts w:ascii="Times New Roman" w:hAnsi="Times New Roman" w:cs="Times New Roman"/>
            <w:b/>
          </w:rPr>
          <w:delText>8.545.179,79</w:delText>
        </w:r>
        <w:r>
          <w:rPr>
            <w:rFonts w:ascii="Times New Roman" w:hAnsi="Times New Roman" w:cs="Times New Roman"/>
            <w:b/>
          </w:rPr>
          <w:delText xml:space="preserve"> Kč .</w:delText>
        </w:r>
      </w:del>
    </w:p>
    <w:p w14:paraId="370383AA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336" w:author="mary.inoue@fap.local" w:date="2026-09-22T12:21:00Z" w16du:dateUtc="2026-09-22T16:21:00Z"/>
          <w:rFonts w:ascii="Times New Roman" w:hAnsi="Times New Roman" w:cs="Times New Roman"/>
          <w:b/>
        </w:rPr>
      </w:pPr>
      <w:del w:id="337" w:author="mary.inoue@fap.local" w:date="2026-09-22T12:21:00Z" w16du:dateUtc="2026-09-22T16:21:00Z">
        <w:r>
          <w:rPr>
            <w:rFonts w:ascii="Times New Roman" w:hAnsi="Times New Roman" w:cs="Times New Roman"/>
            <w:b/>
          </w:rPr>
          <w:delText xml:space="preserve">K 31.12.2023  </w:delText>
        </w:r>
        <w:r>
          <w:rPr>
            <w:rFonts w:ascii="Times New Roman" w:hAnsi="Times New Roman" w:cs="Times New Roman"/>
            <w:bCs/>
          </w:rPr>
          <w:delText xml:space="preserve">bylo na termínovaném účtu obce Drysice </w:delText>
        </w:r>
        <w:r>
          <w:rPr>
            <w:rFonts w:ascii="Times New Roman" w:hAnsi="Times New Roman" w:cs="Times New Roman"/>
            <w:b/>
          </w:rPr>
          <w:delText>10.000.000 Kč</w:delText>
        </w:r>
      </w:del>
    </w:p>
    <w:p w14:paraId="1CDEEC8C" w14:textId="77777777" w:rsidR="00751984" w:rsidRDefault="00751984" w:rsidP="00751984">
      <w:pPr>
        <w:pStyle w:val="Normal1"/>
        <w:widowControl w:val="0"/>
        <w:spacing w:before="0" w:beforeAutospacing="0" w:after="0" w:afterAutospacing="0" w:line="360" w:lineRule="auto"/>
        <w:rPr>
          <w:del w:id="338" w:author="mary.inoue@fap.local" w:date="2026-09-22T12:21:00Z" w16du:dateUtc="2026-09-22T16:21:00Z"/>
          <w:rFonts w:ascii="Times New Roman" w:hAnsi="Times New Roman" w:cs="Times New Roman"/>
          <w:b/>
        </w:rPr>
      </w:pPr>
    </w:p>
    <w:p w14:paraId="5A73BF12" w14:textId="77777777" w:rsidR="005B0038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339" w:author="mary.inoue@fap.local" w:date="2026-09-22T12:21:00Z" w16du:dateUtc="2026-09-22T16:21:00Z"/>
          <w:rFonts w:ascii="Times New Roman" w:hAnsi="Times New Roman" w:cs="Times New Roman"/>
          <w:bCs/>
        </w:rPr>
      </w:pPr>
      <w:del w:id="340" w:author="mary.inoue@fap.local" w:date="2026-09-22T12:21:00Z" w16du:dateUtc="2026-09-22T16:21:00Z">
        <w:r>
          <w:rPr>
            <w:rFonts w:ascii="Times New Roman" w:hAnsi="Times New Roman" w:cs="Times New Roman"/>
            <w:bCs/>
          </w:rPr>
          <w:delText>Podrobné rozúčtování příjmů a výdajů dle jednotlivých paragrafů a položek je uvedeno ve výkaze FIN</w:delText>
        </w:r>
      </w:del>
    </w:p>
    <w:p w14:paraId="4C5B7529" w14:textId="5C72B7FB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341" w:author="mary.inoue@fap.local" w:date="2026-09-22T12:21:00Z" w16du:dateUtc="2026-09-22T16:21:00Z"/>
          <w:rFonts w:ascii="Times New Roman" w:hAnsi="Times New Roman" w:cs="Times New Roman"/>
          <w:bCs/>
        </w:rPr>
      </w:pPr>
      <w:del w:id="342" w:author="mary.inoue@fap.local" w:date="2026-09-22T12:21:00Z" w16du:dateUtc="2026-09-22T16:21:00Z">
        <w:r>
          <w:rPr>
            <w:rFonts w:ascii="Times New Roman" w:hAnsi="Times New Roman" w:cs="Times New Roman"/>
            <w:bCs/>
          </w:rPr>
          <w:delText>2-12M.</w:delText>
        </w:r>
        <w:r w:rsidR="005B0038">
          <w:rPr>
            <w:rFonts w:ascii="Times New Roman" w:hAnsi="Times New Roman" w:cs="Times New Roman"/>
            <w:bCs/>
          </w:rPr>
          <w:delText xml:space="preserve"> </w:delText>
        </w:r>
        <w:r>
          <w:rPr>
            <w:rFonts w:ascii="Times New Roman" w:hAnsi="Times New Roman" w:cs="Times New Roman"/>
            <w:bCs/>
          </w:rPr>
          <w:delText>Obec Drysice nevede hospodářskou činnost .</w:delText>
        </w:r>
      </w:del>
    </w:p>
    <w:p w14:paraId="6BAA7DDC" w14:textId="77777777" w:rsidR="00751984" w:rsidRDefault="00751984" w:rsidP="00751984">
      <w:pPr>
        <w:pStyle w:val="Normal1"/>
        <w:widowControl w:val="0"/>
        <w:spacing w:before="0" w:beforeAutospacing="0" w:after="0" w:afterAutospacing="0" w:line="360" w:lineRule="auto"/>
        <w:rPr>
          <w:del w:id="343" w:author="mary.inoue@fap.local" w:date="2026-09-22T12:21:00Z" w16du:dateUtc="2026-09-22T16:21:00Z"/>
          <w:rFonts w:ascii="Times New Roman" w:hAnsi="Times New Roman" w:cs="Times New Roman"/>
        </w:rPr>
      </w:pPr>
      <w:del w:id="344" w:author="mary.inoue@fap.local" w:date="2026-09-22T12:21:00Z" w16du:dateUtc="2026-09-22T16:21:00Z">
        <w:r>
          <w:rPr>
            <w:rFonts w:ascii="Times New Roman" w:hAnsi="Times New Roman" w:cs="Times New Roman"/>
          </w:rPr>
          <w:delText xml:space="preserve"> </w:delText>
        </w:r>
      </w:del>
    </w:p>
    <w:p w14:paraId="06AB4435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345" w:author="mary.inoue@fap.local" w:date="2026-09-22T12:21:00Z" w16du:dateUtc="2026-09-22T16:21:00Z"/>
          <w:rFonts w:ascii="Times New Roman" w:hAnsi="Times New Roman" w:cs="Times New Roman"/>
        </w:rPr>
      </w:pPr>
      <w:del w:id="346" w:author="mary.inoue@fap.local" w:date="2026-09-22T12:21:00Z" w16du:dateUtc="2026-09-22T16:21:00Z">
        <w:r>
          <w:rPr>
            <w:rFonts w:ascii="Times New Roman" w:hAnsi="Times New Roman" w:cs="Times New Roman"/>
          </w:rPr>
          <w:delText xml:space="preserve"> </w:delText>
        </w:r>
      </w:del>
    </w:p>
    <w:p w14:paraId="73644C4A" w14:textId="54DFC779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347" w:author="mary.inoue@fap.local" w:date="2026-09-22T12:21:00Z" w16du:dateUtc="2026-09-22T16:21:00Z"/>
          <w:rFonts w:ascii="Times New Roman" w:hAnsi="Times New Roman" w:cs="Times New Roman"/>
          <w:b/>
          <w:i/>
          <w:iCs/>
        </w:rPr>
      </w:pPr>
      <w:del w:id="348" w:author="mary.inoue@fap.local" w:date="2026-09-22T12:21:00Z" w16du:dateUtc="2026-09-22T16:21:00Z">
        <w:r>
          <w:rPr>
            <w:rFonts w:ascii="Times New Roman" w:hAnsi="Times New Roman" w:cs="Times New Roman"/>
            <w:b/>
            <w:iCs/>
            <w:u w:val="single"/>
          </w:rPr>
          <w:delText>Hospodaření příspěvkové organizace –  MŠ Drysice</w:delText>
        </w:r>
        <w:r w:rsidR="00235E7B">
          <w:rPr>
            <w:rFonts w:ascii="Times New Roman" w:hAnsi="Times New Roman" w:cs="Times New Roman"/>
            <w:b/>
            <w:iCs/>
            <w:u w:val="single"/>
          </w:rPr>
          <w:delText xml:space="preserve"> </w:delText>
        </w:r>
        <w:r>
          <w:rPr>
            <w:rFonts w:ascii="Times New Roman" w:hAnsi="Times New Roman" w:cs="Times New Roman"/>
            <w:b/>
            <w:iCs/>
            <w:u w:val="single"/>
          </w:rPr>
          <w:delText xml:space="preserve"> </w:delText>
        </w:r>
        <w:r>
          <w:rPr>
            <w:rFonts w:ascii="Times New Roman" w:hAnsi="Times New Roman" w:cs="Times New Roman"/>
            <w:b/>
            <w:i/>
            <w:iCs/>
          </w:rPr>
          <w:tab/>
        </w:r>
      </w:del>
    </w:p>
    <w:p w14:paraId="69CFA512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349" w:author="mary.inoue@fap.local" w:date="2026-09-22T12:21:00Z" w16du:dateUtc="2026-09-22T16:21:00Z"/>
          <w:rFonts w:ascii="Times New Roman" w:hAnsi="Times New Roman" w:cs="Times New Roman"/>
          <w:b/>
          <w:i/>
          <w:iCs/>
        </w:rPr>
      </w:pPr>
      <w:del w:id="350" w:author="mary.inoue@fap.local" w:date="2026-09-22T12:21:00Z" w16du:dateUtc="2026-09-22T16:21:00Z">
        <w:r>
          <w:rPr>
            <w:rFonts w:ascii="Times New Roman" w:hAnsi="Times New Roman" w:cs="Times New Roman"/>
            <w:b/>
            <w:i/>
            <w:iCs/>
          </w:rPr>
          <w:delText xml:space="preserve"> </w:delText>
        </w:r>
      </w:del>
    </w:p>
    <w:p w14:paraId="5DFC9CD9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351" w:author="mary.inoue@fap.local" w:date="2026-09-22T12:21:00Z" w16du:dateUtc="2026-09-22T16:21:00Z"/>
          <w:rFonts w:ascii="Times New Roman" w:hAnsi="Times New Roman" w:cs="Times New Roman"/>
          <w:iCs/>
        </w:rPr>
      </w:pPr>
      <w:del w:id="352" w:author="mary.inoue@fap.local" w:date="2026-09-22T12:21:00Z" w16du:dateUtc="2026-09-22T16:21:00Z">
        <w:r>
          <w:rPr>
            <w:rFonts w:ascii="Times New Roman" w:hAnsi="Times New Roman" w:cs="Times New Roman"/>
            <w:i/>
            <w:iCs/>
          </w:rPr>
          <w:tab/>
          <w:delText xml:space="preserve">                 </w:delText>
        </w:r>
        <w:r>
          <w:rPr>
            <w:rFonts w:ascii="Times New Roman" w:hAnsi="Times New Roman" w:cs="Times New Roman"/>
            <w:iCs/>
          </w:rPr>
          <w:delText xml:space="preserve">             </w:delText>
        </w:r>
        <w:r>
          <w:rPr>
            <w:rFonts w:ascii="Times New Roman" w:hAnsi="Times New Roman" w:cs="Times New Roman"/>
            <w:i/>
            <w:iCs/>
          </w:rPr>
          <w:tab/>
          <w:delText xml:space="preserve">                       </w:delText>
        </w:r>
        <w:r>
          <w:rPr>
            <w:rFonts w:ascii="Times New Roman" w:hAnsi="Times New Roman" w:cs="Times New Roman"/>
            <w:iCs/>
          </w:rPr>
          <w:delText>Příjem                       Výdej                     Zůstatek</w:delText>
        </w:r>
      </w:del>
    </w:p>
    <w:p w14:paraId="3F1A0D98" w14:textId="3D5B9042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353" w:author="mary.inoue@fap.local" w:date="2026-09-22T12:21:00Z" w16du:dateUtc="2026-09-22T16:21:00Z"/>
          <w:rFonts w:ascii="Times New Roman" w:hAnsi="Times New Roman" w:cs="Times New Roman"/>
          <w:iCs/>
        </w:rPr>
      </w:pPr>
      <w:del w:id="354" w:author="mary.inoue@fap.local" w:date="2026-09-22T12:21:00Z" w16du:dateUtc="2026-09-22T16:21:00Z">
        <w:r>
          <w:rPr>
            <w:rFonts w:ascii="Times New Roman" w:hAnsi="Times New Roman" w:cs="Times New Roman"/>
            <w:iCs/>
          </w:rPr>
          <w:delText>Státní prostředky                                     3.</w:delText>
        </w:r>
        <w:r w:rsidR="00754215">
          <w:rPr>
            <w:rFonts w:ascii="Times New Roman" w:hAnsi="Times New Roman" w:cs="Times New Roman"/>
            <w:iCs/>
          </w:rPr>
          <w:delText>683.386,00</w:delText>
        </w:r>
        <w:r>
          <w:rPr>
            <w:rFonts w:ascii="Times New Roman" w:hAnsi="Times New Roman" w:cs="Times New Roman"/>
            <w:iCs/>
          </w:rPr>
          <w:delText xml:space="preserve">            3.</w:delText>
        </w:r>
        <w:r w:rsidR="00754215">
          <w:rPr>
            <w:rFonts w:ascii="Times New Roman" w:hAnsi="Times New Roman" w:cs="Times New Roman"/>
            <w:iCs/>
          </w:rPr>
          <w:delText>683.</w:delText>
        </w:r>
        <w:r w:rsidR="005160EF">
          <w:rPr>
            <w:rFonts w:ascii="Times New Roman" w:hAnsi="Times New Roman" w:cs="Times New Roman"/>
            <w:iCs/>
          </w:rPr>
          <w:delText xml:space="preserve">386,00 </w:delText>
        </w:r>
        <w:r>
          <w:rPr>
            <w:rFonts w:ascii="Times New Roman" w:hAnsi="Times New Roman" w:cs="Times New Roman"/>
            <w:iCs/>
          </w:rPr>
          <w:delText xml:space="preserve">                  </w:delText>
        </w:r>
        <w:r w:rsidR="00D12462">
          <w:rPr>
            <w:rFonts w:ascii="Times New Roman" w:hAnsi="Times New Roman" w:cs="Times New Roman"/>
            <w:iCs/>
          </w:rPr>
          <w:delText xml:space="preserve"> </w:delText>
        </w:r>
        <w:r>
          <w:rPr>
            <w:rFonts w:ascii="Times New Roman" w:hAnsi="Times New Roman" w:cs="Times New Roman"/>
            <w:iCs/>
          </w:rPr>
          <w:delText xml:space="preserve">   0,00</w:delText>
        </w:r>
      </w:del>
    </w:p>
    <w:p w14:paraId="6588551C" w14:textId="6B3A79B2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355" w:author="mary.inoue@fap.local" w:date="2026-09-22T12:21:00Z" w16du:dateUtc="2026-09-22T16:21:00Z"/>
          <w:rFonts w:ascii="Times New Roman" w:hAnsi="Times New Roman" w:cs="Times New Roman"/>
          <w:iCs/>
        </w:rPr>
      </w:pPr>
      <w:del w:id="356" w:author="mary.inoue@fap.local" w:date="2026-09-22T12:21:00Z" w16du:dateUtc="2026-09-22T16:21:00Z">
        <w:r>
          <w:rPr>
            <w:rFonts w:ascii="Times New Roman" w:hAnsi="Times New Roman" w:cs="Times New Roman"/>
            <w:iCs/>
          </w:rPr>
          <w:delText>Prostředky z ESF vyčerpané                      1</w:delText>
        </w:r>
        <w:r w:rsidR="005160EF">
          <w:rPr>
            <w:rFonts w:ascii="Times New Roman" w:hAnsi="Times New Roman" w:cs="Times New Roman"/>
            <w:iCs/>
          </w:rPr>
          <w:delText>01.759,08</w:delText>
        </w:r>
        <w:r>
          <w:rPr>
            <w:rFonts w:ascii="Times New Roman" w:hAnsi="Times New Roman" w:cs="Times New Roman"/>
            <w:iCs/>
          </w:rPr>
          <w:delText xml:space="preserve">               </w:delText>
        </w:r>
        <w:r w:rsidR="005160EF">
          <w:rPr>
            <w:rFonts w:ascii="Times New Roman" w:hAnsi="Times New Roman" w:cs="Times New Roman"/>
            <w:iCs/>
          </w:rPr>
          <w:delText>101.759,08</w:delText>
        </w:r>
        <w:r>
          <w:rPr>
            <w:rFonts w:ascii="Times New Roman" w:hAnsi="Times New Roman" w:cs="Times New Roman"/>
            <w:iCs/>
          </w:rPr>
          <w:delText xml:space="preserve">                   </w:delText>
        </w:r>
        <w:r w:rsidR="00D12462">
          <w:rPr>
            <w:rFonts w:ascii="Times New Roman" w:hAnsi="Times New Roman" w:cs="Times New Roman"/>
            <w:iCs/>
          </w:rPr>
          <w:delText xml:space="preserve"> </w:delText>
        </w:r>
        <w:r>
          <w:rPr>
            <w:rFonts w:ascii="Times New Roman" w:hAnsi="Times New Roman" w:cs="Times New Roman"/>
            <w:iCs/>
          </w:rPr>
          <w:delText xml:space="preserve">   0,00</w:delText>
        </w:r>
      </w:del>
    </w:p>
    <w:p w14:paraId="3A360BA8" w14:textId="71434CD8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357" w:author="mary.inoue@fap.local" w:date="2026-09-22T12:21:00Z" w16du:dateUtc="2026-09-22T16:21:00Z"/>
          <w:rFonts w:ascii="Times New Roman" w:hAnsi="Times New Roman" w:cs="Times New Roman"/>
          <w:iCs/>
        </w:rPr>
      </w:pPr>
      <w:del w:id="358" w:author="mary.inoue@fap.local" w:date="2026-09-22T12:21:00Z" w16du:dateUtc="2026-09-22T16:21:00Z">
        <w:r>
          <w:rPr>
            <w:rFonts w:ascii="Times New Roman" w:hAnsi="Times New Roman" w:cs="Times New Roman"/>
            <w:iCs/>
          </w:rPr>
          <w:delText xml:space="preserve">Prostředky od zřizovatele                           </w:delText>
        </w:r>
        <w:r w:rsidR="004407ED">
          <w:rPr>
            <w:rFonts w:ascii="Times New Roman" w:hAnsi="Times New Roman" w:cs="Times New Roman"/>
            <w:iCs/>
          </w:rPr>
          <w:delText>840.000</w:delText>
        </w:r>
        <w:r>
          <w:rPr>
            <w:rFonts w:ascii="Times New Roman" w:hAnsi="Times New Roman" w:cs="Times New Roman"/>
            <w:iCs/>
          </w:rPr>
          <w:delText xml:space="preserve">,00               </w:delText>
        </w:r>
        <w:r w:rsidR="004407ED">
          <w:rPr>
            <w:rFonts w:ascii="Times New Roman" w:hAnsi="Times New Roman" w:cs="Times New Roman"/>
            <w:iCs/>
          </w:rPr>
          <w:delText>829.492,15</w:delText>
        </w:r>
        <w:r>
          <w:rPr>
            <w:rFonts w:ascii="Times New Roman" w:hAnsi="Times New Roman" w:cs="Times New Roman"/>
            <w:iCs/>
          </w:rPr>
          <w:delText xml:space="preserve">              </w:delText>
        </w:r>
        <w:r w:rsidR="00B44FCF">
          <w:rPr>
            <w:rFonts w:ascii="Times New Roman" w:hAnsi="Times New Roman" w:cs="Times New Roman"/>
            <w:iCs/>
          </w:rPr>
          <w:delText>10.507,85</w:delText>
        </w:r>
      </w:del>
    </w:p>
    <w:p w14:paraId="466A08DE" w14:textId="0E735F01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359" w:author="mary.inoue@fap.local" w:date="2026-09-22T12:21:00Z" w16du:dateUtc="2026-09-22T16:21:00Z"/>
          <w:rFonts w:ascii="Times New Roman" w:hAnsi="Times New Roman" w:cs="Times New Roman"/>
          <w:iCs/>
        </w:rPr>
      </w:pPr>
      <w:del w:id="360" w:author="mary.inoue@fap.local" w:date="2026-09-22T12:21:00Z" w16du:dateUtc="2026-09-22T16:21:00Z">
        <w:r>
          <w:rPr>
            <w:rFonts w:ascii="Times New Roman" w:hAnsi="Times New Roman" w:cs="Times New Roman"/>
            <w:iCs/>
          </w:rPr>
          <w:delText xml:space="preserve">Příjmy a výdaje ostatní                               </w:delText>
        </w:r>
        <w:r w:rsidR="00215610">
          <w:rPr>
            <w:rFonts w:ascii="Times New Roman" w:hAnsi="Times New Roman" w:cs="Times New Roman"/>
            <w:iCs/>
          </w:rPr>
          <w:delText>371.</w:delText>
        </w:r>
        <w:r w:rsidR="00B44FCF">
          <w:rPr>
            <w:rFonts w:ascii="Times New Roman" w:hAnsi="Times New Roman" w:cs="Times New Roman"/>
            <w:iCs/>
          </w:rPr>
          <w:delText>526,00</w:delText>
        </w:r>
        <w:r>
          <w:rPr>
            <w:rFonts w:ascii="Times New Roman" w:hAnsi="Times New Roman" w:cs="Times New Roman"/>
            <w:iCs/>
          </w:rPr>
          <w:delText xml:space="preserve">               </w:delText>
        </w:r>
        <w:r w:rsidR="00440CB0">
          <w:rPr>
            <w:rFonts w:ascii="Times New Roman" w:hAnsi="Times New Roman" w:cs="Times New Roman"/>
            <w:iCs/>
          </w:rPr>
          <w:delText>369.605,65</w:delText>
        </w:r>
        <w:r>
          <w:rPr>
            <w:rFonts w:ascii="Times New Roman" w:hAnsi="Times New Roman" w:cs="Times New Roman"/>
            <w:iCs/>
          </w:rPr>
          <w:delText xml:space="preserve">              </w:delText>
        </w:r>
        <w:r w:rsidR="00440CB0">
          <w:rPr>
            <w:rFonts w:ascii="Times New Roman" w:hAnsi="Times New Roman" w:cs="Times New Roman"/>
            <w:iCs/>
          </w:rPr>
          <w:delText xml:space="preserve">  1.920,35</w:delText>
        </w:r>
      </w:del>
    </w:p>
    <w:p w14:paraId="6CE30882" w14:textId="70034800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361" w:author="mary.inoue@fap.local" w:date="2026-09-22T12:21:00Z" w16du:dateUtc="2026-09-22T16:21:00Z"/>
          <w:rFonts w:ascii="Times New Roman" w:hAnsi="Times New Roman" w:cs="Times New Roman"/>
          <w:iCs/>
        </w:rPr>
      </w:pPr>
      <w:del w:id="362" w:author="mary.inoue@fap.local" w:date="2026-09-22T12:21:00Z" w16du:dateUtc="2026-09-22T16:21:00Z">
        <w:r>
          <w:rPr>
            <w:rFonts w:ascii="Times New Roman" w:hAnsi="Times New Roman" w:cs="Times New Roman"/>
            <w:iCs/>
          </w:rPr>
          <w:delText xml:space="preserve">Příjmy a výdaje VHČ                                   </w:delText>
        </w:r>
        <w:r w:rsidR="00716A44">
          <w:rPr>
            <w:rFonts w:ascii="Times New Roman" w:hAnsi="Times New Roman" w:cs="Times New Roman"/>
            <w:iCs/>
          </w:rPr>
          <w:delText>55.</w:delText>
        </w:r>
        <w:r w:rsidR="00F97377">
          <w:rPr>
            <w:rFonts w:ascii="Times New Roman" w:hAnsi="Times New Roman" w:cs="Times New Roman"/>
            <w:iCs/>
          </w:rPr>
          <w:delText>990</w:delText>
        </w:r>
        <w:r>
          <w:rPr>
            <w:rFonts w:ascii="Times New Roman" w:hAnsi="Times New Roman" w:cs="Times New Roman"/>
            <w:iCs/>
          </w:rPr>
          <w:delText xml:space="preserve">,00                 </w:delText>
        </w:r>
        <w:r w:rsidR="00072442">
          <w:rPr>
            <w:rFonts w:ascii="Times New Roman" w:hAnsi="Times New Roman" w:cs="Times New Roman"/>
            <w:iCs/>
          </w:rPr>
          <w:delText>52.663,57</w:delText>
        </w:r>
        <w:r>
          <w:rPr>
            <w:rFonts w:ascii="Times New Roman" w:hAnsi="Times New Roman" w:cs="Times New Roman"/>
            <w:iCs/>
          </w:rPr>
          <w:delText xml:space="preserve">           </w:delText>
        </w:r>
        <w:r w:rsidR="004F6505">
          <w:rPr>
            <w:rFonts w:ascii="Times New Roman" w:hAnsi="Times New Roman" w:cs="Times New Roman"/>
            <w:iCs/>
          </w:rPr>
          <w:delText xml:space="preserve"> </w:delText>
        </w:r>
        <w:r>
          <w:rPr>
            <w:rFonts w:ascii="Times New Roman" w:hAnsi="Times New Roman" w:cs="Times New Roman"/>
            <w:iCs/>
          </w:rPr>
          <w:delText xml:space="preserve">   </w:delText>
        </w:r>
        <w:r w:rsidR="003E7AC6">
          <w:rPr>
            <w:rFonts w:ascii="Times New Roman" w:hAnsi="Times New Roman" w:cs="Times New Roman"/>
            <w:iCs/>
          </w:rPr>
          <w:delText xml:space="preserve"> 3.</w:delText>
        </w:r>
        <w:r w:rsidR="004F6505">
          <w:rPr>
            <w:rFonts w:ascii="Times New Roman" w:hAnsi="Times New Roman" w:cs="Times New Roman"/>
            <w:iCs/>
          </w:rPr>
          <w:delText>326,43</w:delText>
        </w:r>
      </w:del>
    </w:p>
    <w:p w14:paraId="5CCA5797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363" w:author="mary.inoue@fap.local" w:date="2026-09-22T12:21:00Z" w16du:dateUtc="2026-09-22T16:21:00Z"/>
          <w:rFonts w:ascii="Times New Roman" w:hAnsi="Times New Roman" w:cs="Times New Roman"/>
          <w:iCs/>
        </w:rPr>
      </w:pPr>
      <w:del w:id="364" w:author="mary.inoue@fap.local" w:date="2026-09-22T12:21:00Z" w16du:dateUtc="2026-09-22T16:21:00Z">
        <w:r>
          <w:rPr>
            <w:rFonts w:ascii="Times New Roman" w:hAnsi="Times New Roman" w:cs="Times New Roman"/>
            <w:iCs/>
          </w:rPr>
          <w:delText xml:space="preserve"> </w:delText>
        </w:r>
      </w:del>
    </w:p>
    <w:p w14:paraId="598F1924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365" w:author="mary.inoue@fap.local" w:date="2026-09-22T12:21:00Z" w16du:dateUtc="2026-09-22T16:21:00Z"/>
          <w:rFonts w:ascii="Times New Roman" w:hAnsi="Times New Roman" w:cs="Times New Roman"/>
          <w:b/>
          <w:iCs/>
        </w:rPr>
      </w:pPr>
      <w:del w:id="366" w:author="mary.inoue@fap.local" w:date="2026-09-22T12:21:00Z" w16du:dateUtc="2026-09-22T16:21:00Z">
        <w:r>
          <w:rPr>
            <w:rFonts w:ascii="Times New Roman" w:hAnsi="Times New Roman" w:cs="Times New Roman"/>
            <w:b/>
            <w:iCs/>
          </w:rPr>
          <w:delText xml:space="preserve"> </w:delText>
        </w:r>
      </w:del>
    </w:p>
    <w:p w14:paraId="61C45963" w14:textId="3F6BE74F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367" w:author="mary.inoue@fap.local" w:date="2026-09-22T12:21:00Z" w16du:dateUtc="2026-09-22T16:21:00Z"/>
          <w:rFonts w:ascii="Times New Roman" w:hAnsi="Times New Roman" w:cs="Times New Roman"/>
          <w:b/>
          <w:iCs/>
        </w:rPr>
      </w:pPr>
      <w:del w:id="368" w:author="mary.inoue@fap.local" w:date="2026-09-22T12:21:00Z" w16du:dateUtc="2026-09-22T16:21:00Z">
        <w:r>
          <w:rPr>
            <w:rFonts w:ascii="Times New Roman" w:hAnsi="Times New Roman" w:cs="Times New Roman"/>
            <w:b/>
            <w:iCs/>
          </w:rPr>
          <w:delText>Hospodářský výsledek 2022                                                                                     1</w:delText>
        </w:r>
        <w:r w:rsidR="001E614B">
          <w:rPr>
            <w:rFonts w:ascii="Times New Roman" w:hAnsi="Times New Roman" w:cs="Times New Roman"/>
            <w:b/>
            <w:iCs/>
          </w:rPr>
          <w:delText>5.754,63</w:delText>
        </w:r>
        <w:r>
          <w:rPr>
            <w:rFonts w:ascii="Times New Roman" w:hAnsi="Times New Roman" w:cs="Times New Roman"/>
            <w:b/>
            <w:iCs/>
          </w:rPr>
          <w:delText xml:space="preserve"> Kč</w:delText>
        </w:r>
      </w:del>
    </w:p>
    <w:p w14:paraId="44A6069A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369" w:author="mary.inoue@fap.local" w:date="2026-09-22T12:21:00Z" w16du:dateUtc="2026-09-22T16:21:00Z"/>
          <w:rFonts w:ascii="Times New Roman" w:hAnsi="Times New Roman" w:cs="Times New Roman"/>
          <w:b/>
          <w:iCs/>
        </w:rPr>
      </w:pPr>
      <w:del w:id="370" w:author="mary.inoue@fap.local" w:date="2026-09-22T12:21:00Z" w16du:dateUtc="2026-09-22T16:21:00Z">
        <w:r>
          <w:rPr>
            <w:rFonts w:ascii="Times New Roman" w:hAnsi="Times New Roman" w:cs="Times New Roman"/>
            <w:b/>
            <w:iCs/>
          </w:rPr>
          <w:delText xml:space="preserve"> </w:delText>
        </w:r>
      </w:del>
    </w:p>
    <w:p w14:paraId="30582168" w14:textId="7708A438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371" w:author="mary.inoue@fap.local" w:date="2026-09-22T12:21:00Z" w16du:dateUtc="2026-09-22T16:21:00Z"/>
          <w:rFonts w:ascii="Times New Roman" w:hAnsi="Times New Roman" w:cs="Times New Roman"/>
          <w:iCs/>
        </w:rPr>
      </w:pPr>
      <w:del w:id="372" w:author="mary.inoue@fap.local" w:date="2026-09-22T12:21:00Z" w16du:dateUtc="2026-09-22T16:21:00Z">
        <w:r>
          <w:rPr>
            <w:rFonts w:ascii="Times New Roman" w:hAnsi="Times New Roman" w:cs="Times New Roman"/>
            <w:iCs/>
          </w:rPr>
          <w:delText>Příspěvková organizace skončila své hospodaření přebytkem 1</w:delText>
        </w:r>
        <w:r w:rsidR="00D12462">
          <w:rPr>
            <w:rFonts w:ascii="Times New Roman" w:hAnsi="Times New Roman" w:cs="Times New Roman"/>
            <w:iCs/>
          </w:rPr>
          <w:delText>5.754,63</w:delText>
        </w:r>
        <w:r>
          <w:rPr>
            <w:rFonts w:ascii="Times New Roman" w:hAnsi="Times New Roman" w:cs="Times New Roman"/>
            <w:iCs/>
          </w:rPr>
          <w:delText xml:space="preserve">  Kč. </w:delText>
        </w:r>
      </w:del>
    </w:p>
    <w:p w14:paraId="400655FE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373" w:author="mary.inoue@fap.local" w:date="2026-09-22T12:21:00Z" w16du:dateUtc="2026-09-22T16:21:00Z"/>
          <w:rFonts w:ascii="Times New Roman" w:hAnsi="Times New Roman" w:cs="Times New Roman"/>
          <w:iCs/>
        </w:rPr>
      </w:pPr>
      <w:del w:id="374" w:author="mary.inoue@fap.local" w:date="2026-09-22T12:21:00Z" w16du:dateUtc="2026-09-22T16:21:00Z">
        <w:r>
          <w:rPr>
            <w:rFonts w:ascii="Times New Roman" w:hAnsi="Times New Roman" w:cs="Times New Roman"/>
            <w:iCs/>
          </w:rPr>
          <w:delText xml:space="preserve">Obec Drysice vykonává u PO dvakrát ročně finanční kontrolu hospodaření . </w:delText>
        </w:r>
      </w:del>
    </w:p>
    <w:p w14:paraId="4E1DC87D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375" w:author="mary.inoue@fap.local" w:date="2026-09-22T12:21:00Z" w16du:dateUtc="2026-09-22T16:21:00Z"/>
          <w:rFonts w:ascii="Times New Roman" w:hAnsi="Times New Roman" w:cs="Times New Roman"/>
          <w:b/>
          <w:iCs/>
        </w:rPr>
      </w:pPr>
      <w:del w:id="376" w:author="mary.inoue@fap.local" w:date="2026-09-22T12:21:00Z" w16du:dateUtc="2026-09-22T16:21:00Z">
        <w:r>
          <w:rPr>
            <w:rFonts w:ascii="Times New Roman" w:hAnsi="Times New Roman" w:cs="Times New Roman"/>
            <w:b/>
            <w:iCs/>
          </w:rPr>
          <w:delText xml:space="preserve"> </w:delText>
        </w:r>
      </w:del>
    </w:p>
    <w:p w14:paraId="67A14DBB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377" w:author="mary.inoue@fap.local" w:date="2026-09-22T12:21:00Z" w16du:dateUtc="2026-09-22T16:21:00Z"/>
          <w:rFonts w:ascii="Times New Roman" w:hAnsi="Times New Roman" w:cs="Times New Roman"/>
          <w:b/>
          <w:iCs/>
        </w:rPr>
      </w:pPr>
      <w:del w:id="378" w:author="mary.inoue@fap.local" w:date="2026-09-22T12:21:00Z" w16du:dateUtc="2026-09-22T16:21:00Z">
        <w:r>
          <w:rPr>
            <w:rFonts w:ascii="Times New Roman" w:hAnsi="Times New Roman" w:cs="Times New Roman"/>
            <w:b/>
            <w:iCs/>
          </w:rPr>
          <w:delText xml:space="preserve"> </w:delText>
        </w:r>
      </w:del>
    </w:p>
    <w:p w14:paraId="322FF579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379" w:author="mary.inoue@fap.local" w:date="2026-09-22T12:21:00Z" w16du:dateUtc="2026-09-22T16:21:00Z"/>
          <w:rFonts w:ascii="Times New Roman" w:hAnsi="Times New Roman" w:cs="Times New Roman"/>
          <w:b/>
          <w:iCs/>
        </w:rPr>
      </w:pPr>
      <w:del w:id="380" w:author="mary.inoue@fap.local" w:date="2026-09-22T12:21:00Z" w16du:dateUtc="2026-09-22T16:21:00Z">
        <w:r>
          <w:rPr>
            <w:rFonts w:ascii="Times New Roman" w:hAnsi="Times New Roman" w:cs="Times New Roman"/>
            <w:b/>
            <w:iCs/>
          </w:rPr>
          <w:delText xml:space="preserve"> </w:delText>
        </w:r>
      </w:del>
    </w:p>
    <w:p w14:paraId="74E8E411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381" w:author="mary.inoue@fap.local" w:date="2026-09-22T12:21:00Z" w16du:dateUtc="2026-09-22T16:21:00Z"/>
          <w:rFonts w:ascii="Times New Roman" w:hAnsi="Times New Roman" w:cs="Times New Roman"/>
          <w:b/>
          <w:iCs/>
        </w:rPr>
      </w:pPr>
      <w:del w:id="382" w:author="mary.inoue@fap.local" w:date="2026-09-22T12:21:00Z" w16du:dateUtc="2026-09-22T16:21:00Z">
        <w:r>
          <w:rPr>
            <w:rFonts w:ascii="Times New Roman" w:hAnsi="Times New Roman" w:cs="Times New Roman"/>
            <w:b/>
            <w:iCs/>
          </w:rPr>
          <w:delText xml:space="preserve"> </w:delText>
        </w:r>
      </w:del>
    </w:p>
    <w:p w14:paraId="25825A76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383" w:author="mary.inoue@fap.local" w:date="2026-09-22T12:21:00Z" w16du:dateUtc="2026-09-22T16:21:00Z"/>
          <w:rFonts w:ascii="Times New Roman" w:hAnsi="Times New Roman" w:cs="Times New Roman"/>
          <w:b/>
          <w:iCs/>
        </w:rPr>
      </w:pPr>
      <w:del w:id="384" w:author="mary.inoue@fap.local" w:date="2026-09-22T12:21:00Z" w16du:dateUtc="2026-09-22T16:21:00Z">
        <w:r>
          <w:rPr>
            <w:rFonts w:ascii="Times New Roman" w:hAnsi="Times New Roman" w:cs="Times New Roman"/>
            <w:b/>
            <w:iCs/>
          </w:rPr>
          <w:delText xml:space="preserve"> </w:delText>
        </w:r>
      </w:del>
    </w:p>
    <w:p w14:paraId="14D52521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385" w:author="mary.inoue@fap.local" w:date="2026-09-22T12:21:00Z" w16du:dateUtc="2026-09-22T16:21:00Z"/>
          <w:rFonts w:ascii="Times New Roman" w:hAnsi="Times New Roman" w:cs="Times New Roman"/>
          <w:iCs/>
        </w:rPr>
      </w:pPr>
      <w:del w:id="386" w:author="mary.inoue@fap.local" w:date="2026-09-22T12:21:00Z" w16du:dateUtc="2026-09-22T16:21:00Z">
        <w:r>
          <w:rPr>
            <w:rFonts w:ascii="Times New Roman" w:hAnsi="Times New Roman" w:cs="Times New Roman"/>
            <w:iCs/>
          </w:rPr>
          <w:delText xml:space="preserve"> </w:delText>
        </w:r>
      </w:del>
    </w:p>
    <w:p w14:paraId="4FFE28AC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387" w:author="mary.inoue@fap.local" w:date="2026-09-22T12:21:00Z" w16du:dateUtc="2026-09-22T16:21:00Z"/>
          <w:rFonts w:ascii="Times New Roman" w:hAnsi="Times New Roman" w:cs="Times New Roman"/>
          <w:iCs/>
        </w:rPr>
      </w:pPr>
      <w:del w:id="388" w:author="mary.inoue@fap.local" w:date="2026-09-22T12:21:00Z" w16du:dateUtc="2026-09-22T16:21:00Z">
        <w:r>
          <w:rPr>
            <w:rFonts w:ascii="Times New Roman" w:hAnsi="Times New Roman" w:cs="Times New Roman"/>
            <w:iCs/>
          </w:rPr>
          <w:delText xml:space="preserve"> </w:delText>
        </w:r>
      </w:del>
    </w:p>
    <w:p w14:paraId="646B2579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389" w:author="mary.inoue@fap.local" w:date="2026-09-22T12:21:00Z" w16du:dateUtc="2026-09-22T16:21:00Z"/>
          <w:rFonts w:ascii="Times New Roman" w:hAnsi="Times New Roman" w:cs="Times New Roman"/>
          <w:iCs/>
        </w:rPr>
      </w:pPr>
      <w:del w:id="390" w:author="mary.inoue@fap.local" w:date="2026-09-22T12:21:00Z" w16du:dateUtc="2026-09-22T16:21:00Z">
        <w:r>
          <w:rPr>
            <w:rFonts w:ascii="Times New Roman" w:hAnsi="Times New Roman" w:cs="Times New Roman"/>
            <w:iCs/>
          </w:rPr>
          <w:delText xml:space="preserve">            </w:delText>
        </w:r>
      </w:del>
    </w:p>
    <w:p w14:paraId="7D898EBC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391" w:author="mary.inoue@fap.local" w:date="2026-09-22T12:21:00Z" w16du:dateUtc="2026-09-22T16:21:00Z"/>
          <w:rFonts w:ascii="Times New Roman" w:hAnsi="Times New Roman" w:cs="Times New Roman"/>
        </w:rPr>
      </w:pPr>
      <w:del w:id="392" w:author="mary.inoue@fap.local" w:date="2026-09-22T12:21:00Z" w16du:dateUtc="2026-09-22T16:21:00Z">
        <w:r>
          <w:rPr>
            <w:rFonts w:ascii="Times New Roman" w:hAnsi="Times New Roman" w:cs="Times New Roman"/>
            <w:iCs/>
          </w:rPr>
          <w:delText xml:space="preserve"> </w:delText>
        </w:r>
      </w:del>
    </w:p>
    <w:p w14:paraId="2135C533" w14:textId="77777777" w:rsidR="00751984" w:rsidRDefault="00751984" w:rsidP="00751984">
      <w:pPr>
        <w:pStyle w:val="Normal1"/>
        <w:spacing w:before="0" w:beforeAutospacing="0" w:after="0" w:afterAutospacing="0" w:line="240" w:lineRule="auto"/>
        <w:rPr>
          <w:del w:id="393" w:author="mary.inoue@fap.local" w:date="2026-09-22T12:21:00Z" w16du:dateUtc="2026-09-22T16:21:00Z"/>
          <w:rFonts w:ascii="Times New Roman" w:hAnsi="Times New Roman" w:cs="Times New Roman"/>
        </w:rPr>
      </w:pPr>
      <w:del w:id="394" w:author="mary.inoue@fap.local" w:date="2026-09-22T12:21:00Z" w16du:dateUtc="2026-09-22T16:21:00Z">
        <w:r>
          <w:rPr>
            <w:rFonts w:ascii="Times New Roman" w:hAnsi="Times New Roman" w:cs="Times New Roman"/>
          </w:rPr>
          <w:delText>Zpracovala :  Jarmila Trundová, místostarostka</w:delText>
        </w:r>
      </w:del>
    </w:p>
    <w:p w14:paraId="26DAF598" w14:textId="77777777" w:rsidR="00751984" w:rsidRDefault="00751984" w:rsidP="00751984">
      <w:pPr>
        <w:pStyle w:val="Normal1"/>
        <w:spacing w:before="0" w:beforeAutospacing="0" w:after="0" w:afterAutospacing="0" w:line="240" w:lineRule="auto"/>
        <w:rPr>
          <w:del w:id="395" w:author="mary.inoue@fap.local" w:date="2026-09-22T12:21:00Z" w16du:dateUtc="2026-09-22T16:21:00Z"/>
          <w:rFonts w:ascii="Times New Roman" w:hAnsi="Times New Roman" w:cs="Times New Roman"/>
        </w:rPr>
      </w:pPr>
      <w:del w:id="396" w:author="mary.inoue@fap.local" w:date="2026-09-22T12:21:00Z" w16du:dateUtc="2026-09-22T16:21:00Z">
        <w:r>
          <w:rPr>
            <w:rFonts w:ascii="Times New Roman" w:hAnsi="Times New Roman" w:cs="Times New Roman"/>
          </w:rPr>
          <w:delText xml:space="preserve"> </w:delText>
        </w:r>
      </w:del>
    </w:p>
    <w:p w14:paraId="390C874F" w14:textId="77777777" w:rsidR="00751984" w:rsidRDefault="00751984" w:rsidP="00751984">
      <w:pPr>
        <w:pStyle w:val="Normal1"/>
        <w:spacing w:before="0" w:beforeAutospacing="0" w:after="0" w:afterAutospacing="0" w:line="240" w:lineRule="auto"/>
        <w:rPr>
          <w:del w:id="397" w:author="mary.inoue@fap.local" w:date="2026-09-22T12:21:00Z" w16du:dateUtc="2026-09-22T16:21:00Z"/>
          <w:rFonts w:ascii="Times New Roman" w:hAnsi="Times New Roman" w:cs="Times New Roman"/>
        </w:rPr>
      </w:pPr>
      <w:del w:id="398" w:author="mary.inoue@fap.local" w:date="2026-09-22T12:21:00Z" w16du:dateUtc="2026-09-22T16:21:00Z">
        <w:r>
          <w:rPr>
            <w:rFonts w:ascii="Times New Roman" w:hAnsi="Times New Roman" w:cs="Times New Roman"/>
          </w:rPr>
          <w:delText xml:space="preserve">Schválil :  Pavel Rozehnal , starosta </w:delText>
        </w:r>
      </w:del>
    </w:p>
    <w:p w14:paraId="30AFB94B" w14:textId="77777777" w:rsidR="00751984" w:rsidRDefault="00751984" w:rsidP="00751984">
      <w:pPr>
        <w:pStyle w:val="Normal11"/>
        <w:spacing w:before="0" w:beforeAutospacing="0" w:after="0" w:afterAutospacing="0" w:line="240" w:lineRule="auto"/>
        <w:rPr>
          <w:del w:id="399" w:author="mary.inoue@fap.local" w:date="2026-09-22T12:21:00Z" w16du:dateUtc="2026-09-22T16:21:00Z"/>
        </w:rPr>
      </w:pPr>
      <w:del w:id="400" w:author="mary.inoue@fap.local" w:date="2026-09-22T12:21:00Z" w16du:dateUtc="2026-09-22T16:21:00Z">
        <w:r>
          <w:delText xml:space="preserve"> </w:delText>
        </w:r>
      </w:del>
    </w:p>
    <w:p w14:paraId="606432AF" w14:textId="77777777" w:rsidR="00751984" w:rsidRDefault="00751984" w:rsidP="00751984">
      <w:pPr>
        <w:pStyle w:val="Normal12"/>
        <w:spacing w:before="0" w:beforeAutospacing="0" w:after="0" w:afterAutospacing="0" w:line="240" w:lineRule="auto"/>
        <w:rPr>
          <w:del w:id="401" w:author="mary.inoue@fap.local" w:date="2026-09-22T12:21:00Z" w16du:dateUtc="2026-09-22T16:21:00Z"/>
        </w:rPr>
      </w:pPr>
      <w:del w:id="402" w:author="mary.inoue@fap.local" w:date="2026-09-22T12:21:00Z" w16du:dateUtc="2026-09-22T16:21:00Z">
        <w:r>
          <w:delText xml:space="preserve"> </w:delText>
        </w:r>
      </w:del>
    </w:p>
    <w:p w14:paraId="7EF94581" w14:textId="77777777" w:rsidR="00751984" w:rsidRDefault="00751984" w:rsidP="00751984">
      <w:pPr>
        <w:rPr>
          <w:del w:id="403" w:author="mary.inoue@fap.local" w:date="2026-09-22T12:21:00Z" w16du:dateUtc="2026-09-22T16:21:00Z"/>
        </w:rPr>
      </w:pPr>
    </w:p>
    <w:p w14:paraId="39D98E55" w14:textId="77777777" w:rsidR="00353AD3" w:rsidRDefault="00353AD3" w:rsidP="00A5391B">
      <w:pPr>
        <w:jc w:val="center"/>
        <w:pPrChange w:id="404" w:author="mary.inoue@fap.local" w:date="2026-09-22T12:21:00Z" w16du:dateUtc="2026-09-22T16:21:00Z">
          <w:pPr/>
        </w:pPrChange>
      </w:pPr>
    </w:p>
    <w:sectPr w:rsidR="00353AD3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  <w:sectPrChange w:id="417" w:author="mary.inoue@fap.local" w:date="2026-09-22T12:21:00Z" w16du:dateUtc="2026-09-22T16:21:00Z">
        <w:sectPr w:rsidR="00353AD3">
          <w:pgMar w:top="2410" w:right="849" w:bottom="1417" w:left="851" w:header="708" w:footer="708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B3B44F8" w14:textId="77777777" w:rsidR="006E23C7" w:rsidRDefault="006E23C7" w:rsidP="00A22D31">
      <w:pPr>
        <w:spacing w:after="0" w:line="240" w:lineRule="auto"/>
      </w:pPr>
      <w:r>
        <w:separator/>
      </w:r>
    </w:p>
  </w:endnote>
  <w:endnote w:type="continuationSeparator" w:id="0">
    <w:p w14:paraId="0C21D412" w14:textId="77777777" w:rsidR="006E23C7" w:rsidRDefault="006E23C7" w:rsidP="00A22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1312EB" w14:textId="77777777" w:rsidR="00836AA1" w:rsidRDefault="00836AA1">
    <w:pPr>
      <w:pStyle w:val="Heading4Char"/>
      <w:pPrChange w:id="416" w:author="mary.inoue@fap.local" w:date="2026-09-22T12:21:00Z" w16du:dateUtc="2026-09-22T16:21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1CD167" w14:textId="77777777" w:rsidR="006E23C7" w:rsidRDefault="006E23C7" w:rsidP="00A22D31">
      <w:pPr>
        <w:spacing w:after="0" w:line="240" w:lineRule="auto"/>
      </w:pPr>
      <w:r>
        <w:separator/>
      </w:r>
    </w:p>
  </w:footnote>
  <w:footnote w:type="continuationSeparator" w:id="0">
    <w:p w14:paraId="5506CBD5" w14:textId="77777777" w:rsidR="006E23C7" w:rsidRDefault="006E23C7" w:rsidP="00A22D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78211A" w14:textId="38BA82D2" w:rsidR="00A22D31" w:rsidRDefault="00A22D31" w:rsidP="00A22D31">
    <w:pPr>
      <w:widowControl w:val="0"/>
      <w:spacing w:after="0" w:line="360" w:lineRule="auto"/>
      <w:jc w:val="center"/>
      <w:rPr>
        <w:del w:id="405" w:author="mary.inoue@fap.local" w:date="2026-09-22T12:21:00Z" w16du:dateUtc="2026-09-22T16:21:00Z"/>
        <w:rFonts w:ascii="Times New Roman" w:eastAsia="Times New Roman" w:hAnsi="Times New Roman" w:cs="Times New Roman"/>
        <w:b/>
        <w:sz w:val="24"/>
        <w:szCs w:val="24"/>
        <w:lang w:eastAsia="cs-CZ"/>
      </w:rPr>
    </w:pPr>
    <w:del w:id="406" w:author="mary.inoue@fap.local" w:date="2026-09-22T12:21:00Z" w16du:dateUtc="2026-09-22T16:21:00Z">
      <w:r>
        <w:rPr>
          <w:rFonts w:ascii="Calibri" w:eastAsia="Times New Roman" w:hAnsi="Calibri" w:cs="Calibri"/>
          <w:noProof/>
          <w:sz w:val="24"/>
          <w:szCs w:val="24"/>
          <w:lang w:eastAsia="cs-CZ"/>
        </w:rPr>
        <w:drawing>
          <wp:inline distT="0" distB="0" distL="0" distR="0" wp14:anchorId="4470CD13" wp14:editId="7B0638B5">
            <wp:extent cx="716280" cy="830580"/>
            <wp:effectExtent l="0" t="0" r="7620" b="7620"/>
            <wp:docPr id="1962663126" name="Obrázek 1" descr="Obsah obrázku symbol, emblém, logo, ští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38214" name="Obrázek 1" descr="Obsah obrázku symbol, emblém, logo, štít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del>
  </w:p>
  <w:p w14:paraId="399ABC0F" w14:textId="77777777" w:rsidR="00A22D31" w:rsidRDefault="00A22D31" w:rsidP="00A22D31">
    <w:pPr>
      <w:widowControl w:val="0"/>
      <w:spacing w:after="0" w:line="360" w:lineRule="auto"/>
      <w:jc w:val="center"/>
      <w:rPr>
        <w:del w:id="407" w:author="mary.inoue@fap.local" w:date="2026-09-22T12:21:00Z" w16du:dateUtc="2026-09-22T16:21:00Z"/>
        <w:rFonts w:ascii="Times New Roman" w:eastAsia="Times New Roman" w:hAnsi="Times New Roman" w:cs="Times New Roman"/>
        <w:sz w:val="24"/>
        <w:szCs w:val="24"/>
        <w:lang w:eastAsia="cs-CZ"/>
      </w:rPr>
    </w:pPr>
    <w:del w:id="408" w:author="mary.inoue@fap.local" w:date="2026-09-22T12:21:00Z" w16du:dateUtc="2026-09-22T16:21:00Z"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cs-CZ"/>
        </w:rPr>
        <w:delText>OBEC  DRYSICE</w:delText>
      </w:r>
    </w:del>
  </w:p>
  <w:p w14:paraId="002D6E95" w14:textId="77777777" w:rsidR="00A22D31" w:rsidRDefault="00A22D31" w:rsidP="00A22D31">
    <w:pPr>
      <w:widowControl w:val="0"/>
      <w:spacing w:after="0" w:line="360" w:lineRule="auto"/>
      <w:jc w:val="center"/>
      <w:rPr>
        <w:del w:id="409" w:author="mary.inoue@fap.local" w:date="2026-09-22T12:21:00Z" w16du:dateUtc="2026-09-22T16:21:00Z"/>
        <w:rFonts w:ascii="Times New Roman" w:eastAsia="Times New Roman" w:hAnsi="Times New Roman" w:cs="Times New Roman"/>
        <w:sz w:val="24"/>
        <w:szCs w:val="24"/>
        <w:lang w:eastAsia="cs-CZ"/>
      </w:rPr>
    </w:pPr>
    <w:del w:id="410" w:author="mary.inoue@fap.local" w:date="2026-09-22T12:21:00Z" w16du:dateUtc="2026-09-22T16:21:00Z"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delText>Drysice 120 , 683 21 Pustiměř</w:delText>
      </w:r>
    </w:del>
  </w:p>
  <w:p w14:paraId="69F80984" w14:textId="56EF0BE5" w:rsidR="00A22D31" w:rsidRDefault="00A22D31" w:rsidP="00A22D31">
    <w:pPr>
      <w:widowControl w:val="0"/>
      <w:spacing w:after="0" w:line="360" w:lineRule="auto"/>
      <w:jc w:val="center"/>
      <w:rPr>
        <w:del w:id="411" w:author="mary.inoue@fap.local" w:date="2026-09-22T12:21:00Z" w16du:dateUtc="2026-09-22T16:21:00Z"/>
        <w:rFonts w:ascii="Times New Roman" w:eastAsia="Times New Roman" w:hAnsi="Times New Roman" w:cs="Times New Roman"/>
        <w:i/>
        <w:sz w:val="24"/>
        <w:szCs w:val="24"/>
        <w:lang w:eastAsia="cs-CZ"/>
      </w:rPr>
    </w:pPr>
    <w:del w:id="412" w:author="mary.inoue@fap.local" w:date="2026-09-22T12:21:00Z" w16du:dateUtc="2026-09-22T16:21:00Z">
      <w:r>
        <w:rPr>
          <w:rFonts w:ascii="Times New Roman" w:eastAsia="Times New Roman" w:hAnsi="Times New Roman" w:cs="Times New Roman"/>
          <w:i/>
          <w:sz w:val="24"/>
          <w:szCs w:val="24"/>
          <w:lang w:eastAsia="cs-CZ"/>
        </w:rPr>
        <w:delText xml:space="preserve">IČO 00372030      e-mail:obec.drysice@infos.cz </w:delTex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cs-CZ"/>
        </w:rPr>
        <w:delText xml:space="preserve">    </w:delText>
      </w:r>
      <w:r>
        <w:rPr>
          <w:rFonts w:ascii="Times New Roman" w:eastAsia="Times New Roman" w:hAnsi="Times New Roman" w:cs="Times New Roman"/>
          <w:i/>
          <w:sz w:val="24"/>
          <w:szCs w:val="24"/>
          <w:lang w:eastAsia="cs-CZ"/>
        </w:rPr>
        <w:delText>tel.: 517 357 722     č.ú.2902530106/2010</w:delText>
      </w:r>
    </w:del>
  </w:p>
  <w:p w14:paraId="6B92006B" w14:textId="706963A8" w:rsidR="00A22D31" w:rsidRDefault="00A22D31" w:rsidP="00A22D31">
    <w:pPr>
      <w:widowControl w:val="0"/>
      <w:spacing w:after="0" w:line="360" w:lineRule="auto"/>
      <w:rPr>
        <w:del w:id="413" w:author="mary.inoue@fap.local" w:date="2026-09-22T12:21:00Z" w16du:dateUtc="2026-09-22T16:21:00Z"/>
        <w:rFonts w:ascii="Times New Roman" w:eastAsia="Times New Roman" w:hAnsi="Times New Roman" w:cs="Times New Roman"/>
        <w:sz w:val="24"/>
        <w:szCs w:val="24"/>
        <w:lang w:eastAsia="cs-CZ"/>
      </w:rPr>
    </w:pPr>
    <w:del w:id="414" w:author="mary.inoue@fap.local" w:date="2026-09-22T12:21:00Z" w16du:dateUtc="2026-09-22T16:21:00Z"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delText xml:space="preserve">  Č.j. :                               Vyřizuje :                                                                           V Drysicích  dne :</w:delText>
      </w:r>
    </w:del>
  </w:p>
  <w:p w14:paraId="74CD9FAE" w14:textId="77777777" w:rsidR="00A22D31" w:rsidRDefault="00A22D31">
    <w:pPr>
      <w:pStyle w:val="Heading2Char"/>
      <w:pPrChange w:id="415" w:author="mary.inoue@fap.local" w:date="2026-09-22T12:21:00Z" w16du:dateUtc="2026-09-22T16:21:00Z">
        <w:pPr>
          <w:pStyle w:val="Header"/>
        </w:pPr>
      </w:pPrChange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AD3"/>
    <w:rsid w:val="000172AA"/>
    <w:rsid w:val="00022EE1"/>
    <w:rsid w:val="00045176"/>
    <w:rsid w:val="00064320"/>
    <w:rsid w:val="0006662F"/>
    <w:rsid w:val="00072442"/>
    <w:rsid w:val="00093BFE"/>
    <w:rsid w:val="00094328"/>
    <w:rsid w:val="00094AC5"/>
    <w:rsid w:val="00132F7D"/>
    <w:rsid w:val="00135097"/>
    <w:rsid w:val="00140891"/>
    <w:rsid w:val="00155120"/>
    <w:rsid w:val="001562BE"/>
    <w:rsid w:val="00163BDD"/>
    <w:rsid w:val="00175017"/>
    <w:rsid w:val="00186F00"/>
    <w:rsid w:val="001B472F"/>
    <w:rsid w:val="001E614B"/>
    <w:rsid w:val="001F3B9E"/>
    <w:rsid w:val="001F4FD5"/>
    <w:rsid w:val="00215610"/>
    <w:rsid w:val="00220CDF"/>
    <w:rsid w:val="00235E7B"/>
    <w:rsid w:val="0029602C"/>
    <w:rsid w:val="002A0B2E"/>
    <w:rsid w:val="002C247D"/>
    <w:rsid w:val="002D22E0"/>
    <w:rsid w:val="002D511D"/>
    <w:rsid w:val="002E3B38"/>
    <w:rsid w:val="00344CA9"/>
    <w:rsid w:val="00353AD3"/>
    <w:rsid w:val="00392741"/>
    <w:rsid w:val="00395556"/>
    <w:rsid w:val="003B1F84"/>
    <w:rsid w:val="003E02AD"/>
    <w:rsid w:val="003E2103"/>
    <w:rsid w:val="003E7AC6"/>
    <w:rsid w:val="0040121F"/>
    <w:rsid w:val="004175E5"/>
    <w:rsid w:val="00425F7C"/>
    <w:rsid w:val="004407ED"/>
    <w:rsid w:val="00440CB0"/>
    <w:rsid w:val="004531D8"/>
    <w:rsid w:val="00457619"/>
    <w:rsid w:val="00476221"/>
    <w:rsid w:val="00483E0A"/>
    <w:rsid w:val="00494500"/>
    <w:rsid w:val="004B4464"/>
    <w:rsid w:val="004D03FD"/>
    <w:rsid w:val="004D09C8"/>
    <w:rsid w:val="004F6505"/>
    <w:rsid w:val="00500EF8"/>
    <w:rsid w:val="005120F2"/>
    <w:rsid w:val="005160EF"/>
    <w:rsid w:val="005201FD"/>
    <w:rsid w:val="00585413"/>
    <w:rsid w:val="005A3005"/>
    <w:rsid w:val="005B0038"/>
    <w:rsid w:val="005B2275"/>
    <w:rsid w:val="005B3636"/>
    <w:rsid w:val="005C110E"/>
    <w:rsid w:val="005C3975"/>
    <w:rsid w:val="005D1F57"/>
    <w:rsid w:val="005D54D6"/>
    <w:rsid w:val="005E7711"/>
    <w:rsid w:val="00607BA2"/>
    <w:rsid w:val="00640AED"/>
    <w:rsid w:val="0065070B"/>
    <w:rsid w:val="006575DD"/>
    <w:rsid w:val="0066272E"/>
    <w:rsid w:val="00674D51"/>
    <w:rsid w:val="00697FAB"/>
    <w:rsid w:val="006A49C0"/>
    <w:rsid w:val="006D73AD"/>
    <w:rsid w:val="006E23C7"/>
    <w:rsid w:val="006E2F08"/>
    <w:rsid w:val="006F5BED"/>
    <w:rsid w:val="006F5CEB"/>
    <w:rsid w:val="006F5DF7"/>
    <w:rsid w:val="00706622"/>
    <w:rsid w:val="00716A44"/>
    <w:rsid w:val="00723985"/>
    <w:rsid w:val="00751984"/>
    <w:rsid w:val="00754215"/>
    <w:rsid w:val="0077316F"/>
    <w:rsid w:val="00773FBB"/>
    <w:rsid w:val="007763AD"/>
    <w:rsid w:val="007E1A29"/>
    <w:rsid w:val="00802350"/>
    <w:rsid w:val="00820CA0"/>
    <w:rsid w:val="00836AA1"/>
    <w:rsid w:val="00851BB4"/>
    <w:rsid w:val="00875E83"/>
    <w:rsid w:val="00890013"/>
    <w:rsid w:val="008A41B7"/>
    <w:rsid w:val="008C61C6"/>
    <w:rsid w:val="008D0EF2"/>
    <w:rsid w:val="008D7808"/>
    <w:rsid w:val="00901CD7"/>
    <w:rsid w:val="00945770"/>
    <w:rsid w:val="009525D5"/>
    <w:rsid w:val="009801CD"/>
    <w:rsid w:val="009B31F7"/>
    <w:rsid w:val="009C4CE8"/>
    <w:rsid w:val="00A2270B"/>
    <w:rsid w:val="00A22D31"/>
    <w:rsid w:val="00A24980"/>
    <w:rsid w:val="00A43EE5"/>
    <w:rsid w:val="00A5391B"/>
    <w:rsid w:val="00A54CA6"/>
    <w:rsid w:val="00AA1BC3"/>
    <w:rsid w:val="00AA2126"/>
    <w:rsid w:val="00AA6A17"/>
    <w:rsid w:val="00AB3DBE"/>
    <w:rsid w:val="00AE2F55"/>
    <w:rsid w:val="00AE71D2"/>
    <w:rsid w:val="00AF3743"/>
    <w:rsid w:val="00B22CBC"/>
    <w:rsid w:val="00B23618"/>
    <w:rsid w:val="00B30730"/>
    <w:rsid w:val="00B44FCF"/>
    <w:rsid w:val="00B93A4B"/>
    <w:rsid w:val="00B9482B"/>
    <w:rsid w:val="00BA453A"/>
    <w:rsid w:val="00BB7F95"/>
    <w:rsid w:val="00BC4C01"/>
    <w:rsid w:val="00BD6490"/>
    <w:rsid w:val="00BE5DE1"/>
    <w:rsid w:val="00C01CF0"/>
    <w:rsid w:val="00C10C2A"/>
    <w:rsid w:val="00C30A99"/>
    <w:rsid w:val="00C43956"/>
    <w:rsid w:val="00C44A78"/>
    <w:rsid w:val="00C549DE"/>
    <w:rsid w:val="00C91CE3"/>
    <w:rsid w:val="00C9492A"/>
    <w:rsid w:val="00CC5CE2"/>
    <w:rsid w:val="00D12462"/>
    <w:rsid w:val="00D1508E"/>
    <w:rsid w:val="00D1600A"/>
    <w:rsid w:val="00D350FC"/>
    <w:rsid w:val="00D4448C"/>
    <w:rsid w:val="00D46904"/>
    <w:rsid w:val="00D60738"/>
    <w:rsid w:val="00D63120"/>
    <w:rsid w:val="00D6390C"/>
    <w:rsid w:val="00D64C4F"/>
    <w:rsid w:val="00DC250C"/>
    <w:rsid w:val="00E0284E"/>
    <w:rsid w:val="00E34501"/>
    <w:rsid w:val="00E347A9"/>
    <w:rsid w:val="00E35D0B"/>
    <w:rsid w:val="00E45383"/>
    <w:rsid w:val="00E53795"/>
    <w:rsid w:val="00E86E14"/>
    <w:rsid w:val="00EA1103"/>
    <w:rsid w:val="00EA369E"/>
    <w:rsid w:val="00EB0E11"/>
    <w:rsid w:val="00EB44BF"/>
    <w:rsid w:val="00ED407E"/>
    <w:rsid w:val="00ED46E8"/>
    <w:rsid w:val="00EE3D5D"/>
    <w:rsid w:val="00F11D9F"/>
    <w:rsid w:val="00F16BF1"/>
    <w:rsid w:val="00F16EEF"/>
    <w:rsid w:val="00F33C0F"/>
    <w:rsid w:val="00F60DC1"/>
    <w:rsid w:val="00F752E2"/>
    <w:rsid w:val="00F97377"/>
    <w:rsid w:val="00FA692E"/>
    <w:rsid w:val="00FB6C2C"/>
    <w:rsid w:val="00FC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647735"/>
  <w15:chartTrackingRefBased/>
  <w15:docId w15:val="{4C9EE9EE-2FA5-4D91-A0BF-FDEA9FCB9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  <w:pPrChange w:id="0" w:author="mary.inoue@fap.local" w:date="2026-09-22T12:21:00Z">
        <w:pPr>
          <w:spacing w:after="160" w:line="256" w:lineRule="auto"/>
        </w:pPr>
      </w:pPrChange>
    </w:pPr>
    <w:rPr>
      <w:kern w:val="0"/>
      <w:sz w:val="22"/>
      <w:szCs w:val="22"/>
      <w:lang w:val="pt-BR"/>
      <w14:ligatures w14:val="none"/>
      <w:rPrChange w:id="0" w:author="mary.inoue@fap.local" w:date="2026-09-22T12:21:00Z">
        <w:rPr>
          <w:rFonts w:asciiTheme="minorHAnsi" w:eastAsiaTheme="minorHAnsi" w:hAnsiTheme="minorHAnsi" w:cstheme="minorBidi"/>
          <w:sz w:val="22"/>
          <w:szCs w:val="22"/>
          <w:lang w:val="cs-CZ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353AD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AD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AD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AD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AD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AD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AD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AD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AD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A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A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53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AD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53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AD3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53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AD3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53A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A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AD3"/>
    <w:rPr>
      <w:b/>
      <w:bCs/>
      <w:smallCaps/>
      <w:color w:val="0F4761" w:themeColor="accent1" w:themeShade="BF"/>
      <w:spacing w:val="5"/>
    </w:rPr>
  </w:style>
  <w:style w:type="paragraph" w:customStyle="1" w:styleId="Normal12">
    <w:name w:val="Normal12"/>
    <w:rsid w:val="00751984"/>
    <w:pPr>
      <w:spacing w:before="100" w:beforeAutospacing="1" w:after="100" w:afterAutospacing="1" w:line="254" w:lineRule="auto"/>
    </w:pPr>
    <w:rPr>
      <w:rFonts w:ascii="Calibri" w:eastAsia="Times New Roman" w:hAnsi="Calibri" w:cs="Times New Roman"/>
      <w:kern w:val="0"/>
      <w:lang w:eastAsia="cs-CZ"/>
      <w14:ligatures w14:val="none"/>
    </w:rPr>
  </w:style>
  <w:style w:type="paragraph" w:customStyle="1" w:styleId="Normal11">
    <w:name w:val="Normal11"/>
    <w:basedOn w:val="Normal"/>
    <w:rsid w:val="00751984"/>
    <w:pPr>
      <w:spacing w:before="100" w:beforeAutospacing="1" w:after="100" w:afterAutospacing="1" w:line="252" w:lineRule="auto"/>
    </w:pPr>
    <w:rPr>
      <w:rFonts w:ascii="Calibri" w:eastAsia="Times New Roman" w:hAnsi="Calibri" w:cs="Times New Roman"/>
      <w:sz w:val="24"/>
      <w:szCs w:val="24"/>
      <w:lang w:eastAsia="cs-CZ"/>
    </w:rPr>
  </w:style>
  <w:style w:type="paragraph" w:customStyle="1" w:styleId="Normal1">
    <w:name w:val="Normal1"/>
    <w:basedOn w:val="Normal"/>
    <w:qFormat/>
    <w:rsid w:val="00751984"/>
    <w:pPr>
      <w:spacing w:before="100" w:beforeAutospacing="1" w:after="100" w:afterAutospacing="1" w:line="252" w:lineRule="auto"/>
    </w:pPr>
    <w:rPr>
      <w:rFonts w:ascii="Calibri" w:eastAsia="Times New Roman" w:hAnsi="Calibri" w:cs="Calibri"/>
      <w:sz w:val="24"/>
      <w:szCs w:val="24"/>
      <w:lang w:eastAsia="cs-CZ"/>
    </w:rPr>
  </w:style>
  <w:style w:type="paragraph" w:styleId="Header">
    <w:name w:val="header"/>
    <w:basedOn w:val="Normal"/>
    <w:link w:val="HeaderChar"/>
    <w:uiPriority w:val="99"/>
    <w:unhideWhenUsed/>
    <w:rsid w:val="00A22D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D31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22D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D31"/>
    <w:rPr>
      <w:kern w:val="0"/>
      <w:sz w:val="22"/>
      <w:szCs w:val="22"/>
      <w14:ligatures w14:val="none"/>
    </w:rPr>
  </w:style>
  <w:style w:type="paragraph" w:customStyle="1" w:styleId="Default">
    <w:name w:val="Default"/>
    <w:rsid w:val="0065070B"/>
    <w:pPr>
      <w:autoSpaceDE w:val="0"/>
      <w:autoSpaceDN w:val="0"/>
      <w:adjustRightInd w:val="0"/>
      <w:spacing w:after="0" w:line="240" w:lineRule="auto"/>
      <w:pPrChange w:id="1" w:author="mary.inoue@fap.local" w:date="2026-09-22T12:21:00Z">
        <w:pPr>
          <w:autoSpaceDE w:val="0"/>
          <w:autoSpaceDN w:val="0"/>
          <w:adjustRightInd w:val="0"/>
        </w:pPr>
      </w:pPrChange>
    </w:pPr>
    <w:rPr>
      <w:rFonts w:ascii="Arial" w:hAnsi="Arial" w:cs="Arial"/>
      <w:color w:val="000000"/>
      <w:kern w:val="0"/>
      <w:lang w:val="pt-BR"/>
      <w14:ligatures w14:val="none"/>
      <w:rPrChange w:id="1" w:author="mary.inoue@fap.local" w:date="2026-09-22T12:21:00Z">
        <w:rPr>
          <w:rFonts w:ascii="Arial" w:eastAsiaTheme="minorHAnsi" w:hAnsi="Arial" w:cs="Arial"/>
          <w:color w:val="000000"/>
          <w:sz w:val="24"/>
          <w:szCs w:val="24"/>
          <w:lang w:val="pt-BR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182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</Pages>
  <Words>1970</Words>
  <Characters>11230</Characters>
  <Application>Microsoft Office Word</Application>
  <DocSecurity>0</DocSecurity>
  <Lines>93</Lines>
  <Paragraphs>26</Paragraphs>
  <ScaleCrop>false</ScaleCrop>
  <Company/>
  <LinksUpToDate>false</LinksUpToDate>
  <CharactersWithSpaces>13174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Jarmila Trundová (místostarostka)</dc:creator>
  <cp:keywords/>
  <dc:description/>
  <cp:lastModifiedBy>Arthur Souza Rodrigues</cp:lastModifiedBy>
  <cp:revision>1</cp:revision>
  <dcterms:created xsi:type="dcterms:W3CDTF">2024-05-06T05:36:00Z</dcterms:created>
  <dcterms:modified xsi:type="dcterms:W3CDTF">2026-09-22T16:21:00Z</dcterms:modified>
</cp:coreProperties>
</file>