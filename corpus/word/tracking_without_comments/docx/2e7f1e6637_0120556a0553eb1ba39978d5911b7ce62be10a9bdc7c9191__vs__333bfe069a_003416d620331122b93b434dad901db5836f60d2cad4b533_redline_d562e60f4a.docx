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65384E" w14:textId="77777777" w:rsidR="00BC32DD" w:rsidRPr="001A2552" w:rsidRDefault="00BC32DD" w:rsidP="00BC32DD">
      <w:pPr>
        <w:jc w:val="center"/>
        <w:rPr>
          <w:ins w:id="8" w:author="msi" w:date="2026-09-22T12:57:00Z" w16du:dateUtc="2026-09-22T16:57:00Z"/>
          <w:sz w:val="16"/>
          <w:szCs w:val="16"/>
        </w:rPr>
      </w:pPr>
      <w:ins w:id="9" w:author="msi" w:date="2026-09-22T12:57:00Z" w16du:dateUtc="2026-09-22T16:57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5C2DB511" w14:textId="77777777" w:rsidR="00BC32DD" w:rsidRPr="001A2552" w:rsidRDefault="00BC32DD" w:rsidP="00BC32DD">
      <w:pPr>
        <w:jc w:val="center"/>
        <w:rPr>
          <w:ins w:id="10" w:author="msi" w:date="2026-09-22T12:57:00Z" w16du:dateUtc="2026-09-22T16:57:00Z"/>
          <w:b/>
          <w:sz w:val="16"/>
          <w:szCs w:val="16"/>
        </w:rPr>
      </w:pPr>
      <w:ins w:id="11" w:author="msi" w:date="2026-09-22T12:57:00Z" w16du:dateUtc="2026-09-22T16:57:00Z">
        <w:r w:rsidRPr="001A2552">
          <w:rPr>
            <w:b/>
            <w:sz w:val="16"/>
            <w:szCs w:val="16"/>
          </w:rPr>
          <w:t>Açık Ders Malzemeleri</w:t>
        </w:r>
      </w:ins>
    </w:p>
    <w:p w14:paraId="608837DF" w14:textId="77777777" w:rsidR="00BC32DD" w:rsidRDefault="00BC32DD" w:rsidP="00BC32DD">
      <w:pPr>
        <w:pStyle w:val="Basliklar"/>
        <w:jc w:val="center"/>
        <w:rPr>
          <w:ins w:id="12" w:author="msi" w:date="2026-09-22T12:57:00Z" w16du:dateUtc="2026-09-22T16:57:00Z"/>
          <w:sz w:val="16"/>
          <w:szCs w:val="16"/>
        </w:rPr>
      </w:pPr>
    </w:p>
    <w:p w14:paraId="64D45906" w14:textId="77777777" w:rsidR="00BC32DD" w:rsidRPr="001A2552" w:rsidRDefault="00BC32DD" w:rsidP="00BC32DD">
      <w:pPr>
        <w:pStyle w:val="Basliklar"/>
        <w:jc w:val="center"/>
        <w:rPr>
          <w:ins w:id="13" w:author="msi" w:date="2026-09-22T12:57:00Z" w16du:dateUtc="2026-09-22T16:57:00Z"/>
          <w:sz w:val="16"/>
          <w:szCs w:val="16"/>
        </w:rPr>
      </w:pPr>
      <w:ins w:id="14" w:author="msi" w:date="2026-09-22T12:57:00Z" w16du:dateUtc="2026-09-22T16:57:00Z">
        <w:r>
          <w:rPr>
            <w:sz w:val="16"/>
            <w:szCs w:val="16"/>
          </w:rPr>
          <w:t>Ders izlence Formu</w:t>
        </w:r>
      </w:ins>
    </w:p>
    <w:p w14:paraId="4168346A" w14:textId="77777777" w:rsidR="00BC32DD" w:rsidRPr="001A2552" w:rsidRDefault="00BC32DD" w:rsidP="00BC32DD">
      <w:pPr>
        <w:rPr>
          <w:ins w:id="15" w:author="msi" w:date="2026-09-22T12:57:00Z" w16du:dateUtc="2026-09-22T16:57:00Z"/>
          <w:sz w:val="16"/>
          <w:szCs w:val="16"/>
        </w:rPr>
      </w:pPr>
    </w:p>
    <w:p w14:paraId="1CDBC166" w14:textId="5B8259A8" w:rsidR="00297921" w:rsidRPr="003805C4" w:rsidRDefault="003D50F3" w:rsidP="003805C4">
      <w:pPr>
        <w:pStyle w:val="Standard"/>
        <w:rPr>
          <w:del w:id="16" w:author="msi" w:date="2026-09-22T12:57:00Z" w16du:dateUtc="2026-09-22T16:57:00Z"/>
          <w:rFonts w:ascii="Times New Roman" w:hAnsi="Times New Roman" w:cs="Times New Roman"/>
        </w:rPr>
      </w:pPr>
      <w:del w:id="17" w:author="msi" w:date="2026-09-22T12:57:00Z" w16du:dateUtc="2026-09-22T16:57:00Z">
        <w:r>
          <w:rPr>
            <w:rFonts w:ascii="Liberation Sans" w:hAnsi="Liberation Sans" w:cs="Times New Roman"/>
          </w:rPr>
          <w:delText>OPZ monitory</w:delText>
        </w:r>
        <w:r w:rsidR="001314D4">
          <w:rPr>
            <w:rFonts w:ascii="Liberation Sans" w:hAnsi="Liberation Sans" w:cs="Times New Roman"/>
          </w:rPr>
          <w:delText xml:space="preserve"> 19szt</w:delText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Times New Roman" w:hAnsi="Times New Roman" w:cs="Times New Roman"/>
          </w:rPr>
          <w:delText>Załącznik nr 1</w:delText>
        </w:r>
      </w:del>
    </w:p>
    <w:p w14:paraId="35971C61" w14:textId="77777777" w:rsidR="00297921" w:rsidRDefault="00297921">
      <w:pPr>
        <w:rPr>
          <w:del w:id="18" w:author="msi" w:date="2026-09-22T12:57:00Z" w16du:dateUtc="2026-09-22T16:57:00Z"/>
          <w:rFonts w:ascii="Liberation Sans" w:hAnsi="Liberation San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9" w:author="msi" w:date="2026-09-22T12:57:00Z" w16du:dateUtc="2026-09-22T16:57:00Z">
          <w:tblPr>
            <w:tblW w:w="5000" w:type="pct"/>
            <w:tblInd w:w="-545" w:type="dxa"/>
            <w:tblLayout w:type="fixed"/>
            <w:tblCellMar>
              <w:left w:w="71" w:type="dxa"/>
              <w:right w:w="71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20">
          <w:tblGrid>
            <w:gridCol w:w="545"/>
            <w:gridCol w:w="2634"/>
            <w:gridCol w:w="111"/>
            <w:gridCol w:w="6068"/>
            <w:gridCol w:w="270"/>
          </w:tblGrid>
        </w:tblGridChange>
      </w:tblGrid>
      <w:tr w:rsidR="00297921" w14:paraId="567EE2F6" w14:textId="77777777" w:rsidTr="00832AEF">
        <w:trPr>
          <w:jc w:val="center"/>
          <w:trPrChange w:id="21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22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</w:tcPr>
            </w:tcPrChange>
          </w:tcPr>
          <w:p w14:paraId="0128832B" w14:textId="77777777" w:rsidR="00297921" w:rsidRPr="001A2552" w:rsidRDefault="00BC32DD" w:rsidP="00832AEF">
            <w:pPr>
              <w:pStyle w:val="DersBasliklar"/>
              <w:rPr>
                <w:rPrChange w:id="23" w:author="msi" w:date="2026-09-22T12:57:00Z" w16du:dateUtc="2026-09-22T16:57:00Z">
                  <w:rPr>
                    <w:rFonts w:ascii="Liberation Sans" w:hAnsi="Liberation Sans" w:cs="Times New Roman"/>
                  </w:rPr>
                </w:rPrChange>
              </w:rPr>
              <w:pPrChange w:id="24" w:author="msi" w:date="2026-09-22T12:57:00Z" w16du:dateUtc="2026-09-22T16:57:00Z">
                <w:pPr/>
              </w:pPrChange>
            </w:pPr>
            <w:ins w:id="25" w:author="msi" w:date="2026-09-22T12:57:00Z" w16du:dateUtc="2026-09-22T16:57:00Z">
              <w:r w:rsidRPr="001A2552">
                <w:rPr>
                  <w:szCs w:val="16"/>
                </w:rPr>
                <w:t>Dersin Kodu ve İsmi</w:t>
              </w:r>
            </w:ins>
            <w:del w:id="26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Nazwa komponentu</w:delText>
              </w:r>
            </w:del>
          </w:p>
        </w:tc>
        <w:tc>
          <w:tcPr>
            <w:tcW w:w="6068" w:type="dxa"/>
            <w:tcPrChange w:id="27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</w:tcPr>
            </w:tcPrChange>
          </w:tcPr>
          <w:p w14:paraId="0A3CB881" w14:textId="77777777" w:rsidR="00297921" w:rsidRPr="00B00DF3" w:rsidRDefault="00CC0B85" w:rsidP="00F95BE5">
            <w:pPr>
              <w:pStyle w:val="DersBilgileri"/>
              <w:rPr>
                <w:rPrChange w:id="28" w:author="msi" w:date="2026-09-22T12:57:00Z" w16du:dateUtc="2026-09-22T16:57:00Z">
                  <w:rPr>
                    <w:rFonts w:ascii="Liberation Sans" w:hAnsi="Liberation Sans" w:cs="Times New Roman"/>
                  </w:rPr>
                </w:rPrChange>
              </w:rPr>
              <w:pPrChange w:id="29" w:author="msi" w:date="2026-09-22T12:57:00Z" w16du:dateUtc="2026-09-22T16:57:00Z">
                <w:pPr/>
              </w:pPrChange>
            </w:pPr>
            <w:ins w:id="30" w:author="msi" w:date="2026-09-22T12:57:00Z" w16du:dateUtc="2026-09-22T16:57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31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Wymagane minimalne parametry techniczne monitora</w:delText>
              </w:r>
            </w:del>
          </w:p>
        </w:tc>
      </w:tr>
      <w:tr w:rsidR="00297921" w14:paraId="34497A8D" w14:textId="77777777" w:rsidTr="00832AEF">
        <w:trPr>
          <w:jc w:val="center"/>
          <w:trPrChange w:id="32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33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CD5E240" w14:textId="77777777" w:rsidR="00297921" w:rsidRPr="001A2552" w:rsidRDefault="00BC32DD" w:rsidP="00832AEF">
            <w:pPr>
              <w:pStyle w:val="DersBasliklar"/>
              <w:rPr>
                <w:rPrChange w:id="34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35" w:author="msi" w:date="2026-09-22T12:57:00Z" w16du:dateUtc="2026-09-22T16:57:00Z">
                <w:pPr/>
              </w:pPrChange>
            </w:pPr>
            <w:ins w:id="36" w:author="msi" w:date="2026-09-22T12:57:00Z" w16du:dateUtc="2026-09-22T16:57:00Z">
              <w:r w:rsidRPr="001A2552">
                <w:rPr>
                  <w:szCs w:val="16"/>
                </w:rPr>
                <w:t>Dersin Sorumlusu</w:t>
              </w:r>
            </w:ins>
            <w:del w:id="37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Typ ekranu</w:delText>
              </w:r>
            </w:del>
          </w:p>
        </w:tc>
        <w:tc>
          <w:tcPr>
            <w:tcW w:w="6068" w:type="dxa"/>
            <w:tcPrChange w:id="38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1455A28B" w14:textId="77777777" w:rsidR="00297921" w:rsidRPr="00B00DF3" w:rsidRDefault="00F911A6" w:rsidP="00832AEF">
            <w:pPr>
              <w:pStyle w:val="DersBilgileri"/>
              <w:rPr>
                <w:rPrChange w:id="39" w:author="msi" w:date="2026-09-22T12:57:00Z" w16du:dateUtc="2026-09-22T16:57:00Z">
                  <w:rPr>
                    <w:rFonts w:ascii="Liberation Sans" w:hAnsi="Liberation Sans"/>
                  </w:rPr>
                </w:rPrChange>
              </w:rPr>
              <w:pPrChange w:id="40" w:author="msi" w:date="2026-09-22T12:57:00Z" w16du:dateUtc="2026-09-22T16:57:00Z">
                <w:pPr/>
              </w:pPrChange>
            </w:pPr>
            <w:ins w:id="41" w:author="msi" w:date="2026-09-22T12:57:00Z" w16du:dateUtc="2026-09-22T16:57:00Z">
              <w:r w:rsidRPr="00B00DF3">
                <w:rPr>
                  <w:szCs w:val="16"/>
                </w:rPr>
                <w:t>PROF. DR. YASEMİN KEPENEKCİ</w:t>
              </w:r>
            </w:ins>
            <w:del w:id="42" w:author="msi" w:date="2026-09-22T12:57:00Z" w16du:dateUtc="2026-09-22T16:57:00Z">
              <w:r w:rsidR="008E1A9B">
                <w:rPr>
                  <w:rFonts w:ascii="Liberation Sans" w:hAnsi="Liberation Sans"/>
                  <w:bCs/>
                </w:rPr>
                <w:delText xml:space="preserve">Ekran ciekłokrystaliczny z aktywną matrycą IPS 23,8” </w:delText>
              </w:r>
            </w:del>
          </w:p>
        </w:tc>
      </w:tr>
      <w:tr w:rsidR="00297921" w14:paraId="56286FF9" w14:textId="77777777" w:rsidTr="00832AEF">
        <w:trPr>
          <w:jc w:val="center"/>
          <w:trPrChange w:id="43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44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1EF34B7" w14:textId="77777777" w:rsidR="00297921" w:rsidRPr="001A2552" w:rsidRDefault="00BC32DD" w:rsidP="00832AEF">
            <w:pPr>
              <w:pStyle w:val="DersBasliklar"/>
              <w:rPr>
                <w:rPrChange w:id="45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46" w:author="msi" w:date="2026-09-22T12:57:00Z" w16du:dateUtc="2026-09-22T16:57:00Z">
                <w:pPr/>
              </w:pPrChange>
            </w:pPr>
            <w:ins w:id="47" w:author="msi" w:date="2026-09-22T12:57:00Z" w16du:dateUtc="2026-09-22T16:57:00Z">
              <w:r w:rsidRPr="001A2552">
                <w:rPr>
                  <w:szCs w:val="16"/>
                </w:rPr>
                <w:t>Dersin Düzeyi</w:t>
              </w:r>
            </w:ins>
            <w:del w:id="48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Jasność</w:delText>
              </w:r>
            </w:del>
          </w:p>
        </w:tc>
        <w:tc>
          <w:tcPr>
            <w:tcW w:w="6068" w:type="dxa"/>
            <w:tcPrChange w:id="49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50C5FA84" w14:textId="77777777" w:rsidR="00297921" w:rsidRPr="00B00DF3" w:rsidRDefault="00F911A6" w:rsidP="00832AEF">
            <w:pPr>
              <w:pStyle w:val="DersBilgileri"/>
              <w:rPr>
                <w:rPrChange w:id="50" w:author="msi" w:date="2026-09-22T12:57:00Z" w16du:dateUtc="2026-09-22T16:57:00Z">
                  <w:rPr>
                    <w:rFonts w:ascii="Liberation Sans" w:hAnsi="Liberation Sans" w:cs="Times New Roman"/>
                    <w:bCs/>
                    <w:lang w:eastAsia="en-US"/>
                  </w:rPr>
                </w:rPrChange>
              </w:rPr>
              <w:pPrChange w:id="51" w:author="msi" w:date="2026-09-22T12:57:00Z" w16du:dateUtc="2026-09-22T16:57:00Z">
                <w:pPr/>
              </w:pPrChange>
            </w:pPr>
            <w:ins w:id="52" w:author="msi" w:date="2026-09-22T12:57:00Z" w16du:dateUtc="2026-09-22T16:57:00Z">
              <w:r w:rsidRPr="00B00DF3">
                <w:rPr>
                  <w:szCs w:val="16"/>
                </w:rPr>
                <w:t>LİSANS</w:t>
              </w:r>
            </w:ins>
            <w:del w:id="53" w:author="msi" w:date="2026-09-22T12:57:00Z" w16du:dateUtc="2026-09-22T16:57:00Z">
              <w:r w:rsidR="008E1A9B">
                <w:rPr>
                  <w:rFonts w:ascii="Liberation Sans" w:hAnsi="Liberation Sans"/>
                  <w:bCs/>
                  <w:lang w:eastAsia="en-US"/>
                </w:rPr>
                <w:delText>250 cd/m2</w:delText>
              </w:r>
            </w:del>
          </w:p>
        </w:tc>
      </w:tr>
      <w:tr w:rsidR="00297921" w14:paraId="29FC18A9" w14:textId="77777777" w:rsidTr="00832AEF">
        <w:trPr>
          <w:jc w:val="center"/>
          <w:trPrChange w:id="54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55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85C8204" w14:textId="77777777" w:rsidR="00297921" w:rsidRPr="001A2552" w:rsidRDefault="00BC32DD" w:rsidP="00832AEF">
            <w:pPr>
              <w:pStyle w:val="DersBasliklar"/>
              <w:rPr>
                <w:rPrChange w:id="56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57" w:author="msi" w:date="2026-09-22T12:57:00Z" w16du:dateUtc="2026-09-22T16:57:00Z">
                <w:pPr/>
              </w:pPrChange>
            </w:pPr>
            <w:ins w:id="58" w:author="msi" w:date="2026-09-22T12:57:00Z" w16du:dateUtc="2026-09-22T16:57:00Z">
              <w:r w:rsidRPr="001A2552">
                <w:rPr>
                  <w:szCs w:val="16"/>
                </w:rPr>
                <w:t>Dersin Kredisi</w:t>
              </w:r>
            </w:ins>
            <w:del w:id="59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Kontrast</w:delText>
              </w:r>
            </w:del>
          </w:p>
        </w:tc>
        <w:tc>
          <w:tcPr>
            <w:tcW w:w="6068" w:type="dxa"/>
            <w:tcPrChange w:id="60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3FF4B622" w14:textId="77777777" w:rsidR="00297921" w:rsidRPr="00B00DF3" w:rsidRDefault="00F911A6" w:rsidP="00832AEF">
            <w:pPr>
              <w:pStyle w:val="DersBilgileri"/>
              <w:rPr>
                <w:rPrChange w:id="61" w:author="msi" w:date="2026-09-22T12:57:00Z" w16du:dateUtc="2026-09-22T16:57:00Z">
                  <w:rPr>
                    <w:rFonts w:ascii="Liberation Sans" w:hAnsi="Liberation Sans" w:cs="Times New Roman"/>
                    <w:bCs/>
                    <w:lang w:eastAsia="en-US"/>
                  </w:rPr>
                </w:rPrChange>
              </w:rPr>
              <w:pPrChange w:id="62" w:author="msi" w:date="2026-09-22T12:57:00Z" w16du:dateUtc="2026-09-22T16:57:00Z">
                <w:pPr/>
              </w:pPrChange>
            </w:pPr>
            <w:ins w:id="63" w:author="msi" w:date="2026-09-22T12:57:00Z" w16du:dateUtc="2026-09-22T16:57:00Z">
              <w:r w:rsidRPr="00B00DF3">
                <w:rPr>
                  <w:szCs w:val="16"/>
                </w:rPr>
                <w:t>8</w:t>
              </w:r>
            </w:ins>
            <w:del w:id="64" w:author="msi" w:date="2026-09-22T12:57:00Z" w16du:dateUtc="2026-09-22T16:57:00Z">
              <w:r w:rsidR="008E1A9B">
                <w:rPr>
                  <w:rFonts w:ascii="Liberation Sans" w:hAnsi="Liberation Sans"/>
                  <w:bCs/>
                  <w:lang w:eastAsia="en-US"/>
                </w:rPr>
                <w:delText>1000:1</w:delText>
              </w:r>
            </w:del>
          </w:p>
        </w:tc>
      </w:tr>
      <w:tr w:rsidR="00297921" w14:paraId="2DD23B79" w14:textId="77777777" w:rsidTr="00832AEF">
        <w:trPr>
          <w:jc w:val="center"/>
          <w:trPrChange w:id="65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66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74ACADC" w14:textId="77777777" w:rsidR="00297921" w:rsidRPr="001A2552" w:rsidRDefault="00BC32DD" w:rsidP="00832AEF">
            <w:pPr>
              <w:pStyle w:val="DersBasliklar"/>
              <w:rPr>
                <w:rPrChange w:id="67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68" w:author="msi" w:date="2026-09-22T12:57:00Z" w16du:dateUtc="2026-09-22T16:57:00Z">
                <w:pPr/>
              </w:pPrChange>
            </w:pPr>
            <w:ins w:id="69" w:author="msi" w:date="2026-09-22T12:57:00Z" w16du:dateUtc="2026-09-22T16:57:00Z">
              <w:r w:rsidRPr="001A2552">
                <w:rPr>
                  <w:szCs w:val="16"/>
                </w:rPr>
                <w:t>Dersin Türü</w:t>
              </w:r>
            </w:ins>
            <w:del w:id="70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Kąty widzenia (pion/poziom)</w:delText>
              </w:r>
            </w:del>
          </w:p>
        </w:tc>
        <w:tc>
          <w:tcPr>
            <w:tcW w:w="6068" w:type="dxa"/>
            <w:tcPrChange w:id="71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1B552DFE" w14:textId="77777777" w:rsidR="00297921" w:rsidRPr="00B00DF3" w:rsidRDefault="00F8234C" w:rsidP="00832AEF">
            <w:pPr>
              <w:pStyle w:val="DersBilgileri"/>
              <w:rPr>
                <w:rPrChange w:id="72" w:author="msi" w:date="2026-09-22T12:57:00Z" w16du:dateUtc="2026-09-22T16:57:00Z">
                  <w:rPr>
                    <w:rFonts w:ascii="Liberation Sans" w:hAnsi="Liberation Sans" w:cs="Times New Roman"/>
                    <w:bCs/>
                    <w:lang w:eastAsia="en-US"/>
                  </w:rPr>
                </w:rPrChange>
              </w:rPr>
              <w:pPrChange w:id="73" w:author="msi" w:date="2026-09-22T12:57:00Z" w16du:dateUtc="2026-09-22T16:57:00Z">
                <w:pPr/>
              </w:pPrChange>
            </w:pPr>
            <w:ins w:id="74" w:author="msi" w:date="2026-09-22T12:57:00Z" w16du:dateUtc="2026-09-22T16:57:00Z">
              <w:r>
                <w:rPr>
                  <w:szCs w:val="16"/>
                </w:rPr>
                <w:t>SEÇMELİ</w:t>
              </w:r>
            </w:ins>
            <w:del w:id="75" w:author="msi" w:date="2026-09-22T12:57:00Z" w16du:dateUtc="2026-09-22T16:57:00Z">
              <w:r w:rsidR="008E1A9B">
                <w:rPr>
                  <w:rFonts w:ascii="Liberation Sans" w:hAnsi="Liberation Sans"/>
                  <w:bCs/>
                  <w:lang w:eastAsia="en-US"/>
                </w:rPr>
                <w:delText>178/178 stopni</w:delText>
              </w:r>
            </w:del>
          </w:p>
        </w:tc>
      </w:tr>
      <w:tr w:rsidR="00297921" w14:paraId="428B2449" w14:textId="77777777" w:rsidTr="00832AEF">
        <w:trPr>
          <w:jc w:val="center"/>
          <w:trPrChange w:id="76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77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5404E65" w14:textId="77777777" w:rsidR="00297921" w:rsidRDefault="00BC32DD">
            <w:pPr>
              <w:rPr>
                <w:del w:id="78" w:author="msi" w:date="2026-09-22T12:57:00Z" w16du:dateUtc="2026-09-22T16:57:00Z"/>
                <w:rFonts w:ascii="Liberation Sans" w:hAnsi="Liberation Sans"/>
                <w:bCs/>
              </w:rPr>
            </w:pPr>
            <w:ins w:id="79" w:author="msi" w:date="2026-09-22T12:57:00Z" w16du:dateUtc="2026-09-22T16:57:00Z">
              <w:r w:rsidRPr="001A2552">
                <w:rPr>
                  <w:szCs w:val="16"/>
                </w:rPr>
                <w:t>Dersin İçeriği</w:t>
              </w:r>
            </w:ins>
            <w:del w:id="80" w:author="msi" w:date="2026-09-22T12:57:00Z" w16du:dateUtc="2026-09-22T16:57:00Z">
              <w:r w:rsidR="008E1A9B">
                <w:rPr>
                  <w:rFonts w:ascii="Liberation Sans" w:hAnsi="Liberation Sans"/>
                  <w:bCs/>
                </w:rPr>
                <w:delText>Czas reakcji matrycy</w:delText>
              </w:r>
            </w:del>
          </w:p>
          <w:p w14:paraId="3F0C76CC" w14:textId="77777777" w:rsidR="00297921" w:rsidRPr="001A2552" w:rsidRDefault="008E1A9B" w:rsidP="00832AEF">
            <w:pPr>
              <w:pStyle w:val="DersBasliklar"/>
              <w:rPr>
                <w:rPrChange w:id="81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82" w:author="msi" w:date="2026-09-22T12:57:00Z" w16du:dateUtc="2026-09-22T16:57:00Z">
                <w:pPr/>
              </w:pPrChange>
            </w:pPr>
            <w:del w:id="83" w:author="msi" w:date="2026-09-22T12:57:00Z" w16du:dateUtc="2026-09-22T16:57:00Z">
              <w:r>
                <w:rPr>
                  <w:rFonts w:ascii="Liberation Sans" w:hAnsi="Liberation Sans"/>
                </w:rPr>
                <w:delText>(maksymalnie)</w:delText>
              </w:r>
            </w:del>
          </w:p>
        </w:tc>
        <w:tc>
          <w:tcPr>
            <w:tcW w:w="6068" w:type="dxa"/>
            <w:tcPrChange w:id="84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293FF813" w14:textId="77777777" w:rsidR="00F911A6" w:rsidRPr="00B00DF3" w:rsidRDefault="00F911A6" w:rsidP="00F911A6">
            <w:pPr>
              <w:rPr>
                <w:ins w:id="85" w:author="msi" w:date="2026-09-22T12:57:00Z" w16du:dateUtc="2026-09-22T16:57:00Z"/>
                <w:sz w:val="16"/>
                <w:szCs w:val="16"/>
              </w:rPr>
            </w:pPr>
          </w:p>
          <w:p w14:paraId="161CB637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86" w:author="msi" w:date="2026-09-22T12:57:00Z" w16du:dateUtc="2026-09-22T16:57:00Z"/>
                <w:sz w:val="16"/>
                <w:szCs w:val="16"/>
              </w:rPr>
            </w:pPr>
            <w:ins w:id="87" w:author="msi" w:date="2026-09-22T12:57:00Z" w16du:dateUtc="2026-09-22T16:57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66871021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88" w:author="msi" w:date="2026-09-22T12:57:00Z" w16du:dateUtc="2026-09-22T16:57:00Z"/>
                <w:sz w:val="16"/>
                <w:szCs w:val="16"/>
              </w:rPr>
            </w:pPr>
            <w:ins w:id="89" w:author="msi" w:date="2026-09-22T12:57:00Z" w16du:dateUtc="2026-09-22T16:57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6682AC03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0" w:author="msi" w:date="2026-09-22T12:57:00Z" w16du:dateUtc="2026-09-22T16:57:00Z"/>
                <w:sz w:val="16"/>
                <w:szCs w:val="16"/>
              </w:rPr>
            </w:pPr>
            <w:ins w:id="91" w:author="msi" w:date="2026-09-22T12:57:00Z" w16du:dateUtc="2026-09-22T16:5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3E0DC9C1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2" w:author="msi" w:date="2026-09-22T12:57:00Z" w16du:dateUtc="2026-09-22T16:57:00Z"/>
                <w:sz w:val="16"/>
                <w:szCs w:val="16"/>
              </w:rPr>
            </w:pPr>
            <w:ins w:id="93" w:author="msi" w:date="2026-09-22T12:57:00Z" w16du:dateUtc="2026-09-22T16:5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3201C2B6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4" w:author="msi" w:date="2026-09-22T12:57:00Z" w16du:dateUtc="2026-09-22T16:57:00Z"/>
                <w:sz w:val="16"/>
                <w:szCs w:val="16"/>
              </w:rPr>
            </w:pPr>
            <w:ins w:id="95" w:author="msi" w:date="2026-09-22T12:57:00Z" w16du:dateUtc="2026-09-22T16:5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0897928B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96" w:author="msi" w:date="2026-09-22T12:57:00Z" w16du:dateUtc="2026-09-22T16:57:00Z"/>
                <w:sz w:val="16"/>
                <w:szCs w:val="16"/>
              </w:rPr>
            </w:pPr>
            <w:ins w:id="97" w:author="msi" w:date="2026-09-22T12:57:00Z" w16du:dateUtc="2026-09-22T16:57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39DD8A7B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98" w:author="msi" w:date="2026-09-22T12:57:00Z" w16du:dateUtc="2026-09-22T16:57:00Z"/>
                <w:sz w:val="16"/>
                <w:szCs w:val="16"/>
              </w:rPr>
            </w:pPr>
            <w:ins w:id="99" w:author="msi" w:date="2026-09-22T12:57:00Z" w16du:dateUtc="2026-09-22T16:57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5C363E8F" w14:textId="77777777" w:rsidR="00297921" w:rsidRDefault="00F911A6">
            <w:pPr>
              <w:rPr>
                <w:del w:id="100" w:author="msi" w:date="2026-09-22T12:57:00Z" w16du:dateUtc="2026-09-22T16:57:00Z"/>
                <w:rFonts w:ascii="Liberation Sans" w:hAnsi="Liberation Sans"/>
              </w:rPr>
            </w:pPr>
            <w:ins w:id="101" w:author="msi" w:date="2026-09-22T12:57:00Z" w16du:dateUtc="2026-09-22T16:57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  <w:del w:id="102" w:author="msi" w:date="2026-09-22T12:57:00Z" w16du:dateUtc="2026-09-22T16:57:00Z">
              <w:r w:rsidR="008E1A9B">
                <w:rPr>
                  <w:rFonts w:ascii="Liberation Sans" w:hAnsi="Liberation Sans"/>
                  <w:bCs/>
                  <w:lang w:val="en-US" w:eastAsia="en-US"/>
                </w:rPr>
                <w:delText>5ms (gray to gray) w trybie fast</w:delText>
              </w:r>
            </w:del>
          </w:p>
          <w:p w14:paraId="280AD49C" w14:textId="77777777" w:rsidR="00297921" w:rsidRPr="00B00DF3" w:rsidRDefault="008E1A9B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rPrChange w:id="103" w:author="msi" w:date="2026-09-22T12:57:00Z" w16du:dateUtc="2026-09-22T16:57:00Z">
                  <w:rPr>
                    <w:rFonts w:ascii="Liberation Sans" w:hAnsi="Liberation Sans" w:cs="Times New Roman"/>
                    <w:bCs/>
                    <w:lang w:val="en-US" w:eastAsia="en-US"/>
                  </w:rPr>
                </w:rPrChange>
              </w:rPr>
              <w:pPrChange w:id="104" w:author="msi" w:date="2026-09-22T12:57:00Z" w16du:dateUtc="2026-09-22T16:57:00Z">
                <w:pPr/>
              </w:pPrChange>
            </w:pPr>
            <w:del w:id="105" w:author="msi" w:date="2026-09-22T12:57:00Z" w16du:dateUtc="2026-09-22T16:57:00Z">
              <w:r>
                <w:rPr>
                  <w:rFonts w:ascii="Liberation Sans" w:hAnsi="Liberation Sans"/>
                  <w:bCs/>
                  <w:lang w:val="en-US" w:eastAsia="en-US"/>
                </w:rPr>
                <w:delText>8ms (gray to gray) w trybie normal</w:delText>
              </w:r>
            </w:del>
          </w:p>
        </w:tc>
      </w:tr>
      <w:tr w:rsidR="00297921" w14:paraId="135F2545" w14:textId="77777777" w:rsidTr="00832AEF">
        <w:trPr>
          <w:jc w:val="center"/>
          <w:trPrChange w:id="106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107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EFBE686" w14:textId="77777777" w:rsidR="00297921" w:rsidRPr="001A2552" w:rsidRDefault="00BC32DD" w:rsidP="00832AEF">
            <w:pPr>
              <w:pStyle w:val="DersBasliklar"/>
              <w:rPr>
                <w:rPrChange w:id="108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109" w:author="msi" w:date="2026-09-22T12:57:00Z" w16du:dateUtc="2026-09-22T16:57:00Z">
                <w:pPr/>
              </w:pPrChange>
            </w:pPr>
            <w:ins w:id="110" w:author="msi" w:date="2026-09-22T12:57:00Z" w16du:dateUtc="2026-09-22T16:57:00Z">
              <w:r w:rsidRPr="001A2552">
                <w:rPr>
                  <w:szCs w:val="16"/>
                </w:rPr>
                <w:t>Dersin Amacı</w:t>
              </w:r>
            </w:ins>
            <w:del w:id="111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Rozdzielczość maksymalna</w:delText>
              </w:r>
            </w:del>
          </w:p>
        </w:tc>
        <w:tc>
          <w:tcPr>
            <w:tcW w:w="6068" w:type="dxa"/>
            <w:tcPrChange w:id="112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00BFA015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3" w:author="msi" w:date="2026-09-22T12:57:00Z" w16du:dateUtc="2026-09-22T16:57:00Z"/>
                <w:sz w:val="16"/>
                <w:szCs w:val="16"/>
              </w:rPr>
            </w:pPr>
            <w:ins w:id="114" w:author="msi" w:date="2026-09-22T12:57:00Z" w16du:dateUtc="2026-09-22T16:57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26CEE2A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5" w:author="msi" w:date="2026-09-22T12:57:00Z" w16du:dateUtc="2026-09-22T16:57:00Z"/>
                <w:sz w:val="16"/>
                <w:szCs w:val="16"/>
              </w:rPr>
            </w:pPr>
            <w:ins w:id="116" w:author="msi" w:date="2026-09-22T12:57:00Z" w16du:dateUtc="2026-09-22T16:57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37F9A55D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7" w:author="msi" w:date="2026-09-22T12:57:00Z" w16du:dateUtc="2026-09-22T16:57:00Z"/>
                <w:sz w:val="16"/>
                <w:szCs w:val="16"/>
              </w:rPr>
            </w:pPr>
            <w:ins w:id="118" w:author="msi" w:date="2026-09-22T12:57:00Z" w16du:dateUtc="2026-09-22T16:57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7F49B97F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9" w:author="msi" w:date="2026-09-22T12:57:00Z" w16du:dateUtc="2026-09-22T16:57:00Z"/>
                <w:sz w:val="16"/>
                <w:szCs w:val="16"/>
              </w:rPr>
            </w:pPr>
            <w:ins w:id="120" w:author="msi" w:date="2026-09-22T12:57:00Z" w16du:dateUtc="2026-09-22T16:5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4A5E3FBD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1" w:author="msi" w:date="2026-09-22T12:57:00Z" w16du:dateUtc="2026-09-22T16:57:00Z"/>
                <w:sz w:val="16"/>
                <w:szCs w:val="16"/>
              </w:rPr>
            </w:pPr>
            <w:ins w:id="122" w:author="msi" w:date="2026-09-22T12:57:00Z" w16du:dateUtc="2026-09-22T16:5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CC00037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3" w:author="msi" w:date="2026-09-22T12:57:00Z" w16du:dateUtc="2026-09-22T16:57:00Z"/>
                <w:sz w:val="16"/>
                <w:szCs w:val="16"/>
              </w:rPr>
            </w:pPr>
            <w:ins w:id="124" w:author="msi" w:date="2026-09-22T12:57:00Z" w16du:dateUtc="2026-09-22T16:5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0CD50D8F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5" w:author="msi" w:date="2026-09-22T12:57:00Z" w16du:dateUtc="2026-09-22T16:57:00Z"/>
                <w:sz w:val="16"/>
                <w:szCs w:val="16"/>
              </w:rPr>
            </w:pPr>
            <w:ins w:id="126" w:author="msi" w:date="2026-09-22T12:57:00Z" w16du:dateUtc="2026-09-22T16:5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6475D6AD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7" w:author="msi" w:date="2026-09-22T12:57:00Z" w16du:dateUtc="2026-09-22T16:57:00Z"/>
                <w:sz w:val="16"/>
                <w:szCs w:val="16"/>
              </w:rPr>
            </w:pPr>
            <w:ins w:id="128" w:author="msi" w:date="2026-09-22T12:57:00Z" w16du:dateUtc="2026-09-22T16:5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50C792FF" w14:textId="77777777" w:rsidR="00297921" w:rsidRPr="00B00DF3" w:rsidRDefault="008E1A9B" w:rsidP="00832AEF">
            <w:pPr>
              <w:pStyle w:val="DersBilgileri"/>
              <w:rPr>
                <w:rPrChange w:id="129" w:author="msi" w:date="2026-09-22T12:57:00Z" w16du:dateUtc="2026-09-22T16:57:00Z">
                  <w:rPr>
                    <w:rFonts w:ascii="Liberation Sans" w:hAnsi="Liberation Sans"/>
                  </w:rPr>
                </w:rPrChange>
              </w:rPr>
              <w:pPrChange w:id="130" w:author="msi" w:date="2026-09-22T12:57:00Z" w16du:dateUtc="2026-09-22T16:57:00Z">
                <w:pPr/>
              </w:pPrChange>
            </w:pPr>
            <w:del w:id="131" w:author="msi" w:date="2026-09-22T12:57:00Z" w16du:dateUtc="2026-09-22T16:57:00Z">
              <w:r>
                <w:rPr>
                  <w:rFonts w:ascii="Liberation Sans" w:hAnsi="Liberation Sans"/>
                  <w:bCs/>
                  <w:lang w:val="en-US"/>
                </w:rPr>
                <w:delText>1920 x 1080 przy 60Hz</w:delText>
              </w:r>
            </w:del>
          </w:p>
        </w:tc>
      </w:tr>
      <w:tr w:rsidR="00297921" w14:paraId="69332D2E" w14:textId="77777777" w:rsidTr="00832AEF">
        <w:trPr>
          <w:jc w:val="center"/>
          <w:trPrChange w:id="132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133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425795F" w14:textId="77777777" w:rsidR="00297921" w:rsidRPr="001A2552" w:rsidRDefault="00BC32DD" w:rsidP="00832AEF">
            <w:pPr>
              <w:pStyle w:val="DersBasliklar"/>
              <w:rPr>
                <w:rPrChange w:id="134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135" w:author="msi" w:date="2026-09-22T12:57:00Z" w16du:dateUtc="2026-09-22T16:57:00Z">
                <w:pPr/>
              </w:pPrChange>
            </w:pPr>
            <w:ins w:id="136" w:author="msi" w:date="2026-09-22T12:57:00Z" w16du:dateUtc="2026-09-22T16:57:00Z">
              <w:r w:rsidRPr="001A2552">
                <w:rPr>
                  <w:szCs w:val="16"/>
                </w:rPr>
                <w:t>Dersin Süresi</w:t>
              </w:r>
            </w:ins>
            <w:del w:id="137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Gama koloru</w:delText>
              </w:r>
            </w:del>
          </w:p>
        </w:tc>
        <w:tc>
          <w:tcPr>
            <w:tcW w:w="6068" w:type="dxa"/>
            <w:tcPrChange w:id="138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6CADF8EA" w14:textId="77777777" w:rsidR="00297921" w:rsidRPr="00B00DF3" w:rsidRDefault="00F8234C" w:rsidP="00832AEF">
            <w:pPr>
              <w:pStyle w:val="DersBilgileri"/>
              <w:rPr>
                <w:rPrChange w:id="139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140" w:author="msi" w:date="2026-09-22T12:57:00Z" w16du:dateUtc="2026-09-22T16:57:00Z">
                <w:pPr/>
              </w:pPrChange>
            </w:pPr>
            <w:ins w:id="141" w:author="msi" w:date="2026-09-22T12:57:00Z" w16du:dateUtc="2026-09-22T16:57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  <w:del w:id="142" w:author="msi" w:date="2026-09-22T12:57:00Z" w16du:dateUtc="2026-09-22T16:57:00Z">
              <w:r w:rsidR="008E1A9B">
                <w:rPr>
                  <w:rFonts w:ascii="Liberation Sans" w:hAnsi="Liberation Sans"/>
                  <w:bCs/>
                </w:rPr>
                <w:delText>sRGB 99%</w:delText>
              </w:r>
            </w:del>
          </w:p>
        </w:tc>
      </w:tr>
      <w:tr w:rsidR="00297921" w14:paraId="0AADD48E" w14:textId="77777777" w:rsidTr="00832AEF">
        <w:trPr>
          <w:jc w:val="center"/>
          <w:trPrChange w:id="143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144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B59276F" w14:textId="77777777" w:rsidR="00297921" w:rsidRPr="001A2552" w:rsidRDefault="00BC32DD" w:rsidP="00832AEF">
            <w:pPr>
              <w:pStyle w:val="DersBasliklar"/>
              <w:rPr>
                <w:rPrChange w:id="145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146" w:author="msi" w:date="2026-09-22T12:57:00Z" w16du:dateUtc="2026-09-22T16:57:00Z">
                <w:pPr/>
              </w:pPrChange>
            </w:pPr>
            <w:ins w:id="147" w:author="msi" w:date="2026-09-22T12:57:00Z" w16du:dateUtc="2026-09-22T16:57:00Z">
              <w:r w:rsidRPr="001A2552">
                <w:rPr>
                  <w:szCs w:val="16"/>
                </w:rPr>
                <w:t>Eğitim Dili</w:t>
              </w:r>
            </w:ins>
            <w:del w:id="148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Pochylenie monitora</w:delText>
              </w:r>
            </w:del>
          </w:p>
        </w:tc>
        <w:tc>
          <w:tcPr>
            <w:tcW w:w="6068" w:type="dxa"/>
            <w:tcPrChange w:id="149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564AB27A" w14:textId="77777777" w:rsidR="00297921" w:rsidRPr="00B00DF3" w:rsidRDefault="00B00DF3" w:rsidP="00832AEF">
            <w:pPr>
              <w:pStyle w:val="DersBilgileri"/>
              <w:rPr>
                <w:rPrChange w:id="150" w:author="msi" w:date="2026-09-22T12:57:00Z" w16du:dateUtc="2026-09-22T16:57:00Z">
                  <w:rPr>
                    <w:rFonts w:ascii="Liberation Sans" w:hAnsi="Liberation Sans"/>
                  </w:rPr>
                </w:rPrChange>
              </w:rPr>
              <w:pPrChange w:id="151" w:author="msi" w:date="2026-09-22T12:57:00Z" w16du:dateUtc="2026-09-22T16:57:00Z">
                <w:pPr/>
              </w:pPrChange>
            </w:pPr>
            <w:ins w:id="152" w:author="msi" w:date="2026-09-22T12:57:00Z" w16du:dateUtc="2026-09-22T16:57:00Z">
              <w:r w:rsidRPr="00B00DF3">
                <w:rPr>
                  <w:szCs w:val="16"/>
                </w:rPr>
                <w:t>TÜRKÇE</w:t>
              </w:r>
            </w:ins>
            <w:del w:id="153" w:author="msi" w:date="2026-09-22T12:57:00Z" w16du:dateUtc="2026-09-22T16:57:00Z">
              <w:r w:rsidR="008E1A9B">
                <w:rPr>
                  <w:rFonts w:ascii="Liberation Sans" w:hAnsi="Liberation Sans"/>
                  <w:bCs/>
                </w:rPr>
                <w:delText>W zakresie 26 stopni</w:delText>
              </w:r>
            </w:del>
          </w:p>
        </w:tc>
      </w:tr>
      <w:tr w:rsidR="00297921" w14:paraId="7640571C" w14:textId="77777777" w:rsidTr="00832AEF">
        <w:trPr>
          <w:jc w:val="center"/>
          <w:trPrChange w:id="154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155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9C00415" w14:textId="77777777" w:rsidR="00297921" w:rsidRPr="001A2552" w:rsidRDefault="00BC32DD" w:rsidP="00832AEF">
            <w:pPr>
              <w:pStyle w:val="DersBasliklar"/>
              <w:rPr>
                <w:rPrChange w:id="156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157" w:author="msi" w:date="2026-09-22T12:57:00Z" w16du:dateUtc="2026-09-22T16:57:00Z">
                <w:pPr/>
              </w:pPrChange>
            </w:pPr>
            <w:ins w:id="158" w:author="msi" w:date="2026-09-22T12:57:00Z" w16du:dateUtc="2026-09-22T16:57:00Z">
              <w:r w:rsidRPr="001A2552">
                <w:rPr>
                  <w:szCs w:val="16"/>
                </w:rPr>
                <w:t>Ön Koşul</w:t>
              </w:r>
            </w:ins>
            <w:del w:id="159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Wydłużenie w pionie</w:delText>
              </w:r>
            </w:del>
          </w:p>
        </w:tc>
        <w:tc>
          <w:tcPr>
            <w:tcW w:w="6068" w:type="dxa"/>
            <w:tcPrChange w:id="160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666971D1" w14:textId="77777777" w:rsidR="00297921" w:rsidRPr="00B00DF3" w:rsidRDefault="008E1A9B" w:rsidP="00832AEF">
            <w:pPr>
              <w:pStyle w:val="DersBilgileri"/>
              <w:rPr>
                <w:rPrChange w:id="161" w:author="msi" w:date="2026-09-22T12:57:00Z" w16du:dateUtc="2026-09-22T16:57:00Z">
                  <w:rPr>
                    <w:rFonts w:ascii="Liberation Sans" w:hAnsi="Liberation Sans"/>
                  </w:rPr>
                </w:rPrChange>
              </w:rPr>
              <w:pPrChange w:id="162" w:author="msi" w:date="2026-09-22T12:57:00Z" w16du:dateUtc="2026-09-22T16:57:00Z">
                <w:pPr/>
              </w:pPrChange>
            </w:pPr>
            <w:del w:id="163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Tak, min 120 mm</w:delText>
              </w:r>
            </w:del>
          </w:p>
        </w:tc>
      </w:tr>
      <w:tr w:rsidR="00297921" w14:paraId="0311396C" w14:textId="77777777" w:rsidTr="00832AEF">
        <w:trPr>
          <w:jc w:val="center"/>
          <w:trPrChange w:id="164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165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D5AB480" w14:textId="77777777" w:rsidR="00297921" w:rsidRPr="001A2552" w:rsidRDefault="00BC32DD" w:rsidP="00832AEF">
            <w:pPr>
              <w:pStyle w:val="DersBasliklar"/>
              <w:rPr>
                <w:rPrChange w:id="166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167" w:author="msi" w:date="2026-09-22T12:57:00Z" w16du:dateUtc="2026-09-22T16:57:00Z">
                <w:pPr/>
              </w:pPrChange>
            </w:pPr>
            <w:ins w:id="168" w:author="msi" w:date="2026-09-22T12:57:00Z" w16du:dateUtc="2026-09-22T16:57:00Z">
              <w:r w:rsidRPr="001A2552">
                <w:rPr>
                  <w:szCs w:val="16"/>
                </w:rPr>
                <w:t>Önerilen Kaynaklar</w:t>
              </w:r>
            </w:ins>
            <w:del w:id="169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PIVOT</w:delText>
              </w:r>
            </w:del>
          </w:p>
        </w:tc>
        <w:tc>
          <w:tcPr>
            <w:tcW w:w="6068" w:type="dxa"/>
            <w:tcPrChange w:id="170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41C0617" w14:textId="77777777" w:rsidR="00B00DF3" w:rsidRPr="00B00DF3" w:rsidRDefault="00B00DF3" w:rsidP="00B00DF3">
            <w:pPr>
              <w:rPr>
                <w:ins w:id="171" w:author="msi" w:date="2026-09-22T12:57:00Z" w16du:dateUtc="2026-09-22T16:57:00Z"/>
                <w:sz w:val="16"/>
                <w:szCs w:val="16"/>
              </w:rPr>
            </w:pPr>
            <w:ins w:id="172" w:author="msi" w:date="2026-09-22T12:57:00Z" w16du:dateUtc="2026-09-22T16:57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022272EE" w14:textId="77777777" w:rsidR="00B00DF3" w:rsidRPr="00B00DF3" w:rsidRDefault="00B00DF3" w:rsidP="00B00DF3">
            <w:pPr>
              <w:rPr>
                <w:ins w:id="173" w:author="msi" w:date="2026-09-22T12:57:00Z" w16du:dateUtc="2026-09-22T16:57:00Z"/>
                <w:sz w:val="16"/>
                <w:szCs w:val="16"/>
              </w:rPr>
            </w:pPr>
            <w:ins w:id="174" w:author="msi" w:date="2026-09-22T12:57:00Z" w16du:dateUtc="2026-09-22T16:57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7E9FCE61" w14:textId="77777777" w:rsidR="00B00DF3" w:rsidRPr="00B00DF3" w:rsidRDefault="00B00DF3" w:rsidP="00B00DF3">
            <w:pPr>
              <w:rPr>
                <w:ins w:id="175" w:author="msi" w:date="2026-09-22T12:57:00Z" w16du:dateUtc="2026-09-22T16:57:00Z"/>
                <w:sz w:val="16"/>
                <w:szCs w:val="16"/>
              </w:rPr>
            </w:pPr>
            <w:ins w:id="176" w:author="msi" w:date="2026-09-22T12:57:00Z" w16du:dateUtc="2026-09-22T16:57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53BD48BD" w14:textId="77777777" w:rsidR="00B00DF3" w:rsidRPr="00B00DF3" w:rsidRDefault="00B00DF3" w:rsidP="00B00DF3">
            <w:pPr>
              <w:pStyle w:val="BodyText2"/>
              <w:jc w:val="both"/>
              <w:rPr>
                <w:ins w:id="177" w:author="msi" w:date="2026-09-22T12:57:00Z" w16du:dateUtc="2026-09-22T16:57:00Z"/>
                <w:rFonts w:ascii="Verdana" w:hAnsi="Verdana"/>
                <w:sz w:val="16"/>
                <w:szCs w:val="16"/>
              </w:rPr>
            </w:pPr>
            <w:ins w:id="178" w:author="msi" w:date="2026-09-22T12:57:00Z" w16du:dateUtc="2026-09-22T16:57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1F9C61D7" w14:textId="77777777" w:rsidR="00B00DF3" w:rsidRPr="00B00DF3" w:rsidRDefault="00B00DF3" w:rsidP="00B00DF3">
            <w:pPr>
              <w:rPr>
                <w:ins w:id="179" w:author="msi" w:date="2026-09-22T12:57:00Z" w16du:dateUtc="2026-09-22T16:57:00Z"/>
                <w:sz w:val="16"/>
                <w:szCs w:val="16"/>
              </w:rPr>
            </w:pPr>
            <w:ins w:id="180" w:author="msi" w:date="2026-09-22T12:57:00Z" w16du:dateUtc="2026-09-22T16:57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4D622D27" w14:textId="77777777" w:rsidR="00B00DF3" w:rsidRPr="00B00DF3" w:rsidRDefault="00B00DF3" w:rsidP="00B00DF3">
            <w:pPr>
              <w:rPr>
                <w:ins w:id="181" w:author="msi" w:date="2026-09-22T12:57:00Z" w16du:dateUtc="2026-09-22T16:57:00Z"/>
                <w:sz w:val="16"/>
                <w:szCs w:val="16"/>
              </w:rPr>
            </w:pPr>
            <w:ins w:id="182" w:author="msi" w:date="2026-09-22T12:57:00Z" w16du:dateUtc="2026-09-22T16:57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4A6B05E9" w14:textId="77777777" w:rsidR="00B00DF3" w:rsidRPr="00B00DF3" w:rsidRDefault="00B00DF3" w:rsidP="00B00DF3">
            <w:pPr>
              <w:rPr>
                <w:ins w:id="183" w:author="msi" w:date="2026-09-22T12:57:00Z" w16du:dateUtc="2026-09-22T16:57:00Z"/>
                <w:sz w:val="16"/>
                <w:szCs w:val="16"/>
              </w:rPr>
            </w:pPr>
            <w:ins w:id="184" w:author="msi" w:date="2026-09-22T12:57:00Z" w16du:dateUtc="2026-09-22T16:57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06CEA632" w14:textId="77777777" w:rsidR="00B00DF3" w:rsidRPr="00B00DF3" w:rsidRDefault="00B00DF3" w:rsidP="00B00DF3">
            <w:pPr>
              <w:rPr>
                <w:ins w:id="185" w:author="msi" w:date="2026-09-22T12:57:00Z" w16du:dateUtc="2026-09-22T16:57:00Z"/>
                <w:sz w:val="16"/>
                <w:szCs w:val="16"/>
              </w:rPr>
            </w:pPr>
            <w:ins w:id="186" w:author="msi" w:date="2026-09-22T12:57:00Z" w16du:dateUtc="2026-09-22T16:57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40CA8AE1" w14:textId="77777777" w:rsidR="00B00DF3" w:rsidRPr="00B00DF3" w:rsidRDefault="00B00DF3" w:rsidP="00B00DF3">
            <w:pPr>
              <w:rPr>
                <w:ins w:id="187" w:author="msi" w:date="2026-09-22T12:57:00Z" w16du:dateUtc="2026-09-22T16:57:00Z"/>
                <w:sz w:val="16"/>
                <w:szCs w:val="16"/>
              </w:rPr>
            </w:pPr>
            <w:ins w:id="188" w:author="msi" w:date="2026-09-22T12:57:00Z" w16du:dateUtc="2026-09-22T16:57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3BCB588F" w14:textId="77777777" w:rsidR="00297921" w:rsidRPr="00B00DF3" w:rsidRDefault="008E1A9B" w:rsidP="00832AEF">
            <w:pPr>
              <w:pStyle w:val="Kaynakca"/>
              <w:rPr>
                <w:lang w:val="tr-TR"/>
                <w:rPrChange w:id="189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190" w:author="msi" w:date="2026-09-22T12:57:00Z" w16du:dateUtc="2026-09-22T16:57:00Z">
                <w:pPr/>
              </w:pPrChange>
            </w:pPr>
            <w:del w:id="191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Tak</w:delText>
              </w:r>
            </w:del>
          </w:p>
        </w:tc>
      </w:tr>
      <w:tr w:rsidR="00297921" w14:paraId="5280C050" w14:textId="77777777" w:rsidTr="00832AEF">
        <w:trPr>
          <w:jc w:val="center"/>
          <w:trPrChange w:id="192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193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6D4A50C" w14:textId="77777777" w:rsidR="00297921" w:rsidRPr="001A2552" w:rsidRDefault="00BC32DD" w:rsidP="00832AEF">
            <w:pPr>
              <w:pStyle w:val="DersBasliklar"/>
              <w:rPr>
                <w:rPrChange w:id="194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195" w:author="msi" w:date="2026-09-22T12:57:00Z" w16du:dateUtc="2026-09-22T16:57:00Z">
                <w:pPr/>
              </w:pPrChange>
            </w:pPr>
            <w:ins w:id="196" w:author="msi" w:date="2026-09-22T12:57:00Z" w16du:dateUtc="2026-09-22T16:57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  <w:del w:id="197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Obrót lewo/prawo</w:delText>
              </w:r>
            </w:del>
          </w:p>
        </w:tc>
        <w:tc>
          <w:tcPr>
            <w:tcW w:w="6068" w:type="dxa"/>
            <w:vAlign w:val="center"/>
            <w:tcPrChange w:id="198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66CC9BC5" w14:textId="77777777" w:rsidR="00297921" w:rsidRPr="001A2552" w:rsidRDefault="00B00DF3" w:rsidP="00832AEF">
            <w:pPr>
              <w:pStyle w:val="DersBilgileri"/>
              <w:rPr>
                <w:rPrChange w:id="199" w:author="msi" w:date="2026-09-22T12:57:00Z" w16du:dateUtc="2026-09-22T16:57:00Z">
                  <w:rPr>
                    <w:rFonts w:ascii="Liberation Sans" w:hAnsi="Liberation Sans"/>
                  </w:rPr>
                </w:rPrChange>
              </w:rPr>
              <w:pPrChange w:id="200" w:author="msi" w:date="2026-09-22T12:57:00Z" w16du:dateUtc="2026-09-22T16:57:00Z">
                <w:pPr/>
              </w:pPrChange>
            </w:pPr>
            <w:ins w:id="201" w:author="msi" w:date="2026-09-22T12:57:00Z" w16du:dateUtc="2026-09-22T16:57:00Z">
              <w:r>
                <w:rPr>
                  <w:szCs w:val="16"/>
                </w:rPr>
                <w:t>8</w:t>
              </w:r>
            </w:ins>
            <w:del w:id="202" w:author="msi" w:date="2026-09-22T12:57:00Z" w16du:dateUtc="2026-09-22T16:57:00Z">
              <w:r w:rsidR="008E1A9B">
                <w:rPr>
                  <w:rFonts w:ascii="Liberation Sans" w:hAnsi="Liberation Sans"/>
                  <w:bCs/>
                </w:rPr>
                <w:delText>nin. -45/+45 stopni</w:delText>
              </w:r>
            </w:del>
          </w:p>
        </w:tc>
      </w:tr>
      <w:tr w:rsidR="00297921" w14:paraId="2EE8C418" w14:textId="77777777" w:rsidTr="00832AEF">
        <w:trPr>
          <w:jc w:val="center"/>
          <w:trPrChange w:id="203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204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05E9E8C" w14:textId="77777777" w:rsidR="00297921" w:rsidRPr="001A2552" w:rsidRDefault="00BC32DD" w:rsidP="00832AEF">
            <w:pPr>
              <w:pStyle w:val="DersBasliklar"/>
              <w:rPr>
                <w:rPrChange w:id="205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206" w:author="msi" w:date="2026-09-22T12:57:00Z" w16du:dateUtc="2026-09-22T16:57:00Z">
                <w:pPr/>
              </w:pPrChange>
            </w:pPr>
            <w:ins w:id="207" w:author="msi" w:date="2026-09-22T12:57:00Z" w16du:dateUtc="2026-09-22T16:57:00Z">
              <w:r w:rsidRPr="001A2552">
                <w:rPr>
                  <w:szCs w:val="16"/>
                </w:rPr>
                <w:t>Laboratuvar</w:t>
              </w:r>
            </w:ins>
            <w:del w:id="208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>Powłoka powierzchni ekranu</w:delText>
              </w:r>
            </w:del>
          </w:p>
        </w:tc>
        <w:tc>
          <w:tcPr>
            <w:tcW w:w="6068" w:type="dxa"/>
            <w:vAlign w:val="center"/>
            <w:tcPrChange w:id="209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38F52066" w14:textId="77777777" w:rsidR="00297921" w:rsidRPr="001A2552" w:rsidRDefault="008E1A9B" w:rsidP="00832AEF">
            <w:pPr>
              <w:pStyle w:val="DersBilgileri"/>
              <w:rPr>
                <w:rPrChange w:id="210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211" w:author="msi" w:date="2026-09-22T12:57:00Z" w16du:dateUtc="2026-09-22T16:57:00Z">
                <w:pPr/>
              </w:pPrChange>
            </w:pPr>
            <w:del w:id="212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Antyodblaskowa</w:delText>
              </w:r>
            </w:del>
          </w:p>
        </w:tc>
      </w:tr>
    </w:tbl>
    <w:tbl>
      <w:tblPr>
        <w:tblW w:w="5000" w:type="pct"/>
        <w:tblInd w:w="-545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2995"/>
        <w:gridCol w:w="6067"/>
      </w:tblGrid>
      <w:tr w:rsidR="00297921" w14:paraId="2C7FF552" w14:textId="77777777">
        <w:trPr>
          <w:trHeight w:val="284"/>
          <w:del w:id="213" w:author="msi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9ACC" w14:textId="77777777" w:rsidR="00297921" w:rsidRDefault="008E1A9B">
            <w:pPr>
              <w:rPr>
                <w:del w:id="214" w:author="msi" w:date="2026-09-22T12:57:00Z" w16du:dateUtc="2026-09-22T16:57:00Z"/>
                <w:rFonts w:ascii="Liberation Sans" w:hAnsi="Liberation Sans"/>
                <w:bCs/>
              </w:rPr>
            </w:pPr>
            <w:del w:id="215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Podświetlenie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A41ED" w14:textId="77777777" w:rsidR="00297921" w:rsidRDefault="008E1A9B">
            <w:pPr>
              <w:rPr>
                <w:del w:id="216" w:author="msi" w:date="2026-09-22T12:57:00Z" w16du:dateUtc="2026-09-22T16:57:00Z"/>
                <w:rFonts w:ascii="Liberation Sans" w:hAnsi="Liberation Sans"/>
                <w:bCs/>
              </w:rPr>
            </w:pPr>
            <w:del w:id="217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System podświetlenia LED</w:delText>
              </w:r>
            </w:del>
          </w:p>
        </w:tc>
      </w:tr>
      <w:tr w:rsidR="00297921" w14:paraId="4D2D2314" w14:textId="77777777">
        <w:trPr>
          <w:trHeight w:val="284"/>
          <w:del w:id="218" w:author="msi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048F" w14:textId="77777777" w:rsidR="00297921" w:rsidRDefault="008E1A9B">
            <w:pPr>
              <w:rPr>
                <w:del w:id="219" w:author="msi" w:date="2026-09-22T12:57:00Z" w16du:dateUtc="2026-09-22T16:57:00Z"/>
                <w:rFonts w:ascii="Liberation Sans" w:hAnsi="Liberation Sans"/>
                <w:bCs/>
              </w:rPr>
            </w:pPr>
            <w:del w:id="220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Bezpieczeństwo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2BD83" w14:textId="77777777" w:rsidR="00297921" w:rsidRDefault="008E1A9B">
            <w:pPr>
              <w:rPr>
                <w:del w:id="221" w:author="msi" w:date="2026-09-22T12:57:00Z" w16du:dateUtc="2026-09-22T16:57:00Z"/>
                <w:rFonts w:ascii="Liberation Sans" w:hAnsi="Liberation Sans"/>
              </w:rPr>
            </w:pPr>
            <w:del w:id="222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Monitor musi być wyposażony dedykowany slot na linkę zabezpieczającą</w:delText>
              </w:r>
            </w:del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23" w:author="msi" w:date="2026-09-22T12:57:00Z" w16du:dateUtc="2026-09-22T16:57:00Z">
          <w:tblPr>
            <w:tblW w:w="5000" w:type="pct"/>
            <w:tblInd w:w="-545" w:type="dxa"/>
            <w:tblLayout w:type="fixed"/>
            <w:tblCellMar>
              <w:left w:w="71" w:type="dxa"/>
              <w:right w:w="71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224">
          <w:tblGrid>
            <w:gridCol w:w="545"/>
            <w:gridCol w:w="2634"/>
            <w:gridCol w:w="111"/>
            <w:gridCol w:w="6068"/>
            <w:gridCol w:w="270"/>
          </w:tblGrid>
        </w:tblGridChange>
      </w:tblGrid>
      <w:tr w:rsidR="00297921" w14:paraId="50857435" w14:textId="77777777" w:rsidTr="00832AEF">
        <w:trPr>
          <w:jc w:val="center"/>
          <w:trPrChange w:id="225" w:author="msi" w:date="2026-09-22T12:57:00Z" w16du:dateUtc="2026-09-22T16:57:00Z">
            <w:trPr>
              <w:trHeight w:val="284"/>
            </w:trPr>
          </w:trPrChange>
        </w:trPr>
        <w:tc>
          <w:tcPr>
            <w:tcW w:w="2745" w:type="dxa"/>
            <w:vAlign w:val="center"/>
            <w:tcPrChange w:id="226" w:author="msi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7A7A3F6" w14:textId="77777777" w:rsidR="00297921" w:rsidRPr="001A2552" w:rsidRDefault="00BC32DD" w:rsidP="00832AEF">
            <w:pPr>
              <w:pStyle w:val="DersBasliklar"/>
              <w:rPr>
                <w:rPrChange w:id="227" w:author="msi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  <w:pPrChange w:id="228" w:author="msi" w:date="2026-09-22T12:57:00Z" w16du:dateUtc="2026-09-22T16:57:00Z">
                <w:pPr/>
              </w:pPrChange>
            </w:pPr>
            <w:ins w:id="229" w:author="msi" w:date="2026-09-22T12:57:00Z" w16du:dateUtc="2026-09-22T16:57:00Z">
              <w:r w:rsidRPr="001A2552">
                <w:rPr>
                  <w:szCs w:val="16"/>
                </w:rPr>
                <w:t>Diğer-1</w:t>
              </w:r>
            </w:ins>
            <w:del w:id="230" w:author="msi" w:date="2026-09-22T12:57:00Z" w16du:dateUtc="2026-09-22T16:57:00Z">
              <w:r w:rsidR="008E1A9B">
                <w:rPr>
                  <w:rFonts w:ascii="Liberation Sans" w:hAnsi="Liberation Sans"/>
                </w:rPr>
                <w:delText xml:space="preserve">Złącze </w:delText>
              </w:r>
            </w:del>
          </w:p>
        </w:tc>
        <w:tc>
          <w:tcPr>
            <w:tcW w:w="6068" w:type="dxa"/>
            <w:vAlign w:val="center"/>
            <w:tcPrChange w:id="231" w:author="msi" w:date="2026-09-22T12:57:00Z" w16du:dateUtc="2026-09-22T16:57:00Z">
              <w:tcPr>
                <w:tcW w:w="6456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5549EB35" w14:textId="77777777" w:rsidR="00297921" w:rsidRDefault="008E1A9B">
            <w:pPr>
              <w:rPr>
                <w:del w:id="232" w:author="msi" w:date="2026-09-22T12:57:00Z" w16du:dateUtc="2026-09-22T16:57:00Z"/>
                <w:rFonts w:ascii="Liberation Sans" w:hAnsi="Liberation Sans"/>
                <w:bCs/>
                <w:lang w:val="en-US"/>
              </w:rPr>
            </w:pPr>
            <w:del w:id="233" w:author="msi" w:date="2026-09-22T12:57:00Z" w16du:dateUtc="2026-09-22T16:57:00Z">
              <w:r>
                <w:rPr>
                  <w:rFonts w:ascii="Liberation Sans" w:hAnsi="Liberation Sans"/>
                  <w:bCs/>
                  <w:lang w:val="en-US"/>
                </w:rPr>
                <w:delText xml:space="preserve">1x HDMI (v1.4), </w:delText>
              </w:r>
            </w:del>
          </w:p>
          <w:p w14:paraId="0FD13E1A" w14:textId="77777777" w:rsidR="00297921" w:rsidRDefault="008E1A9B">
            <w:pPr>
              <w:rPr>
                <w:del w:id="234" w:author="msi" w:date="2026-09-22T12:57:00Z" w16du:dateUtc="2026-09-22T16:57:00Z"/>
                <w:rFonts w:ascii="Liberation Sans" w:hAnsi="Liberation Sans"/>
                <w:bCs/>
                <w:lang w:val="en-US"/>
              </w:rPr>
            </w:pPr>
            <w:del w:id="235" w:author="msi" w:date="2026-09-22T12:57:00Z" w16du:dateUtc="2026-09-22T16:57:00Z">
              <w:r>
                <w:rPr>
                  <w:rFonts w:ascii="Liberation Sans" w:hAnsi="Liberation Sans"/>
                  <w:bCs/>
                  <w:lang w:val="en-US"/>
                </w:rPr>
                <w:delText>1x DisplayPort (v1.2)</w:delText>
              </w:r>
            </w:del>
          </w:p>
          <w:p w14:paraId="694829DC" w14:textId="77777777" w:rsidR="00297921" w:rsidRDefault="008E1A9B">
            <w:pPr>
              <w:rPr>
                <w:del w:id="236" w:author="msi" w:date="2026-09-22T12:57:00Z" w16du:dateUtc="2026-09-22T16:57:00Z"/>
                <w:rFonts w:ascii="Liberation Sans" w:hAnsi="Liberation Sans"/>
                <w:bCs/>
                <w:lang w:val="en-US"/>
              </w:rPr>
            </w:pPr>
            <w:del w:id="237" w:author="msi" w:date="2026-09-22T12:57:00Z" w16du:dateUtc="2026-09-22T16:57:00Z">
              <w:r>
                <w:rPr>
                  <w:rFonts w:ascii="Liberation Sans" w:hAnsi="Liberation Sans"/>
                  <w:bCs/>
                  <w:lang w:val="en-US"/>
                </w:rPr>
                <w:delText>4 x USB 5 Gbps (USB 3.2 Gen 1)</w:delText>
              </w:r>
            </w:del>
          </w:p>
          <w:p w14:paraId="107AC287" w14:textId="77777777" w:rsidR="00297921" w:rsidRPr="001A2552" w:rsidRDefault="008E1A9B" w:rsidP="00832AEF">
            <w:pPr>
              <w:pStyle w:val="DersBilgileri"/>
              <w:rPr>
                <w:rPrChange w:id="238" w:author="msi" w:date="2026-09-22T12:57:00Z" w16du:dateUtc="2026-09-22T16:57:00Z">
                  <w:rPr>
                    <w:rFonts w:ascii="Liberation Sans" w:hAnsi="Liberation Sans"/>
                  </w:rPr>
                </w:rPrChange>
              </w:rPr>
              <w:pPrChange w:id="239" w:author="msi" w:date="2026-09-22T12:57:00Z" w16du:dateUtc="2026-09-22T16:57:00Z">
                <w:pPr/>
              </w:pPrChange>
            </w:pPr>
            <w:del w:id="240" w:author="msi" w:date="2026-09-22T12:57:00Z" w16du:dateUtc="2026-09-22T16:57:00Z">
              <w:r>
                <w:rPr>
                  <w:rFonts w:ascii="Liberation Sans" w:hAnsi="Liberation Sans"/>
                  <w:bCs/>
                  <w:lang w:val="en-US"/>
                </w:rPr>
                <w:delText>1 x USB 3.0 upstream</w:delText>
              </w:r>
            </w:del>
          </w:p>
        </w:tc>
      </w:tr>
    </w:tbl>
    <w:tbl>
      <w:tblPr>
        <w:tblW w:w="5000" w:type="pct"/>
        <w:tblInd w:w="-545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3179"/>
        <w:gridCol w:w="6449"/>
      </w:tblGrid>
      <w:tr w:rsidR="00297921" w14:paraId="4F56298A" w14:textId="77777777">
        <w:trPr>
          <w:trHeight w:val="1642"/>
          <w:del w:id="241" w:author="msi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F3D1" w14:textId="77777777" w:rsidR="00297921" w:rsidRDefault="008E1A9B">
            <w:pPr>
              <w:rPr>
                <w:del w:id="242" w:author="msi" w:date="2026-09-22T12:57:00Z" w16du:dateUtc="2026-09-22T16:57:00Z"/>
                <w:rFonts w:ascii="Liberation Sans" w:hAnsi="Liberation Sans"/>
                <w:bCs/>
              </w:rPr>
            </w:pPr>
            <w:del w:id="243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Gwarancja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553E" w14:textId="77777777" w:rsidR="00297921" w:rsidRDefault="008E1A9B">
            <w:pPr>
              <w:rPr>
                <w:del w:id="244" w:author="msi" w:date="2026-09-22T12:57:00Z" w16du:dateUtc="2026-09-22T16:57:00Z"/>
                <w:rFonts w:ascii="Liberation Sans" w:hAnsi="Liberation Sans"/>
              </w:rPr>
            </w:pPr>
            <w:del w:id="245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36 miesięcy producenta</w:delText>
              </w:r>
            </w:del>
          </w:p>
          <w:p w14:paraId="06900DD5" w14:textId="77777777" w:rsidR="00297921" w:rsidRDefault="008E1A9B">
            <w:pPr>
              <w:rPr>
                <w:del w:id="246" w:author="msi" w:date="2026-09-22T12:57:00Z" w16du:dateUtc="2026-09-22T16:57:00Z"/>
                <w:rFonts w:ascii="Liberation Sans" w:hAnsi="Liberation Sans"/>
                <w:bCs/>
              </w:rPr>
            </w:pPr>
            <w:del w:id="247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Czas reakcji serwisu - do końca następnego dnia roboczego</w:delText>
              </w:r>
            </w:del>
          </w:p>
          <w:p w14:paraId="5F6F63D7" w14:textId="77777777" w:rsidR="00297921" w:rsidRDefault="008E1A9B">
            <w:pPr>
              <w:rPr>
                <w:del w:id="248" w:author="msi" w:date="2026-09-22T12:57:00Z" w16du:dateUtc="2026-09-22T16:57:00Z"/>
                <w:rFonts w:ascii="Liberation Sans" w:hAnsi="Liberation Sans"/>
                <w:bCs/>
              </w:rPr>
            </w:pPr>
            <w:del w:id="249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Firma serwisująca musi posiadać ISO 9001 na świadczenie usług serwisowych oraz posiadać autoryzacje producenta komputera – dokumenty potwierdzające załączyć do oferty.</w:delText>
              </w:r>
            </w:del>
          </w:p>
        </w:tc>
      </w:tr>
      <w:tr w:rsidR="00297921" w14:paraId="6BFAC087" w14:textId="77777777">
        <w:trPr>
          <w:trHeight w:val="284"/>
          <w:del w:id="250" w:author="msi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6554" w14:textId="77777777" w:rsidR="00297921" w:rsidRDefault="008E1A9B">
            <w:pPr>
              <w:rPr>
                <w:del w:id="251" w:author="msi" w:date="2026-09-22T12:57:00Z" w16du:dateUtc="2026-09-22T16:57:00Z"/>
                <w:rFonts w:ascii="Liberation Sans" w:hAnsi="Liberation Sans"/>
                <w:bCs/>
              </w:rPr>
            </w:pPr>
            <w:del w:id="252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Certyfikaty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2B51" w14:textId="77777777" w:rsidR="00297921" w:rsidRDefault="008E1A9B">
            <w:pPr>
              <w:rPr>
                <w:del w:id="253" w:author="msi" w:date="2026-09-22T12:57:00Z" w16du:dateUtc="2026-09-22T16:57:00Z"/>
                <w:rFonts w:ascii="Liberation Sans" w:hAnsi="Liberation Sans"/>
              </w:rPr>
            </w:pPr>
            <w:del w:id="254" w:author="msi" w:date="2026-09-22T12:57:00Z" w16du:dateUtc="2026-09-22T16:57:00Z">
              <w:r>
                <w:rPr>
                  <w:rFonts w:ascii="Liberation Sans" w:hAnsi="Liberation Sans"/>
                  <w:bCs/>
                </w:rPr>
                <w:delText>ISO 13406-2 lub ISO 9241, EPEAT Gold dla Polski, Energy Star</w:delText>
              </w:r>
            </w:del>
          </w:p>
        </w:tc>
      </w:tr>
    </w:tbl>
    <w:p w14:paraId="6D442A22" w14:textId="77777777" w:rsidR="00BC32DD" w:rsidRPr="001A2552" w:rsidRDefault="00BC32DD" w:rsidP="00BC32DD">
      <w:pPr>
        <w:rPr>
          <w:ins w:id="255" w:author="msi" w:date="2026-09-22T12:57:00Z" w16du:dateUtc="2026-09-22T16:57:00Z"/>
          <w:sz w:val="16"/>
          <w:szCs w:val="16"/>
        </w:rPr>
      </w:pPr>
    </w:p>
    <w:p w14:paraId="6B114858" w14:textId="77777777" w:rsidR="00BC32DD" w:rsidRPr="001A2552" w:rsidRDefault="00BC32DD" w:rsidP="00BC32DD">
      <w:pPr>
        <w:rPr>
          <w:ins w:id="256" w:author="msi" w:date="2026-09-22T12:57:00Z" w16du:dateUtc="2026-09-22T16:57:00Z"/>
          <w:sz w:val="16"/>
          <w:szCs w:val="16"/>
        </w:rPr>
      </w:pPr>
    </w:p>
    <w:p w14:paraId="11114AB0" w14:textId="77777777" w:rsidR="00BC32DD" w:rsidRPr="001A2552" w:rsidRDefault="00BC32DD" w:rsidP="00BC32DD">
      <w:pPr>
        <w:rPr>
          <w:ins w:id="257" w:author="msi" w:date="2026-09-22T12:57:00Z" w16du:dateUtc="2026-09-22T16:57:00Z"/>
          <w:sz w:val="16"/>
          <w:szCs w:val="16"/>
        </w:rPr>
      </w:pPr>
    </w:p>
    <w:p w14:paraId="5F6AF902" w14:textId="77777777" w:rsidR="00BC32DD" w:rsidRDefault="00BC32DD" w:rsidP="00BC32DD">
      <w:pPr>
        <w:rPr>
          <w:ins w:id="258" w:author="msi" w:date="2026-09-22T12:57:00Z" w16du:dateUtc="2026-09-22T16:57:00Z"/>
        </w:rPr>
      </w:pPr>
    </w:p>
    <w:p w14:paraId="0DB8EFDC" w14:textId="77777777" w:rsidR="00297921" w:rsidRDefault="00297921">
      <w:pPr>
        <w:rPr>
          <w:rPrChange w:id="259" w:author="msi" w:date="2026-09-22T12:57:00Z" w16du:dateUtc="2026-09-22T16:57:00Z">
            <w:rPr>
              <w:rFonts w:ascii="Liberation Sans" w:hAnsi="Liberation Sans" w:cs="Times New Roman"/>
            </w:rPr>
          </w:rPrChange>
        </w:rPr>
      </w:pPr>
    </w:p>
    <w:sectPr w:rsidR="00297921">
      <w:pgSz w:w="11906" w:h="16838"/>
      <w:pgMar w:top="1417" w:right="1417" w:bottom="1417" w:left="1417" w:header="708" w:footer="708" w:gutter="0"/>
      <w:cols w:space="708"/>
      <w:formProt/>
      <w:docGrid w:linePitch="360"/>
      <w:sectPrChange w:id="260" w:author="msi" w:date="2026-09-22T12:57:00Z" w16du:dateUtc="2026-09-22T16:57:00Z">
        <w:sectPr w:rsidR="00297921">
          <w:pgMar w:top="1134" w:right="1134" w:bottom="1134" w:left="1134" w:header="0" w:footer="0" w:gutter="0"/>
          <w:formProt w:val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96529137">
    <w:abstractNumId w:val="0"/>
  </w:num>
  <w:num w:numId="2" w16cid:durableId="262109593">
    <w:abstractNumId w:val="1"/>
  </w:num>
  <w:num w:numId="3" w16cid:durableId="857356995">
    <w:abstractNumId w:val="5"/>
  </w:num>
  <w:num w:numId="4" w16cid:durableId="1319765793">
    <w:abstractNumId w:val="3"/>
  </w:num>
  <w:num w:numId="5" w16cid:durableId="781846645">
    <w:abstractNumId w:val="4"/>
  </w:num>
  <w:num w:numId="6" w16cid:durableId="63217728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21"/>
    <w:rsid w:val="00063B0F"/>
    <w:rsid w:val="000A48ED"/>
    <w:rsid w:val="001314D4"/>
    <w:rsid w:val="00297921"/>
    <w:rsid w:val="00334276"/>
    <w:rsid w:val="003805C4"/>
    <w:rsid w:val="003D50F3"/>
    <w:rsid w:val="00481FAB"/>
    <w:rsid w:val="005E6702"/>
    <w:rsid w:val="0069464C"/>
    <w:rsid w:val="00832BE3"/>
    <w:rsid w:val="00875E83"/>
    <w:rsid w:val="009D5F97"/>
    <w:rsid w:val="00B00DF3"/>
    <w:rsid w:val="00B90493"/>
    <w:rsid w:val="00BC32DD"/>
    <w:rsid w:val="00CC0B85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26E7"/>
  <w15:docId w15:val="{977747A2-D42A-4478-8078-83BF0D45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uppressAutoHyphens w:val="0"/>
      <w:jc w:val="both"/>
      <w:pPrChange w:id="0" w:author="msi" w:date="2026-09-22T12:57:00Z">
        <w:pPr>
          <w:suppressAutoHyphens/>
        </w:pPr>
      </w:pPrChange>
    </w:pPr>
    <w:rPr>
      <w:rFonts w:ascii="Verdana" w:eastAsia="Times New Roman" w:hAnsi="Verdana" w:cs="Times New Roman"/>
      <w:kern w:val="0"/>
      <w:sz w:val="20"/>
      <w:lang w:val="tr-TR" w:eastAsia="tr-TR" w:bidi="ar-SA"/>
      <w:rPrChange w:id="0" w:author="msi" w:date="2026-09-22T12:57:00Z">
        <w:rPr>
          <w:rFonts w:ascii="Liberation Serif" w:eastAsia="NSimSun" w:hAnsi="Liberation Serif" w:cs="Arial Unicode MS"/>
          <w:kern w:val="2"/>
          <w:sz w:val="24"/>
          <w:szCs w:val="24"/>
          <w:lang w:val="pl-PL" w:eastAsia="zh-CN" w:bidi="hi-IN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57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57:00Z">
        <w:rPr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"/>
    <w:qFormat/>
    <w:pPr>
      <w:suppressLineNumbers/>
    </w:pPr>
  </w:style>
  <w:style w:type="paragraph" w:customStyle="1" w:styleId="Standard">
    <w:name w:val="Standard"/>
    <w:rsid w:val="003805C4"/>
    <w:pPr>
      <w:autoSpaceDN w:val="0"/>
      <w:textAlignment w:val="baseline"/>
    </w:pPr>
    <w:rPr>
      <w:rFonts w:cs="Arial"/>
      <w:kern w:val="3"/>
    </w:rPr>
  </w:style>
  <w:style w:type="character" w:customStyle="1" w:styleId="Heading7Char">
    <w:name w:val="Heading 7 Char"/>
    <w:basedOn w:val="DefaultParagraphFont"/>
    <w:link w:val="Heading7"/>
    <w:rsid w:val="00481FAB"/>
    <w:rPr>
      <w:rFonts w:ascii="Times New Roman" w:eastAsia="Times New Roman" w:hAnsi="Times New Roman" w:cs="Times New Roman"/>
      <w:kern w:val="0"/>
      <w:szCs w:val="20"/>
      <w:lang w:val="tr-TR" w:eastAsia="tr-TR" w:bidi="ar-SA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57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57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57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57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57:00Z">
        <w:pPr>
          <w:keepNext/>
          <w:spacing w:before="240" w:after="120"/>
          <w:jc w:val="both"/>
        </w:pPr>
      </w:pPrChange>
    </w:pPr>
    <w:rPr>
      <w:b/>
      <w:rPrChange w:id="4" w:author="msi" w:date="2026-09-22T12:57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57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57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57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57:00Z">
        <w:rPr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481FAB"/>
    <w:rPr>
      <w:rFonts w:ascii="Times New Roman" w:eastAsia="Times New Roman" w:hAnsi="Times New Roman" w:cs="Times New Roman"/>
      <w:kern w:val="0"/>
      <w:sz w:val="22"/>
      <w:szCs w:val="20"/>
      <w:lang w:val="tr-TR" w:eastAsia="tr-TR" w:bidi="ar-SA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57:00Z">
        <w:pPr>
          <w:ind w:left="720"/>
          <w:contextualSpacing/>
          <w:jc w:val="both"/>
        </w:pPr>
      </w:pPrChange>
    </w:pPr>
    <w:rPr>
      <w:rPrChange w:id="7" w:author="msi" w:date="2026-09-22T12:57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Arthur Souza Rodrigues</cp:lastModifiedBy>
  <cp:revision>1</cp:revision>
  <dcterms:created xsi:type="dcterms:W3CDTF">2024-02-21T09:38:00Z</dcterms:created>
  <dcterms:modified xsi:type="dcterms:W3CDTF">2026-09-22T16:57:00Z</dcterms:modified>
  <dc:language>pl-PL</dc:language>
</cp:coreProperties>
</file>