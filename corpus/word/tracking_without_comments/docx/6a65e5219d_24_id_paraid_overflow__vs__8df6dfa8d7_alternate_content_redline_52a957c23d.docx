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6C6A82" w14:textId="77777777" w:rsidR="000C6A90" w:rsidRDefault="00770FF4">
      <w:pPr>
        <w:rPr>
          <w:ins w:id="27" w:author="Author" w:date="2026-06-29T10:46:00Z" w16du:dateUtc="2026-06-29T14:46:00Z"/>
        </w:rPr>
      </w:pPr>
      <w:ins w:id="28" w:author="Author" w:date="2026-06-29T10:46:00Z" w16du:dateUtc="2026-06-29T14:46:00Z">
        <w:r>
          <w:t>This document demonstrates valid uses of mc:AlternateContent for testing.</w:t>
        </w:r>
      </w:ins>
    </w:p>
    <w:p w14:paraId="543ED438" w14:textId="77777777" w:rsidR="000C6A90" w:rsidRDefault="00770FF4">
      <w:pPr>
        <w:rPr>
          <w:ins w:id="29" w:author="Author" w:date="2026-06-29T10:46:00Z" w16du:dateUtc="2026-06-29T14:46:00Z"/>
        </w:rPr>
      </w:pPr>
      <w:ins w:id="30" w:author="Author" w:date="2026-06-29T10:46:00Z" w16du:dateUtc="2026-06-29T14:46:00Z">
        <w:r>
          <w:t xml:space="preserve">Run-level AlternateContent: </w:t>
        </w:r>
        <w:r>
          <w:rPr>
            <w:b/>
            <w:color w:val="FF0000"/>
          </w:rPr>
          <w:t>Choice run (bold red, Requires=w14)</w:t>
        </w:r>
      </w:ins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C6A90" w14:paraId="251BCF3B" w14:textId="77777777">
        <w:trPr>
          <w:ins w:id="31" w:author="Author" w:date="2026-06-29T10:46:00Z" w16du:dateUtc="2026-06-29T14:46:00Z"/>
        </w:trPr>
        <w:tc>
          <w:tcPr>
            <w:tcW w:w="8640" w:type="dxa"/>
          </w:tcPr>
          <w:p w14:paraId="09603DC4" w14:textId="77777777" w:rsidR="000C6A90" w:rsidRDefault="00770FF4">
            <w:pPr>
              <w:rPr>
                <w:ins w:id="32" w:author="Author" w:date="2026-06-29T10:46:00Z" w16du:dateUtc="2026-06-29T14:46:00Z"/>
              </w:rPr>
            </w:pPr>
            <w:ins w:id="33" w:author="Author" w:date="2026-06-29T10:46:00Z" w16du:dateUtc="2026-06-29T14:46:00Z">
              <w:r>
                <w:t>Cell-level AlternateContent follows:</w:t>
              </w:r>
            </w:ins>
          </w:p>
          <w:p w14:paraId="4C2E3E60" w14:textId="77777777" w:rsidR="000C6A90" w:rsidRDefault="00770FF4">
            <w:pPr>
              <w:rPr>
                <w:ins w:id="34" w:author="Author" w:date="2026-06-29T10:46:00Z" w16du:dateUtc="2026-06-29T14:46:00Z"/>
              </w:rPr>
            </w:pPr>
            <w:ins w:id="35" w:author="Author" w:date="2026-06-29T10:46:00Z" w16du:dateUtc="2026-06-29T14:46:00Z">
              <w:r>
                <w:t>Choice paragraph inside table cell (Requires=w14)</w:t>
              </w:r>
            </w:ins>
          </w:p>
        </w:tc>
      </w:tr>
    </w:tbl>
    <w:p w14:paraId="36E9C28E" w14:textId="77777777" w:rsidR="000C6A90" w:rsidRDefault="00770FF4">
      <w:pPr>
        <w:rPr>
          <w:ins w:id="36" w:author="Author" w:date="2026-06-29T10:46:00Z" w16du:dateUtc="2026-06-29T14:46:00Z"/>
        </w:rPr>
      </w:pPr>
      <w:ins w:id="37" w:author="Author" w:date="2026-06-29T10:46:00Z" w16du:dateUtc="2026-06-29T14:46:00Z">
        <w:r>
          <w:t>Choice paragraph at body level (Requires=w14)</w:t>
        </w:r>
      </w:ins>
    </w:p>
    <w:p w14:paraId="46A45C5A" w14:textId="77777777" w:rsidR="009C5F6C" w:rsidRDefault="00770FF4">
      <w:pPr>
        <w:rPr>
          <w:del w:id="38" w:author="Author" w:date="2026-06-29T10:46:00Z" w16du:dateUtc="2026-06-29T14:46:00Z"/>
        </w:rPr>
      </w:pPr>
      <w:ins w:id="39" w:author="Author" w:date="2026-06-29T10:46:00Z" w16du:dateUtc="2026-06-29T14:46:00Z">
        <w:r>
          <w:t>Choice A: Requires=w15</w:t>
        </w:r>
      </w:ins>
      <w:del w:id="40" w:author="Author" w:date="2026-06-29T10:46:00Z" w16du:dateUtc="2026-06-29T14:46:00Z">
        <w:r>
          <w:delText>24</w:delText>
        </w:r>
      </w:del>
    </w:p>
    <w:p w14:paraId="2A77B799" w14:textId="77777777" w:rsidR="009C5F6C" w:rsidRDefault="009C5F6C"/>
    <w:sectPr w:rsidR="009C5F6C" w:rsidSect="00034616">
      <w:pgSz w:w="12240" w:h="15840"/>
      <w:pgMar w:top="1440" w:right="1800" w:bottom="1440" w:left="1800" w:header="720" w:footer="720" w:gutter="0"/>
      <w:cols w:space="720"/>
      <w:docGrid w:linePitch="360"/>
      <w:sectPrChange w:id="41" w:author="Author" w:date="2026-06-29T10:46:00Z" w16du:dateUtc="2026-06-29T14:46:00Z">
        <w:sectPr w:rsidR="009C5F6C" w:rsidSect="00034616">
          <w:pgMar w:top="1440" w:right="1440" w:bottom="1440" w:left="1440" w:header="720" w:footer="720" w:gutter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5258526">
    <w:abstractNumId w:val="8"/>
  </w:num>
  <w:num w:numId="2" w16cid:durableId="1448692434">
    <w:abstractNumId w:val="6"/>
  </w:num>
  <w:num w:numId="3" w16cid:durableId="465708929">
    <w:abstractNumId w:val="5"/>
  </w:num>
  <w:num w:numId="4" w16cid:durableId="30112054">
    <w:abstractNumId w:val="4"/>
  </w:num>
  <w:num w:numId="5" w16cid:durableId="1860242865">
    <w:abstractNumId w:val="7"/>
  </w:num>
  <w:num w:numId="6" w16cid:durableId="1397166985">
    <w:abstractNumId w:val="3"/>
  </w:num>
  <w:num w:numId="7" w16cid:durableId="848449882">
    <w:abstractNumId w:val="2"/>
  </w:num>
  <w:num w:numId="8" w16cid:durableId="2113359830">
    <w:abstractNumId w:val="1"/>
  </w:num>
  <w:num w:numId="9" w16cid:durableId="84274383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5F6C"/>
    <w:rsid w:val="00034616"/>
    <w:rsid w:val="0006063C"/>
    <w:rsid w:val="000C6A90"/>
    <w:rsid w:val="0015074B"/>
    <w:rsid w:val="0029639D"/>
    <w:rsid w:val="00326F90"/>
    <w:rsid w:val="0048225F"/>
    <w:rsid w:val="007344A1"/>
    <w:rsid w:val="00770FF4"/>
    <w:rsid w:val="009C5F6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1F5E98"/>
  <w15:docId w15:val="{4E8075B8-048B-6346-B834-C989A6CC0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4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4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0" w:author="Author" w:date="2026-06-29T10:46:00Z">
        <w:pPr>
          <w:keepNext/>
          <w:keepLines/>
          <w:spacing w:before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szCs w:val="22"/>
      <w:rPrChange w:id="0" w:author="Author" w:date="2026-06-29T10:46:00Z">
        <w:rPr>
          <w:rFonts w:asciiTheme="majorHAnsi" w:eastAsiaTheme="majorEastAsia" w:hAnsiTheme="majorHAnsi" w:cstheme="majorBidi"/>
          <w:b/>
          <w:b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1" w:author="Author" w:date="2026-06-29T10:46:00Z">
        <w:pPr>
          <w:keepNext/>
          <w:keepLines/>
          <w:spacing w:before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  <w:rPrChange w:id="1" w:author="Author" w:date="2026-06-29T10:46:00Z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2" w:author="Author" w:date="2026-06-29T10:46:00Z">
        <w:pPr>
          <w:keepNext/>
          <w:keepLines/>
          <w:spacing w:before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szCs w:val="22"/>
      <w:rPrChange w:id="2" w:author="Author" w:date="2026-06-29T10:46:00Z">
        <w:rPr>
          <w:rFonts w:asciiTheme="majorHAnsi" w:eastAsiaTheme="majorEastAsia" w:hAnsiTheme="majorHAnsi" w:cstheme="majorBidi"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3" w:author="Author" w:date="2026-06-29T10:46:00Z">
        <w:pPr>
          <w:keepNext/>
          <w:keepLines/>
          <w:spacing w:before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  <w:rPrChange w:id="3" w:author="Author" w:date="2026-06-29T10:46:00Z">
        <w:rPr>
          <w:rFonts w:asciiTheme="majorHAnsi" w:eastAsiaTheme="majorEastAsia" w:hAnsiTheme="majorHAnsi" w:cstheme="majorBidi"/>
          <w:i/>
          <w:iCs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4" w:author="Author" w:date="2026-06-29T10:46:00Z">
        <w:pPr>
          <w:keepNext/>
          <w:keepLines/>
          <w:spacing w:before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  <w:rPrChange w:id="4" w:author="Author" w:date="2026-06-29T10:46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4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4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4A1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344A1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344A1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4A1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4A1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4A1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4A1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4A1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4A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5" w:author="Author" w:date="2026-06-29T10:46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5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7344A1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6" w:author="Author" w:date="2026-06-29T10:46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6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7344A1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7" w:author="Author" w:date="2026-06-29T10:46:00Z">
        <w:pPr/>
      </w:pPrChange>
    </w:pPr>
    <w:rPr>
      <w:rFonts w:asciiTheme="minorHAnsi" w:eastAsiaTheme="minorEastAsia" w:hAnsiTheme="minorHAnsi" w:cstheme="minorBidi"/>
      <w:szCs w:val="22"/>
      <w:rPrChange w:id="7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7344A1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344A1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4A1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344A1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8" w:author="Author" w:date="2026-06-29T10:46:00Z">
        <w:pPr>
          <w:spacing w:after="20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8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9" w:author="Author" w:date="2026-06-29T10:46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Cs w:val="22"/>
      <w:rPrChange w:id="9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7344A1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0" w:author="Author" w:date="2026-06-29T10:46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szCs w:val="22"/>
      <w:rPrChange w:id="10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7344A1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1" w:author="Author" w:date="2026-06-29T10:46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 w:val="16"/>
      <w:szCs w:val="16"/>
      <w:rPrChange w:id="11" w:author="Author" w:date="2026-06-29T10:46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7344A1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12" w:author="Author" w:date="2026-06-29T10:46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2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13" w:author="Author" w:date="2026-06-29T10:46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3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14" w:author="Author" w:date="2026-06-29T10:46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4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15" w:author="Author" w:date="2026-06-29T10:46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5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16" w:author="Author" w:date="2026-06-29T10:46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6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17" w:author="Author" w:date="2026-06-29T10:46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7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18" w:author="Author" w:date="2026-06-29T10:46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8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19" w:author="Author" w:date="2026-06-29T10:46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9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0" w:author="Author" w:date="2026-06-29T10:46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0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1" w:author="Author" w:date="2026-06-29T10:46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1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22" w:author="Author" w:date="2026-06-29T10:46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22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23" w:author="Author" w:date="2026-06-29T10:46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szCs w:val="22"/>
      <w:rPrChange w:id="23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7344A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7344A1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24" w:author="Author" w:date="2026-06-29T10:46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szCs w:val="22"/>
      <w:rPrChange w:id="24" w:author="Author" w:date="2026-06-29T10:46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7344A1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25" w:author="Author" w:date="2026-06-29T10:46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  <w:rPrChange w:id="25" w:author="Author" w:date="2026-06-29T10:46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7344A1"/>
    <w:rPr>
      <w:b/>
      <w:bCs/>
    </w:rPr>
  </w:style>
  <w:style w:type="character" w:styleId="Emphasis">
    <w:name w:val="Emphasis"/>
    <w:basedOn w:val="DefaultParagraphFont"/>
    <w:uiPriority w:val="20"/>
    <w:qFormat/>
    <w:rsid w:val="007344A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26" w:author="Author" w:date="2026-06-29T10:46:00Z">
        <w:pPr>
          <w:pBdr>
            <w:bottom w:val="single" w:sz="4" w:space="4" w:color="156082" w:themeColor="accent1"/>
          </w:pBdr>
          <w:spacing w:before="200" w:after="280" w:line="276" w:lineRule="auto"/>
          <w:ind w:left="936" w:right="936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  <w:rPrChange w:id="26" w:author="Author" w:date="2026-06-29T10:46:00Z">
        <w:rPr>
          <w:rFonts w:asciiTheme="minorHAnsi" w:eastAsiaTheme="minorEastAsia" w:hAnsiTheme="minorHAnsi" w:cstheme="min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4A1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7344A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7344A1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7344A1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7344A1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7344A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344A1"/>
    <w:pPr>
      <w:outlineLvl w:val="9"/>
    </w:pPr>
  </w:style>
  <w:style w:type="table" w:styleId="TableGrid">
    <w:name w:val="Table Grid"/>
    <w:basedOn w:val="TableNormal"/>
    <w:uiPriority w:val="5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BE0AC3E-E072-DB49-924B-7C74113781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2026-05-14T17:07:00Z</dcterms:created>
  <dcterms:modified xsi:type="dcterms:W3CDTF">2026-06-29T14:46:00Z</dcterms:modified>
</cp:coreProperties>
</file>