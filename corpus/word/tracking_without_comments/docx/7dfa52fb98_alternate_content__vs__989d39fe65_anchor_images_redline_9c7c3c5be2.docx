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233D5C26" w14:textId="77777777" w:rsidR="009310D4" w:rsidRPr="009310D4" w:rsidRDefault="009310D4" w:rsidP="009310D4">
      <w:pPr>
        <w:pStyle w:val="Heading1"/>
        <w:jc w:val="center"/>
        <w:rPr>
          <w:ins w:id="17" w:author="Vladislava Andrushchenko" w:date="2026-06-29T10:46:00Z" w16du:dateUtc="2026-06-29T14:46:00Z"/>
          <w:rFonts w:ascii="Ubuntu" w:hAnsi="Ubuntu"/>
        </w:rPr>
      </w:pPr>
      <w:bookmarkStart w:id="18" w:name="_Toc359077862"/>
      <w:ins w:id="19" w:author="Vladislava Andrushchenko" w:date="2026-06-29T10:46:00Z" w16du:dateUtc="2026-06-29T14:46:00Z">
        <w:r>
          <w:rPr>
            <w:rFonts w:ascii="Ubuntu" w:hAnsi="Ubuntu"/>
            <w:sz w:val="28"/>
            <w:szCs w:val="28"/>
          </w:rPr>
          <w:t>Images</w:t>
        </w:r>
      </w:ins>
    </w:p>
    <w:p w14:paraId="0404D5DB" w14:textId="77777777" w:rsidR="009310D4" w:rsidRPr="009310D4" w:rsidRDefault="009310D4" w:rsidP="009310D4">
      <w:pPr>
        <w:ind w:firstLine="426"/>
        <w:rPr>
          <w:ins w:id="20" w:author="Vladislava Andrushchenko" w:date="2026-06-29T10:46:00Z" w16du:dateUtc="2026-06-29T14:46:00Z"/>
        </w:rPr>
      </w:pPr>
      <w:ins w:id="21" w:author="Vladislava Andrushchenko" w:date="2026-06-29T10:46:00Z" w16du:dateUtc="2026-06-29T14:46:00Z">
        <w:r>
          <w:t xml:space="preserve">Images can be of three main types. Inline images are images that are part of the normal text flow, like this image of a green dot </w:t>
        </w:r>
        <w:r>
          <w:rPr>
            <w:noProof/>
          </w:rPr>
          <w:drawing>
            <wp:inline distT="0" distB="0" distL="0" distR="0" wp14:anchorId="79CA73FC" wp14:editId="66D085F4">
              <wp:extent cx="137160" cy="137160"/>
              <wp:effectExtent l="19050" t="0" r="0" b="0"/>
              <wp:docPr id="1"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noChangeAspect="1"/>
              </wp:cNvGraphicFramePr>
              <a:graphic>
                <a:graphicData uri="http://schemas.openxmlformats.org/drawingml/2006/picture">
                  <pic:pic>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t xml:space="preserve"> The next category of image is a floating image, one that “floats “ on the page and is surrounded by text. Word supports more </w:t>
        </w:r>
        <w:r>
          <w:rPr>
            <w:color w:val="000000" w:themeColor="text1"/>
          </w:rPr>
          <w:t>types of floating images than are possible with current ebook technology, so the conversion maps floating images to simple left and right floats, as you can see with the left and right arrow images</w:t>
        </w:r>
        <w:r>
          <w:t xml:space="preserve"> on the sides of this paragraph.</w:t>
        </w:r>
      </w:ins>
    </w:p>
    <w:p w14:paraId="488CE0F0" w14:textId="77777777" w:rsidR="009310D4" w:rsidRPr="009310D4" w:rsidRDefault="009310D4" w:rsidP="009310D4">
      <w:pPr>
        <w:rPr>
          <w:ins w:id="22" w:author="Vladislava Andrushchenko" w:date="2026-06-29T10:46:00Z" w16du:dateUtc="2026-06-29T14:46:00Z"/>
        </w:rPr>
      </w:pPr>
      <w:ins w:id="23" w:author="Vladislava Andrushchenko" w:date="2026-06-29T10:46:00Z" w16du:dateUtc="2026-06-29T14:46:00Z">
        <w:r>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24" w:author="Vladislava Andrushchenko" w:date="2026-06-29T10:46:00Z" w16du:dateUtc="2026-06-29T14:46:00Z"/>
        </w:rPr>
      </w:pPr>
      <w:ins w:id="25" w:author="Vladislava Andrushchenko" w:date="2026-06-29T10:46:00Z" w16du:dateUtc="2026-06-29T14:46:00Z">
        <w:r>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noChangeAspect="1"/>
              </wp:cNvGraphicFramePr>
              <a:graphic>
                <a:graphicData uri="http://schemas.openxmlformats.org/drawingml/2006/picture">
                  <pic:pic>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t xml:space="preserve">Centered images like this are useful for large pictures that should be a focus of attention. </w:t>
        </w:r>
      </w:ins>
    </w:p>
    <w:p w14:paraId="554CAE60" w14:textId="77777777" w:rsidR="009310D4" w:rsidRPr="009310D4" w:rsidRDefault="009310D4" w:rsidP="009310D4">
      <w:pPr>
        <w:rPr>
          <w:ins w:id="26" w:author="Vladislava Andrushchenko" w:date="2026-06-29T10:46:00Z" w16du:dateUtc="2026-06-29T14:46:00Z"/>
        </w:rPr>
      </w:pPr>
      <w:ins w:id="27" w:author="Vladislava Andrushchenko" w:date="2026-06-29T10:46:00Z" w16du:dateUtc="2026-06-29T14:46:00Z">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t>, not necessarily where it appears on the page in Word.</w:t>
        </w:r>
      </w:ins>
    </w:p>
    <w:p w14:paraId="3F9EB735" w14:textId="77777777" w:rsidR="00B95149" w:rsidRDefault="002051E8">
      <w:pPr>
        <w:rPr>
          <w:del w:id="28" w:author="Vladislava Andrushchenko" w:date="2026-06-29T10:46:00Z" w16du:dateUtc="2026-06-29T14:46:00Z"/>
        </w:rPr>
      </w:pPr>
      <w:del w:id="29" w:author="Vladislava Andrushchenko" w:date="2026-06-29T10:46:00Z" w16du:dateUtc="2026-06-29T14:46:00Z">
        <w:r>
          <w:delText>This document demonstrates valid uses of mc:AlternateContent for testing.</w:delText>
        </w:r>
      </w:del>
    </w:p>
    <w:p w14:paraId="46E739A8" w14:textId="77777777" w:rsidR="00B95149" w:rsidRDefault="002051E8">
      <w:pPr>
        <w:rPr>
          <w:del w:id="30" w:author="Vladislava Andrushchenko" w:date="2026-06-29T10:46:00Z" w16du:dateUtc="2026-06-29T14:46:00Z"/>
        </w:rPr>
      </w:pPr>
      <w:del w:id="31" w:author="Vladislava Andrushchenko" w:date="2026-06-29T10:46:00Z" w16du:dateUtc="2026-06-29T14:46:00Z">
        <w:r>
          <w:delText xml:space="preserve">Run-level AlternateContent: </w:delText>
        </w:r>
        <w:r>
          <w:rPr>
            <w:b/>
            <w:color w:val="FF0000"/>
          </w:rPr>
          <w:delText>Choice run (bold red, Requires=w14)</w:delText>
        </w:r>
      </w:del>
    </w:p>
    <w:tbl>
      <w:tblPr>
        <w:tblW w:w="0" w:type="auto"/>
        <w:tblLook w:val="04A0" w:firstRow="1" w:lastRow="0" w:firstColumn="1" w:lastColumn="0" w:noHBand="0" w:noVBand="1"/>
      </w:tblPr>
      <w:tblGrid>
        <w:gridCol w:w="8640"/>
      </w:tblGrid>
      <w:tr w:rsidR="00B95149" w14:paraId="29C05869" w14:textId="77777777">
        <w:trPr>
          <w:del w:id="32" w:author="Vladislava Andrushchenko" w:date="2026-06-29T10:46:00Z" w16du:dateUtc="2026-06-29T14:46:00Z"/>
        </w:trPr>
        <w:tc>
          <w:tcPr>
            <w:tcW w:w="8640" w:type="dxa"/>
          </w:tcPr>
          <w:p w14:paraId="2F9BADDC" w14:textId="77777777" w:rsidR="00B95149" w:rsidRDefault="002051E8">
            <w:pPr>
              <w:rPr>
                <w:del w:id="33" w:author="Vladislava Andrushchenko" w:date="2026-06-29T10:46:00Z" w16du:dateUtc="2026-06-29T14:46:00Z"/>
              </w:rPr>
            </w:pPr>
            <w:del w:id="34" w:author="Vladislava Andrushchenko" w:date="2026-06-29T10:46:00Z" w16du:dateUtc="2026-06-29T14:46:00Z">
              <w:r>
                <w:delText>Cell-level AlternateContent follows:</w:delText>
              </w:r>
            </w:del>
          </w:p>
          <w:p w14:paraId="0269A3DF" w14:textId="77777777" w:rsidR="00B95149" w:rsidRDefault="002051E8">
            <w:pPr>
              <w:rPr>
                <w:del w:id="35" w:author="Vladislava Andrushchenko" w:date="2026-06-29T10:46:00Z" w16du:dateUtc="2026-06-29T14:46:00Z"/>
              </w:rPr>
            </w:pPr>
            <w:del w:id="36" w:author="Vladislava Andrushchenko" w:date="2026-06-29T10:46:00Z" w16du:dateUtc="2026-06-29T14:46:00Z">
              <w:r>
                <w:delText>Choice paragraph inside table cell (Requires=w14)</w:delText>
              </w:r>
            </w:del>
          </w:p>
        </w:tc>
      </w:tr>
    </w:tbl>
    <w:p w14:paraId="530C890A" w14:textId="77777777" w:rsidR="00B95149" w:rsidRDefault="002051E8">
      <w:pPr>
        <w:rPr>
          <w:del w:id="37" w:author="Vladislava Andrushchenko" w:date="2026-06-29T10:46:00Z" w16du:dateUtc="2026-06-29T14:46:00Z"/>
        </w:rPr>
      </w:pPr>
      <w:del w:id="38" w:author="Vladislava Andrushchenko" w:date="2026-06-29T10:46:00Z" w16du:dateUtc="2026-06-29T14:46:00Z">
        <w:r>
          <w:delText>Choice paragraph at body level (Requires=w14)</w:delText>
        </w:r>
      </w:del>
    </w:p>
    <w:p w14:paraId="22F22DC2" w14:textId="77777777" w:rsidR="00B95149" w:rsidRDefault="002051E8">
      <w:del w:id="39" w:author="Vladislava Andrushchenko" w:date="2026-06-29T10:46:00Z" w16du:dateUtc="2026-06-29T14:46:00Z">
        <w:r>
          <w:delText>Choice A: Requires=w15</w:delText>
        </w:r>
      </w:del>
    </w:p>
    <w:sectPr w:rsidR="00B95149">
      <w:pgSz w:w="11906" w:h="16838"/>
      <w:pgMar w:top="1440" w:right="1440" w:bottom="1440" w:left="1440" w:header="708" w:footer="708" w:gutter="0"/>
      <w:cols w:space="708"/>
      <w:docGrid w:linePitch="360"/>
      <w:sectPrChange w:id="40" w:author="Vladislava Andrushchenko" w:date="2026-06-29T10:46:00Z" w16du:dateUtc="2026-06-29T14:46:00Z">
        <w:sectPr w:rsidR="00B95149">
          <w:pgSz w:w="12240" w:h="15840"/>
          <w:pgMar w:top="1440" w:right="1800" w:bottom="1440" w:left="180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Change w:id="0" w:author="Vladislava Andrushchenko" w:date="2026-06-29T10:46:00Z">
        <w:pPr>
          <w:spacing w:after="200" w:line="276" w:lineRule="auto"/>
        </w:pPr>
      </w:pPrChange>
    </w:pPr>
    <w:rPr>
      <w:rFonts w:ascii="Ubuntu" w:eastAsiaTheme="minorHAnsi" w:hAnsi="Ubuntu"/>
      <w:sz w:val="24"/>
      <w:rPrChange w:id="0" w:author="Vladislava Andrushchenko" w:date="2026-06-29T10:46:00Z">
        <w:rPr>
          <w:rFonts w:asciiTheme="minorHAnsi" w:eastAsiaTheme="minorEastAsia"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Vladislava Andrushchenko" w:date="2026-06-29T10:46:00Z">
        <w:pPr>
          <w:keepNext/>
          <w:keepLines/>
          <w:spacing w:before="480" w:line="276" w:lineRule="auto"/>
          <w:ind w:firstLine="432"/>
          <w:outlineLvl w:val="0"/>
        </w:pPr>
      </w:pPrChange>
    </w:pPr>
    <w:rPr>
      <w:rFonts w:asciiTheme="majorHAnsi" w:eastAsiaTheme="majorEastAsia" w:hAnsiTheme="majorHAnsi" w:cstheme="majorBidi"/>
      <w:color w:val="365F91" w:themeColor="accent1" w:themeShade="BF"/>
      <w:kern w:val="2"/>
      <w:sz w:val="40"/>
      <w:szCs w:val="40"/>
      <w:lang/>
      <w14:ligatures w14:val="standardContextual"/>
      <w:rPrChange w:id="1" w:author="Vladislava Andrushchenko" w:date="2026-06-29T10:46: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Vladislava Andrushchenko" w:date="2026-06-29T10:46:00Z">
        <w:pPr>
          <w:keepNext/>
          <w:keepLines/>
          <w:spacing w:before="200" w:line="276" w:lineRule="auto"/>
          <w:ind w:firstLine="432"/>
          <w:outlineLvl w:val="1"/>
        </w:pPr>
      </w:pPrChange>
    </w:pPr>
    <w:rPr>
      <w:rFonts w:asciiTheme="majorHAnsi" w:eastAsiaTheme="majorEastAsia" w:hAnsiTheme="majorHAnsi" w:cstheme="majorBidi"/>
      <w:color w:val="365F91" w:themeColor="accent1" w:themeShade="BF"/>
      <w:kern w:val="2"/>
      <w:sz w:val="32"/>
      <w:szCs w:val="32"/>
      <w:lang/>
      <w14:ligatures w14:val="standardContextual"/>
      <w:rPrChange w:id="2" w:author="Vladislava Andrushchenko" w:date="2026-06-29T10:46: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Vladislava Andrushchenko" w:date="2026-06-29T10:46:00Z">
        <w:pPr>
          <w:keepNext/>
          <w:keepLines/>
          <w:spacing w:before="200" w:line="276" w:lineRule="auto"/>
          <w:ind w:firstLine="432"/>
          <w:outlineLvl w:val="2"/>
        </w:pPr>
      </w:pPrChange>
    </w:pPr>
    <w:rPr>
      <w:rFonts w:asciiTheme="minorHAnsi" w:eastAsiaTheme="majorEastAsia" w:hAnsiTheme="minorHAnsi" w:cstheme="majorBidi"/>
      <w:color w:val="365F91" w:themeColor="accent1" w:themeShade="BF"/>
      <w:kern w:val="2"/>
      <w:sz w:val="28"/>
      <w:szCs w:val="28"/>
      <w:lang/>
      <w14:ligatures w14:val="standardContextual"/>
      <w:rPrChange w:id="3" w:author="Vladislava Andrushchenko" w:date="2026-06-29T10:46:00Z">
        <w:rPr>
          <w:rFonts w:asciiTheme="majorHAnsi" w:eastAsiaTheme="majorEastAsia" w:hAnsiTheme="majorHAnsi" w:cstheme="majorBidi"/>
          <w:b/>
          <w:bCs/>
          <w:color w:val="4F81BD" w:themeColor="accent1"/>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Vladislava Andrushchenko" w:date="2026-06-29T10:46:00Z">
        <w:pPr>
          <w:keepNext/>
          <w:keepLines/>
          <w:spacing w:before="200" w:line="276" w:lineRule="auto"/>
          <w:ind w:firstLine="432"/>
          <w:outlineLvl w:val="3"/>
        </w:pPr>
      </w:pPrChange>
    </w:pPr>
    <w:rPr>
      <w:rFonts w:asciiTheme="minorHAnsi" w:eastAsiaTheme="majorEastAsia" w:hAnsiTheme="minorHAnsi" w:cstheme="majorBidi"/>
      <w:i/>
      <w:iCs/>
      <w:color w:val="365F91" w:themeColor="accent1" w:themeShade="BF"/>
      <w:kern w:val="2"/>
      <w:szCs w:val="24"/>
      <w:lang/>
      <w14:ligatures w14:val="standardContextual"/>
      <w:rPrChange w:id="4" w:author="Vladislava Andrushchenko" w:date="2026-06-29T10:46:00Z">
        <w:rPr>
          <w:rFonts w:asciiTheme="majorHAnsi" w:eastAsiaTheme="majorEastAsia" w:hAnsiTheme="majorHAnsi" w:cstheme="majorBidi"/>
          <w:b/>
          <w:bCs/>
          <w:i/>
          <w:iCs/>
          <w:color w:val="4F81BD" w:themeColor="accent1"/>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Vladislava Andrushchenko" w:date="2026-06-29T10:46:00Z">
        <w:pPr>
          <w:keepNext/>
          <w:keepLines/>
          <w:spacing w:before="200" w:line="276" w:lineRule="auto"/>
          <w:ind w:firstLine="432"/>
          <w:outlineLvl w:val="4"/>
        </w:pPr>
      </w:pPrChange>
    </w:pPr>
    <w:rPr>
      <w:rFonts w:asciiTheme="minorHAnsi" w:eastAsiaTheme="majorEastAsia" w:hAnsiTheme="minorHAnsi" w:cstheme="majorBidi"/>
      <w:color w:val="365F91" w:themeColor="accent1" w:themeShade="BF"/>
      <w:kern w:val="2"/>
      <w:szCs w:val="24"/>
      <w:lang/>
      <w14:ligatures w14:val="standardContextual"/>
      <w:rPrChange w:id="5" w:author="Vladislava Andrushchenko" w:date="2026-06-29T10:46:00Z">
        <w:rPr>
          <w:rFonts w:asciiTheme="majorHAnsi" w:eastAsiaTheme="majorEastAsia" w:hAnsiTheme="majorHAnsi" w:cstheme="majorBidi"/>
          <w:color w:val="243F60" w:themeColor="accent1" w:themeShade="7F"/>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Vladislava Andrushchenko" w:date="2026-06-29T10:46:00Z">
        <w:pPr>
          <w:keepNext/>
          <w:keepLines/>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6-29T10:46:00Z">
        <w:rPr>
          <w:rFonts w:asciiTheme="majorHAnsi" w:eastAsiaTheme="majorEastAsia" w:hAnsiTheme="majorHAnsi" w:cstheme="majorBidi"/>
          <w:i/>
          <w:iCs/>
          <w:color w:val="243F60" w:themeColor="accent1" w:themeShade="7F"/>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Vladislava Andrushchenko" w:date="2026-06-29T10:46:00Z">
        <w:pPr>
          <w:keepNext/>
          <w:keepLines/>
          <w:spacing w:before="20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6-29T10:46:00Z">
        <w:rPr>
          <w:rFonts w:asciiTheme="majorHAnsi" w:eastAsiaTheme="majorEastAsia" w:hAnsiTheme="majorHAnsi" w:cstheme="majorBidi"/>
          <w:i/>
          <w:iCs/>
          <w:color w:val="404040" w:themeColor="text1" w:themeTint="BF"/>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Vladislava Andrushchenko" w:date="2026-06-29T10:46:00Z">
        <w:pPr>
          <w:keepNext/>
          <w:keepLines/>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6-29T10:46: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Vladislava Andrushchenko" w:date="2026-06-29T10:46:00Z">
        <w:pPr>
          <w:keepNext/>
          <w:keepLines/>
          <w:spacing w:before="200"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6-29T10:4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Change w:id="10" w:author="Vladislava Andrushchenko" w:date="2026-06-29T10:46:00Z">
        <w:pPr>
          <w:pBdr>
            <w:bottom w:val="single" w:sz="8" w:space="4" w:color="4F81BD" w:themeColor="accent1"/>
          </w:pBdr>
          <w:spacing w:after="300"/>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6-29T10:46: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1" w:author="Vladislava Andrushchenko" w:date="2026-06-29T10:46:00Z">
        <w:pPr>
          <w:numPr>
            <w:ilvl w:val="1"/>
          </w:numPr>
          <w:spacing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6-29T10:46: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Change w:id="12" w:author="Vladislava Andrushchenko" w:date="2026-06-29T10:46:00Z">
        <w:pPr>
          <w:spacing w:line="276" w:lineRule="auto"/>
          <w:ind w:left="720" w:firstLine="432"/>
          <w:contextualSpacing/>
        </w:pPr>
      </w:pPrChange>
    </w:pPr>
    <w:rPr>
      <w:rFonts w:asciiTheme="minorHAnsi" w:hAnsiTheme="minorHAnsi"/>
      <w:kern w:val="2"/>
      <w:szCs w:val="24"/>
      <w:lang/>
      <w14:ligatures w14:val="standardContextual"/>
      <w:rPrChange w:id="12" w:author="Vladislava Andrushchenko" w:date="2026-06-29T10:46:00Z">
        <w:rPr>
          <w:rFonts w:ascii="Ubuntu" w:eastAsiaTheme="minorHAnsi" w:hAnsi="Ubuntu" w:cstheme="minorBidi"/>
          <w:sz w:val="24"/>
          <w:szCs w:val="22"/>
          <w:lang w:val="en-US" w:eastAsia="en-US" w:bidi="ar-SA"/>
        </w:rPr>
      </w:rPrChange>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Vladislava Andrushchenko" w:date="2026-06-29T10:46:00Z">
        <w:pPr>
          <w:spacing w:line="276" w:lineRule="auto"/>
          <w:ind w:firstLine="432"/>
        </w:pPr>
      </w:pPrChange>
    </w:pPr>
    <w:rPr>
      <w:rFonts w:asciiTheme="minorHAnsi" w:hAnsiTheme="minorHAnsi"/>
      <w:i/>
      <w:iCs/>
      <w:color w:val="404040" w:themeColor="text1" w:themeTint="BF"/>
      <w:kern w:val="2"/>
      <w:szCs w:val="24"/>
      <w:lang/>
      <w14:ligatures w14:val="standardContextual"/>
      <w:rPrChange w:id="13" w:author="Vladislava Andrushchenko" w:date="2026-06-29T10:46:00Z">
        <w:rPr>
          <w:rFonts w:ascii="Ubuntu" w:eastAsiaTheme="minorHAnsi" w:hAnsi="Ubuntu" w:cstheme="minorBidi"/>
          <w:i/>
          <w:iCs/>
          <w:color w:val="000000" w:themeColor="text1"/>
          <w:sz w:val="24"/>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Change w:id="14" w:author="Vladislava Andrushchenko" w:date="2026-06-29T10:46:00Z">
        <w:pPr>
          <w:pBdr>
            <w:bottom w:val="single" w:sz="4" w:space="4" w:color="4F81BD" w:themeColor="accent1"/>
          </w:pBdr>
          <w:spacing w:before="200" w:after="280" w:line="276" w:lineRule="auto"/>
          <w:ind w:left="936" w:right="936" w:firstLine="432"/>
        </w:pPr>
      </w:pPrChange>
    </w:pPr>
    <w:rPr>
      <w:rFonts w:asciiTheme="minorHAnsi" w:hAnsiTheme="minorHAnsi"/>
      <w:i/>
      <w:iCs/>
      <w:color w:val="365F91" w:themeColor="accent1" w:themeShade="BF"/>
      <w:kern w:val="2"/>
      <w:szCs w:val="24"/>
      <w:lang/>
      <w14:ligatures w14:val="standardContextual"/>
      <w:rPrChange w:id="14" w:author="Vladislava Andrushchenko" w:date="2026-06-29T10:46:00Z">
        <w:rPr>
          <w:rFonts w:ascii="Ubuntu" w:eastAsiaTheme="minorHAnsi" w:hAnsi="Ubuntu" w:cstheme="minorBidi"/>
          <w:b/>
          <w:bCs/>
          <w:i/>
          <w:iCs/>
          <w:color w:val="4F81BD" w:themeColor="accent1"/>
          <w:sz w:val="24"/>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Change w:id="15" w:author="Vladislava Andrushchenko" w:date="2026-06-29T10:46: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Change w:id="16" w:author="Vladislava Andrushchenko" w:date="2026-06-29T10:46: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