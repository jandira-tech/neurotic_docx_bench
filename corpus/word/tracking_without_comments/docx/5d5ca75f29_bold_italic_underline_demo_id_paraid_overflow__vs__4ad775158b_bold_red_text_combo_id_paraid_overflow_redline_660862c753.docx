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EFFA0" w14:textId="77777777" w:rsidR="00972123" w:rsidRDefault="00D1571C">
      <w:r>
        <w:rPr>
          <w:color w:val="C00000"/>
          <w:rPrChange w:id="0" w:author="Comparison" w:date="2026-09-26T14:39:00Z" w16du:dateUtc="2026-09-26T18:39:00Z">
            <w:rPr>
              <w:b/>
              <w:bCs/>
              <w:i/>
              <w:iCs/>
              <w:u w:val="single"/>
            </w:rPr>
          </w:rPrChange>
        </w:rPr>
        <w:t xml:space="preserve">Bold </w:t>
      </w:r>
      <w:ins w:id="1" w:author="Comparison" w:date="2026-09-26T14:39:00Z" w16du:dateUtc="2026-09-26T18:39:00Z">
        <w:r>
          <w:rPr>
            <w:color w:val="C00000"/>
          </w:rPr>
          <w:t>Red Text Combo</w:t>
        </w:r>
      </w:ins>
      <w:del w:id="2" w:author="Comparison" w:date="2026-09-26T14:39:00Z" w16du:dateUtc="2026-09-26T18:39:00Z">
        <w:r>
          <w:rPr>
            <w:b/>
            <w:bCs/>
            <w:i/>
            <w:iCs/>
            <w:u w:val="single"/>
          </w:rPr>
          <w:delText>Italic Underline</w:delText>
        </w:r>
      </w:del>
      <w:r>
        <w:rPr>
          <w:color w:val="C00000"/>
          <w:rPrChange w:id="3" w:author="Comparison" w:date="2026-09-26T14:39:00Z" w16du:dateUtc="2026-09-26T18:39:00Z">
            <w:rPr>
              <w:b/>
              <w:bCs/>
              <w:i/>
              <w:iCs/>
              <w:u w:val="single"/>
            </w:rPr>
          </w:rPrChange>
        </w:rPr>
        <w:t xml:space="preserve"> Demo</w:t>
      </w:r>
    </w:p>
    <w:p w14:paraId="75C17889" w14:textId="77777777" w:rsidR="00972123" w:rsidRDefault="00D1571C">
      <w:r>
        <w:rPr>
          <w:color w:val="C00000"/>
          <w:rPrChange w:id="4" w:author="Comparison" w:date="2026-09-26T14:39:00Z" w16du:dateUtc="2026-09-26T18:39:00Z">
            <w:rPr>
              <w:b/>
              <w:bCs/>
              <w:i/>
              <w:iCs/>
              <w:u w:val="single"/>
            </w:rPr>
          </w:rPrChange>
        </w:rPr>
        <w:t>This document combines bold</w:t>
      </w:r>
      <w:del w:id="5" w:author="Comparison" w:date="2026-09-26T14:39:00Z" w16du:dateUtc="2026-09-26T18:39:00Z">
        <w:r>
          <w:rPr>
            <w:b/>
            <w:bCs/>
            <w:i/>
            <w:iCs/>
            <w:u w:val="single"/>
          </w:rPr>
          <w:delText>, italic, and underline</w:delText>
        </w:r>
      </w:del>
      <w:r>
        <w:rPr>
          <w:color w:val="C00000"/>
          <w:rPrChange w:id="6" w:author="Comparison" w:date="2026-09-26T14:39:00Z" w16du:dateUtc="2026-09-26T18:39:00Z">
            <w:rPr>
              <w:b/>
              <w:bCs/>
              <w:i/>
              <w:iCs/>
              <w:u w:val="single"/>
            </w:rPr>
          </w:rPrChange>
        </w:rPr>
        <w:t xml:space="preserve"> formatting</w:t>
      </w:r>
      <w:ins w:id="7" w:author="Comparison" w:date="2026-09-26T14:39:00Z" w16du:dateUtc="2026-09-26T18:39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8" w:author="Comparison" w:date="2026-09-26T14:39:00Z" w16du:dateUtc="2026-09-26T18:39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1A3A10B0" w14:textId="77777777" w:rsidR="00972123" w:rsidRDefault="00D1571C">
      <w:ins w:id="9" w:author="Comparison" w:date="2026-09-26T14:39:00Z" w16du:dateUtc="2026-09-26T18:39:00Z">
        <w:r>
          <w:rPr>
            <w:color w:val="C00000"/>
          </w:rPr>
          <w:t>Bold red text is used for critical warnings and alerts.</w:t>
        </w:r>
      </w:ins>
      <w:del w:id="10" w:author="Comparison" w:date="2026-09-26T14:39:00Z" w16du:dateUtc="2026-09-26T18:39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9721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123"/>
    <w:rsid w:val="002969B0"/>
    <w:rsid w:val="005017B3"/>
    <w:rsid w:val="00972123"/>
    <w:rsid w:val="00B46A37"/>
    <w:rsid w:val="00D1571C"/>
    <w:rsid w:val="00E5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49B0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2026-09-26T18:39:00Z</dcterms:modified>
</cp:coreProperties>
</file>