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301D7" w14:textId="3094CB29" w:rsidR="008511E1" w:rsidRDefault="008511E1">
      <w:pPr>
        <w:rPr>
          <w:ins w:id="21" w:author="Nick Bernal" w:date="2026-09-26T15:14:00Z" w16du:dateUtc="2026-09-26T19:14:00Z"/>
        </w:rPr>
      </w:pPr>
      <w:ins w:id="22" w:author="Nick Bernal" w:date="2026-09-26T15:14:00Z" w16du:dateUtc="2026-09-26T19:14:00Z">
        <w:r>
          <w:t>First page</w:t>
        </w:r>
      </w:ins>
    </w:p>
    <w:p w14:paraId="33E36496" w14:textId="77777777" w:rsidR="008511E1" w:rsidRDefault="008511E1">
      <w:pPr>
        <w:rPr>
          <w:ins w:id="23" w:author="Nick Bernal" w:date="2026-09-26T15:14:00Z" w16du:dateUtc="2026-09-26T19:14:00Z"/>
        </w:rPr>
      </w:pPr>
    </w:p>
    <w:p w14:paraId="6D6611D6" w14:textId="77777777" w:rsidR="008511E1" w:rsidRDefault="008511E1">
      <w:pPr>
        <w:rPr>
          <w:ins w:id="24" w:author="Nick Bernal" w:date="2026-09-26T15:14:00Z" w16du:dateUtc="2026-09-26T19:14:00Z"/>
        </w:rPr>
      </w:pPr>
    </w:p>
    <w:p w14:paraId="17C9D27B" w14:textId="77777777" w:rsidR="008511E1" w:rsidRDefault="008511E1">
      <w:pPr>
        <w:rPr>
          <w:ins w:id="25" w:author="Nick Bernal" w:date="2026-09-26T15:14:00Z" w16du:dateUtc="2026-09-26T19:14:00Z"/>
        </w:rPr>
      </w:pPr>
    </w:p>
    <w:p w14:paraId="6FF3F24E" w14:textId="77777777" w:rsidR="008511E1" w:rsidRDefault="008511E1">
      <w:pPr>
        <w:rPr>
          <w:ins w:id="26" w:author="Nick Bernal" w:date="2026-09-26T15:14:00Z" w16du:dateUtc="2026-09-26T19:14:00Z"/>
        </w:rPr>
      </w:pPr>
    </w:p>
    <w:p w14:paraId="2A1F00E2" w14:textId="77777777" w:rsidR="008511E1" w:rsidRDefault="008511E1">
      <w:pPr>
        <w:rPr>
          <w:ins w:id="27" w:author="Nick Bernal" w:date="2026-09-26T15:14:00Z" w16du:dateUtc="2026-09-26T19:14:00Z"/>
        </w:rPr>
      </w:pPr>
    </w:p>
    <w:p w14:paraId="5D8E0289" w14:textId="77777777" w:rsidR="008511E1" w:rsidRDefault="008511E1">
      <w:pPr>
        <w:rPr>
          <w:ins w:id="28" w:author="Nick Bernal" w:date="2026-09-26T15:14:00Z" w16du:dateUtc="2026-09-26T19:14:00Z"/>
        </w:rPr>
      </w:pPr>
    </w:p>
    <w:p w14:paraId="35B24C31" w14:textId="77777777" w:rsidR="008511E1" w:rsidRDefault="008511E1">
      <w:pPr>
        <w:rPr>
          <w:ins w:id="29" w:author="Nick Bernal" w:date="2026-09-26T15:14:00Z" w16du:dateUtc="2026-09-26T19:14:00Z"/>
        </w:rPr>
      </w:pPr>
    </w:p>
    <w:p w14:paraId="6DDE1523" w14:textId="77777777" w:rsidR="008511E1" w:rsidRDefault="008511E1">
      <w:pPr>
        <w:rPr>
          <w:ins w:id="30" w:author="Nick Bernal" w:date="2026-09-26T15:14:00Z" w16du:dateUtc="2026-09-26T19:14:00Z"/>
        </w:rPr>
      </w:pPr>
    </w:p>
    <w:p w14:paraId="09E6EBEB" w14:textId="77777777" w:rsidR="008511E1" w:rsidRDefault="008511E1">
      <w:pPr>
        <w:rPr>
          <w:ins w:id="31" w:author="Nick Bernal" w:date="2026-09-26T15:14:00Z" w16du:dateUtc="2026-09-26T19:14:00Z"/>
        </w:rPr>
      </w:pPr>
    </w:p>
    <w:p w14:paraId="2E726344" w14:textId="77777777" w:rsidR="008511E1" w:rsidRDefault="008511E1">
      <w:pPr>
        <w:rPr>
          <w:ins w:id="32" w:author="Nick Bernal" w:date="2026-09-26T15:14:00Z" w16du:dateUtc="2026-09-26T19:14:00Z"/>
        </w:rPr>
      </w:pPr>
    </w:p>
    <w:p w14:paraId="22A168AD" w14:textId="77777777" w:rsidR="008511E1" w:rsidRDefault="008511E1">
      <w:pPr>
        <w:rPr>
          <w:ins w:id="33" w:author="Nick Bernal" w:date="2026-09-26T15:14:00Z" w16du:dateUtc="2026-09-26T19:14:00Z"/>
        </w:rPr>
      </w:pPr>
    </w:p>
    <w:p w14:paraId="27330084" w14:textId="77777777" w:rsidR="008511E1" w:rsidRDefault="008511E1">
      <w:pPr>
        <w:rPr>
          <w:ins w:id="34" w:author="Nick Bernal" w:date="2026-09-26T15:14:00Z" w16du:dateUtc="2026-09-26T19:14:00Z"/>
        </w:rPr>
      </w:pPr>
    </w:p>
    <w:p w14:paraId="37ACABD2" w14:textId="77777777" w:rsidR="008511E1" w:rsidRDefault="008511E1">
      <w:pPr>
        <w:rPr>
          <w:ins w:id="35" w:author="Nick Bernal" w:date="2026-09-26T15:14:00Z" w16du:dateUtc="2026-09-26T19:14:00Z"/>
        </w:rPr>
      </w:pPr>
    </w:p>
    <w:p w14:paraId="544B4F1B" w14:textId="77777777" w:rsidR="008511E1" w:rsidRDefault="008511E1">
      <w:pPr>
        <w:rPr>
          <w:ins w:id="36" w:author="Nick Bernal" w:date="2026-09-26T15:14:00Z" w16du:dateUtc="2026-09-26T19:14:00Z"/>
        </w:rPr>
      </w:pPr>
    </w:p>
    <w:p w14:paraId="2FBFFBAE" w14:textId="77777777" w:rsidR="008511E1" w:rsidRDefault="008511E1">
      <w:pPr>
        <w:rPr>
          <w:ins w:id="37" w:author="Nick Bernal" w:date="2026-09-26T15:14:00Z" w16du:dateUtc="2026-09-26T19:14:00Z"/>
        </w:rPr>
      </w:pPr>
    </w:p>
    <w:p w14:paraId="3BBA0F6F" w14:textId="77777777" w:rsidR="008511E1" w:rsidRDefault="008511E1">
      <w:pPr>
        <w:rPr>
          <w:ins w:id="38" w:author="Nick Bernal" w:date="2026-09-26T15:14:00Z" w16du:dateUtc="2026-09-26T19:14:00Z"/>
        </w:rPr>
      </w:pPr>
    </w:p>
    <w:p w14:paraId="4706BF31" w14:textId="77777777" w:rsidR="008511E1" w:rsidRDefault="008511E1">
      <w:pPr>
        <w:rPr>
          <w:ins w:id="39" w:author="Nick Bernal" w:date="2026-09-26T15:14:00Z" w16du:dateUtc="2026-09-26T19:14:00Z"/>
        </w:rPr>
      </w:pPr>
    </w:p>
    <w:p w14:paraId="2F21BF7F" w14:textId="77777777" w:rsidR="008511E1" w:rsidRDefault="008511E1">
      <w:pPr>
        <w:rPr>
          <w:ins w:id="40" w:author="Nick Bernal" w:date="2026-09-26T15:14:00Z" w16du:dateUtc="2026-09-26T19:14:00Z"/>
        </w:rPr>
      </w:pPr>
    </w:p>
    <w:p w14:paraId="1A9B5FEE" w14:textId="77777777" w:rsidR="008511E1" w:rsidRDefault="008511E1">
      <w:pPr>
        <w:rPr>
          <w:ins w:id="41" w:author="Nick Bernal" w:date="2026-09-26T15:14:00Z" w16du:dateUtc="2026-09-26T19:14:00Z"/>
        </w:rPr>
      </w:pPr>
    </w:p>
    <w:p w14:paraId="261E0CED" w14:textId="77777777" w:rsidR="008511E1" w:rsidRDefault="008511E1">
      <w:pPr>
        <w:rPr>
          <w:ins w:id="42" w:author="Nick Bernal" w:date="2026-09-26T15:14:00Z" w16du:dateUtc="2026-09-26T19:14:00Z"/>
        </w:rPr>
      </w:pPr>
    </w:p>
    <w:p w14:paraId="38C7CC16" w14:textId="77777777" w:rsidR="008511E1" w:rsidRDefault="008511E1">
      <w:pPr>
        <w:rPr>
          <w:ins w:id="43" w:author="Nick Bernal" w:date="2026-09-26T15:14:00Z" w16du:dateUtc="2026-09-26T19:14:00Z"/>
        </w:rPr>
      </w:pPr>
    </w:p>
    <w:p w14:paraId="1EE3E6FC" w14:textId="77777777" w:rsidR="008511E1" w:rsidRDefault="008511E1">
      <w:pPr>
        <w:rPr>
          <w:ins w:id="44" w:author="Nick Bernal" w:date="2026-09-26T15:14:00Z" w16du:dateUtc="2026-09-26T19:14:00Z"/>
        </w:rPr>
      </w:pPr>
    </w:p>
    <w:p w14:paraId="19FD987C" w14:textId="77777777" w:rsidR="008511E1" w:rsidRDefault="008511E1">
      <w:pPr>
        <w:rPr>
          <w:ins w:id="45" w:author="Nick Bernal" w:date="2026-09-26T15:14:00Z" w16du:dateUtc="2026-09-26T19:14:00Z"/>
        </w:rPr>
      </w:pPr>
    </w:p>
    <w:p w14:paraId="282E308E" w14:textId="77777777" w:rsidR="008511E1" w:rsidRDefault="008511E1">
      <w:pPr>
        <w:rPr>
          <w:ins w:id="46" w:author="Nick Bernal" w:date="2026-09-26T15:14:00Z" w16du:dateUtc="2026-09-26T19:14:00Z"/>
        </w:rPr>
      </w:pPr>
    </w:p>
    <w:p w14:paraId="7917C291" w14:textId="77777777" w:rsidR="008511E1" w:rsidRDefault="008511E1">
      <w:pPr>
        <w:rPr>
          <w:ins w:id="47" w:author="Nick Bernal" w:date="2026-09-26T15:14:00Z" w16du:dateUtc="2026-09-26T19:14:00Z"/>
        </w:rPr>
      </w:pPr>
    </w:p>
    <w:p w14:paraId="77191236" w14:textId="77777777" w:rsidR="008511E1" w:rsidRDefault="008511E1">
      <w:pPr>
        <w:rPr>
          <w:ins w:id="48" w:author="Nick Bernal" w:date="2026-09-26T15:14:00Z" w16du:dateUtc="2026-09-26T19:14:00Z"/>
        </w:rPr>
      </w:pPr>
    </w:p>
    <w:p w14:paraId="045E7C4E" w14:textId="77777777" w:rsidR="008511E1" w:rsidRDefault="008511E1">
      <w:pPr>
        <w:rPr>
          <w:ins w:id="49" w:author="Nick Bernal" w:date="2026-09-26T15:14:00Z" w16du:dateUtc="2026-09-26T19:14:00Z"/>
        </w:rPr>
      </w:pPr>
    </w:p>
    <w:p w14:paraId="43CEC33F" w14:textId="77777777" w:rsidR="008511E1" w:rsidRDefault="008511E1">
      <w:pPr>
        <w:rPr>
          <w:ins w:id="50" w:author="Nick Bernal" w:date="2026-09-26T15:14:00Z" w16du:dateUtc="2026-09-26T19:14:00Z"/>
        </w:rPr>
      </w:pPr>
    </w:p>
    <w:p w14:paraId="2046DCDC" w14:textId="77777777" w:rsidR="008511E1" w:rsidRDefault="008511E1">
      <w:pPr>
        <w:rPr>
          <w:ins w:id="51" w:author="Nick Bernal" w:date="2026-09-26T15:14:00Z" w16du:dateUtc="2026-09-26T19:14:00Z"/>
        </w:rPr>
      </w:pPr>
    </w:p>
    <w:p w14:paraId="0EE1AD32" w14:textId="77777777" w:rsidR="008511E1" w:rsidRDefault="008511E1">
      <w:pPr>
        <w:rPr>
          <w:ins w:id="52" w:author="Nick Bernal" w:date="2026-09-26T15:14:00Z" w16du:dateUtc="2026-09-26T19:14:00Z"/>
        </w:rPr>
      </w:pPr>
    </w:p>
    <w:p w14:paraId="4F158DF9" w14:textId="77777777" w:rsidR="008511E1" w:rsidRDefault="008511E1">
      <w:pPr>
        <w:rPr>
          <w:ins w:id="53" w:author="Nick Bernal" w:date="2026-09-26T15:14:00Z" w16du:dateUtc="2026-09-26T19:14:00Z"/>
        </w:rPr>
      </w:pPr>
    </w:p>
    <w:p w14:paraId="25DF5D44" w14:textId="77777777" w:rsidR="008511E1" w:rsidRDefault="008511E1">
      <w:pPr>
        <w:rPr>
          <w:ins w:id="54" w:author="Nick Bernal" w:date="2026-09-26T15:14:00Z" w16du:dateUtc="2026-09-26T19:14:00Z"/>
        </w:rPr>
      </w:pPr>
    </w:p>
    <w:p w14:paraId="603FA421" w14:textId="77777777" w:rsidR="008511E1" w:rsidRDefault="008511E1">
      <w:pPr>
        <w:rPr>
          <w:ins w:id="55" w:author="Nick Bernal" w:date="2026-09-26T15:14:00Z" w16du:dateUtc="2026-09-26T19:14:00Z"/>
        </w:rPr>
      </w:pPr>
    </w:p>
    <w:p w14:paraId="0282CF25" w14:textId="77777777" w:rsidR="008511E1" w:rsidRDefault="008511E1">
      <w:pPr>
        <w:rPr>
          <w:ins w:id="56" w:author="Nick Bernal" w:date="2026-09-26T15:14:00Z" w16du:dateUtc="2026-09-26T19:14:00Z"/>
        </w:rPr>
      </w:pPr>
    </w:p>
    <w:p w14:paraId="2083CD75" w14:textId="77777777" w:rsidR="008511E1" w:rsidRDefault="008511E1">
      <w:pPr>
        <w:rPr>
          <w:ins w:id="57" w:author="Nick Bernal" w:date="2026-09-26T15:14:00Z" w16du:dateUtc="2026-09-26T19:14:00Z"/>
        </w:rPr>
      </w:pPr>
    </w:p>
    <w:p w14:paraId="3AF2D0C9" w14:textId="77777777" w:rsidR="008511E1" w:rsidRDefault="008511E1">
      <w:pPr>
        <w:rPr>
          <w:ins w:id="58" w:author="Nick Bernal" w:date="2026-09-26T15:14:00Z" w16du:dateUtc="2026-09-26T19:14:00Z"/>
        </w:rPr>
      </w:pPr>
    </w:p>
    <w:p w14:paraId="185BDFC0" w14:textId="77777777" w:rsidR="008511E1" w:rsidRDefault="008511E1">
      <w:pPr>
        <w:rPr>
          <w:ins w:id="59" w:author="Nick Bernal" w:date="2026-09-26T15:14:00Z" w16du:dateUtc="2026-09-26T19:14:00Z"/>
        </w:rPr>
      </w:pPr>
    </w:p>
    <w:p w14:paraId="76D303E0" w14:textId="77777777" w:rsidR="008511E1" w:rsidRDefault="008511E1">
      <w:pPr>
        <w:rPr>
          <w:ins w:id="60" w:author="Nick Bernal" w:date="2026-09-26T15:14:00Z" w16du:dateUtc="2026-09-26T19:14:00Z"/>
        </w:rPr>
      </w:pPr>
    </w:p>
    <w:p w14:paraId="364449D7" w14:textId="77777777" w:rsidR="008511E1" w:rsidRDefault="008511E1">
      <w:pPr>
        <w:rPr>
          <w:ins w:id="61" w:author="Nick Bernal" w:date="2026-09-26T15:14:00Z" w16du:dateUtc="2026-09-26T19:14:00Z"/>
        </w:rPr>
      </w:pPr>
    </w:p>
    <w:p w14:paraId="2830ECBC" w14:textId="77777777" w:rsidR="008511E1" w:rsidRDefault="008511E1">
      <w:pPr>
        <w:rPr>
          <w:ins w:id="62" w:author="Nick Bernal" w:date="2026-09-26T15:14:00Z" w16du:dateUtc="2026-09-26T19:14:00Z"/>
        </w:rPr>
      </w:pPr>
    </w:p>
    <w:p w14:paraId="4C77B8F2" w14:textId="77777777" w:rsidR="008511E1" w:rsidRDefault="008511E1">
      <w:pPr>
        <w:rPr>
          <w:ins w:id="63" w:author="Nick Bernal" w:date="2026-09-26T15:14:00Z" w16du:dateUtc="2026-09-26T19:14:00Z"/>
        </w:rPr>
      </w:pPr>
    </w:p>
    <w:p w14:paraId="79329549" w14:textId="77777777" w:rsidR="008511E1" w:rsidRDefault="008511E1">
      <w:pPr>
        <w:rPr>
          <w:ins w:id="64" w:author="Nick Bernal" w:date="2026-09-26T15:14:00Z" w16du:dateUtc="2026-09-26T19:14:00Z"/>
        </w:rPr>
      </w:pPr>
    </w:p>
    <w:p w14:paraId="2A5B4D2A" w14:textId="77777777" w:rsidR="008511E1" w:rsidRDefault="008511E1">
      <w:pPr>
        <w:rPr>
          <w:ins w:id="65" w:author="Nick Bernal" w:date="2026-09-26T15:14:00Z" w16du:dateUtc="2026-09-26T19:14:00Z"/>
        </w:rPr>
      </w:pPr>
    </w:p>
    <w:p w14:paraId="63D224D9" w14:textId="77777777" w:rsidR="008511E1" w:rsidRDefault="008511E1">
      <w:pPr>
        <w:rPr>
          <w:ins w:id="66" w:author="Nick Bernal" w:date="2026-09-26T15:14:00Z" w16du:dateUtc="2026-09-26T19:14:00Z"/>
        </w:rPr>
      </w:pPr>
    </w:p>
    <w:p w14:paraId="1B2A33FD" w14:textId="77777777" w:rsidR="008511E1" w:rsidRDefault="008511E1">
      <w:pPr>
        <w:rPr>
          <w:ins w:id="67" w:author="Nick Bernal" w:date="2026-09-26T15:14:00Z" w16du:dateUtc="2026-09-26T19:14:00Z"/>
        </w:rPr>
      </w:pPr>
    </w:p>
    <w:p w14:paraId="0C41B15A" w14:textId="77777777" w:rsidR="008511E1" w:rsidRDefault="008511E1">
      <w:pPr>
        <w:rPr>
          <w:ins w:id="68" w:author="Nick Bernal" w:date="2026-09-26T15:14:00Z" w16du:dateUtc="2026-09-26T19:14:00Z"/>
        </w:rPr>
      </w:pPr>
    </w:p>
    <w:p w14:paraId="042BBBD8" w14:textId="77777777" w:rsidR="008511E1" w:rsidRDefault="008511E1">
      <w:pPr>
        <w:rPr>
          <w:ins w:id="69" w:author="Nick Bernal" w:date="2026-09-26T15:14:00Z" w16du:dateUtc="2026-09-26T19:14:00Z"/>
        </w:rPr>
      </w:pPr>
    </w:p>
    <w:p w14:paraId="3D44CF10" w14:textId="77777777" w:rsidR="008511E1" w:rsidRDefault="008511E1">
      <w:pPr>
        <w:rPr>
          <w:ins w:id="70" w:author="Nick Bernal" w:date="2026-09-26T15:14:00Z" w16du:dateUtc="2026-09-26T19:14:00Z"/>
        </w:rPr>
      </w:pPr>
    </w:p>
    <w:p w14:paraId="0CC09863" w14:textId="16057B5F" w:rsidR="008511E1" w:rsidRDefault="008511E1">
      <w:pPr>
        <w:rPr>
          <w:ins w:id="71" w:author="Nick Bernal" w:date="2026-09-26T15:14:00Z" w16du:dateUtc="2026-09-26T19:14:00Z"/>
        </w:rPr>
      </w:pPr>
      <w:ins w:id="72" w:author="Nick Bernal" w:date="2026-09-26T15:14:00Z" w16du:dateUtc="2026-09-26T19:14:00Z">
        <w:r>
          <w:t>Second page</w:t>
        </w:r>
      </w:ins>
    </w:p>
    <w:p w14:paraId="109A6A2D" w14:textId="77777777" w:rsidR="008511E1" w:rsidRDefault="008511E1">
      <w:pPr>
        <w:rPr>
          <w:ins w:id="73" w:author="Nick Bernal" w:date="2026-09-26T15:14:00Z" w16du:dateUtc="2026-09-26T19:14:00Z"/>
        </w:rPr>
      </w:pPr>
    </w:p>
    <w:p w14:paraId="76A6931C" w14:textId="77777777" w:rsidR="008511E1" w:rsidRDefault="008511E1">
      <w:pPr>
        <w:rPr>
          <w:ins w:id="74" w:author="Nick Bernal" w:date="2026-09-26T15:14:00Z" w16du:dateUtc="2026-09-26T19:14:00Z"/>
        </w:rPr>
      </w:pPr>
    </w:p>
    <w:p w14:paraId="4D928F92" w14:textId="77777777" w:rsidR="008511E1" w:rsidRDefault="008511E1">
      <w:pPr>
        <w:rPr>
          <w:ins w:id="75" w:author="Nick Bernal" w:date="2026-09-26T15:14:00Z" w16du:dateUtc="2026-09-26T19:14:00Z"/>
        </w:rPr>
      </w:pPr>
    </w:p>
    <w:p w14:paraId="6BB41AE8" w14:textId="77777777" w:rsidR="008511E1" w:rsidRDefault="008511E1">
      <w:pPr>
        <w:rPr>
          <w:ins w:id="76" w:author="Nick Bernal" w:date="2026-09-26T15:14:00Z" w16du:dateUtc="2026-09-26T19:14:00Z"/>
        </w:rPr>
      </w:pPr>
    </w:p>
    <w:p w14:paraId="7EC794D4" w14:textId="77777777" w:rsidR="008511E1" w:rsidRDefault="008511E1">
      <w:pPr>
        <w:rPr>
          <w:ins w:id="77" w:author="Nick Bernal" w:date="2026-09-26T15:14:00Z" w16du:dateUtc="2026-09-26T19:14:00Z"/>
        </w:rPr>
      </w:pPr>
    </w:p>
    <w:p w14:paraId="6BA29CB7" w14:textId="77777777" w:rsidR="008511E1" w:rsidRDefault="008511E1">
      <w:pPr>
        <w:rPr>
          <w:ins w:id="78" w:author="Nick Bernal" w:date="2026-09-26T15:14:00Z" w16du:dateUtc="2026-09-26T19:14:00Z"/>
        </w:rPr>
      </w:pPr>
    </w:p>
    <w:p w14:paraId="67899EDD" w14:textId="77777777" w:rsidR="008511E1" w:rsidRDefault="008511E1">
      <w:pPr>
        <w:rPr>
          <w:ins w:id="79" w:author="Nick Bernal" w:date="2026-09-26T15:14:00Z" w16du:dateUtc="2026-09-26T19:14:00Z"/>
        </w:rPr>
      </w:pPr>
    </w:p>
    <w:p w14:paraId="1736018C" w14:textId="77777777" w:rsidR="008511E1" w:rsidRDefault="008511E1">
      <w:pPr>
        <w:rPr>
          <w:ins w:id="80" w:author="Nick Bernal" w:date="2026-09-26T15:14:00Z" w16du:dateUtc="2026-09-26T19:14:00Z"/>
        </w:rPr>
      </w:pPr>
    </w:p>
    <w:p w14:paraId="4D05D726" w14:textId="77777777" w:rsidR="008511E1" w:rsidRDefault="008511E1">
      <w:pPr>
        <w:rPr>
          <w:ins w:id="81" w:author="Nick Bernal" w:date="2026-09-26T15:14:00Z" w16du:dateUtc="2026-09-26T19:14:00Z"/>
        </w:rPr>
      </w:pPr>
    </w:p>
    <w:p w14:paraId="61F4CF35" w14:textId="77777777" w:rsidR="008511E1" w:rsidRDefault="008511E1">
      <w:pPr>
        <w:rPr>
          <w:ins w:id="82" w:author="Nick Bernal" w:date="2026-09-26T15:14:00Z" w16du:dateUtc="2026-09-26T19:14:00Z"/>
        </w:rPr>
      </w:pPr>
    </w:p>
    <w:p w14:paraId="2421F2D5" w14:textId="77777777" w:rsidR="008511E1" w:rsidRDefault="008511E1">
      <w:pPr>
        <w:rPr>
          <w:ins w:id="83" w:author="Nick Bernal" w:date="2026-09-26T15:14:00Z" w16du:dateUtc="2026-09-26T19:14:00Z"/>
        </w:rPr>
      </w:pPr>
    </w:p>
    <w:p w14:paraId="1B131297" w14:textId="77777777" w:rsidR="008511E1" w:rsidRDefault="008511E1">
      <w:pPr>
        <w:rPr>
          <w:ins w:id="84" w:author="Nick Bernal" w:date="2026-09-26T15:14:00Z" w16du:dateUtc="2026-09-26T19:14:00Z"/>
        </w:rPr>
      </w:pPr>
    </w:p>
    <w:p w14:paraId="794E38B0" w14:textId="77777777" w:rsidR="008511E1" w:rsidRDefault="008511E1">
      <w:pPr>
        <w:rPr>
          <w:ins w:id="85" w:author="Nick Bernal" w:date="2026-09-26T15:14:00Z" w16du:dateUtc="2026-09-26T19:14:00Z"/>
        </w:rPr>
      </w:pPr>
    </w:p>
    <w:p w14:paraId="1314F4DA" w14:textId="77777777" w:rsidR="008511E1" w:rsidRDefault="008511E1">
      <w:pPr>
        <w:rPr>
          <w:ins w:id="86" w:author="Nick Bernal" w:date="2026-09-26T15:14:00Z" w16du:dateUtc="2026-09-26T19:14:00Z"/>
        </w:rPr>
      </w:pPr>
    </w:p>
    <w:p w14:paraId="34C04295" w14:textId="77777777" w:rsidR="008511E1" w:rsidRDefault="008511E1">
      <w:pPr>
        <w:rPr>
          <w:ins w:id="87" w:author="Nick Bernal" w:date="2026-09-26T15:14:00Z" w16du:dateUtc="2026-09-26T19:14:00Z"/>
        </w:rPr>
      </w:pPr>
    </w:p>
    <w:p w14:paraId="4735DF35" w14:textId="77777777" w:rsidR="008511E1" w:rsidRDefault="008511E1">
      <w:pPr>
        <w:rPr>
          <w:ins w:id="88" w:author="Nick Bernal" w:date="2026-09-26T15:14:00Z" w16du:dateUtc="2026-09-26T19:14:00Z"/>
        </w:rPr>
      </w:pPr>
    </w:p>
    <w:p w14:paraId="195B8D20" w14:textId="77777777" w:rsidR="008511E1" w:rsidRDefault="008511E1">
      <w:pPr>
        <w:rPr>
          <w:ins w:id="89" w:author="Nick Bernal" w:date="2026-09-26T15:14:00Z" w16du:dateUtc="2026-09-26T19:14:00Z"/>
        </w:rPr>
      </w:pPr>
    </w:p>
    <w:p w14:paraId="3C299027" w14:textId="77777777" w:rsidR="008511E1" w:rsidRDefault="008511E1">
      <w:pPr>
        <w:rPr>
          <w:ins w:id="90" w:author="Nick Bernal" w:date="2026-09-26T15:14:00Z" w16du:dateUtc="2026-09-26T19:14:00Z"/>
        </w:rPr>
      </w:pPr>
    </w:p>
    <w:p w14:paraId="1255A27D" w14:textId="77777777" w:rsidR="008511E1" w:rsidRDefault="008511E1">
      <w:pPr>
        <w:rPr>
          <w:ins w:id="91" w:author="Nick Bernal" w:date="2026-09-26T15:14:00Z" w16du:dateUtc="2026-09-26T19:14:00Z"/>
        </w:rPr>
      </w:pPr>
    </w:p>
    <w:p w14:paraId="1DE065D3" w14:textId="77777777" w:rsidR="008511E1" w:rsidRDefault="008511E1">
      <w:pPr>
        <w:rPr>
          <w:ins w:id="92" w:author="Nick Bernal" w:date="2026-09-26T15:14:00Z" w16du:dateUtc="2026-09-26T19:14:00Z"/>
        </w:rPr>
      </w:pPr>
    </w:p>
    <w:p w14:paraId="0DA6E628" w14:textId="77777777" w:rsidR="008511E1" w:rsidRDefault="008511E1">
      <w:pPr>
        <w:rPr>
          <w:ins w:id="93" w:author="Nick Bernal" w:date="2026-09-26T15:14:00Z" w16du:dateUtc="2026-09-26T19:14:00Z"/>
        </w:rPr>
      </w:pPr>
    </w:p>
    <w:p w14:paraId="43444591" w14:textId="77777777" w:rsidR="008511E1" w:rsidRDefault="008511E1">
      <w:pPr>
        <w:rPr>
          <w:ins w:id="94" w:author="Nick Bernal" w:date="2026-09-26T15:14:00Z" w16du:dateUtc="2026-09-26T19:14:00Z"/>
        </w:rPr>
      </w:pPr>
    </w:p>
    <w:p w14:paraId="4D4A3292" w14:textId="77777777" w:rsidR="008511E1" w:rsidRDefault="008511E1">
      <w:pPr>
        <w:rPr>
          <w:ins w:id="95" w:author="Nick Bernal" w:date="2026-09-26T15:14:00Z" w16du:dateUtc="2026-09-26T19:14:00Z"/>
        </w:rPr>
      </w:pPr>
    </w:p>
    <w:p w14:paraId="629EDCE4" w14:textId="77777777" w:rsidR="008511E1" w:rsidRDefault="008511E1">
      <w:pPr>
        <w:rPr>
          <w:ins w:id="96" w:author="Nick Bernal" w:date="2026-09-26T15:14:00Z" w16du:dateUtc="2026-09-26T19:14:00Z"/>
        </w:rPr>
      </w:pPr>
    </w:p>
    <w:p w14:paraId="542FBCCE" w14:textId="77777777" w:rsidR="008511E1" w:rsidRDefault="008511E1">
      <w:pPr>
        <w:rPr>
          <w:ins w:id="97" w:author="Nick Bernal" w:date="2026-09-26T15:14:00Z" w16du:dateUtc="2026-09-26T19:14:00Z"/>
        </w:rPr>
      </w:pPr>
    </w:p>
    <w:p w14:paraId="142620EF" w14:textId="77777777" w:rsidR="008511E1" w:rsidRDefault="008511E1">
      <w:pPr>
        <w:rPr>
          <w:ins w:id="98" w:author="Nick Bernal" w:date="2026-09-26T15:14:00Z" w16du:dateUtc="2026-09-26T19:14:00Z"/>
        </w:rPr>
      </w:pPr>
    </w:p>
    <w:p w14:paraId="090D168F" w14:textId="77777777" w:rsidR="008511E1" w:rsidRDefault="008511E1">
      <w:pPr>
        <w:rPr>
          <w:ins w:id="99" w:author="Nick Bernal" w:date="2026-09-26T15:14:00Z" w16du:dateUtc="2026-09-26T19:14:00Z"/>
        </w:rPr>
      </w:pPr>
    </w:p>
    <w:p w14:paraId="36C7E071" w14:textId="77777777" w:rsidR="008511E1" w:rsidRDefault="008511E1">
      <w:pPr>
        <w:rPr>
          <w:ins w:id="100" w:author="Nick Bernal" w:date="2026-09-26T15:14:00Z" w16du:dateUtc="2026-09-26T19:14:00Z"/>
        </w:rPr>
      </w:pPr>
    </w:p>
    <w:p w14:paraId="12FCD024" w14:textId="77777777" w:rsidR="008511E1" w:rsidRDefault="008511E1">
      <w:pPr>
        <w:rPr>
          <w:ins w:id="101" w:author="Nick Bernal" w:date="2026-09-26T15:14:00Z" w16du:dateUtc="2026-09-26T19:14:00Z"/>
        </w:rPr>
      </w:pPr>
    </w:p>
    <w:p w14:paraId="6219F5CD" w14:textId="77777777" w:rsidR="008511E1" w:rsidRDefault="008511E1">
      <w:pPr>
        <w:rPr>
          <w:ins w:id="102" w:author="Nick Bernal" w:date="2026-09-26T15:14:00Z" w16du:dateUtc="2026-09-26T19:14:00Z"/>
        </w:rPr>
      </w:pPr>
    </w:p>
    <w:p w14:paraId="71FFBA80" w14:textId="77777777" w:rsidR="008511E1" w:rsidRDefault="008511E1">
      <w:pPr>
        <w:rPr>
          <w:ins w:id="103" w:author="Nick Bernal" w:date="2026-09-26T15:14:00Z" w16du:dateUtc="2026-09-26T19:14:00Z"/>
        </w:rPr>
      </w:pPr>
    </w:p>
    <w:p w14:paraId="4F91191B" w14:textId="77777777" w:rsidR="008511E1" w:rsidRDefault="008511E1">
      <w:pPr>
        <w:rPr>
          <w:ins w:id="104" w:author="Nick Bernal" w:date="2026-09-26T15:14:00Z" w16du:dateUtc="2026-09-26T19:14:00Z"/>
        </w:rPr>
      </w:pPr>
    </w:p>
    <w:p w14:paraId="305B12FB" w14:textId="77777777" w:rsidR="008511E1" w:rsidRDefault="008511E1">
      <w:pPr>
        <w:rPr>
          <w:ins w:id="105" w:author="Nick Bernal" w:date="2026-09-26T15:14:00Z" w16du:dateUtc="2026-09-26T19:14:00Z"/>
        </w:rPr>
      </w:pPr>
    </w:p>
    <w:p w14:paraId="18AD7953" w14:textId="77777777" w:rsidR="008511E1" w:rsidRDefault="008511E1">
      <w:pPr>
        <w:rPr>
          <w:ins w:id="106" w:author="Nick Bernal" w:date="2026-09-26T15:14:00Z" w16du:dateUtc="2026-09-26T19:14:00Z"/>
        </w:rPr>
      </w:pPr>
    </w:p>
    <w:p w14:paraId="699F9789" w14:textId="77777777" w:rsidR="008511E1" w:rsidRDefault="008511E1">
      <w:pPr>
        <w:rPr>
          <w:ins w:id="107" w:author="Nick Bernal" w:date="2026-09-26T15:14:00Z" w16du:dateUtc="2026-09-26T19:14:00Z"/>
        </w:rPr>
      </w:pPr>
    </w:p>
    <w:p w14:paraId="576F9BF1" w14:textId="77777777" w:rsidR="008511E1" w:rsidRDefault="008511E1">
      <w:pPr>
        <w:rPr>
          <w:ins w:id="108" w:author="Nick Bernal" w:date="2026-09-26T15:14:00Z" w16du:dateUtc="2026-09-26T19:14:00Z"/>
        </w:rPr>
      </w:pPr>
    </w:p>
    <w:p w14:paraId="7400A094" w14:textId="77777777" w:rsidR="008511E1" w:rsidRDefault="008511E1">
      <w:pPr>
        <w:rPr>
          <w:ins w:id="109" w:author="Nick Bernal" w:date="2026-09-26T15:14:00Z" w16du:dateUtc="2026-09-26T19:14:00Z"/>
        </w:rPr>
      </w:pPr>
    </w:p>
    <w:p w14:paraId="1B81269E" w14:textId="77777777" w:rsidR="008511E1" w:rsidRDefault="008511E1">
      <w:pPr>
        <w:rPr>
          <w:ins w:id="110" w:author="Nick Bernal" w:date="2026-09-26T15:14:00Z" w16du:dateUtc="2026-09-26T19:14:00Z"/>
        </w:rPr>
      </w:pPr>
    </w:p>
    <w:p w14:paraId="2B2261A4" w14:textId="77777777" w:rsidR="008511E1" w:rsidRDefault="008511E1">
      <w:pPr>
        <w:rPr>
          <w:ins w:id="111" w:author="Nick Bernal" w:date="2026-09-26T15:14:00Z" w16du:dateUtc="2026-09-26T19:14:00Z"/>
        </w:rPr>
      </w:pPr>
    </w:p>
    <w:p w14:paraId="21E0DAAE" w14:textId="77777777" w:rsidR="008511E1" w:rsidRDefault="008511E1">
      <w:pPr>
        <w:rPr>
          <w:ins w:id="112" w:author="Nick Bernal" w:date="2026-09-26T15:14:00Z" w16du:dateUtc="2026-09-26T19:14:00Z"/>
        </w:rPr>
      </w:pPr>
    </w:p>
    <w:p w14:paraId="7A382871" w14:textId="77777777" w:rsidR="008511E1" w:rsidRDefault="008511E1">
      <w:pPr>
        <w:rPr>
          <w:ins w:id="113" w:author="Nick Bernal" w:date="2026-09-26T15:14:00Z" w16du:dateUtc="2026-09-26T19:14:00Z"/>
        </w:rPr>
      </w:pPr>
    </w:p>
    <w:p w14:paraId="2A2F68DD" w14:textId="77777777" w:rsidR="008511E1" w:rsidRDefault="008511E1">
      <w:pPr>
        <w:rPr>
          <w:ins w:id="114" w:author="Nick Bernal" w:date="2026-09-26T15:14:00Z" w16du:dateUtc="2026-09-26T19:14:00Z"/>
        </w:rPr>
      </w:pPr>
    </w:p>
    <w:p w14:paraId="0378CA1B" w14:textId="77777777" w:rsidR="008511E1" w:rsidRDefault="008511E1">
      <w:pPr>
        <w:rPr>
          <w:ins w:id="115" w:author="Nick Bernal" w:date="2026-09-26T15:14:00Z" w16du:dateUtc="2026-09-26T19:14:00Z"/>
        </w:rPr>
      </w:pPr>
    </w:p>
    <w:p w14:paraId="0757D807" w14:textId="77777777" w:rsidR="008511E1" w:rsidRDefault="008511E1">
      <w:pPr>
        <w:rPr>
          <w:ins w:id="116" w:author="Nick Bernal" w:date="2026-09-26T15:14:00Z" w16du:dateUtc="2026-09-26T19:14:00Z"/>
        </w:rPr>
      </w:pPr>
    </w:p>
    <w:p w14:paraId="3DC3C318" w14:textId="77777777" w:rsidR="008511E1" w:rsidRDefault="008511E1">
      <w:pPr>
        <w:rPr>
          <w:ins w:id="117" w:author="Nick Bernal" w:date="2026-09-26T15:14:00Z" w16du:dateUtc="2026-09-26T19:14:00Z"/>
        </w:rPr>
      </w:pPr>
    </w:p>
    <w:p w14:paraId="652E338C" w14:textId="77777777" w:rsidR="008511E1" w:rsidRDefault="008511E1">
      <w:pPr>
        <w:rPr>
          <w:ins w:id="118" w:author="Nick Bernal" w:date="2026-09-26T15:14:00Z" w16du:dateUtc="2026-09-26T19:14:00Z"/>
        </w:rPr>
      </w:pPr>
    </w:p>
    <w:p w14:paraId="1A7CBE29" w14:textId="77777777" w:rsidR="008511E1" w:rsidRDefault="008511E1">
      <w:pPr>
        <w:rPr>
          <w:ins w:id="119" w:author="Nick Bernal" w:date="2026-09-26T15:14:00Z" w16du:dateUtc="2026-09-26T19:14:00Z"/>
        </w:rPr>
      </w:pPr>
    </w:p>
    <w:p w14:paraId="32069EAF" w14:textId="77777777" w:rsidR="00581A63" w:rsidRDefault="008511E1" w:rsidP="00377210">
      <w:pPr>
        <w:rPr>
          <w:ins w:id="120" w:author="Nick Bernal" w:date="2026-09-26T15:14:00Z" w16du:dateUtc="2026-09-26T19:14:00Z"/>
          <w:rFonts w:cs="Arial"/>
          <w:noProof/>
          <w:color w:val="000000"/>
          <w:sz w:val="14"/>
        </w:rPr>
      </w:pPr>
      <w:ins w:id="121" w:author="Nick Bernal" w:date="2026-09-26T15:14:00Z" w16du:dateUtc="2026-09-26T19:14:00Z">
        <w:r>
          <w:t>Third page</w:t>
        </w:r>
      </w:ins>
    </w:p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"/>
        <w:gridCol w:w="3413"/>
        <w:gridCol w:w="561"/>
        <w:gridCol w:w="1714"/>
        <w:gridCol w:w="1130"/>
        <w:gridCol w:w="1145"/>
        <w:gridCol w:w="1707"/>
        <w:gridCol w:w="1698"/>
        <w:gridCol w:w="8"/>
      </w:tblGrid>
      <w:tr w:rsidR="00581A63" w:rsidRPr="00880F52" w14:paraId="58CD568D" w14:textId="77777777" w:rsidTr="00377210">
        <w:trPr>
          <w:gridAfter w:val="1"/>
          <w:wAfter w:w="8" w:type="dxa"/>
          <w:del w:id="122" w:author="Nick Bernal" w:date="2026-09-26T15:14:00Z" w16du:dateUtc="2026-09-26T19:14:00Z"/>
        </w:trPr>
        <w:tc>
          <w:tcPr>
            <w:tcW w:w="3982" w:type="dxa"/>
            <w:gridSpan w:val="3"/>
            <w:vMerge w:val="restart"/>
          </w:tcPr>
          <w:p w14:paraId="078E69D0" w14:textId="58B4FACE" w:rsidR="00581A63" w:rsidRDefault="00581A63" w:rsidP="00377210">
            <w:pPr>
              <w:rPr>
                <w:del w:id="123" w:author="Nick Bernal" w:date="2026-09-26T15:14:00Z" w16du:dateUtc="2026-09-26T19:14:00Z"/>
                <w:rFonts w:cs="Arial"/>
                <w:noProof/>
                <w:color w:val="000000"/>
                <w:sz w:val="14"/>
              </w:rPr>
            </w:pPr>
          </w:p>
          <w:p w14:paraId="7D7E175E" w14:textId="77777777" w:rsidR="00581A63" w:rsidRPr="00A67AF3" w:rsidRDefault="00581A63" w:rsidP="00377210">
            <w:pPr>
              <w:tabs>
                <w:tab w:val="left" w:pos="1282"/>
              </w:tabs>
              <w:rPr>
                <w:del w:id="124" w:author="Nick Bernal" w:date="2026-09-26T15:14:00Z" w16du:dateUtc="2026-09-26T19:14:00Z"/>
                <w:rFonts w:cs="Arial"/>
              </w:rPr>
            </w:pPr>
            <w:del w:id="125" w:author="Nick Bernal" w:date="2026-09-26T15:14:00Z" w16du:dateUtc="2026-09-26T19:14:00Z">
              <w:r w:rsidRPr="00A67AF3">
                <w:rPr>
                  <w:rFonts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59264" behindDoc="0" locked="0" layoutInCell="1" allowOverlap="1" wp14:anchorId="6E2679FF" wp14:editId="552321F3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66F8B6" w14:textId="77777777" w:rsidR="00581A63" w:rsidRDefault="00581A63" w:rsidP="00581A63">
                                    <w:pPr>
                                      <w:rPr>
                                        <w:del w:id="126" w:author="Nick Bernal" w:date="2026-09-26T15:14:00Z" w16du:dateUtc="2026-09-26T19:14:00Z"/>
                                      </w:rPr>
                                    </w:pPr>
                                    <w:del w:id="127" w:author="Nick Bernal" w:date="2026-09-26T15:14:00Z" w16du:dateUtc="2026-09-26T19:14:00Z">
                                      <w:r>
                                        <w:delText>Contract “ACC”</w:delText>
                                      </w:r>
                                    </w:del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E2679F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6A66F8B6" w14:textId="77777777" w:rsidR="00581A63" w:rsidRDefault="00581A63" w:rsidP="00581A63">
                              <w:pPr>
                                <w:rPr>
                                  <w:del w:id="128" w:author="Nick Bernal" w:date="2026-09-26T15:14:00Z" w16du:dateUtc="2026-09-26T19:14:00Z"/>
                                </w:rPr>
                              </w:pPr>
                              <w:del w:id="129" w:author="Nick Bernal" w:date="2026-09-26T15:14:00Z" w16du:dateUtc="2026-09-26T19:14:00Z">
                                <w:r>
                                  <w:delText>Contract “ACC”</w:delText>
                                </w:r>
                              </w:del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cs="Arial"/>
                </w:rPr>
                <w:tab/>
              </w:r>
            </w:del>
          </w:p>
        </w:tc>
        <w:tc>
          <w:tcPr>
            <w:tcW w:w="2844" w:type="dxa"/>
            <w:gridSpan w:val="2"/>
          </w:tcPr>
          <w:p w14:paraId="695363F0" w14:textId="77777777" w:rsidR="00581A63" w:rsidRPr="00880F52" w:rsidRDefault="00581A63" w:rsidP="00377210">
            <w:pPr>
              <w:rPr>
                <w:del w:id="130" w:author="Nick Bernal" w:date="2026-09-26T15:14:00Z" w16du:dateUtc="2026-09-26T19:14:00Z"/>
                <w:rFonts w:cs="Arial"/>
              </w:rPr>
            </w:pPr>
            <w:del w:id="131" w:author="Nick Bernal" w:date="2026-09-26T15:14:00Z" w16du:dateUtc="2026-09-26T19:14:00Z">
              <w:r w:rsidRPr="00880F52">
                <w:rPr>
                  <w:rFonts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right w:w="30" w:type="dxa"/>
            </w:tcMar>
          </w:tcPr>
          <w:p w14:paraId="4D51DE63" w14:textId="5BCB2AE3" w:rsidR="00581A63" w:rsidRPr="00880F52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/>
              <w:rPr>
                <w:del w:id="132" w:author="Nick Bernal" w:date="2026-09-26T15:14:00Z" w16du:dateUtc="2026-09-26T19:14:00Z"/>
                <w:rFonts w:cs="Arial"/>
              </w:rPr>
            </w:pPr>
            <w:del w:id="133" w:author="Nick Bernal" w:date="2026-09-26T15:14:00Z" w16du:dateUtc="2026-09-26T19:14:00Z">
              <w:r>
                <w:rPr>
                  <w:rFonts w:cs="Arial"/>
                  <w:color w:val="000000"/>
                  <w:sz w:val="14"/>
                </w:rPr>
                <w:delText>More text</w:delText>
              </w:r>
            </w:del>
          </w:p>
        </w:tc>
      </w:tr>
      <w:tr w:rsidR="00581A63" w:rsidRPr="00880F52" w14:paraId="7085A791" w14:textId="77777777" w:rsidTr="00377210">
        <w:trPr>
          <w:gridAfter w:val="1"/>
          <w:wAfter w:w="8" w:type="dxa"/>
          <w:del w:id="134" w:author="Nick Bernal" w:date="2026-09-26T15:14:00Z" w16du:dateUtc="2026-09-26T19:14:00Z"/>
        </w:trPr>
        <w:tc>
          <w:tcPr>
            <w:tcW w:w="3982" w:type="dxa"/>
            <w:gridSpan w:val="3"/>
            <w:vMerge/>
          </w:tcPr>
          <w:p w14:paraId="587E5037" w14:textId="77777777" w:rsidR="00581A63" w:rsidRPr="00880F52" w:rsidRDefault="00581A63" w:rsidP="00377210">
            <w:pPr>
              <w:rPr>
                <w:del w:id="135" w:author="Nick Bernal" w:date="2026-09-26T15:14:00Z" w16du:dateUtc="2026-09-26T19:14:00Z"/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00D82487" w14:textId="77777777" w:rsidR="00581A63" w:rsidRPr="00880F52" w:rsidRDefault="00581A63" w:rsidP="00377210">
            <w:pPr>
              <w:rPr>
                <w:del w:id="136" w:author="Nick Bernal" w:date="2026-09-26T15:14:00Z" w16du:dateUtc="2026-09-26T19:14:00Z"/>
                <w:rFonts w:cs="Arial"/>
              </w:rPr>
            </w:pPr>
            <w:del w:id="137" w:author="Nick Bernal" w:date="2026-09-26T15:14:00Z" w16du:dateUtc="2026-09-26T19:14:00Z">
              <w:r w:rsidRPr="00880F52">
                <w:rPr>
                  <w:rFonts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EFDFAA6" w14:textId="77777777" w:rsidR="00581A63" w:rsidRPr="00880F52" w:rsidRDefault="00581A63" w:rsidP="00377210">
            <w:pPr>
              <w:rPr>
                <w:del w:id="138" w:author="Nick Bernal" w:date="2026-09-26T15:14:00Z" w16du:dateUtc="2026-09-26T19:14:00Z"/>
                <w:rFonts w:cs="Arial"/>
              </w:rPr>
            </w:pPr>
          </w:p>
        </w:tc>
      </w:tr>
      <w:tr w:rsidR="00581A63" w:rsidRPr="00880F52" w14:paraId="28B4DDDF" w14:textId="77777777" w:rsidTr="00377210">
        <w:trPr>
          <w:gridAfter w:val="1"/>
          <w:wAfter w:w="8" w:type="dxa"/>
          <w:del w:id="139" w:author="Nick Bernal" w:date="2026-09-26T15:14:00Z" w16du:dateUtc="2026-09-26T19:14:00Z"/>
        </w:trPr>
        <w:tc>
          <w:tcPr>
            <w:tcW w:w="3982" w:type="dxa"/>
            <w:gridSpan w:val="3"/>
            <w:vMerge/>
          </w:tcPr>
          <w:p w14:paraId="527A553E" w14:textId="77777777" w:rsidR="00581A63" w:rsidRPr="00880F52" w:rsidRDefault="00581A63" w:rsidP="00377210">
            <w:pPr>
              <w:rPr>
                <w:del w:id="140" w:author="Nick Bernal" w:date="2026-09-26T15:14:00Z" w16du:dateUtc="2026-09-26T19:14:00Z"/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3A251732" w14:textId="77777777" w:rsidR="00581A63" w:rsidRPr="00880F52" w:rsidRDefault="00581A63" w:rsidP="00377210">
            <w:pPr>
              <w:rPr>
                <w:del w:id="141" w:author="Nick Bernal" w:date="2026-09-26T15:14:00Z" w16du:dateUtc="2026-09-26T19:14:00Z"/>
                <w:rFonts w:cs="Arial"/>
              </w:rPr>
            </w:pPr>
            <w:del w:id="142" w:author="Nick Bernal" w:date="2026-09-26T15:14:00Z" w16du:dateUtc="2026-09-26T19:14:00Z">
              <w:r w:rsidRPr="00880F52">
                <w:rPr>
                  <w:rFonts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3BF7B3AE" w14:textId="77777777" w:rsidR="00581A63" w:rsidRPr="00880F52" w:rsidRDefault="00581A63" w:rsidP="00377210">
            <w:pPr>
              <w:rPr>
                <w:del w:id="143" w:author="Nick Bernal" w:date="2026-09-26T15:14:00Z" w16du:dateUtc="2026-09-26T19:14:00Z"/>
                <w:rFonts w:cs="Arial"/>
              </w:rPr>
            </w:pPr>
          </w:p>
        </w:tc>
      </w:tr>
      <w:tr w:rsidR="00581A63" w:rsidRPr="00880F52" w14:paraId="4067C317" w14:textId="77777777" w:rsidTr="00377210">
        <w:trPr>
          <w:gridAfter w:val="1"/>
          <w:wAfter w:w="8" w:type="dxa"/>
          <w:del w:id="144" w:author="Nick Bernal" w:date="2026-09-26T15:14:00Z" w16du:dateUtc="2026-09-26T19:14:00Z"/>
        </w:trPr>
        <w:tc>
          <w:tcPr>
            <w:tcW w:w="3982" w:type="dxa"/>
            <w:gridSpan w:val="3"/>
            <w:vMerge/>
          </w:tcPr>
          <w:p w14:paraId="3DB08EAD" w14:textId="77777777" w:rsidR="00581A63" w:rsidRPr="00880F52" w:rsidRDefault="00581A63" w:rsidP="00377210">
            <w:pPr>
              <w:rPr>
                <w:del w:id="145" w:author="Nick Bernal" w:date="2026-09-26T15:14:00Z" w16du:dateUtc="2026-09-26T19:14:00Z"/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395E5472" w14:textId="1072F88F" w:rsidR="00581A63" w:rsidRPr="00880F52" w:rsidRDefault="00E53FC7" w:rsidP="00377210">
            <w:pPr>
              <w:rPr>
                <w:del w:id="146" w:author="Nick Bernal" w:date="2026-09-26T15:14:00Z" w16du:dateUtc="2026-09-26T19:14:00Z"/>
                <w:rFonts w:cs="Arial"/>
              </w:rPr>
            </w:pPr>
            <w:del w:id="147" w:author="Nick Bernal" w:date="2026-09-26T15:14:00Z" w16du:dateUtc="2026-09-26T19:14:00Z">
              <w:r>
                <w:rPr>
                  <w:rFonts w:cs="Arial"/>
                  <w:b/>
                  <w:color w:val="3067DB"/>
                </w:rPr>
                <w:delText>More text</w:delText>
              </w:r>
            </w:del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72DA6BD5" w14:textId="77777777" w:rsidR="00581A63" w:rsidRPr="00880F52" w:rsidRDefault="00581A63" w:rsidP="00377210">
            <w:pPr>
              <w:rPr>
                <w:del w:id="148" w:author="Nick Bernal" w:date="2026-09-26T15:14:00Z" w16du:dateUtc="2026-09-26T19:14:00Z"/>
                <w:rFonts w:cs="Arial"/>
              </w:rPr>
            </w:pPr>
          </w:p>
        </w:tc>
      </w:tr>
      <w:tr w:rsidR="00581A63" w:rsidRPr="00880F52" w14:paraId="792AD4A5" w14:textId="77777777" w:rsidTr="00377210">
        <w:trPr>
          <w:gridAfter w:val="1"/>
          <w:wAfter w:w="8" w:type="dxa"/>
          <w:del w:id="149" w:author="Nick Bernal" w:date="2026-09-26T15:14:00Z" w16du:dateUtc="2026-09-26T19:14:00Z"/>
        </w:trPr>
        <w:tc>
          <w:tcPr>
            <w:tcW w:w="3982" w:type="dxa"/>
            <w:gridSpan w:val="3"/>
            <w:vMerge/>
          </w:tcPr>
          <w:p w14:paraId="67B414CE" w14:textId="77777777" w:rsidR="00581A63" w:rsidRPr="00880F52" w:rsidRDefault="00581A63" w:rsidP="00377210">
            <w:pPr>
              <w:rPr>
                <w:del w:id="150" w:author="Nick Bernal" w:date="2026-09-26T15:14:00Z" w16du:dateUtc="2026-09-26T19:14:00Z"/>
                <w:rFonts w:cs="Arial"/>
              </w:rPr>
            </w:pPr>
          </w:p>
        </w:tc>
        <w:tc>
          <w:tcPr>
            <w:tcW w:w="2844" w:type="dxa"/>
            <w:gridSpan w:val="2"/>
          </w:tcPr>
          <w:p w14:paraId="028F1FAC" w14:textId="77777777" w:rsidR="00581A63" w:rsidRPr="00880F52" w:rsidRDefault="00581A63" w:rsidP="00377210">
            <w:pPr>
              <w:rPr>
                <w:del w:id="151" w:author="Nick Bernal" w:date="2026-09-26T15:14:00Z" w16du:dateUtc="2026-09-26T19:14:00Z"/>
                <w:rFonts w:cs="Arial"/>
              </w:rPr>
            </w:pPr>
            <w:del w:id="152" w:author="Nick Bernal" w:date="2026-09-26T15:14:00Z" w16du:dateUtc="2026-09-26T19:14:00Z">
              <w:r w:rsidRPr="00880F52">
                <w:rPr>
                  <w:rFonts w:cs="Arial"/>
                  <w:color w:val="000000"/>
                  <w:sz w:val="14"/>
                </w:rPr>
                <w:delText> </w:delText>
              </w:r>
            </w:del>
          </w:p>
        </w:tc>
        <w:tc>
          <w:tcPr>
            <w:tcW w:w="4550" w:type="dxa"/>
            <w:gridSpan w:val="3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47BEAE20" w14:textId="77777777" w:rsidR="00581A63" w:rsidRPr="00880F52" w:rsidRDefault="00581A63" w:rsidP="00377210">
            <w:pPr>
              <w:rPr>
                <w:del w:id="153" w:author="Nick Bernal" w:date="2026-09-26T15:14:00Z" w16du:dateUtc="2026-09-26T19:14:00Z"/>
                <w:rFonts w:cs="Arial"/>
              </w:rPr>
            </w:pPr>
          </w:p>
        </w:tc>
      </w:tr>
      <w:tr w:rsidR="00581A63" w:rsidRPr="00880F52" w14:paraId="7DB58C8D" w14:textId="77777777" w:rsidTr="00377210">
        <w:trPr>
          <w:gridBefore w:val="1"/>
          <w:wBefore w:w="8" w:type="dxa"/>
          <w:del w:id="154" w:author="Nick Bernal" w:date="2026-09-26T15:14:00Z" w16du:dateUtc="2026-09-26T19:14:00Z"/>
        </w:trPr>
        <w:tc>
          <w:tcPr>
            <w:tcW w:w="11376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7B2CB8AC" w14:textId="77777777" w:rsidR="00581A63" w:rsidRPr="00880F52" w:rsidRDefault="00581A63" w:rsidP="00377210">
            <w:pPr>
              <w:rPr>
                <w:del w:id="155" w:author="Nick Bernal" w:date="2026-09-26T15:14:00Z" w16du:dateUtc="2026-09-26T19:14:00Z"/>
                <w:rFonts w:cs="Arial"/>
              </w:rPr>
            </w:pPr>
            <w:del w:id="156" w:author="Nick Bernal" w:date="2026-09-26T15:14:00Z" w16du:dateUtc="2026-09-26T19:14:00Z">
              <w:r w:rsidRPr="00880F52">
                <w:rPr>
                  <w:rFonts w:cs="Arial"/>
                  <w:color w:val="FFFFFF"/>
                  <w:sz w:val="14"/>
                </w:rPr>
                <w:delText>Client Information</w:delText>
              </w:r>
            </w:del>
          </w:p>
        </w:tc>
      </w:tr>
      <w:tr w:rsidR="00581A63" w:rsidRPr="00880F52" w14:paraId="43EB0628" w14:textId="77777777" w:rsidTr="00377210">
        <w:trPr>
          <w:gridBefore w:val="1"/>
          <w:wBefore w:w="8" w:type="dxa"/>
          <w:del w:id="157" w:author="Nick Bernal" w:date="2026-09-26T15:14:00Z" w16du:dateUtc="2026-09-26T19:14:00Z"/>
        </w:trPr>
        <w:tc>
          <w:tcPr>
            <w:tcW w:w="967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8DDF6FB" w14:textId="18F19CF9" w:rsidR="00581A63" w:rsidRPr="00E53FC7" w:rsidRDefault="00E53FC7" w:rsidP="00377210">
            <w:pPr>
              <w:rPr>
                <w:del w:id="158" w:author="Nick Bernal" w:date="2026-09-26T15:14:00Z" w16du:dateUtc="2026-09-26T19:14:00Z"/>
                <w:rFonts w:cs="Arial"/>
                <w:highlight w:val="yellow"/>
              </w:rPr>
            </w:pPr>
            <w:del w:id="159" w:author="Nick Bernal" w:date="2026-09-26T15:14:00Z" w16du:dateUtc="2026-09-26T19:14:00Z">
              <w:r>
                <w:rPr>
                  <w:rFonts w:cs="Arial"/>
                  <w:color w:val="000000"/>
                  <w:sz w:val="14"/>
                  <w:highlight w:val="yellow"/>
                </w:rPr>
                <w:delText>text</w:delText>
              </w:r>
            </w:del>
          </w:p>
          <w:p w14:paraId="3658DB78" w14:textId="70643A58" w:rsidR="00581A63" w:rsidRPr="00E53FC7" w:rsidRDefault="00E53FC7" w:rsidP="00377210">
            <w:pPr>
              <w:rPr>
                <w:del w:id="160" w:author="Nick Bernal" w:date="2026-09-26T15:14:00Z" w16du:dateUtc="2026-09-26T19:14:00Z"/>
                <w:rFonts w:cs="Arial"/>
                <w:highlight w:val="yellow"/>
              </w:rPr>
            </w:pPr>
            <w:del w:id="161" w:author="Nick Bernal" w:date="2026-09-26T15:14:00Z" w16du:dateUtc="2026-09-26T19:14:00Z">
              <w:r>
                <w:rPr>
                  <w:rFonts w:cs="Arial"/>
                  <w:color w:val="000000"/>
                  <w:sz w:val="14"/>
                  <w:highlight w:val="yellow"/>
                </w:rPr>
                <w:delText>more text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FFACF2F" w14:textId="7950C33E" w:rsidR="00581A63" w:rsidRPr="00E53FC7" w:rsidRDefault="00581A63" w:rsidP="00377210">
            <w:pPr>
              <w:rPr>
                <w:del w:id="162" w:author="Nick Bernal" w:date="2026-09-26T15:14:00Z" w16du:dateUtc="2026-09-26T19:14:00Z"/>
                <w:rFonts w:cs="Arial"/>
                <w:highlight w:val="yellow"/>
              </w:rPr>
            </w:pPr>
            <w:del w:id="163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 </w:delText>
              </w:r>
              <w:r w:rsidR="00E53FC7">
                <w:rPr>
                  <w:rFonts w:cs="Arial"/>
                  <w:highlight w:val="yellow"/>
                </w:rPr>
                <w:delText>Some more text</w:delText>
              </w:r>
            </w:del>
          </w:p>
        </w:tc>
      </w:tr>
      <w:tr w:rsidR="00581A63" w:rsidRPr="00880F52" w14:paraId="6A1742D3" w14:textId="77777777" w:rsidTr="00377210">
        <w:trPr>
          <w:gridBefore w:val="1"/>
          <w:wBefore w:w="8" w:type="dxa"/>
          <w:del w:id="164" w:author="Nick Bernal" w:date="2026-09-26T15:14:00Z" w16du:dateUtc="2026-09-26T19:14:00Z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C780D84" w14:textId="28D340FB" w:rsidR="00581A63" w:rsidRPr="00E53FC7" w:rsidRDefault="00707D07" w:rsidP="00E53FC7">
            <w:pPr>
              <w:rPr>
                <w:del w:id="165" w:author="Nick Bernal" w:date="2026-09-26T15:14:00Z" w16du:dateUtc="2026-09-26T19:14:00Z"/>
                <w:rFonts w:cs="Arial"/>
                <w:highlight w:val="yellow"/>
              </w:rPr>
            </w:pPr>
            <w:del w:id="166" w:author="Nick Bernal" w:date="2026-09-26T15:14:00Z" w16du:dateUtc="2026-09-26T19:14:00Z">
              <w:r>
                <w:rPr>
                  <w:rFonts w:cs="Arial"/>
                  <w:color w:val="000000"/>
                  <w:sz w:val="14"/>
                  <w:highlight w:val="yellow"/>
                </w:rPr>
                <w:delText xml:space="preserve">This is the really broken text 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4AB431D" w14:textId="77777777" w:rsidR="00581A63" w:rsidRPr="00E53FC7" w:rsidRDefault="00581A63" w:rsidP="00377210">
            <w:pPr>
              <w:rPr>
                <w:del w:id="167" w:author="Nick Bernal" w:date="2026-09-26T15:14:00Z" w16du:dateUtc="2026-09-26T19:14:00Z"/>
                <w:rFonts w:cs="Arial"/>
                <w:highlight w:val="yellow"/>
              </w:rPr>
            </w:pPr>
            <w:del w:id="168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Phone No.</w:delText>
              </w:r>
            </w:del>
          </w:p>
          <w:p w14:paraId="693A9848" w14:textId="028CCD77" w:rsidR="00581A63" w:rsidRPr="00E53FC7" w:rsidRDefault="00581A63" w:rsidP="00377210">
            <w:pPr>
              <w:rPr>
                <w:del w:id="169" w:author="Nick Bernal" w:date="2026-09-26T15:14:00Z" w16du:dateUtc="2026-09-26T19:14:00Z"/>
                <w:rFonts w:cs="Arial"/>
                <w:highlight w:val="yellow"/>
              </w:rPr>
            </w:pPr>
            <w:del w:id="170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(</w:delText>
              </w:r>
            </w:del>
          </w:p>
        </w:tc>
        <w:tc>
          <w:tcPr>
            <w:tcW w:w="5688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7F0FFD1" w14:textId="77777777" w:rsidR="00581A63" w:rsidRPr="00E53FC7" w:rsidRDefault="00581A63" w:rsidP="00377210">
            <w:pPr>
              <w:rPr>
                <w:del w:id="171" w:author="Nick Bernal" w:date="2026-09-26T15:14:00Z" w16du:dateUtc="2026-09-26T19:14:00Z"/>
                <w:rFonts w:cs="Arial"/>
                <w:highlight w:val="yellow"/>
              </w:rPr>
            </w:pPr>
            <w:del w:id="172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e-mail</w:delText>
              </w:r>
            </w:del>
          </w:p>
          <w:p w14:paraId="4392997E" w14:textId="08D54B37" w:rsidR="00581A63" w:rsidRPr="00E53FC7" w:rsidRDefault="00581A63" w:rsidP="00377210">
            <w:pPr>
              <w:rPr>
                <w:del w:id="173" w:author="Nick Bernal" w:date="2026-09-26T15:14:00Z" w16du:dateUtc="2026-09-26T19:14:00Z"/>
                <w:rFonts w:cs="Arial"/>
                <w:highlight w:val="yellow"/>
              </w:rPr>
            </w:pPr>
            <w:del w:id="174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k</w:delText>
              </w:r>
            </w:del>
          </w:p>
        </w:tc>
      </w:tr>
      <w:tr w:rsidR="00581A63" w:rsidRPr="00990111" w14:paraId="6EE2003E" w14:textId="77777777" w:rsidTr="00377210">
        <w:trPr>
          <w:gridBefore w:val="1"/>
          <w:wBefore w:w="8" w:type="dxa"/>
          <w:del w:id="175" w:author="Nick Bernal" w:date="2026-09-26T15:14:00Z" w16du:dateUtc="2026-09-26T19:14:00Z"/>
        </w:trPr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96B8081" w14:textId="77777777" w:rsidR="00581A63" w:rsidRPr="00E53FC7" w:rsidRDefault="00581A63" w:rsidP="00377210">
            <w:pPr>
              <w:rPr>
                <w:del w:id="176" w:author="Nick Bernal" w:date="2026-09-26T15:14:00Z" w16du:dateUtc="2026-09-26T19:14:00Z"/>
                <w:rFonts w:cs="Arial"/>
                <w:highlight w:val="yellow"/>
              </w:rPr>
            </w:pPr>
            <w:del w:id="177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Billing Street Address</w:delText>
              </w:r>
            </w:del>
          </w:p>
          <w:p w14:paraId="4C2DA543" w14:textId="60F70041" w:rsidR="00581A63" w:rsidRPr="00E53FC7" w:rsidRDefault="00E53FC7" w:rsidP="00377210">
            <w:pPr>
              <w:rPr>
                <w:del w:id="178" w:author="Nick Bernal" w:date="2026-09-26T15:14:00Z" w16du:dateUtc="2026-09-26T19:14:00Z"/>
                <w:rFonts w:cs="Arial"/>
                <w:highlight w:val="yellow"/>
              </w:rPr>
            </w:pPr>
            <w:del w:id="179" w:author="Nick Bernal" w:date="2026-09-26T15:14:00Z" w16du:dateUtc="2026-09-26T19:14:00Z">
              <w:r>
                <w:rPr>
                  <w:rFonts w:cs="Arial"/>
                  <w:color w:val="000000"/>
                  <w:sz w:val="14"/>
                  <w:highlight w:val="yellow"/>
                </w:rPr>
                <w:delText>North pole</w:delText>
              </w:r>
            </w:del>
          </w:p>
        </w:tc>
        <w:tc>
          <w:tcPr>
            <w:tcW w:w="227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0E29D15C" w14:textId="77777777" w:rsidR="00581A63" w:rsidRPr="00E53FC7" w:rsidRDefault="00581A63" w:rsidP="00377210">
            <w:pPr>
              <w:rPr>
                <w:del w:id="180" w:author="Nick Bernal" w:date="2026-09-26T15:14:00Z" w16du:dateUtc="2026-09-26T19:14:00Z"/>
                <w:rFonts w:cs="Arial"/>
                <w:highlight w:val="yellow"/>
              </w:rPr>
            </w:pPr>
            <w:del w:id="181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City</w:delText>
              </w:r>
            </w:del>
          </w:p>
          <w:p w14:paraId="75517DFA" w14:textId="77777777" w:rsidR="00581A63" w:rsidRPr="00E53FC7" w:rsidRDefault="00581A63" w:rsidP="00377210">
            <w:pPr>
              <w:rPr>
                <w:del w:id="182" w:author="Nick Bernal" w:date="2026-09-26T15:14:00Z" w16du:dateUtc="2026-09-26T19:14:00Z"/>
                <w:rFonts w:cs="Arial"/>
                <w:highlight w:val="yellow"/>
              </w:rPr>
            </w:pPr>
            <w:del w:id="183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Toronto</w:delText>
              </w:r>
            </w:del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25ACB91" w14:textId="77777777" w:rsidR="00581A63" w:rsidRPr="00E53FC7" w:rsidRDefault="00581A63" w:rsidP="00377210">
            <w:pPr>
              <w:rPr>
                <w:del w:id="184" w:author="Nick Bernal" w:date="2026-09-26T15:14:00Z" w16du:dateUtc="2026-09-26T19:14:00Z"/>
                <w:rFonts w:cs="Arial"/>
                <w:highlight w:val="yellow"/>
              </w:rPr>
            </w:pPr>
            <w:del w:id="185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State/Province</w:delText>
              </w:r>
            </w:del>
          </w:p>
          <w:p w14:paraId="00405B29" w14:textId="77777777" w:rsidR="00581A63" w:rsidRPr="00E53FC7" w:rsidRDefault="00581A63" w:rsidP="00377210">
            <w:pPr>
              <w:rPr>
                <w:del w:id="186" w:author="Nick Bernal" w:date="2026-09-26T15:14:00Z" w16du:dateUtc="2026-09-26T19:14:00Z"/>
                <w:rFonts w:cs="Arial"/>
                <w:highlight w:val="yellow"/>
              </w:rPr>
            </w:pPr>
            <w:del w:id="187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</w:rPr>
                <w:delText>ON</w:delText>
              </w:r>
            </w:del>
          </w:p>
        </w:tc>
        <w:tc>
          <w:tcPr>
            <w:tcW w:w="170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FF5F36F" w14:textId="77777777" w:rsidR="00581A63" w:rsidRPr="00E53FC7" w:rsidRDefault="00581A63" w:rsidP="00377210">
            <w:pPr>
              <w:rPr>
                <w:del w:id="188" w:author="Nick Bernal" w:date="2026-09-26T15:14:00Z" w16du:dateUtc="2026-09-26T19:14:00Z"/>
                <w:rFonts w:cs="Arial"/>
                <w:highlight w:val="yellow"/>
                <w:lang w:val="fr-CA"/>
              </w:rPr>
            </w:pPr>
            <w:del w:id="189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  <w:lang w:val="fr-CA"/>
                </w:rPr>
                <w:delText>Zip/Postal Code</w:delText>
              </w:r>
            </w:del>
          </w:p>
          <w:p w14:paraId="5988C45D" w14:textId="30E46CC3" w:rsidR="00581A63" w:rsidRPr="00E53FC7" w:rsidRDefault="00581A63" w:rsidP="00377210">
            <w:pPr>
              <w:rPr>
                <w:del w:id="190" w:author="Nick Bernal" w:date="2026-09-26T15:14:00Z" w16du:dateUtc="2026-09-26T19:14:00Z"/>
                <w:rFonts w:cs="Arial"/>
                <w:highlight w:val="yellow"/>
                <w:lang w:val="fr-CA"/>
              </w:rPr>
            </w:pPr>
            <w:del w:id="191" w:author="Nick Bernal" w:date="2026-09-26T15:14:00Z" w16du:dateUtc="2026-09-26T19:14:00Z">
              <w:r w:rsidRPr="00E53FC7">
                <w:rPr>
                  <w:rFonts w:cs="Arial"/>
                  <w:color w:val="000000"/>
                  <w:sz w:val="14"/>
                  <w:highlight w:val="yellow"/>
                  <w:lang w:val="fr-CA"/>
                </w:rPr>
                <w:delText>M</w:delText>
              </w:r>
              <w:r w:rsidR="00E53FC7">
                <w:rPr>
                  <w:rFonts w:cs="Arial"/>
                  <w:color w:val="000000"/>
                  <w:sz w:val="14"/>
                  <w:highlight w:val="yellow"/>
                  <w:lang w:val="fr-CA"/>
                </w:rPr>
                <w:delText>00000</w:delText>
              </w:r>
            </w:del>
          </w:p>
        </w:tc>
      </w:tr>
    </w:tbl>
    <w:p w14:paraId="6F305045" w14:textId="77777777" w:rsidR="00581A63" w:rsidRPr="00990111" w:rsidRDefault="00581A63" w:rsidP="00581A63">
      <w:pPr>
        <w:rPr>
          <w:del w:id="192" w:author="Nick Bernal" w:date="2026-09-26T15:14:00Z" w16du:dateUtc="2026-09-26T19:14:00Z"/>
          <w:rFonts w:cs="Arial"/>
          <w:lang w:val="fr-CA"/>
        </w:rPr>
      </w:pPr>
      <w:del w:id="193" w:author="Nick Bernal" w:date="2026-09-26T15:14:00Z" w16du:dateUtc="2026-09-26T19:14:00Z">
        <w:r w:rsidRPr="00990111">
          <w:rPr>
            <w:rFonts w:cs="Arial"/>
            <w:color w:val="000000"/>
            <w:sz w:val="14"/>
            <w:lang w:val="fr-CA"/>
          </w:rPr>
          <w:delText> </w:delText>
        </w:r>
      </w:del>
    </w:p>
    <w:p w14:paraId="181F7C85" w14:textId="77777777" w:rsidR="00C51EFF" w:rsidRPr="00581A63" w:rsidRDefault="00C51EFF" w:rsidP="00581A63"/>
    <w:sectPr w:rsidR="00C51EFF" w:rsidRPr="00581A63" w:rsidSect="008511E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  <w:sectPrChange w:id="209" w:author="Nick Bernal" w:date="2026-09-26T15:14:00Z" w16du:dateUtc="2026-09-26T19:14:00Z">
        <w:sectPr w:rsidR="00C51EFF" w:rsidRPr="00581A63" w:rsidSect="008511E1">
          <w:pgMar w:top="288" w:right="432" w:bottom="438" w:left="432" w:header="288" w:footer="288" w:gutter="0"/>
          <w:titlePg w:val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93916A" w14:textId="77777777" w:rsidR="0033287E" w:rsidRDefault="0033287E" w:rsidP="008511E1">
      <w:pPr>
        <w:pPrChange w:id="19" w:author="Nick Bernal" w:date="2026-09-26T15:14:00Z" w16du:dateUtc="2026-09-26T19:14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42E18C1D" w14:textId="77777777" w:rsidR="0033287E" w:rsidRDefault="0033287E" w:rsidP="008511E1">
      <w:pPr>
        <w:pPrChange w:id="20" w:author="Nick Bernal" w:date="2026-09-26T15:14:00Z" w16du:dateUtc="2026-09-26T19:14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rPr>
        <w:del w:id="196" w:author="Nick Bernal" w:date="2026-09-26T15:14:00Z" w16du:dateUtc="2026-09-26T19:14:00Z"/>
      </w:trPr>
      <w:tc>
        <w:tcPr>
          <w:tcW w:w="2917" w:type="dxa"/>
        </w:tcPr>
        <w:p w14:paraId="3FDA39EC" w14:textId="77777777" w:rsidR="00581A63" w:rsidRPr="005D5763" w:rsidRDefault="00581A63">
          <w:pPr>
            <w:rPr>
              <w:del w:id="197" w:author="Nick Bernal" w:date="2026-09-26T15:14:00Z" w16du:dateUtc="2026-09-26T19:14:00Z"/>
              <w:rFonts w:cs="Arial"/>
              <w:sz w:val="14"/>
              <w:szCs w:val="14"/>
              <w:highlight w:val="black"/>
            </w:rPr>
          </w:pPr>
          <w:del w:id="198" w:author="Nick Bernal" w:date="2026-09-26T15:14:00Z" w16du:dateUtc="2026-09-26T19:14:00Z">
            <w:r w:rsidRPr="005D5763">
              <w:rPr>
                <w:rFonts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6B3F1DEC" w14:textId="77777777" w:rsidR="00581A63" w:rsidRDefault="00581A63">
    <w:pPr>
      <w:pStyle w:val="Footer"/>
      <w:rPr>
        <w:rPrChange w:id="199" w:author="Nick Bernal" w:date="2026-09-26T15:14:00Z" w16du:dateUtc="2026-09-26T19:14:00Z">
          <w:rPr>
            <w:rFonts w:ascii="Arial" w:hAnsi="Arial" w:cs="Arial"/>
            <w:sz w:val="14"/>
            <w:szCs w:val="14"/>
          </w:rPr>
        </w:rPrChange>
      </w:rPr>
      <w:pPrChange w:id="200" w:author="Nick Bernal" w:date="2026-09-26T15:14:00Z" w16du:dateUtc="2026-09-26T19:14:00Z">
        <w:pPr>
          <w:spacing w:after="0" w:line="240" w:lineRule="auto"/>
          <w:jc w:val="right"/>
        </w:pPr>
      </w:pPrChange>
    </w:pPr>
    <w:del w:id="201" w:author="Nick Bernal" w:date="2026-09-26T15:14:00Z" w16du:dateUtc="2026-09-26T19:14:00Z">
      <w:r w:rsidRPr="00880F52">
        <w:rPr>
          <w:rFonts w:cs="Arial"/>
          <w:color w:val="000000"/>
          <w:sz w:val="14"/>
          <w:szCs w:val="14"/>
        </w:rPr>
        <w:delText xml:space="preserve">Page </w:delText>
      </w:r>
      <w:r w:rsidRPr="00880F52">
        <w:rPr>
          <w:rFonts w:cs="Arial"/>
          <w:color w:val="000000"/>
          <w:sz w:val="14"/>
          <w:szCs w:val="14"/>
        </w:rPr>
        <w:pgNum/>
      </w:r>
      <w:r w:rsidRPr="00880F52">
        <w:rPr>
          <w:rFonts w:cs="Arial"/>
          <w:color w:val="000000"/>
          <w:sz w:val="14"/>
          <w:szCs w:val="14"/>
        </w:rPr>
        <w:delText xml:space="preserve"> of </w:delText>
      </w:r>
      <w:r w:rsidRPr="00880F52">
        <w:rPr>
          <w:rFonts w:cs="Arial"/>
          <w:sz w:val="14"/>
          <w:szCs w:val="14"/>
        </w:rPr>
        <w:fldChar w:fldCharType="begin"/>
      </w:r>
      <w:r w:rsidRPr="00880F52">
        <w:rPr>
          <w:rFonts w:cs="Arial"/>
          <w:color w:val="000000"/>
          <w:sz w:val="14"/>
          <w:szCs w:val="14"/>
        </w:rPr>
        <w:delInstrText>PAGEREF last_page</w:delInstrText>
      </w:r>
      <w:r w:rsidRPr="00880F52">
        <w:rPr>
          <w:rFonts w:cs="Arial"/>
          <w:sz w:val="14"/>
          <w:szCs w:val="14"/>
        </w:rPr>
        <w:fldChar w:fldCharType="separate"/>
      </w:r>
      <w:r>
        <w:rPr>
          <w:rFonts w:cs="Arial"/>
          <w:noProof/>
          <w:color w:val="000000"/>
          <w:sz w:val="14"/>
          <w:szCs w:val="14"/>
        </w:rPr>
        <w:delText>8</w:delText>
      </w:r>
      <w:r w:rsidRPr="00880F52">
        <w:rPr>
          <w:rFonts w:cs="Arial"/>
          <w:sz w:val="14"/>
          <w:szCs w:val="14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rPr>
        <w:del w:id="202" w:author="Nick Bernal" w:date="2026-09-26T15:14:00Z" w16du:dateUtc="2026-09-26T19:14:00Z"/>
      </w:trPr>
      <w:tc>
        <w:tcPr>
          <w:tcW w:w="2917" w:type="dxa"/>
        </w:tcPr>
        <w:p w14:paraId="1825C6C5" w14:textId="77777777" w:rsidR="00581A63" w:rsidRPr="00880F52" w:rsidRDefault="00581A63">
          <w:pPr>
            <w:rPr>
              <w:del w:id="203" w:author="Nick Bernal" w:date="2026-09-26T15:14:00Z" w16du:dateUtc="2026-09-26T19:14:00Z"/>
              <w:rFonts w:cs="Arial"/>
              <w:sz w:val="14"/>
              <w:szCs w:val="14"/>
            </w:rPr>
          </w:pPr>
          <w:del w:id="204" w:author="Nick Bernal" w:date="2026-09-26T15:14:00Z" w16du:dateUtc="2026-09-26T19:14:00Z">
            <w:r w:rsidRPr="00FE5398">
              <w:rPr>
                <w:rFonts w:cs="Arial"/>
                <w:color w:val="000000"/>
                <w:sz w:val="14"/>
                <w:szCs w:val="14"/>
                <w:highlight w:val="black"/>
              </w:rPr>
              <w:delText>FRHI Hotels &amp; Resorts (Canada) Inc. Q-00203</w:delText>
            </w:r>
          </w:del>
        </w:p>
      </w:tc>
    </w:tr>
  </w:tbl>
  <w:p w14:paraId="51DC9538" w14:textId="5EBF9472" w:rsidR="00581A63" w:rsidRDefault="00581A63">
    <w:pPr>
      <w:pStyle w:val="Footer"/>
      <w:rPr>
        <w:rPrChange w:id="205" w:author="Nick Bernal" w:date="2026-09-26T15:14:00Z" w16du:dateUtc="2026-09-26T19:14:00Z">
          <w:rPr>
            <w:rFonts w:ascii="Arial" w:hAnsi="Arial" w:cs="Arial"/>
            <w:sz w:val="14"/>
            <w:szCs w:val="14"/>
          </w:rPr>
        </w:rPrChange>
      </w:rPr>
      <w:pPrChange w:id="206" w:author="Nick Bernal" w:date="2026-09-26T15:14:00Z" w16du:dateUtc="2026-09-26T19:14:00Z">
        <w:pPr>
          <w:spacing w:after="0" w:line="240" w:lineRule="auto"/>
          <w:jc w:val="right"/>
        </w:pPr>
      </w:pPrChange>
    </w:pPr>
    <w:del w:id="207" w:author="Nick Bernal" w:date="2026-09-26T15:14:00Z" w16du:dateUtc="2026-09-26T19:14:00Z">
      <w:r w:rsidRPr="00880F52">
        <w:rPr>
          <w:rFonts w:cs="Arial"/>
          <w:color w:val="000000"/>
          <w:sz w:val="14"/>
          <w:szCs w:val="14"/>
        </w:rPr>
        <w:delText xml:space="preserve">Page </w:delText>
      </w:r>
      <w:r w:rsidRPr="00880F52">
        <w:rPr>
          <w:rFonts w:cs="Arial"/>
          <w:color w:val="000000"/>
          <w:sz w:val="14"/>
          <w:szCs w:val="14"/>
        </w:rPr>
        <w:pgNum/>
      </w:r>
      <w:r w:rsidRPr="00880F52">
        <w:rPr>
          <w:rFonts w:cs="Arial"/>
          <w:color w:val="000000"/>
          <w:sz w:val="14"/>
          <w:szCs w:val="14"/>
        </w:rPr>
        <w:delText xml:space="preserve"> of </w:delText>
      </w:r>
      <w:r w:rsidRPr="00880F52">
        <w:rPr>
          <w:rFonts w:cs="Arial"/>
          <w:sz w:val="14"/>
          <w:szCs w:val="14"/>
        </w:rPr>
        <w:fldChar w:fldCharType="begin"/>
      </w:r>
      <w:r w:rsidRPr="00880F52">
        <w:rPr>
          <w:rFonts w:cs="Arial"/>
          <w:color w:val="000000"/>
          <w:sz w:val="14"/>
          <w:szCs w:val="14"/>
        </w:rPr>
        <w:delInstrText>PAGEREF last_page</w:delInstrText>
      </w:r>
      <w:r w:rsidRPr="00880F52">
        <w:rPr>
          <w:rFonts w:cs="Arial"/>
          <w:sz w:val="14"/>
          <w:szCs w:val="14"/>
        </w:rPr>
        <w:fldChar w:fldCharType="separate"/>
      </w:r>
      <w:r w:rsidR="00743449">
        <w:rPr>
          <w:rFonts w:cs="Arial"/>
          <w:b/>
          <w:bCs/>
          <w:noProof/>
          <w:sz w:val="14"/>
          <w:szCs w:val="14"/>
        </w:rPr>
        <w:delText>Error! Bookmark not defined.</w:delText>
      </w:r>
      <w:r w:rsidRPr="00880F52">
        <w:rPr>
          <w:rFonts w:cs="Arial"/>
          <w:sz w:val="14"/>
          <w:szCs w:val="14"/>
        </w:rP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43357B" w14:textId="77777777" w:rsidR="0033287E" w:rsidRDefault="0033287E" w:rsidP="008511E1">
      <w:pPr>
        <w:pPrChange w:id="17" w:author="Nick Bernal" w:date="2026-09-26T15:14:00Z" w16du:dateUtc="2026-09-26T19:14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9FD5A6D" w14:textId="77777777" w:rsidR="0033287E" w:rsidRDefault="0033287E" w:rsidP="008511E1">
      <w:pPr>
        <w:pPrChange w:id="18" w:author="Nick Bernal" w:date="2026-09-26T15:14:00Z" w16du:dateUtc="2026-09-26T19:14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88C62" w14:textId="77777777" w:rsidR="0099004F" w:rsidRDefault="008511E1">
    <w:pPr>
      <w:pStyle w:val="Header"/>
    </w:pPr>
    <w:ins w:id="194" w:author="Nick Bernal" w:date="2026-09-26T15:14:00Z" w16du:dateUtc="2026-09-26T19:14:00Z">
      <w:r>
        <w:t>Second page header</w:t>
      </w:r>
    </w:ins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CDC9883" w14:textId="77777777" w:rsidR="0099004F" w:rsidRDefault="008511E1">
    <w:pPr>
      <w:pStyle w:val="Header"/>
    </w:pPr>
    <w:ins w:id="195" w:author="Nick Bernal" w:date="2026-09-26T15:14:00Z" w16du:dateUtc="2026-09-26T19:14:00Z">
      <w:r>
        <w:t>Third page header</w:t>
      </w:r>
    </w:ins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3A3781" w14:textId="77777777" w:rsidR="0099004F" w:rsidRDefault="008511E1">
    <w:pPr>
      <w:pStyle w:val="Header"/>
    </w:pPr>
    <w:ins w:id="208" w:author="Nick Bernal" w:date="2026-09-26T15:14:00Z" w16du:dateUtc="2026-09-26T19:14:00Z">
      <w:r>
        <w:t>First page header</w:t>
      </w:r>
    </w:ins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A63"/>
    <w:rsid w:val="0033287E"/>
    <w:rsid w:val="00360F1B"/>
    <w:rsid w:val="003C1D14"/>
    <w:rsid w:val="003C58BC"/>
    <w:rsid w:val="0041538A"/>
    <w:rsid w:val="00581A63"/>
    <w:rsid w:val="00635A30"/>
    <w:rsid w:val="006C780D"/>
    <w:rsid w:val="00707D07"/>
    <w:rsid w:val="00743449"/>
    <w:rsid w:val="008511E1"/>
    <w:rsid w:val="00931F1A"/>
    <w:rsid w:val="00976151"/>
    <w:rsid w:val="0099004F"/>
    <w:rsid w:val="00AA1D5D"/>
    <w:rsid w:val="00AF4127"/>
    <w:rsid w:val="00C150DF"/>
    <w:rsid w:val="00C51EFF"/>
    <w:rsid w:val="00E53FC7"/>
    <w:rsid w:val="00FA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DF77"/>
  <w15:chartTrackingRefBased/>
  <w15:docId w15:val="{382F6E8F-B0E5-2645-821F-5459842D1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Nick Bernal" w:date="2026-09-26T15:14:00Z">
        <w:pPr>
          <w:spacing w:after="160" w:line="259" w:lineRule="auto"/>
        </w:pPr>
      </w:pPrChange>
    </w:pPr>
    <w:rPr>
      <w:rFonts w:ascii="Arial" w:hAnsi="Arial" w:cs="Times New Roman (Body CS)"/>
      <w:rPrChange w:id="0" w:author="Nick Bernal" w:date="2026-09-26T15:14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8511E1"/>
    <w:pPr>
      <w:keepNext/>
      <w:keepLines/>
      <w:spacing w:before="360" w:after="80"/>
      <w:outlineLvl w:val="0"/>
      <w:pPrChange w:id="1" w:author="Nick Bernal" w:date="2026-09-26T15:14:00Z">
        <w:pPr>
          <w:keepNext/>
          <w:keepLines/>
          <w:spacing w:before="360" w:after="80" w:line="278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rPrChange w:id="1" w:author="Nick Bernal" w:date="2026-09-26T15:1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1E1"/>
    <w:pPr>
      <w:keepNext/>
      <w:keepLines/>
      <w:spacing w:before="160" w:after="80"/>
      <w:outlineLvl w:val="1"/>
      <w:pPrChange w:id="2" w:author="Nick Bernal" w:date="2026-09-26T15:14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2" w:author="Nick Bernal" w:date="2026-09-26T15:1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1E1"/>
    <w:pPr>
      <w:keepNext/>
      <w:keepLines/>
      <w:spacing w:before="160" w:after="80"/>
      <w:outlineLvl w:val="2"/>
      <w:pPrChange w:id="3" w:author="Nick Bernal" w:date="2026-09-26T15:14:00Z">
        <w:pPr>
          <w:keepNext/>
          <w:keepLines/>
          <w:spacing w:before="160" w:after="80" w:line="278" w:lineRule="auto"/>
          <w:outlineLvl w:val="2"/>
        </w:pPr>
      </w:pPrChange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rPrChange w:id="3" w:author="Nick Bernal" w:date="2026-09-26T15:14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1E1"/>
    <w:pPr>
      <w:keepNext/>
      <w:keepLines/>
      <w:spacing w:before="80" w:after="40"/>
      <w:outlineLvl w:val="3"/>
      <w:pPrChange w:id="4" w:author="Nick Bernal" w:date="2026-09-26T15:14:00Z">
        <w:pPr>
          <w:keepNext/>
          <w:keepLines/>
          <w:spacing w:before="80" w:after="40" w:line="278" w:lineRule="auto"/>
          <w:outlineLvl w:val="3"/>
        </w:pPr>
      </w:pPrChange>
    </w:pPr>
    <w:rPr>
      <w:rFonts w:asciiTheme="minorHAnsi" w:eastAsiaTheme="majorEastAsia" w:hAnsiTheme="minorHAnsi" w:cstheme="majorBidi"/>
      <w:i/>
      <w:iCs/>
      <w:color w:val="0F4761" w:themeColor="accent1" w:themeShade="BF"/>
      <w:rPrChange w:id="4" w:author="Nick Bernal" w:date="2026-09-26T15:14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1E1"/>
    <w:pPr>
      <w:keepNext/>
      <w:keepLines/>
      <w:spacing w:before="80" w:after="40"/>
      <w:outlineLvl w:val="4"/>
      <w:pPrChange w:id="5" w:author="Nick Bernal" w:date="2026-09-26T15:14:00Z">
        <w:pPr>
          <w:keepNext/>
          <w:keepLines/>
          <w:spacing w:before="80" w:after="40" w:line="278" w:lineRule="auto"/>
          <w:outlineLvl w:val="4"/>
        </w:pPr>
      </w:pPrChange>
    </w:pPr>
    <w:rPr>
      <w:rFonts w:asciiTheme="minorHAnsi" w:eastAsiaTheme="majorEastAsia" w:hAnsiTheme="minorHAnsi" w:cstheme="majorBidi"/>
      <w:color w:val="0F4761" w:themeColor="accent1" w:themeShade="BF"/>
      <w:rPrChange w:id="5" w:author="Nick Bernal" w:date="2026-09-26T15:14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1E1"/>
    <w:pPr>
      <w:keepNext/>
      <w:keepLines/>
      <w:spacing w:before="40"/>
      <w:outlineLvl w:val="5"/>
      <w:pPrChange w:id="6" w:author="Nick Bernal" w:date="2026-09-26T15:14:00Z">
        <w:pPr>
          <w:keepNext/>
          <w:keepLines/>
          <w:spacing w:before="40" w:line="278" w:lineRule="auto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rPrChange w:id="6" w:author="Nick Bernal" w:date="2026-09-26T15:14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1E1"/>
    <w:pPr>
      <w:keepNext/>
      <w:keepLines/>
      <w:spacing w:before="40"/>
      <w:outlineLvl w:val="6"/>
      <w:pPrChange w:id="7" w:author="Nick Bernal" w:date="2026-09-26T15:14:00Z">
        <w:pPr>
          <w:keepNext/>
          <w:keepLines/>
          <w:spacing w:before="40" w:line="278" w:lineRule="auto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rPrChange w:id="7" w:author="Nick Bernal" w:date="2026-09-26T15:14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1E1"/>
    <w:pPr>
      <w:keepNext/>
      <w:keepLines/>
      <w:outlineLvl w:val="7"/>
      <w:pPrChange w:id="8" w:author="Nick Bernal" w:date="2026-09-26T15:14:00Z">
        <w:pPr>
          <w:keepNext/>
          <w:keepLines/>
          <w:spacing w:line="278" w:lineRule="auto"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rPrChange w:id="8" w:author="Nick Bernal" w:date="2026-09-26T15:14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1E1"/>
    <w:pPr>
      <w:keepNext/>
      <w:keepLines/>
      <w:outlineLvl w:val="8"/>
      <w:pPrChange w:id="9" w:author="Nick Bernal" w:date="2026-09-26T15:14:00Z">
        <w:pPr>
          <w:keepNext/>
          <w:keepLines/>
          <w:spacing w:line="278" w:lineRule="auto"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rPrChange w:id="9" w:author="Nick Bernal" w:date="2026-09-26T15:14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1E1"/>
    <w:pPr>
      <w:spacing w:after="80"/>
      <w:contextualSpacing/>
      <w:pPrChange w:id="10" w:author="Nick Bernal" w:date="2026-09-26T15:1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10" w:author="Nick Bernal" w:date="2026-09-26T15:1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581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1E1"/>
    <w:pPr>
      <w:numPr>
        <w:ilvl w:val="1"/>
      </w:numPr>
      <w:spacing w:after="160"/>
      <w:pPrChange w:id="11" w:author="Nick Bernal" w:date="2026-09-26T15:14:00Z">
        <w:pPr>
          <w:numPr>
            <w:ilvl w:val="1"/>
          </w:numPr>
          <w:spacing w:line="278" w:lineRule="auto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rPrChange w:id="11" w:author="Nick Bernal" w:date="2026-09-26T15:14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581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1E1"/>
    <w:pPr>
      <w:spacing w:before="160" w:after="160"/>
      <w:jc w:val="center"/>
      <w:pPrChange w:id="12" w:author="Nick Bernal" w:date="2026-09-26T15:14:00Z">
        <w:pPr>
          <w:spacing w:before="160" w:line="278" w:lineRule="auto"/>
          <w:jc w:val="center"/>
        </w:pPr>
      </w:pPrChange>
    </w:pPr>
    <w:rPr>
      <w:i/>
      <w:iCs/>
      <w:color w:val="404040" w:themeColor="text1" w:themeTint="BF"/>
      <w:rPrChange w:id="12" w:author="Nick Bernal" w:date="2026-09-26T15:14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581A63"/>
    <w:rPr>
      <w:rFonts w:ascii="Arial" w:hAnsi="Arial" w:cs="Times New Roman (Body CS)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1E1"/>
    <w:pPr>
      <w:ind w:left="720"/>
      <w:contextualSpacing/>
      <w:pPrChange w:id="13" w:author="Nick Bernal" w:date="2026-09-26T15:14:00Z">
        <w:pPr>
          <w:spacing w:line="278" w:lineRule="auto"/>
          <w:ind w:left="720"/>
          <w:contextualSpacing/>
        </w:pPr>
      </w:pPrChange>
    </w:pPr>
    <w:rPr>
      <w:rPrChange w:id="13" w:author="Nick Bernal" w:date="2026-09-26T15:14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581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  <w:pPrChange w:id="14" w:author="Nick Bernal" w:date="2026-09-26T15:14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78" w:lineRule="auto"/>
          <w:ind w:left="864" w:right="864"/>
          <w:jc w:val="center"/>
        </w:pPr>
      </w:pPrChange>
    </w:pPr>
    <w:rPr>
      <w:i/>
      <w:iCs/>
      <w:color w:val="0F4761" w:themeColor="accent1" w:themeShade="BF"/>
      <w:rPrChange w:id="14" w:author="Nick Bernal" w:date="2026-09-26T15:14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A63"/>
    <w:rPr>
      <w:rFonts w:ascii="Arial" w:hAnsi="Arial" w:cs="Times New Roman (Body CS)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A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511E1"/>
    <w:pPr>
      <w:tabs>
        <w:tab w:val="center" w:pos="4680"/>
        <w:tab w:val="right" w:pos="9360"/>
      </w:tabs>
      <w:pPrChange w:id="15" w:author="Nick Bernal" w:date="2026-09-26T15:14:00Z">
        <w:pPr>
          <w:tabs>
            <w:tab w:val="center" w:pos="4680"/>
            <w:tab w:val="right" w:pos="9360"/>
          </w:tabs>
        </w:pPr>
      </w:pPrChange>
    </w:pPr>
    <w:rPr>
      <w:rPrChange w:id="15" w:author="Nick Bernal" w:date="2026-09-26T15:14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9004F"/>
    <w:rPr>
      <w:rFonts w:ascii="Arial" w:hAnsi="Arial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8511E1"/>
    <w:pPr>
      <w:tabs>
        <w:tab w:val="center" w:pos="4680"/>
        <w:tab w:val="right" w:pos="9360"/>
      </w:tabs>
      <w:pPrChange w:id="16" w:author="Nick Bernal" w:date="2026-09-26T15:14:00Z">
        <w:pPr>
          <w:tabs>
            <w:tab w:val="center" w:pos="4680"/>
            <w:tab w:val="right" w:pos="9360"/>
          </w:tabs>
        </w:pPr>
      </w:pPrChange>
    </w:pPr>
    <w:rPr>
      <w:rPrChange w:id="16" w:author="Nick Bernal" w:date="2026-09-26T15:14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9004F"/>
    <w:rPr>
      <w:rFonts w:ascii="Arial" w:hAnsi="Arial" w:cs="Times New Roman (Body CS)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Tang</dc:creator>
  <cp:keywords/>
  <dc:description/>
  <cp:lastModifiedBy>Arthur Souza Rodrigues</cp:lastModifiedBy>
  <cp:revision>1</cp:revision>
  <dcterms:created xsi:type="dcterms:W3CDTF">2025-10-09T16:07:00Z</dcterms:created>
  <dcterms:modified xsi:type="dcterms:W3CDTF">2026-09-26T19:14:00Z</dcterms:modified>
</cp:coreProperties>
</file>