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E5DB32" w14:textId="77777777" w:rsidR="000D203C" w:rsidRDefault="00990DAF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021704E7" w14:textId="77777777" w:rsidR="000D203C" w:rsidRDefault="00990DAF">
      <w:pPr>
        <w:spacing w:before="280" w:after="80" w:line="240" w:lineRule="auto"/>
      </w:pPr>
      <w:ins w:id="0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t>Demonstrating</w:t>
        </w:r>
      </w:ins>
      <w:del w:id="1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delText>This document demonstrates</w:delText>
        </w:r>
      </w:del>
      <w:r>
        <w:rPr>
          <w:rFonts w:ascii="Arial" w:hAnsi="Arial" w:cs="Arial"/>
          <w:b/>
          <w:bCs/>
          <w:sz w:val="24"/>
          <w:szCs w:val="24"/>
        </w:rPr>
        <w:t xml:space="preserve"> Heading 4 paragraph style.</w:t>
      </w:r>
    </w:p>
    <w:p w14:paraId="4823CF6F" w14:textId="77777777" w:rsidR="000D203C" w:rsidRDefault="00990DAF">
      <w:pPr>
        <w:spacing w:before="280" w:after="80" w:line="240" w:lineRule="auto"/>
      </w:pPr>
      <w:ins w:id="2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t>Small Section Header</w:t>
        </w:r>
      </w:ins>
      <w:del w:id="3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delText>Heading 4 provides a fourth level of document hierarchy.</w:delText>
        </w:r>
      </w:del>
    </w:p>
    <w:sectPr w:rsidR="000D203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03C"/>
    <w:rsid w:val="000D203C"/>
    <w:rsid w:val="005017B3"/>
    <w:rsid w:val="00990DAF"/>
    <w:rsid w:val="00BA5692"/>
    <w:rsid w:val="00F1188F"/>
    <w:rsid w:val="00FF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B3A2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2026-09-26T18:41:00Z</dcterms:modified>
</cp:coreProperties>
</file>