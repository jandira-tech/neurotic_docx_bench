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EE8279" w14:textId="77777777" w:rsidR="00BC32DD" w:rsidRPr="001A2552" w:rsidRDefault="00BC32DD" w:rsidP="00BC32DD">
      <w:pPr>
        <w:jc w:val="center"/>
        <w:rPr>
          <w:ins w:id="7" w:author="msi" w:date="2026-09-22T12:14:00Z" w16du:dateUtc="2026-09-22T16:14:00Z"/>
          <w:sz w:val="16"/>
          <w:szCs w:val="16"/>
        </w:rPr>
      </w:pPr>
      <w:ins w:id="8" w:author="msi" w:date="2026-09-22T12:14:00Z" w16du:dateUtc="2026-09-22T16:14:00Z">
        <w:r>
          <w:rPr>
            <w:b/>
            <w:sz w:val="16"/>
            <w:szCs w:val="16"/>
          </w:rPr>
          <w:t xml:space="preserve">Ankara </w:t>
        </w:r>
        <w:r w:rsidRPr="001A2552">
          <w:rPr>
            <w:b/>
            <w:sz w:val="16"/>
            <w:szCs w:val="16"/>
          </w:rPr>
          <w:t>Üniversitesi</w:t>
        </w:r>
        <w:r>
          <w:rPr>
            <w:b/>
            <w:sz w:val="16"/>
            <w:szCs w:val="16"/>
          </w:rPr>
          <w:br/>
          <w:t xml:space="preserve">Kütüphane ve Dokümantasyon Daire Başkanlığı </w:t>
        </w:r>
      </w:ins>
    </w:p>
    <w:p w14:paraId="54102BAE" w14:textId="77777777" w:rsidR="00BC32DD" w:rsidRPr="001A2552" w:rsidRDefault="00BC32DD" w:rsidP="00BC32DD">
      <w:pPr>
        <w:jc w:val="center"/>
        <w:rPr>
          <w:ins w:id="9" w:author="msi" w:date="2026-09-22T12:14:00Z" w16du:dateUtc="2026-09-22T16:14:00Z"/>
          <w:b/>
          <w:sz w:val="16"/>
          <w:szCs w:val="16"/>
        </w:rPr>
      </w:pPr>
      <w:ins w:id="10" w:author="msi" w:date="2026-09-22T12:14:00Z" w16du:dateUtc="2026-09-22T16:14:00Z">
        <w:r w:rsidRPr="001A2552">
          <w:rPr>
            <w:b/>
            <w:sz w:val="16"/>
            <w:szCs w:val="16"/>
          </w:rPr>
          <w:t>Açık Ders Malzemeleri</w:t>
        </w:r>
      </w:ins>
    </w:p>
    <w:p w14:paraId="0B68963E" w14:textId="77777777" w:rsidR="00BC32DD" w:rsidRDefault="00BC32DD" w:rsidP="00BC32DD">
      <w:pPr>
        <w:pStyle w:val="Basliklar"/>
        <w:jc w:val="center"/>
        <w:rPr>
          <w:ins w:id="11" w:author="msi" w:date="2026-09-22T12:14:00Z" w16du:dateUtc="2026-09-22T16:14:00Z"/>
          <w:sz w:val="16"/>
          <w:szCs w:val="16"/>
        </w:rPr>
      </w:pPr>
    </w:p>
    <w:p w14:paraId="46588ECE" w14:textId="77777777" w:rsidR="00BC32DD" w:rsidRPr="001A2552" w:rsidRDefault="00BC32DD" w:rsidP="00BC32DD">
      <w:pPr>
        <w:pStyle w:val="Basliklar"/>
        <w:jc w:val="center"/>
        <w:rPr>
          <w:ins w:id="12" w:author="msi" w:date="2026-09-22T12:14:00Z" w16du:dateUtc="2026-09-22T16:14:00Z"/>
          <w:sz w:val="16"/>
          <w:szCs w:val="16"/>
        </w:rPr>
      </w:pPr>
      <w:ins w:id="13" w:author="msi" w:date="2026-09-22T12:14:00Z" w16du:dateUtc="2026-09-22T16:14:00Z">
        <w:r>
          <w:rPr>
            <w:sz w:val="16"/>
            <w:szCs w:val="16"/>
          </w:rPr>
          <w:t>Ders izlence Formu</w:t>
        </w:r>
      </w:ins>
    </w:p>
    <w:p w14:paraId="4E6B5D36" w14:textId="77777777" w:rsidR="00BC32DD" w:rsidRPr="001A2552" w:rsidRDefault="00BC32DD" w:rsidP="00BC32DD">
      <w:pPr>
        <w:rPr>
          <w:ins w:id="14" w:author="msi" w:date="2026-09-22T12:14:00Z" w16du:dateUtc="2026-09-22T16:14:00Z"/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45"/>
        <w:gridCol w:w="6068"/>
      </w:tblGrid>
      <w:tr w:rsidR="00BC32DD" w:rsidRPr="001A2552" w14:paraId="2828B451" w14:textId="77777777" w:rsidTr="00832AEF">
        <w:trPr>
          <w:jc w:val="center"/>
          <w:ins w:id="15" w:author="msi" w:date="2026-09-22T12:14:00Z" w16du:dateUtc="2026-09-22T16:14:00Z"/>
        </w:trPr>
        <w:tc>
          <w:tcPr>
            <w:tcW w:w="2745" w:type="dxa"/>
            <w:vAlign w:val="center"/>
          </w:tcPr>
          <w:p w14:paraId="07E3BB6F" w14:textId="77777777" w:rsidR="00BC32DD" w:rsidRPr="001A2552" w:rsidRDefault="00BC32DD" w:rsidP="00832AEF">
            <w:pPr>
              <w:pStyle w:val="DersBasliklar"/>
              <w:rPr>
                <w:ins w:id="16" w:author="msi" w:date="2026-09-22T12:14:00Z" w16du:dateUtc="2026-09-22T16:14:00Z"/>
                <w:szCs w:val="16"/>
              </w:rPr>
            </w:pPr>
            <w:ins w:id="17" w:author="msi" w:date="2026-09-22T12:14:00Z" w16du:dateUtc="2026-09-22T16:14:00Z">
              <w:r w:rsidRPr="001A2552">
                <w:rPr>
                  <w:szCs w:val="16"/>
                </w:rPr>
                <w:t>Dersin Kodu ve İsmi</w:t>
              </w:r>
            </w:ins>
          </w:p>
        </w:tc>
        <w:tc>
          <w:tcPr>
            <w:tcW w:w="6068" w:type="dxa"/>
          </w:tcPr>
          <w:p w14:paraId="469A4A7F" w14:textId="77777777" w:rsidR="00BC32DD" w:rsidRPr="00B00DF3" w:rsidRDefault="00CC0B85" w:rsidP="00F95BE5">
            <w:pPr>
              <w:pStyle w:val="DersBilgileri"/>
              <w:rPr>
                <w:ins w:id="18" w:author="msi" w:date="2026-09-22T12:14:00Z" w16du:dateUtc="2026-09-22T16:14:00Z"/>
                <w:bCs/>
                <w:szCs w:val="16"/>
              </w:rPr>
            </w:pPr>
            <w:ins w:id="19" w:author="msi" w:date="2026-09-22T12:14:00Z" w16du:dateUtc="2026-09-22T16:14:00Z">
              <w:r>
                <w:rPr>
                  <w:bCs/>
                  <w:szCs w:val="16"/>
                </w:rPr>
                <w:t>ASB307</w:t>
              </w:r>
              <w:r w:rsidR="00F911A6" w:rsidRPr="00B00DF3">
                <w:rPr>
                  <w:bCs/>
                  <w:szCs w:val="16"/>
                </w:rPr>
                <w:t xml:space="preserve"> İNSAN HAKLARI </w:t>
              </w:r>
              <w:r w:rsidR="00F95BE5">
                <w:rPr>
                  <w:bCs/>
                  <w:szCs w:val="16"/>
                </w:rPr>
                <w:t>DEMOKRASİ</w:t>
              </w:r>
            </w:ins>
          </w:p>
        </w:tc>
      </w:tr>
      <w:tr w:rsidR="00BC32DD" w:rsidRPr="001A2552" w14:paraId="05D4E51C" w14:textId="77777777" w:rsidTr="00832AEF">
        <w:trPr>
          <w:jc w:val="center"/>
          <w:ins w:id="20" w:author="msi" w:date="2026-09-22T12:14:00Z" w16du:dateUtc="2026-09-22T16:14:00Z"/>
        </w:trPr>
        <w:tc>
          <w:tcPr>
            <w:tcW w:w="2745" w:type="dxa"/>
            <w:vAlign w:val="center"/>
          </w:tcPr>
          <w:p w14:paraId="3C9A5A86" w14:textId="77777777" w:rsidR="00BC32DD" w:rsidRPr="001A2552" w:rsidRDefault="00BC32DD" w:rsidP="00832AEF">
            <w:pPr>
              <w:pStyle w:val="DersBasliklar"/>
              <w:rPr>
                <w:ins w:id="21" w:author="msi" w:date="2026-09-22T12:14:00Z" w16du:dateUtc="2026-09-22T16:14:00Z"/>
                <w:szCs w:val="16"/>
              </w:rPr>
            </w:pPr>
            <w:ins w:id="22" w:author="msi" w:date="2026-09-22T12:14:00Z" w16du:dateUtc="2026-09-22T16:14:00Z">
              <w:r w:rsidRPr="001A2552">
                <w:rPr>
                  <w:szCs w:val="16"/>
                </w:rPr>
                <w:t>Dersin Sorumlusu</w:t>
              </w:r>
            </w:ins>
          </w:p>
        </w:tc>
        <w:tc>
          <w:tcPr>
            <w:tcW w:w="6068" w:type="dxa"/>
          </w:tcPr>
          <w:p w14:paraId="088F8B05" w14:textId="77777777" w:rsidR="00BC32DD" w:rsidRPr="00B00DF3" w:rsidRDefault="00F911A6" w:rsidP="00832AEF">
            <w:pPr>
              <w:pStyle w:val="DersBilgileri"/>
              <w:rPr>
                <w:ins w:id="23" w:author="msi" w:date="2026-09-22T12:14:00Z" w16du:dateUtc="2026-09-22T16:14:00Z"/>
                <w:szCs w:val="16"/>
              </w:rPr>
            </w:pPr>
            <w:ins w:id="24" w:author="msi" w:date="2026-09-22T12:14:00Z" w16du:dateUtc="2026-09-22T16:14:00Z">
              <w:r w:rsidRPr="00B00DF3">
                <w:rPr>
                  <w:szCs w:val="16"/>
                </w:rPr>
                <w:t>PROF. DR. YASEMİN KEPENEKCİ</w:t>
              </w:r>
            </w:ins>
          </w:p>
        </w:tc>
      </w:tr>
      <w:tr w:rsidR="00BC32DD" w:rsidRPr="001A2552" w14:paraId="43FA6B61" w14:textId="77777777" w:rsidTr="00832AEF">
        <w:trPr>
          <w:jc w:val="center"/>
          <w:ins w:id="25" w:author="msi" w:date="2026-09-22T12:14:00Z" w16du:dateUtc="2026-09-22T16:14:00Z"/>
        </w:trPr>
        <w:tc>
          <w:tcPr>
            <w:tcW w:w="2745" w:type="dxa"/>
            <w:vAlign w:val="center"/>
          </w:tcPr>
          <w:p w14:paraId="53660FAE" w14:textId="77777777" w:rsidR="00BC32DD" w:rsidRPr="001A2552" w:rsidRDefault="00BC32DD" w:rsidP="00832AEF">
            <w:pPr>
              <w:pStyle w:val="DersBasliklar"/>
              <w:rPr>
                <w:ins w:id="26" w:author="msi" w:date="2026-09-22T12:14:00Z" w16du:dateUtc="2026-09-22T16:14:00Z"/>
                <w:szCs w:val="16"/>
              </w:rPr>
            </w:pPr>
            <w:ins w:id="27" w:author="msi" w:date="2026-09-22T12:14:00Z" w16du:dateUtc="2026-09-22T16:14:00Z">
              <w:r w:rsidRPr="001A2552">
                <w:rPr>
                  <w:szCs w:val="16"/>
                </w:rPr>
                <w:t>Dersin Düzeyi</w:t>
              </w:r>
            </w:ins>
          </w:p>
        </w:tc>
        <w:tc>
          <w:tcPr>
            <w:tcW w:w="6068" w:type="dxa"/>
          </w:tcPr>
          <w:p w14:paraId="0D745C02" w14:textId="77777777" w:rsidR="00BC32DD" w:rsidRPr="00B00DF3" w:rsidRDefault="00F911A6" w:rsidP="00832AEF">
            <w:pPr>
              <w:pStyle w:val="DersBilgileri"/>
              <w:rPr>
                <w:ins w:id="28" w:author="msi" w:date="2026-09-22T12:14:00Z" w16du:dateUtc="2026-09-22T16:14:00Z"/>
                <w:szCs w:val="16"/>
              </w:rPr>
            </w:pPr>
            <w:ins w:id="29" w:author="msi" w:date="2026-09-22T12:14:00Z" w16du:dateUtc="2026-09-22T16:14:00Z">
              <w:r w:rsidRPr="00B00DF3">
                <w:rPr>
                  <w:szCs w:val="16"/>
                </w:rPr>
                <w:t>LİSANS</w:t>
              </w:r>
            </w:ins>
          </w:p>
        </w:tc>
      </w:tr>
      <w:tr w:rsidR="00BC32DD" w:rsidRPr="001A2552" w14:paraId="492E8663" w14:textId="77777777" w:rsidTr="00832AEF">
        <w:trPr>
          <w:jc w:val="center"/>
          <w:ins w:id="30" w:author="msi" w:date="2026-09-22T12:14:00Z" w16du:dateUtc="2026-09-22T16:14:00Z"/>
        </w:trPr>
        <w:tc>
          <w:tcPr>
            <w:tcW w:w="2745" w:type="dxa"/>
            <w:vAlign w:val="center"/>
          </w:tcPr>
          <w:p w14:paraId="78F639FB" w14:textId="77777777" w:rsidR="00BC32DD" w:rsidRPr="001A2552" w:rsidRDefault="00BC32DD" w:rsidP="00832AEF">
            <w:pPr>
              <w:pStyle w:val="DersBasliklar"/>
              <w:rPr>
                <w:ins w:id="31" w:author="msi" w:date="2026-09-22T12:14:00Z" w16du:dateUtc="2026-09-22T16:14:00Z"/>
                <w:szCs w:val="16"/>
              </w:rPr>
            </w:pPr>
            <w:ins w:id="32" w:author="msi" w:date="2026-09-22T12:14:00Z" w16du:dateUtc="2026-09-22T16:14:00Z">
              <w:r w:rsidRPr="001A2552">
                <w:rPr>
                  <w:szCs w:val="16"/>
                </w:rPr>
                <w:t>Dersin Kredisi</w:t>
              </w:r>
            </w:ins>
          </w:p>
        </w:tc>
        <w:tc>
          <w:tcPr>
            <w:tcW w:w="6068" w:type="dxa"/>
          </w:tcPr>
          <w:p w14:paraId="191B58E8" w14:textId="77777777" w:rsidR="00BC32DD" w:rsidRPr="00B00DF3" w:rsidRDefault="00F911A6" w:rsidP="00832AEF">
            <w:pPr>
              <w:pStyle w:val="DersBilgileri"/>
              <w:rPr>
                <w:ins w:id="33" w:author="msi" w:date="2026-09-22T12:14:00Z" w16du:dateUtc="2026-09-22T16:14:00Z"/>
                <w:szCs w:val="16"/>
              </w:rPr>
            </w:pPr>
            <w:ins w:id="34" w:author="msi" w:date="2026-09-22T12:14:00Z" w16du:dateUtc="2026-09-22T16:14:00Z">
              <w:r w:rsidRPr="00B00DF3">
                <w:rPr>
                  <w:szCs w:val="16"/>
                </w:rPr>
                <w:t>8</w:t>
              </w:r>
            </w:ins>
          </w:p>
        </w:tc>
      </w:tr>
      <w:tr w:rsidR="00BC32DD" w:rsidRPr="001A2552" w14:paraId="245197A0" w14:textId="77777777" w:rsidTr="00832AEF">
        <w:trPr>
          <w:jc w:val="center"/>
          <w:ins w:id="35" w:author="msi" w:date="2026-09-22T12:14:00Z" w16du:dateUtc="2026-09-22T16:14:00Z"/>
        </w:trPr>
        <w:tc>
          <w:tcPr>
            <w:tcW w:w="2745" w:type="dxa"/>
            <w:vAlign w:val="center"/>
          </w:tcPr>
          <w:p w14:paraId="18E65018" w14:textId="77777777" w:rsidR="00BC32DD" w:rsidRPr="001A2552" w:rsidRDefault="00BC32DD" w:rsidP="00832AEF">
            <w:pPr>
              <w:pStyle w:val="DersBasliklar"/>
              <w:rPr>
                <w:ins w:id="36" w:author="msi" w:date="2026-09-22T12:14:00Z" w16du:dateUtc="2026-09-22T16:14:00Z"/>
                <w:szCs w:val="16"/>
              </w:rPr>
            </w:pPr>
            <w:ins w:id="37" w:author="msi" w:date="2026-09-22T12:14:00Z" w16du:dateUtc="2026-09-22T16:14:00Z">
              <w:r w:rsidRPr="001A2552">
                <w:rPr>
                  <w:szCs w:val="16"/>
                </w:rPr>
                <w:t>Dersin Türü</w:t>
              </w:r>
            </w:ins>
          </w:p>
        </w:tc>
        <w:tc>
          <w:tcPr>
            <w:tcW w:w="6068" w:type="dxa"/>
          </w:tcPr>
          <w:p w14:paraId="569B712C" w14:textId="77777777" w:rsidR="00BC32DD" w:rsidRPr="00B00DF3" w:rsidRDefault="00F8234C" w:rsidP="00832AEF">
            <w:pPr>
              <w:pStyle w:val="DersBilgileri"/>
              <w:rPr>
                <w:ins w:id="38" w:author="msi" w:date="2026-09-22T12:14:00Z" w16du:dateUtc="2026-09-22T16:14:00Z"/>
                <w:szCs w:val="16"/>
              </w:rPr>
            </w:pPr>
            <w:ins w:id="39" w:author="msi" w:date="2026-09-22T12:14:00Z" w16du:dateUtc="2026-09-22T16:14:00Z">
              <w:r>
                <w:rPr>
                  <w:szCs w:val="16"/>
                </w:rPr>
                <w:t>SEÇMELİ</w:t>
              </w:r>
            </w:ins>
          </w:p>
        </w:tc>
      </w:tr>
      <w:tr w:rsidR="00BC32DD" w:rsidRPr="001A2552" w14:paraId="06EF84DE" w14:textId="77777777" w:rsidTr="00832AEF">
        <w:trPr>
          <w:jc w:val="center"/>
          <w:ins w:id="40" w:author="msi" w:date="2026-09-22T12:14:00Z" w16du:dateUtc="2026-09-22T16:14:00Z"/>
        </w:trPr>
        <w:tc>
          <w:tcPr>
            <w:tcW w:w="2745" w:type="dxa"/>
            <w:vAlign w:val="center"/>
          </w:tcPr>
          <w:p w14:paraId="6932AB84" w14:textId="77777777" w:rsidR="00BC32DD" w:rsidRPr="001A2552" w:rsidRDefault="00BC32DD" w:rsidP="00832AEF">
            <w:pPr>
              <w:pStyle w:val="DersBasliklar"/>
              <w:rPr>
                <w:ins w:id="41" w:author="msi" w:date="2026-09-22T12:14:00Z" w16du:dateUtc="2026-09-22T16:14:00Z"/>
                <w:szCs w:val="16"/>
              </w:rPr>
            </w:pPr>
            <w:ins w:id="42" w:author="msi" w:date="2026-09-22T12:14:00Z" w16du:dateUtc="2026-09-22T16:14:00Z">
              <w:r w:rsidRPr="001A2552">
                <w:rPr>
                  <w:szCs w:val="16"/>
                </w:rPr>
                <w:t>Dersin İçeriği</w:t>
              </w:r>
            </w:ins>
          </w:p>
        </w:tc>
        <w:tc>
          <w:tcPr>
            <w:tcW w:w="6068" w:type="dxa"/>
          </w:tcPr>
          <w:p w14:paraId="57EAD15A" w14:textId="77777777" w:rsidR="00F911A6" w:rsidRPr="00B00DF3" w:rsidRDefault="00F911A6" w:rsidP="00F911A6">
            <w:pPr>
              <w:rPr>
                <w:ins w:id="43" w:author="msi" w:date="2026-09-22T12:14:00Z" w16du:dateUtc="2026-09-22T16:14:00Z"/>
                <w:sz w:val="16"/>
                <w:szCs w:val="16"/>
              </w:rPr>
            </w:pPr>
          </w:p>
          <w:p w14:paraId="666E40D6" w14:textId="77777777" w:rsidR="00F95BE5" w:rsidRPr="00F8234C" w:rsidRDefault="00F95BE5" w:rsidP="00F95BE5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jc w:val="left"/>
              <w:rPr>
                <w:ins w:id="44" w:author="msi" w:date="2026-09-22T12:14:00Z" w16du:dateUtc="2026-09-22T16:14:00Z"/>
                <w:sz w:val="16"/>
                <w:szCs w:val="16"/>
              </w:rPr>
            </w:pPr>
            <w:ins w:id="45" w:author="msi" w:date="2026-09-22T12:14:00Z" w16du:dateUtc="2026-09-22T16:14:00Z">
              <w:r w:rsidRPr="00F8234C">
                <w:rPr>
                  <w:sz w:val="16"/>
                  <w:szCs w:val="16"/>
                </w:rPr>
                <w:t xml:space="preserve">Temel hukuksal kavramlar bilgisi </w:t>
              </w:r>
            </w:ins>
          </w:p>
          <w:p w14:paraId="2EBA3519" w14:textId="77777777" w:rsidR="00F95BE5" w:rsidRPr="00F8234C" w:rsidRDefault="00F95BE5" w:rsidP="00F95BE5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jc w:val="left"/>
              <w:rPr>
                <w:ins w:id="46" w:author="msi" w:date="2026-09-22T12:14:00Z" w16du:dateUtc="2026-09-22T16:14:00Z"/>
                <w:sz w:val="16"/>
                <w:szCs w:val="16"/>
              </w:rPr>
            </w:pPr>
            <w:ins w:id="47" w:author="msi" w:date="2026-09-22T12:14:00Z" w16du:dateUtc="2026-09-22T16:14:00Z">
              <w:r w:rsidRPr="00F8234C">
                <w:rPr>
                  <w:sz w:val="16"/>
                  <w:szCs w:val="16"/>
                </w:rPr>
                <w:t xml:space="preserve">İnsan hakları ve demokrasi ile ilgili temel kavramlar bilgisi </w:t>
              </w:r>
            </w:ins>
          </w:p>
          <w:p w14:paraId="3893D461" w14:textId="77777777" w:rsidR="00F95BE5" w:rsidRPr="00F8234C" w:rsidRDefault="00B90493" w:rsidP="00F95BE5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jc w:val="left"/>
              <w:rPr>
                <w:ins w:id="48" w:author="msi" w:date="2026-09-22T12:14:00Z" w16du:dateUtc="2026-09-22T16:14:00Z"/>
                <w:sz w:val="16"/>
                <w:szCs w:val="16"/>
              </w:rPr>
            </w:pPr>
            <w:ins w:id="49" w:author="msi" w:date="2026-09-22T12:14:00Z" w16du:dateUtc="2026-09-22T16:14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Batı’daki tarihi gelişimi</w:t>
              </w:r>
            </w:ins>
          </w:p>
          <w:p w14:paraId="1A474DFB" w14:textId="77777777" w:rsidR="00F95BE5" w:rsidRPr="00F8234C" w:rsidRDefault="00B90493" w:rsidP="00F95BE5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jc w:val="left"/>
              <w:rPr>
                <w:ins w:id="50" w:author="msi" w:date="2026-09-22T12:14:00Z" w16du:dateUtc="2026-09-22T16:14:00Z"/>
                <w:sz w:val="16"/>
                <w:szCs w:val="16"/>
              </w:rPr>
            </w:pPr>
            <w:ins w:id="51" w:author="msi" w:date="2026-09-22T12:14:00Z" w16du:dateUtc="2026-09-22T16:14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ülkemizdeki tarihi gelişimi </w:t>
              </w:r>
            </w:ins>
          </w:p>
          <w:p w14:paraId="3C874743" w14:textId="77777777" w:rsidR="00F95BE5" w:rsidRPr="00F8234C" w:rsidRDefault="00B90493" w:rsidP="00F95BE5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jc w:val="left"/>
              <w:rPr>
                <w:ins w:id="52" w:author="msi" w:date="2026-09-22T12:14:00Z" w16du:dateUtc="2026-09-22T16:14:00Z"/>
                <w:sz w:val="16"/>
                <w:szCs w:val="16"/>
              </w:rPr>
            </w:pPr>
            <w:ins w:id="53" w:author="msi" w:date="2026-09-22T12:14:00Z" w16du:dateUtc="2026-09-22T16:14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uluslararası alana geçişi </w:t>
              </w:r>
            </w:ins>
          </w:p>
          <w:p w14:paraId="2CC5AE35" w14:textId="77777777" w:rsidR="00F911A6" w:rsidRPr="00F8234C" w:rsidRDefault="00F911A6" w:rsidP="00F95BE5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ins w:id="54" w:author="msi" w:date="2026-09-22T12:14:00Z" w16du:dateUtc="2026-09-22T16:14:00Z"/>
                <w:sz w:val="16"/>
                <w:szCs w:val="16"/>
              </w:rPr>
            </w:pPr>
            <w:ins w:id="55" w:author="msi" w:date="2026-09-22T12:14:00Z" w16du:dateUtc="2026-09-22T16:14:00Z">
              <w:r w:rsidRPr="00F8234C">
                <w:rPr>
                  <w:sz w:val="16"/>
                  <w:szCs w:val="16"/>
                </w:rPr>
                <w:t xml:space="preserve">İnsan hakları </w:t>
              </w:r>
              <w:r w:rsidR="00B90493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 xml:space="preserve">eğitiminin tanımı, amacı ve önemi </w:t>
              </w:r>
            </w:ins>
          </w:p>
          <w:p w14:paraId="36B8EB11" w14:textId="77777777" w:rsidR="00B00DF3" w:rsidRPr="00F8234C" w:rsidRDefault="00B90493" w:rsidP="00F95BE5">
            <w:pPr>
              <w:numPr>
                <w:ilvl w:val="0"/>
                <w:numId w:val="5"/>
              </w:numPr>
              <w:tabs>
                <w:tab w:val="left" w:pos="9640"/>
              </w:tabs>
              <w:jc w:val="left"/>
              <w:rPr>
                <w:ins w:id="56" w:author="msi" w:date="2026-09-22T12:14:00Z" w16du:dateUtc="2026-09-22T16:14:00Z"/>
                <w:sz w:val="16"/>
                <w:szCs w:val="16"/>
              </w:rPr>
            </w:pPr>
            <w:ins w:id="57" w:author="msi" w:date="2026-09-22T12:14:00Z" w16du:dateUtc="2026-09-22T16:14:00Z">
              <w:r w:rsidRPr="00F8234C">
                <w:rPr>
                  <w:sz w:val="16"/>
                  <w:szCs w:val="16"/>
                </w:rPr>
                <w:t>İ</w:t>
              </w:r>
              <w:r w:rsidR="00F95BE5" w:rsidRPr="00F8234C">
                <w:rPr>
                  <w:sz w:val="16"/>
                  <w:szCs w:val="16"/>
                </w:rPr>
                <w:t>nsan hakları ve demokrasi eğitimi</w:t>
              </w:r>
              <w:r w:rsidRPr="00F8234C">
                <w:rPr>
                  <w:sz w:val="16"/>
                  <w:szCs w:val="16"/>
                </w:rPr>
                <w:t>nin etkililiği</w:t>
              </w:r>
            </w:ins>
          </w:p>
          <w:p w14:paraId="6F1EAD69" w14:textId="77777777" w:rsidR="00BC32DD" w:rsidRPr="00B00DF3" w:rsidRDefault="00F911A6" w:rsidP="009D5F97">
            <w:pPr>
              <w:numPr>
                <w:ilvl w:val="0"/>
                <w:numId w:val="5"/>
              </w:numPr>
              <w:tabs>
                <w:tab w:val="left" w:pos="9640"/>
              </w:tabs>
              <w:jc w:val="left"/>
              <w:rPr>
                <w:ins w:id="58" w:author="msi" w:date="2026-09-22T12:14:00Z" w16du:dateUtc="2026-09-22T16:14:00Z"/>
                <w:szCs w:val="16"/>
              </w:rPr>
            </w:pPr>
            <w:ins w:id="59" w:author="msi" w:date="2026-09-22T12:14:00Z" w16du:dateUtc="2026-09-22T16:14:00Z">
              <w:r w:rsidRPr="00F8234C">
                <w:rPr>
                  <w:sz w:val="16"/>
                  <w:szCs w:val="16"/>
                </w:rPr>
                <w:t xml:space="preserve">Öğrencilerle birlikte belirlenecek değişik insan hakları </w:t>
              </w:r>
              <w:r w:rsidR="009D5F97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>konularının</w:t>
              </w:r>
              <w:r w:rsidRPr="00B00DF3">
                <w:rPr>
                  <w:sz w:val="16"/>
                  <w:szCs w:val="16"/>
                </w:rPr>
                <w:t xml:space="preserve"> (kadın hakları, çocuk hakları, yaşama hakkı, eğitim hakkı, özel hayatın gizliliği, seçme seçilme hakkı, barış hakkı, çevre hakkı gibi) örnek işlenişi </w:t>
              </w:r>
            </w:ins>
          </w:p>
        </w:tc>
      </w:tr>
      <w:tr w:rsidR="00BC32DD" w:rsidRPr="001A2552" w14:paraId="482A27B3" w14:textId="77777777" w:rsidTr="00832AEF">
        <w:trPr>
          <w:jc w:val="center"/>
          <w:ins w:id="60" w:author="msi" w:date="2026-09-22T12:14:00Z" w16du:dateUtc="2026-09-22T16:14:00Z"/>
        </w:trPr>
        <w:tc>
          <w:tcPr>
            <w:tcW w:w="2745" w:type="dxa"/>
            <w:vAlign w:val="center"/>
          </w:tcPr>
          <w:p w14:paraId="2DC8E588" w14:textId="77777777" w:rsidR="00BC32DD" w:rsidRPr="001A2552" w:rsidRDefault="00BC32DD" w:rsidP="00832AEF">
            <w:pPr>
              <w:pStyle w:val="DersBasliklar"/>
              <w:rPr>
                <w:ins w:id="61" w:author="msi" w:date="2026-09-22T12:14:00Z" w16du:dateUtc="2026-09-22T16:14:00Z"/>
                <w:szCs w:val="16"/>
              </w:rPr>
            </w:pPr>
            <w:ins w:id="62" w:author="msi" w:date="2026-09-22T12:14:00Z" w16du:dateUtc="2026-09-22T16:14:00Z">
              <w:r w:rsidRPr="001A2552">
                <w:rPr>
                  <w:szCs w:val="16"/>
                </w:rPr>
                <w:t>Dersin Amacı</w:t>
              </w:r>
            </w:ins>
          </w:p>
        </w:tc>
        <w:tc>
          <w:tcPr>
            <w:tcW w:w="6068" w:type="dxa"/>
          </w:tcPr>
          <w:p w14:paraId="0F1A64AE" w14:textId="77777777" w:rsidR="009D5F97" w:rsidRPr="009D5F97" w:rsidRDefault="009D5F97" w:rsidP="009D5F97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left"/>
              <w:rPr>
                <w:ins w:id="63" w:author="msi" w:date="2026-09-22T12:14:00Z" w16du:dateUtc="2026-09-22T16:14:00Z"/>
                <w:sz w:val="16"/>
                <w:szCs w:val="16"/>
              </w:rPr>
            </w:pPr>
            <w:ins w:id="64" w:author="msi" w:date="2026-09-22T12:14:00Z" w16du:dateUtc="2026-09-22T16:14:00Z">
              <w:r w:rsidRPr="009D5F97">
                <w:rPr>
                  <w:sz w:val="16"/>
                  <w:szCs w:val="16"/>
                </w:rPr>
                <w:t xml:space="preserve">Hukuk, insan hakları ve demokrasi gibi konularda </w:t>
              </w:r>
              <w:r w:rsidR="00CC0B85">
                <w:rPr>
                  <w:sz w:val="16"/>
                  <w:szCs w:val="16"/>
                </w:rPr>
                <w:t>bilinmesi</w:t>
              </w:r>
              <w:r w:rsidRPr="009D5F97">
                <w:rPr>
                  <w:sz w:val="16"/>
                  <w:szCs w:val="16"/>
                </w:rPr>
                <w:t xml:space="preserve"> ve </w:t>
              </w:r>
              <w:r w:rsidR="00CC0B85">
                <w:rPr>
                  <w:sz w:val="16"/>
                  <w:szCs w:val="16"/>
                </w:rPr>
                <w:t>öğrencilerde</w:t>
              </w:r>
              <w:r w:rsidRPr="009D5F97">
                <w:rPr>
                  <w:sz w:val="16"/>
                  <w:szCs w:val="16"/>
                </w:rPr>
                <w:t xml:space="preserve"> insan haklarına saygı, hakları kullanma, koruma ve geliştirme bilincinin oluşturulması.</w:t>
              </w:r>
            </w:ins>
          </w:p>
          <w:p w14:paraId="02952BA0" w14:textId="77777777" w:rsidR="00CC0B85" w:rsidRDefault="00CC0B85" w:rsidP="009D5F97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left"/>
              <w:rPr>
                <w:ins w:id="65" w:author="msi" w:date="2026-09-22T12:14:00Z" w16du:dateUtc="2026-09-22T16:14:00Z"/>
                <w:sz w:val="16"/>
                <w:szCs w:val="16"/>
              </w:rPr>
            </w:pPr>
            <w:ins w:id="66" w:author="msi" w:date="2026-09-22T12:14:00Z" w16du:dateUtc="2026-09-22T16:14:00Z">
              <w:r>
                <w:rPr>
                  <w:sz w:val="16"/>
                  <w:szCs w:val="16"/>
                </w:rPr>
                <w:t>İnsan hakları ve demokrasinin Batı’daki ve ülkemizdeki tarihsel gelişinin anlaşılması</w:t>
              </w:r>
            </w:ins>
          </w:p>
          <w:p w14:paraId="2FB74662" w14:textId="77777777" w:rsidR="00CC0B85" w:rsidRDefault="00B90493" w:rsidP="009D5F97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left"/>
              <w:rPr>
                <w:ins w:id="67" w:author="msi" w:date="2026-09-22T12:14:00Z" w16du:dateUtc="2026-09-22T16:14:00Z"/>
                <w:sz w:val="16"/>
                <w:szCs w:val="16"/>
              </w:rPr>
            </w:pPr>
            <w:ins w:id="68" w:author="msi" w:date="2026-09-22T12:14:00Z" w16du:dateUtc="2026-09-22T16:14:00Z">
              <w:r>
                <w:rPr>
                  <w:sz w:val="16"/>
                  <w:szCs w:val="16"/>
                </w:rPr>
                <w:t>İnsan hakları ve demokrasinin</w:t>
              </w:r>
              <w:r w:rsidR="00CC0B85">
                <w:rPr>
                  <w:sz w:val="16"/>
                  <w:szCs w:val="16"/>
                </w:rPr>
                <w:t xml:space="preserve"> uluslararası alana geçişinin tartışılması</w:t>
              </w:r>
            </w:ins>
          </w:p>
          <w:p w14:paraId="2513EC5B" w14:textId="77777777" w:rsidR="00F911A6" w:rsidRPr="009D5F97" w:rsidRDefault="00F911A6" w:rsidP="009D5F97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left"/>
              <w:rPr>
                <w:ins w:id="69" w:author="msi" w:date="2026-09-22T12:14:00Z" w16du:dateUtc="2026-09-22T16:14:00Z"/>
                <w:sz w:val="16"/>
                <w:szCs w:val="16"/>
              </w:rPr>
            </w:pPr>
            <w:ins w:id="70" w:author="msi" w:date="2026-09-22T12:14:00Z" w16du:dateUtc="2026-09-22T16:14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eğitiminin öneminin anlaşılması </w:t>
              </w:r>
            </w:ins>
          </w:p>
          <w:p w14:paraId="085F25DF" w14:textId="77777777" w:rsidR="00F911A6" w:rsidRPr="009D5F97" w:rsidRDefault="00F911A6" w:rsidP="009D5F97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left"/>
              <w:rPr>
                <w:ins w:id="71" w:author="msi" w:date="2026-09-22T12:14:00Z" w16du:dateUtc="2026-09-22T16:14:00Z"/>
                <w:sz w:val="16"/>
                <w:szCs w:val="16"/>
              </w:rPr>
            </w:pPr>
            <w:ins w:id="72" w:author="msi" w:date="2026-09-22T12:14:00Z" w16du:dateUtc="2026-09-22T16:14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okul ikliminin öneminin anlaşılması</w:t>
              </w:r>
            </w:ins>
          </w:p>
          <w:p w14:paraId="453C8213" w14:textId="77777777" w:rsidR="00F911A6" w:rsidRPr="009D5F97" w:rsidRDefault="00F911A6" w:rsidP="009D5F97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left"/>
              <w:rPr>
                <w:ins w:id="73" w:author="msi" w:date="2026-09-22T12:14:00Z" w16du:dateUtc="2026-09-22T16:14:00Z"/>
                <w:sz w:val="16"/>
                <w:szCs w:val="16"/>
              </w:rPr>
            </w:pPr>
            <w:ins w:id="74" w:author="msi" w:date="2026-09-22T12:14:00Z" w16du:dateUtc="2026-09-22T16:14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öğretmenin rolünün anlaşılması</w:t>
              </w:r>
            </w:ins>
          </w:p>
          <w:p w14:paraId="3D56F73B" w14:textId="77777777" w:rsidR="00F911A6" w:rsidRPr="009D5F97" w:rsidRDefault="00F911A6" w:rsidP="009D5F97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left"/>
              <w:rPr>
                <w:ins w:id="75" w:author="msi" w:date="2026-09-22T12:14:00Z" w16du:dateUtc="2026-09-22T16:14:00Z"/>
                <w:sz w:val="16"/>
                <w:szCs w:val="16"/>
              </w:rPr>
            </w:pPr>
            <w:ins w:id="76" w:author="msi" w:date="2026-09-22T12:14:00Z" w16du:dateUtc="2026-09-22T16:14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eğitiminde diğer derslerden yararlanmanın öneminin anlaşılması </w:t>
              </w:r>
            </w:ins>
          </w:p>
          <w:p w14:paraId="4C577497" w14:textId="77777777" w:rsidR="00F911A6" w:rsidRPr="009D5F97" w:rsidRDefault="00F911A6" w:rsidP="009D5F97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left"/>
              <w:rPr>
                <w:ins w:id="77" w:author="msi" w:date="2026-09-22T12:14:00Z" w16du:dateUtc="2026-09-22T16:14:00Z"/>
                <w:sz w:val="16"/>
                <w:szCs w:val="16"/>
              </w:rPr>
            </w:pPr>
            <w:ins w:id="78" w:author="msi" w:date="2026-09-22T12:14:00Z" w16du:dateUtc="2026-09-22T16:14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derslerinin etkililiğinde, dersin içeriğinin, derste uygulanan etkinliklerin, kullanılan yöntem ve materyallerin ve ders sonunda yapılan değerlendirmenin öneminin anlaşılması</w:t>
              </w:r>
            </w:ins>
          </w:p>
          <w:p w14:paraId="52209CBF" w14:textId="77777777" w:rsidR="00BC32DD" w:rsidRPr="00B00DF3" w:rsidRDefault="00BC32DD" w:rsidP="00832AEF">
            <w:pPr>
              <w:pStyle w:val="DersBilgileri"/>
              <w:rPr>
                <w:ins w:id="79" w:author="msi" w:date="2026-09-22T12:14:00Z" w16du:dateUtc="2026-09-22T16:14:00Z"/>
                <w:szCs w:val="16"/>
              </w:rPr>
            </w:pPr>
          </w:p>
        </w:tc>
      </w:tr>
      <w:tr w:rsidR="00BC32DD" w:rsidRPr="001A2552" w14:paraId="7FB99C6C" w14:textId="77777777" w:rsidTr="00832AEF">
        <w:trPr>
          <w:jc w:val="center"/>
          <w:ins w:id="80" w:author="msi" w:date="2026-09-22T12:14:00Z" w16du:dateUtc="2026-09-22T16:14:00Z"/>
        </w:trPr>
        <w:tc>
          <w:tcPr>
            <w:tcW w:w="2745" w:type="dxa"/>
            <w:vAlign w:val="center"/>
          </w:tcPr>
          <w:p w14:paraId="1441CF7A" w14:textId="77777777" w:rsidR="00BC32DD" w:rsidRPr="001A2552" w:rsidRDefault="00BC32DD" w:rsidP="00832AEF">
            <w:pPr>
              <w:pStyle w:val="DersBasliklar"/>
              <w:rPr>
                <w:ins w:id="81" w:author="msi" w:date="2026-09-22T12:14:00Z" w16du:dateUtc="2026-09-22T16:14:00Z"/>
                <w:szCs w:val="16"/>
              </w:rPr>
            </w:pPr>
            <w:ins w:id="82" w:author="msi" w:date="2026-09-22T12:14:00Z" w16du:dateUtc="2026-09-22T16:14:00Z">
              <w:r w:rsidRPr="001A2552">
                <w:rPr>
                  <w:szCs w:val="16"/>
                </w:rPr>
                <w:t>Dersin Süresi</w:t>
              </w:r>
            </w:ins>
          </w:p>
        </w:tc>
        <w:tc>
          <w:tcPr>
            <w:tcW w:w="6068" w:type="dxa"/>
          </w:tcPr>
          <w:p w14:paraId="3BC13FCE" w14:textId="77777777" w:rsidR="00BC32DD" w:rsidRPr="00B00DF3" w:rsidRDefault="00F8234C" w:rsidP="00832AEF">
            <w:pPr>
              <w:pStyle w:val="DersBilgileri"/>
              <w:rPr>
                <w:ins w:id="83" w:author="msi" w:date="2026-09-22T12:14:00Z" w16du:dateUtc="2026-09-22T16:14:00Z"/>
                <w:szCs w:val="16"/>
              </w:rPr>
            </w:pPr>
            <w:ins w:id="84" w:author="msi" w:date="2026-09-22T12:14:00Z" w16du:dateUtc="2026-09-22T16:14:00Z">
              <w:r>
                <w:rPr>
                  <w:szCs w:val="16"/>
                </w:rPr>
                <w:t>2</w:t>
              </w:r>
              <w:r w:rsidR="00B00DF3" w:rsidRPr="00B00DF3">
                <w:rPr>
                  <w:szCs w:val="16"/>
                </w:rPr>
                <w:t xml:space="preserve"> SAAT/HAFTA</w:t>
              </w:r>
            </w:ins>
          </w:p>
        </w:tc>
      </w:tr>
      <w:tr w:rsidR="00BC32DD" w:rsidRPr="001A2552" w14:paraId="62FE9001" w14:textId="77777777" w:rsidTr="00832AEF">
        <w:trPr>
          <w:jc w:val="center"/>
          <w:ins w:id="85" w:author="msi" w:date="2026-09-22T12:14:00Z" w16du:dateUtc="2026-09-22T16:14:00Z"/>
        </w:trPr>
        <w:tc>
          <w:tcPr>
            <w:tcW w:w="2745" w:type="dxa"/>
            <w:vAlign w:val="center"/>
          </w:tcPr>
          <w:p w14:paraId="0EB2CC3B" w14:textId="77777777" w:rsidR="00BC32DD" w:rsidRPr="001A2552" w:rsidRDefault="00BC32DD" w:rsidP="00832AEF">
            <w:pPr>
              <w:pStyle w:val="DersBasliklar"/>
              <w:rPr>
                <w:ins w:id="86" w:author="msi" w:date="2026-09-22T12:14:00Z" w16du:dateUtc="2026-09-22T16:14:00Z"/>
                <w:szCs w:val="16"/>
              </w:rPr>
            </w:pPr>
            <w:ins w:id="87" w:author="msi" w:date="2026-09-22T12:14:00Z" w16du:dateUtc="2026-09-22T16:14:00Z">
              <w:r w:rsidRPr="001A2552">
                <w:rPr>
                  <w:szCs w:val="16"/>
                </w:rPr>
                <w:t>Eğitim Dili</w:t>
              </w:r>
            </w:ins>
          </w:p>
        </w:tc>
        <w:tc>
          <w:tcPr>
            <w:tcW w:w="6068" w:type="dxa"/>
          </w:tcPr>
          <w:p w14:paraId="7C51A39C" w14:textId="77777777" w:rsidR="00BC32DD" w:rsidRPr="00B00DF3" w:rsidRDefault="00B00DF3" w:rsidP="00832AEF">
            <w:pPr>
              <w:pStyle w:val="DersBilgileri"/>
              <w:rPr>
                <w:ins w:id="88" w:author="msi" w:date="2026-09-22T12:14:00Z" w16du:dateUtc="2026-09-22T16:14:00Z"/>
                <w:szCs w:val="16"/>
              </w:rPr>
            </w:pPr>
            <w:ins w:id="89" w:author="msi" w:date="2026-09-22T12:14:00Z" w16du:dateUtc="2026-09-22T16:14:00Z">
              <w:r w:rsidRPr="00B00DF3">
                <w:rPr>
                  <w:szCs w:val="16"/>
                </w:rPr>
                <w:t>TÜRKÇE</w:t>
              </w:r>
            </w:ins>
          </w:p>
        </w:tc>
      </w:tr>
      <w:tr w:rsidR="00BC32DD" w:rsidRPr="001A2552" w14:paraId="7F204DAE" w14:textId="77777777" w:rsidTr="00832AEF">
        <w:trPr>
          <w:jc w:val="center"/>
          <w:ins w:id="90" w:author="msi" w:date="2026-09-22T12:14:00Z" w16du:dateUtc="2026-09-22T16:14:00Z"/>
        </w:trPr>
        <w:tc>
          <w:tcPr>
            <w:tcW w:w="2745" w:type="dxa"/>
            <w:vAlign w:val="center"/>
          </w:tcPr>
          <w:p w14:paraId="5AE76BA0" w14:textId="77777777" w:rsidR="00BC32DD" w:rsidRPr="001A2552" w:rsidRDefault="00BC32DD" w:rsidP="00832AEF">
            <w:pPr>
              <w:pStyle w:val="DersBasliklar"/>
              <w:rPr>
                <w:ins w:id="91" w:author="msi" w:date="2026-09-22T12:14:00Z" w16du:dateUtc="2026-09-22T16:14:00Z"/>
                <w:szCs w:val="16"/>
              </w:rPr>
            </w:pPr>
            <w:ins w:id="92" w:author="msi" w:date="2026-09-22T12:14:00Z" w16du:dateUtc="2026-09-22T16:14:00Z">
              <w:r w:rsidRPr="001A2552">
                <w:rPr>
                  <w:szCs w:val="16"/>
                </w:rPr>
                <w:t>Ön Koşul</w:t>
              </w:r>
            </w:ins>
          </w:p>
        </w:tc>
        <w:tc>
          <w:tcPr>
            <w:tcW w:w="6068" w:type="dxa"/>
          </w:tcPr>
          <w:p w14:paraId="7B18BD3A" w14:textId="77777777" w:rsidR="00BC32DD" w:rsidRPr="00B00DF3" w:rsidRDefault="00BC32DD" w:rsidP="00832AEF">
            <w:pPr>
              <w:pStyle w:val="DersBilgileri"/>
              <w:rPr>
                <w:ins w:id="93" w:author="msi" w:date="2026-09-22T12:14:00Z" w16du:dateUtc="2026-09-22T16:14:00Z"/>
                <w:szCs w:val="16"/>
              </w:rPr>
            </w:pPr>
          </w:p>
        </w:tc>
      </w:tr>
      <w:tr w:rsidR="00BC32DD" w:rsidRPr="001A2552" w14:paraId="280BEA60" w14:textId="77777777" w:rsidTr="00832AEF">
        <w:trPr>
          <w:jc w:val="center"/>
          <w:ins w:id="94" w:author="msi" w:date="2026-09-22T12:14:00Z" w16du:dateUtc="2026-09-22T16:14:00Z"/>
        </w:trPr>
        <w:tc>
          <w:tcPr>
            <w:tcW w:w="2745" w:type="dxa"/>
            <w:vAlign w:val="center"/>
          </w:tcPr>
          <w:p w14:paraId="155116E8" w14:textId="77777777" w:rsidR="00BC32DD" w:rsidRPr="001A2552" w:rsidRDefault="00BC32DD" w:rsidP="00832AEF">
            <w:pPr>
              <w:pStyle w:val="DersBasliklar"/>
              <w:rPr>
                <w:ins w:id="95" w:author="msi" w:date="2026-09-22T12:14:00Z" w16du:dateUtc="2026-09-22T16:14:00Z"/>
                <w:szCs w:val="16"/>
              </w:rPr>
            </w:pPr>
            <w:ins w:id="96" w:author="msi" w:date="2026-09-22T12:14:00Z" w16du:dateUtc="2026-09-22T16:14:00Z">
              <w:r w:rsidRPr="001A2552">
                <w:rPr>
                  <w:szCs w:val="16"/>
                </w:rPr>
                <w:t>Önerilen Kaynaklar</w:t>
              </w:r>
            </w:ins>
          </w:p>
        </w:tc>
        <w:tc>
          <w:tcPr>
            <w:tcW w:w="6068" w:type="dxa"/>
          </w:tcPr>
          <w:p w14:paraId="62E87E26" w14:textId="77777777" w:rsidR="00B00DF3" w:rsidRPr="00B00DF3" w:rsidRDefault="00B00DF3" w:rsidP="00B00DF3">
            <w:pPr>
              <w:rPr>
                <w:ins w:id="97" w:author="msi" w:date="2026-09-22T12:14:00Z" w16du:dateUtc="2026-09-22T16:14:00Z"/>
                <w:sz w:val="16"/>
                <w:szCs w:val="16"/>
              </w:rPr>
            </w:pPr>
            <w:ins w:id="98" w:author="msi" w:date="2026-09-22T12:14:00Z" w16du:dateUtc="2026-09-22T16:14:00Z">
              <w:r w:rsidRPr="00B00DF3">
                <w:rPr>
                  <w:sz w:val="16"/>
                  <w:szCs w:val="16"/>
                </w:rPr>
                <w:t xml:space="preserve">-Karaman-Kepenekci, Y. (2000) </w:t>
              </w:r>
              <w:r w:rsidRPr="00B00DF3">
                <w:rPr>
                  <w:bCs/>
                  <w:sz w:val="16"/>
                  <w:szCs w:val="16"/>
                </w:rPr>
                <w:t>İnsan Hakları Eğitimi</w:t>
              </w:r>
              <w:r w:rsidRPr="00B00DF3">
                <w:rPr>
                  <w:sz w:val="16"/>
                  <w:szCs w:val="16"/>
                </w:rPr>
                <w:t>, Ankara: Anı Yayıncılık, 191 s.</w:t>
              </w:r>
            </w:ins>
          </w:p>
          <w:p w14:paraId="0C3C56AB" w14:textId="77777777" w:rsidR="00B00DF3" w:rsidRPr="00B00DF3" w:rsidRDefault="00B00DF3" w:rsidP="00B00DF3">
            <w:pPr>
              <w:rPr>
                <w:ins w:id="99" w:author="msi" w:date="2026-09-22T12:14:00Z" w16du:dateUtc="2026-09-22T16:14:00Z"/>
                <w:sz w:val="16"/>
                <w:szCs w:val="16"/>
              </w:rPr>
            </w:pPr>
            <w:ins w:id="100" w:author="msi" w:date="2026-09-22T12:14:00Z" w16du:dateUtc="2026-09-22T16:14:00Z">
              <w:r w:rsidRPr="00B00DF3">
                <w:rPr>
                  <w:sz w:val="16"/>
                  <w:szCs w:val="16"/>
                </w:rPr>
                <w:t>-Karaman-Kepenekci, Y. (2014) Eğitimciler İçin İnsan Hakları ve Vatandaşlık (2. Baskı), Ankara: Siyasal Kitabevi, 296 s.</w:t>
              </w:r>
            </w:ins>
          </w:p>
          <w:p w14:paraId="01D58FF4" w14:textId="77777777" w:rsidR="00B00DF3" w:rsidRPr="00B00DF3" w:rsidRDefault="00B00DF3" w:rsidP="00B00DF3">
            <w:pPr>
              <w:rPr>
                <w:ins w:id="101" w:author="msi" w:date="2026-09-22T12:14:00Z" w16du:dateUtc="2026-09-22T16:14:00Z"/>
                <w:sz w:val="16"/>
                <w:szCs w:val="16"/>
              </w:rPr>
            </w:pPr>
            <w:ins w:id="102" w:author="msi" w:date="2026-09-22T12:14:00Z" w16du:dateUtc="2026-09-22T16:14:00Z">
              <w:r w:rsidRPr="00B00DF3">
                <w:rPr>
                  <w:sz w:val="16"/>
                  <w:szCs w:val="16"/>
                </w:rPr>
                <w:t>-Akyüz, E. (2015) Çocuk Hakları. Ankara: Pegem Yayınları.</w:t>
              </w:r>
            </w:ins>
          </w:p>
          <w:p w14:paraId="79002F19" w14:textId="77777777" w:rsidR="00B00DF3" w:rsidRPr="00B00DF3" w:rsidRDefault="00B00DF3" w:rsidP="00B00DF3">
            <w:pPr>
              <w:pStyle w:val="BodyText2"/>
              <w:jc w:val="both"/>
              <w:rPr>
                <w:ins w:id="103" w:author="msi" w:date="2026-09-22T12:14:00Z" w16du:dateUtc="2026-09-22T16:14:00Z"/>
                <w:rFonts w:ascii="Verdana" w:hAnsi="Verdana"/>
                <w:sz w:val="16"/>
                <w:szCs w:val="16"/>
              </w:rPr>
            </w:pPr>
            <w:ins w:id="104" w:author="msi" w:date="2026-09-22T12:14:00Z" w16du:dateUtc="2026-09-22T16:14:00Z">
              <w:r w:rsidRPr="00B00DF3">
                <w:rPr>
                  <w:rFonts w:ascii="Verdana" w:hAnsi="Verdana"/>
                  <w:sz w:val="16"/>
                  <w:szCs w:val="16"/>
                </w:rPr>
                <w:t>-Gemalmaz, M.S. (2002) Ulusal Üstü İnsan Hakları Hukukunun Genel Teorisine Giriş. İstanbul: Beta Yayıncılık.</w:t>
              </w:r>
            </w:ins>
          </w:p>
          <w:p w14:paraId="171BB96A" w14:textId="77777777" w:rsidR="00B00DF3" w:rsidRPr="00B00DF3" w:rsidRDefault="00B00DF3" w:rsidP="00B00DF3">
            <w:pPr>
              <w:rPr>
                <w:ins w:id="105" w:author="msi" w:date="2026-09-22T12:14:00Z" w16du:dateUtc="2026-09-22T16:14:00Z"/>
                <w:sz w:val="16"/>
                <w:szCs w:val="16"/>
              </w:rPr>
            </w:pPr>
            <w:ins w:id="106" w:author="msi" w:date="2026-09-22T12:14:00Z" w16du:dateUtc="2026-09-22T16:14:00Z">
              <w:r w:rsidRPr="00B00DF3">
                <w:rPr>
                  <w:sz w:val="16"/>
                  <w:szCs w:val="16"/>
                </w:rPr>
                <w:t xml:space="preserve">-Gözübüyük, Ş. (2013) Hukuka Giriş. Ankara: Turhan Kitapevi. </w:t>
              </w:r>
            </w:ins>
          </w:p>
          <w:p w14:paraId="1DA4CE22" w14:textId="77777777" w:rsidR="00B00DF3" w:rsidRPr="00B00DF3" w:rsidRDefault="00B00DF3" w:rsidP="00B00DF3">
            <w:pPr>
              <w:rPr>
                <w:ins w:id="107" w:author="msi" w:date="2026-09-22T12:14:00Z" w16du:dateUtc="2026-09-22T16:14:00Z"/>
                <w:sz w:val="16"/>
                <w:szCs w:val="16"/>
              </w:rPr>
            </w:pPr>
            <w:ins w:id="108" w:author="msi" w:date="2026-09-22T12:14:00Z" w16du:dateUtc="2026-09-22T16:14:00Z">
              <w:r w:rsidRPr="00B00DF3">
                <w:rPr>
                  <w:sz w:val="16"/>
                  <w:szCs w:val="16"/>
                </w:rPr>
                <w:t>-Kapani, M. (1981) Kamu Hürriyetleri. Ankara: A.Ü. Hukuk Fakültesi Yayınları.</w:t>
              </w:r>
            </w:ins>
          </w:p>
          <w:p w14:paraId="5684B1C9" w14:textId="77777777" w:rsidR="00B00DF3" w:rsidRPr="00B00DF3" w:rsidRDefault="00B00DF3" w:rsidP="00B00DF3">
            <w:pPr>
              <w:rPr>
                <w:ins w:id="109" w:author="msi" w:date="2026-09-22T12:14:00Z" w16du:dateUtc="2026-09-22T16:14:00Z"/>
                <w:sz w:val="16"/>
                <w:szCs w:val="16"/>
              </w:rPr>
            </w:pPr>
            <w:ins w:id="110" w:author="msi" w:date="2026-09-22T12:14:00Z" w16du:dateUtc="2026-09-22T16:14:00Z">
              <w:r w:rsidRPr="00B00DF3">
                <w:rPr>
                  <w:sz w:val="16"/>
                  <w:szCs w:val="16"/>
                </w:rPr>
                <w:t>-Mumcu, A. (1994) İnsan Hakları ve Kamu Özgürlükleri. Ankara: Savaş Yayınları.</w:t>
              </w:r>
            </w:ins>
          </w:p>
          <w:p w14:paraId="3BA55824" w14:textId="77777777" w:rsidR="00B00DF3" w:rsidRPr="00B00DF3" w:rsidRDefault="00B00DF3" w:rsidP="00B00DF3">
            <w:pPr>
              <w:rPr>
                <w:ins w:id="111" w:author="msi" w:date="2026-09-22T12:14:00Z" w16du:dateUtc="2026-09-22T16:14:00Z"/>
                <w:sz w:val="16"/>
                <w:szCs w:val="16"/>
              </w:rPr>
            </w:pPr>
            <w:ins w:id="112" w:author="msi" w:date="2026-09-22T12:14:00Z" w16du:dateUtc="2026-09-22T16:14:00Z">
              <w:r w:rsidRPr="00B00DF3">
                <w:rPr>
                  <w:sz w:val="16"/>
                  <w:szCs w:val="16"/>
                </w:rPr>
                <w:lastRenderedPageBreak/>
                <w:t>-Reisoğlu, S. (2001) Uluslar arası Boyutlarıyla İnsan Hakları. İstanbul: Beta Yayıncılık.</w:t>
              </w:r>
            </w:ins>
          </w:p>
          <w:p w14:paraId="51333B0A" w14:textId="77777777" w:rsidR="00B00DF3" w:rsidRPr="00B00DF3" w:rsidRDefault="00B00DF3" w:rsidP="00B00DF3">
            <w:pPr>
              <w:rPr>
                <w:ins w:id="113" w:author="msi" w:date="2026-09-22T12:14:00Z" w16du:dateUtc="2026-09-22T16:14:00Z"/>
                <w:sz w:val="16"/>
                <w:szCs w:val="16"/>
              </w:rPr>
            </w:pPr>
            <w:ins w:id="114" w:author="msi" w:date="2026-09-22T12:14:00Z" w16du:dateUtc="2026-09-22T16:14:00Z">
              <w:r w:rsidRPr="00B00DF3">
                <w:rPr>
                  <w:sz w:val="16"/>
                  <w:szCs w:val="16"/>
                </w:rPr>
                <w:t>-İnsan hakları eğitimi konusunda yazılmış tüm diğer yerli ve yabancı kaynaklar</w:t>
              </w:r>
            </w:ins>
          </w:p>
          <w:p w14:paraId="356CBFEE" w14:textId="77777777" w:rsidR="00BC32DD" w:rsidRPr="00B00DF3" w:rsidRDefault="00BC32DD" w:rsidP="00832AEF">
            <w:pPr>
              <w:pStyle w:val="Kaynakca"/>
              <w:rPr>
                <w:ins w:id="115" w:author="msi" w:date="2026-09-22T12:14:00Z" w16du:dateUtc="2026-09-22T16:14:00Z"/>
                <w:szCs w:val="16"/>
                <w:lang w:val="tr-TR"/>
              </w:rPr>
            </w:pPr>
          </w:p>
        </w:tc>
      </w:tr>
      <w:tr w:rsidR="00BC32DD" w:rsidRPr="001A2552" w14:paraId="32CCC06B" w14:textId="77777777" w:rsidTr="00832AEF">
        <w:trPr>
          <w:jc w:val="center"/>
          <w:ins w:id="116" w:author="msi" w:date="2026-09-22T12:14:00Z" w16du:dateUtc="2026-09-22T16:14:00Z"/>
        </w:trPr>
        <w:tc>
          <w:tcPr>
            <w:tcW w:w="2745" w:type="dxa"/>
            <w:vAlign w:val="center"/>
          </w:tcPr>
          <w:p w14:paraId="6C2B2157" w14:textId="77777777" w:rsidR="00BC32DD" w:rsidRPr="001A2552" w:rsidRDefault="00BC32DD" w:rsidP="00832AEF">
            <w:pPr>
              <w:pStyle w:val="DersBasliklar"/>
              <w:rPr>
                <w:ins w:id="117" w:author="msi" w:date="2026-09-22T12:14:00Z" w16du:dateUtc="2026-09-22T16:14:00Z"/>
                <w:szCs w:val="16"/>
              </w:rPr>
            </w:pPr>
            <w:ins w:id="118" w:author="msi" w:date="2026-09-22T12:14:00Z" w16du:dateUtc="2026-09-22T16:14:00Z">
              <w:r>
                <w:rPr>
                  <w:szCs w:val="16"/>
                </w:rPr>
                <w:lastRenderedPageBreak/>
                <w:t xml:space="preserve">Dersin </w:t>
              </w:r>
              <w:r w:rsidRPr="001A2552">
                <w:rPr>
                  <w:szCs w:val="16"/>
                </w:rPr>
                <w:t>Kredisi</w:t>
              </w:r>
            </w:ins>
          </w:p>
        </w:tc>
        <w:tc>
          <w:tcPr>
            <w:tcW w:w="6068" w:type="dxa"/>
            <w:vAlign w:val="center"/>
          </w:tcPr>
          <w:p w14:paraId="4DAAF6D9" w14:textId="77777777" w:rsidR="00BC32DD" w:rsidRPr="001A2552" w:rsidRDefault="00B00DF3" w:rsidP="00832AEF">
            <w:pPr>
              <w:pStyle w:val="DersBilgileri"/>
              <w:rPr>
                <w:ins w:id="119" w:author="msi" w:date="2026-09-22T12:14:00Z" w16du:dateUtc="2026-09-22T16:14:00Z"/>
                <w:szCs w:val="16"/>
              </w:rPr>
            </w:pPr>
            <w:ins w:id="120" w:author="msi" w:date="2026-09-22T12:14:00Z" w16du:dateUtc="2026-09-22T16:14:00Z">
              <w:r>
                <w:rPr>
                  <w:szCs w:val="16"/>
                </w:rPr>
                <w:t>8</w:t>
              </w:r>
            </w:ins>
          </w:p>
        </w:tc>
      </w:tr>
      <w:tr w:rsidR="00BC32DD" w:rsidRPr="001A2552" w14:paraId="7E3EF52B" w14:textId="77777777" w:rsidTr="00832AEF">
        <w:trPr>
          <w:jc w:val="center"/>
          <w:ins w:id="121" w:author="msi" w:date="2026-09-22T12:14:00Z" w16du:dateUtc="2026-09-22T16:14:00Z"/>
        </w:trPr>
        <w:tc>
          <w:tcPr>
            <w:tcW w:w="2745" w:type="dxa"/>
            <w:vAlign w:val="center"/>
          </w:tcPr>
          <w:p w14:paraId="73FE9DB0" w14:textId="77777777" w:rsidR="00BC32DD" w:rsidRPr="001A2552" w:rsidRDefault="00BC32DD" w:rsidP="00832AEF">
            <w:pPr>
              <w:pStyle w:val="DersBasliklar"/>
              <w:rPr>
                <w:ins w:id="122" w:author="msi" w:date="2026-09-22T12:14:00Z" w16du:dateUtc="2026-09-22T16:14:00Z"/>
                <w:szCs w:val="16"/>
              </w:rPr>
            </w:pPr>
            <w:ins w:id="123" w:author="msi" w:date="2026-09-22T12:14:00Z" w16du:dateUtc="2026-09-22T16:14:00Z">
              <w:r w:rsidRPr="001A2552">
                <w:rPr>
                  <w:szCs w:val="16"/>
                </w:rPr>
                <w:t>Laboratuvar</w:t>
              </w:r>
            </w:ins>
          </w:p>
        </w:tc>
        <w:tc>
          <w:tcPr>
            <w:tcW w:w="6068" w:type="dxa"/>
            <w:vAlign w:val="center"/>
          </w:tcPr>
          <w:p w14:paraId="09F45A75" w14:textId="77777777" w:rsidR="00BC32DD" w:rsidRPr="001A2552" w:rsidRDefault="00BC32DD" w:rsidP="00832AEF">
            <w:pPr>
              <w:pStyle w:val="DersBilgileri"/>
              <w:rPr>
                <w:ins w:id="124" w:author="msi" w:date="2026-09-22T12:14:00Z" w16du:dateUtc="2026-09-22T16:14:00Z"/>
                <w:szCs w:val="16"/>
              </w:rPr>
            </w:pPr>
          </w:p>
        </w:tc>
      </w:tr>
      <w:tr w:rsidR="00BC32DD" w:rsidRPr="001A2552" w14:paraId="1DD30CF8" w14:textId="77777777" w:rsidTr="00832AEF">
        <w:trPr>
          <w:jc w:val="center"/>
          <w:ins w:id="125" w:author="msi" w:date="2026-09-22T12:14:00Z" w16du:dateUtc="2026-09-22T16:14:00Z"/>
        </w:trPr>
        <w:tc>
          <w:tcPr>
            <w:tcW w:w="2745" w:type="dxa"/>
            <w:vAlign w:val="center"/>
          </w:tcPr>
          <w:p w14:paraId="50507B71" w14:textId="77777777" w:rsidR="00BC32DD" w:rsidRPr="001A2552" w:rsidRDefault="00BC32DD" w:rsidP="00832AEF">
            <w:pPr>
              <w:pStyle w:val="DersBasliklar"/>
              <w:rPr>
                <w:ins w:id="126" w:author="msi" w:date="2026-09-22T12:14:00Z" w16du:dateUtc="2026-09-22T16:14:00Z"/>
                <w:szCs w:val="16"/>
              </w:rPr>
            </w:pPr>
            <w:ins w:id="127" w:author="msi" w:date="2026-09-22T12:14:00Z" w16du:dateUtc="2026-09-22T16:14:00Z">
              <w:r w:rsidRPr="001A2552">
                <w:rPr>
                  <w:szCs w:val="16"/>
                </w:rPr>
                <w:t>Diğer-1</w:t>
              </w:r>
            </w:ins>
          </w:p>
        </w:tc>
        <w:tc>
          <w:tcPr>
            <w:tcW w:w="6068" w:type="dxa"/>
            <w:vAlign w:val="center"/>
          </w:tcPr>
          <w:p w14:paraId="3A9C6B74" w14:textId="77777777" w:rsidR="00BC32DD" w:rsidRPr="001A2552" w:rsidRDefault="00BC32DD" w:rsidP="00832AEF">
            <w:pPr>
              <w:pStyle w:val="DersBilgileri"/>
              <w:rPr>
                <w:ins w:id="128" w:author="msi" w:date="2026-09-22T12:14:00Z" w16du:dateUtc="2026-09-22T16:14:00Z"/>
                <w:szCs w:val="16"/>
              </w:rPr>
            </w:pPr>
          </w:p>
        </w:tc>
      </w:tr>
    </w:tbl>
    <w:p w14:paraId="44A5590A" w14:textId="77777777" w:rsidR="00BC32DD" w:rsidRPr="001A2552" w:rsidRDefault="00BC32DD" w:rsidP="00BC32DD">
      <w:pPr>
        <w:rPr>
          <w:ins w:id="129" w:author="msi" w:date="2026-09-22T12:14:00Z" w16du:dateUtc="2026-09-22T16:14:00Z"/>
          <w:sz w:val="16"/>
          <w:szCs w:val="16"/>
        </w:rPr>
      </w:pPr>
    </w:p>
    <w:p w14:paraId="1655B166" w14:textId="77777777" w:rsidR="00BC32DD" w:rsidRPr="001A2552" w:rsidRDefault="00BC32DD" w:rsidP="00BC32DD">
      <w:pPr>
        <w:rPr>
          <w:ins w:id="130" w:author="msi" w:date="2026-09-22T12:14:00Z" w16du:dateUtc="2026-09-22T16:14:00Z"/>
          <w:sz w:val="16"/>
          <w:szCs w:val="16"/>
        </w:rPr>
      </w:pPr>
    </w:p>
    <w:p w14:paraId="70834495" w14:textId="77777777" w:rsidR="00BC32DD" w:rsidRPr="001A2552" w:rsidRDefault="00BC32DD" w:rsidP="00BC32DD">
      <w:pPr>
        <w:rPr>
          <w:ins w:id="131" w:author="msi" w:date="2026-09-22T12:14:00Z" w16du:dateUtc="2026-09-22T16:14:00Z"/>
          <w:sz w:val="16"/>
          <w:szCs w:val="16"/>
        </w:rPr>
      </w:pPr>
    </w:p>
    <w:p w14:paraId="76EB009C" w14:textId="77777777" w:rsidR="00BC32DD" w:rsidRDefault="00BC32DD" w:rsidP="00BC32DD">
      <w:pPr>
        <w:rPr>
          <w:ins w:id="132" w:author="msi" w:date="2026-09-22T12:14:00Z" w16du:dateUtc="2026-09-22T16:14:00Z"/>
        </w:rPr>
      </w:pPr>
    </w:p>
    <w:p w14:paraId="3629A3A9" w14:textId="77777777" w:rsidR="0029441F" w:rsidRDefault="0029441F" w:rsidP="00EE71B6">
      <w:pPr>
        <w:spacing w:line="360" w:lineRule="auto"/>
        <w:rPr>
          <w:del w:id="133" w:author="msi" w:date="2026-09-22T12:14:00Z" w16du:dateUtc="2026-09-22T16:14:00Z"/>
          <w:rFonts w:asciiTheme="minorHAnsi" w:hAnsiTheme="minorHAnsi"/>
          <w:b/>
          <w:lang w:val="sr-Cyrl-CS"/>
        </w:rPr>
      </w:pPr>
      <w:del w:id="134" w:author="msi" w:date="2026-09-22T12:14:00Z" w16du:dateUtc="2026-09-22T16:14:00Z">
        <w:r w:rsidRPr="00EE71B6">
          <w:rPr>
            <w:rFonts w:asciiTheme="minorHAnsi" w:hAnsiTheme="minorHAnsi"/>
            <w:b/>
            <w:lang w:val="sr-Cyrl-CS"/>
          </w:rPr>
          <w:delText>СТАМБЕН</w:delText>
        </w:r>
        <w:r w:rsidR="00EE71B6">
          <w:rPr>
            <w:rFonts w:asciiTheme="minorHAnsi" w:hAnsiTheme="minorHAnsi"/>
            <w:b/>
            <w:lang w:val="sr-Cyrl-CS"/>
          </w:rPr>
          <w:delText>А</w:delText>
        </w:r>
        <w:r w:rsidRPr="00EE71B6">
          <w:rPr>
            <w:rFonts w:asciiTheme="minorHAnsi" w:hAnsiTheme="minorHAnsi"/>
            <w:b/>
            <w:lang w:val="sr-Cyrl-CS"/>
          </w:rPr>
          <w:delText xml:space="preserve"> ЗАЈЕДНИЦ</w:delText>
        </w:r>
        <w:r w:rsidR="00EE71B6">
          <w:rPr>
            <w:rFonts w:asciiTheme="minorHAnsi" w:hAnsiTheme="minorHAnsi"/>
            <w:b/>
            <w:lang w:val="sr-Cyrl-CS"/>
          </w:rPr>
          <w:delText>А</w:delText>
        </w:r>
      </w:del>
    </w:p>
    <w:p w14:paraId="767866DA" w14:textId="77777777" w:rsidR="00EE71B6" w:rsidRPr="00EE71B6" w:rsidRDefault="00EE71B6" w:rsidP="00EE71B6">
      <w:pPr>
        <w:spacing w:line="360" w:lineRule="auto"/>
        <w:rPr>
          <w:del w:id="135" w:author="msi" w:date="2026-09-22T12:14:00Z" w16du:dateUtc="2026-09-22T16:14:00Z"/>
          <w:rFonts w:asciiTheme="minorHAnsi" w:hAnsiTheme="minorHAnsi"/>
          <w:lang w:val="sr-Cyrl-CS"/>
        </w:rPr>
      </w:pPr>
      <w:del w:id="136" w:author="msi" w:date="2026-09-22T12:14:00Z" w16du:dateUtc="2026-09-22T16:14:00Z">
        <w:r w:rsidRPr="00EE71B6">
          <w:rPr>
            <w:rFonts w:asciiTheme="minorHAnsi" w:hAnsiTheme="minorHAnsi"/>
            <w:lang w:val="sr-Cyrl-CS"/>
          </w:rPr>
          <w:delText>Ул</w:delText>
        </w:r>
        <w:r w:rsidR="002A5309">
          <w:rPr>
            <w:rFonts w:asciiTheme="minorHAnsi" w:hAnsiTheme="minorHAnsi"/>
            <w:lang w:val="sr-Cyrl-CS"/>
          </w:rPr>
          <w:delText>ица</w:delText>
        </w:r>
        <w:r w:rsidRPr="00EE71B6">
          <w:rPr>
            <w:rFonts w:asciiTheme="minorHAnsi" w:hAnsiTheme="minorHAnsi"/>
            <w:lang w:val="sr-Cyrl-CS"/>
          </w:rPr>
          <w:delText>___________</w:delText>
        </w:r>
        <w:r w:rsidR="002A5309">
          <w:rPr>
            <w:rFonts w:asciiTheme="minorHAnsi" w:hAnsiTheme="minorHAnsi"/>
            <w:lang w:val="sr-Cyrl-CS"/>
          </w:rPr>
          <w:delText>___</w:delText>
        </w:r>
        <w:r w:rsidRPr="00EE71B6">
          <w:rPr>
            <w:rFonts w:asciiTheme="minorHAnsi" w:hAnsiTheme="minorHAnsi"/>
            <w:lang w:val="sr-Cyrl-CS"/>
          </w:rPr>
          <w:delText>______ број _____</w:delText>
        </w:r>
      </w:del>
    </w:p>
    <w:p w14:paraId="040EBEF2" w14:textId="77777777" w:rsidR="00EE71B6" w:rsidRDefault="00EE71B6" w:rsidP="00EE71B6">
      <w:pPr>
        <w:spacing w:line="360" w:lineRule="auto"/>
        <w:rPr>
          <w:del w:id="137" w:author="msi" w:date="2026-09-22T12:14:00Z" w16du:dateUtc="2026-09-22T16:14:00Z"/>
          <w:rFonts w:asciiTheme="minorHAnsi" w:hAnsiTheme="minorHAnsi"/>
          <w:lang w:val="sr-Cyrl-CS"/>
        </w:rPr>
      </w:pPr>
      <w:del w:id="138" w:author="msi" w:date="2026-09-22T12:14:00Z" w16du:dateUtc="2026-09-22T16:14:00Z">
        <w:r w:rsidRPr="00EE71B6">
          <w:rPr>
            <w:rFonts w:asciiTheme="minorHAnsi" w:hAnsiTheme="minorHAnsi"/>
            <w:lang w:val="sr-Cyrl-CS"/>
          </w:rPr>
          <w:delText>___________</w:delText>
        </w:r>
        <w:r>
          <w:rPr>
            <w:rFonts w:asciiTheme="minorHAnsi" w:hAnsiTheme="minorHAnsi"/>
            <w:lang w:val="sr-Cyrl-CS"/>
          </w:rPr>
          <w:delText>___</w:delText>
        </w:r>
        <w:r w:rsidR="002A5309">
          <w:rPr>
            <w:rFonts w:asciiTheme="minorHAnsi" w:hAnsiTheme="minorHAnsi"/>
            <w:lang w:val="sr-Cyrl-CS"/>
          </w:rPr>
          <w:delText>_</w:delText>
        </w:r>
        <w:r>
          <w:rPr>
            <w:rFonts w:asciiTheme="minorHAnsi" w:hAnsiTheme="minorHAnsi"/>
            <w:lang w:val="sr-Cyrl-CS"/>
          </w:rPr>
          <w:delText>_</w:delText>
        </w:r>
        <w:r w:rsidRPr="00EE71B6">
          <w:rPr>
            <w:rFonts w:asciiTheme="minorHAnsi" w:hAnsiTheme="minorHAnsi"/>
            <w:lang w:val="sr-Cyrl-CS"/>
          </w:rPr>
          <w:delText>__</w:delText>
        </w:r>
      </w:del>
    </w:p>
    <w:p w14:paraId="44C0063B" w14:textId="77777777" w:rsidR="00FE41F0" w:rsidRDefault="00FE41F0" w:rsidP="00FE41F0">
      <w:pPr>
        <w:rPr>
          <w:del w:id="139" w:author="msi" w:date="2026-09-22T12:14:00Z" w16du:dateUtc="2026-09-22T16:14:00Z"/>
          <w:rFonts w:asciiTheme="minorHAnsi" w:hAnsiTheme="minorHAnsi"/>
          <w:b/>
          <w:lang w:val="sr-Cyrl-CS"/>
        </w:rPr>
      </w:pPr>
      <w:del w:id="140" w:author="msi" w:date="2026-09-22T12:14:00Z" w16du:dateUtc="2026-09-22T16:14:00Z">
        <w:r>
          <w:rPr>
            <w:rFonts w:asciiTheme="minorHAnsi" w:hAnsiTheme="minorHAnsi"/>
            <w:b/>
            <w:lang w:val="sr-Cyrl-CS"/>
          </w:rPr>
          <w:delText>Скупштина стамбене заједнице</w:delText>
        </w:r>
      </w:del>
    </w:p>
    <w:p w14:paraId="15BBE7BE" w14:textId="77777777" w:rsidR="00FE41F0" w:rsidRPr="00EE71B6" w:rsidRDefault="00FE41F0" w:rsidP="00EE71B6">
      <w:pPr>
        <w:spacing w:line="360" w:lineRule="auto"/>
        <w:rPr>
          <w:del w:id="141" w:author="msi" w:date="2026-09-22T12:14:00Z" w16du:dateUtc="2026-09-22T16:14:00Z"/>
          <w:rFonts w:asciiTheme="minorHAnsi" w:hAnsiTheme="minorHAnsi"/>
          <w:lang w:val="sr-Cyrl-CS"/>
        </w:rPr>
      </w:pPr>
    </w:p>
    <w:p w14:paraId="64B6237C" w14:textId="77777777" w:rsidR="00EE71B6" w:rsidRPr="00EE71B6" w:rsidRDefault="00EE71B6" w:rsidP="00EE71B6">
      <w:pPr>
        <w:rPr>
          <w:del w:id="142" w:author="msi" w:date="2026-09-22T12:14:00Z" w16du:dateUtc="2026-09-22T16:14:00Z"/>
          <w:rFonts w:asciiTheme="minorHAnsi" w:hAnsiTheme="minorHAnsi"/>
          <w:b/>
          <w:lang w:val="sr-Cyrl-CS"/>
        </w:rPr>
      </w:pPr>
    </w:p>
    <w:p w14:paraId="3A7C467B" w14:textId="77777777" w:rsidR="001E58CB" w:rsidRPr="0029441F" w:rsidRDefault="002E4887" w:rsidP="00F61EB4">
      <w:pPr>
        <w:jc w:val="center"/>
        <w:rPr>
          <w:del w:id="143" w:author="msi" w:date="2026-09-22T12:14:00Z" w16du:dateUtc="2026-09-22T16:14:00Z"/>
          <w:rFonts w:asciiTheme="minorHAnsi" w:hAnsiTheme="minorHAnsi"/>
          <w:b/>
        </w:rPr>
      </w:pPr>
      <w:del w:id="144" w:author="msi" w:date="2026-09-22T12:14:00Z" w16du:dateUtc="2026-09-22T16:14:00Z">
        <w:r w:rsidRPr="0029441F">
          <w:rPr>
            <w:rFonts w:asciiTheme="minorHAnsi" w:hAnsiTheme="minorHAnsi"/>
            <w:b/>
            <w:lang w:val="sr-Cyrl-CS"/>
          </w:rPr>
          <w:delText>З</w:delText>
        </w:r>
        <w:r w:rsidRPr="0029441F">
          <w:rPr>
            <w:rFonts w:asciiTheme="minorHAnsi" w:hAnsiTheme="minorHAnsi"/>
            <w:b/>
          </w:rPr>
          <w:delText xml:space="preserve">  </w:delText>
        </w:r>
        <w:r w:rsidRPr="0029441F">
          <w:rPr>
            <w:rFonts w:asciiTheme="minorHAnsi" w:hAnsiTheme="minorHAnsi"/>
            <w:b/>
            <w:lang w:val="sr-Cyrl-CS"/>
          </w:rPr>
          <w:delText>А</w:delText>
        </w:r>
        <w:r w:rsidRPr="0029441F">
          <w:rPr>
            <w:rFonts w:asciiTheme="minorHAnsi" w:hAnsiTheme="minorHAnsi"/>
            <w:b/>
          </w:rPr>
          <w:delText xml:space="preserve">  </w:delText>
        </w:r>
        <w:r w:rsidRPr="0029441F">
          <w:rPr>
            <w:rFonts w:asciiTheme="minorHAnsi" w:hAnsiTheme="minorHAnsi"/>
            <w:b/>
            <w:lang w:val="sr-Cyrl-CS"/>
          </w:rPr>
          <w:delText>П</w:delText>
        </w:r>
        <w:r w:rsidRPr="0029441F">
          <w:rPr>
            <w:rFonts w:asciiTheme="minorHAnsi" w:hAnsiTheme="minorHAnsi"/>
            <w:b/>
          </w:rPr>
          <w:delText xml:space="preserve">  </w:delText>
        </w:r>
        <w:r w:rsidRPr="0029441F">
          <w:rPr>
            <w:rFonts w:asciiTheme="minorHAnsi" w:hAnsiTheme="minorHAnsi"/>
            <w:b/>
            <w:lang w:val="sr-Cyrl-CS"/>
          </w:rPr>
          <w:delText>И</w:delText>
        </w:r>
        <w:r w:rsidRPr="0029441F">
          <w:rPr>
            <w:rFonts w:asciiTheme="minorHAnsi" w:hAnsiTheme="minorHAnsi"/>
            <w:b/>
          </w:rPr>
          <w:delText xml:space="preserve">  </w:delText>
        </w:r>
        <w:r w:rsidRPr="0029441F">
          <w:rPr>
            <w:rFonts w:asciiTheme="minorHAnsi" w:hAnsiTheme="minorHAnsi"/>
            <w:b/>
            <w:lang w:val="sr-Cyrl-CS"/>
          </w:rPr>
          <w:delText>С</w:delText>
        </w:r>
        <w:r w:rsidRPr="0029441F">
          <w:rPr>
            <w:rFonts w:asciiTheme="minorHAnsi" w:hAnsiTheme="minorHAnsi"/>
            <w:b/>
          </w:rPr>
          <w:delText xml:space="preserve">  </w:delText>
        </w:r>
        <w:r w:rsidRPr="0029441F">
          <w:rPr>
            <w:rFonts w:asciiTheme="minorHAnsi" w:hAnsiTheme="minorHAnsi"/>
            <w:b/>
            <w:lang w:val="sr-Cyrl-CS"/>
          </w:rPr>
          <w:delText>Н</w:delText>
        </w:r>
        <w:r w:rsidRPr="0029441F">
          <w:rPr>
            <w:rFonts w:asciiTheme="minorHAnsi" w:hAnsiTheme="minorHAnsi"/>
            <w:b/>
          </w:rPr>
          <w:delText xml:space="preserve">  </w:delText>
        </w:r>
        <w:r w:rsidRPr="0029441F">
          <w:rPr>
            <w:rFonts w:asciiTheme="minorHAnsi" w:hAnsiTheme="minorHAnsi"/>
            <w:b/>
            <w:lang w:val="sr-Cyrl-CS"/>
          </w:rPr>
          <w:delText>И</w:delText>
        </w:r>
        <w:r w:rsidRPr="0029441F">
          <w:rPr>
            <w:rFonts w:asciiTheme="minorHAnsi" w:hAnsiTheme="minorHAnsi"/>
            <w:b/>
          </w:rPr>
          <w:delText xml:space="preserve">  </w:delText>
        </w:r>
        <w:r w:rsidRPr="0029441F">
          <w:rPr>
            <w:rFonts w:asciiTheme="minorHAnsi" w:hAnsiTheme="minorHAnsi"/>
            <w:b/>
            <w:lang w:val="sr-Cyrl-CS"/>
          </w:rPr>
          <w:delText>К</w:delText>
        </w:r>
        <w:r w:rsidR="0029441F">
          <w:rPr>
            <w:rFonts w:asciiTheme="minorHAnsi" w:hAnsiTheme="minorHAnsi"/>
            <w:b/>
            <w:lang w:val="sr-Cyrl-CS"/>
          </w:rPr>
          <w:delText xml:space="preserve"> </w:delText>
        </w:r>
      </w:del>
    </w:p>
    <w:p w14:paraId="4CA8AEE1" w14:textId="77777777" w:rsidR="00EE71B6" w:rsidRDefault="00EE71B6" w:rsidP="001C65B1">
      <w:pPr>
        <w:spacing w:line="360" w:lineRule="auto"/>
        <w:rPr>
          <w:del w:id="145" w:author="msi" w:date="2026-09-22T12:14:00Z" w16du:dateUtc="2026-09-22T16:14:00Z"/>
          <w:rFonts w:asciiTheme="minorHAnsi" w:hAnsiTheme="minorHAnsi"/>
          <w:lang w:val="sr-Cyrl-CS"/>
        </w:rPr>
      </w:pPr>
    </w:p>
    <w:p w14:paraId="7E49D18A" w14:textId="77777777" w:rsidR="00F61EB4" w:rsidRPr="0029441F" w:rsidRDefault="00B00A37" w:rsidP="001C65B1">
      <w:pPr>
        <w:spacing w:line="360" w:lineRule="auto"/>
        <w:rPr>
          <w:del w:id="146" w:author="msi" w:date="2026-09-22T12:14:00Z" w16du:dateUtc="2026-09-22T16:14:00Z"/>
          <w:rFonts w:asciiTheme="minorHAnsi" w:hAnsiTheme="minorHAnsi"/>
          <w:lang w:val="sr-Cyrl-CS"/>
        </w:rPr>
      </w:pPr>
      <w:del w:id="147" w:author="msi" w:date="2026-09-22T12:14:00Z" w16du:dateUtc="2026-09-22T16:14:00Z">
        <w:r>
          <w:rPr>
            <w:rFonts w:asciiTheme="minorHAnsi" w:hAnsiTheme="minorHAnsi"/>
            <w:lang w:val="sr-Cyrl-CS"/>
          </w:rPr>
          <w:delText>Прва с</w:delText>
        </w:r>
        <w:r w:rsidR="0029441F">
          <w:rPr>
            <w:rFonts w:asciiTheme="minorHAnsi" w:hAnsiTheme="minorHAnsi"/>
            <w:lang w:val="sr-Cyrl-CS"/>
          </w:rPr>
          <w:delText>едниц</w:delText>
        </w:r>
        <w:r>
          <w:rPr>
            <w:rFonts w:asciiTheme="minorHAnsi" w:hAnsiTheme="minorHAnsi"/>
            <w:lang w:val="sr-Cyrl-CS"/>
          </w:rPr>
          <w:delText xml:space="preserve">а </w:delText>
        </w:r>
        <w:r w:rsidR="00797D91">
          <w:rPr>
            <w:rFonts w:asciiTheme="minorHAnsi" w:hAnsiTheme="minorHAnsi"/>
            <w:lang w:val="sr-Cyrl-CS"/>
          </w:rPr>
          <w:delText xml:space="preserve">скупштине </w:delText>
        </w:r>
        <w:r w:rsidR="0029441F">
          <w:rPr>
            <w:rFonts w:asciiTheme="minorHAnsi" w:hAnsiTheme="minorHAnsi"/>
            <w:lang w:val="sr-Cyrl-CS"/>
          </w:rPr>
          <w:delText>стамбене</w:delText>
        </w:r>
        <w:r w:rsidR="00DB65FF" w:rsidRPr="0029441F">
          <w:rPr>
            <w:rFonts w:asciiTheme="minorHAnsi" w:hAnsiTheme="minorHAnsi"/>
            <w:lang w:val="sr-Cyrl-CS"/>
          </w:rPr>
          <w:delText xml:space="preserve"> </w:delText>
        </w:r>
        <w:r w:rsidR="0029441F">
          <w:rPr>
            <w:rFonts w:asciiTheme="minorHAnsi" w:hAnsiTheme="minorHAnsi"/>
            <w:lang w:val="sr-Cyrl-CS"/>
          </w:rPr>
          <w:delText>заједнице</w:delText>
        </w:r>
        <w:r w:rsidR="00AB3F38" w:rsidRPr="0029441F">
          <w:rPr>
            <w:rFonts w:asciiTheme="minorHAnsi" w:hAnsiTheme="minorHAnsi"/>
            <w:lang w:val="sr-Cyrl-CS"/>
          </w:rPr>
          <w:delText xml:space="preserve"> у ул</w:delText>
        </w:r>
        <w:r w:rsidR="0029441F">
          <w:rPr>
            <w:rFonts w:asciiTheme="minorHAnsi" w:hAnsiTheme="minorHAnsi"/>
            <w:lang w:val="sr-Cyrl-CS"/>
          </w:rPr>
          <w:delText xml:space="preserve">. </w:delText>
        </w:r>
        <w:r w:rsidR="00AB3F38" w:rsidRPr="0029441F">
          <w:rPr>
            <w:rFonts w:asciiTheme="minorHAnsi" w:hAnsiTheme="minorHAnsi"/>
            <w:lang w:val="sr-Cyrl-CS"/>
          </w:rPr>
          <w:delText>......................................</w:delText>
        </w:r>
        <w:r w:rsidR="00DB65FF" w:rsidRPr="0029441F">
          <w:rPr>
            <w:rFonts w:asciiTheme="minorHAnsi" w:hAnsiTheme="minorHAnsi"/>
            <w:lang w:val="sr-Cyrl-CS"/>
          </w:rPr>
          <w:delText>....</w:delText>
        </w:r>
        <w:r w:rsidR="0029441F">
          <w:rPr>
            <w:rFonts w:asciiTheme="minorHAnsi" w:hAnsiTheme="minorHAnsi"/>
            <w:lang w:val="sr-Cyrl-CS"/>
          </w:rPr>
          <w:delText>...</w:delText>
        </w:r>
        <w:r w:rsidR="00DB65FF" w:rsidRPr="0029441F">
          <w:rPr>
            <w:rFonts w:asciiTheme="minorHAnsi" w:hAnsiTheme="minorHAnsi"/>
            <w:lang w:val="sr-Cyrl-CS"/>
          </w:rPr>
          <w:delText>....</w:delText>
        </w:r>
        <w:r>
          <w:rPr>
            <w:rFonts w:asciiTheme="minorHAnsi" w:hAnsiTheme="minorHAnsi"/>
            <w:lang w:val="sr-Cyrl-CS"/>
          </w:rPr>
          <w:delText>..........</w:delText>
        </w:r>
        <w:r w:rsidR="00DB65FF" w:rsidRPr="0029441F">
          <w:rPr>
            <w:rFonts w:asciiTheme="minorHAnsi" w:hAnsiTheme="minorHAnsi"/>
            <w:lang w:val="sr-Cyrl-CS"/>
          </w:rPr>
          <w:delText>.......</w:delText>
        </w:r>
        <w:r w:rsidR="0029441F">
          <w:rPr>
            <w:rFonts w:asciiTheme="minorHAnsi" w:hAnsiTheme="minorHAnsi"/>
            <w:lang w:val="sr-Cyrl-CS"/>
          </w:rPr>
          <w:delText xml:space="preserve"> бр. ……………</w:delText>
        </w:r>
        <w:r w:rsidR="00797D91">
          <w:rPr>
            <w:rFonts w:asciiTheme="minorHAnsi" w:hAnsiTheme="minorHAnsi"/>
            <w:lang w:val="sr-Cyrl-CS"/>
          </w:rPr>
          <w:delText xml:space="preserve"> </w:delText>
        </w:r>
        <w:r w:rsidR="0029441F">
          <w:rPr>
            <w:rFonts w:asciiTheme="minorHAnsi" w:hAnsiTheme="minorHAnsi"/>
            <w:lang w:val="sr-Cyrl-CS"/>
          </w:rPr>
          <w:delText>у ………………………….</w:delText>
        </w:r>
        <w:r w:rsidR="00AB3F38" w:rsidRPr="0029441F">
          <w:rPr>
            <w:rFonts w:asciiTheme="minorHAnsi" w:hAnsiTheme="minorHAnsi"/>
            <w:lang w:val="sr-Cyrl-CS"/>
          </w:rPr>
          <w:delText>, одржан</w:delText>
        </w:r>
        <w:r w:rsidR="001C65B1">
          <w:rPr>
            <w:rFonts w:asciiTheme="minorHAnsi" w:hAnsiTheme="minorHAnsi"/>
            <w:lang w:val="sr-Cyrl-CS"/>
          </w:rPr>
          <w:delText xml:space="preserve">а </w:delText>
        </w:r>
        <w:r>
          <w:rPr>
            <w:rFonts w:asciiTheme="minorHAnsi" w:hAnsiTheme="minorHAnsi"/>
            <w:lang w:val="sr-Cyrl-CS"/>
          </w:rPr>
          <w:delText xml:space="preserve">је </w:delText>
        </w:r>
        <w:r w:rsidR="001C65B1">
          <w:rPr>
            <w:rFonts w:asciiTheme="minorHAnsi" w:hAnsiTheme="minorHAnsi"/>
            <w:lang w:val="sr-Cyrl-CS"/>
          </w:rPr>
          <w:delText>дана ...............</w:delText>
        </w:r>
        <w:r w:rsidR="00AB3F38" w:rsidRPr="0029441F">
          <w:rPr>
            <w:rFonts w:asciiTheme="minorHAnsi" w:hAnsiTheme="minorHAnsi"/>
            <w:lang w:val="sr-Cyrl-CS"/>
          </w:rPr>
          <w:delText>.........</w:delText>
        </w:r>
        <w:r w:rsidR="001C65B1">
          <w:rPr>
            <w:rFonts w:asciiTheme="minorHAnsi" w:hAnsiTheme="minorHAnsi"/>
            <w:lang w:val="sr-Cyrl-CS"/>
          </w:rPr>
          <w:delText xml:space="preserve"> </w:delText>
        </w:r>
        <w:r w:rsidR="00AB3F38" w:rsidRPr="0029441F">
          <w:rPr>
            <w:rFonts w:asciiTheme="minorHAnsi" w:hAnsiTheme="minorHAnsi"/>
            <w:lang w:val="sr-Cyrl-CS"/>
          </w:rPr>
          <w:delText>20........ г</w:delText>
        </w:r>
        <w:r w:rsidR="00102A75" w:rsidRPr="0029441F">
          <w:rPr>
            <w:rFonts w:asciiTheme="minorHAnsi" w:hAnsiTheme="minorHAnsi"/>
            <w:lang w:val="sr-Cyrl-CS"/>
          </w:rPr>
          <w:delText>одине, са почетком у ......</w:delText>
        </w:r>
        <w:r w:rsidR="0029441F">
          <w:rPr>
            <w:rFonts w:asciiTheme="minorHAnsi" w:hAnsiTheme="minorHAnsi"/>
            <w:lang w:val="sr-Cyrl-CS"/>
          </w:rPr>
          <w:delText>.</w:delText>
        </w:r>
        <w:r w:rsidR="00102A75" w:rsidRPr="0029441F">
          <w:rPr>
            <w:rFonts w:asciiTheme="minorHAnsi" w:hAnsiTheme="minorHAnsi"/>
            <w:lang w:val="sr-Cyrl-CS"/>
          </w:rPr>
          <w:delText>....</w:delText>
        </w:r>
        <w:r w:rsidR="00736EC2">
          <w:rPr>
            <w:rFonts w:asciiTheme="minorHAnsi" w:hAnsiTheme="minorHAnsi"/>
            <w:lang w:val="sr-Cyrl-CS"/>
          </w:rPr>
          <w:delText xml:space="preserve"> </w:delText>
        </w:r>
        <w:r w:rsidR="00AB3F38" w:rsidRPr="0029441F">
          <w:rPr>
            <w:rFonts w:asciiTheme="minorHAnsi" w:hAnsiTheme="minorHAnsi"/>
            <w:lang w:val="sr-Cyrl-CS"/>
          </w:rPr>
          <w:delText>часова</w:delText>
        </w:r>
        <w:r w:rsidR="00DB65FF" w:rsidRPr="0029441F">
          <w:rPr>
            <w:rFonts w:asciiTheme="minorHAnsi" w:hAnsiTheme="minorHAnsi"/>
            <w:lang w:val="sr-Cyrl-CS"/>
          </w:rPr>
          <w:delText>.</w:delText>
        </w:r>
      </w:del>
    </w:p>
    <w:p w14:paraId="70F8993C" w14:textId="77777777" w:rsidR="001212FF" w:rsidRPr="00736EC2" w:rsidRDefault="00850495" w:rsidP="001C65B1">
      <w:pPr>
        <w:spacing w:line="360" w:lineRule="auto"/>
        <w:rPr>
          <w:del w:id="148" w:author="msi" w:date="2026-09-22T12:14:00Z" w16du:dateUtc="2026-09-22T16:14:00Z"/>
          <w:rFonts w:asciiTheme="minorHAnsi" w:hAnsiTheme="minorHAnsi"/>
          <w:lang w:val="sr-Cyrl-CS"/>
        </w:rPr>
      </w:pPr>
      <w:del w:id="149" w:author="msi" w:date="2026-09-22T12:14:00Z" w16du:dateUtc="2026-09-22T16:14:00Z">
        <w:r w:rsidRPr="0029441F">
          <w:rPr>
            <w:rFonts w:asciiTheme="minorHAnsi" w:hAnsiTheme="minorHAnsi"/>
            <w:lang w:val="sr-Cyrl-CS"/>
          </w:rPr>
          <w:delText>Седницу је сазвао и</w:delText>
        </w:r>
        <w:r w:rsidR="001212FF" w:rsidRPr="0029441F">
          <w:rPr>
            <w:rFonts w:asciiTheme="minorHAnsi" w:hAnsiTheme="minorHAnsi"/>
            <w:lang w:val="sr-Cyrl-CS"/>
          </w:rPr>
          <w:delText xml:space="preserve"> </w:delText>
        </w:r>
        <w:r w:rsidR="00736EC2">
          <w:rPr>
            <w:rFonts w:asciiTheme="minorHAnsi" w:hAnsiTheme="minorHAnsi"/>
            <w:lang w:val="sr-Cyrl-CS"/>
          </w:rPr>
          <w:delText>водио..........................</w:delText>
        </w:r>
        <w:r w:rsidR="001212FF" w:rsidRPr="0029441F">
          <w:rPr>
            <w:rFonts w:asciiTheme="minorHAnsi" w:hAnsiTheme="minorHAnsi"/>
            <w:lang w:val="sr-Cyrl-CS"/>
          </w:rPr>
          <w:delText>............</w:delText>
        </w:r>
        <w:r w:rsidR="00DB65FF" w:rsidRPr="0029441F">
          <w:rPr>
            <w:rFonts w:asciiTheme="minorHAnsi" w:hAnsiTheme="minorHAnsi"/>
            <w:lang w:val="sr-Cyrl-CS"/>
          </w:rPr>
          <w:delText xml:space="preserve">........................, </w:delText>
        </w:r>
        <w:r w:rsidR="00C53847" w:rsidRPr="0029441F">
          <w:rPr>
            <w:rFonts w:asciiTheme="minorHAnsi" w:hAnsiTheme="minorHAnsi"/>
            <w:lang w:val="sr-Cyrl-CS"/>
          </w:rPr>
          <w:delText>в</w:delText>
        </w:r>
        <w:r w:rsidR="00DB65FF" w:rsidRPr="0029441F">
          <w:rPr>
            <w:rFonts w:asciiTheme="minorHAnsi" w:hAnsiTheme="minorHAnsi"/>
            <w:lang w:val="sr-Cyrl-CS"/>
          </w:rPr>
          <w:delText>ласник стана</w:delText>
        </w:r>
        <w:r w:rsidR="00736EC2">
          <w:rPr>
            <w:rFonts w:asciiTheme="minorHAnsi" w:hAnsiTheme="minorHAnsi"/>
            <w:lang w:val="sr-Cyrl-CS"/>
          </w:rPr>
          <w:delText xml:space="preserve"> </w:delText>
        </w:r>
        <w:r w:rsidR="00CE5A0E" w:rsidRPr="0029441F">
          <w:rPr>
            <w:rFonts w:asciiTheme="minorHAnsi" w:hAnsiTheme="minorHAnsi"/>
            <w:lang w:val="sr-Cyrl-CS"/>
          </w:rPr>
          <w:delText>бр</w:delText>
        </w:r>
        <w:r w:rsidR="00102A75" w:rsidRPr="0029441F">
          <w:rPr>
            <w:rFonts w:asciiTheme="minorHAnsi" w:hAnsiTheme="minorHAnsi"/>
            <w:lang w:val="sr-Cyrl-CS"/>
          </w:rPr>
          <w:delText>ој</w:delText>
        </w:r>
        <w:r w:rsidR="00044A5E">
          <w:rPr>
            <w:rFonts w:asciiTheme="minorHAnsi" w:hAnsiTheme="minorHAnsi"/>
            <w:lang w:val="sr-Cyrl-CS"/>
          </w:rPr>
          <w:delText>............ .</w:delText>
        </w:r>
      </w:del>
    </w:p>
    <w:p w14:paraId="0C1B879D" w14:textId="77777777" w:rsidR="001212FF" w:rsidRPr="0029441F" w:rsidRDefault="001212FF" w:rsidP="00F61EB4">
      <w:pPr>
        <w:rPr>
          <w:del w:id="150" w:author="msi" w:date="2026-09-22T12:14:00Z" w16du:dateUtc="2026-09-22T16:14:00Z"/>
          <w:rFonts w:asciiTheme="minorHAnsi" w:hAnsiTheme="minorHAnsi"/>
          <w:lang w:val="sr-Cyrl-CS"/>
        </w:rPr>
      </w:pPr>
    </w:p>
    <w:p w14:paraId="172E4C68" w14:textId="77777777" w:rsidR="0073139B" w:rsidRPr="0029441F" w:rsidRDefault="001212FF" w:rsidP="00CF765F">
      <w:pPr>
        <w:spacing w:line="276" w:lineRule="auto"/>
        <w:ind w:firstLine="720"/>
        <w:rPr>
          <w:del w:id="151" w:author="msi" w:date="2026-09-22T12:14:00Z" w16du:dateUtc="2026-09-22T16:14:00Z"/>
          <w:rFonts w:asciiTheme="minorHAnsi" w:hAnsiTheme="minorHAnsi"/>
          <w:lang w:val="sr-Cyrl-CS"/>
        </w:rPr>
      </w:pPr>
      <w:del w:id="152" w:author="msi" w:date="2026-09-22T12:14:00Z" w16du:dateUtc="2026-09-22T16:14:00Z">
        <w:r w:rsidRPr="0029441F">
          <w:rPr>
            <w:rFonts w:asciiTheme="minorHAnsi" w:hAnsiTheme="minorHAnsi"/>
            <w:lang w:val="sr-Cyrl-CS"/>
          </w:rPr>
          <w:delText xml:space="preserve">Седница </w:delText>
        </w:r>
        <w:r w:rsidR="00044A5E">
          <w:rPr>
            <w:rFonts w:asciiTheme="minorHAnsi" w:hAnsiTheme="minorHAnsi"/>
            <w:lang w:val="sr-Cyrl-CS"/>
          </w:rPr>
          <w:delText>ј</w:delText>
        </w:r>
        <w:r w:rsidRPr="0029441F">
          <w:rPr>
            <w:rFonts w:asciiTheme="minorHAnsi" w:hAnsiTheme="minorHAnsi"/>
            <w:lang w:val="sr-Cyrl-CS"/>
          </w:rPr>
          <w:delText>е саз</w:delText>
        </w:r>
        <w:r w:rsidR="00044A5E">
          <w:rPr>
            <w:rFonts w:asciiTheme="minorHAnsi" w:hAnsiTheme="minorHAnsi"/>
            <w:lang w:val="sr-Cyrl-CS"/>
          </w:rPr>
          <w:delText>вана</w:delText>
        </w:r>
        <w:r w:rsidRPr="0029441F">
          <w:rPr>
            <w:rFonts w:asciiTheme="minorHAnsi" w:hAnsiTheme="minorHAnsi"/>
            <w:lang w:val="sr-Cyrl-CS"/>
          </w:rPr>
          <w:delText xml:space="preserve"> ради избора </w:delText>
        </w:r>
        <w:r w:rsidR="0029441F">
          <w:rPr>
            <w:rFonts w:asciiTheme="minorHAnsi" w:hAnsiTheme="minorHAnsi"/>
            <w:lang w:val="sr-Cyrl-CS"/>
          </w:rPr>
          <w:delText>управника стамбене заједнице</w:delText>
        </w:r>
        <w:r w:rsidRPr="0029441F">
          <w:rPr>
            <w:rFonts w:asciiTheme="minorHAnsi" w:hAnsiTheme="minorHAnsi"/>
            <w:lang w:val="sr-Cyrl-CS"/>
          </w:rPr>
          <w:delText xml:space="preserve"> у складу са чл. </w:delText>
        </w:r>
        <w:r w:rsidR="0029441F">
          <w:rPr>
            <w:rFonts w:asciiTheme="minorHAnsi" w:hAnsiTheme="minorHAnsi"/>
            <w:lang w:val="sr-Cyrl-CS"/>
          </w:rPr>
          <w:delText>40, и 49.</w:delText>
        </w:r>
        <w:r w:rsidRPr="0029441F">
          <w:rPr>
            <w:rFonts w:asciiTheme="minorHAnsi" w:hAnsiTheme="minorHAnsi"/>
            <w:lang w:val="sr-Cyrl-CS"/>
          </w:rPr>
          <w:delText xml:space="preserve"> </w:delText>
        </w:r>
        <w:r w:rsidRPr="0029441F">
          <w:rPr>
            <w:rFonts w:asciiTheme="minorHAnsi" w:hAnsiTheme="minorHAnsi"/>
            <w:i/>
            <w:lang w:val="sr-Cyrl-CS"/>
          </w:rPr>
          <w:delText xml:space="preserve">Закона о </w:delText>
        </w:r>
        <w:r w:rsidR="0029441F" w:rsidRPr="0029441F">
          <w:rPr>
            <w:rFonts w:asciiTheme="minorHAnsi" w:hAnsiTheme="minorHAnsi"/>
            <w:i/>
            <w:lang w:val="sr-Cyrl-CS"/>
          </w:rPr>
          <w:delText xml:space="preserve">становању и </w:delText>
        </w:r>
        <w:r w:rsidRPr="0029441F">
          <w:rPr>
            <w:rFonts w:asciiTheme="minorHAnsi" w:hAnsiTheme="minorHAnsi"/>
            <w:i/>
            <w:lang w:val="sr-Cyrl-CS"/>
          </w:rPr>
          <w:delText xml:space="preserve">одржавању </w:delText>
        </w:r>
        <w:r w:rsidR="0029441F" w:rsidRPr="0029441F">
          <w:rPr>
            <w:rFonts w:asciiTheme="minorHAnsi" w:hAnsiTheme="minorHAnsi"/>
            <w:i/>
            <w:lang w:val="sr-Cyrl-CS"/>
          </w:rPr>
          <w:delText>зграда</w:delText>
        </w:r>
        <w:r w:rsidR="0029441F">
          <w:rPr>
            <w:rFonts w:asciiTheme="minorHAnsi" w:hAnsiTheme="minorHAnsi"/>
            <w:lang w:val="sr-Cyrl-CS"/>
          </w:rPr>
          <w:delText xml:space="preserve"> („Сл.</w:delText>
        </w:r>
        <w:r w:rsidR="00DB65FF" w:rsidRPr="0029441F">
          <w:rPr>
            <w:rFonts w:asciiTheme="minorHAnsi" w:hAnsiTheme="minorHAnsi"/>
            <w:lang w:val="sr-Cyrl-CS"/>
          </w:rPr>
          <w:delText xml:space="preserve"> гласник РС“</w:delText>
        </w:r>
        <w:r w:rsidR="0073139B" w:rsidRPr="0029441F">
          <w:rPr>
            <w:rFonts w:asciiTheme="minorHAnsi" w:hAnsiTheme="minorHAnsi"/>
            <w:lang w:val="sr-Cyrl-CS"/>
          </w:rPr>
          <w:delText xml:space="preserve">, бр. </w:delText>
        </w:r>
        <w:r w:rsidR="0029441F">
          <w:rPr>
            <w:rFonts w:asciiTheme="minorHAnsi" w:hAnsiTheme="minorHAnsi"/>
            <w:lang w:val="sr-Cyrl-CS"/>
          </w:rPr>
          <w:delText>104/</w:delText>
        </w:r>
        <w:r w:rsidR="0073139B" w:rsidRPr="0029441F">
          <w:rPr>
            <w:rFonts w:asciiTheme="minorHAnsi" w:hAnsiTheme="minorHAnsi"/>
            <w:lang w:val="sr-Cyrl-CS"/>
          </w:rPr>
          <w:delText>201</w:delText>
        </w:r>
        <w:r w:rsidR="0029441F">
          <w:rPr>
            <w:rFonts w:asciiTheme="minorHAnsi" w:hAnsiTheme="minorHAnsi"/>
            <w:lang w:val="sr-Cyrl-CS"/>
          </w:rPr>
          <w:delText xml:space="preserve">6). </w:delText>
        </w:r>
        <w:r w:rsidR="0073139B" w:rsidRPr="0029441F">
          <w:rPr>
            <w:rFonts w:asciiTheme="minorHAnsi" w:hAnsiTheme="minorHAnsi"/>
            <w:lang w:val="sr-Cyrl-CS"/>
          </w:rPr>
          <w:delText>На почетку седнице председава</w:delText>
        </w:r>
        <w:r w:rsidR="00DB65FF" w:rsidRPr="0029441F">
          <w:rPr>
            <w:rFonts w:asciiTheme="minorHAnsi" w:hAnsiTheme="minorHAnsi"/>
            <w:lang w:val="sr-Cyrl-CS"/>
          </w:rPr>
          <w:delText xml:space="preserve">јући констатује да у згради </w:delText>
        </w:r>
        <w:r w:rsidR="0073139B" w:rsidRPr="0029441F">
          <w:rPr>
            <w:rFonts w:asciiTheme="minorHAnsi" w:hAnsiTheme="minorHAnsi"/>
            <w:lang w:val="sr-Cyrl-CS"/>
          </w:rPr>
          <w:delText xml:space="preserve">има </w:delText>
        </w:r>
        <w:r w:rsidR="00C53847" w:rsidRPr="0029441F">
          <w:rPr>
            <w:rFonts w:asciiTheme="minorHAnsi" w:hAnsiTheme="minorHAnsi"/>
            <w:lang w:val="sr-Cyrl-CS"/>
          </w:rPr>
          <w:delText>у</w:delText>
        </w:r>
        <w:r w:rsidR="0073139B" w:rsidRPr="0029441F">
          <w:rPr>
            <w:rFonts w:asciiTheme="minorHAnsi" w:hAnsiTheme="minorHAnsi"/>
            <w:lang w:val="sr-Cyrl-CS"/>
          </w:rPr>
          <w:delText>купно</w:delText>
        </w:r>
        <w:r w:rsidR="0029441F">
          <w:rPr>
            <w:rFonts w:asciiTheme="minorHAnsi" w:hAnsiTheme="minorHAnsi"/>
            <w:lang w:val="sr-Cyrl-CS"/>
          </w:rPr>
          <w:delText xml:space="preserve"> </w:delText>
        </w:r>
        <w:r w:rsidR="0073139B" w:rsidRPr="0029441F">
          <w:rPr>
            <w:rFonts w:asciiTheme="minorHAnsi" w:hAnsiTheme="minorHAnsi"/>
            <w:lang w:val="sr-Cyrl-CS"/>
          </w:rPr>
          <w:delText>................</w:delText>
        </w:r>
        <w:r w:rsidR="0029441F">
          <w:rPr>
            <w:rFonts w:asciiTheme="minorHAnsi" w:hAnsiTheme="minorHAnsi"/>
            <w:lang w:val="sr-Cyrl-CS"/>
          </w:rPr>
          <w:delText xml:space="preserve"> </w:delText>
        </w:r>
        <w:r w:rsidR="003946F9" w:rsidRPr="0029441F">
          <w:rPr>
            <w:rFonts w:asciiTheme="minorHAnsi" w:hAnsiTheme="minorHAnsi"/>
            <w:lang w:val="sr-Cyrl-CS"/>
          </w:rPr>
          <w:delText>посебних делова зграде</w:delText>
        </w:r>
        <w:r w:rsidR="0073139B" w:rsidRPr="0029441F">
          <w:rPr>
            <w:rFonts w:asciiTheme="minorHAnsi" w:hAnsiTheme="minorHAnsi"/>
            <w:lang w:val="sr-Cyrl-CS"/>
          </w:rPr>
          <w:delText>, а да седници присуствује ..............</w:delText>
        </w:r>
        <w:r w:rsidR="0029441F">
          <w:rPr>
            <w:rFonts w:asciiTheme="minorHAnsi" w:hAnsiTheme="minorHAnsi"/>
            <w:lang w:val="sr-Cyrl-CS"/>
          </w:rPr>
          <w:delText xml:space="preserve"> чланова скупштине, те да су у складу са чланом</w:delText>
        </w:r>
        <w:r w:rsidR="0073139B" w:rsidRPr="0029441F">
          <w:rPr>
            <w:rFonts w:asciiTheme="minorHAnsi" w:hAnsiTheme="minorHAnsi"/>
            <w:lang w:val="sr-Cyrl-CS"/>
          </w:rPr>
          <w:delText xml:space="preserve"> </w:delText>
        </w:r>
        <w:r w:rsidR="0029441F">
          <w:rPr>
            <w:rFonts w:asciiTheme="minorHAnsi" w:hAnsiTheme="minorHAnsi"/>
            <w:lang w:val="sr-Cyrl-CS"/>
          </w:rPr>
          <w:delText>44</w:delText>
        </w:r>
        <w:r w:rsidR="0073139B" w:rsidRPr="0029441F">
          <w:rPr>
            <w:rFonts w:asciiTheme="minorHAnsi" w:hAnsiTheme="minorHAnsi"/>
            <w:lang w:val="sr-Cyrl-CS"/>
          </w:rPr>
          <w:delText>.</w:delText>
        </w:r>
        <w:r w:rsidR="00C53847" w:rsidRPr="0029441F">
          <w:rPr>
            <w:rFonts w:asciiTheme="minorHAnsi" w:hAnsiTheme="minorHAnsi"/>
            <w:lang w:val="sr-Cyrl-CS"/>
          </w:rPr>
          <w:delText xml:space="preserve"> став </w:delText>
        </w:r>
        <w:r w:rsidR="0029441F">
          <w:rPr>
            <w:rFonts w:asciiTheme="minorHAnsi" w:hAnsiTheme="minorHAnsi"/>
            <w:lang w:val="sr-Cyrl-CS"/>
          </w:rPr>
          <w:delText>1</w:delText>
        </w:r>
        <w:r w:rsidR="00C53847" w:rsidRPr="0029441F">
          <w:rPr>
            <w:rFonts w:asciiTheme="minorHAnsi" w:hAnsiTheme="minorHAnsi"/>
            <w:lang w:val="sr-Cyrl-CS"/>
          </w:rPr>
          <w:delText xml:space="preserve">. </w:delText>
        </w:r>
        <w:r w:rsidR="0073139B" w:rsidRPr="0029441F">
          <w:rPr>
            <w:rFonts w:asciiTheme="minorHAnsi" w:hAnsiTheme="minorHAnsi"/>
            <w:lang w:val="sr-Cyrl-CS"/>
          </w:rPr>
          <w:delText xml:space="preserve"> </w:delText>
        </w:r>
        <w:r w:rsidR="0029441F" w:rsidRPr="0029441F">
          <w:rPr>
            <w:rFonts w:asciiTheme="minorHAnsi" w:hAnsiTheme="minorHAnsi"/>
            <w:i/>
            <w:lang w:val="sr-Cyrl-CS"/>
          </w:rPr>
          <w:delText>Закона о становању и одржавању зграда</w:delText>
        </w:r>
        <w:r w:rsidR="0073139B" w:rsidRPr="0029441F">
          <w:rPr>
            <w:rFonts w:asciiTheme="minorHAnsi" w:hAnsiTheme="minorHAnsi"/>
            <w:lang w:val="sr-Cyrl-CS"/>
          </w:rPr>
          <w:delText>, испуњени услови за</w:delText>
        </w:r>
        <w:r w:rsidR="00BD28D8">
          <w:rPr>
            <w:rFonts w:asciiTheme="minorHAnsi" w:hAnsiTheme="minorHAnsi"/>
            <w:lang w:val="sr-Cyrl-CS"/>
          </w:rPr>
          <w:delText xml:space="preserve"> одржавање седнице и одлучивање.</w:delText>
        </w:r>
        <w:r w:rsidR="0073139B" w:rsidRPr="0029441F">
          <w:rPr>
            <w:rFonts w:asciiTheme="minorHAnsi" w:hAnsiTheme="minorHAnsi"/>
            <w:lang w:val="sr-Cyrl-CS"/>
          </w:rPr>
          <w:delText xml:space="preserve"> </w:delText>
        </w:r>
        <w:r w:rsidR="00BD28D8">
          <w:rPr>
            <w:rFonts w:asciiTheme="minorHAnsi" w:hAnsiTheme="minorHAnsi"/>
            <w:lang w:val="sr-Cyrl-CS"/>
          </w:rPr>
          <w:delText>С</w:delText>
        </w:r>
        <w:r w:rsidR="0073139B" w:rsidRPr="0029441F">
          <w:rPr>
            <w:rFonts w:asciiTheme="minorHAnsi" w:hAnsiTheme="minorHAnsi"/>
            <w:lang w:val="sr-Cyrl-CS"/>
          </w:rPr>
          <w:delText xml:space="preserve">едница </w:delText>
        </w:r>
        <w:r w:rsidR="00BD28D8">
          <w:rPr>
            <w:rFonts w:asciiTheme="minorHAnsi" w:hAnsiTheme="minorHAnsi"/>
            <w:lang w:val="sr-Cyrl-CS"/>
          </w:rPr>
          <w:delText xml:space="preserve">је </w:delText>
        </w:r>
        <w:r w:rsidR="0073139B" w:rsidRPr="0029441F">
          <w:rPr>
            <w:rFonts w:asciiTheme="minorHAnsi" w:hAnsiTheme="minorHAnsi"/>
            <w:lang w:val="sr-Cyrl-CS"/>
          </w:rPr>
          <w:delText xml:space="preserve">настављена усвајањем </w:delText>
        </w:r>
        <w:r w:rsidR="00A86CA4">
          <w:rPr>
            <w:rFonts w:asciiTheme="minorHAnsi" w:hAnsiTheme="minorHAnsi"/>
            <w:lang w:val="sr-Cyrl-CS"/>
          </w:rPr>
          <w:delText xml:space="preserve">предложеног </w:delText>
        </w:r>
        <w:r w:rsidR="0073139B" w:rsidRPr="0029441F">
          <w:rPr>
            <w:rFonts w:asciiTheme="minorHAnsi" w:hAnsiTheme="minorHAnsi"/>
            <w:lang w:val="sr-Cyrl-CS"/>
          </w:rPr>
          <w:delText>дневног реда.</w:delText>
        </w:r>
        <w:r w:rsidR="0029441F">
          <w:rPr>
            <w:rFonts w:asciiTheme="minorHAnsi" w:hAnsiTheme="minorHAnsi"/>
            <w:lang w:val="sr-Cyrl-CS"/>
          </w:rPr>
          <w:delText xml:space="preserve"> </w:delText>
        </w:r>
      </w:del>
    </w:p>
    <w:p w14:paraId="6635F85D" w14:textId="77777777" w:rsidR="0073139B" w:rsidRPr="0029441F" w:rsidRDefault="0073139B" w:rsidP="00F61EB4">
      <w:pPr>
        <w:rPr>
          <w:del w:id="153" w:author="msi" w:date="2026-09-22T12:14:00Z" w16du:dateUtc="2026-09-22T16:14:00Z"/>
          <w:rFonts w:asciiTheme="minorHAnsi" w:hAnsiTheme="minorHAnsi"/>
          <w:lang w:val="sr-Cyrl-CS"/>
        </w:rPr>
      </w:pPr>
    </w:p>
    <w:p w14:paraId="3F85E5AC" w14:textId="77777777" w:rsidR="0073139B" w:rsidRPr="0029441F" w:rsidRDefault="00A86CA4" w:rsidP="00102A75">
      <w:pPr>
        <w:jc w:val="center"/>
        <w:rPr>
          <w:del w:id="154" w:author="msi" w:date="2026-09-22T12:14:00Z" w16du:dateUtc="2026-09-22T16:14:00Z"/>
          <w:rFonts w:asciiTheme="minorHAnsi" w:hAnsiTheme="minorHAnsi"/>
          <w:b/>
          <w:lang w:val="sr-Cyrl-CS"/>
        </w:rPr>
      </w:pPr>
      <w:del w:id="155" w:author="msi" w:date="2026-09-22T12:14:00Z" w16du:dateUtc="2026-09-22T16:14:00Z">
        <w:r>
          <w:rPr>
            <w:rFonts w:asciiTheme="minorHAnsi" w:hAnsiTheme="minorHAnsi"/>
            <w:b/>
            <w:lang w:val="sr-Cyrl-CS"/>
          </w:rPr>
          <w:delText>Д</w:delText>
        </w:r>
        <w:r w:rsidR="0073139B" w:rsidRPr="0029441F">
          <w:rPr>
            <w:rFonts w:asciiTheme="minorHAnsi" w:hAnsiTheme="minorHAnsi"/>
            <w:b/>
            <w:lang w:val="sr-Cyrl-CS"/>
          </w:rPr>
          <w:delText>невни ред:</w:delText>
        </w:r>
      </w:del>
    </w:p>
    <w:p w14:paraId="0EC8C1D1" w14:textId="77777777" w:rsidR="0073139B" w:rsidRPr="0029441F" w:rsidRDefault="0073139B" w:rsidP="00102A75">
      <w:pPr>
        <w:jc w:val="center"/>
        <w:rPr>
          <w:del w:id="156" w:author="msi" w:date="2026-09-22T12:14:00Z" w16du:dateUtc="2026-09-22T16:14:00Z"/>
          <w:rFonts w:asciiTheme="minorHAnsi" w:hAnsiTheme="minorHAnsi"/>
          <w:lang w:val="sr-Cyrl-CS"/>
        </w:rPr>
      </w:pPr>
    </w:p>
    <w:p w14:paraId="46C02998" w14:textId="77777777" w:rsidR="00CE5A0E" w:rsidRPr="005528E2" w:rsidRDefault="005528E2" w:rsidP="005528E2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del w:id="157" w:author="msi" w:date="2026-09-22T12:14:00Z" w16du:dateUtc="2026-09-22T16:14:00Z"/>
          <w:rFonts w:asciiTheme="minorHAnsi" w:hAnsiTheme="minorHAnsi"/>
          <w:lang w:val="sr-Cyrl-CS"/>
        </w:rPr>
      </w:pPr>
      <w:del w:id="158" w:author="msi" w:date="2026-09-22T12:14:00Z" w16du:dateUtc="2026-09-22T16:14:00Z">
        <w:r w:rsidRPr="005528E2">
          <w:rPr>
            <w:rFonts w:asciiTheme="minorHAnsi" w:hAnsiTheme="minorHAnsi"/>
            <w:lang w:val="sr-Cyrl-CS"/>
          </w:rPr>
          <w:delText xml:space="preserve">Избор управника </w:delText>
        </w:r>
        <w:r w:rsidR="0029441F" w:rsidRPr="005528E2">
          <w:rPr>
            <w:rFonts w:asciiTheme="minorHAnsi" w:hAnsiTheme="minorHAnsi"/>
            <w:lang w:val="sr-Cyrl-CS"/>
          </w:rPr>
          <w:delText>стамбене заједнице</w:delText>
        </w:r>
      </w:del>
    </w:p>
    <w:p w14:paraId="55088EAC" w14:textId="77777777" w:rsidR="0073139B" w:rsidRPr="0029441F" w:rsidRDefault="00CE5A0E" w:rsidP="0073139B">
      <w:pPr>
        <w:pStyle w:val="ListParagraph"/>
        <w:numPr>
          <w:ilvl w:val="0"/>
          <w:numId w:val="1"/>
        </w:numPr>
        <w:rPr>
          <w:del w:id="159" w:author="msi" w:date="2026-09-22T12:14:00Z" w16du:dateUtc="2026-09-22T16:14:00Z"/>
          <w:rFonts w:asciiTheme="minorHAnsi" w:hAnsiTheme="minorHAnsi"/>
          <w:lang w:val="sr-Cyrl-CS"/>
        </w:rPr>
      </w:pPr>
      <w:del w:id="160" w:author="msi" w:date="2026-09-22T12:14:00Z" w16du:dateUtc="2026-09-22T16:14:00Z">
        <w:r w:rsidRPr="0029441F">
          <w:rPr>
            <w:rFonts w:asciiTheme="minorHAnsi" w:hAnsiTheme="minorHAnsi"/>
            <w:lang w:val="sr-Cyrl-CS"/>
          </w:rPr>
          <w:delText>(</w:delText>
        </w:r>
        <w:r w:rsidR="0073139B" w:rsidRPr="0029441F">
          <w:rPr>
            <w:rFonts w:asciiTheme="minorHAnsi" w:hAnsiTheme="minorHAnsi"/>
            <w:lang w:val="sr-Cyrl-CS"/>
          </w:rPr>
          <w:delText>може се расправљати и о другим тачкама дневног реда</w:delText>
        </w:r>
        <w:r w:rsidRPr="0029441F">
          <w:rPr>
            <w:rFonts w:asciiTheme="minorHAnsi" w:hAnsiTheme="minorHAnsi"/>
            <w:lang w:val="sr-Cyrl-CS"/>
          </w:rPr>
          <w:delText>).</w:delText>
        </w:r>
      </w:del>
    </w:p>
    <w:p w14:paraId="44565040" w14:textId="77777777" w:rsidR="00CF765F" w:rsidRDefault="00CF765F" w:rsidP="00CF765F">
      <w:pPr>
        <w:rPr>
          <w:del w:id="161" w:author="msi" w:date="2026-09-22T12:14:00Z" w16du:dateUtc="2026-09-22T16:14:00Z"/>
          <w:rFonts w:asciiTheme="minorHAnsi" w:hAnsiTheme="minorHAnsi"/>
          <w:lang w:val="sr-Cyrl-CS"/>
        </w:rPr>
      </w:pPr>
    </w:p>
    <w:p w14:paraId="3E517314" w14:textId="77777777" w:rsidR="00044A5E" w:rsidRPr="00CF765F" w:rsidRDefault="00044A5E" w:rsidP="00CF765F">
      <w:pPr>
        <w:rPr>
          <w:del w:id="162" w:author="msi" w:date="2026-09-22T12:14:00Z" w16du:dateUtc="2026-09-22T16:14:00Z"/>
          <w:rFonts w:asciiTheme="minorHAnsi" w:hAnsiTheme="minorHAnsi"/>
          <w:lang w:val="sr-Cyrl-CS"/>
        </w:rPr>
      </w:pPr>
    </w:p>
    <w:p w14:paraId="55B89936" w14:textId="77777777" w:rsidR="00803B25" w:rsidRPr="0029441F" w:rsidRDefault="00A86CA4" w:rsidP="00CF765F">
      <w:pPr>
        <w:ind w:firstLine="360"/>
        <w:rPr>
          <w:del w:id="163" w:author="msi" w:date="2026-09-22T12:14:00Z" w16du:dateUtc="2026-09-22T16:14:00Z"/>
          <w:rFonts w:asciiTheme="minorHAnsi" w:hAnsiTheme="minorHAnsi"/>
          <w:lang w:val="sr-Cyrl-CS"/>
        </w:rPr>
      </w:pPr>
      <w:del w:id="164" w:author="msi" w:date="2026-09-22T12:14:00Z" w16du:dateUtc="2026-09-22T16:14:00Z">
        <w:r>
          <w:rPr>
            <w:rFonts w:asciiTheme="minorHAnsi" w:hAnsiTheme="minorHAnsi"/>
            <w:lang w:val="sr-Cyrl-CS"/>
          </w:rPr>
          <w:delText xml:space="preserve">Након што </w:delText>
        </w:r>
        <w:r w:rsidR="005528E2">
          <w:rPr>
            <w:rFonts w:asciiTheme="minorHAnsi" w:hAnsiTheme="minorHAnsi"/>
            <w:lang w:val="sr-Cyrl-CS"/>
          </w:rPr>
          <w:delText>усвајања</w:delText>
        </w:r>
        <w:r>
          <w:rPr>
            <w:rFonts w:asciiTheme="minorHAnsi" w:hAnsiTheme="minorHAnsi"/>
            <w:lang w:val="sr-Cyrl-CS"/>
          </w:rPr>
          <w:delText xml:space="preserve"> дневн</w:delText>
        </w:r>
        <w:r w:rsidR="005528E2">
          <w:rPr>
            <w:rFonts w:asciiTheme="minorHAnsi" w:hAnsiTheme="minorHAnsi"/>
            <w:lang w:val="sr-Cyrl-CS"/>
          </w:rPr>
          <w:delText>ог</w:delText>
        </w:r>
        <w:r>
          <w:rPr>
            <w:rFonts w:asciiTheme="minorHAnsi" w:hAnsiTheme="minorHAnsi"/>
            <w:lang w:val="sr-Cyrl-CS"/>
          </w:rPr>
          <w:delText xml:space="preserve"> ред</w:delText>
        </w:r>
        <w:r w:rsidR="005528E2">
          <w:rPr>
            <w:rFonts w:asciiTheme="minorHAnsi" w:hAnsiTheme="minorHAnsi"/>
            <w:lang w:val="sr-Cyrl-CS"/>
          </w:rPr>
          <w:delText>а</w:delText>
        </w:r>
        <w:r>
          <w:rPr>
            <w:rFonts w:asciiTheme="minorHAnsi" w:hAnsiTheme="minorHAnsi"/>
            <w:lang w:val="sr-Cyrl-CS"/>
          </w:rPr>
          <w:delText>,</w:delText>
        </w:r>
        <w:r w:rsidR="00803B25" w:rsidRPr="0029441F">
          <w:rPr>
            <w:rFonts w:asciiTheme="minorHAnsi" w:hAnsiTheme="minorHAnsi"/>
            <w:lang w:val="sr-Cyrl-CS"/>
          </w:rPr>
          <w:delText xml:space="preserve"> прешло </w:delText>
        </w:r>
        <w:r>
          <w:rPr>
            <w:rFonts w:asciiTheme="minorHAnsi" w:hAnsiTheme="minorHAnsi"/>
            <w:lang w:val="sr-Cyrl-CS"/>
          </w:rPr>
          <w:delText xml:space="preserve">се </w:delText>
        </w:r>
        <w:r w:rsidR="00803B25" w:rsidRPr="0029441F">
          <w:rPr>
            <w:rFonts w:asciiTheme="minorHAnsi" w:hAnsiTheme="minorHAnsi"/>
            <w:lang w:val="sr-Cyrl-CS"/>
          </w:rPr>
          <w:delText xml:space="preserve">на расправљање </w:delText>
        </w:r>
        <w:r w:rsidR="00CF765F">
          <w:rPr>
            <w:rFonts w:asciiTheme="minorHAnsi" w:hAnsiTheme="minorHAnsi"/>
            <w:lang w:val="sr-Cyrl-CS"/>
          </w:rPr>
          <w:delText>и гласање по тачкама дневног реда</w:delText>
        </w:r>
        <w:r w:rsidR="00803B25" w:rsidRPr="0029441F">
          <w:rPr>
            <w:rFonts w:asciiTheme="minorHAnsi" w:hAnsiTheme="minorHAnsi"/>
            <w:lang w:val="sr-Cyrl-CS"/>
          </w:rPr>
          <w:delText>.</w:delText>
        </w:r>
      </w:del>
    </w:p>
    <w:p w14:paraId="25DA8961" w14:textId="77777777" w:rsidR="00803B25" w:rsidRPr="0029441F" w:rsidRDefault="00803B25" w:rsidP="00803B25">
      <w:pPr>
        <w:rPr>
          <w:del w:id="165" w:author="msi" w:date="2026-09-22T12:14:00Z" w16du:dateUtc="2026-09-22T16:14:00Z"/>
          <w:rFonts w:asciiTheme="minorHAnsi" w:hAnsiTheme="minorHAnsi"/>
          <w:lang w:val="sr-Cyrl-CS"/>
        </w:rPr>
      </w:pPr>
    </w:p>
    <w:p w14:paraId="4BD52322" w14:textId="77777777" w:rsidR="00CF765F" w:rsidRPr="0029441F" w:rsidRDefault="00803B25" w:rsidP="00CF765F">
      <w:pPr>
        <w:spacing w:after="240" w:line="276" w:lineRule="auto"/>
        <w:ind w:firstLine="357"/>
        <w:rPr>
          <w:del w:id="166" w:author="msi" w:date="2026-09-22T12:14:00Z" w16du:dateUtc="2026-09-22T16:14:00Z"/>
          <w:rFonts w:asciiTheme="minorHAnsi" w:hAnsiTheme="minorHAnsi"/>
          <w:lang w:val="sr-Cyrl-CS"/>
        </w:rPr>
      </w:pPr>
      <w:del w:id="167" w:author="msi" w:date="2026-09-22T12:14:00Z" w16du:dateUtc="2026-09-22T16:14:00Z">
        <w:r w:rsidRPr="0029441F">
          <w:rPr>
            <w:rFonts w:asciiTheme="minorHAnsi" w:hAnsiTheme="minorHAnsi"/>
            <w:lang w:val="sr-Cyrl-CS"/>
          </w:rPr>
          <w:delText xml:space="preserve">У оквиру 1. </w:delText>
        </w:r>
        <w:r w:rsidR="00CA1913" w:rsidRPr="0029441F">
          <w:rPr>
            <w:rFonts w:asciiTheme="minorHAnsi" w:hAnsiTheme="minorHAnsi"/>
            <w:lang w:val="sr-Cyrl-CS"/>
          </w:rPr>
          <w:delText>т</w:delText>
        </w:r>
        <w:r w:rsidRPr="0029441F">
          <w:rPr>
            <w:rFonts w:asciiTheme="minorHAnsi" w:hAnsiTheme="minorHAnsi"/>
            <w:lang w:val="sr-Cyrl-CS"/>
          </w:rPr>
          <w:delText>ачке дневног реда к</w:delText>
        </w:r>
        <w:r w:rsidR="00CE5A0E" w:rsidRPr="0029441F">
          <w:rPr>
            <w:rFonts w:asciiTheme="minorHAnsi" w:hAnsiTheme="minorHAnsi"/>
            <w:lang w:val="sr-Cyrl-CS"/>
          </w:rPr>
          <w:delText>онстатовано је да су испуњени сви</w:delText>
        </w:r>
        <w:r w:rsidRPr="0029441F">
          <w:rPr>
            <w:rFonts w:asciiTheme="minorHAnsi" w:hAnsiTheme="minorHAnsi"/>
            <w:lang w:val="sr-Cyrl-CS"/>
          </w:rPr>
          <w:delText xml:space="preserve"> законски услови</w:delText>
        </w:r>
        <w:r w:rsidR="005528E2">
          <w:rPr>
            <w:rFonts w:asciiTheme="minorHAnsi" w:hAnsiTheme="minorHAnsi"/>
            <w:lang w:val="sr-Cyrl-CS"/>
          </w:rPr>
          <w:delText xml:space="preserve"> за избор управника </w:delText>
        </w:r>
        <w:r w:rsidR="00CF765F">
          <w:rPr>
            <w:rFonts w:asciiTheme="minorHAnsi" w:hAnsiTheme="minorHAnsi"/>
            <w:lang w:val="sr-Cyrl-CS"/>
          </w:rPr>
          <w:delText>стамбене заједнице</w:delText>
        </w:r>
        <w:r w:rsidR="005528E2">
          <w:rPr>
            <w:rFonts w:asciiTheme="minorHAnsi" w:hAnsiTheme="minorHAnsi"/>
            <w:lang w:val="sr-Cyrl-CS"/>
          </w:rPr>
          <w:delText>, за кога је предложен</w:delText>
        </w:r>
        <w:r w:rsidRPr="0029441F">
          <w:rPr>
            <w:rFonts w:asciiTheme="minorHAnsi" w:hAnsiTheme="minorHAnsi"/>
            <w:lang w:val="sr-Cyrl-CS"/>
          </w:rPr>
          <w:delText xml:space="preserve"> ............................................................., власник</w:delText>
        </w:r>
        <w:r w:rsidR="00BD28D8">
          <w:rPr>
            <w:rFonts w:asciiTheme="minorHAnsi" w:hAnsiTheme="minorHAnsi"/>
            <w:lang w:val="sr-Cyrl-CS"/>
          </w:rPr>
          <w:delText>/заступник</w:delText>
        </w:r>
        <w:r w:rsidRPr="0029441F">
          <w:rPr>
            <w:rFonts w:asciiTheme="minorHAnsi" w:hAnsiTheme="minorHAnsi"/>
            <w:lang w:val="sr-Cyrl-CS"/>
          </w:rPr>
          <w:delText xml:space="preserve"> </w:delText>
        </w:r>
        <w:r w:rsidR="005528E2">
          <w:rPr>
            <w:rFonts w:asciiTheme="minorHAnsi" w:hAnsiTheme="minorHAnsi"/>
            <w:lang w:val="sr-Cyrl-CS"/>
          </w:rPr>
          <w:delText>посебног дела</w:delText>
        </w:r>
        <w:r w:rsidRPr="0029441F">
          <w:rPr>
            <w:rFonts w:asciiTheme="minorHAnsi" w:hAnsiTheme="minorHAnsi"/>
            <w:lang w:val="sr-Cyrl-CS"/>
          </w:rPr>
          <w:delText xml:space="preserve"> бр</w:delText>
        </w:r>
        <w:r w:rsidR="00CF765F">
          <w:rPr>
            <w:rFonts w:asciiTheme="minorHAnsi" w:hAnsiTheme="minorHAnsi"/>
            <w:lang w:val="sr-Cyrl-CS"/>
          </w:rPr>
          <w:delText xml:space="preserve">. </w:delText>
        </w:r>
        <w:r w:rsidRPr="0029441F">
          <w:rPr>
            <w:rFonts w:asciiTheme="minorHAnsi" w:hAnsiTheme="minorHAnsi"/>
            <w:lang w:val="sr-Cyrl-CS"/>
          </w:rPr>
          <w:delText>.........</w:delText>
        </w:r>
        <w:r w:rsidR="00CF765F">
          <w:rPr>
            <w:rFonts w:asciiTheme="minorHAnsi" w:hAnsiTheme="minorHAnsi"/>
            <w:lang w:val="sr-Cyrl-CS"/>
          </w:rPr>
          <w:delText>. .</w:delText>
        </w:r>
      </w:del>
    </w:p>
    <w:p w14:paraId="4AB1A179" w14:textId="77777777" w:rsidR="00395556" w:rsidRPr="0029441F" w:rsidRDefault="00803B25" w:rsidP="00EE71B6">
      <w:pPr>
        <w:spacing w:line="276" w:lineRule="auto"/>
        <w:ind w:firstLine="360"/>
        <w:rPr>
          <w:del w:id="168" w:author="msi" w:date="2026-09-22T12:14:00Z" w16du:dateUtc="2026-09-22T16:14:00Z"/>
          <w:rFonts w:asciiTheme="minorHAnsi" w:hAnsiTheme="minorHAnsi"/>
          <w:lang w:val="sr-Cyrl-CS"/>
        </w:rPr>
      </w:pPr>
      <w:del w:id="169" w:author="msi" w:date="2026-09-22T12:14:00Z" w16du:dateUtc="2026-09-22T16:14:00Z">
        <w:r w:rsidRPr="0029441F">
          <w:rPr>
            <w:rFonts w:asciiTheme="minorHAnsi" w:hAnsiTheme="minorHAnsi"/>
            <w:lang w:val="sr-Cyrl-CS"/>
          </w:rPr>
          <w:delText xml:space="preserve">Након гласања присутни чланови </w:delText>
        </w:r>
        <w:r w:rsidR="00CF765F">
          <w:rPr>
            <w:rFonts w:asciiTheme="minorHAnsi" w:hAnsiTheme="minorHAnsi"/>
            <w:lang w:val="sr-Cyrl-CS"/>
          </w:rPr>
          <w:delText>с</w:delText>
        </w:r>
        <w:r w:rsidRPr="0029441F">
          <w:rPr>
            <w:rFonts w:asciiTheme="minorHAnsi" w:hAnsiTheme="minorHAnsi"/>
            <w:lang w:val="sr-Cyrl-CS"/>
          </w:rPr>
          <w:delText>купштине</w:delText>
        </w:r>
        <w:r w:rsidR="00CF765F">
          <w:rPr>
            <w:rFonts w:asciiTheme="minorHAnsi" w:hAnsiTheme="minorHAnsi"/>
            <w:lang w:val="sr-Cyrl-CS"/>
          </w:rPr>
          <w:delText xml:space="preserve"> стамбене заједнице, </w:delText>
        </w:r>
        <w:r w:rsidRPr="0029441F">
          <w:rPr>
            <w:rFonts w:asciiTheme="minorHAnsi" w:hAnsiTheme="minorHAnsi"/>
            <w:lang w:val="sr-Cyrl-CS"/>
          </w:rPr>
          <w:delText xml:space="preserve">једногласно </w:delText>
        </w:r>
        <w:r w:rsidR="007B74AB">
          <w:rPr>
            <w:rFonts w:asciiTheme="minorHAnsi" w:hAnsiTheme="minorHAnsi"/>
            <w:lang w:val="sr-Cyrl-CS"/>
          </w:rPr>
          <w:delText>/</w:delText>
        </w:r>
        <w:r w:rsidRPr="0029441F">
          <w:rPr>
            <w:rFonts w:asciiTheme="minorHAnsi" w:hAnsiTheme="minorHAnsi"/>
            <w:lang w:val="sr-Cyrl-CS"/>
          </w:rPr>
          <w:delText xml:space="preserve"> већином гласова </w:delText>
        </w:r>
        <w:r w:rsidR="00CF765F">
          <w:rPr>
            <w:rFonts w:asciiTheme="minorHAnsi" w:hAnsiTheme="minorHAnsi"/>
            <w:lang w:val="sr-Cyrl-CS"/>
          </w:rPr>
          <w:delText>чланова скупштине (</w:delText>
        </w:r>
        <w:r w:rsidR="00486233">
          <w:rPr>
            <w:rFonts w:asciiTheme="minorHAnsi" w:hAnsiTheme="minorHAnsi"/>
            <w:lang w:val="sr-Cyrl-CS"/>
          </w:rPr>
          <w:delText xml:space="preserve">у случају да одлука није донета једногласно </w:delText>
        </w:r>
        <w:r w:rsidRPr="0029441F">
          <w:rPr>
            <w:rFonts w:asciiTheme="minorHAnsi" w:hAnsiTheme="minorHAnsi"/>
            <w:lang w:val="sr-Cyrl-CS"/>
          </w:rPr>
          <w:delText>навести број гласова власника посебн</w:delText>
        </w:r>
        <w:r w:rsidR="00CF765F">
          <w:rPr>
            <w:rFonts w:asciiTheme="minorHAnsi" w:hAnsiTheme="minorHAnsi"/>
            <w:lang w:val="sr-Cyrl-CS"/>
          </w:rPr>
          <w:delText>их делова зграде), односно на основу …………… гласова, скупштина стамбене заједнице је донела</w:delText>
        </w:r>
        <w:r w:rsidRPr="0029441F">
          <w:rPr>
            <w:rFonts w:asciiTheme="minorHAnsi" w:hAnsiTheme="minorHAnsi"/>
            <w:lang w:val="sr-Cyrl-CS"/>
          </w:rPr>
          <w:delText>:</w:delText>
        </w:r>
      </w:del>
    </w:p>
    <w:p w14:paraId="1B8C7BCC" w14:textId="77777777" w:rsidR="002A5309" w:rsidRDefault="002A5309" w:rsidP="00803B25">
      <w:pPr>
        <w:jc w:val="center"/>
        <w:rPr>
          <w:del w:id="170" w:author="msi" w:date="2026-09-22T12:14:00Z" w16du:dateUtc="2026-09-22T16:14:00Z"/>
          <w:rFonts w:asciiTheme="minorHAnsi" w:hAnsiTheme="minorHAnsi"/>
          <w:b/>
          <w:lang w:val="sr-Cyrl-CS"/>
        </w:rPr>
      </w:pPr>
    </w:p>
    <w:p w14:paraId="7775F69B" w14:textId="77777777" w:rsidR="002A5309" w:rsidRDefault="002A5309" w:rsidP="00FE41F0">
      <w:pPr>
        <w:rPr>
          <w:del w:id="171" w:author="msi" w:date="2026-09-22T12:14:00Z" w16du:dateUtc="2026-09-22T16:14:00Z"/>
          <w:rFonts w:asciiTheme="minorHAnsi" w:hAnsiTheme="minorHAnsi"/>
          <w:b/>
          <w:lang w:val="sr-Cyrl-CS"/>
        </w:rPr>
      </w:pPr>
    </w:p>
    <w:p w14:paraId="03828CAD" w14:textId="77777777" w:rsidR="00803B25" w:rsidRPr="0029441F" w:rsidRDefault="00803B25" w:rsidP="00803B25">
      <w:pPr>
        <w:jc w:val="center"/>
        <w:rPr>
          <w:del w:id="172" w:author="msi" w:date="2026-09-22T12:14:00Z" w16du:dateUtc="2026-09-22T16:14:00Z"/>
          <w:rFonts w:asciiTheme="minorHAnsi" w:hAnsiTheme="minorHAnsi"/>
          <w:b/>
          <w:lang w:val="sr-Cyrl-CS"/>
        </w:rPr>
      </w:pPr>
      <w:del w:id="173" w:author="msi" w:date="2026-09-22T12:14:00Z" w16du:dateUtc="2026-09-22T16:14:00Z">
        <w:r w:rsidRPr="0029441F">
          <w:rPr>
            <w:rFonts w:asciiTheme="minorHAnsi" w:hAnsiTheme="minorHAnsi"/>
            <w:b/>
            <w:lang w:val="sr-Cyrl-CS"/>
          </w:rPr>
          <w:delText>О   Д   Л   У   К   У</w:delText>
        </w:r>
      </w:del>
    </w:p>
    <w:p w14:paraId="425B7FC5" w14:textId="77777777" w:rsidR="00CE5A0E" w:rsidRPr="0029441F" w:rsidRDefault="00CE5A0E" w:rsidP="00803B25">
      <w:pPr>
        <w:jc w:val="center"/>
        <w:rPr>
          <w:del w:id="174" w:author="msi" w:date="2026-09-22T12:14:00Z" w16du:dateUtc="2026-09-22T16:14:00Z"/>
          <w:rFonts w:asciiTheme="minorHAnsi" w:hAnsiTheme="minorHAnsi"/>
          <w:b/>
          <w:lang w:val="sr-Cyrl-CS"/>
        </w:rPr>
      </w:pPr>
    </w:p>
    <w:p w14:paraId="4B4187E0" w14:textId="77777777" w:rsidR="00803B25" w:rsidRPr="0029441F" w:rsidRDefault="00803B25" w:rsidP="00803B25">
      <w:pPr>
        <w:rPr>
          <w:del w:id="175" w:author="msi" w:date="2026-09-22T12:14:00Z" w16du:dateUtc="2026-09-22T16:14:00Z"/>
          <w:rFonts w:asciiTheme="minorHAnsi" w:hAnsiTheme="minorHAnsi"/>
          <w:lang w:val="sr-Cyrl-CS"/>
        </w:rPr>
      </w:pPr>
    </w:p>
    <w:p w14:paraId="2C067804" w14:textId="77777777" w:rsidR="00FB180E" w:rsidRDefault="00C231CC" w:rsidP="00DC0273">
      <w:pPr>
        <w:spacing w:line="480" w:lineRule="auto"/>
        <w:rPr>
          <w:del w:id="176" w:author="msi" w:date="2026-09-22T12:14:00Z" w16du:dateUtc="2026-09-22T16:14:00Z"/>
          <w:rFonts w:asciiTheme="minorHAnsi" w:hAnsiTheme="minorHAnsi"/>
          <w:lang w:val="sr-Cyrl-CS"/>
        </w:rPr>
      </w:pPr>
      <w:del w:id="177" w:author="msi" w:date="2026-09-22T12:14:00Z" w16du:dateUtc="2026-09-22T16:14:00Z">
        <w:r>
          <w:rPr>
            <w:rFonts w:asciiTheme="minorHAnsi" w:hAnsiTheme="minorHAnsi"/>
            <w:lang w:val="sr-Cyrl-CS"/>
          </w:rPr>
          <w:delText xml:space="preserve">За </w:delText>
        </w:r>
        <w:r w:rsidRPr="00C231CC">
          <w:rPr>
            <w:rFonts w:asciiTheme="minorHAnsi" w:hAnsiTheme="minorHAnsi"/>
            <w:b/>
            <w:lang w:val="sr-Cyrl-CS"/>
          </w:rPr>
          <w:delText>управника стамбене заједнице</w:delText>
        </w:r>
        <w:r>
          <w:rPr>
            <w:rFonts w:asciiTheme="minorHAnsi" w:hAnsiTheme="minorHAnsi"/>
            <w:lang w:val="sr-Cyrl-CS"/>
          </w:rPr>
          <w:delText xml:space="preserve"> </w:delText>
        </w:r>
        <w:r w:rsidR="005779FF" w:rsidRPr="0029441F">
          <w:rPr>
            <w:rFonts w:asciiTheme="minorHAnsi" w:hAnsiTheme="minorHAnsi"/>
            <w:lang w:val="sr-Cyrl-CS"/>
          </w:rPr>
          <w:delText>у ул</w:delText>
        </w:r>
        <w:r w:rsidR="005779FF">
          <w:rPr>
            <w:rFonts w:asciiTheme="minorHAnsi" w:hAnsiTheme="minorHAnsi"/>
            <w:lang w:val="sr-Cyrl-CS"/>
          </w:rPr>
          <w:delText xml:space="preserve">. </w:delText>
        </w:r>
        <w:r w:rsidR="005779FF" w:rsidRPr="0029441F">
          <w:rPr>
            <w:rFonts w:asciiTheme="minorHAnsi" w:hAnsiTheme="minorHAnsi"/>
            <w:lang w:val="sr-Cyrl-CS"/>
          </w:rPr>
          <w:delText>..........................................</w:delText>
        </w:r>
        <w:r w:rsidR="005779FF">
          <w:rPr>
            <w:rFonts w:asciiTheme="minorHAnsi" w:hAnsiTheme="minorHAnsi"/>
            <w:lang w:val="sr-Cyrl-CS"/>
          </w:rPr>
          <w:delText>...</w:delText>
        </w:r>
        <w:r w:rsidR="005779FF" w:rsidRPr="0029441F">
          <w:rPr>
            <w:rFonts w:asciiTheme="minorHAnsi" w:hAnsiTheme="minorHAnsi"/>
            <w:lang w:val="sr-Cyrl-CS"/>
          </w:rPr>
          <w:delText>...........</w:delText>
        </w:r>
        <w:r w:rsidR="005779FF">
          <w:rPr>
            <w:rFonts w:asciiTheme="minorHAnsi" w:hAnsiTheme="minorHAnsi"/>
            <w:lang w:val="sr-Cyrl-CS"/>
          </w:rPr>
          <w:delText xml:space="preserve"> бр. …………… </w:delText>
        </w:r>
        <w:r>
          <w:rPr>
            <w:rFonts w:asciiTheme="minorHAnsi" w:hAnsiTheme="minorHAnsi"/>
            <w:lang w:val="sr-Cyrl-CS"/>
          </w:rPr>
          <w:delText>је изабран</w:delText>
        </w:r>
        <w:r w:rsidR="005779FF">
          <w:rPr>
            <w:rFonts w:asciiTheme="minorHAnsi" w:hAnsiTheme="minorHAnsi"/>
            <w:lang w:val="sr-Cyrl-CS"/>
          </w:rPr>
          <w:delText xml:space="preserve"> .</w:delText>
        </w:r>
        <w:r w:rsidR="00803B25" w:rsidRPr="0029441F">
          <w:rPr>
            <w:rFonts w:asciiTheme="minorHAnsi" w:hAnsiTheme="minorHAnsi"/>
            <w:lang w:val="sr-Cyrl-CS"/>
          </w:rPr>
          <w:delText>........................................</w:delText>
        </w:r>
        <w:r w:rsidR="005779FF">
          <w:rPr>
            <w:rFonts w:asciiTheme="minorHAnsi" w:hAnsiTheme="minorHAnsi"/>
            <w:lang w:val="sr-Cyrl-CS"/>
          </w:rPr>
          <w:delText>..............</w:delText>
        </w:r>
        <w:r w:rsidR="00803B25" w:rsidRPr="0029441F">
          <w:rPr>
            <w:rFonts w:asciiTheme="minorHAnsi" w:hAnsiTheme="minorHAnsi"/>
            <w:lang w:val="sr-Cyrl-CS"/>
          </w:rPr>
          <w:delText>.....................</w:delText>
        </w:r>
        <w:r w:rsidR="00CE5A0E" w:rsidRPr="0029441F">
          <w:rPr>
            <w:rFonts w:asciiTheme="minorHAnsi" w:hAnsiTheme="minorHAnsi"/>
            <w:lang w:val="sr-Cyrl-CS"/>
          </w:rPr>
          <w:delText>.........</w:delText>
        </w:r>
        <w:r w:rsidR="005779FF">
          <w:rPr>
            <w:rFonts w:asciiTheme="minorHAnsi" w:hAnsiTheme="minorHAnsi"/>
            <w:lang w:val="sr-Cyrl-CS"/>
          </w:rPr>
          <w:delText xml:space="preserve">. </w:delText>
        </w:r>
        <w:r w:rsidR="004D587E">
          <w:rPr>
            <w:rFonts w:asciiTheme="minorHAnsi" w:hAnsiTheme="minorHAnsi"/>
            <w:lang w:val="sr-Cyrl-CS"/>
          </w:rPr>
          <w:delText>(</w:delText>
        </w:r>
        <w:r w:rsidR="004D587E" w:rsidRPr="004D587E">
          <w:rPr>
            <w:rFonts w:asciiTheme="minorHAnsi" w:hAnsiTheme="minorHAnsi"/>
            <w:i/>
            <w:lang w:val="sr-Cyrl-CS"/>
          </w:rPr>
          <w:delText xml:space="preserve">име и презиме, </w:delText>
        </w:r>
        <w:r w:rsidR="005528E2">
          <w:rPr>
            <w:rFonts w:asciiTheme="minorHAnsi" w:hAnsiTheme="minorHAnsi"/>
            <w:i/>
            <w:lang w:val="sr-Cyrl-CS"/>
          </w:rPr>
          <w:delText>ЈМБГ</w:delText>
        </w:r>
        <w:r w:rsidR="004D587E">
          <w:rPr>
            <w:rFonts w:asciiTheme="minorHAnsi" w:hAnsiTheme="minorHAnsi"/>
            <w:lang w:val="sr-Cyrl-CS"/>
          </w:rPr>
          <w:delText xml:space="preserve">) </w:delText>
        </w:r>
        <w:r w:rsidR="005779FF">
          <w:rPr>
            <w:rFonts w:asciiTheme="minorHAnsi" w:hAnsiTheme="minorHAnsi"/>
            <w:lang w:val="sr-Cyrl-CS"/>
          </w:rPr>
          <w:delText xml:space="preserve">власник/заступник </w:delText>
        </w:r>
        <w:r w:rsidR="00FB180E">
          <w:rPr>
            <w:rFonts w:asciiTheme="minorHAnsi" w:hAnsiTheme="minorHAnsi"/>
            <w:lang w:val="sr-Cyrl-CS"/>
          </w:rPr>
          <w:delText>стана/</w:delText>
        </w:r>
        <w:r w:rsidR="005779FF">
          <w:rPr>
            <w:rFonts w:asciiTheme="minorHAnsi" w:hAnsiTheme="minorHAnsi"/>
            <w:lang w:val="sr-Cyrl-CS"/>
          </w:rPr>
          <w:delText>посебног дела</w:delText>
        </w:r>
        <w:r w:rsidR="004D587E">
          <w:rPr>
            <w:rFonts w:asciiTheme="minorHAnsi" w:hAnsiTheme="minorHAnsi"/>
            <w:lang w:val="sr-Cyrl-CS"/>
          </w:rPr>
          <w:delText xml:space="preserve"> </w:delText>
        </w:r>
        <w:r w:rsidR="00CE5A0E" w:rsidRPr="0029441F">
          <w:rPr>
            <w:rFonts w:asciiTheme="minorHAnsi" w:hAnsiTheme="minorHAnsi"/>
            <w:lang w:val="sr-Cyrl-CS"/>
          </w:rPr>
          <w:delText>бр</w:delText>
        </w:r>
        <w:r w:rsidR="004D587E">
          <w:rPr>
            <w:rFonts w:asciiTheme="minorHAnsi" w:hAnsiTheme="minorHAnsi"/>
            <w:lang w:val="sr-Cyrl-CS"/>
          </w:rPr>
          <w:delText xml:space="preserve">. </w:delText>
        </w:r>
        <w:r w:rsidR="005779FF">
          <w:rPr>
            <w:rFonts w:asciiTheme="minorHAnsi" w:hAnsiTheme="minorHAnsi"/>
            <w:lang w:val="sr-Cyrl-CS"/>
          </w:rPr>
          <w:delText>............</w:delText>
        </w:r>
        <w:r w:rsidR="004D587E">
          <w:rPr>
            <w:rFonts w:asciiTheme="minorHAnsi" w:hAnsiTheme="minorHAnsi"/>
            <w:lang w:val="sr-Cyrl-CS"/>
          </w:rPr>
          <w:delText>.</w:delText>
        </w:r>
        <w:r w:rsidR="00CE5A0E" w:rsidRPr="0029441F">
          <w:rPr>
            <w:rFonts w:asciiTheme="minorHAnsi" w:hAnsiTheme="minorHAnsi"/>
            <w:lang w:val="sr-Cyrl-CS"/>
          </w:rPr>
          <w:delText>....</w:delText>
        </w:r>
        <w:r w:rsidR="004D587E">
          <w:rPr>
            <w:rFonts w:asciiTheme="minorHAnsi" w:hAnsiTheme="minorHAnsi"/>
            <w:lang w:val="sr-Cyrl-CS"/>
          </w:rPr>
          <w:delText xml:space="preserve"> </w:delText>
        </w:r>
        <w:r w:rsidR="00FB180E">
          <w:rPr>
            <w:rFonts w:asciiTheme="minorHAnsi" w:hAnsiTheme="minorHAnsi"/>
            <w:lang w:val="sr-Cyrl-CS"/>
          </w:rPr>
          <w:delText>.</w:delText>
        </w:r>
      </w:del>
    </w:p>
    <w:p w14:paraId="0F36EA8D" w14:textId="77777777" w:rsidR="001D1ACA" w:rsidRDefault="00FB180E" w:rsidP="00DC0273">
      <w:pPr>
        <w:spacing w:line="480" w:lineRule="auto"/>
        <w:rPr>
          <w:del w:id="178" w:author="msi" w:date="2026-09-22T12:14:00Z" w16du:dateUtc="2026-09-22T16:14:00Z"/>
          <w:rFonts w:asciiTheme="minorHAnsi" w:hAnsiTheme="minorHAnsi"/>
          <w:lang w:val="sr-Cyrl-CS"/>
        </w:rPr>
      </w:pPr>
      <w:del w:id="179" w:author="msi" w:date="2026-09-22T12:14:00Z" w16du:dateUtc="2026-09-22T16:14:00Z">
        <w:r>
          <w:rPr>
            <w:rFonts w:asciiTheme="minorHAnsi" w:hAnsiTheme="minorHAnsi"/>
            <w:lang w:val="sr-Cyrl-CS"/>
          </w:rPr>
          <w:delText xml:space="preserve">Одлука је донета на </w:delText>
        </w:r>
        <w:r w:rsidR="004D587E">
          <w:rPr>
            <w:rFonts w:asciiTheme="minorHAnsi" w:hAnsiTheme="minorHAnsi"/>
            <w:lang w:val="sr-Cyrl-CS"/>
          </w:rPr>
          <w:delText>основу …………… гласова.</w:delText>
        </w:r>
        <w:r w:rsidR="00DC0273">
          <w:rPr>
            <w:rFonts w:asciiTheme="minorHAnsi" w:hAnsiTheme="minorHAnsi"/>
            <w:lang w:val="sr-Cyrl-CS"/>
          </w:rPr>
          <w:delText xml:space="preserve"> Ова одлука ступа на снагу даном доношења.</w:delText>
        </w:r>
      </w:del>
    </w:p>
    <w:p w14:paraId="48D0E66F" w14:textId="77777777" w:rsidR="004D587E" w:rsidRPr="0029441F" w:rsidRDefault="004D587E" w:rsidP="00215DAA">
      <w:pPr>
        <w:rPr>
          <w:del w:id="180" w:author="msi" w:date="2026-09-22T12:14:00Z" w16du:dateUtc="2026-09-22T16:14:00Z"/>
          <w:rFonts w:asciiTheme="minorHAnsi" w:hAnsiTheme="minorHAnsi"/>
          <w:b/>
          <w:lang w:val="sr-Cyrl-CS"/>
        </w:rPr>
      </w:pPr>
    </w:p>
    <w:p w14:paraId="1125078B" w14:textId="77777777" w:rsidR="001D1ACA" w:rsidRPr="0029441F" w:rsidRDefault="00C231CC" w:rsidP="00215DAA">
      <w:pPr>
        <w:rPr>
          <w:del w:id="181" w:author="msi" w:date="2026-09-22T12:14:00Z" w16du:dateUtc="2026-09-22T16:14:00Z"/>
          <w:rFonts w:asciiTheme="minorHAnsi" w:hAnsiTheme="minorHAnsi"/>
          <w:b/>
          <w:lang w:val="sr-Cyrl-CS"/>
        </w:rPr>
      </w:pPr>
      <w:del w:id="182" w:author="msi" w:date="2026-09-22T12:14:00Z" w16du:dateUtc="2026-09-22T16:14:00Z">
        <w:r>
          <w:rPr>
            <w:rFonts w:asciiTheme="minorHAnsi" w:hAnsiTheme="minorHAnsi"/>
            <w:b/>
            <w:lang w:val="sr-Cyrl-CS"/>
          </w:rPr>
          <w:delText xml:space="preserve">            </w:delText>
        </w:r>
        <w:r w:rsidR="00D01721" w:rsidRPr="0029441F">
          <w:rPr>
            <w:rFonts w:asciiTheme="minorHAnsi" w:hAnsiTheme="minorHAnsi"/>
            <w:b/>
            <w:lang w:val="sr-Cyrl-CS"/>
          </w:rPr>
          <w:delText>З</w:delText>
        </w:r>
        <w:r w:rsidRPr="0029441F">
          <w:rPr>
            <w:rFonts w:asciiTheme="minorHAnsi" w:hAnsiTheme="minorHAnsi"/>
            <w:b/>
            <w:lang w:val="sr-Cyrl-CS"/>
          </w:rPr>
          <w:delText xml:space="preserve">аписничар </w:delText>
        </w:r>
        <w:r w:rsidR="00D01721" w:rsidRPr="0029441F">
          <w:rPr>
            <w:rFonts w:asciiTheme="minorHAnsi" w:hAnsiTheme="minorHAnsi"/>
            <w:b/>
            <w:lang w:val="sr-Cyrl-CS"/>
          </w:rPr>
          <w:delText xml:space="preserve">         </w:delText>
        </w:r>
        <w:r>
          <w:rPr>
            <w:rFonts w:asciiTheme="minorHAnsi" w:hAnsiTheme="minorHAnsi"/>
            <w:b/>
            <w:lang w:val="sr-Cyrl-CS"/>
          </w:rPr>
          <w:delText xml:space="preserve">                            </w:delText>
        </w:r>
        <w:r w:rsidR="001D1ACA" w:rsidRPr="0029441F">
          <w:rPr>
            <w:rFonts w:asciiTheme="minorHAnsi" w:hAnsiTheme="minorHAnsi"/>
            <w:b/>
            <w:lang w:val="sr-Cyrl-CS"/>
          </w:rPr>
          <w:delText>П</w:delText>
        </w:r>
        <w:r w:rsidRPr="0029441F">
          <w:rPr>
            <w:rFonts w:asciiTheme="minorHAnsi" w:hAnsiTheme="minorHAnsi"/>
            <w:b/>
            <w:lang w:val="sr-Cyrl-CS"/>
          </w:rPr>
          <w:delText xml:space="preserve">редседавајући скупштине </w:delText>
        </w:r>
        <w:r>
          <w:rPr>
            <w:rFonts w:asciiTheme="minorHAnsi" w:hAnsiTheme="minorHAnsi"/>
            <w:b/>
            <w:lang w:val="sr-Cyrl-CS"/>
          </w:rPr>
          <w:delText>стамбене заједнице</w:delText>
        </w:r>
      </w:del>
    </w:p>
    <w:p w14:paraId="549F2375" w14:textId="77777777" w:rsidR="00D01721" w:rsidRPr="0029441F" w:rsidRDefault="00D01721" w:rsidP="00215DAA">
      <w:pPr>
        <w:rPr>
          <w:del w:id="183" w:author="msi" w:date="2026-09-22T12:14:00Z" w16du:dateUtc="2026-09-22T16:14:00Z"/>
          <w:rFonts w:asciiTheme="minorHAnsi" w:hAnsiTheme="minorHAnsi"/>
          <w:b/>
          <w:lang w:val="sr-Cyrl-CS"/>
        </w:rPr>
      </w:pPr>
    </w:p>
    <w:p w14:paraId="78200FAD" w14:textId="77777777" w:rsidR="00634C4A" w:rsidRPr="0029441F" w:rsidRDefault="00D01721" w:rsidP="00215DAA">
      <w:pPr>
        <w:rPr>
          <w:del w:id="184" w:author="msi" w:date="2026-09-22T12:14:00Z" w16du:dateUtc="2026-09-22T16:14:00Z"/>
          <w:rFonts w:asciiTheme="minorHAnsi" w:hAnsiTheme="minorHAnsi"/>
          <w:b/>
          <w:lang w:val="sr-Cyrl-CS"/>
        </w:rPr>
      </w:pPr>
      <w:del w:id="185" w:author="msi" w:date="2026-09-22T12:14:00Z" w16du:dateUtc="2026-09-22T16:14:00Z">
        <w:r w:rsidRPr="0029441F">
          <w:rPr>
            <w:rFonts w:asciiTheme="minorHAnsi" w:hAnsiTheme="minorHAnsi"/>
            <w:b/>
            <w:lang w:val="sr-Cyrl-CS"/>
          </w:rPr>
          <w:delText xml:space="preserve">..........................................                         </w:delText>
        </w:r>
        <w:r w:rsidR="00634C4A" w:rsidRPr="0029441F">
          <w:rPr>
            <w:rFonts w:asciiTheme="minorHAnsi" w:hAnsiTheme="minorHAnsi"/>
            <w:b/>
            <w:lang w:val="sr-Cyrl-CS"/>
          </w:rPr>
          <w:delText>....................................................</w:delText>
        </w:r>
        <w:r w:rsidRPr="0029441F">
          <w:rPr>
            <w:rFonts w:asciiTheme="minorHAnsi" w:hAnsiTheme="minorHAnsi"/>
            <w:b/>
            <w:lang w:val="sr-Cyrl-CS"/>
          </w:rPr>
          <w:delText>........................</w:delText>
        </w:r>
      </w:del>
    </w:p>
    <w:p w14:paraId="01064754" w14:textId="77777777" w:rsidR="00102A75" w:rsidRPr="0029441F" w:rsidRDefault="00102A75" w:rsidP="00215DAA">
      <w:pPr>
        <w:rPr>
          <w:del w:id="186" w:author="msi" w:date="2026-09-22T12:14:00Z" w16du:dateUtc="2026-09-22T16:14:00Z"/>
          <w:rFonts w:asciiTheme="minorHAnsi" w:hAnsiTheme="minorHAnsi"/>
          <w:b/>
          <w:lang w:val="sr-Cyrl-CS"/>
        </w:rPr>
      </w:pPr>
    </w:p>
    <w:p w14:paraId="68EB0F25" w14:textId="77777777" w:rsidR="00102A75" w:rsidRDefault="00102A75" w:rsidP="00215DAA">
      <w:pPr>
        <w:rPr>
          <w:del w:id="187" w:author="msi" w:date="2026-09-22T12:14:00Z" w16du:dateUtc="2026-09-22T16:14:00Z"/>
          <w:rFonts w:asciiTheme="minorHAnsi" w:hAnsiTheme="minorHAnsi"/>
          <w:b/>
          <w:lang w:val="sr-Cyrl-CS"/>
        </w:rPr>
      </w:pPr>
    </w:p>
    <w:p w14:paraId="1CB0F009" w14:textId="77777777" w:rsidR="00FB180E" w:rsidRPr="0029441F" w:rsidRDefault="00FB180E" w:rsidP="00215DAA">
      <w:pPr>
        <w:rPr>
          <w:del w:id="188" w:author="msi" w:date="2026-09-22T12:14:00Z" w16du:dateUtc="2026-09-22T16:14:00Z"/>
          <w:rFonts w:asciiTheme="minorHAnsi" w:hAnsiTheme="minorHAnsi"/>
          <w:b/>
          <w:lang w:val="sr-Cyrl-CS"/>
        </w:rPr>
      </w:pPr>
    </w:p>
    <w:p w14:paraId="4AF5564C" w14:textId="77777777" w:rsidR="00634C4A" w:rsidRPr="0029441F" w:rsidRDefault="008075F8" w:rsidP="00170C5B">
      <w:pPr>
        <w:shd w:val="clear" w:color="auto" w:fill="EEECE1" w:themeFill="background2"/>
        <w:spacing w:after="40"/>
        <w:rPr>
          <w:del w:id="189" w:author="msi" w:date="2026-09-22T12:14:00Z" w16du:dateUtc="2026-09-22T16:14:00Z"/>
          <w:rFonts w:asciiTheme="minorHAnsi" w:hAnsiTheme="minorHAnsi"/>
          <w:b/>
          <w:lang w:val="sr-Cyrl-CS"/>
        </w:rPr>
      </w:pPr>
      <w:del w:id="190" w:author="msi" w:date="2026-09-22T12:14:00Z" w16du:dateUtc="2026-09-22T16:14:00Z">
        <w:r>
          <w:rPr>
            <w:rFonts w:asciiTheme="minorHAnsi" w:hAnsiTheme="minorHAnsi"/>
            <w:b/>
            <w:lang w:val="sr-Cyrl-CS"/>
          </w:rPr>
          <w:delText xml:space="preserve">Саставни део </w:delText>
        </w:r>
        <w:r w:rsidR="00170C5B">
          <w:rPr>
            <w:rFonts w:asciiTheme="minorHAnsi" w:hAnsiTheme="minorHAnsi"/>
            <w:b/>
            <w:lang w:val="sr-Cyrl-CS"/>
          </w:rPr>
          <w:delText xml:space="preserve">записника и </w:delText>
        </w:r>
        <w:r>
          <w:rPr>
            <w:rFonts w:asciiTheme="minorHAnsi" w:hAnsiTheme="minorHAnsi"/>
            <w:b/>
            <w:lang w:val="sr-Cyrl-CS"/>
          </w:rPr>
          <w:delText>одлуке су п</w:delText>
        </w:r>
        <w:r w:rsidR="00634C4A" w:rsidRPr="0029441F">
          <w:rPr>
            <w:rFonts w:asciiTheme="minorHAnsi" w:hAnsiTheme="minorHAnsi"/>
            <w:b/>
            <w:lang w:val="sr-Cyrl-CS"/>
          </w:rPr>
          <w:delText xml:space="preserve">отписи власника </w:delText>
        </w:r>
        <w:r w:rsidR="00177850">
          <w:rPr>
            <w:rFonts w:asciiTheme="minorHAnsi" w:hAnsiTheme="minorHAnsi"/>
            <w:b/>
            <w:lang w:val="sr-Cyrl-CS"/>
          </w:rPr>
          <w:delText>посебних делова зграде</w:delText>
        </w:r>
      </w:del>
    </w:p>
    <w:p w14:paraId="40FC70F5" w14:textId="77777777" w:rsidR="0090755A" w:rsidRPr="0090755A" w:rsidRDefault="0090755A" w:rsidP="0090755A">
      <w:pPr>
        <w:ind w:firstLine="720"/>
        <w:rPr>
          <w:del w:id="191" w:author="msi" w:date="2026-09-22T12:14:00Z" w16du:dateUtc="2026-09-22T16:14:00Z"/>
          <w:rFonts w:asciiTheme="minorHAnsi" w:hAnsiTheme="minorHAnsi"/>
          <w:szCs w:val="20"/>
          <w:lang w:val="sr-Cyrl-CS"/>
        </w:rPr>
      </w:pPr>
      <w:del w:id="192" w:author="msi" w:date="2026-09-22T12:14:00Z" w16du:dateUtc="2026-09-22T16:14:00Z">
        <w:r w:rsidRPr="0090755A">
          <w:rPr>
            <w:rFonts w:asciiTheme="minorHAnsi" w:hAnsiTheme="minorHAnsi"/>
            <w:szCs w:val="20"/>
            <w:lang w:val="sr-Cyrl-CS"/>
          </w:rPr>
          <w:delText>*Записник мора да садржи потписе већине власника од укупног броја свих посебних делова зграде.</w:delText>
        </w:r>
      </w:del>
    </w:p>
    <w:p w14:paraId="2F864E8E" w14:textId="77777777" w:rsidR="001D1ACA" w:rsidRPr="0029441F" w:rsidRDefault="001D1ACA" w:rsidP="00215DAA">
      <w:pPr>
        <w:rPr>
          <w:del w:id="193" w:author="msi" w:date="2026-09-22T12:14:00Z" w16du:dateUtc="2026-09-22T16:14:00Z"/>
          <w:rFonts w:asciiTheme="minorHAnsi" w:hAnsiTheme="minorHAnsi"/>
          <w:lang w:val="sr-Cyrl-CS"/>
        </w:rPr>
      </w:pPr>
    </w:p>
    <w:p w14:paraId="4E807879" w14:textId="77777777" w:rsidR="00634C4A" w:rsidRPr="0029441F" w:rsidRDefault="00634C4A" w:rsidP="00215DAA">
      <w:pPr>
        <w:rPr>
          <w:del w:id="194" w:author="msi" w:date="2026-09-22T12:14:00Z" w16du:dateUtc="2026-09-22T16:14:00Z"/>
          <w:rFonts w:asciiTheme="minorHAnsi" w:hAnsiTheme="minorHAnsi"/>
          <w:b/>
          <w:lang w:val="sr-Cyrl-CS"/>
        </w:rPr>
      </w:pPr>
      <w:del w:id="195" w:author="msi" w:date="2026-09-22T12:14:00Z" w16du:dateUtc="2026-09-22T16:14:00Z">
        <w:r w:rsidRPr="0029441F">
          <w:rPr>
            <w:rFonts w:asciiTheme="minorHAnsi" w:hAnsiTheme="minorHAnsi"/>
            <w:b/>
            <w:lang w:val="sr-Cyrl-CS"/>
          </w:rPr>
          <w:delText xml:space="preserve">Бр. </w:delText>
        </w:r>
        <w:r w:rsidR="00B32468">
          <w:rPr>
            <w:rFonts w:asciiTheme="minorHAnsi" w:hAnsiTheme="minorHAnsi"/>
            <w:b/>
            <w:lang w:val="sr-Cyrl-CS"/>
          </w:rPr>
          <w:delText>П</w:delText>
        </w:r>
        <w:r w:rsidR="00177850">
          <w:rPr>
            <w:rFonts w:asciiTheme="minorHAnsi" w:hAnsiTheme="minorHAnsi"/>
            <w:b/>
            <w:lang w:val="sr-Cyrl-CS"/>
          </w:rPr>
          <w:delText>осебни део</w:delText>
        </w:r>
        <w:r w:rsidRPr="0029441F">
          <w:rPr>
            <w:rFonts w:asciiTheme="minorHAnsi" w:hAnsiTheme="minorHAnsi"/>
            <w:b/>
            <w:lang w:val="sr-Cyrl-CS"/>
          </w:rPr>
          <w:delText xml:space="preserve">         Име и презиме</w:delText>
        </w:r>
        <w:r w:rsidR="003354EC" w:rsidRPr="0029441F">
          <w:rPr>
            <w:rFonts w:asciiTheme="minorHAnsi" w:hAnsiTheme="minorHAnsi"/>
            <w:b/>
            <w:lang w:val="sr-Cyrl-CS"/>
          </w:rPr>
          <w:delText xml:space="preserve">                      </w:delText>
        </w:r>
        <w:r w:rsidR="0078303B">
          <w:rPr>
            <w:rFonts w:asciiTheme="minorHAnsi" w:hAnsiTheme="minorHAnsi"/>
            <w:b/>
            <w:lang w:val="sr-Cyrl-CS"/>
          </w:rPr>
          <w:delText xml:space="preserve"> </w:delText>
        </w:r>
        <w:r w:rsidR="003354EC" w:rsidRPr="0029441F">
          <w:rPr>
            <w:rFonts w:asciiTheme="minorHAnsi" w:hAnsiTheme="minorHAnsi"/>
            <w:b/>
            <w:lang w:val="sr-Cyrl-CS"/>
          </w:rPr>
          <w:delText>П</w:delText>
        </w:r>
        <w:r w:rsidR="001E7714" w:rsidRPr="0029441F">
          <w:rPr>
            <w:rFonts w:asciiTheme="minorHAnsi" w:hAnsiTheme="minorHAnsi"/>
            <w:b/>
            <w:lang w:val="sr-Cyrl-CS"/>
          </w:rPr>
          <w:delText>о</w:delText>
        </w:r>
        <w:r w:rsidRPr="0029441F">
          <w:rPr>
            <w:rFonts w:asciiTheme="minorHAnsi" w:hAnsiTheme="minorHAnsi"/>
            <w:b/>
            <w:lang w:val="sr-Cyrl-CS"/>
          </w:rPr>
          <w:delText>т</w:delText>
        </w:r>
        <w:r w:rsidR="001E7714" w:rsidRPr="0029441F">
          <w:rPr>
            <w:rFonts w:asciiTheme="minorHAnsi" w:hAnsiTheme="minorHAnsi"/>
            <w:b/>
            <w:lang w:val="sr-Cyrl-CS"/>
          </w:rPr>
          <w:delText>п</w:delText>
        </w:r>
        <w:r w:rsidRPr="0029441F">
          <w:rPr>
            <w:rFonts w:asciiTheme="minorHAnsi" w:hAnsiTheme="minorHAnsi"/>
            <w:b/>
            <w:lang w:val="sr-Cyrl-CS"/>
          </w:rPr>
          <w:delText>ис власника</w:delText>
        </w:r>
        <w:r w:rsidR="003354EC" w:rsidRPr="0029441F">
          <w:rPr>
            <w:rFonts w:asciiTheme="minorHAnsi" w:hAnsiTheme="minorHAnsi"/>
            <w:b/>
            <w:lang w:val="sr-Cyrl-CS"/>
          </w:rPr>
          <w:delText xml:space="preserve">          </w:delText>
        </w:r>
        <w:r w:rsidR="00347852" w:rsidRPr="0029441F">
          <w:rPr>
            <w:rFonts w:asciiTheme="minorHAnsi" w:hAnsiTheme="minorHAnsi"/>
            <w:b/>
            <w:lang w:val="sr-Cyrl-CS"/>
          </w:rPr>
          <w:delText xml:space="preserve"> </w:delText>
        </w:r>
        <w:r w:rsidR="00177850">
          <w:rPr>
            <w:rFonts w:asciiTheme="minorHAnsi" w:hAnsiTheme="minorHAnsi"/>
            <w:b/>
            <w:lang w:val="sr-Cyrl-CS"/>
          </w:rPr>
          <w:delText xml:space="preserve"> Б</w:delText>
        </w:r>
        <w:r w:rsidR="001E7714" w:rsidRPr="0029441F">
          <w:rPr>
            <w:rFonts w:asciiTheme="minorHAnsi" w:hAnsiTheme="minorHAnsi"/>
            <w:b/>
            <w:lang w:val="sr-Cyrl-CS"/>
          </w:rPr>
          <w:delText>рој личне карте</w:delText>
        </w:r>
      </w:del>
    </w:p>
    <w:p w14:paraId="319AA076" w14:textId="77777777" w:rsidR="00215DAA" w:rsidRPr="0029441F" w:rsidRDefault="001D1ACA" w:rsidP="00634C4A">
      <w:pPr>
        <w:rPr>
          <w:del w:id="196" w:author="msi" w:date="2026-09-22T12:14:00Z" w16du:dateUtc="2026-09-22T16:14:00Z"/>
          <w:rFonts w:asciiTheme="minorHAnsi" w:hAnsiTheme="minorHAnsi"/>
          <w:lang w:val="sr-Cyrl-CS"/>
        </w:rPr>
      </w:pPr>
      <w:del w:id="197" w:author="msi" w:date="2026-09-22T12:14:00Z" w16du:dateUtc="2026-09-22T16:14:00Z">
        <w:r w:rsidRPr="0029441F">
          <w:rPr>
            <w:rFonts w:asciiTheme="minorHAnsi" w:hAnsiTheme="minorHAnsi"/>
            <w:lang w:val="sr-Cyrl-CS"/>
          </w:rPr>
          <w:tab/>
        </w:r>
        <w:r w:rsidRPr="0029441F">
          <w:rPr>
            <w:rFonts w:asciiTheme="minorHAnsi" w:hAnsiTheme="minorHAnsi"/>
            <w:lang w:val="sr-Cyrl-CS"/>
          </w:rPr>
          <w:tab/>
        </w:r>
        <w:r w:rsidRPr="0029441F">
          <w:rPr>
            <w:rFonts w:asciiTheme="minorHAnsi" w:hAnsiTheme="minorHAnsi"/>
            <w:lang w:val="sr-Cyrl-CS"/>
          </w:rPr>
          <w:tab/>
        </w:r>
        <w:r w:rsidRPr="0029441F">
          <w:rPr>
            <w:rFonts w:asciiTheme="minorHAnsi" w:hAnsiTheme="minorHAnsi"/>
            <w:lang w:val="sr-Cyrl-CS"/>
          </w:rPr>
          <w:tab/>
        </w:r>
      </w:del>
    </w:p>
    <w:p w14:paraId="140A94EE" w14:textId="77777777" w:rsidR="00634C4A" w:rsidRPr="00177850" w:rsidRDefault="00D06D58" w:rsidP="00177850">
      <w:pPr>
        <w:pStyle w:val="ListParagraph"/>
        <w:numPr>
          <w:ilvl w:val="0"/>
          <w:numId w:val="4"/>
        </w:numPr>
        <w:ind w:left="284" w:hanging="284"/>
        <w:rPr>
          <w:del w:id="198" w:author="msi" w:date="2026-09-22T12:14:00Z" w16du:dateUtc="2026-09-22T16:14:00Z"/>
          <w:rFonts w:asciiTheme="minorHAnsi" w:hAnsiTheme="minorHAnsi"/>
          <w:lang w:val="sr-Cyrl-CS"/>
        </w:rPr>
      </w:pPr>
      <w:del w:id="199" w:author="msi" w:date="2026-09-22T12:14:00Z" w16du:dateUtc="2026-09-22T16:14:00Z">
        <w:r w:rsidRPr="00177850">
          <w:rPr>
            <w:rFonts w:asciiTheme="minorHAnsi" w:hAnsiTheme="minorHAnsi"/>
            <w:lang w:val="sr-Cyrl-CS"/>
          </w:rPr>
          <w:delText xml:space="preserve">стан бр. </w:delText>
        </w:r>
        <w:r w:rsidR="00177850">
          <w:rPr>
            <w:rFonts w:asciiTheme="minorHAnsi" w:hAnsiTheme="minorHAnsi"/>
            <w:lang w:val="sr-Cyrl-CS"/>
          </w:rPr>
          <w:delText>0</w:delText>
        </w:r>
        <w:r w:rsidRPr="00177850">
          <w:rPr>
            <w:rFonts w:asciiTheme="minorHAnsi" w:hAnsiTheme="minorHAnsi"/>
            <w:lang w:val="sr-Cyrl-CS"/>
          </w:rPr>
          <w:delText>1</w:delText>
        </w:r>
        <w:r w:rsidR="00177850">
          <w:rPr>
            <w:rFonts w:asciiTheme="minorHAnsi" w:hAnsiTheme="minorHAnsi"/>
            <w:lang w:val="sr-Cyrl-CS"/>
          </w:rPr>
          <w:delText xml:space="preserve">  </w:delText>
        </w:r>
        <w:r w:rsidR="00634C4A" w:rsidRPr="00177850">
          <w:rPr>
            <w:rFonts w:asciiTheme="minorHAnsi" w:hAnsiTheme="minorHAnsi"/>
            <w:lang w:val="sr-Cyrl-CS"/>
          </w:rPr>
          <w:delText xml:space="preserve"> ............................................    </w:delText>
        </w:r>
        <w:r w:rsidR="003354EC" w:rsidRPr="00177850">
          <w:rPr>
            <w:rFonts w:asciiTheme="minorHAnsi" w:hAnsiTheme="minorHAnsi"/>
            <w:lang w:val="sr-Cyrl-CS"/>
          </w:rPr>
          <w:delText xml:space="preserve">  </w:delText>
        </w:r>
        <w:r w:rsidR="00177850">
          <w:rPr>
            <w:rFonts w:asciiTheme="minorHAnsi" w:hAnsiTheme="minorHAnsi"/>
            <w:lang w:val="sr-Cyrl-CS"/>
          </w:rPr>
          <w:delText xml:space="preserve">    </w:delText>
        </w:r>
        <w:r w:rsidR="001E7714" w:rsidRPr="00177850">
          <w:rPr>
            <w:rFonts w:asciiTheme="minorHAnsi" w:hAnsiTheme="minorHAnsi"/>
            <w:lang w:val="sr-Cyrl-CS"/>
          </w:rPr>
          <w:delText>...</w:delText>
        </w:r>
        <w:r w:rsidR="00634C4A" w:rsidRPr="00177850">
          <w:rPr>
            <w:rFonts w:asciiTheme="minorHAnsi" w:hAnsiTheme="minorHAnsi"/>
            <w:lang w:val="sr-Cyrl-CS"/>
          </w:rPr>
          <w:delText>......</w:delText>
        </w:r>
        <w:r w:rsidR="00177850">
          <w:rPr>
            <w:rFonts w:asciiTheme="minorHAnsi" w:hAnsiTheme="minorHAnsi"/>
            <w:lang w:val="sr-Cyrl-CS"/>
          </w:rPr>
          <w:delText>...</w:delText>
        </w:r>
        <w:r w:rsidR="00634C4A" w:rsidRPr="00177850">
          <w:rPr>
            <w:rFonts w:asciiTheme="minorHAnsi" w:hAnsiTheme="minorHAnsi"/>
            <w:lang w:val="sr-Cyrl-CS"/>
          </w:rPr>
          <w:delText>..........................</w:delText>
        </w:r>
        <w:r w:rsidR="001E7714" w:rsidRPr="00177850">
          <w:rPr>
            <w:rFonts w:asciiTheme="minorHAnsi" w:hAnsiTheme="minorHAnsi"/>
            <w:lang w:val="sr-Cyrl-CS"/>
          </w:rPr>
          <w:delText xml:space="preserve">...    </w:delText>
        </w:r>
        <w:r w:rsidR="003354EC" w:rsidRPr="00177850">
          <w:rPr>
            <w:rFonts w:asciiTheme="minorHAnsi" w:hAnsiTheme="minorHAnsi"/>
            <w:lang w:val="sr-Cyrl-CS"/>
          </w:rPr>
          <w:delText>...........................</w:delText>
        </w:r>
      </w:del>
    </w:p>
    <w:p w14:paraId="75001B91" w14:textId="77777777" w:rsidR="00FB1D16" w:rsidRPr="0029441F" w:rsidRDefault="00FB1D16" w:rsidP="00634C4A">
      <w:pPr>
        <w:rPr>
          <w:del w:id="200" w:author="msi" w:date="2026-09-22T12:14:00Z" w16du:dateUtc="2026-09-22T16:14:00Z"/>
          <w:rFonts w:asciiTheme="minorHAnsi" w:hAnsiTheme="minorHAnsi"/>
          <w:lang w:val="sr-Cyrl-CS"/>
        </w:rPr>
      </w:pPr>
    </w:p>
    <w:p w14:paraId="202E70DB" w14:textId="77777777" w:rsidR="00634C4A" w:rsidRPr="0029441F" w:rsidRDefault="00D06D58" w:rsidP="00177850">
      <w:pPr>
        <w:pStyle w:val="ListParagraph"/>
        <w:numPr>
          <w:ilvl w:val="0"/>
          <w:numId w:val="4"/>
        </w:numPr>
        <w:ind w:left="284" w:hanging="284"/>
        <w:rPr>
          <w:del w:id="201" w:author="msi" w:date="2026-09-22T12:14:00Z" w16du:dateUtc="2026-09-22T16:14:00Z"/>
          <w:rFonts w:asciiTheme="minorHAnsi" w:hAnsiTheme="minorHAnsi"/>
          <w:lang w:val="sr-Cyrl-CS"/>
        </w:rPr>
      </w:pPr>
      <w:del w:id="202" w:author="msi" w:date="2026-09-22T12:14:00Z" w16du:dateUtc="2026-09-22T16:14:00Z">
        <w:r w:rsidRPr="0029441F">
          <w:rPr>
            <w:rFonts w:asciiTheme="minorHAnsi" w:hAnsiTheme="minorHAnsi"/>
            <w:lang w:val="sr-Cyrl-CS"/>
          </w:rPr>
          <w:delText xml:space="preserve">стан бр. </w:delText>
        </w:r>
        <w:r w:rsidR="00177850">
          <w:rPr>
            <w:rFonts w:asciiTheme="minorHAnsi" w:hAnsiTheme="minorHAnsi"/>
            <w:lang w:val="sr-Cyrl-CS"/>
          </w:rPr>
          <w:delText>0</w:delText>
        </w:r>
        <w:r w:rsidRPr="0029441F">
          <w:rPr>
            <w:rFonts w:asciiTheme="minorHAnsi" w:hAnsiTheme="minorHAnsi"/>
            <w:lang w:val="sr-Cyrl-CS"/>
          </w:rPr>
          <w:delText>2</w:delText>
        </w:r>
        <w:r w:rsidR="00177850">
          <w:rPr>
            <w:rFonts w:asciiTheme="minorHAnsi" w:hAnsiTheme="minorHAnsi"/>
            <w:lang w:val="sr-Cyrl-CS"/>
          </w:rPr>
          <w:delText xml:space="preserve">  </w:delText>
        </w:r>
        <w:r w:rsidRPr="0029441F">
          <w:rPr>
            <w:rFonts w:asciiTheme="minorHAnsi" w:hAnsiTheme="minorHAnsi"/>
            <w:lang w:val="sr-Cyrl-CS"/>
          </w:rPr>
          <w:delText xml:space="preserve"> .</w:delText>
        </w:r>
        <w:r w:rsidR="00634C4A" w:rsidRPr="0029441F">
          <w:rPr>
            <w:rFonts w:asciiTheme="minorHAnsi" w:hAnsiTheme="minorHAnsi"/>
            <w:lang w:val="sr-Cyrl-CS"/>
          </w:rPr>
          <w:delText>............</w:delText>
        </w:r>
        <w:r w:rsidR="00177850">
          <w:rPr>
            <w:rFonts w:asciiTheme="minorHAnsi" w:hAnsiTheme="minorHAnsi"/>
            <w:lang w:val="sr-Cyrl-CS"/>
          </w:rPr>
          <w:delText>..........................</w:delText>
        </w:r>
        <w:r w:rsidR="001E7714" w:rsidRPr="0029441F">
          <w:rPr>
            <w:rFonts w:asciiTheme="minorHAnsi" w:hAnsiTheme="minorHAnsi"/>
            <w:lang w:val="sr-Cyrl-CS"/>
          </w:rPr>
          <w:delText>.....</w:delText>
        </w:r>
        <w:r w:rsidR="00634C4A" w:rsidRPr="0029441F">
          <w:rPr>
            <w:rFonts w:asciiTheme="minorHAnsi" w:hAnsiTheme="minorHAnsi"/>
            <w:lang w:val="sr-Cyrl-CS"/>
          </w:rPr>
          <w:delText xml:space="preserve">    </w:delText>
        </w:r>
        <w:r w:rsidR="003354EC" w:rsidRPr="0029441F">
          <w:rPr>
            <w:rFonts w:asciiTheme="minorHAnsi" w:hAnsiTheme="minorHAnsi"/>
            <w:lang w:val="sr-Cyrl-CS"/>
          </w:rPr>
          <w:delText xml:space="preserve"> </w:delText>
        </w:r>
        <w:r w:rsidR="00177850">
          <w:rPr>
            <w:rFonts w:asciiTheme="minorHAnsi" w:hAnsiTheme="minorHAnsi"/>
            <w:lang w:val="sr-Cyrl-CS"/>
          </w:rPr>
          <w:delText xml:space="preserve">     </w:delText>
        </w:r>
        <w:r w:rsidR="001E7714" w:rsidRPr="0029441F">
          <w:rPr>
            <w:rFonts w:asciiTheme="minorHAnsi" w:hAnsiTheme="minorHAnsi"/>
            <w:lang w:val="sr-Cyrl-CS"/>
          </w:rPr>
          <w:delText>...</w:delText>
        </w:r>
        <w:r w:rsidR="00634C4A" w:rsidRPr="0029441F">
          <w:rPr>
            <w:rFonts w:asciiTheme="minorHAnsi" w:hAnsiTheme="minorHAnsi"/>
            <w:lang w:val="sr-Cyrl-CS"/>
          </w:rPr>
          <w:delText>.............................</w:delText>
        </w:r>
        <w:r w:rsidR="00177850">
          <w:rPr>
            <w:rFonts w:asciiTheme="minorHAnsi" w:hAnsiTheme="minorHAnsi"/>
            <w:lang w:val="sr-Cyrl-CS"/>
          </w:rPr>
          <w:delText>..</w:delText>
        </w:r>
        <w:r w:rsidR="00634C4A" w:rsidRPr="0029441F">
          <w:rPr>
            <w:rFonts w:asciiTheme="minorHAnsi" w:hAnsiTheme="minorHAnsi"/>
            <w:lang w:val="sr-Cyrl-CS"/>
          </w:rPr>
          <w:delText>...</w:delText>
        </w:r>
        <w:r w:rsidR="003354EC" w:rsidRPr="0029441F">
          <w:rPr>
            <w:rFonts w:asciiTheme="minorHAnsi" w:hAnsiTheme="minorHAnsi"/>
            <w:lang w:val="sr-Cyrl-CS"/>
          </w:rPr>
          <w:delText xml:space="preserve">...    </w:delText>
        </w:r>
        <w:r w:rsidR="00177850">
          <w:rPr>
            <w:rFonts w:asciiTheme="minorHAnsi" w:hAnsiTheme="minorHAnsi"/>
            <w:lang w:val="sr-Cyrl-CS"/>
          </w:rPr>
          <w:delText xml:space="preserve"> </w:delText>
        </w:r>
        <w:r w:rsidR="003354EC" w:rsidRPr="0029441F">
          <w:rPr>
            <w:rFonts w:asciiTheme="minorHAnsi" w:hAnsiTheme="minorHAnsi"/>
            <w:lang w:val="sr-Cyrl-CS"/>
          </w:rPr>
          <w:delText>............................</w:delText>
        </w:r>
      </w:del>
    </w:p>
    <w:p w14:paraId="30AC39AE" w14:textId="77777777" w:rsidR="00FB1D16" w:rsidRPr="0029441F" w:rsidRDefault="00FB1D16" w:rsidP="00634C4A">
      <w:pPr>
        <w:rPr>
          <w:del w:id="203" w:author="msi" w:date="2026-09-22T12:14:00Z" w16du:dateUtc="2026-09-22T16:14:00Z"/>
          <w:rFonts w:asciiTheme="minorHAnsi" w:hAnsiTheme="minorHAnsi"/>
          <w:lang w:val="sr-Cyrl-CS"/>
        </w:rPr>
      </w:pPr>
    </w:p>
    <w:p w14:paraId="5A2DA3EC" w14:textId="77777777" w:rsidR="00113E31" w:rsidRDefault="00634C4A" w:rsidP="00177850">
      <w:pPr>
        <w:pStyle w:val="ListParagraph"/>
        <w:numPr>
          <w:ilvl w:val="0"/>
          <w:numId w:val="4"/>
        </w:numPr>
        <w:ind w:left="284" w:hanging="284"/>
        <w:rPr>
          <w:del w:id="204" w:author="msi" w:date="2026-09-22T12:14:00Z" w16du:dateUtc="2026-09-22T16:14:00Z"/>
          <w:rFonts w:asciiTheme="minorHAnsi" w:hAnsiTheme="minorHAnsi"/>
          <w:lang w:val="sr-Cyrl-CS"/>
        </w:rPr>
      </w:pPr>
      <w:del w:id="205" w:author="msi" w:date="2026-09-22T12:14:00Z" w16du:dateUtc="2026-09-22T16:14:00Z">
        <w:r w:rsidRPr="0029441F">
          <w:rPr>
            <w:rFonts w:asciiTheme="minorHAnsi" w:hAnsiTheme="minorHAnsi"/>
            <w:lang w:val="sr-Cyrl-CS"/>
          </w:rPr>
          <w:delText>стан бр.</w:delText>
        </w:r>
        <w:r w:rsidR="00177850">
          <w:rPr>
            <w:rFonts w:asciiTheme="minorHAnsi" w:hAnsiTheme="minorHAnsi"/>
            <w:lang w:val="sr-Cyrl-CS"/>
          </w:rPr>
          <w:delText xml:space="preserve"> 0</w:delText>
        </w:r>
        <w:r w:rsidR="00D06D58" w:rsidRPr="0029441F">
          <w:rPr>
            <w:rFonts w:asciiTheme="minorHAnsi" w:hAnsiTheme="minorHAnsi"/>
            <w:lang w:val="sr-Cyrl-CS"/>
          </w:rPr>
          <w:delText>3</w:delText>
        </w:r>
        <w:r w:rsidR="00177850">
          <w:rPr>
            <w:rFonts w:asciiTheme="minorHAnsi" w:hAnsiTheme="minorHAnsi"/>
            <w:lang w:val="sr-Cyrl-CS"/>
          </w:rPr>
          <w:delText xml:space="preserve">  </w:delText>
        </w:r>
        <w:r w:rsidR="00D06D58" w:rsidRPr="0029441F">
          <w:rPr>
            <w:rFonts w:asciiTheme="minorHAnsi" w:hAnsiTheme="minorHAnsi"/>
            <w:lang w:val="sr-Cyrl-CS"/>
          </w:rPr>
          <w:delText xml:space="preserve"> </w:delText>
        </w:r>
        <w:r w:rsidR="00177850" w:rsidRPr="0029441F">
          <w:rPr>
            <w:rFonts w:asciiTheme="minorHAnsi" w:hAnsiTheme="minorHAnsi"/>
            <w:lang w:val="sr-Cyrl-CS"/>
          </w:rPr>
          <w:delText>.............</w:delText>
        </w:r>
        <w:r w:rsidR="00177850">
          <w:rPr>
            <w:rFonts w:asciiTheme="minorHAnsi" w:hAnsiTheme="minorHAnsi"/>
            <w:lang w:val="sr-Cyrl-CS"/>
          </w:rPr>
          <w:delText>..........................</w:delText>
        </w:r>
        <w:r w:rsidR="00177850" w:rsidRPr="0029441F">
          <w:rPr>
            <w:rFonts w:asciiTheme="minorHAnsi" w:hAnsiTheme="minorHAnsi"/>
            <w:lang w:val="sr-Cyrl-CS"/>
          </w:rPr>
          <w:delText xml:space="preserve">.....     </w:delText>
        </w:r>
        <w:r w:rsidR="00177850">
          <w:rPr>
            <w:rFonts w:asciiTheme="minorHAnsi" w:hAnsiTheme="minorHAnsi"/>
            <w:lang w:val="sr-Cyrl-CS"/>
          </w:rPr>
          <w:delText xml:space="preserve">     </w:delText>
        </w:r>
        <w:r w:rsidR="00177850" w:rsidRPr="0029441F">
          <w:rPr>
            <w:rFonts w:asciiTheme="minorHAnsi" w:hAnsiTheme="minorHAnsi"/>
            <w:lang w:val="sr-Cyrl-CS"/>
          </w:rPr>
          <w:delText>................................</w:delText>
        </w:r>
        <w:r w:rsidR="00177850">
          <w:rPr>
            <w:rFonts w:asciiTheme="minorHAnsi" w:hAnsiTheme="minorHAnsi"/>
            <w:lang w:val="sr-Cyrl-CS"/>
          </w:rPr>
          <w:delText>..</w:delText>
        </w:r>
        <w:r w:rsidR="00177850" w:rsidRPr="0029441F">
          <w:rPr>
            <w:rFonts w:asciiTheme="minorHAnsi" w:hAnsiTheme="minorHAnsi"/>
            <w:lang w:val="sr-Cyrl-CS"/>
          </w:rPr>
          <w:delText xml:space="preserve">......    </w:delText>
        </w:r>
        <w:r w:rsidR="00177850">
          <w:rPr>
            <w:rFonts w:asciiTheme="minorHAnsi" w:hAnsiTheme="minorHAnsi"/>
            <w:lang w:val="sr-Cyrl-CS"/>
          </w:rPr>
          <w:delText xml:space="preserve"> </w:delText>
        </w:r>
        <w:r w:rsidR="00177850" w:rsidRPr="0029441F">
          <w:rPr>
            <w:rFonts w:asciiTheme="minorHAnsi" w:hAnsiTheme="minorHAnsi"/>
            <w:lang w:val="sr-Cyrl-CS"/>
          </w:rPr>
          <w:delText>............................</w:delText>
        </w:r>
      </w:del>
    </w:p>
    <w:p w14:paraId="23F67B2A" w14:textId="77777777" w:rsidR="00FB180E" w:rsidRPr="00FB180E" w:rsidRDefault="00FB180E" w:rsidP="00FB180E">
      <w:pPr>
        <w:pStyle w:val="ListParagraph"/>
        <w:rPr>
          <w:del w:id="206" w:author="msi" w:date="2026-09-22T12:14:00Z" w16du:dateUtc="2026-09-22T16:14:00Z"/>
          <w:rFonts w:asciiTheme="minorHAnsi" w:hAnsiTheme="minorHAnsi"/>
          <w:lang w:val="sr-Cyrl-CS"/>
        </w:rPr>
      </w:pPr>
    </w:p>
    <w:p w14:paraId="41DFB959" w14:textId="77777777" w:rsidR="00FB180E" w:rsidRDefault="00FB180E" w:rsidP="00FB180E">
      <w:pPr>
        <w:pStyle w:val="ListParagraph"/>
        <w:numPr>
          <w:ilvl w:val="0"/>
          <w:numId w:val="4"/>
        </w:numPr>
        <w:ind w:left="284" w:hanging="284"/>
        <w:rPr>
          <w:del w:id="207" w:author="msi" w:date="2026-09-22T12:14:00Z" w16du:dateUtc="2026-09-22T16:14:00Z"/>
          <w:rFonts w:asciiTheme="minorHAnsi" w:hAnsiTheme="minorHAnsi"/>
          <w:lang w:val="sr-Cyrl-CS"/>
        </w:rPr>
      </w:pPr>
      <w:del w:id="208" w:author="msi" w:date="2026-09-22T12:14:00Z" w16du:dateUtc="2026-09-22T16:14:00Z">
        <w:r w:rsidRPr="0029441F">
          <w:rPr>
            <w:rFonts w:asciiTheme="minorHAnsi" w:hAnsiTheme="minorHAnsi"/>
            <w:lang w:val="sr-Cyrl-CS"/>
          </w:rPr>
          <w:delText>стан бр.</w:delText>
        </w:r>
        <w:r>
          <w:rPr>
            <w:rFonts w:asciiTheme="minorHAnsi" w:hAnsiTheme="minorHAnsi"/>
            <w:lang w:val="sr-Cyrl-CS"/>
          </w:rPr>
          <w:delText xml:space="preserve"> 0</w:delText>
        </w:r>
        <w:r w:rsidR="0090755A">
          <w:rPr>
            <w:rFonts w:asciiTheme="minorHAnsi" w:hAnsiTheme="minorHAnsi"/>
            <w:lang w:val="sr-Cyrl-CS"/>
          </w:rPr>
          <w:delText>4</w:delText>
        </w:r>
        <w:r>
          <w:rPr>
            <w:rFonts w:asciiTheme="minorHAnsi" w:hAnsiTheme="minorHAnsi"/>
            <w:lang w:val="sr-Cyrl-CS"/>
          </w:rPr>
          <w:delText xml:space="preserve">  </w:delText>
        </w:r>
        <w:r w:rsidRPr="0029441F">
          <w:rPr>
            <w:rFonts w:asciiTheme="minorHAnsi" w:hAnsiTheme="minorHAnsi"/>
            <w:lang w:val="sr-Cyrl-CS"/>
          </w:rPr>
          <w:delText xml:space="preserve"> .............</w:delText>
        </w:r>
        <w:r>
          <w:rPr>
            <w:rFonts w:asciiTheme="minorHAnsi" w:hAnsiTheme="minorHAnsi"/>
            <w:lang w:val="sr-Cyrl-CS"/>
          </w:rPr>
          <w:delText>..........................</w:delText>
        </w:r>
        <w:r w:rsidRPr="0029441F">
          <w:rPr>
            <w:rFonts w:asciiTheme="minorHAnsi" w:hAnsiTheme="minorHAnsi"/>
            <w:lang w:val="sr-Cyrl-CS"/>
          </w:rPr>
          <w:delText xml:space="preserve">.....     </w:delText>
        </w:r>
        <w:r>
          <w:rPr>
            <w:rFonts w:asciiTheme="minorHAnsi" w:hAnsiTheme="minorHAnsi"/>
            <w:lang w:val="sr-Cyrl-CS"/>
          </w:rPr>
          <w:delText xml:space="preserve">     </w:delText>
        </w:r>
        <w:r w:rsidRPr="0029441F">
          <w:rPr>
            <w:rFonts w:asciiTheme="minorHAnsi" w:hAnsiTheme="minorHAnsi"/>
            <w:lang w:val="sr-Cyrl-CS"/>
          </w:rPr>
          <w:delText>................................</w:delText>
        </w:r>
        <w:r>
          <w:rPr>
            <w:rFonts w:asciiTheme="minorHAnsi" w:hAnsiTheme="minorHAnsi"/>
            <w:lang w:val="sr-Cyrl-CS"/>
          </w:rPr>
          <w:delText>..</w:delText>
        </w:r>
        <w:r w:rsidRPr="0029441F">
          <w:rPr>
            <w:rFonts w:asciiTheme="minorHAnsi" w:hAnsiTheme="minorHAnsi"/>
            <w:lang w:val="sr-Cyrl-CS"/>
          </w:rPr>
          <w:delText xml:space="preserve">......    </w:delText>
        </w:r>
        <w:r>
          <w:rPr>
            <w:rFonts w:asciiTheme="minorHAnsi" w:hAnsiTheme="minorHAnsi"/>
            <w:lang w:val="sr-Cyrl-CS"/>
          </w:rPr>
          <w:delText xml:space="preserve"> </w:delText>
        </w:r>
        <w:r w:rsidRPr="0029441F">
          <w:rPr>
            <w:rFonts w:asciiTheme="minorHAnsi" w:hAnsiTheme="minorHAnsi"/>
            <w:lang w:val="sr-Cyrl-CS"/>
          </w:rPr>
          <w:delText>............................</w:delText>
        </w:r>
      </w:del>
    </w:p>
    <w:p w14:paraId="3ED662EC" w14:textId="77777777" w:rsidR="00FB180E" w:rsidRDefault="00FB180E" w:rsidP="00FB180E">
      <w:pPr>
        <w:pStyle w:val="ListParagraph"/>
        <w:ind w:left="284"/>
        <w:rPr>
          <w:del w:id="209" w:author="msi" w:date="2026-09-22T12:14:00Z" w16du:dateUtc="2026-09-22T16:14:00Z"/>
          <w:rFonts w:asciiTheme="minorHAnsi" w:hAnsiTheme="minorHAnsi"/>
          <w:lang w:val="sr-Cyrl-CS"/>
        </w:rPr>
      </w:pPr>
    </w:p>
    <w:p w14:paraId="419DDE89" w14:textId="77777777" w:rsidR="00FB180E" w:rsidRDefault="00FB180E" w:rsidP="00FB180E">
      <w:pPr>
        <w:pStyle w:val="ListParagraph"/>
        <w:numPr>
          <w:ilvl w:val="0"/>
          <w:numId w:val="4"/>
        </w:numPr>
        <w:ind w:left="284" w:hanging="284"/>
        <w:rPr>
          <w:del w:id="210" w:author="msi" w:date="2026-09-22T12:14:00Z" w16du:dateUtc="2026-09-22T16:14:00Z"/>
          <w:rFonts w:asciiTheme="minorHAnsi" w:hAnsiTheme="minorHAnsi"/>
          <w:lang w:val="sr-Cyrl-CS"/>
        </w:rPr>
      </w:pPr>
      <w:del w:id="211" w:author="msi" w:date="2026-09-22T12:14:00Z" w16du:dateUtc="2026-09-22T16:14:00Z">
        <w:r w:rsidRPr="0029441F">
          <w:rPr>
            <w:rFonts w:asciiTheme="minorHAnsi" w:hAnsiTheme="minorHAnsi"/>
            <w:lang w:val="sr-Cyrl-CS"/>
          </w:rPr>
          <w:delText>стан бр.</w:delText>
        </w:r>
        <w:r>
          <w:rPr>
            <w:rFonts w:asciiTheme="minorHAnsi" w:hAnsiTheme="minorHAnsi"/>
            <w:lang w:val="sr-Cyrl-CS"/>
          </w:rPr>
          <w:delText xml:space="preserve"> 0</w:delText>
        </w:r>
        <w:r w:rsidR="0090755A">
          <w:rPr>
            <w:rFonts w:asciiTheme="minorHAnsi" w:hAnsiTheme="minorHAnsi"/>
            <w:lang w:val="sr-Cyrl-CS"/>
          </w:rPr>
          <w:delText>5</w:delText>
        </w:r>
        <w:r>
          <w:rPr>
            <w:rFonts w:asciiTheme="minorHAnsi" w:hAnsiTheme="minorHAnsi"/>
            <w:lang w:val="sr-Cyrl-CS"/>
          </w:rPr>
          <w:delText xml:space="preserve">  </w:delText>
        </w:r>
        <w:r w:rsidRPr="0029441F">
          <w:rPr>
            <w:rFonts w:asciiTheme="minorHAnsi" w:hAnsiTheme="minorHAnsi"/>
            <w:lang w:val="sr-Cyrl-CS"/>
          </w:rPr>
          <w:delText xml:space="preserve"> .............</w:delText>
        </w:r>
        <w:r>
          <w:rPr>
            <w:rFonts w:asciiTheme="minorHAnsi" w:hAnsiTheme="minorHAnsi"/>
            <w:lang w:val="sr-Cyrl-CS"/>
          </w:rPr>
          <w:delText>..........................</w:delText>
        </w:r>
        <w:r w:rsidRPr="0029441F">
          <w:rPr>
            <w:rFonts w:asciiTheme="minorHAnsi" w:hAnsiTheme="minorHAnsi"/>
            <w:lang w:val="sr-Cyrl-CS"/>
          </w:rPr>
          <w:delText xml:space="preserve">.....     </w:delText>
        </w:r>
        <w:r>
          <w:rPr>
            <w:rFonts w:asciiTheme="minorHAnsi" w:hAnsiTheme="minorHAnsi"/>
            <w:lang w:val="sr-Cyrl-CS"/>
          </w:rPr>
          <w:delText xml:space="preserve">     </w:delText>
        </w:r>
        <w:r w:rsidRPr="0029441F">
          <w:rPr>
            <w:rFonts w:asciiTheme="minorHAnsi" w:hAnsiTheme="minorHAnsi"/>
            <w:lang w:val="sr-Cyrl-CS"/>
          </w:rPr>
          <w:delText>................................</w:delText>
        </w:r>
        <w:r>
          <w:rPr>
            <w:rFonts w:asciiTheme="minorHAnsi" w:hAnsiTheme="minorHAnsi"/>
            <w:lang w:val="sr-Cyrl-CS"/>
          </w:rPr>
          <w:delText>..</w:delText>
        </w:r>
        <w:r w:rsidRPr="0029441F">
          <w:rPr>
            <w:rFonts w:asciiTheme="minorHAnsi" w:hAnsiTheme="minorHAnsi"/>
            <w:lang w:val="sr-Cyrl-CS"/>
          </w:rPr>
          <w:delText xml:space="preserve">......    </w:delText>
        </w:r>
        <w:r>
          <w:rPr>
            <w:rFonts w:asciiTheme="minorHAnsi" w:hAnsiTheme="minorHAnsi"/>
            <w:lang w:val="sr-Cyrl-CS"/>
          </w:rPr>
          <w:delText xml:space="preserve"> </w:delText>
        </w:r>
        <w:r w:rsidRPr="0029441F">
          <w:rPr>
            <w:rFonts w:asciiTheme="minorHAnsi" w:hAnsiTheme="minorHAnsi"/>
            <w:lang w:val="sr-Cyrl-CS"/>
          </w:rPr>
          <w:delText>............................</w:delText>
        </w:r>
      </w:del>
    </w:p>
    <w:p w14:paraId="606F0FB3" w14:textId="77777777" w:rsidR="0090755A" w:rsidRPr="0090755A" w:rsidRDefault="0090755A" w:rsidP="0090755A">
      <w:pPr>
        <w:pStyle w:val="ListParagraph"/>
        <w:rPr>
          <w:del w:id="212" w:author="msi" w:date="2026-09-22T12:14:00Z" w16du:dateUtc="2026-09-22T16:14:00Z"/>
          <w:rFonts w:asciiTheme="minorHAnsi" w:hAnsiTheme="minorHAnsi"/>
          <w:lang w:val="sr-Cyrl-CS"/>
        </w:rPr>
      </w:pPr>
    </w:p>
    <w:p w14:paraId="1FBA2F61" w14:textId="77777777" w:rsidR="0090755A" w:rsidRDefault="0090755A" w:rsidP="0090755A">
      <w:pPr>
        <w:pStyle w:val="ListParagraph"/>
        <w:numPr>
          <w:ilvl w:val="0"/>
          <w:numId w:val="4"/>
        </w:numPr>
        <w:ind w:left="284" w:hanging="284"/>
        <w:rPr>
          <w:del w:id="213" w:author="msi" w:date="2026-09-22T12:14:00Z" w16du:dateUtc="2026-09-22T16:14:00Z"/>
          <w:rFonts w:asciiTheme="minorHAnsi" w:hAnsiTheme="minorHAnsi"/>
          <w:lang w:val="sr-Cyrl-CS"/>
        </w:rPr>
      </w:pPr>
      <w:del w:id="214" w:author="msi" w:date="2026-09-22T12:14:00Z" w16du:dateUtc="2026-09-22T16:14:00Z">
        <w:r w:rsidRPr="0029441F">
          <w:rPr>
            <w:rFonts w:asciiTheme="minorHAnsi" w:hAnsiTheme="minorHAnsi"/>
            <w:lang w:val="sr-Cyrl-CS"/>
          </w:rPr>
          <w:delText>стан бр.</w:delText>
        </w:r>
        <w:r>
          <w:rPr>
            <w:rFonts w:asciiTheme="minorHAnsi" w:hAnsiTheme="minorHAnsi"/>
            <w:lang w:val="sr-Cyrl-CS"/>
          </w:rPr>
          <w:delText xml:space="preserve"> 06  </w:delText>
        </w:r>
        <w:r w:rsidRPr="0029441F">
          <w:rPr>
            <w:rFonts w:asciiTheme="minorHAnsi" w:hAnsiTheme="minorHAnsi"/>
            <w:lang w:val="sr-Cyrl-CS"/>
          </w:rPr>
          <w:delText xml:space="preserve"> .............</w:delText>
        </w:r>
        <w:r>
          <w:rPr>
            <w:rFonts w:asciiTheme="minorHAnsi" w:hAnsiTheme="minorHAnsi"/>
            <w:lang w:val="sr-Cyrl-CS"/>
          </w:rPr>
          <w:delText>..........................</w:delText>
        </w:r>
        <w:r w:rsidRPr="0029441F">
          <w:rPr>
            <w:rFonts w:asciiTheme="minorHAnsi" w:hAnsiTheme="minorHAnsi"/>
            <w:lang w:val="sr-Cyrl-CS"/>
          </w:rPr>
          <w:delText xml:space="preserve">.....     </w:delText>
        </w:r>
        <w:r>
          <w:rPr>
            <w:rFonts w:asciiTheme="minorHAnsi" w:hAnsiTheme="minorHAnsi"/>
            <w:lang w:val="sr-Cyrl-CS"/>
          </w:rPr>
          <w:delText xml:space="preserve">     </w:delText>
        </w:r>
        <w:r w:rsidRPr="0029441F">
          <w:rPr>
            <w:rFonts w:asciiTheme="minorHAnsi" w:hAnsiTheme="minorHAnsi"/>
            <w:lang w:val="sr-Cyrl-CS"/>
          </w:rPr>
          <w:delText>................................</w:delText>
        </w:r>
        <w:r>
          <w:rPr>
            <w:rFonts w:asciiTheme="minorHAnsi" w:hAnsiTheme="minorHAnsi"/>
            <w:lang w:val="sr-Cyrl-CS"/>
          </w:rPr>
          <w:delText>..</w:delText>
        </w:r>
        <w:r w:rsidRPr="0029441F">
          <w:rPr>
            <w:rFonts w:asciiTheme="minorHAnsi" w:hAnsiTheme="minorHAnsi"/>
            <w:lang w:val="sr-Cyrl-CS"/>
          </w:rPr>
          <w:delText xml:space="preserve">......    </w:delText>
        </w:r>
        <w:r>
          <w:rPr>
            <w:rFonts w:asciiTheme="minorHAnsi" w:hAnsiTheme="minorHAnsi"/>
            <w:lang w:val="sr-Cyrl-CS"/>
          </w:rPr>
          <w:delText xml:space="preserve"> </w:delText>
        </w:r>
        <w:r w:rsidRPr="0029441F">
          <w:rPr>
            <w:rFonts w:asciiTheme="minorHAnsi" w:hAnsiTheme="minorHAnsi"/>
            <w:lang w:val="sr-Cyrl-CS"/>
          </w:rPr>
          <w:delText>............................</w:delText>
        </w:r>
      </w:del>
    </w:p>
    <w:p w14:paraId="44B85E8D" w14:textId="77777777" w:rsidR="0090755A" w:rsidRDefault="0090755A" w:rsidP="0090755A">
      <w:pPr>
        <w:pStyle w:val="ListParagraph"/>
        <w:ind w:left="284"/>
        <w:rPr>
          <w:del w:id="215" w:author="msi" w:date="2026-09-22T12:14:00Z" w16du:dateUtc="2026-09-22T16:14:00Z"/>
          <w:rFonts w:asciiTheme="minorHAnsi" w:hAnsiTheme="minorHAnsi"/>
          <w:lang w:val="sr-Cyrl-CS"/>
        </w:rPr>
      </w:pPr>
    </w:p>
    <w:p w14:paraId="7010178B" w14:textId="77777777" w:rsidR="0090755A" w:rsidRDefault="0090755A" w:rsidP="0090755A">
      <w:pPr>
        <w:pStyle w:val="ListParagraph"/>
        <w:numPr>
          <w:ilvl w:val="0"/>
          <w:numId w:val="4"/>
        </w:numPr>
        <w:ind w:left="284" w:hanging="284"/>
        <w:rPr>
          <w:del w:id="216" w:author="msi" w:date="2026-09-22T12:14:00Z" w16du:dateUtc="2026-09-22T16:14:00Z"/>
          <w:rFonts w:asciiTheme="minorHAnsi" w:hAnsiTheme="minorHAnsi"/>
          <w:lang w:val="sr-Cyrl-CS"/>
        </w:rPr>
      </w:pPr>
      <w:del w:id="217" w:author="msi" w:date="2026-09-22T12:14:00Z" w16du:dateUtc="2026-09-22T16:14:00Z">
        <w:r w:rsidRPr="0029441F">
          <w:rPr>
            <w:rFonts w:asciiTheme="minorHAnsi" w:hAnsiTheme="minorHAnsi"/>
            <w:lang w:val="sr-Cyrl-CS"/>
          </w:rPr>
          <w:delText>стан бр.</w:delText>
        </w:r>
        <w:r>
          <w:rPr>
            <w:rFonts w:asciiTheme="minorHAnsi" w:hAnsiTheme="minorHAnsi"/>
            <w:lang w:val="sr-Cyrl-CS"/>
          </w:rPr>
          <w:delText xml:space="preserve"> 07  </w:delText>
        </w:r>
        <w:r w:rsidRPr="0029441F">
          <w:rPr>
            <w:rFonts w:asciiTheme="minorHAnsi" w:hAnsiTheme="minorHAnsi"/>
            <w:lang w:val="sr-Cyrl-CS"/>
          </w:rPr>
          <w:delText xml:space="preserve"> .............</w:delText>
        </w:r>
        <w:r>
          <w:rPr>
            <w:rFonts w:asciiTheme="minorHAnsi" w:hAnsiTheme="minorHAnsi"/>
            <w:lang w:val="sr-Cyrl-CS"/>
          </w:rPr>
          <w:delText>..........................</w:delText>
        </w:r>
        <w:r w:rsidRPr="0029441F">
          <w:rPr>
            <w:rFonts w:asciiTheme="minorHAnsi" w:hAnsiTheme="minorHAnsi"/>
            <w:lang w:val="sr-Cyrl-CS"/>
          </w:rPr>
          <w:delText xml:space="preserve">.....     </w:delText>
        </w:r>
        <w:r>
          <w:rPr>
            <w:rFonts w:asciiTheme="minorHAnsi" w:hAnsiTheme="minorHAnsi"/>
            <w:lang w:val="sr-Cyrl-CS"/>
          </w:rPr>
          <w:delText xml:space="preserve">     </w:delText>
        </w:r>
        <w:r w:rsidRPr="0029441F">
          <w:rPr>
            <w:rFonts w:asciiTheme="minorHAnsi" w:hAnsiTheme="minorHAnsi"/>
            <w:lang w:val="sr-Cyrl-CS"/>
          </w:rPr>
          <w:delText>................................</w:delText>
        </w:r>
        <w:r>
          <w:rPr>
            <w:rFonts w:asciiTheme="minorHAnsi" w:hAnsiTheme="minorHAnsi"/>
            <w:lang w:val="sr-Cyrl-CS"/>
          </w:rPr>
          <w:delText>..</w:delText>
        </w:r>
        <w:r w:rsidRPr="0029441F">
          <w:rPr>
            <w:rFonts w:asciiTheme="minorHAnsi" w:hAnsiTheme="minorHAnsi"/>
            <w:lang w:val="sr-Cyrl-CS"/>
          </w:rPr>
          <w:delText xml:space="preserve">......    </w:delText>
        </w:r>
        <w:r>
          <w:rPr>
            <w:rFonts w:asciiTheme="minorHAnsi" w:hAnsiTheme="minorHAnsi"/>
            <w:lang w:val="sr-Cyrl-CS"/>
          </w:rPr>
          <w:delText xml:space="preserve"> </w:delText>
        </w:r>
        <w:r w:rsidRPr="0029441F">
          <w:rPr>
            <w:rFonts w:asciiTheme="minorHAnsi" w:hAnsiTheme="minorHAnsi"/>
            <w:lang w:val="sr-Cyrl-CS"/>
          </w:rPr>
          <w:delText>............................</w:delText>
        </w:r>
      </w:del>
    </w:p>
    <w:p w14:paraId="346424E9" w14:textId="77777777" w:rsidR="001D434A" w:rsidRDefault="001D434A" w:rsidP="00634C4A">
      <w:pPr>
        <w:rPr>
          <w:del w:id="218" w:author="msi" w:date="2026-09-22T12:14:00Z" w16du:dateUtc="2026-09-22T16:14:00Z"/>
          <w:rFonts w:asciiTheme="minorHAnsi" w:hAnsiTheme="minorHAnsi"/>
        </w:rPr>
      </w:pPr>
    </w:p>
    <w:p w14:paraId="00E8CA67" w14:textId="77777777" w:rsidR="00DC0273" w:rsidRDefault="00DC0273" w:rsidP="00634C4A">
      <w:pPr>
        <w:rPr>
          <w:del w:id="219" w:author="msi" w:date="2026-09-22T12:14:00Z" w16du:dateUtc="2026-09-22T16:14:00Z"/>
          <w:rFonts w:asciiTheme="minorHAnsi" w:hAnsiTheme="minorHAnsi"/>
        </w:rPr>
      </w:pPr>
    </w:p>
    <w:p w14:paraId="7DA97707" w14:textId="77777777" w:rsidR="005528E2" w:rsidRDefault="005528E2" w:rsidP="00634C4A">
      <w:pPr>
        <w:rPr>
          <w:del w:id="220" w:author="msi" w:date="2026-09-22T12:14:00Z" w16du:dateUtc="2026-09-22T16:14:00Z"/>
          <w:rFonts w:asciiTheme="minorHAnsi" w:hAnsiTheme="minorHAnsi"/>
        </w:rPr>
      </w:pPr>
    </w:p>
    <w:p w14:paraId="69484ECA" w14:textId="77777777" w:rsidR="00FB180E" w:rsidRPr="0029441F" w:rsidRDefault="00FB180E" w:rsidP="00634C4A">
      <w:pPr>
        <w:rPr>
          <w:del w:id="221" w:author="msi" w:date="2026-09-22T12:14:00Z" w16du:dateUtc="2026-09-22T16:14:00Z"/>
          <w:rFonts w:asciiTheme="minorHAnsi" w:hAnsiTheme="minorHAnsi"/>
        </w:rPr>
      </w:pPr>
    </w:p>
    <w:p w14:paraId="16037B5E" w14:textId="77777777" w:rsidR="001D434A" w:rsidRPr="0029441F" w:rsidRDefault="001D434A" w:rsidP="00634C4A">
      <w:pPr>
        <w:rPr>
          <w:del w:id="222" w:author="msi" w:date="2026-09-22T12:14:00Z" w16du:dateUtc="2026-09-22T16:14:00Z"/>
          <w:rFonts w:asciiTheme="minorHAnsi" w:hAnsiTheme="minorHAnsi"/>
          <w:b/>
          <w:lang w:val="sr-Cyrl-CS"/>
        </w:rPr>
      </w:pPr>
      <w:del w:id="223" w:author="msi" w:date="2026-09-22T12:14:00Z" w16du:dateUtc="2026-09-22T16:14:00Z">
        <w:r w:rsidRPr="0029441F">
          <w:rPr>
            <w:rFonts w:asciiTheme="minorHAnsi" w:hAnsiTheme="minorHAnsi"/>
          </w:rPr>
          <w:tab/>
        </w:r>
        <w:r w:rsidRPr="0029441F">
          <w:rPr>
            <w:rFonts w:asciiTheme="minorHAnsi" w:hAnsiTheme="minorHAnsi"/>
          </w:rPr>
          <w:tab/>
        </w:r>
        <w:r w:rsidRPr="0029441F">
          <w:rPr>
            <w:rFonts w:asciiTheme="minorHAnsi" w:hAnsiTheme="minorHAnsi"/>
          </w:rPr>
          <w:tab/>
        </w:r>
        <w:r w:rsidRPr="0029441F">
          <w:rPr>
            <w:rFonts w:asciiTheme="minorHAnsi" w:hAnsiTheme="minorHAnsi"/>
          </w:rPr>
          <w:tab/>
        </w:r>
        <w:r w:rsidRPr="0029441F">
          <w:rPr>
            <w:rFonts w:asciiTheme="minorHAnsi" w:hAnsiTheme="minorHAnsi"/>
          </w:rPr>
          <w:tab/>
        </w:r>
        <w:r w:rsidRPr="0029441F">
          <w:rPr>
            <w:rFonts w:asciiTheme="minorHAnsi" w:hAnsiTheme="minorHAnsi"/>
          </w:rPr>
          <w:tab/>
        </w:r>
        <w:r w:rsidR="00113E31">
          <w:rPr>
            <w:rFonts w:asciiTheme="minorHAnsi" w:hAnsiTheme="minorHAnsi"/>
            <w:lang w:val="sr-Cyrl-CS"/>
          </w:rPr>
          <w:delText xml:space="preserve">        </w:delText>
        </w:r>
        <w:r w:rsidR="007B74AB">
          <w:rPr>
            <w:rFonts w:asciiTheme="minorHAnsi" w:hAnsiTheme="minorHAnsi"/>
            <w:lang w:val="sr-Cyrl-CS"/>
          </w:rPr>
          <w:delText xml:space="preserve">  </w:delText>
        </w:r>
        <w:r w:rsidR="00113E31">
          <w:rPr>
            <w:rFonts w:asciiTheme="minorHAnsi" w:hAnsiTheme="minorHAnsi"/>
            <w:b/>
            <w:lang w:val="sr-Cyrl-CS"/>
          </w:rPr>
          <w:delText>УПРАВНИК СТАМБЕНЕ ЗАЈЕДНИЦЕ</w:delText>
        </w:r>
        <w:r w:rsidR="00CA1913" w:rsidRPr="0029441F">
          <w:rPr>
            <w:rFonts w:asciiTheme="minorHAnsi" w:hAnsiTheme="minorHAnsi"/>
            <w:b/>
            <w:lang w:val="sr-Cyrl-CS"/>
          </w:rPr>
          <w:tab/>
        </w:r>
      </w:del>
    </w:p>
    <w:p w14:paraId="1EA092C7" w14:textId="77777777" w:rsidR="001D434A" w:rsidRPr="0029441F" w:rsidRDefault="001D434A" w:rsidP="00634C4A">
      <w:pPr>
        <w:rPr>
          <w:del w:id="224" w:author="msi" w:date="2026-09-22T12:14:00Z" w16du:dateUtc="2026-09-22T16:14:00Z"/>
          <w:rFonts w:asciiTheme="minorHAnsi" w:hAnsiTheme="minorHAnsi"/>
          <w:b/>
          <w:lang w:val="sr-Cyrl-CS"/>
        </w:rPr>
      </w:pPr>
    </w:p>
    <w:p w14:paraId="112B96AA" w14:textId="77777777" w:rsidR="00FA1209" w:rsidRDefault="001D434A">
      <w:pPr>
        <w:rPr>
          <w:rPrChange w:id="225" w:author="msi" w:date="2026-09-22T12:14:00Z" w16du:dateUtc="2026-09-22T16:14:00Z">
            <w:rPr>
              <w:rFonts w:asciiTheme="minorHAnsi" w:hAnsiTheme="minorHAnsi"/>
              <w:lang w:val="sr-Cyrl-CS"/>
            </w:rPr>
          </w:rPrChange>
        </w:rPr>
        <w:pPrChange w:id="226" w:author="msi" w:date="2026-09-22T12:14:00Z" w16du:dateUtc="2026-09-22T16:14:00Z">
          <w:pPr>
            <w:jc w:val="both"/>
          </w:pPr>
        </w:pPrChange>
      </w:pPr>
      <w:del w:id="227" w:author="msi" w:date="2026-09-22T12:14:00Z" w16du:dateUtc="2026-09-22T16:14:00Z">
        <w:r w:rsidRPr="0029441F">
          <w:rPr>
            <w:rFonts w:asciiTheme="minorHAnsi" w:hAnsiTheme="minorHAnsi"/>
            <w:b/>
            <w:lang w:val="sr-Cyrl-CS"/>
          </w:rPr>
          <w:tab/>
        </w:r>
        <w:r w:rsidRPr="0029441F">
          <w:rPr>
            <w:rFonts w:asciiTheme="minorHAnsi" w:hAnsiTheme="minorHAnsi"/>
            <w:b/>
            <w:lang w:val="sr-Cyrl-CS"/>
          </w:rPr>
          <w:tab/>
        </w:r>
        <w:r w:rsidR="00395556" w:rsidRPr="0029441F">
          <w:rPr>
            <w:rFonts w:asciiTheme="minorHAnsi" w:hAnsiTheme="minorHAnsi"/>
            <w:b/>
            <w:lang w:val="sr-Cyrl-CS"/>
          </w:rPr>
          <w:tab/>
        </w:r>
        <w:r w:rsidR="00395556" w:rsidRPr="0029441F">
          <w:rPr>
            <w:rFonts w:asciiTheme="minorHAnsi" w:hAnsiTheme="minorHAnsi"/>
            <w:b/>
            <w:lang w:val="sr-Cyrl-CS"/>
          </w:rPr>
          <w:tab/>
        </w:r>
        <w:r w:rsidR="00395556" w:rsidRPr="0029441F">
          <w:rPr>
            <w:rFonts w:asciiTheme="minorHAnsi" w:hAnsiTheme="minorHAnsi"/>
            <w:b/>
            <w:lang w:val="sr-Cyrl-CS"/>
          </w:rPr>
          <w:tab/>
        </w:r>
        <w:r w:rsidR="00395556" w:rsidRPr="0029441F">
          <w:rPr>
            <w:rFonts w:asciiTheme="minorHAnsi" w:hAnsiTheme="minorHAnsi"/>
            <w:b/>
            <w:lang w:val="sr-Cyrl-CS"/>
          </w:rPr>
          <w:tab/>
        </w:r>
        <w:r w:rsidRPr="0029441F">
          <w:rPr>
            <w:rFonts w:asciiTheme="minorHAnsi" w:hAnsiTheme="minorHAnsi"/>
            <w:lang w:val="sr-Cyrl-CS"/>
          </w:rPr>
          <w:delText>......................................................................</w:delText>
        </w:r>
        <w:r w:rsidR="00EC0CBB" w:rsidRPr="0029441F">
          <w:rPr>
            <w:rFonts w:asciiTheme="minorHAnsi" w:hAnsiTheme="minorHAnsi"/>
            <w:lang w:val="sr-Cyrl-CS"/>
          </w:rPr>
          <w:delText>...</w:delText>
        </w:r>
        <w:r w:rsidR="00395556" w:rsidRPr="0029441F">
          <w:rPr>
            <w:rFonts w:asciiTheme="minorHAnsi" w:hAnsiTheme="minorHAnsi"/>
            <w:lang w:val="sr-Cyrl-CS"/>
          </w:rPr>
          <w:delText>...</w:delText>
        </w:r>
      </w:del>
    </w:p>
    <w:sectPr w:rsidR="00FA1209">
      <w:pgSz w:w="11906" w:h="16838"/>
      <w:pgMar w:top="1417" w:right="1417" w:bottom="1417" w:left="1417" w:header="708" w:footer="708" w:gutter="0"/>
      <w:cols w:space="708"/>
      <w:docGrid w:linePitch="360"/>
      <w:sectPrChange w:id="228" w:author="msi" w:date="2026-09-22T12:14:00Z" w16du:dateUtc="2026-09-22T16:14:00Z">
        <w:sectPr w:rsidR="00FA1209">
          <w:pgSz w:w="12240" w:h="15840"/>
          <w:pgMar w:top="1440" w:right="1440" w:bottom="851" w:left="144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E24A32"/>
    <w:multiLevelType w:val="hybridMultilevel"/>
    <w:tmpl w:val="346C9512"/>
    <w:lvl w:ilvl="0" w:tplc="3E908672">
      <w:start w:val="1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4E46655"/>
    <w:multiLevelType w:val="hybridMultilevel"/>
    <w:tmpl w:val="389057B0"/>
    <w:lvl w:ilvl="0" w:tplc="290CFF3C">
      <w:start w:val="3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F93534"/>
    <w:multiLevelType w:val="hybridMultilevel"/>
    <w:tmpl w:val="869A20CE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3" w15:restartNumberingAfterBreak="0">
    <w:nsid w:val="679B7FC9"/>
    <w:multiLevelType w:val="hybridMultilevel"/>
    <w:tmpl w:val="868C5058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7E55E2"/>
    <w:multiLevelType w:val="hybridMultilevel"/>
    <w:tmpl w:val="250A7E36"/>
    <w:lvl w:ilvl="0" w:tplc="3E9086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D2440A"/>
    <w:multiLevelType w:val="hybridMultilevel"/>
    <w:tmpl w:val="B2DAD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AF0EE3"/>
    <w:multiLevelType w:val="hybridMultilevel"/>
    <w:tmpl w:val="1568B6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431FA7"/>
    <w:multiLevelType w:val="hybridMultilevel"/>
    <w:tmpl w:val="ABD6CB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406FD7"/>
    <w:multiLevelType w:val="hybridMultilevel"/>
    <w:tmpl w:val="41D877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0F59F9"/>
    <w:multiLevelType w:val="hybridMultilevel"/>
    <w:tmpl w:val="B7A48CD4"/>
    <w:lvl w:ilvl="0" w:tplc="BDC233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24799701">
    <w:abstractNumId w:val="7"/>
  </w:num>
  <w:num w:numId="2" w16cid:durableId="1636981186">
    <w:abstractNumId w:val="6"/>
  </w:num>
  <w:num w:numId="3" w16cid:durableId="1633553314">
    <w:abstractNumId w:val="8"/>
  </w:num>
  <w:num w:numId="4" w16cid:durableId="782773994">
    <w:abstractNumId w:val="3"/>
  </w:num>
  <w:num w:numId="5" w16cid:durableId="1116219592">
    <w:abstractNumId w:val="0"/>
  </w:num>
  <w:num w:numId="6" w16cid:durableId="460226373">
    <w:abstractNumId w:val="1"/>
  </w:num>
  <w:num w:numId="7" w16cid:durableId="195119484">
    <w:abstractNumId w:val="9"/>
  </w:num>
  <w:num w:numId="8" w16cid:durableId="1625650059">
    <w:abstractNumId w:val="4"/>
  </w:num>
  <w:num w:numId="9" w16cid:durableId="603028689">
    <w:abstractNumId w:val="5"/>
  </w:num>
  <w:num w:numId="10" w16cid:durableId="18317406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0649"/>
    <w:rsid w:val="00044A5E"/>
    <w:rsid w:val="00064CAB"/>
    <w:rsid w:val="0006536D"/>
    <w:rsid w:val="000A48ED"/>
    <w:rsid w:val="000D3E64"/>
    <w:rsid w:val="000F3FDB"/>
    <w:rsid w:val="000F40CB"/>
    <w:rsid w:val="00102A75"/>
    <w:rsid w:val="00113E31"/>
    <w:rsid w:val="001212FF"/>
    <w:rsid w:val="00143872"/>
    <w:rsid w:val="00170C5B"/>
    <w:rsid w:val="00177850"/>
    <w:rsid w:val="00185ABE"/>
    <w:rsid w:val="001913DB"/>
    <w:rsid w:val="001B7AB6"/>
    <w:rsid w:val="001C65B1"/>
    <w:rsid w:val="001D1ACA"/>
    <w:rsid w:val="001D434A"/>
    <w:rsid w:val="001D490C"/>
    <w:rsid w:val="001E58CB"/>
    <w:rsid w:val="001E7714"/>
    <w:rsid w:val="00204EA2"/>
    <w:rsid w:val="00212E16"/>
    <w:rsid w:val="00215DAA"/>
    <w:rsid w:val="00270E1C"/>
    <w:rsid w:val="0029441F"/>
    <w:rsid w:val="002A5309"/>
    <w:rsid w:val="002E4887"/>
    <w:rsid w:val="00334276"/>
    <w:rsid w:val="00334D11"/>
    <w:rsid w:val="003354EC"/>
    <w:rsid w:val="00347852"/>
    <w:rsid w:val="003946F9"/>
    <w:rsid w:val="00395556"/>
    <w:rsid w:val="00403BBF"/>
    <w:rsid w:val="00486233"/>
    <w:rsid w:val="004D56AA"/>
    <w:rsid w:val="004D587E"/>
    <w:rsid w:val="004E2F95"/>
    <w:rsid w:val="00550798"/>
    <w:rsid w:val="005528E2"/>
    <w:rsid w:val="00554409"/>
    <w:rsid w:val="005779FF"/>
    <w:rsid w:val="005E6702"/>
    <w:rsid w:val="00634C4A"/>
    <w:rsid w:val="00675577"/>
    <w:rsid w:val="0069464C"/>
    <w:rsid w:val="00703655"/>
    <w:rsid w:val="0073139B"/>
    <w:rsid w:val="00736EC2"/>
    <w:rsid w:val="0078303B"/>
    <w:rsid w:val="00797D91"/>
    <w:rsid w:val="007B74AB"/>
    <w:rsid w:val="00803B25"/>
    <w:rsid w:val="008075F8"/>
    <w:rsid w:val="00832BE3"/>
    <w:rsid w:val="00850495"/>
    <w:rsid w:val="008519BB"/>
    <w:rsid w:val="00875E83"/>
    <w:rsid w:val="00887318"/>
    <w:rsid w:val="0090755A"/>
    <w:rsid w:val="00953926"/>
    <w:rsid w:val="009B0649"/>
    <w:rsid w:val="009D4822"/>
    <w:rsid w:val="009D5F97"/>
    <w:rsid w:val="00A50F6F"/>
    <w:rsid w:val="00A86CA4"/>
    <w:rsid w:val="00AB3F38"/>
    <w:rsid w:val="00AF12DA"/>
    <w:rsid w:val="00B00A37"/>
    <w:rsid w:val="00B00DF3"/>
    <w:rsid w:val="00B2181E"/>
    <w:rsid w:val="00B32468"/>
    <w:rsid w:val="00B90493"/>
    <w:rsid w:val="00B936D6"/>
    <w:rsid w:val="00BC32DD"/>
    <w:rsid w:val="00BD28D8"/>
    <w:rsid w:val="00C03BB2"/>
    <w:rsid w:val="00C14101"/>
    <w:rsid w:val="00C231CC"/>
    <w:rsid w:val="00C53847"/>
    <w:rsid w:val="00C76678"/>
    <w:rsid w:val="00CA1913"/>
    <w:rsid w:val="00CA3ABA"/>
    <w:rsid w:val="00CA43DD"/>
    <w:rsid w:val="00CC0B85"/>
    <w:rsid w:val="00CC6C80"/>
    <w:rsid w:val="00CE5A0E"/>
    <w:rsid w:val="00CF765F"/>
    <w:rsid w:val="00D01721"/>
    <w:rsid w:val="00D06D58"/>
    <w:rsid w:val="00D467BD"/>
    <w:rsid w:val="00DB24CA"/>
    <w:rsid w:val="00DB65FF"/>
    <w:rsid w:val="00DC0273"/>
    <w:rsid w:val="00E04E1A"/>
    <w:rsid w:val="00E8229E"/>
    <w:rsid w:val="00EC0CBB"/>
    <w:rsid w:val="00EE71B6"/>
    <w:rsid w:val="00F27ACA"/>
    <w:rsid w:val="00F6193C"/>
    <w:rsid w:val="00F61EB4"/>
    <w:rsid w:val="00F80B7A"/>
    <w:rsid w:val="00F8234C"/>
    <w:rsid w:val="00F911A6"/>
    <w:rsid w:val="00F95BE5"/>
    <w:rsid w:val="00FA1209"/>
    <w:rsid w:val="00FB180E"/>
    <w:rsid w:val="00FB1D16"/>
    <w:rsid w:val="00FC3F00"/>
    <w:rsid w:val="00FE4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230B2"/>
  <w15:docId w15:val="{4E75E4AF-DDD9-4875-9C39-17AC9A1EB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2DD"/>
    <w:pPr>
      <w:jc w:val="both"/>
      <w:pPrChange w:id="0" w:author="msi" w:date="2026-09-22T12:14:00Z">
        <w:pPr/>
      </w:pPrChange>
    </w:pPr>
    <w:rPr>
      <w:rFonts w:ascii="Verdana" w:eastAsia="Times New Roman" w:hAnsi="Verdana"/>
      <w:sz w:val="20"/>
      <w:lang w:val="tr-TR" w:eastAsia="tr-TR"/>
      <w:rPrChange w:id="0" w:author="msi" w:date="2026-09-22T12:14:00Z">
        <w:rPr>
          <w:rFonts w:eastAsiaTheme="minorHAnsi"/>
          <w:sz w:val="24"/>
          <w:szCs w:val="24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qFormat/>
    <w:rsid w:val="00F911A6"/>
    <w:pPr>
      <w:keepNext/>
      <w:spacing w:before="120" w:after="120" w:line="360" w:lineRule="auto"/>
      <w:jc w:val="left"/>
      <w:outlineLvl w:val="6"/>
      <w:pPrChange w:id="1" w:author="msi" w:date="2026-09-22T12:14:00Z">
        <w:pPr>
          <w:keepNext/>
          <w:spacing w:before="120" w:after="120" w:line="360" w:lineRule="auto"/>
          <w:jc w:val="both"/>
          <w:outlineLvl w:val="6"/>
        </w:pPr>
      </w:pPrChange>
    </w:pPr>
    <w:rPr>
      <w:rFonts w:ascii="Times New Roman" w:hAnsi="Times New Roman"/>
      <w:sz w:val="24"/>
      <w:szCs w:val="20"/>
      <w:rPrChange w:id="1" w:author="msi" w:date="2026-09-22T12:14:00Z">
        <w:rPr>
          <w:rFonts w:ascii="Verdana" w:hAnsi="Verdana"/>
          <w:lang w:val="tr-TR" w:eastAsia="tr-TR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139B"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rsid w:val="00204EA2"/>
    <w:rPr>
      <w:rFonts w:eastAsia="Times New Roman"/>
      <w:szCs w:val="20"/>
      <w:lang w:val="tr-TR" w:eastAsia="tr-TR"/>
    </w:rPr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  <w:pPrChange w:id="2" w:author="msi" w:date="2026-09-22T12:14:00Z">
        <w:pPr>
          <w:tabs>
            <w:tab w:val="left" w:pos="3060"/>
          </w:tabs>
          <w:spacing w:before="80" w:after="80"/>
          <w:ind w:left="144"/>
          <w:jc w:val="both"/>
        </w:pPr>
      </w:pPrChange>
    </w:pPr>
    <w:rPr>
      <w:b/>
      <w:bCs/>
      <w:i/>
      <w:sz w:val="16"/>
      <w:rPrChange w:id="2" w:author="msi" w:date="2026-09-22T12:14:00Z">
        <w:rPr>
          <w:rFonts w:ascii="Verdana" w:hAnsi="Verdana"/>
          <w:b/>
          <w:bCs/>
          <w:i/>
          <w:sz w:val="16"/>
          <w:szCs w:val="24"/>
          <w:lang w:val="tr-TR" w:eastAsia="tr-TR" w:bidi="ar-SA"/>
        </w:rPr>
      </w:rPrChange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  <w:pPrChange w:id="3" w:author="msi" w:date="2026-09-22T12:14:00Z">
        <w:pPr>
          <w:spacing w:before="80" w:after="80"/>
          <w:ind w:left="144" w:right="144"/>
          <w:jc w:val="both"/>
        </w:pPr>
      </w:pPrChange>
    </w:pPr>
    <w:rPr>
      <w:sz w:val="16"/>
      <w:rPrChange w:id="3" w:author="msi" w:date="2026-09-22T12:14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  <w:pPrChange w:id="4" w:author="msi" w:date="2026-09-22T12:14:00Z">
        <w:pPr>
          <w:keepNext/>
          <w:spacing w:before="240" w:after="120"/>
          <w:jc w:val="both"/>
        </w:pPr>
      </w:pPrChange>
    </w:pPr>
    <w:rPr>
      <w:b/>
      <w:rPrChange w:id="4" w:author="msi" w:date="2026-09-22T12:14:00Z">
        <w:rPr>
          <w:rFonts w:ascii="Verdana" w:hAnsi="Verdana"/>
          <w:b/>
          <w:szCs w:val="24"/>
          <w:lang w:val="tr-TR" w:eastAsia="tr-TR" w:bidi="ar-SA"/>
        </w:rPr>
      </w:rPrChange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  <w:pPrChange w:id="5" w:author="msi" w:date="2026-09-22T12:14:00Z">
        <w:pPr>
          <w:keepLines/>
          <w:spacing w:before="20" w:after="20"/>
          <w:ind w:left="432" w:hanging="288"/>
          <w:jc w:val="both"/>
        </w:pPr>
      </w:pPrChange>
    </w:pPr>
    <w:rPr>
      <w:sz w:val="16"/>
      <w:szCs w:val="20"/>
      <w:lang w:val="en-US"/>
      <w:rPrChange w:id="5" w:author="msi" w:date="2026-09-22T12:14:00Z">
        <w:rPr>
          <w:rFonts w:ascii="Verdana" w:hAnsi="Verdana"/>
          <w:sz w:val="16"/>
          <w:lang w:val="tr-TR" w:eastAsia="tr-TR" w:bidi="ar-SA"/>
        </w:rPr>
      </w:rPrChange>
    </w:rPr>
  </w:style>
  <w:style w:type="paragraph" w:styleId="BodyText2">
    <w:name w:val="Body Text 2"/>
    <w:basedOn w:val="Normal"/>
    <w:link w:val="BodyText2Char"/>
    <w:semiHidden/>
    <w:rsid w:val="00B00DF3"/>
    <w:pPr>
      <w:jc w:val="left"/>
      <w:pPrChange w:id="6" w:author="msi" w:date="2026-09-22T12:14:00Z">
        <w:pPr>
          <w:jc w:val="both"/>
        </w:pPr>
      </w:pPrChange>
    </w:pPr>
    <w:rPr>
      <w:rFonts w:ascii="Times New Roman" w:hAnsi="Times New Roman"/>
      <w:sz w:val="22"/>
      <w:szCs w:val="20"/>
      <w:rPrChange w:id="6" w:author="msi" w:date="2026-09-22T12:14:00Z">
        <w:rPr>
          <w:rFonts w:ascii="Verdana" w:hAnsi="Verdana"/>
          <w:sz w:val="22"/>
          <w:lang w:val="tr-TR" w:eastAsia="tr-TR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semiHidden/>
    <w:rsid w:val="00204EA2"/>
    <w:rPr>
      <w:rFonts w:eastAsia="Times New Roman"/>
      <w:sz w:val="22"/>
      <w:szCs w:val="20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2</Pages>
  <Words>957</Words>
  <Characters>5460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Arthur Souza Rodrigues</cp:lastModifiedBy>
  <cp:revision>1</cp:revision>
  <cp:lastPrinted>2012-10-31T12:42:00Z</cp:lastPrinted>
  <dcterms:created xsi:type="dcterms:W3CDTF">2012-10-31T08:57:00Z</dcterms:created>
  <dcterms:modified xsi:type="dcterms:W3CDTF">2026-09-22T16:14:00Z</dcterms:modified>
</cp:coreProperties>
</file>