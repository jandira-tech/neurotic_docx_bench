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16518" w14:textId="77777777" w:rsidR="00CB7C4F" w:rsidRDefault="00CB7C4F">
      <w:pPr>
        <w:spacing w:before="80" w:after="80"/>
        <w:jc w:val="center"/>
        <w:rPr>
          <w:ins w:id="5" w:author="Comparison" w:date="2026-09-22T12:54:00Z" w16du:dateUtc="2026-09-22T16:54:00Z"/>
          <w:b/>
          <w:bCs/>
          <w:color w:val="000000"/>
          <w:sz w:val="56"/>
          <w:szCs w:val="56"/>
        </w:rPr>
      </w:pPr>
      <w:ins w:id="6" w:author="Comparison" w:date="2026-09-22T12:54:00Z" w16du:dateUtc="2026-09-22T16:54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543"/>
        <w:gridCol w:w="7960"/>
      </w:tblGrid>
      <w:tr w:rsidR="003F28D4" w14:paraId="0FDE83C2" w14:textId="77777777">
        <w:tblPrEx>
          <w:tblCellMar>
            <w:top w:w="0" w:type="dxa"/>
            <w:bottom w:w="0" w:type="dxa"/>
          </w:tblCellMar>
        </w:tblPrEx>
        <w:trPr>
          <w:del w:id="7" w:author="Comparison" w:date="2026-09-22T12:54:00Z" w16du:dateUtc="2026-09-22T16:54:00Z"/>
        </w:trPr>
        <w:tc>
          <w:tcPr>
            <w:tcW w:w="5000" w:type="dxa"/>
            <w:gridSpan w:val="3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4B5071B" w14:textId="3D4F822A" w:rsidR="003F28D4" w:rsidRDefault="00CB7C4F">
            <w:pPr>
              <w:spacing w:before="80" w:after="80"/>
              <w:jc w:val="center"/>
              <w:rPr>
                <w:del w:id="8" w:author="Comparison" w:date="2026-09-22T12:54:00Z" w16du:dateUtc="2026-09-22T16:54:00Z"/>
              </w:rPr>
            </w:pPr>
            <w:del w:id="9" w:author="Comparison" w:date="2026-09-22T12:54:00Z" w16du:dateUtc="2026-09-22T16:54:00Z">
              <w:r>
                <w:rPr>
                  <w:b/>
                  <w:bCs/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</w:tr>
      <w:tr w:rsidR="003F28D4" w14:paraId="1ED3865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66716C76" w14:textId="77777777" w:rsidR="003F28D4" w:rsidRDefault="00CB7C4F">
            <w:pPr>
              <w:spacing w:before="15" w:after="15"/>
              <w:jc w:val="center"/>
              <w:rPr>
                <w:del w:id="11" w:author="Comparison" w:date="2026-09-22T12:54:00Z" w16du:dateUtc="2026-09-22T16:54:00Z"/>
              </w:rPr>
            </w:pPr>
            <w:del w:id="12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300" w:type="dxa"/>
            <w:shd w:val="clear" w:color="auto" w:fill="F7F7F7"/>
          </w:tcPr>
          <w:p w14:paraId="285AD38B" w14:textId="77777777" w:rsidR="003F28D4" w:rsidRDefault="00CB7C4F">
            <w:pPr>
              <w:spacing w:before="15" w:after="15"/>
              <w:jc w:val="center"/>
              <w:rPr>
                <w:del w:id="13" w:author="Comparison" w:date="2026-09-22T12:54:00Z" w16du:dateUtc="2026-09-22T16:54:00Z"/>
              </w:rPr>
            </w:pPr>
            <w:del w:id="14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3F724BD2" w14:textId="77777777" w:rsidR="003F28D4" w:rsidRDefault="003F28D4">
            <w:pPr>
              <w:spacing w:before="15" w:after="15"/>
              <w:ind w:left="80"/>
              <w:rPr>
                <w:del w:id="15" w:author="Comparison" w:date="2026-09-22T12:54:00Z" w16du:dateUtc="2026-09-22T16:54:00Z"/>
              </w:rPr>
            </w:pPr>
          </w:p>
        </w:tc>
      </w:tr>
      <w:tr w:rsidR="003F28D4" w14:paraId="7C98EC8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3D58349" w14:textId="77777777" w:rsidR="003F28D4" w:rsidRDefault="00CB7C4F">
            <w:pPr>
              <w:spacing w:before="15" w:after="15"/>
              <w:jc w:val="center"/>
              <w:rPr>
                <w:del w:id="17" w:author="Comparison" w:date="2026-09-22T12:54:00Z" w16du:dateUtc="2026-09-22T16:54:00Z"/>
              </w:rPr>
            </w:pPr>
            <w:del w:id="18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211A4C88" w14:textId="77777777" w:rsidR="003F28D4" w:rsidRDefault="00CB7C4F">
            <w:pPr>
              <w:spacing w:before="15" w:after="15"/>
              <w:jc w:val="center"/>
              <w:rPr>
                <w:del w:id="19" w:author="Comparison" w:date="2026-09-22T12:54:00Z" w16du:dateUtc="2026-09-22T16:54:00Z"/>
              </w:rPr>
            </w:pPr>
            <w:del w:id="20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8F6BC0D" w14:textId="77777777" w:rsidR="003F28D4" w:rsidRDefault="003F28D4">
            <w:pPr>
              <w:spacing w:before="15" w:after="15"/>
              <w:ind w:left="80"/>
              <w:rPr>
                <w:del w:id="21" w:author="Comparison" w:date="2026-09-22T12:54:00Z" w16du:dateUtc="2026-09-22T16:54:00Z"/>
              </w:rPr>
            </w:pPr>
          </w:p>
        </w:tc>
      </w:tr>
      <w:tr w:rsidR="003F28D4" w14:paraId="12C49F4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2" w:author="Comparison" w:date="2026-09-22T12:54:00Z" w16du:dateUtc="2026-09-22T16:54:00Z"/>
        </w:trPr>
        <w:tc>
          <w:tcPr>
            <w:tcW w:w="300" w:type="dxa"/>
          </w:tcPr>
          <w:p w14:paraId="11B5EA08" w14:textId="77777777" w:rsidR="003F28D4" w:rsidRDefault="00CB7C4F">
            <w:pPr>
              <w:spacing w:before="15" w:after="15"/>
              <w:jc w:val="center"/>
              <w:rPr>
                <w:del w:id="23" w:author="Comparison" w:date="2026-09-22T12:54:00Z" w16du:dateUtc="2026-09-22T16:54:00Z"/>
              </w:rPr>
            </w:pPr>
            <w:del w:id="24" w:author="Comparison" w:date="2026-09-22T12:54:00Z" w16du:dateUtc="2026-09-22T16:54:00Z">
              <w:r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300" w:type="dxa"/>
          </w:tcPr>
          <w:p w14:paraId="0ADFEE3B" w14:textId="77777777" w:rsidR="003F28D4" w:rsidRDefault="00CB7C4F">
            <w:pPr>
              <w:spacing w:before="15" w:after="15"/>
              <w:jc w:val="center"/>
              <w:rPr>
                <w:del w:id="25" w:author="Comparison" w:date="2026-09-22T12:54:00Z" w16du:dateUtc="2026-09-22T16:54:00Z"/>
              </w:rPr>
            </w:pPr>
            <w:del w:id="26" w:author="Comparison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4BC2FF30" w14:textId="77777777" w:rsidR="003F28D4" w:rsidRDefault="003F28D4">
            <w:pPr>
              <w:spacing w:before="15" w:after="15"/>
              <w:ind w:left="80"/>
              <w:rPr>
                <w:del w:id="27" w:author="Comparison" w:date="2026-09-22T12:54:00Z" w16du:dateUtc="2026-09-22T16:54:00Z"/>
              </w:rPr>
            </w:pPr>
          </w:p>
        </w:tc>
      </w:tr>
      <w:tr w:rsidR="003F28D4" w14:paraId="7BBCE5D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8" w:author="Comparison" w:date="2026-09-22T12:54:00Z" w16du:dateUtc="2026-09-22T16:54:00Z"/>
        </w:trPr>
        <w:tc>
          <w:tcPr>
            <w:tcW w:w="300" w:type="dxa"/>
          </w:tcPr>
          <w:p w14:paraId="1C1FC555" w14:textId="77777777" w:rsidR="003F28D4" w:rsidRDefault="00CB7C4F">
            <w:pPr>
              <w:spacing w:before="15" w:after="15"/>
              <w:jc w:val="center"/>
              <w:rPr>
                <w:del w:id="29" w:author="Comparison" w:date="2026-09-22T12:54:00Z" w16du:dateUtc="2026-09-22T16:54:00Z"/>
              </w:rPr>
            </w:pPr>
            <w:del w:id="30" w:author="Comparison" w:date="2026-09-22T12:54:00Z" w16du:dateUtc="2026-09-22T16:54:00Z">
              <w:r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300" w:type="dxa"/>
          </w:tcPr>
          <w:p w14:paraId="09E2137E" w14:textId="77777777" w:rsidR="003F28D4" w:rsidRDefault="00CB7C4F">
            <w:pPr>
              <w:spacing w:before="15" w:after="15"/>
              <w:jc w:val="center"/>
              <w:rPr>
                <w:del w:id="31" w:author="Comparison" w:date="2026-09-22T12:54:00Z" w16du:dateUtc="2026-09-22T16:54:00Z"/>
              </w:rPr>
            </w:pPr>
            <w:del w:id="32" w:author="Comparison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4112726F" w14:textId="77777777" w:rsidR="003F28D4" w:rsidRDefault="003F28D4">
            <w:pPr>
              <w:spacing w:before="15" w:after="15"/>
              <w:ind w:left="80"/>
              <w:rPr>
                <w:del w:id="33" w:author="Comparison" w:date="2026-09-22T12:54:00Z" w16du:dateUtc="2026-09-22T16:54:00Z"/>
              </w:rPr>
            </w:pPr>
          </w:p>
        </w:tc>
      </w:tr>
      <w:tr w:rsidR="003F28D4" w14:paraId="55E3BF8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4" w:author="Comparison" w:date="2026-09-22T12:54:00Z" w16du:dateUtc="2026-09-22T16:54:00Z"/>
        </w:trPr>
        <w:tc>
          <w:tcPr>
            <w:tcW w:w="300" w:type="dxa"/>
          </w:tcPr>
          <w:p w14:paraId="18CB2B73" w14:textId="77777777" w:rsidR="003F28D4" w:rsidRDefault="00CB7C4F">
            <w:pPr>
              <w:spacing w:before="15" w:after="15"/>
              <w:jc w:val="center"/>
              <w:rPr>
                <w:del w:id="35" w:author="Comparison" w:date="2026-09-22T12:54:00Z" w16du:dateUtc="2026-09-22T16:54:00Z"/>
              </w:rPr>
            </w:pPr>
            <w:del w:id="36" w:author="Comparison" w:date="2026-09-22T12:54:00Z" w16du:dateUtc="2026-09-22T16:54:00Z">
              <w:r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300" w:type="dxa"/>
          </w:tcPr>
          <w:p w14:paraId="454E9E4A" w14:textId="77777777" w:rsidR="003F28D4" w:rsidRDefault="00CB7C4F">
            <w:pPr>
              <w:spacing w:before="15" w:after="15"/>
              <w:jc w:val="center"/>
              <w:rPr>
                <w:del w:id="37" w:author="Comparison" w:date="2026-09-22T12:54:00Z" w16du:dateUtc="2026-09-22T16:54:00Z"/>
              </w:rPr>
            </w:pPr>
            <w:del w:id="38" w:author="Comparison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741B499B" w14:textId="77777777" w:rsidR="003F28D4" w:rsidRDefault="003F28D4">
            <w:pPr>
              <w:spacing w:before="15" w:after="15"/>
              <w:ind w:left="80"/>
              <w:rPr>
                <w:del w:id="39" w:author="Comparison" w:date="2026-09-22T12:54:00Z" w16du:dateUtc="2026-09-22T16:54:00Z"/>
              </w:rPr>
            </w:pPr>
          </w:p>
        </w:tc>
      </w:tr>
      <w:tr w:rsidR="003F28D4" w14:paraId="5E7DADD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0" w:author="Comparison" w:date="2026-09-22T12:54:00Z" w16du:dateUtc="2026-09-22T16:54:00Z"/>
        </w:trPr>
        <w:tc>
          <w:tcPr>
            <w:tcW w:w="300" w:type="dxa"/>
          </w:tcPr>
          <w:p w14:paraId="1D36D657" w14:textId="77777777" w:rsidR="003F28D4" w:rsidRDefault="00CB7C4F">
            <w:pPr>
              <w:spacing w:before="15" w:after="15"/>
              <w:jc w:val="center"/>
              <w:rPr>
                <w:del w:id="41" w:author="Comparison" w:date="2026-09-22T12:54:00Z" w16du:dateUtc="2026-09-22T16:54:00Z"/>
              </w:rPr>
            </w:pPr>
            <w:del w:id="42" w:author="Comparison" w:date="2026-09-22T12:54:00Z" w16du:dateUtc="2026-09-22T16:54:00Z">
              <w:r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300" w:type="dxa"/>
          </w:tcPr>
          <w:p w14:paraId="5BC98199" w14:textId="77777777" w:rsidR="003F28D4" w:rsidRDefault="00CB7C4F">
            <w:pPr>
              <w:spacing w:before="15" w:after="15"/>
              <w:jc w:val="center"/>
              <w:rPr>
                <w:del w:id="43" w:author="Comparison" w:date="2026-09-22T12:54:00Z" w16du:dateUtc="2026-09-22T16:54:00Z"/>
              </w:rPr>
            </w:pPr>
            <w:del w:id="44" w:author="Comparison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5C7DBB0C" w14:textId="77777777" w:rsidR="003F28D4" w:rsidRDefault="003F28D4">
            <w:pPr>
              <w:spacing w:before="15" w:after="15"/>
              <w:ind w:left="80"/>
              <w:rPr>
                <w:del w:id="45" w:author="Comparison" w:date="2026-09-22T12:54:00Z" w16du:dateUtc="2026-09-22T16:54:00Z"/>
              </w:rPr>
            </w:pPr>
          </w:p>
        </w:tc>
      </w:tr>
      <w:tr w:rsidR="003F28D4" w14:paraId="58776AB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6" w:author="Comparison" w:date="2026-09-22T12:54:00Z" w16du:dateUtc="2026-09-22T16:54:00Z"/>
        </w:trPr>
        <w:tc>
          <w:tcPr>
            <w:tcW w:w="300" w:type="dxa"/>
          </w:tcPr>
          <w:p w14:paraId="16834CA7" w14:textId="77777777" w:rsidR="003F28D4" w:rsidRDefault="00CB7C4F">
            <w:pPr>
              <w:spacing w:before="15" w:after="15"/>
              <w:jc w:val="center"/>
              <w:rPr>
                <w:del w:id="47" w:author="Comparison" w:date="2026-09-22T12:54:00Z" w16du:dateUtc="2026-09-22T16:54:00Z"/>
              </w:rPr>
            </w:pPr>
            <w:del w:id="48" w:author="Comparison" w:date="2026-09-22T12:54:00Z" w16du:dateUtc="2026-09-22T16:54:00Z">
              <w:r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300" w:type="dxa"/>
          </w:tcPr>
          <w:p w14:paraId="46206EF2" w14:textId="77777777" w:rsidR="003F28D4" w:rsidRDefault="00CB7C4F">
            <w:pPr>
              <w:spacing w:before="15" w:after="15"/>
              <w:jc w:val="center"/>
              <w:rPr>
                <w:del w:id="49" w:author="Comparison" w:date="2026-09-22T12:54:00Z" w16du:dateUtc="2026-09-22T16:54:00Z"/>
              </w:rPr>
            </w:pPr>
            <w:del w:id="50" w:author="Comparison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654D104E" w14:textId="77777777" w:rsidR="003F28D4" w:rsidRDefault="003F28D4">
            <w:pPr>
              <w:spacing w:before="15" w:after="15"/>
              <w:ind w:left="80"/>
              <w:rPr>
                <w:del w:id="51" w:author="Comparison" w:date="2026-09-22T12:54:00Z" w16du:dateUtc="2026-09-22T16:54:00Z"/>
              </w:rPr>
            </w:pPr>
          </w:p>
        </w:tc>
      </w:tr>
      <w:tr w:rsidR="003F28D4" w14:paraId="2C06F4F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52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846856F" w14:textId="77777777" w:rsidR="003F28D4" w:rsidRDefault="00CB7C4F">
            <w:pPr>
              <w:spacing w:before="15" w:after="15"/>
              <w:jc w:val="center"/>
              <w:rPr>
                <w:del w:id="53" w:author="Comparison" w:date="2026-09-22T12:54:00Z" w16du:dateUtc="2026-09-22T16:54:00Z"/>
              </w:rPr>
            </w:pPr>
            <w:del w:id="54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479FD0B" w14:textId="77777777" w:rsidR="003F28D4" w:rsidRDefault="00CB7C4F">
            <w:pPr>
              <w:spacing w:before="15" w:after="15"/>
              <w:jc w:val="center"/>
              <w:rPr>
                <w:del w:id="55" w:author="Comparison" w:date="2026-09-22T12:54:00Z" w16du:dateUtc="2026-09-22T16:54:00Z"/>
              </w:rPr>
            </w:pPr>
            <w:del w:id="56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6ED634B" w14:textId="77777777" w:rsidR="003F28D4" w:rsidRDefault="003F28D4">
            <w:pPr>
              <w:spacing w:before="15" w:after="15"/>
              <w:ind w:left="80"/>
              <w:rPr>
                <w:del w:id="57" w:author="Comparison" w:date="2026-09-22T12:54:00Z" w16du:dateUtc="2026-09-22T16:54:00Z"/>
              </w:rPr>
            </w:pPr>
          </w:p>
        </w:tc>
      </w:tr>
      <w:tr w:rsidR="003F28D4" w14:paraId="1A07D40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58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21F13EFE" w14:textId="77777777" w:rsidR="003F28D4" w:rsidRDefault="00CB7C4F">
            <w:pPr>
              <w:spacing w:before="15" w:after="15"/>
              <w:jc w:val="center"/>
              <w:rPr>
                <w:del w:id="59" w:author="Comparison" w:date="2026-09-22T12:54:00Z" w16du:dateUtc="2026-09-22T16:54:00Z"/>
              </w:rPr>
            </w:pPr>
            <w:del w:id="60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300" w:type="dxa"/>
            <w:shd w:val="clear" w:color="auto" w:fill="F7F7F7"/>
          </w:tcPr>
          <w:p w14:paraId="3F0A48C7" w14:textId="77777777" w:rsidR="003F28D4" w:rsidRDefault="00CB7C4F">
            <w:pPr>
              <w:spacing w:before="15" w:after="15"/>
              <w:jc w:val="center"/>
              <w:rPr>
                <w:del w:id="61" w:author="Comparison" w:date="2026-09-22T12:54:00Z" w16du:dateUtc="2026-09-22T16:54:00Z"/>
              </w:rPr>
            </w:pPr>
            <w:del w:id="62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896BE1B" w14:textId="77777777" w:rsidR="003F28D4" w:rsidRDefault="003F28D4">
            <w:pPr>
              <w:spacing w:before="15" w:after="15"/>
              <w:ind w:left="80"/>
              <w:rPr>
                <w:del w:id="63" w:author="Comparison" w:date="2026-09-22T12:54:00Z" w16du:dateUtc="2026-09-22T16:54:00Z"/>
              </w:rPr>
            </w:pPr>
          </w:p>
        </w:tc>
      </w:tr>
      <w:tr w:rsidR="003F28D4" w14:paraId="40727A1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64" w:author="Comparison" w:date="2026-09-22T12:54:00Z" w16du:dateUtc="2026-09-22T16:54:00Z"/>
        </w:trPr>
        <w:tc>
          <w:tcPr>
            <w:tcW w:w="300" w:type="dxa"/>
          </w:tcPr>
          <w:p w14:paraId="395E99B7" w14:textId="77777777" w:rsidR="003F28D4" w:rsidRDefault="00CB7C4F">
            <w:pPr>
              <w:spacing w:before="15" w:after="15"/>
              <w:jc w:val="center"/>
              <w:rPr>
                <w:del w:id="65" w:author="Comparison" w:date="2026-09-22T12:54:00Z" w16du:dateUtc="2026-09-22T16:54:00Z"/>
              </w:rPr>
            </w:pPr>
            <w:del w:id="66" w:author="Comparison" w:date="2026-09-22T12:54:00Z" w16du:dateUtc="2026-09-22T16:54:00Z">
              <w:r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300" w:type="dxa"/>
          </w:tcPr>
          <w:p w14:paraId="7D3BD4A6" w14:textId="77777777" w:rsidR="003F28D4" w:rsidRDefault="00CB7C4F">
            <w:pPr>
              <w:spacing w:before="15" w:after="15"/>
              <w:jc w:val="center"/>
              <w:rPr>
                <w:del w:id="67" w:author="Comparison" w:date="2026-09-22T12:54:00Z" w16du:dateUtc="2026-09-22T16:54:00Z"/>
              </w:rPr>
            </w:pPr>
            <w:del w:id="68" w:author="Comparison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7B59D5F8" w14:textId="77777777" w:rsidR="003F28D4" w:rsidRDefault="003F28D4">
            <w:pPr>
              <w:spacing w:before="15" w:after="15"/>
              <w:ind w:left="80"/>
              <w:rPr>
                <w:del w:id="69" w:author="Comparison" w:date="2026-09-22T12:54:00Z" w16du:dateUtc="2026-09-22T16:54:00Z"/>
              </w:rPr>
            </w:pPr>
          </w:p>
        </w:tc>
      </w:tr>
      <w:tr w:rsidR="003F28D4" w14:paraId="122E841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70" w:author="Comparison" w:date="2026-09-22T12:54:00Z" w16du:dateUtc="2026-09-22T16:54:00Z"/>
        </w:trPr>
        <w:tc>
          <w:tcPr>
            <w:tcW w:w="300" w:type="dxa"/>
          </w:tcPr>
          <w:p w14:paraId="02C1921B" w14:textId="77777777" w:rsidR="003F28D4" w:rsidRDefault="00CB7C4F">
            <w:pPr>
              <w:spacing w:before="15" w:after="15"/>
              <w:jc w:val="center"/>
              <w:rPr>
                <w:del w:id="71" w:author="Comparison" w:date="2026-09-22T12:54:00Z" w16du:dateUtc="2026-09-22T16:54:00Z"/>
              </w:rPr>
            </w:pPr>
            <w:del w:id="72" w:author="Comparison" w:date="2026-09-22T12:54:00Z" w16du:dateUtc="2026-09-22T16:54:00Z">
              <w:r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300" w:type="dxa"/>
          </w:tcPr>
          <w:p w14:paraId="570EC490" w14:textId="77777777" w:rsidR="003F28D4" w:rsidRDefault="00CB7C4F">
            <w:pPr>
              <w:spacing w:before="15" w:after="15"/>
              <w:jc w:val="center"/>
              <w:rPr>
                <w:del w:id="73" w:author="Comparison" w:date="2026-09-22T12:54:00Z" w16du:dateUtc="2026-09-22T16:54:00Z"/>
              </w:rPr>
            </w:pPr>
            <w:del w:id="74" w:author="Comparison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6C97AF57" w14:textId="77777777" w:rsidR="003F28D4" w:rsidRDefault="003F28D4">
            <w:pPr>
              <w:spacing w:before="15" w:after="15"/>
              <w:ind w:left="80"/>
              <w:rPr>
                <w:del w:id="75" w:author="Comparison" w:date="2026-09-22T12:54:00Z" w16du:dateUtc="2026-09-22T16:54:00Z"/>
              </w:rPr>
            </w:pPr>
          </w:p>
        </w:tc>
      </w:tr>
      <w:tr w:rsidR="003F28D4" w14:paraId="1AD04D2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76" w:author="Comparison" w:date="2026-09-22T12:54:00Z" w16du:dateUtc="2026-09-22T16:54:00Z"/>
        </w:trPr>
        <w:tc>
          <w:tcPr>
            <w:tcW w:w="300" w:type="dxa"/>
          </w:tcPr>
          <w:p w14:paraId="1D8DEDA0" w14:textId="77777777" w:rsidR="003F28D4" w:rsidRDefault="00CB7C4F">
            <w:pPr>
              <w:spacing w:before="15" w:after="15"/>
              <w:jc w:val="center"/>
              <w:rPr>
                <w:del w:id="77" w:author="Comparison" w:date="2026-09-22T12:54:00Z" w16du:dateUtc="2026-09-22T16:54:00Z"/>
              </w:rPr>
            </w:pPr>
            <w:del w:id="78" w:author="Comparison" w:date="2026-09-22T12:54:00Z" w16du:dateUtc="2026-09-22T16:54:00Z">
              <w:r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300" w:type="dxa"/>
          </w:tcPr>
          <w:p w14:paraId="68E1DE5A" w14:textId="77777777" w:rsidR="003F28D4" w:rsidRDefault="00CB7C4F">
            <w:pPr>
              <w:spacing w:before="15" w:after="15"/>
              <w:jc w:val="center"/>
              <w:rPr>
                <w:del w:id="79" w:author="Comparison" w:date="2026-09-22T12:54:00Z" w16du:dateUtc="2026-09-22T16:54:00Z"/>
              </w:rPr>
            </w:pPr>
            <w:del w:id="80" w:author="Comparison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3C1C0A9F" w14:textId="77777777" w:rsidR="003F28D4" w:rsidRDefault="003F28D4">
            <w:pPr>
              <w:spacing w:before="15" w:after="15"/>
              <w:ind w:left="80"/>
              <w:rPr>
                <w:del w:id="81" w:author="Comparison" w:date="2026-09-22T12:54:00Z" w16du:dateUtc="2026-09-22T16:54:00Z"/>
              </w:rPr>
            </w:pPr>
          </w:p>
        </w:tc>
      </w:tr>
      <w:tr w:rsidR="003F28D4" w14:paraId="29F07E4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82" w:author="Comparison" w:date="2026-09-22T12:54:00Z" w16du:dateUtc="2026-09-22T16:54:00Z"/>
        </w:trPr>
        <w:tc>
          <w:tcPr>
            <w:tcW w:w="300" w:type="dxa"/>
          </w:tcPr>
          <w:p w14:paraId="442BBCE3" w14:textId="77777777" w:rsidR="003F28D4" w:rsidRDefault="00CB7C4F">
            <w:pPr>
              <w:spacing w:before="15" w:after="15"/>
              <w:jc w:val="center"/>
              <w:rPr>
                <w:del w:id="83" w:author="Comparison" w:date="2026-09-22T12:54:00Z" w16du:dateUtc="2026-09-22T16:54:00Z"/>
              </w:rPr>
            </w:pPr>
            <w:del w:id="84" w:author="Comparison" w:date="2026-09-22T12:54:00Z" w16du:dateUtc="2026-09-22T16:54:00Z">
              <w:r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300" w:type="dxa"/>
          </w:tcPr>
          <w:p w14:paraId="5CFA1865" w14:textId="77777777" w:rsidR="003F28D4" w:rsidRDefault="00CB7C4F">
            <w:pPr>
              <w:spacing w:before="15" w:after="15"/>
              <w:jc w:val="center"/>
              <w:rPr>
                <w:del w:id="85" w:author="Comparison" w:date="2026-09-22T12:54:00Z" w16du:dateUtc="2026-09-22T16:54:00Z"/>
              </w:rPr>
            </w:pPr>
            <w:del w:id="86" w:author="Comparison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0186C2EC" w14:textId="77777777" w:rsidR="003F28D4" w:rsidRDefault="003F28D4">
            <w:pPr>
              <w:spacing w:before="15" w:after="15"/>
              <w:ind w:left="80"/>
              <w:rPr>
                <w:del w:id="87" w:author="Comparison" w:date="2026-09-22T12:54:00Z" w16du:dateUtc="2026-09-22T16:54:00Z"/>
              </w:rPr>
            </w:pPr>
          </w:p>
        </w:tc>
      </w:tr>
      <w:tr w:rsidR="003F28D4" w14:paraId="5BFFA33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88" w:author="Comparison" w:date="2026-09-22T12:54:00Z" w16du:dateUtc="2026-09-22T16:54:00Z"/>
        </w:trPr>
        <w:tc>
          <w:tcPr>
            <w:tcW w:w="300" w:type="dxa"/>
          </w:tcPr>
          <w:p w14:paraId="0A281EAB" w14:textId="77777777" w:rsidR="003F28D4" w:rsidRDefault="00CB7C4F">
            <w:pPr>
              <w:spacing w:before="15" w:after="15"/>
              <w:jc w:val="center"/>
              <w:rPr>
                <w:del w:id="89" w:author="Comparison" w:date="2026-09-22T12:54:00Z" w16du:dateUtc="2026-09-22T16:54:00Z"/>
              </w:rPr>
            </w:pPr>
            <w:del w:id="90" w:author="Comparison" w:date="2026-09-22T12:54:00Z" w16du:dateUtc="2026-09-22T16:54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</w:tcPr>
          <w:p w14:paraId="402D34B0" w14:textId="77777777" w:rsidR="003F28D4" w:rsidRDefault="00CB7C4F">
            <w:pPr>
              <w:spacing w:before="15" w:after="15"/>
              <w:jc w:val="center"/>
              <w:rPr>
                <w:del w:id="91" w:author="Comparison" w:date="2026-09-22T12:54:00Z" w16du:dateUtc="2026-09-22T16:54:00Z"/>
              </w:rPr>
            </w:pPr>
            <w:del w:id="92" w:author="Comparison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14B2CBA" w14:textId="77777777" w:rsidR="003F28D4" w:rsidRDefault="003F28D4">
            <w:pPr>
              <w:spacing w:before="15" w:after="15"/>
              <w:ind w:left="80"/>
              <w:rPr>
                <w:del w:id="93" w:author="Comparison" w:date="2026-09-22T12:54:00Z" w16du:dateUtc="2026-09-22T16:54:00Z"/>
              </w:rPr>
            </w:pPr>
          </w:p>
        </w:tc>
      </w:tr>
      <w:tr w:rsidR="003F28D4" w14:paraId="0D0839C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94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924CE3D" w14:textId="77777777" w:rsidR="003F28D4" w:rsidRDefault="00CB7C4F">
            <w:pPr>
              <w:spacing w:before="15" w:after="15"/>
              <w:jc w:val="center"/>
              <w:rPr>
                <w:del w:id="95" w:author="Comparison" w:date="2026-09-22T12:54:00Z" w16du:dateUtc="2026-09-22T16:54:00Z"/>
              </w:rPr>
            </w:pPr>
            <w:del w:id="96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color="auto" w:fill="F7F7F7"/>
          </w:tcPr>
          <w:p w14:paraId="1408FDE3" w14:textId="77777777" w:rsidR="003F28D4" w:rsidRDefault="00CB7C4F">
            <w:pPr>
              <w:spacing w:before="15" w:after="15"/>
              <w:jc w:val="center"/>
              <w:rPr>
                <w:del w:id="97" w:author="Comparison" w:date="2026-09-22T12:54:00Z" w16du:dateUtc="2026-09-22T16:54:00Z"/>
              </w:rPr>
            </w:pPr>
            <w:del w:id="98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3800AD61" w14:textId="77777777" w:rsidR="003F28D4" w:rsidRDefault="003F28D4">
            <w:pPr>
              <w:spacing w:before="15" w:after="15"/>
              <w:ind w:left="80"/>
              <w:rPr>
                <w:del w:id="99" w:author="Comparison" w:date="2026-09-22T12:54:00Z" w16du:dateUtc="2026-09-22T16:54:00Z"/>
              </w:rPr>
            </w:pPr>
          </w:p>
        </w:tc>
      </w:tr>
      <w:tr w:rsidR="003F28D4" w14:paraId="333F529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0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0F9C80F3" w14:textId="77777777" w:rsidR="003F28D4" w:rsidRDefault="00CB7C4F">
            <w:pPr>
              <w:spacing w:before="15" w:after="15"/>
              <w:jc w:val="center"/>
              <w:rPr>
                <w:del w:id="101" w:author="Comparison" w:date="2026-09-22T12:54:00Z" w16du:dateUtc="2026-09-22T16:54:00Z"/>
              </w:rPr>
            </w:pPr>
            <w:del w:id="102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color="auto" w:fill="F7F7F7"/>
          </w:tcPr>
          <w:p w14:paraId="020BA9F8" w14:textId="77777777" w:rsidR="003F28D4" w:rsidRDefault="00CB7C4F">
            <w:pPr>
              <w:spacing w:before="15" w:after="15"/>
              <w:jc w:val="center"/>
              <w:rPr>
                <w:del w:id="103" w:author="Comparison" w:date="2026-09-22T12:54:00Z" w16du:dateUtc="2026-09-22T16:54:00Z"/>
              </w:rPr>
            </w:pPr>
            <w:del w:id="104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48451B5" w14:textId="77777777" w:rsidR="003F28D4" w:rsidRDefault="003F28D4">
            <w:pPr>
              <w:spacing w:before="15" w:after="15"/>
              <w:ind w:left="80"/>
              <w:rPr>
                <w:del w:id="105" w:author="Comparison" w:date="2026-09-22T12:54:00Z" w16du:dateUtc="2026-09-22T16:54:00Z"/>
              </w:rPr>
            </w:pPr>
          </w:p>
        </w:tc>
      </w:tr>
      <w:tr w:rsidR="003F28D4" w14:paraId="6321C78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6" w:author="Comparison" w:date="2026-09-22T12:54:00Z" w16du:dateUtc="2026-09-22T16:54:00Z"/>
        </w:trPr>
        <w:tc>
          <w:tcPr>
            <w:tcW w:w="300" w:type="dxa"/>
          </w:tcPr>
          <w:p w14:paraId="1F50406D" w14:textId="77777777" w:rsidR="003F28D4" w:rsidRDefault="00CB7C4F">
            <w:pPr>
              <w:spacing w:before="15" w:after="15"/>
              <w:jc w:val="center"/>
              <w:rPr>
                <w:del w:id="107" w:author="Comparison" w:date="2026-09-22T12:54:00Z" w16du:dateUtc="2026-09-22T16:54:00Z"/>
              </w:rPr>
            </w:pPr>
            <w:del w:id="108" w:author="Comparison" w:date="2026-09-22T12:54:00Z" w16du:dateUtc="2026-09-22T16:54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</w:tcPr>
          <w:p w14:paraId="64C459B5" w14:textId="77777777" w:rsidR="003F28D4" w:rsidRDefault="00CB7C4F">
            <w:pPr>
              <w:spacing w:before="15" w:after="15"/>
              <w:jc w:val="center"/>
              <w:rPr>
                <w:del w:id="109" w:author="Comparison" w:date="2026-09-22T12:54:00Z" w16du:dateUtc="2026-09-22T16:54:00Z"/>
              </w:rPr>
            </w:pPr>
            <w:del w:id="110" w:author="Comparison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5BB252DD" w14:textId="77777777" w:rsidR="003F28D4" w:rsidRDefault="00CB7C4F">
            <w:pPr>
              <w:spacing w:before="15" w:after="15"/>
              <w:ind w:left="80"/>
              <w:rPr>
                <w:del w:id="111" w:author="Comparison" w:date="2026-09-22T12:54:00Z" w16du:dateUtc="2026-09-22T16:54:00Z"/>
              </w:rPr>
            </w:pPr>
            <w:del w:id="112" w:author="Comparison" w:date="2026-09-22T12:54:00Z" w16du:dateUtc="2026-09-22T16:54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 w:rsidR="003F28D4" w14:paraId="553B3D6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13" w:author="Comparison" w:date="2026-09-22T12:54:00Z" w16du:dateUtc="2026-09-22T16:54:00Z"/>
        </w:trPr>
        <w:tc>
          <w:tcPr>
            <w:tcW w:w="300" w:type="dxa"/>
          </w:tcPr>
          <w:p w14:paraId="21F00DFD" w14:textId="77777777" w:rsidR="003F28D4" w:rsidRDefault="00CB7C4F">
            <w:pPr>
              <w:spacing w:before="15" w:after="15"/>
              <w:jc w:val="center"/>
              <w:rPr>
                <w:del w:id="114" w:author="Comparison" w:date="2026-09-22T12:54:00Z" w16du:dateUtc="2026-09-22T16:54:00Z"/>
              </w:rPr>
            </w:pPr>
            <w:del w:id="115" w:author="Comparison" w:date="2026-09-22T12:54:00Z" w16du:dateUtc="2026-09-22T16:54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</w:tcPr>
          <w:p w14:paraId="11556021" w14:textId="77777777" w:rsidR="003F28D4" w:rsidRDefault="00CB7C4F">
            <w:pPr>
              <w:spacing w:before="15" w:after="15"/>
              <w:jc w:val="center"/>
              <w:rPr>
                <w:del w:id="116" w:author="Comparison" w:date="2026-09-22T12:54:00Z" w16du:dateUtc="2026-09-22T16:54:00Z"/>
              </w:rPr>
            </w:pPr>
            <w:del w:id="117" w:author="Comparison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135594D4" w14:textId="77777777" w:rsidR="003F28D4" w:rsidRDefault="003F28D4">
            <w:pPr>
              <w:spacing w:before="15" w:after="15"/>
              <w:ind w:left="80"/>
              <w:rPr>
                <w:del w:id="118" w:author="Comparison" w:date="2026-09-22T12:54:00Z" w16du:dateUtc="2026-09-22T16:54:00Z"/>
              </w:rPr>
            </w:pPr>
          </w:p>
        </w:tc>
      </w:tr>
      <w:tr w:rsidR="003F28D4" w14:paraId="79517BF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19" w:author="Comparison" w:date="2026-09-22T12:54:00Z" w16du:dateUtc="2026-09-22T16:54:00Z"/>
        </w:trPr>
        <w:tc>
          <w:tcPr>
            <w:tcW w:w="300" w:type="dxa"/>
          </w:tcPr>
          <w:p w14:paraId="5CAEFDE4" w14:textId="77777777" w:rsidR="003F28D4" w:rsidRDefault="00CB7C4F">
            <w:pPr>
              <w:spacing w:before="15" w:after="15"/>
              <w:jc w:val="center"/>
              <w:rPr>
                <w:del w:id="120" w:author="Comparison" w:date="2026-09-22T12:54:00Z" w16du:dateUtc="2026-09-22T16:54:00Z"/>
              </w:rPr>
            </w:pPr>
            <w:del w:id="121" w:author="Comparison" w:date="2026-09-22T12:54:00Z" w16du:dateUtc="2026-09-22T16:54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</w:tcPr>
          <w:p w14:paraId="404F087E" w14:textId="77777777" w:rsidR="003F28D4" w:rsidRDefault="00CB7C4F">
            <w:pPr>
              <w:spacing w:before="15" w:after="15"/>
              <w:jc w:val="center"/>
              <w:rPr>
                <w:del w:id="122" w:author="Comparison" w:date="2026-09-22T12:54:00Z" w16du:dateUtc="2026-09-22T16:54:00Z"/>
              </w:rPr>
            </w:pPr>
            <w:del w:id="123" w:author="Comparison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33059C7F" w14:textId="77777777" w:rsidR="003F28D4" w:rsidRDefault="003F28D4">
            <w:pPr>
              <w:spacing w:before="15" w:after="15"/>
              <w:ind w:left="80"/>
              <w:rPr>
                <w:del w:id="124" w:author="Comparison" w:date="2026-09-22T12:54:00Z" w16du:dateUtc="2026-09-22T16:54:00Z"/>
              </w:rPr>
            </w:pPr>
          </w:p>
        </w:tc>
      </w:tr>
      <w:tr w:rsidR="003F28D4" w14:paraId="717EE53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25" w:author="Comparison" w:date="2026-09-22T12:54:00Z" w16du:dateUtc="2026-09-22T16:54:00Z"/>
        </w:trPr>
        <w:tc>
          <w:tcPr>
            <w:tcW w:w="300" w:type="dxa"/>
          </w:tcPr>
          <w:p w14:paraId="460EA088" w14:textId="77777777" w:rsidR="003F28D4" w:rsidRDefault="00CB7C4F">
            <w:pPr>
              <w:spacing w:before="15" w:after="15"/>
              <w:jc w:val="center"/>
              <w:rPr>
                <w:del w:id="126" w:author="Comparison" w:date="2026-09-22T12:54:00Z" w16du:dateUtc="2026-09-22T16:54:00Z"/>
              </w:rPr>
            </w:pPr>
            <w:del w:id="127" w:author="Comparison" w:date="2026-09-22T12:54:00Z" w16du:dateUtc="2026-09-22T16:54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</w:tcPr>
          <w:p w14:paraId="3A315268" w14:textId="77777777" w:rsidR="003F28D4" w:rsidRDefault="00CB7C4F">
            <w:pPr>
              <w:spacing w:before="15" w:after="15"/>
              <w:jc w:val="center"/>
              <w:rPr>
                <w:del w:id="128" w:author="Comparison" w:date="2026-09-22T12:54:00Z" w16du:dateUtc="2026-09-22T16:54:00Z"/>
              </w:rPr>
            </w:pPr>
            <w:del w:id="129" w:author="Comparison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113320D2" w14:textId="77777777" w:rsidR="003F28D4" w:rsidRDefault="003F28D4">
            <w:pPr>
              <w:spacing w:before="15" w:after="15"/>
              <w:ind w:left="80"/>
              <w:rPr>
                <w:del w:id="130" w:author="Comparison" w:date="2026-09-22T12:54:00Z" w16du:dateUtc="2026-09-22T16:54:00Z"/>
              </w:rPr>
            </w:pPr>
          </w:p>
        </w:tc>
      </w:tr>
      <w:tr w:rsidR="003F28D4" w14:paraId="54F28F2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31" w:author="Comparison" w:date="2026-09-22T12:54:00Z" w16du:dateUtc="2026-09-22T16:54:00Z"/>
        </w:trPr>
        <w:tc>
          <w:tcPr>
            <w:tcW w:w="300" w:type="dxa"/>
          </w:tcPr>
          <w:p w14:paraId="2C2D43E8" w14:textId="77777777" w:rsidR="003F28D4" w:rsidRDefault="00CB7C4F">
            <w:pPr>
              <w:spacing w:before="15" w:after="15"/>
              <w:jc w:val="center"/>
              <w:rPr>
                <w:del w:id="132" w:author="Comparison" w:date="2026-09-22T12:54:00Z" w16du:dateUtc="2026-09-22T16:54:00Z"/>
              </w:rPr>
            </w:pPr>
            <w:del w:id="133" w:author="Comparison" w:date="2026-09-22T12:54:00Z" w16du:dateUtc="2026-09-22T16:54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</w:tcPr>
          <w:p w14:paraId="5F92E097" w14:textId="77777777" w:rsidR="003F28D4" w:rsidRDefault="00CB7C4F">
            <w:pPr>
              <w:spacing w:before="15" w:after="15"/>
              <w:jc w:val="center"/>
              <w:rPr>
                <w:del w:id="134" w:author="Comparison" w:date="2026-09-22T12:54:00Z" w16du:dateUtc="2026-09-22T16:54:00Z"/>
              </w:rPr>
            </w:pPr>
            <w:del w:id="135" w:author="Comparison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0BEDB5F" w14:textId="77777777" w:rsidR="003F28D4" w:rsidRDefault="003F28D4">
            <w:pPr>
              <w:spacing w:before="15" w:after="15"/>
              <w:ind w:left="80"/>
              <w:rPr>
                <w:del w:id="136" w:author="Comparison" w:date="2026-09-22T12:54:00Z" w16du:dateUtc="2026-09-22T16:54:00Z"/>
              </w:rPr>
            </w:pPr>
          </w:p>
        </w:tc>
      </w:tr>
      <w:tr w:rsidR="003F28D4" w14:paraId="393E5DD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37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86B65A5" w14:textId="77777777" w:rsidR="003F28D4" w:rsidRDefault="00CB7C4F">
            <w:pPr>
              <w:spacing w:before="15" w:after="15"/>
              <w:jc w:val="center"/>
              <w:rPr>
                <w:del w:id="138" w:author="Comparison" w:date="2026-09-22T12:54:00Z" w16du:dateUtc="2026-09-22T16:54:00Z"/>
              </w:rPr>
            </w:pPr>
            <w:del w:id="139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B2762E7" w14:textId="77777777" w:rsidR="003F28D4" w:rsidRDefault="00CB7C4F">
            <w:pPr>
              <w:spacing w:before="15" w:after="15"/>
              <w:jc w:val="center"/>
              <w:rPr>
                <w:del w:id="140" w:author="Comparison" w:date="2026-09-22T12:54:00Z" w16du:dateUtc="2026-09-22T16:54:00Z"/>
              </w:rPr>
            </w:pPr>
            <w:del w:id="141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10A0A6A" w14:textId="77777777" w:rsidR="003F28D4" w:rsidRDefault="003F28D4">
            <w:pPr>
              <w:spacing w:before="15" w:after="15"/>
              <w:ind w:left="80"/>
              <w:rPr>
                <w:del w:id="142" w:author="Comparison" w:date="2026-09-22T12:54:00Z" w16du:dateUtc="2026-09-22T16:54:00Z"/>
              </w:rPr>
            </w:pPr>
          </w:p>
        </w:tc>
      </w:tr>
      <w:tr w:rsidR="003F28D4" w14:paraId="156F40D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43" w:author="Comparison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28A22EE9" w14:textId="77777777" w:rsidR="003F28D4" w:rsidRDefault="00CB7C4F">
            <w:pPr>
              <w:spacing w:before="15" w:after="15"/>
              <w:jc w:val="center"/>
              <w:rPr>
                <w:del w:id="144" w:author="Comparison" w:date="2026-09-22T12:54:00Z" w16du:dateUtc="2026-09-22T16:54:00Z"/>
              </w:rPr>
            </w:pPr>
            <w:del w:id="145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color="auto" w:fill="F7F7F7"/>
          </w:tcPr>
          <w:p w14:paraId="70EE7084" w14:textId="77777777" w:rsidR="003F28D4" w:rsidRDefault="00CB7C4F">
            <w:pPr>
              <w:spacing w:before="15" w:after="15"/>
              <w:jc w:val="center"/>
              <w:rPr>
                <w:del w:id="146" w:author="Comparison" w:date="2026-09-22T12:54:00Z" w16du:dateUtc="2026-09-22T16:54:00Z"/>
              </w:rPr>
            </w:pPr>
            <w:del w:id="147" w:author="Comparison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65F69EC" w14:textId="77777777" w:rsidR="003F28D4" w:rsidRDefault="003F28D4">
            <w:pPr>
              <w:spacing w:before="15" w:after="15"/>
              <w:ind w:left="80"/>
              <w:rPr>
                <w:del w:id="148" w:author="Comparison" w:date="2026-09-22T12:54:00Z" w16du:dateUtc="2026-09-22T16:54:00Z"/>
              </w:rPr>
            </w:pPr>
          </w:p>
        </w:tc>
      </w:tr>
      <w:tr w:rsidR="003F28D4" w14:paraId="7DE6C12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49" w:author="Comparison" w:date="2026-09-22T12:54:00Z" w16du:dateUtc="2026-09-22T16:54:00Z"/>
        </w:trPr>
        <w:tc>
          <w:tcPr>
            <w:tcW w:w="300" w:type="dxa"/>
          </w:tcPr>
          <w:p w14:paraId="6817B4EC" w14:textId="77777777" w:rsidR="003F28D4" w:rsidRDefault="00CB7C4F">
            <w:pPr>
              <w:spacing w:before="15" w:after="15"/>
              <w:jc w:val="center"/>
              <w:rPr>
                <w:del w:id="150" w:author="Comparison" w:date="2026-09-22T12:54:00Z" w16du:dateUtc="2026-09-22T16:54:00Z"/>
              </w:rPr>
            </w:pPr>
            <w:del w:id="151" w:author="Comparison" w:date="2026-09-22T12:54:00Z" w16du:dateUtc="2026-09-22T16:54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</w:tcPr>
          <w:p w14:paraId="7084B7BE" w14:textId="77777777" w:rsidR="003F28D4" w:rsidRDefault="00CB7C4F">
            <w:pPr>
              <w:spacing w:before="15" w:after="15"/>
              <w:jc w:val="center"/>
              <w:rPr>
                <w:del w:id="152" w:author="Comparison" w:date="2026-09-22T12:54:00Z" w16du:dateUtc="2026-09-22T16:54:00Z"/>
              </w:rPr>
            </w:pPr>
            <w:del w:id="153" w:author="Comparison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2E89F773" w14:textId="77777777" w:rsidR="003F28D4" w:rsidRDefault="003F28D4">
            <w:pPr>
              <w:spacing w:before="15" w:after="15"/>
              <w:ind w:left="80"/>
              <w:rPr>
                <w:del w:id="154" w:author="Comparison" w:date="2026-09-22T12:54:00Z" w16du:dateUtc="2026-09-22T16:54:00Z"/>
              </w:rPr>
            </w:pPr>
          </w:p>
        </w:tc>
      </w:tr>
      <w:tr w:rsidR="003F28D4" w14:paraId="2506E3AE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55" w:author="Comparison" w:date="2026-09-22T12:54:00Z" w16du:dateUtc="2026-09-22T16:54:00Z"/>
        </w:trPr>
        <w:tc>
          <w:tcPr>
            <w:tcW w:w="300" w:type="dxa"/>
          </w:tcPr>
          <w:p w14:paraId="188DE9B7" w14:textId="77777777" w:rsidR="003F28D4" w:rsidRDefault="00CB7C4F">
            <w:pPr>
              <w:spacing w:before="15" w:after="15"/>
              <w:jc w:val="center"/>
              <w:rPr>
                <w:del w:id="156" w:author="Comparison" w:date="2026-09-22T12:54:00Z" w16du:dateUtc="2026-09-22T16:54:00Z"/>
              </w:rPr>
            </w:pPr>
            <w:del w:id="157" w:author="Comparison" w:date="2026-09-22T12:54:00Z" w16du:dateUtc="2026-09-22T16:54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</w:tcPr>
          <w:p w14:paraId="174BC974" w14:textId="77777777" w:rsidR="003F28D4" w:rsidRDefault="00CB7C4F">
            <w:pPr>
              <w:spacing w:before="15" w:after="15"/>
              <w:jc w:val="center"/>
              <w:rPr>
                <w:del w:id="158" w:author="Comparison" w:date="2026-09-22T12:54:00Z" w16du:dateUtc="2026-09-22T16:54:00Z"/>
              </w:rPr>
            </w:pPr>
            <w:del w:id="159" w:author="Comparison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517C34EA" w14:textId="77777777" w:rsidR="003F28D4" w:rsidRDefault="003F28D4">
            <w:pPr>
              <w:spacing w:before="15" w:after="15"/>
              <w:ind w:left="80"/>
              <w:rPr>
                <w:del w:id="160" w:author="Comparison" w:date="2026-09-22T12:54:00Z" w16du:dateUtc="2026-09-22T16:54:00Z"/>
              </w:rPr>
            </w:pPr>
          </w:p>
        </w:tc>
      </w:tr>
      <w:tr w:rsidR="003F28D4" w14:paraId="6A665D7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1" w:author="Comparison" w:date="2026-09-22T12:54:00Z" w16du:dateUtc="2026-09-22T16:54:00Z"/>
        </w:trPr>
        <w:tc>
          <w:tcPr>
            <w:tcW w:w="300" w:type="dxa"/>
          </w:tcPr>
          <w:p w14:paraId="1459488E" w14:textId="77777777" w:rsidR="003F28D4" w:rsidRDefault="00CB7C4F">
            <w:pPr>
              <w:spacing w:before="15" w:after="15"/>
              <w:jc w:val="center"/>
              <w:rPr>
                <w:del w:id="162" w:author="Comparison" w:date="2026-09-22T12:54:00Z" w16du:dateUtc="2026-09-22T16:54:00Z"/>
              </w:rPr>
            </w:pPr>
            <w:del w:id="163" w:author="Comparison" w:date="2026-09-22T12:54:00Z" w16du:dateUtc="2026-09-22T16:54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</w:tcPr>
          <w:p w14:paraId="404127DB" w14:textId="77777777" w:rsidR="003F28D4" w:rsidRDefault="00CB7C4F">
            <w:pPr>
              <w:spacing w:before="15" w:after="15"/>
              <w:jc w:val="center"/>
              <w:rPr>
                <w:del w:id="164" w:author="Comparison" w:date="2026-09-22T12:54:00Z" w16du:dateUtc="2026-09-22T16:54:00Z"/>
              </w:rPr>
            </w:pPr>
            <w:del w:id="165" w:author="Comparison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1EA2E636" w14:textId="77777777" w:rsidR="003F28D4" w:rsidRDefault="003F28D4">
            <w:pPr>
              <w:spacing w:before="15" w:after="15"/>
              <w:ind w:left="80"/>
              <w:rPr>
                <w:del w:id="166" w:author="Comparison" w:date="2026-09-22T12:54:00Z" w16du:dateUtc="2026-09-22T16:54:00Z"/>
              </w:rPr>
            </w:pPr>
          </w:p>
        </w:tc>
      </w:tr>
      <w:tr w:rsidR="003F28D4" w14:paraId="1B2F5E9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7" w:author="Comparison" w:date="2026-09-22T12:54:00Z" w16du:dateUtc="2026-09-22T16:54:00Z"/>
        </w:trPr>
        <w:tc>
          <w:tcPr>
            <w:tcW w:w="300" w:type="dxa"/>
          </w:tcPr>
          <w:p w14:paraId="741B77E3" w14:textId="77777777" w:rsidR="003F28D4" w:rsidRDefault="00CB7C4F">
            <w:pPr>
              <w:spacing w:before="15" w:after="15"/>
              <w:jc w:val="center"/>
              <w:rPr>
                <w:del w:id="168" w:author="Comparison" w:date="2026-09-22T12:54:00Z" w16du:dateUtc="2026-09-22T16:54:00Z"/>
              </w:rPr>
            </w:pPr>
            <w:del w:id="169" w:author="Comparison" w:date="2026-09-22T12:54:00Z" w16du:dateUtc="2026-09-22T16:54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</w:tcPr>
          <w:p w14:paraId="5CD33660" w14:textId="77777777" w:rsidR="003F28D4" w:rsidRDefault="00CB7C4F">
            <w:pPr>
              <w:spacing w:before="15" w:after="15"/>
              <w:jc w:val="center"/>
              <w:rPr>
                <w:del w:id="170" w:author="Comparison" w:date="2026-09-22T12:54:00Z" w16du:dateUtc="2026-09-22T16:54:00Z"/>
              </w:rPr>
            </w:pPr>
            <w:del w:id="171" w:author="Comparison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DD9E4E8" w14:textId="77777777" w:rsidR="003F28D4" w:rsidRDefault="003F28D4">
            <w:pPr>
              <w:spacing w:before="15" w:after="15"/>
              <w:ind w:left="80"/>
              <w:rPr>
                <w:del w:id="172" w:author="Comparison" w:date="2026-09-22T12:54:00Z" w16du:dateUtc="2026-09-22T16:54:00Z"/>
              </w:rPr>
            </w:pPr>
          </w:p>
        </w:tc>
      </w:tr>
      <w:tr w:rsidR="003F28D4" w14:paraId="625F76B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73" w:author="Comparison" w:date="2026-09-22T12:54:00Z" w16du:dateUtc="2026-09-22T16:54:00Z"/>
        </w:trPr>
        <w:tc>
          <w:tcPr>
            <w:tcW w:w="300" w:type="dxa"/>
          </w:tcPr>
          <w:p w14:paraId="034BA2B1" w14:textId="77777777" w:rsidR="003F28D4" w:rsidRDefault="00CB7C4F">
            <w:pPr>
              <w:spacing w:before="15" w:after="15"/>
              <w:jc w:val="center"/>
              <w:rPr>
                <w:del w:id="174" w:author="Comparison" w:date="2026-09-22T12:54:00Z" w16du:dateUtc="2026-09-22T16:54:00Z"/>
              </w:rPr>
            </w:pPr>
            <w:del w:id="175" w:author="Comparison" w:date="2026-09-22T12:54:00Z" w16du:dateUtc="2026-09-22T16:54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</w:tcPr>
          <w:p w14:paraId="07AD14C1" w14:textId="77777777" w:rsidR="003F28D4" w:rsidRDefault="00CB7C4F">
            <w:pPr>
              <w:spacing w:before="15" w:after="15"/>
              <w:jc w:val="center"/>
              <w:rPr>
                <w:del w:id="176" w:author="Comparison" w:date="2026-09-22T12:54:00Z" w16du:dateUtc="2026-09-22T16:54:00Z"/>
              </w:rPr>
            </w:pPr>
            <w:del w:id="177" w:author="Comparison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1601E94A" w14:textId="77777777" w:rsidR="003F28D4" w:rsidRDefault="003F28D4">
            <w:pPr>
              <w:spacing w:before="15" w:after="15"/>
              <w:ind w:left="80"/>
              <w:rPr>
                <w:del w:id="178" w:author="Comparison" w:date="2026-09-22T12:54:00Z" w16du:dateUtc="2026-09-22T16:54:00Z"/>
              </w:rPr>
            </w:pPr>
          </w:p>
        </w:tc>
      </w:tr>
      <w:tr w:rsidR="003F28D4" w14:paraId="3FD75305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79" w:author="Comparison" w:date="2026-09-22T12:54:00Z" w16du:dateUtc="2026-09-22T16:54:00Z"/>
        </w:trPr>
        <w:tc>
          <w:tcPr>
            <w:tcW w:w="300" w:type="dxa"/>
          </w:tcPr>
          <w:p w14:paraId="03594573" w14:textId="77777777" w:rsidR="003F28D4" w:rsidRDefault="003F28D4">
            <w:pPr>
              <w:spacing w:before="15" w:after="15"/>
              <w:jc w:val="center"/>
              <w:rPr>
                <w:del w:id="180" w:author="Comparison" w:date="2026-09-22T12:54:00Z" w16du:dateUtc="2026-09-22T16:54:00Z"/>
              </w:rPr>
            </w:pPr>
          </w:p>
        </w:tc>
        <w:tc>
          <w:tcPr>
            <w:tcW w:w="300" w:type="dxa"/>
          </w:tcPr>
          <w:p w14:paraId="12CA002E" w14:textId="77777777" w:rsidR="003F28D4" w:rsidRDefault="003F28D4">
            <w:pPr>
              <w:spacing w:before="15" w:after="15"/>
              <w:jc w:val="center"/>
              <w:rPr>
                <w:del w:id="181" w:author="Comparison" w:date="2026-09-22T12:54:00Z" w16du:dateUtc="2026-09-22T16:54:00Z"/>
              </w:rPr>
            </w:pPr>
          </w:p>
        </w:tc>
        <w:tc>
          <w:tcPr>
            <w:tcW w:w="4400" w:type="dxa"/>
          </w:tcPr>
          <w:p w14:paraId="6A75AF6A" w14:textId="77777777" w:rsidR="003F28D4" w:rsidRDefault="003F28D4">
            <w:pPr>
              <w:spacing w:before="15" w:after="15"/>
              <w:rPr>
                <w:del w:id="182" w:author="Comparison" w:date="2026-09-22T12:54:00Z" w16du:dateUtc="2026-09-22T16:54:00Z"/>
              </w:rPr>
            </w:pPr>
          </w:p>
        </w:tc>
      </w:tr>
      <w:tr w:rsidR="003F28D4" w14:paraId="14721E8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83" w:author="Comparison" w:date="2026-09-22T12:54:00Z" w16du:dateUtc="2026-09-22T16:54:00Z"/>
        </w:trPr>
        <w:tc>
          <w:tcPr>
            <w:tcW w:w="300" w:type="dxa"/>
          </w:tcPr>
          <w:p w14:paraId="4298B4AB" w14:textId="77777777" w:rsidR="003F28D4" w:rsidRDefault="003F28D4">
            <w:pPr>
              <w:spacing w:before="15" w:after="15"/>
              <w:jc w:val="center"/>
              <w:rPr>
                <w:del w:id="184" w:author="Comparison" w:date="2026-09-22T12:54:00Z" w16du:dateUtc="2026-09-22T16:54:00Z"/>
              </w:rPr>
            </w:pPr>
          </w:p>
        </w:tc>
        <w:tc>
          <w:tcPr>
            <w:tcW w:w="300" w:type="dxa"/>
          </w:tcPr>
          <w:p w14:paraId="7757D364" w14:textId="77777777" w:rsidR="003F28D4" w:rsidRDefault="003F28D4">
            <w:pPr>
              <w:spacing w:before="15" w:after="15"/>
              <w:jc w:val="center"/>
              <w:rPr>
                <w:del w:id="185" w:author="Comparison" w:date="2026-09-22T12:54:00Z" w16du:dateUtc="2026-09-22T16:54:00Z"/>
              </w:rPr>
            </w:pPr>
          </w:p>
        </w:tc>
        <w:tc>
          <w:tcPr>
            <w:tcW w:w="4400" w:type="dxa"/>
          </w:tcPr>
          <w:p w14:paraId="7F55AA45" w14:textId="77777777" w:rsidR="003F28D4" w:rsidRDefault="003F28D4">
            <w:pPr>
              <w:spacing w:before="15" w:after="15"/>
              <w:rPr>
                <w:del w:id="186" w:author="Comparison" w:date="2026-09-22T12:54:00Z" w16du:dateUtc="2026-09-22T16:54:00Z"/>
              </w:rPr>
            </w:pPr>
          </w:p>
        </w:tc>
      </w:tr>
      <w:tr w:rsidR="003F28D4" w14:paraId="500CE72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87" w:author="Comparison" w:date="2026-09-22T12:54:00Z" w16du:dateUtc="2026-09-22T16:54:00Z"/>
        </w:trPr>
        <w:tc>
          <w:tcPr>
            <w:tcW w:w="300" w:type="dxa"/>
          </w:tcPr>
          <w:p w14:paraId="790974C2" w14:textId="77777777" w:rsidR="003F28D4" w:rsidRDefault="003F28D4">
            <w:pPr>
              <w:spacing w:before="15" w:after="15"/>
              <w:jc w:val="center"/>
              <w:rPr>
                <w:del w:id="188" w:author="Comparison" w:date="2026-09-22T12:54:00Z" w16du:dateUtc="2026-09-22T16:54:00Z"/>
              </w:rPr>
            </w:pPr>
          </w:p>
        </w:tc>
        <w:tc>
          <w:tcPr>
            <w:tcW w:w="300" w:type="dxa"/>
          </w:tcPr>
          <w:p w14:paraId="7AD12943" w14:textId="77777777" w:rsidR="003F28D4" w:rsidRDefault="003F28D4">
            <w:pPr>
              <w:spacing w:before="15" w:after="15"/>
              <w:jc w:val="center"/>
              <w:rPr>
                <w:del w:id="189" w:author="Comparison" w:date="2026-09-22T12:54:00Z" w16du:dateUtc="2026-09-22T16:54:00Z"/>
              </w:rPr>
            </w:pPr>
          </w:p>
        </w:tc>
        <w:tc>
          <w:tcPr>
            <w:tcW w:w="4400" w:type="dxa"/>
          </w:tcPr>
          <w:p w14:paraId="4528FA08" w14:textId="77777777" w:rsidR="003F28D4" w:rsidRDefault="003F28D4">
            <w:pPr>
              <w:spacing w:before="15" w:after="15"/>
              <w:rPr>
                <w:del w:id="190" w:author="Comparison" w:date="2026-09-22T12:54:00Z" w16du:dateUtc="2026-09-22T16:54:00Z"/>
              </w:rPr>
            </w:pPr>
          </w:p>
        </w:tc>
      </w:tr>
    </w:tbl>
    <w:p w14:paraId="1A0C0894" w14:textId="77777777" w:rsidR="003F28D4" w:rsidRDefault="00CB7C4F">
      <w:pPr>
        <w:pPrChange w:id="191" w:author="Comparison" w:date="2026-09-22T12:54:00Z" w16du:dateUtc="2026-09-22T16:54:00Z">
          <w:pPr>
            <w:spacing w:before="30"/>
            <w:jc w:val="center"/>
          </w:pPr>
        </w:pPrChange>
      </w:pPr>
      <w:del w:id="192" w:author="Comparison" w:date="2026-09-22T12:54:00Z" w16du:dateUtc="2026-09-22T16:54:00Z">
        <w:r>
          <w:rPr>
            <w:sz w:val="28"/>
            <w:szCs w:val="28"/>
          </w:rPr>
          <w:delText>© PrintableCalendar4U.Com</w:delText>
        </w:r>
      </w:del>
    </w:p>
    <w:sectPr w:rsidR="003F28D4">
      <w:headerReference w:type="default" r:id="rId6"/>
      <w:footerReference w:type="default" r:id="rId7"/>
      <w:pgSz w:w="11905" w:h="16837" w:orient="portrait"/>
      <w:pgMar w:top="1440" w:right="1440" w:bottom="1440" w:left="1440" w:header="720" w:footer="720" w:gutter="0"/>
      <w:cols w:space="720"/>
      <w:sectPrChange w:id="203" w:author="Comparison" w:date="2026-09-22T12:54:00Z" w16du:dateUtc="2026-09-22T16:54:00Z">
        <w:sectPr w:rsidR="003F28D4">
          <w:pgSz w:w="24480" w:h="15840" w:orient="landscape"/>
          <w:pgMar w:top="1000" w:right="1440" w:bottom="100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41398D" w14:textId="77777777" w:rsidR="00CB7C4F" w:rsidRDefault="00CB7C4F">
      <w:pPr>
        <w:spacing w:after="0" w:line="240" w:lineRule="auto"/>
        <w:pPrChange w:id="3" w:author="Comparison" w:date="2026-09-22T12:54:00Z" w16du:dateUtc="2026-09-22T16:54:00Z">
          <w:pPr/>
        </w:pPrChange>
      </w:pPr>
      <w:r>
        <w:separator/>
      </w:r>
    </w:p>
  </w:endnote>
  <w:endnote w:type="continuationSeparator" w:id="0">
    <w:p w14:paraId="7E16A5EE" w14:textId="77777777" w:rsidR="00CB7C4F" w:rsidRDefault="00CB7C4F">
      <w:pPr>
        <w:spacing w:after="0" w:line="240" w:lineRule="auto"/>
        <w:pPrChange w:id="4" w:author="Comparison" w:date="2026-09-22T12:54:00Z" w16du:dateUtc="2026-09-22T16:5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4B1E44" w14:textId="77777777" w:rsidR="00056532" w:rsidRDefault="00056532">
    <w:pPr>
      <w:pStyle w:val="Header"/>
      <w:pPrChange w:id="202" w:author="Comparison" w:date="2026-09-22T12:54:00Z" w16du:dateUtc="2026-09-22T16:5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19B477" w14:textId="77777777" w:rsidR="00CB7C4F" w:rsidRDefault="00CB7C4F">
      <w:pPr>
        <w:spacing w:after="0" w:line="240" w:lineRule="auto"/>
        <w:pPrChange w:id="1" w:author="Comparison" w:date="2026-09-22T12:54:00Z" w16du:dateUtc="2026-09-22T16:54:00Z">
          <w:pPr/>
        </w:pPrChange>
      </w:pPr>
      <w:r>
        <w:separator/>
      </w:r>
    </w:p>
  </w:footnote>
  <w:footnote w:type="continuationSeparator" w:id="0">
    <w:p w14:paraId="551061E6" w14:textId="77777777" w:rsidR="00CB7C4F" w:rsidRDefault="00CB7C4F">
      <w:pPr>
        <w:spacing w:after="0" w:line="240" w:lineRule="auto"/>
        <w:pPrChange w:id="2" w:author="Comparison" w:date="2026-09-22T12:54:00Z" w16du:dateUtc="2026-09-22T16:5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9B775C" w14:paraId="16250384" w14:textId="77777777">
      <w:tblPrEx>
        <w:tblCellMar>
          <w:top w:w="0" w:type="dxa"/>
          <w:bottom w:w="0" w:type="dxa"/>
        </w:tblCellMar>
      </w:tblPrEx>
      <w:trPr>
        <w:ins w:id="193" w:author="Comparison" w:date="2026-09-22T12:54:00Z" w16du:dateUtc="2026-09-22T16:54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FEBF2A7" w14:textId="77777777" w:rsidR="009B775C" w:rsidRDefault="00CB7C4F">
          <w:pPr>
            <w:rPr>
              <w:ins w:id="194" w:author="Comparison" w:date="2026-09-22T12:54:00Z" w16du:dateUtc="2026-09-22T16:54:00Z"/>
            </w:rPr>
          </w:pPr>
          <w:ins w:id="195" w:author="Comparison" w:date="2026-09-22T12:54:00Z" w16du:dateUtc="2026-09-22T16:54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9C8B84C" w14:textId="6893CAE9" w:rsidR="009B775C" w:rsidRDefault="00CB7C4F">
          <w:pPr>
            <w:jc w:val="center"/>
            <w:rPr>
              <w:ins w:id="196" w:author="Comparison" w:date="2026-09-22T12:54:00Z" w16du:dateUtc="2026-09-22T16:54:00Z"/>
            </w:rPr>
          </w:pPr>
          <w:ins w:id="197" w:author="Comparison" w:date="2026-09-22T12:54:00Z" w16du:dateUtc="2026-09-22T16:54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056532">
            <w:rPr>
              <w:noProof/>
              <w:color w:val="000000"/>
            </w:rPr>
            <w:t>1</w:t>
          </w:r>
          <w:ins w:id="198" w:author="Comparison" w:date="2026-09-22T12:54:00Z" w16du:dateUtc="2026-09-22T16:54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54532E53" w14:textId="77777777" w:rsidR="009B775C" w:rsidRDefault="00CB7C4F">
          <w:pPr>
            <w:jc w:val="right"/>
            <w:rPr>
              <w:ins w:id="199" w:author="Comparison" w:date="2026-09-22T12:54:00Z" w16du:dateUtc="2026-09-22T16:54:00Z"/>
            </w:rPr>
          </w:pPr>
          <w:ins w:id="200" w:author="Comparison" w:date="2026-09-22T12:54:00Z" w16du:dateUtc="2026-09-22T16:54:00Z">
            <w:r>
              <w:rPr>
                <w:color w:val="000000"/>
              </w:rPr>
              <w:t>07.12.2025</w:t>
            </w:r>
          </w:ins>
        </w:p>
      </w:tc>
    </w:tr>
  </w:tbl>
  <w:p w14:paraId="7239690A" w14:textId="77777777" w:rsidR="00056532" w:rsidRDefault="00056532">
    <w:pPr>
      <w:pStyle w:val="Header"/>
      <w:rPr>
        <w:del w:id="201" w:author="Comparison" w:date="2026-09-22T12:54:00Z" w16du:dateUtc="2026-09-22T16:54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8D4"/>
    <w:rsid w:val="00056532"/>
    <w:rsid w:val="003F28D4"/>
    <w:rsid w:val="00451BB4"/>
    <w:rsid w:val="00875E83"/>
    <w:rsid w:val="009B775C"/>
    <w:rsid w:val="009E4EC4"/>
    <w:rsid w:val="00CB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9-22T12:54:00Z">
        <w:pPr>
          <w:jc w:val="both"/>
        </w:pPr>
      </w:pPrChange>
    </w:pPr>
    <w:rPr>
      <w:rPrChange w:id="0" w:author="Comparison" w:date="2026-09-22T12:54:00Z">
        <w:rPr>
          <w:rFonts w:ascii="Arial" w:eastAsia="Arial" w:hAnsi="Arial" w:cs="Aria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565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532"/>
  </w:style>
  <w:style w:type="paragraph" w:styleId="Footer">
    <w:name w:val="footer"/>
    <w:basedOn w:val="Normal"/>
    <w:link w:val="FooterChar"/>
    <w:uiPriority w:val="99"/>
    <w:unhideWhenUsed/>
    <w:rsid w:val="000565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800</Words>
  <Characters>4563</Characters>
  <Application>Microsoft Office Word</Application>
  <DocSecurity>0</DocSecurity>
  <Lines>38</Lines>
  <Paragraphs>10</Paragraphs>
  <ScaleCrop>false</ScaleCrop>
  <Manager/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2025-09-14T05:21:00Z</dcterms:created>
  <dcterms:modified xsi:type="dcterms:W3CDTF">2026-09-22T16:54:00Z</dcterms:modified>
  <cp:category/>
</cp:coreProperties>
</file>