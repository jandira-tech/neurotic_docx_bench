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2C66BB" w14:textId="77777777" w:rsidR="00594C97" w:rsidRDefault="00DA2473">
      <w:pPr>
        <w:rPr>
          <w:del w:id="2" w:author="Michael Williamson" w:date="2026-06-29T11:00:00Z" w16du:dateUtc="2026-06-29T15:00:00Z"/>
        </w:rPr>
      </w:pPr>
      <w:ins w:id="3" w:author="Michael Williamson" w:date="2026-06-29T11:00:00Z" w16du:dateUtc="2026-06-29T15:00:00Z">
        <w:r>
          <w:t>Ouch</w:t>
        </w:r>
        <w:r>
          <w:rPr>
            <w:rStyle w:val="FootnoteReference"/>
          </w:rPr>
          <w:footnoteReference w:id="1"/>
        </w:r>
        <w:r>
          <w:t>.</w:t>
        </w:r>
        <w:r>
          <w:rPr>
            <w:rStyle w:val="FootnoteReference"/>
          </w:rPr>
          <w:footnoteReference w:id="2"/>
        </w:r>
      </w:ins>
      <w:del w:id="6" w:author="Michael Williamson" w:date="2026-06-29T11:00:00Z" w16du:dateUtc="2026-06-29T15:00:00Z">
        <w:r>
          <w:rPr>
            <w:sz w:val="32"/>
            <w:szCs w:val="32"/>
          </w:rPr>
          <w:delText>Font Size Demo</w:delText>
        </w:r>
      </w:del>
    </w:p>
    <w:p w14:paraId="326DE5D5" w14:textId="77777777" w:rsidR="00594C97" w:rsidRDefault="00F96830">
      <w:pPr>
        <w:rPr>
          <w:del w:id="7" w:author="Michael Williamson" w:date="2026-06-29T11:00:00Z" w16du:dateUtc="2026-06-29T15:00:00Z"/>
        </w:rPr>
      </w:pPr>
      <w:del w:id="8" w:author="Michael Williamson" w:date="2026-06-29T11:00:00Z" w16du:dateUtc="2026-06-29T15:00:00Z">
        <w:r>
          <w:rPr>
            <w:sz w:val="32"/>
            <w:szCs w:val="32"/>
          </w:rPr>
          <w:delText>This document demonstrates font size changes.</w:delText>
        </w:r>
      </w:del>
    </w:p>
    <w:p w14:paraId="3D16E450" w14:textId="77777777" w:rsidR="00594C97" w:rsidRDefault="00F96830">
      <w:pPr>
        <w:rPr>
          <w:del w:id="9" w:author="Michael Williamson" w:date="2026-06-29T11:00:00Z" w16du:dateUtc="2026-06-29T15:00:00Z"/>
        </w:rPr>
      </w:pPr>
      <w:del w:id="10" w:author="Michael Williamson" w:date="2026-06-29T11:00:00Z" w16du:dateUtc="2026-06-29T15:00:00Z">
        <w:r>
          <w:rPr>
            <w:sz w:val="32"/>
            <w:szCs w:val="32"/>
          </w:rPr>
          <w:delText>This text uses a larger font size of 18pt.</w:delText>
        </w:r>
      </w:del>
    </w:p>
    <w:p w14:paraId="324192ED" w14:textId="77777777" w:rsidR="00594C97" w:rsidRDefault="00F96830">
      <w:del w:id="11" w:author="Michael Williamson" w:date="2026-06-29T11:00:00Z" w16du:dateUtc="2026-06-29T15:00:00Z">
        <w:r>
          <w:rPr>
            <w:sz w:val="32"/>
            <w:szCs w:val="32"/>
          </w:rPr>
          <w:delText>Font size impacts readability and document design.</w:delText>
        </w:r>
      </w:del>
    </w:p>
    <w:sectPr w:rsidR="00594C9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  <w:sectPrChange w:id="12" w:author="Michael Williamson" w:date="2026-06-29T11:00:00Z" w16du:dateUtc="2026-06-29T15:00:00Z">
        <w:sectPr w:rsidR="00594C97">
          <w:pgSz w:w="12240" w:h="15840"/>
          <w:pgMar w:top="1440" w:right="1440" w:bottom="1440" w:left="1440" w:header="720" w:footer="720" w:gutter="0"/>
          <w:cols w:space="72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0AD3339" w14:textId="77777777" w:rsidR="00F96830" w:rsidRDefault="00F96830">
      <w:pPr>
        <w:spacing w:after="0" w:line="240" w:lineRule="auto"/>
      </w:pPr>
      <w:r>
        <w:separator/>
      </w:r>
    </w:p>
  </w:endnote>
  <w:endnote w:type="continuationSeparator" w:id="0">
    <w:p w14:paraId="0E9D56FD" w14:textId="77777777" w:rsidR="00F96830" w:rsidRDefault="00F968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21187C" w14:textId="77777777" w:rsidR="00C4240C" w:rsidRDefault="00C424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17A934" w14:textId="77777777" w:rsidR="00F96830" w:rsidRDefault="00F96830">
      <w:pPr>
        <w:spacing w:after="0" w:line="240" w:lineRule="auto"/>
      </w:pPr>
      <w:r>
        <w:separator/>
      </w:r>
    </w:p>
  </w:footnote>
  <w:footnote w:type="continuationSeparator" w:id="0">
    <w:p w14:paraId="4F67A778" w14:textId="77777777" w:rsidR="00F96830" w:rsidRDefault="00F96830">
      <w:pPr>
        <w:spacing w:after="0" w:line="240" w:lineRule="auto"/>
      </w:pPr>
      <w:r>
        <w:continuationSeparator/>
      </w:r>
    </w:p>
  </w:footnote>
  <w:footnote w:id="1">
    <w:p w14:paraId="74E62574" w14:textId="77777777" w:rsidR="00DA2473" w:rsidRDefault="00DA2473">
      <w:pPr>
        <w:pStyle w:val="FootnoteText"/>
      </w:pPr>
      <w:ins w:id="4" w:author="Michael Williamson" w:date="2026-06-29T11:00:00Z" w16du:dateUtc="2026-06-29T15:00:00Z">
        <w:r>
          <w:rPr>
            <w:rStyle w:val="FootnoteReference"/>
          </w:rPr>
          <w:footnoteRef/>
        </w:r>
        <w:r>
          <w:t xml:space="preserve"> A tachyon walks into a bar.</w:t>
        </w:r>
      </w:ins>
    </w:p>
  </w:footnote>
  <w:footnote w:id="2">
    <w:p w14:paraId="3C37C675" w14:textId="77777777" w:rsidR="00DA2473" w:rsidRDefault="00DA2473">
      <w:pPr>
        <w:pStyle w:val="FootnoteText"/>
      </w:pPr>
      <w:ins w:id="5" w:author="Michael Williamson" w:date="2026-06-29T11:00:00Z" w16du:dateUtc="2026-06-29T15:00:00Z">
        <w:r>
          <w:rPr>
            <w:rStyle w:val="FootnoteReference"/>
          </w:rPr>
          <w:footnoteRef/>
        </w:r>
        <w:r>
          <w:t xml:space="preserve"> Fin.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AC41F8" w14:textId="77777777" w:rsidR="00C4240C" w:rsidRDefault="00C4240C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4C97"/>
    <w:rsid w:val="00212576"/>
    <w:rsid w:val="00594C97"/>
    <w:rsid w:val="005E5A56"/>
    <w:rsid w:val="006A0FDE"/>
    <w:rsid w:val="00911D94"/>
    <w:rsid w:val="00914C6C"/>
    <w:rsid w:val="00C4240C"/>
    <w:rsid w:val="00DA2473"/>
    <w:rsid w:val="00F96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065F7F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DA2473"/>
    <w:pPr>
      <w:spacing w:after="0" w:line="240" w:lineRule="auto"/>
      <w:pPrChange w:id="0" w:author="Michael Williamson" w:date="2026-06-29T11:00:00Z"/>
    </w:pPr>
    <w:rPr>
      <w:rFonts w:asciiTheme="minorHAnsi" w:eastAsiaTheme="minorHAnsi" w:hAnsiTheme="minorHAnsi" w:cstheme="minorBidi"/>
      <w:sz w:val="20"/>
      <w:lang w:val="en-GB"/>
      <w:rPrChange w:id="0" w:author="Michael Williamson" w:date="2026-06-29T11:00:00Z">
        <w:rPr>
          <w:rFonts w:asciiTheme="minorHAnsi" w:eastAsiaTheme="minorHAnsi" w:hAnsiTheme="minorHAnsi" w:cstheme="minorBidi"/>
          <w:lang w:val="en-GB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4240C"/>
    <w:rPr>
      <w:rFonts w:asciiTheme="minorHAnsi" w:eastAsiaTheme="minorHAnsi" w:hAnsiTheme="minorHAnsi" w:cstheme="minorBidi"/>
      <w:sz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C4240C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A2473"/>
    <w:pPr>
      <w:spacing w:after="0" w:line="240" w:lineRule="auto"/>
      <w:pPrChange w:id="1" w:author="Michael Williamson" w:date="2026-06-29T11:00:00Z"/>
    </w:pPr>
    <w:rPr>
      <w:rFonts w:asciiTheme="minorHAnsi" w:eastAsiaTheme="minorHAnsi" w:hAnsiTheme="minorHAnsi" w:cstheme="minorBidi"/>
      <w:sz w:val="20"/>
      <w:lang w:val="en-GB"/>
      <w:rPrChange w:id="1" w:author="Michael Williamson" w:date="2026-06-29T11:00:00Z">
        <w:rPr>
          <w:rFonts w:asciiTheme="minorHAnsi" w:eastAsiaTheme="minorHAnsi" w:hAnsiTheme="minorHAnsi" w:cstheme="minorBidi"/>
          <w:lang w:val="en-GB" w:eastAsia="en-US" w:bidi="ar-SA"/>
        </w:rPr>
      </w:rPrChange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4240C"/>
    <w:rPr>
      <w:rFonts w:asciiTheme="minorHAnsi" w:eastAsiaTheme="minorHAnsi" w:hAnsiTheme="minorHAnsi" w:cstheme="minorBidi"/>
      <w:sz w:val="20"/>
      <w:lang w:val="en-GB"/>
    </w:rPr>
  </w:style>
  <w:style w:type="character" w:styleId="EndnoteReference">
    <w:name w:val="endnote reference"/>
    <w:basedOn w:val="DefaultParagraphFont"/>
    <w:uiPriority w:val="99"/>
    <w:semiHidden/>
    <w:unhideWhenUsed/>
    <w:rsid w:val="00C4240C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C424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240C"/>
  </w:style>
  <w:style w:type="paragraph" w:styleId="Footer">
    <w:name w:val="footer"/>
    <w:basedOn w:val="Normal"/>
    <w:link w:val="FooterChar"/>
    <w:uiPriority w:val="99"/>
    <w:unhideWhenUsed/>
    <w:rsid w:val="00C424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24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84F4685-9194-D046-A4EB-3224BAAF1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2026-05-14T16:53:00Z</dcterms:created>
  <dcterms:modified xsi:type="dcterms:W3CDTF">2026-06-29T15:00:00Z</dcterms:modified>
</cp:coreProperties>
</file>