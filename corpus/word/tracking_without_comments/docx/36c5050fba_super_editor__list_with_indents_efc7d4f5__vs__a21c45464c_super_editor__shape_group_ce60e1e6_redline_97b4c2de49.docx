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4FE0" w14:textId="77777777" w:rsidR="00F02498" w:rsidRDefault="00697FD5">
      <w:pPr>
        <w:rPr>
          <w:ins w:id="6" w:author="Comparison" w:date="2026-08-03T22:29:00Z" w16du:dateUtc="2026-08-04T02:29:00Z"/>
        </w:rPr>
      </w:pPr>
      <w:ins w:id="7" w:author="Comparison" w:date="2026-08-03T22:29:00Z" w16du:dateUtc="2026-08-04T02:29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0288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74DE1CA3" w14:textId="77777777" w:rsidR="00F02498" w:rsidRDefault="00F02498">
      <w:pPr>
        <w:rPr>
          <w:ins w:id="8" w:author="Comparison" w:date="2026-08-03T22:29:00Z" w16du:dateUtc="2026-08-04T02:29:00Z"/>
        </w:rPr>
      </w:pPr>
    </w:p>
    <w:p w14:paraId="07FD985F" w14:textId="77777777" w:rsidR="00F02498" w:rsidRDefault="00697FD5">
      <w:pPr>
        <w:rPr>
          <w:ins w:id="9" w:author="Comparison" w:date="2026-08-03T22:29:00Z" w16du:dateUtc="2026-08-04T02:29:00Z"/>
        </w:rPr>
      </w:pPr>
      <w:ins w:id="10" w:author="Comparison" w:date="2026-08-03T22:29:00Z" w16du:dateUtc="2026-08-04T02:29:00Z">
        <w:r>
          <w:t>My test with some shapes.</w:t>
        </w:r>
      </w:ins>
    </w:p>
    <w:p w14:paraId="26CB316E" w14:textId="77777777" w:rsidR="00F02498" w:rsidRDefault="00697FD5">
      <w:pPr>
        <w:rPr>
          <w:ins w:id="11" w:author="Comparison" w:date="2026-08-03T22:29:00Z" w16du:dateUtc="2026-08-04T02:29:00Z"/>
        </w:rPr>
      </w:pPr>
      <w:ins w:id="12" w:author="Comparison" w:date="2026-08-03T22:29:00Z" w16du:dateUtc="2026-08-04T02:29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51659264" behindDoc="0" locked="0" layoutInCell="0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t>My test with some shapes.</w:t>
        </w:r>
      </w:ins>
    </w:p>
    <w:p w14:paraId="5C341649" w14:textId="77777777" w:rsidR="00F02498" w:rsidRDefault="00697FD5">
      <w:pPr>
        <w:rPr>
          <w:ins w:id="13" w:author="Comparison" w:date="2026-08-03T22:29:00Z" w16du:dateUtc="2026-08-04T02:29:00Z"/>
        </w:rPr>
      </w:pPr>
      <w:ins w:id="14" w:author="Comparison" w:date="2026-08-03T22:29:00Z" w16du:dateUtc="2026-08-04T02:29:00Z">
        <w:r>
          <w:t>My test with some shapes.</w:t>
        </w:r>
      </w:ins>
    </w:p>
    <w:p w14:paraId="5547D9BE" w14:textId="77777777" w:rsidR="00F02498" w:rsidRDefault="00697FD5">
      <w:pPr>
        <w:rPr>
          <w:ins w:id="15" w:author="Comparison" w:date="2026-08-03T22:29:00Z" w16du:dateUtc="2026-08-04T02:29:00Z"/>
        </w:rPr>
      </w:pPr>
      <w:ins w:id="16" w:author="Comparison" w:date="2026-08-03T22:29:00Z" w16du:dateUtc="2026-08-04T02:29:00Z">
        <w:r>
          <w:t>My test with some shapes.</w:t>
        </w:r>
      </w:ins>
    </w:p>
    <w:p w14:paraId="40792517" w14:textId="77777777" w:rsidR="00F02498" w:rsidRDefault="00697FD5">
      <w:pPr>
        <w:rPr>
          <w:ins w:id="17" w:author="Comparison" w:date="2026-08-03T22:29:00Z" w16du:dateUtc="2026-08-04T02:29:00Z"/>
        </w:rPr>
      </w:pPr>
      <w:ins w:id="18" w:author="Comparison" w:date="2026-08-03T22:29:00Z" w16du:dateUtc="2026-08-04T02:29:00Z">
        <w:r>
          <w:t>My test with some shapes.</w:t>
        </w:r>
      </w:ins>
    </w:p>
    <w:p w14:paraId="0290BFBF" w14:textId="77777777" w:rsidR="00F02498" w:rsidRDefault="00697FD5">
      <w:pPr>
        <w:rPr>
          <w:ins w:id="19" w:author="Comparison" w:date="2026-08-03T22:29:00Z" w16du:dateUtc="2026-08-04T02:29:00Z"/>
        </w:rPr>
      </w:pPr>
      <w:ins w:id="20" w:author="Comparison" w:date="2026-08-03T22:29:00Z" w16du:dateUtc="2026-08-04T02:29:00Z">
        <w:r>
          <w:t>My test with some shapes.</w:t>
        </w:r>
      </w:ins>
    </w:p>
    <w:p w14:paraId="0618B471" w14:textId="77777777" w:rsidR="00F02498" w:rsidRDefault="00697FD5">
      <w:pPr>
        <w:rPr>
          <w:ins w:id="21" w:author="Comparison" w:date="2026-08-03T22:29:00Z" w16du:dateUtc="2026-08-04T02:29:00Z"/>
        </w:rPr>
      </w:pPr>
      <w:ins w:id="22" w:author="Comparison" w:date="2026-08-03T22:29:00Z" w16du:dateUtc="2026-08-04T02:29:00Z">
        <w:r>
          <w:t>My test with some shapes.</w:t>
        </w:r>
      </w:ins>
    </w:p>
    <w:p w14:paraId="7CCF136A" w14:textId="77777777" w:rsidR="00F02498" w:rsidRDefault="00697FD5">
      <w:pPr>
        <w:rPr>
          <w:ins w:id="23" w:author="Comparison" w:date="2026-08-03T22:29:00Z" w16du:dateUtc="2026-08-04T02:29:00Z"/>
        </w:rPr>
      </w:pPr>
      <w:ins w:id="24" w:author="Comparison" w:date="2026-08-03T22:29:00Z" w16du:dateUtc="2026-08-04T02:29:00Z">
        <w:r>
          <w:t>My test with some shapes.</w:t>
        </w:r>
      </w:ins>
    </w:p>
    <w:p w14:paraId="2F28BB78" w14:textId="77777777" w:rsidR="00F02498" w:rsidRDefault="00697FD5">
      <w:pPr>
        <w:rPr>
          <w:ins w:id="25" w:author="Comparison" w:date="2026-08-03T22:29:00Z" w16du:dateUtc="2026-08-04T02:29:00Z"/>
        </w:rPr>
      </w:pPr>
      <w:ins w:id="26" w:author="Comparison" w:date="2026-08-03T22:29:00Z" w16du:dateUtc="2026-08-04T02:29:00Z">
        <w:r>
          <w:t>My test with some shapes.</w:t>
        </w:r>
      </w:ins>
    </w:p>
    <w:p w14:paraId="48ACC76E" w14:textId="77777777" w:rsidR="00F02498" w:rsidRDefault="00697FD5">
      <w:pPr>
        <w:rPr>
          <w:ins w:id="27" w:author="Comparison" w:date="2026-08-03T22:29:00Z" w16du:dateUtc="2026-08-04T02:29:00Z"/>
        </w:rPr>
      </w:pPr>
      <w:ins w:id="28" w:author="Comparison" w:date="2026-08-03T22:29:00Z" w16du:dateUtc="2026-08-04T02:29:00Z">
        <w:r>
          <w:t>My test with some shapes.</w:t>
        </w:r>
      </w:ins>
    </w:p>
    <w:p w14:paraId="276BA2D3" w14:textId="77777777" w:rsidR="00F02498" w:rsidRDefault="00697FD5">
      <w:pPr>
        <w:rPr>
          <w:ins w:id="29" w:author="Comparison" w:date="2026-08-03T22:29:00Z" w16du:dateUtc="2026-08-04T02:29:00Z"/>
        </w:rPr>
      </w:pPr>
      <w:ins w:id="30" w:author="Comparison" w:date="2026-08-03T22:29:00Z" w16du:dateUtc="2026-08-04T02:29:00Z">
        <w:r>
          <w:t>My test with some shapes.</w:t>
        </w:r>
      </w:ins>
    </w:p>
    <w:p w14:paraId="675246A7" w14:textId="77777777" w:rsidR="00F02498" w:rsidRDefault="00697FD5">
      <w:pPr>
        <w:rPr>
          <w:ins w:id="31" w:author="Comparison" w:date="2026-08-03T22:29:00Z" w16du:dateUtc="2026-08-04T02:29:00Z"/>
        </w:rPr>
      </w:pPr>
      <w:ins w:id="32" w:author="Comparison" w:date="2026-08-03T22:29:00Z" w16du:dateUtc="2026-08-04T02:29:00Z">
        <w:r>
          <w:t>My test with some shapes.</w:t>
        </w:r>
      </w:ins>
    </w:p>
    <w:p w14:paraId="5A6D51E1" w14:textId="77777777" w:rsidR="00F02498" w:rsidRDefault="00697FD5">
      <w:pPr>
        <w:rPr>
          <w:ins w:id="33" w:author="Comparison" w:date="2026-08-03T22:29:00Z" w16du:dateUtc="2026-08-04T02:29:00Z"/>
        </w:rPr>
      </w:pPr>
      <w:ins w:id="34" w:author="Comparison" w:date="2026-08-03T22:29:00Z" w16du:dateUtc="2026-08-04T02:29:00Z">
        <w:r>
          <w:t>My test with some shapes.</w:t>
        </w:r>
      </w:ins>
    </w:p>
    <w:p w14:paraId="2EEAFD15" w14:textId="77777777" w:rsidR="00F02498" w:rsidRDefault="00697FD5">
      <w:pPr>
        <w:rPr>
          <w:ins w:id="35" w:author="Comparison" w:date="2026-08-03T22:29:00Z" w16du:dateUtc="2026-08-04T02:29:00Z"/>
        </w:rPr>
      </w:pPr>
      <w:ins w:id="36" w:author="Comparison" w:date="2026-08-03T22:29:00Z" w16du:dateUtc="2026-08-04T02:29:00Z">
        <w:r>
          <w:t>My test with some shapes.</w:t>
        </w:r>
      </w:ins>
    </w:p>
    <w:p w14:paraId="07FBC807" w14:textId="77777777" w:rsidR="00F02498" w:rsidRDefault="00697FD5">
      <w:pPr>
        <w:rPr>
          <w:ins w:id="37" w:author="Comparison" w:date="2026-08-03T22:29:00Z" w16du:dateUtc="2026-08-04T02:29:00Z"/>
        </w:rPr>
      </w:pPr>
      <w:ins w:id="38" w:author="Comparison" w:date="2026-08-03T22:29:00Z" w16du:dateUtc="2026-08-04T02:29:00Z">
        <w:r>
          <w:t>My test with some shapes.</w:t>
        </w:r>
      </w:ins>
    </w:p>
    <w:p w14:paraId="61356D43" w14:textId="77777777" w:rsidR="00F02498" w:rsidRDefault="00697FD5">
      <w:pPr>
        <w:rPr>
          <w:ins w:id="39" w:author="Comparison" w:date="2026-08-03T22:29:00Z" w16du:dateUtc="2026-08-04T02:29:00Z"/>
        </w:rPr>
      </w:pPr>
      <w:ins w:id="40" w:author="Comparison" w:date="2026-08-03T22:29:00Z" w16du:dateUtc="2026-08-04T02:29:00Z">
        <w:r>
          <w:t>My test with some shapes.</w:t>
        </w:r>
      </w:ins>
    </w:p>
    <w:p w14:paraId="59AD906F" w14:textId="77777777" w:rsidR="00F02498" w:rsidRDefault="00697FD5">
      <w:pPr>
        <w:rPr>
          <w:ins w:id="41" w:author="Comparison" w:date="2026-08-03T22:29:00Z" w16du:dateUtc="2026-08-04T02:29:00Z"/>
        </w:rPr>
      </w:pPr>
      <w:ins w:id="42" w:author="Comparison" w:date="2026-08-03T22:29:00Z" w16du:dateUtc="2026-08-04T02:29:00Z">
        <w:r>
          <w:t>My test with some shapes.</w:t>
        </w:r>
      </w:ins>
    </w:p>
    <w:p w14:paraId="728ADE25" w14:textId="77777777" w:rsidR="00F02498" w:rsidRDefault="00697FD5">
      <w:pPr>
        <w:rPr>
          <w:ins w:id="43" w:author="Comparison" w:date="2026-08-03T22:29:00Z" w16du:dateUtc="2026-08-04T02:29:00Z"/>
        </w:rPr>
      </w:pPr>
      <w:ins w:id="44" w:author="Comparison" w:date="2026-08-03T22:29:00Z" w16du:dateUtc="2026-08-04T02:29:00Z">
        <w:r>
          <w:t>My test with some shapes.</w:t>
        </w:r>
      </w:ins>
    </w:p>
    <w:p w14:paraId="547919E4" w14:textId="77777777" w:rsidR="00F02498" w:rsidRDefault="00697FD5">
      <w:pPr>
        <w:rPr>
          <w:ins w:id="45" w:author="Comparison" w:date="2026-08-03T22:29:00Z" w16du:dateUtc="2026-08-04T02:29:00Z"/>
        </w:rPr>
      </w:pPr>
      <w:ins w:id="46" w:author="Comparison" w:date="2026-08-03T22:29:00Z" w16du:dateUtc="2026-08-04T02:29:00Z">
        <w:r>
          <w:t>My test with some shapes.</w:t>
        </w:r>
      </w:ins>
    </w:p>
    <w:p w14:paraId="44E3219C" w14:textId="77777777" w:rsidR="00F02498" w:rsidRDefault="00697FD5">
      <w:pPr>
        <w:rPr>
          <w:ins w:id="47" w:author="Comparison" w:date="2026-08-03T22:29:00Z" w16du:dateUtc="2026-08-04T02:29:00Z"/>
        </w:rPr>
      </w:pPr>
      <w:ins w:id="48" w:author="Comparison" w:date="2026-08-03T22:29:00Z" w16du:dateUtc="2026-08-04T02:29:00Z">
        <w:r>
          <w:t>My test with some shapes.</w:t>
        </w:r>
      </w:ins>
    </w:p>
    <w:p w14:paraId="588D3915" w14:textId="77777777" w:rsidR="00F02498" w:rsidRDefault="00697FD5">
      <w:pPr>
        <w:rPr>
          <w:ins w:id="49" w:author="Comparison" w:date="2026-08-03T22:29:00Z" w16du:dateUtc="2026-08-04T02:29:00Z"/>
        </w:rPr>
      </w:pPr>
      <w:ins w:id="50" w:author="Comparison" w:date="2026-08-03T22:29:00Z" w16du:dateUtc="2026-08-04T02:29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1312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3CD3CB8C" w14:textId="77777777" w:rsidR="00F02498" w:rsidRDefault="00697FD5">
      <w:pPr>
        <w:rPr>
          <w:ins w:id="51" w:author="Comparison" w:date="2026-08-03T22:29:00Z" w16du:dateUtc="2026-08-04T02:29:00Z"/>
        </w:rPr>
      </w:pPr>
      <w:ins w:id="52" w:author="Comparison" w:date="2026-08-03T22:29:00Z" w16du:dateUtc="2026-08-04T02:29:00Z">
        <w:r>
          <w:t>My test with some shapes.</w:t>
        </w:r>
      </w:ins>
    </w:p>
    <w:p w14:paraId="056C1254" w14:textId="5E0ACA26" w:rsidR="008F2440" w:rsidRPr="008F2440" w:rsidRDefault="00697FD5" w:rsidP="008F2440">
      <w:pPr>
        <w:rPr>
          <w:del w:id="53" w:author="Comparison" w:date="2026-08-03T22:29:00Z" w16du:dateUtc="2026-08-04T02:29:00Z"/>
          <w:rFonts w:ascii="Arial" w:hAnsi="Arial" w:cs="Arial"/>
        </w:rPr>
      </w:pPr>
      <w:ins w:id="54" w:author="Comparison" w:date="2026-08-03T22:29:00Z" w16du:dateUtc="2026-08-04T02:29:00Z">
        <w:r>
          <w:rPr>
            <w:noProof/>
          </w:rPr>
          <mc:AlternateContent>
            <mc:Choice Requires="wps"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ins>
      <w:del w:id="55" w:author="Comparison" w:date="2026-08-03T22:29:00Z" w16du:dateUtc="2026-08-04T02:29:00Z">
        <w:r w:rsidR="008F2440" w:rsidRPr="008F2440">
          <w:rPr>
            <w:rFonts w:ascii="Arial" w:hAnsi="Arial"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="008F2440" w:rsidRPr="008F2440">
          <w:rPr>
            <w:rFonts w:ascii="Arial" w:eastAsia="Arial" w:hAnsi="Arial" w:cs="Arial"/>
          </w:rPr>
          <w:delText>, except as follows:</w:delText>
        </w:r>
      </w:del>
    </w:p>
    <w:p w14:paraId="1E07DA70" w14:textId="77777777" w:rsidR="008F2440" w:rsidRPr="008F2440" w:rsidRDefault="008F2440" w:rsidP="008F2440">
      <w:pPr>
        <w:rPr>
          <w:del w:id="56" w:author="Comparison" w:date="2026-08-03T22:29:00Z" w16du:dateUtc="2026-08-04T02:29:00Z"/>
          <w:rFonts w:ascii="Arial" w:eastAsia="Arial" w:hAnsi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57" w:author="Comparison" w:date="2026-08-03T22:29:00Z" w16du:dateUtc="2026-08-04T02:29:00Z"/>
          <w:rFonts w:ascii="Arial" w:hAnsi="Arial" w:cs="Arial"/>
        </w:rPr>
      </w:pPr>
      <w:del w:id="58" w:author="Comparison" w:date="2026-08-03T22:29:00Z" w16du:dateUtc="2026-08-04T02:29:00Z">
        <w:r w:rsidRPr="008F2440">
          <w:rPr>
            <w:rFonts w:ascii="Arial" w:eastAsia="Arial" w:hAnsi="Arial" w:cs="Arial"/>
            <w:color w:val="000000"/>
          </w:rPr>
          <w:delText xml:space="preserve">The </w:delText>
        </w:r>
        <w:r w:rsidRPr="008F2440">
          <w:rPr>
            <w:rFonts w:ascii="Arial" w:hAnsi="Arial"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ascii="Arial" w:eastAsia="Arial" w:hAnsi="Arial" w:cs="Arial"/>
            <w:color w:val="000000"/>
          </w:rPr>
          <w:delText>.</w:delText>
        </w:r>
      </w:del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59" w:author="Comparison" w:date="2026-08-03T22:29:00Z" w16du:dateUtc="2026-08-04T02:29:00Z"/>
          <w:rFonts w:ascii="Arial" w:hAnsi="Arial" w:cs="Arial"/>
        </w:rPr>
      </w:pPr>
      <w:del w:id="60" w:author="Comparison" w:date="2026-08-03T22:29:00Z" w16du:dateUtc="2026-08-04T02:29:00Z">
        <w:r w:rsidRPr="008F2440">
          <w:rPr>
            <w:rFonts w:ascii="Arial" w:eastAsia="Arial" w:hAnsi="Arial" w:cs="Arial"/>
            <w:color w:val="000000"/>
          </w:rPr>
          <w:delText xml:space="preserve">If </w:delText>
        </w:r>
        <w:r w:rsidRPr="008F2440">
          <w:rPr>
            <w:rFonts w:ascii="Arial" w:hAnsi="Arial"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ascii="Arial" w:eastAsia="Arial" w:hAnsi="Arial" w:cs="Arial"/>
            <w:color w:val="000000"/>
          </w:rPr>
          <w:delText xml:space="preserve">.  </w:delText>
        </w:r>
      </w:del>
    </w:p>
    <w:p w14:paraId="5C0FD7C7" w14:textId="395EEE6D" w:rsidR="00D24516" w:rsidRDefault="008F2440">
      <w:pPr>
        <w:rPr>
          <w:rPrChange w:id="61" w:author="Comparison" w:date="2026-08-03T22:29:00Z" w16du:dateUtc="2026-08-04T02:29:00Z">
            <w:rPr>
              <w:rFonts w:ascii="Arial" w:hAnsi="Arial" w:cs="Arial"/>
            </w:rPr>
          </w:rPrChange>
        </w:rPr>
        <w:pPrChange w:id="62" w:author="Comparison" w:date="2026-08-03T22:29:00Z" w16du:dateUtc="2026-08-04T02:29:00Z">
          <w:pPr>
            <w:numPr>
              <w:numId w:val="1"/>
            </w:numPr>
            <w:spacing w:after="240"/>
            <w:ind w:left="540" w:hanging="270"/>
            <w:jc w:val="both"/>
          </w:pPr>
        </w:pPrChange>
      </w:pPr>
      <w:del w:id="63" w:author="Comparison" w:date="2026-08-03T22:29:00Z" w16du:dateUtc="2026-08-04T02:29:00Z">
        <w:r w:rsidRPr="008F2440">
          <w:rPr>
            <w:rFonts w:ascii="Arial" w:eastAsia="Arial" w:hAnsi="Arial" w:cs="Arial"/>
            <w:color w:val="000000"/>
          </w:rPr>
          <w:delText xml:space="preserve">Unless </w:delText>
        </w:r>
        <w:r w:rsidRPr="008F2440">
          <w:rPr>
            <w:rFonts w:ascii="Arial" w:hAnsi="Arial"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ascii="Arial" w:eastAsia="Arial" w:hAnsi="Arial" w:cs="Arial"/>
            <w:color w:val="000000"/>
          </w:rPr>
          <w:delText xml:space="preserve">. </w:delText>
        </w:r>
      </w:del>
    </w:p>
    <w:sectPr w:rsidR="00D24516">
      <w:pgSz w:w="11906" w:h="16838"/>
      <w:pgMar w:top="1134" w:right="1134" w:bottom="1134" w:left="1134" w:header="0" w:footer="0" w:gutter="0"/>
      <w:cols w:space="720"/>
      <w:formProt w:val="0"/>
      <w:docGrid w:linePitch="100"/>
      <w:sectPrChange w:id="64" w:author="Comparison" w:date="2026-08-03T22:29:00Z" w16du:dateUtc="2026-08-04T02:29:00Z">
        <w:sectPr w:rsidR="00D24516">
          <w:pgMar w:top="1440" w:right="1440" w:bottom="1440" w:left="1440" w:header="708" w:footer="708" w:gutter="0"/>
          <w:cols w:space="708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8400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16454D"/>
    <w:rsid w:val="003A1882"/>
    <w:rsid w:val="00496279"/>
    <w:rsid w:val="00635D55"/>
    <w:rsid w:val="00697FD5"/>
    <w:rsid w:val="0086697F"/>
    <w:rsid w:val="008F2440"/>
    <w:rsid w:val="009F58C9"/>
    <w:rsid w:val="00A16521"/>
    <w:rsid w:val="00B41974"/>
    <w:rsid w:val="00D24516"/>
    <w:rsid w:val="00F0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pPrChange w:id="0" w:author="Comparison" w:date="2026-08-03T22:29:00Z">
        <w:pPr/>
      </w:pPrChange>
    </w:pPr>
    <w:rPr>
      <w:rFonts w:ascii="Liberation Serif" w:eastAsia="Noto Serif CJK SC" w:hAnsi="Liberation Serif" w:cs="Noto Sans Devanagari"/>
      <w:lang w:val="en-US" w:eastAsia="zh-CN" w:bidi="hi-IN"/>
      <w14:ligatures w14:val="none"/>
      <w:rPrChange w:id="0" w:author="Comparison" w:date="2026-08-03T22:29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pPrChange w:id="1" w:author="Comparison" w:date="2026-08-03T22:29:00Z">
        <w:pPr>
          <w:keepNext/>
          <w:suppressAutoHyphens/>
          <w:spacing w:before="240" w:after="120"/>
        </w:pPr>
      </w:pPrChange>
    </w:pPr>
    <w:rPr>
      <w:rFonts w:ascii="Liberation Sans" w:eastAsia="Noto Sans CJK SC" w:hAnsi="Liberation Sans"/>
      <w:sz w:val="28"/>
      <w:szCs w:val="28"/>
      <w:rPrChange w:id="1" w:author="Comparison" w:date="2026-08-03T22:29:00Z">
        <w:rPr>
          <w:rFonts w:ascii="Liberation Sans" w:eastAsia="Noto Sans CJK SC" w:hAnsi="Liberation Sans" w:cs="Noto Sans Devanagari"/>
          <w:kern w:val="2"/>
          <w:sz w:val="28"/>
          <w:szCs w:val="28"/>
          <w:lang w:val="en-US" w:eastAsia="zh-CN" w:bidi="hi-IN"/>
        </w:rPr>
      </w:rPrChange>
    </w:rPr>
  </w:style>
  <w:style w:type="paragraph" w:styleId="BodyText">
    <w:name w:val="Body Text"/>
    <w:basedOn w:val="Normal"/>
    <w:link w:val="BodyTextChar"/>
    <w:pPr>
      <w:spacing w:after="140" w:line="276" w:lineRule="auto"/>
      <w:pPrChange w:id="2" w:author="Comparison" w:date="2026-08-03T22:29:00Z">
        <w:pPr>
          <w:suppressAutoHyphens/>
          <w:spacing w:after="140" w:line="276" w:lineRule="auto"/>
        </w:pPr>
      </w:pPrChange>
    </w:pPr>
    <w:rPr>
      <w:rPrChange w:id="2" w:author="Comparison" w:date="2026-08-03T22:29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character" w:customStyle="1" w:styleId="BodyTextChar">
    <w:name w:val="Body Text Char"/>
    <w:basedOn w:val="DefaultParagraphFont"/>
    <w:link w:val="BodyText"/>
    <w:rsid w:val="00496279"/>
    <w:rPr>
      <w:rFonts w:ascii="Liberation Serif" w:eastAsia="Noto Serif CJK SC" w:hAnsi="Liberation Serif" w:cs="Noto Sans Devanagari"/>
      <w:lang w:val="en-US" w:eastAsia="zh-CN" w:bidi="hi-IN"/>
      <w14:ligatures w14:val="none"/>
    </w:rPr>
  </w:style>
  <w:style w:type="paragraph" w:styleId="List">
    <w:name w:val="List"/>
    <w:basedOn w:val="BodyText"/>
    <w:pPr>
      <w:pPrChange w:id="3" w:author="Comparison" w:date="2026-08-03T22:29:00Z">
        <w:pPr>
          <w:suppressAutoHyphens/>
          <w:spacing w:after="140" w:line="276" w:lineRule="auto"/>
        </w:pPr>
      </w:pPrChange>
    </w:pPr>
    <w:rPr>
      <w:rPrChange w:id="3" w:author="Comparison" w:date="2026-08-03T22:29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Caption">
    <w:name w:val="caption"/>
    <w:basedOn w:val="Normal"/>
    <w:qFormat/>
    <w:pPr>
      <w:suppressLineNumbers/>
      <w:spacing w:before="120" w:after="120"/>
      <w:pPrChange w:id="4" w:author="Comparison" w:date="2026-08-03T22:29:00Z">
        <w:pPr>
          <w:suppressLineNumbers/>
          <w:suppressAutoHyphens/>
          <w:spacing w:before="120" w:after="120"/>
        </w:pPr>
      </w:pPrChange>
    </w:pPr>
    <w:rPr>
      <w:i/>
      <w:iCs/>
      <w:rPrChange w:id="4" w:author="Comparison" w:date="2026-08-03T22:29:00Z">
        <w:rPr>
          <w:rFonts w:ascii="Liberation Serif" w:eastAsia="Noto Serif CJK SC" w:hAnsi="Liberation Serif" w:cs="Noto Sans Devanagari"/>
          <w:i/>
          <w:iCs/>
          <w:kern w:val="2"/>
          <w:sz w:val="24"/>
          <w:szCs w:val="24"/>
          <w:lang w:val="en-US" w:eastAsia="zh-CN" w:bidi="hi-IN"/>
        </w:rPr>
      </w:rPrChange>
    </w:rPr>
  </w:style>
  <w:style w:type="paragraph" w:customStyle="1" w:styleId="Index">
    <w:name w:val="Index"/>
    <w:basedOn w:val="Normal"/>
    <w:qFormat/>
    <w:pPr>
      <w:suppressLineNumbers/>
      <w:pPrChange w:id="5" w:author="Comparison" w:date="2026-08-03T22:29:00Z">
        <w:pPr>
          <w:suppressLineNumbers/>
          <w:suppressAutoHyphens/>
        </w:pPr>
      </w:pPrChange>
    </w:pPr>
    <w:rPr>
      <w:rPrChange w:id="5" w:author="Comparison" w:date="2026-08-03T22:29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2025-04-10T17:55:00Z</dcterms:created>
  <dcterms:modified xsi:type="dcterms:W3CDTF">2026-08-04T02:29:00Z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