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 w:rsidR="007C014C" w:rsidRDefault="00F53089">
      <w:r>
        <w:t>Contract Review</w:t>
      </w:r>
    </w:p>
    <w:p w14:paraId="382CFCA4" w14:textId="77777777" w:rsidR="007C014C" w:rsidRDefault="00F53089">
      <w:pPr>
        <w:rPr>
          <w:del w:id="0" w:author="Author" w:date="2026-06-29T10:56:00Z" w16du:dateUtc="2026-06-29T14:56:00Z"/>
        </w:rPr>
      </w:pPr>
      <w:ins w:id="1" w:author="Author" w:date="2026-06-29T10:56:00Z" w16du:dateUtc="2026-06-29T14:56:00Z">
        <w:r>
          <w:t>Clause</w:t>
        </w:r>
        <w:r>
          <w:tab/>
        </w:r>
        <w:r>
          <w:t>Status</w:t>
        </w:r>
        <w:r>
          <w:tab/>
        </w:r>
        <w:r>
          <w:t>Notes</w:t>
        </w:r>
        <w:r>
          <w:tab/>
        </w:r>
        <w:r>
          <w:t>Payme</w:t>
        </w:r>
      </w:ins>
      <w:del w:id="2" w:author="Online User" w:date="2026-05-14T20:30:00Z">
        <w:r>
          <w:delText>nt Terms</w:delText>
        </w:r>
      </w:del>
      <w:ins w:id="3" w:author="Author" w:date="2026-06-29T10:56:00Z" w16du:dateUtc="2026-06-29T14:56:00Z">
        <w:r>
          <w:tab/>
        </w:r>
      </w:ins>
      <w:del w:id="4" w:author="Online User" w:date="2026-05-14T20:30:00Z">
        <w:r>
          <w:delText>Approve</w:delText>
        </w:r>
      </w:del>
      <w:ins w:id="5" w:author="Online User" w:date="2026-05-14T20:30:00Z">
        <w:r>
          <w:t>Signed</w:t>
        </w:r>
      </w:ins>
      <w:ins w:id="6" w:author="Author" w:date="2026-06-29T10:56:00Z" w16du:dateUtc="2026-06-29T14:56:00Z">
        <w:r>
          <w:t>d</w:t>
        </w:r>
        <w:r>
          <w:tab/>
        </w:r>
      </w:ins>
      <w:ins w:id="7" w:author="Online User" w:date="2026-05-14T20:30:00Z">
        <w:r>
          <w:t xml:space="preserve"> (revised)</w:t>
        </w:r>
      </w:ins>
      <w:ins w:id="8" w:author="Author" w:date="2026-06-29T10:56:00Z" w16du:dateUtc="2026-06-29T14:56:00Z">
        <w:r>
          <w:t>Net 30 days</w:t>
        </w:r>
        <w:r>
          <w:tab/>
        </w:r>
        <w:r>
          <w:t>Liability Cap</w:t>
        </w:r>
        <w:r>
          <w:tab/>
        </w:r>
        <w:r>
          <w:t>Under Review</w:t>
        </w:r>
        <w:r>
          <w:tab/>
        </w:r>
        <w:r>
          <w:t>Limit to $500K</w:t>
        </w:r>
        <w:r>
          <w:tab/>
        </w:r>
        <w:r>
          <w:t>Termination</w:t>
        </w:r>
        <w:r>
          <w:tab/>
        </w:r>
        <w:r>
          <w:t>Pending</w:t>
        </w:r>
        <w:r>
          <w:tab/>
        </w:r>
        <w:r>
          <w:t>90 days notice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14C" w14:paraId="17C6BFA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37" w14:textId="77777777" w:rsidR="007C014C" w:rsidRDefault="00F53089">
            <w:pPr>
              <w:rPr>
                <w:del w:id="10" w:author="Author" w:date="2026-06-29T10:56:00Z" w16du:dateUtc="2026-06-29T14:56:00Z"/>
              </w:rPr>
            </w:pPr>
            <w:ins w:id="11" w:author="Online User" w:date="2026-05-14T20:31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4744" w14:textId="77777777" w:rsidR="007C014C" w:rsidRDefault="00F53089">
            <w:pPr>
              <w:rPr>
                <w:del w:id="12" w:author="Author" w:date="2026-06-29T10:56:00Z" w16du:dateUtc="2026-06-29T14:56:00Z"/>
              </w:rPr>
            </w:pPr>
            <w:ins w:id="13" w:author="Online User" w:date="2026-05-14T20:31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D9E4" w14:textId="77777777" w:rsidR="007C014C" w:rsidRDefault="00F53089">
            <w:pPr>
              <w:rPr>
                <w:del w:id="14" w:author="Author" w:date="2026-06-29T10:56:00Z" w16du:dateUtc="2026-06-29T14:56:00Z"/>
              </w:rPr>
            </w:pPr>
            <w:ins w:id="15" w:author="Online User" w:date="2026-05-14T20:31:00Z">
              <w:r>
                <w:t>Notes</w:t>
              </w:r>
            </w:ins>
          </w:p>
        </w:tc>
      </w:tr>
      <w:tr w:rsidR="007C014C" w14:paraId="221BE3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3AB" w14:textId="77777777" w:rsidR="007C014C" w:rsidRDefault="00F53089">
            <w:pPr>
              <w:rPr>
                <w:del w:id="17" w:author="Author" w:date="2026-06-29T10:56:00Z" w16du:dateUtc="2026-06-29T14:56:00Z"/>
              </w:rPr>
            </w:pPr>
            <w:ins w:id="18" w:author="Online User" w:date="2026-05-14T20:31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2B14" w14:textId="77777777" w:rsidR="007C014C" w:rsidRDefault="00F53089">
            <w:pPr>
              <w:rPr>
                <w:del w:id="19" w:author="Author" w:date="2026-06-29T10:56:00Z" w16du:dateUtc="2026-06-29T14:56:00Z"/>
              </w:rPr>
            </w:pPr>
            <w:ins w:id="20" w:author="Online User" w:date="2026-05-14T20:31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D95" w14:textId="77777777" w:rsidR="007C014C" w:rsidRDefault="00F53089">
            <w:pPr>
              <w:rPr>
                <w:del w:id="21" w:author="Author" w:date="2026-06-29T10:56:00Z" w16du:dateUtc="2026-06-29T14:56:00Z"/>
              </w:rPr>
            </w:pPr>
            <w:ins w:id="22" w:author="Online User" w:date="2026-05-14T20:31:00Z">
              <w:r>
                <w:t>Net 30 days</w:t>
              </w:r>
            </w:ins>
          </w:p>
        </w:tc>
      </w:tr>
      <w:tr w:rsidR="007C014C" w14:paraId="0549752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5BC8" w14:textId="77777777" w:rsidR="007C014C" w:rsidRDefault="00F53089">
            <w:pPr>
              <w:rPr>
                <w:del w:id="24" w:author="Author" w:date="2026-06-29T10:56:00Z" w16du:dateUtc="2026-06-29T14:56:00Z"/>
              </w:rPr>
            </w:pPr>
            <w:ins w:id="25" w:author="Online User" w:date="2026-05-14T20:31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C45A" w14:textId="77777777" w:rsidR="007C014C" w:rsidRDefault="007C014C">
            <w:pPr>
              <w:rPr>
                <w:del w:id="26" w:author="Author" w:date="2026-06-29T10:56:00Z" w16du:dateUtc="2026-06-29T14:5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91E" w14:textId="77777777" w:rsidR="007C014C" w:rsidRDefault="00F53089">
            <w:pPr>
              <w:rPr>
                <w:del w:id="27" w:author="Author" w:date="2026-06-29T10:56:00Z" w16du:dateUtc="2026-06-29T14:56:00Z"/>
              </w:rPr>
            </w:pPr>
            <w:ins w:id="28" w:author="Online User" w:date="2026-05-14T20:31:00Z">
              <w:r>
                <w:t>In ReviewLimit to $500K</w:t>
              </w:r>
            </w:ins>
          </w:p>
        </w:tc>
      </w:tr>
    </w:tbl>
    <w:p w14:paraId="6E1EFC34" w14:textId="77777777" w:rsidR="007C014C" w:rsidRDefault="007C014C"/>
    <w:sectPr w:rsidR="007C01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