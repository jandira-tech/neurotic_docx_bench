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3DDDE4" w14:textId="77777777" w:rsidR="00C90BE8" w:rsidRPr="00395784" w:rsidRDefault="00C90BE8" w:rsidP="00406CF3">
      <w:pPr>
        <w:jc w:val="center"/>
        <w:rPr>
          <w:rFonts w:ascii="Arial Narrow" w:hAnsi="Arial Narrow"/>
          <w:b/>
          <w:rPrChange w:id="10" w:author="Angel Emery" w:date="2026-09-25T20:01:00Z" w16du:dateUtc="2026-09-26T00:01:00Z">
            <w:rPr>
              <w:rFonts w:ascii="Source Sans Pro" w:hAnsi="Source Sans Pro"/>
              <w:b/>
              <w:bCs/>
            </w:rPr>
          </w:rPrChange>
        </w:rPr>
        <w:pPrChange w:id="11" w:author="Angel Emery" w:date="2026-09-25T20:01:00Z" w16du:dateUtc="2026-09-26T00:01:00Z">
          <w:pPr>
            <w:spacing w:line="276" w:lineRule="auto"/>
          </w:pPr>
        </w:pPrChange>
      </w:pPr>
    </w:p>
    <w:p w14:paraId="66D50008" w14:textId="5ABC4100" w:rsidR="00A75B14" w:rsidRPr="0013490C" w:rsidRDefault="001345B1" w:rsidP="00A75B14">
      <w:pPr>
        <w:rPr>
          <w:ins w:id="12" w:author="Angel Emery" w:date="2026-09-25T20:01:00Z" w16du:dateUtc="2026-09-26T00:01:00Z"/>
          <w:rFonts w:ascii="Arial Narrow" w:hAnsi="Arial Narrow"/>
          <w:b/>
          <w:u w:val="single"/>
        </w:rPr>
      </w:pPr>
      <w:ins w:id="13" w:author="Angel Emery" w:date="2026-09-25T20:01:00Z" w16du:dateUtc="2026-09-26T00:01:00Z">
        <w:r>
          <w:rPr>
            <w:rFonts w:ascii="Arial Narrow" w:hAnsi="Arial Narrow"/>
            <w:b/>
            <w:u w:val="single"/>
          </w:rPr>
          <w:t>Marion Township Bo</w:t>
        </w:r>
        <w:r w:rsidR="00395784">
          <w:rPr>
            <w:rFonts w:ascii="Arial Narrow" w:hAnsi="Arial Narrow"/>
            <w:b/>
            <w:u w:val="single"/>
          </w:rPr>
          <w:t>ard of Su</w:t>
        </w:r>
        <w:r w:rsidR="00E04104">
          <w:rPr>
            <w:rFonts w:ascii="Arial Narrow" w:hAnsi="Arial Narrow"/>
            <w:b/>
            <w:u w:val="single"/>
          </w:rPr>
          <w:t xml:space="preserve">pervisors Meeting Held </w:t>
        </w:r>
        <w:r w:rsidR="0000116C">
          <w:rPr>
            <w:rFonts w:ascii="Arial Narrow" w:hAnsi="Arial Narrow"/>
            <w:b/>
            <w:u w:val="single"/>
          </w:rPr>
          <w:t>Decembe</w:t>
        </w:r>
        <w:r w:rsidR="00737432">
          <w:rPr>
            <w:rFonts w:ascii="Arial Narrow" w:hAnsi="Arial Narrow"/>
            <w:b/>
            <w:u w:val="single"/>
          </w:rPr>
          <w:t>r</w:t>
        </w:r>
        <w:r w:rsidR="000E7C2F">
          <w:rPr>
            <w:rFonts w:ascii="Arial Narrow" w:hAnsi="Arial Narrow"/>
            <w:b/>
            <w:u w:val="single"/>
          </w:rPr>
          <w:t xml:space="preserve"> </w:t>
        </w:r>
        <w:r w:rsidR="0000116C">
          <w:rPr>
            <w:rFonts w:ascii="Arial Narrow" w:hAnsi="Arial Narrow"/>
            <w:b/>
            <w:u w:val="single"/>
          </w:rPr>
          <w:t>14</w:t>
        </w:r>
        <w:r w:rsidR="000E7C2F">
          <w:rPr>
            <w:rFonts w:ascii="Arial Narrow" w:hAnsi="Arial Narrow"/>
            <w:b/>
            <w:u w:val="single"/>
          </w:rPr>
          <w:t>, 2</w:t>
        </w:r>
        <w:r w:rsidR="00B677A3">
          <w:rPr>
            <w:rFonts w:ascii="Arial Narrow" w:hAnsi="Arial Narrow"/>
            <w:b/>
            <w:u w:val="single"/>
          </w:rPr>
          <w:t>02</w:t>
        </w:r>
        <w:r w:rsidR="008C6948">
          <w:rPr>
            <w:rFonts w:ascii="Arial Narrow" w:hAnsi="Arial Narrow"/>
            <w:b/>
            <w:u w:val="single"/>
          </w:rPr>
          <w:t>3</w:t>
        </w:r>
        <w:r w:rsidR="00A75B14">
          <w:rPr>
            <w:rFonts w:ascii="Arial Narrow" w:hAnsi="Arial Narrow"/>
            <w:b/>
            <w:u w:val="single"/>
          </w:rPr>
          <w:t xml:space="preserve"> at the</w:t>
        </w:r>
        <w:r w:rsidR="00A75B14" w:rsidRPr="0013490C">
          <w:rPr>
            <w:rFonts w:ascii="Arial Narrow" w:hAnsi="Arial Narrow"/>
            <w:b/>
            <w:u w:val="single"/>
          </w:rPr>
          <w:t xml:space="preserve"> Township Building</w:t>
        </w:r>
      </w:ins>
    </w:p>
    <w:p w14:paraId="7A247841" w14:textId="77777777" w:rsidR="00994F8F" w:rsidRDefault="00994F8F" w:rsidP="00A75B14">
      <w:pPr>
        <w:rPr>
          <w:ins w:id="14" w:author="Angel Emery" w:date="2026-09-25T20:01:00Z" w16du:dateUtc="2026-09-26T00:01:00Z"/>
          <w:rFonts w:ascii="Arial Narrow" w:hAnsi="Arial Narrow"/>
          <w:b/>
        </w:rPr>
      </w:pPr>
    </w:p>
    <w:p w14:paraId="73936B3D" w14:textId="78F720D3" w:rsidR="007F63B2" w:rsidRDefault="003758FE" w:rsidP="00A75B14">
      <w:pPr>
        <w:rPr>
          <w:ins w:id="15" w:author="Angel Emery" w:date="2026-09-25T20:01:00Z" w16du:dateUtc="2026-09-26T00:01:00Z"/>
          <w:rFonts w:ascii="Arial Narrow" w:hAnsi="Arial Narrow"/>
        </w:rPr>
      </w:pPr>
      <w:ins w:id="16" w:author="Angel Emery" w:date="2026-09-25T20:01:00Z" w16du:dateUtc="2026-09-26T00:01:00Z">
        <w:r>
          <w:rPr>
            <w:rFonts w:ascii="Arial Narrow" w:hAnsi="Arial Narrow"/>
            <w:b/>
          </w:rPr>
          <w:t xml:space="preserve">Present: </w:t>
        </w:r>
        <w:r w:rsidR="00305F91">
          <w:rPr>
            <w:rFonts w:ascii="Arial Narrow" w:hAnsi="Arial Narrow"/>
          </w:rPr>
          <w:t>Archie Gettig Jr.</w:t>
        </w:r>
        <w:r w:rsidR="00374B34">
          <w:rPr>
            <w:rFonts w:ascii="Arial Narrow" w:hAnsi="Arial Narrow"/>
          </w:rPr>
          <w:t>,</w:t>
        </w:r>
        <w:r w:rsidR="00B45561">
          <w:rPr>
            <w:rFonts w:ascii="Arial Narrow" w:hAnsi="Arial Narrow"/>
          </w:rPr>
          <w:t xml:space="preserve"> </w:t>
        </w:r>
        <w:r w:rsidR="00D2058C">
          <w:rPr>
            <w:rFonts w:ascii="Arial Narrow" w:hAnsi="Arial Narrow"/>
          </w:rPr>
          <w:t>Herbert Chapman,</w:t>
        </w:r>
        <w:r w:rsidR="00E52027">
          <w:rPr>
            <w:rFonts w:ascii="Arial Narrow" w:hAnsi="Arial Narrow"/>
          </w:rPr>
          <w:t xml:space="preserve"> </w:t>
        </w:r>
        <w:r w:rsidR="0056626E">
          <w:rPr>
            <w:rFonts w:ascii="Arial Narrow" w:hAnsi="Arial Narrow"/>
          </w:rPr>
          <w:t>John (Rick) Dillon</w:t>
        </w:r>
        <w:r w:rsidR="0000116C">
          <w:rPr>
            <w:rFonts w:ascii="Arial Narrow" w:hAnsi="Arial Narrow"/>
          </w:rPr>
          <w:t xml:space="preserve"> via Zoom</w:t>
        </w:r>
        <w:r w:rsidR="00252810">
          <w:rPr>
            <w:rFonts w:ascii="Arial Narrow" w:hAnsi="Arial Narrow"/>
          </w:rPr>
          <w:t xml:space="preserve"> </w:t>
        </w:r>
        <w:r w:rsidR="007F63B2">
          <w:rPr>
            <w:rFonts w:ascii="Arial Narrow" w:hAnsi="Arial Narrow"/>
          </w:rPr>
          <w:t xml:space="preserve">and </w:t>
        </w:r>
        <w:r w:rsidR="004B1431">
          <w:rPr>
            <w:rFonts w:ascii="Arial Narrow" w:hAnsi="Arial Narrow"/>
          </w:rPr>
          <w:t>Angel Emery</w:t>
        </w:r>
      </w:ins>
    </w:p>
    <w:p w14:paraId="6D96F579" w14:textId="4355E88D" w:rsidR="00A6142B" w:rsidRPr="00E37756" w:rsidRDefault="00A6142B" w:rsidP="00A75B14">
      <w:pPr>
        <w:rPr>
          <w:ins w:id="17" w:author="Angel Emery" w:date="2026-09-25T20:01:00Z" w16du:dateUtc="2026-09-26T00:01:00Z"/>
          <w:rFonts w:ascii="Arial Narrow" w:hAnsi="Arial Narrow"/>
        </w:rPr>
      </w:pPr>
    </w:p>
    <w:p w14:paraId="68A6A1A9" w14:textId="1C63BC4D" w:rsidR="00DC1670" w:rsidRPr="00376D8F" w:rsidRDefault="00A75B14" w:rsidP="007F63B2">
      <w:pPr>
        <w:rPr>
          <w:ins w:id="18" w:author="Angel Emery" w:date="2026-09-25T20:01:00Z" w16du:dateUtc="2026-09-26T00:01:00Z"/>
          <w:rFonts w:ascii="Arial Narrow" w:hAnsi="Arial Narrow"/>
          <w:bCs/>
        </w:rPr>
      </w:pPr>
      <w:ins w:id="19" w:author="Angel Emery" w:date="2026-09-25T20:01:00Z" w16du:dateUtc="2026-09-26T00:01:00Z">
        <w:r w:rsidRPr="00103408">
          <w:rPr>
            <w:rFonts w:ascii="Arial Narrow" w:hAnsi="Arial Narrow"/>
            <w:b/>
          </w:rPr>
          <w:t>Guests:</w:t>
        </w:r>
        <w:r w:rsidR="00A02CC9">
          <w:rPr>
            <w:rFonts w:ascii="Arial Narrow" w:hAnsi="Arial Narrow"/>
            <w:b/>
          </w:rPr>
          <w:t xml:space="preserve"> </w:t>
        </w:r>
        <w:r w:rsidR="005D6681" w:rsidRPr="005D6681">
          <w:rPr>
            <w:rFonts w:ascii="Calibri" w:eastAsia="Calibri" w:hAnsi="Calibri" w:cs="Times New Roman"/>
          </w:rPr>
          <w:t>Rick Poplaski</w:t>
        </w:r>
        <w:r w:rsidR="005D6681">
          <w:rPr>
            <w:rFonts w:ascii="Calibri" w:eastAsia="Calibri" w:hAnsi="Calibri" w:cs="Times New Roman"/>
          </w:rPr>
          <w:t xml:space="preserve">, Craig Sattesahn, </w:t>
        </w:r>
        <w:r w:rsidR="007C7909">
          <w:rPr>
            <w:rFonts w:ascii="Calibri" w:eastAsia="Calibri" w:hAnsi="Calibri" w:cs="Times New Roman"/>
          </w:rPr>
          <w:t>Tim Weight, Rich Moyle, Dave Rosendale and Chantal Fogarty</w:t>
        </w:r>
      </w:ins>
    </w:p>
    <w:p w14:paraId="53EA1C4B" w14:textId="77777777" w:rsidR="00305F91" w:rsidRDefault="00305F91" w:rsidP="00A75B14">
      <w:pPr>
        <w:rPr>
          <w:ins w:id="20" w:author="Angel Emery" w:date="2026-09-25T20:01:00Z" w16du:dateUtc="2026-09-26T00:01:00Z"/>
          <w:rFonts w:ascii="Arial Narrow" w:hAnsi="Arial Narrow"/>
        </w:rPr>
      </w:pPr>
    </w:p>
    <w:p w14:paraId="6E85466A" w14:textId="112EBF86" w:rsidR="007F63B2" w:rsidRDefault="00305F91" w:rsidP="00077109">
      <w:pPr>
        <w:rPr>
          <w:ins w:id="21" w:author="Angel Emery" w:date="2026-09-25T20:01:00Z" w16du:dateUtc="2026-09-26T00:01:00Z"/>
          <w:rFonts w:ascii="Arial Narrow" w:hAnsi="Arial Narrow"/>
        </w:rPr>
      </w:pPr>
      <w:ins w:id="22" w:author="Angel Emery" w:date="2026-09-25T20:01:00Z" w16du:dateUtc="2026-09-26T00:01:00Z">
        <w:r>
          <w:rPr>
            <w:rFonts w:ascii="Arial Narrow" w:hAnsi="Arial Narrow"/>
          </w:rPr>
          <w:t>Meeting was called to order</w:t>
        </w:r>
        <w:r w:rsidR="000414E3">
          <w:rPr>
            <w:rFonts w:ascii="Arial Narrow" w:hAnsi="Arial Narrow"/>
          </w:rPr>
          <w:t xml:space="preserve"> at </w:t>
        </w:r>
        <w:r w:rsidR="008B5D74">
          <w:rPr>
            <w:rFonts w:ascii="Arial Narrow" w:hAnsi="Arial Narrow"/>
          </w:rPr>
          <w:t>7:</w:t>
        </w:r>
        <w:r w:rsidR="00DC2668">
          <w:rPr>
            <w:rFonts w:ascii="Arial Narrow" w:hAnsi="Arial Narrow"/>
          </w:rPr>
          <w:t>37</w:t>
        </w:r>
        <w:r w:rsidR="00252810">
          <w:rPr>
            <w:rFonts w:ascii="Arial Narrow" w:hAnsi="Arial Narrow"/>
          </w:rPr>
          <w:t xml:space="preserve"> </w:t>
        </w:r>
        <w:r w:rsidR="00792A09">
          <w:rPr>
            <w:rFonts w:ascii="Arial Narrow" w:hAnsi="Arial Narrow"/>
          </w:rPr>
          <w:t>p.m.</w:t>
        </w:r>
        <w:r>
          <w:rPr>
            <w:rFonts w:ascii="Arial Narrow" w:hAnsi="Arial Narrow"/>
          </w:rPr>
          <w:t xml:space="preserve"> by </w:t>
        </w:r>
        <w:r w:rsidR="00E52027">
          <w:rPr>
            <w:rFonts w:ascii="Arial Narrow" w:hAnsi="Arial Narrow"/>
          </w:rPr>
          <w:t xml:space="preserve">Chairman Gettig </w:t>
        </w:r>
        <w:r w:rsidR="000414E3">
          <w:rPr>
            <w:rFonts w:ascii="Arial Narrow" w:hAnsi="Arial Narrow"/>
          </w:rPr>
          <w:t>at followed</w:t>
        </w:r>
        <w:r w:rsidR="0056626E">
          <w:rPr>
            <w:rFonts w:ascii="Arial Narrow" w:hAnsi="Arial Narrow"/>
          </w:rPr>
          <w:t xml:space="preserve"> by the Pledge of Allegiance.</w:t>
        </w:r>
      </w:ins>
    </w:p>
    <w:p w14:paraId="11755B8D" w14:textId="77777777" w:rsidR="00A43329" w:rsidRDefault="00A43329" w:rsidP="00077109">
      <w:pPr>
        <w:rPr>
          <w:ins w:id="23" w:author="Angel Emery" w:date="2026-09-25T20:01:00Z" w16du:dateUtc="2026-09-26T00:01:00Z"/>
          <w:rFonts w:ascii="Arial Narrow" w:hAnsi="Arial Narrow"/>
        </w:rPr>
      </w:pPr>
    </w:p>
    <w:p w14:paraId="19705FAA" w14:textId="77777777" w:rsidR="007F63B2" w:rsidRPr="007F63B2" w:rsidRDefault="007F63B2" w:rsidP="00077109">
      <w:pPr>
        <w:rPr>
          <w:ins w:id="24" w:author="Angel Emery" w:date="2026-09-25T20:01:00Z" w16du:dateUtc="2026-09-26T00:01:00Z"/>
          <w:rFonts w:ascii="Arial Narrow" w:hAnsi="Arial Narrow"/>
          <w:b/>
          <w:bCs/>
        </w:rPr>
      </w:pPr>
    </w:p>
    <w:p w14:paraId="561C8E67" w14:textId="36C62D11" w:rsidR="008D4175" w:rsidRDefault="008D4175" w:rsidP="00077109">
      <w:pPr>
        <w:rPr>
          <w:ins w:id="25" w:author="Angel Emery" w:date="2026-09-25T20:01:00Z" w16du:dateUtc="2026-09-26T00:01:00Z"/>
          <w:rFonts w:ascii="Arial Narrow" w:hAnsi="Arial Narrow"/>
          <w:b/>
        </w:rPr>
      </w:pPr>
      <w:ins w:id="26" w:author="Angel Emery" w:date="2026-09-25T20:01:00Z" w16du:dateUtc="2026-09-26T00:01:00Z">
        <w:r>
          <w:rPr>
            <w:rFonts w:ascii="Arial Narrow" w:hAnsi="Arial Narrow"/>
            <w:b/>
          </w:rPr>
          <w:t xml:space="preserve">On a motion </w:t>
        </w:r>
        <w:r w:rsidR="00691AE1">
          <w:rPr>
            <w:rFonts w:ascii="Arial Narrow" w:hAnsi="Arial Narrow"/>
            <w:b/>
          </w:rPr>
          <w:t xml:space="preserve">by </w:t>
        </w:r>
        <w:r w:rsidR="00932C91">
          <w:rPr>
            <w:rFonts w:ascii="Arial Narrow" w:hAnsi="Arial Narrow"/>
            <w:b/>
          </w:rPr>
          <w:t>Chapman</w:t>
        </w:r>
        <w:r w:rsidR="00A43329">
          <w:rPr>
            <w:rFonts w:ascii="Arial Narrow" w:hAnsi="Arial Narrow"/>
            <w:b/>
          </w:rPr>
          <w:t xml:space="preserve"> </w:t>
        </w:r>
        <w:r>
          <w:rPr>
            <w:rFonts w:ascii="Arial Narrow" w:hAnsi="Arial Narrow"/>
            <w:b/>
          </w:rPr>
          <w:t>and 2</w:t>
        </w:r>
        <w:r w:rsidRPr="008D4175">
          <w:rPr>
            <w:rFonts w:ascii="Arial Narrow" w:hAnsi="Arial Narrow"/>
            <w:b/>
            <w:vertAlign w:val="superscript"/>
          </w:rPr>
          <w:t>nd</w:t>
        </w:r>
        <w:r>
          <w:rPr>
            <w:rFonts w:ascii="Arial Narrow" w:hAnsi="Arial Narrow"/>
            <w:b/>
          </w:rPr>
          <w:t xml:space="preserve"> by</w:t>
        </w:r>
        <w:r w:rsidR="00932C91">
          <w:rPr>
            <w:rFonts w:ascii="Arial Narrow" w:hAnsi="Arial Narrow"/>
            <w:b/>
          </w:rPr>
          <w:t xml:space="preserve"> </w:t>
        </w:r>
        <w:r w:rsidR="00633695">
          <w:rPr>
            <w:rFonts w:ascii="Arial Narrow" w:hAnsi="Arial Narrow"/>
            <w:b/>
          </w:rPr>
          <w:t>Dillon</w:t>
        </w:r>
        <w:r w:rsidR="00683573">
          <w:rPr>
            <w:rFonts w:ascii="Arial Narrow" w:hAnsi="Arial Narrow"/>
            <w:b/>
          </w:rPr>
          <w:t xml:space="preserve"> </w:t>
        </w:r>
        <w:r w:rsidR="00691AE1">
          <w:rPr>
            <w:rFonts w:ascii="Arial Narrow" w:hAnsi="Arial Narrow"/>
            <w:b/>
          </w:rPr>
          <w:t>,</w:t>
        </w:r>
        <w:r>
          <w:rPr>
            <w:rFonts w:ascii="Arial Narrow" w:hAnsi="Arial Narrow"/>
            <w:b/>
          </w:rPr>
          <w:t xml:space="preserve"> motion passed to approve</w:t>
        </w:r>
        <w:r w:rsidR="00F32774">
          <w:rPr>
            <w:rFonts w:ascii="Arial Narrow" w:hAnsi="Arial Narrow"/>
            <w:b/>
          </w:rPr>
          <w:t xml:space="preserve"> </w:t>
        </w:r>
        <w:r w:rsidR="006A746C">
          <w:rPr>
            <w:rFonts w:ascii="Arial Narrow" w:hAnsi="Arial Narrow"/>
            <w:b/>
          </w:rPr>
          <w:t>November 9</w:t>
        </w:r>
        <w:r w:rsidR="00252810">
          <w:rPr>
            <w:rFonts w:ascii="Arial Narrow" w:hAnsi="Arial Narrow"/>
            <w:b/>
          </w:rPr>
          <w:t>, 2023 B</w:t>
        </w:r>
        <w:r>
          <w:rPr>
            <w:rFonts w:ascii="Arial Narrow" w:hAnsi="Arial Narrow"/>
            <w:b/>
          </w:rPr>
          <w:t xml:space="preserve">oard of Supervisors meeting minutes </w:t>
        </w:r>
        <w:r w:rsidR="005940F2">
          <w:rPr>
            <w:rFonts w:ascii="Arial Narrow" w:hAnsi="Arial Narrow"/>
            <w:b/>
          </w:rPr>
          <w:t>as presented</w:t>
        </w:r>
        <w:r w:rsidR="00E964E4">
          <w:rPr>
            <w:rFonts w:ascii="Arial Narrow" w:hAnsi="Arial Narrow"/>
            <w:b/>
          </w:rPr>
          <w:t xml:space="preserve"> </w:t>
        </w:r>
        <w:r w:rsidR="009F7CB9">
          <w:rPr>
            <w:rFonts w:ascii="Arial Narrow" w:hAnsi="Arial Narrow"/>
            <w:b/>
          </w:rPr>
          <w:t>3</w:t>
        </w:r>
        <w:r>
          <w:rPr>
            <w:rFonts w:ascii="Arial Narrow" w:hAnsi="Arial Narrow"/>
            <w:b/>
          </w:rPr>
          <w:t>-0.</w:t>
        </w:r>
      </w:ins>
    </w:p>
    <w:p w14:paraId="228594AD" w14:textId="295D6EDE" w:rsidR="009527BE" w:rsidRDefault="009527BE" w:rsidP="00077109">
      <w:pPr>
        <w:rPr>
          <w:ins w:id="27" w:author="Angel Emery" w:date="2026-09-25T20:01:00Z" w16du:dateUtc="2026-09-26T00:01:00Z"/>
          <w:rFonts w:ascii="Arial Narrow" w:hAnsi="Arial Narrow"/>
          <w:b/>
        </w:rPr>
      </w:pPr>
      <w:ins w:id="28" w:author="Angel Emery" w:date="2026-09-25T20:01:00Z" w16du:dateUtc="2026-09-26T00:01:00Z">
        <w:r>
          <w:rPr>
            <w:rFonts w:ascii="Arial Narrow" w:hAnsi="Arial Narrow"/>
            <w:b/>
          </w:rPr>
          <w:t xml:space="preserve">On a motion by </w:t>
        </w:r>
        <w:r w:rsidR="00633695">
          <w:rPr>
            <w:rFonts w:ascii="Arial Narrow" w:hAnsi="Arial Narrow"/>
            <w:b/>
          </w:rPr>
          <w:t>Chapman</w:t>
        </w:r>
        <w:r w:rsidR="00CA4B5E">
          <w:rPr>
            <w:rFonts w:ascii="Arial Narrow" w:hAnsi="Arial Narrow"/>
            <w:b/>
          </w:rPr>
          <w:t xml:space="preserve"> </w:t>
        </w:r>
        <w:r>
          <w:rPr>
            <w:rFonts w:ascii="Arial Narrow" w:hAnsi="Arial Narrow"/>
            <w:b/>
          </w:rPr>
          <w:t>and 2</w:t>
        </w:r>
        <w:r w:rsidRPr="009527BE">
          <w:rPr>
            <w:rFonts w:ascii="Arial Narrow" w:hAnsi="Arial Narrow"/>
            <w:b/>
            <w:vertAlign w:val="superscript"/>
          </w:rPr>
          <w:t>nd</w:t>
        </w:r>
        <w:r>
          <w:rPr>
            <w:rFonts w:ascii="Arial Narrow" w:hAnsi="Arial Narrow"/>
            <w:b/>
          </w:rPr>
          <w:t xml:space="preserve"> by</w:t>
        </w:r>
        <w:r w:rsidR="00633695">
          <w:rPr>
            <w:rFonts w:ascii="Arial Narrow" w:hAnsi="Arial Narrow"/>
            <w:b/>
          </w:rPr>
          <w:t xml:space="preserve"> Dillon</w:t>
        </w:r>
        <w:r w:rsidR="00CA4B5E">
          <w:rPr>
            <w:rFonts w:ascii="Arial Narrow" w:hAnsi="Arial Narrow"/>
            <w:b/>
          </w:rPr>
          <w:t xml:space="preserve"> </w:t>
        </w:r>
        <w:r>
          <w:rPr>
            <w:rFonts w:ascii="Arial Narrow" w:hAnsi="Arial Narrow"/>
            <w:b/>
          </w:rPr>
          <w:t xml:space="preserve">motion passed to approve </w:t>
        </w:r>
        <w:r w:rsidR="006A746C">
          <w:rPr>
            <w:rFonts w:ascii="Arial Narrow" w:hAnsi="Arial Narrow"/>
            <w:b/>
          </w:rPr>
          <w:t xml:space="preserve">November 15, 2023 </w:t>
        </w:r>
        <w:r w:rsidR="00A84F03">
          <w:rPr>
            <w:rFonts w:ascii="Arial Narrow" w:hAnsi="Arial Narrow"/>
            <w:b/>
          </w:rPr>
          <w:t xml:space="preserve">special </w:t>
        </w:r>
        <w:r>
          <w:rPr>
            <w:rFonts w:ascii="Arial Narrow" w:hAnsi="Arial Narrow"/>
            <w:b/>
          </w:rPr>
          <w:t>meeting minutes 3-0.</w:t>
        </w:r>
      </w:ins>
    </w:p>
    <w:p w14:paraId="225C1411" w14:textId="4D1E58C9" w:rsidR="00B13DC5" w:rsidRPr="00C6382E" w:rsidRDefault="00C6382E" w:rsidP="00077109">
      <w:pPr>
        <w:rPr>
          <w:ins w:id="29" w:author="Angel Emery" w:date="2026-09-25T20:01:00Z" w16du:dateUtc="2026-09-26T00:01:00Z"/>
          <w:rFonts w:ascii="Arial Narrow" w:hAnsi="Arial Narrow"/>
          <w:b/>
        </w:rPr>
      </w:pPr>
      <w:ins w:id="30" w:author="Angel Emery" w:date="2026-09-25T20:01:00Z" w16du:dateUtc="2026-09-26T00:01:00Z">
        <w:r>
          <w:rPr>
            <w:rFonts w:ascii="Arial Narrow" w:hAnsi="Arial Narrow"/>
            <w:b/>
          </w:rPr>
          <w:t xml:space="preserve">Resolution 2023-8- </w:t>
        </w:r>
        <w:r>
          <w:rPr>
            <w:rFonts w:ascii="Arial Narrow" w:hAnsi="Arial Narrow"/>
            <w:bCs/>
          </w:rPr>
          <w:t xml:space="preserve">Appointing Leisa Johnstonbaugh as assistant township secretary.  Gettig read the resolution aloud.  </w:t>
        </w:r>
        <w:r>
          <w:rPr>
            <w:rFonts w:ascii="Arial Narrow" w:hAnsi="Arial Narrow"/>
            <w:b/>
          </w:rPr>
          <w:t>On a motion by Gettig and 2</w:t>
        </w:r>
        <w:r w:rsidRPr="00C6382E">
          <w:rPr>
            <w:rFonts w:ascii="Arial Narrow" w:hAnsi="Arial Narrow"/>
            <w:b/>
            <w:vertAlign w:val="superscript"/>
          </w:rPr>
          <w:t>nd</w:t>
        </w:r>
        <w:r>
          <w:rPr>
            <w:rFonts w:ascii="Arial Narrow" w:hAnsi="Arial Narrow"/>
            <w:b/>
          </w:rPr>
          <w:t xml:space="preserve"> by Chapman motion passed to approve Resolution 2023-8 appointing Leisa Johnstonbaugh as assistant secretary of Marion Township 3-0.</w:t>
        </w:r>
      </w:ins>
    </w:p>
    <w:p w14:paraId="4EAADD59" w14:textId="319EBD1E" w:rsidR="00392E35" w:rsidRPr="0013013A" w:rsidRDefault="00A75B14" w:rsidP="00A75B14">
      <w:pPr>
        <w:rPr>
          <w:ins w:id="31" w:author="Angel Emery" w:date="2026-09-25T20:01:00Z" w16du:dateUtc="2026-09-26T00:01:00Z"/>
          <w:rFonts w:ascii="Arial Narrow" w:hAnsi="Arial Narrow"/>
          <w:bCs/>
        </w:rPr>
      </w:pPr>
      <w:ins w:id="32" w:author="Angel Emery" w:date="2026-09-25T20:01:00Z" w16du:dateUtc="2026-09-26T00:01:00Z">
        <w:r w:rsidRPr="004549CF">
          <w:rPr>
            <w:rFonts w:ascii="Arial Narrow" w:hAnsi="Arial Narrow"/>
            <w:b/>
            <w:u w:val="single"/>
          </w:rPr>
          <w:t>Public Comments</w:t>
        </w:r>
        <w:r w:rsidRPr="00472FE0">
          <w:rPr>
            <w:rFonts w:ascii="Arial Narrow" w:hAnsi="Arial Narrow"/>
            <w:b/>
          </w:rPr>
          <w:t>:</w:t>
        </w:r>
        <w:r w:rsidR="0013013A">
          <w:rPr>
            <w:rFonts w:ascii="Arial Narrow" w:hAnsi="Arial Narrow"/>
            <w:b/>
          </w:rPr>
          <w:t xml:space="preserve"> </w:t>
        </w:r>
        <w:r w:rsidR="00C6382E">
          <w:rPr>
            <w:rFonts w:ascii="Arial Narrow" w:hAnsi="Arial Narrow"/>
            <w:b/>
          </w:rPr>
          <w:t>None.</w:t>
        </w:r>
      </w:ins>
    </w:p>
    <w:p w14:paraId="21F92AD1" w14:textId="49C43758" w:rsidR="00392E35" w:rsidRDefault="00392E35" w:rsidP="00A75B14">
      <w:pPr>
        <w:rPr>
          <w:ins w:id="33" w:author="Angel Emery" w:date="2026-09-25T20:01:00Z" w16du:dateUtc="2026-09-26T00:01:00Z"/>
          <w:rFonts w:ascii="Arial Narrow" w:hAnsi="Arial Narrow"/>
          <w:bCs/>
        </w:rPr>
      </w:pPr>
      <w:ins w:id="34" w:author="Angel Emery" w:date="2026-09-25T20:01:00Z" w16du:dateUtc="2026-09-26T00:01:00Z">
        <w:r>
          <w:rPr>
            <w:rFonts w:ascii="Arial Narrow" w:hAnsi="Arial Narrow"/>
            <w:b/>
          </w:rPr>
          <w:t>Requested to be on Agenda:</w:t>
        </w:r>
        <w:r w:rsidR="00CA4B5E">
          <w:rPr>
            <w:rFonts w:ascii="Arial Narrow" w:hAnsi="Arial Narrow"/>
            <w:b/>
          </w:rPr>
          <w:t xml:space="preserve"> </w:t>
        </w:r>
        <w:r w:rsidR="00613098">
          <w:rPr>
            <w:rFonts w:ascii="Arial Narrow" w:hAnsi="Arial Narrow"/>
            <w:bCs/>
          </w:rPr>
          <w:t>Craig Sattesahn</w:t>
        </w:r>
        <w:r w:rsidR="00AB7E91">
          <w:rPr>
            <w:rFonts w:ascii="Arial Narrow" w:hAnsi="Arial Narrow"/>
            <w:bCs/>
          </w:rPr>
          <w:t xml:space="preserve"> </w:t>
        </w:r>
        <w:r w:rsidR="00C320B8">
          <w:rPr>
            <w:rFonts w:ascii="Arial Narrow" w:hAnsi="Arial Narrow"/>
            <w:bCs/>
          </w:rPr>
          <w:t xml:space="preserve">provided an update on the </w:t>
        </w:r>
        <w:r w:rsidR="006220CE">
          <w:rPr>
            <w:rFonts w:ascii="Arial Narrow" w:hAnsi="Arial Narrow"/>
            <w:bCs/>
          </w:rPr>
          <w:t>high-speed</w:t>
        </w:r>
        <w:r w:rsidR="00C320B8">
          <w:rPr>
            <w:rFonts w:ascii="Arial Narrow" w:hAnsi="Arial Narrow"/>
            <w:bCs/>
          </w:rPr>
          <w:t xml:space="preserve"> interchange project.   Two detours are being discussed at this time.  </w:t>
        </w:r>
        <w:r w:rsidR="006220CE">
          <w:rPr>
            <w:rFonts w:ascii="Arial Narrow" w:hAnsi="Arial Narrow"/>
            <w:bCs/>
          </w:rPr>
          <w:t>They are s</w:t>
        </w:r>
        <w:r w:rsidR="00465C40">
          <w:rPr>
            <w:rFonts w:ascii="Arial Narrow" w:hAnsi="Arial Narrow"/>
            <w:bCs/>
          </w:rPr>
          <w:t xml:space="preserve">till looking to bid the project in April of this year with construction starting summer or late summer of this year hopefully. </w:t>
        </w:r>
        <w:r w:rsidR="00F95D5C">
          <w:rPr>
            <w:rFonts w:ascii="Arial Narrow" w:hAnsi="Arial Narrow"/>
            <w:bCs/>
          </w:rPr>
          <w:t xml:space="preserve">The first detour will be Jacksonville Road on the </w:t>
        </w:r>
        <w:r w:rsidR="0057320A">
          <w:rPr>
            <w:rFonts w:ascii="Arial Narrow" w:hAnsi="Arial Narrow"/>
            <w:bCs/>
          </w:rPr>
          <w:t xml:space="preserve">township side, this will be a </w:t>
        </w:r>
        <w:r w:rsidR="00F45149">
          <w:rPr>
            <w:rFonts w:ascii="Arial Narrow" w:hAnsi="Arial Narrow"/>
            <w:bCs/>
          </w:rPr>
          <w:t>long-term</w:t>
        </w:r>
        <w:r w:rsidR="0057320A">
          <w:rPr>
            <w:rFonts w:ascii="Arial Narrow" w:hAnsi="Arial Narrow"/>
            <w:bCs/>
          </w:rPr>
          <w:t xml:space="preserve"> detour on the old Jacksonville Road.  </w:t>
        </w:r>
        <w:r w:rsidR="00F45149">
          <w:rPr>
            <w:rFonts w:ascii="Arial Narrow" w:hAnsi="Arial Narrow"/>
            <w:bCs/>
          </w:rPr>
          <w:t xml:space="preserve">They’re looking at five and a half years of construction so it will have a </w:t>
        </w:r>
        <w:r w:rsidR="00DF6452">
          <w:rPr>
            <w:rFonts w:ascii="Arial Narrow" w:hAnsi="Arial Narrow"/>
            <w:bCs/>
          </w:rPr>
          <w:t>larger impact on the local residents in that area.</w:t>
        </w:r>
        <w:r w:rsidR="00C01FAB">
          <w:rPr>
            <w:rFonts w:ascii="Arial Narrow" w:hAnsi="Arial Narrow"/>
            <w:bCs/>
          </w:rPr>
          <w:t xml:space="preserve">  Gettig questioned what will happen during Penn State games which cause high volumes of traffic, it will look pretty much the same as it does right now during this phase.</w:t>
        </w:r>
      </w:ins>
    </w:p>
    <w:p w14:paraId="6FD31EC8" w14:textId="35833618" w:rsidR="00637B55" w:rsidRPr="00CA4B5E" w:rsidRDefault="00637B55" w:rsidP="00A75B14">
      <w:pPr>
        <w:rPr>
          <w:ins w:id="35" w:author="Angel Emery" w:date="2026-09-25T20:01:00Z" w16du:dateUtc="2026-09-26T00:01:00Z"/>
          <w:rFonts w:ascii="Arial Narrow" w:hAnsi="Arial Narrow"/>
          <w:bCs/>
        </w:rPr>
      </w:pPr>
      <w:ins w:id="36" w:author="Angel Emery" w:date="2026-09-25T20:01:00Z" w16du:dateUtc="2026-09-26T00:01:00Z">
        <w:r>
          <w:rPr>
            <w:rFonts w:ascii="Arial Narrow" w:hAnsi="Arial Narrow"/>
            <w:bCs/>
          </w:rPr>
          <w:t xml:space="preserve">The second detour will be under the current 80 bridges, a </w:t>
        </w:r>
        <w:r w:rsidR="00C57BF6">
          <w:rPr>
            <w:rFonts w:ascii="Arial Narrow" w:hAnsi="Arial Narrow"/>
            <w:bCs/>
          </w:rPr>
          <w:t>short-term</w:t>
        </w:r>
        <w:r>
          <w:rPr>
            <w:rFonts w:ascii="Arial Narrow" w:hAnsi="Arial Narrow"/>
            <w:bCs/>
          </w:rPr>
          <w:t xml:space="preserve"> detour will be for local traffic as the ramps to 99 will be open at that point.  It will be about 3 months that </w:t>
        </w:r>
        <w:r w:rsidR="005E16C2">
          <w:rPr>
            <w:rFonts w:ascii="Arial Narrow" w:hAnsi="Arial Narrow"/>
            <w:bCs/>
          </w:rPr>
          <w:t xml:space="preserve">local </w:t>
        </w:r>
        <w:r>
          <w:rPr>
            <w:rFonts w:ascii="Arial Narrow" w:hAnsi="Arial Narrow"/>
            <w:bCs/>
          </w:rPr>
          <w:t>traffic will have to utilize the detour, it will be towards the end of the project.</w:t>
        </w:r>
      </w:ins>
    </w:p>
    <w:p w14:paraId="3B60F99A" w14:textId="77777777" w:rsidR="004719B7" w:rsidRDefault="004719B7" w:rsidP="00A75B14">
      <w:pPr>
        <w:rPr>
          <w:ins w:id="37" w:author="Angel Emery" w:date="2026-09-25T20:01:00Z" w16du:dateUtc="2026-09-26T00:01:00Z"/>
          <w:rFonts w:ascii="Arial Narrow" w:hAnsi="Arial Narrow"/>
          <w:b/>
          <w:u w:val="single"/>
        </w:rPr>
      </w:pPr>
    </w:p>
    <w:p w14:paraId="41F27F3B" w14:textId="45C1EAFE" w:rsidR="00305F91" w:rsidRPr="00E91547" w:rsidRDefault="00A75B14" w:rsidP="00A75B14">
      <w:pPr>
        <w:rPr>
          <w:ins w:id="38" w:author="Angel Emery" w:date="2026-09-25T20:01:00Z" w16du:dateUtc="2026-09-26T00:01:00Z"/>
          <w:rFonts w:ascii="Arial Narrow" w:hAnsi="Arial Narrow"/>
        </w:rPr>
      </w:pPr>
      <w:ins w:id="39" w:author="Angel Emery" w:date="2026-09-25T20:01:00Z" w16du:dateUtc="2026-09-26T00:01:00Z">
        <w:r>
          <w:rPr>
            <w:rFonts w:ascii="Arial Narrow" w:hAnsi="Arial Narrow"/>
            <w:b/>
            <w:u w:val="single"/>
          </w:rPr>
          <w:t>OId</w:t>
        </w:r>
        <w:r w:rsidRPr="0013490C">
          <w:rPr>
            <w:rFonts w:ascii="Arial Narrow" w:hAnsi="Arial Narrow"/>
            <w:b/>
            <w:u w:val="single"/>
          </w:rPr>
          <w:t xml:space="preserve"> Business</w:t>
        </w:r>
        <w:r w:rsidRPr="0013490C">
          <w:rPr>
            <w:rFonts w:ascii="Arial Narrow" w:hAnsi="Arial Narrow"/>
            <w:b/>
          </w:rPr>
          <w:t>:</w:t>
        </w:r>
        <w:r>
          <w:rPr>
            <w:rFonts w:ascii="Arial Narrow" w:hAnsi="Arial Narrow"/>
            <w:b/>
          </w:rPr>
          <w:t xml:space="preserve"> </w:t>
        </w:r>
        <w:r>
          <w:rPr>
            <w:rFonts w:ascii="Arial Narrow" w:hAnsi="Arial Narrow"/>
          </w:rPr>
          <w:t xml:space="preserve"> </w:t>
        </w:r>
      </w:ins>
    </w:p>
    <w:p w14:paraId="22DCDD6F" w14:textId="2D6D7E57" w:rsidR="00554C0C" w:rsidRPr="004A3BDC" w:rsidRDefault="000B74A1" w:rsidP="00F32774">
      <w:pPr>
        <w:rPr>
          <w:ins w:id="40" w:author="Angel Emery" w:date="2026-09-25T20:01:00Z" w16du:dateUtc="2026-09-26T00:01:00Z"/>
          <w:rFonts w:ascii="Arial Narrow" w:hAnsi="Arial Narrow"/>
        </w:rPr>
      </w:pPr>
      <w:ins w:id="41" w:author="Angel Emery" w:date="2026-09-25T20:01:00Z" w16du:dateUtc="2026-09-26T00:01:00Z">
        <w:r>
          <w:rPr>
            <w:rFonts w:ascii="Arial Narrow" w:hAnsi="Arial Narrow"/>
            <w:b/>
            <w:bCs/>
            <w:u w:val="single"/>
          </w:rPr>
          <w:t>N</w:t>
        </w:r>
        <w:r w:rsidRPr="00AB08F7">
          <w:rPr>
            <w:rFonts w:ascii="Arial Narrow" w:hAnsi="Arial Narrow"/>
            <w:b/>
            <w:bCs/>
            <w:u w:val="single"/>
          </w:rPr>
          <w:t>VLL</w:t>
        </w:r>
        <w:r w:rsidR="0095608B">
          <w:rPr>
            <w:rFonts w:ascii="Arial Narrow" w:hAnsi="Arial Narrow"/>
            <w:b/>
            <w:bCs/>
          </w:rPr>
          <w:t xml:space="preserve">- </w:t>
        </w:r>
        <w:r w:rsidR="00FA70F8">
          <w:rPr>
            <w:rFonts w:ascii="Arial Narrow" w:hAnsi="Arial Narrow"/>
          </w:rPr>
          <w:t>Nothing to report.</w:t>
        </w:r>
      </w:ins>
    </w:p>
    <w:p w14:paraId="29BF40A2" w14:textId="5E0772F7" w:rsidR="00E8614A" w:rsidRPr="00F429DD" w:rsidRDefault="006F03B6" w:rsidP="00252810">
      <w:pPr>
        <w:rPr>
          <w:ins w:id="42" w:author="Angel Emery" w:date="2026-09-25T20:01:00Z" w16du:dateUtc="2026-09-26T00:01:00Z"/>
          <w:rFonts w:ascii="Arial Narrow" w:hAnsi="Arial Narrow"/>
        </w:rPr>
      </w:pPr>
      <w:ins w:id="43" w:author="Angel Emery" w:date="2026-09-25T20:01:00Z" w16du:dateUtc="2026-09-26T00:01:00Z">
        <w:r>
          <w:rPr>
            <w:rFonts w:ascii="Arial Narrow" w:hAnsi="Arial Narrow"/>
            <w:b/>
            <w:bCs/>
            <w:u w:val="single"/>
          </w:rPr>
          <w:t>Garage on Nittany Ridge</w:t>
        </w:r>
        <w:r w:rsidR="001D2537">
          <w:rPr>
            <w:rFonts w:ascii="Arial Narrow" w:hAnsi="Arial Narrow"/>
            <w:b/>
            <w:bCs/>
            <w:u w:val="single"/>
          </w:rPr>
          <w:t>-</w:t>
        </w:r>
        <w:r w:rsidR="001D2537">
          <w:rPr>
            <w:rFonts w:ascii="Arial Narrow" w:hAnsi="Arial Narrow"/>
          </w:rPr>
          <w:t>. Gettig</w:t>
        </w:r>
        <w:r w:rsidR="00A06FF8">
          <w:rPr>
            <w:rFonts w:ascii="Arial Narrow" w:hAnsi="Arial Narrow"/>
          </w:rPr>
          <w:t xml:space="preserve"> read the email from Dillon regarding the</w:t>
        </w:r>
        <w:r w:rsidR="001D2537">
          <w:rPr>
            <w:rFonts w:ascii="Arial Narrow" w:hAnsi="Arial Narrow"/>
          </w:rPr>
          <w:t xml:space="preserve"> conditional use permit fee.</w:t>
        </w:r>
      </w:ins>
    </w:p>
    <w:p w14:paraId="340B2690" w14:textId="1B491363" w:rsidR="00383079" w:rsidRPr="006270CD" w:rsidRDefault="00383079" w:rsidP="00252810">
      <w:pPr>
        <w:rPr>
          <w:ins w:id="44" w:author="Angel Emery" w:date="2026-09-25T20:01:00Z" w16du:dateUtc="2026-09-26T00:01:00Z"/>
          <w:rFonts w:ascii="Arial Narrow" w:hAnsi="Arial Narrow"/>
        </w:rPr>
      </w:pPr>
      <w:ins w:id="45" w:author="Angel Emery" w:date="2026-09-25T20:01:00Z" w16du:dateUtc="2026-09-26T00:01:00Z">
        <w:r>
          <w:rPr>
            <w:rFonts w:ascii="Arial Narrow" w:hAnsi="Arial Narrow"/>
            <w:b/>
            <w:bCs/>
            <w:u w:val="single"/>
          </w:rPr>
          <w:t>Wind and Solar Ordinance</w:t>
        </w:r>
        <w:r>
          <w:rPr>
            <w:rFonts w:ascii="Arial Narrow" w:hAnsi="Arial Narrow"/>
            <w:b/>
            <w:bCs/>
          </w:rPr>
          <w:t>-</w:t>
        </w:r>
        <w:r w:rsidR="00F429DD">
          <w:rPr>
            <w:rFonts w:ascii="Arial Narrow" w:hAnsi="Arial Narrow"/>
            <w:b/>
            <w:bCs/>
          </w:rPr>
          <w:t xml:space="preserve"> </w:t>
        </w:r>
        <w:r w:rsidR="006270CD">
          <w:rPr>
            <w:rFonts w:ascii="Arial Narrow" w:hAnsi="Arial Narrow"/>
          </w:rPr>
          <w:t>Discussed under planning commission report.</w:t>
        </w:r>
      </w:ins>
    </w:p>
    <w:p w14:paraId="2F0182DF" w14:textId="2A38F397" w:rsidR="00252810" w:rsidRPr="009611E3" w:rsidRDefault="009611E3" w:rsidP="00252810">
      <w:pPr>
        <w:rPr>
          <w:ins w:id="46" w:author="Angel Emery" w:date="2026-09-25T20:01:00Z" w16du:dateUtc="2026-09-26T00:01:00Z"/>
          <w:rFonts w:ascii="Arial Narrow" w:hAnsi="Arial Narrow"/>
          <w:bCs/>
        </w:rPr>
      </w:pPr>
      <w:ins w:id="47" w:author="Angel Emery" w:date="2026-09-25T20:01:00Z" w16du:dateUtc="2026-09-26T00:01:00Z">
        <w:r>
          <w:rPr>
            <w:rFonts w:ascii="Arial Narrow" w:hAnsi="Arial Narrow"/>
            <w:b/>
            <w:u w:val="single"/>
          </w:rPr>
          <w:t>Walker Township Water Authority</w:t>
        </w:r>
        <w:r>
          <w:rPr>
            <w:rFonts w:ascii="Arial Narrow" w:hAnsi="Arial Narrow"/>
            <w:bCs/>
          </w:rPr>
          <w:t>-</w:t>
        </w:r>
        <w:r w:rsidR="00B5567A">
          <w:rPr>
            <w:rFonts w:ascii="Arial Narrow" w:hAnsi="Arial Narrow"/>
            <w:bCs/>
          </w:rPr>
          <w:t xml:space="preserve"> </w:t>
        </w:r>
        <w:r w:rsidR="00C61B8F">
          <w:rPr>
            <w:rFonts w:ascii="Arial Narrow" w:hAnsi="Arial Narrow"/>
            <w:bCs/>
          </w:rPr>
          <w:t>Nothing new to report.</w:t>
        </w:r>
      </w:ins>
    </w:p>
    <w:p w14:paraId="042B06C7" w14:textId="77777777" w:rsidR="009611E3" w:rsidRDefault="009611E3" w:rsidP="00A75B14">
      <w:pPr>
        <w:tabs>
          <w:tab w:val="left" w:pos="3480"/>
        </w:tabs>
        <w:rPr>
          <w:ins w:id="48" w:author="Angel Emery" w:date="2026-09-25T20:01:00Z" w16du:dateUtc="2026-09-26T00:01:00Z"/>
          <w:rFonts w:ascii="Arial Narrow" w:hAnsi="Arial Narrow"/>
          <w:b/>
          <w:u w:val="single"/>
        </w:rPr>
      </w:pPr>
    </w:p>
    <w:p w14:paraId="627A8F58" w14:textId="7BDA6393" w:rsidR="001E7ADD" w:rsidRPr="005847D3" w:rsidRDefault="00A75B14" w:rsidP="00A75B14">
      <w:pPr>
        <w:tabs>
          <w:tab w:val="left" w:pos="3480"/>
        </w:tabs>
        <w:rPr>
          <w:ins w:id="49" w:author="Angel Emery" w:date="2026-09-25T20:01:00Z" w16du:dateUtc="2026-09-26T00:01:00Z"/>
          <w:rFonts w:ascii="Arial Narrow" w:hAnsi="Arial Narrow"/>
          <w:b/>
        </w:rPr>
      </w:pPr>
      <w:ins w:id="50" w:author="Angel Emery" w:date="2026-09-25T20:01:00Z" w16du:dateUtc="2026-09-26T00:01:00Z">
        <w:r>
          <w:rPr>
            <w:rFonts w:ascii="Arial Narrow" w:hAnsi="Arial Narrow"/>
            <w:b/>
            <w:u w:val="single"/>
          </w:rPr>
          <w:t>New Business</w:t>
        </w:r>
        <w:r>
          <w:rPr>
            <w:rFonts w:ascii="Arial Narrow" w:hAnsi="Arial Narrow"/>
            <w:b/>
          </w:rPr>
          <w:t>:</w:t>
        </w:r>
      </w:ins>
    </w:p>
    <w:p w14:paraId="177EEFFD" w14:textId="397429BC" w:rsidR="00A625D9" w:rsidRPr="00C61B8F" w:rsidRDefault="00A75B14" w:rsidP="00383079">
      <w:pPr>
        <w:tabs>
          <w:tab w:val="left" w:pos="3480"/>
          <w:tab w:val="left" w:pos="5898"/>
        </w:tabs>
        <w:rPr>
          <w:ins w:id="51" w:author="Angel Emery" w:date="2026-09-25T20:01:00Z" w16du:dateUtc="2026-09-26T00:01:00Z"/>
          <w:rFonts w:ascii="Arial Narrow" w:hAnsi="Arial Narrow"/>
          <w:bCs/>
        </w:rPr>
      </w:pPr>
      <w:ins w:id="52" w:author="Angel Emery" w:date="2026-09-25T20:01:00Z" w16du:dateUtc="2026-09-26T00:01:00Z">
        <w:r>
          <w:rPr>
            <w:rFonts w:ascii="Arial Narrow" w:hAnsi="Arial Narrow"/>
            <w:b/>
            <w:u w:val="single"/>
          </w:rPr>
          <w:t>Rich Moyle, EMC</w:t>
        </w:r>
        <w:r w:rsidR="00FC6DF4" w:rsidRPr="00C830B0">
          <w:rPr>
            <w:rFonts w:ascii="Arial Narrow" w:hAnsi="Arial Narrow"/>
            <w:b/>
            <w:u w:val="single"/>
          </w:rPr>
          <w:t>/Howard Fire Company</w:t>
        </w:r>
        <w:r w:rsidR="00406CF3" w:rsidRPr="00C830B0">
          <w:rPr>
            <w:rFonts w:ascii="Arial Narrow" w:hAnsi="Arial Narrow"/>
            <w:b/>
          </w:rPr>
          <w:t>-</w:t>
        </w:r>
        <w:r w:rsidR="008C6EEA">
          <w:rPr>
            <w:rFonts w:ascii="Arial Narrow" w:hAnsi="Arial Narrow"/>
            <w:b/>
          </w:rPr>
          <w:t xml:space="preserve"> </w:t>
        </w:r>
        <w:r w:rsidR="00B221E5">
          <w:rPr>
            <w:rFonts w:ascii="Arial Narrow" w:hAnsi="Arial Narrow"/>
            <w:bCs/>
          </w:rPr>
          <w:t>Nothing to report.</w:t>
        </w:r>
      </w:ins>
    </w:p>
    <w:p w14:paraId="2B908E79" w14:textId="4881A082" w:rsidR="005E708B" w:rsidRDefault="00A75B14" w:rsidP="004032A4">
      <w:pPr>
        <w:tabs>
          <w:tab w:val="left" w:pos="3480"/>
        </w:tabs>
        <w:rPr>
          <w:ins w:id="53" w:author="Angel Emery" w:date="2026-09-25T20:01:00Z" w16du:dateUtc="2026-09-26T00:01:00Z"/>
          <w:rFonts w:ascii="Arial Narrow" w:hAnsi="Arial Narrow"/>
          <w:bCs/>
        </w:rPr>
      </w:pPr>
      <w:ins w:id="54" w:author="Angel Emery" w:date="2026-09-25T20:01:00Z" w16du:dateUtc="2026-09-26T00:01:00Z">
        <w:r w:rsidRPr="00665683">
          <w:rPr>
            <w:rFonts w:ascii="Arial Narrow" w:hAnsi="Arial Narrow"/>
            <w:b/>
            <w:u w:val="single"/>
          </w:rPr>
          <w:t>Nittany Valley Joint Planning Commission</w:t>
        </w:r>
        <w:r w:rsidR="00B04F99">
          <w:rPr>
            <w:rFonts w:ascii="Arial Narrow" w:hAnsi="Arial Narrow"/>
            <w:bCs/>
          </w:rPr>
          <w:t>-</w:t>
        </w:r>
        <w:r w:rsidR="001F18F8">
          <w:rPr>
            <w:rFonts w:ascii="Arial Narrow" w:hAnsi="Arial Narrow"/>
            <w:bCs/>
          </w:rPr>
          <w:t xml:space="preserve"> </w:t>
        </w:r>
        <w:r w:rsidR="0094771B">
          <w:rPr>
            <w:rFonts w:ascii="Arial Narrow" w:hAnsi="Arial Narrow"/>
            <w:bCs/>
          </w:rPr>
          <w:t>Gettig reported</w:t>
        </w:r>
        <w:r w:rsidR="00B01BC0">
          <w:rPr>
            <w:rFonts w:ascii="Arial Narrow" w:hAnsi="Arial Narrow"/>
            <w:bCs/>
          </w:rPr>
          <w:t>. H</w:t>
        </w:r>
        <w:r w:rsidR="0094771B">
          <w:rPr>
            <w:rFonts w:ascii="Arial Narrow" w:hAnsi="Arial Narrow"/>
            <w:bCs/>
          </w:rPr>
          <w:t xml:space="preserve">e contacted Bill Nearhoof to get the fire study papers completed.  </w:t>
        </w:r>
        <w:r w:rsidR="00CE335C">
          <w:rPr>
            <w:rFonts w:ascii="Arial Narrow" w:hAnsi="Arial Narrow"/>
            <w:bCs/>
          </w:rPr>
          <w:t>Casey Dillon will be the representative for Marion Township with Dave Rosendale as the back up.</w:t>
        </w:r>
      </w:ins>
    </w:p>
    <w:p w14:paraId="6446E545" w14:textId="6941E76A" w:rsidR="00EA322C" w:rsidRDefault="00EA322C" w:rsidP="004032A4">
      <w:pPr>
        <w:tabs>
          <w:tab w:val="left" w:pos="3480"/>
        </w:tabs>
        <w:rPr>
          <w:ins w:id="55" w:author="Angel Emery" w:date="2026-09-25T20:01:00Z" w16du:dateUtc="2026-09-26T00:01:00Z"/>
          <w:rFonts w:ascii="Arial Narrow" w:hAnsi="Arial Narrow"/>
          <w:b/>
        </w:rPr>
      </w:pPr>
      <w:ins w:id="56" w:author="Angel Emery" w:date="2026-09-25T20:01:00Z" w16du:dateUtc="2026-09-26T00:01:00Z">
        <w:r>
          <w:rPr>
            <w:rFonts w:ascii="Arial Narrow" w:hAnsi="Arial Narrow"/>
            <w:b/>
            <w:u w:val="single"/>
          </w:rPr>
          <w:t>Planning Commission</w:t>
        </w:r>
        <w:r>
          <w:rPr>
            <w:rFonts w:ascii="Arial Narrow" w:hAnsi="Arial Narrow"/>
            <w:b/>
          </w:rPr>
          <w:t>-</w:t>
        </w:r>
        <w:r w:rsidR="008825A3">
          <w:rPr>
            <w:rFonts w:ascii="Arial Narrow" w:hAnsi="Arial Narrow"/>
            <w:b/>
          </w:rPr>
          <w:t xml:space="preserve"> </w:t>
        </w:r>
        <w:r w:rsidR="008825A3">
          <w:rPr>
            <w:rFonts w:ascii="Arial Narrow" w:hAnsi="Arial Narrow"/>
            <w:bCs/>
          </w:rPr>
          <w:t xml:space="preserve">Date changes were discussed at the meeting, the  planning commission submitted their proposed dates for </w:t>
        </w:r>
        <w:r w:rsidR="00CC059C">
          <w:rPr>
            <w:rFonts w:ascii="Arial Narrow" w:hAnsi="Arial Narrow"/>
            <w:bCs/>
          </w:rPr>
          <w:t>2024, they will be approved at the reorganizational meeting.  Planning Commission wishes to set their dates to the second Tuesday.</w:t>
        </w:r>
        <w:r w:rsidR="00BD7609">
          <w:rPr>
            <w:rFonts w:ascii="Arial Narrow" w:hAnsi="Arial Narrow"/>
            <w:bCs/>
          </w:rPr>
          <w:t xml:space="preserve">  Rosendale discussed the </w:t>
        </w:r>
        <w:r w:rsidR="007F6DD8">
          <w:rPr>
            <w:rFonts w:ascii="Arial Narrow" w:hAnsi="Arial Narrow"/>
            <w:bCs/>
          </w:rPr>
          <w:t>planning commission’s thoughts on the solar ordinance</w:t>
        </w:r>
        <w:r w:rsidR="00C46FA3">
          <w:rPr>
            <w:rFonts w:ascii="Arial Narrow" w:hAnsi="Arial Narrow"/>
            <w:bCs/>
          </w:rPr>
          <w:t xml:space="preserve"> and fees.  </w:t>
        </w:r>
        <w:r w:rsidR="001F62F0">
          <w:rPr>
            <w:rFonts w:ascii="Arial Narrow" w:hAnsi="Arial Narrow"/>
            <w:b/>
          </w:rPr>
          <w:t xml:space="preserve">On a motion by </w:t>
        </w:r>
        <w:r w:rsidR="00CE6FDD">
          <w:rPr>
            <w:rFonts w:ascii="Arial Narrow" w:hAnsi="Arial Narrow"/>
            <w:b/>
          </w:rPr>
          <w:t>Chapman and 2</w:t>
        </w:r>
        <w:r w:rsidR="00CE6FDD" w:rsidRPr="00CE6FDD">
          <w:rPr>
            <w:rFonts w:ascii="Arial Narrow" w:hAnsi="Arial Narrow"/>
            <w:b/>
            <w:vertAlign w:val="superscript"/>
          </w:rPr>
          <w:t>nd</w:t>
        </w:r>
        <w:r w:rsidR="00CE6FDD">
          <w:rPr>
            <w:rFonts w:ascii="Arial Narrow" w:hAnsi="Arial Narrow"/>
            <w:b/>
          </w:rPr>
          <w:t xml:space="preserve"> by Dillon motion passed to allow residential solar pa</w:t>
        </w:r>
        <w:r w:rsidR="00147F9B">
          <w:rPr>
            <w:rFonts w:ascii="Arial Narrow" w:hAnsi="Arial Narrow"/>
            <w:b/>
          </w:rPr>
          <w:t>nels in all districts but commercial set ups only in commercially zoned properties</w:t>
        </w:r>
        <w:r w:rsidR="00616220">
          <w:rPr>
            <w:rFonts w:ascii="Arial Narrow" w:hAnsi="Arial Narrow"/>
            <w:b/>
          </w:rPr>
          <w:t xml:space="preserve"> 3-0.</w:t>
        </w:r>
      </w:ins>
    </w:p>
    <w:p w14:paraId="5E628B80" w14:textId="5B56BBA2" w:rsidR="00616220" w:rsidRDefault="00BA0338" w:rsidP="004032A4">
      <w:pPr>
        <w:tabs>
          <w:tab w:val="left" w:pos="3480"/>
        </w:tabs>
        <w:rPr>
          <w:ins w:id="57" w:author="Angel Emery" w:date="2026-09-25T20:01:00Z" w16du:dateUtc="2026-09-26T00:01:00Z"/>
          <w:rFonts w:ascii="Arial Narrow" w:hAnsi="Arial Narrow"/>
          <w:b/>
        </w:rPr>
      </w:pPr>
      <w:ins w:id="58" w:author="Angel Emery" w:date="2026-09-25T20:01:00Z" w16du:dateUtc="2026-09-26T00:01:00Z">
        <w:r>
          <w:rPr>
            <w:rFonts w:ascii="Arial Narrow" w:hAnsi="Arial Narrow"/>
            <w:bCs/>
          </w:rPr>
          <w:lastRenderedPageBreak/>
          <w:t>Dillon spoke on the conditional use permit fee</w:t>
        </w:r>
        <w:r w:rsidR="00CE6EAC">
          <w:rPr>
            <w:rFonts w:ascii="Arial Narrow" w:hAnsi="Arial Narrow"/>
            <w:bCs/>
          </w:rPr>
          <w:t xml:space="preserve"> and explained why he feels the permit fee should be $1,000 to cover the cost</w:t>
        </w:r>
        <w:r w:rsidR="0017555C">
          <w:rPr>
            <w:rFonts w:ascii="Arial Narrow" w:hAnsi="Arial Narrow"/>
            <w:bCs/>
          </w:rPr>
          <w:t xml:space="preserve">s the township could incur.  </w:t>
        </w:r>
        <w:r w:rsidR="00304140">
          <w:rPr>
            <w:rFonts w:ascii="Arial Narrow" w:hAnsi="Arial Narrow"/>
            <w:b/>
          </w:rPr>
          <w:t>On a motion by Gettig and 2</w:t>
        </w:r>
        <w:r w:rsidR="00304140" w:rsidRPr="00304140">
          <w:rPr>
            <w:rFonts w:ascii="Arial Narrow" w:hAnsi="Arial Narrow"/>
            <w:b/>
            <w:vertAlign w:val="superscript"/>
          </w:rPr>
          <w:t>nd</w:t>
        </w:r>
        <w:r w:rsidR="00304140">
          <w:rPr>
            <w:rFonts w:ascii="Arial Narrow" w:hAnsi="Arial Narrow"/>
            <w:b/>
          </w:rPr>
          <w:t xml:space="preserve"> by Chapman, motion passed to send Dillon’s recommendation to the solicitor for his opinion on the matter 3-0.</w:t>
        </w:r>
      </w:ins>
    </w:p>
    <w:p w14:paraId="68FF3FCD" w14:textId="0FCDC3FE" w:rsidR="00376E95" w:rsidRPr="00990C80" w:rsidRDefault="00376E95" w:rsidP="004032A4">
      <w:pPr>
        <w:tabs>
          <w:tab w:val="left" w:pos="3480"/>
        </w:tabs>
        <w:rPr>
          <w:ins w:id="59" w:author="Angel Emery" w:date="2026-09-25T20:01:00Z" w16du:dateUtc="2026-09-26T00:01:00Z"/>
          <w:rFonts w:ascii="Arial Narrow" w:hAnsi="Arial Narrow"/>
          <w:b/>
        </w:rPr>
      </w:pPr>
      <w:ins w:id="60" w:author="Angel Emery" w:date="2026-09-25T20:01:00Z" w16du:dateUtc="2026-09-26T00:01:00Z">
        <w:r>
          <w:rPr>
            <w:rFonts w:ascii="Arial Narrow" w:hAnsi="Arial Narrow"/>
            <w:bCs/>
          </w:rPr>
          <w:t>Gettig spoke on the discussion that was brought up by Dillon at the last meeting regarding the downsizing of the technical committee.  Gettig obtained a letter from Walker Township and he would like to use that as a format for Marion Township to write a letter opposing the downsizing.</w:t>
        </w:r>
        <w:r w:rsidR="00990C80">
          <w:rPr>
            <w:rFonts w:ascii="Arial Narrow" w:hAnsi="Arial Narrow"/>
            <w:bCs/>
          </w:rPr>
          <w:t xml:space="preserve">  </w:t>
        </w:r>
        <w:r w:rsidR="00990C80">
          <w:rPr>
            <w:rFonts w:ascii="Arial Narrow" w:hAnsi="Arial Narrow"/>
            <w:b/>
          </w:rPr>
          <w:t>On a motion by Gettig and 2</w:t>
        </w:r>
        <w:r w:rsidR="00990C80" w:rsidRPr="00990C80">
          <w:rPr>
            <w:rFonts w:ascii="Arial Narrow" w:hAnsi="Arial Narrow"/>
            <w:b/>
            <w:vertAlign w:val="superscript"/>
          </w:rPr>
          <w:t>nd</w:t>
        </w:r>
        <w:r w:rsidR="00990C80">
          <w:rPr>
            <w:rFonts w:ascii="Arial Narrow" w:hAnsi="Arial Narrow"/>
            <w:b/>
          </w:rPr>
          <w:t xml:space="preserve"> by Chapman, motion passed to send a letter to the CCMPO opposing the downsizing of the technical committee 3-0.</w:t>
        </w:r>
      </w:ins>
    </w:p>
    <w:p w14:paraId="247D333B" w14:textId="0FC0156D" w:rsidR="00554F17" w:rsidRPr="002D1458" w:rsidRDefault="006B3BFC" w:rsidP="009611E3">
      <w:pPr>
        <w:tabs>
          <w:tab w:val="left" w:pos="1662"/>
        </w:tabs>
        <w:rPr>
          <w:ins w:id="61" w:author="Angel Emery" w:date="2026-09-25T20:01:00Z" w16du:dateUtc="2026-09-26T00:01:00Z"/>
          <w:rFonts w:ascii="Arial Narrow" w:hAnsi="Arial Narrow"/>
          <w:b/>
        </w:rPr>
      </w:pPr>
      <w:ins w:id="62" w:author="Angel Emery" w:date="2026-09-25T20:01:00Z" w16du:dateUtc="2026-09-26T00:01:00Z">
        <w:r>
          <w:rPr>
            <w:rFonts w:ascii="Arial Narrow" w:hAnsi="Arial Narrow"/>
            <w:b/>
            <w:u w:val="single"/>
          </w:rPr>
          <w:t>Park &amp; Rec</w:t>
        </w:r>
        <w:r w:rsidR="0080624B">
          <w:rPr>
            <w:rFonts w:ascii="Arial Narrow" w:hAnsi="Arial Narrow"/>
            <w:b/>
          </w:rPr>
          <w:t>-</w:t>
        </w:r>
        <w:r w:rsidR="005E3890">
          <w:rPr>
            <w:rFonts w:ascii="Arial Narrow" w:hAnsi="Arial Narrow"/>
            <w:bCs/>
          </w:rPr>
          <w:t xml:space="preserve"> </w:t>
        </w:r>
        <w:r w:rsidR="00A474DC">
          <w:rPr>
            <w:rFonts w:ascii="Arial Narrow" w:hAnsi="Arial Narrow"/>
            <w:bCs/>
          </w:rPr>
          <w:t>Nothing to report.</w:t>
        </w:r>
      </w:ins>
    </w:p>
    <w:p w14:paraId="7D32BAEA" w14:textId="2FC9DA56" w:rsidR="00092CF7" w:rsidRPr="00092CF7" w:rsidRDefault="00250EF4" w:rsidP="004032A4">
      <w:pPr>
        <w:rPr>
          <w:ins w:id="63" w:author="Angel Emery" w:date="2026-09-25T20:01:00Z" w16du:dateUtc="2026-09-26T00:01:00Z"/>
          <w:rFonts w:ascii="Arial Narrow" w:hAnsi="Arial Narrow"/>
          <w:bCs/>
        </w:rPr>
      </w:pPr>
      <w:ins w:id="64" w:author="Angel Emery" w:date="2026-09-25T20:01:00Z" w16du:dateUtc="2026-09-26T00:01:00Z">
        <w:r>
          <w:rPr>
            <w:rFonts w:ascii="Arial Narrow" w:hAnsi="Arial Narrow"/>
            <w:b/>
            <w:u w:val="single"/>
          </w:rPr>
          <w:t>Zoning Report</w:t>
        </w:r>
        <w:r>
          <w:rPr>
            <w:rFonts w:ascii="Arial Narrow" w:hAnsi="Arial Narrow"/>
            <w:bCs/>
          </w:rPr>
          <w:t>-</w:t>
        </w:r>
        <w:r w:rsidR="002D1458">
          <w:rPr>
            <w:rFonts w:ascii="Arial Narrow" w:hAnsi="Arial Narrow"/>
            <w:bCs/>
          </w:rPr>
          <w:t xml:space="preserve"> </w:t>
        </w:r>
        <w:r w:rsidR="00A474DC">
          <w:rPr>
            <w:rFonts w:ascii="Arial Narrow" w:hAnsi="Arial Narrow"/>
            <w:bCs/>
          </w:rPr>
          <w:t>Weight discussed his zoning report</w:t>
        </w:r>
        <w:r w:rsidR="00CE1A4A">
          <w:rPr>
            <w:rFonts w:ascii="Arial Narrow" w:hAnsi="Arial Narrow"/>
            <w:bCs/>
          </w:rPr>
          <w:t xml:space="preserve"> briefly and updated the BOS on the</w:t>
        </w:r>
        <w:r w:rsidR="000321C9">
          <w:rPr>
            <w:rFonts w:ascii="Arial Narrow" w:hAnsi="Arial Narrow"/>
            <w:bCs/>
          </w:rPr>
          <w:t xml:space="preserve"> </w:t>
        </w:r>
        <w:r w:rsidR="008F5292">
          <w:rPr>
            <w:rFonts w:ascii="Arial Narrow" w:hAnsi="Arial Narrow"/>
            <w:bCs/>
          </w:rPr>
          <w:t>non-compliant</w:t>
        </w:r>
        <w:r w:rsidR="000321C9">
          <w:rPr>
            <w:rFonts w:ascii="Arial Narrow" w:hAnsi="Arial Narrow"/>
            <w:bCs/>
          </w:rPr>
          <w:t xml:space="preserve"> property</w:t>
        </w:r>
        <w:r w:rsidR="00E2524F">
          <w:rPr>
            <w:rFonts w:ascii="Arial Narrow" w:hAnsi="Arial Narrow"/>
            <w:bCs/>
          </w:rPr>
          <w:t xml:space="preserve"> within the township.</w:t>
        </w:r>
      </w:ins>
    </w:p>
    <w:p w14:paraId="50C2EF59" w14:textId="1D9A05A0" w:rsidR="00671876" w:rsidRDefault="00493836" w:rsidP="004032A4">
      <w:pPr>
        <w:rPr>
          <w:ins w:id="65" w:author="Angel Emery" w:date="2026-09-25T20:01:00Z" w16du:dateUtc="2026-09-26T00:01:00Z"/>
          <w:rFonts w:ascii="Arial Narrow" w:hAnsi="Arial Narrow"/>
          <w:bCs/>
        </w:rPr>
      </w:pPr>
      <w:ins w:id="66" w:author="Angel Emery" w:date="2026-09-25T20:01:00Z" w16du:dateUtc="2026-09-26T00:01:00Z">
        <w:r>
          <w:rPr>
            <w:rFonts w:ascii="Arial Narrow" w:hAnsi="Arial Narrow"/>
            <w:b/>
            <w:u w:val="single"/>
          </w:rPr>
          <w:t>Head Road Master Report</w:t>
        </w:r>
        <w:r w:rsidR="000414E3">
          <w:rPr>
            <w:rFonts w:ascii="Arial Narrow" w:hAnsi="Arial Narrow"/>
            <w:bCs/>
          </w:rPr>
          <w:t xml:space="preserve">- </w:t>
        </w:r>
        <w:r w:rsidR="00BB5112">
          <w:rPr>
            <w:rFonts w:ascii="Arial Narrow" w:hAnsi="Arial Narrow"/>
            <w:bCs/>
          </w:rPr>
          <w:t>Gettig discussed the work done throughout the township in the month of November.</w:t>
        </w:r>
        <w:r w:rsidR="00B62B3D">
          <w:rPr>
            <w:rFonts w:ascii="Arial Narrow" w:hAnsi="Arial Narrow"/>
            <w:bCs/>
          </w:rPr>
          <w:t xml:space="preserve">  Swartz came and replaced batteries in the emergency lights in the township building.  </w:t>
        </w:r>
        <w:r w:rsidR="00612A19">
          <w:rPr>
            <w:rFonts w:ascii="Arial Narrow" w:hAnsi="Arial Narrow"/>
            <w:bCs/>
          </w:rPr>
          <w:t>Gettig signed the paperwork for the bank loan and the truck is going to be upfitted at A &amp; H.</w:t>
        </w:r>
      </w:ins>
    </w:p>
    <w:p w14:paraId="18C0A03D" w14:textId="61F7C39D" w:rsidR="00612A19" w:rsidRDefault="00612A19" w:rsidP="004032A4">
      <w:pPr>
        <w:rPr>
          <w:ins w:id="67" w:author="Angel Emery" w:date="2026-09-25T20:01:00Z" w16du:dateUtc="2026-09-26T00:01:00Z"/>
          <w:rFonts w:ascii="Arial Narrow" w:hAnsi="Arial Narrow"/>
          <w:b/>
        </w:rPr>
      </w:pPr>
      <w:ins w:id="68" w:author="Angel Emery" w:date="2026-09-25T20:01:00Z" w16du:dateUtc="2026-09-26T00:01:00Z">
        <w:r>
          <w:rPr>
            <w:rFonts w:ascii="Arial Narrow" w:hAnsi="Arial Narrow"/>
            <w:bCs/>
          </w:rPr>
          <w:t>Chapman discussed the undercoating of the trucks to help keep them protected from the elements</w:t>
        </w:r>
        <w:r w:rsidR="00DE03E7">
          <w:rPr>
            <w:rFonts w:ascii="Arial Narrow" w:hAnsi="Arial Narrow"/>
            <w:bCs/>
          </w:rPr>
          <w:t xml:space="preserve"> so they last longer.  </w:t>
        </w:r>
        <w:r w:rsidR="00DE03E7">
          <w:rPr>
            <w:rFonts w:ascii="Arial Narrow" w:hAnsi="Arial Narrow"/>
            <w:b/>
          </w:rPr>
          <w:t>On a motion by Gettig and 2</w:t>
        </w:r>
        <w:r w:rsidR="00DE03E7" w:rsidRPr="00DE03E7">
          <w:rPr>
            <w:rFonts w:ascii="Arial Narrow" w:hAnsi="Arial Narrow"/>
            <w:b/>
            <w:vertAlign w:val="superscript"/>
          </w:rPr>
          <w:t>nd</w:t>
        </w:r>
        <w:r w:rsidR="00DE03E7">
          <w:rPr>
            <w:rFonts w:ascii="Arial Narrow" w:hAnsi="Arial Narrow"/>
            <w:b/>
          </w:rPr>
          <w:t xml:space="preserve"> by </w:t>
        </w:r>
        <w:r w:rsidR="00B779AF">
          <w:rPr>
            <w:rFonts w:ascii="Arial Narrow" w:hAnsi="Arial Narrow"/>
            <w:b/>
          </w:rPr>
          <w:t xml:space="preserve">Chapman </w:t>
        </w:r>
        <w:r w:rsidR="00DE03E7">
          <w:rPr>
            <w:rFonts w:ascii="Arial Narrow" w:hAnsi="Arial Narrow"/>
            <w:b/>
          </w:rPr>
          <w:t>motion passed to do the undercoating for the 2019 truck for $1,6</w:t>
        </w:r>
        <w:r w:rsidR="00B779AF">
          <w:rPr>
            <w:rFonts w:ascii="Arial Narrow" w:hAnsi="Arial Narrow"/>
            <w:b/>
          </w:rPr>
          <w:t>00 by Ebervale Corrosion Protection Co. 3-0</w:t>
        </w:r>
        <w:r w:rsidR="00CC69FA">
          <w:rPr>
            <w:rFonts w:ascii="Arial Narrow" w:hAnsi="Arial Narrow"/>
            <w:b/>
          </w:rPr>
          <w:t>.</w:t>
        </w:r>
      </w:ins>
    </w:p>
    <w:p w14:paraId="31ED94FF" w14:textId="0CA9C569" w:rsidR="00CC69FA" w:rsidRPr="00C377D7" w:rsidRDefault="00CC69FA" w:rsidP="004032A4">
      <w:pPr>
        <w:rPr>
          <w:ins w:id="69" w:author="Angel Emery" w:date="2026-09-25T20:01:00Z" w16du:dateUtc="2026-09-26T00:01:00Z"/>
          <w:rFonts w:ascii="Arial Narrow" w:hAnsi="Arial Narrow"/>
          <w:b/>
        </w:rPr>
      </w:pPr>
      <w:ins w:id="70" w:author="Angel Emery" w:date="2026-09-25T20:01:00Z" w16du:dateUtc="2026-09-26T00:01:00Z">
        <w:r>
          <w:rPr>
            <w:rFonts w:ascii="Arial Narrow" w:hAnsi="Arial Narrow"/>
            <w:bCs/>
          </w:rPr>
          <w:t xml:space="preserve">Gettig got a quote from Swartz fire and safety for </w:t>
        </w:r>
        <w:r w:rsidR="001643A4">
          <w:rPr>
            <w:rFonts w:ascii="Arial Narrow" w:hAnsi="Arial Narrow"/>
            <w:bCs/>
          </w:rPr>
          <w:t>1 emergency light and 1 combo ELight and exit</w:t>
        </w:r>
        <w:r w:rsidR="00C377D7">
          <w:rPr>
            <w:rFonts w:ascii="Arial Narrow" w:hAnsi="Arial Narrow"/>
            <w:bCs/>
          </w:rPr>
          <w:t xml:space="preserve"> for both the substation and township garage.  </w:t>
        </w:r>
        <w:r w:rsidR="00C377D7">
          <w:rPr>
            <w:rFonts w:ascii="Arial Narrow" w:hAnsi="Arial Narrow"/>
            <w:b/>
          </w:rPr>
          <w:t>On a motion by Gettig and 2</w:t>
        </w:r>
        <w:r w:rsidR="00C377D7" w:rsidRPr="00C377D7">
          <w:rPr>
            <w:rFonts w:ascii="Arial Narrow" w:hAnsi="Arial Narrow"/>
            <w:b/>
            <w:vertAlign w:val="superscript"/>
          </w:rPr>
          <w:t>nd</w:t>
        </w:r>
        <w:r w:rsidR="00C377D7">
          <w:rPr>
            <w:rFonts w:ascii="Arial Narrow" w:hAnsi="Arial Narrow"/>
            <w:b/>
          </w:rPr>
          <w:t xml:space="preserve"> by Chapman motion passed to approve quote and purchase lights</w:t>
        </w:r>
        <w:r w:rsidR="00386139">
          <w:rPr>
            <w:rFonts w:ascii="Arial Narrow" w:hAnsi="Arial Narrow"/>
            <w:b/>
          </w:rPr>
          <w:t xml:space="preserve"> in the amount of </w:t>
        </w:r>
        <w:r w:rsidR="00C52347">
          <w:rPr>
            <w:rFonts w:ascii="Arial Narrow" w:hAnsi="Arial Narrow"/>
            <w:b/>
          </w:rPr>
          <w:t>$</w:t>
        </w:r>
        <w:r w:rsidR="00466272">
          <w:rPr>
            <w:rFonts w:ascii="Arial Narrow" w:hAnsi="Arial Narrow"/>
            <w:b/>
          </w:rPr>
          <w:t>443.35</w:t>
        </w:r>
        <w:r w:rsidR="00C377D7">
          <w:rPr>
            <w:rFonts w:ascii="Arial Narrow" w:hAnsi="Arial Narrow"/>
            <w:b/>
          </w:rPr>
          <w:t xml:space="preserve"> 3-0.</w:t>
        </w:r>
      </w:ins>
    </w:p>
    <w:p w14:paraId="251D51C6" w14:textId="08C7954A" w:rsidR="00EA322C" w:rsidRPr="0015271B" w:rsidRDefault="00236D28" w:rsidP="004032A4">
      <w:pPr>
        <w:rPr>
          <w:ins w:id="71" w:author="Angel Emery" w:date="2026-09-25T20:01:00Z" w16du:dateUtc="2026-09-26T00:01:00Z"/>
          <w:rFonts w:ascii="Arial Narrow" w:hAnsi="Arial Narrow"/>
          <w:b/>
        </w:rPr>
      </w:pPr>
      <w:ins w:id="72" w:author="Angel Emery" w:date="2026-09-25T20:01:00Z" w16du:dateUtc="2026-09-26T00:01:00Z">
        <w:r>
          <w:rPr>
            <w:rFonts w:ascii="Arial Narrow" w:hAnsi="Arial Narrow"/>
            <w:b/>
            <w:u w:val="single"/>
          </w:rPr>
          <w:t>2024 Budget-</w:t>
        </w:r>
        <w:r w:rsidR="0015271B">
          <w:rPr>
            <w:rFonts w:ascii="Arial Narrow" w:hAnsi="Arial Narrow"/>
            <w:b/>
            <w:u w:val="single"/>
          </w:rPr>
          <w:t xml:space="preserve"> </w:t>
        </w:r>
        <w:r w:rsidR="0015271B">
          <w:rPr>
            <w:rFonts w:ascii="Arial Narrow" w:hAnsi="Arial Narrow"/>
            <w:b/>
          </w:rPr>
          <w:t>On a motion by Chapman and 2</w:t>
        </w:r>
        <w:r w:rsidR="0015271B" w:rsidRPr="0015271B">
          <w:rPr>
            <w:rFonts w:ascii="Arial Narrow" w:hAnsi="Arial Narrow"/>
            <w:b/>
            <w:vertAlign w:val="superscript"/>
          </w:rPr>
          <w:t>nd</w:t>
        </w:r>
        <w:r w:rsidR="0015271B">
          <w:rPr>
            <w:rFonts w:ascii="Arial Narrow" w:hAnsi="Arial Narrow"/>
            <w:b/>
          </w:rPr>
          <w:t xml:space="preserve"> by Dillon, motion passed to adopt 2024 final budget 3-0.</w:t>
        </w:r>
      </w:ins>
    </w:p>
    <w:p w14:paraId="2BCE0889" w14:textId="43EC1F35" w:rsidR="00236D28" w:rsidRPr="00D75AA4" w:rsidRDefault="00236D28" w:rsidP="004032A4">
      <w:pPr>
        <w:rPr>
          <w:ins w:id="73" w:author="Angel Emery" w:date="2026-09-25T20:01:00Z" w16du:dateUtc="2026-09-26T00:01:00Z"/>
          <w:rFonts w:ascii="Arial Narrow" w:hAnsi="Arial Narrow"/>
          <w:b/>
        </w:rPr>
      </w:pPr>
      <w:ins w:id="74" w:author="Angel Emery" w:date="2026-09-25T20:01:00Z" w16du:dateUtc="2026-09-26T00:01:00Z">
        <w:r>
          <w:rPr>
            <w:rFonts w:ascii="Arial Narrow" w:hAnsi="Arial Narrow"/>
            <w:b/>
            <w:u w:val="single"/>
          </w:rPr>
          <w:t>Resolution 2023-9-</w:t>
        </w:r>
        <w:r w:rsidR="0015271B">
          <w:rPr>
            <w:rFonts w:ascii="Arial Narrow" w:hAnsi="Arial Narrow"/>
            <w:b/>
            <w:u w:val="single"/>
          </w:rPr>
          <w:t xml:space="preserve"> </w:t>
        </w:r>
        <w:r w:rsidR="0015271B">
          <w:rPr>
            <w:rFonts w:ascii="Arial Narrow" w:hAnsi="Arial Narrow"/>
            <w:bCs/>
          </w:rPr>
          <w:t>Gettig read resolution 2023-9, changing the millage of the taxes to 2 for general and 1 for fire</w:t>
        </w:r>
        <w:r w:rsidR="001379A2">
          <w:rPr>
            <w:rFonts w:ascii="Arial Narrow" w:hAnsi="Arial Narrow"/>
            <w:bCs/>
          </w:rPr>
          <w:t xml:space="preserve"> protection, this will change from 2 for fire protection and 1 for general</w:t>
        </w:r>
        <w:r w:rsidR="00D75AA4">
          <w:rPr>
            <w:rFonts w:ascii="Arial Narrow" w:hAnsi="Arial Narrow"/>
            <w:bCs/>
          </w:rPr>
          <w:t xml:space="preserve">.  </w:t>
        </w:r>
        <w:r w:rsidR="00D75AA4">
          <w:rPr>
            <w:rFonts w:ascii="Arial Narrow" w:hAnsi="Arial Narrow"/>
            <w:b/>
          </w:rPr>
          <w:t>On a motion by Gettig and 2</w:t>
        </w:r>
        <w:r w:rsidR="00D75AA4" w:rsidRPr="00D75AA4">
          <w:rPr>
            <w:rFonts w:ascii="Arial Narrow" w:hAnsi="Arial Narrow"/>
            <w:b/>
            <w:vertAlign w:val="superscript"/>
          </w:rPr>
          <w:t>nd</w:t>
        </w:r>
        <w:r w:rsidR="00D75AA4">
          <w:rPr>
            <w:rFonts w:ascii="Arial Narrow" w:hAnsi="Arial Narrow"/>
            <w:b/>
          </w:rPr>
          <w:t xml:space="preserve"> by Chapman, motion passed to approve resolution 2023-9 changing the tax millage allocation 3-0.</w:t>
        </w:r>
      </w:ins>
    </w:p>
    <w:p w14:paraId="0739D107" w14:textId="53985EB6" w:rsidR="00236D28" w:rsidRPr="0025191F" w:rsidRDefault="00236D28" w:rsidP="004032A4">
      <w:pPr>
        <w:rPr>
          <w:ins w:id="75" w:author="Angel Emery" w:date="2026-09-25T20:01:00Z" w16du:dateUtc="2026-09-26T00:01:00Z"/>
          <w:rFonts w:ascii="Arial Narrow" w:hAnsi="Arial Narrow"/>
          <w:bCs/>
        </w:rPr>
      </w:pPr>
      <w:ins w:id="76" w:author="Angel Emery" w:date="2026-09-25T20:01:00Z" w16du:dateUtc="2026-09-26T00:01:00Z">
        <w:r>
          <w:rPr>
            <w:rFonts w:ascii="Arial Narrow" w:hAnsi="Arial Narrow"/>
            <w:b/>
            <w:u w:val="single"/>
          </w:rPr>
          <w:t>Bowman</w:t>
        </w:r>
        <w:r w:rsidR="0025191F">
          <w:rPr>
            <w:rFonts w:ascii="Arial Narrow" w:hAnsi="Arial Narrow"/>
            <w:bCs/>
          </w:rPr>
          <w:t xml:space="preserve">- </w:t>
        </w:r>
        <w:r w:rsidR="009B2A4D">
          <w:rPr>
            <w:rFonts w:ascii="Arial Narrow" w:hAnsi="Arial Narrow"/>
            <w:bCs/>
          </w:rPr>
          <w:t>Pay application was reviewed and approved by Don Franson, the checks for this project are in this meeting for signatures.</w:t>
        </w:r>
      </w:ins>
    </w:p>
    <w:p w14:paraId="0D05EAE6" w14:textId="3B865FA0" w:rsidR="00834E9E" w:rsidRPr="009B2A4D" w:rsidRDefault="00834E9E" w:rsidP="004032A4">
      <w:pPr>
        <w:rPr>
          <w:ins w:id="77" w:author="Angel Emery" w:date="2026-09-25T20:01:00Z" w16du:dateUtc="2026-09-26T00:01:00Z"/>
          <w:rFonts w:ascii="Arial Narrow" w:hAnsi="Arial Narrow"/>
          <w:b/>
        </w:rPr>
      </w:pPr>
      <w:ins w:id="78" w:author="Angel Emery" w:date="2026-09-25T20:01:00Z" w16du:dateUtc="2026-09-26T00:01:00Z">
        <w:r>
          <w:rPr>
            <w:rFonts w:ascii="Arial Narrow" w:hAnsi="Arial Narrow"/>
            <w:b/>
            <w:u w:val="single"/>
          </w:rPr>
          <w:t>Walker Township</w:t>
        </w:r>
        <w:r w:rsidR="002541D1">
          <w:rPr>
            <w:rFonts w:ascii="Arial Narrow" w:hAnsi="Arial Narrow"/>
            <w:b/>
            <w:u w:val="single"/>
          </w:rPr>
          <w:t>-</w:t>
        </w:r>
        <w:r w:rsidR="009B2A4D">
          <w:rPr>
            <w:rFonts w:ascii="Arial Narrow" w:hAnsi="Arial Narrow"/>
            <w:b/>
          </w:rPr>
          <w:t>On a motion by Gettig and 2</w:t>
        </w:r>
        <w:r w:rsidR="009B2A4D" w:rsidRPr="009B2A4D">
          <w:rPr>
            <w:rFonts w:ascii="Arial Narrow" w:hAnsi="Arial Narrow"/>
            <w:b/>
            <w:vertAlign w:val="superscript"/>
          </w:rPr>
          <w:t>nd</w:t>
        </w:r>
        <w:r w:rsidR="009B2A4D">
          <w:rPr>
            <w:rFonts w:ascii="Arial Narrow" w:hAnsi="Arial Narrow"/>
            <w:b/>
          </w:rPr>
          <w:t xml:space="preserve"> by Chapman, motion passed to approve the winter road maintenance with Walker Township as was done in past years 3-0.</w:t>
        </w:r>
      </w:ins>
    </w:p>
    <w:p w14:paraId="6B103167" w14:textId="6532B15E" w:rsidR="00834E9E" w:rsidRPr="00EF5D7B" w:rsidRDefault="00834E9E" w:rsidP="004032A4">
      <w:pPr>
        <w:rPr>
          <w:ins w:id="79" w:author="Angel Emery" w:date="2026-09-25T20:01:00Z" w16du:dateUtc="2026-09-26T00:01:00Z"/>
          <w:rFonts w:ascii="Arial Narrow" w:hAnsi="Arial Narrow"/>
          <w:b/>
        </w:rPr>
      </w:pPr>
      <w:ins w:id="80" w:author="Angel Emery" w:date="2026-09-25T20:01:00Z" w16du:dateUtc="2026-09-26T00:01:00Z">
        <w:r>
          <w:rPr>
            <w:rFonts w:ascii="Arial Narrow" w:hAnsi="Arial Narrow"/>
            <w:b/>
            <w:u w:val="single"/>
          </w:rPr>
          <w:t>Resolution 2023-10</w:t>
        </w:r>
        <w:r w:rsidR="009B2A4D">
          <w:rPr>
            <w:rFonts w:ascii="Arial Narrow" w:hAnsi="Arial Narrow"/>
            <w:bCs/>
          </w:rPr>
          <w:t xml:space="preserve">- </w:t>
        </w:r>
        <w:r w:rsidR="00EF5D7B">
          <w:rPr>
            <w:rFonts w:ascii="Arial Narrow" w:hAnsi="Arial Narrow"/>
            <w:b/>
          </w:rPr>
          <w:t>On a motion by</w:t>
        </w:r>
        <w:r w:rsidR="002541D1">
          <w:rPr>
            <w:rFonts w:ascii="Arial Narrow" w:hAnsi="Arial Narrow"/>
            <w:b/>
          </w:rPr>
          <w:t xml:space="preserve"> Dillon</w:t>
        </w:r>
        <w:r w:rsidR="00EF5D7B">
          <w:rPr>
            <w:rFonts w:ascii="Arial Narrow" w:hAnsi="Arial Narrow"/>
            <w:b/>
          </w:rPr>
          <w:t xml:space="preserve"> and 2</w:t>
        </w:r>
        <w:r w:rsidR="00EF5D7B" w:rsidRPr="00EF5D7B">
          <w:rPr>
            <w:rFonts w:ascii="Arial Narrow" w:hAnsi="Arial Narrow"/>
            <w:b/>
            <w:vertAlign w:val="superscript"/>
          </w:rPr>
          <w:t>nd</w:t>
        </w:r>
        <w:r w:rsidR="00EF5D7B">
          <w:rPr>
            <w:rFonts w:ascii="Arial Narrow" w:hAnsi="Arial Narrow"/>
            <w:b/>
          </w:rPr>
          <w:t xml:space="preserve"> by</w:t>
        </w:r>
        <w:r w:rsidR="002541D1">
          <w:rPr>
            <w:rFonts w:ascii="Arial Narrow" w:hAnsi="Arial Narrow"/>
            <w:b/>
          </w:rPr>
          <w:t xml:space="preserve"> Chapman</w:t>
        </w:r>
        <w:r w:rsidR="00EF5D7B">
          <w:rPr>
            <w:rFonts w:ascii="Arial Narrow" w:hAnsi="Arial Narrow"/>
            <w:b/>
          </w:rPr>
          <w:t>, motion passed to approve resolution 2023-10, appointing Baker Tilly as the CPA to do the annual audit for 2023</w:t>
        </w:r>
        <w:r w:rsidR="002541D1">
          <w:rPr>
            <w:rFonts w:ascii="Arial Narrow" w:hAnsi="Arial Narrow"/>
            <w:b/>
          </w:rPr>
          <w:t xml:space="preserve"> 3-0.</w:t>
        </w:r>
      </w:ins>
    </w:p>
    <w:p w14:paraId="4DB12D67" w14:textId="692B0A25" w:rsidR="00834E9E" w:rsidRPr="002541D1" w:rsidRDefault="00834E9E" w:rsidP="004032A4">
      <w:pPr>
        <w:rPr>
          <w:ins w:id="81" w:author="Angel Emery" w:date="2026-09-25T20:01:00Z" w16du:dateUtc="2026-09-26T00:01:00Z"/>
          <w:rFonts w:ascii="Arial Narrow" w:hAnsi="Arial Narrow"/>
          <w:bCs/>
        </w:rPr>
      </w:pPr>
      <w:ins w:id="82" w:author="Angel Emery" w:date="2026-09-25T20:01:00Z" w16du:dateUtc="2026-09-26T00:01:00Z">
        <w:r>
          <w:rPr>
            <w:rFonts w:ascii="Arial Narrow" w:hAnsi="Arial Narrow"/>
            <w:b/>
            <w:u w:val="single"/>
          </w:rPr>
          <w:t>Secretary Resignation</w:t>
        </w:r>
        <w:r w:rsidR="002541D1">
          <w:rPr>
            <w:rFonts w:ascii="Arial Narrow" w:hAnsi="Arial Narrow"/>
            <w:bCs/>
          </w:rPr>
          <w:t>- Emery will be done at Marion Township in mid-January and has begun training Johnstonbaugh in the position.</w:t>
        </w:r>
      </w:ins>
    </w:p>
    <w:p w14:paraId="563DD2B6" w14:textId="291117EA" w:rsidR="00834E9E" w:rsidRPr="007B588B" w:rsidRDefault="00834E9E" w:rsidP="004032A4">
      <w:pPr>
        <w:rPr>
          <w:ins w:id="83" w:author="Angel Emery" w:date="2026-09-25T20:01:00Z" w16du:dateUtc="2026-09-26T00:01:00Z"/>
          <w:rFonts w:ascii="Arial Narrow" w:hAnsi="Arial Narrow"/>
          <w:bCs/>
        </w:rPr>
      </w:pPr>
      <w:ins w:id="84" w:author="Angel Emery" w:date="2026-09-25T20:01:00Z" w16du:dateUtc="2026-09-26T00:01:00Z">
        <w:r>
          <w:rPr>
            <w:rFonts w:ascii="Arial Narrow" w:hAnsi="Arial Narrow"/>
            <w:b/>
            <w:u w:val="single"/>
          </w:rPr>
          <w:t>Centre County Library</w:t>
        </w:r>
        <w:r w:rsidR="002541D1">
          <w:rPr>
            <w:rFonts w:ascii="Arial Narrow" w:hAnsi="Arial Narrow"/>
            <w:bCs/>
          </w:rPr>
          <w:t xml:space="preserve">- </w:t>
        </w:r>
        <w:r w:rsidR="00872C77">
          <w:rPr>
            <w:rFonts w:ascii="Arial Narrow" w:hAnsi="Arial Narrow"/>
            <w:b/>
          </w:rPr>
          <w:t>On a motion by Chapman and 2</w:t>
        </w:r>
        <w:r w:rsidR="00872C77" w:rsidRPr="00872C77">
          <w:rPr>
            <w:rFonts w:ascii="Arial Narrow" w:hAnsi="Arial Narrow"/>
            <w:b/>
            <w:vertAlign w:val="superscript"/>
          </w:rPr>
          <w:t>nd</w:t>
        </w:r>
        <w:r w:rsidR="00872C77">
          <w:rPr>
            <w:rFonts w:ascii="Arial Narrow" w:hAnsi="Arial Narrow"/>
            <w:b/>
          </w:rPr>
          <w:t xml:space="preserve"> by Gettig, motion passed to send the Centre County Library $150 as has been done in the past </w:t>
        </w:r>
        <w:r w:rsidR="00EE6243">
          <w:rPr>
            <w:rFonts w:ascii="Arial Narrow" w:hAnsi="Arial Narrow"/>
            <w:b/>
          </w:rPr>
          <w:t>3-0.</w:t>
        </w:r>
      </w:ins>
    </w:p>
    <w:p w14:paraId="7511AE1C" w14:textId="77777777" w:rsidR="003D1C0E" w:rsidRDefault="003D1C0E" w:rsidP="00151226">
      <w:pPr>
        <w:tabs>
          <w:tab w:val="left" w:pos="3012"/>
        </w:tabs>
        <w:rPr>
          <w:ins w:id="85" w:author="Angel Emery" w:date="2026-09-25T20:01:00Z" w16du:dateUtc="2026-09-26T00:01:00Z"/>
          <w:rFonts w:ascii="Arial Narrow" w:hAnsi="Arial Narrow"/>
          <w:b/>
          <w:u w:val="single"/>
        </w:rPr>
      </w:pPr>
    </w:p>
    <w:p w14:paraId="46D92B4F" w14:textId="77777777" w:rsidR="003D1C0E" w:rsidRDefault="003D1C0E" w:rsidP="00151226">
      <w:pPr>
        <w:tabs>
          <w:tab w:val="left" w:pos="3012"/>
        </w:tabs>
        <w:rPr>
          <w:ins w:id="86" w:author="Angel Emery" w:date="2026-09-25T20:01:00Z" w16du:dateUtc="2026-09-26T00:01:00Z"/>
          <w:rFonts w:ascii="Arial Narrow" w:hAnsi="Arial Narrow"/>
          <w:b/>
          <w:u w:val="single"/>
        </w:rPr>
      </w:pPr>
    </w:p>
    <w:p w14:paraId="6FE5AB14" w14:textId="42515FE8" w:rsidR="00151226" w:rsidRDefault="00994F8F" w:rsidP="00151226">
      <w:pPr>
        <w:tabs>
          <w:tab w:val="left" w:pos="3012"/>
        </w:tabs>
        <w:rPr>
          <w:ins w:id="87" w:author="Angel Emery" w:date="2026-09-25T20:01:00Z" w16du:dateUtc="2026-09-26T00:01:00Z"/>
          <w:rFonts w:ascii="Arial Narrow" w:hAnsi="Arial Narrow"/>
          <w:bCs/>
        </w:rPr>
      </w:pPr>
      <w:ins w:id="88" w:author="Angel Emery" w:date="2026-09-25T20:01:00Z" w16du:dateUtc="2026-09-26T00:01:00Z">
        <w:r>
          <w:rPr>
            <w:rFonts w:ascii="Arial Narrow" w:hAnsi="Arial Narrow"/>
            <w:b/>
            <w:u w:val="single"/>
          </w:rPr>
          <w:t>Other Discussion Items:</w:t>
        </w:r>
        <w:r w:rsidR="00151226">
          <w:rPr>
            <w:rFonts w:ascii="Arial Narrow" w:hAnsi="Arial Narrow"/>
            <w:bCs/>
          </w:rPr>
          <w:t xml:space="preserve"> </w:t>
        </w:r>
      </w:ins>
    </w:p>
    <w:p w14:paraId="28706934" w14:textId="77777777" w:rsidR="007B588B" w:rsidRDefault="007B588B" w:rsidP="00151226">
      <w:pPr>
        <w:tabs>
          <w:tab w:val="left" w:pos="3012"/>
        </w:tabs>
        <w:rPr>
          <w:ins w:id="89" w:author="Angel Emery" w:date="2026-09-25T20:01:00Z" w16du:dateUtc="2026-09-26T00:01:00Z"/>
          <w:rFonts w:ascii="Arial Narrow" w:hAnsi="Arial Narrow"/>
          <w:bCs/>
        </w:rPr>
      </w:pPr>
    </w:p>
    <w:p w14:paraId="1480625D" w14:textId="77777777" w:rsidR="007B588B" w:rsidRDefault="007B588B" w:rsidP="00151226">
      <w:pPr>
        <w:tabs>
          <w:tab w:val="left" w:pos="3012"/>
        </w:tabs>
        <w:rPr>
          <w:ins w:id="90" w:author="Angel Emery" w:date="2026-09-25T20:01:00Z" w16du:dateUtc="2026-09-26T00:01:00Z"/>
          <w:rFonts w:ascii="Arial Narrow" w:hAnsi="Arial Narrow"/>
          <w:bCs/>
        </w:rPr>
      </w:pPr>
    </w:p>
    <w:p w14:paraId="3A134520" w14:textId="42D156B8" w:rsidR="003D1C0E" w:rsidRDefault="000970C8" w:rsidP="00151226">
      <w:pPr>
        <w:tabs>
          <w:tab w:val="left" w:pos="3012"/>
        </w:tabs>
        <w:rPr>
          <w:ins w:id="91" w:author="Angel Emery" w:date="2026-09-25T20:01:00Z" w16du:dateUtc="2026-09-26T00:01:00Z"/>
          <w:rFonts w:ascii="Arial Narrow" w:hAnsi="Arial Narrow"/>
          <w:b/>
        </w:rPr>
      </w:pPr>
      <w:ins w:id="92" w:author="Angel Emery" w:date="2026-09-25T20:01:00Z" w16du:dateUtc="2026-09-26T00:01:00Z">
        <w:r>
          <w:rPr>
            <w:rFonts w:ascii="Arial Narrow" w:hAnsi="Arial Narrow"/>
            <w:bCs/>
          </w:rPr>
          <w:t>Gettig read an email received from Rick Dillon stating that he is resigning from Marion Township as he will be spending much of his time out of the township.</w:t>
        </w:r>
        <w:r w:rsidR="00441A4A">
          <w:rPr>
            <w:rFonts w:ascii="Arial Narrow" w:hAnsi="Arial Narrow"/>
            <w:b/>
          </w:rPr>
          <w:t xml:space="preserve">  On a motion by Gettig and 2</w:t>
        </w:r>
        <w:r w:rsidR="00441A4A" w:rsidRPr="00441A4A">
          <w:rPr>
            <w:rFonts w:ascii="Arial Narrow" w:hAnsi="Arial Narrow"/>
            <w:b/>
            <w:vertAlign w:val="superscript"/>
          </w:rPr>
          <w:t>nd</w:t>
        </w:r>
        <w:r w:rsidR="00441A4A">
          <w:rPr>
            <w:rFonts w:ascii="Arial Narrow" w:hAnsi="Arial Narrow"/>
            <w:b/>
          </w:rPr>
          <w:t xml:space="preserve"> by Chapman, motion passed to accept Rick Dillon’s resignation 3-0.</w:t>
        </w:r>
      </w:ins>
    </w:p>
    <w:p w14:paraId="6A8D481D" w14:textId="77777777" w:rsidR="00441A4A" w:rsidRDefault="00441A4A" w:rsidP="00151226">
      <w:pPr>
        <w:tabs>
          <w:tab w:val="left" w:pos="3012"/>
        </w:tabs>
        <w:rPr>
          <w:ins w:id="93" w:author="Angel Emery" w:date="2026-09-25T20:01:00Z" w16du:dateUtc="2026-09-26T00:01:00Z"/>
          <w:rFonts w:ascii="Arial Narrow" w:hAnsi="Arial Narrow"/>
          <w:b/>
        </w:rPr>
      </w:pPr>
    </w:p>
    <w:p w14:paraId="32E0A13B" w14:textId="77777777" w:rsidR="00441A4A" w:rsidRPr="00441A4A" w:rsidRDefault="00441A4A" w:rsidP="00151226">
      <w:pPr>
        <w:tabs>
          <w:tab w:val="left" w:pos="3012"/>
        </w:tabs>
        <w:rPr>
          <w:ins w:id="94" w:author="Angel Emery" w:date="2026-09-25T20:01:00Z" w16du:dateUtc="2026-09-26T00:01:00Z"/>
          <w:rFonts w:ascii="Arial Narrow" w:hAnsi="Arial Narrow"/>
          <w:b/>
        </w:rPr>
      </w:pPr>
    </w:p>
    <w:p w14:paraId="5C8DCB1C" w14:textId="0E72E6BE" w:rsidR="003D1C0E" w:rsidRDefault="005C4A4B" w:rsidP="00151226">
      <w:pPr>
        <w:tabs>
          <w:tab w:val="left" w:pos="3012"/>
        </w:tabs>
        <w:rPr>
          <w:ins w:id="95" w:author="Angel Emery" w:date="2026-09-25T20:01:00Z" w16du:dateUtc="2026-09-26T00:01:00Z"/>
          <w:rFonts w:ascii="Arial Narrow" w:hAnsi="Arial Narrow"/>
          <w:bCs/>
        </w:rPr>
      </w:pPr>
      <w:ins w:id="96" w:author="Angel Emery" w:date="2026-09-25T20:01:00Z" w16du:dateUtc="2026-09-26T00:01:00Z">
        <w:r>
          <w:rPr>
            <w:rFonts w:ascii="Arial Narrow" w:hAnsi="Arial Narrow"/>
            <w:bCs/>
          </w:rPr>
          <w:t>Two letters of interest have been received over the last few months for supervisor positions.</w:t>
        </w:r>
      </w:ins>
    </w:p>
    <w:p w14:paraId="59B0488B" w14:textId="4071711B" w:rsidR="005C4A4B" w:rsidRDefault="005C4A4B" w:rsidP="00151226">
      <w:pPr>
        <w:tabs>
          <w:tab w:val="left" w:pos="3012"/>
        </w:tabs>
        <w:rPr>
          <w:ins w:id="97" w:author="Angel Emery" w:date="2026-09-25T20:01:00Z" w16du:dateUtc="2026-09-26T00:01:00Z"/>
          <w:rFonts w:ascii="Arial Narrow" w:hAnsi="Arial Narrow"/>
          <w:b/>
        </w:rPr>
      </w:pPr>
      <w:ins w:id="98" w:author="Angel Emery" w:date="2026-09-25T20:01:00Z" w16du:dateUtc="2026-09-26T00:01:00Z">
        <w:r>
          <w:rPr>
            <w:rFonts w:ascii="Arial Narrow" w:hAnsi="Arial Narrow"/>
            <w:b/>
          </w:rPr>
          <w:t>On a motion by Gettig and 2</w:t>
        </w:r>
        <w:r w:rsidRPr="005C4A4B">
          <w:rPr>
            <w:rFonts w:ascii="Arial Narrow" w:hAnsi="Arial Narrow"/>
            <w:b/>
            <w:vertAlign w:val="superscript"/>
          </w:rPr>
          <w:t>nd</w:t>
        </w:r>
        <w:r>
          <w:rPr>
            <w:rFonts w:ascii="Arial Narrow" w:hAnsi="Arial Narrow"/>
            <w:b/>
          </w:rPr>
          <w:t xml:space="preserve"> by Chapman, motion passed to appoint Dave Rosendale to Marion Township Supervisor position effective immediately</w:t>
        </w:r>
        <w:r w:rsidR="00E22777">
          <w:rPr>
            <w:rFonts w:ascii="Arial Narrow" w:hAnsi="Arial Narrow"/>
            <w:b/>
          </w:rPr>
          <w:t xml:space="preserve"> after swearing in</w:t>
        </w:r>
        <w:r>
          <w:rPr>
            <w:rFonts w:ascii="Arial Narrow" w:hAnsi="Arial Narrow"/>
            <w:b/>
          </w:rPr>
          <w:t xml:space="preserve"> until the next municipal election </w:t>
        </w:r>
        <w:r w:rsidR="00ED2E28">
          <w:rPr>
            <w:rFonts w:ascii="Arial Narrow" w:hAnsi="Arial Narrow"/>
            <w:b/>
          </w:rPr>
          <w:t>2</w:t>
        </w:r>
        <w:r>
          <w:rPr>
            <w:rFonts w:ascii="Arial Narrow" w:hAnsi="Arial Narrow"/>
            <w:b/>
          </w:rPr>
          <w:t>-0.</w:t>
        </w:r>
      </w:ins>
    </w:p>
    <w:p w14:paraId="2A174996" w14:textId="77777777" w:rsidR="003B6BA8" w:rsidRDefault="003B6BA8" w:rsidP="00151226">
      <w:pPr>
        <w:tabs>
          <w:tab w:val="left" w:pos="3012"/>
        </w:tabs>
        <w:rPr>
          <w:ins w:id="99" w:author="Angel Emery" w:date="2026-09-25T20:01:00Z" w16du:dateUtc="2026-09-26T00:01:00Z"/>
          <w:rFonts w:ascii="Arial Narrow" w:hAnsi="Arial Narrow"/>
          <w:b/>
        </w:rPr>
      </w:pPr>
    </w:p>
    <w:p w14:paraId="67C5985F" w14:textId="3EEECD4E" w:rsidR="003B6BA8" w:rsidRPr="005C4A4B" w:rsidRDefault="003B6BA8" w:rsidP="00151226">
      <w:pPr>
        <w:tabs>
          <w:tab w:val="left" w:pos="3012"/>
        </w:tabs>
        <w:rPr>
          <w:ins w:id="100" w:author="Angel Emery" w:date="2026-09-25T20:01:00Z" w16du:dateUtc="2026-09-26T00:01:00Z"/>
          <w:rFonts w:ascii="Arial Narrow" w:hAnsi="Arial Narrow"/>
          <w:b/>
        </w:rPr>
      </w:pPr>
      <w:ins w:id="101" w:author="Angel Emery" w:date="2026-09-25T20:01:00Z" w16du:dateUtc="2026-09-26T00:01:00Z">
        <w:r>
          <w:rPr>
            <w:rFonts w:ascii="Arial Narrow" w:hAnsi="Arial Narrow"/>
            <w:b/>
          </w:rPr>
          <w:t>On a motion by Chapman and 2</w:t>
        </w:r>
        <w:r w:rsidRPr="003B6BA8">
          <w:rPr>
            <w:rFonts w:ascii="Arial Narrow" w:hAnsi="Arial Narrow"/>
            <w:b/>
            <w:vertAlign w:val="superscript"/>
          </w:rPr>
          <w:t>nd</w:t>
        </w:r>
        <w:r>
          <w:rPr>
            <w:rFonts w:ascii="Arial Narrow" w:hAnsi="Arial Narrow"/>
            <w:b/>
          </w:rPr>
          <w:t xml:space="preserve"> by Gettig, motion passed to pay Leisa Johnstonbaugh $21.00/hour to start and look at it again in three months </w:t>
        </w:r>
        <w:r w:rsidR="00ED2E28">
          <w:rPr>
            <w:rFonts w:ascii="Arial Narrow" w:hAnsi="Arial Narrow"/>
            <w:b/>
          </w:rPr>
          <w:t>2</w:t>
        </w:r>
        <w:r>
          <w:rPr>
            <w:rFonts w:ascii="Arial Narrow" w:hAnsi="Arial Narrow"/>
            <w:b/>
          </w:rPr>
          <w:t>-0.</w:t>
        </w:r>
      </w:ins>
    </w:p>
    <w:p w14:paraId="480EBA31" w14:textId="77777777" w:rsidR="003D1C0E" w:rsidRDefault="003D1C0E" w:rsidP="00151226">
      <w:pPr>
        <w:tabs>
          <w:tab w:val="left" w:pos="3012"/>
        </w:tabs>
        <w:rPr>
          <w:ins w:id="102" w:author="Angel Emery" w:date="2026-09-25T20:01:00Z" w16du:dateUtc="2026-09-26T00:01:00Z"/>
          <w:rFonts w:ascii="Arial Narrow" w:hAnsi="Arial Narrow"/>
          <w:bCs/>
        </w:rPr>
      </w:pPr>
    </w:p>
    <w:p w14:paraId="29DCB9AA" w14:textId="77777777" w:rsidR="003D1C0E" w:rsidRDefault="003D1C0E" w:rsidP="00151226">
      <w:pPr>
        <w:tabs>
          <w:tab w:val="left" w:pos="3012"/>
        </w:tabs>
        <w:rPr>
          <w:ins w:id="103" w:author="Angel Emery" w:date="2026-09-25T20:01:00Z" w16du:dateUtc="2026-09-26T00:01:00Z"/>
          <w:rFonts w:ascii="Arial Narrow" w:hAnsi="Arial Narrow"/>
          <w:bCs/>
        </w:rPr>
      </w:pPr>
    </w:p>
    <w:p w14:paraId="46ECA3EF" w14:textId="43EB688E" w:rsidR="00D02271" w:rsidRDefault="00560632" w:rsidP="00A75B14">
      <w:pPr>
        <w:rPr>
          <w:ins w:id="104" w:author="Angel Emery" w:date="2026-09-25T20:01:00Z" w16du:dateUtc="2026-09-26T00:01:00Z"/>
          <w:rFonts w:ascii="Arial Narrow" w:hAnsi="Arial Narrow"/>
          <w:b/>
        </w:rPr>
      </w:pPr>
      <w:ins w:id="105" w:author="Angel Emery" w:date="2026-09-25T20:01:00Z" w16du:dateUtc="2026-09-26T00:01:00Z">
        <w:r>
          <w:rPr>
            <w:rFonts w:ascii="Arial Narrow" w:hAnsi="Arial Narrow"/>
            <w:b/>
          </w:rPr>
          <w:t>On a motion by</w:t>
        </w:r>
        <w:r w:rsidR="00AF539A">
          <w:rPr>
            <w:rFonts w:ascii="Arial Narrow" w:hAnsi="Arial Narrow"/>
            <w:b/>
          </w:rPr>
          <w:t xml:space="preserve"> </w:t>
        </w:r>
        <w:r w:rsidR="003F1CD8">
          <w:rPr>
            <w:rFonts w:ascii="Arial Narrow" w:hAnsi="Arial Narrow"/>
            <w:b/>
          </w:rPr>
          <w:t>Chapm</w:t>
        </w:r>
        <w:r w:rsidR="00DA445E">
          <w:rPr>
            <w:rFonts w:ascii="Arial Narrow" w:hAnsi="Arial Narrow"/>
            <w:b/>
          </w:rPr>
          <w:t>an</w:t>
        </w:r>
        <w:r>
          <w:rPr>
            <w:rFonts w:ascii="Arial Narrow" w:hAnsi="Arial Narrow"/>
            <w:b/>
          </w:rPr>
          <w:t xml:space="preserve"> and 2</w:t>
        </w:r>
        <w:r w:rsidRPr="00560632">
          <w:rPr>
            <w:rFonts w:ascii="Arial Narrow" w:hAnsi="Arial Narrow"/>
            <w:b/>
            <w:vertAlign w:val="superscript"/>
          </w:rPr>
          <w:t>nd</w:t>
        </w:r>
        <w:r>
          <w:rPr>
            <w:rFonts w:ascii="Arial Narrow" w:hAnsi="Arial Narrow"/>
            <w:b/>
          </w:rPr>
          <w:t xml:space="preserve"> by</w:t>
        </w:r>
        <w:r w:rsidR="008C1B37">
          <w:rPr>
            <w:rFonts w:ascii="Arial Narrow" w:hAnsi="Arial Narrow"/>
            <w:b/>
          </w:rPr>
          <w:t xml:space="preserve"> </w:t>
        </w:r>
        <w:r w:rsidR="008359FE">
          <w:rPr>
            <w:rFonts w:ascii="Arial Narrow" w:hAnsi="Arial Narrow"/>
            <w:b/>
          </w:rPr>
          <w:t>Gettig</w:t>
        </w:r>
        <w:r>
          <w:rPr>
            <w:rFonts w:ascii="Arial Narrow" w:hAnsi="Arial Narrow"/>
            <w:b/>
          </w:rPr>
          <w:t>, motion passed to accept and pay bills as presen</w:t>
        </w:r>
        <w:r w:rsidR="00067B12">
          <w:rPr>
            <w:rFonts w:ascii="Arial Narrow" w:hAnsi="Arial Narrow"/>
            <w:b/>
          </w:rPr>
          <w:t xml:space="preserve">ted </w:t>
        </w:r>
        <w:r w:rsidR="00ED2E28">
          <w:rPr>
            <w:rFonts w:ascii="Arial Narrow" w:hAnsi="Arial Narrow"/>
            <w:b/>
          </w:rPr>
          <w:t>2</w:t>
        </w:r>
        <w:r w:rsidR="00067B12">
          <w:rPr>
            <w:rFonts w:ascii="Arial Narrow" w:hAnsi="Arial Narrow"/>
            <w:b/>
          </w:rPr>
          <w:t>-0.</w:t>
        </w:r>
      </w:ins>
    </w:p>
    <w:p w14:paraId="0193762C" w14:textId="77777777" w:rsidR="00D02271" w:rsidRDefault="00D02271" w:rsidP="00A75B14">
      <w:pPr>
        <w:rPr>
          <w:ins w:id="106" w:author="Angel Emery" w:date="2026-09-25T20:01:00Z" w16du:dateUtc="2026-09-26T00:01:00Z"/>
          <w:rFonts w:ascii="Arial Narrow" w:hAnsi="Arial Narrow"/>
          <w:b/>
        </w:rPr>
      </w:pPr>
    </w:p>
    <w:p w14:paraId="447A493E" w14:textId="41655B98" w:rsidR="001E63E9" w:rsidRPr="00D02271" w:rsidRDefault="00841060" w:rsidP="00A75B14">
      <w:pPr>
        <w:rPr>
          <w:ins w:id="107" w:author="Angel Emery" w:date="2026-09-25T20:01:00Z" w16du:dateUtc="2026-09-26T00:01:00Z"/>
          <w:rFonts w:ascii="Arial Narrow" w:hAnsi="Arial Narrow"/>
          <w:b/>
          <w:u w:val="single"/>
        </w:rPr>
      </w:pPr>
      <w:ins w:id="108" w:author="Angel Emery" w:date="2026-09-25T20:01:00Z" w16du:dateUtc="2026-09-26T00:01:00Z">
        <w:r>
          <w:rPr>
            <w:rFonts w:ascii="Arial Narrow" w:hAnsi="Arial Narrow"/>
            <w:b/>
          </w:rPr>
          <w:t xml:space="preserve">Motion to </w:t>
        </w:r>
        <w:r w:rsidR="00A13547">
          <w:rPr>
            <w:rFonts w:ascii="Arial Narrow" w:hAnsi="Arial Narrow"/>
            <w:b/>
          </w:rPr>
          <w:t>adjourn</w:t>
        </w:r>
        <w:r w:rsidR="00EE5D20">
          <w:rPr>
            <w:rFonts w:ascii="Arial Narrow" w:hAnsi="Arial Narrow"/>
            <w:b/>
          </w:rPr>
          <w:t xml:space="preserve"> </w:t>
        </w:r>
        <w:r w:rsidR="00ED2E28">
          <w:rPr>
            <w:rFonts w:ascii="Arial Narrow" w:hAnsi="Arial Narrow"/>
            <w:b/>
          </w:rPr>
          <w:t xml:space="preserve">9:05 </w:t>
        </w:r>
        <w:r w:rsidR="004A258E">
          <w:rPr>
            <w:rFonts w:ascii="Arial Narrow" w:hAnsi="Arial Narrow"/>
            <w:b/>
          </w:rPr>
          <w:t>p</w:t>
        </w:r>
        <w:r w:rsidR="009E0A22">
          <w:rPr>
            <w:rFonts w:ascii="Arial Narrow" w:hAnsi="Arial Narrow"/>
            <w:b/>
          </w:rPr>
          <w:t>.m.</w:t>
        </w:r>
      </w:ins>
    </w:p>
    <w:p w14:paraId="2258B281" w14:textId="77777777" w:rsidR="00A75B14" w:rsidRDefault="00A75B14" w:rsidP="00A75B14">
      <w:pPr>
        <w:rPr>
          <w:ins w:id="109" w:author="Angel Emery" w:date="2026-09-25T20:01:00Z" w16du:dateUtc="2026-09-26T00:01:00Z"/>
          <w:rFonts w:ascii="Arial Narrow" w:hAnsi="Arial Narrow"/>
        </w:rPr>
      </w:pPr>
    </w:p>
    <w:p w14:paraId="5F04EB75" w14:textId="77777777" w:rsidR="00666ED4" w:rsidRDefault="00666ED4" w:rsidP="00A75B14">
      <w:pPr>
        <w:rPr>
          <w:ins w:id="110" w:author="Angel Emery" w:date="2026-09-25T20:01:00Z" w16du:dateUtc="2026-09-26T00:01:00Z"/>
          <w:rFonts w:ascii="Arial Narrow" w:hAnsi="Arial Narrow"/>
        </w:rPr>
      </w:pPr>
    </w:p>
    <w:p w14:paraId="7D6CA68D" w14:textId="6E744C8B" w:rsidR="00A75B14" w:rsidRPr="0013490C" w:rsidRDefault="00A75B14" w:rsidP="00A75B14">
      <w:pPr>
        <w:rPr>
          <w:ins w:id="111" w:author="Angel Emery" w:date="2026-09-25T20:01:00Z" w16du:dateUtc="2026-09-26T00:01:00Z"/>
          <w:rFonts w:ascii="Arial Narrow" w:hAnsi="Arial Narrow"/>
          <w:b/>
        </w:rPr>
      </w:pPr>
      <w:ins w:id="112" w:author="Angel Emery" w:date="2026-09-25T20:01:00Z" w16du:dateUtc="2026-09-26T00:01:00Z">
        <w:r w:rsidRPr="0013490C">
          <w:rPr>
            <w:rFonts w:ascii="Arial Narrow" w:hAnsi="Arial Narrow"/>
          </w:rPr>
          <w:t>Treasurers Report:  including the list of checks written to date for approval with Treasurer’s report.  (Some checks were mailed and the balance is being presented for signatures at this meeting).  Checks l</w:t>
        </w:r>
        <w:r w:rsidR="00866A95">
          <w:rPr>
            <w:rFonts w:ascii="Arial Narrow" w:hAnsi="Arial Narrow"/>
          </w:rPr>
          <w:t xml:space="preserve">isted </w:t>
        </w:r>
        <w:r w:rsidR="004A5BC9">
          <w:rPr>
            <w:rFonts w:ascii="Arial Narrow" w:hAnsi="Arial Narrow"/>
          </w:rPr>
          <w:t>above are from</w:t>
        </w:r>
        <w:r w:rsidR="00E04104">
          <w:rPr>
            <w:rFonts w:ascii="Arial Narrow" w:hAnsi="Arial Narrow"/>
          </w:rPr>
          <w:t xml:space="preserve"> </w:t>
        </w:r>
        <w:r w:rsidR="00173046">
          <w:rPr>
            <w:rFonts w:ascii="Arial Narrow" w:hAnsi="Arial Narrow"/>
          </w:rPr>
          <w:t>October</w:t>
        </w:r>
        <w:r w:rsidR="001D16CD">
          <w:rPr>
            <w:rFonts w:ascii="Arial Narrow" w:hAnsi="Arial Narrow"/>
          </w:rPr>
          <w:t xml:space="preserve"> 1</w:t>
        </w:r>
        <w:r w:rsidR="00173046">
          <w:rPr>
            <w:rFonts w:ascii="Arial Narrow" w:hAnsi="Arial Narrow"/>
          </w:rPr>
          <w:t>3</w:t>
        </w:r>
        <w:r w:rsidR="00800D7C">
          <w:rPr>
            <w:rFonts w:ascii="Arial Narrow" w:hAnsi="Arial Narrow"/>
          </w:rPr>
          <w:t>, 202</w:t>
        </w:r>
        <w:r w:rsidR="00FC227A">
          <w:rPr>
            <w:rFonts w:ascii="Arial Narrow" w:hAnsi="Arial Narrow"/>
          </w:rPr>
          <w:t>3</w:t>
        </w:r>
        <w:r w:rsidR="00E04104">
          <w:rPr>
            <w:rFonts w:ascii="Arial Narrow" w:hAnsi="Arial Narrow"/>
          </w:rPr>
          <w:t xml:space="preserve"> through</w:t>
        </w:r>
        <w:r w:rsidR="007C662F">
          <w:rPr>
            <w:rFonts w:ascii="Arial Narrow" w:hAnsi="Arial Narrow"/>
          </w:rPr>
          <w:t xml:space="preserve"> </w:t>
        </w:r>
        <w:r w:rsidR="00173046">
          <w:rPr>
            <w:rFonts w:ascii="Arial Narrow" w:hAnsi="Arial Narrow"/>
          </w:rPr>
          <w:t>November</w:t>
        </w:r>
        <w:r w:rsidR="00F468B7">
          <w:rPr>
            <w:rFonts w:ascii="Arial Narrow" w:hAnsi="Arial Narrow"/>
          </w:rPr>
          <w:t xml:space="preserve"> </w:t>
        </w:r>
        <w:r w:rsidR="00173046">
          <w:rPr>
            <w:rFonts w:ascii="Arial Narrow" w:hAnsi="Arial Narrow"/>
          </w:rPr>
          <w:t>9</w:t>
        </w:r>
        <w:r w:rsidR="004A258E">
          <w:rPr>
            <w:rFonts w:ascii="Arial Narrow" w:hAnsi="Arial Narrow"/>
          </w:rPr>
          <w:t>, 202</w:t>
        </w:r>
        <w:r w:rsidR="006E1243">
          <w:rPr>
            <w:rFonts w:ascii="Arial Narrow" w:hAnsi="Arial Narrow"/>
          </w:rPr>
          <w:t>3</w:t>
        </w:r>
        <w:r w:rsidR="00C90091">
          <w:rPr>
            <w:rFonts w:ascii="Arial Narrow" w:hAnsi="Arial Narrow"/>
          </w:rPr>
          <w:t>.</w:t>
        </w:r>
        <w:r w:rsidRPr="0013490C">
          <w:rPr>
            <w:rFonts w:ascii="Arial Narrow" w:hAnsi="Arial Narrow"/>
          </w:rPr>
          <w:t xml:space="preserve">  Check numbers and the amounts are on the listings and it will be included with the official minutes for filing.  Additional checks written after the above dates may be presented for approval at the monthly meetings.  The above additional checks will be included again on the monthly listing for approval at the following months meeting.</w:t>
        </w:r>
      </w:ins>
    </w:p>
    <w:p w14:paraId="4C3E6B27" w14:textId="77777777" w:rsidR="00A75B14" w:rsidRPr="0013490C" w:rsidRDefault="00A75B14" w:rsidP="00A75B14">
      <w:pPr>
        <w:rPr>
          <w:ins w:id="113" w:author="Angel Emery" w:date="2026-09-25T20:01:00Z" w16du:dateUtc="2026-09-26T00:01:00Z"/>
          <w:rFonts w:ascii="Arial Narrow" w:hAnsi="Arial Narrow"/>
        </w:rPr>
      </w:pPr>
      <w:ins w:id="114" w:author="Angel Emery" w:date="2026-09-25T20:01:00Z" w16du:dateUtc="2026-09-26T00:01:00Z">
        <w:r w:rsidRPr="0013490C">
          <w:rPr>
            <w:rFonts w:ascii="Arial Narrow" w:hAnsi="Arial Narrow"/>
          </w:rPr>
          <w:t>PLEASE NOTE ALL BALANCES BELOW ARE AFTER ALL CHECKS LISTED IN ABOVE REPORT HAVE BEEN WRITTEN.</w:t>
        </w:r>
      </w:ins>
    </w:p>
    <w:p w14:paraId="11A1A1CB" w14:textId="3AFDC6E6" w:rsidR="00A75B14" w:rsidRPr="0013490C" w:rsidRDefault="001E63E9" w:rsidP="00A75B14">
      <w:pPr>
        <w:rPr>
          <w:ins w:id="115" w:author="Angel Emery" w:date="2026-09-25T20:01:00Z" w16du:dateUtc="2026-09-26T00:01:00Z"/>
          <w:rFonts w:ascii="Arial Narrow" w:hAnsi="Arial Narrow"/>
        </w:rPr>
      </w:pPr>
      <w:ins w:id="116" w:author="Angel Emery" w:date="2026-09-25T20:01:00Z" w16du:dateUtc="2026-09-26T00:01:00Z">
        <w:r>
          <w:rPr>
            <w:rFonts w:ascii="Arial Narrow" w:hAnsi="Arial Narrow"/>
          </w:rPr>
          <w:t xml:space="preserve">General ----   </w:t>
        </w:r>
        <w:r w:rsidR="00E04104">
          <w:rPr>
            <w:rFonts w:ascii="Arial Narrow" w:hAnsi="Arial Narrow"/>
          </w:rPr>
          <w:t>$</w:t>
        </w:r>
        <w:r w:rsidR="00A75B14" w:rsidRPr="0013490C">
          <w:rPr>
            <w:rFonts w:ascii="Arial Narrow" w:hAnsi="Arial Narrow"/>
          </w:rPr>
          <w:t xml:space="preserve"> </w:t>
        </w:r>
        <w:r w:rsidR="00551DE9" w:rsidRPr="00551DE9">
          <w:rPr>
            <w:rFonts w:ascii="Arial Narrow" w:hAnsi="Arial Narrow"/>
          </w:rPr>
          <w:t>9</w:t>
        </w:r>
        <w:r w:rsidR="00246FF0">
          <w:rPr>
            <w:rFonts w:ascii="Arial Narrow" w:hAnsi="Arial Narrow"/>
          </w:rPr>
          <w:t>0,788.15</w:t>
        </w:r>
        <w:r w:rsidR="00A75B14" w:rsidRPr="0013490C">
          <w:rPr>
            <w:rFonts w:ascii="Arial Narrow" w:hAnsi="Arial Narrow"/>
          </w:rPr>
          <w:t xml:space="preserve">          </w:t>
        </w:r>
        <w:r w:rsidR="00A75B14" w:rsidRPr="0013490C">
          <w:rPr>
            <w:rFonts w:ascii="Arial Narrow" w:hAnsi="Arial Narrow"/>
          </w:rPr>
          <w:tab/>
        </w:r>
        <w:r w:rsidR="00F823DA" w:rsidRPr="0013490C">
          <w:rPr>
            <w:rFonts w:ascii="Arial Narrow" w:hAnsi="Arial Narrow"/>
          </w:rPr>
          <w:tab/>
          <w:t xml:space="preserve"> </w:t>
        </w:r>
        <w:r w:rsidR="00551DE9">
          <w:rPr>
            <w:rFonts w:ascii="Arial Narrow" w:hAnsi="Arial Narrow"/>
          </w:rPr>
          <w:tab/>
        </w:r>
        <w:r w:rsidR="00F823DA">
          <w:rPr>
            <w:rFonts w:ascii="Arial Narrow" w:hAnsi="Arial Narrow"/>
          </w:rPr>
          <w:t>State</w:t>
        </w:r>
        <w:r w:rsidR="007924DD">
          <w:rPr>
            <w:rFonts w:ascii="Arial Narrow" w:hAnsi="Arial Narrow"/>
          </w:rPr>
          <w:t xml:space="preserve"> liquid fuels fund--</w:t>
        </w:r>
        <w:r w:rsidR="007924DD">
          <w:rPr>
            <w:rFonts w:ascii="Arial Narrow" w:hAnsi="Arial Narrow"/>
          </w:rPr>
          <w:tab/>
        </w:r>
        <w:r>
          <w:rPr>
            <w:rFonts w:ascii="Arial Narrow" w:hAnsi="Arial Narrow"/>
          </w:rPr>
          <w:t>$</w:t>
        </w:r>
        <w:r w:rsidR="007C662F">
          <w:rPr>
            <w:rFonts w:ascii="Arial Narrow" w:hAnsi="Arial Narrow"/>
          </w:rPr>
          <w:t>1</w:t>
        </w:r>
        <w:r w:rsidR="00A13547">
          <w:rPr>
            <w:rFonts w:ascii="Arial Narrow" w:hAnsi="Arial Narrow"/>
          </w:rPr>
          <w:t>39,290.63</w:t>
        </w:r>
      </w:ins>
    </w:p>
    <w:p w14:paraId="680DAFBA" w14:textId="56F0890D" w:rsidR="00094B41" w:rsidRDefault="00B531C4" w:rsidP="00CB33BB">
      <w:pPr>
        <w:rPr>
          <w:ins w:id="117" w:author="Angel Emery" w:date="2026-09-25T20:01:00Z" w16du:dateUtc="2026-09-26T00:01:00Z"/>
          <w:rFonts w:ascii="Arial Narrow" w:hAnsi="Arial Narrow"/>
        </w:rPr>
      </w:pPr>
      <w:ins w:id="118" w:author="Angel Emery" w:date="2026-09-25T20:01:00Z" w16du:dateUtc="2026-09-26T00:01:00Z">
        <w:r>
          <w:rPr>
            <w:rFonts w:ascii="Arial Narrow" w:hAnsi="Arial Narrow"/>
          </w:rPr>
          <w:t>Park</w:t>
        </w:r>
        <w:r w:rsidR="00E04104">
          <w:rPr>
            <w:rFonts w:ascii="Arial Narrow" w:hAnsi="Arial Narrow"/>
          </w:rPr>
          <w:t xml:space="preserve"> Fund ----   $</w:t>
        </w:r>
        <w:r w:rsidR="00406CF3">
          <w:rPr>
            <w:rFonts w:ascii="Arial Narrow" w:hAnsi="Arial Narrow"/>
          </w:rPr>
          <w:t>574.54</w:t>
        </w:r>
        <w:r w:rsidR="00A13547">
          <w:rPr>
            <w:rFonts w:ascii="Arial Narrow" w:hAnsi="Arial Narrow"/>
          </w:rPr>
          <w:tab/>
        </w:r>
        <w:r w:rsidR="00A13547">
          <w:rPr>
            <w:rFonts w:ascii="Arial Narrow" w:hAnsi="Arial Narrow"/>
          </w:rPr>
          <w:tab/>
        </w:r>
        <w:r w:rsidR="00A13547">
          <w:rPr>
            <w:rFonts w:ascii="Arial Narrow" w:hAnsi="Arial Narrow"/>
          </w:rPr>
          <w:tab/>
        </w:r>
        <w:r w:rsidR="005D5D9E">
          <w:rPr>
            <w:rFonts w:ascii="Arial Narrow" w:hAnsi="Arial Narrow"/>
          </w:rPr>
          <w:tab/>
        </w:r>
        <w:r w:rsidR="00A13547">
          <w:rPr>
            <w:rFonts w:ascii="Arial Narrow" w:hAnsi="Arial Narrow"/>
          </w:rPr>
          <w:t>Act 13 Funds- $4,</w:t>
        </w:r>
        <w:r w:rsidR="008D6ABF">
          <w:rPr>
            <w:rFonts w:ascii="Arial Narrow" w:hAnsi="Arial Narrow"/>
          </w:rPr>
          <w:t>361.35</w:t>
        </w:r>
      </w:ins>
    </w:p>
    <w:p w14:paraId="2DD888F4" w14:textId="15D36336" w:rsidR="00A75B14" w:rsidRDefault="00094B41" w:rsidP="00CB33BB">
      <w:pPr>
        <w:rPr>
          <w:ins w:id="119" w:author="Angel Emery" w:date="2026-09-25T20:01:00Z" w16du:dateUtc="2026-09-26T00:01:00Z"/>
          <w:rFonts w:ascii="Arial Narrow" w:hAnsi="Arial Narrow"/>
        </w:rPr>
      </w:pPr>
      <w:ins w:id="120" w:author="Angel Emery" w:date="2026-09-25T20:01:00Z" w16du:dateUtc="2026-09-26T00:01:00Z">
        <w:r>
          <w:rPr>
            <w:rFonts w:ascii="Arial Narrow" w:hAnsi="Arial Narrow"/>
          </w:rPr>
          <w:t>Building Fund Reserve- $9</w:t>
        </w:r>
        <w:r w:rsidR="00FC227A">
          <w:rPr>
            <w:rFonts w:ascii="Arial Narrow" w:hAnsi="Arial Narrow"/>
          </w:rPr>
          <w:t>5,838.00</w:t>
        </w:r>
        <w:r w:rsidR="00A75B14" w:rsidRPr="0013490C">
          <w:rPr>
            <w:rFonts w:ascii="Arial Narrow" w:hAnsi="Arial Narrow"/>
          </w:rPr>
          <w:t xml:space="preserve">           </w:t>
        </w:r>
        <w:r w:rsidR="00F823DA">
          <w:rPr>
            <w:rFonts w:ascii="Arial Narrow" w:hAnsi="Arial Narrow"/>
          </w:rPr>
          <w:tab/>
        </w:r>
        <w:r w:rsidR="00F823DA" w:rsidRPr="0013490C">
          <w:rPr>
            <w:rFonts w:ascii="Arial Narrow" w:hAnsi="Arial Narrow"/>
          </w:rPr>
          <w:t xml:space="preserve"> State</w:t>
        </w:r>
        <w:r w:rsidR="00A75B14">
          <w:rPr>
            <w:rFonts w:ascii="Arial Narrow" w:hAnsi="Arial Narrow"/>
          </w:rPr>
          <w:t xml:space="preserve"> Equipment </w:t>
        </w:r>
        <w:r w:rsidR="00E04104">
          <w:rPr>
            <w:rFonts w:ascii="Arial Narrow" w:hAnsi="Arial Narrow"/>
          </w:rPr>
          <w:t>Fund--$</w:t>
        </w:r>
        <w:r w:rsidR="00846AE0">
          <w:rPr>
            <w:rFonts w:ascii="Arial Narrow" w:hAnsi="Arial Narrow"/>
          </w:rPr>
          <w:t>14,967.89</w:t>
        </w:r>
      </w:ins>
    </w:p>
    <w:p w14:paraId="4035213B" w14:textId="23FD6E91" w:rsidR="00994F8F" w:rsidRDefault="00A13547" w:rsidP="00CB33BB">
      <w:pPr>
        <w:rPr>
          <w:ins w:id="121" w:author="Angel Emery" w:date="2026-09-25T20:01:00Z" w16du:dateUtc="2026-09-26T00:01:00Z"/>
          <w:rFonts w:ascii="Arial Narrow" w:hAnsi="Arial Narrow"/>
        </w:rPr>
      </w:pPr>
      <w:ins w:id="122" w:author="Angel Emery" w:date="2026-09-25T20:01:00Z" w16du:dateUtc="2026-09-26T00:01:00Z">
        <w:r>
          <w:rPr>
            <w:rFonts w:ascii="Arial Narrow" w:hAnsi="Arial Narrow"/>
          </w:rPr>
          <w:t>FNB General Acct--- $</w:t>
        </w:r>
        <w:r w:rsidR="00246FF0">
          <w:rPr>
            <w:rFonts w:ascii="Arial Narrow" w:hAnsi="Arial Narrow"/>
          </w:rPr>
          <w:t>24,491.36</w:t>
        </w:r>
        <w:r w:rsidR="00B13C3E">
          <w:rPr>
            <w:rFonts w:ascii="Arial Narrow" w:hAnsi="Arial Narrow"/>
          </w:rPr>
          <w:tab/>
        </w:r>
        <w:r w:rsidR="00B13C3E">
          <w:rPr>
            <w:rFonts w:ascii="Arial Narrow" w:hAnsi="Arial Narrow"/>
          </w:rPr>
          <w:tab/>
        </w:r>
        <w:r w:rsidR="00FC227A">
          <w:rPr>
            <w:rFonts w:ascii="Arial Narrow" w:hAnsi="Arial Narrow"/>
          </w:rPr>
          <w:t>FNB Money Market Acct- $</w:t>
        </w:r>
        <w:r w:rsidR="00406CF3">
          <w:rPr>
            <w:rFonts w:ascii="Arial Narrow" w:hAnsi="Arial Narrow"/>
          </w:rPr>
          <w:t>8</w:t>
        </w:r>
        <w:r w:rsidR="00846AE0">
          <w:rPr>
            <w:rFonts w:ascii="Arial Narrow" w:hAnsi="Arial Narrow"/>
          </w:rPr>
          <w:t>9,753.79</w:t>
        </w:r>
      </w:ins>
    </w:p>
    <w:p w14:paraId="670ACE0F" w14:textId="77777777" w:rsidR="00A75B14" w:rsidRDefault="00A75B14" w:rsidP="00A75B14">
      <w:pPr>
        <w:ind w:left="5040"/>
        <w:rPr>
          <w:ins w:id="123" w:author="Angel Emery" w:date="2026-09-25T20:01:00Z" w16du:dateUtc="2026-09-26T00:01:00Z"/>
          <w:rFonts w:ascii="Arial Narrow" w:hAnsi="Arial Narrow"/>
        </w:rPr>
      </w:pPr>
    </w:p>
    <w:p w14:paraId="248FFD7D" w14:textId="77777777" w:rsidR="00F95B4D" w:rsidRDefault="00F95B4D" w:rsidP="00A75B14">
      <w:pPr>
        <w:ind w:left="5040"/>
        <w:rPr>
          <w:ins w:id="124" w:author="Angel Emery" w:date="2026-09-25T20:01:00Z" w16du:dateUtc="2026-09-26T00:01:00Z"/>
          <w:rFonts w:ascii="Arial Narrow" w:hAnsi="Arial Narrow"/>
        </w:rPr>
      </w:pPr>
    </w:p>
    <w:p w14:paraId="42FC7316" w14:textId="2D2E493F" w:rsidR="00A75B14" w:rsidRPr="0013490C" w:rsidRDefault="00A75B14" w:rsidP="00480898">
      <w:pPr>
        <w:ind w:left="4320" w:firstLine="720"/>
        <w:rPr>
          <w:ins w:id="125" w:author="Angel Emery" w:date="2026-09-25T20:01:00Z" w16du:dateUtc="2026-09-26T00:01:00Z"/>
          <w:rFonts w:ascii="Arial Narrow" w:hAnsi="Arial Narrow"/>
        </w:rPr>
      </w:pPr>
      <w:ins w:id="126" w:author="Angel Emery" w:date="2026-09-25T20:01:00Z" w16du:dateUtc="2026-09-26T00:01:00Z">
        <w:r>
          <w:rPr>
            <w:rFonts w:ascii="Arial Narrow" w:hAnsi="Arial Narrow"/>
          </w:rPr>
          <w:t>_________________________________</w:t>
        </w:r>
        <w:r w:rsidR="00146601">
          <w:rPr>
            <w:rFonts w:ascii="Arial Narrow" w:hAnsi="Arial Narrow"/>
          </w:rPr>
          <w:t>__</w:t>
        </w:r>
      </w:ins>
    </w:p>
    <w:p w14:paraId="69D7E230" w14:textId="77777777" w:rsidR="00A75B14" w:rsidRPr="00025092" w:rsidRDefault="00A75B14" w:rsidP="00A75B14">
      <w:pPr>
        <w:rPr>
          <w:ins w:id="127" w:author="Angel Emery" w:date="2026-09-25T20:01:00Z" w16du:dateUtc="2026-09-26T00:01:00Z"/>
          <w:rFonts w:ascii="Arial Narrow" w:hAnsi="Arial Narrow"/>
        </w:rPr>
      </w:pPr>
      <w:ins w:id="128" w:author="Angel Emery" w:date="2026-09-25T20:01:00Z" w16du:dateUtc="2026-09-26T00:01:00Z">
        <w:r>
          <w:rPr>
            <w:rFonts w:ascii="Arial Narrow" w:hAnsi="Arial Narrow"/>
            <w:b/>
          </w:rPr>
          <w:tab/>
        </w:r>
        <w:r>
          <w:rPr>
            <w:rFonts w:ascii="Arial Narrow" w:hAnsi="Arial Narrow"/>
            <w:b/>
          </w:rPr>
          <w:tab/>
        </w:r>
        <w:r>
          <w:rPr>
            <w:rFonts w:ascii="Arial Narrow" w:hAnsi="Arial Narrow"/>
            <w:b/>
          </w:rPr>
          <w:tab/>
        </w:r>
        <w:r>
          <w:rPr>
            <w:rFonts w:ascii="Arial Narrow" w:hAnsi="Arial Narrow"/>
            <w:b/>
          </w:rPr>
          <w:tab/>
        </w:r>
        <w:r>
          <w:rPr>
            <w:rFonts w:ascii="Arial Narrow" w:hAnsi="Arial Narrow"/>
            <w:b/>
          </w:rPr>
          <w:tab/>
        </w:r>
        <w:r>
          <w:rPr>
            <w:rFonts w:ascii="Arial Narrow" w:hAnsi="Arial Narrow"/>
            <w:b/>
          </w:rPr>
          <w:tab/>
        </w:r>
        <w:r>
          <w:rPr>
            <w:rFonts w:ascii="Arial Narrow" w:hAnsi="Arial Narrow"/>
            <w:b/>
          </w:rPr>
          <w:tab/>
        </w:r>
        <w:r w:rsidR="00F95B4D">
          <w:rPr>
            <w:rFonts w:ascii="Arial Narrow" w:hAnsi="Arial Narrow"/>
          </w:rPr>
          <w:t>Archie Gettig Jr., Head Chairman</w:t>
        </w:r>
      </w:ins>
    </w:p>
    <w:p w14:paraId="4BC8413D" w14:textId="77777777" w:rsidR="009A4419" w:rsidRDefault="00A75B14" w:rsidP="00C90091">
      <w:pPr>
        <w:tabs>
          <w:tab w:val="left" w:pos="3369"/>
        </w:tabs>
        <w:rPr>
          <w:ins w:id="129" w:author="Angel Emery" w:date="2026-09-25T20:01:00Z" w16du:dateUtc="2026-09-26T00:01:00Z"/>
          <w:rFonts w:ascii="Arial Narrow" w:hAnsi="Arial Narrow"/>
        </w:rPr>
      </w:pPr>
      <w:ins w:id="130" w:author="Angel Emery" w:date="2026-09-25T20:01:00Z" w16du:dateUtc="2026-09-26T00:01:00Z">
        <w:r w:rsidRPr="0013490C">
          <w:rPr>
            <w:rFonts w:ascii="Arial Narrow" w:hAnsi="Arial Narrow"/>
          </w:rPr>
          <w:t>_________________________________</w:t>
        </w:r>
        <w:r w:rsidRPr="0013490C">
          <w:rPr>
            <w:rFonts w:ascii="Arial Narrow" w:hAnsi="Arial Narrow"/>
          </w:rPr>
          <w:tab/>
          <w:t xml:space="preserve">    </w:t>
        </w:r>
        <w:r w:rsidR="00C90091">
          <w:rPr>
            <w:rFonts w:ascii="Arial Narrow" w:hAnsi="Arial Narrow"/>
          </w:rPr>
          <w:tab/>
        </w:r>
        <w:r w:rsidRPr="0013490C">
          <w:rPr>
            <w:rFonts w:ascii="Arial Narrow" w:hAnsi="Arial Narrow"/>
          </w:rPr>
          <w:t xml:space="preserve">                                                                                                                                           Angel Emery, Secretary/Treasurer</w:t>
        </w:r>
        <w:r w:rsidR="00C90091">
          <w:rPr>
            <w:rFonts w:ascii="Arial Narrow" w:hAnsi="Arial Narrow"/>
          </w:rPr>
          <w:tab/>
        </w:r>
        <w:r w:rsidR="00C90091">
          <w:rPr>
            <w:rFonts w:ascii="Arial Narrow" w:hAnsi="Arial Narrow"/>
          </w:rPr>
          <w:tab/>
        </w:r>
        <w:r w:rsidR="00C90091">
          <w:rPr>
            <w:rFonts w:ascii="Arial Narrow" w:hAnsi="Arial Narrow"/>
          </w:rPr>
          <w:tab/>
        </w:r>
        <w:r w:rsidR="00C90091">
          <w:rPr>
            <w:rFonts w:ascii="Arial Narrow" w:hAnsi="Arial Narrow"/>
          </w:rPr>
          <w:tab/>
        </w:r>
      </w:ins>
    </w:p>
    <w:p w14:paraId="0D355DD5" w14:textId="0A8AF33E" w:rsidR="009A4419" w:rsidRDefault="009A4419" w:rsidP="00C90091">
      <w:pPr>
        <w:tabs>
          <w:tab w:val="left" w:pos="3369"/>
        </w:tabs>
        <w:rPr>
          <w:ins w:id="131" w:author="Angel Emery" w:date="2026-09-25T20:01:00Z" w16du:dateUtc="2026-09-26T00:01:00Z"/>
          <w:rFonts w:ascii="Arial Narrow" w:hAnsi="Arial Narrow"/>
        </w:rPr>
      </w:pPr>
      <w:ins w:id="132" w:author="Angel Emery" w:date="2026-09-25T20:01:00Z" w16du:dateUtc="2026-09-26T00:01:00Z">
        <w:r>
          <w:rPr>
            <w:rFonts w:ascii="Arial Narrow" w:hAnsi="Arial Narrow"/>
          </w:rPr>
          <w:tab/>
        </w:r>
        <w:r>
          <w:rPr>
            <w:rFonts w:ascii="Arial Narrow" w:hAnsi="Arial Narrow"/>
          </w:rPr>
          <w:tab/>
        </w:r>
        <w:r>
          <w:rPr>
            <w:rFonts w:ascii="Arial Narrow" w:hAnsi="Arial Narrow"/>
          </w:rPr>
          <w:tab/>
        </w:r>
        <w:r>
          <w:rPr>
            <w:rFonts w:ascii="Arial Narrow" w:hAnsi="Arial Narrow"/>
          </w:rPr>
          <w:tab/>
          <w:t>____________________________________</w:t>
        </w:r>
      </w:ins>
    </w:p>
    <w:p w14:paraId="0FA24228" w14:textId="2AF4E154" w:rsidR="009A4419" w:rsidRDefault="009A4419" w:rsidP="00C90091">
      <w:pPr>
        <w:tabs>
          <w:tab w:val="left" w:pos="3369"/>
        </w:tabs>
        <w:rPr>
          <w:ins w:id="133" w:author="Angel Emery" w:date="2026-09-25T20:01:00Z" w16du:dateUtc="2026-09-26T00:01:00Z"/>
          <w:rFonts w:ascii="Arial Narrow" w:hAnsi="Arial Narrow"/>
        </w:rPr>
      </w:pPr>
      <w:ins w:id="134" w:author="Angel Emery" w:date="2026-09-25T20:01:00Z" w16du:dateUtc="2026-09-26T00:01:00Z">
        <w:r>
          <w:rPr>
            <w:rFonts w:ascii="Arial Narrow" w:hAnsi="Arial Narrow"/>
          </w:rPr>
          <w:tab/>
        </w:r>
        <w:r>
          <w:rPr>
            <w:rFonts w:ascii="Arial Narrow" w:hAnsi="Arial Narrow"/>
          </w:rPr>
          <w:tab/>
        </w:r>
        <w:r>
          <w:rPr>
            <w:rFonts w:ascii="Arial Narrow" w:hAnsi="Arial Narrow"/>
          </w:rPr>
          <w:tab/>
        </w:r>
        <w:r>
          <w:rPr>
            <w:rFonts w:ascii="Arial Narrow" w:hAnsi="Arial Narrow"/>
          </w:rPr>
          <w:tab/>
        </w:r>
        <w:r w:rsidR="00D02271">
          <w:rPr>
            <w:rFonts w:ascii="Arial Narrow" w:hAnsi="Arial Narrow"/>
          </w:rPr>
          <w:t>Herbert Chapman</w:t>
        </w:r>
        <w:r w:rsidR="00480898">
          <w:rPr>
            <w:rFonts w:ascii="Arial Narrow" w:hAnsi="Arial Narrow"/>
          </w:rPr>
          <w:t>, Vice-Chairman</w:t>
        </w:r>
      </w:ins>
    </w:p>
    <w:p w14:paraId="3F3E2710" w14:textId="77777777" w:rsidR="009A4419" w:rsidRDefault="009A4419" w:rsidP="00C90091">
      <w:pPr>
        <w:tabs>
          <w:tab w:val="left" w:pos="3369"/>
        </w:tabs>
        <w:rPr>
          <w:ins w:id="135" w:author="Angel Emery" w:date="2026-09-25T20:01:00Z" w16du:dateUtc="2026-09-26T00:01:00Z"/>
          <w:rFonts w:ascii="Arial Narrow" w:hAnsi="Arial Narrow"/>
        </w:rPr>
      </w:pPr>
    </w:p>
    <w:p w14:paraId="7920AED1" w14:textId="77777777" w:rsidR="0010679C" w:rsidRDefault="00B531C4" w:rsidP="008C3D59">
      <w:pPr>
        <w:tabs>
          <w:tab w:val="left" w:pos="3369"/>
        </w:tabs>
        <w:rPr>
          <w:ins w:id="136" w:author="Angel Emery" w:date="2026-09-25T20:01:00Z" w16du:dateUtc="2026-09-26T00:01:00Z"/>
          <w:rFonts w:ascii="Arial Narrow" w:hAnsi="Arial Narrow"/>
        </w:rPr>
      </w:pPr>
      <w:ins w:id="137" w:author="Angel Emery" w:date="2026-09-25T20:01:00Z" w16du:dateUtc="2026-09-26T00:01:00Z">
        <w:r>
          <w:rPr>
            <w:rFonts w:ascii="Arial Narrow" w:hAnsi="Arial Narrow"/>
          </w:rPr>
          <w:tab/>
        </w:r>
        <w:r>
          <w:rPr>
            <w:rFonts w:ascii="Arial Narrow" w:hAnsi="Arial Narrow"/>
          </w:rPr>
          <w:tab/>
        </w:r>
        <w:r>
          <w:rPr>
            <w:rFonts w:ascii="Arial Narrow" w:hAnsi="Arial Narrow"/>
          </w:rPr>
          <w:tab/>
        </w:r>
        <w:r w:rsidR="00480898">
          <w:rPr>
            <w:rFonts w:ascii="Arial Narrow" w:hAnsi="Arial Narrow"/>
          </w:rPr>
          <w:tab/>
        </w:r>
      </w:ins>
    </w:p>
    <w:p w14:paraId="2D2B49AA" w14:textId="3D86BB9C" w:rsidR="00480898" w:rsidRDefault="0010679C" w:rsidP="008C3D59">
      <w:pPr>
        <w:tabs>
          <w:tab w:val="left" w:pos="3369"/>
        </w:tabs>
        <w:rPr>
          <w:ins w:id="138" w:author="Angel Emery" w:date="2026-09-25T20:01:00Z" w16du:dateUtc="2026-09-26T00:01:00Z"/>
          <w:rFonts w:ascii="Arial Narrow" w:hAnsi="Arial Narrow"/>
        </w:rPr>
      </w:pPr>
      <w:ins w:id="139" w:author="Angel Emery" w:date="2026-09-25T20:01:00Z" w16du:dateUtc="2026-09-26T00:01:00Z">
        <w:r>
          <w:rPr>
            <w:rFonts w:ascii="Arial Narrow" w:hAnsi="Arial Narrow"/>
          </w:rPr>
          <w:tab/>
        </w:r>
        <w:r>
          <w:rPr>
            <w:rFonts w:ascii="Arial Narrow" w:hAnsi="Arial Narrow"/>
          </w:rPr>
          <w:tab/>
        </w:r>
        <w:r>
          <w:rPr>
            <w:rFonts w:ascii="Arial Narrow" w:hAnsi="Arial Narrow"/>
          </w:rPr>
          <w:tab/>
        </w:r>
        <w:r>
          <w:rPr>
            <w:rFonts w:ascii="Arial Narrow" w:hAnsi="Arial Narrow"/>
          </w:rPr>
          <w:tab/>
        </w:r>
        <w:r w:rsidR="00480898">
          <w:rPr>
            <w:rFonts w:ascii="Arial Narrow" w:hAnsi="Arial Narrow"/>
          </w:rPr>
          <w:t>_____________________________________</w:t>
        </w:r>
      </w:ins>
    </w:p>
    <w:p w14:paraId="1FB84ACB" w14:textId="3FF358C8" w:rsidR="00426498" w:rsidRPr="00D07D8D" w:rsidRDefault="00480898" w:rsidP="4FC83C97">
      <w:pPr>
        <w:spacing w:line="276" w:lineRule="auto"/>
        <w:rPr>
          <w:del w:id="140" w:author="Angel Emery" w:date="2026-09-25T20:01:00Z" w16du:dateUtc="2026-09-26T00:01:00Z"/>
          <w:rFonts w:ascii="Source Sans Pro" w:hAnsi="Source Sans Pro"/>
          <w:b/>
          <w:bCs/>
        </w:rPr>
      </w:pPr>
      <w:ins w:id="141" w:author="Angel Emery" w:date="2026-09-25T20:01:00Z" w16du:dateUtc="2026-09-26T00:01:00Z">
        <w:r>
          <w:rPr>
            <w:rFonts w:ascii="Arial Narrow" w:hAnsi="Arial Narrow"/>
          </w:rPr>
          <w:tab/>
        </w:r>
        <w:r>
          <w:rPr>
            <w:rFonts w:ascii="Arial Narrow" w:hAnsi="Arial Narrow"/>
          </w:rPr>
          <w:tab/>
        </w:r>
        <w:r>
          <w:rPr>
            <w:rFonts w:ascii="Arial Narrow" w:hAnsi="Arial Narrow"/>
          </w:rPr>
          <w:tab/>
        </w:r>
        <w:r>
          <w:rPr>
            <w:rFonts w:ascii="Arial Narrow" w:hAnsi="Arial Narrow"/>
          </w:rPr>
          <w:tab/>
        </w:r>
        <w:r w:rsidR="00D02271">
          <w:rPr>
            <w:rFonts w:ascii="Arial Narrow" w:hAnsi="Arial Narrow"/>
          </w:rPr>
          <w:t>John (Rick) Dillon</w:t>
        </w:r>
        <w:r>
          <w:rPr>
            <w:rFonts w:ascii="Arial Narrow" w:hAnsi="Arial Narrow"/>
          </w:rPr>
          <w:t>, Supervisor</w:t>
        </w:r>
      </w:ins>
      <w:del w:id="142" w:author="Angel Emery" w:date="2026-09-25T20:01:00Z" w16du:dateUtc="2026-09-26T00:01:00Z">
        <w:r w:rsidR="5CC34F4A" w:rsidRPr="00481C9C">
          <w:rPr>
            <w:rFonts w:ascii="Source Sans Pro" w:hAnsi="Source Sans Pro"/>
            <w:b/>
            <w:bCs/>
            <w:sz w:val="44"/>
            <w:szCs w:val="44"/>
          </w:rPr>
          <w:delText>Yorkshire Housing</w:delText>
        </w:r>
        <w:r w:rsidR="0073012C" w:rsidRPr="00481C9C">
          <w:rPr>
            <w:rFonts w:ascii="Source Sans Pro" w:hAnsi="Source Sans Pro"/>
            <w:b/>
            <w:bCs/>
            <w:sz w:val="44"/>
            <w:szCs w:val="44"/>
          </w:rPr>
          <w:delText xml:space="preserve"> </w:delText>
        </w:r>
        <w:r w:rsidR="004D396A" w:rsidRPr="00481C9C">
          <w:rPr>
            <w:rFonts w:ascii="Source Sans Pro" w:hAnsi="Source Sans Pro"/>
            <w:b/>
            <w:bCs/>
            <w:sz w:val="44"/>
            <w:szCs w:val="44"/>
          </w:rPr>
          <w:delText>Role Profile</w:delText>
        </w:r>
        <w:r w:rsidR="00481C9C">
          <w:rPr>
            <w:noProof/>
          </w:rPr>
          <w:drawing>
            <wp:inline distT="0" distB="0" distL="0" distR="0" wp14:anchorId="75A1CE63" wp14:editId="5B77B515">
              <wp:extent cx="2127885" cy="723900"/>
              <wp:effectExtent l="0" t="0" r="5715"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1">
                        <a:extLst>
                          <a:ext uri="{28A0092B-C50C-407E-A947-70E740481C1C}">
                            <a14:useLocalDpi xmlns:a14="http://schemas.microsoft.com/office/drawing/2010/main" val="0"/>
                          </a:ext>
                        </a:extLst>
                      </a:blip>
                      <a:srcRect r="-179"/>
                      <a:stretch>
                        <a:fillRect/>
                      </a:stretch>
                    </pic:blipFill>
                    <pic:spPr>
                      <a:xfrm>
                        <a:off x="0" y="0"/>
                        <a:ext cx="2127885" cy="723900"/>
                      </a:xfrm>
                      <a:prstGeom prst="rect">
                        <a:avLst/>
                      </a:prstGeom>
                    </pic:spPr>
                  </pic:pic>
                </a:graphicData>
              </a:graphic>
            </wp:inline>
          </w:drawing>
        </w:r>
      </w:del>
    </w:p>
    <w:p w14:paraId="72D85EA3" w14:textId="63FB4933" w:rsidR="004D396A" w:rsidRPr="00D07D8D" w:rsidRDefault="004D396A" w:rsidP="004D396A">
      <w:pPr>
        <w:spacing w:line="276" w:lineRule="auto"/>
        <w:jc w:val="right"/>
        <w:rPr>
          <w:del w:id="143" w:author="Angel Emery" w:date="2026-09-25T20:01:00Z" w16du:dateUtc="2026-09-26T00:01:00Z"/>
          <w:rFonts w:ascii="Source Sans Pro" w:hAnsi="Source Sans Pro"/>
          <w:b/>
        </w:rPr>
      </w:pPr>
    </w:p>
    <w:tbl>
      <w:tblPr>
        <w:tblStyle w:val="TableGrid"/>
        <w:tblW w:w="9622" w:type="dxa"/>
        <w:tblLook w:val="04A0" w:firstRow="1" w:lastRow="0" w:firstColumn="1" w:lastColumn="0" w:noHBand="0" w:noVBand="1"/>
      </w:tblPr>
      <w:tblGrid>
        <w:gridCol w:w="1555"/>
        <w:gridCol w:w="3969"/>
        <w:gridCol w:w="1984"/>
        <w:gridCol w:w="2114"/>
      </w:tblGrid>
      <w:tr w:rsidR="001D55DC" w:rsidRPr="00D07D8D" w14:paraId="31BB416D" w14:textId="327585BD" w:rsidTr="79768AA9">
        <w:trPr>
          <w:del w:id="144" w:author="Angel Emery" w:date="2026-09-25T20:01:00Z" w16du:dateUtc="2026-09-26T00:01:00Z"/>
        </w:trPr>
        <w:tc>
          <w:tcPr>
            <w:tcW w:w="1555" w:type="dxa"/>
            <w:shd w:val="clear" w:color="auto" w:fill="D9D9D9" w:themeFill="background1" w:themeFillShade="D9"/>
          </w:tcPr>
          <w:p w14:paraId="01B398E1" w14:textId="77777777" w:rsidR="001D55DC" w:rsidRPr="00D07D8D" w:rsidRDefault="001D55DC" w:rsidP="001D55DC">
            <w:pPr>
              <w:spacing w:before="60" w:after="60"/>
              <w:rPr>
                <w:del w:id="145" w:author="Angel Emery" w:date="2026-09-25T20:01:00Z" w16du:dateUtc="2026-09-26T00:01:00Z"/>
                <w:rFonts w:ascii="Source Sans Pro" w:hAnsi="Source Sans Pro"/>
                <w:b/>
                <w:bCs/>
              </w:rPr>
            </w:pPr>
            <w:del w:id="146" w:author="Angel Emery" w:date="2026-09-25T20:01:00Z" w16du:dateUtc="2026-09-26T00:01:00Z">
              <w:r w:rsidRPr="00D07D8D">
                <w:rPr>
                  <w:rFonts w:ascii="Source Sans Pro" w:hAnsi="Source Sans Pro"/>
                  <w:b/>
                  <w:bCs/>
                </w:rPr>
                <w:delText>Job title:</w:delText>
              </w:r>
            </w:del>
          </w:p>
        </w:tc>
        <w:tc>
          <w:tcPr>
            <w:tcW w:w="3969" w:type="dxa"/>
          </w:tcPr>
          <w:p w14:paraId="61FC93B4" w14:textId="6EDE6BB9" w:rsidR="001D55DC" w:rsidRPr="00D07D8D" w:rsidRDefault="001D55DC" w:rsidP="001D55DC">
            <w:pPr>
              <w:spacing w:before="60" w:after="60"/>
              <w:rPr>
                <w:del w:id="147" w:author="Angel Emery" w:date="2026-09-25T20:01:00Z" w16du:dateUtc="2026-09-26T00:01:00Z"/>
                <w:rFonts w:ascii="Source Sans Pro" w:hAnsi="Source Sans Pro"/>
              </w:rPr>
            </w:pPr>
            <w:del w:id="148" w:author="Angel Emery" w:date="2026-09-25T20:01:00Z" w16du:dateUtc="2026-09-26T00:01:00Z">
              <w:r w:rsidRPr="00D07D8D">
                <w:rPr>
                  <w:rFonts w:ascii="Source Sans Pro" w:hAnsi="Source Sans Pro"/>
                </w:rPr>
                <w:delText>Customer Engagement</w:delText>
              </w:r>
              <w:r w:rsidR="001B475E">
                <w:rPr>
                  <w:rFonts w:ascii="Source Sans Pro" w:hAnsi="Source Sans Pro"/>
                </w:rPr>
                <w:delText xml:space="preserve"> </w:delText>
              </w:r>
              <w:r w:rsidR="006A20A2">
                <w:rPr>
                  <w:rFonts w:ascii="Source Sans Pro" w:hAnsi="Source Sans Pro"/>
                </w:rPr>
                <w:delText>Apprentice</w:delText>
              </w:r>
            </w:del>
          </w:p>
        </w:tc>
        <w:tc>
          <w:tcPr>
            <w:tcW w:w="1984" w:type="dxa"/>
            <w:shd w:val="clear" w:color="auto" w:fill="D9D9D9" w:themeFill="background1" w:themeFillShade="D9"/>
          </w:tcPr>
          <w:p w14:paraId="70A8158E" w14:textId="20BD386C" w:rsidR="001D55DC" w:rsidRPr="00D07D8D" w:rsidRDefault="001D55DC" w:rsidP="001D55DC">
            <w:pPr>
              <w:spacing w:before="60" w:after="60"/>
              <w:rPr>
                <w:del w:id="149" w:author="Angel Emery" w:date="2026-09-25T20:01:00Z" w16du:dateUtc="2026-09-26T00:01:00Z"/>
                <w:rFonts w:ascii="Source Sans Pro" w:hAnsi="Source Sans Pro"/>
                <w:b/>
                <w:bCs/>
              </w:rPr>
            </w:pPr>
            <w:del w:id="150" w:author="Angel Emery" w:date="2026-09-25T20:01:00Z" w16du:dateUtc="2026-09-26T00:01:00Z">
              <w:r w:rsidRPr="00D07D8D">
                <w:rPr>
                  <w:rFonts w:ascii="Source Sans Pro" w:hAnsi="Source Sans Pro"/>
                  <w:b/>
                  <w:bCs/>
                </w:rPr>
                <w:delText>Leader of others:</w:delText>
              </w:r>
            </w:del>
          </w:p>
        </w:tc>
        <w:tc>
          <w:tcPr>
            <w:tcW w:w="2114" w:type="dxa"/>
          </w:tcPr>
          <w:p w14:paraId="619873E8" w14:textId="2407A7EB" w:rsidR="001D55DC" w:rsidRPr="00D07D8D" w:rsidRDefault="001D55DC" w:rsidP="001D55DC">
            <w:pPr>
              <w:spacing w:before="60" w:after="60"/>
              <w:rPr>
                <w:del w:id="151" w:author="Angel Emery" w:date="2026-09-25T20:01:00Z" w16du:dateUtc="2026-09-26T00:01:00Z"/>
                <w:rFonts w:ascii="Source Sans Pro" w:hAnsi="Source Sans Pro"/>
              </w:rPr>
            </w:pPr>
            <w:del w:id="152" w:author="Angel Emery" w:date="2026-09-25T20:01:00Z" w16du:dateUtc="2026-09-26T00:01:00Z">
              <w:r w:rsidRPr="00D07D8D">
                <w:rPr>
                  <w:rFonts w:ascii="Source Sans Pro" w:hAnsi="Source Sans Pro"/>
                </w:rPr>
                <w:delText xml:space="preserve">No </w:delText>
              </w:r>
            </w:del>
          </w:p>
        </w:tc>
      </w:tr>
      <w:tr w:rsidR="001D55DC" w:rsidRPr="00D07D8D" w14:paraId="520386A7" w14:textId="2A8B9526" w:rsidTr="79768AA9">
        <w:trPr>
          <w:del w:id="153" w:author="Angel Emery" w:date="2026-09-25T20:01:00Z" w16du:dateUtc="2026-09-26T00:01:00Z"/>
        </w:trPr>
        <w:tc>
          <w:tcPr>
            <w:tcW w:w="1555" w:type="dxa"/>
            <w:shd w:val="clear" w:color="auto" w:fill="D9D9D9" w:themeFill="background1" w:themeFillShade="D9"/>
          </w:tcPr>
          <w:p w14:paraId="77C9C5B1" w14:textId="77777777" w:rsidR="001D55DC" w:rsidRPr="00D07D8D" w:rsidRDefault="001D55DC" w:rsidP="001D55DC">
            <w:pPr>
              <w:spacing w:before="60" w:after="60"/>
              <w:rPr>
                <w:del w:id="154" w:author="Angel Emery" w:date="2026-09-25T20:01:00Z" w16du:dateUtc="2026-09-26T00:01:00Z"/>
                <w:rFonts w:ascii="Source Sans Pro" w:hAnsi="Source Sans Pro"/>
                <w:b/>
                <w:bCs/>
              </w:rPr>
            </w:pPr>
            <w:del w:id="155" w:author="Angel Emery" w:date="2026-09-25T20:01:00Z" w16du:dateUtc="2026-09-26T00:01:00Z">
              <w:r w:rsidRPr="00D07D8D">
                <w:rPr>
                  <w:rFonts w:ascii="Source Sans Pro" w:hAnsi="Source Sans Pro"/>
                  <w:b/>
                  <w:bCs/>
                </w:rPr>
                <w:delText>Reports to:</w:delText>
              </w:r>
            </w:del>
          </w:p>
        </w:tc>
        <w:tc>
          <w:tcPr>
            <w:tcW w:w="3969" w:type="dxa"/>
          </w:tcPr>
          <w:p w14:paraId="12B20200" w14:textId="1E56ECA5" w:rsidR="001D55DC" w:rsidRPr="00D07D8D" w:rsidRDefault="001D55DC" w:rsidP="001D55DC">
            <w:pPr>
              <w:spacing w:before="60" w:after="60"/>
              <w:rPr>
                <w:del w:id="156" w:author="Angel Emery" w:date="2026-09-25T20:01:00Z" w16du:dateUtc="2026-09-26T00:01:00Z"/>
                <w:rFonts w:ascii="Source Sans Pro" w:hAnsi="Source Sans Pro"/>
              </w:rPr>
            </w:pPr>
            <w:del w:id="157" w:author="Angel Emery" w:date="2026-09-25T20:01:00Z" w16du:dateUtc="2026-09-26T00:01:00Z">
              <w:r w:rsidRPr="00D07D8D">
                <w:rPr>
                  <w:rFonts w:ascii="Source Sans Pro" w:hAnsi="Source Sans Pro"/>
                </w:rPr>
                <w:delText xml:space="preserve">Customer Insight and </w:delText>
              </w:r>
              <w:r w:rsidR="00BE0238" w:rsidRPr="00D07D8D">
                <w:rPr>
                  <w:rFonts w:ascii="Source Sans Pro" w:hAnsi="Source Sans Pro"/>
                </w:rPr>
                <w:delText>E</w:delText>
              </w:r>
              <w:r w:rsidRPr="00D07D8D">
                <w:rPr>
                  <w:rFonts w:ascii="Source Sans Pro" w:hAnsi="Source Sans Pro"/>
                </w:rPr>
                <w:delText xml:space="preserve">ngagement </w:delText>
              </w:r>
              <w:r w:rsidR="00BE0238" w:rsidRPr="00D07D8D">
                <w:rPr>
                  <w:rFonts w:ascii="Source Sans Pro" w:hAnsi="Source Sans Pro"/>
                </w:rPr>
                <w:delText>Manager</w:delText>
              </w:r>
            </w:del>
          </w:p>
        </w:tc>
        <w:tc>
          <w:tcPr>
            <w:tcW w:w="1984" w:type="dxa"/>
            <w:shd w:val="clear" w:color="auto" w:fill="D9D9D9" w:themeFill="background1" w:themeFillShade="D9"/>
          </w:tcPr>
          <w:p w14:paraId="128CA6B9" w14:textId="7E4D5FF0" w:rsidR="001D55DC" w:rsidRPr="00D07D8D" w:rsidRDefault="001D55DC" w:rsidP="001D55DC">
            <w:pPr>
              <w:spacing w:before="60" w:after="60"/>
              <w:rPr>
                <w:del w:id="158" w:author="Angel Emery" w:date="2026-09-25T20:01:00Z" w16du:dateUtc="2026-09-26T00:01:00Z"/>
                <w:rFonts w:ascii="Source Sans Pro" w:hAnsi="Source Sans Pro"/>
                <w:b/>
                <w:bCs/>
              </w:rPr>
            </w:pPr>
            <w:del w:id="159" w:author="Angel Emery" w:date="2026-09-25T20:01:00Z" w16du:dateUtc="2026-09-26T00:01:00Z">
              <w:r w:rsidRPr="00D07D8D">
                <w:rPr>
                  <w:rFonts w:ascii="Source Sans Pro" w:hAnsi="Source Sans Pro"/>
                  <w:b/>
                  <w:bCs/>
                </w:rPr>
                <w:delText>Contract type:</w:delText>
              </w:r>
            </w:del>
          </w:p>
        </w:tc>
        <w:tc>
          <w:tcPr>
            <w:tcW w:w="2114" w:type="dxa"/>
          </w:tcPr>
          <w:p w14:paraId="47E594F7" w14:textId="194FA285" w:rsidR="001D55DC" w:rsidRPr="00D07D8D" w:rsidRDefault="00481C9C" w:rsidP="001D55DC">
            <w:pPr>
              <w:spacing w:before="60" w:after="60"/>
              <w:rPr>
                <w:del w:id="160" w:author="Angel Emery" w:date="2026-09-25T20:01:00Z" w16du:dateUtc="2026-09-26T00:01:00Z"/>
                <w:rFonts w:ascii="Source Sans Pro" w:hAnsi="Source Sans Pro"/>
              </w:rPr>
            </w:pPr>
            <w:del w:id="161" w:author="Angel Emery" w:date="2026-09-25T20:01:00Z" w16du:dateUtc="2026-09-26T00:01:00Z">
              <w:r>
                <w:rPr>
                  <w:rFonts w:ascii="Source Sans Pro" w:hAnsi="Source Sans Pro"/>
                </w:rPr>
                <w:delText>Fixed Term</w:delText>
              </w:r>
            </w:del>
          </w:p>
        </w:tc>
      </w:tr>
      <w:tr w:rsidR="001D55DC" w:rsidRPr="00D07D8D" w14:paraId="78928C63" w14:textId="225682C0" w:rsidTr="79768AA9">
        <w:trPr>
          <w:del w:id="162" w:author="Angel Emery" w:date="2026-09-25T20:01:00Z" w16du:dateUtc="2026-09-26T00:01:00Z"/>
        </w:trPr>
        <w:tc>
          <w:tcPr>
            <w:tcW w:w="1555" w:type="dxa"/>
            <w:shd w:val="clear" w:color="auto" w:fill="D9D9D9" w:themeFill="background1" w:themeFillShade="D9"/>
          </w:tcPr>
          <w:p w14:paraId="0227D027" w14:textId="33D1E908" w:rsidR="001D55DC" w:rsidRPr="00D07D8D" w:rsidRDefault="001D55DC" w:rsidP="001D55DC">
            <w:pPr>
              <w:spacing w:before="60" w:after="60"/>
              <w:rPr>
                <w:del w:id="163" w:author="Angel Emery" w:date="2026-09-25T20:01:00Z" w16du:dateUtc="2026-09-26T00:01:00Z"/>
                <w:rFonts w:ascii="Source Sans Pro" w:hAnsi="Source Sans Pro"/>
                <w:b/>
                <w:bCs/>
              </w:rPr>
            </w:pPr>
            <w:del w:id="164" w:author="Angel Emery" w:date="2026-09-25T20:01:00Z" w16du:dateUtc="2026-09-26T00:01:00Z">
              <w:r w:rsidRPr="00D07D8D">
                <w:rPr>
                  <w:rFonts w:ascii="Source Sans Pro" w:hAnsi="Source Sans Pro"/>
                  <w:b/>
                  <w:bCs/>
                </w:rPr>
                <w:delText>Business Area</w:delText>
              </w:r>
            </w:del>
          </w:p>
        </w:tc>
        <w:tc>
          <w:tcPr>
            <w:tcW w:w="3969" w:type="dxa"/>
          </w:tcPr>
          <w:p w14:paraId="4C6923E3" w14:textId="31736D4D" w:rsidR="001D55DC" w:rsidRPr="00D07D8D" w:rsidRDefault="001D55DC" w:rsidP="001D55DC">
            <w:pPr>
              <w:spacing w:before="60" w:after="60"/>
              <w:rPr>
                <w:del w:id="165" w:author="Angel Emery" w:date="2026-09-25T20:01:00Z" w16du:dateUtc="2026-09-26T00:01:00Z"/>
                <w:rFonts w:ascii="Source Sans Pro" w:hAnsi="Source Sans Pro"/>
              </w:rPr>
            </w:pPr>
            <w:del w:id="166" w:author="Angel Emery" w:date="2026-09-25T20:01:00Z" w16du:dateUtc="2026-09-26T00:01:00Z">
              <w:r w:rsidRPr="00D07D8D">
                <w:rPr>
                  <w:rFonts w:ascii="Source Sans Pro" w:hAnsi="Source Sans Pro"/>
                </w:rPr>
                <w:delText xml:space="preserve">Customer Insight &amp; Engagement </w:delText>
              </w:r>
            </w:del>
          </w:p>
        </w:tc>
        <w:tc>
          <w:tcPr>
            <w:tcW w:w="1984" w:type="dxa"/>
            <w:shd w:val="clear" w:color="auto" w:fill="D9D9D9" w:themeFill="background1" w:themeFillShade="D9"/>
          </w:tcPr>
          <w:p w14:paraId="00B525F6" w14:textId="42FD4CBC" w:rsidR="001D55DC" w:rsidRPr="00D07D8D" w:rsidRDefault="001D55DC" w:rsidP="001D55DC">
            <w:pPr>
              <w:spacing w:before="60" w:after="60"/>
              <w:rPr>
                <w:del w:id="167" w:author="Angel Emery" w:date="2026-09-25T20:01:00Z" w16du:dateUtc="2026-09-26T00:01:00Z"/>
                <w:rFonts w:ascii="Source Sans Pro" w:hAnsi="Source Sans Pro"/>
                <w:b/>
                <w:bCs/>
              </w:rPr>
            </w:pPr>
            <w:del w:id="168" w:author="Angel Emery" w:date="2026-09-25T20:01:00Z" w16du:dateUtc="2026-09-26T00:01:00Z">
              <w:r w:rsidRPr="00D07D8D">
                <w:rPr>
                  <w:rFonts w:ascii="Source Sans Pro" w:hAnsi="Source Sans Pro"/>
                  <w:b/>
                  <w:bCs/>
                </w:rPr>
                <w:delText>Budget holder?</w:delText>
              </w:r>
            </w:del>
          </w:p>
        </w:tc>
        <w:tc>
          <w:tcPr>
            <w:tcW w:w="2114" w:type="dxa"/>
          </w:tcPr>
          <w:p w14:paraId="6BE2CBCD" w14:textId="704F23AC" w:rsidR="001D55DC" w:rsidRPr="00D07D8D" w:rsidRDefault="001D55DC" w:rsidP="001D55DC">
            <w:pPr>
              <w:spacing w:before="60" w:after="60"/>
              <w:rPr>
                <w:del w:id="169" w:author="Angel Emery" w:date="2026-09-25T20:01:00Z" w16du:dateUtc="2026-09-26T00:01:00Z"/>
                <w:rFonts w:ascii="Source Sans Pro" w:hAnsi="Source Sans Pro"/>
              </w:rPr>
            </w:pPr>
            <w:del w:id="170" w:author="Angel Emery" w:date="2026-09-25T20:01:00Z" w16du:dateUtc="2026-09-26T00:01:00Z">
              <w:r w:rsidRPr="00D07D8D">
                <w:rPr>
                  <w:rFonts w:ascii="Source Sans Pro" w:hAnsi="Source Sans Pro"/>
                </w:rPr>
                <w:delText>No</w:delText>
              </w:r>
            </w:del>
          </w:p>
        </w:tc>
      </w:tr>
    </w:tbl>
    <w:p w14:paraId="1E065D43" w14:textId="528F60C9" w:rsidR="00426498" w:rsidRPr="00D07D8D" w:rsidRDefault="00426498" w:rsidP="00426498">
      <w:pPr>
        <w:rPr>
          <w:del w:id="171" w:author="Angel Emery" w:date="2026-09-25T20:01:00Z" w16du:dateUtc="2026-09-26T00:01:00Z"/>
          <w:rFonts w:ascii="Source Sans Pro" w:hAnsi="Source Sans Pro"/>
        </w:rPr>
      </w:pPr>
    </w:p>
    <w:tbl>
      <w:tblPr>
        <w:tblStyle w:val="TableGrid"/>
        <w:tblW w:w="0" w:type="auto"/>
        <w:tblLook w:val="04A0" w:firstRow="1" w:lastRow="0" w:firstColumn="1" w:lastColumn="0" w:noHBand="0" w:noVBand="1"/>
      </w:tblPr>
      <w:tblGrid>
        <w:gridCol w:w="9350"/>
      </w:tblGrid>
      <w:tr w:rsidR="00426498" w:rsidRPr="00D07D8D" w14:paraId="7E4F6D20" w14:textId="77777777" w:rsidTr="4C8895CB">
        <w:trPr>
          <w:del w:id="172" w:author="Angel Emery" w:date="2026-09-25T20:01:00Z" w16du:dateUtc="2026-09-26T00:01:00Z"/>
        </w:trPr>
        <w:tc>
          <w:tcPr>
            <w:tcW w:w="9622" w:type="dxa"/>
            <w:shd w:val="clear" w:color="auto" w:fill="404040" w:themeFill="text1" w:themeFillTint="BF"/>
          </w:tcPr>
          <w:p w14:paraId="75349BF1" w14:textId="77777777" w:rsidR="00426498" w:rsidRPr="00D07D8D" w:rsidRDefault="00841AD6" w:rsidP="00426498">
            <w:pPr>
              <w:spacing w:before="60" w:after="60"/>
              <w:rPr>
                <w:del w:id="173" w:author="Angel Emery" w:date="2026-09-25T20:01:00Z" w16du:dateUtc="2026-09-26T00:01:00Z"/>
                <w:rFonts w:ascii="Source Sans Pro" w:hAnsi="Source Sans Pro"/>
                <w:b/>
                <w:color w:val="FFFFFF" w:themeColor="background1"/>
              </w:rPr>
            </w:pPr>
            <w:del w:id="174" w:author="Angel Emery" w:date="2026-09-25T20:01:00Z" w16du:dateUtc="2026-09-26T00:01:00Z">
              <w:r w:rsidRPr="00D07D8D">
                <w:rPr>
                  <w:rFonts w:ascii="Source Sans Pro" w:hAnsi="Source Sans Pro"/>
                  <w:b/>
                  <w:color w:val="FFFFFF" w:themeColor="background1"/>
                </w:rPr>
                <w:delText>Job purpose</w:delText>
              </w:r>
            </w:del>
          </w:p>
        </w:tc>
      </w:tr>
      <w:tr w:rsidR="009E3F7B" w:rsidRPr="00D07D8D" w14:paraId="377EDD53" w14:textId="77777777" w:rsidTr="4C8895CB">
        <w:trPr>
          <w:del w:id="175" w:author="Angel Emery" w:date="2026-09-25T20:01:00Z" w16du:dateUtc="2026-09-26T00:01:00Z"/>
        </w:trPr>
        <w:tc>
          <w:tcPr>
            <w:tcW w:w="9622" w:type="dxa"/>
          </w:tcPr>
          <w:p w14:paraId="2F98858E" w14:textId="77777777" w:rsidR="00604D3E" w:rsidRPr="006256E3" w:rsidRDefault="007B7397" w:rsidP="007B7397">
            <w:pPr>
              <w:spacing w:before="275" w:line="276" w:lineRule="exact"/>
              <w:textAlignment w:val="baseline"/>
              <w:rPr>
                <w:del w:id="176" w:author="Angel Emery" w:date="2026-09-25T20:01:00Z" w16du:dateUtc="2026-09-26T00:01:00Z"/>
                <w:rFonts w:ascii="Source Sans Pro" w:eastAsia="Arial" w:hAnsi="Source Sans Pro"/>
                <w:color w:val="000000" w:themeColor="text1"/>
                <w:sz w:val="22"/>
                <w:szCs w:val="22"/>
              </w:rPr>
            </w:pPr>
            <w:del w:id="177" w:author="Angel Emery" w:date="2026-09-25T20:01:00Z" w16du:dateUtc="2026-09-26T00:01:00Z">
              <w:r w:rsidRPr="006256E3">
                <w:rPr>
                  <w:rFonts w:ascii="Source Sans Pro" w:eastAsia="Arial" w:hAnsi="Source Sans Pro"/>
                  <w:color w:val="000000" w:themeColor="text1"/>
                  <w:sz w:val="22"/>
                  <w:szCs w:val="22"/>
                </w:rPr>
                <w:delText>To support the delivery of Yorkshire Housing’s approach to customer insight and engagement and be part of the fundamental key to the success of the Customer Voice and Review Committee</w:delText>
              </w:r>
              <w:r w:rsidR="00604D3E" w:rsidRPr="006256E3">
                <w:rPr>
                  <w:rFonts w:ascii="Source Sans Pro" w:eastAsia="Arial" w:hAnsi="Source Sans Pro"/>
                  <w:color w:val="000000" w:themeColor="text1"/>
                  <w:sz w:val="22"/>
                  <w:szCs w:val="22"/>
                </w:rPr>
                <w:delText xml:space="preserve">. </w:delText>
              </w:r>
            </w:del>
          </w:p>
          <w:p w14:paraId="6BA15619" w14:textId="77777777" w:rsidR="00F73D81" w:rsidRPr="006256E3" w:rsidRDefault="6709F3A4" w:rsidP="00F73D81">
            <w:pPr>
              <w:spacing w:before="275" w:line="276" w:lineRule="exact"/>
              <w:textAlignment w:val="baseline"/>
              <w:rPr>
                <w:del w:id="178" w:author="Angel Emery" w:date="2026-09-25T20:01:00Z" w16du:dateUtc="2026-09-26T00:01:00Z"/>
                <w:rFonts w:ascii="Source Sans Pro" w:eastAsia="Arial" w:hAnsi="Source Sans Pro"/>
                <w:color w:val="000000" w:themeColor="text1"/>
                <w:sz w:val="22"/>
                <w:szCs w:val="22"/>
              </w:rPr>
            </w:pPr>
            <w:del w:id="179" w:author="Angel Emery" w:date="2026-09-25T20:01:00Z" w16du:dateUtc="2026-09-26T00:01:00Z">
              <w:r w:rsidRPr="006256E3">
                <w:rPr>
                  <w:rFonts w:ascii="Source Sans Pro" w:eastAsia="Arial" w:hAnsi="Source Sans Pro"/>
                  <w:color w:val="000000" w:themeColor="text1"/>
                  <w:sz w:val="22"/>
                  <w:szCs w:val="22"/>
                </w:rPr>
                <w:delText>To</w:delText>
              </w:r>
              <w:r w:rsidR="2A50EBFF" w:rsidRPr="006256E3">
                <w:rPr>
                  <w:rFonts w:ascii="Source Sans Pro" w:eastAsia="Arial" w:hAnsi="Source Sans Pro"/>
                  <w:color w:val="000000" w:themeColor="text1"/>
                  <w:sz w:val="22"/>
                  <w:szCs w:val="22"/>
                </w:rPr>
                <w:delText xml:space="preserve"> work with the team and other key business stakeholders to </w:delText>
              </w:r>
              <w:r w:rsidRPr="006256E3">
                <w:rPr>
                  <w:rFonts w:ascii="Source Sans Pro" w:eastAsia="Arial" w:hAnsi="Source Sans Pro"/>
                  <w:color w:val="000000" w:themeColor="text1"/>
                  <w:sz w:val="22"/>
                  <w:szCs w:val="22"/>
                </w:rPr>
                <w:delText xml:space="preserve">develop and promote </w:delText>
              </w:r>
              <w:r w:rsidR="2A50EBFF" w:rsidRPr="006256E3">
                <w:rPr>
                  <w:rFonts w:ascii="Source Sans Pro" w:eastAsia="Arial" w:hAnsi="Source Sans Pro"/>
                  <w:color w:val="000000" w:themeColor="text1"/>
                  <w:sz w:val="22"/>
                  <w:szCs w:val="22"/>
                </w:rPr>
                <w:delText>all forms of</w:delText>
              </w:r>
              <w:r w:rsidRPr="006256E3">
                <w:rPr>
                  <w:rFonts w:ascii="Source Sans Pro" w:eastAsia="Arial" w:hAnsi="Source Sans Pro"/>
                  <w:color w:val="000000" w:themeColor="text1"/>
                  <w:sz w:val="22"/>
                  <w:szCs w:val="22"/>
                </w:rPr>
                <w:delText xml:space="preserve"> </w:delText>
              </w:r>
              <w:r w:rsidR="2A50EBFF" w:rsidRPr="006256E3">
                <w:rPr>
                  <w:rFonts w:ascii="Source Sans Pro" w:eastAsia="Arial" w:hAnsi="Source Sans Pro"/>
                  <w:color w:val="000000" w:themeColor="text1"/>
                  <w:sz w:val="22"/>
                  <w:szCs w:val="22"/>
                </w:rPr>
                <w:delText xml:space="preserve">customer </w:delText>
              </w:r>
              <w:r w:rsidRPr="006256E3">
                <w:rPr>
                  <w:rFonts w:ascii="Source Sans Pro" w:eastAsia="Arial" w:hAnsi="Source Sans Pro"/>
                  <w:color w:val="000000" w:themeColor="text1"/>
                  <w:sz w:val="22"/>
                  <w:szCs w:val="22"/>
                </w:rPr>
                <w:delText>engagement</w:delText>
              </w:r>
              <w:r w:rsidR="2A2E87DA" w:rsidRPr="006256E3">
                <w:rPr>
                  <w:rFonts w:ascii="Source Sans Pro" w:eastAsia="Arial" w:hAnsi="Source Sans Pro"/>
                  <w:color w:val="000000" w:themeColor="text1"/>
                  <w:sz w:val="22"/>
                  <w:szCs w:val="22"/>
                </w:rPr>
                <w:delText xml:space="preserve"> so that</w:delText>
              </w:r>
              <w:r w:rsidRPr="006256E3">
                <w:rPr>
                  <w:rFonts w:ascii="Source Sans Pro" w:eastAsia="Arial" w:hAnsi="Source Sans Pro"/>
                  <w:color w:val="000000" w:themeColor="text1"/>
                  <w:sz w:val="22"/>
                  <w:szCs w:val="22"/>
                </w:rPr>
                <w:delText xml:space="preserve"> customer voice is embedded in service co-design and our agile service offers</w:delText>
              </w:r>
              <w:r w:rsidR="00A10532" w:rsidRPr="006256E3">
                <w:rPr>
                  <w:rFonts w:ascii="Source Sans Pro" w:eastAsia="Arial" w:hAnsi="Source Sans Pro"/>
                  <w:color w:val="000000" w:themeColor="text1"/>
                  <w:sz w:val="22"/>
                  <w:szCs w:val="22"/>
                </w:rPr>
                <w:delText>.</w:delText>
              </w:r>
            </w:del>
          </w:p>
          <w:p w14:paraId="73B9E0AC" w14:textId="284B4BA2" w:rsidR="00A462F0" w:rsidRPr="006256E3" w:rsidRDefault="00A462F0" w:rsidP="00F73D81">
            <w:pPr>
              <w:spacing w:before="275" w:line="276" w:lineRule="exact"/>
              <w:textAlignment w:val="baseline"/>
              <w:rPr>
                <w:del w:id="180" w:author="Angel Emery" w:date="2026-09-25T20:01:00Z" w16du:dateUtc="2026-09-26T00:01:00Z"/>
                <w:rFonts w:ascii="Source Sans Pro" w:eastAsia="Arial" w:hAnsi="Source Sans Pro"/>
                <w:color w:val="000000" w:themeColor="text1"/>
                <w:sz w:val="22"/>
                <w:szCs w:val="22"/>
              </w:rPr>
            </w:pPr>
            <w:del w:id="181" w:author="Angel Emery" w:date="2026-09-25T20:01:00Z" w16du:dateUtc="2026-09-26T00:01:00Z">
              <w:r w:rsidRPr="006256E3">
                <w:rPr>
                  <w:rFonts w:ascii="Source Sans Pro" w:hAnsi="Source Sans Pro"/>
                  <w:sz w:val="22"/>
                  <w:szCs w:val="22"/>
                </w:rPr>
                <w:delText xml:space="preserve">Working as part of  team,  you’ll learn from your peers and attend college, undertaking exams and coursework, strengthening your skills to gain your </w:delText>
              </w:r>
              <w:r w:rsidR="00F73D81" w:rsidRPr="006256E3">
                <w:rPr>
                  <w:rFonts w:ascii="Source Sans Pro" w:eastAsia="Times New Roman" w:hAnsi="Source Sans Pro"/>
                  <w:sz w:val="22"/>
                  <w:szCs w:val="22"/>
                  <w:lang w:eastAsia="en-GB"/>
                </w:rPr>
                <w:delText>Business Administrator Level 3 qualification</w:delText>
              </w:r>
              <w:r w:rsidR="00F73D81" w:rsidRPr="006256E3">
                <w:rPr>
                  <w:rFonts w:ascii="Source Sans Pro" w:hAnsi="Source Sans Pro"/>
                  <w:sz w:val="22"/>
                  <w:szCs w:val="22"/>
                </w:rPr>
                <w:delText xml:space="preserve"> </w:delText>
              </w:r>
              <w:r w:rsidRPr="006256E3">
                <w:rPr>
                  <w:rFonts w:ascii="Source Sans Pro" w:hAnsi="Source Sans Pro"/>
                  <w:sz w:val="22"/>
                  <w:szCs w:val="22"/>
                </w:rPr>
                <w:delText>and to learn and grow to become</w:delText>
              </w:r>
              <w:r w:rsidR="00F73D81" w:rsidRPr="006256E3">
                <w:rPr>
                  <w:rFonts w:ascii="Source Sans Pro" w:hAnsi="Source Sans Pro"/>
                  <w:sz w:val="22"/>
                  <w:szCs w:val="22"/>
                </w:rPr>
                <w:delText xml:space="preserve"> </w:delText>
              </w:r>
              <w:r w:rsidRPr="006256E3">
                <w:rPr>
                  <w:rFonts w:ascii="Source Sans Pro" w:hAnsi="Source Sans Pro"/>
                  <w:sz w:val="22"/>
                  <w:szCs w:val="22"/>
                </w:rPr>
                <w:delText>qualified.</w:delText>
              </w:r>
            </w:del>
          </w:p>
          <w:p w14:paraId="3480425E" w14:textId="34ABF326" w:rsidR="00A4237D" w:rsidRPr="00A462F0" w:rsidRDefault="00A4237D" w:rsidP="007C08D6">
            <w:pPr>
              <w:pStyle w:val="paragraph"/>
              <w:spacing w:before="0" w:beforeAutospacing="0" w:after="0" w:afterAutospacing="0"/>
              <w:jc w:val="both"/>
              <w:textAlignment w:val="baseline"/>
              <w:rPr>
                <w:del w:id="182" w:author="Angel Emery" w:date="2026-09-25T20:01:00Z" w16du:dateUtc="2026-09-26T00:01:00Z"/>
                <w:rFonts w:ascii="Source Sans Pro" w:hAnsi="Source Sans Pro"/>
              </w:rPr>
            </w:pPr>
          </w:p>
        </w:tc>
      </w:tr>
    </w:tbl>
    <w:p w14:paraId="7DE5B9C1" w14:textId="77777777" w:rsidR="00841AD6" w:rsidRPr="00D07D8D" w:rsidRDefault="00841AD6" w:rsidP="00426498">
      <w:pPr>
        <w:rPr>
          <w:del w:id="183" w:author="Angel Emery" w:date="2026-09-25T20:01:00Z" w16du:dateUtc="2026-09-26T00:01:00Z"/>
          <w:rFonts w:ascii="Source Sans Pro" w:hAnsi="Source Sans Pro"/>
        </w:rPr>
      </w:pPr>
    </w:p>
    <w:tbl>
      <w:tblPr>
        <w:tblStyle w:val="TableGrid"/>
        <w:tblW w:w="0" w:type="auto"/>
        <w:tblLook w:val="04A0" w:firstRow="1" w:lastRow="0" w:firstColumn="1" w:lastColumn="0" w:noHBand="0" w:noVBand="1"/>
      </w:tblPr>
      <w:tblGrid>
        <w:gridCol w:w="9088"/>
        <w:gridCol w:w="262"/>
      </w:tblGrid>
      <w:tr w:rsidR="00841AD6" w:rsidRPr="00D07D8D" w14:paraId="2C96CEDE" w14:textId="77777777" w:rsidTr="4C8895CB">
        <w:trPr>
          <w:del w:id="184" w:author="Angel Emery" w:date="2026-09-25T20:01:00Z" w16du:dateUtc="2026-09-26T00:01:00Z"/>
        </w:trPr>
        <w:tc>
          <w:tcPr>
            <w:tcW w:w="9622" w:type="dxa"/>
            <w:gridSpan w:val="2"/>
            <w:shd w:val="clear" w:color="auto" w:fill="404040" w:themeFill="text1" w:themeFillTint="BF"/>
          </w:tcPr>
          <w:p w14:paraId="71142330" w14:textId="0A100763" w:rsidR="00841AD6" w:rsidRPr="00D07D8D" w:rsidRDefault="00BB4CDD" w:rsidP="4C00874B">
            <w:pPr>
              <w:spacing w:before="60" w:after="60"/>
              <w:rPr>
                <w:del w:id="185" w:author="Angel Emery" w:date="2026-09-25T20:01:00Z" w16du:dateUtc="2026-09-26T00:01:00Z"/>
                <w:rFonts w:ascii="Source Sans Pro" w:hAnsi="Source Sans Pro"/>
                <w:b/>
                <w:bCs/>
                <w:color w:val="FFFFFF" w:themeColor="background1"/>
              </w:rPr>
            </w:pPr>
            <w:del w:id="186" w:author="Angel Emery" w:date="2026-09-25T20:01:00Z" w16du:dateUtc="2026-09-26T00:01:00Z">
              <w:r w:rsidRPr="00D07D8D">
                <w:rPr>
                  <w:rFonts w:ascii="Source Sans Pro" w:hAnsi="Source Sans Pro"/>
                  <w:b/>
                  <w:bCs/>
                  <w:color w:val="FFFFFF" w:themeColor="background1"/>
                </w:rPr>
                <w:delText>Key responsibilities</w:delText>
              </w:r>
            </w:del>
          </w:p>
        </w:tc>
      </w:tr>
      <w:tr w:rsidR="00FE5FE4" w:rsidRPr="00D07D8D" w14:paraId="23490F41" w14:textId="77777777" w:rsidTr="4C8895CB">
        <w:trPr>
          <w:gridAfter w:val="1"/>
          <w:wAfter w:w="272" w:type="dxa"/>
          <w:del w:id="187" w:author="Angel Emery" w:date="2026-09-25T20:01:00Z" w16du:dateUtc="2026-09-26T00:01:00Z"/>
        </w:trPr>
        <w:tc>
          <w:tcPr>
            <w:tcW w:w="9350" w:type="dxa"/>
          </w:tcPr>
          <w:p w14:paraId="031B1980" w14:textId="10CE6C98" w:rsidR="00FE5FE4" w:rsidRPr="006256E3" w:rsidRDefault="006A20A2" w:rsidP="00FE5FE4">
            <w:pPr>
              <w:pStyle w:val="ListParagraph"/>
              <w:numPr>
                <w:ilvl w:val="0"/>
                <w:numId w:val="12"/>
              </w:numPr>
              <w:spacing w:before="275" w:line="276" w:lineRule="exact"/>
              <w:textAlignment w:val="baseline"/>
              <w:rPr>
                <w:del w:id="188" w:author="Angel Emery" w:date="2026-09-25T20:01:00Z" w16du:dateUtc="2026-09-26T00:01:00Z"/>
                <w:rFonts w:ascii="Source Sans Pro" w:eastAsia="Arial" w:hAnsi="Source Sans Pro"/>
                <w:color w:val="000000" w:themeColor="text1"/>
                <w:sz w:val="22"/>
                <w:szCs w:val="22"/>
              </w:rPr>
            </w:pPr>
            <w:del w:id="189" w:author="Angel Emery" w:date="2026-09-25T20:01:00Z" w16du:dateUtc="2026-09-26T00:01:00Z">
              <w:r w:rsidRPr="006256E3">
                <w:rPr>
                  <w:rFonts w:ascii="Source Sans Pro" w:eastAsia="Arial" w:hAnsi="Source Sans Pro"/>
                  <w:color w:val="000000" w:themeColor="text1"/>
                  <w:sz w:val="22"/>
                  <w:szCs w:val="22"/>
                </w:rPr>
                <w:delText>S</w:delText>
              </w:r>
              <w:r w:rsidR="00FE5FE4" w:rsidRPr="006256E3">
                <w:rPr>
                  <w:rFonts w:ascii="Source Sans Pro" w:eastAsia="Arial" w:hAnsi="Source Sans Pro"/>
                  <w:color w:val="000000" w:themeColor="text1"/>
                  <w:sz w:val="22"/>
                  <w:szCs w:val="22"/>
                </w:rPr>
                <w:delText xml:space="preserve">upport the Customer Voice and Review Committee to enable them to undertake their roles effectively and embed the customer voice in all service activities and service areas. </w:delText>
              </w:r>
            </w:del>
          </w:p>
          <w:p w14:paraId="41ADE884" w14:textId="678D56D4" w:rsidR="00FE5FE4" w:rsidRPr="006256E3" w:rsidRDefault="00AD60D4" w:rsidP="00FE5FE4">
            <w:pPr>
              <w:pStyle w:val="ListParagraph"/>
              <w:numPr>
                <w:ilvl w:val="0"/>
                <w:numId w:val="12"/>
              </w:numPr>
              <w:spacing w:before="275" w:line="276" w:lineRule="exact"/>
              <w:textAlignment w:val="baseline"/>
              <w:rPr>
                <w:del w:id="190" w:author="Angel Emery" w:date="2026-09-25T20:01:00Z" w16du:dateUtc="2026-09-26T00:01:00Z"/>
                <w:rFonts w:ascii="Source Sans Pro" w:eastAsia="Arial" w:hAnsi="Source Sans Pro"/>
                <w:color w:val="000000" w:themeColor="text1"/>
                <w:sz w:val="22"/>
                <w:szCs w:val="22"/>
              </w:rPr>
            </w:pPr>
            <w:del w:id="191" w:author="Angel Emery" w:date="2026-09-25T20:01:00Z" w16du:dateUtc="2026-09-26T00:01:00Z">
              <w:r w:rsidRPr="006256E3">
                <w:rPr>
                  <w:rFonts w:ascii="Source Sans Pro" w:eastAsia="Arial" w:hAnsi="Source Sans Pro"/>
                  <w:color w:val="000000" w:themeColor="text1"/>
                  <w:sz w:val="22"/>
                  <w:szCs w:val="22"/>
                </w:rPr>
                <w:delText xml:space="preserve">Support </w:delText>
              </w:r>
              <w:r w:rsidR="006A20A2" w:rsidRPr="006256E3">
                <w:rPr>
                  <w:rFonts w:ascii="Source Sans Pro" w:eastAsia="Arial" w:hAnsi="Source Sans Pro"/>
                  <w:color w:val="000000" w:themeColor="text1"/>
                  <w:sz w:val="22"/>
                  <w:szCs w:val="22"/>
                </w:rPr>
                <w:delText>the customer insight and engagement team to</w:delText>
              </w:r>
              <w:r w:rsidR="00FE5FE4" w:rsidRPr="006256E3">
                <w:rPr>
                  <w:rFonts w:ascii="Source Sans Pro" w:eastAsia="Arial" w:hAnsi="Source Sans Pro"/>
                  <w:color w:val="000000" w:themeColor="text1"/>
                  <w:sz w:val="22"/>
                  <w:szCs w:val="22"/>
                </w:rPr>
                <w:delText xml:space="preserve"> </w:delText>
              </w:r>
              <w:r w:rsidRPr="006256E3">
                <w:rPr>
                  <w:rFonts w:ascii="Source Sans Pro" w:eastAsia="Arial" w:hAnsi="Source Sans Pro"/>
                  <w:color w:val="000000" w:themeColor="text1"/>
                  <w:sz w:val="22"/>
                  <w:szCs w:val="22"/>
                </w:rPr>
                <w:delText>maintain and promote the “</w:delText>
              </w:r>
              <w:r w:rsidR="001B2876" w:rsidRPr="006256E3">
                <w:rPr>
                  <w:rFonts w:ascii="Source Sans Pro" w:eastAsia="Arial" w:hAnsi="Source Sans Pro"/>
                  <w:color w:val="000000" w:themeColor="text1"/>
                  <w:sz w:val="22"/>
                  <w:szCs w:val="22"/>
                </w:rPr>
                <w:delText>Y</w:delText>
              </w:r>
              <w:r w:rsidRPr="006256E3">
                <w:rPr>
                  <w:rFonts w:ascii="Source Sans Pro" w:eastAsia="Arial" w:hAnsi="Source Sans Pro"/>
                  <w:color w:val="000000" w:themeColor="text1"/>
                  <w:sz w:val="22"/>
                  <w:szCs w:val="22"/>
                </w:rPr>
                <w:delText>our Voice Matters” customer group</w:delText>
              </w:r>
              <w:r w:rsidR="00FE5FE4" w:rsidRPr="006256E3">
                <w:rPr>
                  <w:rFonts w:ascii="Source Sans Pro" w:eastAsia="Arial" w:hAnsi="Source Sans Pro"/>
                  <w:color w:val="000000" w:themeColor="text1"/>
                  <w:sz w:val="22"/>
                  <w:szCs w:val="22"/>
                </w:rPr>
                <w:delText xml:space="preserve"> </w:delText>
              </w:r>
              <w:r w:rsidR="004E705F" w:rsidRPr="006256E3">
                <w:rPr>
                  <w:rFonts w:ascii="Source Sans Pro" w:eastAsia="Arial" w:hAnsi="Source Sans Pro"/>
                  <w:color w:val="000000" w:themeColor="text1"/>
                  <w:sz w:val="22"/>
                  <w:szCs w:val="22"/>
                </w:rPr>
                <w:delText>and</w:delText>
              </w:r>
              <w:r w:rsidR="00FE5FE4" w:rsidRPr="006256E3">
                <w:rPr>
                  <w:rFonts w:ascii="Source Sans Pro" w:eastAsia="Arial" w:hAnsi="Source Sans Pro"/>
                  <w:color w:val="000000" w:themeColor="text1"/>
                  <w:sz w:val="22"/>
                  <w:szCs w:val="22"/>
                </w:rPr>
                <w:delText xml:space="preserve"> other methods of engagement.</w:delText>
              </w:r>
            </w:del>
          </w:p>
          <w:p w14:paraId="5A324B44" w14:textId="4B5BD322" w:rsidR="00FE5FE4" w:rsidRPr="006256E3" w:rsidRDefault="004E705F" w:rsidP="006C21BB">
            <w:pPr>
              <w:pStyle w:val="ListParagraph"/>
              <w:numPr>
                <w:ilvl w:val="0"/>
                <w:numId w:val="12"/>
              </w:numPr>
              <w:spacing w:before="275" w:line="276" w:lineRule="exact"/>
              <w:textAlignment w:val="baseline"/>
              <w:rPr>
                <w:del w:id="192" w:author="Angel Emery" w:date="2026-09-25T20:01:00Z" w16du:dateUtc="2026-09-26T00:01:00Z"/>
                <w:rFonts w:ascii="Source Sans Pro" w:eastAsia="Arial" w:hAnsi="Source Sans Pro"/>
                <w:color w:val="000000" w:themeColor="text1"/>
                <w:sz w:val="22"/>
                <w:szCs w:val="22"/>
              </w:rPr>
            </w:pPr>
            <w:del w:id="193" w:author="Angel Emery" w:date="2026-09-25T20:01:00Z" w16du:dateUtc="2026-09-26T00:01:00Z">
              <w:r w:rsidRPr="006256E3">
                <w:rPr>
                  <w:rFonts w:ascii="Source Sans Pro" w:eastAsia="Arial" w:hAnsi="Source Sans Pro"/>
                  <w:color w:val="000000" w:themeColor="text1"/>
                  <w:sz w:val="22"/>
                  <w:szCs w:val="22"/>
                </w:rPr>
                <w:delText>Work with the engagement team to keep</w:delText>
              </w:r>
              <w:r w:rsidR="00FE5FE4" w:rsidRPr="006256E3">
                <w:rPr>
                  <w:rFonts w:ascii="Source Sans Pro" w:eastAsia="Arial" w:hAnsi="Source Sans Pro"/>
                  <w:color w:val="000000" w:themeColor="text1"/>
                  <w:sz w:val="22"/>
                  <w:szCs w:val="22"/>
                </w:rPr>
                <w:delText xml:space="preserve"> our </w:delText>
              </w:r>
              <w:r w:rsidRPr="006256E3">
                <w:rPr>
                  <w:rFonts w:ascii="Source Sans Pro" w:eastAsia="Arial" w:hAnsi="Source Sans Pro"/>
                  <w:color w:val="000000" w:themeColor="text1"/>
                  <w:sz w:val="22"/>
                  <w:szCs w:val="22"/>
                </w:rPr>
                <w:delText>engaged</w:delText>
              </w:r>
              <w:r w:rsidR="00FE5FE4" w:rsidRPr="006256E3">
                <w:rPr>
                  <w:rFonts w:ascii="Source Sans Pro" w:eastAsia="Arial" w:hAnsi="Source Sans Pro"/>
                  <w:color w:val="000000" w:themeColor="text1"/>
                  <w:sz w:val="22"/>
                  <w:szCs w:val="22"/>
                </w:rPr>
                <w:delText xml:space="preserve"> customers up to date with organisational activities and engagement opportunities through various communication methods, including </w:delText>
              </w:r>
              <w:r w:rsidR="006C21BB" w:rsidRPr="006256E3">
                <w:rPr>
                  <w:rFonts w:ascii="Source Sans Pro" w:eastAsia="Arial" w:hAnsi="Source Sans Pro"/>
                  <w:color w:val="000000" w:themeColor="text1"/>
                  <w:sz w:val="22"/>
                  <w:szCs w:val="22"/>
                </w:rPr>
                <w:delText>our</w:delText>
              </w:r>
              <w:r w:rsidR="00FE5FE4" w:rsidRPr="006256E3">
                <w:rPr>
                  <w:rFonts w:ascii="Source Sans Pro" w:eastAsia="Arial" w:hAnsi="Source Sans Pro"/>
                  <w:color w:val="000000" w:themeColor="text1"/>
                  <w:sz w:val="22"/>
                  <w:szCs w:val="22"/>
                </w:rPr>
                <w:delText xml:space="preserve"> Facebook group.</w:delText>
              </w:r>
              <w:r w:rsidR="00FE5FE4" w:rsidRPr="006256E3">
                <w:rPr>
                  <w:rFonts w:ascii="Source Sans Pro" w:eastAsia="Calibri" w:hAnsi="Source Sans Pro" w:cs="Arial"/>
                  <w:sz w:val="22"/>
                  <w:szCs w:val="22"/>
                </w:rPr>
                <w:delText xml:space="preserve"> </w:delText>
              </w:r>
            </w:del>
          </w:p>
          <w:p w14:paraId="49282504" w14:textId="6916E960" w:rsidR="00FE5FE4" w:rsidRPr="006256E3" w:rsidRDefault="124C6CFC" w:rsidP="006143BA">
            <w:pPr>
              <w:pStyle w:val="ListParagraph"/>
              <w:numPr>
                <w:ilvl w:val="0"/>
                <w:numId w:val="12"/>
              </w:numPr>
              <w:spacing w:before="275" w:line="276" w:lineRule="exact"/>
              <w:rPr>
                <w:del w:id="194" w:author="Angel Emery" w:date="2026-09-25T20:01:00Z" w16du:dateUtc="2026-09-26T00:01:00Z"/>
                <w:rFonts w:ascii="Source Sans Pro" w:hAnsi="Source Sans Pro" w:cs="Arial"/>
                <w:sz w:val="22"/>
                <w:szCs w:val="22"/>
              </w:rPr>
            </w:pPr>
            <w:del w:id="195" w:author="Angel Emery" w:date="2026-09-25T20:01:00Z" w16du:dateUtc="2026-09-26T00:01:00Z">
              <w:r w:rsidRPr="006256E3">
                <w:rPr>
                  <w:rFonts w:ascii="Source Sans Pro" w:eastAsia="Calibri" w:hAnsi="Source Sans Pro" w:cs="Arial"/>
                  <w:sz w:val="22"/>
                  <w:szCs w:val="22"/>
                </w:rPr>
                <w:delText>Provide a support service for all insight and engagement activities, including administration and arrang</w:delText>
              </w:r>
              <w:r w:rsidR="52EE648D" w:rsidRPr="006256E3">
                <w:rPr>
                  <w:rFonts w:ascii="Source Sans Pro" w:eastAsia="Calibri" w:hAnsi="Source Sans Pro" w:cs="Arial"/>
                  <w:sz w:val="22"/>
                  <w:szCs w:val="22"/>
                </w:rPr>
                <w:delText>ement of customer</w:delText>
              </w:r>
              <w:r w:rsidR="50FD54E5" w:rsidRPr="006256E3">
                <w:rPr>
                  <w:rFonts w:ascii="Source Sans Pro" w:eastAsia="Calibri" w:hAnsi="Source Sans Pro" w:cs="Arial"/>
                  <w:sz w:val="22"/>
                  <w:szCs w:val="22"/>
                </w:rPr>
                <w:delText xml:space="preserve"> committee meetings, focus and working groups</w:delText>
              </w:r>
              <w:r w:rsidR="016238B9" w:rsidRPr="006256E3">
                <w:rPr>
                  <w:rFonts w:ascii="Source Sans Pro" w:eastAsia="Calibri" w:hAnsi="Source Sans Pro" w:cs="Arial"/>
                  <w:sz w:val="22"/>
                  <w:szCs w:val="22"/>
                </w:rPr>
                <w:delText>, note taking</w:delText>
              </w:r>
              <w:r w:rsidR="21359288" w:rsidRPr="006256E3">
                <w:rPr>
                  <w:rFonts w:ascii="Source Sans Pro" w:eastAsia="Calibri" w:hAnsi="Source Sans Pro" w:cs="Arial"/>
                  <w:sz w:val="22"/>
                  <w:szCs w:val="22"/>
                </w:rPr>
                <w:delText xml:space="preserve"> and </w:delText>
              </w:r>
              <w:r w:rsidR="58661CC3" w:rsidRPr="006256E3">
                <w:rPr>
                  <w:rFonts w:ascii="Source Sans Pro" w:eastAsia="Calibri" w:hAnsi="Source Sans Pro" w:cs="Arial"/>
                  <w:sz w:val="22"/>
                  <w:szCs w:val="22"/>
                </w:rPr>
                <w:delText>uploading</w:delText>
              </w:r>
              <w:r w:rsidR="6C338B44" w:rsidRPr="006256E3">
                <w:rPr>
                  <w:rFonts w:ascii="Source Sans Pro" w:eastAsia="Calibri" w:hAnsi="Source Sans Pro" w:cs="Arial"/>
                  <w:sz w:val="22"/>
                  <w:szCs w:val="22"/>
                </w:rPr>
                <w:delText xml:space="preserve"> of</w:delText>
              </w:r>
              <w:r w:rsidR="58661CC3" w:rsidRPr="006256E3">
                <w:rPr>
                  <w:rFonts w:ascii="Source Sans Pro" w:eastAsia="Calibri" w:hAnsi="Source Sans Pro" w:cs="Arial"/>
                  <w:sz w:val="22"/>
                  <w:szCs w:val="22"/>
                </w:rPr>
                <w:delText xml:space="preserve"> meeting papers in-line with business processes and timelines. </w:delText>
              </w:r>
            </w:del>
          </w:p>
          <w:p w14:paraId="2420EFC2" w14:textId="55178C68" w:rsidR="00FE5FE4" w:rsidRPr="006256E3" w:rsidRDefault="0031755E" w:rsidP="00FE5FE4">
            <w:pPr>
              <w:pStyle w:val="ListParagraph"/>
              <w:numPr>
                <w:ilvl w:val="0"/>
                <w:numId w:val="12"/>
              </w:numPr>
              <w:tabs>
                <w:tab w:val="left" w:pos="504"/>
              </w:tabs>
              <w:spacing w:before="275" w:line="277" w:lineRule="exact"/>
              <w:textAlignment w:val="baseline"/>
              <w:rPr>
                <w:del w:id="196" w:author="Angel Emery" w:date="2026-09-25T20:01:00Z" w16du:dateUtc="2026-09-26T00:01:00Z"/>
                <w:rFonts w:ascii="Source Sans Pro" w:eastAsia="Arial" w:hAnsi="Source Sans Pro"/>
                <w:color w:val="000000" w:themeColor="text1"/>
                <w:sz w:val="22"/>
                <w:szCs w:val="22"/>
              </w:rPr>
            </w:pPr>
            <w:del w:id="197" w:author="Angel Emery" w:date="2026-09-25T20:01:00Z" w16du:dateUtc="2026-09-26T00:01:00Z">
              <w:r w:rsidRPr="006256E3">
                <w:rPr>
                  <w:rFonts w:ascii="Source Sans Pro" w:eastAsia="Arial" w:hAnsi="Source Sans Pro"/>
                  <w:spacing w:val="1"/>
                  <w:sz w:val="22"/>
                  <w:szCs w:val="22"/>
                </w:rPr>
                <w:delText xml:space="preserve">    </w:delText>
              </w:r>
              <w:r w:rsidR="2B8C1E39" w:rsidRPr="006256E3">
                <w:rPr>
                  <w:rFonts w:ascii="Source Sans Pro" w:eastAsia="Arial" w:hAnsi="Source Sans Pro"/>
                  <w:spacing w:val="1"/>
                  <w:sz w:val="22"/>
                  <w:szCs w:val="22"/>
                </w:rPr>
                <w:delText>Support the engagement function to</w:delText>
              </w:r>
              <w:r w:rsidR="797DDD00" w:rsidRPr="006256E3">
                <w:rPr>
                  <w:rFonts w:ascii="Source Sans Pro" w:eastAsia="Arial" w:hAnsi="Source Sans Pro"/>
                  <w:spacing w:val="1"/>
                  <w:sz w:val="22"/>
                  <w:szCs w:val="22"/>
                </w:rPr>
                <w:delText xml:space="preserve"> </w:delText>
              </w:r>
              <w:r w:rsidR="2B8C1E39" w:rsidRPr="006256E3">
                <w:rPr>
                  <w:rFonts w:ascii="Source Sans Pro" w:eastAsia="Arial" w:hAnsi="Source Sans Pro"/>
                  <w:spacing w:val="1"/>
                  <w:sz w:val="22"/>
                  <w:szCs w:val="22"/>
                </w:rPr>
                <w:delText xml:space="preserve">develop and </w:delText>
              </w:r>
              <w:r w:rsidR="016238B9" w:rsidRPr="006256E3">
                <w:rPr>
                  <w:rFonts w:ascii="Source Sans Pro" w:eastAsia="Arial" w:hAnsi="Source Sans Pro"/>
                  <w:spacing w:val="1"/>
                  <w:sz w:val="22"/>
                  <w:szCs w:val="22"/>
                </w:rPr>
                <w:delText>continually</w:delText>
              </w:r>
              <w:r w:rsidR="2B8C1E39" w:rsidRPr="006256E3">
                <w:rPr>
                  <w:rFonts w:ascii="Source Sans Pro" w:eastAsia="Arial" w:hAnsi="Source Sans Pro"/>
                  <w:spacing w:val="1"/>
                  <w:sz w:val="22"/>
                  <w:szCs w:val="22"/>
                </w:rPr>
                <w:delText xml:space="preserve"> improve </w:delText>
              </w:r>
              <w:r w:rsidR="016238B9" w:rsidRPr="006256E3">
                <w:rPr>
                  <w:rFonts w:ascii="Source Sans Pro" w:eastAsia="Arial" w:hAnsi="Source Sans Pro"/>
                  <w:spacing w:val="1"/>
                  <w:sz w:val="22"/>
                  <w:szCs w:val="22"/>
                </w:rPr>
                <w:delText xml:space="preserve">our </w:delText>
              </w:r>
              <w:r w:rsidR="797DDD00" w:rsidRPr="006256E3">
                <w:rPr>
                  <w:rFonts w:ascii="Source Sans Pro" w:eastAsia="Arial" w:hAnsi="Source Sans Pro"/>
                  <w:spacing w:val="1"/>
                  <w:sz w:val="22"/>
                  <w:szCs w:val="22"/>
                </w:rPr>
                <w:delText>customer engagement</w:delText>
              </w:r>
              <w:r w:rsidR="016238B9" w:rsidRPr="006256E3">
                <w:rPr>
                  <w:rFonts w:ascii="Source Sans Pro" w:eastAsia="Arial" w:hAnsi="Source Sans Pro"/>
                  <w:spacing w:val="1"/>
                  <w:sz w:val="22"/>
                  <w:szCs w:val="22"/>
                </w:rPr>
                <w:delText xml:space="preserve"> offer</w:delText>
              </w:r>
              <w:r w:rsidR="797DDD00" w:rsidRPr="006256E3">
                <w:rPr>
                  <w:rFonts w:ascii="Source Sans Pro" w:eastAsia="Arial" w:hAnsi="Source Sans Pro"/>
                  <w:spacing w:val="1"/>
                  <w:sz w:val="22"/>
                  <w:szCs w:val="22"/>
                </w:rPr>
                <w:delText xml:space="preserve"> </w:delText>
              </w:r>
              <w:r w:rsidR="797DDD00" w:rsidRPr="006256E3">
                <w:rPr>
                  <w:rFonts w:ascii="Source Sans Pro" w:eastAsia="Arial" w:hAnsi="Source Sans Pro"/>
                  <w:color w:val="000000"/>
                  <w:spacing w:val="1"/>
                  <w:sz w:val="22"/>
                  <w:szCs w:val="22"/>
                </w:rPr>
                <w:delText xml:space="preserve">which fully </w:delText>
              </w:r>
              <w:r w:rsidR="016238B9" w:rsidRPr="006256E3">
                <w:rPr>
                  <w:rFonts w:ascii="Source Sans Pro" w:eastAsia="Arial" w:hAnsi="Source Sans Pro"/>
                  <w:color w:val="000000"/>
                  <w:spacing w:val="1"/>
                  <w:sz w:val="22"/>
                  <w:szCs w:val="22"/>
                </w:rPr>
                <w:delText>utilises</w:delText>
              </w:r>
              <w:r w:rsidR="797DDD00" w:rsidRPr="006256E3">
                <w:rPr>
                  <w:rFonts w:ascii="Source Sans Pro" w:eastAsia="Arial" w:hAnsi="Source Sans Pro"/>
                  <w:color w:val="000000"/>
                  <w:spacing w:val="1"/>
                  <w:sz w:val="22"/>
                  <w:szCs w:val="22"/>
                </w:rPr>
                <w:delText xml:space="preserve"> opportunities presented by social media.</w:delText>
              </w:r>
            </w:del>
          </w:p>
          <w:p w14:paraId="1E9AAF22" w14:textId="1D813C56" w:rsidR="00FE5FE4" w:rsidRPr="006256E3" w:rsidRDefault="00DC61A2" w:rsidP="00FE5FE4">
            <w:pPr>
              <w:pStyle w:val="ListParagraph"/>
              <w:numPr>
                <w:ilvl w:val="0"/>
                <w:numId w:val="12"/>
              </w:numPr>
              <w:spacing w:before="275" w:line="277" w:lineRule="exact"/>
              <w:textAlignment w:val="baseline"/>
              <w:rPr>
                <w:del w:id="198" w:author="Angel Emery" w:date="2026-09-25T20:01:00Z" w16du:dateUtc="2026-09-26T00:01:00Z"/>
                <w:rFonts w:ascii="Source Sans Pro" w:eastAsia="Arial" w:hAnsi="Source Sans Pro"/>
                <w:color w:val="000000" w:themeColor="text1"/>
                <w:sz w:val="22"/>
                <w:szCs w:val="22"/>
              </w:rPr>
            </w:pPr>
            <w:del w:id="199" w:author="Angel Emery" w:date="2026-09-25T20:01:00Z" w16du:dateUtc="2026-09-26T00:01:00Z">
              <w:r w:rsidRPr="006256E3">
                <w:rPr>
                  <w:rFonts w:ascii="Source Sans Pro" w:eastAsia="Arial" w:hAnsi="Source Sans Pro"/>
                  <w:color w:val="000000"/>
                  <w:spacing w:val="1"/>
                  <w:sz w:val="22"/>
                  <w:szCs w:val="22"/>
                </w:rPr>
                <w:delText>Support the engagement function to</w:delText>
              </w:r>
              <w:r w:rsidR="00FE5FE4" w:rsidRPr="006256E3">
                <w:rPr>
                  <w:rFonts w:ascii="Source Sans Pro" w:eastAsia="Arial" w:hAnsi="Source Sans Pro"/>
                  <w:color w:val="000000"/>
                  <w:spacing w:val="1"/>
                  <w:sz w:val="22"/>
                  <w:szCs w:val="22"/>
                </w:rPr>
                <w:delText xml:space="preserve"> ensur</w:delText>
              </w:r>
              <w:r w:rsidRPr="006256E3">
                <w:rPr>
                  <w:rFonts w:ascii="Source Sans Pro" w:eastAsia="Arial" w:hAnsi="Source Sans Pro"/>
                  <w:color w:val="000000"/>
                  <w:spacing w:val="1"/>
                  <w:sz w:val="22"/>
                  <w:szCs w:val="22"/>
                </w:rPr>
                <w:delText>e</w:delText>
              </w:r>
              <w:r w:rsidR="00FE5FE4" w:rsidRPr="006256E3">
                <w:rPr>
                  <w:rFonts w:ascii="Source Sans Pro" w:eastAsia="Arial" w:hAnsi="Source Sans Pro"/>
                  <w:color w:val="000000"/>
                  <w:spacing w:val="1"/>
                  <w:sz w:val="22"/>
                  <w:szCs w:val="22"/>
                </w:rPr>
                <w:delText xml:space="preserve"> that feedback is </w:delText>
              </w:r>
              <w:r w:rsidR="00FE5FE4" w:rsidRPr="006256E3">
                <w:rPr>
                  <w:rFonts w:ascii="Source Sans Pro" w:eastAsia="Arial" w:hAnsi="Source Sans Pro"/>
                  <w:color w:val="000000"/>
                  <w:spacing w:val="1"/>
                  <w:sz w:val="22"/>
                  <w:szCs w:val="22"/>
                  <w:lang w:val="en-GB"/>
                </w:rPr>
                <w:delText>targeted</w:delText>
              </w:r>
              <w:r w:rsidR="00FE5FE4" w:rsidRPr="006256E3">
                <w:rPr>
                  <w:rFonts w:ascii="Source Sans Pro" w:eastAsia="Arial" w:hAnsi="Source Sans Pro"/>
                  <w:color w:val="000000"/>
                  <w:spacing w:val="1"/>
                  <w:sz w:val="22"/>
                  <w:szCs w:val="22"/>
                </w:rPr>
                <w:delText>, through customer segmentation, identifying gaps in customer groups and the best way of engaging with all groups.</w:delText>
              </w:r>
            </w:del>
          </w:p>
          <w:p w14:paraId="63993816" w14:textId="02974BDE" w:rsidR="00FE5FE4" w:rsidRPr="006256E3" w:rsidRDefault="00DC61A2" w:rsidP="001A0F04">
            <w:pPr>
              <w:pStyle w:val="ListParagraph"/>
              <w:numPr>
                <w:ilvl w:val="0"/>
                <w:numId w:val="12"/>
              </w:numPr>
              <w:spacing w:before="188" w:line="277" w:lineRule="exact"/>
              <w:textAlignment w:val="baseline"/>
              <w:rPr>
                <w:del w:id="200" w:author="Angel Emery" w:date="2026-09-25T20:01:00Z" w16du:dateUtc="2026-09-26T00:01:00Z"/>
                <w:rFonts w:ascii="Source Sans Pro" w:eastAsia="Arial" w:hAnsi="Source Sans Pro"/>
                <w:color w:val="000000" w:themeColor="text1"/>
                <w:sz w:val="22"/>
                <w:szCs w:val="22"/>
              </w:rPr>
            </w:pPr>
            <w:del w:id="201" w:author="Angel Emery" w:date="2026-09-25T20:01:00Z" w16du:dateUtc="2026-09-26T00:01:00Z">
              <w:r w:rsidRPr="006256E3">
                <w:rPr>
                  <w:rFonts w:ascii="Source Sans Pro" w:eastAsia="Arial" w:hAnsi="Source Sans Pro"/>
                  <w:color w:val="000000" w:themeColor="text1"/>
                  <w:sz w:val="22"/>
                  <w:szCs w:val="22"/>
                </w:rPr>
                <w:delText>Support with the analysis of</w:delText>
              </w:r>
              <w:r w:rsidR="00FE5FE4" w:rsidRPr="006256E3">
                <w:rPr>
                  <w:rFonts w:ascii="Source Sans Pro" w:eastAsia="Arial" w:hAnsi="Source Sans Pro"/>
                  <w:color w:val="000000" w:themeColor="text1"/>
                  <w:sz w:val="22"/>
                  <w:szCs w:val="22"/>
                </w:rPr>
                <w:delText xml:space="preserve"> information from CRM, real time information, customer surveys, verbatim comments, performance management reports, </w:delText>
              </w:r>
              <w:r w:rsidR="00A10532" w:rsidRPr="006256E3">
                <w:rPr>
                  <w:rFonts w:ascii="Source Sans Pro" w:eastAsia="Arial" w:hAnsi="Source Sans Pro"/>
                  <w:color w:val="000000" w:themeColor="text1"/>
                  <w:sz w:val="22"/>
                  <w:szCs w:val="22"/>
                </w:rPr>
                <w:delText xml:space="preserve">complaints feedback, </w:delText>
              </w:r>
              <w:r w:rsidR="00FE5FE4" w:rsidRPr="006256E3">
                <w:rPr>
                  <w:rFonts w:ascii="Source Sans Pro" w:eastAsia="Arial" w:hAnsi="Source Sans Pro"/>
                  <w:color w:val="000000" w:themeColor="text1"/>
                  <w:sz w:val="22"/>
                  <w:szCs w:val="22"/>
                </w:rPr>
                <w:delText>management and internal audits to provide the business with a robust understanding of customer experience, feedback and the quality of service delivery.</w:delText>
              </w:r>
            </w:del>
          </w:p>
          <w:p w14:paraId="5A5086CB" w14:textId="6CC2589F" w:rsidR="00946221" w:rsidRPr="006256E3" w:rsidRDefault="00A93D84" w:rsidP="001A0F04">
            <w:pPr>
              <w:pStyle w:val="ListParagraph"/>
              <w:numPr>
                <w:ilvl w:val="0"/>
                <w:numId w:val="12"/>
              </w:numPr>
              <w:spacing w:before="188" w:line="277" w:lineRule="exact"/>
              <w:textAlignment w:val="baseline"/>
              <w:rPr>
                <w:del w:id="202" w:author="Angel Emery" w:date="2026-09-25T20:01:00Z" w16du:dateUtc="2026-09-26T00:01:00Z"/>
                <w:rFonts w:ascii="Source Sans Pro" w:eastAsia="Arial" w:hAnsi="Source Sans Pro"/>
                <w:color w:val="000000" w:themeColor="text1"/>
                <w:sz w:val="22"/>
                <w:szCs w:val="22"/>
              </w:rPr>
            </w:pPr>
            <w:del w:id="203" w:author="Angel Emery" w:date="2026-09-25T20:01:00Z" w16du:dateUtc="2026-09-26T00:01:00Z">
              <w:r w:rsidRPr="006256E3">
                <w:rPr>
                  <w:rFonts w:ascii="Source Sans Pro" w:eastAsia="Arial" w:hAnsi="Source Sans Pro"/>
                  <w:color w:val="000000" w:themeColor="text1"/>
                  <w:sz w:val="22"/>
                  <w:szCs w:val="22"/>
                </w:rPr>
                <w:delText>Work with the team to design and</w:delText>
              </w:r>
              <w:r w:rsidR="1D9433BC" w:rsidRPr="006256E3">
                <w:rPr>
                  <w:rFonts w:ascii="Source Sans Pro" w:eastAsia="Arial" w:hAnsi="Source Sans Pro"/>
                  <w:color w:val="000000" w:themeColor="text1"/>
                  <w:sz w:val="22"/>
                  <w:szCs w:val="22"/>
                </w:rPr>
                <w:delText xml:space="preserve"> </w:delText>
              </w:r>
              <w:r w:rsidR="19E592C1" w:rsidRPr="006256E3">
                <w:rPr>
                  <w:rFonts w:ascii="Source Sans Pro" w:eastAsia="Arial" w:hAnsi="Source Sans Pro"/>
                  <w:color w:val="000000" w:themeColor="text1"/>
                  <w:sz w:val="22"/>
                  <w:szCs w:val="22"/>
                </w:rPr>
                <w:delText xml:space="preserve">deliver customer feedback in a way that’s easily accessible and understandable for all our customers and stakeholders.  </w:delText>
              </w:r>
            </w:del>
          </w:p>
          <w:p w14:paraId="728E5F1F" w14:textId="2FCD5D03" w:rsidR="00FE5FE4" w:rsidRPr="006256E3" w:rsidRDefault="797DDD00" w:rsidP="00B55F55">
            <w:pPr>
              <w:pStyle w:val="ListParagraph"/>
              <w:numPr>
                <w:ilvl w:val="0"/>
                <w:numId w:val="12"/>
              </w:numPr>
              <w:spacing w:before="277" w:line="275" w:lineRule="exact"/>
              <w:textAlignment w:val="baseline"/>
              <w:rPr>
                <w:del w:id="204" w:author="Angel Emery" w:date="2026-09-25T20:01:00Z" w16du:dateUtc="2026-09-26T00:01:00Z"/>
                <w:rFonts w:ascii="Source Sans Pro" w:eastAsia="Arial" w:hAnsi="Source Sans Pro"/>
                <w:color w:val="000000"/>
                <w:spacing w:val="-1"/>
                <w:sz w:val="22"/>
                <w:szCs w:val="22"/>
              </w:rPr>
            </w:pPr>
            <w:del w:id="205" w:author="Angel Emery" w:date="2026-09-25T20:01:00Z" w16du:dateUtc="2026-09-26T00:01:00Z">
              <w:r w:rsidRPr="006256E3">
                <w:rPr>
                  <w:rFonts w:ascii="Source Sans Pro" w:eastAsia="Arial" w:hAnsi="Source Sans Pro"/>
                  <w:color w:val="000000" w:themeColor="text1"/>
                  <w:sz w:val="22"/>
                  <w:szCs w:val="22"/>
                </w:rPr>
                <w:delText xml:space="preserve">Work collaboratively across teams to share the learning from the analysis of customer </w:delText>
              </w:r>
              <w:r w:rsidR="6EC9D0F8" w:rsidRPr="006256E3">
                <w:rPr>
                  <w:rFonts w:ascii="Source Sans Pro" w:eastAsia="Arial" w:hAnsi="Source Sans Pro"/>
                  <w:color w:val="000000" w:themeColor="text1"/>
                  <w:sz w:val="22"/>
                  <w:szCs w:val="22"/>
                </w:rPr>
                <w:delText xml:space="preserve">insight. </w:delText>
              </w:r>
            </w:del>
          </w:p>
          <w:p w14:paraId="69F7B666" w14:textId="5D7303C6" w:rsidR="00FE5FE4" w:rsidRPr="006256E3" w:rsidRDefault="00A93D84" w:rsidP="00A93D84">
            <w:pPr>
              <w:pStyle w:val="ListParagraph"/>
              <w:numPr>
                <w:ilvl w:val="0"/>
                <w:numId w:val="12"/>
              </w:numPr>
              <w:spacing w:before="277" w:line="275" w:lineRule="exact"/>
              <w:textAlignment w:val="baseline"/>
              <w:rPr>
                <w:del w:id="206" w:author="Angel Emery" w:date="2026-09-25T20:01:00Z" w16du:dateUtc="2026-09-26T00:01:00Z"/>
                <w:rFonts w:ascii="Source Sans Pro" w:eastAsia="Arial" w:hAnsi="Source Sans Pro"/>
                <w:color w:val="000000"/>
                <w:spacing w:val="-1"/>
                <w:sz w:val="22"/>
                <w:szCs w:val="22"/>
              </w:rPr>
            </w:pPr>
            <w:del w:id="207" w:author="Angel Emery" w:date="2026-09-25T20:01:00Z" w16du:dateUtc="2026-09-26T00:01:00Z">
              <w:r w:rsidRPr="006256E3">
                <w:rPr>
                  <w:rFonts w:ascii="Source Sans Pro" w:eastAsia="Arial" w:hAnsi="Source Sans Pro"/>
                  <w:color w:val="000000"/>
                  <w:spacing w:val="-1"/>
                  <w:sz w:val="22"/>
                  <w:szCs w:val="22"/>
                </w:rPr>
                <w:delText xml:space="preserve">Support </w:delText>
              </w:r>
              <w:r w:rsidR="0070423E" w:rsidRPr="006256E3">
                <w:rPr>
                  <w:rFonts w:ascii="Source Sans Pro" w:hAnsi="Source Sans Pro"/>
                  <w:spacing w:val="-1"/>
                  <w:sz w:val="22"/>
                  <w:szCs w:val="22"/>
                </w:rPr>
                <w:delText>engaged</w:delText>
              </w:r>
              <w:r w:rsidR="00FE5FE4" w:rsidRPr="006256E3">
                <w:rPr>
                  <w:rFonts w:ascii="Source Sans Pro" w:hAnsi="Source Sans Pro"/>
                  <w:spacing w:val="-1"/>
                  <w:sz w:val="22"/>
                  <w:szCs w:val="22"/>
                </w:rPr>
                <w:delText xml:space="preserve"> customers, ensuring that their views are taken into account and so that they can fairly access our engagement opportunities.</w:delText>
              </w:r>
            </w:del>
          </w:p>
          <w:p w14:paraId="3C1D31DE" w14:textId="3F429FAF" w:rsidR="00F67A26" w:rsidRPr="006256E3" w:rsidRDefault="00F67A26" w:rsidP="00A93D84">
            <w:pPr>
              <w:pStyle w:val="ListParagraph"/>
              <w:numPr>
                <w:ilvl w:val="0"/>
                <w:numId w:val="12"/>
              </w:numPr>
              <w:spacing w:before="277" w:line="275" w:lineRule="exact"/>
              <w:textAlignment w:val="baseline"/>
              <w:rPr>
                <w:del w:id="208" w:author="Angel Emery" w:date="2026-09-25T20:01:00Z" w16du:dateUtc="2026-09-26T00:01:00Z"/>
                <w:rFonts w:ascii="Source Sans Pro" w:eastAsia="Arial" w:hAnsi="Source Sans Pro"/>
                <w:color w:val="000000"/>
                <w:spacing w:val="-1"/>
                <w:sz w:val="22"/>
                <w:szCs w:val="22"/>
              </w:rPr>
            </w:pPr>
            <w:del w:id="209" w:author="Angel Emery" w:date="2026-09-25T20:01:00Z" w16du:dateUtc="2026-09-26T00:01:00Z">
              <w:r w:rsidRPr="006256E3">
                <w:rPr>
                  <w:rFonts w:ascii="Source Sans Pro" w:hAnsi="Source Sans Pro"/>
                  <w:spacing w:val="-1"/>
                  <w:sz w:val="22"/>
                  <w:szCs w:val="22"/>
                </w:rPr>
                <w:delText xml:space="preserve">Support the complaints team with </w:delText>
              </w:r>
              <w:r w:rsidR="00BC037B" w:rsidRPr="006256E3">
                <w:rPr>
                  <w:rFonts w:ascii="Source Sans Pro" w:hAnsi="Source Sans Pro"/>
                  <w:spacing w:val="-1"/>
                  <w:sz w:val="22"/>
                  <w:szCs w:val="22"/>
                </w:rPr>
                <w:delText>administration</w:delText>
              </w:r>
              <w:r w:rsidRPr="006256E3">
                <w:rPr>
                  <w:rFonts w:ascii="Source Sans Pro" w:hAnsi="Source Sans Pro"/>
                  <w:spacing w:val="-1"/>
                  <w:sz w:val="22"/>
                  <w:szCs w:val="22"/>
                </w:rPr>
                <w:delText xml:space="preserve"> of complaints, including </w:delText>
              </w:r>
              <w:r w:rsidR="00BC037B" w:rsidRPr="006256E3">
                <w:rPr>
                  <w:rFonts w:ascii="Source Sans Pro" w:hAnsi="Source Sans Pro"/>
                  <w:spacing w:val="-1"/>
                  <w:sz w:val="22"/>
                  <w:szCs w:val="22"/>
                </w:rPr>
                <w:delText xml:space="preserve">triage, </w:delText>
              </w:r>
              <w:r w:rsidRPr="006256E3">
                <w:rPr>
                  <w:rFonts w:ascii="Source Sans Pro" w:hAnsi="Source Sans Pro"/>
                  <w:spacing w:val="-1"/>
                  <w:sz w:val="22"/>
                  <w:szCs w:val="22"/>
                </w:rPr>
                <w:delText>allocation</w:delText>
              </w:r>
              <w:r w:rsidR="00BC037B" w:rsidRPr="006256E3">
                <w:rPr>
                  <w:rFonts w:ascii="Source Sans Pro" w:hAnsi="Source Sans Pro"/>
                  <w:spacing w:val="-1"/>
                  <w:sz w:val="22"/>
                  <w:szCs w:val="22"/>
                </w:rPr>
                <w:delText xml:space="preserve"> and compensation payments. </w:delText>
              </w:r>
            </w:del>
          </w:p>
          <w:p w14:paraId="5F1D5DF7" w14:textId="77777777" w:rsidR="00FE5FE4" w:rsidRPr="00D07D8D" w:rsidRDefault="00FE5FE4" w:rsidP="00FE5FE4">
            <w:pPr>
              <w:pStyle w:val="ListParagraph"/>
              <w:numPr>
                <w:ilvl w:val="0"/>
                <w:numId w:val="12"/>
              </w:numPr>
              <w:spacing w:before="277" w:line="275" w:lineRule="exact"/>
              <w:textAlignment w:val="baseline"/>
              <w:rPr>
                <w:del w:id="210" w:author="Angel Emery" w:date="2026-09-25T20:01:00Z" w16du:dateUtc="2026-09-26T00:01:00Z"/>
                <w:rFonts w:ascii="Source Sans Pro" w:hAnsi="Source Sans Pro"/>
              </w:rPr>
            </w:pPr>
            <w:del w:id="211" w:author="Angel Emery" w:date="2026-09-25T20:01:00Z" w16du:dateUtc="2026-09-26T00:01:00Z">
              <w:r w:rsidRPr="006256E3">
                <w:rPr>
                  <w:rFonts w:ascii="Source Sans Pro" w:hAnsi="Source Sans Pro"/>
                  <w:sz w:val="22"/>
                  <w:szCs w:val="22"/>
                </w:rPr>
                <w:delText>Carry out other duties that may reasonably fall within scope</w:delText>
              </w:r>
              <w:r w:rsidRPr="00D07D8D">
                <w:rPr>
                  <w:rFonts w:ascii="Source Sans Pro" w:hAnsi="Source Sans Pro"/>
                </w:rPr>
                <w:delText xml:space="preserve">.      </w:delText>
              </w:r>
            </w:del>
          </w:p>
          <w:p w14:paraId="04AAB0B0" w14:textId="77777777" w:rsidR="00FE5FE4" w:rsidRPr="00D07D8D" w:rsidRDefault="00FE5FE4" w:rsidP="00561831">
            <w:pPr>
              <w:spacing w:before="60" w:after="60"/>
              <w:rPr>
                <w:del w:id="212" w:author="Angel Emery" w:date="2026-09-25T20:01:00Z" w16du:dateUtc="2026-09-26T00:01:00Z"/>
                <w:rFonts w:ascii="Source Sans Pro" w:hAnsi="Source Sans Pro"/>
              </w:rPr>
            </w:pPr>
          </w:p>
        </w:tc>
      </w:tr>
    </w:tbl>
    <w:p w14:paraId="06CAFB4C" w14:textId="34175153" w:rsidR="001B2649" w:rsidRDefault="001B2649" w:rsidP="00426498">
      <w:pPr>
        <w:rPr>
          <w:del w:id="213" w:author="Angel Emery" w:date="2026-09-25T20:01:00Z" w16du:dateUtc="2026-09-26T00:01:00Z"/>
          <w:rFonts w:ascii="Source Sans Pro" w:hAnsi="Source Sans Pro"/>
        </w:rPr>
      </w:pPr>
    </w:p>
    <w:tbl>
      <w:tblPr>
        <w:tblStyle w:val="TableGrid"/>
        <w:tblW w:w="9622" w:type="dxa"/>
        <w:tblLook w:val="04A0" w:firstRow="1" w:lastRow="0" w:firstColumn="1" w:lastColumn="0" w:noHBand="0" w:noVBand="1"/>
      </w:tblPr>
      <w:tblGrid>
        <w:gridCol w:w="9622"/>
      </w:tblGrid>
      <w:tr w:rsidR="00E52A02" w:rsidRPr="00AF5952" w14:paraId="3A7AF8B6" w14:textId="77777777" w:rsidTr="00BF695C">
        <w:trPr>
          <w:del w:id="214" w:author="Angel Emery" w:date="2026-09-25T20:01:00Z" w16du:dateUtc="2026-09-26T00:01:00Z"/>
        </w:trPr>
        <w:tc>
          <w:tcPr>
            <w:tcW w:w="9622" w:type="dxa"/>
            <w:shd w:val="clear" w:color="auto" w:fill="404040" w:themeFill="text1" w:themeFillTint="BF"/>
          </w:tcPr>
          <w:p w14:paraId="07614AB0" w14:textId="77777777" w:rsidR="00E52A02" w:rsidRPr="00AF5952" w:rsidRDefault="00E52A02" w:rsidP="00BF695C">
            <w:pPr>
              <w:spacing w:before="60" w:after="60"/>
              <w:rPr>
                <w:del w:id="215" w:author="Angel Emery" w:date="2026-09-25T20:01:00Z" w16du:dateUtc="2026-09-26T00:01:00Z"/>
                <w:rFonts w:ascii="Source Sans Pro" w:hAnsi="Source Sans Pro"/>
                <w:b/>
                <w:color w:val="FFFFFF" w:themeColor="background1"/>
                <w:sz w:val="22"/>
                <w:szCs w:val="22"/>
                <w:lang w:val="en-GB"/>
              </w:rPr>
            </w:pPr>
            <w:del w:id="216" w:author="Angel Emery" w:date="2026-09-25T20:01:00Z" w16du:dateUtc="2026-09-26T00:01:00Z">
              <w:r w:rsidRPr="00AF5952">
                <w:rPr>
                  <w:rFonts w:ascii="Source Sans Pro" w:hAnsi="Source Sans Pro"/>
                  <w:b/>
                  <w:bCs/>
                  <w:color w:val="FFFFFF" w:themeColor="background1"/>
                  <w:sz w:val="22"/>
                  <w:szCs w:val="22"/>
                  <w:lang w:val="en-GB"/>
                </w:rPr>
                <w:delText>Sounds good? Here’s what we need from you…</w:delText>
              </w:r>
              <w:r w:rsidRPr="00AF5952">
                <w:rPr>
                  <w:rFonts w:ascii="Source Sans Pro" w:hAnsi="Source Sans Pro"/>
                  <w:b/>
                  <w:color w:val="FFFFFF" w:themeColor="background1"/>
                  <w:sz w:val="22"/>
                  <w:szCs w:val="22"/>
                  <w:lang w:val="en-GB"/>
                </w:rPr>
                <w:delText> </w:delText>
              </w:r>
            </w:del>
          </w:p>
        </w:tc>
      </w:tr>
      <w:tr w:rsidR="00E52A02" w:rsidRPr="00AF5952" w14:paraId="27BEB24B" w14:textId="77777777" w:rsidTr="00BF695C">
        <w:trPr>
          <w:del w:id="217" w:author="Angel Emery" w:date="2026-09-25T20:01:00Z" w16du:dateUtc="2026-09-26T00:01:00Z"/>
        </w:trPr>
        <w:tc>
          <w:tcPr>
            <w:tcW w:w="9622" w:type="dxa"/>
            <w:shd w:val="clear" w:color="auto" w:fill="D9D9D9" w:themeFill="background1" w:themeFillShade="D9"/>
          </w:tcPr>
          <w:p w14:paraId="1AA42F7E" w14:textId="77777777" w:rsidR="00E52A02" w:rsidRPr="00AF5952" w:rsidRDefault="00E52A02" w:rsidP="00BF695C">
            <w:pPr>
              <w:spacing w:before="60" w:after="60"/>
              <w:rPr>
                <w:del w:id="218" w:author="Angel Emery" w:date="2026-09-25T20:01:00Z" w16du:dateUtc="2026-09-26T00:01:00Z"/>
                <w:rFonts w:ascii="Source Sans Pro" w:hAnsi="Source Sans Pro"/>
                <w:b/>
                <w:bCs/>
                <w:sz w:val="22"/>
                <w:szCs w:val="22"/>
                <w:lang w:val="en-GB"/>
              </w:rPr>
            </w:pPr>
            <w:del w:id="219" w:author="Angel Emery" w:date="2026-09-25T20:01:00Z" w16du:dateUtc="2026-09-26T00:01:00Z">
              <w:r w:rsidRPr="00AF5952">
                <w:rPr>
                  <w:rFonts w:ascii="Source Sans Pro" w:hAnsi="Source Sans Pro"/>
                  <w:b/>
                  <w:bCs/>
                  <w:sz w:val="22"/>
                  <w:szCs w:val="22"/>
                  <w:lang w:val="en-GB"/>
                </w:rPr>
                <w:delText>The main things:</w:delText>
              </w:r>
            </w:del>
          </w:p>
        </w:tc>
      </w:tr>
      <w:tr w:rsidR="00E52A02" w:rsidRPr="00AF5952" w14:paraId="6A574A53" w14:textId="77777777" w:rsidTr="00BF695C">
        <w:trPr>
          <w:del w:id="220" w:author="Angel Emery" w:date="2026-09-25T20:01:00Z" w16du:dateUtc="2026-09-26T00:01:00Z"/>
        </w:trPr>
        <w:tc>
          <w:tcPr>
            <w:tcW w:w="9622" w:type="dxa"/>
          </w:tcPr>
          <w:p w14:paraId="59CA9F97" w14:textId="77777777" w:rsidR="00E52A02" w:rsidRDefault="00E52A02" w:rsidP="00BF695C">
            <w:pPr>
              <w:pStyle w:val="ListParagraph"/>
              <w:tabs>
                <w:tab w:val="left" w:pos="360"/>
                <w:tab w:val="left" w:pos="864"/>
              </w:tabs>
              <w:spacing w:before="18" w:line="275" w:lineRule="exact"/>
              <w:textAlignment w:val="baseline"/>
              <w:rPr>
                <w:del w:id="221" w:author="Angel Emery" w:date="2026-09-25T20:01:00Z" w16du:dateUtc="2026-09-26T00:01:00Z"/>
                <w:rFonts w:ascii="Source Sans Pro" w:eastAsia="Arial" w:hAnsi="Source Sans Pro"/>
                <w:color w:val="000000"/>
                <w:sz w:val="22"/>
                <w:szCs w:val="22"/>
              </w:rPr>
            </w:pPr>
          </w:p>
          <w:p w14:paraId="4D595479" w14:textId="77777777" w:rsidR="00E52A02" w:rsidRPr="00AE4B60" w:rsidRDefault="00E52A02" w:rsidP="00E52A02">
            <w:pPr>
              <w:pStyle w:val="ListParagraph"/>
              <w:numPr>
                <w:ilvl w:val="0"/>
                <w:numId w:val="17"/>
              </w:numPr>
              <w:tabs>
                <w:tab w:val="left" w:pos="360"/>
                <w:tab w:val="left" w:pos="864"/>
              </w:tabs>
              <w:spacing w:before="18" w:line="275" w:lineRule="exact"/>
              <w:textAlignment w:val="baseline"/>
              <w:rPr>
                <w:del w:id="222" w:author="Angel Emery" w:date="2026-09-25T20:01:00Z" w16du:dateUtc="2026-09-26T00:01:00Z"/>
                <w:rFonts w:ascii="Source Sans Pro" w:eastAsia="Arial" w:hAnsi="Source Sans Pro"/>
                <w:color w:val="000000"/>
                <w:sz w:val="22"/>
                <w:szCs w:val="22"/>
              </w:rPr>
            </w:pPr>
            <w:del w:id="223" w:author="Angel Emery" w:date="2026-09-25T20:01:00Z" w16du:dateUtc="2026-09-26T00:01:00Z">
              <w:r w:rsidRPr="00AE4B60">
                <w:rPr>
                  <w:rFonts w:ascii="Source Sans Pro" w:eastAsia="Arial" w:hAnsi="Source Sans Pro"/>
                  <w:color w:val="000000"/>
                  <w:sz w:val="22"/>
                  <w:szCs w:val="22"/>
                </w:rPr>
                <w:delText xml:space="preserve">A passion for customer service - </w:delText>
              </w:r>
              <w:r w:rsidRPr="00AE4B60">
                <w:rPr>
                  <w:rFonts w:ascii="Source Sans Pro" w:hAnsi="Source Sans Pro"/>
                  <w:sz w:val="22"/>
                  <w:szCs w:val="22"/>
                  <w:lang w:val="en-GB"/>
                </w:rPr>
                <w:delText xml:space="preserve">or as we say at YH “Customer Obsessed”. </w:delText>
              </w:r>
            </w:del>
          </w:p>
          <w:p w14:paraId="453A20CB" w14:textId="77777777" w:rsidR="00AE4B60" w:rsidRPr="00AE4B60" w:rsidRDefault="00E52A02" w:rsidP="00AE4B60">
            <w:pPr>
              <w:pStyle w:val="ListParagraph"/>
              <w:numPr>
                <w:ilvl w:val="0"/>
                <w:numId w:val="17"/>
              </w:numPr>
              <w:shd w:val="clear" w:color="auto" w:fill="FFFFFF"/>
              <w:spacing w:before="100" w:beforeAutospacing="1" w:after="100" w:afterAutospacing="1"/>
              <w:rPr>
                <w:del w:id="224" w:author="Angel Emery" w:date="2026-09-25T20:01:00Z" w16du:dateUtc="2026-09-26T00:01:00Z"/>
                <w:rFonts w:ascii="Source Sans Pro" w:hAnsi="Source Sans Pro"/>
                <w:sz w:val="22"/>
                <w:szCs w:val="22"/>
                <w:lang w:val="en-GB"/>
              </w:rPr>
            </w:pPr>
            <w:del w:id="225" w:author="Angel Emery" w:date="2026-09-25T20:01:00Z" w16du:dateUtc="2026-09-26T00:01:00Z">
              <w:r w:rsidRPr="00AE4B60">
                <w:rPr>
                  <w:rFonts w:ascii="Source Sans Pro" w:eastAsia="Arial" w:hAnsi="Source Sans Pro"/>
                  <w:color w:val="000000"/>
                  <w:sz w:val="22"/>
                  <w:szCs w:val="22"/>
                </w:rPr>
                <w:delText xml:space="preserve">Confident </w:delText>
              </w:r>
              <w:r w:rsidR="00AE4B60" w:rsidRPr="00AE4B60">
                <w:rPr>
                  <w:rFonts w:ascii="Source Sans Pro" w:hAnsi="Source Sans Pro" w:cs="Calibri"/>
                  <w:sz w:val="22"/>
                  <w:szCs w:val="22"/>
                </w:rPr>
                <w:delText>5 GCSE’s at Grade 4 (C) or above including Maths and English </w:delText>
              </w:r>
            </w:del>
          </w:p>
          <w:p w14:paraId="094015D7" w14:textId="77777777" w:rsidR="00AE4B60" w:rsidRPr="00AE4B60" w:rsidRDefault="00AE4B60" w:rsidP="00AE4B60">
            <w:pPr>
              <w:pStyle w:val="ListParagraph"/>
              <w:numPr>
                <w:ilvl w:val="0"/>
                <w:numId w:val="17"/>
              </w:numPr>
              <w:shd w:val="clear" w:color="auto" w:fill="FFFFFF"/>
              <w:spacing w:before="100" w:beforeAutospacing="1" w:after="100" w:afterAutospacing="1"/>
              <w:rPr>
                <w:del w:id="226" w:author="Angel Emery" w:date="2026-09-25T20:01:00Z" w16du:dateUtc="2026-09-26T00:01:00Z"/>
                <w:rFonts w:ascii="Source Sans Pro" w:hAnsi="Source Sans Pro"/>
                <w:sz w:val="22"/>
                <w:szCs w:val="22"/>
                <w:lang w:val="en-GB"/>
              </w:rPr>
            </w:pPr>
            <w:del w:id="227" w:author="Angel Emery" w:date="2026-09-25T20:01:00Z" w16du:dateUtc="2026-09-26T00:01:00Z">
              <w:r w:rsidRPr="00AE4B60">
                <w:rPr>
                  <w:rFonts w:ascii="Source Sans Pro" w:hAnsi="Source Sans Pro" w:cs="Calibri"/>
                  <w:sz w:val="22"/>
                  <w:szCs w:val="22"/>
                </w:rPr>
                <w:delText>Excellent numeracy, literacy and communication skills </w:delText>
              </w:r>
            </w:del>
          </w:p>
          <w:p w14:paraId="2506F6B0" w14:textId="77777777" w:rsidR="00AE4B60" w:rsidRPr="00AE4B60" w:rsidRDefault="00AE4B60" w:rsidP="00AE4B60">
            <w:pPr>
              <w:pStyle w:val="ListParagraph"/>
              <w:numPr>
                <w:ilvl w:val="0"/>
                <w:numId w:val="17"/>
              </w:numPr>
              <w:shd w:val="clear" w:color="auto" w:fill="FFFFFF"/>
              <w:spacing w:before="100" w:beforeAutospacing="1" w:after="100" w:afterAutospacing="1"/>
              <w:rPr>
                <w:del w:id="228" w:author="Angel Emery" w:date="2026-09-25T20:01:00Z" w16du:dateUtc="2026-09-26T00:01:00Z"/>
                <w:rFonts w:ascii="Source Sans Pro" w:hAnsi="Source Sans Pro"/>
                <w:sz w:val="22"/>
                <w:szCs w:val="22"/>
                <w:lang w:val="en-GB"/>
              </w:rPr>
            </w:pPr>
            <w:del w:id="229" w:author="Angel Emery" w:date="2026-09-25T20:01:00Z" w16du:dateUtc="2026-09-26T00:01:00Z">
              <w:r w:rsidRPr="00AE4B60">
                <w:rPr>
                  <w:rFonts w:ascii="Source Sans Pro" w:hAnsi="Source Sans Pro" w:cs="Calibri"/>
                  <w:sz w:val="22"/>
                  <w:szCs w:val="22"/>
                </w:rPr>
                <w:delText>Passion to help customers </w:delText>
              </w:r>
            </w:del>
          </w:p>
          <w:p w14:paraId="45FB7C73" w14:textId="77777777" w:rsidR="00AE4B60" w:rsidRPr="00AE4B60" w:rsidRDefault="00AE4B60" w:rsidP="00AE4B60">
            <w:pPr>
              <w:pStyle w:val="ListParagraph"/>
              <w:numPr>
                <w:ilvl w:val="0"/>
                <w:numId w:val="17"/>
              </w:numPr>
              <w:shd w:val="clear" w:color="auto" w:fill="FFFFFF"/>
              <w:spacing w:before="100" w:beforeAutospacing="1" w:after="100" w:afterAutospacing="1"/>
              <w:rPr>
                <w:del w:id="230" w:author="Angel Emery" w:date="2026-09-25T20:01:00Z" w16du:dateUtc="2026-09-26T00:01:00Z"/>
                <w:rFonts w:ascii="Source Sans Pro" w:hAnsi="Source Sans Pro"/>
                <w:sz w:val="22"/>
                <w:szCs w:val="22"/>
                <w:lang w:val="en-GB"/>
              </w:rPr>
            </w:pPr>
            <w:del w:id="231" w:author="Angel Emery" w:date="2026-09-25T20:01:00Z" w16du:dateUtc="2026-09-26T00:01:00Z">
              <w:r w:rsidRPr="00AE4B60">
                <w:rPr>
                  <w:rFonts w:ascii="Source Sans Pro" w:hAnsi="Source Sans Pro" w:cs="Calibri"/>
                  <w:sz w:val="22"/>
                  <w:szCs w:val="22"/>
                </w:rPr>
                <w:delText>Well organised and excellent time management skills </w:delText>
              </w:r>
            </w:del>
          </w:p>
          <w:p w14:paraId="4BF732BA" w14:textId="77777777" w:rsidR="00AE4B60" w:rsidRPr="00AE4B60" w:rsidRDefault="00AE4B60" w:rsidP="00AE4B60">
            <w:pPr>
              <w:pStyle w:val="ListParagraph"/>
              <w:numPr>
                <w:ilvl w:val="0"/>
                <w:numId w:val="17"/>
              </w:numPr>
              <w:shd w:val="clear" w:color="auto" w:fill="FFFFFF"/>
              <w:spacing w:before="100" w:beforeAutospacing="1" w:after="100" w:afterAutospacing="1"/>
              <w:rPr>
                <w:del w:id="232" w:author="Angel Emery" w:date="2026-09-25T20:01:00Z" w16du:dateUtc="2026-09-26T00:01:00Z"/>
                <w:rFonts w:ascii="Source Sans Pro" w:hAnsi="Source Sans Pro"/>
                <w:sz w:val="22"/>
                <w:szCs w:val="22"/>
                <w:lang w:val="en-GB"/>
              </w:rPr>
            </w:pPr>
            <w:del w:id="233" w:author="Angel Emery" w:date="2026-09-25T20:01:00Z" w16du:dateUtc="2026-09-26T00:01:00Z">
              <w:r w:rsidRPr="00AE4B60">
                <w:rPr>
                  <w:rFonts w:ascii="Source Sans Pro" w:hAnsi="Source Sans Pro" w:cs="Calibri"/>
                  <w:sz w:val="22"/>
                  <w:szCs w:val="22"/>
                </w:rPr>
                <w:delText>Ability to correspond with customers effectively providing great customer service </w:delText>
              </w:r>
            </w:del>
          </w:p>
          <w:p w14:paraId="2E747478" w14:textId="77777777" w:rsidR="00AE4B60" w:rsidRPr="00AE4B60" w:rsidRDefault="00AE4B60" w:rsidP="00AE4B60">
            <w:pPr>
              <w:pStyle w:val="ListParagraph"/>
              <w:numPr>
                <w:ilvl w:val="0"/>
                <w:numId w:val="17"/>
              </w:numPr>
              <w:shd w:val="clear" w:color="auto" w:fill="FFFFFF"/>
              <w:spacing w:before="100" w:beforeAutospacing="1" w:after="100" w:afterAutospacing="1"/>
              <w:rPr>
                <w:del w:id="234" w:author="Angel Emery" w:date="2026-09-25T20:01:00Z" w16du:dateUtc="2026-09-26T00:01:00Z"/>
                <w:rFonts w:ascii="Source Sans Pro" w:hAnsi="Source Sans Pro"/>
                <w:sz w:val="22"/>
                <w:szCs w:val="22"/>
                <w:lang w:val="en-GB"/>
              </w:rPr>
            </w:pPr>
            <w:del w:id="235" w:author="Angel Emery" w:date="2026-09-25T20:01:00Z" w16du:dateUtc="2026-09-26T00:01:00Z">
              <w:r w:rsidRPr="00AE4B60">
                <w:rPr>
                  <w:rFonts w:ascii="Source Sans Pro" w:hAnsi="Source Sans Pro" w:cs="Calibri"/>
                  <w:sz w:val="22"/>
                  <w:szCs w:val="22"/>
                </w:rPr>
                <w:delText>High standard of accuracy </w:delText>
              </w:r>
            </w:del>
          </w:p>
          <w:p w14:paraId="19C2BA5A" w14:textId="5F508112" w:rsidR="00AE4B60" w:rsidRPr="00AE4B60" w:rsidRDefault="00AE4B60" w:rsidP="00AE4B60">
            <w:pPr>
              <w:pStyle w:val="ListParagraph"/>
              <w:numPr>
                <w:ilvl w:val="0"/>
                <w:numId w:val="17"/>
              </w:numPr>
              <w:shd w:val="clear" w:color="auto" w:fill="FFFFFF"/>
              <w:spacing w:before="100" w:beforeAutospacing="1" w:after="100" w:afterAutospacing="1"/>
              <w:rPr>
                <w:del w:id="236" w:author="Angel Emery" w:date="2026-09-25T20:01:00Z" w16du:dateUtc="2026-09-26T00:01:00Z"/>
                <w:rFonts w:ascii="Source Sans Pro" w:hAnsi="Source Sans Pro"/>
                <w:sz w:val="22"/>
                <w:szCs w:val="22"/>
                <w:lang w:val="en-GB"/>
              </w:rPr>
            </w:pPr>
            <w:del w:id="237" w:author="Angel Emery" w:date="2026-09-25T20:01:00Z" w16du:dateUtc="2026-09-26T00:01:00Z">
              <w:r w:rsidRPr="00AE4B60">
                <w:rPr>
                  <w:rFonts w:ascii="Source Sans Pro" w:hAnsi="Source Sans Pro" w:cs="Calibri"/>
                  <w:sz w:val="22"/>
                  <w:szCs w:val="22"/>
                </w:rPr>
                <w:delText>IT savvy especially in Microsoft applications Word, Excel, Outlook </w:delText>
              </w:r>
            </w:del>
          </w:p>
          <w:p w14:paraId="0386EDA3" w14:textId="5E73D739" w:rsidR="00E52A02" w:rsidRPr="00AF5952" w:rsidRDefault="00E52A02" w:rsidP="00AE4B60">
            <w:pPr>
              <w:pStyle w:val="ListParagraph"/>
              <w:tabs>
                <w:tab w:val="left" w:pos="360"/>
                <w:tab w:val="left" w:pos="864"/>
              </w:tabs>
              <w:spacing w:before="18" w:line="275" w:lineRule="exact"/>
              <w:textAlignment w:val="baseline"/>
              <w:rPr>
                <w:del w:id="238" w:author="Angel Emery" w:date="2026-09-25T20:01:00Z" w16du:dateUtc="2026-09-26T00:01:00Z"/>
                <w:rFonts w:ascii="Source Sans Pro" w:hAnsi="Source Sans Pro"/>
                <w:sz w:val="22"/>
                <w:szCs w:val="22"/>
                <w:lang w:val="en-GB"/>
              </w:rPr>
            </w:pPr>
          </w:p>
        </w:tc>
      </w:tr>
      <w:tr w:rsidR="00E52A02" w:rsidRPr="00AF5952" w14:paraId="5B075993" w14:textId="77777777" w:rsidTr="00BF695C">
        <w:trPr>
          <w:del w:id="239" w:author="Angel Emery" w:date="2026-09-25T20:01:00Z" w16du:dateUtc="2026-09-26T00:01:00Z"/>
        </w:trPr>
        <w:tc>
          <w:tcPr>
            <w:tcW w:w="9622" w:type="dxa"/>
            <w:shd w:val="clear" w:color="auto" w:fill="D9D9D9" w:themeFill="background1" w:themeFillShade="D9"/>
          </w:tcPr>
          <w:p w14:paraId="31CB3043" w14:textId="77777777" w:rsidR="00E52A02" w:rsidRPr="00AF5952" w:rsidRDefault="00E52A02" w:rsidP="00BF695C">
            <w:pPr>
              <w:spacing w:before="60" w:after="60"/>
              <w:rPr>
                <w:del w:id="240" w:author="Angel Emery" w:date="2026-09-25T20:01:00Z" w16du:dateUtc="2026-09-26T00:01:00Z"/>
                <w:rFonts w:ascii="Source Sans Pro" w:hAnsi="Source Sans Pro"/>
                <w:sz w:val="22"/>
                <w:szCs w:val="22"/>
                <w:lang w:val="en-GB"/>
              </w:rPr>
            </w:pPr>
            <w:del w:id="241" w:author="Angel Emery" w:date="2026-09-25T20:01:00Z" w16du:dateUtc="2026-09-26T00:01:00Z">
              <w:r w:rsidRPr="00AF5952">
                <w:rPr>
                  <w:rFonts w:ascii="Source Sans Pro" w:hAnsi="Source Sans Pro"/>
                  <w:b/>
                  <w:bCs/>
                  <w:sz w:val="22"/>
                  <w:szCs w:val="22"/>
                  <w:lang w:val="en-GB"/>
                </w:rPr>
                <w:delText>It would be a bonus if you have/can:</w:delText>
              </w:r>
            </w:del>
          </w:p>
        </w:tc>
      </w:tr>
      <w:tr w:rsidR="00E52A02" w:rsidRPr="00AF5952" w14:paraId="46FD7CDB" w14:textId="77777777" w:rsidTr="00BF695C">
        <w:trPr>
          <w:del w:id="242" w:author="Angel Emery" w:date="2026-09-25T20:01:00Z" w16du:dateUtc="2026-09-26T00:01:00Z"/>
        </w:trPr>
        <w:tc>
          <w:tcPr>
            <w:tcW w:w="9622" w:type="dxa"/>
          </w:tcPr>
          <w:p w14:paraId="44043112" w14:textId="77777777" w:rsidR="00E52A02" w:rsidRDefault="00E52A02" w:rsidP="00BF695C">
            <w:pPr>
              <w:pStyle w:val="paragraph"/>
              <w:spacing w:before="0" w:beforeAutospacing="0" w:after="0" w:afterAutospacing="0"/>
              <w:ind w:left="720"/>
              <w:textAlignment w:val="baseline"/>
              <w:rPr>
                <w:del w:id="243" w:author="Angel Emery" w:date="2026-09-25T20:01:00Z" w16du:dateUtc="2026-09-26T00:01:00Z"/>
                <w:rFonts w:ascii="Source Sans Pro" w:hAnsi="Source Sans Pro"/>
                <w:sz w:val="22"/>
                <w:szCs w:val="22"/>
              </w:rPr>
            </w:pPr>
          </w:p>
          <w:p w14:paraId="6FDB631E" w14:textId="00B2C4DB" w:rsidR="00E52A02" w:rsidRPr="006256E3" w:rsidRDefault="00E52A02" w:rsidP="00E52A02">
            <w:pPr>
              <w:pStyle w:val="paragraph"/>
              <w:numPr>
                <w:ilvl w:val="0"/>
                <w:numId w:val="16"/>
              </w:numPr>
              <w:spacing w:before="0" w:beforeAutospacing="0" w:after="0" w:afterAutospacing="0"/>
              <w:textAlignment w:val="baseline"/>
              <w:rPr>
                <w:del w:id="244" w:author="Angel Emery" w:date="2026-09-25T20:01:00Z" w16du:dateUtc="2026-09-26T00:01:00Z"/>
                <w:rFonts w:ascii="Source Sans Pro" w:hAnsi="Source Sans Pro"/>
                <w:sz w:val="22"/>
                <w:szCs w:val="22"/>
              </w:rPr>
            </w:pPr>
            <w:del w:id="245" w:author="Angel Emery" w:date="2026-09-25T20:01:00Z" w16du:dateUtc="2026-09-26T00:01:00Z">
              <w:r w:rsidRPr="006256E3">
                <w:rPr>
                  <w:rFonts w:ascii="Source Sans Pro" w:hAnsi="Source Sans Pro"/>
                  <w:sz w:val="22"/>
                  <w:szCs w:val="22"/>
                </w:rPr>
                <w:delText>Previous work experience</w:delText>
              </w:r>
              <w:r w:rsidR="006256E3" w:rsidRPr="006256E3">
                <w:rPr>
                  <w:rFonts w:ascii="Source Sans Pro" w:hAnsi="Source Sans Pro"/>
                  <w:sz w:val="22"/>
                  <w:szCs w:val="22"/>
                </w:rPr>
                <w:delText xml:space="preserve"> </w:delText>
              </w:r>
              <w:r w:rsidR="006256E3" w:rsidRPr="006256E3">
                <w:rPr>
                  <w:rFonts w:ascii="Source Sans Pro" w:hAnsi="Source Sans Pro"/>
                  <w:sz w:val="22"/>
                  <w:szCs w:val="22"/>
                  <w:lang w:eastAsia="en-US"/>
                </w:rPr>
                <w:delText>in a customer service and or administrative environment </w:delText>
              </w:r>
            </w:del>
          </w:p>
          <w:p w14:paraId="4E765F19" w14:textId="77777777" w:rsidR="00E52A02" w:rsidRDefault="00E52A02" w:rsidP="00E52A02">
            <w:pPr>
              <w:pStyle w:val="paragraph"/>
              <w:numPr>
                <w:ilvl w:val="0"/>
                <w:numId w:val="16"/>
              </w:numPr>
              <w:spacing w:before="0" w:beforeAutospacing="0" w:after="0" w:afterAutospacing="0"/>
              <w:textAlignment w:val="baseline"/>
              <w:rPr>
                <w:del w:id="246" w:author="Angel Emery" w:date="2026-09-25T20:01:00Z" w16du:dateUtc="2026-09-26T00:01:00Z"/>
                <w:rFonts w:ascii="Source Sans Pro" w:hAnsi="Source Sans Pro"/>
                <w:sz w:val="22"/>
                <w:szCs w:val="22"/>
              </w:rPr>
            </w:pPr>
            <w:del w:id="247" w:author="Angel Emery" w:date="2026-09-25T20:01:00Z" w16du:dateUtc="2026-09-26T00:01:00Z">
              <w:r>
                <w:rPr>
                  <w:rFonts w:ascii="Source Sans Pro" w:hAnsi="Source Sans Pro"/>
                  <w:sz w:val="22"/>
                  <w:szCs w:val="22"/>
                </w:rPr>
                <w:delText>Housing sector exposure</w:delText>
              </w:r>
            </w:del>
          </w:p>
          <w:p w14:paraId="2E2B1CD2" w14:textId="77777777" w:rsidR="00E52A02" w:rsidRPr="007B33E9" w:rsidRDefault="00E52A02" w:rsidP="00BF695C">
            <w:pPr>
              <w:spacing w:before="60" w:after="60"/>
              <w:ind w:left="360"/>
              <w:rPr>
                <w:del w:id="248" w:author="Angel Emery" w:date="2026-09-25T20:01:00Z" w16du:dateUtc="2026-09-26T00:01:00Z"/>
                <w:rFonts w:ascii="Source Sans Pro" w:hAnsi="Source Sans Pro"/>
                <w:sz w:val="22"/>
                <w:szCs w:val="22"/>
                <w:lang w:val="en-GB"/>
              </w:rPr>
            </w:pPr>
          </w:p>
        </w:tc>
      </w:tr>
      <w:tr w:rsidR="00FE0DF5" w:rsidRPr="00D07D8D" w14:paraId="1D86309C" w14:textId="77777777" w:rsidTr="4C8895CB">
        <w:trPr>
          <w:del w:id="249" w:author="Angel Emery" w:date="2026-09-25T20:01:00Z" w16du:dateUtc="2026-09-26T00:01:00Z"/>
        </w:trPr>
        <w:tc>
          <w:tcPr>
            <w:tcW w:w="9622" w:type="dxa"/>
            <w:shd w:val="clear" w:color="auto" w:fill="D9D9D9" w:themeFill="background1" w:themeFillShade="D9"/>
          </w:tcPr>
          <w:p w14:paraId="66531CD6" w14:textId="12360D67" w:rsidR="00FE0DF5" w:rsidRPr="00D07D8D" w:rsidRDefault="00FE0DF5" w:rsidP="00FE0DF5">
            <w:pPr>
              <w:spacing w:before="60" w:after="60"/>
              <w:rPr>
                <w:del w:id="250" w:author="Angel Emery" w:date="2026-09-25T20:01:00Z" w16du:dateUtc="2026-09-26T00:01:00Z"/>
                <w:rFonts w:ascii="Source Sans Pro" w:hAnsi="Source Sans Pro"/>
                <w:b/>
                <w:bCs/>
              </w:rPr>
            </w:pPr>
            <w:del w:id="251" w:author="Angel Emery" w:date="2026-09-25T20:01:00Z" w16du:dateUtc="2026-09-26T00:01:00Z">
              <w:r w:rsidRPr="00D07D8D">
                <w:rPr>
                  <w:rFonts w:ascii="Source Sans Pro" w:hAnsi="Source Sans Pro"/>
                  <w:b/>
                  <w:bCs/>
                </w:rPr>
                <w:delText>Our values:</w:delText>
              </w:r>
            </w:del>
          </w:p>
        </w:tc>
      </w:tr>
      <w:tr w:rsidR="00FE0DF5" w:rsidRPr="00D07D8D" w14:paraId="755B74BF" w14:textId="77777777" w:rsidTr="4C8895CB">
        <w:trPr>
          <w:del w:id="252" w:author="Angel Emery" w:date="2026-09-25T20:01:00Z" w16du:dateUtc="2026-09-26T00:01:00Z"/>
        </w:trPr>
        <w:tc>
          <w:tcPr>
            <w:tcW w:w="9622" w:type="dxa"/>
            <w:shd w:val="clear" w:color="auto" w:fill="FFFFFF" w:themeFill="background1"/>
          </w:tcPr>
          <w:p w14:paraId="47CD158F" w14:textId="0EAD4D50" w:rsidR="00FE0DF5" w:rsidRPr="006256E3" w:rsidRDefault="00FE0DF5" w:rsidP="00FE0DF5">
            <w:pPr>
              <w:pStyle w:val="NormalWeb"/>
              <w:spacing w:before="0" w:beforeAutospacing="0" w:after="0" w:afterAutospacing="0"/>
              <w:rPr>
                <w:del w:id="253" w:author="Angel Emery" w:date="2026-09-25T20:01:00Z" w16du:dateUtc="2026-09-26T00:01:00Z"/>
                <w:rFonts w:ascii="Source Sans Pro" w:hAnsi="Source Sans Pro" w:cstheme="minorHAnsi"/>
                <w:color w:val="2D2D2D"/>
                <w:sz w:val="22"/>
                <w:szCs w:val="22"/>
              </w:rPr>
            </w:pPr>
            <w:del w:id="254" w:author="Angel Emery" w:date="2026-09-25T20:01:00Z" w16du:dateUtc="2026-09-26T00:01:00Z">
              <w:r w:rsidRPr="006256E3">
                <w:rPr>
                  <w:rFonts w:ascii="Source Sans Pro" w:hAnsi="Source Sans Pro" w:cstheme="minorHAnsi"/>
                  <w:color w:val="2D2D2D"/>
                  <w:sz w:val="22"/>
                  <w:szCs w:val="22"/>
                </w:rPr>
                <w:delText xml:space="preserve">Our values describe what matters most to us, and what our colleagues should expect from each other. We’re all expected to show how we support and live up to these values in our work. </w:delText>
              </w:r>
            </w:del>
          </w:p>
          <w:p w14:paraId="297BA0D9" w14:textId="77777777" w:rsidR="00FE0DF5" w:rsidRPr="006256E3" w:rsidRDefault="00FE0DF5" w:rsidP="00FE0DF5">
            <w:pPr>
              <w:pStyle w:val="NormalWeb"/>
              <w:spacing w:before="0" w:beforeAutospacing="0" w:after="0" w:afterAutospacing="0"/>
              <w:rPr>
                <w:del w:id="255" w:author="Angel Emery" w:date="2026-09-25T20:01:00Z" w16du:dateUtc="2026-09-26T00:01:00Z"/>
                <w:rFonts w:ascii="Source Sans Pro" w:hAnsi="Source Sans Pro" w:cstheme="minorHAnsi"/>
                <w:color w:val="2D2D2D"/>
                <w:sz w:val="22"/>
                <w:szCs w:val="22"/>
              </w:rPr>
            </w:pPr>
          </w:p>
          <w:p w14:paraId="21C0F3F4" w14:textId="77777777" w:rsidR="00FE0DF5" w:rsidRPr="006256E3" w:rsidRDefault="00FE0DF5" w:rsidP="00FE0DF5">
            <w:pPr>
              <w:pStyle w:val="NormalWeb"/>
              <w:spacing w:before="0" w:beforeAutospacing="0" w:after="0" w:afterAutospacing="0"/>
              <w:rPr>
                <w:del w:id="256" w:author="Angel Emery" w:date="2026-09-25T20:01:00Z" w16du:dateUtc="2026-09-26T00:01:00Z"/>
                <w:rFonts w:ascii="Source Sans Pro" w:hAnsi="Source Sans Pro" w:cstheme="minorBidi"/>
                <w:sz w:val="22"/>
                <w:szCs w:val="22"/>
              </w:rPr>
            </w:pPr>
            <w:del w:id="257" w:author="Angel Emery" w:date="2026-09-25T20:01:00Z" w16du:dateUtc="2026-09-26T00:01:00Z">
              <w:r w:rsidRPr="006256E3">
                <w:rPr>
                  <w:rFonts w:ascii="Source Sans Pro" w:hAnsi="Source Sans Pro" w:cstheme="minorBidi"/>
                  <w:b/>
                  <w:bCs/>
                  <w:sz w:val="22"/>
                  <w:szCs w:val="22"/>
                </w:rPr>
                <w:delText>Create trust</w:delText>
              </w:r>
              <w:r w:rsidRPr="006256E3">
                <w:rPr>
                  <w:rFonts w:ascii="Source Sans Pro" w:hAnsi="Source Sans Pro" w:cstheme="minorBidi"/>
                  <w:sz w:val="22"/>
                  <w:szCs w:val="22"/>
                </w:rPr>
                <w:delText xml:space="preserve"> • Do the right thing, not the easy thing • Be honest and open • Do what you say.</w:delText>
              </w:r>
            </w:del>
          </w:p>
          <w:p w14:paraId="025BABCA" w14:textId="77777777" w:rsidR="00FE0DF5" w:rsidRPr="006256E3" w:rsidRDefault="00FE0DF5" w:rsidP="00FE0DF5">
            <w:pPr>
              <w:pStyle w:val="NormalWeb"/>
              <w:spacing w:before="0" w:beforeAutospacing="0" w:after="0" w:afterAutospacing="0"/>
              <w:rPr>
                <w:del w:id="258" w:author="Angel Emery" w:date="2026-09-25T20:01:00Z" w16du:dateUtc="2026-09-26T00:01:00Z"/>
                <w:rFonts w:ascii="Source Sans Pro" w:hAnsi="Source Sans Pro" w:cstheme="minorBidi"/>
                <w:sz w:val="22"/>
                <w:szCs w:val="22"/>
              </w:rPr>
            </w:pPr>
            <w:del w:id="259" w:author="Angel Emery" w:date="2026-09-25T20:01:00Z" w16du:dateUtc="2026-09-26T00:01:00Z">
              <w:r w:rsidRPr="006256E3">
                <w:rPr>
                  <w:rFonts w:ascii="Source Sans Pro" w:hAnsi="Source Sans Pro" w:cstheme="minorBidi"/>
                  <w:b/>
                  <w:bCs/>
                  <w:sz w:val="22"/>
                  <w:szCs w:val="22"/>
                </w:rPr>
                <w:delText>Be curious</w:delText>
              </w:r>
              <w:r w:rsidRPr="006256E3">
                <w:rPr>
                  <w:rFonts w:ascii="Source Sans Pro" w:hAnsi="Source Sans Pro" w:cstheme="minorBidi"/>
                  <w:sz w:val="22"/>
                  <w:szCs w:val="22"/>
                </w:rPr>
                <w:delText xml:space="preserve"> • Think differently • Ask questions • Keep learning.</w:delText>
              </w:r>
            </w:del>
          </w:p>
          <w:p w14:paraId="11DA1730" w14:textId="77777777" w:rsidR="00FE0DF5" w:rsidRPr="006256E3" w:rsidRDefault="00FE0DF5" w:rsidP="00FE0DF5">
            <w:pPr>
              <w:pStyle w:val="NormalWeb"/>
              <w:spacing w:before="0" w:beforeAutospacing="0" w:after="0" w:afterAutospacing="0"/>
              <w:rPr>
                <w:del w:id="260" w:author="Angel Emery" w:date="2026-09-25T20:01:00Z" w16du:dateUtc="2026-09-26T00:01:00Z"/>
                <w:rFonts w:ascii="Source Sans Pro" w:hAnsi="Source Sans Pro" w:cstheme="minorBidi"/>
                <w:sz w:val="22"/>
                <w:szCs w:val="22"/>
              </w:rPr>
            </w:pPr>
            <w:del w:id="261" w:author="Angel Emery" w:date="2026-09-25T20:01:00Z" w16du:dateUtc="2026-09-26T00:01:00Z">
              <w:r w:rsidRPr="006256E3">
                <w:rPr>
                  <w:rFonts w:ascii="Source Sans Pro" w:hAnsi="Source Sans Pro" w:cstheme="minorBidi"/>
                  <w:b/>
                  <w:bCs/>
                  <w:sz w:val="22"/>
                  <w:szCs w:val="22"/>
                </w:rPr>
                <w:delText>Make it happen</w:delText>
              </w:r>
              <w:r w:rsidRPr="006256E3">
                <w:rPr>
                  <w:rFonts w:ascii="Source Sans Pro" w:hAnsi="Source Sans Pro" w:cstheme="minorBidi"/>
                  <w:sz w:val="22"/>
                  <w:szCs w:val="22"/>
                </w:rPr>
                <w:delText xml:space="preserve"> • Own it • Do it • Be empowered.</w:delText>
              </w:r>
            </w:del>
          </w:p>
          <w:p w14:paraId="5A76B984" w14:textId="77777777" w:rsidR="00FE0DF5" w:rsidRPr="006256E3" w:rsidRDefault="00FE0DF5" w:rsidP="00FE0DF5">
            <w:pPr>
              <w:pStyle w:val="NormalWeb"/>
              <w:spacing w:before="0" w:beforeAutospacing="0" w:after="0" w:afterAutospacing="0"/>
              <w:rPr>
                <w:del w:id="262" w:author="Angel Emery" w:date="2026-09-25T20:01:00Z" w16du:dateUtc="2026-09-26T00:01:00Z"/>
                <w:rFonts w:ascii="Source Sans Pro" w:hAnsi="Source Sans Pro" w:cstheme="minorBidi"/>
                <w:sz w:val="22"/>
                <w:szCs w:val="22"/>
              </w:rPr>
            </w:pPr>
            <w:del w:id="263" w:author="Angel Emery" w:date="2026-09-25T20:01:00Z" w16du:dateUtc="2026-09-26T00:01:00Z">
              <w:r w:rsidRPr="006256E3">
                <w:rPr>
                  <w:rFonts w:ascii="Source Sans Pro" w:hAnsi="Source Sans Pro" w:cstheme="minorBidi"/>
                  <w:b/>
                  <w:bCs/>
                  <w:sz w:val="22"/>
                  <w:szCs w:val="22"/>
                </w:rPr>
                <w:delText>Achieve impact</w:delText>
              </w:r>
              <w:r w:rsidRPr="006256E3">
                <w:rPr>
                  <w:rFonts w:ascii="Source Sans Pro" w:hAnsi="Source Sans Pro" w:cstheme="minorBidi"/>
                  <w:sz w:val="22"/>
                  <w:szCs w:val="22"/>
                </w:rPr>
                <w:delText xml:space="preserve"> • Do things that matter • Deliver results • Show pride and passion.</w:delText>
              </w:r>
            </w:del>
          </w:p>
          <w:p w14:paraId="0638D312" w14:textId="77777777" w:rsidR="00FE0DF5" w:rsidRPr="006256E3" w:rsidRDefault="00FE0DF5" w:rsidP="00FE0DF5">
            <w:pPr>
              <w:pStyle w:val="NormalWeb"/>
              <w:spacing w:before="0" w:beforeAutospacing="0" w:after="0" w:afterAutospacing="0"/>
              <w:rPr>
                <w:del w:id="264" w:author="Angel Emery" w:date="2026-09-25T20:01:00Z" w16du:dateUtc="2026-09-26T00:01:00Z"/>
                <w:rFonts w:ascii="Source Sans Pro" w:hAnsi="Source Sans Pro" w:cstheme="minorBidi"/>
                <w:sz w:val="22"/>
                <w:szCs w:val="22"/>
              </w:rPr>
            </w:pPr>
            <w:del w:id="265" w:author="Angel Emery" w:date="2026-09-25T20:01:00Z" w16du:dateUtc="2026-09-26T00:01:00Z">
              <w:r w:rsidRPr="006256E3">
                <w:rPr>
                  <w:rFonts w:ascii="Source Sans Pro" w:hAnsi="Source Sans Pro" w:cstheme="minorBidi"/>
                  <w:b/>
                  <w:bCs/>
                  <w:sz w:val="22"/>
                  <w:szCs w:val="22"/>
                </w:rPr>
                <w:delText>Have fun</w:delText>
              </w:r>
              <w:r w:rsidRPr="006256E3">
                <w:rPr>
                  <w:rFonts w:ascii="Source Sans Pro" w:hAnsi="Source Sans Pro" w:cstheme="minorBidi"/>
                  <w:sz w:val="22"/>
                  <w:szCs w:val="22"/>
                </w:rPr>
                <w:delText xml:space="preserve"> • Enjoy work • Be yourself • Stay connected.</w:delText>
              </w:r>
            </w:del>
          </w:p>
          <w:p w14:paraId="7EE5C4D3" w14:textId="77777777" w:rsidR="00FE0DF5" w:rsidRPr="006256E3" w:rsidRDefault="00FE0DF5" w:rsidP="00FE0DF5">
            <w:pPr>
              <w:pStyle w:val="NormalWeb"/>
              <w:spacing w:before="0" w:beforeAutospacing="0" w:after="0" w:afterAutospacing="0"/>
              <w:rPr>
                <w:del w:id="266" w:author="Angel Emery" w:date="2026-09-25T20:01:00Z" w16du:dateUtc="2026-09-26T00:01:00Z"/>
                <w:rFonts w:ascii="Source Sans Pro" w:hAnsi="Source Sans Pro" w:cstheme="minorBidi"/>
                <w:sz w:val="22"/>
                <w:szCs w:val="22"/>
              </w:rPr>
            </w:pPr>
          </w:p>
          <w:p w14:paraId="42B3589E" w14:textId="78C7A584" w:rsidR="00FE0DF5" w:rsidRPr="00D07D8D" w:rsidRDefault="00FE0DF5" w:rsidP="00F273A1">
            <w:pPr>
              <w:pStyle w:val="NormalWeb"/>
              <w:spacing w:before="0" w:beforeAutospacing="0" w:after="0" w:afterAutospacing="0"/>
              <w:rPr>
                <w:del w:id="267" w:author="Angel Emery" w:date="2026-09-25T20:01:00Z" w16du:dateUtc="2026-09-26T00:01:00Z"/>
                <w:rFonts w:ascii="Source Sans Pro" w:hAnsi="Source Sans Pro" w:cstheme="minorBidi"/>
              </w:rPr>
            </w:pPr>
            <w:del w:id="268" w:author="Angel Emery" w:date="2026-09-25T20:01:00Z" w16du:dateUtc="2026-09-26T00:01:00Z">
              <w:r w:rsidRPr="006256E3">
                <w:rPr>
                  <w:rFonts w:ascii="Source Sans Pro" w:hAnsi="Source Sans Pro" w:cstheme="minorBidi"/>
                  <w:sz w:val="22"/>
                  <w:szCs w:val="22"/>
                </w:rPr>
                <w:delText xml:space="preserve">We want colleagues to feel free to be themselves - so we’re all responsible for making sure we promote a culture of equality, diversity and inclusion.  And, as you’d expect, we’re responsible for our own health and safety, following our policies and doing any training needed for our roles. </w:delText>
              </w:r>
            </w:del>
          </w:p>
        </w:tc>
      </w:tr>
    </w:tbl>
    <w:p w14:paraId="0DA520A3" w14:textId="77777777" w:rsidR="002C6E1D" w:rsidRPr="00C83E89" w:rsidRDefault="002C6E1D" w:rsidP="00B531C4">
      <w:pPr>
        <w:tabs>
          <w:tab w:val="left" w:pos="3369"/>
        </w:tabs>
        <w:rPr>
          <w:rFonts w:ascii="Arial Narrow" w:hAnsi="Arial Narrow"/>
          <w:rPrChange w:id="269" w:author="Angel Emery" w:date="2026-09-25T20:01:00Z" w16du:dateUtc="2026-09-26T00:01:00Z">
            <w:rPr>
              <w:rFonts w:ascii="Source Sans Pro" w:hAnsi="Source Sans Pro"/>
            </w:rPr>
          </w:rPrChange>
        </w:rPr>
        <w:pPrChange w:id="270" w:author="Angel Emery" w:date="2026-09-25T20:01:00Z" w16du:dateUtc="2026-09-26T00:01:00Z">
          <w:pPr/>
        </w:pPrChange>
      </w:pPr>
    </w:p>
    <w:sectPr w:rsidR="002C6E1D" w:rsidRPr="00C83E89" w:rsidSect="00715671">
      <w:headerReference w:type="default" r:id="rId12"/>
      <w:footerReference w:type="default" r:id="rId13"/>
      <w:pgSz w:w="12240" w:h="15840" w:code="1"/>
      <w:pgMar w:top="720" w:right="1440" w:bottom="1440" w:left="1440" w:header="720" w:footer="720" w:gutter="0"/>
      <w:cols w:space="720"/>
      <w:docGrid w:linePitch="360"/>
      <w:sectPrChange w:id="273" w:author="Angel Emery" w:date="2026-09-25T20:01:00Z" w16du:dateUtc="2026-09-26T00:01:00Z">
        <w:sectPr w:rsidR="002C6E1D" w:rsidRPr="00C83E89" w:rsidSect="00715671">
          <w:pgSz w:w="11900" w:h="16840" w:code="0"/>
          <w:pgMar w:top="851" w:right="1134" w:bottom="567" w:left="1134" w:header="709" w:footer="709" w:gutter="0"/>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DC4A5E" w14:textId="77777777" w:rsidR="00D82BC7" w:rsidRDefault="00D82BC7" w:rsidP="00CD5782">
      <w:pPr>
        <w:pPrChange w:id="7" w:author="Angel Emery" w:date="2026-09-25T20:01:00Z" w16du:dateUtc="2026-09-26T00:01:00Z">
          <w:pPr/>
        </w:pPrChange>
      </w:pPr>
      <w:r>
        <w:separator/>
      </w:r>
    </w:p>
  </w:endnote>
  <w:endnote w:type="continuationSeparator" w:id="0">
    <w:p w14:paraId="3A333269" w14:textId="77777777" w:rsidR="00D82BC7" w:rsidRDefault="00D82BC7" w:rsidP="00CD5782">
      <w:pPr>
        <w:pPrChange w:id="8" w:author="Angel Emery" w:date="2026-09-25T20:01:00Z" w16du:dateUtc="2026-09-26T00:01:00Z">
          <w:pPr/>
        </w:pPrChange>
      </w:pPr>
      <w:r>
        <w:continuationSeparator/>
      </w:r>
    </w:p>
  </w:endnote>
  <w:endnote w:type="continuationNotice" w:id="1">
    <w:p w14:paraId="7FAF2E21" w14:textId="77777777" w:rsidR="00D82BC7" w:rsidRDefault="00D82BC7">
      <w:pPr>
        <w:pPrChange w:id="9" w:author="Angel Emery" w:date="2026-09-25T20:01:00Z" w16du:dateUtc="2026-09-26T00:01:00Z">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5002EFF" w:usb1="C000E47F" w:usb2="00000029" w:usb3="00000000" w:csb0="000001FF"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C2D91" w14:textId="77777777" w:rsidR="00695565" w:rsidRDefault="00695565">
    <w:pPr>
      <w:pStyle w:val="Footer"/>
      <w:jc w:val="center"/>
    </w:pPr>
    <w:ins w:id="272" w:author="Angel Emery" w:date="2026-09-25T20:01:00Z" w16du:dateUtc="2026-09-26T00:01:00Z">
      <w:r>
        <w:fldChar w:fldCharType="begin"/>
      </w:r>
      <w:r>
        <w:instrText xml:space="preserve"> PAGE   \* MERGEFORMAT </w:instrText>
      </w:r>
      <w:r>
        <w:fldChar w:fldCharType="separate"/>
      </w:r>
      <w:r w:rsidR="00E00ADB">
        <w:rPr>
          <w:noProof/>
        </w:rPr>
        <w:t>1</w:t>
      </w:r>
      <w:r>
        <w:rPr>
          <w:noProof/>
        </w:rPr>
        <w:fldChar w:fldCharType="end"/>
      </w:r>
    </w:ins>
  </w:p>
  <w:p w14:paraId="08780CC9" w14:textId="77777777" w:rsidR="004A7C17" w:rsidRDefault="004A7C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225D53" w14:textId="77777777" w:rsidR="00D82BC7" w:rsidRDefault="00D82BC7" w:rsidP="00CD5782">
      <w:pPr>
        <w:pPrChange w:id="4" w:author="Angel Emery" w:date="2026-09-25T20:01:00Z" w16du:dateUtc="2026-09-26T00:01:00Z">
          <w:pPr/>
        </w:pPrChange>
      </w:pPr>
      <w:r>
        <w:separator/>
      </w:r>
    </w:p>
  </w:footnote>
  <w:footnote w:type="continuationSeparator" w:id="0">
    <w:p w14:paraId="76DFF9DA" w14:textId="77777777" w:rsidR="00D82BC7" w:rsidRDefault="00D82BC7" w:rsidP="00CD5782">
      <w:pPr>
        <w:pPrChange w:id="5" w:author="Angel Emery" w:date="2026-09-25T20:01:00Z" w16du:dateUtc="2026-09-26T00:01:00Z">
          <w:pPr/>
        </w:pPrChange>
      </w:pPr>
      <w:r>
        <w:continuationSeparator/>
      </w:r>
    </w:p>
  </w:footnote>
  <w:footnote w:type="continuationNotice" w:id="1">
    <w:p w14:paraId="3A79D294" w14:textId="77777777" w:rsidR="00D82BC7" w:rsidRDefault="00D82BC7">
      <w:pPr>
        <w:pPrChange w:id="6" w:author="Angel Emery" w:date="2026-09-25T20:01:00Z" w16du:dateUtc="2026-09-26T00:01:00Z">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4FB390" w14:textId="77777777" w:rsidR="004A7C17" w:rsidRDefault="004A7C17" w:rsidP="009A04AF">
    <w:pPr>
      <w:pStyle w:val="Header"/>
      <w:jc w:val="center"/>
      <w:pPrChange w:id="271" w:author="Angel Emery" w:date="2026-09-25T20:01:00Z" w16du:dateUtc="2026-09-26T00:01: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C5FA1"/>
    <w:multiLevelType w:val="multilevel"/>
    <w:tmpl w:val="CEE020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28C5CA8"/>
    <w:multiLevelType w:val="hybridMultilevel"/>
    <w:tmpl w:val="D05C0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D2665"/>
    <w:multiLevelType w:val="hybridMultilevel"/>
    <w:tmpl w:val="756AE9FC"/>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ACB08D1"/>
    <w:multiLevelType w:val="hybridMultilevel"/>
    <w:tmpl w:val="68A61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460023"/>
    <w:multiLevelType w:val="hybridMultilevel"/>
    <w:tmpl w:val="D60E8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D76BBF"/>
    <w:multiLevelType w:val="hybridMultilevel"/>
    <w:tmpl w:val="4094D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C466C3"/>
    <w:multiLevelType w:val="multilevel"/>
    <w:tmpl w:val="06FE8E76"/>
    <w:lvl w:ilvl="0">
      <w:start w:val="1"/>
      <w:numFmt w:val="bullet"/>
      <w:lvlText w:val="·"/>
      <w:lvlJc w:val="left"/>
      <w:pPr>
        <w:tabs>
          <w:tab w:val="left" w:pos="360"/>
        </w:tabs>
        <w:ind w:left="720"/>
      </w:pPr>
      <w:rPr>
        <w:rFonts w:ascii="Symbol" w:eastAsia="Symbol" w:hAnsi="Symbol"/>
        <w:strike w:val="0"/>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6871EAE"/>
    <w:multiLevelType w:val="hybridMultilevel"/>
    <w:tmpl w:val="305EF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937466"/>
    <w:multiLevelType w:val="hybridMultilevel"/>
    <w:tmpl w:val="80B66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B453D5"/>
    <w:multiLevelType w:val="hybridMultilevel"/>
    <w:tmpl w:val="AC8A99C0"/>
    <w:lvl w:ilvl="0" w:tplc="D840C068">
      <w:start w:val="1"/>
      <w:numFmt w:val="decimal"/>
      <w:lvlText w:val="%1."/>
      <w:lvlJc w:val="left"/>
      <w:pPr>
        <w:tabs>
          <w:tab w:val="num" w:pos="360"/>
        </w:tabs>
        <w:ind w:left="360" w:hanging="360"/>
      </w:pPr>
      <w:rPr>
        <w:b/>
      </w:rPr>
    </w:lvl>
    <w:lvl w:ilvl="1" w:tplc="04090019">
      <w:start w:val="1"/>
      <w:numFmt w:val="lowerLetter"/>
      <w:lvlText w:val="%2."/>
      <w:lvlJc w:val="left"/>
      <w:pPr>
        <w:tabs>
          <w:tab w:val="num" w:pos="1080"/>
        </w:tabs>
        <w:ind w:left="10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45DA7248"/>
    <w:multiLevelType w:val="hybridMultilevel"/>
    <w:tmpl w:val="ABB01B4E"/>
    <w:lvl w:ilvl="0" w:tplc="1C7E6E7A">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C3375E"/>
    <w:multiLevelType w:val="hybridMultilevel"/>
    <w:tmpl w:val="B866A4C6"/>
    <w:lvl w:ilvl="0" w:tplc="41C2F98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611A85"/>
    <w:multiLevelType w:val="hybridMultilevel"/>
    <w:tmpl w:val="4D4E21D8"/>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D7320C"/>
    <w:multiLevelType w:val="hybridMultilevel"/>
    <w:tmpl w:val="9F96D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17169DA"/>
    <w:multiLevelType w:val="hybridMultilevel"/>
    <w:tmpl w:val="5CF69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5639E9"/>
    <w:multiLevelType w:val="hybridMultilevel"/>
    <w:tmpl w:val="C4265ECC"/>
    <w:lvl w:ilvl="0" w:tplc="93382F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3F5BD1"/>
    <w:multiLevelType w:val="hybridMultilevel"/>
    <w:tmpl w:val="380A2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74A571F"/>
    <w:multiLevelType w:val="hybridMultilevel"/>
    <w:tmpl w:val="3D487CD2"/>
    <w:lvl w:ilvl="0" w:tplc="41C2F98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4D3ECE"/>
    <w:multiLevelType w:val="hybridMultilevel"/>
    <w:tmpl w:val="282EF380"/>
    <w:lvl w:ilvl="0" w:tplc="41C2F98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F707528"/>
    <w:multiLevelType w:val="hybridMultilevel"/>
    <w:tmpl w:val="C1542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22D0618"/>
    <w:multiLevelType w:val="hybridMultilevel"/>
    <w:tmpl w:val="D40084C8"/>
    <w:lvl w:ilvl="0" w:tplc="41C2F98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B203C45"/>
    <w:multiLevelType w:val="hybridMultilevel"/>
    <w:tmpl w:val="7BCA5576"/>
    <w:lvl w:ilvl="0" w:tplc="41C2F98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A64A22"/>
    <w:multiLevelType w:val="multilevel"/>
    <w:tmpl w:val="84D2D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161701693">
    <w:abstractNumId w:val="8"/>
  </w:num>
  <w:num w:numId="2" w16cid:durableId="1318725732">
    <w:abstractNumId w:val="4"/>
  </w:num>
  <w:num w:numId="3" w16cid:durableId="877006879">
    <w:abstractNumId w:val="10"/>
  </w:num>
  <w:num w:numId="4" w16cid:durableId="1977685455">
    <w:abstractNumId w:val="14"/>
  </w:num>
  <w:num w:numId="5" w16cid:durableId="2055887116">
    <w:abstractNumId w:val="13"/>
  </w:num>
  <w:num w:numId="6" w16cid:durableId="548032411">
    <w:abstractNumId w:val="19"/>
  </w:num>
  <w:num w:numId="7" w16cid:durableId="1510755583">
    <w:abstractNumId w:val="17"/>
  </w:num>
  <w:num w:numId="8" w16cid:durableId="1731345251">
    <w:abstractNumId w:val="18"/>
  </w:num>
  <w:num w:numId="9" w16cid:durableId="1248927019">
    <w:abstractNumId w:val="11"/>
  </w:num>
  <w:num w:numId="10" w16cid:durableId="1797867711">
    <w:abstractNumId w:val="21"/>
  </w:num>
  <w:num w:numId="11" w16cid:durableId="821233043">
    <w:abstractNumId w:val="20"/>
  </w:num>
  <w:num w:numId="12" w16cid:durableId="1841383417">
    <w:abstractNumId w:val="12"/>
  </w:num>
  <w:num w:numId="13" w16cid:durableId="103885643">
    <w:abstractNumId w:val="2"/>
  </w:num>
  <w:num w:numId="14" w16cid:durableId="242953524">
    <w:abstractNumId w:val="6"/>
  </w:num>
  <w:num w:numId="15" w16cid:durableId="367416583">
    <w:abstractNumId w:val="22"/>
  </w:num>
  <w:num w:numId="16" w16cid:durableId="1794246411">
    <w:abstractNumId w:val="7"/>
  </w:num>
  <w:num w:numId="17" w16cid:durableId="1657565404">
    <w:abstractNumId w:val="5"/>
  </w:num>
  <w:num w:numId="18" w16cid:durableId="20649395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0564892">
    <w:abstractNumId w:val="1"/>
  </w:num>
  <w:num w:numId="20" w16cid:durableId="1427968592">
    <w:abstractNumId w:val="3"/>
  </w:num>
  <w:num w:numId="21" w16cid:durableId="10504242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31318672">
    <w:abstractNumId w:val="15"/>
  </w:num>
  <w:num w:numId="23" w16cid:durableId="1220626161">
    <w:abstractNumId w:val="16"/>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498"/>
    <w:rsid w:val="0000116C"/>
    <w:rsid w:val="00001352"/>
    <w:rsid w:val="00002033"/>
    <w:rsid w:val="00002B1C"/>
    <w:rsid w:val="00005630"/>
    <w:rsid w:val="0001115E"/>
    <w:rsid w:val="0001276B"/>
    <w:rsid w:val="0001369D"/>
    <w:rsid w:val="00013FC4"/>
    <w:rsid w:val="000141FC"/>
    <w:rsid w:val="00014590"/>
    <w:rsid w:val="0001477F"/>
    <w:rsid w:val="00014B12"/>
    <w:rsid w:val="00014E51"/>
    <w:rsid w:val="000155CB"/>
    <w:rsid w:val="000155D0"/>
    <w:rsid w:val="00015730"/>
    <w:rsid w:val="00015B57"/>
    <w:rsid w:val="00016C44"/>
    <w:rsid w:val="00016DBE"/>
    <w:rsid w:val="0001751C"/>
    <w:rsid w:val="0001754F"/>
    <w:rsid w:val="0001776C"/>
    <w:rsid w:val="00020519"/>
    <w:rsid w:val="0002059B"/>
    <w:rsid w:val="000208E5"/>
    <w:rsid w:val="00020F0C"/>
    <w:rsid w:val="00025092"/>
    <w:rsid w:val="0002616F"/>
    <w:rsid w:val="00026D9F"/>
    <w:rsid w:val="00027E0A"/>
    <w:rsid w:val="0003108C"/>
    <w:rsid w:val="000321C9"/>
    <w:rsid w:val="000343E4"/>
    <w:rsid w:val="00034913"/>
    <w:rsid w:val="0003780D"/>
    <w:rsid w:val="00040EA4"/>
    <w:rsid w:val="000414E3"/>
    <w:rsid w:val="00041AC4"/>
    <w:rsid w:val="00041B45"/>
    <w:rsid w:val="00042586"/>
    <w:rsid w:val="00043DF9"/>
    <w:rsid w:val="0004401E"/>
    <w:rsid w:val="00047B45"/>
    <w:rsid w:val="000503AD"/>
    <w:rsid w:val="00050AA4"/>
    <w:rsid w:val="00051001"/>
    <w:rsid w:val="0005393C"/>
    <w:rsid w:val="00054077"/>
    <w:rsid w:val="00054F1E"/>
    <w:rsid w:val="00055B8F"/>
    <w:rsid w:val="00056ACA"/>
    <w:rsid w:val="000611FB"/>
    <w:rsid w:val="00061CB4"/>
    <w:rsid w:val="0006290B"/>
    <w:rsid w:val="000650D7"/>
    <w:rsid w:val="00065395"/>
    <w:rsid w:val="000659A2"/>
    <w:rsid w:val="00065F30"/>
    <w:rsid w:val="00067B12"/>
    <w:rsid w:val="00071D18"/>
    <w:rsid w:val="00073D2B"/>
    <w:rsid w:val="00074302"/>
    <w:rsid w:val="0007529E"/>
    <w:rsid w:val="0007535C"/>
    <w:rsid w:val="00077109"/>
    <w:rsid w:val="00080E1F"/>
    <w:rsid w:val="0008112C"/>
    <w:rsid w:val="00083579"/>
    <w:rsid w:val="0008699C"/>
    <w:rsid w:val="0008745D"/>
    <w:rsid w:val="000876C3"/>
    <w:rsid w:val="00090E6C"/>
    <w:rsid w:val="000913F2"/>
    <w:rsid w:val="00091CA5"/>
    <w:rsid w:val="00092016"/>
    <w:rsid w:val="00092CF7"/>
    <w:rsid w:val="00094B41"/>
    <w:rsid w:val="000961B1"/>
    <w:rsid w:val="000970C8"/>
    <w:rsid w:val="000A0F41"/>
    <w:rsid w:val="000A1C4F"/>
    <w:rsid w:val="000A1D5B"/>
    <w:rsid w:val="000A3837"/>
    <w:rsid w:val="000A7200"/>
    <w:rsid w:val="000B026C"/>
    <w:rsid w:val="000B0534"/>
    <w:rsid w:val="000B0A0E"/>
    <w:rsid w:val="000B3FCC"/>
    <w:rsid w:val="000B486A"/>
    <w:rsid w:val="000B4C92"/>
    <w:rsid w:val="000B4F57"/>
    <w:rsid w:val="000B543C"/>
    <w:rsid w:val="000B6408"/>
    <w:rsid w:val="000B6A8E"/>
    <w:rsid w:val="000B74A1"/>
    <w:rsid w:val="000B7555"/>
    <w:rsid w:val="000B7627"/>
    <w:rsid w:val="000B7812"/>
    <w:rsid w:val="000B7AE2"/>
    <w:rsid w:val="000C1709"/>
    <w:rsid w:val="000C27AC"/>
    <w:rsid w:val="000C2B4E"/>
    <w:rsid w:val="000C4AE4"/>
    <w:rsid w:val="000C4F39"/>
    <w:rsid w:val="000C5691"/>
    <w:rsid w:val="000C572C"/>
    <w:rsid w:val="000C6656"/>
    <w:rsid w:val="000C6A8B"/>
    <w:rsid w:val="000D070A"/>
    <w:rsid w:val="000D0741"/>
    <w:rsid w:val="000D07B7"/>
    <w:rsid w:val="000D0B20"/>
    <w:rsid w:val="000D0CDC"/>
    <w:rsid w:val="000D3E20"/>
    <w:rsid w:val="000D4AF2"/>
    <w:rsid w:val="000D4EB9"/>
    <w:rsid w:val="000D5FB9"/>
    <w:rsid w:val="000D6065"/>
    <w:rsid w:val="000D71B4"/>
    <w:rsid w:val="000E3998"/>
    <w:rsid w:val="000E4654"/>
    <w:rsid w:val="000E4E54"/>
    <w:rsid w:val="000E4EE5"/>
    <w:rsid w:val="000E7175"/>
    <w:rsid w:val="000E7740"/>
    <w:rsid w:val="000E7C2F"/>
    <w:rsid w:val="000F0B14"/>
    <w:rsid w:val="000F164E"/>
    <w:rsid w:val="000F34DB"/>
    <w:rsid w:val="000F4773"/>
    <w:rsid w:val="000F5A5D"/>
    <w:rsid w:val="000F5ACF"/>
    <w:rsid w:val="001003EB"/>
    <w:rsid w:val="00101AE0"/>
    <w:rsid w:val="00101D0B"/>
    <w:rsid w:val="001024E1"/>
    <w:rsid w:val="00102504"/>
    <w:rsid w:val="001025B2"/>
    <w:rsid w:val="00103408"/>
    <w:rsid w:val="001050C6"/>
    <w:rsid w:val="00105685"/>
    <w:rsid w:val="001061CA"/>
    <w:rsid w:val="001062F8"/>
    <w:rsid w:val="0010662A"/>
    <w:rsid w:val="0010679C"/>
    <w:rsid w:val="00106A93"/>
    <w:rsid w:val="001074B1"/>
    <w:rsid w:val="0011121C"/>
    <w:rsid w:val="00112D8B"/>
    <w:rsid w:val="001138F9"/>
    <w:rsid w:val="0011486E"/>
    <w:rsid w:val="001213D6"/>
    <w:rsid w:val="001239C7"/>
    <w:rsid w:val="001243D5"/>
    <w:rsid w:val="00125F60"/>
    <w:rsid w:val="001277C8"/>
    <w:rsid w:val="0013013A"/>
    <w:rsid w:val="00131528"/>
    <w:rsid w:val="0013252C"/>
    <w:rsid w:val="00132CB7"/>
    <w:rsid w:val="00133F35"/>
    <w:rsid w:val="001345B1"/>
    <w:rsid w:val="00134897"/>
    <w:rsid w:val="0013490C"/>
    <w:rsid w:val="00134934"/>
    <w:rsid w:val="001349BB"/>
    <w:rsid w:val="00134CAB"/>
    <w:rsid w:val="00135AEC"/>
    <w:rsid w:val="001379A2"/>
    <w:rsid w:val="001404FC"/>
    <w:rsid w:val="00141FFD"/>
    <w:rsid w:val="001432A3"/>
    <w:rsid w:val="00144139"/>
    <w:rsid w:val="00145F13"/>
    <w:rsid w:val="00145FDD"/>
    <w:rsid w:val="00146601"/>
    <w:rsid w:val="00147D0B"/>
    <w:rsid w:val="00147F9B"/>
    <w:rsid w:val="00151226"/>
    <w:rsid w:val="0015271B"/>
    <w:rsid w:val="00152BCE"/>
    <w:rsid w:val="00154477"/>
    <w:rsid w:val="00156542"/>
    <w:rsid w:val="00156D4A"/>
    <w:rsid w:val="00157196"/>
    <w:rsid w:val="001643A4"/>
    <w:rsid w:val="0016473A"/>
    <w:rsid w:val="001647D9"/>
    <w:rsid w:val="00165C26"/>
    <w:rsid w:val="0016655E"/>
    <w:rsid w:val="00166AB7"/>
    <w:rsid w:val="00171DF1"/>
    <w:rsid w:val="00173046"/>
    <w:rsid w:val="001737B1"/>
    <w:rsid w:val="00174268"/>
    <w:rsid w:val="0017555C"/>
    <w:rsid w:val="00175938"/>
    <w:rsid w:val="0017604F"/>
    <w:rsid w:val="0017703B"/>
    <w:rsid w:val="001779BE"/>
    <w:rsid w:val="001802C3"/>
    <w:rsid w:val="00180825"/>
    <w:rsid w:val="00181E15"/>
    <w:rsid w:val="00184638"/>
    <w:rsid w:val="00184D4B"/>
    <w:rsid w:val="00185754"/>
    <w:rsid w:val="00187AC2"/>
    <w:rsid w:val="00187F5A"/>
    <w:rsid w:val="00190032"/>
    <w:rsid w:val="00190718"/>
    <w:rsid w:val="001911FD"/>
    <w:rsid w:val="001918B1"/>
    <w:rsid w:val="0019340B"/>
    <w:rsid w:val="001936F2"/>
    <w:rsid w:val="00194309"/>
    <w:rsid w:val="00194FD6"/>
    <w:rsid w:val="0019568A"/>
    <w:rsid w:val="00197793"/>
    <w:rsid w:val="001A0071"/>
    <w:rsid w:val="001A0F04"/>
    <w:rsid w:val="001A273A"/>
    <w:rsid w:val="001A329C"/>
    <w:rsid w:val="001A3F5E"/>
    <w:rsid w:val="001A55F4"/>
    <w:rsid w:val="001A6A91"/>
    <w:rsid w:val="001A78A8"/>
    <w:rsid w:val="001B250B"/>
    <w:rsid w:val="001B2649"/>
    <w:rsid w:val="001B2876"/>
    <w:rsid w:val="001B2A80"/>
    <w:rsid w:val="001B38A1"/>
    <w:rsid w:val="001B3D70"/>
    <w:rsid w:val="001B475E"/>
    <w:rsid w:val="001B52CA"/>
    <w:rsid w:val="001B6C69"/>
    <w:rsid w:val="001B7662"/>
    <w:rsid w:val="001B77D2"/>
    <w:rsid w:val="001C0538"/>
    <w:rsid w:val="001C1974"/>
    <w:rsid w:val="001C1DF2"/>
    <w:rsid w:val="001C3A0B"/>
    <w:rsid w:val="001C3B95"/>
    <w:rsid w:val="001C4AE6"/>
    <w:rsid w:val="001C5867"/>
    <w:rsid w:val="001C5F6C"/>
    <w:rsid w:val="001C63D3"/>
    <w:rsid w:val="001C7836"/>
    <w:rsid w:val="001D053A"/>
    <w:rsid w:val="001D0692"/>
    <w:rsid w:val="001D0B8A"/>
    <w:rsid w:val="001D0EE7"/>
    <w:rsid w:val="001D16CD"/>
    <w:rsid w:val="001D196D"/>
    <w:rsid w:val="001D2537"/>
    <w:rsid w:val="001D25AF"/>
    <w:rsid w:val="001D35F5"/>
    <w:rsid w:val="001D376F"/>
    <w:rsid w:val="001D48F6"/>
    <w:rsid w:val="001D55DC"/>
    <w:rsid w:val="001D7623"/>
    <w:rsid w:val="001E2B63"/>
    <w:rsid w:val="001E6197"/>
    <w:rsid w:val="001E6264"/>
    <w:rsid w:val="001E63E9"/>
    <w:rsid w:val="001E6C5D"/>
    <w:rsid w:val="001E7ADD"/>
    <w:rsid w:val="001E7B23"/>
    <w:rsid w:val="001F01CF"/>
    <w:rsid w:val="001F0486"/>
    <w:rsid w:val="001F07EC"/>
    <w:rsid w:val="001F18F8"/>
    <w:rsid w:val="001F4C40"/>
    <w:rsid w:val="001F62F0"/>
    <w:rsid w:val="001F69BA"/>
    <w:rsid w:val="001F728B"/>
    <w:rsid w:val="001F7895"/>
    <w:rsid w:val="0020047F"/>
    <w:rsid w:val="002010F7"/>
    <w:rsid w:val="00201700"/>
    <w:rsid w:val="002020EF"/>
    <w:rsid w:val="0020282D"/>
    <w:rsid w:val="00202BC5"/>
    <w:rsid w:val="002036BE"/>
    <w:rsid w:val="002036C4"/>
    <w:rsid w:val="00203EC2"/>
    <w:rsid w:val="0021007C"/>
    <w:rsid w:val="0021164B"/>
    <w:rsid w:val="00213E15"/>
    <w:rsid w:val="002153AC"/>
    <w:rsid w:val="002158F9"/>
    <w:rsid w:val="002167B0"/>
    <w:rsid w:val="00216AF7"/>
    <w:rsid w:val="002171B6"/>
    <w:rsid w:val="002211D1"/>
    <w:rsid w:val="00221BA3"/>
    <w:rsid w:val="00221E09"/>
    <w:rsid w:val="002230B2"/>
    <w:rsid w:val="00225C99"/>
    <w:rsid w:val="0022799E"/>
    <w:rsid w:val="00227CEB"/>
    <w:rsid w:val="00230218"/>
    <w:rsid w:val="00230921"/>
    <w:rsid w:val="00232135"/>
    <w:rsid w:val="00234031"/>
    <w:rsid w:val="002346C8"/>
    <w:rsid w:val="00236D28"/>
    <w:rsid w:val="00236DE0"/>
    <w:rsid w:val="0023793F"/>
    <w:rsid w:val="002400A2"/>
    <w:rsid w:val="00242D96"/>
    <w:rsid w:val="00246FF0"/>
    <w:rsid w:val="00250EF4"/>
    <w:rsid w:val="00251094"/>
    <w:rsid w:val="0025191F"/>
    <w:rsid w:val="00252810"/>
    <w:rsid w:val="00254108"/>
    <w:rsid w:val="002541D1"/>
    <w:rsid w:val="00255D3B"/>
    <w:rsid w:val="00256164"/>
    <w:rsid w:val="00256335"/>
    <w:rsid w:val="0025762E"/>
    <w:rsid w:val="00260247"/>
    <w:rsid w:val="00262087"/>
    <w:rsid w:val="00264A2C"/>
    <w:rsid w:val="002653D1"/>
    <w:rsid w:val="002658A7"/>
    <w:rsid w:val="00265EF9"/>
    <w:rsid w:val="00266C05"/>
    <w:rsid w:val="00266FFD"/>
    <w:rsid w:val="0027062A"/>
    <w:rsid w:val="0027144A"/>
    <w:rsid w:val="002716DE"/>
    <w:rsid w:val="00272BFA"/>
    <w:rsid w:val="002734B4"/>
    <w:rsid w:val="002761A7"/>
    <w:rsid w:val="00276600"/>
    <w:rsid w:val="00277355"/>
    <w:rsid w:val="00277B15"/>
    <w:rsid w:val="0028028D"/>
    <w:rsid w:val="00280536"/>
    <w:rsid w:val="002836CA"/>
    <w:rsid w:val="00284DCC"/>
    <w:rsid w:val="0028596A"/>
    <w:rsid w:val="0028641F"/>
    <w:rsid w:val="002864DE"/>
    <w:rsid w:val="00286935"/>
    <w:rsid w:val="00291599"/>
    <w:rsid w:val="0029186B"/>
    <w:rsid w:val="002927D6"/>
    <w:rsid w:val="00292DDA"/>
    <w:rsid w:val="0029371B"/>
    <w:rsid w:val="00294430"/>
    <w:rsid w:val="00295000"/>
    <w:rsid w:val="002A0293"/>
    <w:rsid w:val="002A0CF4"/>
    <w:rsid w:val="002A2233"/>
    <w:rsid w:val="002A291F"/>
    <w:rsid w:val="002A2B8B"/>
    <w:rsid w:val="002A2B90"/>
    <w:rsid w:val="002A4299"/>
    <w:rsid w:val="002A440F"/>
    <w:rsid w:val="002A573F"/>
    <w:rsid w:val="002A66DD"/>
    <w:rsid w:val="002A6EB7"/>
    <w:rsid w:val="002B082D"/>
    <w:rsid w:val="002B0BC8"/>
    <w:rsid w:val="002B13FC"/>
    <w:rsid w:val="002B2817"/>
    <w:rsid w:val="002B2B2E"/>
    <w:rsid w:val="002B2BEA"/>
    <w:rsid w:val="002B5D36"/>
    <w:rsid w:val="002C0257"/>
    <w:rsid w:val="002C0D1D"/>
    <w:rsid w:val="002C2367"/>
    <w:rsid w:val="002C39A7"/>
    <w:rsid w:val="002C5526"/>
    <w:rsid w:val="002C6E1D"/>
    <w:rsid w:val="002C6F3E"/>
    <w:rsid w:val="002C7B2C"/>
    <w:rsid w:val="002D0657"/>
    <w:rsid w:val="002D097F"/>
    <w:rsid w:val="002D09C4"/>
    <w:rsid w:val="002D0D16"/>
    <w:rsid w:val="002D1458"/>
    <w:rsid w:val="002D1CB5"/>
    <w:rsid w:val="002D1CBD"/>
    <w:rsid w:val="002D2B16"/>
    <w:rsid w:val="002D2F4D"/>
    <w:rsid w:val="002D3A98"/>
    <w:rsid w:val="002D5245"/>
    <w:rsid w:val="002D59B1"/>
    <w:rsid w:val="002E025D"/>
    <w:rsid w:val="002E28DE"/>
    <w:rsid w:val="002E4F11"/>
    <w:rsid w:val="002E5447"/>
    <w:rsid w:val="002E6C42"/>
    <w:rsid w:val="002E7821"/>
    <w:rsid w:val="002E7DEC"/>
    <w:rsid w:val="002E7FE0"/>
    <w:rsid w:val="002F01F6"/>
    <w:rsid w:val="002F0362"/>
    <w:rsid w:val="002F1175"/>
    <w:rsid w:val="002F138B"/>
    <w:rsid w:val="002F17FD"/>
    <w:rsid w:val="002F2098"/>
    <w:rsid w:val="002F3885"/>
    <w:rsid w:val="002F554E"/>
    <w:rsid w:val="002F5844"/>
    <w:rsid w:val="002F587D"/>
    <w:rsid w:val="002F602D"/>
    <w:rsid w:val="002F7092"/>
    <w:rsid w:val="002F7257"/>
    <w:rsid w:val="002F7B8A"/>
    <w:rsid w:val="003025B7"/>
    <w:rsid w:val="003026D5"/>
    <w:rsid w:val="003037EB"/>
    <w:rsid w:val="0030388C"/>
    <w:rsid w:val="00304140"/>
    <w:rsid w:val="0030420F"/>
    <w:rsid w:val="0030529E"/>
    <w:rsid w:val="003053B4"/>
    <w:rsid w:val="00305487"/>
    <w:rsid w:val="00305F91"/>
    <w:rsid w:val="00307300"/>
    <w:rsid w:val="003105F8"/>
    <w:rsid w:val="003126C1"/>
    <w:rsid w:val="003127B8"/>
    <w:rsid w:val="003133E3"/>
    <w:rsid w:val="003134A6"/>
    <w:rsid w:val="003134D3"/>
    <w:rsid w:val="00314976"/>
    <w:rsid w:val="00315461"/>
    <w:rsid w:val="0031585E"/>
    <w:rsid w:val="0031755E"/>
    <w:rsid w:val="00317D53"/>
    <w:rsid w:val="00321BAB"/>
    <w:rsid w:val="00322144"/>
    <w:rsid w:val="00324781"/>
    <w:rsid w:val="00325429"/>
    <w:rsid w:val="0032546C"/>
    <w:rsid w:val="003260D6"/>
    <w:rsid w:val="00332D7B"/>
    <w:rsid w:val="00334383"/>
    <w:rsid w:val="00337EC7"/>
    <w:rsid w:val="0034166E"/>
    <w:rsid w:val="0034241D"/>
    <w:rsid w:val="00343CE0"/>
    <w:rsid w:val="00347370"/>
    <w:rsid w:val="00350295"/>
    <w:rsid w:val="003504FA"/>
    <w:rsid w:val="003510EC"/>
    <w:rsid w:val="00351154"/>
    <w:rsid w:val="00356029"/>
    <w:rsid w:val="0035666A"/>
    <w:rsid w:val="003620CF"/>
    <w:rsid w:val="003625E0"/>
    <w:rsid w:val="003635E7"/>
    <w:rsid w:val="003672E0"/>
    <w:rsid w:val="00367D25"/>
    <w:rsid w:val="00370C22"/>
    <w:rsid w:val="00373436"/>
    <w:rsid w:val="00373A33"/>
    <w:rsid w:val="00374016"/>
    <w:rsid w:val="00374A54"/>
    <w:rsid w:val="00374B34"/>
    <w:rsid w:val="00374D50"/>
    <w:rsid w:val="00375251"/>
    <w:rsid w:val="003758FE"/>
    <w:rsid w:val="0037629C"/>
    <w:rsid w:val="0037666C"/>
    <w:rsid w:val="00376D8F"/>
    <w:rsid w:val="00376E95"/>
    <w:rsid w:val="0037786B"/>
    <w:rsid w:val="0038070D"/>
    <w:rsid w:val="00380998"/>
    <w:rsid w:val="00383079"/>
    <w:rsid w:val="003831B3"/>
    <w:rsid w:val="0038468C"/>
    <w:rsid w:val="003849D4"/>
    <w:rsid w:val="0038570E"/>
    <w:rsid w:val="00386139"/>
    <w:rsid w:val="00391617"/>
    <w:rsid w:val="00391F8A"/>
    <w:rsid w:val="00392E35"/>
    <w:rsid w:val="00394E7D"/>
    <w:rsid w:val="00395784"/>
    <w:rsid w:val="00396252"/>
    <w:rsid w:val="00396569"/>
    <w:rsid w:val="003A1E2F"/>
    <w:rsid w:val="003A31AD"/>
    <w:rsid w:val="003A3948"/>
    <w:rsid w:val="003A6083"/>
    <w:rsid w:val="003A72A2"/>
    <w:rsid w:val="003A73A7"/>
    <w:rsid w:val="003A7671"/>
    <w:rsid w:val="003B030D"/>
    <w:rsid w:val="003B11A5"/>
    <w:rsid w:val="003B137A"/>
    <w:rsid w:val="003B1629"/>
    <w:rsid w:val="003B449A"/>
    <w:rsid w:val="003B4585"/>
    <w:rsid w:val="003B4A1F"/>
    <w:rsid w:val="003B51DD"/>
    <w:rsid w:val="003B6BA8"/>
    <w:rsid w:val="003B6E9B"/>
    <w:rsid w:val="003B6F4E"/>
    <w:rsid w:val="003C0FC5"/>
    <w:rsid w:val="003C12A4"/>
    <w:rsid w:val="003C16D6"/>
    <w:rsid w:val="003C192E"/>
    <w:rsid w:val="003C1FA4"/>
    <w:rsid w:val="003C2FFD"/>
    <w:rsid w:val="003C31A1"/>
    <w:rsid w:val="003C321E"/>
    <w:rsid w:val="003C5272"/>
    <w:rsid w:val="003C69EC"/>
    <w:rsid w:val="003C6C44"/>
    <w:rsid w:val="003D06B8"/>
    <w:rsid w:val="003D1B0F"/>
    <w:rsid w:val="003D1C0E"/>
    <w:rsid w:val="003D29D0"/>
    <w:rsid w:val="003D386A"/>
    <w:rsid w:val="003D4170"/>
    <w:rsid w:val="003D7AF9"/>
    <w:rsid w:val="003D7E50"/>
    <w:rsid w:val="003E0168"/>
    <w:rsid w:val="003E0598"/>
    <w:rsid w:val="003E164A"/>
    <w:rsid w:val="003E2151"/>
    <w:rsid w:val="003E22B9"/>
    <w:rsid w:val="003E2E9C"/>
    <w:rsid w:val="003E3738"/>
    <w:rsid w:val="003E464F"/>
    <w:rsid w:val="003E6300"/>
    <w:rsid w:val="003E6901"/>
    <w:rsid w:val="003E705B"/>
    <w:rsid w:val="003E75D6"/>
    <w:rsid w:val="003F1CD8"/>
    <w:rsid w:val="003F2BC2"/>
    <w:rsid w:val="003F3890"/>
    <w:rsid w:val="003F5B71"/>
    <w:rsid w:val="003F674C"/>
    <w:rsid w:val="003F787C"/>
    <w:rsid w:val="003F7DEE"/>
    <w:rsid w:val="0040027A"/>
    <w:rsid w:val="00400D29"/>
    <w:rsid w:val="0040124E"/>
    <w:rsid w:val="00402B17"/>
    <w:rsid w:val="00402D91"/>
    <w:rsid w:val="004032A4"/>
    <w:rsid w:val="00404F73"/>
    <w:rsid w:val="004067F4"/>
    <w:rsid w:val="00406CF3"/>
    <w:rsid w:val="00410E79"/>
    <w:rsid w:val="00411CBD"/>
    <w:rsid w:val="004124F5"/>
    <w:rsid w:val="00412A37"/>
    <w:rsid w:val="00413750"/>
    <w:rsid w:val="00413BD9"/>
    <w:rsid w:val="004142AB"/>
    <w:rsid w:val="00414698"/>
    <w:rsid w:val="004160A0"/>
    <w:rsid w:val="004165FA"/>
    <w:rsid w:val="00417EE0"/>
    <w:rsid w:val="00420AF3"/>
    <w:rsid w:val="00421372"/>
    <w:rsid w:val="004219D1"/>
    <w:rsid w:val="00422811"/>
    <w:rsid w:val="004231C2"/>
    <w:rsid w:val="0042437B"/>
    <w:rsid w:val="00425032"/>
    <w:rsid w:val="00425135"/>
    <w:rsid w:val="00425F39"/>
    <w:rsid w:val="00426498"/>
    <w:rsid w:val="0042650A"/>
    <w:rsid w:val="00427F89"/>
    <w:rsid w:val="00430187"/>
    <w:rsid w:val="004306F1"/>
    <w:rsid w:val="00430B38"/>
    <w:rsid w:val="00431E46"/>
    <w:rsid w:val="00432A71"/>
    <w:rsid w:val="00433E0A"/>
    <w:rsid w:val="00434ED2"/>
    <w:rsid w:val="00436A26"/>
    <w:rsid w:val="004377D2"/>
    <w:rsid w:val="00441A4A"/>
    <w:rsid w:val="004421A5"/>
    <w:rsid w:val="0044227B"/>
    <w:rsid w:val="00442C22"/>
    <w:rsid w:val="00442F9E"/>
    <w:rsid w:val="00444E09"/>
    <w:rsid w:val="0044512B"/>
    <w:rsid w:val="00446D04"/>
    <w:rsid w:val="0045005B"/>
    <w:rsid w:val="004500B0"/>
    <w:rsid w:val="00450767"/>
    <w:rsid w:val="00450AE8"/>
    <w:rsid w:val="00450F68"/>
    <w:rsid w:val="004510BD"/>
    <w:rsid w:val="00451222"/>
    <w:rsid w:val="00452509"/>
    <w:rsid w:val="00452615"/>
    <w:rsid w:val="00452FF0"/>
    <w:rsid w:val="00453082"/>
    <w:rsid w:val="004549CF"/>
    <w:rsid w:val="0045562C"/>
    <w:rsid w:val="004563D9"/>
    <w:rsid w:val="0045759D"/>
    <w:rsid w:val="0045792B"/>
    <w:rsid w:val="004602D3"/>
    <w:rsid w:val="004605AD"/>
    <w:rsid w:val="004606FE"/>
    <w:rsid w:val="0046075C"/>
    <w:rsid w:val="00460F6B"/>
    <w:rsid w:val="004621F1"/>
    <w:rsid w:val="00462670"/>
    <w:rsid w:val="00462E6C"/>
    <w:rsid w:val="0046494C"/>
    <w:rsid w:val="00464A74"/>
    <w:rsid w:val="00465C40"/>
    <w:rsid w:val="00466272"/>
    <w:rsid w:val="0046775D"/>
    <w:rsid w:val="00470135"/>
    <w:rsid w:val="004706A6"/>
    <w:rsid w:val="00471679"/>
    <w:rsid w:val="004719B7"/>
    <w:rsid w:val="00472BA6"/>
    <w:rsid w:val="00472F29"/>
    <w:rsid w:val="00472FE0"/>
    <w:rsid w:val="004740DB"/>
    <w:rsid w:val="004758F3"/>
    <w:rsid w:val="00476A03"/>
    <w:rsid w:val="00477501"/>
    <w:rsid w:val="00480308"/>
    <w:rsid w:val="0048072F"/>
    <w:rsid w:val="00480898"/>
    <w:rsid w:val="00480F7C"/>
    <w:rsid w:val="00481C9C"/>
    <w:rsid w:val="00481D2E"/>
    <w:rsid w:val="00482AF9"/>
    <w:rsid w:val="00483904"/>
    <w:rsid w:val="00486416"/>
    <w:rsid w:val="004901BB"/>
    <w:rsid w:val="004916A0"/>
    <w:rsid w:val="00493305"/>
    <w:rsid w:val="00493836"/>
    <w:rsid w:val="00494760"/>
    <w:rsid w:val="00494DBC"/>
    <w:rsid w:val="004957EF"/>
    <w:rsid w:val="00496687"/>
    <w:rsid w:val="004A0249"/>
    <w:rsid w:val="004A1190"/>
    <w:rsid w:val="004A1CA0"/>
    <w:rsid w:val="004A1DF9"/>
    <w:rsid w:val="004A1F12"/>
    <w:rsid w:val="004A258E"/>
    <w:rsid w:val="004A365B"/>
    <w:rsid w:val="004A3666"/>
    <w:rsid w:val="004A3BDC"/>
    <w:rsid w:val="004A3C22"/>
    <w:rsid w:val="004A3FD6"/>
    <w:rsid w:val="004A52FD"/>
    <w:rsid w:val="004A5BC9"/>
    <w:rsid w:val="004A7C17"/>
    <w:rsid w:val="004B1227"/>
    <w:rsid w:val="004B13A1"/>
    <w:rsid w:val="004B1431"/>
    <w:rsid w:val="004B15D5"/>
    <w:rsid w:val="004B1ABB"/>
    <w:rsid w:val="004B1AE0"/>
    <w:rsid w:val="004B1CA0"/>
    <w:rsid w:val="004B2F26"/>
    <w:rsid w:val="004B4B76"/>
    <w:rsid w:val="004B6EEC"/>
    <w:rsid w:val="004B7660"/>
    <w:rsid w:val="004C133F"/>
    <w:rsid w:val="004C151E"/>
    <w:rsid w:val="004C1AE8"/>
    <w:rsid w:val="004C473F"/>
    <w:rsid w:val="004C4C1D"/>
    <w:rsid w:val="004C4DAF"/>
    <w:rsid w:val="004C4EE6"/>
    <w:rsid w:val="004C58B0"/>
    <w:rsid w:val="004C7732"/>
    <w:rsid w:val="004C7747"/>
    <w:rsid w:val="004D0671"/>
    <w:rsid w:val="004D1167"/>
    <w:rsid w:val="004D184F"/>
    <w:rsid w:val="004D396A"/>
    <w:rsid w:val="004D4C11"/>
    <w:rsid w:val="004D5484"/>
    <w:rsid w:val="004D6674"/>
    <w:rsid w:val="004E047C"/>
    <w:rsid w:val="004E1947"/>
    <w:rsid w:val="004E443E"/>
    <w:rsid w:val="004E4E1F"/>
    <w:rsid w:val="004E5026"/>
    <w:rsid w:val="004E705F"/>
    <w:rsid w:val="004F2F63"/>
    <w:rsid w:val="004F3168"/>
    <w:rsid w:val="004F3C56"/>
    <w:rsid w:val="004F599E"/>
    <w:rsid w:val="00501130"/>
    <w:rsid w:val="00501C03"/>
    <w:rsid w:val="00502FC7"/>
    <w:rsid w:val="0050340F"/>
    <w:rsid w:val="00504314"/>
    <w:rsid w:val="00504E76"/>
    <w:rsid w:val="0050562E"/>
    <w:rsid w:val="00507035"/>
    <w:rsid w:val="0051059D"/>
    <w:rsid w:val="005115BD"/>
    <w:rsid w:val="00511BAF"/>
    <w:rsid w:val="00512C42"/>
    <w:rsid w:val="0051399E"/>
    <w:rsid w:val="005141AB"/>
    <w:rsid w:val="005177E2"/>
    <w:rsid w:val="0052000E"/>
    <w:rsid w:val="00520562"/>
    <w:rsid w:val="00520D0F"/>
    <w:rsid w:val="00521AE3"/>
    <w:rsid w:val="00522D85"/>
    <w:rsid w:val="0052359E"/>
    <w:rsid w:val="00523837"/>
    <w:rsid w:val="00523D31"/>
    <w:rsid w:val="00523E7C"/>
    <w:rsid w:val="00524008"/>
    <w:rsid w:val="00524F32"/>
    <w:rsid w:val="00526B60"/>
    <w:rsid w:val="00530470"/>
    <w:rsid w:val="0053083C"/>
    <w:rsid w:val="00530DAF"/>
    <w:rsid w:val="005319CD"/>
    <w:rsid w:val="00533190"/>
    <w:rsid w:val="00534CD2"/>
    <w:rsid w:val="005350E5"/>
    <w:rsid w:val="005350FD"/>
    <w:rsid w:val="0053738D"/>
    <w:rsid w:val="00537C9F"/>
    <w:rsid w:val="00537F17"/>
    <w:rsid w:val="0054065A"/>
    <w:rsid w:val="00540A83"/>
    <w:rsid w:val="00541205"/>
    <w:rsid w:val="00541B25"/>
    <w:rsid w:val="00541E52"/>
    <w:rsid w:val="005424AF"/>
    <w:rsid w:val="00542525"/>
    <w:rsid w:val="00543425"/>
    <w:rsid w:val="00543987"/>
    <w:rsid w:val="00544078"/>
    <w:rsid w:val="00544C7B"/>
    <w:rsid w:val="00544CBC"/>
    <w:rsid w:val="00546B2C"/>
    <w:rsid w:val="00546FDF"/>
    <w:rsid w:val="0055065E"/>
    <w:rsid w:val="00551DE9"/>
    <w:rsid w:val="005521A3"/>
    <w:rsid w:val="00552E4F"/>
    <w:rsid w:val="00554C0C"/>
    <w:rsid w:val="00554F17"/>
    <w:rsid w:val="005564AF"/>
    <w:rsid w:val="005565D9"/>
    <w:rsid w:val="005566A0"/>
    <w:rsid w:val="00556A4F"/>
    <w:rsid w:val="00557305"/>
    <w:rsid w:val="00560632"/>
    <w:rsid w:val="00561462"/>
    <w:rsid w:val="0056146E"/>
    <w:rsid w:val="00562190"/>
    <w:rsid w:val="00562CF4"/>
    <w:rsid w:val="0056328E"/>
    <w:rsid w:val="005638D1"/>
    <w:rsid w:val="0056612C"/>
    <w:rsid w:val="0056626E"/>
    <w:rsid w:val="005702FE"/>
    <w:rsid w:val="005705C5"/>
    <w:rsid w:val="00570CDE"/>
    <w:rsid w:val="00570D46"/>
    <w:rsid w:val="00572770"/>
    <w:rsid w:val="00572FBE"/>
    <w:rsid w:val="0057320A"/>
    <w:rsid w:val="005733F0"/>
    <w:rsid w:val="00573F2A"/>
    <w:rsid w:val="00576F58"/>
    <w:rsid w:val="005774DB"/>
    <w:rsid w:val="00581237"/>
    <w:rsid w:val="00582AFB"/>
    <w:rsid w:val="005847D3"/>
    <w:rsid w:val="00587E17"/>
    <w:rsid w:val="00587FDE"/>
    <w:rsid w:val="00591C53"/>
    <w:rsid w:val="00592883"/>
    <w:rsid w:val="00592EEA"/>
    <w:rsid w:val="005940F2"/>
    <w:rsid w:val="00596A21"/>
    <w:rsid w:val="005A24FC"/>
    <w:rsid w:val="005A28CA"/>
    <w:rsid w:val="005A3CB6"/>
    <w:rsid w:val="005A4E2E"/>
    <w:rsid w:val="005A52C7"/>
    <w:rsid w:val="005A56DB"/>
    <w:rsid w:val="005A6966"/>
    <w:rsid w:val="005B0119"/>
    <w:rsid w:val="005B09D1"/>
    <w:rsid w:val="005B0B72"/>
    <w:rsid w:val="005B173E"/>
    <w:rsid w:val="005B1E6B"/>
    <w:rsid w:val="005B291A"/>
    <w:rsid w:val="005B3291"/>
    <w:rsid w:val="005B34AE"/>
    <w:rsid w:val="005B4C63"/>
    <w:rsid w:val="005B5603"/>
    <w:rsid w:val="005B57E4"/>
    <w:rsid w:val="005B6439"/>
    <w:rsid w:val="005C1454"/>
    <w:rsid w:val="005C14D0"/>
    <w:rsid w:val="005C26DF"/>
    <w:rsid w:val="005C3FF0"/>
    <w:rsid w:val="005C4A4B"/>
    <w:rsid w:val="005C4DA2"/>
    <w:rsid w:val="005C4E8B"/>
    <w:rsid w:val="005C647A"/>
    <w:rsid w:val="005D14C5"/>
    <w:rsid w:val="005D1D9B"/>
    <w:rsid w:val="005D221D"/>
    <w:rsid w:val="005D23AA"/>
    <w:rsid w:val="005D3A3E"/>
    <w:rsid w:val="005D3B8A"/>
    <w:rsid w:val="005D5048"/>
    <w:rsid w:val="005D55AC"/>
    <w:rsid w:val="005D5D9E"/>
    <w:rsid w:val="005D6533"/>
    <w:rsid w:val="005D6681"/>
    <w:rsid w:val="005D699B"/>
    <w:rsid w:val="005D7DB3"/>
    <w:rsid w:val="005E16C2"/>
    <w:rsid w:val="005E280A"/>
    <w:rsid w:val="005E33BB"/>
    <w:rsid w:val="005E3890"/>
    <w:rsid w:val="005E4147"/>
    <w:rsid w:val="005E5C36"/>
    <w:rsid w:val="005E708B"/>
    <w:rsid w:val="005E70A1"/>
    <w:rsid w:val="005F0B5E"/>
    <w:rsid w:val="005F2703"/>
    <w:rsid w:val="005F2986"/>
    <w:rsid w:val="005F3AEA"/>
    <w:rsid w:val="005F514D"/>
    <w:rsid w:val="005F576E"/>
    <w:rsid w:val="005F5917"/>
    <w:rsid w:val="005F6100"/>
    <w:rsid w:val="005F6228"/>
    <w:rsid w:val="005F64F7"/>
    <w:rsid w:val="005F658E"/>
    <w:rsid w:val="005F65C5"/>
    <w:rsid w:val="005F7C44"/>
    <w:rsid w:val="006004F8"/>
    <w:rsid w:val="00602241"/>
    <w:rsid w:val="0060281E"/>
    <w:rsid w:val="006037EB"/>
    <w:rsid w:val="00604D3E"/>
    <w:rsid w:val="00606884"/>
    <w:rsid w:val="00610404"/>
    <w:rsid w:val="00610B92"/>
    <w:rsid w:val="00610E05"/>
    <w:rsid w:val="00612A19"/>
    <w:rsid w:val="00613098"/>
    <w:rsid w:val="00614391"/>
    <w:rsid w:val="006143BA"/>
    <w:rsid w:val="00615624"/>
    <w:rsid w:val="00615F12"/>
    <w:rsid w:val="00616220"/>
    <w:rsid w:val="00616BB5"/>
    <w:rsid w:val="00617AB2"/>
    <w:rsid w:val="00620764"/>
    <w:rsid w:val="00621BBB"/>
    <w:rsid w:val="006220CE"/>
    <w:rsid w:val="0062240A"/>
    <w:rsid w:val="006231EA"/>
    <w:rsid w:val="006256E3"/>
    <w:rsid w:val="006270CD"/>
    <w:rsid w:val="00631587"/>
    <w:rsid w:val="00632CFC"/>
    <w:rsid w:val="00633695"/>
    <w:rsid w:val="00633DB6"/>
    <w:rsid w:val="00634FCA"/>
    <w:rsid w:val="0063596A"/>
    <w:rsid w:val="006364C0"/>
    <w:rsid w:val="00636E2A"/>
    <w:rsid w:val="00637AB5"/>
    <w:rsid w:val="00637B55"/>
    <w:rsid w:val="00640556"/>
    <w:rsid w:val="00641106"/>
    <w:rsid w:val="0064154D"/>
    <w:rsid w:val="00642E73"/>
    <w:rsid w:val="006444E6"/>
    <w:rsid w:val="00645D02"/>
    <w:rsid w:val="00646464"/>
    <w:rsid w:val="00650003"/>
    <w:rsid w:val="006512F9"/>
    <w:rsid w:val="00652B6D"/>
    <w:rsid w:val="00654352"/>
    <w:rsid w:val="00654D81"/>
    <w:rsid w:val="00654FB7"/>
    <w:rsid w:val="0065630E"/>
    <w:rsid w:val="0065659F"/>
    <w:rsid w:val="00657953"/>
    <w:rsid w:val="00661B68"/>
    <w:rsid w:val="00661DB3"/>
    <w:rsid w:val="00662B22"/>
    <w:rsid w:val="00662C2A"/>
    <w:rsid w:val="006630D0"/>
    <w:rsid w:val="00663A38"/>
    <w:rsid w:val="00663C73"/>
    <w:rsid w:val="00663C76"/>
    <w:rsid w:val="00663E04"/>
    <w:rsid w:val="00665683"/>
    <w:rsid w:val="00666177"/>
    <w:rsid w:val="0066620C"/>
    <w:rsid w:val="00666ED4"/>
    <w:rsid w:val="00671876"/>
    <w:rsid w:val="00671E6A"/>
    <w:rsid w:val="006723AF"/>
    <w:rsid w:val="00673653"/>
    <w:rsid w:val="0067446A"/>
    <w:rsid w:val="006747AF"/>
    <w:rsid w:val="00675505"/>
    <w:rsid w:val="0067604A"/>
    <w:rsid w:val="0067745F"/>
    <w:rsid w:val="0068078B"/>
    <w:rsid w:val="00681013"/>
    <w:rsid w:val="006813C5"/>
    <w:rsid w:val="00681A84"/>
    <w:rsid w:val="00683573"/>
    <w:rsid w:val="0068581D"/>
    <w:rsid w:val="006858FA"/>
    <w:rsid w:val="0068642B"/>
    <w:rsid w:val="00686540"/>
    <w:rsid w:val="00687B56"/>
    <w:rsid w:val="0069045C"/>
    <w:rsid w:val="006904DA"/>
    <w:rsid w:val="00691AE1"/>
    <w:rsid w:val="00692030"/>
    <w:rsid w:val="006930A9"/>
    <w:rsid w:val="00693E52"/>
    <w:rsid w:val="00693FD5"/>
    <w:rsid w:val="00695120"/>
    <w:rsid w:val="0069520E"/>
    <w:rsid w:val="00695565"/>
    <w:rsid w:val="00696702"/>
    <w:rsid w:val="0069767D"/>
    <w:rsid w:val="0069780C"/>
    <w:rsid w:val="006A067A"/>
    <w:rsid w:val="006A15D6"/>
    <w:rsid w:val="006A1661"/>
    <w:rsid w:val="006A1FE6"/>
    <w:rsid w:val="006A20A2"/>
    <w:rsid w:val="006A3104"/>
    <w:rsid w:val="006A4951"/>
    <w:rsid w:val="006A5BDB"/>
    <w:rsid w:val="006A746C"/>
    <w:rsid w:val="006A7E14"/>
    <w:rsid w:val="006B2E15"/>
    <w:rsid w:val="006B3422"/>
    <w:rsid w:val="006B3BFC"/>
    <w:rsid w:val="006B7A51"/>
    <w:rsid w:val="006C0020"/>
    <w:rsid w:val="006C1D37"/>
    <w:rsid w:val="006C21BB"/>
    <w:rsid w:val="006C518E"/>
    <w:rsid w:val="006C789D"/>
    <w:rsid w:val="006C79C2"/>
    <w:rsid w:val="006D1124"/>
    <w:rsid w:val="006D1624"/>
    <w:rsid w:val="006D2009"/>
    <w:rsid w:val="006D4A61"/>
    <w:rsid w:val="006D4F1C"/>
    <w:rsid w:val="006D5420"/>
    <w:rsid w:val="006D562B"/>
    <w:rsid w:val="006D5C75"/>
    <w:rsid w:val="006D7856"/>
    <w:rsid w:val="006E0E81"/>
    <w:rsid w:val="006E1243"/>
    <w:rsid w:val="006E1E8F"/>
    <w:rsid w:val="006E5D32"/>
    <w:rsid w:val="006E7FB4"/>
    <w:rsid w:val="006F0042"/>
    <w:rsid w:val="006F03B6"/>
    <w:rsid w:val="006F29B6"/>
    <w:rsid w:val="006F2E3C"/>
    <w:rsid w:val="006F3E10"/>
    <w:rsid w:val="006F5445"/>
    <w:rsid w:val="006F5659"/>
    <w:rsid w:val="006F5A61"/>
    <w:rsid w:val="006F7199"/>
    <w:rsid w:val="0070423E"/>
    <w:rsid w:val="007042C1"/>
    <w:rsid w:val="007072B1"/>
    <w:rsid w:val="00710DCB"/>
    <w:rsid w:val="007111FA"/>
    <w:rsid w:val="00713AEE"/>
    <w:rsid w:val="00713AFA"/>
    <w:rsid w:val="007141D6"/>
    <w:rsid w:val="00714929"/>
    <w:rsid w:val="00715234"/>
    <w:rsid w:val="00715671"/>
    <w:rsid w:val="0071572C"/>
    <w:rsid w:val="00715ADC"/>
    <w:rsid w:val="00715C3A"/>
    <w:rsid w:val="00716342"/>
    <w:rsid w:val="00720D89"/>
    <w:rsid w:val="007213B7"/>
    <w:rsid w:val="007219CC"/>
    <w:rsid w:val="00722434"/>
    <w:rsid w:val="00722A10"/>
    <w:rsid w:val="00722E7B"/>
    <w:rsid w:val="007240F9"/>
    <w:rsid w:val="00725C9E"/>
    <w:rsid w:val="00727430"/>
    <w:rsid w:val="0073012C"/>
    <w:rsid w:val="00730297"/>
    <w:rsid w:val="007303EE"/>
    <w:rsid w:val="00731167"/>
    <w:rsid w:val="007318B2"/>
    <w:rsid w:val="00736CE8"/>
    <w:rsid w:val="00737432"/>
    <w:rsid w:val="007400FF"/>
    <w:rsid w:val="0074103E"/>
    <w:rsid w:val="00741F45"/>
    <w:rsid w:val="00742B31"/>
    <w:rsid w:val="00743656"/>
    <w:rsid w:val="00743929"/>
    <w:rsid w:val="00745474"/>
    <w:rsid w:val="00745831"/>
    <w:rsid w:val="0074789D"/>
    <w:rsid w:val="00747AC7"/>
    <w:rsid w:val="007503F1"/>
    <w:rsid w:val="007504B4"/>
    <w:rsid w:val="00750AC0"/>
    <w:rsid w:val="00751494"/>
    <w:rsid w:val="007550C4"/>
    <w:rsid w:val="007554E8"/>
    <w:rsid w:val="00755C09"/>
    <w:rsid w:val="00757B34"/>
    <w:rsid w:val="00757DE7"/>
    <w:rsid w:val="00761359"/>
    <w:rsid w:val="0076209A"/>
    <w:rsid w:val="00762B6F"/>
    <w:rsid w:val="007641F1"/>
    <w:rsid w:val="0076459B"/>
    <w:rsid w:val="007671BC"/>
    <w:rsid w:val="007721A2"/>
    <w:rsid w:val="007750B1"/>
    <w:rsid w:val="007757E8"/>
    <w:rsid w:val="00775ED9"/>
    <w:rsid w:val="00775F51"/>
    <w:rsid w:val="007803E0"/>
    <w:rsid w:val="0078105D"/>
    <w:rsid w:val="00782F10"/>
    <w:rsid w:val="00784A8F"/>
    <w:rsid w:val="00785650"/>
    <w:rsid w:val="007866FC"/>
    <w:rsid w:val="00787EE5"/>
    <w:rsid w:val="0079081C"/>
    <w:rsid w:val="00791826"/>
    <w:rsid w:val="00791C68"/>
    <w:rsid w:val="00791F7F"/>
    <w:rsid w:val="007924DD"/>
    <w:rsid w:val="007928BE"/>
    <w:rsid w:val="00792A09"/>
    <w:rsid w:val="00792F63"/>
    <w:rsid w:val="007930F9"/>
    <w:rsid w:val="0079431D"/>
    <w:rsid w:val="00797554"/>
    <w:rsid w:val="007A2BC7"/>
    <w:rsid w:val="007A3838"/>
    <w:rsid w:val="007A4A01"/>
    <w:rsid w:val="007A5A9D"/>
    <w:rsid w:val="007A6442"/>
    <w:rsid w:val="007A66BA"/>
    <w:rsid w:val="007A69E5"/>
    <w:rsid w:val="007A7A11"/>
    <w:rsid w:val="007B00C7"/>
    <w:rsid w:val="007B18F6"/>
    <w:rsid w:val="007B23F9"/>
    <w:rsid w:val="007B25A4"/>
    <w:rsid w:val="007B37CB"/>
    <w:rsid w:val="007B3F06"/>
    <w:rsid w:val="007B588B"/>
    <w:rsid w:val="007B5AF8"/>
    <w:rsid w:val="007B5DF9"/>
    <w:rsid w:val="007B614C"/>
    <w:rsid w:val="007B6CD6"/>
    <w:rsid w:val="007B7397"/>
    <w:rsid w:val="007C08D6"/>
    <w:rsid w:val="007C4681"/>
    <w:rsid w:val="007C5070"/>
    <w:rsid w:val="007C5D2B"/>
    <w:rsid w:val="007C5D89"/>
    <w:rsid w:val="007C662F"/>
    <w:rsid w:val="007C6D04"/>
    <w:rsid w:val="007C7909"/>
    <w:rsid w:val="007D0451"/>
    <w:rsid w:val="007D18B3"/>
    <w:rsid w:val="007D2171"/>
    <w:rsid w:val="007D2783"/>
    <w:rsid w:val="007D44E1"/>
    <w:rsid w:val="007D4F8E"/>
    <w:rsid w:val="007D5D01"/>
    <w:rsid w:val="007D6497"/>
    <w:rsid w:val="007D6F3E"/>
    <w:rsid w:val="007D783D"/>
    <w:rsid w:val="007D7C1E"/>
    <w:rsid w:val="007E059F"/>
    <w:rsid w:val="007E156B"/>
    <w:rsid w:val="007E19B1"/>
    <w:rsid w:val="007E228D"/>
    <w:rsid w:val="007E311C"/>
    <w:rsid w:val="007E3152"/>
    <w:rsid w:val="007E3FA8"/>
    <w:rsid w:val="007E41CA"/>
    <w:rsid w:val="007E4929"/>
    <w:rsid w:val="007E72AB"/>
    <w:rsid w:val="007F00A6"/>
    <w:rsid w:val="007F2247"/>
    <w:rsid w:val="007F32FD"/>
    <w:rsid w:val="007F52FC"/>
    <w:rsid w:val="007F5587"/>
    <w:rsid w:val="007F5C5C"/>
    <w:rsid w:val="007F63B2"/>
    <w:rsid w:val="007F6DD8"/>
    <w:rsid w:val="007F74F1"/>
    <w:rsid w:val="00800D53"/>
    <w:rsid w:val="00800D7C"/>
    <w:rsid w:val="008026AF"/>
    <w:rsid w:val="00804B18"/>
    <w:rsid w:val="00805A67"/>
    <w:rsid w:val="0080624B"/>
    <w:rsid w:val="00807F68"/>
    <w:rsid w:val="00813D4C"/>
    <w:rsid w:val="00813E52"/>
    <w:rsid w:val="0081413F"/>
    <w:rsid w:val="00814636"/>
    <w:rsid w:val="008168B9"/>
    <w:rsid w:val="008175D2"/>
    <w:rsid w:val="00822AD3"/>
    <w:rsid w:val="00823132"/>
    <w:rsid w:val="0082364C"/>
    <w:rsid w:val="00823913"/>
    <w:rsid w:val="008252C1"/>
    <w:rsid w:val="00826396"/>
    <w:rsid w:val="00826EC3"/>
    <w:rsid w:val="00827C87"/>
    <w:rsid w:val="00830314"/>
    <w:rsid w:val="00831EEB"/>
    <w:rsid w:val="008320C4"/>
    <w:rsid w:val="0083324B"/>
    <w:rsid w:val="00833374"/>
    <w:rsid w:val="00833BCA"/>
    <w:rsid w:val="00834E9E"/>
    <w:rsid w:val="008359FE"/>
    <w:rsid w:val="00836770"/>
    <w:rsid w:val="00836E38"/>
    <w:rsid w:val="0084057E"/>
    <w:rsid w:val="00841060"/>
    <w:rsid w:val="00841AD6"/>
    <w:rsid w:val="00843CC1"/>
    <w:rsid w:val="0084565C"/>
    <w:rsid w:val="00845CB6"/>
    <w:rsid w:val="00846AB8"/>
    <w:rsid w:val="00846AE0"/>
    <w:rsid w:val="0085043C"/>
    <w:rsid w:val="00850FB4"/>
    <w:rsid w:val="008513C9"/>
    <w:rsid w:val="008529B1"/>
    <w:rsid w:val="00854659"/>
    <w:rsid w:val="0086274A"/>
    <w:rsid w:val="00862EB6"/>
    <w:rsid w:val="008658E1"/>
    <w:rsid w:val="00865F75"/>
    <w:rsid w:val="00866A95"/>
    <w:rsid w:val="00866B51"/>
    <w:rsid w:val="00866CA1"/>
    <w:rsid w:val="00867538"/>
    <w:rsid w:val="0086773A"/>
    <w:rsid w:val="008704A4"/>
    <w:rsid w:val="00871038"/>
    <w:rsid w:val="00871450"/>
    <w:rsid w:val="00872A4A"/>
    <w:rsid w:val="00872C77"/>
    <w:rsid w:val="00872E75"/>
    <w:rsid w:val="00873CFF"/>
    <w:rsid w:val="00876698"/>
    <w:rsid w:val="0088192A"/>
    <w:rsid w:val="00882157"/>
    <w:rsid w:val="00882566"/>
    <w:rsid w:val="008825A3"/>
    <w:rsid w:val="008841FA"/>
    <w:rsid w:val="008856F9"/>
    <w:rsid w:val="00885D46"/>
    <w:rsid w:val="00887710"/>
    <w:rsid w:val="00890A63"/>
    <w:rsid w:val="008916E6"/>
    <w:rsid w:val="008921C1"/>
    <w:rsid w:val="00892440"/>
    <w:rsid w:val="00892E2A"/>
    <w:rsid w:val="0089405E"/>
    <w:rsid w:val="008944DD"/>
    <w:rsid w:val="0089552E"/>
    <w:rsid w:val="00895890"/>
    <w:rsid w:val="00896E30"/>
    <w:rsid w:val="00897193"/>
    <w:rsid w:val="008976AC"/>
    <w:rsid w:val="008A0868"/>
    <w:rsid w:val="008A0A41"/>
    <w:rsid w:val="008A256D"/>
    <w:rsid w:val="008A2E00"/>
    <w:rsid w:val="008A3466"/>
    <w:rsid w:val="008A42F7"/>
    <w:rsid w:val="008A5A0F"/>
    <w:rsid w:val="008A62AE"/>
    <w:rsid w:val="008A6D2B"/>
    <w:rsid w:val="008B0E3A"/>
    <w:rsid w:val="008B332B"/>
    <w:rsid w:val="008B35CC"/>
    <w:rsid w:val="008B3623"/>
    <w:rsid w:val="008B4FAF"/>
    <w:rsid w:val="008B5D74"/>
    <w:rsid w:val="008B654F"/>
    <w:rsid w:val="008C047B"/>
    <w:rsid w:val="008C18E9"/>
    <w:rsid w:val="008C1B37"/>
    <w:rsid w:val="008C2222"/>
    <w:rsid w:val="008C27AB"/>
    <w:rsid w:val="008C2DD8"/>
    <w:rsid w:val="008C3D59"/>
    <w:rsid w:val="008C3F38"/>
    <w:rsid w:val="008C5761"/>
    <w:rsid w:val="008C5E04"/>
    <w:rsid w:val="008C5E06"/>
    <w:rsid w:val="008C61A5"/>
    <w:rsid w:val="008C6798"/>
    <w:rsid w:val="008C6948"/>
    <w:rsid w:val="008C6E78"/>
    <w:rsid w:val="008C6EEA"/>
    <w:rsid w:val="008C6FAF"/>
    <w:rsid w:val="008D01F3"/>
    <w:rsid w:val="008D4175"/>
    <w:rsid w:val="008D5058"/>
    <w:rsid w:val="008D6ABF"/>
    <w:rsid w:val="008D7560"/>
    <w:rsid w:val="008D75FB"/>
    <w:rsid w:val="008E099F"/>
    <w:rsid w:val="008E0E57"/>
    <w:rsid w:val="008E119F"/>
    <w:rsid w:val="008E1284"/>
    <w:rsid w:val="008E174D"/>
    <w:rsid w:val="008E1F3C"/>
    <w:rsid w:val="008E2D3A"/>
    <w:rsid w:val="008E38B5"/>
    <w:rsid w:val="008E391B"/>
    <w:rsid w:val="008E40B4"/>
    <w:rsid w:val="008E5053"/>
    <w:rsid w:val="008E7B13"/>
    <w:rsid w:val="008F01DE"/>
    <w:rsid w:val="008F101B"/>
    <w:rsid w:val="008F17F9"/>
    <w:rsid w:val="008F3C5A"/>
    <w:rsid w:val="008F430C"/>
    <w:rsid w:val="008F5292"/>
    <w:rsid w:val="008F5B81"/>
    <w:rsid w:val="008F664F"/>
    <w:rsid w:val="008F6DDA"/>
    <w:rsid w:val="008F6F29"/>
    <w:rsid w:val="008F6F75"/>
    <w:rsid w:val="00901323"/>
    <w:rsid w:val="009013EC"/>
    <w:rsid w:val="009018A1"/>
    <w:rsid w:val="00901EFF"/>
    <w:rsid w:val="00902212"/>
    <w:rsid w:val="0090446D"/>
    <w:rsid w:val="00904CC9"/>
    <w:rsid w:val="00906DE6"/>
    <w:rsid w:val="00907B6E"/>
    <w:rsid w:val="00912C7B"/>
    <w:rsid w:val="009134A5"/>
    <w:rsid w:val="00913A38"/>
    <w:rsid w:val="009141D8"/>
    <w:rsid w:val="009149B6"/>
    <w:rsid w:val="00916085"/>
    <w:rsid w:val="009167AD"/>
    <w:rsid w:val="0092029A"/>
    <w:rsid w:val="00921BAC"/>
    <w:rsid w:val="00926C59"/>
    <w:rsid w:val="009273F5"/>
    <w:rsid w:val="00927EA0"/>
    <w:rsid w:val="00930139"/>
    <w:rsid w:val="00930B0A"/>
    <w:rsid w:val="00930DF6"/>
    <w:rsid w:val="00931FC6"/>
    <w:rsid w:val="00932A89"/>
    <w:rsid w:val="00932B66"/>
    <w:rsid w:val="00932C91"/>
    <w:rsid w:val="00932CF5"/>
    <w:rsid w:val="00932FAE"/>
    <w:rsid w:val="00933221"/>
    <w:rsid w:val="00935D47"/>
    <w:rsid w:val="00936603"/>
    <w:rsid w:val="00936FF0"/>
    <w:rsid w:val="009378E8"/>
    <w:rsid w:val="00937CCB"/>
    <w:rsid w:val="009425B4"/>
    <w:rsid w:val="00946221"/>
    <w:rsid w:val="0094771B"/>
    <w:rsid w:val="00947758"/>
    <w:rsid w:val="00947D63"/>
    <w:rsid w:val="009527BE"/>
    <w:rsid w:val="009529F5"/>
    <w:rsid w:val="00953164"/>
    <w:rsid w:val="0095608B"/>
    <w:rsid w:val="00956DCE"/>
    <w:rsid w:val="0095769F"/>
    <w:rsid w:val="00957F3E"/>
    <w:rsid w:val="00961185"/>
    <w:rsid w:val="009611E3"/>
    <w:rsid w:val="00961ADC"/>
    <w:rsid w:val="00963743"/>
    <w:rsid w:val="00963C95"/>
    <w:rsid w:val="00965DBA"/>
    <w:rsid w:val="00970BF6"/>
    <w:rsid w:val="0097224C"/>
    <w:rsid w:val="00973424"/>
    <w:rsid w:val="009744E7"/>
    <w:rsid w:val="009759DF"/>
    <w:rsid w:val="00982DFA"/>
    <w:rsid w:val="00983084"/>
    <w:rsid w:val="0098417E"/>
    <w:rsid w:val="0098465C"/>
    <w:rsid w:val="00984E86"/>
    <w:rsid w:val="00985603"/>
    <w:rsid w:val="0098663B"/>
    <w:rsid w:val="00990229"/>
    <w:rsid w:val="009905F1"/>
    <w:rsid w:val="00990C80"/>
    <w:rsid w:val="0099134A"/>
    <w:rsid w:val="00994D56"/>
    <w:rsid w:val="00994F31"/>
    <w:rsid w:val="00994F8F"/>
    <w:rsid w:val="009960F2"/>
    <w:rsid w:val="009965B6"/>
    <w:rsid w:val="00996D30"/>
    <w:rsid w:val="0099791F"/>
    <w:rsid w:val="00997B3A"/>
    <w:rsid w:val="00997BF7"/>
    <w:rsid w:val="009A0301"/>
    <w:rsid w:val="009A0311"/>
    <w:rsid w:val="009A04AF"/>
    <w:rsid w:val="009A0BED"/>
    <w:rsid w:val="009A2223"/>
    <w:rsid w:val="009A3213"/>
    <w:rsid w:val="009A39ED"/>
    <w:rsid w:val="009A4419"/>
    <w:rsid w:val="009A4420"/>
    <w:rsid w:val="009AFA2D"/>
    <w:rsid w:val="009B2A4D"/>
    <w:rsid w:val="009B4979"/>
    <w:rsid w:val="009B5645"/>
    <w:rsid w:val="009B5E7C"/>
    <w:rsid w:val="009B6439"/>
    <w:rsid w:val="009C0B6E"/>
    <w:rsid w:val="009C2021"/>
    <w:rsid w:val="009C2B59"/>
    <w:rsid w:val="009C2BD2"/>
    <w:rsid w:val="009C32E0"/>
    <w:rsid w:val="009C346E"/>
    <w:rsid w:val="009C3975"/>
    <w:rsid w:val="009C4B68"/>
    <w:rsid w:val="009C52FA"/>
    <w:rsid w:val="009C56F3"/>
    <w:rsid w:val="009D03D9"/>
    <w:rsid w:val="009D0A18"/>
    <w:rsid w:val="009D1F46"/>
    <w:rsid w:val="009D53E8"/>
    <w:rsid w:val="009D5C71"/>
    <w:rsid w:val="009D6B42"/>
    <w:rsid w:val="009D7EBC"/>
    <w:rsid w:val="009E0224"/>
    <w:rsid w:val="009E092C"/>
    <w:rsid w:val="009E0A22"/>
    <w:rsid w:val="009E1B33"/>
    <w:rsid w:val="009E2197"/>
    <w:rsid w:val="009E241E"/>
    <w:rsid w:val="009E3AF5"/>
    <w:rsid w:val="009E3BE1"/>
    <w:rsid w:val="009E3F7B"/>
    <w:rsid w:val="009E4168"/>
    <w:rsid w:val="009E4E1A"/>
    <w:rsid w:val="009E52C3"/>
    <w:rsid w:val="009E5D45"/>
    <w:rsid w:val="009E7389"/>
    <w:rsid w:val="009F0167"/>
    <w:rsid w:val="009F0FBE"/>
    <w:rsid w:val="009F167E"/>
    <w:rsid w:val="009F23AD"/>
    <w:rsid w:val="009F23F2"/>
    <w:rsid w:val="009F3CF5"/>
    <w:rsid w:val="009F3F4F"/>
    <w:rsid w:val="009F4633"/>
    <w:rsid w:val="009F63DE"/>
    <w:rsid w:val="009F7CB9"/>
    <w:rsid w:val="009F7CEC"/>
    <w:rsid w:val="00A0066A"/>
    <w:rsid w:val="00A01DD6"/>
    <w:rsid w:val="00A02CC9"/>
    <w:rsid w:val="00A0338E"/>
    <w:rsid w:val="00A03894"/>
    <w:rsid w:val="00A06B38"/>
    <w:rsid w:val="00A06FF8"/>
    <w:rsid w:val="00A07551"/>
    <w:rsid w:val="00A07BFF"/>
    <w:rsid w:val="00A10255"/>
    <w:rsid w:val="00A10475"/>
    <w:rsid w:val="00A10532"/>
    <w:rsid w:val="00A11B83"/>
    <w:rsid w:val="00A1231C"/>
    <w:rsid w:val="00A124A8"/>
    <w:rsid w:val="00A124EA"/>
    <w:rsid w:val="00A134C7"/>
    <w:rsid w:val="00A13547"/>
    <w:rsid w:val="00A16515"/>
    <w:rsid w:val="00A17FBA"/>
    <w:rsid w:val="00A22474"/>
    <w:rsid w:val="00A225EB"/>
    <w:rsid w:val="00A228C4"/>
    <w:rsid w:val="00A23568"/>
    <w:rsid w:val="00A23846"/>
    <w:rsid w:val="00A24792"/>
    <w:rsid w:val="00A25089"/>
    <w:rsid w:val="00A25900"/>
    <w:rsid w:val="00A27408"/>
    <w:rsid w:val="00A276F9"/>
    <w:rsid w:val="00A27B49"/>
    <w:rsid w:val="00A30EC9"/>
    <w:rsid w:val="00A318B4"/>
    <w:rsid w:val="00A32B37"/>
    <w:rsid w:val="00A356EA"/>
    <w:rsid w:val="00A40403"/>
    <w:rsid w:val="00A40E1A"/>
    <w:rsid w:val="00A41828"/>
    <w:rsid w:val="00A4237D"/>
    <w:rsid w:val="00A43329"/>
    <w:rsid w:val="00A43A5B"/>
    <w:rsid w:val="00A4450D"/>
    <w:rsid w:val="00A456B1"/>
    <w:rsid w:val="00A458E6"/>
    <w:rsid w:val="00A46038"/>
    <w:rsid w:val="00A462F0"/>
    <w:rsid w:val="00A4698B"/>
    <w:rsid w:val="00A474DC"/>
    <w:rsid w:val="00A50B2F"/>
    <w:rsid w:val="00A50DF7"/>
    <w:rsid w:val="00A50F8D"/>
    <w:rsid w:val="00A51956"/>
    <w:rsid w:val="00A52478"/>
    <w:rsid w:val="00A5268A"/>
    <w:rsid w:val="00A53B47"/>
    <w:rsid w:val="00A54273"/>
    <w:rsid w:val="00A54A6D"/>
    <w:rsid w:val="00A55EA0"/>
    <w:rsid w:val="00A55EDA"/>
    <w:rsid w:val="00A56811"/>
    <w:rsid w:val="00A56B53"/>
    <w:rsid w:val="00A570DD"/>
    <w:rsid w:val="00A57671"/>
    <w:rsid w:val="00A5786F"/>
    <w:rsid w:val="00A6142B"/>
    <w:rsid w:val="00A6171E"/>
    <w:rsid w:val="00A6245E"/>
    <w:rsid w:val="00A625D9"/>
    <w:rsid w:val="00A626C1"/>
    <w:rsid w:val="00A62A7C"/>
    <w:rsid w:val="00A62B36"/>
    <w:rsid w:val="00A6400D"/>
    <w:rsid w:val="00A652D4"/>
    <w:rsid w:val="00A66812"/>
    <w:rsid w:val="00A6722D"/>
    <w:rsid w:val="00A675D9"/>
    <w:rsid w:val="00A70A20"/>
    <w:rsid w:val="00A75B14"/>
    <w:rsid w:val="00A75C78"/>
    <w:rsid w:val="00A82018"/>
    <w:rsid w:val="00A834AB"/>
    <w:rsid w:val="00A837BC"/>
    <w:rsid w:val="00A83E9B"/>
    <w:rsid w:val="00A84F03"/>
    <w:rsid w:val="00A85CD4"/>
    <w:rsid w:val="00A85F15"/>
    <w:rsid w:val="00A862E7"/>
    <w:rsid w:val="00A8665B"/>
    <w:rsid w:val="00A86CDB"/>
    <w:rsid w:val="00A87A2A"/>
    <w:rsid w:val="00A87F7F"/>
    <w:rsid w:val="00A91D5C"/>
    <w:rsid w:val="00A93044"/>
    <w:rsid w:val="00A93D84"/>
    <w:rsid w:val="00A9754F"/>
    <w:rsid w:val="00AA10F6"/>
    <w:rsid w:val="00AA369E"/>
    <w:rsid w:val="00AA4C75"/>
    <w:rsid w:val="00AA5493"/>
    <w:rsid w:val="00AA65C6"/>
    <w:rsid w:val="00AA6933"/>
    <w:rsid w:val="00AA6E50"/>
    <w:rsid w:val="00AA7183"/>
    <w:rsid w:val="00AB044A"/>
    <w:rsid w:val="00AB08F7"/>
    <w:rsid w:val="00AB1E12"/>
    <w:rsid w:val="00AB25D2"/>
    <w:rsid w:val="00AB4F82"/>
    <w:rsid w:val="00AB57AC"/>
    <w:rsid w:val="00AB62C9"/>
    <w:rsid w:val="00AB6461"/>
    <w:rsid w:val="00AB6B14"/>
    <w:rsid w:val="00AB6F1B"/>
    <w:rsid w:val="00AB7075"/>
    <w:rsid w:val="00AB7438"/>
    <w:rsid w:val="00AB7E91"/>
    <w:rsid w:val="00AC147D"/>
    <w:rsid w:val="00AC2200"/>
    <w:rsid w:val="00AC6AF4"/>
    <w:rsid w:val="00AC6FF8"/>
    <w:rsid w:val="00AC7AC8"/>
    <w:rsid w:val="00AC7D5A"/>
    <w:rsid w:val="00AD088D"/>
    <w:rsid w:val="00AD1BF5"/>
    <w:rsid w:val="00AD2CDF"/>
    <w:rsid w:val="00AD3E17"/>
    <w:rsid w:val="00AD43F4"/>
    <w:rsid w:val="00AD58FD"/>
    <w:rsid w:val="00AD60D4"/>
    <w:rsid w:val="00AD6D8D"/>
    <w:rsid w:val="00AD7078"/>
    <w:rsid w:val="00AD7420"/>
    <w:rsid w:val="00AD7F32"/>
    <w:rsid w:val="00AE0E5B"/>
    <w:rsid w:val="00AE1037"/>
    <w:rsid w:val="00AE1279"/>
    <w:rsid w:val="00AE4B60"/>
    <w:rsid w:val="00AE5B57"/>
    <w:rsid w:val="00AE5CD3"/>
    <w:rsid w:val="00AF0DD6"/>
    <w:rsid w:val="00AF1E8E"/>
    <w:rsid w:val="00AF30AA"/>
    <w:rsid w:val="00AF40EF"/>
    <w:rsid w:val="00AF539A"/>
    <w:rsid w:val="00AF736B"/>
    <w:rsid w:val="00B00D03"/>
    <w:rsid w:val="00B01057"/>
    <w:rsid w:val="00B01245"/>
    <w:rsid w:val="00B01BC0"/>
    <w:rsid w:val="00B029CD"/>
    <w:rsid w:val="00B0304E"/>
    <w:rsid w:val="00B03393"/>
    <w:rsid w:val="00B03512"/>
    <w:rsid w:val="00B04F99"/>
    <w:rsid w:val="00B05051"/>
    <w:rsid w:val="00B063A2"/>
    <w:rsid w:val="00B06DD1"/>
    <w:rsid w:val="00B0760C"/>
    <w:rsid w:val="00B10D2B"/>
    <w:rsid w:val="00B11026"/>
    <w:rsid w:val="00B1226A"/>
    <w:rsid w:val="00B12538"/>
    <w:rsid w:val="00B1308B"/>
    <w:rsid w:val="00B13C3E"/>
    <w:rsid w:val="00B13DC5"/>
    <w:rsid w:val="00B14DE5"/>
    <w:rsid w:val="00B152A2"/>
    <w:rsid w:val="00B161FD"/>
    <w:rsid w:val="00B1622F"/>
    <w:rsid w:val="00B1649D"/>
    <w:rsid w:val="00B16A68"/>
    <w:rsid w:val="00B1740F"/>
    <w:rsid w:val="00B2070C"/>
    <w:rsid w:val="00B21122"/>
    <w:rsid w:val="00B21EE7"/>
    <w:rsid w:val="00B221E5"/>
    <w:rsid w:val="00B2316F"/>
    <w:rsid w:val="00B23D17"/>
    <w:rsid w:val="00B2444C"/>
    <w:rsid w:val="00B24BF2"/>
    <w:rsid w:val="00B2646A"/>
    <w:rsid w:val="00B3010B"/>
    <w:rsid w:val="00B30224"/>
    <w:rsid w:val="00B30D4D"/>
    <w:rsid w:val="00B315BE"/>
    <w:rsid w:val="00B31BF9"/>
    <w:rsid w:val="00B324FB"/>
    <w:rsid w:val="00B346F3"/>
    <w:rsid w:val="00B348CE"/>
    <w:rsid w:val="00B35774"/>
    <w:rsid w:val="00B36216"/>
    <w:rsid w:val="00B4012D"/>
    <w:rsid w:val="00B40177"/>
    <w:rsid w:val="00B42803"/>
    <w:rsid w:val="00B43709"/>
    <w:rsid w:val="00B44698"/>
    <w:rsid w:val="00B448E8"/>
    <w:rsid w:val="00B44CDC"/>
    <w:rsid w:val="00B45561"/>
    <w:rsid w:val="00B4716C"/>
    <w:rsid w:val="00B47652"/>
    <w:rsid w:val="00B47FDA"/>
    <w:rsid w:val="00B502C0"/>
    <w:rsid w:val="00B50943"/>
    <w:rsid w:val="00B51435"/>
    <w:rsid w:val="00B531C4"/>
    <w:rsid w:val="00B5437A"/>
    <w:rsid w:val="00B5567A"/>
    <w:rsid w:val="00B55F55"/>
    <w:rsid w:val="00B56365"/>
    <w:rsid w:val="00B56BD5"/>
    <w:rsid w:val="00B57020"/>
    <w:rsid w:val="00B60A93"/>
    <w:rsid w:val="00B6143A"/>
    <w:rsid w:val="00B62B3D"/>
    <w:rsid w:val="00B641C3"/>
    <w:rsid w:val="00B646D9"/>
    <w:rsid w:val="00B66AC3"/>
    <w:rsid w:val="00B677A3"/>
    <w:rsid w:val="00B7023C"/>
    <w:rsid w:val="00B7085B"/>
    <w:rsid w:val="00B716AE"/>
    <w:rsid w:val="00B71A29"/>
    <w:rsid w:val="00B71AA9"/>
    <w:rsid w:val="00B730BB"/>
    <w:rsid w:val="00B73E60"/>
    <w:rsid w:val="00B74449"/>
    <w:rsid w:val="00B74D15"/>
    <w:rsid w:val="00B75057"/>
    <w:rsid w:val="00B75377"/>
    <w:rsid w:val="00B765EF"/>
    <w:rsid w:val="00B77926"/>
    <w:rsid w:val="00B779AF"/>
    <w:rsid w:val="00B804E6"/>
    <w:rsid w:val="00B8252C"/>
    <w:rsid w:val="00B82755"/>
    <w:rsid w:val="00B82899"/>
    <w:rsid w:val="00B8683A"/>
    <w:rsid w:val="00B86DE6"/>
    <w:rsid w:val="00B903CD"/>
    <w:rsid w:val="00B9082B"/>
    <w:rsid w:val="00B93356"/>
    <w:rsid w:val="00B949D9"/>
    <w:rsid w:val="00B94F27"/>
    <w:rsid w:val="00BA0338"/>
    <w:rsid w:val="00BA0CE5"/>
    <w:rsid w:val="00BA1434"/>
    <w:rsid w:val="00BA2102"/>
    <w:rsid w:val="00BA2323"/>
    <w:rsid w:val="00BA435A"/>
    <w:rsid w:val="00BA4A41"/>
    <w:rsid w:val="00BA4BAB"/>
    <w:rsid w:val="00BA4F61"/>
    <w:rsid w:val="00BA60E5"/>
    <w:rsid w:val="00BA630B"/>
    <w:rsid w:val="00BA68EF"/>
    <w:rsid w:val="00BA6B49"/>
    <w:rsid w:val="00BB3C2E"/>
    <w:rsid w:val="00BB45CE"/>
    <w:rsid w:val="00BB4C36"/>
    <w:rsid w:val="00BB4CDD"/>
    <w:rsid w:val="00BB5112"/>
    <w:rsid w:val="00BB5EA6"/>
    <w:rsid w:val="00BB72EE"/>
    <w:rsid w:val="00BB7497"/>
    <w:rsid w:val="00BC037B"/>
    <w:rsid w:val="00BC048F"/>
    <w:rsid w:val="00BC0C6C"/>
    <w:rsid w:val="00BC1688"/>
    <w:rsid w:val="00BC31D2"/>
    <w:rsid w:val="00BC61B7"/>
    <w:rsid w:val="00BC6839"/>
    <w:rsid w:val="00BC7AFF"/>
    <w:rsid w:val="00BC7D53"/>
    <w:rsid w:val="00BD4D0A"/>
    <w:rsid w:val="00BD5B1E"/>
    <w:rsid w:val="00BD5ED9"/>
    <w:rsid w:val="00BD6EFF"/>
    <w:rsid w:val="00BD7609"/>
    <w:rsid w:val="00BD76F5"/>
    <w:rsid w:val="00BD78E4"/>
    <w:rsid w:val="00BE00D2"/>
    <w:rsid w:val="00BE0238"/>
    <w:rsid w:val="00BE026F"/>
    <w:rsid w:val="00BE0CA1"/>
    <w:rsid w:val="00BE1DD1"/>
    <w:rsid w:val="00BE212A"/>
    <w:rsid w:val="00BE275F"/>
    <w:rsid w:val="00BE336C"/>
    <w:rsid w:val="00BE706D"/>
    <w:rsid w:val="00BE74BA"/>
    <w:rsid w:val="00BF29F1"/>
    <w:rsid w:val="00BF3735"/>
    <w:rsid w:val="00BF65CA"/>
    <w:rsid w:val="00BF6616"/>
    <w:rsid w:val="00BF73DD"/>
    <w:rsid w:val="00C00128"/>
    <w:rsid w:val="00C007FF"/>
    <w:rsid w:val="00C01325"/>
    <w:rsid w:val="00C01FAB"/>
    <w:rsid w:val="00C0283B"/>
    <w:rsid w:val="00C02ADC"/>
    <w:rsid w:val="00C04313"/>
    <w:rsid w:val="00C05444"/>
    <w:rsid w:val="00C106E1"/>
    <w:rsid w:val="00C109C4"/>
    <w:rsid w:val="00C12B2A"/>
    <w:rsid w:val="00C12FAB"/>
    <w:rsid w:val="00C14839"/>
    <w:rsid w:val="00C16625"/>
    <w:rsid w:val="00C16DB2"/>
    <w:rsid w:val="00C2022A"/>
    <w:rsid w:val="00C20AFF"/>
    <w:rsid w:val="00C21CA0"/>
    <w:rsid w:val="00C22C53"/>
    <w:rsid w:val="00C230D1"/>
    <w:rsid w:val="00C237F1"/>
    <w:rsid w:val="00C23FC4"/>
    <w:rsid w:val="00C24086"/>
    <w:rsid w:val="00C26DB6"/>
    <w:rsid w:val="00C26E04"/>
    <w:rsid w:val="00C27B87"/>
    <w:rsid w:val="00C3106B"/>
    <w:rsid w:val="00C31C1C"/>
    <w:rsid w:val="00C320B8"/>
    <w:rsid w:val="00C34168"/>
    <w:rsid w:val="00C34382"/>
    <w:rsid w:val="00C34D19"/>
    <w:rsid w:val="00C34EDE"/>
    <w:rsid w:val="00C36B11"/>
    <w:rsid w:val="00C36C90"/>
    <w:rsid w:val="00C377D7"/>
    <w:rsid w:val="00C37D9E"/>
    <w:rsid w:val="00C40251"/>
    <w:rsid w:val="00C41241"/>
    <w:rsid w:val="00C41A4E"/>
    <w:rsid w:val="00C4241C"/>
    <w:rsid w:val="00C45831"/>
    <w:rsid w:val="00C460EA"/>
    <w:rsid w:val="00C46FA3"/>
    <w:rsid w:val="00C4761F"/>
    <w:rsid w:val="00C51F43"/>
    <w:rsid w:val="00C52347"/>
    <w:rsid w:val="00C54436"/>
    <w:rsid w:val="00C576F7"/>
    <w:rsid w:val="00C57BF6"/>
    <w:rsid w:val="00C57C1A"/>
    <w:rsid w:val="00C608D8"/>
    <w:rsid w:val="00C61A8B"/>
    <w:rsid w:val="00C61B8F"/>
    <w:rsid w:val="00C6382E"/>
    <w:rsid w:val="00C645D7"/>
    <w:rsid w:val="00C651AF"/>
    <w:rsid w:val="00C652FA"/>
    <w:rsid w:val="00C6655E"/>
    <w:rsid w:val="00C6672C"/>
    <w:rsid w:val="00C667EF"/>
    <w:rsid w:val="00C67274"/>
    <w:rsid w:val="00C7054F"/>
    <w:rsid w:val="00C70B49"/>
    <w:rsid w:val="00C70F2A"/>
    <w:rsid w:val="00C71031"/>
    <w:rsid w:val="00C728DB"/>
    <w:rsid w:val="00C7388F"/>
    <w:rsid w:val="00C73F1E"/>
    <w:rsid w:val="00C74209"/>
    <w:rsid w:val="00C75453"/>
    <w:rsid w:val="00C75DB5"/>
    <w:rsid w:val="00C80F7B"/>
    <w:rsid w:val="00C81666"/>
    <w:rsid w:val="00C830B0"/>
    <w:rsid w:val="00C837B2"/>
    <w:rsid w:val="00C83E89"/>
    <w:rsid w:val="00C842DC"/>
    <w:rsid w:val="00C8622F"/>
    <w:rsid w:val="00C87499"/>
    <w:rsid w:val="00C90091"/>
    <w:rsid w:val="00C9039E"/>
    <w:rsid w:val="00C90BE8"/>
    <w:rsid w:val="00C90ED9"/>
    <w:rsid w:val="00C91403"/>
    <w:rsid w:val="00C91EFB"/>
    <w:rsid w:val="00C93DC4"/>
    <w:rsid w:val="00C9622F"/>
    <w:rsid w:val="00C97B80"/>
    <w:rsid w:val="00CA0FA3"/>
    <w:rsid w:val="00CA0FF4"/>
    <w:rsid w:val="00CA2AA0"/>
    <w:rsid w:val="00CA3666"/>
    <w:rsid w:val="00CA4064"/>
    <w:rsid w:val="00CA4B5E"/>
    <w:rsid w:val="00CB091D"/>
    <w:rsid w:val="00CB17D3"/>
    <w:rsid w:val="00CB17D6"/>
    <w:rsid w:val="00CB21EB"/>
    <w:rsid w:val="00CB33BB"/>
    <w:rsid w:val="00CB4F56"/>
    <w:rsid w:val="00CB536A"/>
    <w:rsid w:val="00CB63B2"/>
    <w:rsid w:val="00CB7166"/>
    <w:rsid w:val="00CC00C6"/>
    <w:rsid w:val="00CC059C"/>
    <w:rsid w:val="00CC0DC4"/>
    <w:rsid w:val="00CC1CD8"/>
    <w:rsid w:val="00CC43A6"/>
    <w:rsid w:val="00CC69FA"/>
    <w:rsid w:val="00CC6A75"/>
    <w:rsid w:val="00CC76ED"/>
    <w:rsid w:val="00CD090F"/>
    <w:rsid w:val="00CD0E9C"/>
    <w:rsid w:val="00CD166D"/>
    <w:rsid w:val="00CD16A5"/>
    <w:rsid w:val="00CD275D"/>
    <w:rsid w:val="00CD2BA3"/>
    <w:rsid w:val="00CD5782"/>
    <w:rsid w:val="00CD5D63"/>
    <w:rsid w:val="00CD6925"/>
    <w:rsid w:val="00CD772F"/>
    <w:rsid w:val="00CE085B"/>
    <w:rsid w:val="00CE1A4A"/>
    <w:rsid w:val="00CE1FBE"/>
    <w:rsid w:val="00CE2FC1"/>
    <w:rsid w:val="00CE335C"/>
    <w:rsid w:val="00CE3801"/>
    <w:rsid w:val="00CE6171"/>
    <w:rsid w:val="00CE6EAC"/>
    <w:rsid w:val="00CE6FDD"/>
    <w:rsid w:val="00CE735F"/>
    <w:rsid w:val="00CE7A3F"/>
    <w:rsid w:val="00CF0EE9"/>
    <w:rsid w:val="00CF1C55"/>
    <w:rsid w:val="00CF2478"/>
    <w:rsid w:val="00CF2BD3"/>
    <w:rsid w:val="00CF2EA9"/>
    <w:rsid w:val="00CF3100"/>
    <w:rsid w:val="00CF4022"/>
    <w:rsid w:val="00CF489F"/>
    <w:rsid w:val="00CF4DE9"/>
    <w:rsid w:val="00CF658E"/>
    <w:rsid w:val="00CF7071"/>
    <w:rsid w:val="00D00D41"/>
    <w:rsid w:val="00D00E3F"/>
    <w:rsid w:val="00D01A59"/>
    <w:rsid w:val="00D02271"/>
    <w:rsid w:val="00D02419"/>
    <w:rsid w:val="00D02C5F"/>
    <w:rsid w:val="00D03D4B"/>
    <w:rsid w:val="00D04FAE"/>
    <w:rsid w:val="00D05794"/>
    <w:rsid w:val="00D0631A"/>
    <w:rsid w:val="00D0666A"/>
    <w:rsid w:val="00D06B28"/>
    <w:rsid w:val="00D06BD9"/>
    <w:rsid w:val="00D06F92"/>
    <w:rsid w:val="00D070B1"/>
    <w:rsid w:val="00D07D8D"/>
    <w:rsid w:val="00D1356E"/>
    <w:rsid w:val="00D164DF"/>
    <w:rsid w:val="00D2058C"/>
    <w:rsid w:val="00D206F6"/>
    <w:rsid w:val="00D20920"/>
    <w:rsid w:val="00D22B68"/>
    <w:rsid w:val="00D248CF"/>
    <w:rsid w:val="00D258D1"/>
    <w:rsid w:val="00D265BA"/>
    <w:rsid w:val="00D275CA"/>
    <w:rsid w:val="00D27688"/>
    <w:rsid w:val="00D30298"/>
    <w:rsid w:val="00D30701"/>
    <w:rsid w:val="00D32C8C"/>
    <w:rsid w:val="00D33AFB"/>
    <w:rsid w:val="00D34067"/>
    <w:rsid w:val="00D3432B"/>
    <w:rsid w:val="00D34447"/>
    <w:rsid w:val="00D3607F"/>
    <w:rsid w:val="00D37FD4"/>
    <w:rsid w:val="00D4084D"/>
    <w:rsid w:val="00D40CF0"/>
    <w:rsid w:val="00D45193"/>
    <w:rsid w:val="00D45644"/>
    <w:rsid w:val="00D45FAD"/>
    <w:rsid w:val="00D46BA0"/>
    <w:rsid w:val="00D4793A"/>
    <w:rsid w:val="00D47B84"/>
    <w:rsid w:val="00D50CDD"/>
    <w:rsid w:val="00D5155E"/>
    <w:rsid w:val="00D51878"/>
    <w:rsid w:val="00D52608"/>
    <w:rsid w:val="00D54264"/>
    <w:rsid w:val="00D54D39"/>
    <w:rsid w:val="00D5543D"/>
    <w:rsid w:val="00D6025C"/>
    <w:rsid w:val="00D624A4"/>
    <w:rsid w:val="00D63B6C"/>
    <w:rsid w:val="00D6424A"/>
    <w:rsid w:val="00D67C01"/>
    <w:rsid w:val="00D710FB"/>
    <w:rsid w:val="00D7141C"/>
    <w:rsid w:val="00D754CA"/>
    <w:rsid w:val="00D75AA4"/>
    <w:rsid w:val="00D75AB4"/>
    <w:rsid w:val="00D75BD2"/>
    <w:rsid w:val="00D766C0"/>
    <w:rsid w:val="00D824DB"/>
    <w:rsid w:val="00D82BC7"/>
    <w:rsid w:val="00D83388"/>
    <w:rsid w:val="00D843A5"/>
    <w:rsid w:val="00D84BA3"/>
    <w:rsid w:val="00D85089"/>
    <w:rsid w:val="00D8785F"/>
    <w:rsid w:val="00D90399"/>
    <w:rsid w:val="00D90EFF"/>
    <w:rsid w:val="00D91441"/>
    <w:rsid w:val="00D93329"/>
    <w:rsid w:val="00D93AF1"/>
    <w:rsid w:val="00D93E80"/>
    <w:rsid w:val="00D94467"/>
    <w:rsid w:val="00D953B1"/>
    <w:rsid w:val="00D95816"/>
    <w:rsid w:val="00D96AAC"/>
    <w:rsid w:val="00D97B97"/>
    <w:rsid w:val="00DA0F4A"/>
    <w:rsid w:val="00DA1AA9"/>
    <w:rsid w:val="00DA1E63"/>
    <w:rsid w:val="00DA21A8"/>
    <w:rsid w:val="00DA3AEB"/>
    <w:rsid w:val="00DA445E"/>
    <w:rsid w:val="00DB4946"/>
    <w:rsid w:val="00DB4D55"/>
    <w:rsid w:val="00DB546F"/>
    <w:rsid w:val="00DB57E3"/>
    <w:rsid w:val="00DB6CDD"/>
    <w:rsid w:val="00DB7427"/>
    <w:rsid w:val="00DB780C"/>
    <w:rsid w:val="00DC0D6C"/>
    <w:rsid w:val="00DC0DF1"/>
    <w:rsid w:val="00DC1670"/>
    <w:rsid w:val="00DC1FE5"/>
    <w:rsid w:val="00DC21A9"/>
    <w:rsid w:val="00DC2668"/>
    <w:rsid w:val="00DC30DD"/>
    <w:rsid w:val="00DC3F6B"/>
    <w:rsid w:val="00DC44AB"/>
    <w:rsid w:val="00DC491D"/>
    <w:rsid w:val="00DC5C06"/>
    <w:rsid w:val="00DC5E08"/>
    <w:rsid w:val="00DC61A2"/>
    <w:rsid w:val="00DC6A15"/>
    <w:rsid w:val="00DC6D50"/>
    <w:rsid w:val="00DC71C6"/>
    <w:rsid w:val="00DC7FB1"/>
    <w:rsid w:val="00DD285A"/>
    <w:rsid w:val="00DD2F8B"/>
    <w:rsid w:val="00DD7753"/>
    <w:rsid w:val="00DE03E7"/>
    <w:rsid w:val="00DE08DD"/>
    <w:rsid w:val="00DE0EEB"/>
    <w:rsid w:val="00DE0FFC"/>
    <w:rsid w:val="00DE1194"/>
    <w:rsid w:val="00DE1F7A"/>
    <w:rsid w:val="00DE27DD"/>
    <w:rsid w:val="00DE3049"/>
    <w:rsid w:val="00DE4501"/>
    <w:rsid w:val="00DE5DAC"/>
    <w:rsid w:val="00DE5DB7"/>
    <w:rsid w:val="00DE5E90"/>
    <w:rsid w:val="00DE692A"/>
    <w:rsid w:val="00DE7360"/>
    <w:rsid w:val="00DE7F8D"/>
    <w:rsid w:val="00DF02FE"/>
    <w:rsid w:val="00DF16D7"/>
    <w:rsid w:val="00DF33FA"/>
    <w:rsid w:val="00DF59AF"/>
    <w:rsid w:val="00DF6452"/>
    <w:rsid w:val="00E00ADB"/>
    <w:rsid w:val="00E01C36"/>
    <w:rsid w:val="00E01E36"/>
    <w:rsid w:val="00E02C39"/>
    <w:rsid w:val="00E04104"/>
    <w:rsid w:val="00E075E5"/>
    <w:rsid w:val="00E10356"/>
    <w:rsid w:val="00E11556"/>
    <w:rsid w:val="00E11B20"/>
    <w:rsid w:val="00E13B2A"/>
    <w:rsid w:val="00E14CA1"/>
    <w:rsid w:val="00E1625A"/>
    <w:rsid w:val="00E20CF5"/>
    <w:rsid w:val="00E22777"/>
    <w:rsid w:val="00E22830"/>
    <w:rsid w:val="00E2286D"/>
    <w:rsid w:val="00E231CE"/>
    <w:rsid w:val="00E233ED"/>
    <w:rsid w:val="00E2524F"/>
    <w:rsid w:val="00E25803"/>
    <w:rsid w:val="00E272C9"/>
    <w:rsid w:val="00E27F5E"/>
    <w:rsid w:val="00E318BE"/>
    <w:rsid w:val="00E33016"/>
    <w:rsid w:val="00E330EB"/>
    <w:rsid w:val="00E35A7C"/>
    <w:rsid w:val="00E35D89"/>
    <w:rsid w:val="00E37290"/>
    <w:rsid w:val="00E37756"/>
    <w:rsid w:val="00E4073D"/>
    <w:rsid w:val="00E40B2A"/>
    <w:rsid w:val="00E411E7"/>
    <w:rsid w:val="00E41393"/>
    <w:rsid w:val="00E42A98"/>
    <w:rsid w:val="00E44066"/>
    <w:rsid w:val="00E44A3D"/>
    <w:rsid w:val="00E44C04"/>
    <w:rsid w:val="00E4590E"/>
    <w:rsid w:val="00E46769"/>
    <w:rsid w:val="00E46794"/>
    <w:rsid w:val="00E4703D"/>
    <w:rsid w:val="00E503E2"/>
    <w:rsid w:val="00E5092E"/>
    <w:rsid w:val="00E5121D"/>
    <w:rsid w:val="00E51368"/>
    <w:rsid w:val="00E52027"/>
    <w:rsid w:val="00E52A02"/>
    <w:rsid w:val="00E52D69"/>
    <w:rsid w:val="00E551C3"/>
    <w:rsid w:val="00E5593A"/>
    <w:rsid w:val="00E608CC"/>
    <w:rsid w:val="00E612AA"/>
    <w:rsid w:val="00E6160B"/>
    <w:rsid w:val="00E6471C"/>
    <w:rsid w:val="00E649C3"/>
    <w:rsid w:val="00E64AE4"/>
    <w:rsid w:val="00E64C5C"/>
    <w:rsid w:val="00E65A62"/>
    <w:rsid w:val="00E76315"/>
    <w:rsid w:val="00E76A23"/>
    <w:rsid w:val="00E803E9"/>
    <w:rsid w:val="00E80D1C"/>
    <w:rsid w:val="00E81E49"/>
    <w:rsid w:val="00E82479"/>
    <w:rsid w:val="00E83B54"/>
    <w:rsid w:val="00E8473F"/>
    <w:rsid w:val="00E84D49"/>
    <w:rsid w:val="00E8511D"/>
    <w:rsid w:val="00E85406"/>
    <w:rsid w:val="00E85672"/>
    <w:rsid w:val="00E86014"/>
    <w:rsid w:val="00E8614A"/>
    <w:rsid w:val="00E87471"/>
    <w:rsid w:val="00E876D4"/>
    <w:rsid w:val="00E91547"/>
    <w:rsid w:val="00E91DA4"/>
    <w:rsid w:val="00E964E4"/>
    <w:rsid w:val="00E966EA"/>
    <w:rsid w:val="00E96DC1"/>
    <w:rsid w:val="00EA2920"/>
    <w:rsid w:val="00EA322C"/>
    <w:rsid w:val="00EA4842"/>
    <w:rsid w:val="00EA5FCB"/>
    <w:rsid w:val="00EA7319"/>
    <w:rsid w:val="00EA7927"/>
    <w:rsid w:val="00EA7DBF"/>
    <w:rsid w:val="00EB010C"/>
    <w:rsid w:val="00EB01E0"/>
    <w:rsid w:val="00EB045B"/>
    <w:rsid w:val="00EB3800"/>
    <w:rsid w:val="00EB3FF4"/>
    <w:rsid w:val="00EB4E7A"/>
    <w:rsid w:val="00EB6160"/>
    <w:rsid w:val="00EB6A1B"/>
    <w:rsid w:val="00EC0BDF"/>
    <w:rsid w:val="00EC1FF1"/>
    <w:rsid w:val="00EC2E1A"/>
    <w:rsid w:val="00EC3A2D"/>
    <w:rsid w:val="00EC54C1"/>
    <w:rsid w:val="00EC6024"/>
    <w:rsid w:val="00EC7C8A"/>
    <w:rsid w:val="00ED02CB"/>
    <w:rsid w:val="00ED0FCD"/>
    <w:rsid w:val="00ED1937"/>
    <w:rsid w:val="00ED2434"/>
    <w:rsid w:val="00ED2723"/>
    <w:rsid w:val="00ED2CC4"/>
    <w:rsid w:val="00ED2E28"/>
    <w:rsid w:val="00ED4177"/>
    <w:rsid w:val="00ED5E94"/>
    <w:rsid w:val="00ED7060"/>
    <w:rsid w:val="00EE3626"/>
    <w:rsid w:val="00EE3E31"/>
    <w:rsid w:val="00EE5D20"/>
    <w:rsid w:val="00EE6074"/>
    <w:rsid w:val="00EE6176"/>
    <w:rsid w:val="00EE6243"/>
    <w:rsid w:val="00EE66F7"/>
    <w:rsid w:val="00EE6EDE"/>
    <w:rsid w:val="00EE706B"/>
    <w:rsid w:val="00EE783A"/>
    <w:rsid w:val="00EF02A6"/>
    <w:rsid w:val="00EF2BE3"/>
    <w:rsid w:val="00EF5129"/>
    <w:rsid w:val="00EF584B"/>
    <w:rsid w:val="00EF5CC2"/>
    <w:rsid w:val="00EF5D7B"/>
    <w:rsid w:val="00EF5F21"/>
    <w:rsid w:val="00EF62B7"/>
    <w:rsid w:val="00F009D4"/>
    <w:rsid w:val="00F00BC5"/>
    <w:rsid w:val="00F02E27"/>
    <w:rsid w:val="00F038C0"/>
    <w:rsid w:val="00F0467D"/>
    <w:rsid w:val="00F04F10"/>
    <w:rsid w:val="00F05E27"/>
    <w:rsid w:val="00F0620D"/>
    <w:rsid w:val="00F07AB6"/>
    <w:rsid w:val="00F07B36"/>
    <w:rsid w:val="00F10D45"/>
    <w:rsid w:val="00F1147E"/>
    <w:rsid w:val="00F116CF"/>
    <w:rsid w:val="00F1189F"/>
    <w:rsid w:val="00F12C0D"/>
    <w:rsid w:val="00F1405F"/>
    <w:rsid w:val="00F142C2"/>
    <w:rsid w:val="00F14B13"/>
    <w:rsid w:val="00F1609C"/>
    <w:rsid w:val="00F163F3"/>
    <w:rsid w:val="00F1722E"/>
    <w:rsid w:val="00F20367"/>
    <w:rsid w:val="00F21526"/>
    <w:rsid w:val="00F21999"/>
    <w:rsid w:val="00F22A85"/>
    <w:rsid w:val="00F22CD8"/>
    <w:rsid w:val="00F22F0B"/>
    <w:rsid w:val="00F23097"/>
    <w:rsid w:val="00F238D8"/>
    <w:rsid w:val="00F26349"/>
    <w:rsid w:val="00F263C3"/>
    <w:rsid w:val="00F270CA"/>
    <w:rsid w:val="00F273A1"/>
    <w:rsid w:val="00F27779"/>
    <w:rsid w:val="00F27A62"/>
    <w:rsid w:val="00F316FE"/>
    <w:rsid w:val="00F32774"/>
    <w:rsid w:val="00F37F8C"/>
    <w:rsid w:val="00F40A62"/>
    <w:rsid w:val="00F424E2"/>
    <w:rsid w:val="00F429DD"/>
    <w:rsid w:val="00F42D3A"/>
    <w:rsid w:val="00F42DCE"/>
    <w:rsid w:val="00F448D3"/>
    <w:rsid w:val="00F45149"/>
    <w:rsid w:val="00F45C66"/>
    <w:rsid w:val="00F465CD"/>
    <w:rsid w:val="00F468B7"/>
    <w:rsid w:val="00F47C5F"/>
    <w:rsid w:val="00F5178C"/>
    <w:rsid w:val="00F5287F"/>
    <w:rsid w:val="00F531A4"/>
    <w:rsid w:val="00F531F6"/>
    <w:rsid w:val="00F536C3"/>
    <w:rsid w:val="00F53EB1"/>
    <w:rsid w:val="00F54742"/>
    <w:rsid w:val="00F55705"/>
    <w:rsid w:val="00F60C8F"/>
    <w:rsid w:val="00F61D50"/>
    <w:rsid w:val="00F626DA"/>
    <w:rsid w:val="00F656A5"/>
    <w:rsid w:val="00F65C49"/>
    <w:rsid w:val="00F67A26"/>
    <w:rsid w:val="00F70368"/>
    <w:rsid w:val="00F71038"/>
    <w:rsid w:val="00F72EC6"/>
    <w:rsid w:val="00F73D81"/>
    <w:rsid w:val="00F758B2"/>
    <w:rsid w:val="00F777C7"/>
    <w:rsid w:val="00F779C5"/>
    <w:rsid w:val="00F823DA"/>
    <w:rsid w:val="00F842D7"/>
    <w:rsid w:val="00F86775"/>
    <w:rsid w:val="00F8688C"/>
    <w:rsid w:val="00F86F89"/>
    <w:rsid w:val="00F875FA"/>
    <w:rsid w:val="00F92A42"/>
    <w:rsid w:val="00F9383D"/>
    <w:rsid w:val="00F93DB0"/>
    <w:rsid w:val="00F9465B"/>
    <w:rsid w:val="00F95B4D"/>
    <w:rsid w:val="00F95BBA"/>
    <w:rsid w:val="00F95D5C"/>
    <w:rsid w:val="00FA0966"/>
    <w:rsid w:val="00FA18C7"/>
    <w:rsid w:val="00FA1BB4"/>
    <w:rsid w:val="00FA2143"/>
    <w:rsid w:val="00FA2872"/>
    <w:rsid w:val="00FA2FD0"/>
    <w:rsid w:val="00FA315D"/>
    <w:rsid w:val="00FA34ED"/>
    <w:rsid w:val="00FA412C"/>
    <w:rsid w:val="00FA5325"/>
    <w:rsid w:val="00FA61EB"/>
    <w:rsid w:val="00FA6C5C"/>
    <w:rsid w:val="00FA7087"/>
    <w:rsid w:val="00FA70F8"/>
    <w:rsid w:val="00FA7E39"/>
    <w:rsid w:val="00FB0F3F"/>
    <w:rsid w:val="00FB1C55"/>
    <w:rsid w:val="00FB2C6F"/>
    <w:rsid w:val="00FB2FBF"/>
    <w:rsid w:val="00FB3A9F"/>
    <w:rsid w:val="00FB3E05"/>
    <w:rsid w:val="00FB4A88"/>
    <w:rsid w:val="00FB539E"/>
    <w:rsid w:val="00FB5423"/>
    <w:rsid w:val="00FB76FA"/>
    <w:rsid w:val="00FC00EF"/>
    <w:rsid w:val="00FC227A"/>
    <w:rsid w:val="00FC4B6C"/>
    <w:rsid w:val="00FC568E"/>
    <w:rsid w:val="00FC6DF4"/>
    <w:rsid w:val="00FD26B9"/>
    <w:rsid w:val="00FD54B3"/>
    <w:rsid w:val="00FD64A1"/>
    <w:rsid w:val="00FD6575"/>
    <w:rsid w:val="00FD6681"/>
    <w:rsid w:val="00FD6A59"/>
    <w:rsid w:val="00FD6C70"/>
    <w:rsid w:val="00FE0ACC"/>
    <w:rsid w:val="00FE0AFA"/>
    <w:rsid w:val="00FE0DF5"/>
    <w:rsid w:val="00FE1200"/>
    <w:rsid w:val="00FE2E3F"/>
    <w:rsid w:val="00FE3147"/>
    <w:rsid w:val="00FE5FE4"/>
    <w:rsid w:val="00FE71FB"/>
    <w:rsid w:val="00FE7473"/>
    <w:rsid w:val="00FE7FBF"/>
    <w:rsid w:val="00FF1720"/>
    <w:rsid w:val="00FF1D50"/>
    <w:rsid w:val="00FF260F"/>
    <w:rsid w:val="00FF2618"/>
    <w:rsid w:val="00FF27F9"/>
    <w:rsid w:val="00FF29F6"/>
    <w:rsid w:val="00FF435F"/>
    <w:rsid w:val="00FF4ED0"/>
    <w:rsid w:val="00FF53A7"/>
    <w:rsid w:val="00FF6898"/>
    <w:rsid w:val="00FF68D1"/>
    <w:rsid w:val="00FF7BCF"/>
    <w:rsid w:val="00FF7E48"/>
    <w:rsid w:val="016238B9"/>
    <w:rsid w:val="0164AE14"/>
    <w:rsid w:val="019571B4"/>
    <w:rsid w:val="01BDE45B"/>
    <w:rsid w:val="0239465F"/>
    <w:rsid w:val="0265655C"/>
    <w:rsid w:val="0359B4BC"/>
    <w:rsid w:val="04026DB5"/>
    <w:rsid w:val="04300AF6"/>
    <w:rsid w:val="04925874"/>
    <w:rsid w:val="04C2F90C"/>
    <w:rsid w:val="0784B054"/>
    <w:rsid w:val="0866E4EC"/>
    <w:rsid w:val="092FA0FB"/>
    <w:rsid w:val="099E69A5"/>
    <w:rsid w:val="0BDEBB16"/>
    <w:rsid w:val="0BE5D698"/>
    <w:rsid w:val="0D5B16AF"/>
    <w:rsid w:val="0DA4C454"/>
    <w:rsid w:val="0FDD27AB"/>
    <w:rsid w:val="109C25F2"/>
    <w:rsid w:val="11143C58"/>
    <w:rsid w:val="124C6CFC"/>
    <w:rsid w:val="130D203B"/>
    <w:rsid w:val="1394B8E3"/>
    <w:rsid w:val="13AD1686"/>
    <w:rsid w:val="13E67184"/>
    <w:rsid w:val="140F4213"/>
    <w:rsid w:val="1425289E"/>
    <w:rsid w:val="153365C1"/>
    <w:rsid w:val="161ABC89"/>
    <w:rsid w:val="162B0E1D"/>
    <w:rsid w:val="164C692F"/>
    <w:rsid w:val="16F4B06C"/>
    <w:rsid w:val="16FD243F"/>
    <w:rsid w:val="170C2CEC"/>
    <w:rsid w:val="196AE194"/>
    <w:rsid w:val="19E592C1"/>
    <w:rsid w:val="1A27D177"/>
    <w:rsid w:val="1C220DDE"/>
    <w:rsid w:val="1D9433BC"/>
    <w:rsid w:val="1DE609D0"/>
    <w:rsid w:val="1DE6108F"/>
    <w:rsid w:val="2083954A"/>
    <w:rsid w:val="21359288"/>
    <w:rsid w:val="21EDD9E1"/>
    <w:rsid w:val="222FCA05"/>
    <w:rsid w:val="22488146"/>
    <w:rsid w:val="22A152B3"/>
    <w:rsid w:val="232CE42A"/>
    <w:rsid w:val="23764318"/>
    <w:rsid w:val="24CC60B9"/>
    <w:rsid w:val="27F28791"/>
    <w:rsid w:val="29684323"/>
    <w:rsid w:val="2A2E87DA"/>
    <w:rsid w:val="2A50EBFF"/>
    <w:rsid w:val="2AF52134"/>
    <w:rsid w:val="2B650882"/>
    <w:rsid w:val="2B8C1E39"/>
    <w:rsid w:val="2C3FC841"/>
    <w:rsid w:val="2ED01FBC"/>
    <w:rsid w:val="2F69D554"/>
    <w:rsid w:val="305791C8"/>
    <w:rsid w:val="311AE859"/>
    <w:rsid w:val="31FE0B75"/>
    <w:rsid w:val="3292A358"/>
    <w:rsid w:val="32C08CDC"/>
    <w:rsid w:val="33409182"/>
    <w:rsid w:val="3378E62D"/>
    <w:rsid w:val="34D8B06C"/>
    <w:rsid w:val="350BDF47"/>
    <w:rsid w:val="3573ECC8"/>
    <w:rsid w:val="357CD927"/>
    <w:rsid w:val="3600188A"/>
    <w:rsid w:val="36554DCC"/>
    <w:rsid w:val="36A480E7"/>
    <w:rsid w:val="371FD2B7"/>
    <w:rsid w:val="385E6CA1"/>
    <w:rsid w:val="39EE994E"/>
    <w:rsid w:val="3AFBAB3A"/>
    <w:rsid w:val="3B574830"/>
    <w:rsid w:val="3E395D3C"/>
    <w:rsid w:val="3EC3DD46"/>
    <w:rsid w:val="3ED37840"/>
    <w:rsid w:val="41318863"/>
    <w:rsid w:val="41810D45"/>
    <w:rsid w:val="4248F63D"/>
    <w:rsid w:val="43EB1903"/>
    <w:rsid w:val="445B863F"/>
    <w:rsid w:val="4642C0AE"/>
    <w:rsid w:val="46F5BE61"/>
    <w:rsid w:val="4710D0D3"/>
    <w:rsid w:val="477C686A"/>
    <w:rsid w:val="4833005D"/>
    <w:rsid w:val="492E6580"/>
    <w:rsid w:val="4C00874B"/>
    <w:rsid w:val="4C14329C"/>
    <w:rsid w:val="4C327CFB"/>
    <w:rsid w:val="4C499A27"/>
    <w:rsid w:val="4C8895CB"/>
    <w:rsid w:val="4C8ACE81"/>
    <w:rsid w:val="4D3046E1"/>
    <w:rsid w:val="4DF75422"/>
    <w:rsid w:val="4FC83C97"/>
    <w:rsid w:val="509F6110"/>
    <w:rsid w:val="50DEAAA4"/>
    <w:rsid w:val="50FD54E5"/>
    <w:rsid w:val="510BD056"/>
    <w:rsid w:val="5156331E"/>
    <w:rsid w:val="52ACAF99"/>
    <w:rsid w:val="52D6B9B5"/>
    <w:rsid w:val="52EE648D"/>
    <w:rsid w:val="547C0F51"/>
    <w:rsid w:val="54A76B96"/>
    <w:rsid w:val="54D51E1A"/>
    <w:rsid w:val="54EE6A9C"/>
    <w:rsid w:val="55F130FE"/>
    <w:rsid w:val="5688AE57"/>
    <w:rsid w:val="56D14504"/>
    <w:rsid w:val="57C413CF"/>
    <w:rsid w:val="5821B5D6"/>
    <w:rsid w:val="58661CC3"/>
    <w:rsid w:val="59FDEB6A"/>
    <w:rsid w:val="5C912E21"/>
    <w:rsid w:val="5CC34F4A"/>
    <w:rsid w:val="5DC44F9D"/>
    <w:rsid w:val="5E9D917B"/>
    <w:rsid w:val="60D0004F"/>
    <w:rsid w:val="63105139"/>
    <w:rsid w:val="638BA553"/>
    <w:rsid w:val="64F257E0"/>
    <w:rsid w:val="64F2F3A2"/>
    <w:rsid w:val="6644EDCB"/>
    <w:rsid w:val="668EE93F"/>
    <w:rsid w:val="6709F3A4"/>
    <w:rsid w:val="670FCF96"/>
    <w:rsid w:val="6725AC3C"/>
    <w:rsid w:val="67ADA1DC"/>
    <w:rsid w:val="6A3571CF"/>
    <w:rsid w:val="6AB45E3E"/>
    <w:rsid w:val="6ADE1F61"/>
    <w:rsid w:val="6B30DE14"/>
    <w:rsid w:val="6BD14230"/>
    <w:rsid w:val="6BD576B5"/>
    <w:rsid w:val="6C338B44"/>
    <w:rsid w:val="6DD51402"/>
    <w:rsid w:val="6E1E5A43"/>
    <w:rsid w:val="6E9D5CBA"/>
    <w:rsid w:val="6EC9D0F8"/>
    <w:rsid w:val="6EEBA536"/>
    <w:rsid w:val="6FD08B86"/>
    <w:rsid w:val="6FDCAC74"/>
    <w:rsid w:val="6FE6E033"/>
    <w:rsid w:val="72088B43"/>
    <w:rsid w:val="72CCEB4D"/>
    <w:rsid w:val="73FDBF55"/>
    <w:rsid w:val="75B2EAE6"/>
    <w:rsid w:val="75FA9C36"/>
    <w:rsid w:val="7695562F"/>
    <w:rsid w:val="76F647C2"/>
    <w:rsid w:val="772DDD36"/>
    <w:rsid w:val="7775B255"/>
    <w:rsid w:val="7860B9A1"/>
    <w:rsid w:val="7897016E"/>
    <w:rsid w:val="79091DF6"/>
    <w:rsid w:val="79768AA9"/>
    <w:rsid w:val="797DDD00"/>
    <w:rsid w:val="79B2CAAB"/>
    <w:rsid w:val="79D028B7"/>
    <w:rsid w:val="7A1867AD"/>
    <w:rsid w:val="7AE243FE"/>
    <w:rsid w:val="7BB4C888"/>
    <w:rsid w:val="7C6BDC74"/>
    <w:rsid w:val="7C93952E"/>
    <w:rsid w:val="7DA40280"/>
    <w:rsid w:val="7E88F2E4"/>
    <w:rsid w:val="7F5E2DB5"/>
    <w:rsid w:val="7FC679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8DB7B"/>
  <w14:defaultImageDpi w14:val="300"/>
  <w15:docId w15:val="{80824374-4221-447D-A7F7-01ECF70AC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4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264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List Paragraph1,List Paragraph Char Char,Equipment,List Paragraph11,List Paragraph2,lp1,Number_1,SGLText List Paragraph,new,b1,Colorful List - Accent 11,Normal Sentence,List Paragraph111,List 1 Paragraph,Table Txt,Headding 3,列出段落"/>
    <w:basedOn w:val="Normal"/>
    <w:link w:val="ListParagraphChar"/>
    <w:uiPriority w:val="34"/>
    <w:qFormat/>
    <w:rsid w:val="002C6E1D"/>
    <w:pPr>
      <w:ind w:left="720"/>
      <w:contextualSpacing/>
    </w:pPr>
  </w:style>
  <w:style w:type="paragraph" w:styleId="Header">
    <w:name w:val="header"/>
    <w:basedOn w:val="Normal"/>
    <w:link w:val="HeaderChar"/>
    <w:uiPriority w:val="99"/>
    <w:unhideWhenUsed/>
    <w:rsid w:val="00CD5782"/>
    <w:pPr>
      <w:tabs>
        <w:tab w:val="center" w:pos="4680"/>
        <w:tab w:val="right" w:pos="9360"/>
      </w:tabs>
      <w:pPrChange w:id="0" w:author="Angel Emery" w:date="2026-09-25T20:01:00Z">
        <w:pPr>
          <w:tabs>
            <w:tab w:val="center" w:pos="4320"/>
            <w:tab w:val="right" w:pos="8640"/>
          </w:tabs>
        </w:pPr>
      </w:pPrChange>
    </w:pPr>
    <w:rPr>
      <w:rFonts w:eastAsiaTheme="minorHAnsi"/>
      <w:sz w:val="22"/>
      <w:szCs w:val="22"/>
      <w:rPrChange w:id="0" w:author="Angel Emery" w:date="2026-09-25T20:01:00Z">
        <w:rPr>
          <w:rFonts w:asciiTheme="minorHAnsi" w:eastAsiaTheme="minorEastAsia" w:hAnsiTheme="minorHAnsi" w:cstheme="minorBidi"/>
          <w:sz w:val="24"/>
          <w:szCs w:val="24"/>
          <w:lang w:val="en-US" w:eastAsia="en-US" w:bidi="ar-SA"/>
        </w:rPr>
      </w:rPrChange>
    </w:rPr>
  </w:style>
  <w:style w:type="character" w:customStyle="1" w:styleId="HeaderChar">
    <w:name w:val="Header Char"/>
    <w:basedOn w:val="DefaultParagraphFont"/>
    <w:link w:val="Header"/>
    <w:uiPriority w:val="99"/>
    <w:rsid w:val="00444E09"/>
    <w:rPr>
      <w:rFonts w:eastAsiaTheme="minorHAnsi"/>
      <w:sz w:val="22"/>
      <w:szCs w:val="22"/>
    </w:rPr>
  </w:style>
  <w:style w:type="paragraph" w:styleId="Footer">
    <w:name w:val="footer"/>
    <w:basedOn w:val="Normal"/>
    <w:link w:val="FooterChar"/>
    <w:uiPriority w:val="99"/>
    <w:unhideWhenUsed/>
    <w:rsid w:val="00CD5782"/>
    <w:pPr>
      <w:tabs>
        <w:tab w:val="center" w:pos="4680"/>
        <w:tab w:val="right" w:pos="9360"/>
      </w:tabs>
      <w:pPrChange w:id="1" w:author="Angel Emery" w:date="2026-09-25T20:01:00Z">
        <w:pPr>
          <w:tabs>
            <w:tab w:val="center" w:pos="4320"/>
            <w:tab w:val="right" w:pos="8640"/>
          </w:tabs>
        </w:pPr>
      </w:pPrChange>
    </w:pPr>
    <w:rPr>
      <w:rFonts w:eastAsiaTheme="minorHAnsi"/>
      <w:sz w:val="22"/>
      <w:szCs w:val="22"/>
      <w:rPrChange w:id="1" w:author="Angel Emery" w:date="2026-09-25T20:01:00Z">
        <w:rPr>
          <w:rFonts w:asciiTheme="minorHAnsi" w:eastAsiaTheme="minorEastAsia" w:hAnsiTheme="minorHAnsi" w:cstheme="minorBidi"/>
          <w:sz w:val="24"/>
          <w:szCs w:val="24"/>
          <w:lang w:val="en-US" w:eastAsia="en-US" w:bidi="ar-SA"/>
        </w:rPr>
      </w:rPrChange>
    </w:rPr>
  </w:style>
  <w:style w:type="character" w:customStyle="1" w:styleId="FooterChar">
    <w:name w:val="Footer Char"/>
    <w:basedOn w:val="DefaultParagraphFont"/>
    <w:link w:val="Footer"/>
    <w:uiPriority w:val="99"/>
    <w:rsid w:val="00444E09"/>
    <w:rPr>
      <w:rFonts w:eastAsiaTheme="minorHAnsi"/>
      <w:sz w:val="22"/>
      <w:szCs w:val="22"/>
    </w:rPr>
  </w:style>
  <w:style w:type="character" w:styleId="CommentReference">
    <w:name w:val="annotation reference"/>
    <w:basedOn w:val="DefaultParagraphFont"/>
    <w:uiPriority w:val="99"/>
    <w:semiHidden/>
    <w:unhideWhenUsed/>
    <w:rsid w:val="00374016"/>
    <w:rPr>
      <w:sz w:val="16"/>
      <w:szCs w:val="16"/>
    </w:rPr>
  </w:style>
  <w:style w:type="paragraph" w:styleId="CommentText">
    <w:name w:val="annotation text"/>
    <w:basedOn w:val="Normal"/>
    <w:link w:val="CommentTextChar"/>
    <w:uiPriority w:val="99"/>
    <w:semiHidden/>
    <w:unhideWhenUsed/>
    <w:rsid w:val="00374016"/>
    <w:rPr>
      <w:sz w:val="20"/>
      <w:szCs w:val="20"/>
    </w:rPr>
  </w:style>
  <w:style w:type="character" w:customStyle="1" w:styleId="CommentTextChar">
    <w:name w:val="Comment Text Char"/>
    <w:basedOn w:val="DefaultParagraphFont"/>
    <w:link w:val="CommentText"/>
    <w:uiPriority w:val="99"/>
    <w:semiHidden/>
    <w:rsid w:val="00374016"/>
    <w:rPr>
      <w:sz w:val="20"/>
      <w:szCs w:val="20"/>
    </w:rPr>
  </w:style>
  <w:style w:type="paragraph" w:styleId="CommentSubject">
    <w:name w:val="annotation subject"/>
    <w:basedOn w:val="CommentText"/>
    <w:next w:val="CommentText"/>
    <w:link w:val="CommentSubjectChar"/>
    <w:uiPriority w:val="99"/>
    <w:semiHidden/>
    <w:unhideWhenUsed/>
    <w:rsid w:val="00374016"/>
    <w:rPr>
      <w:b/>
      <w:bCs/>
    </w:rPr>
  </w:style>
  <w:style w:type="character" w:customStyle="1" w:styleId="CommentSubjectChar">
    <w:name w:val="Comment Subject Char"/>
    <w:basedOn w:val="CommentTextChar"/>
    <w:link w:val="CommentSubject"/>
    <w:uiPriority w:val="99"/>
    <w:semiHidden/>
    <w:rsid w:val="00374016"/>
    <w:rPr>
      <w:b/>
      <w:bCs/>
      <w:sz w:val="20"/>
      <w:szCs w:val="20"/>
    </w:rPr>
  </w:style>
  <w:style w:type="paragraph" w:styleId="Revision">
    <w:name w:val="Revision"/>
    <w:hidden/>
    <w:uiPriority w:val="99"/>
    <w:semiHidden/>
    <w:rsid w:val="009273F5"/>
  </w:style>
  <w:style w:type="character" w:styleId="UnresolvedMention">
    <w:name w:val="Unresolved Mention"/>
    <w:basedOn w:val="DefaultParagraphFont"/>
    <w:uiPriority w:val="99"/>
    <w:unhideWhenUsed/>
    <w:rsid w:val="008C2222"/>
    <w:rPr>
      <w:color w:val="605E5C"/>
      <w:shd w:val="clear" w:color="auto" w:fill="E1DFDD"/>
    </w:rPr>
  </w:style>
  <w:style w:type="character" w:styleId="Mention">
    <w:name w:val="Mention"/>
    <w:basedOn w:val="DefaultParagraphFont"/>
    <w:uiPriority w:val="99"/>
    <w:unhideWhenUsed/>
    <w:rsid w:val="008C2222"/>
    <w:rPr>
      <w:color w:val="2B579A"/>
      <w:shd w:val="clear" w:color="auto" w:fill="E1DFDD"/>
    </w:rPr>
  </w:style>
  <w:style w:type="paragraph" w:styleId="NormalWeb">
    <w:name w:val="Normal (Web)"/>
    <w:basedOn w:val="Normal"/>
    <w:uiPriority w:val="99"/>
    <w:unhideWhenUsed/>
    <w:rsid w:val="0053083C"/>
    <w:pPr>
      <w:spacing w:before="100" w:beforeAutospacing="1" w:after="100" w:afterAutospacing="1"/>
    </w:pPr>
    <w:rPr>
      <w:rFonts w:ascii="Times New Roman" w:eastAsia="Times New Roman" w:hAnsi="Times New Roman" w:cs="Times New Roman"/>
      <w:lang w:val="en-GB" w:eastAsia="en-GB"/>
    </w:rPr>
  </w:style>
  <w:style w:type="character" w:customStyle="1" w:styleId="normaltextrun">
    <w:name w:val="normaltextrun"/>
    <w:basedOn w:val="DefaultParagraphFont"/>
    <w:rsid w:val="001737B1"/>
  </w:style>
  <w:style w:type="paragraph" w:styleId="Subtitle">
    <w:name w:val="Subtitle"/>
    <w:basedOn w:val="Normal"/>
    <w:link w:val="SubtitleChar"/>
    <w:qFormat/>
    <w:rsid w:val="0044227B"/>
    <w:pPr>
      <w:jc w:val="center"/>
    </w:pPr>
    <w:rPr>
      <w:rFonts w:ascii="Arial Narrow" w:eastAsia="Times New Roman" w:hAnsi="Arial Narrow" w:cs="Times New Roman"/>
      <w:b/>
      <w:sz w:val="32"/>
      <w:szCs w:val="20"/>
      <w:lang w:val="en-GB"/>
    </w:rPr>
  </w:style>
  <w:style w:type="character" w:customStyle="1" w:styleId="SubtitleChar">
    <w:name w:val="Subtitle Char"/>
    <w:basedOn w:val="DefaultParagraphFont"/>
    <w:link w:val="Subtitle"/>
    <w:rsid w:val="0044227B"/>
    <w:rPr>
      <w:rFonts w:ascii="Arial Narrow" w:eastAsia="Times New Roman" w:hAnsi="Arial Narrow" w:cs="Times New Roman"/>
      <w:b/>
      <w:sz w:val="32"/>
      <w:szCs w:val="20"/>
      <w:lang w:val="en-GB"/>
    </w:rPr>
  </w:style>
  <w:style w:type="character" w:styleId="Hyperlink">
    <w:name w:val="Hyperlink"/>
    <w:basedOn w:val="DefaultParagraphFont"/>
    <w:uiPriority w:val="99"/>
    <w:unhideWhenUsed/>
    <w:rsid w:val="00FC6DF4"/>
    <w:rPr>
      <w:color w:val="0000FF" w:themeColor="hyperlink"/>
      <w:u w:val="single"/>
      <w:rPrChange w:id="2" w:author="Angel Emery" w:date="2026-09-25T20:01:00Z">
        <w:rPr>
          <w:color w:val="0000FF"/>
          <w:u w:val="single"/>
        </w:rPr>
      </w:rPrChange>
    </w:rPr>
  </w:style>
  <w:style w:type="character" w:customStyle="1" w:styleId="eop">
    <w:name w:val="eop"/>
    <w:basedOn w:val="DefaultParagraphFont"/>
    <w:rsid w:val="00B40177"/>
  </w:style>
  <w:style w:type="paragraph" w:customStyle="1" w:styleId="paragraph">
    <w:name w:val="paragraph"/>
    <w:basedOn w:val="Normal"/>
    <w:rsid w:val="00DA1AA9"/>
    <w:pPr>
      <w:spacing w:before="100" w:beforeAutospacing="1" w:after="100" w:afterAutospacing="1"/>
    </w:pPr>
    <w:rPr>
      <w:rFonts w:ascii="Times New Roman" w:eastAsia="Times New Roman" w:hAnsi="Times New Roman" w:cs="Times New Roman"/>
      <w:lang w:val="en-GB" w:eastAsia="en-GB"/>
    </w:rPr>
  </w:style>
  <w:style w:type="paragraph" w:styleId="NoSpacing">
    <w:name w:val="No Spacing"/>
    <w:uiPriority w:val="1"/>
    <w:qFormat/>
    <w:rsid w:val="00F71038"/>
  </w:style>
  <w:style w:type="character" w:customStyle="1" w:styleId="ListParagraphChar">
    <w:name w:val="List Paragraph Char"/>
    <w:aliases w:val="numbered Char,List Paragraph1 Char,List Paragraph Char Char Char,Equipment Char,List Paragraph11 Char,List Paragraph2 Char,lp1 Char,Number_1 Char,SGLText List Paragraph Char,new Char,b1 Char,Colorful List - Accent 11 Char,列出段落 Char"/>
    <w:basedOn w:val="DefaultParagraphFont"/>
    <w:link w:val="ListParagraph"/>
    <w:uiPriority w:val="34"/>
    <w:qFormat/>
    <w:locked/>
    <w:rsid w:val="00641106"/>
  </w:style>
  <w:style w:type="character" w:customStyle="1" w:styleId="normaltextrun1">
    <w:name w:val="normaltextrun1"/>
    <w:basedOn w:val="DefaultParagraphFont"/>
    <w:rsid w:val="00E52A02"/>
  </w:style>
  <w:style w:type="character" w:styleId="Strong">
    <w:name w:val="Strong"/>
    <w:basedOn w:val="DefaultParagraphFont"/>
    <w:uiPriority w:val="22"/>
    <w:qFormat/>
    <w:rsid w:val="00E52A02"/>
    <w:rPr>
      <w:b/>
      <w:bCs/>
    </w:rPr>
  </w:style>
  <w:style w:type="paragraph" w:styleId="BalloonText">
    <w:name w:val="Balloon Text"/>
    <w:basedOn w:val="Normal"/>
    <w:link w:val="BalloonTextChar"/>
    <w:uiPriority w:val="99"/>
    <w:semiHidden/>
    <w:unhideWhenUsed/>
    <w:rsid w:val="004740DB"/>
    <w:pPr>
      <w:pPrChange w:id="3" w:author="Angel Emery" w:date="2026-09-25T20:01:00Z">
        <w:pPr/>
      </w:pPrChange>
    </w:pPr>
    <w:rPr>
      <w:rFonts w:ascii="Segoe UI" w:eastAsiaTheme="minorHAnsi" w:hAnsi="Segoe UI" w:cs="Segoe UI"/>
      <w:sz w:val="18"/>
      <w:szCs w:val="18"/>
      <w:rPrChange w:id="3" w:author="Angel Emery" w:date="2026-09-25T20:01:00Z">
        <w:rPr>
          <w:rFonts w:ascii="Segoe UI" w:eastAsiaTheme="minorHAns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4A7C17"/>
    <w:rPr>
      <w:rFonts w:ascii="Segoe UI" w:eastAsiaTheme="minorHAns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983269">
      <w:bodyDiv w:val="1"/>
      <w:marLeft w:val="0"/>
      <w:marRight w:val="0"/>
      <w:marTop w:val="0"/>
      <w:marBottom w:val="0"/>
      <w:divBdr>
        <w:top w:val="none" w:sz="0" w:space="0" w:color="auto"/>
        <w:left w:val="none" w:sz="0" w:space="0" w:color="auto"/>
        <w:bottom w:val="none" w:sz="0" w:space="0" w:color="auto"/>
        <w:right w:val="none" w:sz="0" w:space="0" w:color="auto"/>
      </w:divBdr>
    </w:div>
    <w:div w:id="358744234">
      <w:bodyDiv w:val="1"/>
      <w:marLeft w:val="0"/>
      <w:marRight w:val="0"/>
      <w:marTop w:val="0"/>
      <w:marBottom w:val="0"/>
      <w:divBdr>
        <w:top w:val="none" w:sz="0" w:space="0" w:color="auto"/>
        <w:left w:val="none" w:sz="0" w:space="0" w:color="auto"/>
        <w:bottom w:val="none" w:sz="0" w:space="0" w:color="auto"/>
        <w:right w:val="none" w:sz="0" w:space="0" w:color="auto"/>
      </w:divBdr>
      <w:divsChild>
        <w:div w:id="1727794431">
          <w:marLeft w:val="0"/>
          <w:marRight w:val="0"/>
          <w:marTop w:val="0"/>
          <w:marBottom w:val="0"/>
          <w:divBdr>
            <w:top w:val="none" w:sz="0" w:space="0" w:color="auto"/>
            <w:left w:val="none" w:sz="0" w:space="0" w:color="auto"/>
            <w:bottom w:val="none" w:sz="0" w:space="0" w:color="auto"/>
            <w:right w:val="none" w:sz="0" w:space="0" w:color="auto"/>
          </w:divBdr>
        </w:div>
        <w:div w:id="335378923">
          <w:marLeft w:val="0"/>
          <w:marRight w:val="0"/>
          <w:marTop w:val="0"/>
          <w:marBottom w:val="0"/>
          <w:divBdr>
            <w:top w:val="none" w:sz="0" w:space="0" w:color="auto"/>
            <w:left w:val="none" w:sz="0" w:space="0" w:color="auto"/>
            <w:bottom w:val="none" w:sz="0" w:space="0" w:color="auto"/>
            <w:right w:val="none" w:sz="0" w:space="0" w:color="auto"/>
          </w:divBdr>
        </w:div>
        <w:div w:id="1798647618">
          <w:marLeft w:val="0"/>
          <w:marRight w:val="0"/>
          <w:marTop w:val="0"/>
          <w:marBottom w:val="0"/>
          <w:divBdr>
            <w:top w:val="none" w:sz="0" w:space="0" w:color="auto"/>
            <w:left w:val="none" w:sz="0" w:space="0" w:color="auto"/>
            <w:bottom w:val="none" w:sz="0" w:space="0" w:color="auto"/>
            <w:right w:val="none" w:sz="0" w:space="0" w:color="auto"/>
          </w:divBdr>
        </w:div>
      </w:divsChild>
    </w:div>
    <w:div w:id="376708641">
      <w:bodyDiv w:val="1"/>
      <w:marLeft w:val="0"/>
      <w:marRight w:val="0"/>
      <w:marTop w:val="0"/>
      <w:marBottom w:val="0"/>
      <w:divBdr>
        <w:top w:val="none" w:sz="0" w:space="0" w:color="auto"/>
        <w:left w:val="none" w:sz="0" w:space="0" w:color="auto"/>
        <w:bottom w:val="none" w:sz="0" w:space="0" w:color="auto"/>
        <w:right w:val="none" w:sz="0" w:space="0" w:color="auto"/>
      </w:divBdr>
    </w:div>
    <w:div w:id="1028795517">
      <w:bodyDiv w:val="1"/>
      <w:marLeft w:val="0"/>
      <w:marRight w:val="0"/>
      <w:marTop w:val="0"/>
      <w:marBottom w:val="0"/>
      <w:divBdr>
        <w:top w:val="none" w:sz="0" w:space="0" w:color="auto"/>
        <w:left w:val="none" w:sz="0" w:space="0" w:color="auto"/>
        <w:bottom w:val="none" w:sz="0" w:space="0" w:color="auto"/>
        <w:right w:val="none" w:sz="0" w:space="0" w:color="auto"/>
      </w:divBdr>
    </w:div>
    <w:div w:id="1084572119">
      <w:bodyDiv w:val="1"/>
      <w:marLeft w:val="0"/>
      <w:marRight w:val="0"/>
      <w:marTop w:val="0"/>
      <w:marBottom w:val="0"/>
      <w:divBdr>
        <w:top w:val="none" w:sz="0" w:space="0" w:color="auto"/>
        <w:left w:val="none" w:sz="0" w:space="0" w:color="auto"/>
        <w:bottom w:val="none" w:sz="0" w:space="0" w:color="auto"/>
        <w:right w:val="none" w:sz="0" w:space="0" w:color="auto"/>
      </w:divBdr>
    </w:div>
    <w:div w:id="18565797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BF78124FAD91448EA7B65A6345976B" ma:contentTypeVersion="10" ma:contentTypeDescription="Create a new document." ma:contentTypeScope="" ma:versionID="39b9c3678cfe19ffb45ff5b31ec880a2">
  <xsd:schema xmlns:xsd="http://www.w3.org/2001/XMLSchema" xmlns:xs="http://www.w3.org/2001/XMLSchema" xmlns:p="http://schemas.microsoft.com/office/2006/metadata/properties" xmlns:ns3="1beafb8b-4e15-43b4-86fa-017fdca405f9" xmlns:ns4="0844fd87-1004-4392-8d6e-7c67f1defb6c" targetNamespace="http://schemas.microsoft.com/office/2006/metadata/properties" ma:root="true" ma:fieldsID="1ff15ed88ceff24239a0251c93fa910f" ns3:_="" ns4:_="">
    <xsd:import namespace="1beafb8b-4e15-43b4-86fa-017fdca405f9"/>
    <xsd:import namespace="0844fd87-1004-4392-8d6e-7c67f1defb6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eafb8b-4e15-43b4-86fa-017fdca40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44fd87-1004-4392-8d6e-7c67f1defb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B55029-492E-4086-A653-901049CF035F}">
  <ds:schemaRefs>
    <ds:schemaRef ds:uri="http://schemas.microsoft.com/sharepoint/v3/contenttype/forms"/>
  </ds:schemaRefs>
</ds:datastoreItem>
</file>

<file path=customXml/itemProps2.xml><?xml version="1.0" encoding="utf-8"?>
<ds:datastoreItem xmlns:ds="http://schemas.openxmlformats.org/officeDocument/2006/customXml" ds:itemID="{4BDA4FDE-992A-4BFC-8A1D-8441E101A6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eafb8b-4e15-43b4-86fa-017fdca405f9"/>
    <ds:schemaRef ds:uri="0844fd87-1004-4392-8d6e-7c67f1defb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ABA8C7-F40D-40F9-8A6F-13B1DBD98C44}">
  <ds:schemaRefs>
    <ds:schemaRef ds:uri="http://schemas.openxmlformats.org/officeDocument/2006/bibliography"/>
  </ds:schemaRefs>
</ds:datastoreItem>
</file>

<file path=customXml/itemProps4.xml><?xml version="1.0" encoding="utf-8"?>
<ds:datastoreItem xmlns:ds="http://schemas.openxmlformats.org/officeDocument/2006/customXml" ds:itemID="{6A8AA43F-5B3C-4110-9F8A-891841FB0F3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1881</Words>
  <Characters>10725</Characters>
  <Application>Microsoft Office Word</Application>
  <DocSecurity>0</DocSecurity>
  <Lines>89</Lines>
  <Paragraphs>25</Paragraphs>
  <ScaleCrop>false</ScaleCrop>
  <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c:creator>
  <cp:keywords/>
  <dc:description/>
  <cp:lastModifiedBy>Arthur Souza Rodrigues</cp:lastModifiedBy>
  <cp:revision>1</cp:revision>
  <cp:lastPrinted>2024-02-26T09:28:00Z</cp:lastPrinted>
  <dcterms:created xsi:type="dcterms:W3CDTF">2024-02-23T11:40:00Z</dcterms:created>
  <dcterms:modified xsi:type="dcterms:W3CDTF">2026-09-26T00:01:00Z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policyId">
    <vt:lpwstr>0x010100B5A6C737BCDD4C47B4DAC6471A15C65F|142719687</vt:lpwstr>
  </property>
  <property fmtid="{D5CDD505-2E9C-101B-9397-08002B2CF9AE}" pid="3" name="ContentTypeId">
    <vt:lpwstr>0x01010045BF78124FAD91448EA7B65A6345976B</vt:lpwstr>
  </property>
  <property fmtid="{D5CDD505-2E9C-101B-9397-08002B2CF9AE}" pid="4" name="ItemRetentionFormula">
    <vt:lpwstr>&lt;formula id="Microsoft.Office.RecordsManagement.PolicyFeatures.Expiration.Formula.BuiltIn"&gt;&lt;number&gt;2&lt;/number&gt;&lt;property&gt;Modified&lt;/property&gt;&lt;propertyId&gt;28cf69c5-fa48-462a-b5cd-27b6f9d2bd5f&lt;/propertyId&gt;&lt;period&gt;years&lt;/period&gt;&lt;/formula&gt;</vt:lpwstr>
  </property>
  <property fmtid="{D5CDD505-2E9C-101B-9397-08002B2CF9AE}" pid="5" name="AuthorIds_UIVersion_512">
    <vt:lpwstr>199</vt:lpwstr>
  </property>
  <property fmtid="{D5CDD505-2E9C-101B-9397-08002B2CF9AE}" pid="6" name="_NewReviewCycle">
    <vt:lpwstr/>
  </property>
</Properties>
</file>