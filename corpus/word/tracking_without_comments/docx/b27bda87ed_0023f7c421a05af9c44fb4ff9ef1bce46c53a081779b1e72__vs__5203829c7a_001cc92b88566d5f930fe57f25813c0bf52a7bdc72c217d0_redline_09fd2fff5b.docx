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02A91F" w14:textId="77777777" w:rsidR="002E5199" w:rsidRDefault="002E5199" w:rsidP="009700EB">
      <w:pPr>
        <w:pStyle w:val="Default"/>
        <w:rPr>
          <w:ins w:id="6" w:author="uzivatel" w:date="2026-09-22T12:25:00Z" w16du:dateUtc="2026-09-22T16:25:00Z"/>
          <w:b/>
          <w:bCs/>
          <w:sz w:val="22"/>
          <w:szCs w:val="22"/>
          <w:u w:val="single"/>
        </w:rPr>
      </w:pPr>
    </w:p>
    <w:p w14:paraId="651EE42C" w14:textId="77777777" w:rsidR="002E5199" w:rsidRDefault="002E5199" w:rsidP="002E5199">
      <w:pPr>
        <w:pStyle w:val="Heading4"/>
        <w:jc w:val="center"/>
        <w:rPr>
          <w:ins w:id="7" w:author="uzivatel" w:date="2026-09-22T12:25:00Z" w16du:dateUtc="2026-09-22T16:25:00Z"/>
          <w:sz w:val="34"/>
        </w:rPr>
      </w:pPr>
      <w:ins w:id="8" w:author="uzivatel" w:date="2026-09-22T12:25:00Z" w16du:dateUtc="2026-09-22T16:25:00Z">
        <w:r>
          <w:rPr>
            <w:sz w:val="34"/>
          </w:rPr>
          <w:t>Základní škola Rumburk, U Nemocnice 1132/5, okres Děčín, p. o.</w:t>
        </w:r>
      </w:ins>
    </w:p>
    <w:p w14:paraId="6D246AFC" w14:textId="77777777" w:rsidR="002E5199" w:rsidRDefault="002E5199" w:rsidP="002E5199">
      <w:pPr>
        <w:rPr>
          <w:ins w:id="9" w:author="uzivatel" w:date="2026-09-22T12:25:00Z" w16du:dateUtc="2026-09-22T16:25:00Z"/>
          <w:sz w:val="16"/>
        </w:rPr>
      </w:pPr>
      <w:ins w:id="10" w:author="uzivatel" w:date="2026-09-22T12:25:00Z" w16du:dateUtc="2026-09-22T16:25:00Z">
        <w:r>
          <w:rPr>
            <w:sz w:val="16"/>
          </w:rPr>
          <w:t>U Nemocnice  1132/5, 408 01 Rumburk          IČ : 72744430             Telefon: 412332730            Fax : 412315800            kontakt@zsunemocnice.cz</w:t>
        </w:r>
      </w:ins>
    </w:p>
    <w:p w14:paraId="2929412E" w14:textId="77777777" w:rsidR="00067C1B" w:rsidRDefault="00067C1B" w:rsidP="002E5199">
      <w:pPr>
        <w:pStyle w:val="Default"/>
        <w:jc w:val="center"/>
        <w:rPr>
          <w:ins w:id="11" w:author="uzivatel" w:date="2026-09-22T12:25:00Z" w16du:dateUtc="2026-09-22T16:25:00Z"/>
        </w:rPr>
      </w:pPr>
    </w:p>
    <w:p w14:paraId="2EB65050" w14:textId="77777777" w:rsidR="009700EB" w:rsidRPr="00AF69EB" w:rsidRDefault="009700EB" w:rsidP="002E5199">
      <w:pPr>
        <w:pStyle w:val="Default"/>
        <w:jc w:val="center"/>
        <w:rPr>
          <w:ins w:id="12" w:author="uzivatel" w:date="2026-09-22T12:25:00Z" w16du:dateUtc="2026-09-22T16:25:00Z"/>
          <w:b/>
          <w:bCs/>
          <w:sz w:val="22"/>
          <w:szCs w:val="22"/>
          <w:u w:val="single"/>
        </w:rPr>
      </w:pPr>
      <w:ins w:id="13" w:author="uzivatel" w:date="2026-09-22T12:25:00Z" w16du:dateUtc="2026-09-22T16:25:00Z">
        <w:r>
          <w:fldChar w:fldCharType="begin"/>
        </w:r>
        <w:r>
          <w:instrText>HYPERLINK "http://www.zsunemocnice.cz/zakladni-skola/aktuality-1/novinky/obnoveni-osobni-pritomnosti-zaku-9-rocniku-ve-skole-476cs.html" \o "Obnovení osobní přítomnosti žáků 9. ročníku ve škole  (Zobrazit více)"</w:instrText>
        </w:r>
        <w:r>
          <w:fldChar w:fldCharType="separate"/>
        </w:r>
        <w:r w:rsidRPr="002E5199">
          <w:rPr>
            <w:b/>
            <w:bCs/>
            <w:sz w:val="32"/>
            <w:szCs w:val="32"/>
            <w:u w:val="single"/>
          </w:rPr>
          <w:t xml:space="preserve">Obnovení osobní přítomnosti žáků </w:t>
        </w:r>
        <w:r w:rsidR="00596269">
          <w:rPr>
            <w:b/>
            <w:bCs/>
            <w:sz w:val="32"/>
            <w:szCs w:val="32"/>
            <w:u w:val="single"/>
          </w:rPr>
          <w:t>2</w:t>
        </w:r>
        <w:r w:rsidRPr="002E5199">
          <w:rPr>
            <w:b/>
            <w:bCs/>
            <w:sz w:val="32"/>
            <w:szCs w:val="32"/>
            <w:u w:val="single"/>
          </w:rPr>
          <w:t xml:space="preserve">. </w:t>
        </w:r>
        <w:r w:rsidR="00596269">
          <w:rPr>
            <w:b/>
            <w:bCs/>
            <w:sz w:val="32"/>
            <w:szCs w:val="32"/>
            <w:u w:val="single"/>
          </w:rPr>
          <w:t>stupně</w:t>
        </w:r>
        <w:r w:rsidRPr="002E5199">
          <w:rPr>
            <w:b/>
            <w:bCs/>
            <w:sz w:val="32"/>
            <w:szCs w:val="32"/>
            <w:u w:val="single"/>
          </w:rPr>
          <w:t xml:space="preserve"> ve škole </w:t>
        </w:r>
        <w:r>
          <w:fldChar w:fldCharType="end"/>
        </w:r>
      </w:ins>
    </w:p>
    <w:p w14:paraId="2333D54C" w14:textId="77777777" w:rsidR="009D457F" w:rsidRDefault="009D457F" w:rsidP="009700EB">
      <w:pPr>
        <w:pStyle w:val="Default"/>
        <w:rPr>
          <w:ins w:id="14" w:author="uzivatel" w:date="2026-09-22T12:25:00Z" w16du:dateUtc="2026-09-22T16:25:00Z"/>
          <w:b/>
          <w:bCs/>
          <w:sz w:val="22"/>
          <w:szCs w:val="22"/>
        </w:rPr>
      </w:pPr>
    </w:p>
    <w:p w14:paraId="168A7BFC" w14:textId="77777777" w:rsidR="009700EB" w:rsidRDefault="009700EB" w:rsidP="009700EB">
      <w:pPr>
        <w:pStyle w:val="Default"/>
        <w:rPr>
          <w:ins w:id="15" w:author="uzivatel" w:date="2026-09-22T12:25:00Z" w16du:dateUtc="2026-09-22T16:25:00Z"/>
          <w:rFonts w:ascii="Roboto" w:hAnsi="Roboto"/>
        </w:rPr>
      </w:pPr>
      <w:ins w:id="16" w:author="uzivatel" w:date="2026-09-22T12:25:00Z" w16du:dateUtc="2026-09-22T16:25:00Z">
        <w:r>
          <w:rPr>
            <w:rFonts w:ascii="Roboto" w:hAnsi="Roboto"/>
          </w:rPr>
          <w:t>V souladu s</w:t>
        </w:r>
        <w:r w:rsidR="00F92274">
          <w:rPr>
            <w:rFonts w:ascii="Roboto" w:hAnsi="Roboto"/>
          </w:rPr>
          <w:t xml:space="preserve"> aktualizovaným dokumentem MŠMT </w:t>
        </w:r>
        <w:r w:rsidR="009D457F">
          <w:rPr>
            <w:rFonts w:ascii="Roboto" w:hAnsi="Roboto"/>
          </w:rPr>
          <w:t>„</w:t>
        </w:r>
        <w:r w:rsidR="00F92274">
          <w:rPr>
            <w:rFonts w:ascii="Roboto" w:hAnsi="Roboto"/>
          </w:rPr>
          <w:t>Ochrana zdraví a provoz základních škol v období do konce školního roku 2019/2020</w:t>
        </w:r>
        <w:r w:rsidR="009D457F">
          <w:rPr>
            <w:rFonts w:ascii="Roboto" w:hAnsi="Roboto"/>
          </w:rPr>
          <w:t xml:space="preserve"> “</w:t>
        </w:r>
        <w:r w:rsidR="00F92274">
          <w:rPr>
            <w:rFonts w:ascii="Roboto" w:hAnsi="Roboto"/>
          </w:rPr>
          <w:t xml:space="preserve"> ze dne 27. 5. 2020 </w:t>
        </w:r>
        <w:r w:rsidR="00D166A3">
          <w:rPr>
            <w:rFonts w:ascii="Roboto" w:hAnsi="Roboto"/>
          </w:rPr>
          <w:t xml:space="preserve">je žákům 2. </w:t>
        </w:r>
        <w:r w:rsidR="009D457F">
          <w:rPr>
            <w:rFonts w:ascii="Roboto" w:hAnsi="Roboto"/>
          </w:rPr>
          <w:t>s</w:t>
        </w:r>
        <w:r w:rsidR="00D166A3">
          <w:rPr>
            <w:rFonts w:ascii="Roboto" w:hAnsi="Roboto"/>
          </w:rPr>
          <w:t xml:space="preserve">tupně </w:t>
        </w:r>
        <w:r w:rsidR="003A4848">
          <w:rPr>
            <w:rFonts w:ascii="Roboto" w:hAnsi="Roboto"/>
          </w:rPr>
          <w:t>umožněna</w:t>
        </w:r>
        <w:r w:rsidR="00D166A3">
          <w:rPr>
            <w:rFonts w:ascii="Roboto" w:hAnsi="Roboto"/>
          </w:rPr>
          <w:t xml:space="preserve"> </w:t>
        </w:r>
        <w:r w:rsidR="009D457F">
          <w:rPr>
            <w:rFonts w:ascii="Roboto" w:hAnsi="Roboto"/>
          </w:rPr>
          <w:t xml:space="preserve">od 8. 6. 2020 </w:t>
        </w:r>
        <w:r w:rsidR="00D166A3">
          <w:rPr>
            <w:rFonts w:ascii="Roboto" w:hAnsi="Roboto"/>
          </w:rPr>
          <w:t xml:space="preserve">přítomnost v základní škole zejména </w:t>
        </w:r>
        <w:r w:rsidR="003A4848">
          <w:rPr>
            <w:rFonts w:ascii="Roboto" w:hAnsi="Roboto"/>
          </w:rPr>
          <w:t>z těchto důvodů:</w:t>
        </w:r>
      </w:ins>
    </w:p>
    <w:p w14:paraId="59C32EF0" w14:textId="77777777" w:rsidR="004714D6" w:rsidRDefault="003A4848" w:rsidP="003A4848">
      <w:pPr>
        <w:pStyle w:val="Default"/>
        <w:numPr>
          <w:ilvl w:val="0"/>
          <w:numId w:val="16"/>
        </w:numPr>
        <w:rPr>
          <w:ins w:id="17" w:author="uzivatel" w:date="2026-09-22T12:25:00Z" w16du:dateUtc="2026-09-22T16:25:00Z"/>
          <w:rFonts w:ascii="Roboto" w:hAnsi="Roboto"/>
        </w:rPr>
      </w:pPr>
      <w:ins w:id="18" w:author="uzivatel" w:date="2026-09-22T12:25:00Z" w16du:dateUtc="2026-09-22T16:25:00Z">
        <w:r w:rsidRPr="004714D6">
          <w:rPr>
            <w:rFonts w:ascii="Roboto" w:hAnsi="Roboto"/>
          </w:rPr>
          <w:t xml:space="preserve">individuální nebo skupinové (opět do 15 žáků) konzultace </w:t>
        </w:r>
      </w:ins>
    </w:p>
    <w:p w14:paraId="2FEC9677" w14:textId="77777777" w:rsidR="003A4848" w:rsidRPr="004714D6" w:rsidRDefault="003A4848" w:rsidP="003A4848">
      <w:pPr>
        <w:pStyle w:val="Default"/>
        <w:numPr>
          <w:ilvl w:val="0"/>
          <w:numId w:val="16"/>
        </w:numPr>
        <w:rPr>
          <w:ins w:id="19" w:author="uzivatel" w:date="2026-09-22T12:25:00Z" w16du:dateUtc="2026-09-22T16:25:00Z"/>
          <w:rFonts w:ascii="Roboto" w:hAnsi="Roboto"/>
        </w:rPr>
      </w:pPr>
      <w:ins w:id="20" w:author="uzivatel" w:date="2026-09-22T12:25:00Z" w16du:dateUtc="2026-09-22T16:25:00Z">
        <w:r w:rsidRPr="004714D6">
          <w:rPr>
            <w:rFonts w:ascii="Roboto" w:hAnsi="Roboto"/>
          </w:rPr>
          <w:t xml:space="preserve">setkání s vyučujícím navazující na vzdělávání na dálku (objasnění nebo upevnění učiva, zadání samostatného učení mimo školu) a v souvislosti s hodnocením vzdělávání za školní rok 2019/2020 </w:t>
        </w:r>
      </w:ins>
    </w:p>
    <w:p w14:paraId="22550E93" w14:textId="77777777" w:rsidR="003A4848" w:rsidRDefault="003A4848" w:rsidP="003A4848">
      <w:pPr>
        <w:pStyle w:val="Default"/>
        <w:numPr>
          <w:ilvl w:val="0"/>
          <w:numId w:val="16"/>
        </w:numPr>
        <w:rPr>
          <w:ins w:id="21" w:author="uzivatel" w:date="2026-09-22T12:25:00Z" w16du:dateUtc="2026-09-22T16:25:00Z"/>
          <w:rFonts w:ascii="Roboto" w:hAnsi="Roboto"/>
        </w:rPr>
      </w:pPr>
      <w:ins w:id="22" w:author="uzivatel" w:date="2026-09-22T12:25:00Z" w16du:dateUtc="2026-09-22T16:25:00Z">
        <w:r>
          <w:rPr>
            <w:rFonts w:ascii="Roboto" w:hAnsi="Roboto"/>
          </w:rPr>
          <w:t>s</w:t>
        </w:r>
        <w:r w:rsidRPr="003A4848">
          <w:rPr>
            <w:rFonts w:ascii="Roboto" w:hAnsi="Roboto"/>
          </w:rPr>
          <w:t>ocializační aktivity</w:t>
        </w:r>
      </w:ins>
    </w:p>
    <w:p w14:paraId="341CF1D9" w14:textId="77777777" w:rsidR="003A4848" w:rsidRDefault="003A4848" w:rsidP="003A4848">
      <w:pPr>
        <w:pStyle w:val="Default"/>
        <w:numPr>
          <w:ilvl w:val="0"/>
          <w:numId w:val="16"/>
        </w:numPr>
        <w:rPr>
          <w:ins w:id="23" w:author="uzivatel" w:date="2026-09-22T12:25:00Z" w16du:dateUtc="2026-09-22T16:25:00Z"/>
          <w:rFonts w:ascii="Roboto" w:hAnsi="Roboto"/>
        </w:rPr>
      </w:pPr>
      <w:ins w:id="24" w:author="uzivatel" w:date="2026-09-22T12:25:00Z" w16du:dateUtc="2026-09-22T16:25:00Z">
        <w:r>
          <w:rPr>
            <w:rFonts w:ascii="Roboto" w:hAnsi="Roboto"/>
          </w:rPr>
          <w:t>v</w:t>
        </w:r>
        <w:r w:rsidRPr="003A4848">
          <w:rPr>
            <w:rFonts w:ascii="Roboto" w:hAnsi="Roboto"/>
          </w:rPr>
          <w:t>yzvednutí školních potřeb nebo jiných osobních věcí žáků, které z důvodu zákazu osobní př</w:t>
        </w:r>
        <w:r>
          <w:rPr>
            <w:rFonts w:ascii="Roboto" w:hAnsi="Roboto"/>
          </w:rPr>
          <w:t>ítomnosti žáků zůstaly ve škole</w:t>
        </w:r>
        <w:r w:rsidRPr="003A4848">
          <w:rPr>
            <w:rFonts w:ascii="Roboto" w:hAnsi="Roboto"/>
          </w:rPr>
          <w:t xml:space="preserve"> </w:t>
        </w:r>
      </w:ins>
    </w:p>
    <w:p w14:paraId="5576E081" w14:textId="77777777" w:rsidR="003A4848" w:rsidRDefault="003A4848" w:rsidP="003A4848">
      <w:pPr>
        <w:pStyle w:val="Default"/>
        <w:numPr>
          <w:ilvl w:val="0"/>
          <w:numId w:val="16"/>
        </w:numPr>
        <w:rPr>
          <w:ins w:id="25" w:author="uzivatel" w:date="2026-09-22T12:25:00Z" w16du:dateUtc="2026-09-22T16:25:00Z"/>
          <w:rFonts w:ascii="Roboto" w:hAnsi="Roboto"/>
        </w:rPr>
      </w:pPr>
      <w:ins w:id="26" w:author="uzivatel" w:date="2026-09-22T12:25:00Z" w16du:dateUtc="2026-09-22T16:25:00Z">
        <w:r>
          <w:rPr>
            <w:rFonts w:ascii="Roboto" w:hAnsi="Roboto"/>
          </w:rPr>
          <w:t>o</w:t>
        </w:r>
        <w:r w:rsidRPr="003A4848">
          <w:rPr>
            <w:rFonts w:ascii="Roboto" w:hAnsi="Roboto"/>
          </w:rPr>
          <w:t xml:space="preserve">devzdání a převzetí učebnic, učebních </w:t>
        </w:r>
        <w:r>
          <w:rPr>
            <w:rFonts w:ascii="Roboto" w:hAnsi="Roboto"/>
          </w:rPr>
          <w:t>pomůcek a školních potřeb.</w:t>
        </w:r>
      </w:ins>
    </w:p>
    <w:p w14:paraId="4C8FAA6D" w14:textId="77777777" w:rsidR="008F695B" w:rsidRPr="009D457F" w:rsidRDefault="003A4848" w:rsidP="009700EB">
      <w:pPr>
        <w:pStyle w:val="Default"/>
        <w:numPr>
          <w:ilvl w:val="0"/>
          <w:numId w:val="16"/>
        </w:numPr>
        <w:rPr>
          <w:ins w:id="27" w:author="uzivatel" w:date="2026-09-22T12:25:00Z" w16du:dateUtc="2026-09-22T16:25:00Z"/>
          <w:b/>
          <w:bCs/>
          <w:sz w:val="22"/>
          <w:szCs w:val="22"/>
        </w:rPr>
      </w:pPr>
      <w:ins w:id="28" w:author="uzivatel" w:date="2026-09-22T12:25:00Z" w16du:dateUtc="2026-09-22T16:25:00Z">
        <w:r w:rsidRPr="009D457F">
          <w:rPr>
            <w:rFonts w:ascii="Roboto" w:hAnsi="Roboto"/>
          </w:rPr>
          <w:t>předání vysvědčení za 2. pololetí školního roku 2019/2020</w:t>
        </w:r>
      </w:ins>
    </w:p>
    <w:p w14:paraId="3E89F136" w14:textId="77777777" w:rsidR="009D457F" w:rsidRPr="009D457F" w:rsidRDefault="009D457F" w:rsidP="009D457F">
      <w:pPr>
        <w:pStyle w:val="Default"/>
        <w:ind w:left="720"/>
        <w:rPr>
          <w:ins w:id="29" w:author="uzivatel" w:date="2026-09-22T12:25:00Z" w16du:dateUtc="2026-09-22T16:25:00Z"/>
          <w:b/>
          <w:bCs/>
          <w:sz w:val="22"/>
          <w:szCs w:val="22"/>
        </w:rPr>
      </w:pPr>
    </w:p>
    <w:p w14:paraId="4CF787BF" w14:textId="77777777" w:rsidR="0071556C" w:rsidRDefault="0043051E" w:rsidP="009700EB">
      <w:pPr>
        <w:pStyle w:val="Default"/>
        <w:rPr>
          <w:ins w:id="30" w:author="uzivatel" w:date="2026-09-22T12:25:00Z" w16du:dateUtc="2026-09-22T16:25:00Z"/>
          <w:b/>
          <w:bCs/>
          <w:sz w:val="22"/>
          <w:szCs w:val="22"/>
          <w:u w:val="single"/>
        </w:rPr>
      </w:pPr>
      <w:ins w:id="31" w:author="uzivatel" w:date="2026-09-22T12:25:00Z" w16du:dateUtc="2026-09-22T16:25:00Z">
        <w:r w:rsidRPr="0043051E">
          <w:rPr>
            <w:b/>
            <w:bCs/>
            <w:sz w:val="22"/>
            <w:szCs w:val="22"/>
            <w:u w:val="single"/>
          </w:rPr>
          <w:t>Hygienická pravidla</w:t>
        </w:r>
      </w:ins>
    </w:p>
    <w:p w14:paraId="4F1F9024" w14:textId="77777777" w:rsidR="002E5199" w:rsidRPr="0043051E" w:rsidRDefault="002E5199" w:rsidP="009700EB">
      <w:pPr>
        <w:pStyle w:val="Default"/>
        <w:rPr>
          <w:ins w:id="32" w:author="uzivatel" w:date="2026-09-22T12:25:00Z" w16du:dateUtc="2026-09-22T16:25:00Z"/>
          <w:b/>
          <w:bCs/>
          <w:sz w:val="22"/>
          <w:szCs w:val="22"/>
          <w:u w:val="single"/>
        </w:rPr>
      </w:pPr>
    </w:p>
    <w:p w14:paraId="08E9822F" w14:textId="77777777" w:rsidR="00E60474" w:rsidRDefault="00C9043F" w:rsidP="00E2631A">
      <w:pPr>
        <w:pStyle w:val="Default"/>
        <w:rPr>
          <w:ins w:id="33" w:author="uzivatel" w:date="2026-09-22T12:25:00Z" w16du:dateUtc="2026-09-22T16:25:00Z"/>
          <w:rFonts w:ascii="Roboto" w:hAnsi="Roboto"/>
        </w:rPr>
      </w:pPr>
      <w:ins w:id="34" w:author="uzivatel" w:date="2026-09-22T12:25:00Z" w16du:dateUtc="2026-09-22T16:25:00Z">
        <w:r w:rsidRPr="00E2631A">
          <w:rPr>
            <w:rFonts w:ascii="Roboto" w:hAnsi="Roboto"/>
          </w:rPr>
          <w:t>Jsou dána aktualizovanou verzí dokumentu MŠMT „Ochrana zdraví a provoz základních škol v období do konce školního roku 2019/2020“.</w:t>
        </w:r>
        <w:r w:rsidR="004714D6">
          <w:rPr>
            <w:rFonts w:ascii="Roboto" w:hAnsi="Roboto"/>
          </w:rPr>
          <w:t xml:space="preserve"> Aktualizovaná verze je dostupná na webových stránkách školy v odkazu Aktuality.</w:t>
        </w:r>
      </w:ins>
    </w:p>
    <w:p w14:paraId="0133F508" w14:textId="77777777" w:rsidR="00E2631A" w:rsidRPr="00E2631A" w:rsidRDefault="00E2631A" w:rsidP="00E2631A">
      <w:pPr>
        <w:pStyle w:val="Default"/>
        <w:rPr>
          <w:ins w:id="35" w:author="uzivatel" w:date="2026-09-22T12:25:00Z" w16du:dateUtc="2026-09-22T16:25:00Z"/>
          <w:rFonts w:ascii="Roboto" w:hAnsi="Roboto"/>
        </w:rPr>
      </w:pPr>
    </w:p>
    <w:p w14:paraId="414BF0F9" w14:textId="77777777" w:rsidR="00DF0E9B" w:rsidRPr="00E2631A" w:rsidRDefault="00DF0E9B" w:rsidP="00DF0E9B">
      <w:pPr>
        <w:pStyle w:val="Default"/>
        <w:rPr>
          <w:ins w:id="36" w:author="uzivatel" w:date="2026-09-22T12:25:00Z" w16du:dateUtc="2026-09-22T16:25:00Z"/>
          <w:rFonts w:ascii="Roboto" w:hAnsi="Roboto"/>
          <w:b/>
        </w:rPr>
      </w:pPr>
      <w:ins w:id="37" w:author="uzivatel" w:date="2026-09-22T12:25:00Z" w16du:dateUtc="2026-09-22T16:25:00Z">
        <w:r w:rsidRPr="00E2631A">
          <w:rPr>
            <w:rFonts w:ascii="Roboto" w:hAnsi="Roboto"/>
            <w:b/>
          </w:rPr>
          <w:t>Žák je povinen dodržovat stanovená hygienická</w:t>
        </w:r>
        <w:r w:rsidR="00975CE3" w:rsidRPr="00E2631A">
          <w:rPr>
            <w:rFonts w:ascii="Roboto" w:hAnsi="Roboto"/>
            <w:b/>
          </w:rPr>
          <w:t xml:space="preserve"> pravidla. J</w:t>
        </w:r>
        <w:r w:rsidRPr="00E2631A">
          <w:rPr>
            <w:rFonts w:ascii="Roboto" w:hAnsi="Roboto"/>
            <w:b/>
          </w:rPr>
          <w:t>ejich opakované nedodržování, po prokazatelném upozornění zákonného zástupce žáka</w:t>
        </w:r>
        <w:r w:rsidR="005940DB" w:rsidRPr="00E2631A">
          <w:rPr>
            <w:rFonts w:ascii="Roboto" w:hAnsi="Roboto"/>
            <w:b/>
          </w:rPr>
          <w:t xml:space="preserve"> o </w:t>
        </w:r>
        <w:r w:rsidR="000C1D5B" w:rsidRPr="00E2631A">
          <w:rPr>
            <w:rFonts w:ascii="Roboto" w:hAnsi="Roboto"/>
            <w:b/>
          </w:rPr>
          <w:t>této skutečnosti</w:t>
        </w:r>
        <w:r w:rsidRPr="00E2631A">
          <w:rPr>
            <w:rFonts w:ascii="Roboto" w:hAnsi="Roboto"/>
            <w:b/>
          </w:rPr>
          <w:t>, je důvodem k nevpuš</w:t>
        </w:r>
        <w:r w:rsidR="004435CB" w:rsidRPr="00E2631A">
          <w:rPr>
            <w:rFonts w:ascii="Roboto" w:hAnsi="Roboto"/>
            <w:b/>
          </w:rPr>
          <w:t>tění žáka do školy</w:t>
        </w:r>
        <w:r w:rsidRPr="00E2631A">
          <w:rPr>
            <w:rFonts w:ascii="Roboto" w:hAnsi="Roboto"/>
            <w:b/>
          </w:rPr>
          <w:t xml:space="preserve">. </w:t>
        </w:r>
      </w:ins>
    </w:p>
    <w:p w14:paraId="19685BB9" w14:textId="77777777" w:rsidR="000C1D5B" w:rsidRDefault="000C1D5B" w:rsidP="00222525">
      <w:pPr>
        <w:pStyle w:val="Default"/>
        <w:rPr>
          <w:ins w:id="38" w:author="uzivatel" w:date="2026-09-22T12:25:00Z" w16du:dateUtc="2026-09-22T16:25:00Z"/>
          <w:b/>
          <w:bCs/>
          <w:sz w:val="22"/>
          <w:szCs w:val="22"/>
          <w:u w:val="single"/>
        </w:rPr>
      </w:pPr>
    </w:p>
    <w:p w14:paraId="5393904A" w14:textId="77777777" w:rsidR="00222525" w:rsidRDefault="00967EDD" w:rsidP="00222525">
      <w:pPr>
        <w:pStyle w:val="Default"/>
        <w:rPr>
          <w:ins w:id="39" w:author="uzivatel" w:date="2026-09-22T12:25:00Z" w16du:dateUtc="2026-09-22T16:25:00Z"/>
          <w:b/>
          <w:bCs/>
          <w:sz w:val="22"/>
          <w:szCs w:val="22"/>
          <w:u w:val="single"/>
        </w:rPr>
      </w:pPr>
      <w:ins w:id="40" w:author="uzivatel" w:date="2026-09-22T12:25:00Z" w16du:dateUtc="2026-09-22T16:25:00Z">
        <w:r>
          <w:rPr>
            <w:b/>
            <w:bCs/>
            <w:sz w:val="22"/>
            <w:szCs w:val="22"/>
            <w:u w:val="single"/>
          </w:rPr>
          <w:t xml:space="preserve">Organizační </w:t>
        </w:r>
        <w:r w:rsidR="00905D4F" w:rsidRPr="0043051E">
          <w:rPr>
            <w:b/>
            <w:bCs/>
            <w:sz w:val="22"/>
            <w:szCs w:val="22"/>
            <w:u w:val="single"/>
          </w:rPr>
          <w:t xml:space="preserve"> pravidla</w:t>
        </w:r>
      </w:ins>
    </w:p>
    <w:p w14:paraId="5F1336AE" w14:textId="77777777" w:rsidR="000C1D5B" w:rsidRDefault="000C1D5B" w:rsidP="00222525">
      <w:pPr>
        <w:pStyle w:val="Default"/>
        <w:rPr>
          <w:ins w:id="41" w:author="uzivatel" w:date="2026-09-22T12:25:00Z" w16du:dateUtc="2026-09-22T16:25:00Z"/>
          <w:b/>
          <w:bCs/>
          <w:sz w:val="22"/>
          <w:szCs w:val="22"/>
          <w:u w:val="single"/>
        </w:rPr>
      </w:pPr>
    </w:p>
    <w:p w14:paraId="7F259C34" w14:textId="77777777" w:rsidR="00393DFA" w:rsidRPr="009E4030" w:rsidRDefault="005F4481" w:rsidP="00222525">
      <w:pPr>
        <w:pStyle w:val="Default"/>
        <w:numPr>
          <w:ilvl w:val="0"/>
          <w:numId w:val="13"/>
        </w:numPr>
        <w:rPr>
          <w:ins w:id="42" w:author="uzivatel" w:date="2026-09-22T12:25:00Z" w16du:dateUtc="2026-09-22T16:25:00Z"/>
          <w:rFonts w:ascii="Roboto" w:hAnsi="Roboto"/>
        </w:rPr>
      </w:pPr>
      <w:ins w:id="43" w:author="uzivatel" w:date="2026-09-22T12:25:00Z" w16du:dateUtc="2026-09-22T16:25:00Z">
        <w:r w:rsidRPr="009E4030">
          <w:rPr>
            <w:rFonts w:ascii="Roboto" w:hAnsi="Roboto"/>
          </w:rPr>
          <w:t>žákům budou v období 8. 6. – 26. 6.</w:t>
        </w:r>
        <w:r w:rsidR="00393DFA" w:rsidRPr="009E4030">
          <w:rPr>
            <w:rFonts w:ascii="Roboto" w:hAnsi="Roboto"/>
          </w:rPr>
          <w:t xml:space="preserve"> n</w:t>
        </w:r>
        <w:r w:rsidRPr="009E4030">
          <w:rPr>
            <w:rFonts w:ascii="Roboto" w:hAnsi="Roboto"/>
          </w:rPr>
          <w:t>abídnuty</w:t>
        </w:r>
        <w:r w:rsidR="00393DFA" w:rsidRPr="009E4030">
          <w:rPr>
            <w:rFonts w:ascii="Roboto" w:hAnsi="Roboto"/>
          </w:rPr>
          <w:t>:</w:t>
        </w:r>
      </w:ins>
    </w:p>
    <w:p w14:paraId="60E685C7" w14:textId="77777777" w:rsidR="005F4481" w:rsidRPr="009E4030" w:rsidRDefault="005F4481" w:rsidP="009E4030">
      <w:pPr>
        <w:pStyle w:val="Default"/>
        <w:numPr>
          <w:ilvl w:val="0"/>
          <w:numId w:val="18"/>
        </w:numPr>
        <w:rPr>
          <w:ins w:id="44" w:author="uzivatel" w:date="2026-09-22T12:25:00Z" w16du:dateUtc="2026-09-22T16:25:00Z"/>
          <w:rFonts w:ascii="Roboto" w:hAnsi="Roboto"/>
        </w:rPr>
      </w:pPr>
      <w:ins w:id="45" w:author="uzivatel" w:date="2026-09-22T12:25:00Z" w16du:dateUtc="2026-09-22T16:25:00Z">
        <w:r w:rsidRPr="009E4030">
          <w:rPr>
            <w:rFonts w:ascii="Roboto" w:hAnsi="Roboto"/>
          </w:rPr>
          <w:t>pravidelné konzultace dle rozvrhu konzultací (dostupný na webových s</w:t>
        </w:r>
        <w:r w:rsidR="00067C1B">
          <w:rPr>
            <w:rFonts w:ascii="Roboto" w:hAnsi="Roboto"/>
          </w:rPr>
          <w:t>tránkách školy v odkazu On-line výuka a domácí příprava)</w:t>
        </w:r>
      </w:ins>
    </w:p>
    <w:p w14:paraId="06A70C1F" w14:textId="77777777" w:rsidR="00393DFA" w:rsidRPr="009E4030" w:rsidRDefault="00393DFA" w:rsidP="009E4030">
      <w:pPr>
        <w:pStyle w:val="Default"/>
        <w:numPr>
          <w:ilvl w:val="0"/>
          <w:numId w:val="18"/>
        </w:numPr>
        <w:rPr>
          <w:ins w:id="46" w:author="uzivatel" w:date="2026-09-22T12:25:00Z" w16du:dateUtc="2026-09-22T16:25:00Z"/>
          <w:rFonts w:ascii="Roboto" w:hAnsi="Roboto"/>
        </w:rPr>
      </w:pPr>
      <w:ins w:id="47" w:author="uzivatel" w:date="2026-09-22T12:25:00Z" w16du:dateUtc="2026-09-22T16:25:00Z">
        <w:r w:rsidRPr="009E4030">
          <w:rPr>
            <w:rFonts w:ascii="Roboto" w:hAnsi="Roboto"/>
          </w:rPr>
          <w:t>individuální konzultace</w:t>
        </w:r>
      </w:ins>
    </w:p>
    <w:p w14:paraId="5188B928" w14:textId="77777777" w:rsidR="00AB7A30" w:rsidRPr="00222525" w:rsidRDefault="00393DFA" w:rsidP="009E4030">
      <w:pPr>
        <w:pStyle w:val="Default"/>
        <w:numPr>
          <w:ilvl w:val="0"/>
          <w:numId w:val="13"/>
        </w:numPr>
        <w:rPr>
          <w:ins w:id="48" w:author="uzivatel" w:date="2026-09-22T12:25:00Z" w16du:dateUtc="2026-09-22T16:25:00Z"/>
          <w:b/>
          <w:bCs/>
          <w:sz w:val="22"/>
          <w:szCs w:val="22"/>
          <w:u w:val="single"/>
        </w:rPr>
      </w:pPr>
      <w:ins w:id="49" w:author="uzivatel" w:date="2026-09-22T12:25:00Z" w16du:dateUtc="2026-09-22T16:25:00Z">
        <w:r>
          <w:rPr>
            <w:rFonts w:ascii="Roboto" w:hAnsi="Roboto"/>
          </w:rPr>
          <w:t>na konzultace se žáci přihlašují s dostatečným předstihem vyučujícímu předmětu</w:t>
        </w:r>
      </w:ins>
    </w:p>
    <w:p w14:paraId="053420B5" w14:textId="77777777" w:rsidR="00AB7A30" w:rsidRPr="00ED3AF5" w:rsidRDefault="006B75D9" w:rsidP="009E4030">
      <w:pPr>
        <w:pStyle w:val="Default"/>
        <w:numPr>
          <w:ilvl w:val="0"/>
          <w:numId w:val="13"/>
        </w:numPr>
        <w:rPr>
          <w:ins w:id="50" w:author="uzivatel" w:date="2026-09-22T12:25:00Z" w16du:dateUtc="2026-09-22T16:25:00Z"/>
          <w:rFonts w:ascii="Roboto" w:hAnsi="Roboto"/>
        </w:rPr>
      </w:pPr>
      <w:ins w:id="51" w:author="uzivatel" w:date="2026-09-22T12:25:00Z" w16du:dateUtc="2026-09-22T16:25:00Z">
        <w:r>
          <w:rPr>
            <w:rFonts w:ascii="Roboto" w:hAnsi="Roboto"/>
          </w:rPr>
          <w:t>m</w:t>
        </w:r>
        <w:r w:rsidR="0028602A">
          <w:rPr>
            <w:rFonts w:ascii="Roboto" w:hAnsi="Roboto"/>
          </w:rPr>
          <w:t xml:space="preserve">aximální počet žáků v konzultační skupině </w:t>
        </w:r>
        <w:r w:rsidR="00AB7A30" w:rsidRPr="00ED3AF5">
          <w:rPr>
            <w:rFonts w:ascii="Roboto" w:hAnsi="Roboto"/>
          </w:rPr>
          <w:t xml:space="preserve">je 15 </w:t>
        </w:r>
      </w:ins>
    </w:p>
    <w:p w14:paraId="3BD765D1" w14:textId="77777777" w:rsidR="000C1D5B" w:rsidRPr="00067C1B" w:rsidRDefault="008E16D0" w:rsidP="009E4030">
      <w:pPr>
        <w:pStyle w:val="Default"/>
        <w:numPr>
          <w:ilvl w:val="0"/>
          <w:numId w:val="13"/>
        </w:numPr>
        <w:rPr>
          <w:ins w:id="52" w:author="uzivatel" w:date="2026-09-22T12:25:00Z" w16du:dateUtc="2026-09-22T16:25:00Z"/>
          <w:rFonts w:ascii="Roboto" w:hAnsi="Roboto"/>
        </w:rPr>
      </w:pPr>
      <w:ins w:id="53" w:author="uzivatel" w:date="2026-09-22T12:25:00Z" w16du:dateUtc="2026-09-22T16:25:00Z">
        <w:r>
          <w:rPr>
            <w:rFonts w:ascii="Roboto" w:hAnsi="Roboto"/>
          </w:rPr>
          <w:t>při p</w:t>
        </w:r>
        <w:r w:rsidRPr="008E16D0">
          <w:rPr>
            <w:rFonts w:ascii="Roboto" w:hAnsi="Roboto"/>
          </w:rPr>
          <w:t>rvní</w:t>
        </w:r>
        <w:r>
          <w:rPr>
            <w:rFonts w:ascii="Roboto" w:hAnsi="Roboto"/>
          </w:rPr>
          <w:t xml:space="preserve">m vstupu do školy </w:t>
        </w:r>
        <w:r w:rsidRPr="008E16D0">
          <w:rPr>
            <w:rFonts w:ascii="Roboto" w:hAnsi="Roboto"/>
          </w:rPr>
          <w:t>musí žák předložit</w:t>
        </w:r>
        <w:r w:rsidR="001D66D1">
          <w:rPr>
            <w:rFonts w:ascii="Roboto" w:hAnsi="Roboto"/>
          </w:rPr>
          <w:t xml:space="preserve"> </w:t>
        </w:r>
        <w:r w:rsidR="001D66D1" w:rsidRPr="001D66D1">
          <w:rPr>
            <w:rFonts w:ascii="Roboto" w:hAnsi="Roboto"/>
          </w:rPr>
          <w:t>písemné seznámení s vymezením rizikových skupin stanovených Ministerstvem zdravotnictv</w:t>
        </w:r>
        <w:r w:rsidR="001D66D1">
          <w:rPr>
            <w:rFonts w:ascii="Roboto" w:hAnsi="Roboto"/>
          </w:rPr>
          <w:t>í</w:t>
        </w:r>
        <w:r w:rsidR="001D66D1" w:rsidRPr="001D66D1">
          <w:rPr>
            <w:rFonts w:ascii="Roboto" w:hAnsi="Roboto"/>
          </w:rPr>
          <w:t xml:space="preserve"> a písemné čestné prohlášení o neexistenci příznaků virového infekčního onemocnění (např. horečka, kašel, dušnost, náhlá ztráta chuti a čichu apod.)</w:t>
        </w:r>
        <w:r w:rsidR="00926BE8">
          <w:rPr>
            <w:rFonts w:ascii="Roboto" w:hAnsi="Roboto"/>
          </w:rPr>
          <w:t xml:space="preserve"> podepsaná zákonným zástupcem. </w:t>
        </w:r>
        <w:r w:rsidRPr="008E16D0">
          <w:rPr>
            <w:rFonts w:ascii="Roboto" w:hAnsi="Roboto"/>
          </w:rPr>
          <w:t>Pokud žák nepředloží toto prohlášení, nebude do školy vpuštěn.</w:t>
        </w:r>
        <w:r w:rsidR="00070B7A">
          <w:rPr>
            <w:rFonts w:ascii="Roboto" w:hAnsi="Roboto"/>
          </w:rPr>
          <w:t xml:space="preserve"> Čestné prohlášení je dostupné </w:t>
        </w:r>
        <w:r>
          <w:rPr>
            <w:rFonts w:ascii="Roboto" w:hAnsi="Roboto"/>
          </w:rPr>
          <w:t xml:space="preserve">na webových stránkách školy v odkazu </w:t>
        </w:r>
        <w:r w:rsidR="00070B7A">
          <w:rPr>
            <w:rFonts w:ascii="Roboto" w:hAnsi="Roboto"/>
          </w:rPr>
          <w:t>„</w:t>
        </w:r>
        <w:r>
          <w:rPr>
            <w:rFonts w:ascii="Roboto" w:hAnsi="Roboto"/>
          </w:rPr>
          <w:t>Dokumenty školy</w:t>
        </w:r>
        <w:r w:rsidR="00070B7A">
          <w:rPr>
            <w:rFonts w:ascii="Roboto" w:hAnsi="Roboto"/>
          </w:rPr>
          <w:t>“</w:t>
        </w:r>
        <w:r>
          <w:rPr>
            <w:rFonts w:ascii="Roboto" w:hAnsi="Roboto"/>
          </w:rPr>
          <w:t xml:space="preserve"> a dále na recepci</w:t>
        </w:r>
        <w:r w:rsidR="00070B7A">
          <w:rPr>
            <w:rFonts w:ascii="Roboto" w:hAnsi="Roboto"/>
          </w:rPr>
          <w:t xml:space="preserve"> </w:t>
        </w:r>
        <w:r>
          <w:rPr>
            <w:rFonts w:ascii="Roboto" w:hAnsi="Roboto"/>
          </w:rPr>
          <w:t>školy</w:t>
        </w:r>
        <w:r w:rsidR="00070B7A">
          <w:rPr>
            <w:rFonts w:ascii="Roboto" w:hAnsi="Roboto"/>
          </w:rPr>
          <w:t>.</w:t>
        </w:r>
        <w:r w:rsidR="002E5199" w:rsidRPr="002E5199">
          <w:rPr>
            <w:b/>
            <w:bCs/>
            <w:sz w:val="22"/>
            <w:szCs w:val="22"/>
          </w:rPr>
          <w:t xml:space="preserve"> </w:t>
        </w:r>
        <w:r w:rsidR="00355828" w:rsidRPr="00067C1B">
          <w:rPr>
            <w:rFonts w:ascii="Roboto" w:hAnsi="Roboto"/>
          </w:rPr>
          <w:t xml:space="preserve">Čestné prohlášení </w:t>
        </w:r>
        <w:r w:rsidR="00067C1B" w:rsidRPr="00067C1B">
          <w:rPr>
            <w:rFonts w:ascii="Roboto" w:hAnsi="Roboto"/>
          </w:rPr>
          <w:t>odevzdá žák na recepci školy.</w:t>
        </w:r>
      </w:ins>
    </w:p>
    <w:p w14:paraId="5169E741" w14:textId="77777777" w:rsidR="00F01D59" w:rsidRDefault="00EF2DAF" w:rsidP="009E4030">
      <w:pPr>
        <w:pStyle w:val="Default"/>
        <w:numPr>
          <w:ilvl w:val="0"/>
          <w:numId w:val="13"/>
        </w:numPr>
        <w:rPr>
          <w:ins w:id="54" w:author="uzivatel" w:date="2026-09-22T12:25:00Z" w16du:dateUtc="2026-09-22T16:25:00Z"/>
          <w:rFonts w:ascii="Roboto" w:hAnsi="Roboto"/>
        </w:rPr>
      </w:pPr>
      <w:ins w:id="55" w:author="uzivatel" w:date="2026-09-22T12:25:00Z" w16du:dateUtc="2026-09-22T16:25:00Z">
        <w:r>
          <w:rPr>
            <w:rFonts w:ascii="Roboto" w:hAnsi="Roboto"/>
          </w:rPr>
          <w:t>ž</w:t>
        </w:r>
        <w:r w:rsidRPr="00EF2DAF">
          <w:rPr>
            <w:rFonts w:ascii="Roboto" w:hAnsi="Roboto"/>
          </w:rPr>
          <w:t xml:space="preserve">áci se dostaví do budovy školy </w:t>
        </w:r>
        <w:r>
          <w:rPr>
            <w:rFonts w:ascii="Roboto" w:hAnsi="Roboto"/>
          </w:rPr>
          <w:t>pět minut před začátkem konzultační hodiny</w:t>
        </w:r>
      </w:ins>
    </w:p>
    <w:p w14:paraId="66D98AC4" w14:textId="77777777" w:rsidR="00E2631A" w:rsidRDefault="00EF2DAF" w:rsidP="009E4030">
      <w:pPr>
        <w:pStyle w:val="Default"/>
        <w:numPr>
          <w:ilvl w:val="0"/>
          <w:numId w:val="13"/>
        </w:numPr>
        <w:rPr>
          <w:ins w:id="56" w:author="uzivatel" w:date="2026-09-22T12:25:00Z" w16du:dateUtc="2026-09-22T16:25:00Z"/>
          <w:rFonts w:ascii="Roboto" w:hAnsi="Roboto"/>
        </w:rPr>
      </w:pPr>
      <w:ins w:id="57" w:author="uzivatel" w:date="2026-09-22T12:25:00Z" w16du:dateUtc="2026-09-22T16:25:00Z">
        <w:r>
          <w:rPr>
            <w:rFonts w:ascii="Roboto" w:hAnsi="Roboto"/>
          </w:rPr>
          <w:t xml:space="preserve">v prostoru </w:t>
        </w:r>
        <w:r w:rsidR="00F01D59">
          <w:rPr>
            <w:rFonts w:ascii="Roboto" w:hAnsi="Roboto"/>
          </w:rPr>
          <w:t>šaten si žáky vyzvedne vyučující, který odvede skupinu do vyhrazené konzultační místnosti</w:t>
        </w:r>
      </w:ins>
    </w:p>
    <w:p w14:paraId="42AD7F75" w14:textId="77777777" w:rsidR="005406F7" w:rsidRPr="00F91991" w:rsidRDefault="005406F7" w:rsidP="005406F7">
      <w:pPr>
        <w:pStyle w:val="Default"/>
        <w:numPr>
          <w:ilvl w:val="0"/>
          <w:numId w:val="13"/>
        </w:numPr>
        <w:rPr>
          <w:ins w:id="58" w:author="uzivatel" w:date="2026-09-22T12:25:00Z" w16du:dateUtc="2026-09-22T16:25:00Z"/>
          <w:rFonts w:ascii="Times New Roman" w:hAnsi="Times New Roman" w:cs="Times New Roman"/>
        </w:rPr>
      </w:pPr>
      <w:ins w:id="59" w:author="uzivatel" w:date="2026-09-22T12:25:00Z" w16du:dateUtc="2026-09-22T16:25:00Z">
        <w:r w:rsidRPr="0002301B">
          <w:rPr>
            <w:rFonts w:ascii="Roboto" w:hAnsi="Roboto"/>
          </w:rPr>
          <w:lastRenderedPageBreak/>
          <w:t>škola je oprávněna vymezit prostory, ve kterých se žáci mohou pohybovat</w:t>
        </w:r>
        <w:r w:rsidRPr="00F91991">
          <w:rPr>
            <w:rFonts w:ascii="Times New Roman" w:hAnsi="Times New Roman" w:cs="Times New Roman"/>
          </w:rPr>
          <w:t xml:space="preserve"> </w:t>
        </w:r>
      </w:ins>
    </w:p>
    <w:p w14:paraId="14FF87D2" w14:textId="77777777" w:rsidR="00EF2DAF" w:rsidRPr="00EF2DAF" w:rsidRDefault="005406F7" w:rsidP="009E4030">
      <w:pPr>
        <w:pStyle w:val="Default"/>
        <w:numPr>
          <w:ilvl w:val="0"/>
          <w:numId w:val="13"/>
        </w:numPr>
        <w:rPr>
          <w:ins w:id="60" w:author="uzivatel" w:date="2026-09-22T12:25:00Z" w16du:dateUtc="2026-09-22T16:25:00Z"/>
          <w:rFonts w:ascii="Roboto" w:hAnsi="Roboto"/>
        </w:rPr>
      </w:pPr>
      <w:ins w:id="61" w:author="uzivatel" w:date="2026-09-22T12:25:00Z" w16du:dateUtc="2026-09-22T16:25:00Z">
        <w:r>
          <w:rPr>
            <w:rFonts w:ascii="Roboto" w:hAnsi="Roboto"/>
          </w:rPr>
          <w:t>po ukončení konzultační hodiny odvede vyučující žáky do vstupní haly školy</w:t>
        </w:r>
        <w:r w:rsidR="004714D6">
          <w:rPr>
            <w:rFonts w:ascii="Roboto" w:hAnsi="Roboto"/>
          </w:rPr>
          <w:t>,</w:t>
        </w:r>
        <w:r w:rsidR="00355828">
          <w:rPr>
            <w:rFonts w:ascii="Roboto" w:hAnsi="Roboto"/>
          </w:rPr>
          <w:t xml:space="preserve"> odkud žáci neprodleně odchází</w:t>
        </w:r>
        <w:r w:rsidR="004714D6">
          <w:rPr>
            <w:rFonts w:ascii="Roboto" w:hAnsi="Roboto"/>
          </w:rPr>
          <w:t xml:space="preserve"> z budovy školy</w:t>
        </w:r>
        <w:r w:rsidR="00FB2884">
          <w:rPr>
            <w:rFonts w:ascii="Roboto" w:hAnsi="Roboto"/>
          </w:rPr>
          <w:t>. Žáci, kteří v daný den absolvují více konzultačních hodin, přechází samosta</w:t>
        </w:r>
        <w:r w:rsidR="00421D86">
          <w:rPr>
            <w:rFonts w:ascii="Roboto" w:hAnsi="Roboto"/>
          </w:rPr>
          <w:t>t</w:t>
        </w:r>
        <w:r w:rsidR="00FB2884">
          <w:rPr>
            <w:rFonts w:ascii="Roboto" w:hAnsi="Roboto"/>
          </w:rPr>
          <w:t>ně do vyhrazenýc</w:t>
        </w:r>
        <w:r w:rsidR="00421D86">
          <w:rPr>
            <w:rFonts w:ascii="Roboto" w:hAnsi="Roboto"/>
          </w:rPr>
          <w:t>h konzultačních místností dle rozvrhu</w:t>
        </w:r>
        <w:r w:rsidR="00FB2884">
          <w:rPr>
            <w:rFonts w:ascii="Roboto" w:hAnsi="Roboto"/>
          </w:rPr>
          <w:t xml:space="preserve"> konzultací.</w:t>
        </w:r>
      </w:ins>
    </w:p>
    <w:p w14:paraId="2A0A2E60" w14:textId="77777777" w:rsidR="000C1D5B" w:rsidRDefault="000C1D5B" w:rsidP="000C1D5B">
      <w:pPr>
        <w:pStyle w:val="Default"/>
        <w:numPr>
          <w:ilvl w:val="0"/>
          <w:numId w:val="8"/>
        </w:numPr>
        <w:rPr>
          <w:ins w:id="62" w:author="uzivatel" w:date="2026-09-22T12:25:00Z" w16du:dateUtc="2026-09-22T16:25:00Z"/>
          <w:rFonts w:ascii="Roboto" w:hAnsi="Roboto"/>
        </w:rPr>
      </w:pPr>
      <w:ins w:id="63" w:author="uzivatel" w:date="2026-09-22T12:25:00Z" w16du:dateUtc="2026-09-22T16:25:00Z">
        <w:r>
          <w:rPr>
            <w:rFonts w:ascii="Roboto" w:hAnsi="Roboto"/>
          </w:rPr>
          <w:t>žáci si přinesou:</w:t>
        </w:r>
      </w:ins>
    </w:p>
    <w:p w14:paraId="63A1DD5C" w14:textId="77777777" w:rsidR="00992F5A" w:rsidRDefault="000C1D5B" w:rsidP="000C1D5B">
      <w:pPr>
        <w:pStyle w:val="Default"/>
        <w:numPr>
          <w:ilvl w:val="0"/>
          <w:numId w:val="14"/>
        </w:numPr>
        <w:rPr>
          <w:ins w:id="64" w:author="uzivatel" w:date="2026-09-22T12:25:00Z" w16du:dateUtc="2026-09-22T16:25:00Z"/>
          <w:rFonts w:ascii="Roboto" w:hAnsi="Roboto"/>
        </w:rPr>
      </w:pPr>
      <w:ins w:id="65" w:author="uzivatel" w:date="2026-09-22T12:25:00Z" w16du:dateUtc="2026-09-22T16:25:00Z">
        <w:r w:rsidRPr="00992F5A">
          <w:rPr>
            <w:rFonts w:ascii="Roboto" w:hAnsi="Roboto"/>
          </w:rPr>
          <w:t>psací potřeby, rýsovací potřeby, učebnice, sešity</w:t>
        </w:r>
        <w:r w:rsidR="00992F5A">
          <w:rPr>
            <w:rFonts w:ascii="Roboto" w:hAnsi="Roboto"/>
          </w:rPr>
          <w:t>, pracovní listy</w:t>
        </w:r>
        <w:r w:rsidRPr="00992F5A">
          <w:rPr>
            <w:rFonts w:ascii="Roboto" w:hAnsi="Roboto"/>
          </w:rPr>
          <w:t xml:space="preserve"> a další pomůcky</w:t>
        </w:r>
        <w:r w:rsidR="00992F5A">
          <w:rPr>
            <w:rFonts w:ascii="Roboto" w:hAnsi="Roboto"/>
          </w:rPr>
          <w:t xml:space="preserve"> na daný předmět dle potřeby a pokynu vyučujícího</w:t>
        </w:r>
      </w:ins>
    </w:p>
    <w:p w14:paraId="53B5ED02" w14:textId="77777777" w:rsidR="000C1D5B" w:rsidRPr="00992F5A" w:rsidRDefault="000C1D5B" w:rsidP="000C1D5B">
      <w:pPr>
        <w:pStyle w:val="Default"/>
        <w:numPr>
          <w:ilvl w:val="0"/>
          <w:numId w:val="14"/>
        </w:numPr>
        <w:rPr>
          <w:ins w:id="66" w:author="uzivatel" w:date="2026-09-22T12:25:00Z" w16du:dateUtc="2026-09-22T16:25:00Z"/>
          <w:rFonts w:ascii="Roboto" w:hAnsi="Roboto"/>
        </w:rPr>
      </w:pPr>
      <w:ins w:id="67" w:author="uzivatel" w:date="2026-09-22T12:25:00Z" w16du:dateUtc="2026-09-22T16:25:00Z">
        <w:r w:rsidRPr="00992F5A">
          <w:rPr>
            <w:rFonts w:ascii="Roboto" w:hAnsi="Roboto"/>
          </w:rPr>
          <w:t xml:space="preserve">minimálně dvě roušky a sáček na použitou roušku </w:t>
        </w:r>
      </w:ins>
    </w:p>
    <w:p w14:paraId="055256B9" w14:textId="77777777" w:rsidR="000C1D5B" w:rsidRDefault="000C1D5B" w:rsidP="000C1D5B">
      <w:pPr>
        <w:pStyle w:val="Default"/>
        <w:numPr>
          <w:ilvl w:val="0"/>
          <w:numId w:val="14"/>
        </w:numPr>
        <w:rPr>
          <w:ins w:id="68" w:author="uzivatel" w:date="2026-09-22T12:25:00Z" w16du:dateUtc="2026-09-22T16:25:00Z"/>
        </w:rPr>
      </w:pPr>
      <w:ins w:id="69" w:author="uzivatel" w:date="2026-09-22T12:25:00Z" w16du:dateUtc="2026-09-22T16:25:00Z">
        <w:r w:rsidRPr="00067C1B">
          <w:rPr>
            <w:rFonts w:ascii="Roboto" w:hAnsi="Roboto"/>
          </w:rPr>
          <w:t xml:space="preserve">svačinu a pití </w:t>
        </w:r>
        <w:r w:rsidR="00992F5A" w:rsidRPr="00067C1B">
          <w:rPr>
            <w:rFonts w:ascii="Roboto" w:hAnsi="Roboto"/>
          </w:rPr>
          <w:t>dle vlastního uvážení</w:t>
        </w:r>
      </w:ins>
    </w:p>
    <w:p w14:paraId="71FDF471" w14:textId="77777777" w:rsidR="003038A0" w:rsidRPr="005A0B50" w:rsidRDefault="003038A0" w:rsidP="003038A0">
      <w:pPr>
        <w:ind w:left="5755"/>
        <w:rPr>
          <w:del w:id="70" w:author="uzivatel" w:date="2026-09-22T12:25:00Z" w16du:dateUtc="2026-09-22T16:25:00Z"/>
          <w:rFonts w:eastAsia="Times New Roman"/>
        </w:rPr>
      </w:pPr>
      <w:del w:id="71" w:author="uzivatel" w:date="2026-09-22T12:25:00Z" w16du:dateUtc="2026-09-22T16:25:00Z">
        <w:r w:rsidRPr="005A0B50">
          <w:rPr>
            <w:rFonts w:eastAsia="Times New Roman"/>
          </w:rPr>
          <w:delText>PATVIRTINTA                                                                                                                                                                          Jonavos Jeronimo Ralio gimnazijos direktoriaus 2019 m. balandžio 16 d. įsakymu Nr. V1-91</w:delText>
        </w:r>
      </w:del>
    </w:p>
    <w:p w14:paraId="3697785B" w14:textId="77777777" w:rsidR="003038A0" w:rsidRPr="005A0B50" w:rsidRDefault="003038A0" w:rsidP="003038A0">
      <w:pPr>
        <w:tabs>
          <w:tab w:val="left" w:pos="360"/>
        </w:tabs>
        <w:outlineLvl w:val="0"/>
        <w:rPr>
          <w:del w:id="72" w:author="uzivatel" w:date="2026-09-22T12:25:00Z" w16du:dateUtc="2026-09-22T16:25:00Z"/>
          <w:rFonts w:eastAsia="Times New Roman"/>
          <w:lang w:val="pt-PT"/>
        </w:rPr>
      </w:pPr>
    </w:p>
    <w:p w14:paraId="6BF104B6" w14:textId="77777777" w:rsidR="003038A0" w:rsidRPr="005A0B50" w:rsidRDefault="003038A0" w:rsidP="003038A0">
      <w:pPr>
        <w:jc w:val="center"/>
        <w:rPr>
          <w:del w:id="73" w:author="uzivatel" w:date="2026-09-22T12:25:00Z" w16du:dateUtc="2026-09-22T16:25:00Z"/>
          <w:rFonts w:eastAsia="Times New Roman"/>
          <w:b/>
        </w:rPr>
      </w:pPr>
    </w:p>
    <w:p w14:paraId="184EA92A" w14:textId="77777777" w:rsidR="003038A0" w:rsidRPr="005A0B50" w:rsidRDefault="003038A0" w:rsidP="003038A0">
      <w:pPr>
        <w:tabs>
          <w:tab w:val="left" w:pos="851"/>
          <w:tab w:val="left" w:pos="1134"/>
        </w:tabs>
        <w:ind w:firstLine="567"/>
        <w:jc w:val="center"/>
        <w:rPr>
          <w:del w:id="74" w:author="uzivatel" w:date="2026-09-22T12:25:00Z" w16du:dateUtc="2026-09-22T16:25:00Z"/>
          <w:rFonts w:eastAsia="Times New Roman"/>
          <w:b/>
        </w:rPr>
      </w:pPr>
      <w:del w:id="75" w:author="uzivatel" w:date="2026-09-22T12:25:00Z" w16du:dateUtc="2026-09-22T16:25:00Z">
        <w:r w:rsidRPr="005A0B50">
          <w:rPr>
            <w:rFonts w:eastAsia="Times New Roman"/>
            <w:b/>
          </w:rPr>
          <w:delText>JONAVOS JERONIMO RALIO GINMAZIJOS</w:delText>
        </w:r>
      </w:del>
    </w:p>
    <w:p w14:paraId="1CBC6B14" w14:textId="77777777" w:rsidR="003038A0" w:rsidRPr="005A0B50" w:rsidRDefault="00DA2358" w:rsidP="003038A0">
      <w:pPr>
        <w:tabs>
          <w:tab w:val="left" w:pos="851"/>
          <w:tab w:val="left" w:pos="1134"/>
        </w:tabs>
        <w:ind w:firstLine="567"/>
        <w:jc w:val="center"/>
        <w:rPr>
          <w:del w:id="76" w:author="uzivatel" w:date="2026-09-22T12:25:00Z" w16du:dateUtc="2026-09-22T16:25:00Z"/>
          <w:rStyle w:val="FontStyle11"/>
          <w:rFonts w:eastAsia="Times New Roman"/>
          <w:bCs w:val="0"/>
          <w:color w:val="auto"/>
          <w:sz w:val="24"/>
          <w:szCs w:val="24"/>
        </w:rPr>
      </w:pPr>
      <w:del w:id="77" w:author="uzivatel" w:date="2026-09-22T12:25:00Z" w16du:dateUtc="2026-09-22T16:25:00Z">
        <w:r>
          <w:rPr>
            <w:rFonts w:eastAsia="Times New Roman"/>
            <w:b/>
          </w:rPr>
          <w:delText>DRAMOS</w:delText>
        </w:r>
        <w:r w:rsidR="003038A0" w:rsidRPr="005A0B50">
          <w:rPr>
            <w:rFonts w:eastAsia="Times New Roman"/>
            <w:b/>
          </w:rPr>
          <w:delText xml:space="preserve"> MOKYTOJO PAREIGYBĖS APRAŠYMAS</w:delText>
        </w:r>
      </w:del>
    </w:p>
    <w:p w14:paraId="0364A84C" w14:textId="77777777" w:rsidR="003038A0" w:rsidRPr="005A0B50" w:rsidRDefault="003038A0" w:rsidP="003038A0">
      <w:pPr>
        <w:pStyle w:val="Style4"/>
        <w:tabs>
          <w:tab w:val="left" w:pos="158"/>
          <w:tab w:val="left" w:pos="851"/>
          <w:tab w:val="left" w:pos="1134"/>
        </w:tabs>
        <w:ind w:firstLine="567"/>
        <w:jc w:val="center"/>
        <w:rPr>
          <w:del w:id="78" w:author="uzivatel" w:date="2026-09-22T12:25:00Z" w16du:dateUtc="2026-09-22T16:25:00Z"/>
          <w:rStyle w:val="FontStyle11"/>
          <w:sz w:val="24"/>
          <w:szCs w:val="24"/>
        </w:rPr>
      </w:pPr>
    </w:p>
    <w:p w14:paraId="479930C5" w14:textId="77777777" w:rsidR="003038A0" w:rsidRPr="005A0B50" w:rsidRDefault="003038A0" w:rsidP="003038A0">
      <w:pPr>
        <w:pStyle w:val="Style4"/>
        <w:tabs>
          <w:tab w:val="left" w:pos="0"/>
          <w:tab w:val="left" w:pos="709"/>
          <w:tab w:val="left" w:pos="1134"/>
        </w:tabs>
        <w:ind w:firstLine="567"/>
        <w:jc w:val="center"/>
        <w:rPr>
          <w:del w:id="79" w:author="uzivatel" w:date="2026-09-22T12:25:00Z" w16du:dateUtc="2026-09-22T16:25:00Z"/>
          <w:rStyle w:val="FontStyle11"/>
          <w:sz w:val="24"/>
          <w:szCs w:val="24"/>
        </w:rPr>
      </w:pPr>
      <w:del w:id="80" w:author="uzivatel" w:date="2026-09-22T12:25:00Z" w16du:dateUtc="2026-09-22T16:25:00Z">
        <w:r w:rsidRPr="005A0B50">
          <w:rPr>
            <w:rStyle w:val="FontStyle11"/>
            <w:sz w:val="24"/>
            <w:szCs w:val="24"/>
          </w:rPr>
          <w:delText>I</w:delText>
        </w:r>
        <w:r w:rsidRPr="005A0B50">
          <w:rPr>
            <w:rStyle w:val="FontStyle11"/>
            <w:sz w:val="24"/>
            <w:szCs w:val="24"/>
          </w:rPr>
          <w:tab/>
          <w:delText xml:space="preserve"> SKYRIUS</w:delText>
        </w:r>
      </w:del>
    </w:p>
    <w:p w14:paraId="5AF0C224" w14:textId="77777777" w:rsidR="003038A0" w:rsidRPr="005A0B50" w:rsidRDefault="003038A0" w:rsidP="003038A0">
      <w:pPr>
        <w:pStyle w:val="Style3"/>
        <w:tabs>
          <w:tab w:val="left" w:pos="851"/>
          <w:tab w:val="left" w:pos="1134"/>
        </w:tabs>
        <w:spacing w:line="240" w:lineRule="auto"/>
        <w:ind w:firstLine="567"/>
        <w:rPr>
          <w:del w:id="81" w:author="uzivatel" w:date="2026-09-22T12:25:00Z" w16du:dateUtc="2026-09-22T16:25:00Z"/>
          <w:rStyle w:val="FontStyle11"/>
          <w:sz w:val="24"/>
          <w:szCs w:val="24"/>
        </w:rPr>
      </w:pPr>
      <w:del w:id="82" w:author="uzivatel" w:date="2026-09-22T12:25:00Z" w16du:dateUtc="2026-09-22T16:25:00Z">
        <w:r w:rsidRPr="005A0B50">
          <w:rPr>
            <w:rStyle w:val="FontStyle11"/>
            <w:sz w:val="24"/>
            <w:szCs w:val="24"/>
          </w:rPr>
          <w:delText>PAREIGYBĖ</w:delText>
        </w:r>
      </w:del>
    </w:p>
    <w:p w14:paraId="6154D158" w14:textId="77777777" w:rsidR="003038A0" w:rsidRPr="005A0B50" w:rsidRDefault="003038A0" w:rsidP="003038A0">
      <w:pPr>
        <w:pStyle w:val="Style3"/>
        <w:tabs>
          <w:tab w:val="left" w:pos="851"/>
          <w:tab w:val="left" w:pos="1134"/>
        </w:tabs>
        <w:spacing w:line="240" w:lineRule="auto"/>
        <w:ind w:firstLine="567"/>
        <w:rPr>
          <w:del w:id="83" w:author="uzivatel" w:date="2026-09-22T12:25:00Z" w16du:dateUtc="2026-09-22T16:25:00Z"/>
          <w:rStyle w:val="FontStyle11"/>
          <w:sz w:val="24"/>
          <w:szCs w:val="24"/>
        </w:rPr>
      </w:pPr>
    </w:p>
    <w:p w14:paraId="0DEFF6E3" w14:textId="77777777" w:rsidR="003038A0" w:rsidRPr="005A0B50" w:rsidRDefault="003038A0" w:rsidP="003038A0">
      <w:pPr>
        <w:pStyle w:val="Style1"/>
        <w:numPr>
          <w:ilvl w:val="0"/>
          <w:numId w:val="1"/>
        </w:numPr>
        <w:tabs>
          <w:tab w:val="left" w:pos="706"/>
          <w:tab w:val="left" w:pos="851"/>
          <w:tab w:val="left" w:pos="1134"/>
        </w:tabs>
        <w:spacing w:line="240" w:lineRule="auto"/>
        <w:ind w:firstLine="567"/>
        <w:rPr>
          <w:del w:id="84" w:author="uzivatel" w:date="2026-09-22T12:25:00Z" w16du:dateUtc="2026-09-22T16:25:00Z"/>
          <w:rStyle w:val="FontStyle12"/>
          <w:sz w:val="24"/>
          <w:szCs w:val="24"/>
        </w:rPr>
      </w:pPr>
      <w:del w:id="85" w:author="uzivatel" w:date="2026-09-22T12:25:00Z" w16du:dateUtc="2026-09-22T16:25:00Z">
        <w:r w:rsidRPr="005A0B50">
          <w:rPr>
            <w:rStyle w:val="FontStyle11"/>
            <w:sz w:val="24"/>
            <w:szCs w:val="24"/>
          </w:rPr>
          <w:delText xml:space="preserve">Pareigybės pavadinimas: </w:delText>
        </w:r>
        <w:r w:rsidRPr="005A0B50">
          <w:rPr>
            <w:rStyle w:val="FontStyle12"/>
            <w:sz w:val="24"/>
            <w:szCs w:val="24"/>
          </w:rPr>
          <w:delText>Jonavos Jeronimo Ralio  gimnazijo</w:delText>
        </w:r>
        <w:r w:rsidR="00DA2358">
          <w:rPr>
            <w:rStyle w:val="FontStyle12"/>
            <w:sz w:val="24"/>
            <w:szCs w:val="24"/>
          </w:rPr>
          <w:delText>s dramos</w:delText>
        </w:r>
        <w:r w:rsidRPr="005A0B50">
          <w:rPr>
            <w:rStyle w:val="FontStyle12"/>
            <w:sz w:val="24"/>
            <w:szCs w:val="24"/>
          </w:rPr>
          <w:delText xml:space="preserve"> mokytojas.</w:delText>
        </w:r>
      </w:del>
    </w:p>
    <w:p w14:paraId="49DF14BE" w14:textId="77777777" w:rsidR="003038A0" w:rsidRPr="005A0B50" w:rsidRDefault="003038A0" w:rsidP="003038A0">
      <w:pPr>
        <w:pStyle w:val="Style1"/>
        <w:numPr>
          <w:ilvl w:val="0"/>
          <w:numId w:val="1"/>
        </w:numPr>
        <w:tabs>
          <w:tab w:val="left" w:pos="706"/>
          <w:tab w:val="left" w:pos="851"/>
          <w:tab w:val="left" w:pos="1134"/>
        </w:tabs>
        <w:spacing w:line="240" w:lineRule="auto"/>
        <w:ind w:firstLine="567"/>
        <w:rPr>
          <w:del w:id="86" w:author="uzivatel" w:date="2026-09-22T12:25:00Z" w16du:dateUtc="2026-09-22T16:25:00Z"/>
          <w:rStyle w:val="FontStyle12"/>
          <w:sz w:val="24"/>
          <w:szCs w:val="24"/>
        </w:rPr>
      </w:pPr>
      <w:del w:id="87" w:author="uzivatel" w:date="2026-09-22T12:25:00Z" w16du:dateUtc="2026-09-22T16:25:00Z">
        <w:r w:rsidRPr="005A0B50">
          <w:rPr>
            <w:rStyle w:val="FontStyle11"/>
            <w:sz w:val="24"/>
            <w:szCs w:val="24"/>
          </w:rPr>
          <w:delText>Pareigybės grupė:</w:delText>
        </w:r>
        <w:r w:rsidRPr="005A0B50">
          <w:rPr>
            <w:rStyle w:val="FontStyle12"/>
            <w:sz w:val="24"/>
            <w:szCs w:val="24"/>
          </w:rPr>
          <w:delText xml:space="preserve"> Jonavos Jeronimo Ralio gimnazijos specialistas.</w:delText>
        </w:r>
      </w:del>
    </w:p>
    <w:p w14:paraId="0E2B924C" w14:textId="77777777" w:rsidR="003038A0" w:rsidRPr="005A0B50" w:rsidRDefault="003038A0" w:rsidP="003038A0">
      <w:pPr>
        <w:pStyle w:val="Style5"/>
        <w:numPr>
          <w:ilvl w:val="0"/>
          <w:numId w:val="1"/>
        </w:numPr>
        <w:tabs>
          <w:tab w:val="left" w:pos="725"/>
          <w:tab w:val="left" w:pos="851"/>
          <w:tab w:val="left" w:pos="1134"/>
        </w:tabs>
        <w:ind w:firstLine="567"/>
        <w:jc w:val="both"/>
        <w:rPr>
          <w:del w:id="88" w:author="uzivatel" w:date="2026-09-22T12:25:00Z" w16du:dateUtc="2026-09-22T16:25:00Z"/>
          <w:rStyle w:val="FontStyle12"/>
          <w:sz w:val="24"/>
          <w:szCs w:val="24"/>
        </w:rPr>
      </w:pPr>
      <w:del w:id="89" w:author="uzivatel" w:date="2026-09-22T12:25:00Z" w16du:dateUtc="2026-09-22T16:25:00Z">
        <w:r w:rsidRPr="005A0B50">
          <w:rPr>
            <w:rStyle w:val="FontStyle11"/>
            <w:sz w:val="24"/>
            <w:szCs w:val="24"/>
          </w:rPr>
          <w:delText xml:space="preserve">Pareigybės lygis: </w:delText>
        </w:r>
        <w:r w:rsidRPr="005A0B50">
          <w:rPr>
            <w:rStyle w:val="FontStyle12"/>
            <w:sz w:val="24"/>
            <w:szCs w:val="24"/>
          </w:rPr>
          <w:delText>A2.</w:delText>
        </w:r>
      </w:del>
    </w:p>
    <w:p w14:paraId="389815D9" w14:textId="77777777" w:rsidR="003038A0" w:rsidRPr="005A0B50" w:rsidRDefault="003038A0" w:rsidP="003038A0">
      <w:pPr>
        <w:pStyle w:val="Style1"/>
        <w:numPr>
          <w:ilvl w:val="0"/>
          <w:numId w:val="1"/>
        </w:numPr>
        <w:tabs>
          <w:tab w:val="left" w:pos="706"/>
          <w:tab w:val="left" w:pos="851"/>
          <w:tab w:val="left" w:pos="1134"/>
        </w:tabs>
        <w:spacing w:line="240" w:lineRule="auto"/>
        <w:ind w:firstLine="567"/>
        <w:rPr>
          <w:del w:id="90" w:author="uzivatel" w:date="2026-09-22T12:25:00Z" w16du:dateUtc="2026-09-22T16:25:00Z"/>
          <w:rStyle w:val="FontStyle12"/>
          <w:sz w:val="24"/>
          <w:szCs w:val="24"/>
        </w:rPr>
      </w:pPr>
      <w:del w:id="91" w:author="uzivatel" w:date="2026-09-22T12:25:00Z" w16du:dateUtc="2026-09-22T16:25:00Z">
        <w:r w:rsidRPr="005A0B50">
          <w:rPr>
            <w:rStyle w:val="FontStyle11"/>
            <w:sz w:val="24"/>
            <w:szCs w:val="24"/>
          </w:rPr>
          <w:delText xml:space="preserve">Pareigybės pavaldumas: </w:delText>
        </w:r>
        <w:r w:rsidRPr="005A0B50">
          <w:rPr>
            <w:rStyle w:val="FontStyle12"/>
            <w:sz w:val="24"/>
            <w:szCs w:val="24"/>
          </w:rPr>
          <w:delText>Jonavos Jeronimo Ralio gimnazijos</w:delText>
        </w:r>
        <w:r w:rsidR="00DA2358">
          <w:rPr>
            <w:rStyle w:val="FontStyle12"/>
            <w:sz w:val="24"/>
            <w:szCs w:val="24"/>
          </w:rPr>
          <w:delText xml:space="preserve"> dramos</w:delText>
        </w:r>
        <w:r w:rsidRPr="005A0B50">
          <w:rPr>
            <w:rStyle w:val="FontStyle12"/>
            <w:sz w:val="24"/>
            <w:szCs w:val="24"/>
          </w:rPr>
          <w:delText xml:space="preserve"> mokytojas tiesiogiai pavaldus direktoriaus pavaduotojui ugdymui.</w:delText>
        </w:r>
      </w:del>
    </w:p>
    <w:p w14:paraId="3D8AEE10" w14:textId="77777777" w:rsidR="003038A0" w:rsidRPr="005A0B50" w:rsidRDefault="003038A0" w:rsidP="003038A0">
      <w:pPr>
        <w:pStyle w:val="Style4"/>
        <w:tabs>
          <w:tab w:val="left" w:pos="245"/>
          <w:tab w:val="left" w:pos="851"/>
          <w:tab w:val="left" w:pos="1134"/>
        </w:tabs>
        <w:ind w:firstLine="567"/>
        <w:jc w:val="center"/>
        <w:rPr>
          <w:del w:id="92" w:author="uzivatel" w:date="2026-09-22T12:25:00Z" w16du:dateUtc="2026-09-22T16:25:00Z"/>
          <w:rStyle w:val="FontStyle11"/>
          <w:sz w:val="24"/>
          <w:szCs w:val="24"/>
        </w:rPr>
      </w:pPr>
    </w:p>
    <w:p w14:paraId="15DBB98D" w14:textId="77777777" w:rsidR="003038A0" w:rsidRPr="005A0B50" w:rsidRDefault="003038A0" w:rsidP="003038A0">
      <w:pPr>
        <w:pStyle w:val="Style4"/>
        <w:tabs>
          <w:tab w:val="left" w:pos="245"/>
          <w:tab w:val="left" w:pos="851"/>
          <w:tab w:val="left" w:pos="1134"/>
        </w:tabs>
        <w:ind w:firstLine="567"/>
        <w:jc w:val="center"/>
        <w:rPr>
          <w:del w:id="93" w:author="uzivatel" w:date="2026-09-22T12:25:00Z" w16du:dateUtc="2026-09-22T16:25:00Z"/>
          <w:rStyle w:val="FontStyle11"/>
          <w:sz w:val="24"/>
          <w:szCs w:val="24"/>
        </w:rPr>
      </w:pPr>
      <w:del w:id="94" w:author="uzivatel" w:date="2026-09-22T12:25:00Z" w16du:dateUtc="2026-09-22T16:25:00Z">
        <w:r w:rsidRPr="005A0B50">
          <w:rPr>
            <w:rStyle w:val="FontStyle11"/>
            <w:sz w:val="24"/>
            <w:szCs w:val="24"/>
          </w:rPr>
          <w:delText>II</w:delText>
        </w:r>
        <w:r w:rsidRPr="005A0B50">
          <w:rPr>
            <w:rStyle w:val="FontStyle11"/>
            <w:sz w:val="24"/>
            <w:szCs w:val="24"/>
          </w:rPr>
          <w:tab/>
          <w:delText>SKYRIUS</w:delText>
        </w:r>
      </w:del>
    </w:p>
    <w:p w14:paraId="296A129E" w14:textId="77777777" w:rsidR="003038A0" w:rsidRPr="005A0B50" w:rsidRDefault="003038A0" w:rsidP="003038A0">
      <w:pPr>
        <w:pStyle w:val="Style3"/>
        <w:tabs>
          <w:tab w:val="left" w:pos="851"/>
          <w:tab w:val="left" w:pos="1134"/>
        </w:tabs>
        <w:spacing w:line="240" w:lineRule="auto"/>
        <w:ind w:firstLine="567"/>
        <w:rPr>
          <w:del w:id="95" w:author="uzivatel" w:date="2026-09-22T12:25:00Z" w16du:dateUtc="2026-09-22T16:25:00Z"/>
          <w:rStyle w:val="FontStyle11"/>
          <w:sz w:val="24"/>
          <w:szCs w:val="24"/>
        </w:rPr>
      </w:pPr>
      <w:del w:id="96" w:author="uzivatel" w:date="2026-09-22T12:25:00Z" w16du:dateUtc="2026-09-22T16:25:00Z">
        <w:r w:rsidRPr="005A0B50">
          <w:rPr>
            <w:rStyle w:val="FontStyle11"/>
            <w:sz w:val="24"/>
            <w:szCs w:val="24"/>
          </w:rPr>
          <w:delText>SPECIALŪS REIKALAVIMAI ŠIAS PAREIGAS EINANČIAM MOKYTOJUI</w:delText>
        </w:r>
      </w:del>
    </w:p>
    <w:p w14:paraId="6558FA4F" w14:textId="77777777" w:rsidR="003038A0" w:rsidRPr="005A0B50" w:rsidRDefault="003038A0" w:rsidP="003038A0">
      <w:pPr>
        <w:pStyle w:val="Style3"/>
        <w:tabs>
          <w:tab w:val="left" w:pos="851"/>
          <w:tab w:val="left" w:pos="1134"/>
        </w:tabs>
        <w:spacing w:line="240" w:lineRule="auto"/>
        <w:ind w:firstLine="567"/>
        <w:rPr>
          <w:del w:id="97" w:author="uzivatel" w:date="2026-09-22T12:25:00Z" w16du:dateUtc="2026-09-22T16:25:00Z"/>
          <w:rStyle w:val="FontStyle11"/>
          <w:sz w:val="24"/>
          <w:szCs w:val="24"/>
        </w:rPr>
      </w:pPr>
    </w:p>
    <w:p w14:paraId="21878A68" w14:textId="77777777" w:rsidR="003038A0" w:rsidRPr="005A0B50" w:rsidRDefault="003038A0" w:rsidP="003038A0">
      <w:pPr>
        <w:pStyle w:val="Style1"/>
        <w:numPr>
          <w:ilvl w:val="0"/>
          <w:numId w:val="1"/>
        </w:numPr>
        <w:tabs>
          <w:tab w:val="left" w:pos="851"/>
          <w:tab w:val="left" w:pos="993"/>
          <w:tab w:val="left" w:pos="1134"/>
        </w:tabs>
        <w:spacing w:line="240" w:lineRule="auto"/>
        <w:ind w:firstLine="567"/>
        <w:rPr>
          <w:del w:id="98" w:author="uzivatel" w:date="2026-09-22T12:25:00Z" w16du:dateUtc="2026-09-22T16:25:00Z"/>
          <w:rStyle w:val="FontStyle12"/>
          <w:sz w:val="24"/>
          <w:szCs w:val="24"/>
        </w:rPr>
      </w:pPr>
      <w:del w:id="99" w:author="uzivatel" w:date="2026-09-22T12:25:00Z" w16du:dateUtc="2026-09-22T16:25:00Z">
        <w:r w:rsidRPr="005A0B50">
          <w:rPr>
            <w:rStyle w:val="FontStyle12"/>
            <w:sz w:val="24"/>
            <w:szCs w:val="24"/>
          </w:rPr>
          <w:delText>Mokytojas, einantis šias pareigas, turi atitikti šiuos specialius reikalavimus:</w:delText>
        </w:r>
      </w:del>
    </w:p>
    <w:p w14:paraId="67D58C39" w14:textId="77777777" w:rsidR="003038A0" w:rsidRPr="005A0B50" w:rsidRDefault="003038A0" w:rsidP="003038A0">
      <w:pPr>
        <w:pStyle w:val="Style1"/>
        <w:numPr>
          <w:ilvl w:val="1"/>
          <w:numId w:val="1"/>
        </w:numPr>
        <w:tabs>
          <w:tab w:val="left" w:pos="851"/>
          <w:tab w:val="left" w:pos="993"/>
          <w:tab w:val="left" w:pos="1134"/>
        </w:tabs>
        <w:spacing w:line="240" w:lineRule="auto"/>
        <w:ind w:left="0" w:firstLine="567"/>
        <w:rPr>
          <w:del w:id="100" w:author="uzivatel" w:date="2026-09-22T12:25:00Z" w16du:dateUtc="2026-09-22T16:25:00Z"/>
          <w:rStyle w:val="FontStyle12"/>
          <w:sz w:val="24"/>
          <w:szCs w:val="24"/>
        </w:rPr>
      </w:pPr>
      <w:del w:id="101" w:author="uzivatel" w:date="2026-09-22T12:25:00Z" w16du:dateUtc="2026-09-22T16:25:00Z">
        <w:r w:rsidRPr="005A0B50">
          <w:rPr>
            <w:rStyle w:val="FontStyle12"/>
            <w:sz w:val="24"/>
            <w:szCs w:val="24"/>
          </w:rPr>
          <w:delText>turėti aukštąjį (aukštesnįjį, įgytą iki 2009 metų, ar specialųjį vidurinį, įgytą iki 1995 metų) išsilavinimą;</w:delText>
        </w:r>
      </w:del>
    </w:p>
    <w:p w14:paraId="06715BC0" w14:textId="77777777" w:rsidR="003038A0" w:rsidRPr="005A0B50" w:rsidRDefault="003038A0" w:rsidP="003038A0">
      <w:pPr>
        <w:pStyle w:val="Style1"/>
        <w:numPr>
          <w:ilvl w:val="1"/>
          <w:numId w:val="1"/>
        </w:numPr>
        <w:tabs>
          <w:tab w:val="left" w:pos="851"/>
          <w:tab w:val="left" w:pos="993"/>
          <w:tab w:val="left" w:pos="1134"/>
        </w:tabs>
        <w:spacing w:line="240" w:lineRule="auto"/>
        <w:ind w:left="0" w:firstLine="567"/>
        <w:rPr>
          <w:del w:id="102" w:author="uzivatel" w:date="2026-09-22T12:25:00Z" w16du:dateUtc="2026-09-22T16:25:00Z"/>
          <w:rStyle w:val="FontStyle12"/>
          <w:sz w:val="24"/>
          <w:szCs w:val="24"/>
        </w:rPr>
      </w:pPr>
      <w:del w:id="103" w:author="uzivatel" w:date="2026-09-22T12:25:00Z" w16du:dateUtc="2026-09-22T16:25:00Z">
        <w:r w:rsidRPr="005A0B50">
          <w:rPr>
            <w:rStyle w:val="FontStyle12"/>
            <w:sz w:val="24"/>
            <w:szCs w:val="24"/>
          </w:rPr>
          <w:delText>būti įgijęs pedagogo kvalifikaciją;</w:delText>
        </w:r>
      </w:del>
    </w:p>
    <w:p w14:paraId="45D97D96" w14:textId="77777777" w:rsidR="003038A0" w:rsidRPr="005A0B50" w:rsidRDefault="003038A0" w:rsidP="003038A0">
      <w:pPr>
        <w:pStyle w:val="ListParagraph"/>
        <w:numPr>
          <w:ilvl w:val="1"/>
          <w:numId w:val="1"/>
        </w:numPr>
        <w:tabs>
          <w:tab w:val="left" w:pos="993"/>
        </w:tabs>
        <w:ind w:left="0" w:firstLine="567"/>
        <w:jc w:val="both"/>
        <w:rPr>
          <w:del w:id="104" w:author="uzivatel" w:date="2026-09-22T12:25:00Z" w16du:dateUtc="2026-09-22T16:25:00Z"/>
          <w:rStyle w:val="FontStyle12"/>
          <w:sz w:val="24"/>
          <w:szCs w:val="24"/>
        </w:rPr>
      </w:pPr>
      <w:del w:id="105" w:author="uzivatel" w:date="2026-09-22T12:25:00Z" w16du:dateUtc="2026-09-22T16:25:00Z">
        <w:r w:rsidRPr="005A0B50">
          <w:rPr>
            <w:rStyle w:val="FontStyle12"/>
            <w:sz w:val="24"/>
            <w:szCs w:val="24"/>
          </w:rPr>
          <w:delText xml:space="preserve"> </w:delText>
        </w:r>
        <w:r w:rsidR="00DA2358">
          <w:rPr>
            <w:rStyle w:val="FontStyle12"/>
            <w:sz w:val="24"/>
            <w:szCs w:val="24"/>
          </w:rPr>
          <w:delText>būti baigęs bet kurią dramos</w:delText>
        </w:r>
        <w:r w:rsidRPr="005A0B50">
          <w:rPr>
            <w:rStyle w:val="FontStyle12"/>
            <w:sz w:val="24"/>
            <w:szCs w:val="24"/>
          </w:rPr>
          <w:delText xml:space="preserve"> mokytojo rengimo program</w:delText>
        </w:r>
        <w:r w:rsidR="00DA2358">
          <w:rPr>
            <w:rStyle w:val="FontStyle12"/>
            <w:sz w:val="24"/>
            <w:szCs w:val="24"/>
          </w:rPr>
          <w:delText>ą; bet kurią dramos</w:delText>
        </w:r>
        <w:r w:rsidRPr="005A0B50">
          <w:rPr>
            <w:rStyle w:val="FontStyle12"/>
            <w:sz w:val="24"/>
            <w:szCs w:val="24"/>
          </w:rPr>
          <w:delText xml:space="preserve"> programą;</w:delText>
        </w:r>
      </w:del>
    </w:p>
    <w:p w14:paraId="43B3BD1B" w14:textId="77777777" w:rsidR="003038A0" w:rsidRPr="005A0B50" w:rsidRDefault="003038A0" w:rsidP="003038A0">
      <w:pPr>
        <w:numPr>
          <w:ilvl w:val="1"/>
          <w:numId w:val="1"/>
        </w:numPr>
        <w:tabs>
          <w:tab w:val="left" w:pos="993"/>
        </w:tabs>
        <w:ind w:left="0" w:firstLine="567"/>
        <w:jc w:val="both"/>
        <w:rPr>
          <w:del w:id="106" w:author="uzivatel" w:date="2026-09-22T12:25:00Z" w16du:dateUtc="2026-09-22T16:25:00Z"/>
          <w:rStyle w:val="FontStyle12"/>
          <w:sz w:val="24"/>
          <w:szCs w:val="24"/>
        </w:rPr>
      </w:pPr>
      <w:del w:id="107" w:author="uzivatel" w:date="2026-09-22T12:25:00Z" w16du:dateUtc="2026-09-22T16:25:00Z">
        <w:r w:rsidRPr="005A0B50">
          <w:rPr>
            <w:rStyle w:val="FontStyle12"/>
            <w:sz w:val="24"/>
            <w:szCs w:val="24"/>
          </w:rPr>
          <w:delText>mokytojas, baigęs studijas ne lietuvių kalba, privalo gerai mokėti lietuvių kalbą, jos mokėjimo lygis turi atitikti Valstybinės kalbos mokėjimo kategorijų, patvirtintų Lietuvos respublikos Vyriausybės 2003 m. gruodžio 24 d. nutarimu Nr. 1688 „Dėl valstybinės kalbos mokėjimo kategorijų patvirtinimo ir įgyvendinimo" reikalavimus ir turėti atitinkamą valstybinės kalbos kategoriją patvirtinantį pažymėjimą;</w:delText>
        </w:r>
      </w:del>
    </w:p>
    <w:p w14:paraId="616A97F0" w14:textId="77777777" w:rsidR="003038A0" w:rsidRPr="005A0B50" w:rsidRDefault="003038A0" w:rsidP="003038A0">
      <w:pPr>
        <w:pStyle w:val="Style1"/>
        <w:numPr>
          <w:ilvl w:val="1"/>
          <w:numId w:val="1"/>
        </w:numPr>
        <w:tabs>
          <w:tab w:val="left" w:pos="851"/>
          <w:tab w:val="left" w:pos="993"/>
          <w:tab w:val="left" w:pos="1134"/>
        </w:tabs>
        <w:spacing w:line="240" w:lineRule="auto"/>
        <w:ind w:left="0" w:firstLine="567"/>
        <w:rPr>
          <w:del w:id="108" w:author="uzivatel" w:date="2026-09-22T12:25:00Z" w16du:dateUtc="2026-09-22T16:25:00Z"/>
          <w:rStyle w:val="FontStyle12"/>
          <w:sz w:val="24"/>
          <w:szCs w:val="24"/>
        </w:rPr>
      </w:pPr>
      <w:del w:id="109" w:author="uzivatel" w:date="2026-09-22T12:25:00Z" w16du:dateUtc="2026-09-22T16:25:00Z">
        <w:r w:rsidRPr="005A0B50">
          <w:rPr>
            <w:rStyle w:val="FontStyle12"/>
            <w:sz w:val="24"/>
            <w:szCs w:val="24"/>
          </w:rPr>
          <w:delText>turėti skaitmeninio raštingumo kompetencijas visose penkiose srityse (informacijos valdymas, komunikavimas, turinio kūrimas, saugumas, skaitmeninio raštingumo problemų sprendimas) pagal Reikalavimų pedagoginių darbuotojų skaitmeninio raštingumo programoms aprašą, kurį tvirtina Lietuvos Respublikos švietimo ir mokslo ministras;</w:delText>
        </w:r>
      </w:del>
    </w:p>
    <w:p w14:paraId="5153B7F0" w14:textId="77777777" w:rsidR="003038A0" w:rsidRPr="005A0B50" w:rsidRDefault="003038A0" w:rsidP="003038A0">
      <w:pPr>
        <w:pStyle w:val="Style1"/>
        <w:numPr>
          <w:ilvl w:val="1"/>
          <w:numId w:val="1"/>
        </w:numPr>
        <w:tabs>
          <w:tab w:val="left" w:pos="851"/>
          <w:tab w:val="left" w:pos="993"/>
          <w:tab w:val="left" w:pos="1134"/>
        </w:tabs>
        <w:spacing w:line="240" w:lineRule="auto"/>
        <w:ind w:left="0" w:firstLine="567"/>
        <w:rPr>
          <w:del w:id="110" w:author="uzivatel" w:date="2026-09-22T12:25:00Z" w16du:dateUtc="2026-09-22T16:25:00Z"/>
          <w:rStyle w:val="FontStyle12"/>
          <w:sz w:val="24"/>
          <w:szCs w:val="24"/>
        </w:rPr>
      </w:pPr>
      <w:del w:id="111" w:author="uzivatel" w:date="2026-09-22T12:25:00Z" w16du:dateUtc="2026-09-22T16:25:00Z">
        <w:r w:rsidRPr="005A0B50">
          <w:rPr>
            <w:rStyle w:val="FontStyle12"/>
            <w:sz w:val="24"/>
            <w:szCs w:val="24"/>
          </w:rPr>
          <w:delText>atitikti kitus reikalavimus, nustatytus Reikalavimų mokytojų kvalifikacijai apraše;</w:delText>
        </w:r>
      </w:del>
    </w:p>
    <w:p w14:paraId="13C465A8" w14:textId="77777777" w:rsidR="003038A0" w:rsidRPr="005A0B50" w:rsidRDefault="003038A0" w:rsidP="003038A0">
      <w:pPr>
        <w:pStyle w:val="Style1"/>
        <w:numPr>
          <w:ilvl w:val="1"/>
          <w:numId w:val="1"/>
        </w:numPr>
        <w:tabs>
          <w:tab w:val="left" w:pos="851"/>
          <w:tab w:val="left" w:pos="993"/>
          <w:tab w:val="left" w:pos="1134"/>
        </w:tabs>
        <w:spacing w:line="240" w:lineRule="auto"/>
        <w:ind w:left="0" w:firstLine="567"/>
        <w:rPr>
          <w:del w:id="112" w:author="uzivatel" w:date="2026-09-22T12:25:00Z" w16du:dateUtc="2026-09-22T16:25:00Z"/>
          <w:rStyle w:val="FontStyle12"/>
          <w:sz w:val="24"/>
          <w:szCs w:val="24"/>
        </w:rPr>
      </w:pPr>
      <w:del w:id="113" w:author="uzivatel" w:date="2026-09-22T12:25:00Z" w16du:dateUtc="2026-09-22T16:25:00Z">
        <w:r w:rsidRPr="005A0B50">
          <w:rPr>
            <w:rStyle w:val="FontStyle12"/>
            <w:sz w:val="24"/>
            <w:szCs w:val="24"/>
          </w:rPr>
          <w:delText>būti nepriekaištingos reputacijos, kaip ji apibrėžta Lietuvos Respublikos švietimo įstatyme;</w:delText>
        </w:r>
      </w:del>
    </w:p>
    <w:p w14:paraId="707C8DFC" w14:textId="77777777" w:rsidR="003038A0" w:rsidRPr="005A0B50" w:rsidRDefault="003038A0" w:rsidP="003038A0">
      <w:pPr>
        <w:pStyle w:val="Style1"/>
        <w:numPr>
          <w:ilvl w:val="0"/>
          <w:numId w:val="1"/>
        </w:numPr>
        <w:tabs>
          <w:tab w:val="left" w:pos="851"/>
          <w:tab w:val="left" w:pos="993"/>
          <w:tab w:val="left" w:pos="1134"/>
        </w:tabs>
        <w:spacing w:line="240" w:lineRule="auto"/>
        <w:ind w:firstLine="567"/>
        <w:rPr>
          <w:del w:id="114" w:author="uzivatel" w:date="2026-09-22T12:25:00Z" w16du:dateUtc="2026-09-22T16:25:00Z"/>
          <w:rStyle w:val="FontStyle12"/>
          <w:sz w:val="24"/>
          <w:szCs w:val="24"/>
        </w:rPr>
      </w:pPr>
      <w:del w:id="115" w:author="uzivatel" w:date="2026-09-22T12:25:00Z" w16du:dateUtc="2026-09-22T16:25:00Z">
        <w:r w:rsidRPr="005A0B50">
          <w:rPr>
            <w:rStyle w:val="FontStyle12"/>
            <w:sz w:val="24"/>
            <w:szCs w:val="24"/>
          </w:rPr>
          <w:delText>Mokytojas dirba vadovaudamasis Lietuvos Respublikos darbo kodeksu, Lietuvos Respublikos švietimo įstatymu, kitais norminiais teisės aktais, reglamentuojančiais ugdymą, mokyklos nuostatais, mokyklos darbo tvarkos taisyklėmis), Jonavos Jeronimo Ralio gimnazijos ugdymo planu, pareigybės aprašymu ir susitarimais su gimnazijos direktoriumi.</w:delText>
        </w:r>
      </w:del>
    </w:p>
    <w:p w14:paraId="755FDFF9" w14:textId="77777777" w:rsidR="003038A0" w:rsidRPr="005A0B50" w:rsidRDefault="003038A0" w:rsidP="003038A0">
      <w:pPr>
        <w:pStyle w:val="Style4"/>
        <w:tabs>
          <w:tab w:val="left" w:pos="341"/>
          <w:tab w:val="left" w:pos="851"/>
          <w:tab w:val="left" w:pos="1134"/>
        </w:tabs>
        <w:ind w:firstLine="567"/>
        <w:jc w:val="center"/>
        <w:rPr>
          <w:del w:id="116" w:author="uzivatel" w:date="2026-09-22T12:25:00Z" w16du:dateUtc="2026-09-22T16:25:00Z"/>
          <w:rStyle w:val="FontStyle11"/>
          <w:sz w:val="24"/>
          <w:szCs w:val="24"/>
        </w:rPr>
      </w:pPr>
    </w:p>
    <w:p w14:paraId="7A205528" w14:textId="77777777" w:rsidR="003038A0" w:rsidRPr="005A0B50" w:rsidRDefault="003038A0" w:rsidP="003038A0">
      <w:pPr>
        <w:pStyle w:val="Style4"/>
        <w:tabs>
          <w:tab w:val="left" w:pos="341"/>
          <w:tab w:val="left" w:pos="851"/>
          <w:tab w:val="left" w:pos="1134"/>
        </w:tabs>
        <w:ind w:firstLine="567"/>
        <w:jc w:val="center"/>
        <w:rPr>
          <w:del w:id="117" w:author="uzivatel" w:date="2026-09-22T12:25:00Z" w16du:dateUtc="2026-09-22T16:25:00Z"/>
          <w:rStyle w:val="FontStyle11"/>
          <w:sz w:val="24"/>
          <w:szCs w:val="24"/>
        </w:rPr>
      </w:pPr>
      <w:del w:id="118" w:author="uzivatel" w:date="2026-09-22T12:25:00Z" w16du:dateUtc="2026-09-22T16:25:00Z">
        <w:r w:rsidRPr="005A0B50">
          <w:rPr>
            <w:rStyle w:val="FontStyle11"/>
            <w:sz w:val="24"/>
            <w:szCs w:val="24"/>
          </w:rPr>
          <w:delText>III</w:delText>
        </w:r>
        <w:r w:rsidRPr="005A0B50">
          <w:rPr>
            <w:rStyle w:val="FontStyle11"/>
            <w:sz w:val="24"/>
            <w:szCs w:val="24"/>
          </w:rPr>
          <w:tab/>
          <w:delText xml:space="preserve"> SKYRIUS</w:delText>
        </w:r>
      </w:del>
    </w:p>
    <w:p w14:paraId="456FC98E" w14:textId="77777777" w:rsidR="003038A0" w:rsidRPr="005A0B50" w:rsidRDefault="003038A0" w:rsidP="003038A0">
      <w:pPr>
        <w:pStyle w:val="Style3"/>
        <w:tabs>
          <w:tab w:val="left" w:pos="851"/>
          <w:tab w:val="left" w:pos="1134"/>
        </w:tabs>
        <w:spacing w:line="240" w:lineRule="auto"/>
        <w:ind w:firstLine="567"/>
        <w:rPr>
          <w:del w:id="119" w:author="uzivatel" w:date="2026-09-22T12:25:00Z" w16du:dateUtc="2026-09-22T16:25:00Z"/>
          <w:rStyle w:val="FontStyle11"/>
          <w:sz w:val="24"/>
          <w:szCs w:val="24"/>
        </w:rPr>
      </w:pPr>
      <w:del w:id="120" w:author="uzivatel" w:date="2026-09-22T12:25:00Z" w16du:dateUtc="2026-09-22T16:25:00Z">
        <w:r w:rsidRPr="005A0B50">
          <w:rPr>
            <w:rStyle w:val="FontStyle11"/>
            <w:sz w:val="24"/>
            <w:szCs w:val="24"/>
          </w:rPr>
          <w:delText>ŠIAS PAREIGAS EINANČIO MOKYTOJO FUNKCIJOS</w:delText>
        </w:r>
      </w:del>
    </w:p>
    <w:p w14:paraId="6C942752" w14:textId="77777777" w:rsidR="003038A0" w:rsidRPr="005A0B50" w:rsidRDefault="003038A0" w:rsidP="003038A0">
      <w:pPr>
        <w:pStyle w:val="Style3"/>
        <w:tabs>
          <w:tab w:val="left" w:pos="851"/>
          <w:tab w:val="left" w:pos="1134"/>
        </w:tabs>
        <w:spacing w:line="240" w:lineRule="auto"/>
        <w:ind w:firstLine="567"/>
        <w:rPr>
          <w:del w:id="121" w:author="uzivatel" w:date="2026-09-22T12:25:00Z" w16du:dateUtc="2026-09-22T16:25:00Z"/>
          <w:rStyle w:val="FontStyle11"/>
          <w:sz w:val="24"/>
          <w:szCs w:val="24"/>
        </w:rPr>
      </w:pPr>
    </w:p>
    <w:p w14:paraId="0AB573B9" w14:textId="77777777" w:rsidR="003038A0" w:rsidRPr="005A0B50" w:rsidRDefault="003038A0" w:rsidP="003038A0">
      <w:pPr>
        <w:pStyle w:val="Style1"/>
        <w:numPr>
          <w:ilvl w:val="0"/>
          <w:numId w:val="1"/>
        </w:numPr>
        <w:tabs>
          <w:tab w:val="left" w:pos="993"/>
          <w:tab w:val="left" w:pos="1134"/>
        </w:tabs>
        <w:spacing w:line="240" w:lineRule="auto"/>
        <w:ind w:firstLine="567"/>
        <w:rPr>
          <w:del w:id="122" w:author="uzivatel" w:date="2026-09-22T12:25:00Z" w16du:dateUtc="2026-09-22T16:25:00Z"/>
          <w:rStyle w:val="FontStyle12"/>
          <w:sz w:val="24"/>
          <w:szCs w:val="24"/>
        </w:rPr>
      </w:pPr>
      <w:del w:id="123" w:author="uzivatel" w:date="2026-09-22T12:25:00Z" w16du:dateUtc="2026-09-22T16:25:00Z">
        <w:r w:rsidRPr="005A0B50">
          <w:rPr>
            <w:rStyle w:val="FontStyle12"/>
            <w:sz w:val="24"/>
            <w:szCs w:val="24"/>
          </w:rPr>
          <w:delText>Šias pareigas einantis mokytojas vykdo šias funkcijas:</w:delText>
        </w:r>
      </w:del>
    </w:p>
    <w:p w14:paraId="6E252824" w14:textId="77777777" w:rsidR="003038A0" w:rsidRPr="005A0B50" w:rsidRDefault="003038A0" w:rsidP="003038A0">
      <w:pPr>
        <w:pStyle w:val="Style1"/>
        <w:numPr>
          <w:ilvl w:val="1"/>
          <w:numId w:val="2"/>
        </w:numPr>
        <w:tabs>
          <w:tab w:val="left" w:pos="993"/>
          <w:tab w:val="left" w:pos="1134"/>
        </w:tabs>
        <w:spacing w:line="240" w:lineRule="auto"/>
        <w:ind w:left="0" w:firstLine="567"/>
        <w:rPr>
          <w:del w:id="124" w:author="uzivatel" w:date="2026-09-22T12:25:00Z" w16du:dateUtc="2026-09-22T16:25:00Z"/>
          <w:rStyle w:val="FontStyle12"/>
          <w:sz w:val="24"/>
          <w:szCs w:val="24"/>
        </w:rPr>
      </w:pPr>
      <w:del w:id="125" w:author="uzivatel" w:date="2026-09-22T12:25:00Z" w16du:dateUtc="2026-09-22T16:25:00Z">
        <w:r w:rsidRPr="005A0B50">
          <w:rPr>
            <w:rStyle w:val="FontStyle12"/>
            <w:sz w:val="24"/>
            <w:szCs w:val="24"/>
          </w:rPr>
          <w:delText>ugdo mokinius paga</w:delText>
        </w:r>
        <w:r w:rsidR="008121D1">
          <w:rPr>
            <w:rStyle w:val="FontStyle12"/>
            <w:sz w:val="24"/>
            <w:szCs w:val="24"/>
          </w:rPr>
          <w:delText>l dramos</w:delText>
        </w:r>
        <w:r w:rsidRPr="005A0B50">
          <w:rPr>
            <w:rStyle w:val="FontStyle12"/>
            <w:sz w:val="24"/>
            <w:szCs w:val="24"/>
          </w:rPr>
          <w:delText xml:space="preserve"> bendrąją programą ir jai įgyvendinti mokyklos ugdymo planuose numatytas valandas;</w:delText>
        </w:r>
      </w:del>
    </w:p>
    <w:p w14:paraId="2281E62A" w14:textId="77777777" w:rsidR="003038A0" w:rsidRPr="005A0B50" w:rsidRDefault="003038A0" w:rsidP="003038A0">
      <w:pPr>
        <w:pStyle w:val="Style1"/>
        <w:numPr>
          <w:ilvl w:val="1"/>
          <w:numId w:val="2"/>
        </w:numPr>
        <w:tabs>
          <w:tab w:val="left" w:pos="993"/>
          <w:tab w:val="left" w:pos="1134"/>
        </w:tabs>
        <w:spacing w:line="240" w:lineRule="auto"/>
        <w:ind w:left="0" w:firstLine="567"/>
        <w:rPr>
          <w:del w:id="126" w:author="uzivatel" w:date="2026-09-22T12:25:00Z" w16du:dateUtc="2026-09-22T16:25:00Z"/>
          <w:rStyle w:val="FontStyle12"/>
          <w:sz w:val="24"/>
          <w:szCs w:val="24"/>
        </w:rPr>
      </w:pPr>
      <w:del w:id="127" w:author="uzivatel" w:date="2026-09-22T12:25:00Z" w16du:dateUtc="2026-09-22T16:25:00Z">
        <w:r w:rsidRPr="005A0B50">
          <w:rPr>
            <w:rStyle w:val="FontStyle12"/>
            <w:sz w:val="24"/>
            <w:szCs w:val="24"/>
          </w:rPr>
          <w:delText>pagal kompetenciją ugdo mokinius pagal privalomų ar pasirenkamų mokomųjų dalykų ar jų modulių programas ir skirtas valandas;</w:delText>
        </w:r>
      </w:del>
    </w:p>
    <w:p w14:paraId="6C67A11D" w14:textId="77777777" w:rsidR="003038A0" w:rsidRPr="005A0B50" w:rsidRDefault="003038A0" w:rsidP="003038A0">
      <w:pPr>
        <w:pStyle w:val="Style1"/>
        <w:numPr>
          <w:ilvl w:val="1"/>
          <w:numId w:val="2"/>
        </w:numPr>
        <w:tabs>
          <w:tab w:val="left" w:pos="993"/>
          <w:tab w:val="left" w:pos="1134"/>
        </w:tabs>
        <w:spacing w:line="240" w:lineRule="auto"/>
        <w:ind w:left="0" w:firstLine="567"/>
        <w:rPr>
          <w:del w:id="128" w:author="uzivatel" w:date="2026-09-22T12:25:00Z" w16du:dateUtc="2026-09-22T16:25:00Z"/>
          <w:rStyle w:val="FontStyle12"/>
          <w:sz w:val="24"/>
          <w:szCs w:val="24"/>
        </w:rPr>
      </w:pPr>
      <w:del w:id="129" w:author="uzivatel" w:date="2026-09-22T12:25:00Z" w16du:dateUtc="2026-09-22T16:25:00Z">
        <w:r w:rsidRPr="005A0B50">
          <w:rPr>
            <w:rStyle w:val="FontStyle12"/>
            <w:sz w:val="24"/>
            <w:szCs w:val="24"/>
          </w:rPr>
          <w:delText>pagal kompetenciją ugdo mokinius pagal neformaliojo švietimo programas ir skirtas valandas bei valandas, skirtas ugdymosi poreikiams tenkinti bei mokymosi pagalbai teikti;</w:delText>
        </w:r>
      </w:del>
    </w:p>
    <w:p w14:paraId="5E9CB6CA" w14:textId="77777777" w:rsidR="003038A0" w:rsidRPr="005A0B50" w:rsidRDefault="003038A0" w:rsidP="003038A0">
      <w:pPr>
        <w:pStyle w:val="Style1"/>
        <w:numPr>
          <w:ilvl w:val="1"/>
          <w:numId w:val="2"/>
        </w:numPr>
        <w:tabs>
          <w:tab w:val="left" w:pos="993"/>
          <w:tab w:val="left" w:pos="1134"/>
        </w:tabs>
        <w:spacing w:line="240" w:lineRule="auto"/>
        <w:ind w:left="0" w:firstLine="567"/>
        <w:rPr>
          <w:del w:id="130" w:author="uzivatel" w:date="2026-09-22T12:25:00Z" w16du:dateUtc="2026-09-22T16:25:00Z"/>
          <w:rStyle w:val="FontStyle12"/>
          <w:sz w:val="24"/>
          <w:szCs w:val="24"/>
        </w:rPr>
      </w:pPr>
      <w:del w:id="131" w:author="uzivatel" w:date="2026-09-22T12:25:00Z" w16du:dateUtc="2026-09-22T16:25:00Z">
        <w:r w:rsidRPr="005A0B50">
          <w:rPr>
            <w:rStyle w:val="FontStyle12"/>
            <w:sz w:val="24"/>
            <w:szCs w:val="24"/>
          </w:rPr>
          <w:delText>užtikrina ugdomų mokinių saugumą ugdymo veikloje;</w:delText>
        </w:r>
      </w:del>
    </w:p>
    <w:p w14:paraId="3D1D5ABE" w14:textId="77777777" w:rsidR="003038A0" w:rsidRPr="005A0B50" w:rsidRDefault="003038A0" w:rsidP="003038A0">
      <w:pPr>
        <w:pStyle w:val="Style1"/>
        <w:numPr>
          <w:ilvl w:val="1"/>
          <w:numId w:val="2"/>
        </w:numPr>
        <w:tabs>
          <w:tab w:val="left" w:pos="993"/>
          <w:tab w:val="left" w:pos="1134"/>
        </w:tabs>
        <w:spacing w:line="240" w:lineRule="auto"/>
        <w:ind w:left="0" w:firstLine="567"/>
        <w:rPr>
          <w:del w:id="132" w:author="uzivatel" w:date="2026-09-22T12:25:00Z" w16du:dateUtc="2026-09-22T16:25:00Z"/>
          <w:rStyle w:val="FontStyle12"/>
          <w:sz w:val="24"/>
          <w:szCs w:val="24"/>
        </w:rPr>
      </w:pPr>
      <w:del w:id="133" w:author="uzivatel" w:date="2026-09-22T12:25:00Z" w16du:dateUtc="2026-09-22T16:25:00Z">
        <w:r w:rsidRPr="005A0B50">
          <w:rPr>
            <w:rStyle w:val="FontStyle12"/>
            <w:sz w:val="24"/>
            <w:szCs w:val="24"/>
          </w:rPr>
          <w:delText>veda pamokas vadovaudamasis gimnazijos direktoriaus patvirtintu tvarkaraščiu;</w:delText>
        </w:r>
      </w:del>
    </w:p>
    <w:p w14:paraId="2A2F126D" w14:textId="77777777" w:rsidR="003038A0" w:rsidRPr="005A0B50" w:rsidRDefault="003038A0" w:rsidP="003038A0">
      <w:pPr>
        <w:pStyle w:val="Style1"/>
        <w:numPr>
          <w:ilvl w:val="1"/>
          <w:numId w:val="2"/>
        </w:numPr>
        <w:tabs>
          <w:tab w:val="left" w:pos="993"/>
          <w:tab w:val="left" w:pos="1134"/>
        </w:tabs>
        <w:spacing w:line="240" w:lineRule="auto"/>
        <w:ind w:left="0" w:firstLine="567"/>
        <w:rPr>
          <w:del w:id="134" w:author="uzivatel" w:date="2026-09-22T12:25:00Z" w16du:dateUtc="2026-09-22T16:25:00Z"/>
          <w:rStyle w:val="FontStyle12"/>
          <w:sz w:val="24"/>
          <w:szCs w:val="24"/>
        </w:rPr>
      </w:pPr>
      <w:del w:id="135" w:author="uzivatel" w:date="2026-09-22T12:25:00Z" w16du:dateUtc="2026-09-22T16:25:00Z">
        <w:r w:rsidRPr="005A0B50">
          <w:rPr>
            <w:rStyle w:val="FontStyle12"/>
            <w:sz w:val="24"/>
            <w:szCs w:val="24"/>
          </w:rPr>
          <w:delText>planuoja ugdomąją veiklą;</w:delText>
        </w:r>
      </w:del>
    </w:p>
    <w:p w14:paraId="6AE2AC8C"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36" w:author="uzivatel" w:date="2026-09-22T12:25:00Z" w16du:dateUtc="2026-09-22T16:25:00Z"/>
          <w:rStyle w:val="FontStyle12"/>
          <w:sz w:val="24"/>
          <w:szCs w:val="24"/>
        </w:rPr>
      </w:pPr>
      <w:del w:id="137" w:author="uzivatel" w:date="2026-09-22T12:25:00Z" w16du:dateUtc="2026-09-22T16:25:00Z">
        <w:r w:rsidRPr="005A0B50">
          <w:rPr>
            <w:rStyle w:val="FontStyle12"/>
            <w:sz w:val="24"/>
            <w:szCs w:val="24"/>
          </w:rPr>
          <w:delText>ruošiasi pamokoms ir kitoms ugdomosioms veikloms;</w:delText>
        </w:r>
      </w:del>
    </w:p>
    <w:p w14:paraId="1502659B"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38" w:author="uzivatel" w:date="2026-09-22T12:25:00Z" w16du:dateUtc="2026-09-22T16:25:00Z"/>
          <w:rStyle w:val="FontStyle12"/>
          <w:sz w:val="24"/>
          <w:szCs w:val="24"/>
        </w:rPr>
      </w:pPr>
      <w:del w:id="139" w:author="uzivatel" w:date="2026-09-22T12:25:00Z" w16du:dateUtc="2026-09-22T16:25:00Z">
        <w:r w:rsidRPr="005A0B50">
          <w:rPr>
            <w:rStyle w:val="FontStyle12"/>
            <w:sz w:val="24"/>
            <w:szCs w:val="24"/>
          </w:rPr>
          <w:delText>vertina mokinių pasiekimus, stebi, fiksuoja, analizuoja mokinio asmeninę ūgtį, informuoja apie mokymosi pažangą, pasiekimus mokinių tėvus (globėjus, rūpintojus) ir gimnazijos vadovus;</w:delText>
        </w:r>
      </w:del>
    </w:p>
    <w:p w14:paraId="1800B09F"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40" w:author="uzivatel" w:date="2026-09-22T12:25:00Z" w16du:dateUtc="2026-09-22T16:25:00Z"/>
          <w:rStyle w:val="FontStyle12"/>
          <w:sz w:val="24"/>
          <w:szCs w:val="24"/>
        </w:rPr>
      </w:pPr>
      <w:del w:id="141" w:author="uzivatel" w:date="2026-09-22T12:25:00Z" w16du:dateUtc="2026-09-22T16:25:00Z">
        <w:r w:rsidRPr="005A0B50">
          <w:rPr>
            <w:rStyle w:val="FontStyle12"/>
            <w:sz w:val="24"/>
            <w:szCs w:val="24"/>
          </w:rPr>
          <w:delText>tvarko mokinių ugdomosios veiklos apskaitos dokumentus;</w:delText>
        </w:r>
      </w:del>
    </w:p>
    <w:p w14:paraId="6D8477E9"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42" w:author="uzivatel" w:date="2026-09-22T12:25:00Z" w16du:dateUtc="2026-09-22T16:25:00Z"/>
          <w:rStyle w:val="FontStyle12"/>
          <w:sz w:val="24"/>
          <w:szCs w:val="24"/>
        </w:rPr>
      </w:pPr>
      <w:del w:id="143" w:author="uzivatel" w:date="2026-09-22T12:25:00Z" w16du:dateUtc="2026-09-22T16:25:00Z">
        <w:r w:rsidRPr="005A0B50">
          <w:rPr>
            <w:rStyle w:val="FontStyle12"/>
            <w:sz w:val="24"/>
            <w:szCs w:val="24"/>
          </w:rPr>
          <w:delText>moko mokinius namuose pagal dalyko bendrąją programą ir skirtas valandas, jeigu jiems paskirtas toks mokymas, pagal Mokinių mokymo stacionarinėje asmens sveikatos priežiūros įstaigoje ir namuose organizavimo tvarkos aprašą;</w:delText>
        </w:r>
      </w:del>
    </w:p>
    <w:p w14:paraId="0DF90FAC"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44" w:author="uzivatel" w:date="2026-09-22T12:25:00Z" w16du:dateUtc="2026-09-22T16:25:00Z"/>
          <w:rStyle w:val="FontStyle12"/>
          <w:sz w:val="24"/>
          <w:szCs w:val="24"/>
        </w:rPr>
      </w:pPr>
      <w:del w:id="145" w:author="uzivatel" w:date="2026-09-22T12:25:00Z" w16du:dateUtc="2026-09-22T16:25:00Z">
        <w:r w:rsidRPr="005A0B50">
          <w:rPr>
            <w:rStyle w:val="FontStyle12"/>
            <w:sz w:val="24"/>
            <w:szCs w:val="24"/>
          </w:rPr>
          <w:delText>dirba su specialiųjų poreikių mokiniais, ruošia pritaikytą ar individualizuotą dalyko programą;</w:delText>
        </w:r>
      </w:del>
    </w:p>
    <w:p w14:paraId="26DAEDDC"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46" w:author="uzivatel" w:date="2026-09-22T12:25:00Z" w16du:dateUtc="2026-09-22T16:25:00Z"/>
          <w:rStyle w:val="FontStyle12"/>
          <w:sz w:val="24"/>
          <w:szCs w:val="24"/>
        </w:rPr>
      </w:pPr>
      <w:del w:id="147" w:author="uzivatel" w:date="2026-09-22T12:25:00Z" w16du:dateUtc="2026-09-22T16:25:00Z">
        <w:r w:rsidRPr="005A0B50">
          <w:rPr>
            <w:rStyle w:val="FontStyle12"/>
            <w:sz w:val="24"/>
            <w:szCs w:val="24"/>
          </w:rPr>
          <w:delText>imasi adekvačių priemonių, pastebėjęs ar įtaręs mokinį esant apsvaigus nuo psichiką veikiančių medžiagų, mokinio atžvilgiu taikomą psichologinę, fizinę prievartą ar įvairaus pobūdžio išnaudojimą;</w:delText>
        </w:r>
      </w:del>
    </w:p>
    <w:p w14:paraId="37E3E97D"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48" w:author="uzivatel" w:date="2026-09-22T12:25:00Z" w16du:dateUtc="2026-09-22T16:25:00Z"/>
          <w:rStyle w:val="FontStyle12"/>
          <w:sz w:val="24"/>
          <w:szCs w:val="24"/>
        </w:rPr>
      </w:pPr>
      <w:del w:id="149" w:author="uzivatel" w:date="2026-09-22T12:25:00Z" w16du:dateUtc="2026-09-22T16:25:00Z">
        <w:r w:rsidRPr="005A0B50">
          <w:rPr>
            <w:rStyle w:val="FontStyle12"/>
            <w:sz w:val="24"/>
            <w:szCs w:val="24"/>
          </w:rPr>
          <w:delText>bendradarbiauja su kitais gimnazijos pedagoginiais darbuotojais;</w:delText>
        </w:r>
      </w:del>
    </w:p>
    <w:p w14:paraId="3D812EB6"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50" w:author="uzivatel" w:date="2026-09-22T12:25:00Z" w16du:dateUtc="2026-09-22T16:25:00Z"/>
          <w:rStyle w:val="FontStyle12"/>
          <w:sz w:val="24"/>
          <w:szCs w:val="24"/>
        </w:rPr>
      </w:pPr>
      <w:del w:id="151" w:author="uzivatel" w:date="2026-09-22T12:25:00Z" w16du:dateUtc="2026-09-22T16:25:00Z">
        <w:r w:rsidRPr="005A0B50">
          <w:rPr>
            <w:rStyle w:val="FontStyle12"/>
            <w:sz w:val="24"/>
            <w:szCs w:val="24"/>
          </w:rPr>
          <w:delText>analizuoja ir įsivertina savo pedagoginę veiklą;</w:delText>
        </w:r>
      </w:del>
    </w:p>
    <w:p w14:paraId="1FE9CED7"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52" w:author="uzivatel" w:date="2026-09-22T12:25:00Z" w16du:dateUtc="2026-09-22T16:25:00Z"/>
          <w:rStyle w:val="FontStyle12"/>
          <w:sz w:val="24"/>
          <w:szCs w:val="24"/>
        </w:rPr>
      </w:pPr>
      <w:del w:id="153" w:author="uzivatel" w:date="2026-09-22T12:25:00Z" w16du:dateUtc="2026-09-22T16:25:00Z">
        <w:r w:rsidRPr="005A0B50">
          <w:rPr>
            <w:rStyle w:val="FontStyle12"/>
            <w:sz w:val="24"/>
            <w:szCs w:val="24"/>
          </w:rPr>
          <w:delText>tobulina profesines kompetencijas;</w:delText>
        </w:r>
      </w:del>
    </w:p>
    <w:p w14:paraId="67B0D5F6"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54" w:author="uzivatel" w:date="2026-09-22T12:25:00Z" w16du:dateUtc="2026-09-22T16:25:00Z"/>
          <w:rStyle w:val="FontStyle12"/>
          <w:sz w:val="24"/>
          <w:szCs w:val="24"/>
        </w:rPr>
      </w:pPr>
      <w:del w:id="155" w:author="uzivatel" w:date="2026-09-22T12:25:00Z" w16du:dateUtc="2026-09-22T16:25:00Z">
        <w:r w:rsidRPr="005A0B50">
          <w:rPr>
            <w:rStyle w:val="FontStyle12"/>
            <w:sz w:val="24"/>
            <w:szCs w:val="24"/>
          </w:rPr>
          <w:delText>pagal savo kvalifikacinę kategoriją vykdo metodinę veiklą;</w:delText>
        </w:r>
      </w:del>
    </w:p>
    <w:p w14:paraId="060D1FA1"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56" w:author="uzivatel" w:date="2026-09-22T12:25:00Z" w16du:dateUtc="2026-09-22T16:25:00Z"/>
          <w:rStyle w:val="FontStyle12"/>
          <w:sz w:val="24"/>
          <w:szCs w:val="24"/>
        </w:rPr>
      </w:pPr>
      <w:del w:id="157" w:author="uzivatel" w:date="2026-09-22T12:25:00Z" w16du:dateUtc="2026-09-22T16:25:00Z">
        <w:r w:rsidRPr="005A0B50">
          <w:rPr>
            <w:rStyle w:val="FontStyle12"/>
            <w:sz w:val="24"/>
            <w:szCs w:val="24"/>
          </w:rPr>
          <w:delText>dalyvauja ir teikia pasiūlymus kuriant ir įgyvendinant gimnazijos strateginį, metinį, ugdymo planus;</w:delText>
        </w:r>
      </w:del>
    </w:p>
    <w:p w14:paraId="40830E1F"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58" w:author="uzivatel" w:date="2026-09-22T12:25:00Z" w16du:dateUtc="2026-09-22T16:25:00Z"/>
          <w:rStyle w:val="FontStyle12"/>
          <w:sz w:val="24"/>
          <w:szCs w:val="24"/>
        </w:rPr>
      </w:pPr>
      <w:del w:id="159" w:author="uzivatel" w:date="2026-09-22T12:25:00Z" w16du:dateUtc="2026-09-22T16:25:00Z">
        <w:r w:rsidRPr="005A0B50">
          <w:rPr>
            <w:rStyle w:val="FontStyle12"/>
            <w:sz w:val="24"/>
            <w:szCs w:val="24"/>
          </w:rPr>
          <w:delText>dalyvauja gimnazijos veiklos kokybės įsivertinime;</w:delText>
        </w:r>
      </w:del>
    </w:p>
    <w:p w14:paraId="7EC1A2A9"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60" w:author="uzivatel" w:date="2026-09-22T12:25:00Z" w16du:dateUtc="2026-09-22T16:25:00Z"/>
          <w:rStyle w:val="FontStyle12"/>
          <w:sz w:val="24"/>
          <w:szCs w:val="24"/>
        </w:rPr>
      </w:pPr>
      <w:del w:id="161" w:author="uzivatel" w:date="2026-09-22T12:25:00Z" w16du:dateUtc="2026-09-22T16:25:00Z">
        <w:r w:rsidRPr="005A0B50">
          <w:rPr>
            <w:rStyle w:val="FontStyle12"/>
            <w:sz w:val="24"/>
            <w:szCs w:val="24"/>
          </w:rPr>
          <w:delText>pamokų ar pertraukų metu kilus pavojui ar jį paskelbus gimnazijoje, užtikrina esamų mokinių pasišalinimą iš pavojingos vietos į saugią;</w:delText>
        </w:r>
      </w:del>
    </w:p>
    <w:p w14:paraId="658A20B5"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62" w:author="uzivatel" w:date="2026-09-22T12:25:00Z" w16du:dateUtc="2026-09-22T16:25:00Z"/>
          <w:rStyle w:val="FontStyle12"/>
          <w:sz w:val="24"/>
          <w:szCs w:val="24"/>
        </w:rPr>
      </w:pPr>
      <w:del w:id="163" w:author="uzivatel" w:date="2026-09-22T12:25:00Z" w16du:dateUtc="2026-09-22T16:25:00Z">
        <w:r w:rsidRPr="005A0B50">
          <w:rPr>
            <w:rStyle w:val="FontStyle12"/>
            <w:sz w:val="24"/>
            <w:szCs w:val="24"/>
          </w:rPr>
          <w:delText>budi pertraukų ar renginių metu vadovaudamasis gimnazijos direktoriaus patvirtintu budėjimo grafiku;</w:delText>
        </w:r>
      </w:del>
    </w:p>
    <w:p w14:paraId="7F15AE92"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64" w:author="uzivatel" w:date="2026-09-22T12:25:00Z" w16du:dateUtc="2026-09-22T16:25:00Z"/>
          <w:rStyle w:val="FontStyle12"/>
          <w:sz w:val="24"/>
          <w:szCs w:val="24"/>
        </w:rPr>
      </w:pPr>
      <w:del w:id="165" w:author="uzivatel" w:date="2026-09-22T12:25:00Z" w16du:dateUtc="2026-09-22T16:25:00Z">
        <w:r w:rsidRPr="005A0B50">
          <w:rPr>
            <w:rStyle w:val="FontStyle12"/>
            <w:sz w:val="24"/>
            <w:szCs w:val="24"/>
          </w:rPr>
          <w:delText>vykdo kitas veiklas gimnazijos bendruomenei vadovaudamasis su gimnazijos direktoriumi kiekvienų mokslo metų pradžioje pasirašomu atskiru susitarimu.</w:delText>
        </w:r>
      </w:del>
    </w:p>
    <w:p w14:paraId="7DD709AD" w14:textId="77777777" w:rsidR="003038A0" w:rsidRPr="005A0B50" w:rsidRDefault="003038A0" w:rsidP="003038A0">
      <w:pPr>
        <w:pStyle w:val="Style3"/>
        <w:tabs>
          <w:tab w:val="left" w:pos="851"/>
          <w:tab w:val="left" w:pos="1134"/>
        </w:tabs>
        <w:spacing w:line="240" w:lineRule="auto"/>
        <w:ind w:firstLine="567"/>
        <w:rPr>
          <w:del w:id="166" w:author="uzivatel" w:date="2026-09-22T12:25:00Z" w16du:dateUtc="2026-09-22T16:25:00Z"/>
          <w:rStyle w:val="FontStyle11"/>
          <w:sz w:val="24"/>
          <w:szCs w:val="24"/>
        </w:rPr>
      </w:pPr>
    </w:p>
    <w:p w14:paraId="3D9B2E9B" w14:textId="77777777" w:rsidR="003038A0" w:rsidRPr="005A0B50" w:rsidRDefault="003038A0" w:rsidP="003038A0">
      <w:pPr>
        <w:pStyle w:val="Style3"/>
        <w:tabs>
          <w:tab w:val="left" w:pos="851"/>
          <w:tab w:val="left" w:pos="1134"/>
        </w:tabs>
        <w:spacing w:line="240" w:lineRule="auto"/>
        <w:ind w:firstLine="567"/>
        <w:rPr>
          <w:del w:id="167" w:author="uzivatel" w:date="2026-09-22T12:25:00Z" w16du:dateUtc="2026-09-22T16:25:00Z"/>
          <w:rStyle w:val="FontStyle11"/>
          <w:sz w:val="24"/>
          <w:szCs w:val="24"/>
        </w:rPr>
      </w:pPr>
      <w:del w:id="168" w:author="uzivatel" w:date="2026-09-22T12:25:00Z" w16du:dateUtc="2026-09-22T16:25:00Z">
        <w:r w:rsidRPr="005A0B50">
          <w:rPr>
            <w:rStyle w:val="FontStyle11"/>
            <w:sz w:val="24"/>
            <w:szCs w:val="24"/>
          </w:rPr>
          <w:delText>IV SKYRIUS</w:delText>
        </w:r>
      </w:del>
    </w:p>
    <w:p w14:paraId="0557B46C" w14:textId="77777777" w:rsidR="003038A0" w:rsidRPr="005A0B50" w:rsidRDefault="003038A0" w:rsidP="003038A0">
      <w:pPr>
        <w:pStyle w:val="Style3"/>
        <w:tabs>
          <w:tab w:val="left" w:pos="851"/>
          <w:tab w:val="left" w:pos="1134"/>
        </w:tabs>
        <w:spacing w:line="240" w:lineRule="auto"/>
        <w:ind w:firstLine="567"/>
        <w:rPr>
          <w:del w:id="169" w:author="uzivatel" w:date="2026-09-22T12:25:00Z" w16du:dateUtc="2026-09-22T16:25:00Z"/>
          <w:rStyle w:val="FontStyle11"/>
          <w:sz w:val="24"/>
          <w:szCs w:val="24"/>
        </w:rPr>
      </w:pPr>
      <w:del w:id="170" w:author="uzivatel" w:date="2026-09-22T12:25:00Z" w16du:dateUtc="2026-09-22T16:25:00Z">
        <w:r w:rsidRPr="005A0B50">
          <w:rPr>
            <w:rStyle w:val="FontStyle11"/>
            <w:sz w:val="24"/>
            <w:szCs w:val="24"/>
          </w:rPr>
          <w:delText>ATSAKOMYBĖ</w:delText>
        </w:r>
      </w:del>
    </w:p>
    <w:p w14:paraId="10B14AFC" w14:textId="77777777" w:rsidR="003038A0" w:rsidRPr="005A0B50" w:rsidRDefault="003038A0" w:rsidP="003038A0">
      <w:pPr>
        <w:pStyle w:val="Style3"/>
        <w:tabs>
          <w:tab w:val="left" w:pos="851"/>
          <w:tab w:val="left" w:pos="1134"/>
        </w:tabs>
        <w:spacing w:line="240" w:lineRule="auto"/>
        <w:ind w:firstLine="567"/>
        <w:rPr>
          <w:del w:id="171" w:author="uzivatel" w:date="2026-09-22T12:25:00Z" w16du:dateUtc="2026-09-22T16:25:00Z"/>
          <w:rStyle w:val="FontStyle11"/>
          <w:sz w:val="24"/>
          <w:szCs w:val="24"/>
        </w:rPr>
      </w:pPr>
    </w:p>
    <w:p w14:paraId="7C965E6A" w14:textId="77777777" w:rsidR="003038A0" w:rsidRPr="005A0B50" w:rsidRDefault="003038A0" w:rsidP="003038A0">
      <w:pPr>
        <w:pStyle w:val="Style2"/>
        <w:tabs>
          <w:tab w:val="left" w:pos="851"/>
          <w:tab w:val="left" w:pos="1134"/>
        </w:tabs>
        <w:spacing w:line="240" w:lineRule="auto"/>
        <w:ind w:firstLine="567"/>
        <w:jc w:val="both"/>
        <w:rPr>
          <w:del w:id="172" w:author="uzivatel" w:date="2026-09-22T12:25:00Z" w16du:dateUtc="2026-09-22T16:25:00Z"/>
          <w:rStyle w:val="FontStyle12"/>
          <w:sz w:val="24"/>
          <w:szCs w:val="24"/>
        </w:rPr>
      </w:pPr>
      <w:del w:id="173" w:author="uzivatel" w:date="2026-09-22T12:25:00Z" w16du:dateUtc="2026-09-22T16:25:00Z">
        <w:r w:rsidRPr="005A0B50">
          <w:rPr>
            <w:rStyle w:val="FontStyle12"/>
            <w:sz w:val="24"/>
            <w:szCs w:val="24"/>
          </w:rPr>
          <w:delText>8. Jonavos Jeronimo Ralio gimnazijo</w:delText>
        </w:r>
        <w:r w:rsidR="008121D1">
          <w:rPr>
            <w:rStyle w:val="FontStyle12"/>
            <w:sz w:val="24"/>
            <w:szCs w:val="24"/>
          </w:rPr>
          <w:delText>s dramos</w:delText>
        </w:r>
        <w:r w:rsidRPr="005A0B50">
          <w:rPr>
            <w:rStyle w:val="FontStyle12"/>
            <w:sz w:val="24"/>
            <w:szCs w:val="24"/>
          </w:rPr>
          <w:delText xml:space="preserve"> mokytojas prisiima atsakomybę už:</w:delText>
        </w:r>
      </w:del>
    </w:p>
    <w:p w14:paraId="2FB1038B" w14:textId="77777777" w:rsidR="003038A0" w:rsidRPr="005A0B50" w:rsidRDefault="003038A0" w:rsidP="003038A0">
      <w:pPr>
        <w:pStyle w:val="Style1"/>
        <w:numPr>
          <w:ilvl w:val="1"/>
          <w:numId w:val="4"/>
        </w:numPr>
        <w:tabs>
          <w:tab w:val="left" w:pos="993"/>
          <w:tab w:val="left" w:pos="1134"/>
        </w:tabs>
        <w:spacing w:line="240" w:lineRule="auto"/>
        <w:ind w:left="0" w:firstLine="567"/>
        <w:rPr>
          <w:del w:id="174" w:author="uzivatel" w:date="2026-09-22T12:25:00Z" w16du:dateUtc="2026-09-22T16:25:00Z"/>
          <w:rStyle w:val="FontStyle12"/>
          <w:sz w:val="24"/>
          <w:szCs w:val="24"/>
        </w:rPr>
      </w:pPr>
      <w:del w:id="175" w:author="uzivatel" w:date="2026-09-22T12:25:00Z" w16du:dateUtc="2026-09-22T16:25:00Z">
        <w:r w:rsidRPr="005A0B50">
          <w:rPr>
            <w:rStyle w:val="FontStyle12"/>
            <w:sz w:val="24"/>
            <w:szCs w:val="24"/>
          </w:rPr>
          <w:delText>tinkamą savo pareigų vykdymą;</w:delText>
        </w:r>
      </w:del>
    </w:p>
    <w:p w14:paraId="34E1A8B7" w14:textId="77777777" w:rsidR="003038A0" w:rsidRPr="005A0B50" w:rsidRDefault="003038A0" w:rsidP="003038A0">
      <w:pPr>
        <w:pStyle w:val="Style1"/>
        <w:numPr>
          <w:ilvl w:val="1"/>
          <w:numId w:val="4"/>
        </w:numPr>
        <w:tabs>
          <w:tab w:val="left" w:pos="993"/>
          <w:tab w:val="left" w:pos="1134"/>
        </w:tabs>
        <w:spacing w:line="240" w:lineRule="auto"/>
        <w:ind w:left="0" w:firstLine="567"/>
        <w:rPr>
          <w:del w:id="176" w:author="uzivatel" w:date="2026-09-22T12:25:00Z" w16du:dateUtc="2026-09-22T16:25:00Z"/>
          <w:rStyle w:val="FontStyle12"/>
          <w:sz w:val="24"/>
          <w:szCs w:val="24"/>
        </w:rPr>
      </w:pPr>
      <w:del w:id="177" w:author="uzivatel" w:date="2026-09-22T12:25:00Z" w16du:dateUtc="2026-09-22T16:25:00Z">
        <w:r w:rsidRPr="005A0B50">
          <w:rPr>
            <w:rStyle w:val="FontStyle12"/>
            <w:sz w:val="24"/>
            <w:szCs w:val="24"/>
          </w:rPr>
          <w:delText>mokinių drausmę ir saugumą;</w:delText>
        </w:r>
      </w:del>
    </w:p>
    <w:p w14:paraId="50123751" w14:textId="77777777" w:rsidR="003038A0" w:rsidRPr="005A0B50" w:rsidRDefault="003038A0" w:rsidP="003038A0">
      <w:pPr>
        <w:pStyle w:val="Style1"/>
        <w:numPr>
          <w:ilvl w:val="1"/>
          <w:numId w:val="4"/>
        </w:numPr>
        <w:tabs>
          <w:tab w:val="left" w:pos="993"/>
          <w:tab w:val="left" w:pos="1134"/>
        </w:tabs>
        <w:spacing w:line="240" w:lineRule="auto"/>
        <w:ind w:left="0" w:firstLine="567"/>
        <w:rPr>
          <w:del w:id="178" w:author="uzivatel" w:date="2026-09-22T12:25:00Z" w16du:dateUtc="2026-09-22T16:25:00Z"/>
          <w:rStyle w:val="FontStyle12"/>
          <w:sz w:val="24"/>
          <w:szCs w:val="24"/>
        </w:rPr>
      </w:pPr>
      <w:del w:id="179" w:author="uzivatel" w:date="2026-09-22T12:25:00Z" w16du:dateUtc="2026-09-22T16:25:00Z">
        <w:r w:rsidRPr="005A0B50">
          <w:rPr>
            <w:rStyle w:val="FontStyle12"/>
            <w:sz w:val="24"/>
            <w:szCs w:val="24"/>
          </w:rPr>
          <w:delText>emociškai saugios mokymo(si) aplinkos gimnazijoje puoselėjimą, reagavimą į smurtą ir patyčias pagal gimnazijos nustatytą tvarką;</w:delText>
        </w:r>
      </w:del>
    </w:p>
    <w:p w14:paraId="65E0F929" w14:textId="77777777" w:rsidR="003038A0" w:rsidRPr="005A0B50" w:rsidRDefault="003038A0" w:rsidP="003038A0">
      <w:pPr>
        <w:pStyle w:val="Style1"/>
        <w:numPr>
          <w:ilvl w:val="1"/>
          <w:numId w:val="4"/>
        </w:numPr>
        <w:tabs>
          <w:tab w:val="left" w:pos="993"/>
          <w:tab w:val="left" w:pos="1134"/>
        </w:tabs>
        <w:spacing w:line="240" w:lineRule="auto"/>
        <w:ind w:left="0" w:firstLine="567"/>
        <w:rPr>
          <w:del w:id="180" w:author="uzivatel" w:date="2026-09-22T12:25:00Z" w16du:dateUtc="2026-09-22T16:25:00Z"/>
          <w:rStyle w:val="FontStyle12"/>
          <w:sz w:val="24"/>
          <w:szCs w:val="24"/>
        </w:rPr>
      </w:pPr>
      <w:del w:id="181" w:author="uzivatel" w:date="2026-09-22T12:25:00Z" w16du:dateUtc="2026-09-22T16:25:00Z">
        <w:r w:rsidRPr="005A0B50">
          <w:rPr>
            <w:rStyle w:val="FontStyle12"/>
            <w:sz w:val="24"/>
            <w:szCs w:val="24"/>
          </w:rPr>
          <w:delText>duomenų apsaugą teisės aktų nustatyta tvarka;</w:delText>
        </w:r>
      </w:del>
    </w:p>
    <w:p w14:paraId="02C398D4" w14:textId="77777777" w:rsidR="003038A0" w:rsidRPr="005A0B50" w:rsidRDefault="003038A0" w:rsidP="003038A0">
      <w:pPr>
        <w:pStyle w:val="Style1"/>
        <w:numPr>
          <w:ilvl w:val="1"/>
          <w:numId w:val="4"/>
        </w:numPr>
        <w:tabs>
          <w:tab w:val="left" w:pos="993"/>
          <w:tab w:val="left" w:pos="1134"/>
        </w:tabs>
        <w:spacing w:line="240" w:lineRule="auto"/>
        <w:ind w:left="0" w:firstLine="567"/>
        <w:rPr>
          <w:del w:id="182" w:author="uzivatel" w:date="2026-09-22T12:25:00Z" w16du:dateUtc="2026-09-22T16:25:00Z"/>
          <w:rStyle w:val="FontStyle12"/>
          <w:sz w:val="24"/>
          <w:szCs w:val="24"/>
        </w:rPr>
      </w:pPr>
      <w:del w:id="183" w:author="uzivatel" w:date="2026-09-22T12:25:00Z" w16du:dateUtc="2026-09-22T16:25:00Z">
        <w:r w:rsidRPr="005A0B50">
          <w:rPr>
            <w:rStyle w:val="FontStyle12"/>
            <w:sz w:val="24"/>
            <w:szCs w:val="24"/>
          </w:rPr>
          <w:delText>švaros ir tvarkos palaikymą klasėse, kuriose veda pamokas;</w:delText>
        </w:r>
      </w:del>
    </w:p>
    <w:p w14:paraId="24CAA4F4" w14:textId="77777777" w:rsidR="003038A0" w:rsidRPr="005A0B50" w:rsidRDefault="003038A0" w:rsidP="003038A0">
      <w:pPr>
        <w:pStyle w:val="Style1"/>
        <w:numPr>
          <w:ilvl w:val="1"/>
          <w:numId w:val="4"/>
        </w:numPr>
        <w:tabs>
          <w:tab w:val="left" w:pos="993"/>
          <w:tab w:val="left" w:pos="1134"/>
        </w:tabs>
        <w:spacing w:line="240" w:lineRule="auto"/>
        <w:ind w:left="0" w:firstLine="567"/>
        <w:rPr>
          <w:del w:id="184" w:author="uzivatel" w:date="2026-09-22T12:25:00Z" w16du:dateUtc="2026-09-22T16:25:00Z"/>
          <w:rStyle w:val="FontStyle12"/>
          <w:sz w:val="24"/>
          <w:szCs w:val="24"/>
        </w:rPr>
      </w:pPr>
      <w:del w:id="185" w:author="uzivatel" w:date="2026-09-22T12:25:00Z" w16du:dateUtc="2026-09-22T16:25:00Z">
        <w:r w:rsidRPr="005A0B50">
          <w:rPr>
            <w:rStyle w:val="FontStyle12"/>
            <w:sz w:val="24"/>
            <w:szCs w:val="24"/>
          </w:rPr>
          <w:delText>tvarkingą, atsakingą įrenginių ir kitų darbo priemonių eksploataciją;</w:delText>
        </w:r>
      </w:del>
    </w:p>
    <w:p w14:paraId="0D26F75E" w14:textId="77777777" w:rsidR="003038A0" w:rsidRPr="005A0B50" w:rsidRDefault="003038A0" w:rsidP="003038A0">
      <w:pPr>
        <w:pStyle w:val="Style1"/>
        <w:numPr>
          <w:ilvl w:val="1"/>
          <w:numId w:val="4"/>
        </w:numPr>
        <w:tabs>
          <w:tab w:val="left" w:pos="993"/>
          <w:tab w:val="left" w:pos="1134"/>
        </w:tabs>
        <w:spacing w:line="240" w:lineRule="auto"/>
        <w:ind w:left="0" w:firstLine="567"/>
        <w:rPr>
          <w:del w:id="186" w:author="uzivatel" w:date="2026-09-22T12:25:00Z" w16du:dateUtc="2026-09-22T16:25:00Z"/>
          <w:rStyle w:val="FontStyle12"/>
          <w:sz w:val="24"/>
          <w:szCs w:val="24"/>
        </w:rPr>
      </w:pPr>
      <w:del w:id="187" w:author="uzivatel" w:date="2026-09-22T12:25:00Z" w16du:dateUtc="2026-09-22T16:25:00Z">
        <w:r w:rsidRPr="005A0B50">
          <w:rPr>
            <w:rStyle w:val="FontStyle12"/>
            <w:sz w:val="24"/>
            <w:szCs w:val="24"/>
          </w:rPr>
          <w:delText>teisingą darbo laiko naudojimą;</w:delText>
        </w:r>
      </w:del>
    </w:p>
    <w:p w14:paraId="2AEC89A5" w14:textId="77777777" w:rsidR="003038A0" w:rsidRPr="005A0B50" w:rsidRDefault="003038A0" w:rsidP="003038A0">
      <w:pPr>
        <w:pStyle w:val="Style1"/>
        <w:numPr>
          <w:ilvl w:val="1"/>
          <w:numId w:val="5"/>
        </w:numPr>
        <w:tabs>
          <w:tab w:val="left" w:pos="993"/>
          <w:tab w:val="left" w:pos="1134"/>
        </w:tabs>
        <w:spacing w:line="240" w:lineRule="auto"/>
        <w:ind w:left="0" w:firstLine="567"/>
        <w:rPr>
          <w:del w:id="188" w:author="uzivatel" w:date="2026-09-22T12:25:00Z" w16du:dateUtc="2026-09-22T16:25:00Z"/>
          <w:rStyle w:val="FontStyle12"/>
          <w:sz w:val="24"/>
          <w:szCs w:val="24"/>
        </w:rPr>
      </w:pPr>
      <w:del w:id="189" w:author="uzivatel" w:date="2026-09-22T12:25:00Z" w16du:dateUtc="2026-09-22T16:25:00Z">
        <w:r w:rsidRPr="005A0B50">
          <w:rPr>
            <w:rStyle w:val="FontStyle12"/>
            <w:sz w:val="24"/>
            <w:szCs w:val="24"/>
          </w:rPr>
          <w:delText>darbo drausmės taisyklių ar nuostatų laikymąsi;</w:delText>
        </w:r>
      </w:del>
    </w:p>
    <w:p w14:paraId="4F695722" w14:textId="77777777" w:rsidR="003038A0" w:rsidRPr="005A0B50" w:rsidRDefault="003038A0" w:rsidP="003038A0">
      <w:pPr>
        <w:pStyle w:val="Style1"/>
        <w:numPr>
          <w:ilvl w:val="1"/>
          <w:numId w:val="6"/>
        </w:numPr>
        <w:tabs>
          <w:tab w:val="left" w:pos="993"/>
          <w:tab w:val="left" w:pos="1134"/>
        </w:tabs>
        <w:spacing w:line="240" w:lineRule="auto"/>
        <w:ind w:left="0" w:firstLine="567"/>
        <w:rPr>
          <w:del w:id="190" w:author="uzivatel" w:date="2026-09-22T12:25:00Z" w16du:dateUtc="2026-09-22T16:25:00Z"/>
          <w:rStyle w:val="FontStyle12"/>
          <w:sz w:val="24"/>
          <w:szCs w:val="24"/>
        </w:rPr>
      </w:pPr>
      <w:del w:id="191" w:author="uzivatel" w:date="2026-09-22T12:25:00Z" w16du:dateUtc="2026-09-22T16:25:00Z">
        <w:r w:rsidRPr="005A0B50">
          <w:rPr>
            <w:rStyle w:val="FontStyle12"/>
            <w:sz w:val="24"/>
            <w:szCs w:val="24"/>
          </w:rPr>
          <w:delText>žalą, padarytą gimnazijai dėl savo kaltės ar neatsargumo.</w:delText>
        </w:r>
      </w:del>
    </w:p>
    <w:p w14:paraId="1740852D" w14:textId="77777777" w:rsidR="003038A0" w:rsidRPr="005A0B50" w:rsidRDefault="003038A0" w:rsidP="003038A0">
      <w:pPr>
        <w:jc w:val="center"/>
        <w:rPr>
          <w:del w:id="192" w:author="uzivatel" w:date="2026-09-22T12:25:00Z" w16du:dateUtc="2026-09-22T16:25:00Z"/>
          <w:rStyle w:val="FontStyle12"/>
          <w:color w:val="auto"/>
          <w:sz w:val="24"/>
          <w:szCs w:val="24"/>
        </w:rPr>
      </w:pPr>
      <w:del w:id="193" w:author="uzivatel" w:date="2026-09-22T12:25:00Z" w16du:dateUtc="2026-09-22T16:25:00Z">
        <w:r w:rsidRPr="005A0B50">
          <w:rPr>
            <w:rStyle w:val="FontStyle12"/>
            <w:color w:val="auto"/>
            <w:sz w:val="24"/>
            <w:szCs w:val="24"/>
          </w:rPr>
          <w:delText>___________________</w:delText>
        </w:r>
      </w:del>
    </w:p>
    <w:p w14:paraId="2141D050" w14:textId="77777777" w:rsidR="003038A0" w:rsidRPr="005A0B50" w:rsidRDefault="003038A0" w:rsidP="003038A0">
      <w:pPr>
        <w:rPr>
          <w:del w:id="194" w:author="uzivatel" w:date="2026-09-22T12:25:00Z" w16du:dateUtc="2026-09-22T16:25:00Z"/>
        </w:rPr>
      </w:pPr>
    </w:p>
    <w:p w14:paraId="74E1530B" w14:textId="77777777" w:rsidR="003038A0" w:rsidRPr="005A0B50" w:rsidRDefault="003038A0" w:rsidP="003038A0">
      <w:pPr>
        <w:rPr>
          <w:del w:id="195" w:author="uzivatel" w:date="2026-09-22T12:25:00Z" w16du:dateUtc="2026-09-22T16:25:00Z"/>
        </w:rPr>
      </w:pPr>
    </w:p>
    <w:p w14:paraId="033BBFDD" w14:textId="77777777" w:rsidR="003038A0" w:rsidRPr="005A0B50" w:rsidRDefault="003038A0" w:rsidP="003038A0">
      <w:pPr>
        <w:rPr>
          <w:del w:id="196" w:author="uzivatel" w:date="2026-09-22T12:25:00Z" w16du:dateUtc="2026-09-22T16:25:00Z"/>
        </w:rPr>
      </w:pPr>
    </w:p>
    <w:p w14:paraId="263C464C" w14:textId="77777777" w:rsidR="006B6F7A" w:rsidRDefault="006B6F7A">
      <w:pPr>
        <w:rPr>
          <w:del w:id="197" w:author="uzivatel" w:date="2026-09-22T12:25:00Z" w16du:dateUtc="2026-09-22T16:25:00Z"/>
        </w:rPr>
      </w:pPr>
    </w:p>
    <w:p w14:paraId="71619040" w14:textId="77777777" w:rsidR="00A15DE7" w:rsidRDefault="00A15DE7">
      <w:pPr>
        <w:rPr>
          <w:del w:id="198" w:author="uzivatel" w:date="2026-09-22T12:25:00Z" w16du:dateUtc="2026-09-22T16:25:00Z"/>
        </w:rPr>
      </w:pPr>
    </w:p>
    <w:p w14:paraId="46E7D266" w14:textId="77777777" w:rsidR="00A15DE7" w:rsidRDefault="00A15DE7">
      <w:pPr>
        <w:rPr>
          <w:del w:id="199" w:author="uzivatel" w:date="2026-09-22T12:25:00Z" w16du:dateUtc="2026-09-22T16:25:00Z"/>
        </w:rPr>
      </w:pPr>
    </w:p>
    <w:p w14:paraId="467F6327" w14:textId="77777777" w:rsidR="00A15DE7" w:rsidRDefault="00A15DE7">
      <w:pPr>
        <w:rPr>
          <w:del w:id="200" w:author="uzivatel" w:date="2026-09-22T12:25:00Z" w16du:dateUtc="2026-09-22T16:25:00Z"/>
        </w:rPr>
      </w:pPr>
    </w:p>
    <w:p w14:paraId="200BAFAE" w14:textId="77777777" w:rsidR="00A15DE7" w:rsidRDefault="00A15DE7">
      <w:pPr>
        <w:rPr>
          <w:del w:id="201" w:author="uzivatel" w:date="2026-09-22T12:25:00Z" w16du:dateUtc="2026-09-22T16:25:00Z"/>
        </w:rPr>
      </w:pPr>
    </w:p>
    <w:p w14:paraId="7B5F57E3" w14:textId="77777777" w:rsidR="00A15DE7" w:rsidRPr="00A15DE7" w:rsidRDefault="00A15DE7" w:rsidP="00A15DE7">
      <w:pPr>
        <w:rPr>
          <w:del w:id="202" w:author="uzivatel" w:date="2026-09-22T12:25:00Z" w16du:dateUtc="2026-09-22T16:25:00Z"/>
          <w:rFonts w:eastAsia="Times New Roman"/>
        </w:rPr>
      </w:pPr>
    </w:p>
    <w:p w14:paraId="13BB89B7" w14:textId="77777777" w:rsidR="007E15C4" w:rsidRPr="007E15C4" w:rsidRDefault="007E15C4" w:rsidP="007E15C4">
      <w:pPr>
        <w:rPr>
          <w:del w:id="203" w:author="uzivatel" w:date="2026-09-22T12:25:00Z" w16du:dateUtc="2026-09-22T16:25:00Z"/>
          <w:rFonts w:eastAsia="Times New Roman"/>
        </w:rPr>
      </w:pPr>
      <w:del w:id="204" w:author="uzivatel" w:date="2026-09-22T12:25:00Z" w16du:dateUtc="2026-09-22T16:25:00Z">
        <w:r w:rsidRPr="007E15C4">
          <w:rPr>
            <w:rFonts w:eastAsia="Times New Roman"/>
          </w:rPr>
          <w:delText>SUSIPAŽINAU IR SUTINKU</w:delText>
        </w:r>
      </w:del>
    </w:p>
    <w:p w14:paraId="1C9EFAB0" w14:textId="77777777" w:rsidR="00A15DE7" w:rsidRPr="00A15DE7" w:rsidRDefault="00A15DE7" w:rsidP="00A15DE7">
      <w:pPr>
        <w:rPr>
          <w:del w:id="205" w:author="uzivatel" w:date="2026-09-22T12:25:00Z" w16du:dateUtc="2026-09-22T16:25:00Z"/>
          <w:rFonts w:eastAsia="Times New Roman"/>
        </w:rPr>
      </w:pPr>
    </w:p>
    <w:p w14:paraId="1A03F72D" w14:textId="77777777" w:rsidR="00A15DE7" w:rsidRPr="00A15DE7" w:rsidRDefault="00A15DE7" w:rsidP="00A15DE7">
      <w:pPr>
        <w:rPr>
          <w:del w:id="206" w:author="uzivatel" w:date="2026-09-22T12:25:00Z" w16du:dateUtc="2026-09-22T16:25:00Z"/>
          <w:rFonts w:eastAsia="Times New Roman"/>
        </w:rPr>
      </w:pPr>
      <w:del w:id="207" w:author="uzivatel" w:date="2026-09-22T12:25:00Z" w16du:dateUtc="2026-09-22T16:25:00Z">
        <w:r w:rsidRPr="00A15DE7">
          <w:rPr>
            <w:rFonts w:eastAsia="Times New Roman"/>
          </w:rPr>
          <w:delText>________________________________________      _________________</w:delText>
        </w:r>
        <w:r w:rsidRPr="00A15DE7">
          <w:rPr>
            <w:rFonts w:eastAsia="Times New Roman"/>
          </w:rPr>
          <w:tab/>
          <w:delText>______________</w:delText>
        </w:r>
      </w:del>
    </w:p>
    <w:p w14:paraId="252E2688" w14:textId="77777777" w:rsidR="00A15DE7" w:rsidRDefault="00A15DE7" w:rsidP="006D0779">
      <w:pPr>
        <w:pStyle w:val="Default"/>
        <w:ind w:left="720"/>
        <w:rPr>
          <w:rFonts w:ascii="Roboto" w:hAnsi="Roboto"/>
          <w:rPrChange w:id="208" w:author="uzivatel" w:date="2026-09-22T12:25:00Z" w16du:dateUtc="2026-09-22T16:25:00Z">
            <w:rPr/>
          </w:rPrChange>
        </w:rPr>
        <w:pPrChange w:id="209" w:author="uzivatel" w:date="2026-09-22T12:25:00Z" w16du:dateUtc="2026-09-22T16:25:00Z">
          <w:pPr/>
        </w:pPrChange>
      </w:pPr>
      <w:del w:id="210" w:author="uzivatel" w:date="2026-09-22T12:25:00Z" w16du:dateUtc="2026-09-22T16:25:00Z">
        <w:r w:rsidRPr="00A15DE7">
          <w:rPr>
            <w:rFonts w:eastAsia="Times New Roman"/>
            <w:sz w:val="20"/>
            <w:szCs w:val="20"/>
          </w:rPr>
          <w:delText xml:space="preserve">           (Vardas Pavardė)        </w:delText>
        </w:r>
        <w:r w:rsidRPr="00A15DE7">
          <w:rPr>
            <w:rFonts w:eastAsia="Times New Roman"/>
            <w:sz w:val="20"/>
            <w:szCs w:val="20"/>
          </w:rPr>
          <w:tab/>
        </w:r>
        <w:r w:rsidRPr="00A15DE7">
          <w:rPr>
            <w:rFonts w:eastAsia="Times New Roman"/>
            <w:sz w:val="20"/>
            <w:szCs w:val="20"/>
          </w:rPr>
          <w:tab/>
        </w:r>
        <w:r w:rsidRPr="00A15DE7">
          <w:rPr>
            <w:rFonts w:eastAsia="Times New Roman"/>
            <w:sz w:val="20"/>
            <w:szCs w:val="20"/>
          </w:rPr>
          <w:tab/>
          <w:delText xml:space="preserve">                  (parašas)</w:delText>
        </w:r>
        <w:r w:rsidRPr="00A15DE7">
          <w:rPr>
            <w:rFonts w:eastAsia="Times New Roman"/>
            <w:sz w:val="20"/>
            <w:szCs w:val="20"/>
          </w:rPr>
          <w:tab/>
          <w:delText xml:space="preserve">            (data)           </w:delText>
        </w:r>
      </w:del>
    </w:p>
    <w:sectPr w:rsidR="00A15DE7" w:rsidSect="00067C1B">
      <w:headerReference w:type="default" r:id="rId7"/>
      <w:footerReference w:type="default" r:id="rId8"/>
      <w:pgSz w:w="11906" w:h="16838" w:code="0"/>
      <w:pgMar w:top="142" w:right="849" w:bottom="142" w:left="1417" w:header="708" w:footer="708" w:gutter="0"/>
      <w:cols w:space="708"/>
      <w:titlePg w:val="0"/>
      <w:docGrid w:linePitch="360"/>
      <w:sectPrChange w:id="214" w:author="uzivatel" w:date="2026-09-22T12:25:00Z" w16du:dateUtc="2026-09-22T16:25:00Z">
        <w:sectPr w:rsidR="00A15DE7" w:rsidSect="00067C1B">
          <w:pgSz w:code="9"/>
          <w:pgMar w:top="1134" w:right="567" w:bottom="1134" w:left="1701" w:header="567" w:footer="567" w:gutter="0"/>
          <w:cols w:space="1296"/>
          <w:titlePg/>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C02E38" w14:textId="77777777" w:rsidR="00457798" w:rsidRDefault="00457798" w:rsidP="006524F6">
      <w:pPr>
        <w:spacing w:after="0" w:line="240" w:lineRule="auto"/>
        <w:pPrChange w:id="4" w:author="uzivatel" w:date="2026-09-22T12:25:00Z" w16du:dateUtc="2026-09-22T16:25:00Z">
          <w:pPr/>
        </w:pPrChange>
      </w:pPr>
      <w:r>
        <w:separator/>
      </w:r>
    </w:p>
  </w:endnote>
  <w:endnote w:type="continuationSeparator" w:id="0">
    <w:p w14:paraId="5B026CF9" w14:textId="77777777" w:rsidR="00457798" w:rsidRDefault="00457798" w:rsidP="006524F6">
      <w:pPr>
        <w:spacing w:after="0" w:line="240" w:lineRule="auto"/>
        <w:pPrChange w:id="5" w:author="uzivatel" w:date="2026-09-22T12:25:00Z" w16du:dateUtc="2026-09-22T16:25: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Roboto">
    <w:altName w:val="Times New Roman"/>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6C6A98" w14:textId="77777777" w:rsidR="006C4438" w:rsidRDefault="006C4438">
    <w:pPr>
      <w:pStyle w:val="ListParagraph"/>
      <w:pPrChange w:id="213" w:author="uzivatel" w:date="2026-09-22T12:25:00Z" w16du:dateUtc="2026-09-22T16:25: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1E590F" w14:textId="77777777" w:rsidR="00457798" w:rsidRDefault="00457798" w:rsidP="006524F6">
      <w:pPr>
        <w:spacing w:after="0" w:line="240" w:lineRule="auto"/>
        <w:pPrChange w:id="2" w:author="uzivatel" w:date="2026-09-22T12:25:00Z" w16du:dateUtc="2026-09-22T16:25:00Z">
          <w:pPr/>
        </w:pPrChange>
      </w:pPr>
      <w:r>
        <w:separator/>
      </w:r>
    </w:p>
  </w:footnote>
  <w:footnote w:type="continuationSeparator" w:id="0">
    <w:p w14:paraId="07540D3B" w14:textId="77777777" w:rsidR="00457798" w:rsidRDefault="00457798" w:rsidP="006524F6">
      <w:pPr>
        <w:spacing w:after="0" w:line="240" w:lineRule="auto"/>
        <w:pPrChange w:id="3" w:author="uzivatel" w:date="2026-09-22T12:25:00Z" w16du:dateUtc="2026-09-22T16:25: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55022020"/>
      <w:docPartObj>
        <w:docPartGallery w:val="Page Numbers (Top of Page)"/>
        <w:docPartUnique/>
      </w:docPartObj>
    </w:sdtPr>
    <w:sdtEndPr/>
    <w:sdtContent>
      <w:p w14:paraId="4CB32EF1" w14:textId="77777777" w:rsidR="0098768E" w:rsidRDefault="0098768E">
        <w:pPr>
          <w:pStyle w:val="Header"/>
          <w:jc w:val="center"/>
        </w:pPr>
        <w:del w:id="211" w:author="uzivatel" w:date="2026-09-22T12:25:00Z" w16du:dateUtc="2026-09-22T16:25:00Z">
          <w:r>
            <w:fldChar w:fldCharType="begin"/>
          </w:r>
          <w:r>
            <w:delInstrText>PAGE   \* MERGEFORMAT</w:delInstrText>
          </w:r>
          <w:r>
            <w:fldChar w:fldCharType="separate"/>
          </w:r>
          <w:r w:rsidR="007E15C4">
            <w:rPr>
              <w:noProof/>
            </w:rPr>
            <w:delText>2</w:delText>
          </w:r>
          <w:r>
            <w:fldChar w:fldCharType="end"/>
          </w:r>
        </w:del>
      </w:p>
    </w:sdtContent>
  </w:sdt>
  <w:p w14:paraId="111CAAEC" w14:textId="77777777" w:rsidR="0098768E" w:rsidRDefault="0098768E">
    <w:pPr>
      <w:pStyle w:val="FontStyle11"/>
      <w:pPrChange w:id="212" w:author="uzivatel" w:date="2026-09-22T12:25:00Z" w16du:dateUtc="2026-09-22T16:25: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9F0CA6"/>
    <w:multiLevelType w:val="multilevel"/>
    <w:tmpl w:val="578607B6"/>
    <w:lvl w:ilvl="0">
      <w:start w:val="7"/>
      <w:numFmt w:val="decimal"/>
      <w:lvlText w:val="%1."/>
      <w:lvlJc w:val="left"/>
      <w:pPr>
        <w:ind w:left="360" w:hanging="360"/>
      </w:pPr>
      <w:rPr>
        <w:rFonts w:cs="Times New Roman" w:hint="default"/>
      </w:rPr>
    </w:lvl>
    <w:lvl w:ilvl="1">
      <w:start w:val="7"/>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 w15:restartNumberingAfterBreak="0">
    <w:nsid w:val="0C430D72"/>
    <w:multiLevelType w:val="hybridMultilevel"/>
    <w:tmpl w:val="0DAE2AB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0D86799B"/>
    <w:multiLevelType w:val="hybridMultilevel"/>
    <w:tmpl w:val="E69C916A"/>
    <w:lvl w:ilvl="0" w:tplc="B9F44CFC">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3" w15:restartNumberingAfterBreak="0">
    <w:nsid w:val="16003948"/>
    <w:multiLevelType w:val="hybridMultilevel"/>
    <w:tmpl w:val="6F2EC27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18052622"/>
    <w:multiLevelType w:val="multilevel"/>
    <w:tmpl w:val="26A87038"/>
    <w:lvl w:ilvl="0">
      <w:start w:val="8"/>
      <w:numFmt w:val="decimal"/>
      <w:lvlText w:val="%1"/>
      <w:lvlJc w:val="left"/>
      <w:pPr>
        <w:ind w:left="360" w:hanging="360"/>
      </w:pPr>
      <w:rPr>
        <w:rFonts w:cs="Times New Roman" w:hint="default"/>
      </w:rPr>
    </w:lvl>
    <w:lvl w:ilvl="1">
      <w:start w:val="8"/>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5" w15:restartNumberingAfterBreak="0">
    <w:nsid w:val="288C3FB0"/>
    <w:multiLevelType w:val="hybridMultilevel"/>
    <w:tmpl w:val="CD5CE3D8"/>
    <w:lvl w:ilvl="0" w:tplc="1FEC14D0">
      <w:start w:val="2"/>
      <w:numFmt w:val="bullet"/>
      <w:lvlText w:val="-"/>
      <w:lvlJc w:val="left"/>
      <w:pPr>
        <w:ind w:left="1080" w:hanging="360"/>
      </w:pPr>
      <w:rPr>
        <w:rFonts w:ascii="Calibri" w:eastAsiaTheme="minorHAnsi" w:hAnsi="Calibri" w:cs="Calibri"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6" w15:restartNumberingAfterBreak="0">
    <w:nsid w:val="2C090E34"/>
    <w:multiLevelType w:val="multilevel"/>
    <w:tmpl w:val="0E44BF8E"/>
    <w:lvl w:ilvl="0">
      <w:start w:val="8"/>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7" w15:restartNumberingAfterBreak="0">
    <w:nsid w:val="2CAE5712"/>
    <w:multiLevelType w:val="hybridMultilevel"/>
    <w:tmpl w:val="2DD6BE78"/>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8" w15:restartNumberingAfterBreak="0">
    <w:nsid w:val="2D4558F2"/>
    <w:multiLevelType w:val="hybridMultilevel"/>
    <w:tmpl w:val="2C287D04"/>
    <w:lvl w:ilvl="0" w:tplc="CABC3A40">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9" w15:restartNumberingAfterBreak="0">
    <w:nsid w:val="41C31082"/>
    <w:multiLevelType w:val="hybridMultilevel"/>
    <w:tmpl w:val="EE0A843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45F50C05"/>
    <w:multiLevelType w:val="multilevel"/>
    <w:tmpl w:val="E9E6B564"/>
    <w:lvl w:ilvl="0">
      <w:start w:val="1"/>
      <w:numFmt w:val="decimal"/>
      <w:lvlText w:val="%1."/>
      <w:legacy w:legacy="1" w:legacySpace="0" w:legacyIndent="274"/>
      <w:lvlJc w:val="left"/>
      <w:rPr>
        <w:rFonts w:ascii="Times New Roman" w:hAnsi="Times New Roman" w:cs="Times New Roman" w:hint="default"/>
      </w:rPr>
    </w:lvl>
    <w:lvl w:ilvl="1">
      <w:start w:val="1"/>
      <w:numFmt w:val="decimal"/>
      <w:isLgl/>
      <w:lvlText w:val="%1.%2."/>
      <w:lvlJc w:val="left"/>
      <w:pPr>
        <w:ind w:left="360" w:hanging="360"/>
      </w:pPr>
      <w:rPr>
        <w:rFonts w:cs="Times New Roman" w:hint="default"/>
      </w:rPr>
    </w:lvl>
    <w:lvl w:ilvl="2">
      <w:start w:val="1"/>
      <w:numFmt w:val="decimal"/>
      <w:isLgl/>
      <w:lvlText w:val="%1.%2.%3."/>
      <w:lvlJc w:val="left"/>
      <w:pPr>
        <w:ind w:left="720" w:hanging="720"/>
      </w:pPr>
      <w:rPr>
        <w:rFonts w:cs="Times New Roman" w:hint="default"/>
      </w:rPr>
    </w:lvl>
    <w:lvl w:ilvl="3">
      <w:start w:val="1"/>
      <w:numFmt w:val="decimal"/>
      <w:isLgl/>
      <w:lvlText w:val="%1.%2.%3.%4."/>
      <w:lvlJc w:val="left"/>
      <w:pPr>
        <w:ind w:left="720" w:hanging="720"/>
      </w:pPr>
      <w:rPr>
        <w:rFonts w:cs="Times New Roman" w:hint="default"/>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440" w:hanging="144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800" w:hanging="1800"/>
      </w:pPr>
      <w:rPr>
        <w:rFonts w:cs="Times New Roman" w:hint="default"/>
      </w:rPr>
    </w:lvl>
  </w:abstractNum>
  <w:abstractNum w:abstractNumId="11" w15:restartNumberingAfterBreak="0">
    <w:nsid w:val="47251F03"/>
    <w:multiLevelType w:val="hybridMultilevel"/>
    <w:tmpl w:val="CAB06F5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5735501B"/>
    <w:multiLevelType w:val="hybridMultilevel"/>
    <w:tmpl w:val="FC563C46"/>
    <w:lvl w:ilvl="0" w:tplc="EB3C215A">
      <w:start w:val="1"/>
      <w:numFmt w:val="decimal"/>
      <w:lvlText w:val="%1."/>
      <w:lvlJc w:val="left"/>
      <w:pPr>
        <w:ind w:left="720" w:hanging="360"/>
      </w:pPr>
      <w:rPr>
        <w:rFonts w:hint="default"/>
        <w:b/>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589D4DBC"/>
    <w:multiLevelType w:val="hybridMultilevel"/>
    <w:tmpl w:val="8B1892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590C6C20"/>
    <w:multiLevelType w:val="multilevel"/>
    <w:tmpl w:val="A05A0546"/>
    <w:lvl w:ilvl="0">
      <w:start w:val="8"/>
      <w:numFmt w:val="decimal"/>
      <w:lvlText w:val="%1."/>
      <w:lvlJc w:val="left"/>
      <w:pPr>
        <w:ind w:left="360" w:hanging="360"/>
      </w:pPr>
      <w:rPr>
        <w:rFonts w:cs="Times New Roman" w:hint="default"/>
        <w:sz w:val="24"/>
      </w:rPr>
    </w:lvl>
    <w:lvl w:ilvl="1">
      <w:start w:val="9"/>
      <w:numFmt w:val="decimal"/>
      <w:lvlText w:val="%1.%2."/>
      <w:lvlJc w:val="left"/>
      <w:pPr>
        <w:ind w:left="360" w:hanging="360"/>
      </w:pPr>
      <w:rPr>
        <w:rFonts w:cs="Times New Roman" w:hint="default"/>
        <w:sz w:val="24"/>
      </w:rPr>
    </w:lvl>
    <w:lvl w:ilvl="2">
      <w:start w:val="1"/>
      <w:numFmt w:val="decimal"/>
      <w:lvlText w:val="%1.%2.%3."/>
      <w:lvlJc w:val="left"/>
      <w:pPr>
        <w:ind w:left="720" w:hanging="720"/>
      </w:pPr>
      <w:rPr>
        <w:rFonts w:cs="Times New Roman" w:hint="default"/>
        <w:sz w:val="24"/>
      </w:rPr>
    </w:lvl>
    <w:lvl w:ilvl="3">
      <w:start w:val="1"/>
      <w:numFmt w:val="decimal"/>
      <w:lvlText w:val="%1.%2.%3.%4."/>
      <w:lvlJc w:val="left"/>
      <w:pPr>
        <w:ind w:left="720" w:hanging="720"/>
      </w:pPr>
      <w:rPr>
        <w:rFonts w:cs="Times New Roman" w:hint="default"/>
        <w:sz w:val="24"/>
      </w:rPr>
    </w:lvl>
    <w:lvl w:ilvl="4">
      <w:start w:val="1"/>
      <w:numFmt w:val="decimal"/>
      <w:lvlText w:val="%1.%2.%3.%4.%5."/>
      <w:lvlJc w:val="left"/>
      <w:pPr>
        <w:ind w:left="1080" w:hanging="1080"/>
      </w:pPr>
      <w:rPr>
        <w:rFonts w:cs="Times New Roman" w:hint="default"/>
        <w:sz w:val="24"/>
      </w:rPr>
    </w:lvl>
    <w:lvl w:ilvl="5">
      <w:start w:val="1"/>
      <w:numFmt w:val="decimal"/>
      <w:lvlText w:val="%1.%2.%3.%4.%5.%6."/>
      <w:lvlJc w:val="left"/>
      <w:pPr>
        <w:ind w:left="1080" w:hanging="1080"/>
      </w:pPr>
      <w:rPr>
        <w:rFonts w:cs="Times New Roman" w:hint="default"/>
        <w:sz w:val="24"/>
      </w:rPr>
    </w:lvl>
    <w:lvl w:ilvl="6">
      <w:start w:val="1"/>
      <w:numFmt w:val="decimal"/>
      <w:lvlText w:val="%1.%2.%3.%4.%5.%6.%7."/>
      <w:lvlJc w:val="left"/>
      <w:pPr>
        <w:ind w:left="1440" w:hanging="1440"/>
      </w:pPr>
      <w:rPr>
        <w:rFonts w:cs="Times New Roman" w:hint="default"/>
        <w:sz w:val="24"/>
      </w:rPr>
    </w:lvl>
    <w:lvl w:ilvl="7">
      <w:start w:val="1"/>
      <w:numFmt w:val="decimal"/>
      <w:lvlText w:val="%1.%2.%3.%4.%5.%6.%7.%8."/>
      <w:lvlJc w:val="left"/>
      <w:pPr>
        <w:ind w:left="1440" w:hanging="1440"/>
      </w:pPr>
      <w:rPr>
        <w:rFonts w:cs="Times New Roman" w:hint="default"/>
        <w:sz w:val="24"/>
      </w:rPr>
    </w:lvl>
    <w:lvl w:ilvl="8">
      <w:start w:val="1"/>
      <w:numFmt w:val="decimal"/>
      <w:lvlText w:val="%1.%2.%3.%4.%5.%6.%7.%8.%9."/>
      <w:lvlJc w:val="left"/>
      <w:pPr>
        <w:ind w:left="1800" w:hanging="1800"/>
      </w:pPr>
      <w:rPr>
        <w:rFonts w:cs="Times New Roman" w:hint="default"/>
        <w:sz w:val="24"/>
      </w:rPr>
    </w:lvl>
  </w:abstractNum>
  <w:abstractNum w:abstractNumId="15" w15:restartNumberingAfterBreak="0">
    <w:nsid w:val="7419233B"/>
    <w:multiLevelType w:val="hybridMultilevel"/>
    <w:tmpl w:val="27262C9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78647027"/>
    <w:multiLevelType w:val="hybridMultilevel"/>
    <w:tmpl w:val="6EB211CE"/>
    <w:lvl w:ilvl="0" w:tplc="87680E92">
      <w:numFmt w:val="bullet"/>
      <w:lvlText w:val="-"/>
      <w:lvlJc w:val="left"/>
      <w:pPr>
        <w:ind w:left="720" w:hanging="360"/>
      </w:pPr>
      <w:rPr>
        <w:rFonts w:ascii="Roboto" w:eastAsiaTheme="minorHAnsi" w:hAnsi="Roboto"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78F3488E"/>
    <w:multiLevelType w:val="multilevel"/>
    <w:tmpl w:val="3D52EE24"/>
    <w:lvl w:ilvl="0">
      <w:start w:val="7"/>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num w:numId="1" w16cid:durableId="1618565710">
    <w:abstractNumId w:val="10"/>
  </w:num>
  <w:num w:numId="2" w16cid:durableId="386877559">
    <w:abstractNumId w:val="17"/>
  </w:num>
  <w:num w:numId="3" w16cid:durableId="385494349">
    <w:abstractNumId w:val="0"/>
  </w:num>
  <w:num w:numId="4" w16cid:durableId="143619394">
    <w:abstractNumId w:val="6"/>
  </w:num>
  <w:num w:numId="5" w16cid:durableId="2048948515">
    <w:abstractNumId w:val="4"/>
  </w:num>
  <w:num w:numId="6" w16cid:durableId="832918712">
    <w:abstractNumId w:val="14"/>
  </w:num>
  <w:num w:numId="7" w16cid:durableId="2048144675">
    <w:abstractNumId w:val="12"/>
  </w:num>
  <w:num w:numId="8" w16cid:durableId="283731497">
    <w:abstractNumId w:val="15"/>
  </w:num>
  <w:num w:numId="9" w16cid:durableId="530462000">
    <w:abstractNumId w:val="13"/>
  </w:num>
  <w:num w:numId="10" w16cid:durableId="336422259">
    <w:abstractNumId w:val="3"/>
  </w:num>
  <w:num w:numId="11" w16cid:durableId="141509300">
    <w:abstractNumId w:val="11"/>
  </w:num>
  <w:num w:numId="12" w16cid:durableId="1350373080">
    <w:abstractNumId w:val="7"/>
  </w:num>
  <w:num w:numId="13" w16cid:durableId="1567766106">
    <w:abstractNumId w:val="1"/>
  </w:num>
  <w:num w:numId="14" w16cid:durableId="25911770">
    <w:abstractNumId w:val="5"/>
  </w:num>
  <w:num w:numId="15" w16cid:durableId="324406388">
    <w:abstractNumId w:val="9"/>
  </w:num>
  <w:num w:numId="16" w16cid:durableId="2026664247">
    <w:abstractNumId w:val="16"/>
  </w:num>
  <w:num w:numId="17" w16cid:durableId="1507091677">
    <w:abstractNumId w:val="8"/>
  </w:num>
  <w:num w:numId="18" w16cid:durableId="94261204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FA1"/>
    <w:rsid w:val="00021D99"/>
    <w:rsid w:val="0002301B"/>
    <w:rsid w:val="00067C1B"/>
    <w:rsid w:val="00070B7A"/>
    <w:rsid w:val="000C1D5B"/>
    <w:rsid w:val="000E3B54"/>
    <w:rsid w:val="00131188"/>
    <w:rsid w:val="001D66D1"/>
    <w:rsid w:val="0022198D"/>
    <w:rsid w:val="00222525"/>
    <w:rsid w:val="0028602A"/>
    <w:rsid w:val="002B27AF"/>
    <w:rsid w:val="002D5495"/>
    <w:rsid w:val="002E5199"/>
    <w:rsid w:val="003038A0"/>
    <w:rsid w:val="00332BB9"/>
    <w:rsid w:val="003377F2"/>
    <w:rsid w:val="00355828"/>
    <w:rsid w:val="00376FA1"/>
    <w:rsid w:val="00393DFA"/>
    <w:rsid w:val="003A4848"/>
    <w:rsid w:val="00405037"/>
    <w:rsid w:val="00421D86"/>
    <w:rsid w:val="0043051E"/>
    <w:rsid w:val="004435CB"/>
    <w:rsid w:val="00457798"/>
    <w:rsid w:val="004714D6"/>
    <w:rsid w:val="00494AC3"/>
    <w:rsid w:val="004A5136"/>
    <w:rsid w:val="004E6F27"/>
    <w:rsid w:val="005379D3"/>
    <w:rsid w:val="005406F7"/>
    <w:rsid w:val="005631B3"/>
    <w:rsid w:val="005940DB"/>
    <w:rsid w:val="00596269"/>
    <w:rsid w:val="005F4481"/>
    <w:rsid w:val="006524F6"/>
    <w:rsid w:val="00663F98"/>
    <w:rsid w:val="0069557F"/>
    <w:rsid w:val="006B6F7A"/>
    <w:rsid w:val="006B75D9"/>
    <w:rsid w:val="006C4438"/>
    <w:rsid w:val="006D0779"/>
    <w:rsid w:val="0071556C"/>
    <w:rsid w:val="007E15C4"/>
    <w:rsid w:val="008121D1"/>
    <w:rsid w:val="00875E83"/>
    <w:rsid w:val="008E16D0"/>
    <w:rsid w:val="008F695B"/>
    <w:rsid w:val="00905D4F"/>
    <w:rsid w:val="00926BE8"/>
    <w:rsid w:val="00967EDD"/>
    <w:rsid w:val="009700EB"/>
    <w:rsid w:val="00975CE3"/>
    <w:rsid w:val="0098768E"/>
    <w:rsid w:val="00992F5A"/>
    <w:rsid w:val="009B14F4"/>
    <w:rsid w:val="009D457F"/>
    <w:rsid w:val="009E4030"/>
    <w:rsid w:val="00A15DE7"/>
    <w:rsid w:val="00AB7A30"/>
    <w:rsid w:val="00AF69EB"/>
    <w:rsid w:val="00B06B01"/>
    <w:rsid w:val="00BB3278"/>
    <w:rsid w:val="00BD1EDF"/>
    <w:rsid w:val="00C9043F"/>
    <w:rsid w:val="00D166A3"/>
    <w:rsid w:val="00DA2358"/>
    <w:rsid w:val="00DB23CA"/>
    <w:rsid w:val="00DF0E9B"/>
    <w:rsid w:val="00E2631A"/>
    <w:rsid w:val="00E60474"/>
    <w:rsid w:val="00E87DA6"/>
    <w:rsid w:val="00ED3AF5"/>
    <w:rsid w:val="00EE141E"/>
    <w:rsid w:val="00EF2DAF"/>
    <w:rsid w:val="00F01D59"/>
    <w:rsid w:val="00F91991"/>
    <w:rsid w:val="00F92274"/>
    <w:rsid w:val="00FB2884"/>
    <w:rsid w:val="00FE5E56"/>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871EB"/>
  <w15:chartTrackingRefBased/>
  <w15:docId w15:val="{F101A653-C349-4877-87BC-BDA86A0C9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Change w:id="0" w:author="uzivatel" w:date="2026-09-22T12:25:00Z">
        <w:pPr>
          <w:widowControl w:val="0"/>
          <w:autoSpaceDE w:val="0"/>
          <w:autoSpaceDN w:val="0"/>
          <w:adjustRightInd w:val="0"/>
        </w:pPr>
      </w:pPrChange>
    </w:pPr>
    <w:rPr>
      <w:lang w:val="cs-CZ"/>
      <w:rPrChange w:id="0" w:author="uzivatel" w:date="2026-09-22T12:25:00Z">
        <w:rPr>
          <w:rFonts w:eastAsiaTheme="minorEastAsia"/>
          <w:sz w:val="24"/>
          <w:szCs w:val="24"/>
          <w:lang w:val="lt-LT" w:eastAsia="lt-LT" w:bidi="ar-SA"/>
        </w:rPr>
      </w:rPrChange>
    </w:rPr>
  </w:style>
  <w:style w:type="paragraph" w:styleId="Heading4">
    <w:name w:val="heading 4"/>
    <w:basedOn w:val="Normal"/>
    <w:next w:val="Normal"/>
    <w:link w:val="Heading4Char"/>
    <w:semiHidden/>
    <w:unhideWhenUsed/>
    <w:qFormat/>
    <w:rsid w:val="002E5199"/>
    <w:pPr>
      <w:keepNext/>
      <w:pBdr>
        <w:bottom w:val="double" w:sz="6" w:space="1" w:color="auto"/>
      </w:pBdr>
      <w:spacing w:after="0" w:line="240" w:lineRule="auto"/>
      <w:jc w:val="both"/>
      <w:outlineLvl w:val="3"/>
      <w:pPrChange w:id="1" w:author="uzivatel" w:date="2026-09-22T12:25:00Z">
        <w:pPr>
          <w:keepNext/>
          <w:pBdr>
            <w:bottom w:val="double" w:sz="6" w:space="1" w:color="auto"/>
          </w:pBdr>
          <w:spacing w:after="200" w:line="276" w:lineRule="auto"/>
          <w:jc w:val="both"/>
          <w:outlineLvl w:val="3"/>
        </w:pPr>
      </w:pPrChange>
    </w:pPr>
    <w:rPr>
      <w:rFonts w:ascii="Times New Roman" w:eastAsia="Times New Roman" w:hAnsi="Times New Roman" w:cs="Times New Roman"/>
      <w:b/>
      <w:sz w:val="32"/>
      <w:szCs w:val="20"/>
      <w:lang w:eastAsia="cs-CZ"/>
      <w:rPrChange w:id="1" w:author="uzivatel" w:date="2026-09-22T12:25:00Z">
        <w:rPr>
          <w:rFonts w:asciiTheme="minorHAnsi" w:hAnsiTheme="minorHAnsi" w:cstheme="minorBidi"/>
          <w:b/>
          <w:sz w:val="32"/>
          <w:lang w:val="cs-CZ" w:eastAsia="cs-CZ"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uiPriority w:val="99"/>
    <w:rsid w:val="003038A0"/>
    <w:pPr>
      <w:spacing w:line="317" w:lineRule="exact"/>
      <w:ind w:firstLine="432"/>
      <w:jc w:val="both"/>
    </w:pPr>
  </w:style>
  <w:style w:type="paragraph" w:customStyle="1" w:styleId="Style2">
    <w:name w:val="Style2"/>
    <w:basedOn w:val="Normal"/>
    <w:uiPriority w:val="99"/>
    <w:rsid w:val="003038A0"/>
    <w:pPr>
      <w:spacing w:line="278" w:lineRule="exact"/>
    </w:pPr>
  </w:style>
  <w:style w:type="paragraph" w:customStyle="1" w:styleId="Style3">
    <w:name w:val="Style3"/>
    <w:basedOn w:val="Normal"/>
    <w:uiPriority w:val="99"/>
    <w:rsid w:val="003038A0"/>
    <w:pPr>
      <w:spacing w:line="274" w:lineRule="exact"/>
      <w:jc w:val="center"/>
    </w:pPr>
  </w:style>
  <w:style w:type="paragraph" w:customStyle="1" w:styleId="Style4">
    <w:name w:val="Style4"/>
    <w:basedOn w:val="Normal"/>
    <w:uiPriority w:val="99"/>
    <w:rsid w:val="003038A0"/>
  </w:style>
  <w:style w:type="paragraph" w:customStyle="1" w:styleId="Style5">
    <w:name w:val="Style5"/>
    <w:basedOn w:val="Normal"/>
    <w:uiPriority w:val="99"/>
    <w:rsid w:val="003038A0"/>
  </w:style>
  <w:style w:type="character" w:customStyle="1" w:styleId="FontStyle11">
    <w:name w:val="Font Style11"/>
    <w:basedOn w:val="DefaultParagraphFont"/>
    <w:uiPriority w:val="99"/>
    <w:rsid w:val="003038A0"/>
    <w:rPr>
      <w:rFonts w:ascii="Times New Roman" w:hAnsi="Times New Roman" w:cs="Times New Roman"/>
      <w:b/>
      <w:bCs/>
      <w:color w:val="000000"/>
      <w:sz w:val="22"/>
      <w:szCs w:val="22"/>
    </w:rPr>
  </w:style>
  <w:style w:type="character" w:customStyle="1" w:styleId="FontStyle12">
    <w:name w:val="Font Style12"/>
    <w:basedOn w:val="DefaultParagraphFont"/>
    <w:uiPriority w:val="99"/>
    <w:rsid w:val="003038A0"/>
    <w:rPr>
      <w:rFonts w:ascii="Times New Roman" w:hAnsi="Times New Roman" w:cs="Times New Roman"/>
      <w:color w:val="000000"/>
      <w:sz w:val="22"/>
      <w:szCs w:val="22"/>
    </w:rPr>
  </w:style>
  <w:style w:type="paragraph" w:styleId="ListParagraph">
    <w:name w:val="List Paragraph"/>
    <w:basedOn w:val="Normal"/>
    <w:uiPriority w:val="34"/>
    <w:qFormat/>
    <w:rsid w:val="003038A0"/>
    <w:pPr>
      <w:ind w:left="720"/>
      <w:contextualSpacing/>
    </w:pPr>
  </w:style>
  <w:style w:type="paragraph" w:styleId="Header">
    <w:name w:val="header"/>
    <w:basedOn w:val="Normal"/>
    <w:link w:val="HeaderChar"/>
    <w:uiPriority w:val="99"/>
    <w:unhideWhenUsed/>
    <w:rsid w:val="0098768E"/>
    <w:pPr>
      <w:tabs>
        <w:tab w:val="center" w:pos="4819"/>
        <w:tab w:val="right" w:pos="9638"/>
      </w:tabs>
    </w:pPr>
  </w:style>
  <w:style w:type="character" w:customStyle="1" w:styleId="HeaderChar">
    <w:name w:val="Header Char"/>
    <w:basedOn w:val="DefaultParagraphFont"/>
    <w:link w:val="Header"/>
    <w:uiPriority w:val="99"/>
    <w:rsid w:val="0098768E"/>
    <w:rPr>
      <w:rFonts w:ascii="Times New Roman" w:eastAsiaTheme="minorEastAsia" w:hAnsi="Times New Roman" w:cs="Times New Roman"/>
      <w:sz w:val="24"/>
      <w:szCs w:val="24"/>
      <w:lang w:eastAsia="lt-LT"/>
    </w:rPr>
  </w:style>
  <w:style w:type="paragraph" w:styleId="Footer">
    <w:name w:val="footer"/>
    <w:basedOn w:val="Normal"/>
    <w:link w:val="FooterChar"/>
    <w:uiPriority w:val="99"/>
    <w:unhideWhenUsed/>
    <w:rsid w:val="0098768E"/>
    <w:pPr>
      <w:tabs>
        <w:tab w:val="center" w:pos="4819"/>
        <w:tab w:val="right" w:pos="9638"/>
      </w:tabs>
    </w:pPr>
  </w:style>
  <w:style w:type="character" w:customStyle="1" w:styleId="FooterChar">
    <w:name w:val="Footer Char"/>
    <w:basedOn w:val="DefaultParagraphFont"/>
    <w:link w:val="Footer"/>
    <w:uiPriority w:val="99"/>
    <w:rsid w:val="0098768E"/>
    <w:rPr>
      <w:rFonts w:ascii="Times New Roman" w:eastAsiaTheme="minorEastAsia" w:hAnsi="Times New Roman" w:cs="Times New Roman"/>
      <w:sz w:val="24"/>
      <w:szCs w:val="24"/>
      <w:lang w:eastAsia="lt-LT"/>
    </w:rPr>
  </w:style>
  <w:style w:type="paragraph" w:styleId="BalloonText">
    <w:name w:val="Balloon Text"/>
    <w:basedOn w:val="Normal"/>
    <w:link w:val="BalloonTextChar"/>
    <w:uiPriority w:val="99"/>
    <w:semiHidden/>
    <w:unhideWhenUsed/>
    <w:rsid w:val="00A15DE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5DE7"/>
    <w:rPr>
      <w:rFonts w:ascii="Segoe UI" w:eastAsiaTheme="minorEastAsia" w:hAnsi="Segoe UI" w:cs="Segoe UI"/>
      <w:sz w:val="18"/>
      <w:szCs w:val="18"/>
      <w:lang w:eastAsia="lt-LT"/>
    </w:rPr>
  </w:style>
  <w:style w:type="character" w:customStyle="1" w:styleId="Heading4Char">
    <w:name w:val="Heading 4 Char"/>
    <w:basedOn w:val="DefaultParagraphFont"/>
    <w:link w:val="Heading4"/>
    <w:semiHidden/>
    <w:rsid w:val="006C4438"/>
    <w:rPr>
      <w:rFonts w:ascii="Times New Roman" w:eastAsia="Times New Roman" w:hAnsi="Times New Roman" w:cs="Times New Roman"/>
      <w:b/>
      <w:sz w:val="32"/>
      <w:szCs w:val="20"/>
      <w:lang w:val="cs-CZ" w:eastAsia="cs-CZ"/>
    </w:rPr>
  </w:style>
  <w:style w:type="paragraph" w:customStyle="1" w:styleId="Default">
    <w:name w:val="Default"/>
    <w:rsid w:val="006C4438"/>
    <w:pPr>
      <w:autoSpaceDE w:val="0"/>
      <w:autoSpaceDN w:val="0"/>
      <w:adjustRightInd w:val="0"/>
      <w:spacing w:after="0" w:line="240" w:lineRule="auto"/>
    </w:pPr>
    <w:rPr>
      <w:rFonts w:ascii="Calibri" w:hAnsi="Calibri" w:cs="Calibri"/>
      <w:color w:val="000000"/>
      <w:sz w:val="24"/>
      <w:szCs w:val="24"/>
      <w:lang w:val="cs-CZ"/>
    </w:rPr>
  </w:style>
  <w:style w:type="character" w:styleId="Hyperlink">
    <w:name w:val="Hyperlink"/>
    <w:basedOn w:val="DefaultParagraphFont"/>
    <w:uiPriority w:val="99"/>
    <w:semiHidden/>
    <w:unhideWhenUsed/>
    <w:rsid w:val="006C4438"/>
    <w:rPr>
      <w:color w:val="03375F"/>
      <w:u w:val="single"/>
      <w:shd w:val="clear" w:color="auto" w:fill="auto"/>
    </w:rPr>
  </w:style>
  <w:style w:type="table" w:styleId="TableGrid">
    <w:name w:val="Table Grid"/>
    <w:basedOn w:val="TableNormal"/>
    <w:uiPriority w:val="59"/>
    <w:rsid w:val="006C4438"/>
    <w:pPr>
      <w:spacing w:after="0" w:line="240" w:lineRule="auto"/>
    </w:pPr>
    <w:rPr>
      <w:lang w:val="cs-C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92470775">
      <w:bodyDiv w:val="1"/>
      <w:marLeft w:val="0"/>
      <w:marRight w:val="0"/>
      <w:marTop w:val="0"/>
      <w:marBottom w:val="0"/>
      <w:divBdr>
        <w:top w:val="none" w:sz="0" w:space="0" w:color="auto"/>
        <w:left w:val="none" w:sz="0" w:space="0" w:color="auto"/>
        <w:bottom w:val="none" w:sz="0" w:space="0" w:color="auto"/>
        <w:right w:val="none" w:sz="0" w:space="0" w:color="auto"/>
      </w:divBdr>
    </w:div>
    <w:div w:id="741606791">
      <w:bodyDiv w:val="1"/>
      <w:marLeft w:val="0"/>
      <w:marRight w:val="0"/>
      <w:marTop w:val="0"/>
      <w:marBottom w:val="0"/>
      <w:divBdr>
        <w:top w:val="none" w:sz="0" w:space="0" w:color="auto"/>
        <w:left w:val="none" w:sz="0" w:space="0" w:color="auto"/>
        <w:bottom w:val="none" w:sz="0" w:space="0" w:color="auto"/>
        <w:right w:val="none" w:sz="0" w:space="0" w:color="auto"/>
      </w:divBdr>
    </w:div>
    <w:div w:id="1107773996">
      <w:bodyDiv w:val="1"/>
      <w:marLeft w:val="0"/>
      <w:marRight w:val="0"/>
      <w:marTop w:val="0"/>
      <w:marBottom w:val="0"/>
      <w:divBdr>
        <w:top w:val="none" w:sz="0" w:space="0" w:color="auto"/>
        <w:left w:val="none" w:sz="0" w:space="0" w:color="auto"/>
        <w:bottom w:val="none" w:sz="0" w:space="0" w:color="auto"/>
        <w:right w:val="none" w:sz="0" w:space="0" w:color="auto"/>
      </w:divBdr>
    </w:div>
    <w:div w:id="1214653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1291</Words>
  <Characters>7361</Characters>
  <Application>Microsoft Office Word</Application>
  <DocSecurity>0</DocSecurity>
  <Lines>61</Lines>
  <Paragraphs>17</Paragraphs>
  <ScaleCrop>false</ScaleCrop>
  <HeadingPairs>
    <vt:vector size="2" baseType="variant">
      <vt:variant>
        <vt:lpstr>Pavadinimas</vt:lpstr>
      </vt:variant>
      <vt:variant>
        <vt:i4>1</vt:i4>
      </vt:variant>
    </vt:vector>
  </HeadingPairs>
  <TitlesOfParts>
    <vt:vector size="1" baseType="lpstr">
      <vt:lpstr/>
    </vt:vector>
  </TitlesOfParts>
  <Company/>
  <LinksUpToDate>false</LinksUpToDate>
  <CharactersWithSpaces>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Arthur Souza Rodrigues</cp:lastModifiedBy>
  <cp:revision>1</cp:revision>
  <cp:lastPrinted>2019-09-16T04:47:00Z</cp:lastPrinted>
  <dcterms:created xsi:type="dcterms:W3CDTF">2019-04-29T12:14:00Z</dcterms:created>
  <dcterms:modified xsi:type="dcterms:W3CDTF">2026-09-22T16:25:00Z</dcterms:modified>
</cp:coreProperties>
</file>