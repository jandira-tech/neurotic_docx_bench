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1E8DC0" w14:textId="77777777" w:rsidR="00D76B82" w:rsidRPr="00D76B82" w:rsidRDefault="00F670CB" w:rsidP="00D76B82">
      <w:pPr>
        <w:rPr>
          <w:ins w:id="5" w:author="Comparison" w:date="2026-09-22T12:57:00Z" w16du:dateUtc="2026-09-22T16:57:00Z"/>
          <w:b/>
          <w:bCs/>
          <w:u w:val="single"/>
          <w:lang w:val="en-ZA" w:eastAsia="en-ZA"/>
        </w:rPr>
      </w:pPr>
      <w:ins w:id="6" w:author="Comparison" w:date="2026-09-22T12:57:00Z" w16du:dateUtc="2026-09-22T16:57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D76B82" w:rsidRPr="00D76B82" w14:paraId="0F591B28" w14:textId="77777777" w:rsidTr="00D76B82">
        <w:trPr>
          <w:trHeight w:val="270"/>
          <w:del w:id="7" w:author="Comparison" w:date="2026-09-22T12:57:00Z" w16du:dateUtc="2026-09-22T16:57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F0FC4" w14:textId="165BC844" w:rsidR="00D76B82" w:rsidRPr="00D76B82" w:rsidRDefault="00D76B82" w:rsidP="00D76B82">
            <w:pPr>
              <w:rPr>
                <w:del w:id="8" w:author="Comparison" w:date="2026-09-22T12:57:00Z" w16du:dateUtc="2026-09-22T16:57:00Z"/>
                <w:b/>
                <w:bCs/>
                <w:u w:val="single"/>
                <w:lang w:val="en-ZA" w:eastAsia="en-ZA"/>
              </w:rPr>
            </w:pPr>
            <w:del w:id="9" w:author="Comparison" w:date="2026-09-22T12:57:00Z" w16du:dateUtc="2026-09-22T16:57:00Z">
              <w:r w:rsidRPr="00D76B82">
                <w:rPr>
                  <w:b/>
                  <w:bCs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CCCCA" w14:textId="77777777" w:rsidR="00D76B82" w:rsidRPr="00D76B82" w:rsidRDefault="00D76B82" w:rsidP="00D76B82">
            <w:pPr>
              <w:rPr>
                <w:del w:id="10" w:author="Comparison" w:date="2026-09-22T12:57:00Z" w16du:dateUtc="2026-09-22T16:57:00Z"/>
                <w:lang w:val="en-ZA" w:eastAsia="en-ZA"/>
              </w:rPr>
            </w:pPr>
          </w:p>
        </w:tc>
      </w:tr>
      <w:tr w:rsidR="00D76B82" w:rsidRPr="00D76B82" w14:paraId="326B186D" w14:textId="77777777" w:rsidTr="00D76B82">
        <w:trPr>
          <w:trHeight w:val="315"/>
          <w:del w:id="11" w:author="Comparison" w:date="2026-09-22T12:57:00Z" w16du:dateUtc="2026-09-22T16:57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687382BA" w14:textId="77777777" w:rsidR="00D76B82" w:rsidRPr="00D76B82" w:rsidRDefault="00D76B82" w:rsidP="00D76B82">
            <w:pPr>
              <w:jc w:val="center"/>
              <w:rPr>
                <w:del w:id="12" w:author="Comparison" w:date="2026-09-22T12:57:00Z" w16du:dateUtc="2026-09-22T16:57:00Z"/>
                <w:b/>
                <w:bCs/>
                <w:sz w:val="24"/>
                <w:szCs w:val="24"/>
                <w:lang w:val="en-ZA" w:eastAsia="en-ZA"/>
              </w:rPr>
            </w:pPr>
            <w:del w:id="13" w:author="Comparison" w:date="2026-09-22T12:57:00Z" w16du:dateUtc="2026-09-22T16:57:00Z">
              <w:r w:rsidRPr="00D76B82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D76B82" w:rsidRPr="00D76B82" w14:paraId="493BC8D1" w14:textId="77777777" w:rsidTr="00D76B82">
        <w:trPr>
          <w:trHeight w:val="330"/>
          <w:del w:id="14" w:author="Comparison" w:date="2026-09-22T12:57:00Z" w16du:dateUtc="2026-09-22T16:5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194D4EE" w14:textId="77777777" w:rsidR="00D76B82" w:rsidRPr="00D76B82" w:rsidRDefault="00D76B82" w:rsidP="00D76B82">
            <w:pPr>
              <w:rPr>
                <w:del w:id="15" w:author="Comparison" w:date="2026-09-22T12:57:00Z" w16du:dateUtc="2026-09-22T16:57:00Z"/>
                <w:b/>
                <w:bCs/>
                <w:sz w:val="24"/>
                <w:szCs w:val="24"/>
                <w:lang w:val="en-ZA" w:eastAsia="en-ZA"/>
              </w:rPr>
            </w:pPr>
            <w:del w:id="16" w:author="Comparison" w:date="2026-09-22T12:57:00Z" w16du:dateUtc="2026-09-22T16:57:00Z">
              <w:r w:rsidRPr="00D76B82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5B9854D" w14:textId="77777777" w:rsidR="00D76B82" w:rsidRPr="00D76B82" w:rsidRDefault="00D76B82" w:rsidP="00D76B82">
            <w:pPr>
              <w:jc w:val="center"/>
              <w:rPr>
                <w:del w:id="17" w:author="Comparison" w:date="2026-09-22T12:57:00Z" w16du:dateUtc="2026-09-22T16:57:00Z"/>
                <w:b/>
                <w:bCs/>
                <w:sz w:val="24"/>
                <w:szCs w:val="24"/>
                <w:lang w:val="en-ZA" w:eastAsia="en-ZA"/>
              </w:rPr>
            </w:pPr>
            <w:del w:id="18" w:author="Comparison" w:date="2026-09-22T12:57:00Z" w16du:dateUtc="2026-09-22T16:57:00Z">
              <w:r w:rsidRPr="00D76B82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D76B82" w:rsidRPr="00D76B82" w14:paraId="21A1E9CE" w14:textId="77777777" w:rsidTr="00D76B82">
        <w:trPr>
          <w:trHeight w:val="315"/>
          <w:del w:id="19" w:author="Comparison" w:date="2026-09-22T12:57:00Z" w16du:dateUtc="2026-09-22T16:5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593DEB5" w14:textId="77777777" w:rsidR="00D76B82" w:rsidRPr="00D76B82" w:rsidRDefault="00D76B82" w:rsidP="00D76B82">
            <w:pPr>
              <w:rPr>
                <w:del w:id="20" w:author="Comparison" w:date="2026-09-22T12:57:00Z" w16du:dateUtc="2026-09-22T16:57:00Z"/>
                <w:sz w:val="24"/>
                <w:szCs w:val="24"/>
                <w:lang w:val="en-ZA" w:eastAsia="en-ZA"/>
              </w:rPr>
            </w:pPr>
            <w:del w:id="21" w:author="Comparison" w:date="2026-09-22T12:57:00Z" w16du:dateUtc="2026-09-22T16:57:00Z">
              <w:r w:rsidRPr="00D76B82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4D384FE" w14:textId="77777777" w:rsidR="00D76B82" w:rsidRPr="00D76B82" w:rsidRDefault="00D76B82" w:rsidP="00D76B82">
            <w:pPr>
              <w:jc w:val="right"/>
              <w:rPr>
                <w:del w:id="22" w:author="Comparison" w:date="2026-09-22T12:57:00Z" w16du:dateUtc="2026-09-22T16:57:00Z"/>
                <w:sz w:val="24"/>
                <w:szCs w:val="24"/>
                <w:lang w:val="en-ZA" w:eastAsia="en-ZA"/>
              </w:rPr>
            </w:pPr>
            <w:del w:id="23" w:author="Comparison" w:date="2026-09-22T12:57:00Z" w16du:dateUtc="2026-09-22T16:57:00Z">
              <w:r w:rsidRPr="00D76B82">
                <w:rPr>
                  <w:sz w:val="24"/>
                  <w:szCs w:val="24"/>
                  <w:lang w:val="en-ZA" w:eastAsia="en-ZA"/>
                </w:rPr>
                <w:delText>13.2425</w:delText>
              </w:r>
            </w:del>
          </w:p>
        </w:tc>
      </w:tr>
      <w:tr w:rsidR="00D76B82" w:rsidRPr="00D76B82" w14:paraId="644519CC" w14:textId="77777777" w:rsidTr="00D76B82">
        <w:trPr>
          <w:trHeight w:val="315"/>
          <w:del w:id="24" w:author="Comparison" w:date="2026-09-22T12:57:00Z" w16du:dateUtc="2026-09-22T16:5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B933C08" w14:textId="77777777" w:rsidR="00D76B82" w:rsidRPr="00D76B82" w:rsidRDefault="00D76B82" w:rsidP="00D76B82">
            <w:pPr>
              <w:rPr>
                <w:del w:id="25" w:author="Comparison" w:date="2026-09-22T12:57:00Z" w16du:dateUtc="2026-09-22T16:57:00Z"/>
                <w:sz w:val="24"/>
                <w:szCs w:val="24"/>
                <w:lang w:val="en-ZA" w:eastAsia="en-ZA"/>
              </w:rPr>
            </w:pPr>
            <w:del w:id="26" w:author="Comparison" w:date="2026-09-22T12:57:00Z" w16du:dateUtc="2026-09-22T16:57:00Z">
              <w:r w:rsidRPr="00D76B82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A72E196" w14:textId="77777777" w:rsidR="00D76B82" w:rsidRPr="00D76B82" w:rsidRDefault="00D76B82" w:rsidP="00D76B82">
            <w:pPr>
              <w:jc w:val="right"/>
              <w:rPr>
                <w:del w:id="27" w:author="Comparison" w:date="2026-09-22T12:57:00Z" w16du:dateUtc="2026-09-22T16:57:00Z"/>
                <w:sz w:val="24"/>
                <w:szCs w:val="24"/>
                <w:lang w:val="en-ZA" w:eastAsia="en-ZA"/>
              </w:rPr>
            </w:pPr>
            <w:del w:id="28" w:author="Comparison" w:date="2026-09-22T12:57:00Z" w16du:dateUtc="2026-09-22T16:57:00Z">
              <w:r w:rsidRPr="00D76B82">
                <w:rPr>
                  <w:sz w:val="24"/>
                  <w:szCs w:val="24"/>
                  <w:lang w:val="en-ZA" w:eastAsia="en-ZA"/>
                </w:rPr>
                <w:delText>16.9489</w:delText>
              </w:r>
            </w:del>
          </w:p>
        </w:tc>
      </w:tr>
      <w:tr w:rsidR="00D76B82" w:rsidRPr="00D76B82" w14:paraId="7ACF612B" w14:textId="77777777" w:rsidTr="00D76B82">
        <w:trPr>
          <w:trHeight w:val="300"/>
          <w:del w:id="29" w:author="Comparison" w:date="2026-09-22T12:57:00Z" w16du:dateUtc="2026-09-22T16:5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9FB8CF0" w14:textId="77777777" w:rsidR="00D76B82" w:rsidRPr="00D76B82" w:rsidRDefault="00D76B82" w:rsidP="00D76B82">
            <w:pPr>
              <w:rPr>
                <w:del w:id="30" w:author="Comparison" w:date="2026-09-22T12:57:00Z" w16du:dateUtc="2026-09-22T16:57:00Z"/>
                <w:sz w:val="24"/>
                <w:szCs w:val="24"/>
                <w:lang w:val="en-ZA" w:eastAsia="en-ZA"/>
              </w:rPr>
            </w:pPr>
            <w:del w:id="31" w:author="Comparison" w:date="2026-09-22T12:57:00Z" w16du:dateUtc="2026-09-22T16:57:00Z">
              <w:r w:rsidRPr="00D76B82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25AA742" w14:textId="77777777" w:rsidR="00D76B82" w:rsidRPr="00D76B82" w:rsidRDefault="00D76B82" w:rsidP="00D76B82">
            <w:pPr>
              <w:jc w:val="right"/>
              <w:rPr>
                <w:del w:id="32" w:author="Comparison" w:date="2026-09-22T12:57:00Z" w16du:dateUtc="2026-09-22T16:57:00Z"/>
                <w:sz w:val="24"/>
                <w:szCs w:val="24"/>
                <w:lang w:val="en-ZA" w:eastAsia="en-ZA"/>
              </w:rPr>
            </w:pPr>
            <w:del w:id="33" w:author="Comparison" w:date="2026-09-22T12:57:00Z" w16du:dateUtc="2026-09-22T16:57:00Z">
              <w:r w:rsidRPr="00D76B82">
                <w:rPr>
                  <w:sz w:val="24"/>
                  <w:szCs w:val="24"/>
                  <w:lang w:val="en-ZA" w:eastAsia="en-ZA"/>
                </w:rPr>
                <w:delText>15.6104</w:delText>
              </w:r>
            </w:del>
          </w:p>
        </w:tc>
      </w:tr>
    </w:tbl>
    <w:p w14:paraId="00CFB8CB" w14:textId="77777777" w:rsidR="00BE7473" w:rsidRDefault="00BE7473" w:rsidP="00035935">
      <w:pPr>
        <w:rPr>
          <w:del w:id="34" w:author="Comparison" w:date="2026-09-22T12:57:00Z" w16du:dateUtc="2026-09-22T16:57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CE216C" w:rsidRPr="00CE216C" w14:paraId="4D5F3427" w14:textId="77777777" w:rsidTr="00CE216C">
        <w:trPr>
          <w:trHeight w:val="270"/>
          <w:del w:id="35" w:author="Comparison" w:date="2026-09-22T12:57:00Z" w16du:dateUtc="2026-09-22T16:57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0F520" w14:textId="77777777" w:rsidR="00CE216C" w:rsidRPr="00CE216C" w:rsidRDefault="00CE216C" w:rsidP="00CE216C">
            <w:pPr>
              <w:rPr>
                <w:del w:id="36" w:author="Comparison" w:date="2026-09-22T12:57:00Z" w16du:dateUtc="2026-09-22T16:57:00Z"/>
                <w:b/>
                <w:bCs/>
                <w:u w:val="single"/>
                <w:lang w:val="en-ZA" w:eastAsia="en-ZA"/>
              </w:rPr>
            </w:pPr>
            <w:del w:id="37" w:author="Comparison" w:date="2026-09-22T12:57:00Z" w16du:dateUtc="2026-09-22T16:57:00Z">
              <w:r w:rsidRPr="00CE216C">
                <w:rPr>
                  <w:b/>
                  <w:bCs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89B01" w14:textId="77777777" w:rsidR="00CE216C" w:rsidRPr="00CE216C" w:rsidRDefault="00CE216C" w:rsidP="00CE216C">
            <w:pPr>
              <w:rPr>
                <w:del w:id="38" w:author="Comparison" w:date="2026-09-22T12:57:00Z" w16du:dateUtc="2026-09-22T16:57:00Z"/>
                <w:lang w:val="en-ZA" w:eastAsia="en-ZA"/>
              </w:rPr>
            </w:pPr>
          </w:p>
        </w:tc>
      </w:tr>
      <w:tr w:rsidR="00CE216C" w:rsidRPr="00CE216C" w14:paraId="0DA3CE2D" w14:textId="77777777" w:rsidTr="00CE216C">
        <w:trPr>
          <w:trHeight w:val="315"/>
          <w:del w:id="39" w:author="Comparison" w:date="2026-09-22T12:57:00Z" w16du:dateUtc="2026-09-22T16:57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58609E3F" w14:textId="77777777" w:rsidR="00CE216C" w:rsidRPr="00CE216C" w:rsidRDefault="00CE216C" w:rsidP="00CE216C">
            <w:pPr>
              <w:jc w:val="center"/>
              <w:rPr>
                <w:del w:id="40" w:author="Comparison" w:date="2026-09-22T12:57:00Z" w16du:dateUtc="2026-09-22T16:57:00Z"/>
                <w:b/>
                <w:bCs/>
                <w:sz w:val="24"/>
                <w:szCs w:val="24"/>
                <w:lang w:val="en-ZA" w:eastAsia="en-ZA"/>
              </w:rPr>
            </w:pPr>
            <w:del w:id="41" w:author="Comparison" w:date="2026-09-22T12:57:00Z" w16du:dateUtc="2026-09-22T16:57:00Z">
              <w:r w:rsidRPr="00CE216C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UnCrossed</w:delText>
              </w:r>
            </w:del>
          </w:p>
        </w:tc>
      </w:tr>
      <w:tr w:rsidR="00CE216C" w:rsidRPr="00CE216C" w14:paraId="6DE61EEB" w14:textId="77777777" w:rsidTr="00CE216C">
        <w:trPr>
          <w:trHeight w:val="330"/>
          <w:del w:id="42" w:author="Comparison" w:date="2026-09-22T12:57:00Z" w16du:dateUtc="2026-09-22T16:5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0294E6A" w14:textId="77777777" w:rsidR="00CE216C" w:rsidRPr="00CE216C" w:rsidRDefault="00CE216C" w:rsidP="00CE216C">
            <w:pPr>
              <w:rPr>
                <w:del w:id="43" w:author="Comparison" w:date="2026-09-22T12:57:00Z" w16du:dateUtc="2026-09-22T16:57:00Z"/>
                <w:b/>
                <w:bCs/>
                <w:sz w:val="24"/>
                <w:szCs w:val="24"/>
                <w:lang w:val="en-ZA" w:eastAsia="en-ZA"/>
              </w:rPr>
            </w:pPr>
            <w:del w:id="44" w:author="Comparison" w:date="2026-09-22T12:57:00Z" w16du:dateUtc="2026-09-22T16:57:00Z">
              <w:r w:rsidRPr="00CE216C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BB22FF2" w14:textId="77777777" w:rsidR="00CE216C" w:rsidRPr="00CE216C" w:rsidRDefault="00CE216C" w:rsidP="00CE216C">
            <w:pPr>
              <w:jc w:val="center"/>
              <w:rPr>
                <w:del w:id="45" w:author="Comparison" w:date="2026-09-22T12:57:00Z" w16du:dateUtc="2026-09-22T16:57:00Z"/>
                <w:b/>
                <w:bCs/>
                <w:sz w:val="24"/>
                <w:szCs w:val="24"/>
                <w:lang w:val="en-ZA" w:eastAsia="en-ZA"/>
              </w:rPr>
            </w:pPr>
            <w:del w:id="46" w:author="Comparison" w:date="2026-09-22T12:57:00Z" w16du:dateUtc="2026-09-22T16:57:00Z">
              <w:r w:rsidRPr="00CE216C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CE216C" w:rsidRPr="00CE216C" w14:paraId="7BE3671C" w14:textId="77777777" w:rsidTr="00CE216C">
        <w:trPr>
          <w:trHeight w:val="315"/>
          <w:del w:id="47" w:author="Comparison" w:date="2026-09-22T12:57:00Z" w16du:dateUtc="2026-09-22T16:5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03D0C91" w14:textId="77777777" w:rsidR="00CE216C" w:rsidRPr="00CE216C" w:rsidRDefault="00CE216C" w:rsidP="00CE216C">
            <w:pPr>
              <w:rPr>
                <w:del w:id="48" w:author="Comparison" w:date="2026-09-22T12:57:00Z" w16du:dateUtc="2026-09-22T16:57:00Z"/>
                <w:sz w:val="24"/>
                <w:szCs w:val="24"/>
                <w:lang w:val="en-ZA" w:eastAsia="en-ZA"/>
              </w:rPr>
            </w:pPr>
            <w:del w:id="49" w:author="Comparison" w:date="2026-09-22T12:57:00Z" w16du:dateUtc="2026-09-22T16:57:00Z">
              <w:r w:rsidRPr="00CE216C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117DF6F" w14:textId="77777777" w:rsidR="00CE216C" w:rsidRPr="00CE216C" w:rsidRDefault="00CE216C" w:rsidP="00CE216C">
            <w:pPr>
              <w:jc w:val="right"/>
              <w:rPr>
                <w:del w:id="50" w:author="Comparison" w:date="2026-09-22T12:57:00Z" w16du:dateUtc="2026-09-22T16:57:00Z"/>
                <w:sz w:val="24"/>
                <w:szCs w:val="24"/>
                <w:lang w:val="en-ZA" w:eastAsia="en-ZA"/>
              </w:rPr>
            </w:pPr>
            <w:del w:id="51" w:author="Comparison" w:date="2026-09-22T12:57:00Z" w16du:dateUtc="2026-09-22T16:57:00Z">
              <w:r w:rsidRPr="00CE216C">
                <w:rPr>
                  <w:sz w:val="24"/>
                  <w:szCs w:val="24"/>
                  <w:lang w:val="en-ZA" w:eastAsia="en-ZA"/>
                </w:rPr>
                <w:delText>13.2528</w:delText>
              </w:r>
            </w:del>
          </w:p>
        </w:tc>
      </w:tr>
      <w:tr w:rsidR="00CE216C" w:rsidRPr="00CE216C" w14:paraId="21E7D635" w14:textId="77777777" w:rsidTr="00CE216C">
        <w:trPr>
          <w:trHeight w:val="315"/>
          <w:del w:id="52" w:author="Comparison" w:date="2026-09-22T12:57:00Z" w16du:dateUtc="2026-09-22T16:5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DF78971" w14:textId="77777777" w:rsidR="00CE216C" w:rsidRPr="00CE216C" w:rsidRDefault="00CE216C" w:rsidP="00CE216C">
            <w:pPr>
              <w:rPr>
                <w:del w:id="53" w:author="Comparison" w:date="2026-09-22T12:57:00Z" w16du:dateUtc="2026-09-22T16:57:00Z"/>
                <w:sz w:val="24"/>
                <w:szCs w:val="24"/>
                <w:lang w:val="en-ZA" w:eastAsia="en-ZA"/>
              </w:rPr>
            </w:pPr>
            <w:del w:id="54" w:author="Comparison" w:date="2026-09-22T12:57:00Z" w16du:dateUtc="2026-09-22T16:57:00Z">
              <w:r w:rsidRPr="00CE216C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C60A005" w14:textId="77777777" w:rsidR="00CE216C" w:rsidRPr="00CE216C" w:rsidRDefault="00CE216C" w:rsidP="00CE216C">
            <w:pPr>
              <w:jc w:val="right"/>
              <w:rPr>
                <w:del w:id="55" w:author="Comparison" w:date="2026-09-22T12:57:00Z" w16du:dateUtc="2026-09-22T16:57:00Z"/>
                <w:sz w:val="24"/>
                <w:szCs w:val="24"/>
                <w:lang w:val="en-ZA" w:eastAsia="en-ZA"/>
              </w:rPr>
            </w:pPr>
            <w:del w:id="56" w:author="Comparison" w:date="2026-09-22T12:57:00Z" w16du:dateUtc="2026-09-22T16:57:00Z">
              <w:r w:rsidRPr="00CE216C">
                <w:rPr>
                  <w:sz w:val="24"/>
                  <w:szCs w:val="24"/>
                  <w:lang w:val="en-ZA" w:eastAsia="en-ZA"/>
                </w:rPr>
                <w:delText>16.9534</w:delText>
              </w:r>
            </w:del>
          </w:p>
        </w:tc>
      </w:tr>
      <w:tr w:rsidR="00CE216C" w:rsidRPr="00CE216C" w14:paraId="56CA7922" w14:textId="77777777" w:rsidTr="00CE216C">
        <w:trPr>
          <w:trHeight w:val="300"/>
          <w:del w:id="57" w:author="Comparison" w:date="2026-09-22T12:57:00Z" w16du:dateUtc="2026-09-22T16:5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611626E" w14:textId="77777777" w:rsidR="00CE216C" w:rsidRPr="00CE216C" w:rsidRDefault="00CE216C" w:rsidP="00CE216C">
            <w:pPr>
              <w:rPr>
                <w:del w:id="58" w:author="Comparison" w:date="2026-09-22T12:57:00Z" w16du:dateUtc="2026-09-22T16:57:00Z"/>
                <w:sz w:val="24"/>
                <w:szCs w:val="24"/>
                <w:lang w:val="en-ZA" w:eastAsia="en-ZA"/>
              </w:rPr>
            </w:pPr>
            <w:del w:id="59" w:author="Comparison" w:date="2026-09-22T12:57:00Z" w16du:dateUtc="2026-09-22T16:57:00Z">
              <w:r w:rsidRPr="00CE216C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3F9F21F" w14:textId="77777777" w:rsidR="00CE216C" w:rsidRPr="00CE216C" w:rsidRDefault="00CE216C" w:rsidP="00CE216C">
            <w:pPr>
              <w:jc w:val="right"/>
              <w:rPr>
                <w:del w:id="60" w:author="Comparison" w:date="2026-09-22T12:57:00Z" w16du:dateUtc="2026-09-22T16:57:00Z"/>
                <w:sz w:val="24"/>
                <w:szCs w:val="24"/>
                <w:lang w:val="en-ZA" w:eastAsia="en-ZA"/>
              </w:rPr>
            </w:pPr>
            <w:del w:id="61" w:author="Comparison" w:date="2026-09-22T12:57:00Z" w16du:dateUtc="2026-09-22T16:57:00Z">
              <w:r w:rsidRPr="00CE216C">
                <w:rPr>
                  <w:sz w:val="24"/>
                  <w:szCs w:val="24"/>
                  <w:lang w:val="en-ZA" w:eastAsia="en-ZA"/>
                </w:rPr>
                <w:delText>15.6343</w:delText>
              </w:r>
            </w:del>
          </w:p>
        </w:tc>
      </w:tr>
    </w:tbl>
    <w:p w14:paraId="30960085" w14:textId="77777777" w:rsidR="00CE216C" w:rsidRPr="00035935" w:rsidRDefault="00CE216C" w:rsidP="00035935"/>
    <w:sectPr w:rsidR="00CE216C" w:rsidRPr="00035935">
      <w:headerReference w:type="default" r:id="rId7"/>
      <w:footerReference w:type="default" r:id="rId8"/>
      <w:pgSz w:w="11905" w:h="16837" w:code="0"/>
      <w:pgMar w:top="1440" w:right="1440" w:bottom="1440" w:left="1440" w:header="720" w:footer="720" w:gutter="0"/>
      <w:cols w:space="720"/>
      <w:titlePg w:val="0"/>
      <w:docGrid w:linePitch="0"/>
      <w:sectPrChange w:id="72" w:author="Comparison" w:date="2026-09-22T12:57:00Z" w16du:dateUtc="2026-09-22T16:57:00Z">
        <w:sectPr w:rsidR="00CE216C" w:rsidRPr="00035935">
          <w:pgSz w:w="12240" w:h="15840" w:code="1"/>
          <w:pgMar w:top="1418" w:right="1134" w:bottom="1418" w:left="1134" w:header="0" w:footer="170" w:gutter="0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69BACD" w14:textId="77777777" w:rsidR="00F670CB" w:rsidRDefault="00F670CB">
      <w:pPr>
        <w:spacing w:after="0" w:line="240" w:lineRule="auto"/>
        <w:pPrChange w:id="3" w:author="Comparison" w:date="2026-09-22T12:57:00Z" w16du:dateUtc="2026-09-22T16:57:00Z">
          <w:pPr/>
        </w:pPrChange>
      </w:pPr>
      <w:r>
        <w:separator/>
      </w:r>
    </w:p>
  </w:endnote>
  <w:endnote w:type="continuationSeparator" w:id="0">
    <w:p w14:paraId="12106130" w14:textId="77777777" w:rsidR="00F670CB" w:rsidRDefault="00F670CB">
      <w:pPr>
        <w:spacing w:after="0" w:line="240" w:lineRule="auto"/>
        <w:pPrChange w:id="4" w:author="Comparison" w:date="2026-09-22T12:57:00Z" w16du:dateUtc="2026-09-22T16:5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542E21" w14:textId="77777777" w:rsidR="00281295" w:rsidRDefault="00281295">
    <w:pPr>
      <w:pStyle w:val="AutoEndingChar"/>
      <w:pPrChange w:id="71" w:author="Comparison" w:date="2026-09-22T12:57:00Z" w16du:dateUtc="2026-09-22T16:5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7FB1B7" w14:textId="77777777" w:rsidR="00F670CB" w:rsidRDefault="00F670CB">
      <w:pPr>
        <w:spacing w:after="0" w:line="240" w:lineRule="auto"/>
        <w:pPrChange w:id="1" w:author="Comparison" w:date="2026-09-22T12:57:00Z" w16du:dateUtc="2026-09-22T16:57:00Z">
          <w:pPr/>
        </w:pPrChange>
      </w:pPr>
      <w:r>
        <w:separator/>
      </w:r>
    </w:p>
  </w:footnote>
  <w:footnote w:type="continuationSeparator" w:id="0">
    <w:p w14:paraId="1DDC7927" w14:textId="77777777" w:rsidR="00F670CB" w:rsidRDefault="00F670CB">
      <w:pPr>
        <w:spacing w:after="0" w:line="240" w:lineRule="auto"/>
        <w:pPrChange w:id="2" w:author="Comparison" w:date="2026-09-22T12:57:00Z" w16du:dateUtc="2026-09-22T16:5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C21C1D" w14:paraId="016ED918" w14:textId="77777777">
      <w:tblPrEx>
        <w:tblCellMar>
          <w:top w:w="0" w:type="dxa"/>
          <w:bottom w:w="0" w:type="dxa"/>
        </w:tblCellMar>
      </w:tblPrEx>
      <w:trPr>
        <w:ins w:id="62" w:author="Comparison" w:date="2026-09-22T12:57:00Z" w16du:dateUtc="2026-09-22T16:57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6A677438" w14:textId="77777777" w:rsidR="00C21C1D" w:rsidRDefault="00F670CB">
          <w:pPr>
            <w:rPr>
              <w:ins w:id="63" w:author="Comparison" w:date="2026-09-22T12:57:00Z" w16du:dateUtc="2026-09-22T16:57:00Z"/>
            </w:rPr>
          </w:pPr>
          <w:ins w:id="64" w:author="Comparison" w:date="2026-09-22T12:57:00Z" w16du:dateUtc="2026-09-22T16:57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1DE26615" w14:textId="4EF007A6" w:rsidR="00C21C1D" w:rsidRDefault="00F670CB">
          <w:pPr>
            <w:jc w:val="center"/>
            <w:rPr>
              <w:ins w:id="65" w:author="Comparison" w:date="2026-09-22T12:57:00Z" w16du:dateUtc="2026-09-22T16:57:00Z"/>
            </w:rPr>
          </w:pPr>
          <w:ins w:id="66" w:author="Comparison" w:date="2026-09-22T12:57:00Z" w16du:dateUtc="2026-09-22T16:57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281295">
            <w:rPr>
              <w:noProof/>
              <w:color w:val="000000"/>
            </w:rPr>
            <w:t>1</w:t>
          </w:r>
          <w:ins w:id="67" w:author="Comparison" w:date="2026-09-22T12:57:00Z" w16du:dateUtc="2026-09-22T16:57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1172F006" w14:textId="77777777" w:rsidR="00C21C1D" w:rsidRDefault="00F670CB">
          <w:pPr>
            <w:jc w:val="right"/>
            <w:rPr>
              <w:ins w:id="68" w:author="Comparison" w:date="2026-09-22T12:57:00Z" w16du:dateUtc="2026-09-22T16:57:00Z"/>
            </w:rPr>
          </w:pPr>
          <w:ins w:id="69" w:author="Comparison" w:date="2026-09-22T12:57:00Z" w16du:dateUtc="2026-09-22T16:57:00Z">
            <w:r>
              <w:rPr>
                <w:color w:val="000000"/>
              </w:rPr>
              <w:t>07.12.2025</w:t>
            </w:r>
          </w:ins>
        </w:p>
      </w:tc>
    </w:tr>
  </w:tbl>
  <w:p w14:paraId="12055348" w14:textId="77777777" w:rsidR="00281295" w:rsidRDefault="00281295">
    <w:pPr>
      <w:pStyle w:val="Header"/>
      <w:rPr>
        <w:del w:id="70" w:author="Comparison" w:date="2026-09-22T12:57:00Z" w16du:dateUtc="2026-09-22T16:57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0904228">
    <w:abstractNumId w:val="8"/>
  </w:num>
  <w:num w:numId="2" w16cid:durableId="1418209057">
    <w:abstractNumId w:val="1"/>
  </w:num>
  <w:num w:numId="3" w16cid:durableId="580723006">
    <w:abstractNumId w:val="9"/>
  </w:num>
  <w:num w:numId="4" w16cid:durableId="797184597">
    <w:abstractNumId w:val="2"/>
  </w:num>
  <w:num w:numId="5" w16cid:durableId="1850221185">
    <w:abstractNumId w:val="0"/>
  </w:num>
  <w:num w:numId="6" w16cid:durableId="809058301">
    <w:abstractNumId w:val="7"/>
  </w:num>
  <w:num w:numId="7" w16cid:durableId="975337097">
    <w:abstractNumId w:val="5"/>
  </w:num>
  <w:num w:numId="8" w16cid:durableId="1583179401">
    <w:abstractNumId w:val="4"/>
  </w:num>
  <w:num w:numId="9" w16cid:durableId="1606570952">
    <w:abstractNumId w:val="6"/>
  </w:num>
  <w:num w:numId="10" w16cid:durableId="78007833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B82"/>
    <w:rsid w:val="00025128"/>
    <w:rsid w:val="00035935"/>
    <w:rsid w:val="00220021"/>
    <w:rsid w:val="00281295"/>
    <w:rsid w:val="002961E0"/>
    <w:rsid w:val="00392FAF"/>
    <w:rsid w:val="00685853"/>
    <w:rsid w:val="00775E6E"/>
    <w:rsid w:val="007E1A9E"/>
    <w:rsid w:val="00875E83"/>
    <w:rsid w:val="008A1AC8"/>
    <w:rsid w:val="00A32275"/>
    <w:rsid w:val="00AB3092"/>
    <w:rsid w:val="00BE7473"/>
    <w:rsid w:val="00C21C1D"/>
    <w:rsid w:val="00C8566A"/>
    <w:rsid w:val="00CE216C"/>
    <w:rsid w:val="00D54B08"/>
    <w:rsid w:val="00D76B82"/>
    <w:rsid w:val="00F6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57:00Z">
        <w:pPr>
          <w:jc w:val="both"/>
        </w:pPr>
      </w:pPrChange>
    </w:pPr>
    <w:rPr>
      <w:rFonts w:ascii="Arial" w:eastAsia="Arial" w:hAnsi="Arial" w:cs="Arial"/>
      <w:sz w:val="20"/>
      <w:szCs w:val="20"/>
      <w:rPrChange w:id="0" w:author="Comparison" w:date="2026-09-22T12:57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CE216C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CE216C"/>
    <w:pPr>
      <w:keepNext/>
      <w:spacing w:before="240" w:after="60"/>
      <w:outlineLvl w:val="1"/>
    </w:pPr>
    <w:rPr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E216C"/>
    <w:pPr>
      <w:keepNext/>
      <w:spacing w:before="240" w:after="60"/>
      <w:outlineLvl w:val="2"/>
    </w:pPr>
    <w:rPr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CE216C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D76B82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D76B82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CE216C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CE216C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CE216C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CE216C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D76B82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CE216C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D76B82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CE216C"/>
    <w:rPr>
      <w:color w:val="0000FF"/>
      <w:u w:val="single"/>
    </w:rPr>
  </w:style>
  <w:style w:type="character" w:styleId="FootnoteReference">
    <w:name w:val="footnote reference"/>
    <w:semiHidden/>
    <w:unhideWhenUsed/>
    <w:rsid w:val="002812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44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0</TotalTime>
  <Pages>2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2017-08-23T09:01:00Z</dcterms:created>
  <dcterms:modified xsi:type="dcterms:W3CDTF">2026-09-22T16:57:00Z</dcterms:modified>
</cp:coreProperties>
</file>