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E68459" w14:textId="29AEAF2C" w:rsidR="00280659" w:rsidRPr="00280659" w:rsidRDefault="00950F26" w:rsidP="00280659">
      <w:pPr>
        <w:rPr>
          <w:ins w:id="54" w:author="Lauren Jenner" w:date="2026-09-25T20:09:00Z" w16du:dateUtc="2026-09-26T00:09:00Z"/>
          <w:b/>
        </w:rPr>
      </w:pPr>
      <w:ins w:id="55" w:author="Lauren Jenner" w:date="2026-09-25T20:09:00Z" w16du:dateUtc="2026-09-26T00:09:00Z">
        <w:r>
          <w:rPr>
            <w:b/>
          </w:rPr>
          <w:t>By studying in Australia’s Northern Territory, you will get a quality Australian education, with genuine employment opportunities while living in a community that offers a warm, relaced and affordable lifestyle. The Northern Territory welcomes international students and providers you an opportunity to connect with like-minded people</w:t>
        </w:r>
        <w:r w:rsidR="00280659" w:rsidRPr="00280659">
          <w:rPr>
            <w:b/>
          </w:rPr>
          <w:t xml:space="preserve">. </w:t>
        </w:r>
      </w:ins>
    </w:p>
    <w:p w14:paraId="2B702D64" w14:textId="412CDFA1" w:rsidR="00280659" w:rsidRPr="008C415C" w:rsidRDefault="00280659" w:rsidP="00280659">
      <w:pPr>
        <w:rPr>
          <w:ins w:id="56" w:author="Lauren Jenner" w:date="2026-09-25T20:09:00Z" w16du:dateUtc="2026-09-26T00:09:00Z"/>
          <w:rFonts w:ascii="Lato" w:hAnsi="Lato"/>
        </w:rPr>
      </w:pPr>
      <w:ins w:id="57" w:author="Lauren Jenner" w:date="2026-09-25T20:09:00Z" w16du:dateUtc="2026-09-26T00:09:00Z">
        <w:r w:rsidRPr="008C415C">
          <w:rPr>
            <w:rFonts w:ascii="Lato" w:hAnsi="Lato"/>
          </w:rPr>
          <w:t xml:space="preserve">The Study in Australia’s Northern Territory Scholarships are provided by the Northern Territory (NT) Government to talented international students to study in Australia’s Northern Territory. </w:t>
        </w:r>
      </w:ins>
    </w:p>
    <w:p w14:paraId="098A0DC1" w14:textId="77777777" w:rsidR="00280659" w:rsidRPr="008C415C" w:rsidRDefault="00280659" w:rsidP="00280659">
      <w:pPr>
        <w:rPr>
          <w:ins w:id="58" w:author="Lauren Jenner" w:date="2026-09-25T20:09:00Z" w16du:dateUtc="2026-09-26T00:09:00Z"/>
          <w:rFonts w:ascii="Lato" w:hAnsi="Lato"/>
        </w:rPr>
      </w:pPr>
      <w:ins w:id="59" w:author="Lauren Jenner" w:date="2026-09-25T20:09:00Z" w16du:dateUtc="2026-09-26T00:09:00Z">
        <w:r w:rsidRPr="008C415C">
          <w:rPr>
            <w:rFonts w:ascii="Lato" w:hAnsi="Lato"/>
          </w:rPr>
          <w:t xml:space="preserve">The following scholarships are available: </w:t>
        </w:r>
      </w:ins>
    </w:p>
    <w:p w14:paraId="103E4FFA" w14:textId="5C060262" w:rsidR="00280659" w:rsidRPr="008C415C" w:rsidRDefault="00280659" w:rsidP="00280659">
      <w:pPr>
        <w:pStyle w:val="ListParagraph"/>
        <w:numPr>
          <w:ilvl w:val="0"/>
          <w:numId w:val="49"/>
        </w:numPr>
        <w:spacing w:after="160"/>
        <w:contextualSpacing/>
        <w:rPr>
          <w:ins w:id="60" w:author="Lauren Jenner" w:date="2026-09-25T20:09:00Z" w16du:dateUtc="2026-09-26T00:09:00Z"/>
          <w:rFonts w:ascii="Lato" w:hAnsi="Lato"/>
        </w:rPr>
      </w:pPr>
      <w:ins w:id="61" w:author="Lauren Jenner" w:date="2026-09-25T20:09:00Z" w16du:dateUtc="2026-09-26T00:09:00Z">
        <w:r w:rsidRPr="008C415C">
          <w:rPr>
            <w:rFonts w:ascii="Lato" w:hAnsi="Lato"/>
          </w:rPr>
          <w:t xml:space="preserve">Vocational education and training (VET/TAFE) </w:t>
        </w:r>
        <w:r w:rsidRPr="008C415C">
          <w:rPr>
            <w:rFonts w:ascii="Lato" w:hAnsi="Lato"/>
          </w:rPr>
          <w:tab/>
          <w:t>$</w:t>
        </w:r>
        <w:r w:rsidR="00950F26">
          <w:rPr>
            <w:rFonts w:ascii="Lato" w:hAnsi="Lato"/>
          </w:rPr>
          <w:t>3750</w:t>
        </w:r>
        <w:r w:rsidRPr="008C415C">
          <w:rPr>
            <w:rFonts w:ascii="Lato" w:hAnsi="Lato"/>
          </w:rPr>
          <w:t xml:space="preserve"> </w:t>
        </w:r>
      </w:ins>
    </w:p>
    <w:p w14:paraId="418ED966" w14:textId="5B672440" w:rsidR="00280659" w:rsidRPr="008C415C" w:rsidRDefault="00280659" w:rsidP="00280659">
      <w:pPr>
        <w:pStyle w:val="ListParagraph"/>
        <w:numPr>
          <w:ilvl w:val="0"/>
          <w:numId w:val="49"/>
        </w:numPr>
        <w:tabs>
          <w:tab w:val="left" w:pos="5387"/>
        </w:tabs>
        <w:spacing w:after="160"/>
        <w:contextualSpacing/>
        <w:rPr>
          <w:ins w:id="62" w:author="Lauren Jenner" w:date="2026-09-25T20:09:00Z" w16du:dateUtc="2026-09-26T00:09:00Z"/>
          <w:rFonts w:ascii="Lato" w:hAnsi="Lato"/>
        </w:rPr>
      </w:pPr>
      <w:ins w:id="63" w:author="Lauren Jenner" w:date="2026-09-25T20:09:00Z" w16du:dateUtc="2026-09-26T00:09:00Z">
        <w:r w:rsidRPr="008C415C">
          <w:rPr>
            <w:rFonts w:ascii="Lato" w:hAnsi="Lato"/>
          </w:rPr>
          <w:t>Senior secondary school</w:t>
        </w:r>
        <w:r>
          <w:rPr>
            <w:rFonts w:ascii="Lato" w:hAnsi="Lato"/>
          </w:rPr>
          <w:tab/>
        </w:r>
        <w:r w:rsidR="00950F26">
          <w:rPr>
            <w:rFonts w:ascii="Lato" w:hAnsi="Lato"/>
          </w:rPr>
          <w:t>$5000</w:t>
        </w:r>
      </w:ins>
    </w:p>
    <w:p w14:paraId="20370502" w14:textId="0E9BC4F0" w:rsidR="00280659" w:rsidRDefault="00280659" w:rsidP="00280659">
      <w:pPr>
        <w:pStyle w:val="ListParagraph"/>
        <w:numPr>
          <w:ilvl w:val="0"/>
          <w:numId w:val="49"/>
        </w:numPr>
        <w:tabs>
          <w:tab w:val="left" w:pos="5387"/>
        </w:tabs>
        <w:spacing w:after="160"/>
        <w:contextualSpacing/>
        <w:rPr>
          <w:ins w:id="64" w:author="Lauren Jenner" w:date="2026-09-25T20:09:00Z" w16du:dateUtc="2026-09-26T00:09:00Z"/>
          <w:rFonts w:ascii="Lato" w:hAnsi="Lato"/>
        </w:rPr>
      </w:pPr>
      <w:ins w:id="65" w:author="Lauren Jenner" w:date="2026-09-25T20:09:00Z" w16du:dateUtc="2026-09-26T00:09:00Z">
        <w:r w:rsidRPr="008C415C">
          <w:rPr>
            <w:rFonts w:ascii="Lato" w:hAnsi="Lato"/>
          </w:rPr>
          <w:t>Higher education</w:t>
        </w:r>
        <w:r>
          <w:rPr>
            <w:rFonts w:ascii="Lato" w:hAnsi="Lato"/>
          </w:rPr>
          <w:tab/>
        </w:r>
        <w:r w:rsidR="00950F26">
          <w:rPr>
            <w:rFonts w:ascii="Lato" w:hAnsi="Lato"/>
          </w:rPr>
          <w:t>$6</w:t>
        </w:r>
        <w:r w:rsidRPr="008C415C">
          <w:rPr>
            <w:rFonts w:ascii="Lato" w:hAnsi="Lato"/>
          </w:rPr>
          <w:t xml:space="preserve">000 </w:t>
        </w:r>
      </w:ins>
    </w:p>
    <w:p w14:paraId="79C7E73A" w14:textId="77777777" w:rsidR="00280659" w:rsidRPr="001F0823" w:rsidRDefault="00280659" w:rsidP="00280659">
      <w:pPr>
        <w:pStyle w:val="Heading1"/>
        <w:rPr>
          <w:ins w:id="66" w:author="Lauren Jenner" w:date="2026-09-25T20:09:00Z" w16du:dateUtc="2026-09-26T00:09:00Z"/>
          <w:sz w:val="24"/>
        </w:rPr>
      </w:pPr>
      <w:ins w:id="67" w:author="Lauren Jenner" w:date="2026-09-25T20:09:00Z" w16du:dateUtc="2026-09-26T00:09:00Z">
        <w:r w:rsidRPr="001F0823">
          <w:rPr>
            <w:sz w:val="24"/>
          </w:rPr>
          <w:t>To apply</w:t>
        </w:r>
      </w:ins>
    </w:p>
    <w:p w14:paraId="04FEA38B" w14:textId="61F2F22E" w:rsidR="00280659" w:rsidRPr="008C415C" w:rsidRDefault="00280659" w:rsidP="00280659">
      <w:pPr>
        <w:rPr>
          <w:ins w:id="68" w:author="Lauren Jenner" w:date="2026-09-25T20:09:00Z" w16du:dateUtc="2026-09-26T00:09:00Z"/>
        </w:rPr>
      </w:pPr>
      <w:ins w:id="69" w:author="Lauren Jenner" w:date="2026-09-25T20:09:00Z" w16du:dateUtc="2026-09-26T00:09:00Z">
        <w:r w:rsidRPr="008C415C">
          <w:t xml:space="preserve">Complete a Study in Australia’s Northern Territory Scholarship application form available from the Study NT website. </w:t>
        </w:r>
      </w:ins>
    </w:p>
    <w:p w14:paraId="37D4CE8F" w14:textId="77777777" w:rsidR="00280659" w:rsidRPr="001F0823" w:rsidRDefault="00280659" w:rsidP="001F0823">
      <w:pPr>
        <w:pStyle w:val="Heading1"/>
        <w:rPr>
          <w:ins w:id="70" w:author="Lauren Jenner" w:date="2026-09-25T20:09:00Z" w16du:dateUtc="2026-09-26T00:09:00Z"/>
          <w:sz w:val="24"/>
        </w:rPr>
      </w:pPr>
      <w:ins w:id="71" w:author="Lauren Jenner" w:date="2026-09-25T20:09:00Z" w16du:dateUtc="2026-09-26T00:09:00Z">
        <w:r w:rsidRPr="001F0823">
          <w:rPr>
            <w:sz w:val="24"/>
          </w:rPr>
          <w:t>Closing dates</w:t>
        </w:r>
      </w:ins>
    </w:p>
    <w:p w14:paraId="7A050D3A" w14:textId="2050FF64" w:rsidR="00280659" w:rsidRPr="008C415C" w:rsidRDefault="00280659" w:rsidP="00280659">
      <w:pPr>
        <w:rPr>
          <w:ins w:id="72" w:author="Lauren Jenner" w:date="2026-09-25T20:09:00Z" w16du:dateUtc="2026-09-26T00:09:00Z"/>
        </w:rPr>
      </w:pPr>
      <w:ins w:id="73" w:author="Lauren Jenner" w:date="2026-09-25T20:09:00Z" w16du:dateUtc="2026-09-26T00:09:00Z">
        <w:r w:rsidRPr="008C415C">
          <w:t xml:space="preserve">Charles Darwin University: </w:t>
        </w:r>
        <w:r w:rsidR="00950F26">
          <w:t>Summer Semester 2023: 15 October (higher education). Semester 1 2024: 20 November (TAFE) and 22 January (higher education)</w:t>
        </w:r>
        <w:r w:rsidRPr="008C415C">
          <w:t xml:space="preserve">. </w:t>
        </w:r>
      </w:ins>
    </w:p>
    <w:p w14:paraId="2ED95CA3" w14:textId="3C71E801" w:rsidR="00280659" w:rsidRPr="008C415C" w:rsidRDefault="00280659" w:rsidP="00280659">
      <w:pPr>
        <w:rPr>
          <w:ins w:id="74" w:author="Lauren Jenner" w:date="2026-09-25T20:09:00Z" w16du:dateUtc="2026-09-26T00:09:00Z"/>
        </w:rPr>
      </w:pPr>
      <w:ins w:id="75" w:author="Lauren Jenner" w:date="2026-09-25T20:09:00Z" w16du:dateUtc="2026-09-26T00:09:00Z">
        <w:r w:rsidRPr="008C415C">
          <w:t>Department</w:t>
        </w:r>
        <w:r w:rsidR="00950F26">
          <w:t xml:space="preserve"> of Education: 29 September 2023</w:t>
        </w:r>
        <w:r>
          <w:t>.</w:t>
        </w:r>
      </w:ins>
    </w:p>
    <w:p w14:paraId="63C3A8B6" w14:textId="77777777" w:rsidR="00280659" w:rsidRPr="008C415C" w:rsidRDefault="00280659" w:rsidP="00280659">
      <w:pPr>
        <w:rPr>
          <w:ins w:id="76" w:author="Lauren Jenner" w:date="2026-09-25T20:09:00Z" w16du:dateUtc="2026-09-26T00:09:00Z"/>
        </w:rPr>
      </w:pPr>
      <w:ins w:id="77" w:author="Lauren Jenner" w:date="2026-09-25T20:09:00Z" w16du:dateUtc="2026-09-26T00:09:00Z">
        <w:r w:rsidRPr="008C415C">
          <w:t xml:space="preserve">Applications for all other providers considered at any stage throughout the year. </w:t>
        </w:r>
      </w:ins>
    </w:p>
    <w:p w14:paraId="642C439A" w14:textId="77777777" w:rsidR="00280659" w:rsidRPr="008C415C" w:rsidRDefault="00280659" w:rsidP="00280659">
      <w:pPr>
        <w:rPr>
          <w:ins w:id="78" w:author="Lauren Jenner" w:date="2026-09-25T20:09:00Z" w16du:dateUtc="2026-09-26T00:09:00Z"/>
        </w:rPr>
      </w:pPr>
      <w:ins w:id="79" w:author="Lauren Jenner" w:date="2026-09-25T20:09:00Z" w16du:dateUtc="2026-09-26T00:09:00Z">
        <w:r w:rsidRPr="008C415C">
          <w:t xml:space="preserve">For further information please contact </w:t>
        </w:r>
        <w:r>
          <w:fldChar w:fldCharType="begin"/>
        </w:r>
        <w:r>
          <w:instrText>HYPERLINK "mailto:StudyNT@nt.gov.au"</w:instrText>
        </w:r>
        <w:r>
          <w:fldChar w:fldCharType="separate"/>
        </w:r>
        <w:r w:rsidRPr="008C415C">
          <w:rPr>
            <w:rStyle w:val="Hyperlink"/>
            <w:rFonts w:ascii="Lato" w:hAnsi="Lato"/>
          </w:rPr>
          <w:t>StudyNT@nt.gov.au</w:t>
        </w:r>
        <w:r>
          <w:fldChar w:fldCharType="end"/>
        </w:r>
        <w:r w:rsidRPr="008C415C">
          <w:t xml:space="preserve"> or call 08 8999 7500. </w:t>
        </w:r>
      </w:ins>
    </w:p>
    <w:p w14:paraId="112A63F5" w14:textId="77777777" w:rsidR="00280659" w:rsidRPr="00950F26" w:rsidRDefault="00280659" w:rsidP="00280659">
      <w:pPr>
        <w:rPr>
          <w:ins w:id="80" w:author="Lauren Jenner" w:date="2026-09-25T20:09:00Z" w16du:dateUtc="2026-09-26T00:09:00Z"/>
          <w:b/>
        </w:rPr>
      </w:pPr>
      <w:ins w:id="81" w:author="Lauren Jenner" w:date="2026-09-25T20:09:00Z" w16du:dateUtc="2026-09-26T00:09:00Z">
        <w:r w:rsidRPr="00950F26">
          <w:rPr>
            <w:b/>
          </w:rPr>
          <w:t xml:space="preserve">Study in Australia’s Northern Territory Scholarships are available with the following providers: </w:t>
        </w:r>
      </w:ins>
    </w:p>
    <w:tbl>
      <w:tblPr>
        <w:tblStyle w:val="NTGtable"/>
        <w:tblW w:w="10201" w:type="dxa"/>
        <w:tblBorders>
          <w:insideH w:val="single" w:sz="4" w:space="0" w:color="000000" w:themeColor="text1"/>
        </w:tblBorders>
        <w:tblLayout w:type="fixed"/>
        <w:tblLook w:val="06A0" w:firstRow="1" w:lastRow="0" w:firstColumn="1" w:lastColumn="0" w:noHBand="1" w:noVBand="1"/>
      </w:tblPr>
      <w:tblGrid>
        <w:gridCol w:w="6091"/>
        <w:gridCol w:w="236"/>
        <w:gridCol w:w="3874"/>
      </w:tblGrid>
      <w:tr w:rsidR="00280659" w:rsidRPr="00280659" w14:paraId="40814F4C" w14:textId="77777777" w:rsidTr="00950F26">
        <w:trPr>
          <w:cnfStyle w:val="100000000000" w:firstRow="1" w:lastRow="0" w:firstColumn="0" w:lastColumn="0" w:oddVBand="0" w:evenVBand="0" w:oddHBand="0" w:evenHBand="0" w:firstRowFirstColumn="0" w:firstRowLastColumn="0" w:lastRowFirstColumn="0" w:lastRowLastColumn="0"/>
          <w:tblHeader/>
          <w:ins w:id="82" w:author="Lauren Jenner" w:date="2026-09-25T20:09:00Z" w16du:dateUtc="2026-09-26T00:09:00Z"/>
        </w:trPr>
        <w:tc>
          <w:tcPr>
            <w:cnfStyle w:val="001000000100" w:firstRow="0" w:lastRow="0" w:firstColumn="1" w:lastColumn="0" w:oddVBand="0" w:evenVBand="0" w:oddHBand="0" w:evenHBand="0" w:firstRowFirstColumn="1" w:firstRowLastColumn="0" w:lastRowFirstColumn="0" w:lastRowLastColumn="0"/>
            <w:tcW w:w="6091" w:type="dxa"/>
          </w:tcPr>
          <w:p w14:paraId="22496EE5" w14:textId="3B5C4316" w:rsidR="00280659" w:rsidRPr="00280659" w:rsidRDefault="00950F26" w:rsidP="00950F26">
            <w:pPr>
              <w:spacing w:after="40"/>
              <w:rPr>
                <w:ins w:id="83" w:author="Lauren Jenner" w:date="2026-09-25T20:09:00Z" w16du:dateUtc="2026-09-26T00:09:00Z"/>
                <w:rFonts w:ascii="Lato" w:hAnsi="Lato"/>
              </w:rPr>
            </w:pPr>
            <w:ins w:id="84" w:author="Lauren Jenner" w:date="2026-09-25T20:09:00Z" w16du:dateUtc="2026-09-26T00:09:00Z">
              <w:r>
                <w:rPr>
                  <w:rFonts w:ascii="Lato" w:hAnsi="Lato"/>
                </w:rPr>
                <w:t>Secondary school</w:t>
              </w:r>
            </w:ins>
          </w:p>
        </w:tc>
        <w:tc>
          <w:tcPr>
            <w:tcW w:w="236" w:type="dxa"/>
          </w:tcPr>
          <w:p w14:paraId="76300634" w14:textId="0AD1EE76" w:rsidR="00280659" w:rsidRPr="00280659" w:rsidRDefault="00280659" w:rsidP="00792F00">
            <w:pPr>
              <w:spacing w:after="40"/>
              <w:cnfStyle w:val="100000000000" w:firstRow="1" w:lastRow="0" w:firstColumn="0" w:lastColumn="0" w:oddVBand="0" w:evenVBand="0" w:oddHBand="0" w:evenHBand="0" w:firstRowFirstColumn="0" w:firstRowLastColumn="0" w:lastRowFirstColumn="0" w:lastRowLastColumn="0"/>
              <w:rPr>
                <w:ins w:id="85" w:author="Lauren Jenner" w:date="2026-09-25T20:09:00Z" w16du:dateUtc="2026-09-26T00:09:00Z"/>
                <w:rFonts w:ascii="Lato" w:hAnsi="Lato"/>
              </w:rPr>
            </w:pPr>
          </w:p>
        </w:tc>
        <w:tc>
          <w:tcPr>
            <w:tcW w:w="3874" w:type="dxa"/>
          </w:tcPr>
          <w:p w14:paraId="2B6AEFE1" w14:textId="2E1F88DA" w:rsidR="00280659" w:rsidRPr="00280659" w:rsidRDefault="00280659" w:rsidP="00792F00">
            <w:pPr>
              <w:spacing w:after="40"/>
              <w:cnfStyle w:val="100000000000" w:firstRow="1" w:lastRow="0" w:firstColumn="0" w:lastColumn="0" w:oddVBand="0" w:evenVBand="0" w:oddHBand="0" w:evenHBand="0" w:firstRowFirstColumn="0" w:firstRowLastColumn="0" w:lastRowFirstColumn="0" w:lastRowLastColumn="0"/>
              <w:rPr>
                <w:ins w:id="86" w:author="Lauren Jenner" w:date="2026-09-25T20:09:00Z" w16du:dateUtc="2026-09-26T00:09:00Z"/>
                <w:rFonts w:ascii="Lato" w:hAnsi="Lato"/>
              </w:rPr>
            </w:pPr>
          </w:p>
        </w:tc>
      </w:tr>
      <w:tr w:rsidR="00950F26" w:rsidRPr="008C415C" w14:paraId="400CEED5" w14:textId="77777777" w:rsidTr="00950F26">
        <w:trPr>
          <w:ins w:id="87"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5C9AD8E7" w14:textId="3D690FF3" w:rsidR="00950F26" w:rsidRPr="008C415C" w:rsidRDefault="00950F26" w:rsidP="00792F00">
            <w:pPr>
              <w:spacing w:after="40"/>
              <w:rPr>
                <w:ins w:id="88" w:author="Lauren Jenner" w:date="2026-09-25T20:09:00Z" w16du:dateUtc="2026-09-26T00:09:00Z"/>
                <w:rFonts w:ascii="Lato" w:hAnsi="Lato"/>
              </w:rPr>
            </w:pPr>
            <w:ins w:id="89" w:author="Lauren Jenner" w:date="2026-09-25T20:09:00Z" w16du:dateUtc="2026-09-26T00:09:00Z">
              <w:r>
                <w:rPr>
                  <w:rFonts w:ascii="Lato" w:hAnsi="Lato"/>
                </w:rPr>
                <w:t>Department of Education</w:t>
              </w:r>
            </w:ins>
          </w:p>
        </w:tc>
        <w:tc>
          <w:tcPr>
            <w:tcW w:w="4110" w:type="dxa"/>
            <w:gridSpan w:val="2"/>
          </w:tcPr>
          <w:p w14:paraId="3A288897" w14:textId="74EE1A1C" w:rsidR="00950F26" w:rsidRPr="00792F00" w:rsidRDefault="00950F26" w:rsidP="00792F00">
            <w:pPr>
              <w:spacing w:after="40"/>
              <w:cnfStyle w:val="000000000000" w:firstRow="0" w:lastRow="0" w:firstColumn="0" w:lastColumn="0" w:oddVBand="0" w:evenVBand="0" w:oddHBand="0" w:evenHBand="0" w:firstRowFirstColumn="0" w:firstRowLastColumn="0" w:lastRowFirstColumn="0" w:lastRowLastColumn="0"/>
              <w:rPr>
                <w:ins w:id="90" w:author="Lauren Jenner" w:date="2026-09-25T20:09:00Z" w16du:dateUtc="2026-09-26T00:09:00Z"/>
                <w:rFonts w:ascii="Lato" w:hAnsi="Lato"/>
              </w:rPr>
            </w:pPr>
            <w:ins w:id="91" w:author="Lauren Jenner" w:date="2026-09-25T20:09:00Z" w16du:dateUtc="2026-09-26T00:09:00Z">
              <w:r>
                <w:rPr>
                  <w:rFonts w:ascii="Lato" w:hAnsi="Lato"/>
                </w:rPr>
                <w:t>CRICOS No. 00780M</w:t>
              </w:r>
            </w:ins>
          </w:p>
        </w:tc>
      </w:tr>
      <w:tr w:rsidR="00950F26" w:rsidRPr="008C415C" w14:paraId="2B1749CC" w14:textId="77777777" w:rsidTr="00950F26">
        <w:trPr>
          <w:ins w:id="92"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4B334362" w14:textId="162A99BB" w:rsidR="00950F26" w:rsidRPr="008C415C" w:rsidRDefault="00950F26" w:rsidP="00792F00">
            <w:pPr>
              <w:spacing w:after="40"/>
              <w:rPr>
                <w:ins w:id="93" w:author="Lauren Jenner" w:date="2026-09-25T20:09:00Z" w16du:dateUtc="2026-09-26T00:09:00Z"/>
                <w:rFonts w:ascii="Lato" w:hAnsi="Lato"/>
              </w:rPr>
            </w:pPr>
            <w:ins w:id="94" w:author="Lauren Jenner" w:date="2026-09-25T20:09:00Z" w16du:dateUtc="2026-09-26T00:09:00Z">
              <w:r>
                <w:rPr>
                  <w:rFonts w:ascii="Lato" w:hAnsi="Lato"/>
                </w:rPr>
                <w:t>Haileybury Rendall School</w:t>
              </w:r>
            </w:ins>
          </w:p>
        </w:tc>
        <w:tc>
          <w:tcPr>
            <w:tcW w:w="4110" w:type="dxa"/>
            <w:gridSpan w:val="2"/>
          </w:tcPr>
          <w:p w14:paraId="6E8979EC" w14:textId="61868776" w:rsidR="00950F26" w:rsidRPr="00792F00" w:rsidRDefault="00950F26" w:rsidP="00792F00">
            <w:pPr>
              <w:spacing w:after="40"/>
              <w:cnfStyle w:val="000000000000" w:firstRow="0" w:lastRow="0" w:firstColumn="0" w:lastColumn="0" w:oddVBand="0" w:evenVBand="0" w:oddHBand="0" w:evenHBand="0" w:firstRowFirstColumn="0" w:firstRowLastColumn="0" w:lastRowFirstColumn="0" w:lastRowLastColumn="0"/>
              <w:rPr>
                <w:ins w:id="95" w:author="Lauren Jenner" w:date="2026-09-25T20:09:00Z" w16du:dateUtc="2026-09-26T00:09:00Z"/>
                <w:rFonts w:ascii="Lato" w:hAnsi="Lato"/>
              </w:rPr>
            </w:pPr>
            <w:ins w:id="96" w:author="Lauren Jenner" w:date="2026-09-25T20:09:00Z" w16du:dateUtc="2026-09-26T00:09:00Z">
              <w:r>
                <w:rPr>
                  <w:rFonts w:ascii="Lato" w:hAnsi="Lato"/>
                </w:rPr>
                <w:t>CRICOS No. 00971D</w:t>
              </w:r>
            </w:ins>
          </w:p>
        </w:tc>
      </w:tr>
      <w:tr w:rsidR="00950F26" w:rsidRPr="008C415C" w14:paraId="1AB8B2E3" w14:textId="77777777" w:rsidTr="00950F26">
        <w:trPr>
          <w:ins w:id="97"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EA04ED4" w14:textId="3572372A" w:rsidR="00950F26" w:rsidRPr="008C415C" w:rsidRDefault="00950F26" w:rsidP="00792F00">
            <w:pPr>
              <w:spacing w:after="40"/>
              <w:rPr>
                <w:ins w:id="98" w:author="Lauren Jenner" w:date="2026-09-25T20:09:00Z" w16du:dateUtc="2026-09-26T00:09:00Z"/>
                <w:rFonts w:ascii="Lato" w:hAnsi="Lato"/>
              </w:rPr>
            </w:pPr>
            <w:ins w:id="99" w:author="Lauren Jenner" w:date="2026-09-25T20:09:00Z" w16du:dateUtc="2026-09-26T00:09:00Z">
              <w:r>
                <w:rPr>
                  <w:rFonts w:ascii="Lato" w:hAnsi="Lato"/>
                </w:rPr>
                <w:t>St John’s Catholic College</w:t>
              </w:r>
            </w:ins>
          </w:p>
        </w:tc>
        <w:tc>
          <w:tcPr>
            <w:tcW w:w="4110" w:type="dxa"/>
            <w:gridSpan w:val="2"/>
          </w:tcPr>
          <w:p w14:paraId="36FCC906" w14:textId="12138883" w:rsidR="00950F26" w:rsidRPr="008C415C" w:rsidRDefault="00950F26" w:rsidP="00792F00">
            <w:pPr>
              <w:spacing w:after="40"/>
              <w:cnfStyle w:val="000000000000" w:firstRow="0" w:lastRow="0" w:firstColumn="0" w:lastColumn="0" w:oddVBand="0" w:evenVBand="0" w:oddHBand="0" w:evenHBand="0" w:firstRowFirstColumn="0" w:firstRowLastColumn="0" w:lastRowFirstColumn="0" w:lastRowLastColumn="0"/>
              <w:rPr>
                <w:ins w:id="100" w:author="Lauren Jenner" w:date="2026-09-25T20:09:00Z" w16du:dateUtc="2026-09-26T00:09:00Z"/>
                <w:rFonts w:ascii="Lato" w:hAnsi="Lato"/>
              </w:rPr>
            </w:pPr>
            <w:ins w:id="101" w:author="Lauren Jenner" w:date="2026-09-25T20:09:00Z" w16du:dateUtc="2026-09-26T00:09:00Z">
              <w:r>
                <w:rPr>
                  <w:rFonts w:ascii="Lato" w:hAnsi="Lato"/>
                </w:rPr>
                <w:t>CRICOS No. 00466K</w:t>
              </w:r>
            </w:ins>
          </w:p>
        </w:tc>
      </w:tr>
      <w:tr w:rsidR="00950F26" w:rsidRPr="008C415C" w14:paraId="4B85FE7B" w14:textId="77777777" w:rsidTr="00950F26">
        <w:trPr>
          <w:ins w:id="102"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shd w:val="clear" w:color="auto" w:fill="000000" w:themeFill="text1"/>
          </w:tcPr>
          <w:p w14:paraId="688FE4C9" w14:textId="643F0D3B" w:rsidR="00950F26" w:rsidRPr="00950F26" w:rsidRDefault="00950F26" w:rsidP="00950F26">
            <w:pPr>
              <w:spacing w:before="60" w:after="40"/>
              <w:rPr>
                <w:ins w:id="103" w:author="Lauren Jenner" w:date="2026-09-25T20:09:00Z" w16du:dateUtc="2026-09-26T00:09:00Z"/>
                <w:rFonts w:ascii="Lato" w:hAnsi="Lato"/>
                <w:b/>
              </w:rPr>
            </w:pPr>
            <w:ins w:id="104" w:author="Lauren Jenner" w:date="2026-09-25T20:09:00Z" w16du:dateUtc="2026-09-26T00:09:00Z">
              <w:r>
                <w:rPr>
                  <w:rFonts w:ascii="Lato" w:hAnsi="Lato"/>
                  <w:b/>
                </w:rPr>
                <w:t>Higher education</w:t>
              </w:r>
            </w:ins>
          </w:p>
        </w:tc>
        <w:tc>
          <w:tcPr>
            <w:tcW w:w="4110" w:type="dxa"/>
            <w:gridSpan w:val="2"/>
            <w:shd w:val="clear" w:color="auto" w:fill="000000" w:themeFill="text1"/>
          </w:tcPr>
          <w:p w14:paraId="7348D0FA" w14:textId="77777777" w:rsidR="00950F26" w:rsidRPr="008C415C" w:rsidRDefault="00950F26" w:rsidP="00792F00">
            <w:pPr>
              <w:spacing w:after="40"/>
              <w:cnfStyle w:val="000000000000" w:firstRow="0" w:lastRow="0" w:firstColumn="0" w:lastColumn="0" w:oddVBand="0" w:evenVBand="0" w:oddHBand="0" w:evenHBand="0" w:firstRowFirstColumn="0" w:firstRowLastColumn="0" w:lastRowFirstColumn="0" w:lastRowLastColumn="0"/>
              <w:rPr>
                <w:ins w:id="105" w:author="Lauren Jenner" w:date="2026-09-25T20:09:00Z" w16du:dateUtc="2026-09-26T00:09:00Z"/>
                <w:rFonts w:ascii="Lato" w:hAnsi="Lato"/>
              </w:rPr>
            </w:pPr>
          </w:p>
        </w:tc>
      </w:tr>
      <w:tr w:rsidR="00950F26" w:rsidRPr="008C415C" w14:paraId="7B37CECE" w14:textId="77777777" w:rsidTr="00950F26">
        <w:trPr>
          <w:ins w:id="106"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6CBEF4A6" w14:textId="56A41FA7" w:rsidR="00950F26" w:rsidRPr="00950F26" w:rsidRDefault="00950F26" w:rsidP="00950F26">
            <w:pPr>
              <w:spacing w:before="60" w:after="40"/>
              <w:rPr>
                <w:ins w:id="107" w:author="Lauren Jenner" w:date="2026-09-25T20:09:00Z" w16du:dateUtc="2026-09-26T00:09:00Z"/>
                <w:rFonts w:ascii="Lato" w:hAnsi="Lato"/>
                <w:b/>
              </w:rPr>
            </w:pPr>
            <w:ins w:id="108" w:author="Lauren Jenner" w:date="2026-09-25T20:09:00Z" w16du:dateUtc="2026-09-26T00:09:00Z">
              <w:r w:rsidRPr="008C415C">
                <w:rPr>
                  <w:rFonts w:ascii="Lato" w:hAnsi="Lato"/>
                </w:rPr>
                <w:t xml:space="preserve">Canterbury Institute of Management </w:t>
              </w:r>
            </w:ins>
          </w:p>
        </w:tc>
        <w:tc>
          <w:tcPr>
            <w:tcW w:w="4110" w:type="dxa"/>
            <w:gridSpan w:val="2"/>
          </w:tcPr>
          <w:p w14:paraId="74BC69E8" w14:textId="715F2920" w:rsidR="00950F26" w:rsidRPr="008C415C"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09" w:author="Lauren Jenner" w:date="2026-09-25T20:09:00Z" w16du:dateUtc="2026-09-26T00:09:00Z"/>
                <w:rFonts w:ascii="Lato" w:hAnsi="Lato"/>
              </w:rPr>
            </w:pPr>
            <w:ins w:id="110" w:author="Lauren Jenner" w:date="2026-09-25T20:09:00Z" w16du:dateUtc="2026-09-26T00:09:00Z">
              <w:r w:rsidRPr="008C415C">
                <w:rPr>
                  <w:rFonts w:ascii="Lato" w:hAnsi="Lato"/>
                </w:rPr>
                <w:t>CRICOS No. 03809A</w:t>
              </w:r>
            </w:ins>
          </w:p>
        </w:tc>
      </w:tr>
      <w:tr w:rsidR="00950F26" w:rsidRPr="008C415C" w14:paraId="54ABEBDC" w14:textId="77777777" w:rsidTr="00950F26">
        <w:trPr>
          <w:ins w:id="111"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5B81302A" w14:textId="6AB99A32" w:rsidR="00950F26" w:rsidRDefault="00950F26" w:rsidP="00950F26">
            <w:pPr>
              <w:spacing w:before="60" w:after="40"/>
              <w:rPr>
                <w:ins w:id="112" w:author="Lauren Jenner" w:date="2026-09-25T20:09:00Z" w16du:dateUtc="2026-09-26T00:09:00Z"/>
                <w:rFonts w:ascii="Lato" w:hAnsi="Lato"/>
                <w:b/>
              </w:rPr>
            </w:pPr>
            <w:ins w:id="113" w:author="Lauren Jenner" w:date="2026-09-25T20:09:00Z" w16du:dateUtc="2026-09-26T00:09:00Z">
              <w:r w:rsidRPr="008C415C">
                <w:rPr>
                  <w:rFonts w:ascii="Lato" w:hAnsi="Lato"/>
                </w:rPr>
                <w:t>Charles Darwin University</w:t>
              </w:r>
            </w:ins>
          </w:p>
        </w:tc>
        <w:tc>
          <w:tcPr>
            <w:tcW w:w="4110" w:type="dxa"/>
            <w:gridSpan w:val="2"/>
          </w:tcPr>
          <w:p w14:paraId="0621AB0E" w14:textId="6D5D6DD1" w:rsidR="00950F26" w:rsidRPr="008C415C"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14" w:author="Lauren Jenner" w:date="2026-09-25T20:09:00Z" w16du:dateUtc="2026-09-26T00:09:00Z"/>
                <w:rFonts w:ascii="Lato" w:hAnsi="Lato"/>
              </w:rPr>
            </w:pPr>
            <w:ins w:id="115" w:author="Lauren Jenner" w:date="2026-09-25T20:09:00Z" w16du:dateUtc="2026-09-26T00:09:00Z">
              <w:r w:rsidRPr="008C415C">
                <w:rPr>
                  <w:rFonts w:ascii="Lato" w:hAnsi="Lato"/>
                </w:rPr>
                <w:t>CRICOS No. 00330K</w:t>
              </w:r>
            </w:ins>
          </w:p>
        </w:tc>
      </w:tr>
      <w:tr w:rsidR="00950F26" w:rsidRPr="008C415C" w14:paraId="5AADE5EE" w14:textId="77777777" w:rsidTr="00950F26">
        <w:trPr>
          <w:ins w:id="116"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shd w:val="clear" w:color="auto" w:fill="000000" w:themeFill="text1"/>
          </w:tcPr>
          <w:p w14:paraId="1405A902" w14:textId="28079CA4" w:rsidR="00950F26" w:rsidRPr="00950F26" w:rsidRDefault="00950F26" w:rsidP="00950F26">
            <w:pPr>
              <w:spacing w:before="60" w:after="40"/>
              <w:rPr>
                <w:ins w:id="117" w:author="Lauren Jenner" w:date="2026-09-25T20:09:00Z" w16du:dateUtc="2026-09-26T00:09:00Z"/>
                <w:rFonts w:ascii="Lato" w:hAnsi="Lato"/>
                <w:b/>
              </w:rPr>
            </w:pPr>
            <w:ins w:id="118" w:author="Lauren Jenner" w:date="2026-09-25T20:09:00Z" w16du:dateUtc="2026-09-26T00:09:00Z">
              <w:r>
                <w:rPr>
                  <w:rFonts w:ascii="Lato" w:hAnsi="Lato"/>
                  <w:b/>
                </w:rPr>
                <w:t>Vocational education and training (VET/TAFE)</w:t>
              </w:r>
            </w:ins>
          </w:p>
        </w:tc>
        <w:tc>
          <w:tcPr>
            <w:tcW w:w="4110" w:type="dxa"/>
            <w:gridSpan w:val="2"/>
            <w:shd w:val="clear" w:color="auto" w:fill="000000" w:themeFill="text1"/>
          </w:tcPr>
          <w:p w14:paraId="383169A0" w14:textId="77777777" w:rsidR="00950F26" w:rsidRPr="008C415C"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19" w:author="Lauren Jenner" w:date="2026-09-25T20:09:00Z" w16du:dateUtc="2026-09-26T00:09:00Z"/>
                <w:rFonts w:ascii="Lato" w:hAnsi="Lato"/>
              </w:rPr>
            </w:pPr>
          </w:p>
        </w:tc>
      </w:tr>
      <w:tr w:rsidR="00950F26" w:rsidRPr="008C415C" w14:paraId="6A25D022" w14:textId="77777777" w:rsidTr="00950F26">
        <w:trPr>
          <w:ins w:id="120"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6346502D" w14:textId="0BB0F25D" w:rsidR="00950F26" w:rsidRPr="008C415C" w:rsidRDefault="00950F26" w:rsidP="00950F26">
            <w:pPr>
              <w:spacing w:before="60" w:after="40"/>
              <w:rPr>
                <w:ins w:id="121" w:author="Lauren Jenner" w:date="2026-09-25T20:09:00Z" w16du:dateUtc="2026-09-26T00:09:00Z"/>
                <w:rFonts w:ascii="Lato" w:hAnsi="Lato"/>
              </w:rPr>
            </w:pPr>
            <w:ins w:id="122" w:author="Lauren Jenner" w:date="2026-09-25T20:09:00Z" w16du:dateUtc="2026-09-26T00:09:00Z">
              <w:r>
                <w:rPr>
                  <w:rFonts w:ascii="Lato" w:hAnsi="Lato"/>
                </w:rPr>
                <w:lastRenderedPageBreak/>
                <w:t>Alana Kaye College</w:t>
              </w:r>
            </w:ins>
          </w:p>
        </w:tc>
        <w:tc>
          <w:tcPr>
            <w:tcW w:w="4110" w:type="dxa"/>
            <w:gridSpan w:val="2"/>
          </w:tcPr>
          <w:p w14:paraId="1B7ECA5B" w14:textId="3A8CE7BB" w:rsidR="00950F26" w:rsidRPr="008C415C"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23" w:author="Lauren Jenner" w:date="2026-09-25T20:09:00Z" w16du:dateUtc="2026-09-26T00:09:00Z"/>
                <w:rFonts w:ascii="Lato" w:hAnsi="Lato"/>
              </w:rPr>
            </w:pPr>
            <w:ins w:id="124" w:author="Lauren Jenner" w:date="2026-09-25T20:09:00Z" w16du:dateUtc="2026-09-26T00:09:00Z">
              <w:r>
                <w:rPr>
                  <w:rFonts w:ascii="Lato" w:hAnsi="Lato"/>
                </w:rPr>
                <w:t>CRICOS No. 03675K</w:t>
              </w:r>
            </w:ins>
          </w:p>
        </w:tc>
      </w:tr>
      <w:tr w:rsidR="00950F26" w:rsidRPr="008C415C" w14:paraId="7E03D38F" w14:textId="77777777" w:rsidTr="00950F26">
        <w:trPr>
          <w:ins w:id="125"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A7F6701" w14:textId="7F4953E4" w:rsidR="00950F26" w:rsidRDefault="00950F26" w:rsidP="00950F26">
            <w:pPr>
              <w:spacing w:before="60" w:after="40"/>
              <w:rPr>
                <w:ins w:id="126" w:author="Lauren Jenner" w:date="2026-09-25T20:09:00Z" w16du:dateUtc="2026-09-26T00:09:00Z"/>
                <w:rFonts w:ascii="Lato" w:hAnsi="Lato"/>
              </w:rPr>
            </w:pPr>
            <w:ins w:id="127" w:author="Lauren Jenner" w:date="2026-09-25T20:09:00Z" w16du:dateUtc="2026-09-26T00:09:00Z">
              <w:r>
                <w:rPr>
                  <w:rFonts w:ascii="Lato" w:hAnsi="Lato"/>
                </w:rPr>
                <w:t>Australian City International College</w:t>
              </w:r>
            </w:ins>
          </w:p>
        </w:tc>
        <w:tc>
          <w:tcPr>
            <w:tcW w:w="4110" w:type="dxa"/>
            <w:gridSpan w:val="2"/>
          </w:tcPr>
          <w:p w14:paraId="549F4AC2" w14:textId="61BA2D59"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28" w:author="Lauren Jenner" w:date="2026-09-25T20:09:00Z" w16du:dateUtc="2026-09-26T00:09:00Z"/>
                <w:rFonts w:ascii="Lato" w:hAnsi="Lato"/>
              </w:rPr>
            </w:pPr>
            <w:ins w:id="129" w:author="Lauren Jenner" w:date="2026-09-25T20:09:00Z" w16du:dateUtc="2026-09-26T00:09:00Z">
              <w:r>
                <w:rPr>
                  <w:rFonts w:ascii="Lato" w:hAnsi="Lato"/>
                </w:rPr>
                <w:t>CRICOS No. 03888H</w:t>
              </w:r>
            </w:ins>
          </w:p>
        </w:tc>
      </w:tr>
      <w:tr w:rsidR="00950F26" w:rsidRPr="008C415C" w14:paraId="46528CC5" w14:textId="77777777" w:rsidTr="00950F26">
        <w:trPr>
          <w:ins w:id="130"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2A9847A" w14:textId="687CE839" w:rsidR="00950F26" w:rsidRDefault="00950F26" w:rsidP="00950F26">
            <w:pPr>
              <w:spacing w:before="60" w:after="40"/>
              <w:rPr>
                <w:ins w:id="131" w:author="Lauren Jenner" w:date="2026-09-25T20:09:00Z" w16du:dateUtc="2026-09-26T00:09:00Z"/>
                <w:rFonts w:ascii="Lato" w:hAnsi="Lato"/>
              </w:rPr>
            </w:pPr>
            <w:ins w:id="132" w:author="Lauren Jenner" w:date="2026-09-25T20:09:00Z" w16du:dateUtc="2026-09-26T00:09:00Z">
              <w:r>
                <w:rPr>
                  <w:rFonts w:ascii="Lato" w:hAnsi="Lato"/>
                </w:rPr>
                <w:t>Australian Institute of Electro Technology</w:t>
              </w:r>
            </w:ins>
          </w:p>
        </w:tc>
        <w:tc>
          <w:tcPr>
            <w:tcW w:w="4110" w:type="dxa"/>
            <w:gridSpan w:val="2"/>
          </w:tcPr>
          <w:p w14:paraId="3C4BE30F" w14:textId="244844A0"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33" w:author="Lauren Jenner" w:date="2026-09-25T20:09:00Z" w16du:dateUtc="2026-09-26T00:09:00Z"/>
                <w:rFonts w:ascii="Lato" w:hAnsi="Lato"/>
              </w:rPr>
            </w:pPr>
            <w:ins w:id="134" w:author="Lauren Jenner" w:date="2026-09-25T20:09:00Z" w16du:dateUtc="2026-09-26T00:09:00Z">
              <w:r>
                <w:rPr>
                  <w:rFonts w:ascii="Lato" w:hAnsi="Lato"/>
                </w:rPr>
                <w:t>CRICOS No. 03775F</w:t>
              </w:r>
            </w:ins>
          </w:p>
        </w:tc>
      </w:tr>
      <w:tr w:rsidR="00950F26" w:rsidRPr="008C415C" w14:paraId="5D614192" w14:textId="77777777" w:rsidTr="00950F26">
        <w:trPr>
          <w:ins w:id="135"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1B36B8C8" w14:textId="6D4BE4E8" w:rsidR="00950F26" w:rsidRDefault="00950F26" w:rsidP="00950F26">
            <w:pPr>
              <w:spacing w:before="60" w:after="40"/>
              <w:rPr>
                <w:ins w:id="136" w:author="Lauren Jenner" w:date="2026-09-25T20:09:00Z" w16du:dateUtc="2026-09-26T00:09:00Z"/>
                <w:rFonts w:ascii="Lato" w:hAnsi="Lato"/>
              </w:rPr>
            </w:pPr>
            <w:ins w:id="137" w:author="Lauren Jenner" w:date="2026-09-25T20:09:00Z" w16du:dateUtc="2026-09-26T00:09:00Z">
              <w:r>
                <w:rPr>
                  <w:rFonts w:ascii="Lato" w:hAnsi="Lato"/>
                </w:rPr>
                <w:t>Bayside International College</w:t>
              </w:r>
            </w:ins>
          </w:p>
        </w:tc>
        <w:tc>
          <w:tcPr>
            <w:tcW w:w="4110" w:type="dxa"/>
            <w:gridSpan w:val="2"/>
          </w:tcPr>
          <w:p w14:paraId="1D5B949E" w14:textId="2F9C32F3"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38" w:author="Lauren Jenner" w:date="2026-09-25T20:09:00Z" w16du:dateUtc="2026-09-26T00:09:00Z"/>
                <w:rFonts w:ascii="Lato" w:hAnsi="Lato"/>
              </w:rPr>
            </w:pPr>
            <w:ins w:id="139" w:author="Lauren Jenner" w:date="2026-09-25T20:09:00Z" w16du:dateUtc="2026-09-26T00:09:00Z">
              <w:r>
                <w:rPr>
                  <w:rFonts w:ascii="Lato" w:hAnsi="Lato"/>
                </w:rPr>
                <w:t>CRICOS No. 03630A</w:t>
              </w:r>
            </w:ins>
          </w:p>
        </w:tc>
      </w:tr>
      <w:tr w:rsidR="00950F26" w:rsidRPr="008C415C" w14:paraId="42800A42" w14:textId="77777777" w:rsidTr="00950F26">
        <w:trPr>
          <w:ins w:id="140"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F8A50F2" w14:textId="2E57FD27" w:rsidR="00950F26" w:rsidRDefault="00950F26" w:rsidP="00950F26">
            <w:pPr>
              <w:spacing w:before="60" w:after="40"/>
              <w:rPr>
                <w:ins w:id="141" w:author="Lauren Jenner" w:date="2026-09-25T20:09:00Z" w16du:dateUtc="2026-09-26T00:09:00Z"/>
                <w:rFonts w:ascii="Lato" w:hAnsi="Lato"/>
              </w:rPr>
            </w:pPr>
            <w:ins w:id="142" w:author="Lauren Jenner" w:date="2026-09-25T20:09:00Z" w16du:dateUtc="2026-09-26T00:09:00Z">
              <w:r>
                <w:rPr>
                  <w:rFonts w:ascii="Lato" w:hAnsi="Lato"/>
                </w:rPr>
                <w:t>Charles Darwin University</w:t>
              </w:r>
            </w:ins>
          </w:p>
        </w:tc>
        <w:tc>
          <w:tcPr>
            <w:tcW w:w="4110" w:type="dxa"/>
            <w:gridSpan w:val="2"/>
          </w:tcPr>
          <w:p w14:paraId="48500FEE" w14:textId="6716B2F7"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43" w:author="Lauren Jenner" w:date="2026-09-25T20:09:00Z" w16du:dateUtc="2026-09-26T00:09:00Z"/>
                <w:rFonts w:ascii="Lato" w:hAnsi="Lato"/>
              </w:rPr>
            </w:pPr>
            <w:ins w:id="144" w:author="Lauren Jenner" w:date="2026-09-25T20:09:00Z" w16du:dateUtc="2026-09-26T00:09:00Z">
              <w:r>
                <w:rPr>
                  <w:rFonts w:ascii="Lato" w:hAnsi="Lato"/>
                </w:rPr>
                <w:t>CRICOS No. 00300K</w:t>
              </w:r>
            </w:ins>
          </w:p>
        </w:tc>
      </w:tr>
      <w:tr w:rsidR="00950F26" w:rsidRPr="008C415C" w14:paraId="5718F10B" w14:textId="77777777" w:rsidTr="00950F26">
        <w:trPr>
          <w:ins w:id="145"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F418199" w14:textId="1A725FD1" w:rsidR="00950F26" w:rsidRDefault="00950F26" w:rsidP="00950F26">
            <w:pPr>
              <w:spacing w:before="60" w:after="40"/>
              <w:rPr>
                <w:ins w:id="146" w:author="Lauren Jenner" w:date="2026-09-25T20:09:00Z" w16du:dateUtc="2026-09-26T00:09:00Z"/>
                <w:rFonts w:ascii="Lato" w:hAnsi="Lato"/>
              </w:rPr>
            </w:pPr>
            <w:ins w:id="147" w:author="Lauren Jenner" w:date="2026-09-25T20:09:00Z" w16du:dateUtc="2026-09-26T00:09:00Z">
              <w:r>
                <w:rPr>
                  <w:rFonts w:ascii="Lato" w:hAnsi="Lato"/>
                </w:rPr>
                <w:t>Darwin City College</w:t>
              </w:r>
            </w:ins>
          </w:p>
        </w:tc>
        <w:tc>
          <w:tcPr>
            <w:tcW w:w="4110" w:type="dxa"/>
            <w:gridSpan w:val="2"/>
          </w:tcPr>
          <w:p w14:paraId="5F158194" w14:textId="79386CC1"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48" w:author="Lauren Jenner" w:date="2026-09-25T20:09:00Z" w16du:dateUtc="2026-09-26T00:09:00Z"/>
                <w:rFonts w:ascii="Lato" w:hAnsi="Lato"/>
              </w:rPr>
            </w:pPr>
            <w:ins w:id="149" w:author="Lauren Jenner" w:date="2026-09-25T20:09:00Z" w16du:dateUtc="2026-09-26T00:09:00Z">
              <w:r>
                <w:rPr>
                  <w:rFonts w:ascii="Lato" w:hAnsi="Lato"/>
                </w:rPr>
                <w:t>CRICOS No. 03620C</w:t>
              </w:r>
            </w:ins>
          </w:p>
        </w:tc>
      </w:tr>
      <w:tr w:rsidR="00950F26" w:rsidRPr="008C415C" w14:paraId="585E8148" w14:textId="77777777" w:rsidTr="00950F26">
        <w:trPr>
          <w:ins w:id="150"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74857D61" w14:textId="1A73852E" w:rsidR="00950F26" w:rsidRDefault="00950F26" w:rsidP="00950F26">
            <w:pPr>
              <w:spacing w:before="60" w:after="40"/>
              <w:rPr>
                <w:ins w:id="151" w:author="Lauren Jenner" w:date="2026-09-25T20:09:00Z" w16du:dateUtc="2026-09-26T00:09:00Z"/>
                <w:rFonts w:ascii="Lato" w:hAnsi="Lato"/>
              </w:rPr>
            </w:pPr>
            <w:ins w:id="152" w:author="Lauren Jenner" w:date="2026-09-25T20:09:00Z" w16du:dateUtc="2026-09-26T00:09:00Z">
              <w:r>
                <w:rPr>
                  <w:rFonts w:ascii="Lato" w:hAnsi="Lato"/>
                </w:rPr>
                <w:t>Fox Education</w:t>
              </w:r>
            </w:ins>
          </w:p>
        </w:tc>
        <w:tc>
          <w:tcPr>
            <w:tcW w:w="4110" w:type="dxa"/>
            <w:gridSpan w:val="2"/>
          </w:tcPr>
          <w:p w14:paraId="4027F7E9" w14:textId="14C1BD69"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53" w:author="Lauren Jenner" w:date="2026-09-25T20:09:00Z" w16du:dateUtc="2026-09-26T00:09:00Z"/>
                <w:rFonts w:ascii="Lato" w:hAnsi="Lato"/>
              </w:rPr>
            </w:pPr>
            <w:ins w:id="154" w:author="Lauren Jenner" w:date="2026-09-25T20:09:00Z" w16du:dateUtc="2026-09-26T00:09:00Z">
              <w:r>
                <w:rPr>
                  <w:rFonts w:ascii="Lato" w:hAnsi="Lato"/>
                </w:rPr>
                <w:t>CRICOS No. 03920B</w:t>
              </w:r>
            </w:ins>
          </w:p>
        </w:tc>
      </w:tr>
      <w:tr w:rsidR="00950F26" w:rsidRPr="008C415C" w14:paraId="041309F4" w14:textId="77777777" w:rsidTr="00950F26">
        <w:trPr>
          <w:ins w:id="155"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A520A88" w14:textId="43B14BC7" w:rsidR="00950F26" w:rsidRDefault="00950F26" w:rsidP="00950F26">
            <w:pPr>
              <w:spacing w:before="60" w:after="40"/>
              <w:rPr>
                <w:ins w:id="156" w:author="Lauren Jenner" w:date="2026-09-25T20:09:00Z" w16du:dateUtc="2026-09-26T00:09:00Z"/>
                <w:rFonts w:ascii="Lato" w:hAnsi="Lato"/>
              </w:rPr>
            </w:pPr>
            <w:ins w:id="157" w:author="Lauren Jenner" w:date="2026-09-25T20:09:00Z" w16du:dateUtc="2026-09-26T00:09:00Z">
              <w:r>
                <w:rPr>
                  <w:rFonts w:ascii="Lato" w:hAnsi="Lato"/>
                </w:rPr>
                <w:t>International College of Advanced Education</w:t>
              </w:r>
            </w:ins>
          </w:p>
        </w:tc>
        <w:tc>
          <w:tcPr>
            <w:tcW w:w="4110" w:type="dxa"/>
            <w:gridSpan w:val="2"/>
          </w:tcPr>
          <w:p w14:paraId="086ACBA4" w14:textId="4B669B2D"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58" w:author="Lauren Jenner" w:date="2026-09-25T20:09:00Z" w16du:dateUtc="2026-09-26T00:09:00Z"/>
                <w:rFonts w:ascii="Lato" w:hAnsi="Lato"/>
              </w:rPr>
            </w:pPr>
            <w:ins w:id="159" w:author="Lauren Jenner" w:date="2026-09-25T20:09:00Z" w16du:dateUtc="2026-09-26T00:09:00Z">
              <w:r>
                <w:rPr>
                  <w:rFonts w:ascii="Lato" w:hAnsi="Lato"/>
                </w:rPr>
                <w:t>CRICOS No. 02864B</w:t>
              </w:r>
            </w:ins>
          </w:p>
        </w:tc>
      </w:tr>
      <w:tr w:rsidR="00950F26" w:rsidRPr="008C415C" w14:paraId="12F0502A" w14:textId="77777777" w:rsidTr="00950F26">
        <w:trPr>
          <w:ins w:id="160"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749E608A" w14:textId="29608338" w:rsidR="00950F26" w:rsidRDefault="00950F26" w:rsidP="00950F26">
            <w:pPr>
              <w:spacing w:before="60" w:after="40"/>
              <w:rPr>
                <w:ins w:id="161" w:author="Lauren Jenner" w:date="2026-09-25T20:09:00Z" w16du:dateUtc="2026-09-26T00:09:00Z"/>
                <w:rFonts w:ascii="Lato" w:hAnsi="Lato"/>
              </w:rPr>
            </w:pPr>
            <w:ins w:id="162" w:author="Lauren Jenner" w:date="2026-09-25T20:09:00Z" w16du:dateUtc="2026-09-26T00:09:00Z">
              <w:r>
                <w:rPr>
                  <w:rFonts w:ascii="Lato" w:hAnsi="Lato"/>
                </w:rPr>
                <w:t>International House Darwin</w:t>
              </w:r>
            </w:ins>
          </w:p>
        </w:tc>
        <w:tc>
          <w:tcPr>
            <w:tcW w:w="4110" w:type="dxa"/>
            <w:gridSpan w:val="2"/>
          </w:tcPr>
          <w:p w14:paraId="7AEA8B56" w14:textId="74F0C71B"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63" w:author="Lauren Jenner" w:date="2026-09-25T20:09:00Z" w16du:dateUtc="2026-09-26T00:09:00Z"/>
                <w:rFonts w:ascii="Lato" w:hAnsi="Lato"/>
              </w:rPr>
            </w:pPr>
            <w:ins w:id="164" w:author="Lauren Jenner" w:date="2026-09-25T20:09:00Z" w16du:dateUtc="2026-09-26T00:09:00Z">
              <w:r>
                <w:rPr>
                  <w:rFonts w:ascii="Lato" w:hAnsi="Lato"/>
                </w:rPr>
                <w:t>CRICOS No. 02623G</w:t>
              </w:r>
            </w:ins>
          </w:p>
        </w:tc>
      </w:tr>
      <w:tr w:rsidR="00950F26" w:rsidRPr="008C415C" w14:paraId="3F137554" w14:textId="77777777" w:rsidTr="00950F26">
        <w:trPr>
          <w:ins w:id="165"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0A5D3B6D" w14:textId="3E00A2EE" w:rsidR="00950F26" w:rsidRDefault="00950F26" w:rsidP="00950F26">
            <w:pPr>
              <w:spacing w:before="60" w:after="40"/>
              <w:rPr>
                <w:ins w:id="166" w:author="Lauren Jenner" w:date="2026-09-25T20:09:00Z" w16du:dateUtc="2026-09-26T00:09:00Z"/>
                <w:rFonts w:ascii="Lato" w:hAnsi="Lato"/>
              </w:rPr>
            </w:pPr>
            <w:ins w:id="167" w:author="Lauren Jenner" w:date="2026-09-25T20:09:00Z" w16du:dateUtc="2026-09-26T00:09:00Z">
              <w:r>
                <w:rPr>
                  <w:rFonts w:ascii="Lato" w:hAnsi="Lato"/>
                </w:rPr>
                <w:t>Latitude College</w:t>
              </w:r>
            </w:ins>
          </w:p>
        </w:tc>
        <w:tc>
          <w:tcPr>
            <w:tcW w:w="4110" w:type="dxa"/>
            <w:gridSpan w:val="2"/>
          </w:tcPr>
          <w:p w14:paraId="35BD6D36" w14:textId="2CB11B88"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68" w:author="Lauren Jenner" w:date="2026-09-25T20:09:00Z" w16du:dateUtc="2026-09-26T00:09:00Z"/>
                <w:rFonts w:ascii="Lato" w:hAnsi="Lato"/>
              </w:rPr>
            </w:pPr>
            <w:ins w:id="169" w:author="Lauren Jenner" w:date="2026-09-25T20:09:00Z" w16du:dateUtc="2026-09-26T00:09:00Z">
              <w:r>
                <w:rPr>
                  <w:rFonts w:ascii="Lato" w:hAnsi="Lato"/>
                </w:rPr>
                <w:t>CRICOS No. 04033C</w:t>
              </w:r>
            </w:ins>
          </w:p>
        </w:tc>
      </w:tr>
      <w:tr w:rsidR="00950F26" w:rsidRPr="008C415C" w14:paraId="19AEF93F" w14:textId="77777777" w:rsidTr="00950F26">
        <w:trPr>
          <w:ins w:id="170" w:author="Lauren Jenner" w:date="2026-09-25T20:09:00Z" w16du:dateUtc="2026-09-26T00:09:00Z"/>
        </w:trPr>
        <w:tc>
          <w:tcPr>
            <w:cnfStyle w:val="001000000000" w:firstRow="0" w:lastRow="0" w:firstColumn="1" w:lastColumn="0" w:oddVBand="0" w:evenVBand="0" w:oddHBand="0" w:evenHBand="0" w:firstRowFirstColumn="0" w:firstRowLastColumn="0" w:lastRowFirstColumn="0" w:lastRowLastColumn="0"/>
            <w:tcW w:w="6091" w:type="dxa"/>
          </w:tcPr>
          <w:p w14:paraId="3091DA24" w14:textId="2D4468D5" w:rsidR="00950F26" w:rsidRDefault="00950F26" w:rsidP="00950F26">
            <w:pPr>
              <w:spacing w:before="60" w:after="40"/>
              <w:rPr>
                <w:ins w:id="171" w:author="Lauren Jenner" w:date="2026-09-25T20:09:00Z" w16du:dateUtc="2026-09-26T00:09:00Z"/>
                <w:rFonts w:ascii="Lato" w:hAnsi="Lato"/>
              </w:rPr>
            </w:pPr>
            <w:ins w:id="172" w:author="Lauren Jenner" w:date="2026-09-25T20:09:00Z" w16du:dateUtc="2026-09-26T00:09:00Z">
              <w:r>
                <w:rPr>
                  <w:rFonts w:ascii="Lato" w:hAnsi="Lato"/>
                </w:rPr>
                <w:t>Top End Group Training Pty Ltd</w:t>
              </w:r>
            </w:ins>
          </w:p>
        </w:tc>
        <w:tc>
          <w:tcPr>
            <w:tcW w:w="4110" w:type="dxa"/>
            <w:gridSpan w:val="2"/>
          </w:tcPr>
          <w:p w14:paraId="666A5E42" w14:textId="70BBC1B0" w:rsidR="00950F26" w:rsidRDefault="00950F26" w:rsidP="00950F26">
            <w:pPr>
              <w:spacing w:after="40"/>
              <w:cnfStyle w:val="000000000000" w:firstRow="0" w:lastRow="0" w:firstColumn="0" w:lastColumn="0" w:oddVBand="0" w:evenVBand="0" w:oddHBand="0" w:evenHBand="0" w:firstRowFirstColumn="0" w:firstRowLastColumn="0" w:lastRowFirstColumn="0" w:lastRowLastColumn="0"/>
              <w:rPr>
                <w:ins w:id="173" w:author="Lauren Jenner" w:date="2026-09-25T20:09:00Z" w16du:dateUtc="2026-09-26T00:09:00Z"/>
                <w:rFonts w:ascii="Lato" w:hAnsi="Lato"/>
              </w:rPr>
            </w:pPr>
            <w:ins w:id="174" w:author="Lauren Jenner" w:date="2026-09-25T20:09:00Z" w16du:dateUtc="2026-09-26T00:09:00Z">
              <w:r>
                <w:rPr>
                  <w:rFonts w:ascii="Lato" w:hAnsi="Lato"/>
                </w:rPr>
                <w:t>CRICOS No. 03929D</w:t>
              </w:r>
            </w:ins>
          </w:p>
        </w:tc>
      </w:tr>
    </w:tbl>
    <w:p w14:paraId="0FB91E14" w14:textId="77777777" w:rsidR="00280659" w:rsidRPr="008C415C" w:rsidRDefault="00280659" w:rsidP="00280659">
      <w:pPr>
        <w:rPr>
          <w:ins w:id="175" w:author="Lauren Jenner" w:date="2026-09-25T20:09:00Z" w16du:dateUtc="2026-09-26T00:09:00Z"/>
          <w:rFonts w:ascii="Lato" w:hAnsi="Lato"/>
        </w:rPr>
      </w:pPr>
    </w:p>
    <w:p w14:paraId="7C484333" w14:textId="77777777" w:rsidR="0089569A" w:rsidRPr="00E81B3F" w:rsidRDefault="00240ACC" w:rsidP="00E81B3F">
      <w:pPr>
        <w:spacing w:line="240" w:lineRule="auto"/>
        <w:ind w:right="418"/>
        <w:jc w:val="both"/>
        <w:rPr>
          <w:del w:id="176" w:author="Lauren Jenner" w:date="2026-09-25T20:09:00Z" w16du:dateUtc="2026-09-26T00:09:00Z"/>
          <w:b/>
          <w:bCs/>
          <w:color w:val="444444"/>
          <w:szCs w:val="24"/>
          <w:lang w:val="en-US" w:eastAsia="it-IT"/>
        </w:rPr>
      </w:pPr>
      <w:del w:id="177" w:author="Lauren Jenner" w:date="2026-09-25T20:09:00Z" w16du:dateUtc="2026-09-26T00:09:00Z">
        <w:r w:rsidRPr="00E81B3F">
          <w:rPr>
            <w:b/>
            <w:bCs/>
            <w:color w:val="444444"/>
            <w:szCs w:val="24"/>
            <w:lang w:val="en-US" w:eastAsia="it-IT"/>
          </w:rPr>
          <w:delText>Carmen Argondizzo</w:delText>
        </w:r>
      </w:del>
    </w:p>
    <w:p w14:paraId="7B46F9A1" w14:textId="77777777" w:rsidR="005944E2" w:rsidRPr="00130DF4" w:rsidRDefault="005944E2" w:rsidP="005944E2">
      <w:pPr>
        <w:pStyle w:val="Heading2"/>
        <w:spacing w:before="0" w:after="0"/>
        <w:jc w:val="center"/>
        <w:rPr>
          <w:del w:id="178" w:author="Lauren Jenner" w:date="2026-09-25T20:09:00Z" w16du:dateUtc="2026-09-26T00:09:00Z"/>
          <w:rFonts w:ascii="Arial" w:hAnsi="Arial" w:cs="Arial"/>
          <w:sz w:val="18"/>
          <w:szCs w:val="18"/>
          <w:lang w:val="en-US"/>
        </w:rPr>
      </w:pPr>
    </w:p>
    <w:p w14:paraId="0A6143EA" w14:textId="6B5A98B6" w:rsidR="00632C50" w:rsidRDefault="00130DF4" w:rsidP="00632C50">
      <w:pPr>
        <w:spacing w:line="240" w:lineRule="auto"/>
        <w:ind w:right="418"/>
        <w:jc w:val="both"/>
        <w:rPr>
          <w:del w:id="179" w:author="Lauren Jenner" w:date="2026-09-25T20:09:00Z" w16du:dateUtc="2026-09-26T00:09:00Z"/>
          <w:rFonts w:eastAsia="Calibri"/>
          <w:szCs w:val="24"/>
          <w:lang w:val="en-US"/>
        </w:rPr>
      </w:pPr>
      <w:del w:id="180" w:author="Lauren Jenner" w:date="2026-09-25T20:09:00Z" w16du:dateUtc="2026-09-26T00:09:00Z">
        <w:r w:rsidRPr="00E83784">
          <w:rPr>
            <w:color w:val="444444"/>
            <w:szCs w:val="24"/>
            <w:lang w:val="en-US" w:eastAsia="it-IT"/>
          </w:rPr>
          <w:delText>Carmen Argondizzo</w:delText>
        </w:r>
        <w:r>
          <w:rPr>
            <w:color w:val="444444"/>
            <w:szCs w:val="24"/>
            <w:lang w:val="en-US" w:eastAsia="it-IT"/>
          </w:rPr>
          <w:delText xml:space="preserve"> </w:delText>
        </w:r>
        <w:r w:rsidR="00632C50" w:rsidRPr="00632C50">
          <w:rPr>
            <w:rFonts w:eastAsia="Calibri"/>
            <w:szCs w:val="24"/>
            <w:lang w:val="en-US"/>
          </w:rPr>
          <w:delText>is Honorary Professor of English Language and Linguistics at the University of Calabria (Italy)</w:delText>
        </w:r>
        <w:r w:rsidR="00D80E86">
          <w:rPr>
            <w:rFonts w:eastAsia="Calibri"/>
            <w:szCs w:val="24"/>
            <w:lang w:val="en-US"/>
          </w:rPr>
          <w:delText>,</w:delText>
        </w:r>
        <w:r w:rsidR="00632C50" w:rsidRPr="00632C50">
          <w:rPr>
            <w:rFonts w:eastAsia="Calibri"/>
            <w:szCs w:val="24"/>
            <w:lang w:val="en-US"/>
          </w:rPr>
          <w:delText xml:space="preserve"> where she currently teaches students majoring in Primary School Education. Until October 2022, in her role of full Professor, she taught students majoring in  Business Administration, </w:delText>
        </w:r>
        <w:r w:rsidR="00857F96">
          <w:rPr>
            <w:rFonts w:eastAsia="Calibri"/>
            <w:szCs w:val="24"/>
            <w:lang w:val="en-US"/>
          </w:rPr>
          <w:delText xml:space="preserve">Political Science, </w:delText>
        </w:r>
        <w:r w:rsidR="00632C50" w:rsidRPr="00632C50">
          <w:rPr>
            <w:rFonts w:eastAsia="Calibri"/>
            <w:szCs w:val="24"/>
            <w:lang w:val="en-US"/>
          </w:rPr>
          <w:delText>Finance and Insurance, Cooperation and Development, Pedagogical Studies, Linguistic Mediation.</w:delText>
        </w:r>
      </w:del>
    </w:p>
    <w:p w14:paraId="71B5FC51" w14:textId="3DBE603C" w:rsidR="00AE2C8D" w:rsidRDefault="00632C50" w:rsidP="00AE2C8D">
      <w:pPr>
        <w:spacing w:line="240" w:lineRule="auto"/>
        <w:ind w:right="420"/>
        <w:jc w:val="both"/>
        <w:rPr>
          <w:del w:id="181" w:author="Lauren Jenner" w:date="2026-09-25T20:09:00Z" w16du:dateUtc="2026-09-26T00:09:00Z"/>
          <w:color w:val="444444"/>
          <w:lang w:val="en-US" w:eastAsia="it-IT"/>
        </w:rPr>
      </w:pPr>
      <w:del w:id="182" w:author="Lauren Jenner" w:date="2026-09-25T20:09:00Z" w16du:dateUtc="2026-09-26T00:09:00Z">
        <w:r w:rsidRPr="00E83784">
          <w:rPr>
            <w:color w:val="444444"/>
            <w:szCs w:val="24"/>
            <w:lang w:val="en-US" w:eastAsia="it-IT"/>
          </w:rPr>
          <w:delText>She devote</w:delText>
        </w:r>
        <w:r>
          <w:rPr>
            <w:color w:val="444444"/>
            <w:szCs w:val="24"/>
            <w:lang w:val="en-US" w:eastAsia="it-IT"/>
          </w:rPr>
          <w:delText>s</w:delText>
        </w:r>
        <w:r w:rsidRPr="00E83784">
          <w:rPr>
            <w:color w:val="444444"/>
            <w:szCs w:val="24"/>
            <w:lang w:val="en-US" w:eastAsia="it-IT"/>
          </w:rPr>
          <w:delText xml:space="preserve"> a considerable amount of her professional life to </w:delText>
        </w:r>
        <w:r>
          <w:rPr>
            <w:color w:val="444444"/>
            <w:lang w:val="en-US" w:eastAsia="it-IT"/>
          </w:rPr>
          <w:delText xml:space="preserve">the </w:delText>
        </w:r>
        <w:r w:rsidRPr="00E83784">
          <w:rPr>
            <w:color w:val="444444"/>
            <w:szCs w:val="24"/>
            <w:lang w:val="en-US" w:eastAsia="it-IT"/>
          </w:rPr>
          <w:delText xml:space="preserve">AICLU, </w:delText>
        </w:r>
        <w:r>
          <w:rPr>
            <w:color w:val="444444"/>
            <w:lang w:val="en-US" w:eastAsia="it-IT"/>
          </w:rPr>
          <w:delText xml:space="preserve"> </w:delText>
        </w:r>
        <w:r w:rsidRPr="00E83784">
          <w:rPr>
            <w:color w:val="444444"/>
            <w:szCs w:val="24"/>
            <w:lang w:val="en-US" w:eastAsia="it-IT"/>
          </w:rPr>
          <w:delText xml:space="preserve">Associazione Italiana </w:delText>
        </w:r>
        <w:r>
          <w:rPr>
            <w:color w:val="444444"/>
            <w:lang w:val="en-US" w:eastAsia="it-IT"/>
          </w:rPr>
          <w:delText xml:space="preserve">dei </w:delText>
        </w:r>
        <w:r w:rsidRPr="00E83784">
          <w:rPr>
            <w:color w:val="444444"/>
            <w:szCs w:val="24"/>
            <w:lang w:val="en-US" w:eastAsia="it-IT"/>
          </w:rPr>
          <w:delText xml:space="preserve">Centri Linguistici Universitari, within which she has been covering several roles: Secretary General (2010-2013), President (2013-2016, 2019-today). </w:delText>
        </w:r>
        <w:r>
          <w:rPr>
            <w:color w:val="444444"/>
            <w:lang w:val="en-US" w:eastAsia="it-IT"/>
          </w:rPr>
          <w:delText xml:space="preserve">The </w:delText>
        </w:r>
        <w:r w:rsidRPr="00E83784">
          <w:rPr>
            <w:color w:val="444444"/>
            <w:szCs w:val="24"/>
            <w:lang w:val="en-US" w:eastAsia="it-IT"/>
          </w:rPr>
          <w:delText xml:space="preserve">AICLU aims to promote not only research in language learning and teaching carried out in university Language Centres but also to represent such research outcomes within both national and international contexts. </w:delText>
        </w:r>
        <w:r w:rsidR="00150C69">
          <w:rPr>
            <w:color w:val="444444"/>
            <w:szCs w:val="24"/>
            <w:lang w:val="en-US" w:eastAsia="it-IT"/>
          </w:rPr>
          <w:delText>From</w:delText>
        </w:r>
        <w:r w:rsidRPr="00E83784">
          <w:rPr>
            <w:color w:val="444444"/>
            <w:szCs w:val="24"/>
            <w:lang w:val="en-US" w:eastAsia="it-IT"/>
          </w:rPr>
          <w:delText xml:space="preserve"> September 2016 </w:delText>
        </w:r>
        <w:r w:rsidR="00150C69">
          <w:rPr>
            <w:color w:val="444444"/>
            <w:szCs w:val="24"/>
            <w:lang w:val="en-US" w:eastAsia="it-IT"/>
          </w:rPr>
          <w:delText xml:space="preserve">until September 2024, </w:delText>
        </w:r>
        <w:r w:rsidRPr="00E83784">
          <w:rPr>
            <w:color w:val="444444"/>
            <w:szCs w:val="24"/>
            <w:lang w:val="en-US" w:eastAsia="it-IT"/>
          </w:rPr>
          <w:delText xml:space="preserve">she </w:delText>
        </w:r>
        <w:r w:rsidR="00150C69">
          <w:rPr>
            <w:color w:val="444444"/>
            <w:szCs w:val="24"/>
            <w:lang w:val="en-US" w:eastAsia="it-IT"/>
          </w:rPr>
          <w:delText>was</w:delText>
        </w:r>
        <w:r w:rsidRPr="00E83784">
          <w:rPr>
            <w:color w:val="444444"/>
            <w:szCs w:val="24"/>
            <w:lang w:val="en-US" w:eastAsia="it-IT"/>
          </w:rPr>
          <w:delText xml:space="preserve"> Vice-President of CercleS, </w:delText>
        </w:r>
        <w:r w:rsidR="00150C69">
          <w:rPr>
            <w:color w:val="444444"/>
            <w:szCs w:val="24"/>
            <w:lang w:val="en-US" w:eastAsia="it-IT"/>
          </w:rPr>
          <w:delText xml:space="preserve">the Confederation of European Language Centres in Higher Education, </w:delText>
        </w:r>
        <w:r w:rsidRPr="00E83784">
          <w:rPr>
            <w:color w:val="444444"/>
            <w:szCs w:val="24"/>
            <w:lang w:val="en-US" w:eastAsia="it-IT"/>
          </w:rPr>
          <w:delText>within which she t</w:delText>
        </w:r>
        <w:r w:rsidR="00150C69">
          <w:rPr>
            <w:color w:val="444444"/>
            <w:szCs w:val="24"/>
            <w:lang w:val="en-US" w:eastAsia="it-IT"/>
          </w:rPr>
          <w:delText>ook</w:delText>
        </w:r>
        <w:r w:rsidRPr="00E83784">
          <w:rPr>
            <w:color w:val="444444"/>
            <w:szCs w:val="24"/>
            <w:lang w:val="en-US" w:eastAsia="it-IT"/>
          </w:rPr>
          <w:delText xml:space="preserve"> an active part in </w:delText>
        </w:r>
        <w:r>
          <w:rPr>
            <w:color w:val="444444"/>
            <w:lang w:val="en-US" w:eastAsia="it-IT"/>
          </w:rPr>
          <w:delText xml:space="preserve">the </w:delText>
        </w:r>
        <w:r w:rsidRPr="00E83784">
          <w:rPr>
            <w:color w:val="444444"/>
            <w:lang w:val="en-US" w:eastAsia="it-IT"/>
          </w:rPr>
          <w:delText>decision-making</w:delText>
        </w:r>
        <w:r w:rsidRPr="00E83784">
          <w:rPr>
            <w:color w:val="444444"/>
            <w:szCs w:val="24"/>
            <w:lang w:val="en-US" w:eastAsia="it-IT"/>
          </w:rPr>
          <w:delText xml:space="preserve"> </w:delText>
        </w:r>
        <w:r>
          <w:rPr>
            <w:color w:val="444444"/>
            <w:lang w:val="en-US" w:eastAsia="it-IT"/>
          </w:rPr>
          <w:delText xml:space="preserve">process of this European community. </w:delText>
        </w:r>
        <w:r w:rsidR="00150C69">
          <w:rPr>
            <w:color w:val="444444"/>
            <w:szCs w:val="24"/>
            <w:lang w:val="en-US" w:eastAsia="it-IT"/>
          </w:rPr>
          <w:delText>Since 2020, she</w:delText>
        </w:r>
        <w:r w:rsidRPr="00E83784">
          <w:rPr>
            <w:color w:val="444444"/>
            <w:szCs w:val="24"/>
            <w:lang w:val="en-US" w:eastAsia="it-IT"/>
          </w:rPr>
          <w:delText xml:space="preserve"> </w:delText>
        </w:r>
        <w:r w:rsidR="00150C69">
          <w:rPr>
            <w:color w:val="444444"/>
            <w:szCs w:val="24"/>
            <w:lang w:val="en-US" w:eastAsia="it-IT"/>
          </w:rPr>
          <w:delText>has been</w:delText>
        </w:r>
        <w:r w:rsidRPr="00E83784">
          <w:rPr>
            <w:color w:val="444444"/>
            <w:szCs w:val="24"/>
            <w:lang w:val="en-US" w:eastAsia="it-IT"/>
          </w:rPr>
          <w:delText xml:space="preserve"> Co-Editor-in Chief of </w:delText>
        </w:r>
        <w:r w:rsidR="00150C69">
          <w:rPr>
            <w:color w:val="444444"/>
            <w:szCs w:val="24"/>
            <w:lang w:val="en-US" w:eastAsia="it-IT"/>
          </w:rPr>
          <w:delText xml:space="preserve">the CercleS Journal, </w:delText>
        </w:r>
        <w:r w:rsidRPr="00E83784">
          <w:rPr>
            <w:color w:val="444444"/>
            <w:szCs w:val="24"/>
            <w:lang w:val="en-US" w:eastAsia="it-IT"/>
          </w:rPr>
          <w:delText>Language Learning in Higher Education (De Gruyter). </w:delText>
        </w:r>
        <w:r w:rsidR="00130DF4" w:rsidRPr="00E83784">
          <w:rPr>
            <w:color w:val="444444"/>
            <w:szCs w:val="24"/>
            <w:lang w:val="en-US" w:eastAsia="it-IT"/>
          </w:rPr>
          <w:br/>
          <w:delText xml:space="preserve">She </w:delText>
        </w:r>
        <w:r w:rsidR="00130DF4">
          <w:rPr>
            <w:color w:val="444444"/>
            <w:lang w:val="en-US" w:eastAsia="it-IT"/>
          </w:rPr>
          <w:delText>was</w:delText>
        </w:r>
        <w:r w:rsidR="00130DF4" w:rsidRPr="00E83784">
          <w:rPr>
            <w:color w:val="444444"/>
            <w:szCs w:val="24"/>
            <w:lang w:val="en-US" w:eastAsia="it-IT"/>
          </w:rPr>
          <w:delText xml:space="preserve"> President of the Language Centre at the University of Calabria</w:delText>
        </w:r>
        <w:r w:rsidR="00AF1BA3">
          <w:rPr>
            <w:color w:val="444444"/>
            <w:lang w:val="en-US" w:eastAsia="it-IT"/>
          </w:rPr>
          <w:delText xml:space="preserve"> </w:delText>
        </w:r>
        <w:r w:rsidR="00130DF4">
          <w:rPr>
            <w:color w:val="444444"/>
            <w:lang w:val="en-US" w:eastAsia="it-IT"/>
          </w:rPr>
          <w:delText>until March 2023,</w:delText>
        </w:r>
        <w:r w:rsidR="00130DF4" w:rsidRPr="00E83784">
          <w:rPr>
            <w:color w:val="444444"/>
            <w:szCs w:val="24"/>
            <w:lang w:val="en-US" w:eastAsia="it-IT"/>
          </w:rPr>
          <w:delText xml:space="preserve"> where she coordinated award-winning European projects aimed at enhancing students’ autonomous </w:delText>
        </w:r>
        <w:r w:rsidR="00130DF4">
          <w:rPr>
            <w:color w:val="444444"/>
            <w:lang w:val="en-US" w:eastAsia="it-IT"/>
          </w:rPr>
          <w:delText xml:space="preserve">language </w:delText>
        </w:r>
        <w:r w:rsidR="00130DF4" w:rsidRPr="00E83784">
          <w:rPr>
            <w:color w:val="444444"/>
            <w:szCs w:val="24"/>
            <w:lang w:val="en-US" w:eastAsia="it-IT"/>
          </w:rPr>
          <w:delText>learning in the academic and professional sectors</w:delText>
        </w:r>
        <w:r w:rsidR="00130DF4">
          <w:rPr>
            <w:color w:val="444444"/>
            <w:lang w:val="en-US" w:eastAsia="it-IT"/>
          </w:rPr>
          <w:delText xml:space="preserve">. Some of these projects were awarded the Best Practice Label (2007, 2010) and the Label of European Labels Award (2012) by the </w:delText>
        </w:r>
        <w:r w:rsidR="00130DF4" w:rsidRPr="00E83784">
          <w:rPr>
            <w:color w:val="444444"/>
            <w:szCs w:val="24"/>
            <w:lang w:val="en-US" w:eastAsia="it-IT"/>
          </w:rPr>
          <w:delText>European Commission</w:delText>
        </w:r>
        <w:r w:rsidR="00130DF4">
          <w:rPr>
            <w:color w:val="444444"/>
            <w:lang w:val="en-US" w:eastAsia="it-IT"/>
          </w:rPr>
          <w:delText xml:space="preserve">. In particular, the </w:delText>
        </w:r>
        <w:r w:rsidR="00130DF4" w:rsidRPr="00933E6F">
          <w:rPr>
            <w:i/>
            <w:iCs/>
            <w:color w:val="444444"/>
            <w:lang w:val="en-US" w:eastAsia="it-IT"/>
          </w:rPr>
          <w:delText xml:space="preserve">CMC_E Communicating in Multilingual Contexts meets Enterprises </w:delText>
        </w:r>
        <w:r w:rsidR="00130DF4" w:rsidRPr="007E4734">
          <w:rPr>
            <w:color w:val="444444"/>
            <w:lang w:val="en-US" w:eastAsia="it-IT"/>
          </w:rPr>
          <w:delText xml:space="preserve">Project was acknowledged as one of the 5 best European projects that developed </w:delText>
        </w:r>
        <w:r w:rsidR="00130DF4" w:rsidRPr="007E4734">
          <w:delText>innovative langua</w:delText>
        </w:r>
        <w:r w:rsidR="00130DF4" w:rsidRPr="00E45987">
          <w:delText>ge products promoting multilingualism and multiculturalism.</w:delText>
        </w:r>
        <w:r w:rsidR="00130DF4">
          <w:delText xml:space="preserve"> </w:delText>
        </w:r>
        <w:r w:rsidR="00130DF4" w:rsidRPr="00E45987">
          <w:rPr>
            <w:color w:val="444444"/>
            <w:szCs w:val="24"/>
            <w:lang w:val="en-US" w:eastAsia="it-IT"/>
          </w:rPr>
          <w:delText xml:space="preserve">She </w:delText>
        </w:r>
        <w:r w:rsidR="00130DF4">
          <w:rPr>
            <w:color w:val="444444"/>
            <w:lang w:val="en-US" w:eastAsia="it-IT"/>
          </w:rPr>
          <w:delText xml:space="preserve">also gradually created and coordinated </w:delText>
        </w:r>
        <w:r w:rsidR="00130DF4" w:rsidRPr="00E45987">
          <w:rPr>
            <w:color w:val="444444"/>
            <w:szCs w:val="24"/>
            <w:lang w:val="en-US" w:eastAsia="it-IT"/>
          </w:rPr>
          <w:delText>the OLA (</w:delText>
        </w:r>
        <w:r w:rsidR="00130DF4" w:rsidRPr="00E83784">
          <w:rPr>
            <w:color w:val="444444"/>
            <w:szCs w:val="24"/>
            <w:lang w:val="en-US" w:eastAsia="it-IT"/>
          </w:rPr>
          <w:delText xml:space="preserve">Offerta Linguistica di Ateneo) </w:delText>
        </w:r>
        <w:r w:rsidR="00130DF4">
          <w:rPr>
            <w:color w:val="444444"/>
            <w:lang w:val="en-US" w:eastAsia="it-IT"/>
          </w:rPr>
          <w:delText>P</w:delText>
        </w:r>
        <w:r w:rsidR="00130DF4" w:rsidRPr="00E83784">
          <w:rPr>
            <w:color w:val="444444"/>
            <w:szCs w:val="24"/>
            <w:lang w:val="en-US" w:eastAsia="it-IT"/>
          </w:rPr>
          <w:delText xml:space="preserve">roject which </w:delText>
        </w:r>
        <w:r w:rsidR="00130DF4">
          <w:rPr>
            <w:color w:val="444444"/>
            <w:lang w:val="en-US" w:eastAsia="it-IT"/>
          </w:rPr>
          <w:delText xml:space="preserve">offers language courses to the academic community of students enrolled in almost all degree courses at the University of Calabria. </w:delText>
        </w:r>
        <w:r w:rsidR="002763B5">
          <w:rPr>
            <w:color w:val="444444"/>
            <w:lang w:val="en-US" w:eastAsia="it-IT"/>
          </w:rPr>
          <w:delText xml:space="preserve">Based on the same desire to help students enhance their language competences following autonomous learning principles, she created the </w:delText>
        </w:r>
        <w:r w:rsidR="00A1744A">
          <w:rPr>
            <w:color w:val="444444"/>
            <w:lang w:val="en-US" w:eastAsia="it-IT"/>
          </w:rPr>
          <w:delText xml:space="preserve">Autonomous Learning sector at the </w:delText>
        </w:r>
        <w:r w:rsidR="00857F96">
          <w:rPr>
            <w:color w:val="444444"/>
            <w:lang w:val="en-US" w:eastAsia="it-IT"/>
          </w:rPr>
          <w:delText>U</w:delText>
        </w:r>
        <w:r w:rsidR="00A1744A">
          <w:rPr>
            <w:color w:val="444444"/>
            <w:lang w:val="en-US" w:eastAsia="it-IT"/>
          </w:rPr>
          <w:delText xml:space="preserve">niversity Language Centre that gives full support to learners who want to be guided during their learning process. </w:delText>
        </w:r>
        <w:r w:rsidR="00130DF4">
          <w:rPr>
            <w:color w:val="444444"/>
            <w:lang w:val="en-US" w:eastAsia="it-IT"/>
          </w:rPr>
          <w:delText>Her commitment involved also activities dedicated to the entire academic community</w:delText>
        </w:r>
        <w:r w:rsidR="00A1744A">
          <w:rPr>
            <w:color w:val="444444"/>
            <w:lang w:val="en-US" w:eastAsia="it-IT"/>
          </w:rPr>
          <w:delText xml:space="preserve"> such as academic staff, administrative and technical personnel,</w:delText>
        </w:r>
        <w:r w:rsidR="00130DF4">
          <w:rPr>
            <w:color w:val="444444"/>
            <w:lang w:val="en-US" w:eastAsia="it-IT"/>
          </w:rPr>
          <w:delText xml:space="preserve"> and to the public sector, in particular the School context</w:delText>
        </w:r>
        <w:r w:rsidR="00A1744A">
          <w:rPr>
            <w:color w:val="444444"/>
            <w:lang w:val="en-US" w:eastAsia="it-IT"/>
          </w:rPr>
          <w:delText xml:space="preserve">. All these activities </w:delText>
        </w:r>
        <w:r w:rsidR="00130DF4">
          <w:rPr>
            <w:color w:val="444444"/>
            <w:lang w:val="en-US" w:eastAsia="it-IT"/>
          </w:rPr>
          <w:delText>were aimed at empowering English language competences among learners and at encouraging curiosity and passion for language</w:delText>
        </w:r>
        <w:r w:rsidR="00BD452E">
          <w:rPr>
            <w:color w:val="444444"/>
            <w:lang w:val="en-US" w:eastAsia="it-IT"/>
          </w:rPr>
          <w:delText>s</w:delText>
        </w:r>
        <w:r w:rsidR="00130DF4">
          <w:rPr>
            <w:color w:val="444444"/>
            <w:lang w:val="en-US" w:eastAsia="it-IT"/>
          </w:rPr>
          <w:delText xml:space="preserve"> across cultures.</w:delText>
        </w:r>
        <w:r w:rsidR="00963843">
          <w:rPr>
            <w:color w:val="444444"/>
            <w:lang w:val="en-US" w:eastAsia="it-IT"/>
          </w:rPr>
          <w:delText xml:space="preserve"> </w:delText>
        </w:r>
      </w:del>
    </w:p>
    <w:p w14:paraId="2253DB6A" w14:textId="63848062" w:rsidR="00895E5D" w:rsidRDefault="00895E5D" w:rsidP="00895E5D">
      <w:pPr>
        <w:spacing w:line="240" w:lineRule="auto"/>
        <w:ind w:right="418"/>
        <w:jc w:val="both"/>
        <w:rPr>
          <w:del w:id="183" w:author="Lauren Jenner" w:date="2026-09-25T20:09:00Z" w16du:dateUtc="2026-09-26T00:09:00Z"/>
          <w:color w:val="444444"/>
          <w:szCs w:val="24"/>
          <w:lang w:val="en-US" w:eastAsia="it-IT"/>
        </w:rPr>
      </w:pPr>
      <w:del w:id="184" w:author="Lauren Jenner" w:date="2026-09-25T20:09:00Z" w16du:dateUtc="2026-09-26T00:09:00Z">
        <w:r w:rsidRPr="00E83784">
          <w:rPr>
            <w:color w:val="444444"/>
            <w:szCs w:val="24"/>
            <w:lang w:val="en-US" w:eastAsia="it-IT"/>
          </w:rPr>
          <w:delText xml:space="preserve">She was appointed Rector's Delegate for Incoming Student Orientation (2007-2013). This gave her the chance to organize activities aimed at creating synergy between </w:delText>
        </w:r>
        <w:r>
          <w:rPr>
            <w:color w:val="444444"/>
            <w:lang w:val="en-US" w:eastAsia="it-IT"/>
          </w:rPr>
          <w:delText xml:space="preserve">the </w:delText>
        </w:r>
        <w:r w:rsidRPr="00E83784">
          <w:rPr>
            <w:color w:val="444444"/>
            <w:szCs w:val="24"/>
            <w:lang w:val="en-US" w:eastAsia="it-IT"/>
          </w:rPr>
          <w:delText xml:space="preserve">university and </w:delText>
        </w:r>
        <w:r>
          <w:rPr>
            <w:color w:val="444444"/>
            <w:lang w:val="en-US" w:eastAsia="it-IT"/>
          </w:rPr>
          <w:delText xml:space="preserve">the </w:delText>
        </w:r>
        <w:r w:rsidRPr="00E83784">
          <w:rPr>
            <w:color w:val="444444"/>
            <w:szCs w:val="24"/>
            <w:lang w:val="en-US" w:eastAsia="it-IT"/>
          </w:rPr>
          <w:delText>school</w:delText>
        </w:r>
        <w:r>
          <w:rPr>
            <w:color w:val="444444"/>
            <w:lang w:val="en-US" w:eastAsia="it-IT"/>
          </w:rPr>
          <w:delText xml:space="preserve"> contexts</w:delText>
        </w:r>
        <w:r w:rsidRPr="00E83784">
          <w:rPr>
            <w:color w:val="444444"/>
            <w:szCs w:val="24"/>
            <w:lang w:val="en-US" w:eastAsia="it-IT"/>
          </w:rPr>
          <w:delText xml:space="preserve">. </w:delText>
        </w:r>
        <w:r>
          <w:rPr>
            <w:color w:val="444444"/>
            <w:lang w:val="en-US" w:eastAsia="it-IT"/>
          </w:rPr>
          <w:delText>Later, s</w:delText>
        </w:r>
        <w:r w:rsidRPr="00E83784">
          <w:rPr>
            <w:color w:val="444444"/>
            <w:szCs w:val="24"/>
            <w:lang w:val="en-US" w:eastAsia="it-IT"/>
          </w:rPr>
          <w:delText xml:space="preserve">he was appointed Rector’s Delegate for Creativity on Campus (2013-2019) which enabled her to </w:delText>
        </w:r>
        <w:r>
          <w:rPr>
            <w:color w:val="444444"/>
            <w:szCs w:val="24"/>
            <w:lang w:val="en-US" w:eastAsia="it-IT"/>
          </w:rPr>
          <w:delText xml:space="preserve">help </w:delText>
        </w:r>
        <w:r w:rsidR="00980B18">
          <w:rPr>
            <w:color w:val="444444"/>
            <w:szCs w:val="24"/>
            <w:lang w:val="en-US" w:eastAsia="it-IT"/>
          </w:rPr>
          <w:delText xml:space="preserve">students and </w:delText>
        </w:r>
        <w:r w:rsidRPr="00E83784">
          <w:rPr>
            <w:color w:val="444444"/>
            <w:szCs w:val="24"/>
            <w:lang w:val="en-US" w:eastAsia="it-IT"/>
          </w:rPr>
          <w:delText>young artists</w:delText>
        </w:r>
        <w:r w:rsidR="00980B18">
          <w:rPr>
            <w:color w:val="444444"/>
            <w:szCs w:val="24"/>
            <w:lang w:val="en-US" w:eastAsia="it-IT"/>
          </w:rPr>
          <w:delText xml:space="preserve"> enhance their</w:delText>
        </w:r>
        <w:r w:rsidRPr="00E83784">
          <w:rPr>
            <w:color w:val="444444"/>
            <w:szCs w:val="24"/>
            <w:lang w:val="en-US" w:eastAsia="it-IT"/>
          </w:rPr>
          <w:delText xml:space="preserve"> creativity within </w:delText>
        </w:r>
        <w:r>
          <w:rPr>
            <w:color w:val="444444"/>
            <w:lang w:val="en-US" w:eastAsia="it-IT"/>
          </w:rPr>
          <w:delText xml:space="preserve">and for </w:delText>
        </w:r>
        <w:r w:rsidRPr="00E83784">
          <w:rPr>
            <w:color w:val="444444"/>
            <w:szCs w:val="24"/>
            <w:lang w:val="en-US" w:eastAsia="it-IT"/>
          </w:rPr>
          <w:delText>the university campus.</w:delText>
        </w:r>
      </w:del>
    </w:p>
    <w:p w14:paraId="434FF9CA" w14:textId="04A50D01" w:rsidR="004B7E19" w:rsidRDefault="00130DF4" w:rsidP="00895E5D">
      <w:pPr>
        <w:spacing w:line="240" w:lineRule="auto"/>
        <w:ind w:right="418"/>
        <w:jc w:val="both"/>
        <w:rPr>
          <w:del w:id="185" w:author="Lauren Jenner" w:date="2026-09-25T20:09:00Z" w16du:dateUtc="2026-09-26T00:09:00Z"/>
          <w:bCs/>
          <w:i/>
          <w:iCs/>
          <w:lang w:val="en-US"/>
        </w:rPr>
      </w:pPr>
      <w:del w:id="186" w:author="Lauren Jenner" w:date="2026-09-25T20:09:00Z" w16du:dateUtc="2026-09-26T00:09:00Z">
        <w:r w:rsidRPr="00E83784">
          <w:rPr>
            <w:color w:val="444444"/>
            <w:szCs w:val="24"/>
            <w:lang w:val="en-US" w:eastAsia="it-IT"/>
          </w:rPr>
          <w:br/>
          <w:delText xml:space="preserve">Her research interests focus on discourse analysis in the field of Language for Academic Purposes and the related pedagogical implications, considered from a humanistic perspective. Her publications stem from the numerous international conferences and national seminars in which she participates. They include </w:delText>
        </w:r>
        <w:r w:rsidRPr="0094316D">
          <w:rPr>
            <w:i/>
            <w:iCs/>
            <w:color w:val="444444"/>
            <w:szCs w:val="24"/>
            <w:lang w:val="en-US" w:eastAsia="it-IT"/>
          </w:rPr>
          <w:delText>Creativity and Innovation in Language Education</w:delText>
        </w:r>
        <w:r w:rsidRPr="00E83784">
          <w:rPr>
            <w:color w:val="444444"/>
            <w:szCs w:val="24"/>
            <w:lang w:val="en-US" w:eastAsia="it-IT"/>
          </w:rPr>
          <w:delText xml:space="preserve"> (Peter Lang, 2012); </w:delText>
        </w:r>
        <w:r w:rsidRPr="0094316D">
          <w:rPr>
            <w:i/>
            <w:iCs/>
            <w:color w:val="444444"/>
            <w:szCs w:val="24"/>
            <w:lang w:val="en-US" w:eastAsia="it-IT"/>
          </w:rPr>
          <w:delText>European Projects in University Language Centres: Creativity, Dynamics, Best Practice</w:delText>
        </w:r>
        <w:r w:rsidRPr="00E83784">
          <w:rPr>
            <w:color w:val="444444"/>
            <w:szCs w:val="24"/>
            <w:lang w:val="en-US" w:eastAsia="it-IT"/>
          </w:rPr>
          <w:delText xml:space="preserve"> (Peter Lang, 2015); </w:delText>
        </w:r>
        <w:r w:rsidRPr="0094316D">
          <w:rPr>
            <w:i/>
            <w:iCs/>
            <w:color w:val="444444"/>
            <w:szCs w:val="24"/>
            <w:lang w:val="en-US" w:eastAsia="it-IT"/>
          </w:rPr>
          <w:delText xml:space="preserve">The ELP through time: Background motivation, growing experience, current beliefs </w:delText>
        </w:r>
        <w:r w:rsidRPr="00E83784">
          <w:rPr>
            <w:color w:val="444444"/>
            <w:szCs w:val="24"/>
            <w:lang w:val="en-US" w:eastAsia="it-IT"/>
          </w:rPr>
          <w:delText xml:space="preserve">(LLHE, De Gruyter, 2016); </w:delText>
        </w:r>
        <w:r w:rsidRPr="0094316D">
          <w:rPr>
            <w:i/>
            <w:iCs/>
            <w:color w:val="444444"/>
            <w:szCs w:val="24"/>
            <w:lang w:val="en-US" w:eastAsia="it-IT"/>
          </w:rPr>
          <w:delText>Lo sviluppo e la valutazione delle competenze linguistiche in contesto accademico secondo il Quadro Comune di Riferimento Europeo (Consiglio d’Europa 2001, 2018): spunti di ricerca ed esperienze sul campo</w:delText>
        </w:r>
        <w:r w:rsidRPr="00E83784">
          <w:rPr>
            <w:color w:val="444444"/>
            <w:szCs w:val="24"/>
            <w:lang w:val="en-US" w:eastAsia="it-IT"/>
          </w:rPr>
          <w:delText xml:space="preserve"> (Aracne, 2018); </w:delText>
        </w:r>
        <w:r>
          <w:rPr>
            <w:i/>
            <w:iCs/>
            <w:color w:val="444444"/>
            <w:lang w:val="en-US" w:eastAsia="it-IT"/>
          </w:rPr>
          <w:delText>Celebrating CercleS: Introductory notes to 30 years of professional activity in the field of language learning and teaching</w:delText>
        </w:r>
        <w:r w:rsidRPr="00E83784">
          <w:rPr>
            <w:color w:val="444444"/>
            <w:szCs w:val="24"/>
            <w:lang w:val="en-US" w:eastAsia="it-IT"/>
          </w:rPr>
          <w:delText xml:space="preserve"> (LLHE, De Gruyte</w:delText>
        </w:r>
        <w:r>
          <w:rPr>
            <w:color w:val="444444"/>
            <w:lang w:val="en-US" w:eastAsia="it-IT"/>
          </w:rPr>
          <w:delText>r</w:delText>
        </w:r>
        <w:r w:rsidRPr="00E83784">
          <w:rPr>
            <w:color w:val="444444"/>
            <w:szCs w:val="24"/>
            <w:lang w:val="en-US" w:eastAsia="it-IT"/>
          </w:rPr>
          <w:delText xml:space="preserve">, </w:delText>
        </w:r>
        <w:r>
          <w:rPr>
            <w:color w:val="444444"/>
            <w:lang w:val="en-US" w:eastAsia="it-IT"/>
          </w:rPr>
          <w:delText xml:space="preserve">2020); </w:delText>
        </w:r>
        <w:r w:rsidRPr="003F053D">
          <w:rPr>
            <w:i/>
            <w:iCs/>
            <w:color w:val="444444"/>
            <w:lang w:val="en-US" w:eastAsia="it-IT"/>
          </w:rPr>
          <w:delText xml:space="preserve">Wellbeing in </w:delText>
        </w:r>
        <w:r>
          <w:rPr>
            <w:i/>
            <w:iCs/>
            <w:color w:val="444444"/>
            <w:lang w:val="en-US" w:eastAsia="it-IT"/>
          </w:rPr>
          <w:delText>l</w:delText>
        </w:r>
        <w:r w:rsidRPr="003F053D">
          <w:rPr>
            <w:i/>
            <w:iCs/>
            <w:color w:val="444444"/>
            <w:lang w:val="en-US" w:eastAsia="it-IT"/>
          </w:rPr>
          <w:delText xml:space="preserve">anguage </w:delText>
        </w:r>
        <w:r>
          <w:rPr>
            <w:i/>
            <w:iCs/>
            <w:color w:val="444444"/>
            <w:lang w:val="en-US" w:eastAsia="it-IT"/>
          </w:rPr>
          <w:delText>l</w:delText>
        </w:r>
        <w:r w:rsidRPr="003F053D">
          <w:rPr>
            <w:i/>
            <w:iCs/>
            <w:color w:val="444444"/>
            <w:lang w:val="en-US" w:eastAsia="it-IT"/>
          </w:rPr>
          <w:delText>earning and teaching</w:delText>
        </w:r>
        <w:r>
          <w:rPr>
            <w:i/>
            <w:iCs/>
            <w:color w:val="444444"/>
            <w:lang w:val="en-US" w:eastAsia="it-IT"/>
          </w:rPr>
          <w:delText xml:space="preserve"> </w:delText>
        </w:r>
        <w:r>
          <w:rPr>
            <w:color w:val="444444"/>
            <w:lang w:val="en-US" w:eastAsia="it-IT"/>
          </w:rPr>
          <w:delText xml:space="preserve">(LLHE, De Gruyter, 2021); </w:delText>
        </w:r>
        <w:r w:rsidR="00770F19" w:rsidRPr="00584A93">
          <w:rPr>
            <w:i/>
            <w:iCs/>
            <w:lang w:val="en-US"/>
          </w:rPr>
          <w:delText xml:space="preserve">Empowering learners </w:delText>
        </w:r>
        <w:r w:rsidR="00770F19">
          <w:rPr>
            <w:i/>
            <w:iCs/>
            <w:lang w:val="en-US"/>
          </w:rPr>
          <w:delText>in</w:delText>
        </w:r>
        <w:r w:rsidR="00770F19" w:rsidRPr="00584A93">
          <w:rPr>
            <w:i/>
            <w:iCs/>
            <w:lang w:val="en-US"/>
          </w:rPr>
          <w:delText xml:space="preserve"> their critical, creative and autonomous thinking</w:delText>
        </w:r>
        <w:r w:rsidR="00770F19">
          <w:rPr>
            <w:i/>
            <w:iCs/>
            <w:lang w:val="en-US"/>
          </w:rPr>
          <w:delText xml:space="preserve">: from a good language learner to a better world citizen </w:delText>
        </w:r>
        <w:r w:rsidR="00770F19" w:rsidRPr="00770F19">
          <w:rPr>
            <w:lang w:val="en-US"/>
          </w:rPr>
          <w:delText>(LLHE, De Gruyter, 2022a);</w:delText>
        </w:r>
        <w:r w:rsidR="00770F19">
          <w:rPr>
            <w:i/>
            <w:iCs/>
            <w:lang w:val="en-US"/>
          </w:rPr>
          <w:delText xml:space="preserve"> </w:delText>
        </w:r>
        <w:r w:rsidRPr="0094316D">
          <w:rPr>
            <w:i/>
            <w:iCs/>
            <w:lang w:val="en-US"/>
          </w:rPr>
          <w:delText>Research on sustainable development literacy and affective learning and teaching actions</w:delText>
        </w:r>
        <w:r>
          <w:rPr>
            <w:i/>
            <w:iCs/>
            <w:lang w:val="en-US"/>
          </w:rPr>
          <w:delText xml:space="preserve"> </w:delText>
        </w:r>
        <w:r>
          <w:rPr>
            <w:lang w:val="en-US"/>
          </w:rPr>
          <w:delText>(LLHE, De Gruyter, 2022</w:delText>
        </w:r>
        <w:r w:rsidR="00770F19">
          <w:rPr>
            <w:lang w:val="en-US"/>
          </w:rPr>
          <w:delText>b</w:delText>
        </w:r>
        <w:r>
          <w:rPr>
            <w:lang w:val="en-US"/>
          </w:rPr>
          <w:delText xml:space="preserve">); </w:delText>
        </w:r>
        <w:r w:rsidRPr="00DB1281">
          <w:rPr>
            <w:i/>
            <w:iCs/>
            <w:lang w:val="en-US"/>
          </w:rPr>
          <w:delText xml:space="preserve">The fascinating world of language teaching and learning varieties </w:delText>
        </w:r>
        <w:r>
          <w:rPr>
            <w:lang w:val="en-US"/>
          </w:rPr>
          <w:delText>(LLHE, De Gruyter, 2023</w:delText>
        </w:r>
        <w:r w:rsidR="00770F19">
          <w:rPr>
            <w:lang w:val="en-US"/>
          </w:rPr>
          <w:delText>a</w:delText>
        </w:r>
        <w:r>
          <w:rPr>
            <w:lang w:val="en-US"/>
          </w:rPr>
          <w:delText>)</w:delText>
        </w:r>
        <w:r w:rsidR="00BB3A03">
          <w:rPr>
            <w:lang w:val="en-US"/>
          </w:rPr>
          <w:delText xml:space="preserve">; </w:delText>
        </w:r>
        <w:r w:rsidR="00770F19" w:rsidRPr="00770F19">
          <w:rPr>
            <w:i/>
            <w:iCs/>
            <w:szCs w:val="24"/>
          </w:rPr>
          <w:delText>The variety of realities of language learning and teaching in Higher Education throughout the world. A step forward to sharing ideas</w:delText>
        </w:r>
        <w:r w:rsidR="00770F19">
          <w:rPr>
            <w:b/>
            <w:bCs/>
            <w:szCs w:val="24"/>
          </w:rPr>
          <w:delText xml:space="preserve"> </w:delText>
        </w:r>
        <w:r w:rsidR="00770F19">
          <w:rPr>
            <w:szCs w:val="24"/>
          </w:rPr>
          <w:delText>(LLHE, De Gruyter, 2023</w:delText>
        </w:r>
        <w:r w:rsidR="00770F19" w:rsidRPr="00770F19">
          <w:rPr>
            <w:szCs w:val="24"/>
          </w:rPr>
          <w:delText>b);</w:delText>
        </w:r>
        <w:r w:rsidR="00770F19">
          <w:rPr>
            <w:b/>
            <w:bCs/>
            <w:szCs w:val="24"/>
          </w:rPr>
          <w:delText xml:space="preserve"> </w:delText>
        </w:r>
        <w:r w:rsidR="00BB3A03" w:rsidRPr="00BB3A03">
          <w:rPr>
            <w:bCs/>
            <w:i/>
            <w:iCs/>
            <w:szCs w:val="24"/>
          </w:rPr>
          <w:delText>Worldwide voices of experience in language education</w:delText>
        </w:r>
        <w:r w:rsidR="00BB3A03">
          <w:rPr>
            <w:bCs/>
            <w:i/>
            <w:iCs/>
            <w:szCs w:val="24"/>
          </w:rPr>
          <w:delText xml:space="preserve"> </w:delText>
        </w:r>
        <w:r w:rsidR="00BB3A03">
          <w:rPr>
            <w:bCs/>
            <w:szCs w:val="24"/>
          </w:rPr>
          <w:delText>(LLHE, De Gruyter, 2024)</w:delText>
        </w:r>
        <w:r w:rsidR="004B7E19" w:rsidRPr="00BB3A03">
          <w:rPr>
            <w:bCs/>
            <w:i/>
            <w:iCs/>
            <w:lang w:val="en-US"/>
          </w:rPr>
          <w:delText>.</w:delText>
        </w:r>
      </w:del>
    </w:p>
    <w:p w14:paraId="653DE6D2" w14:textId="77777777" w:rsidR="00067DD6" w:rsidRDefault="00067DD6" w:rsidP="00895E5D">
      <w:pPr>
        <w:spacing w:line="240" w:lineRule="auto"/>
        <w:ind w:right="418"/>
        <w:jc w:val="both"/>
        <w:rPr>
          <w:del w:id="187" w:author="Lauren Jenner" w:date="2026-09-25T20:09:00Z" w16du:dateUtc="2026-09-26T00:09:00Z"/>
          <w:bCs/>
          <w:i/>
          <w:iCs/>
          <w:lang w:val="en-US"/>
        </w:rPr>
      </w:pPr>
    </w:p>
    <w:p w14:paraId="5BDB5FD6" w14:textId="011FDF8D" w:rsidR="00067DD6" w:rsidRPr="00747346" w:rsidRDefault="00067DD6" w:rsidP="00895E5D">
      <w:pPr>
        <w:spacing w:line="240" w:lineRule="auto"/>
        <w:ind w:right="418"/>
        <w:jc w:val="both"/>
        <w:rPr>
          <w:del w:id="188" w:author="Lauren Jenner" w:date="2026-09-25T20:09:00Z" w16du:dateUtc="2026-09-26T00:09:00Z"/>
          <w:color w:val="444444"/>
          <w:szCs w:val="24"/>
          <w:lang w:val="en-US" w:eastAsia="it-IT"/>
        </w:rPr>
      </w:pPr>
    </w:p>
    <w:p w14:paraId="0C88D9EB" w14:textId="77777777" w:rsidR="004B7E19" w:rsidRDefault="004B7E19" w:rsidP="004B7E19">
      <w:pPr>
        <w:spacing w:line="240" w:lineRule="auto"/>
        <w:ind w:right="418"/>
        <w:jc w:val="both"/>
        <w:rPr>
          <w:del w:id="189" w:author="Lauren Jenner" w:date="2026-09-25T20:09:00Z" w16du:dateUtc="2026-09-26T00:09:00Z"/>
          <w:color w:val="444444"/>
          <w:lang w:val="en-US" w:eastAsia="it-IT"/>
        </w:rPr>
      </w:pPr>
    </w:p>
    <w:p w14:paraId="2136C971" w14:textId="06C7084A" w:rsidR="003D65F2" w:rsidRPr="00C62A34" w:rsidRDefault="003D65F2" w:rsidP="00EB709E">
      <w:pPr>
        <w:rPr>
          <w:rPrChange w:id="190" w:author="Lauren Jenner" w:date="2026-09-25T20:09:00Z" w16du:dateUtc="2026-09-26T00:09:00Z">
            <w:rPr>
              <w:color w:val="444444"/>
              <w:szCs w:val="24"/>
              <w:lang w:val="en-US" w:eastAsia="it-IT"/>
            </w:rPr>
          </w:rPrChange>
        </w:rPr>
      </w:pPr>
    </w:p>
    <w:sectPr w:rsidR="003D65F2" w:rsidRPr="00C62A34" w:rsidSect="00A567EE">
      <w:headerReference w:type="default" r:id="rId11"/>
      <w:footerReference w:type="default" r:id="rId12"/>
      <w:headerReference w:type="first" r:id="rId13"/>
      <w:footerReference w:type="first" r:id="rId14"/>
      <w:pgSz w:w="11906" w:h="16838" w:code="9"/>
      <w:pgMar w:top="794" w:right="794" w:bottom="794" w:left="794" w:header="794" w:footer="794" w:gutter="0"/>
      <w:cols w:space="708"/>
      <w:titlePg/>
      <w:docGrid w:linePitch="360"/>
      <w:sectPrChange w:id="223" w:author="Lauren Jenner" w:date="2026-09-25T20:09:00Z" w16du:dateUtc="2026-09-26T00:09:00Z">
        <w:sectPr w:rsidR="003D65F2" w:rsidRPr="00C62A34" w:rsidSect="00A567EE">
          <w:pgSz w:w="12240" w:h="15840" w:code="0"/>
          <w:pgMar w:top="1440" w:right="1800" w:bottom="426" w:left="1800" w:header="708" w:footer="708"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989F68" w14:textId="77777777" w:rsidR="00C14C8D" w:rsidRDefault="00C14C8D">
      <w:r>
        <w:separator/>
      </w:r>
    </w:p>
  </w:endnote>
  <w:endnote w:type="continuationSeparator" w:id="0">
    <w:p w14:paraId="31DB0119" w14:textId="77777777" w:rsidR="00C14C8D" w:rsidRDefault="00C1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ato SemiBold">
    <w:panose1 w:val="020F0502020204030203"/>
    <w:charset w:val="00"/>
    <w:family w:val="swiss"/>
    <w:pitch w:val="variable"/>
    <w:sig w:usb0="E10002FF" w:usb1="5000ECFF" w:usb2="00000021" w:usb3="00000000" w:csb0="0000019F" w:csb1="00000000"/>
  </w:font>
  <w:font w:name="RotisSemiSerif">
    <w:altName w:val="Cambri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DC2C8" w14:textId="77777777" w:rsidR="00983000" w:rsidRDefault="00983000" w:rsidP="00450636">
    <w:pPr>
      <w:spacing w:after="0"/>
      <w:rPr>
        <w:ins w:id="194" w:author="Lauren Jenner" w:date="2026-09-25T20:09:00Z" w16du:dateUtc="2026-09-26T00:09:00Z"/>
      </w:rPr>
    </w:pPr>
  </w:p>
  <w:tbl>
    <w:tblPr>
      <w:tblW w:w="10318" w:type="dxa"/>
      <w:tblBorders>
        <w:top w:val="single" w:sz="4" w:space="0" w:color="auto"/>
      </w:tblBorders>
      <w:tblCellMar>
        <w:left w:w="0" w:type="dxa"/>
        <w:right w:w="0" w:type="dxa"/>
      </w:tblCellMar>
      <w:tblLook w:val="04A0" w:firstRow="1" w:lastRow="0" w:firstColumn="1" w:lastColumn="0" w:noHBand="0" w:noVBand="1"/>
      <w:tblDescription w:val="Footer area"/>
    </w:tblPr>
    <w:tblGrid>
      <w:gridCol w:w="10318"/>
    </w:tblGrid>
    <w:tr w:rsidR="00CA36A0" w:rsidRPr="00132658" w14:paraId="31600CCB" w14:textId="77777777" w:rsidTr="00D47DC7">
      <w:trPr>
        <w:cantSplit/>
        <w:trHeight w:hRule="exact" w:val="850"/>
        <w:ins w:id="195" w:author="Lauren Jenner" w:date="2026-09-25T20:09:00Z" w16du:dateUtc="2026-09-26T00:09:00Z"/>
      </w:trPr>
      <w:tc>
        <w:tcPr>
          <w:tcW w:w="10318" w:type="dxa"/>
          <w:vAlign w:val="bottom"/>
        </w:tcPr>
        <w:p w14:paraId="283644A1" w14:textId="0A3D53FF" w:rsidR="00D47DC7" w:rsidRDefault="00D47DC7" w:rsidP="00D47DC7">
          <w:pPr>
            <w:spacing w:after="0"/>
            <w:rPr>
              <w:ins w:id="196" w:author="Lauren Jenner" w:date="2026-09-25T20:09:00Z" w16du:dateUtc="2026-09-26T00:09:00Z"/>
              <w:rStyle w:val="PageNumber"/>
              <w:b/>
            </w:rPr>
          </w:pPr>
          <w:ins w:id="197" w:author="Lauren Jenner" w:date="2026-09-25T20:09:00Z" w16du:dateUtc="2026-09-26T00:09:00Z">
            <w:r>
              <w:rPr>
                <w:rStyle w:val="PageNumber"/>
              </w:rPr>
              <w:t xml:space="preserve">Department of </w:t>
            </w:r>
          </w:ins>
          <w:customXmlInsRangeStart w:id="198" w:author="Lauren Jenner" w:date="2026-09-25T20:09:00Z"/>
          <w:sdt>
            <w:sdtPr>
              <w:rPr>
                <w:rStyle w:val="PageNumber"/>
                <w:b/>
              </w:rPr>
              <w:alias w:val="Company"/>
              <w:tag w:val=""/>
              <w:id w:val="-1210098654"/>
              <w:dataBinding w:prefixMappings="xmlns:ns0='http://schemas.openxmlformats.org/officeDocument/2006/extended-properties' " w:xpath="/ns0:Properties[1]/ns0:Company[1]" w:storeItemID="{6668398D-A668-4E3E-A5EB-62B293D839F1}"/>
              <w:text w:multiLine="1"/>
            </w:sdtPr>
            <w:sdtEndPr>
              <w:rPr>
                <w:rStyle w:val="PageNumber"/>
              </w:rPr>
            </w:sdtEndPr>
            <w:sdtContent>
              <w:customXmlInsRangeEnd w:id="198"/>
              <w:r w:rsidR="00EB709E">
                <w:rPr>
                  <w:rStyle w:val="PageNumber"/>
                  <w:b/>
                </w:rPr>
                <w:t>ECOTEC Research &amp; Consulting</w:t>
              </w:r>
              <w:customXmlInsRangeStart w:id="199" w:author="Lauren Jenner" w:date="2026-09-25T20:09:00Z"/>
            </w:sdtContent>
          </w:sdt>
          <w:customXmlInsRangeEnd w:id="199"/>
          <w:ins w:id="200" w:author="Lauren Jenner" w:date="2026-09-25T20:09:00Z" w16du:dateUtc="2026-09-26T00:09:00Z">
            <w:r w:rsidRPr="00CE6614">
              <w:rPr>
                <w:rStyle w:val="PageNumber"/>
              </w:rPr>
              <w:t xml:space="preserve"> </w:t>
            </w:r>
          </w:ins>
        </w:p>
        <w:p w14:paraId="44F3A363" w14:textId="77777777" w:rsidR="00D47DC7" w:rsidRPr="00CE6614" w:rsidRDefault="00792F00" w:rsidP="00D47DC7">
          <w:pPr>
            <w:spacing w:after="0"/>
            <w:rPr>
              <w:ins w:id="201" w:author="Lauren Jenner" w:date="2026-09-25T20:09:00Z" w16du:dateUtc="2026-09-26T00:09:00Z"/>
              <w:rStyle w:val="PageNumber"/>
            </w:rPr>
          </w:pPr>
          <w:ins w:id="202" w:author="Lauren Jenner" w:date="2026-09-25T20:09:00Z" w16du:dateUtc="2026-09-26T00:09:00Z">
            <w:r>
              <w:rPr>
                <w:rStyle w:val="PageNumber"/>
              </w:rPr>
              <w:t>May 2022</w:t>
            </w:r>
          </w:ins>
        </w:p>
        <w:p w14:paraId="51CFF111" w14:textId="580670C3" w:rsidR="00CA36A0" w:rsidRPr="00AC4488" w:rsidRDefault="00D47DC7" w:rsidP="00D47DC7">
          <w:pPr>
            <w:spacing w:after="0"/>
            <w:rPr>
              <w:ins w:id="203" w:author="Lauren Jenner" w:date="2026-09-25T20:09:00Z" w16du:dateUtc="2026-09-26T00:09:00Z"/>
              <w:rStyle w:val="PageNumber"/>
            </w:rPr>
          </w:pPr>
          <w:ins w:id="204" w:author="Lauren Jenner" w:date="2026-09-25T20:09:00Z" w16du:dateUtc="2026-09-26T00:09:00Z">
            <w:r w:rsidRPr="00AC4488">
              <w:rPr>
                <w:rStyle w:val="PageNumber"/>
              </w:rPr>
              <w:t xml:space="preserve">Page </w:t>
            </w:r>
            <w:r w:rsidRPr="00AC4488">
              <w:rPr>
                <w:rStyle w:val="PageNumber"/>
              </w:rPr>
              <w:fldChar w:fldCharType="begin"/>
            </w:r>
            <w:r w:rsidRPr="00AC4488">
              <w:rPr>
                <w:rStyle w:val="PageNumber"/>
              </w:rPr>
              <w:instrText xml:space="preserve"> PAGE  \* Arabic  \* MERGEFORMAT </w:instrText>
            </w:r>
            <w:r w:rsidRPr="00AC4488">
              <w:rPr>
                <w:rStyle w:val="PageNumber"/>
              </w:rPr>
              <w:fldChar w:fldCharType="separate"/>
            </w:r>
            <w:r w:rsidR="001F0823">
              <w:rPr>
                <w:rStyle w:val="PageNumber"/>
                <w:noProof/>
              </w:rPr>
              <w:t>2</w:t>
            </w:r>
            <w:r w:rsidRPr="00AC4488">
              <w:rPr>
                <w:rStyle w:val="PageNumber"/>
              </w:rPr>
              <w:fldChar w:fldCharType="end"/>
            </w:r>
            <w:r w:rsidRPr="00AC4488">
              <w:rPr>
                <w:rStyle w:val="PageNumber"/>
              </w:rPr>
              <w:t xml:space="preserve"> of </w:t>
            </w:r>
            <w:r w:rsidRPr="00AC4488">
              <w:rPr>
                <w:rStyle w:val="PageNumber"/>
              </w:rPr>
              <w:fldChar w:fldCharType="begin"/>
            </w:r>
            <w:r w:rsidRPr="00AC4488">
              <w:rPr>
                <w:rStyle w:val="PageNumber"/>
              </w:rPr>
              <w:instrText xml:space="preserve"> NUMPAGES  \* Arabic  \* MERGEFORMAT </w:instrText>
            </w:r>
            <w:r w:rsidRPr="00AC4488">
              <w:rPr>
                <w:rStyle w:val="PageNumber"/>
              </w:rPr>
              <w:fldChar w:fldCharType="separate"/>
            </w:r>
            <w:r w:rsidR="001F0823">
              <w:rPr>
                <w:rStyle w:val="PageNumber"/>
                <w:noProof/>
              </w:rPr>
              <w:t>2</w:t>
            </w:r>
            <w:r w:rsidRPr="00AC4488">
              <w:rPr>
                <w:rStyle w:val="PageNumber"/>
              </w:rPr>
              <w:fldChar w:fldCharType="end"/>
            </w:r>
          </w:ins>
        </w:p>
      </w:tc>
    </w:tr>
  </w:tbl>
  <w:p w14:paraId="7B456B2C" w14:textId="77777777" w:rsidR="00EB709E" w:rsidRPr="00B11C67" w:rsidRDefault="00EB709E">
    <w:pPr>
      <w:pStyle w:val="Footer"/>
      <w:rPr>
        <w:sz w:val="4"/>
        <w:rPrChange w:id="205" w:author="Lauren Jenner" w:date="2026-09-25T20:09:00Z" w16du:dateUtc="2026-09-26T00:09:00Z">
          <w:rPr/>
        </w:rPrChang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8DE88" w14:textId="77777777" w:rsidR="00D15D88" w:rsidRDefault="00D15D88" w:rsidP="0071700C">
    <w:pPr>
      <w:spacing w:after="0"/>
      <w:rPr>
        <w:ins w:id="209" w:author="Lauren Jenner" w:date="2026-09-25T20:09:00Z" w16du:dateUtc="2026-09-26T00:09:00Z"/>
      </w:rPr>
    </w:pPr>
  </w:p>
  <w:tbl>
    <w:tblPr>
      <w:tblW w:w="10318" w:type="dxa"/>
      <w:tblBorders>
        <w:top w:val="single" w:sz="4" w:space="0" w:color="auto"/>
      </w:tblBorders>
      <w:tblLayout w:type="fixed"/>
      <w:tblCellMar>
        <w:left w:w="0" w:type="dxa"/>
        <w:right w:w="0" w:type="dxa"/>
      </w:tblCellMar>
      <w:tblLook w:val="04A0" w:firstRow="1" w:lastRow="0" w:firstColumn="1" w:lastColumn="0" w:noHBand="0" w:noVBand="1"/>
      <w:tblDescription w:val="Footer area"/>
    </w:tblPr>
    <w:tblGrid>
      <w:gridCol w:w="7767"/>
      <w:gridCol w:w="2551"/>
    </w:tblGrid>
    <w:tr w:rsidR="0071700C" w:rsidRPr="00132658" w14:paraId="56AC99DE" w14:textId="77777777" w:rsidTr="008921B4">
      <w:trPr>
        <w:cantSplit/>
        <w:trHeight w:hRule="exact" w:val="1134"/>
        <w:ins w:id="210" w:author="Lauren Jenner" w:date="2026-09-25T20:09:00Z" w16du:dateUtc="2026-09-26T00:09:00Z"/>
      </w:trPr>
      <w:tc>
        <w:tcPr>
          <w:tcW w:w="7767" w:type="dxa"/>
          <w:vAlign w:val="bottom"/>
        </w:tcPr>
        <w:p w14:paraId="4C0DB111" w14:textId="4BFDD193" w:rsidR="00D47DC7" w:rsidRDefault="00D47DC7" w:rsidP="00D47DC7">
          <w:pPr>
            <w:spacing w:after="0"/>
            <w:rPr>
              <w:ins w:id="211" w:author="Lauren Jenner" w:date="2026-09-25T20:09:00Z" w16du:dateUtc="2026-09-26T00:09:00Z"/>
              <w:rStyle w:val="PageNumber"/>
              <w:b/>
            </w:rPr>
          </w:pPr>
          <w:ins w:id="212" w:author="Lauren Jenner" w:date="2026-09-25T20:09:00Z" w16du:dateUtc="2026-09-26T00:09:00Z">
            <w:r>
              <w:rPr>
                <w:rStyle w:val="PageNumber"/>
              </w:rPr>
              <w:t xml:space="preserve">Department of </w:t>
            </w:r>
          </w:ins>
          <w:customXmlInsRangeStart w:id="213" w:author="Lauren Jenner" w:date="2026-09-25T20:09:00Z"/>
          <w:sdt>
            <w:sdtPr>
              <w:rPr>
                <w:rStyle w:val="PageNumber"/>
                <w:b/>
              </w:rPr>
              <w:alias w:val="Company"/>
              <w:tag w:val=""/>
              <w:id w:val="-1550452142"/>
              <w:dataBinding w:prefixMappings="xmlns:ns0='http://schemas.openxmlformats.org/officeDocument/2006/extended-properties' " w:xpath="/ns0:Properties[1]/ns0:Company[1]" w:storeItemID="{6668398D-A668-4E3E-A5EB-62B293D839F1}"/>
              <w:text w:multiLine="1"/>
            </w:sdtPr>
            <w:sdtEndPr>
              <w:rPr>
                <w:rStyle w:val="PageNumber"/>
              </w:rPr>
            </w:sdtEndPr>
            <w:sdtContent>
              <w:customXmlInsRangeEnd w:id="213"/>
              <w:r w:rsidR="00EB709E">
                <w:rPr>
                  <w:rStyle w:val="PageNumber"/>
                  <w:b/>
                </w:rPr>
                <w:t>ECOTEC Research &amp; Consulting</w:t>
              </w:r>
              <w:customXmlInsRangeStart w:id="214" w:author="Lauren Jenner" w:date="2026-09-25T20:09:00Z"/>
            </w:sdtContent>
          </w:sdt>
          <w:customXmlInsRangeEnd w:id="214"/>
          <w:ins w:id="215" w:author="Lauren Jenner" w:date="2026-09-25T20:09:00Z" w16du:dateUtc="2026-09-26T00:09:00Z">
            <w:r w:rsidRPr="00CE6614">
              <w:rPr>
                <w:rStyle w:val="PageNumber"/>
              </w:rPr>
              <w:t xml:space="preserve"> </w:t>
            </w:r>
          </w:ins>
        </w:p>
        <w:p w14:paraId="444EB2B7" w14:textId="77777777" w:rsidR="00D47DC7" w:rsidRPr="00CE6614" w:rsidRDefault="00280659" w:rsidP="00D47DC7">
          <w:pPr>
            <w:spacing w:after="0"/>
            <w:rPr>
              <w:ins w:id="216" w:author="Lauren Jenner" w:date="2026-09-25T20:09:00Z" w16du:dateUtc="2026-09-26T00:09:00Z"/>
              <w:rStyle w:val="PageNumber"/>
            </w:rPr>
          </w:pPr>
          <w:ins w:id="217" w:author="Lauren Jenner" w:date="2026-09-25T20:09:00Z" w16du:dateUtc="2026-09-26T00:09:00Z">
            <w:r>
              <w:rPr>
                <w:rStyle w:val="PageNumber"/>
              </w:rPr>
              <w:t>May 2022</w:t>
            </w:r>
          </w:ins>
        </w:p>
        <w:p w14:paraId="1A2AF2A5" w14:textId="26CAE794" w:rsidR="0071700C" w:rsidRPr="00CE30CF" w:rsidRDefault="00D47DC7" w:rsidP="00D47DC7">
          <w:pPr>
            <w:spacing w:after="0"/>
            <w:rPr>
              <w:ins w:id="218" w:author="Lauren Jenner" w:date="2026-09-25T20:09:00Z" w16du:dateUtc="2026-09-26T00:09:00Z"/>
              <w:rStyle w:val="PageNumber"/>
            </w:rPr>
          </w:pPr>
          <w:ins w:id="219" w:author="Lauren Jenner" w:date="2026-09-25T20:09:00Z" w16du:dateUtc="2026-09-26T00:09:00Z">
            <w:r w:rsidRPr="00AC4488">
              <w:rPr>
                <w:rStyle w:val="PageNumber"/>
              </w:rPr>
              <w:t xml:space="preserve">Page </w:t>
            </w:r>
            <w:r w:rsidRPr="00AC4488">
              <w:rPr>
                <w:rStyle w:val="PageNumber"/>
              </w:rPr>
              <w:fldChar w:fldCharType="begin"/>
            </w:r>
            <w:r w:rsidRPr="00AC4488">
              <w:rPr>
                <w:rStyle w:val="PageNumber"/>
              </w:rPr>
              <w:instrText xml:space="preserve"> PAGE  \* Arabic  \* MERGEFORMAT </w:instrText>
            </w:r>
            <w:r w:rsidRPr="00AC4488">
              <w:rPr>
                <w:rStyle w:val="PageNumber"/>
              </w:rPr>
              <w:fldChar w:fldCharType="separate"/>
            </w:r>
            <w:r w:rsidR="001F0823">
              <w:rPr>
                <w:rStyle w:val="PageNumber"/>
                <w:noProof/>
              </w:rPr>
              <w:t>1</w:t>
            </w:r>
            <w:r w:rsidRPr="00AC4488">
              <w:rPr>
                <w:rStyle w:val="PageNumber"/>
              </w:rPr>
              <w:fldChar w:fldCharType="end"/>
            </w:r>
            <w:r w:rsidRPr="00AC4488">
              <w:rPr>
                <w:rStyle w:val="PageNumber"/>
              </w:rPr>
              <w:t xml:space="preserve"> of </w:t>
            </w:r>
            <w:r w:rsidRPr="00AC4488">
              <w:rPr>
                <w:rStyle w:val="PageNumber"/>
              </w:rPr>
              <w:fldChar w:fldCharType="begin"/>
            </w:r>
            <w:r w:rsidRPr="00AC4488">
              <w:rPr>
                <w:rStyle w:val="PageNumber"/>
              </w:rPr>
              <w:instrText xml:space="preserve"> NUMPAGES  \* Arabic  \* MERGEFORMAT </w:instrText>
            </w:r>
            <w:r w:rsidRPr="00AC4488">
              <w:rPr>
                <w:rStyle w:val="PageNumber"/>
              </w:rPr>
              <w:fldChar w:fldCharType="separate"/>
            </w:r>
            <w:r w:rsidR="001F0823">
              <w:rPr>
                <w:rStyle w:val="PageNumber"/>
                <w:noProof/>
              </w:rPr>
              <w:t>2</w:t>
            </w:r>
            <w:r w:rsidRPr="00AC4488">
              <w:rPr>
                <w:rStyle w:val="PageNumber"/>
              </w:rPr>
              <w:fldChar w:fldCharType="end"/>
            </w:r>
          </w:ins>
        </w:p>
      </w:tc>
      <w:tc>
        <w:tcPr>
          <w:tcW w:w="2551" w:type="dxa"/>
          <w:vAlign w:val="bottom"/>
        </w:tcPr>
        <w:p w14:paraId="7CAB6773" w14:textId="77777777" w:rsidR="0071700C" w:rsidRPr="001E14EB" w:rsidRDefault="0071700C" w:rsidP="0071700C">
          <w:pPr>
            <w:spacing w:after="0"/>
            <w:jc w:val="right"/>
            <w:rPr>
              <w:ins w:id="220" w:author="Lauren Jenner" w:date="2026-09-25T20:09:00Z" w16du:dateUtc="2026-09-26T00:09:00Z"/>
            </w:rPr>
          </w:pPr>
          <w:ins w:id="221" w:author="Lauren Jenner" w:date="2026-09-25T20:09:00Z" w16du:dateUtc="2026-09-26T00:09:00Z">
            <w:r>
              <w:rPr>
                <w:noProof/>
                <w:lang w:eastAsia="en-AU"/>
              </w:rPr>
              <w:drawing>
                <wp:inline distT="0" distB="0" distL="0" distR="0" wp14:anchorId="3764651E" wp14:editId="2188029F">
                  <wp:extent cx="1572479" cy="561600"/>
                  <wp:effectExtent l="0" t="0" r="8890" b="0"/>
                  <wp:docPr id="9" name="Picture 9" descr="Northern Territory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tgcentral.nt.gov.au/sites/files/uploads/images/dcm/logos/ntg-logo/ntg-primary-cmyk.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72479" cy="561600"/>
                          </a:xfrm>
                          <a:prstGeom prst="rect">
                            <a:avLst/>
                          </a:prstGeom>
                          <a:noFill/>
                          <a:ln>
                            <a:noFill/>
                          </a:ln>
                        </pic:spPr>
                      </pic:pic>
                    </a:graphicData>
                  </a:graphic>
                </wp:inline>
              </w:drawing>
            </w:r>
            <w:r w:rsidRPr="00785C24">
              <w:rPr>
                <w:rStyle w:val="PageNumber"/>
                <w:noProof/>
                <w:lang w:eastAsia="en-AU"/>
              </w:rPr>
              <w:t xml:space="preserve"> </w:t>
            </w:r>
          </w:ins>
        </w:p>
      </w:tc>
    </w:tr>
  </w:tbl>
  <w:p w14:paraId="57D2A387" w14:textId="77777777" w:rsidR="00EB709E" w:rsidRDefault="00EB709E" w:rsidP="00D15D88">
    <w:pPr>
      <w:pStyle w:val="Hidden"/>
      <w:pPrChange w:id="222" w:author="Lauren Jenner" w:date="2026-09-25T20:09:00Z" w16du:dateUtc="2026-09-26T00:0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73601F" w14:textId="77777777" w:rsidR="00C14C8D" w:rsidRDefault="00C14C8D">
      <w:r>
        <w:separator/>
      </w:r>
    </w:p>
  </w:footnote>
  <w:footnote w:type="continuationSeparator" w:id="0">
    <w:p w14:paraId="13849784" w14:textId="77777777" w:rsidR="00C14C8D" w:rsidRDefault="00C14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1071A" w14:textId="76EEE2E7" w:rsidR="00EB709E" w:rsidRDefault="00C14C8D" w:rsidP="008C70BB">
    <w:pPr>
      <w:pStyle w:val="Header"/>
      <w:tabs>
        <w:tab w:val="clear" w:pos="9638"/>
        <w:tab w:val="right" w:pos="10318"/>
      </w:tabs>
      <w:pPrChange w:id="191" w:author="Lauren Jenner" w:date="2026-09-25T20:09:00Z" w16du:dateUtc="2026-09-26T00:09:00Z">
        <w:pPr>
          <w:pStyle w:val="Header"/>
        </w:pPr>
      </w:pPrChange>
    </w:pPr>
    <w:customXmlInsRangeStart w:id="192" w:author="Lauren Jenner" w:date="2026-09-25T20:09:00Z"/>
    <w:sdt>
      <w:sdtPr>
        <w:alias w:val="Title"/>
        <w:tag w:val="Title"/>
        <w:id w:val="-2113969407"/>
        <w:lock w:val="sdtLocked"/>
        <w:dataBinding w:prefixMappings="xmlns:ns0='http://purl.org/dc/elements/1.1/' xmlns:ns1='http://schemas.openxmlformats.org/package/2006/metadata/core-properties' " w:xpath="/ns1:coreProperties[1]/ns0:title[1]" w:storeItemID="{6C3C8BC8-F283-45AE-878A-BAB7291924A1}"/>
        <w:text/>
      </w:sdtPr>
      <w:sdtEndPr/>
      <w:sdtContent>
        <w:customXmlInsRangeEnd w:id="192"/>
        <w:r w:rsidR="00EB709E">
          <w:t>Speaker: Kursat Levent Egriboz</w:t>
        </w:r>
        <w:customXmlInsRangeStart w:id="193" w:author="Lauren Jenner" w:date="2026-09-25T20:09:00Z"/>
      </w:sdtContent>
    </w:sdt>
    <w:customXmlInsRangeEnd w:id="19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ustomXmlInsRangeStart w:id="206" w:author="Lauren Jenner" w:date="2026-09-25T20:09:00Z"/>
  <w:sdt>
    <w:sdtPr>
      <w:rPr>
        <w:rStyle w:val="TitleChar"/>
      </w:rPr>
      <w:alias w:val="Title"/>
      <w:tag w:val="Title"/>
      <w:id w:val="-509755993"/>
      <w:lock w:val="sdtLocked"/>
      <w:dataBinding w:prefixMappings="xmlns:ns0='http://purl.org/dc/elements/1.1/' xmlns:ns1='http://schemas.openxmlformats.org/package/2006/metadata/core-properties' " w:xpath="/ns1:coreProperties[1]/ns0:title[1]" w:storeItemID="{6C3C8BC8-F283-45AE-878A-BAB7291924A1}"/>
      <w:text w:multiLine="1"/>
    </w:sdtPr>
    <w:sdtEndPr>
      <w:rPr>
        <w:rStyle w:val="TitleChar"/>
      </w:rPr>
    </w:sdtEndPr>
    <w:sdtContent>
      <w:customXmlInsRangeEnd w:id="206"/>
      <w:p w14:paraId="370BCC27" w14:textId="6592392B" w:rsidR="00EB709E" w:rsidRDefault="00EB709E" w:rsidP="00435082">
        <w:pPr>
          <w:pStyle w:val="Title"/>
          <w:pPrChange w:id="207" w:author="Lauren Jenner" w:date="2026-09-25T20:09:00Z" w16du:dateUtc="2026-09-26T00:09:00Z">
            <w:pPr>
              <w:pStyle w:val="Header"/>
            </w:pPr>
          </w:pPrChange>
        </w:pPr>
        <w:r>
          <w:rPr>
            <w:rStyle w:val="TitleChar"/>
          </w:rPr>
          <w:t>Speaker: Kursat Levent Egriboz</w:t>
        </w:r>
      </w:p>
      <w:customXmlInsRangeStart w:id="208" w:author="Lauren Jenner" w:date="2026-09-25T20:09:00Z"/>
    </w:sdtContent>
  </w:sdt>
  <w:customXmlInsRangeEnd w:id="2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B668C"/>
    <w:multiLevelType w:val="multilevel"/>
    <w:tmpl w:val="D4263ED2"/>
    <w:lvl w:ilvl="0">
      <w:start w:val="1"/>
      <w:numFmt w:val="decimal"/>
      <w:lvlText w:val="%1."/>
      <w:lvlJc w:val="left"/>
      <w:pPr>
        <w:ind w:left="720" w:hanging="363"/>
      </w:pPr>
      <w:rPr>
        <w:rFonts w:hint="default"/>
      </w:rPr>
    </w:lvl>
    <w:lvl w:ilvl="1">
      <w:start w:val="1"/>
      <w:numFmt w:val="lowerLetter"/>
      <w:lvlText w:val="%2."/>
      <w:lvlJc w:val="left"/>
      <w:pPr>
        <w:ind w:left="1077" w:hanging="357"/>
      </w:pPr>
      <w:rPr>
        <w:rFonts w:hint="default"/>
      </w:rPr>
    </w:lvl>
    <w:lvl w:ilvl="2">
      <w:start w:val="1"/>
      <w:numFmt w:val="lowerRoman"/>
      <w:lvlText w:val="%3."/>
      <w:lvlJc w:val="left"/>
      <w:pPr>
        <w:ind w:left="1434" w:hanging="357"/>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 w15:restartNumberingAfterBreak="0">
    <w:nsid w:val="06DC644B"/>
    <w:multiLevelType w:val="hybridMultilevel"/>
    <w:tmpl w:val="C1B606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BC6DBF"/>
    <w:multiLevelType w:val="hybridMultilevel"/>
    <w:tmpl w:val="F650FF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154224"/>
    <w:multiLevelType w:val="hybridMultilevel"/>
    <w:tmpl w:val="E94E06D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163515A8"/>
    <w:multiLevelType w:val="hybridMultilevel"/>
    <w:tmpl w:val="0A14065E"/>
    <w:lvl w:ilvl="0" w:tplc="14FA3692">
      <w:start w:val="1"/>
      <w:numFmt w:val="bullet"/>
      <w:lvlText w:val="o"/>
      <w:lvlJc w:val="left"/>
      <w:pPr>
        <w:ind w:left="1077" w:hanging="357"/>
      </w:pPr>
      <w:rPr>
        <w:rFonts w:ascii="Courier New" w:hAnsi="Courier New"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4A4348"/>
    <w:multiLevelType w:val="hybridMultilevel"/>
    <w:tmpl w:val="A8043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7D7824"/>
    <w:multiLevelType w:val="multilevel"/>
    <w:tmpl w:val="E6E2F9F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946FDC"/>
    <w:multiLevelType w:val="hybridMultilevel"/>
    <w:tmpl w:val="22429E2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9AE65C9"/>
    <w:multiLevelType w:val="multilevel"/>
    <w:tmpl w:val="39746A98"/>
    <w:lvl w:ilvl="0">
      <w:start w:val="1"/>
      <w:numFmt w:val="decimal"/>
      <w:pStyle w:val="Tablenumberlistlevel1"/>
      <w:lvlText w:val="%1."/>
      <w:lvlJc w:val="left"/>
      <w:pPr>
        <w:ind w:left="284" w:hanging="284"/>
      </w:pPr>
      <w:rPr>
        <w:rFonts w:hint="default"/>
      </w:rPr>
    </w:lvl>
    <w:lvl w:ilvl="1">
      <w:start w:val="1"/>
      <w:numFmt w:val="lowerLetter"/>
      <w:pStyle w:val="Tablenumberlistlevel2"/>
      <w:lvlText w:val="%2."/>
      <w:lvlJc w:val="left"/>
      <w:pPr>
        <w:ind w:left="567" w:hanging="283"/>
      </w:pPr>
      <w:rPr>
        <w:rFonts w:hint="default"/>
      </w:rPr>
    </w:lvl>
    <w:lvl w:ilvl="2">
      <w:start w:val="1"/>
      <w:numFmt w:val="lowerRoman"/>
      <w:pStyle w:val="Tablenumberlistlevel3"/>
      <w:lvlText w:val="%3."/>
      <w:lvlJc w:val="left"/>
      <w:pPr>
        <w:ind w:left="851" w:hanging="284"/>
      </w:pPr>
      <w:rPr>
        <w:rFonts w:hint="default"/>
      </w:rPr>
    </w:lvl>
    <w:lvl w:ilvl="3">
      <w:start w:val="1"/>
      <w:numFmt w:val="decimal"/>
      <w:pStyle w:val="Tablenumberlistlevel4"/>
      <w:lvlText w:val="(%4)"/>
      <w:lvlJc w:val="left"/>
      <w:pPr>
        <w:ind w:left="1134" w:hanging="283"/>
      </w:pPr>
      <w:rPr>
        <w:rFonts w:hint="default"/>
      </w:rPr>
    </w:lvl>
    <w:lvl w:ilvl="4">
      <w:start w:val="1"/>
      <w:numFmt w:val="lowerLetter"/>
      <w:pStyle w:val="Tablenumberlistlevel5"/>
      <w:lvlText w:val="(%5)"/>
      <w:lvlJc w:val="left"/>
      <w:pPr>
        <w:ind w:left="1418" w:hanging="284"/>
      </w:pPr>
      <w:rPr>
        <w:rFonts w:hint="default"/>
      </w:rPr>
    </w:lvl>
    <w:lvl w:ilvl="5">
      <w:start w:val="1"/>
      <w:numFmt w:val="lowerRoman"/>
      <w:pStyle w:val="Tablenumberlistlevel6"/>
      <w:lvlText w:val="(%6)"/>
      <w:lvlJc w:val="left"/>
      <w:pPr>
        <w:ind w:left="1701" w:hanging="283"/>
      </w:pPr>
      <w:rPr>
        <w:rFonts w:hint="default"/>
      </w:rPr>
    </w:lvl>
    <w:lvl w:ilvl="6">
      <w:start w:val="1"/>
      <w:numFmt w:val="decimal"/>
      <w:pStyle w:val="Tablenumberlistlevel7"/>
      <w:lvlText w:val="%7."/>
      <w:lvlJc w:val="left"/>
      <w:pPr>
        <w:ind w:left="1985" w:hanging="284"/>
      </w:pPr>
      <w:rPr>
        <w:rFonts w:hint="default"/>
      </w:rPr>
    </w:lvl>
    <w:lvl w:ilvl="7">
      <w:start w:val="1"/>
      <w:numFmt w:val="lowerLetter"/>
      <w:pStyle w:val="Tablenumberlistlevel8"/>
      <w:lvlText w:val="%8."/>
      <w:lvlJc w:val="left"/>
      <w:pPr>
        <w:ind w:left="2268" w:hanging="283"/>
      </w:pPr>
      <w:rPr>
        <w:rFonts w:hint="default"/>
      </w:rPr>
    </w:lvl>
    <w:lvl w:ilvl="8">
      <w:start w:val="1"/>
      <w:numFmt w:val="lowerRoman"/>
      <w:pStyle w:val="Tablenumberlistlevel9"/>
      <w:lvlText w:val="%9."/>
      <w:lvlJc w:val="left"/>
      <w:pPr>
        <w:ind w:left="2552" w:hanging="284"/>
      </w:pPr>
      <w:rPr>
        <w:rFonts w:hint="default"/>
      </w:rPr>
    </w:lvl>
  </w:abstractNum>
  <w:abstractNum w:abstractNumId="9" w15:restartNumberingAfterBreak="0">
    <w:nsid w:val="1B803779"/>
    <w:multiLevelType w:val="hybridMultilevel"/>
    <w:tmpl w:val="C2D6102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F00CF1"/>
    <w:multiLevelType w:val="hybridMultilevel"/>
    <w:tmpl w:val="037E705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2182E8A"/>
    <w:multiLevelType w:val="multilevel"/>
    <w:tmpl w:val="4E6AC8F6"/>
    <w:styleLink w:val="Number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12" w15:restartNumberingAfterBreak="0">
    <w:nsid w:val="27D83E4D"/>
    <w:multiLevelType w:val="multilevel"/>
    <w:tmpl w:val="3928FD02"/>
    <w:numStyleLink w:val="Bulletlist"/>
  </w:abstractNum>
  <w:abstractNum w:abstractNumId="13" w15:restartNumberingAfterBreak="0">
    <w:nsid w:val="28630758"/>
    <w:multiLevelType w:val="hybridMultilevel"/>
    <w:tmpl w:val="F078C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A1520E7"/>
    <w:multiLevelType w:val="multilevel"/>
    <w:tmpl w:val="4E6AC8F6"/>
    <w:numStyleLink w:val="Numberlist"/>
  </w:abstractNum>
  <w:abstractNum w:abstractNumId="15" w15:restartNumberingAfterBreak="0">
    <w:nsid w:val="2D392732"/>
    <w:multiLevelType w:val="multilevel"/>
    <w:tmpl w:val="3E5E177A"/>
    <w:name w:val="NTG Table Bullet List322232"/>
    <w:styleLink w:val="Tablenumberlist"/>
    <w:lvl w:ilvl="0">
      <w:start w:val="1"/>
      <w:numFmt w:val="decimal"/>
      <w:lvlText w:val="%1."/>
      <w:lvlJc w:val="left"/>
      <w:pPr>
        <w:ind w:left="284"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134" w:hanging="283"/>
      </w:pPr>
      <w:rPr>
        <w:rFonts w:hint="default"/>
      </w:rPr>
    </w:lvl>
    <w:lvl w:ilvl="4">
      <w:start w:val="1"/>
      <w:numFmt w:val="lowerLetter"/>
      <w:lvlText w:val="(%5)"/>
      <w:lvlJc w:val="left"/>
      <w:pPr>
        <w:ind w:left="1418" w:hanging="284"/>
      </w:pPr>
      <w:rPr>
        <w:rFonts w:hint="default"/>
      </w:rPr>
    </w:lvl>
    <w:lvl w:ilvl="5">
      <w:start w:val="1"/>
      <w:numFmt w:val="lowerRoman"/>
      <w:lvlText w:val="(%6)"/>
      <w:lvlJc w:val="left"/>
      <w:pPr>
        <w:ind w:left="1701" w:hanging="283"/>
      </w:pPr>
      <w:rPr>
        <w:rFonts w:hint="default"/>
      </w:rPr>
    </w:lvl>
    <w:lvl w:ilvl="6">
      <w:start w:val="1"/>
      <w:numFmt w:val="decimal"/>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Roman"/>
      <w:lvlText w:val="%9."/>
      <w:lvlJc w:val="left"/>
      <w:pPr>
        <w:ind w:left="2552" w:hanging="284"/>
      </w:pPr>
      <w:rPr>
        <w:rFonts w:hint="default"/>
      </w:rPr>
    </w:lvl>
  </w:abstractNum>
  <w:abstractNum w:abstractNumId="16" w15:restartNumberingAfterBreak="0">
    <w:nsid w:val="2D9612F8"/>
    <w:multiLevelType w:val="hybridMultilevel"/>
    <w:tmpl w:val="1144D092"/>
    <w:lvl w:ilvl="0" w:tplc="0C090001">
      <w:start w:val="1"/>
      <w:numFmt w:val="bullet"/>
      <w:lvlText w:val=""/>
      <w:lvlJc w:val="left"/>
      <w:pPr>
        <w:ind w:left="720" w:hanging="360"/>
      </w:pPr>
      <w:rPr>
        <w:rFonts w:ascii="Symbol" w:hAnsi="Symbol" w:hint="default"/>
      </w:rPr>
    </w:lvl>
    <w:lvl w:ilvl="1" w:tplc="14FA3692">
      <w:start w:val="1"/>
      <w:numFmt w:val="bullet"/>
      <w:lvlText w:val="o"/>
      <w:lvlJc w:val="left"/>
      <w:pPr>
        <w:ind w:left="1077" w:hanging="357"/>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CB5662"/>
    <w:multiLevelType w:val="multilevel"/>
    <w:tmpl w:val="D4263ED2"/>
    <w:lvl w:ilvl="0">
      <w:start w:val="1"/>
      <w:numFmt w:val="decimal"/>
      <w:lvlText w:val="%1."/>
      <w:lvlJc w:val="left"/>
      <w:pPr>
        <w:ind w:left="720" w:hanging="363"/>
      </w:pPr>
      <w:rPr>
        <w:rFonts w:hint="default"/>
      </w:rPr>
    </w:lvl>
    <w:lvl w:ilvl="1">
      <w:start w:val="1"/>
      <w:numFmt w:val="lowerLetter"/>
      <w:lvlText w:val="%2."/>
      <w:lvlJc w:val="left"/>
      <w:pPr>
        <w:ind w:left="1077" w:hanging="357"/>
      </w:pPr>
      <w:rPr>
        <w:rFonts w:hint="default"/>
      </w:rPr>
    </w:lvl>
    <w:lvl w:ilvl="2">
      <w:start w:val="1"/>
      <w:numFmt w:val="lowerRoman"/>
      <w:lvlText w:val="%3."/>
      <w:lvlJc w:val="left"/>
      <w:pPr>
        <w:ind w:left="1434" w:hanging="357"/>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8" w15:restartNumberingAfterBreak="0">
    <w:nsid w:val="36744DFA"/>
    <w:multiLevelType w:val="multilevel"/>
    <w:tmpl w:val="3928FD02"/>
    <w:styleLink w:val="Bulletlist"/>
    <w:lvl w:ilvl="0">
      <w:start w:val="1"/>
      <w:numFmt w:val="bullet"/>
      <w:pStyle w:val="ListBullet"/>
      <w:lvlText w:val=""/>
      <w:lvlJc w:val="left"/>
      <w:pPr>
        <w:ind w:left="357" w:hanging="357"/>
      </w:pPr>
      <w:rPr>
        <w:rFonts w:ascii="Symbol" w:hAnsi="Symbol" w:hint="default"/>
        <w:color w:val="auto"/>
      </w:rPr>
    </w:lvl>
    <w:lvl w:ilvl="1">
      <w:start w:val="1"/>
      <w:numFmt w:val="bullet"/>
      <w:pStyle w:val="ListBullet2"/>
      <w:lvlText w:val="o"/>
      <w:lvlJc w:val="left"/>
      <w:pPr>
        <w:ind w:left="714" w:hanging="357"/>
      </w:pPr>
      <w:rPr>
        <w:rFonts w:ascii="Courier New" w:hAnsi="Courier New" w:hint="default"/>
      </w:rPr>
    </w:lvl>
    <w:lvl w:ilvl="2">
      <w:start w:val="1"/>
      <w:numFmt w:val="bullet"/>
      <w:pStyle w:val="ListBullet3"/>
      <w:lvlText w:val=""/>
      <w:lvlJc w:val="left"/>
      <w:pPr>
        <w:ind w:left="1071" w:hanging="357"/>
      </w:pPr>
      <w:rPr>
        <w:rFonts w:ascii="Wingdings" w:hAnsi="Wingdings" w:hint="default"/>
      </w:rPr>
    </w:lvl>
    <w:lvl w:ilvl="3">
      <w:start w:val="1"/>
      <w:numFmt w:val="bullet"/>
      <w:pStyle w:val="ListBullet4"/>
      <w:lvlText w:val=""/>
      <w:lvlJc w:val="left"/>
      <w:pPr>
        <w:ind w:left="1428" w:hanging="357"/>
      </w:pPr>
      <w:rPr>
        <w:rFonts w:ascii="Symbol" w:hAnsi="Symbol" w:hint="default"/>
      </w:rPr>
    </w:lvl>
    <w:lvl w:ilvl="4">
      <w:start w:val="1"/>
      <w:numFmt w:val="bullet"/>
      <w:pStyle w:val="ListBullet5"/>
      <w:lvlText w:val="o"/>
      <w:lvlJc w:val="left"/>
      <w:pPr>
        <w:ind w:left="1785" w:hanging="357"/>
      </w:pPr>
      <w:rPr>
        <w:rFonts w:ascii="Courier New" w:hAnsi="Courier New"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Symbol" w:hAnsi="Symbol" w:hint="default"/>
      </w:rPr>
    </w:lvl>
    <w:lvl w:ilvl="7">
      <w:start w:val="1"/>
      <w:numFmt w:val="bullet"/>
      <w:lvlText w:val="o"/>
      <w:lvlJc w:val="left"/>
      <w:pPr>
        <w:ind w:left="2856" w:hanging="357"/>
      </w:pPr>
      <w:rPr>
        <w:rFonts w:ascii="Courier New" w:hAnsi="Courier New" w:cs="Courier New" w:hint="default"/>
      </w:rPr>
    </w:lvl>
    <w:lvl w:ilvl="8">
      <w:start w:val="1"/>
      <w:numFmt w:val="bullet"/>
      <w:lvlText w:val=""/>
      <w:lvlJc w:val="left"/>
      <w:pPr>
        <w:ind w:left="3213" w:hanging="357"/>
      </w:pPr>
      <w:rPr>
        <w:rFonts w:ascii="Wingdings" w:hAnsi="Wingdings" w:hint="default"/>
      </w:rPr>
    </w:lvl>
  </w:abstractNum>
  <w:abstractNum w:abstractNumId="19" w15:restartNumberingAfterBreak="0">
    <w:nsid w:val="378227E2"/>
    <w:multiLevelType w:val="hybridMultilevel"/>
    <w:tmpl w:val="6AE42F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389457ED"/>
    <w:multiLevelType w:val="multilevel"/>
    <w:tmpl w:val="D4263ED2"/>
    <w:lvl w:ilvl="0">
      <w:start w:val="1"/>
      <w:numFmt w:val="decimal"/>
      <w:lvlText w:val="%1."/>
      <w:lvlJc w:val="left"/>
      <w:pPr>
        <w:ind w:left="720" w:hanging="363"/>
      </w:pPr>
      <w:rPr>
        <w:rFonts w:hint="default"/>
      </w:rPr>
    </w:lvl>
    <w:lvl w:ilvl="1">
      <w:start w:val="1"/>
      <w:numFmt w:val="lowerLetter"/>
      <w:lvlText w:val="%2."/>
      <w:lvlJc w:val="left"/>
      <w:pPr>
        <w:ind w:left="1077" w:hanging="357"/>
      </w:pPr>
      <w:rPr>
        <w:rFonts w:hint="default"/>
      </w:rPr>
    </w:lvl>
    <w:lvl w:ilvl="2">
      <w:start w:val="1"/>
      <w:numFmt w:val="lowerRoman"/>
      <w:lvlText w:val="%3."/>
      <w:lvlJc w:val="left"/>
      <w:pPr>
        <w:ind w:left="1434" w:hanging="357"/>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21" w15:restartNumberingAfterBreak="0">
    <w:nsid w:val="39390CDE"/>
    <w:multiLevelType w:val="multilevel"/>
    <w:tmpl w:val="A9129B74"/>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22" w15:restartNumberingAfterBreak="0">
    <w:nsid w:val="40A9623F"/>
    <w:multiLevelType w:val="hybridMultilevel"/>
    <w:tmpl w:val="00064D9C"/>
    <w:lvl w:ilvl="0" w:tplc="033C5BAC">
      <w:start w:val="1"/>
      <w:numFmt w:val="bullet"/>
      <w:lvlText w:val=""/>
      <w:lvlJc w:val="left"/>
      <w:pPr>
        <w:ind w:left="357" w:hanging="357"/>
      </w:pPr>
      <w:rPr>
        <w:rFonts w:ascii="Symbol" w:hAnsi="Symbol" w:hint="default"/>
      </w:rPr>
    </w:lvl>
    <w:lvl w:ilvl="1" w:tplc="C3CE477E">
      <w:start w:val="1"/>
      <w:numFmt w:val="bullet"/>
      <w:lvlText w:val="o"/>
      <w:lvlJc w:val="left"/>
      <w:pPr>
        <w:ind w:left="714" w:hanging="357"/>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23D6322"/>
    <w:multiLevelType w:val="hybridMultilevel"/>
    <w:tmpl w:val="A9C45F8E"/>
    <w:lvl w:ilvl="0" w:tplc="14FA3692">
      <w:start w:val="1"/>
      <w:numFmt w:val="bullet"/>
      <w:lvlText w:val="o"/>
      <w:lvlJc w:val="left"/>
      <w:pPr>
        <w:ind w:left="1077" w:hanging="357"/>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4A124F1"/>
    <w:multiLevelType w:val="multilevel"/>
    <w:tmpl w:val="4E6AC8F6"/>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25" w15:restartNumberingAfterBreak="0">
    <w:nsid w:val="470F4D65"/>
    <w:multiLevelType w:val="hybridMultilevel"/>
    <w:tmpl w:val="E5A6ACA0"/>
    <w:lvl w:ilvl="0" w:tplc="F9E8D424">
      <w:start w:val="1"/>
      <w:numFmt w:val="bullet"/>
      <w:lvlText w:val=""/>
      <w:lvlJc w:val="left"/>
      <w:pPr>
        <w:tabs>
          <w:tab w:val="num" w:pos="720"/>
        </w:tabs>
        <w:ind w:left="720" w:hanging="360"/>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43599"/>
    <w:multiLevelType w:val="hybridMultilevel"/>
    <w:tmpl w:val="EB8623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BB76081"/>
    <w:multiLevelType w:val="multilevel"/>
    <w:tmpl w:val="0C78A7AC"/>
    <w:styleLink w:val="Tablebulletlist"/>
    <w:lvl w:ilvl="0">
      <w:start w:val="1"/>
      <w:numFmt w:val="bullet"/>
      <w:pStyle w:val="Tablebulletlistlevel1"/>
      <w:lvlText w:val=""/>
      <w:lvlJc w:val="left"/>
      <w:pPr>
        <w:ind w:left="284" w:hanging="284"/>
      </w:pPr>
      <w:rPr>
        <w:rFonts w:ascii="Symbol" w:hAnsi="Symbol" w:hint="default"/>
        <w:color w:val="auto"/>
      </w:rPr>
    </w:lvl>
    <w:lvl w:ilvl="1">
      <w:start w:val="1"/>
      <w:numFmt w:val="bullet"/>
      <w:pStyle w:val="Tablebulletlistlevel2"/>
      <w:lvlText w:val="o"/>
      <w:lvlJc w:val="left"/>
      <w:pPr>
        <w:ind w:left="567" w:hanging="283"/>
      </w:pPr>
      <w:rPr>
        <w:rFonts w:ascii="Courier New" w:hAnsi="Courier New" w:hint="default"/>
      </w:rPr>
    </w:lvl>
    <w:lvl w:ilvl="2">
      <w:start w:val="1"/>
      <w:numFmt w:val="bullet"/>
      <w:pStyle w:val="Tablebulletlistlevel3"/>
      <w:lvlText w:val=""/>
      <w:lvlJc w:val="left"/>
      <w:pPr>
        <w:ind w:left="851" w:hanging="284"/>
      </w:pPr>
      <w:rPr>
        <w:rFonts w:ascii="Wingdings" w:hAnsi="Wingdings" w:hint="default"/>
        <w:color w:val="auto"/>
      </w:rPr>
    </w:lvl>
    <w:lvl w:ilvl="3">
      <w:start w:val="1"/>
      <w:numFmt w:val="bullet"/>
      <w:pStyle w:val="Tablebulletlistlevel4"/>
      <w:lvlText w:val=""/>
      <w:lvlJc w:val="left"/>
      <w:pPr>
        <w:ind w:left="1134" w:hanging="283"/>
      </w:pPr>
      <w:rPr>
        <w:rFonts w:ascii="Wingdings" w:hAnsi="Wingdings" w:hint="default"/>
        <w:color w:val="auto"/>
      </w:rPr>
    </w:lvl>
    <w:lvl w:ilvl="4">
      <w:start w:val="1"/>
      <w:numFmt w:val="bullet"/>
      <w:pStyle w:val="Tablebulletlistlevel5"/>
      <w:lvlText w:val=""/>
      <w:lvlJc w:val="left"/>
      <w:pPr>
        <w:ind w:left="1418" w:hanging="284"/>
      </w:pPr>
      <w:rPr>
        <w:rFonts w:ascii="Symbol" w:hAnsi="Symbol" w:hint="default"/>
        <w:color w:val="auto"/>
      </w:rPr>
    </w:lvl>
    <w:lvl w:ilvl="5">
      <w:start w:val="1"/>
      <w:numFmt w:val="bullet"/>
      <w:pStyle w:val="Tablebulletlistlevel6"/>
      <w:lvlText w:val=""/>
      <w:lvlJc w:val="left"/>
      <w:pPr>
        <w:ind w:left="1701" w:hanging="283"/>
      </w:pPr>
      <w:rPr>
        <w:rFonts w:ascii="Symbol" w:hAnsi="Symbol" w:hint="default"/>
        <w:color w:val="auto"/>
      </w:rPr>
    </w:lvl>
    <w:lvl w:ilvl="6">
      <w:start w:val="1"/>
      <w:numFmt w:val="bullet"/>
      <w:pStyle w:val="Tablebulletlistlevel7"/>
      <w:lvlText w:val="o"/>
      <w:lvlJc w:val="left"/>
      <w:pPr>
        <w:ind w:left="1985" w:hanging="284"/>
      </w:pPr>
      <w:rPr>
        <w:rFonts w:ascii="Courier New" w:hAnsi="Courier New" w:hint="default"/>
        <w:color w:val="auto"/>
      </w:rPr>
    </w:lvl>
    <w:lvl w:ilvl="7">
      <w:start w:val="1"/>
      <w:numFmt w:val="bullet"/>
      <w:pStyle w:val="Tablebulletlistlevel8"/>
      <w:lvlText w:val=""/>
      <w:lvlJc w:val="left"/>
      <w:pPr>
        <w:ind w:left="2268" w:hanging="283"/>
      </w:pPr>
      <w:rPr>
        <w:rFonts w:ascii="Wingdings" w:hAnsi="Wingdings" w:hint="default"/>
        <w:color w:val="auto"/>
      </w:rPr>
    </w:lvl>
    <w:lvl w:ilvl="8">
      <w:start w:val="1"/>
      <w:numFmt w:val="bullet"/>
      <w:pStyle w:val="Tablebulletlistlevel9"/>
      <w:lvlText w:val=""/>
      <w:lvlJc w:val="left"/>
      <w:pPr>
        <w:ind w:left="2552" w:hanging="284"/>
      </w:pPr>
      <w:rPr>
        <w:rFonts w:ascii="Wingdings" w:hAnsi="Wingdings" w:hint="default"/>
        <w:color w:val="auto"/>
      </w:rPr>
    </w:lvl>
  </w:abstractNum>
  <w:abstractNum w:abstractNumId="28" w15:restartNumberingAfterBreak="0">
    <w:nsid w:val="5044168B"/>
    <w:multiLevelType w:val="multilevel"/>
    <w:tmpl w:val="4E6AC8F6"/>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29" w15:restartNumberingAfterBreak="0">
    <w:nsid w:val="51CC4897"/>
    <w:multiLevelType w:val="hybridMultilevel"/>
    <w:tmpl w:val="100C23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F7DCB"/>
    <w:multiLevelType w:val="hybridMultilevel"/>
    <w:tmpl w:val="605886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3842BC6"/>
    <w:multiLevelType w:val="multilevel"/>
    <w:tmpl w:val="0C78A7AC"/>
    <w:numStyleLink w:val="Tablebulletlist"/>
  </w:abstractNum>
  <w:abstractNum w:abstractNumId="32" w15:restartNumberingAfterBreak="0">
    <w:nsid w:val="569B4482"/>
    <w:multiLevelType w:val="multilevel"/>
    <w:tmpl w:val="4E6AC8F6"/>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33" w15:restartNumberingAfterBreak="0">
    <w:nsid w:val="58405D33"/>
    <w:multiLevelType w:val="multilevel"/>
    <w:tmpl w:val="4E6AC8F6"/>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34" w15:restartNumberingAfterBreak="0">
    <w:nsid w:val="58DC34FF"/>
    <w:multiLevelType w:val="hybridMultilevel"/>
    <w:tmpl w:val="D67C0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8E21323"/>
    <w:multiLevelType w:val="multilevel"/>
    <w:tmpl w:val="4E6AC8F6"/>
    <w:numStyleLink w:val="Numberlist"/>
  </w:abstractNum>
  <w:abstractNum w:abstractNumId="36" w15:restartNumberingAfterBreak="0">
    <w:nsid w:val="5F9C20F7"/>
    <w:multiLevelType w:val="hybridMultilevel"/>
    <w:tmpl w:val="977E4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F9F2C75"/>
    <w:multiLevelType w:val="hybridMultilevel"/>
    <w:tmpl w:val="E94E06D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8" w15:restartNumberingAfterBreak="0">
    <w:nsid w:val="623009DC"/>
    <w:multiLevelType w:val="hybridMultilevel"/>
    <w:tmpl w:val="D2603C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42B0A38"/>
    <w:multiLevelType w:val="multilevel"/>
    <w:tmpl w:val="4E6AC8F6"/>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tabs>
          <w:tab w:val="num" w:pos="714"/>
        </w:tabs>
        <w:ind w:left="1071" w:hanging="357"/>
      </w:pPr>
      <w:rPr>
        <w:rFonts w:hint="default"/>
      </w:rPr>
    </w:lvl>
    <w:lvl w:ilvl="3">
      <w:start w:val="1"/>
      <w:numFmt w:val="decimal"/>
      <w:lvlText w:val="(%4)"/>
      <w:lvlJc w:val="left"/>
      <w:pPr>
        <w:tabs>
          <w:tab w:val="num" w:pos="1072"/>
        </w:tabs>
        <w:ind w:left="1428" w:hanging="357"/>
      </w:pPr>
      <w:rPr>
        <w:rFonts w:hint="default"/>
      </w:rPr>
    </w:lvl>
    <w:lvl w:ilvl="4">
      <w:start w:val="1"/>
      <w:numFmt w:val="lowerLetter"/>
      <w:lvlText w:val="(%5)"/>
      <w:lvlJc w:val="left"/>
      <w:pPr>
        <w:tabs>
          <w:tab w:val="num" w:pos="1435"/>
        </w:tabs>
        <w:ind w:left="1785" w:hanging="357"/>
      </w:pPr>
      <w:rPr>
        <w:rFonts w:hint="default"/>
      </w:rPr>
    </w:lvl>
    <w:lvl w:ilvl="5">
      <w:start w:val="1"/>
      <w:numFmt w:val="lowerRoman"/>
      <w:lvlText w:val="(%6)"/>
      <w:lvlJc w:val="left"/>
      <w:pPr>
        <w:tabs>
          <w:tab w:val="num" w:pos="1786"/>
        </w:tabs>
        <w:ind w:left="2142" w:hanging="357"/>
      </w:pPr>
      <w:rPr>
        <w:rFonts w:hint="default"/>
      </w:rPr>
    </w:lvl>
    <w:lvl w:ilvl="6">
      <w:start w:val="1"/>
      <w:numFmt w:val="decimal"/>
      <w:lvlText w:val="%7."/>
      <w:lvlJc w:val="left"/>
      <w:pPr>
        <w:tabs>
          <w:tab w:val="num" w:pos="2143"/>
        </w:tabs>
        <w:ind w:left="2499" w:hanging="357"/>
      </w:pPr>
      <w:rPr>
        <w:rFonts w:hint="default"/>
      </w:rPr>
    </w:lvl>
    <w:lvl w:ilvl="7">
      <w:start w:val="1"/>
      <w:numFmt w:val="lowerLetter"/>
      <w:lvlText w:val="%8."/>
      <w:lvlJc w:val="left"/>
      <w:pPr>
        <w:tabs>
          <w:tab w:val="num" w:pos="2500"/>
        </w:tabs>
        <w:ind w:left="2856" w:hanging="357"/>
      </w:pPr>
      <w:rPr>
        <w:rFonts w:hint="default"/>
      </w:rPr>
    </w:lvl>
    <w:lvl w:ilvl="8">
      <w:start w:val="1"/>
      <w:numFmt w:val="lowerRoman"/>
      <w:lvlText w:val="%9."/>
      <w:lvlJc w:val="left"/>
      <w:pPr>
        <w:tabs>
          <w:tab w:val="num" w:pos="2858"/>
        </w:tabs>
        <w:ind w:left="3213" w:hanging="357"/>
      </w:pPr>
      <w:rPr>
        <w:rFonts w:hint="default"/>
      </w:rPr>
    </w:lvl>
  </w:abstractNum>
  <w:abstractNum w:abstractNumId="40" w15:restartNumberingAfterBreak="0">
    <w:nsid w:val="65757574"/>
    <w:multiLevelType w:val="hybridMultilevel"/>
    <w:tmpl w:val="5A70F6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5A52BB0"/>
    <w:multiLevelType w:val="multilevel"/>
    <w:tmpl w:val="D4263ED2"/>
    <w:lvl w:ilvl="0">
      <w:start w:val="1"/>
      <w:numFmt w:val="decimal"/>
      <w:lvlText w:val="%1."/>
      <w:lvlJc w:val="left"/>
      <w:pPr>
        <w:ind w:left="720" w:hanging="363"/>
      </w:pPr>
      <w:rPr>
        <w:rFonts w:hint="default"/>
      </w:rPr>
    </w:lvl>
    <w:lvl w:ilvl="1">
      <w:start w:val="1"/>
      <w:numFmt w:val="lowerLetter"/>
      <w:lvlText w:val="%2."/>
      <w:lvlJc w:val="left"/>
      <w:pPr>
        <w:ind w:left="1077" w:hanging="357"/>
      </w:pPr>
      <w:rPr>
        <w:rFonts w:hint="default"/>
      </w:rPr>
    </w:lvl>
    <w:lvl w:ilvl="2">
      <w:start w:val="1"/>
      <w:numFmt w:val="lowerRoman"/>
      <w:lvlText w:val="%3."/>
      <w:lvlJc w:val="left"/>
      <w:pPr>
        <w:ind w:left="1434" w:hanging="357"/>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42" w15:restartNumberingAfterBreak="0">
    <w:nsid w:val="6877743F"/>
    <w:multiLevelType w:val="hybridMultilevel"/>
    <w:tmpl w:val="08A2B3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E713C06"/>
    <w:multiLevelType w:val="hybridMultilevel"/>
    <w:tmpl w:val="CD9EAE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3734F5F"/>
    <w:multiLevelType w:val="hybridMultilevel"/>
    <w:tmpl w:val="48B6F3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65A32D4"/>
    <w:multiLevelType w:val="multilevel"/>
    <w:tmpl w:val="4E6AC8F6"/>
    <w:numStyleLink w:val="Numberlist"/>
  </w:abstractNum>
  <w:abstractNum w:abstractNumId="46" w15:restartNumberingAfterBreak="0">
    <w:nsid w:val="770379B5"/>
    <w:multiLevelType w:val="hybridMultilevel"/>
    <w:tmpl w:val="E43EBA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9CC6470"/>
    <w:multiLevelType w:val="multilevel"/>
    <w:tmpl w:val="0D62A852"/>
    <w:lvl w:ilvl="0">
      <w:start w:val="1"/>
      <w:numFmt w:val="decimal"/>
      <w:lvlText w:val="%1"/>
      <w:lvlJc w:val="left"/>
      <w:pPr>
        <w:ind w:left="432" w:hanging="432"/>
      </w:pPr>
      <w:rPr>
        <w:rFonts w:hint="default"/>
        <w:b/>
        <w:i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78876808">
    <w:abstractNumId w:val="25"/>
  </w:num>
  <w:num w:numId="2" w16cid:durableId="2008559185">
    <w:abstractNumId w:val="18"/>
  </w:num>
  <w:num w:numId="3" w16cid:durableId="73404696">
    <w:abstractNumId w:val="11"/>
  </w:num>
  <w:num w:numId="4" w16cid:durableId="265042748">
    <w:abstractNumId w:val="47"/>
  </w:num>
  <w:num w:numId="5" w16cid:durableId="159469861">
    <w:abstractNumId w:val="27"/>
  </w:num>
  <w:num w:numId="6" w16cid:durableId="97917550">
    <w:abstractNumId w:val="15"/>
  </w:num>
  <w:num w:numId="7" w16cid:durableId="982150463">
    <w:abstractNumId w:val="8"/>
  </w:num>
  <w:num w:numId="8" w16cid:durableId="576943330">
    <w:abstractNumId w:val="31"/>
  </w:num>
  <w:num w:numId="9" w16cid:durableId="2070110779">
    <w:abstractNumId w:val="12"/>
  </w:num>
  <w:num w:numId="10" w16cid:durableId="296690952">
    <w:abstractNumId w:val="35"/>
  </w:num>
  <w:num w:numId="11" w16cid:durableId="2146846686">
    <w:abstractNumId w:val="10"/>
  </w:num>
  <w:num w:numId="12" w16cid:durableId="366638323">
    <w:abstractNumId w:val="40"/>
  </w:num>
  <w:num w:numId="13" w16cid:durableId="602424220">
    <w:abstractNumId w:val="9"/>
  </w:num>
  <w:num w:numId="14" w16cid:durableId="1360159353">
    <w:abstractNumId w:val="1"/>
  </w:num>
  <w:num w:numId="15" w16cid:durableId="1568343668">
    <w:abstractNumId w:val="38"/>
  </w:num>
  <w:num w:numId="16" w16cid:durableId="734209164">
    <w:abstractNumId w:val="14"/>
  </w:num>
  <w:num w:numId="17" w16cid:durableId="1955866831">
    <w:abstractNumId w:val="39"/>
  </w:num>
  <w:num w:numId="18" w16cid:durableId="1143087373">
    <w:abstractNumId w:val="45"/>
  </w:num>
  <w:num w:numId="19" w16cid:durableId="155148427">
    <w:abstractNumId w:val="34"/>
  </w:num>
  <w:num w:numId="20" w16cid:durableId="969632696">
    <w:abstractNumId w:val="29"/>
  </w:num>
  <w:num w:numId="21" w16cid:durableId="2134203287">
    <w:abstractNumId w:val="32"/>
  </w:num>
  <w:num w:numId="22" w16cid:durableId="2036491762">
    <w:abstractNumId w:val="22"/>
  </w:num>
  <w:num w:numId="23" w16cid:durableId="1482111637">
    <w:abstractNumId w:val="33"/>
  </w:num>
  <w:num w:numId="24" w16cid:durableId="1814131156">
    <w:abstractNumId w:val="28"/>
  </w:num>
  <w:num w:numId="25" w16cid:durableId="761873873">
    <w:abstractNumId w:val="24"/>
  </w:num>
  <w:num w:numId="26" w16cid:durableId="762340669">
    <w:abstractNumId w:val="21"/>
  </w:num>
  <w:num w:numId="27" w16cid:durableId="1096052106">
    <w:abstractNumId w:val="5"/>
  </w:num>
  <w:num w:numId="28" w16cid:durableId="1758018664">
    <w:abstractNumId w:val="46"/>
  </w:num>
  <w:num w:numId="29" w16cid:durableId="28725758">
    <w:abstractNumId w:val="20"/>
  </w:num>
  <w:num w:numId="30" w16cid:durableId="928074576">
    <w:abstractNumId w:val="16"/>
  </w:num>
  <w:num w:numId="31" w16cid:durableId="276134223">
    <w:abstractNumId w:val="0"/>
  </w:num>
  <w:num w:numId="32" w16cid:durableId="1659772015">
    <w:abstractNumId w:val="23"/>
  </w:num>
  <w:num w:numId="33" w16cid:durableId="1609655628">
    <w:abstractNumId w:val="4"/>
  </w:num>
  <w:num w:numId="34" w16cid:durableId="927036521">
    <w:abstractNumId w:val="41"/>
  </w:num>
  <w:num w:numId="35" w16cid:durableId="893656443">
    <w:abstractNumId w:val="17"/>
  </w:num>
  <w:num w:numId="36" w16cid:durableId="1669867892">
    <w:abstractNumId w:val="30"/>
  </w:num>
  <w:num w:numId="37" w16cid:durableId="1201241805">
    <w:abstractNumId w:val="42"/>
  </w:num>
  <w:num w:numId="38" w16cid:durableId="1982535551">
    <w:abstractNumId w:val="43"/>
  </w:num>
  <w:num w:numId="39" w16cid:durableId="1162816920">
    <w:abstractNumId w:val="7"/>
  </w:num>
  <w:num w:numId="40" w16cid:durableId="678973718">
    <w:abstractNumId w:val="13"/>
  </w:num>
  <w:num w:numId="41" w16cid:durableId="1629776262">
    <w:abstractNumId w:val="44"/>
  </w:num>
  <w:num w:numId="42" w16cid:durableId="1164662555">
    <w:abstractNumId w:val="2"/>
  </w:num>
  <w:num w:numId="43" w16cid:durableId="1422413856">
    <w:abstractNumId w:val="37"/>
  </w:num>
  <w:num w:numId="44" w16cid:durableId="721441013">
    <w:abstractNumId w:val="6"/>
  </w:num>
  <w:num w:numId="45" w16cid:durableId="1685815188">
    <w:abstractNumId w:val="19"/>
  </w:num>
  <w:num w:numId="46" w16cid:durableId="1825703679">
    <w:abstractNumId w:val="26"/>
  </w:num>
  <w:num w:numId="47" w16cid:durableId="15802091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45523583">
    <w:abstractNumId w:val="3"/>
  </w:num>
  <w:num w:numId="49" w16cid:durableId="1673291483">
    <w:abstractNumId w:val="3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YwMDAxtTAzMTUwtzRS0lEKTi0uzszPAykwrwUAEtQRyiwAAAA="/>
  </w:docVars>
  <w:rsids>
    <w:rsidRoot w:val="0057419F"/>
    <w:rsid w:val="00001DDF"/>
    <w:rsid w:val="0000322D"/>
    <w:rsid w:val="00007670"/>
    <w:rsid w:val="00010665"/>
    <w:rsid w:val="00011609"/>
    <w:rsid w:val="0002393A"/>
    <w:rsid w:val="00027DB8"/>
    <w:rsid w:val="00031A96"/>
    <w:rsid w:val="00032C5D"/>
    <w:rsid w:val="00040BF3"/>
    <w:rsid w:val="0004211C"/>
    <w:rsid w:val="00042991"/>
    <w:rsid w:val="00046C59"/>
    <w:rsid w:val="00047295"/>
    <w:rsid w:val="00051362"/>
    <w:rsid w:val="00051F45"/>
    <w:rsid w:val="00052953"/>
    <w:rsid w:val="0005341A"/>
    <w:rsid w:val="00056DEF"/>
    <w:rsid w:val="00056EDC"/>
    <w:rsid w:val="0006635A"/>
    <w:rsid w:val="00067DD6"/>
    <w:rsid w:val="000720BE"/>
    <w:rsid w:val="0007259C"/>
    <w:rsid w:val="000801B3"/>
    <w:rsid w:val="00080202"/>
    <w:rsid w:val="00080DCD"/>
    <w:rsid w:val="00080E22"/>
    <w:rsid w:val="00082573"/>
    <w:rsid w:val="000840A3"/>
    <w:rsid w:val="00085062"/>
    <w:rsid w:val="00086A5F"/>
    <w:rsid w:val="000911EF"/>
    <w:rsid w:val="000962C5"/>
    <w:rsid w:val="00097865"/>
    <w:rsid w:val="000A4317"/>
    <w:rsid w:val="000A559C"/>
    <w:rsid w:val="000B2CA1"/>
    <w:rsid w:val="000B5645"/>
    <w:rsid w:val="000B6897"/>
    <w:rsid w:val="000D04AC"/>
    <w:rsid w:val="000D1F29"/>
    <w:rsid w:val="000D21B2"/>
    <w:rsid w:val="000D633D"/>
    <w:rsid w:val="000D7F7D"/>
    <w:rsid w:val="000E342B"/>
    <w:rsid w:val="000E3ED2"/>
    <w:rsid w:val="000E5DD2"/>
    <w:rsid w:val="000E67E5"/>
    <w:rsid w:val="000F2958"/>
    <w:rsid w:val="000F3850"/>
    <w:rsid w:val="000F604F"/>
    <w:rsid w:val="00104E0B"/>
    <w:rsid w:val="00104E7F"/>
    <w:rsid w:val="001137B3"/>
    <w:rsid w:val="001137EC"/>
    <w:rsid w:val="001152F5"/>
    <w:rsid w:val="00117743"/>
    <w:rsid w:val="00117F5B"/>
    <w:rsid w:val="00125A7A"/>
    <w:rsid w:val="00130DF4"/>
    <w:rsid w:val="00132658"/>
    <w:rsid w:val="00150C69"/>
    <w:rsid w:val="00150DC0"/>
    <w:rsid w:val="0015394D"/>
    <w:rsid w:val="00156CD4"/>
    <w:rsid w:val="0016153B"/>
    <w:rsid w:val="00162207"/>
    <w:rsid w:val="00164A3E"/>
    <w:rsid w:val="00166FF6"/>
    <w:rsid w:val="00176123"/>
    <w:rsid w:val="00181620"/>
    <w:rsid w:val="00187130"/>
    <w:rsid w:val="001957AD"/>
    <w:rsid w:val="00196F8E"/>
    <w:rsid w:val="001A19F9"/>
    <w:rsid w:val="001A1E8F"/>
    <w:rsid w:val="001A2B7F"/>
    <w:rsid w:val="001A3AFD"/>
    <w:rsid w:val="001A496C"/>
    <w:rsid w:val="001A576A"/>
    <w:rsid w:val="001B28DA"/>
    <w:rsid w:val="001B2B6C"/>
    <w:rsid w:val="001D01C4"/>
    <w:rsid w:val="001D4F99"/>
    <w:rsid w:val="001D52B0"/>
    <w:rsid w:val="001D5A18"/>
    <w:rsid w:val="001D7CA4"/>
    <w:rsid w:val="001E057F"/>
    <w:rsid w:val="001E0BA2"/>
    <w:rsid w:val="001E14EB"/>
    <w:rsid w:val="001E6BA4"/>
    <w:rsid w:val="001F0823"/>
    <w:rsid w:val="001F59E6"/>
    <w:rsid w:val="00203F1C"/>
    <w:rsid w:val="00206936"/>
    <w:rsid w:val="00206C6F"/>
    <w:rsid w:val="00206FBD"/>
    <w:rsid w:val="00207746"/>
    <w:rsid w:val="00215991"/>
    <w:rsid w:val="00227B1C"/>
    <w:rsid w:val="00230031"/>
    <w:rsid w:val="0023358F"/>
    <w:rsid w:val="00235C01"/>
    <w:rsid w:val="00240ACC"/>
    <w:rsid w:val="00247343"/>
    <w:rsid w:val="00265C56"/>
    <w:rsid w:val="002716CD"/>
    <w:rsid w:val="00274D4B"/>
    <w:rsid w:val="002763B5"/>
    <w:rsid w:val="00280659"/>
    <w:rsid w:val="002806F5"/>
    <w:rsid w:val="00281577"/>
    <w:rsid w:val="00287D73"/>
    <w:rsid w:val="002926BC"/>
    <w:rsid w:val="00293A72"/>
    <w:rsid w:val="002979CC"/>
    <w:rsid w:val="002A0160"/>
    <w:rsid w:val="002A30C3"/>
    <w:rsid w:val="002A6F6A"/>
    <w:rsid w:val="002A7712"/>
    <w:rsid w:val="002B38F7"/>
    <w:rsid w:val="002B4F50"/>
    <w:rsid w:val="002B5591"/>
    <w:rsid w:val="002B6AA4"/>
    <w:rsid w:val="002B77A7"/>
    <w:rsid w:val="002C1FE9"/>
    <w:rsid w:val="002D3A57"/>
    <w:rsid w:val="002D6524"/>
    <w:rsid w:val="002D7D05"/>
    <w:rsid w:val="002E20C8"/>
    <w:rsid w:val="002E4290"/>
    <w:rsid w:val="002E66A6"/>
    <w:rsid w:val="002F085B"/>
    <w:rsid w:val="002F0DB1"/>
    <w:rsid w:val="002F2885"/>
    <w:rsid w:val="002F45A1"/>
    <w:rsid w:val="0030203D"/>
    <w:rsid w:val="003037F9"/>
    <w:rsid w:val="0030583E"/>
    <w:rsid w:val="003059FD"/>
    <w:rsid w:val="00307FE1"/>
    <w:rsid w:val="003164BA"/>
    <w:rsid w:val="0032156A"/>
    <w:rsid w:val="003258E6"/>
    <w:rsid w:val="00331D83"/>
    <w:rsid w:val="0033708B"/>
    <w:rsid w:val="00342283"/>
    <w:rsid w:val="00343A87"/>
    <w:rsid w:val="00344A36"/>
    <w:rsid w:val="003456F4"/>
    <w:rsid w:val="00347FB6"/>
    <w:rsid w:val="003504FD"/>
    <w:rsid w:val="00350881"/>
    <w:rsid w:val="00351241"/>
    <w:rsid w:val="00357D55"/>
    <w:rsid w:val="00363513"/>
    <w:rsid w:val="003657E5"/>
    <w:rsid w:val="0036589C"/>
    <w:rsid w:val="00371312"/>
    <w:rsid w:val="00371DC7"/>
    <w:rsid w:val="00377B21"/>
    <w:rsid w:val="00382A7F"/>
    <w:rsid w:val="00390862"/>
    <w:rsid w:val="00390CE3"/>
    <w:rsid w:val="00393BD4"/>
    <w:rsid w:val="00394876"/>
    <w:rsid w:val="00394AAF"/>
    <w:rsid w:val="00394CE5"/>
    <w:rsid w:val="003975DA"/>
    <w:rsid w:val="003A6341"/>
    <w:rsid w:val="003B67FD"/>
    <w:rsid w:val="003B6A61"/>
    <w:rsid w:val="003C0389"/>
    <w:rsid w:val="003C2198"/>
    <w:rsid w:val="003C4941"/>
    <w:rsid w:val="003D0F63"/>
    <w:rsid w:val="003D42C0"/>
    <w:rsid w:val="003D4A8F"/>
    <w:rsid w:val="003D5B29"/>
    <w:rsid w:val="003D61BC"/>
    <w:rsid w:val="003D65F2"/>
    <w:rsid w:val="003D7818"/>
    <w:rsid w:val="003E2445"/>
    <w:rsid w:val="003E3BB2"/>
    <w:rsid w:val="003F5B58"/>
    <w:rsid w:val="0040222A"/>
    <w:rsid w:val="004047BC"/>
    <w:rsid w:val="004100F7"/>
    <w:rsid w:val="00414CB3"/>
    <w:rsid w:val="0041563D"/>
    <w:rsid w:val="0042074A"/>
    <w:rsid w:val="00426E25"/>
    <w:rsid w:val="00427D9C"/>
    <w:rsid w:val="00427E7E"/>
    <w:rsid w:val="0043465D"/>
    <w:rsid w:val="00435082"/>
    <w:rsid w:val="00443B6E"/>
    <w:rsid w:val="00450636"/>
    <w:rsid w:val="0045420A"/>
    <w:rsid w:val="004554D4"/>
    <w:rsid w:val="00461744"/>
    <w:rsid w:val="00466185"/>
    <w:rsid w:val="00466303"/>
    <w:rsid w:val="004668A7"/>
    <w:rsid w:val="00466D96"/>
    <w:rsid w:val="00467747"/>
    <w:rsid w:val="00470017"/>
    <w:rsid w:val="0047105A"/>
    <w:rsid w:val="00473C98"/>
    <w:rsid w:val="00474965"/>
    <w:rsid w:val="00482DF8"/>
    <w:rsid w:val="004864DE"/>
    <w:rsid w:val="0049412A"/>
    <w:rsid w:val="00494BE5"/>
    <w:rsid w:val="004A0EBA"/>
    <w:rsid w:val="004A2538"/>
    <w:rsid w:val="004A331E"/>
    <w:rsid w:val="004B0C15"/>
    <w:rsid w:val="004B35EA"/>
    <w:rsid w:val="004B69E4"/>
    <w:rsid w:val="004B7E19"/>
    <w:rsid w:val="004C6C39"/>
    <w:rsid w:val="004C7E84"/>
    <w:rsid w:val="004D075F"/>
    <w:rsid w:val="004D1B76"/>
    <w:rsid w:val="004D344E"/>
    <w:rsid w:val="004D464A"/>
    <w:rsid w:val="004E019E"/>
    <w:rsid w:val="004E06EC"/>
    <w:rsid w:val="004E0A3F"/>
    <w:rsid w:val="004E2CB7"/>
    <w:rsid w:val="004F016A"/>
    <w:rsid w:val="004F3155"/>
    <w:rsid w:val="00500F94"/>
    <w:rsid w:val="00502FB3"/>
    <w:rsid w:val="00503DE9"/>
    <w:rsid w:val="0050530C"/>
    <w:rsid w:val="00505DEA"/>
    <w:rsid w:val="00507782"/>
    <w:rsid w:val="00512A04"/>
    <w:rsid w:val="00512E50"/>
    <w:rsid w:val="0051543B"/>
    <w:rsid w:val="00520499"/>
    <w:rsid w:val="005249F5"/>
    <w:rsid w:val="005260F7"/>
    <w:rsid w:val="00543BD1"/>
    <w:rsid w:val="00551A9D"/>
    <w:rsid w:val="00556113"/>
    <w:rsid w:val="0055615A"/>
    <w:rsid w:val="00563E70"/>
    <w:rsid w:val="00564C12"/>
    <w:rsid w:val="005654B8"/>
    <w:rsid w:val="005667E2"/>
    <w:rsid w:val="00570D94"/>
    <w:rsid w:val="0057419F"/>
    <w:rsid w:val="005762CC"/>
    <w:rsid w:val="00582D3D"/>
    <w:rsid w:val="00590040"/>
    <w:rsid w:val="005944E2"/>
    <w:rsid w:val="00595386"/>
    <w:rsid w:val="00597234"/>
    <w:rsid w:val="005A4AC0"/>
    <w:rsid w:val="005A539B"/>
    <w:rsid w:val="005A5F04"/>
    <w:rsid w:val="005A5FDF"/>
    <w:rsid w:val="005B0FB7"/>
    <w:rsid w:val="005B122A"/>
    <w:rsid w:val="005B1FCB"/>
    <w:rsid w:val="005B5AC2"/>
    <w:rsid w:val="005C2833"/>
    <w:rsid w:val="005C4523"/>
    <w:rsid w:val="005C6BBA"/>
    <w:rsid w:val="005C74C5"/>
    <w:rsid w:val="005E1442"/>
    <w:rsid w:val="005E144D"/>
    <w:rsid w:val="005E1500"/>
    <w:rsid w:val="005E33BB"/>
    <w:rsid w:val="005E3A43"/>
    <w:rsid w:val="005F0B17"/>
    <w:rsid w:val="005F6602"/>
    <w:rsid w:val="005F77C7"/>
    <w:rsid w:val="00620675"/>
    <w:rsid w:val="00622910"/>
    <w:rsid w:val="006254B6"/>
    <w:rsid w:val="00627FC8"/>
    <w:rsid w:val="00632C50"/>
    <w:rsid w:val="00635661"/>
    <w:rsid w:val="006433C3"/>
    <w:rsid w:val="006462C2"/>
    <w:rsid w:val="00650F5B"/>
    <w:rsid w:val="00654A75"/>
    <w:rsid w:val="00666AE2"/>
    <w:rsid w:val="006670D7"/>
    <w:rsid w:val="006719EA"/>
    <w:rsid w:val="00671F13"/>
    <w:rsid w:val="0067400A"/>
    <w:rsid w:val="00674799"/>
    <w:rsid w:val="006772E3"/>
    <w:rsid w:val="006847AD"/>
    <w:rsid w:val="0069114B"/>
    <w:rsid w:val="006944C1"/>
    <w:rsid w:val="006A756A"/>
    <w:rsid w:val="006C0EC2"/>
    <w:rsid w:val="006D66C6"/>
    <w:rsid w:val="006D66F7"/>
    <w:rsid w:val="007035F1"/>
    <w:rsid w:val="00705C9D"/>
    <w:rsid w:val="00705F13"/>
    <w:rsid w:val="0070624C"/>
    <w:rsid w:val="00714F1D"/>
    <w:rsid w:val="00715225"/>
    <w:rsid w:val="0071700C"/>
    <w:rsid w:val="00720662"/>
    <w:rsid w:val="00720CC6"/>
    <w:rsid w:val="00722DDB"/>
    <w:rsid w:val="00724728"/>
    <w:rsid w:val="00724F98"/>
    <w:rsid w:val="00730B9B"/>
    <w:rsid w:val="0073182E"/>
    <w:rsid w:val="007332FF"/>
    <w:rsid w:val="007408F5"/>
    <w:rsid w:val="00741EAE"/>
    <w:rsid w:val="00747346"/>
    <w:rsid w:val="00755248"/>
    <w:rsid w:val="00761444"/>
    <w:rsid w:val="0076190B"/>
    <w:rsid w:val="0076355D"/>
    <w:rsid w:val="00763A2D"/>
    <w:rsid w:val="00763E00"/>
    <w:rsid w:val="007676A4"/>
    <w:rsid w:val="00770F19"/>
    <w:rsid w:val="00777795"/>
    <w:rsid w:val="00783A57"/>
    <w:rsid w:val="00784C92"/>
    <w:rsid w:val="007859CD"/>
    <w:rsid w:val="00785C24"/>
    <w:rsid w:val="007907E4"/>
    <w:rsid w:val="00791697"/>
    <w:rsid w:val="00792F00"/>
    <w:rsid w:val="00796461"/>
    <w:rsid w:val="007A6A4F"/>
    <w:rsid w:val="007B03F5"/>
    <w:rsid w:val="007B5C09"/>
    <w:rsid w:val="007B5DA2"/>
    <w:rsid w:val="007C0966"/>
    <w:rsid w:val="007C19E7"/>
    <w:rsid w:val="007C5CFD"/>
    <w:rsid w:val="007C6D9F"/>
    <w:rsid w:val="007D4893"/>
    <w:rsid w:val="007E4734"/>
    <w:rsid w:val="007E62B5"/>
    <w:rsid w:val="007E70CF"/>
    <w:rsid w:val="007E74A4"/>
    <w:rsid w:val="007F1B6F"/>
    <w:rsid w:val="007F263F"/>
    <w:rsid w:val="00800BF9"/>
    <w:rsid w:val="008015A8"/>
    <w:rsid w:val="0080766E"/>
    <w:rsid w:val="00811169"/>
    <w:rsid w:val="00815297"/>
    <w:rsid w:val="008170DB"/>
    <w:rsid w:val="00817BA1"/>
    <w:rsid w:val="00823022"/>
    <w:rsid w:val="0082634E"/>
    <w:rsid w:val="00826BA8"/>
    <w:rsid w:val="008313C4"/>
    <w:rsid w:val="00835434"/>
    <w:rsid w:val="008358C0"/>
    <w:rsid w:val="00842838"/>
    <w:rsid w:val="00854EC1"/>
    <w:rsid w:val="0085797F"/>
    <w:rsid w:val="00857F96"/>
    <w:rsid w:val="00861DC3"/>
    <w:rsid w:val="00867019"/>
    <w:rsid w:val="00872EF1"/>
    <w:rsid w:val="008735A9"/>
    <w:rsid w:val="00877BC5"/>
    <w:rsid w:val="00877D20"/>
    <w:rsid w:val="00881C48"/>
    <w:rsid w:val="00885B80"/>
    <w:rsid w:val="00885C30"/>
    <w:rsid w:val="00885E9B"/>
    <w:rsid w:val="00891AF8"/>
    <w:rsid w:val="0089368E"/>
    <w:rsid w:val="00893C96"/>
    <w:rsid w:val="0089500A"/>
    <w:rsid w:val="0089569A"/>
    <w:rsid w:val="00895E5D"/>
    <w:rsid w:val="00897C94"/>
    <w:rsid w:val="008A36AD"/>
    <w:rsid w:val="008A41E7"/>
    <w:rsid w:val="008A4B30"/>
    <w:rsid w:val="008A7C12"/>
    <w:rsid w:val="008A7D06"/>
    <w:rsid w:val="008B03CE"/>
    <w:rsid w:val="008B529E"/>
    <w:rsid w:val="008B6DF6"/>
    <w:rsid w:val="008C17FB"/>
    <w:rsid w:val="008C70BB"/>
    <w:rsid w:val="008D1B00"/>
    <w:rsid w:val="008D3F11"/>
    <w:rsid w:val="008D57B8"/>
    <w:rsid w:val="008E03FC"/>
    <w:rsid w:val="008E510B"/>
    <w:rsid w:val="00902B13"/>
    <w:rsid w:val="0090724E"/>
    <w:rsid w:val="00907525"/>
    <w:rsid w:val="00911941"/>
    <w:rsid w:val="0092024D"/>
    <w:rsid w:val="00921C83"/>
    <w:rsid w:val="00925146"/>
    <w:rsid w:val="00925F0F"/>
    <w:rsid w:val="00932F6B"/>
    <w:rsid w:val="009444F0"/>
    <w:rsid w:val="009468BC"/>
    <w:rsid w:val="00947FAE"/>
    <w:rsid w:val="00950F26"/>
    <w:rsid w:val="00953DFA"/>
    <w:rsid w:val="009616DF"/>
    <w:rsid w:val="00963843"/>
    <w:rsid w:val="0096542F"/>
    <w:rsid w:val="00966E96"/>
    <w:rsid w:val="00967FA7"/>
    <w:rsid w:val="00971645"/>
    <w:rsid w:val="0097698E"/>
    <w:rsid w:val="00977919"/>
    <w:rsid w:val="00980B18"/>
    <w:rsid w:val="00983000"/>
    <w:rsid w:val="009870FA"/>
    <w:rsid w:val="009921C3"/>
    <w:rsid w:val="0099551D"/>
    <w:rsid w:val="009A5897"/>
    <w:rsid w:val="009A5F24"/>
    <w:rsid w:val="009B0B3E"/>
    <w:rsid w:val="009B1913"/>
    <w:rsid w:val="009B20C7"/>
    <w:rsid w:val="009B2891"/>
    <w:rsid w:val="009B6657"/>
    <w:rsid w:val="009B6966"/>
    <w:rsid w:val="009C528D"/>
    <w:rsid w:val="009D0EB5"/>
    <w:rsid w:val="009D14F9"/>
    <w:rsid w:val="009D2B74"/>
    <w:rsid w:val="009D63FF"/>
    <w:rsid w:val="009E175D"/>
    <w:rsid w:val="009E3CC2"/>
    <w:rsid w:val="009F06BD"/>
    <w:rsid w:val="009F2A4D"/>
    <w:rsid w:val="00A00828"/>
    <w:rsid w:val="00A03290"/>
    <w:rsid w:val="00A0387E"/>
    <w:rsid w:val="00A05BFD"/>
    <w:rsid w:val="00A07490"/>
    <w:rsid w:val="00A0759E"/>
    <w:rsid w:val="00A10655"/>
    <w:rsid w:val="00A12B64"/>
    <w:rsid w:val="00A1744A"/>
    <w:rsid w:val="00A22C38"/>
    <w:rsid w:val="00A25193"/>
    <w:rsid w:val="00A26E80"/>
    <w:rsid w:val="00A30BB3"/>
    <w:rsid w:val="00A31AE8"/>
    <w:rsid w:val="00A320BE"/>
    <w:rsid w:val="00A362C2"/>
    <w:rsid w:val="00A3739D"/>
    <w:rsid w:val="00A37DDA"/>
    <w:rsid w:val="00A45005"/>
    <w:rsid w:val="00A56168"/>
    <w:rsid w:val="00A567EE"/>
    <w:rsid w:val="00A70DD8"/>
    <w:rsid w:val="00A76790"/>
    <w:rsid w:val="00A831EA"/>
    <w:rsid w:val="00A85D0C"/>
    <w:rsid w:val="00A925EC"/>
    <w:rsid w:val="00A929AA"/>
    <w:rsid w:val="00A92B6B"/>
    <w:rsid w:val="00AA541E"/>
    <w:rsid w:val="00AA7F22"/>
    <w:rsid w:val="00AC119A"/>
    <w:rsid w:val="00AC16D5"/>
    <w:rsid w:val="00AC78FF"/>
    <w:rsid w:val="00AD0DA4"/>
    <w:rsid w:val="00AD0EF6"/>
    <w:rsid w:val="00AD15D8"/>
    <w:rsid w:val="00AD4169"/>
    <w:rsid w:val="00AE12C5"/>
    <w:rsid w:val="00AE25C6"/>
    <w:rsid w:val="00AE2C8D"/>
    <w:rsid w:val="00AE306C"/>
    <w:rsid w:val="00AF1BA3"/>
    <w:rsid w:val="00AF2732"/>
    <w:rsid w:val="00AF28C1"/>
    <w:rsid w:val="00B02EF1"/>
    <w:rsid w:val="00B07634"/>
    <w:rsid w:val="00B07C97"/>
    <w:rsid w:val="00B11C67"/>
    <w:rsid w:val="00B11FC5"/>
    <w:rsid w:val="00B1257A"/>
    <w:rsid w:val="00B14257"/>
    <w:rsid w:val="00B15754"/>
    <w:rsid w:val="00B16002"/>
    <w:rsid w:val="00B2046E"/>
    <w:rsid w:val="00B20E8B"/>
    <w:rsid w:val="00B257E1"/>
    <w:rsid w:val="00B2599A"/>
    <w:rsid w:val="00B27AC4"/>
    <w:rsid w:val="00B3003B"/>
    <w:rsid w:val="00B343CC"/>
    <w:rsid w:val="00B473C7"/>
    <w:rsid w:val="00B5084A"/>
    <w:rsid w:val="00B52CC1"/>
    <w:rsid w:val="00B606A1"/>
    <w:rsid w:val="00B614F7"/>
    <w:rsid w:val="00B61B26"/>
    <w:rsid w:val="00B621B0"/>
    <w:rsid w:val="00B65E6B"/>
    <w:rsid w:val="00B675B2"/>
    <w:rsid w:val="00B81261"/>
    <w:rsid w:val="00B8223E"/>
    <w:rsid w:val="00B832AE"/>
    <w:rsid w:val="00B84AD8"/>
    <w:rsid w:val="00B86678"/>
    <w:rsid w:val="00B92F9B"/>
    <w:rsid w:val="00B941B3"/>
    <w:rsid w:val="00B96513"/>
    <w:rsid w:val="00BA1D47"/>
    <w:rsid w:val="00BA66F0"/>
    <w:rsid w:val="00BB2239"/>
    <w:rsid w:val="00BB254F"/>
    <w:rsid w:val="00BB2AE7"/>
    <w:rsid w:val="00BB3A03"/>
    <w:rsid w:val="00BB6464"/>
    <w:rsid w:val="00BC1BB8"/>
    <w:rsid w:val="00BD452E"/>
    <w:rsid w:val="00BD7FE1"/>
    <w:rsid w:val="00BE37CA"/>
    <w:rsid w:val="00BE6144"/>
    <w:rsid w:val="00BE635A"/>
    <w:rsid w:val="00BF17E9"/>
    <w:rsid w:val="00BF2ABB"/>
    <w:rsid w:val="00BF5099"/>
    <w:rsid w:val="00C018FA"/>
    <w:rsid w:val="00C02C27"/>
    <w:rsid w:val="00C10B5E"/>
    <w:rsid w:val="00C10F10"/>
    <w:rsid w:val="00C14C8D"/>
    <w:rsid w:val="00C15D4D"/>
    <w:rsid w:val="00C175DC"/>
    <w:rsid w:val="00C258BA"/>
    <w:rsid w:val="00C30171"/>
    <w:rsid w:val="00C309D8"/>
    <w:rsid w:val="00C32B29"/>
    <w:rsid w:val="00C43519"/>
    <w:rsid w:val="00C45263"/>
    <w:rsid w:val="00C51537"/>
    <w:rsid w:val="00C52BC3"/>
    <w:rsid w:val="00C54C55"/>
    <w:rsid w:val="00C61AFA"/>
    <w:rsid w:val="00C61D64"/>
    <w:rsid w:val="00C62099"/>
    <w:rsid w:val="00C62A34"/>
    <w:rsid w:val="00C64EA3"/>
    <w:rsid w:val="00C71615"/>
    <w:rsid w:val="00C72867"/>
    <w:rsid w:val="00C75E81"/>
    <w:rsid w:val="00C8256A"/>
    <w:rsid w:val="00C83BB6"/>
    <w:rsid w:val="00C86609"/>
    <w:rsid w:val="00C87093"/>
    <w:rsid w:val="00C92B4C"/>
    <w:rsid w:val="00C954F6"/>
    <w:rsid w:val="00CA36A0"/>
    <w:rsid w:val="00CA6BC5"/>
    <w:rsid w:val="00CB57E4"/>
    <w:rsid w:val="00CC571B"/>
    <w:rsid w:val="00CC61CD"/>
    <w:rsid w:val="00CC6C02"/>
    <w:rsid w:val="00CC737B"/>
    <w:rsid w:val="00CD5011"/>
    <w:rsid w:val="00CE640F"/>
    <w:rsid w:val="00CE76BC"/>
    <w:rsid w:val="00CF540E"/>
    <w:rsid w:val="00D02F07"/>
    <w:rsid w:val="00D06D99"/>
    <w:rsid w:val="00D15D88"/>
    <w:rsid w:val="00D27D49"/>
    <w:rsid w:val="00D27EBE"/>
    <w:rsid w:val="00D35D7B"/>
    <w:rsid w:val="00D36224"/>
    <w:rsid w:val="00D36A49"/>
    <w:rsid w:val="00D47DC7"/>
    <w:rsid w:val="00D517C6"/>
    <w:rsid w:val="00D52913"/>
    <w:rsid w:val="00D617E1"/>
    <w:rsid w:val="00D71D84"/>
    <w:rsid w:val="00D72464"/>
    <w:rsid w:val="00D72A57"/>
    <w:rsid w:val="00D768EB"/>
    <w:rsid w:val="00D80E86"/>
    <w:rsid w:val="00D81E17"/>
    <w:rsid w:val="00D82D1E"/>
    <w:rsid w:val="00D832D9"/>
    <w:rsid w:val="00D90F00"/>
    <w:rsid w:val="00D96804"/>
    <w:rsid w:val="00D975C0"/>
    <w:rsid w:val="00DA5285"/>
    <w:rsid w:val="00DB191D"/>
    <w:rsid w:val="00DB4F91"/>
    <w:rsid w:val="00DB6D0A"/>
    <w:rsid w:val="00DC06BE"/>
    <w:rsid w:val="00DC1F0F"/>
    <w:rsid w:val="00DC3117"/>
    <w:rsid w:val="00DC4E2A"/>
    <w:rsid w:val="00DC5DD9"/>
    <w:rsid w:val="00DC6D2D"/>
    <w:rsid w:val="00DD4130"/>
    <w:rsid w:val="00DD4E59"/>
    <w:rsid w:val="00DE1B85"/>
    <w:rsid w:val="00DE33B5"/>
    <w:rsid w:val="00DE3E56"/>
    <w:rsid w:val="00DE5E18"/>
    <w:rsid w:val="00DF0487"/>
    <w:rsid w:val="00DF5EA4"/>
    <w:rsid w:val="00E01594"/>
    <w:rsid w:val="00E02681"/>
    <w:rsid w:val="00E02792"/>
    <w:rsid w:val="00E02813"/>
    <w:rsid w:val="00E034D8"/>
    <w:rsid w:val="00E04CC0"/>
    <w:rsid w:val="00E14EBF"/>
    <w:rsid w:val="00E15816"/>
    <w:rsid w:val="00E160D5"/>
    <w:rsid w:val="00E239FF"/>
    <w:rsid w:val="00E27D7B"/>
    <w:rsid w:val="00E30556"/>
    <w:rsid w:val="00E30981"/>
    <w:rsid w:val="00E33136"/>
    <w:rsid w:val="00E34D7C"/>
    <w:rsid w:val="00E3723D"/>
    <w:rsid w:val="00E44C89"/>
    <w:rsid w:val="00E457A6"/>
    <w:rsid w:val="00E54F9E"/>
    <w:rsid w:val="00E61BA2"/>
    <w:rsid w:val="00E63864"/>
    <w:rsid w:val="00E6403F"/>
    <w:rsid w:val="00E75451"/>
    <w:rsid w:val="00E75EA9"/>
    <w:rsid w:val="00E76AD6"/>
    <w:rsid w:val="00E770C4"/>
    <w:rsid w:val="00E81B3F"/>
    <w:rsid w:val="00E84C5A"/>
    <w:rsid w:val="00E861DB"/>
    <w:rsid w:val="00E908F1"/>
    <w:rsid w:val="00E93406"/>
    <w:rsid w:val="00E956C5"/>
    <w:rsid w:val="00E95C39"/>
    <w:rsid w:val="00EA2C39"/>
    <w:rsid w:val="00EB0A3C"/>
    <w:rsid w:val="00EB0A96"/>
    <w:rsid w:val="00EB709E"/>
    <w:rsid w:val="00EB77F9"/>
    <w:rsid w:val="00EC08EC"/>
    <w:rsid w:val="00EC5769"/>
    <w:rsid w:val="00EC7D00"/>
    <w:rsid w:val="00ED0304"/>
    <w:rsid w:val="00ED1510"/>
    <w:rsid w:val="00ED4FF7"/>
    <w:rsid w:val="00ED5B7B"/>
    <w:rsid w:val="00ED7693"/>
    <w:rsid w:val="00EE38FA"/>
    <w:rsid w:val="00EE3E2C"/>
    <w:rsid w:val="00EE5D23"/>
    <w:rsid w:val="00EE750D"/>
    <w:rsid w:val="00EF22D0"/>
    <w:rsid w:val="00EF3CA4"/>
    <w:rsid w:val="00EF49A8"/>
    <w:rsid w:val="00EF5973"/>
    <w:rsid w:val="00EF7859"/>
    <w:rsid w:val="00F014DA"/>
    <w:rsid w:val="00F02591"/>
    <w:rsid w:val="00F07495"/>
    <w:rsid w:val="00F0784F"/>
    <w:rsid w:val="00F2187D"/>
    <w:rsid w:val="00F30AE1"/>
    <w:rsid w:val="00F5696E"/>
    <w:rsid w:val="00F576CA"/>
    <w:rsid w:val="00F60EFF"/>
    <w:rsid w:val="00F67D2D"/>
    <w:rsid w:val="00F858F2"/>
    <w:rsid w:val="00F860CC"/>
    <w:rsid w:val="00F94398"/>
    <w:rsid w:val="00FB2B56"/>
    <w:rsid w:val="00FB55D5"/>
    <w:rsid w:val="00FC002A"/>
    <w:rsid w:val="00FC12BF"/>
    <w:rsid w:val="00FC2C60"/>
    <w:rsid w:val="00FD3E6F"/>
    <w:rsid w:val="00FD51B9"/>
    <w:rsid w:val="00FD5849"/>
    <w:rsid w:val="00FE03E4"/>
    <w:rsid w:val="00FE2A39"/>
    <w:rsid w:val="00FF39CF"/>
    <w:rsid w:val="00FF7159"/>
    <w:rsid w:val="00FF79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72D9F"/>
  <w15:chartTrackingRefBased/>
  <w15:docId w15:val="{5CD75D66-4663-F64C-AE32-94DE940A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toc 1" w:uiPriority="39"/>
    <w:lsdException w:name="toc 2" w:uiPriority="39"/>
    <w:lsdException w:name="toc 3" w:uiPriority="39"/>
    <w:lsdException w:name="header" w:uiPriority="8"/>
    <w:lsdException w:name="footer" w:uiPriority="99"/>
    <w:lsdException w:name="caption" w:semiHidden="1" w:uiPriority="8" w:unhideWhenUsed="1" w:qFormat="1"/>
    <w:lsdException w:name="page number" w:uiPriority="8"/>
    <w:lsdException w:name="List Bullet" w:uiPriority="4"/>
    <w:lsdException w:name="List Number" w:uiPriority="5"/>
    <w:lsdException w:name="List Bullet 2" w:uiPriority="4"/>
    <w:lsdException w:name="List Bullet 3" w:uiPriority="4"/>
    <w:lsdException w:name="List Bullet 4" w:uiPriority="4"/>
    <w:lsdException w:name="List Bullet 5" w:uiPriority="4"/>
    <w:lsdException w:name="List Number 2" w:uiPriority="5"/>
    <w:lsdException w:name="List Number 3" w:uiPriority="5"/>
    <w:lsdException w:name="List Number 4" w:uiPriority="5"/>
    <w:lsdException w:name="List Number 5" w:uiPriority="5"/>
    <w:lsdException w:name="Title" w:qFormat="1"/>
    <w:lsdException w:name="Body Text" w:uiPriority="99"/>
    <w:lsdException w:name="Subtitle" w:uiPriority="11"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iPriority="99" w:unhideWhenUsed="1"/>
    <w:lsdException w:name="Placeholder Text" w:semiHidden="1" w:uiPriority="99"/>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659"/>
    <w:pPr>
      <w:spacing w:after="160" w:line="259" w:lineRule="auto"/>
      <w:pPrChange w:id="0" w:author="Lauren Jenner" w:date="2026-09-25T20:09:00Z">
        <w:pPr>
          <w:spacing w:line="300" w:lineRule="atLeast"/>
        </w:pPr>
      </w:pPrChange>
    </w:pPr>
    <w:rPr>
      <w:rFonts w:asciiTheme="minorHAnsi" w:eastAsiaTheme="minorHAnsi" w:hAnsiTheme="minorHAnsi" w:cstheme="minorBidi"/>
      <w:sz w:val="22"/>
      <w:szCs w:val="22"/>
      <w:lang w:val="en-AU" w:eastAsia="en-US"/>
      <w:rPrChange w:id="0" w:author="Lauren Jenner" w:date="2026-09-25T20:09:00Z">
        <w:rPr>
          <w:sz w:val="24"/>
          <w:lang w:val="en-GB" w:eastAsia="en-US" w:bidi="ar-SA"/>
        </w:rPr>
      </w:rPrChange>
    </w:rPr>
  </w:style>
  <w:style w:type="paragraph" w:styleId="Heading1">
    <w:name w:val="heading 1"/>
    <w:basedOn w:val="Normal"/>
    <w:next w:val="Normal"/>
    <w:link w:val="Heading1Char"/>
    <w:uiPriority w:val="2"/>
    <w:qFormat/>
    <w:rsid w:val="00D15D88"/>
    <w:pPr>
      <w:keepNext/>
      <w:keepLines/>
      <w:spacing w:before="240"/>
      <w:outlineLvl w:val="0"/>
      <w:pPrChange w:id="1" w:author="Lauren Jenner" w:date="2026-09-25T20:09:00Z">
        <w:pPr>
          <w:keepNext/>
          <w:keepLines/>
          <w:spacing w:before="240" w:after="160" w:line="259" w:lineRule="auto"/>
          <w:outlineLvl w:val="0"/>
        </w:pPr>
      </w:pPrChange>
    </w:pPr>
    <w:rPr>
      <w:rFonts w:ascii="Lato SemiBold" w:eastAsia="Times New Roman" w:hAnsi="Lato SemiBold"/>
      <w:color w:val="1F1F5F"/>
      <w:kern w:val="32"/>
      <w:sz w:val="36"/>
      <w:szCs w:val="32"/>
      <w:rPrChange w:id="1" w:author="Lauren Jenner" w:date="2026-09-25T20:09:00Z">
        <w:rPr>
          <w:rFonts w:ascii="Lato SemiBold" w:eastAsiaTheme="minorHAnsi" w:hAnsi="Lato SemiBold" w:cstheme="minorBidi"/>
          <w:color w:val="1F1F5F"/>
          <w:kern w:val="32"/>
          <w:sz w:val="36"/>
          <w:szCs w:val="32"/>
          <w:lang w:val="en-AU" w:eastAsia="en-US" w:bidi="ar-SA"/>
        </w:rPr>
      </w:rPrChange>
    </w:rPr>
  </w:style>
  <w:style w:type="paragraph" w:styleId="Heading2">
    <w:name w:val="heading 2"/>
    <w:basedOn w:val="Normal"/>
    <w:next w:val="Normal"/>
    <w:link w:val="Heading2Char"/>
    <w:uiPriority w:val="2"/>
    <w:qFormat/>
    <w:rsid w:val="00A567EE"/>
    <w:pPr>
      <w:keepNext/>
      <w:keepLines/>
      <w:spacing w:before="240"/>
      <w:outlineLvl w:val="1"/>
      <w:pPrChange w:id="2" w:author="Lauren Jenner" w:date="2026-09-25T20:09:00Z">
        <w:pPr>
          <w:keepNext/>
          <w:spacing w:before="240" w:after="60" w:line="259" w:lineRule="auto"/>
          <w:outlineLvl w:val="1"/>
        </w:pPr>
      </w:pPrChange>
    </w:pPr>
    <w:rPr>
      <w:rFonts w:ascii="Lato SemiBold" w:eastAsia="Times New Roman" w:hAnsi="Lato SemiBold"/>
      <w:color w:val="454347"/>
      <w:sz w:val="32"/>
      <w:szCs w:val="28"/>
      <w:rPrChange w:id="2" w:author="Lauren Jenner" w:date="2026-09-25T20:09:00Z">
        <w:rPr>
          <w:rFonts w:ascii="RotisSemiSerif" w:eastAsiaTheme="minorHAnsi" w:hAnsi="RotisSemiSerif" w:cstheme="minorBidi"/>
          <w:b/>
          <w:sz w:val="22"/>
          <w:szCs w:val="22"/>
          <w:lang w:val="en-AU" w:eastAsia="en-US" w:bidi="ar-SA"/>
        </w:rPr>
      </w:rPrChange>
    </w:rPr>
  </w:style>
  <w:style w:type="paragraph" w:styleId="Heading3">
    <w:name w:val="heading 3"/>
    <w:basedOn w:val="Normal"/>
    <w:next w:val="Normal"/>
    <w:link w:val="Heading3Char"/>
    <w:uiPriority w:val="2"/>
    <w:qFormat/>
    <w:rsid w:val="00A567EE"/>
    <w:pPr>
      <w:keepNext/>
      <w:keepLines/>
      <w:spacing w:before="240"/>
      <w:outlineLvl w:val="2"/>
      <w:pPrChange w:id="3" w:author="Lauren Jenner" w:date="2026-09-25T20:09:00Z">
        <w:pPr>
          <w:keepNext/>
          <w:keepLines/>
          <w:spacing w:before="240" w:after="160" w:line="259" w:lineRule="auto"/>
          <w:outlineLvl w:val="2"/>
        </w:pPr>
      </w:pPrChange>
    </w:pPr>
    <w:rPr>
      <w:rFonts w:ascii="Lato SemiBold" w:hAnsi="Lato SemiBold" w:cs="Arial"/>
      <w:color w:val="000000" w:themeColor="text1"/>
      <w:sz w:val="28"/>
      <w:szCs w:val="26"/>
      <w:rPrChange w:id="3" w:author="Lauren Jenner" w:date="2026-09-25T20:09:00Z">
        <w:rPr>
          <w:rFonts w:ascii="Lato SemiBold" w:eastAsiaTheme="minorHAnsi" w:hAnsi="Lato SemiBold" w:cs="Arial"/>
          <w:color w:val="000000" w:themeColor="text1"/>
          <w:sz w:val="28"/>
          <w:szCs w:val="26"/>
          <w:lang w:val="en-AU" w:eastAsia="en-US" w:bidi="ar-SA"/>
        </w:rPr>
      </w:rPrChange>
    </w:rPr>
  </w:style>
  <w:style w:type="paragraph" w:styleId="Heading4">
    <w:name w:val="heading 4"/>
    <w:basedOn w:val="Normal"/>
    <w:next w:val="Normal"/>
    <w:link w:val="Heading4Char"/>
    <w:uiPriority w:val="2"/>
    <w:qFormat/>
    <w:rsid w:val="00A567EE"/>
    <w:pPr>
      <w:keepNext/>
      <w:keepLines/>
      <w:spacing w:before="240"/>
      <w:outlineLvl w:val="3"/>
      <w:pPrChange w:id="4" w:author="Lauren Jenner" w:date="2026-09-25T20:09:00Z">
        <w:pPr>
          <w:keepNext/>
          <w:keepLines/>
          <w:spacing w:before="240" w:after="160" w:line="259" w:lineRule="auto"/>
          <w:outlineLvl w:val="3"/>
        </w:pPr>
      </w:pPrChange>
    </w:pPr>
    <w:rPr>
      <w:rFonts w:ascii="Lato SemiBold" w:eastAsia="Times New Roman" w:hAnsi="Lato SemiBold"/>
      <w:bCs/>
      <w:iCs/>
      <w:color w:val="454347"/>
      <w:sz w:val="24"/>
      <w:szCs w:val="24"/>
      <w:rPrChange w:id="4" w:author="Lauren Jenner" w:date="2026-09-25T20:09:00Z">
        <w:rPr>
          <w:rFonts w:ascii="Lato SemiBold" w:eastAsiaTheme="minorHAnsi" w:hAnsi="Lato SemiBold" w:cstheme="minorBidi"/>
          <w:bCs/>
          <w:iCs/>
          <w:color w:val="454347"/>
          <w:sz w:val="22"/>
          <w:szCs w:val="24"/>
          <w:lang w:val="en-AU" w:eastAsia="en-US" w:bidi="ar-SA"/>
        </w:rPr>
      </w:rPrChange>
    </w:rPr>
  </w:style>
  <w:style w:type="paragraph" w:styleId="Heading5">
    <w:name w:val="heading 5"/>
    <w:basedOn w:val="Normal"/>
    <w:next w:val="Normal"/>
    <w:link w:val="Heading5Char"/>
    <w:uiPriority w:val="2"/>
    <w:semiHidden/>
    <w:rsid w:val="009A5F24"/>
    <w:pPr>
      <w:keepNext/>
      <w:keepLines/>
      <w:numPr>
        <w:ilvl w:val="4"/>
        <w:numId w:val="4"/>
      </w:numPr>
      <w:outlineLvl w:val="4"/>
      <w:pPrChange w:id="5" w:author="Lauren Jenner" w:date="2026-09-25T20:09:00Z">
        <w:pPr>
          <w:keepNext/>
          <w:keepLines/>
          <w:numPr>
            <w:ilvl w:val="4"/>
            <w:numId w:val="4"/>
          </w:numPr>
          <w:spacing w:after="160" w:line="259" w:lineRule="auto"/>
          <w:ind w:left="1008" w:hanging="1008"/>
          <w:outlineLvl w:val="4"/>
        </w:pPr>
      </w:pPrChange>
    </w:pPr>
    <w:rPr>
      <w:b/>
      <w:color w:val="000000" w:themeColor="text1"/>
      <w:rPrChange w:id="5" w:author="Lauren Jenner" w:date="2026-09-25T20:09:00Z">
        <w:rPr>
          <w:rFonts w:asciiTheme="minorHAnsi" w:eastAsiaTheme="minorHAnsi" w:hAnsiTheme="minorHAnsi" w:cstheme="minorBidi"/>
          <w:b/>
          <w:color w:val="000000" w:themeColor="text1"/>
          <w:sz w:val="22"/>
          <w:szCs w:val="22"/>
          <w:lang w:val="en-AU" w:eastAsia="en-US" w:bidi="ar-SA"/>
        </w:rPr>
      </w:rPrChange>
    </w:rPr>
  </w:style>
  <w:style w:type="paragraph" w:styleId="Heading6">
    <w:name w:val="heading 6"/>
    <w:basedOn w:val="Normal"/>
    <w:next w:val="Normal"/>
    <w:link w:val="Heading6Char"/>
    <w:uiPriority w:val="2"/>
    <w:semiHidden/>
    <w:rsid w:val="009A5F24"/>
    <w:pPr>
      <w:keepNext/>
      <w:keepLines/>
      <w:numPr>
        <w:ilvl w:val="5"/>
        <w:numId w:val="4"/>
      </w:numPr>
      <w:outlineLvl w:val="5"/>
      <w:pPrChange w:id="6" w:author="Lauren Jenner" w:date="2026-09-25T20:09:00Z">
        <w:pPr>
          <w:keepNext/>
          <w:keepLines/>
          <w:numPr>
            <w:ilvl w:val="5"/>
            <w:numId w:val="4"/>
          </w:numPr>
          <w:spacing w:after="160" w:line="259" w:lineRule="auto"/>
          <w:ind w:left="1152" w:hanging="1152"/>
          <w:outlineLvl w:val="5"/>
        </w:pPr>
      </w:pPrChange>
    </w:pPr>
    <w:rPr>
      <w:b/>
      <w:color w:val="606060"/>
      <w:rPrChange w:id="6" w:author="Lauren Jenner" w:date="2026-09-25T20:09:00Z">
        <w:rPr>
          <w:rFonts w:asciiTheme="minorHAnsi" w:eastAsiaTheme="minorHAnsi" w:hAnsiTheme="minorHAnsi" w:cstheme="minorBidi"/>
          <w:b/>
          <w:color w:val="606060"/>
          <w:sz w:val="22"/>
          <w:szCs w:val="22"/>
          <w:lang w:val="en-AU" w:eastAsia="en-US" w:bidi="ar-SA"/>
        </w:rPr>
      </w:rPrChange>
    </w:rPr>
  </w:style>
  <w:style w:type="paragraph" w:styleId="Heading7">
    <w:name w:val="heading 7"/>
    <w:basedOn w:val="Normal"/>
    <w:next w:val="Normal"/>
    <w:link w:val="Heading7Char"/>
    <w:uiPriority w:val="2"/>
    <w:semiHidden/>
    <w:rsid w:val="009A5F24"/>
    <w:pPr>
      <w:keepNext/>
      <w:keepLines/>
      <w:numPr>
        <w:ilvl w:val="6"/>
        <w:numId w:val="4"/>
      </w:numPr>
      <w:outlineLvl w:val="6"/>
      <w:pPrChange w:id="7" w:author="Lauren Jenner" w:date="2026-09-25T20:09:00Z">
        <w:pPr>
          <w:keepNext/>
          <w:keepLines/>
          <w:numPr>
            <w:ilvl w:val="6"/>
            <w:numId w:val="4"/>
          </w:numPr>
          <w:spacing w:after="160" w:line="259" w:lineRule="auto"/>
          <w:ind w:left="1296" w:hanging="1296"/>
          <w:outlineLvl w:val="6"/>
        </w:pPr>
      </w:pPrChange>
    </w:pPr>
    <w:rPr>
      <w:b/>
      <w:color w:val="000000" w:themeColor="text1"/>
      <w:rPrChange w:id="7" w:author="Lauren Jenner" w:date="2026-09-25T20:09:00Z">
        <w:rPr>
          <w:rFonts w:asciiTheme="minorHAnsi" w:eastAsiaTheme="minorHAnsi" w:hAnsiTheme="minorHAnsi" w:cstheme="minorBidi"/>
          <w:b/>
          <w:color w:val="000000" w:themeColor="text1"/>
          <w:sz w:val="22"/>
          <w:szCs w:val="22"/>
          <w:lang w:val="en-AU" w:eastAsia="en-US" w:bidi="ar-SA"/>
        </w:rPr>
      </w:rPrChange>
    </w:rPr>
  </w:style>
  <w:style w:type="paragraph" w:styleId="Heading8">
    <w:name w:val="heading 8"/>
    <w:basedOn w:val="Normal"/>
    <w:next w:val="Normal"/>
    <w:link w:val="Heading8Char"/>
    <w:uiPriority w:val="2"/>
    <w:semiHidden/>
    <w:rsid w:val="009A5F24"/>
    <w:pPr>
      <w:keepNext/>
      <w:keepLines/>
      <w:numPr>
        <w:ilvl w:val="7"/>
        <w:numId w:val="4"/>
      </w:numPr>
      <w:outlineLvl w:val="7"/>
      <w:pPrChange w:id="8" w:author="Lauren Jenner" w:date="2026-09-25T20:09:00Z">
        <w:pPr>
          <w:keepNext/>
          <w:keepLines/>
          <w:numPr>
            <w:ilvl w:val="7"/>
            <w:numId w:val="4"/>
          </w:numPr>
          <w:spacing w:after="160" w:line="259" w:lineRule="auto"/>
          <w:ind w:left="1440" w:hanging="1440"/>
          <w:outlineLvl w:val="7"/>
        </w:pPr>
      </w:pPrChange>
    </w:pPr>
    <w:rPr>
      <w:b/>
      <w:color w:val="606060"/>
      <w:rPrChange w:id="8" w:author="Lauren Jenner" w:date="2026-09-25T20:09:00Z">
        <w:rPr>
          <w:rFonts w:asciiTheme="minorHAnsi" w:eastAsiaTheme="minorHAnsi" w:hAnsiTheme="minorHAnsi" w:cstheme="minorBidi"/>
          <w:b/>
          <w:color w:val="606060"/>
          <w:sz w:val="22"/>
          <w:szCs w:val="22"/>
          <w:lang w:val="en-AU" w:eastAsia="en-US" w:bidi="ar-SA"/>
        </w:rPr>
      </w:rPrChange>
    </w:rPr>
  </w:style>
  <w:style w:type="paragraph" w:styleId="Heading9">
    <w:name w:val="heading 9"/>
    <w:basedOn w:val="Normal"/>
    <w:next w:val="Normal"/>
    <w:link w:val="Heading9Char"/>
    <w:uiPriority w:val="2"/>
    <w:semiHidden/>
    <w:rsid w:val="009A5F24"/>
    <w:pPr>
      <w:keepNext/>
      <w:keepLines/>
      <w:numPr>
        <w:ilvl w:val="8"/>
        <w:numId w:val="4"/>
      </w:numPr>
      <w:outlineLvl w:val="8"/>
      <w:pPrChange w:id="9" w:author="Lauren Jenner" w:date="2026-09-25T20:09:00Z">
        <w:pPr>
          <w:keepNext/>
          <w:keepLines/>
          <w:numPr>
            <w:ilvl w:val="8"/>
            <w:numId w:val="4"/>
          </w:numPr>
          <w:spacing w:after="160" w:line="259" w:lineRule="auto"/>
          <w:ind w:left="1584" w:hanging="1584"/>
          <w:outlineLvl w:val="8"/>
        </w:pPr>
      </w:pPrChange>
    </w:pPr>
    <w:rPr>
      <w:b/>
      <w:color w:val="000000" w:themeColor="text1"/>
      <w:rPrChange w:id="9" w:author="Lauren Jenner" w:date="2026-09-25T20:09:00Z">
        <w:rPr>
          <w:rFonts w:asciiTheme="minorHAnsi" w:eastAsiaTheme="minorHAnsi" w:hAnsiTheme="minorHAnsi" w:cstheme="minorBidi"/>
          <w:b/>
          <w:color w:val="000000" w:themeColor="text1"/>
          <w:sz w:val="22"/>
          <w:szCs w:val="22"/>
          <w:lang w:val="en-A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4E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ontemporary">
    <w:name w:val="Table Contemporary"/>
    <w:basedOn w:val="TableNormal"/>
    <w:rsid w:val="005944E2"/>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Header">
    <w:name w:val="header"/>
    <w:aliases w:val="Page header"/>
    <w:basedOn w:val="Normal"/>
    <w:next w:val="Normal"/>
    <w:link w:val="HeaderChar"/>
    <w:uiPriority w:val="8"/>
    <w:rsid w:val="00D96804"/>
    <w:pPr>
      <w:tabs>
        <w:tab w:val="right" w:pos="9638"/>
      </w:tabs>
      <w:spacing w:after="240"/>
      <w:jc w:val="right"/>
      <w:pPrChange w:id="10" w:author="Lauren Jenner" w:date="2026-09-25T20:09:00Z">
        <w:pPr>
          <w:tabs>
            <w:tab w:val="center" w:pos="4819"/>
            <w:tab w:val="right" w:pos="9638"/>
          </w:tabs>
          <w:spacing w:after="160" w:line="259" w:lineRule="auto"/>
        </w:pPr>
      </w:pPrChange>
    </w:pPr>
    <w:rPr>
      <w:rPrChange w:id="10" w:author="Lauren Jenner" w:date="2026-09-25T20:09:00Z">
        <w:rPr>
          <w:rFonts w:asciiTheme="minorHAnsi" w:eastAsiaTheme="minorHAnsi" w:hAnsiTheme="minorHAnsi" w:cstheme="minorBidi"/>
          <w:sz w:val="22"/>
          <w:szCs w:val="22"/>
          <w:lang w:val="en-AU" w:eastAsia="en-US" w:bidi="ar-SA"/>
        </w:rPr>
      </w:rPrChange>
    </w:rPr>
  </w:style>
  <w:style w:type="paragraph" w:styleId="Footer">
    <w:name w:val="footer"/>
    <w:basedOn w:val="Normal"/>
    <w:link w:val="FooterChar"/>
    <w:uiPriority w:val="99"/>
    <w:semiHidden/>
    <w:rsid w:val="00B02EF1"/>
    <w:pPr>
      <w:tabs>
        <w:tab w:val="center" w:pos="4513"/>
        <w:tab w:val="right" w:pos="9026"/>
      </w:tabs>
      <w:spacing w:after="0"/>
      <w:pPrChange w:id="11" w:author="Lauren Jenner" w:date="2026-09-25T20:09:00Z">
        <w:pPr>
          <w:tabs>
            <w:tab w:val="center" w:pos="4819"/>
            <w:tab w:val="right" w:pos="9638"/>
          </w:tabs>
          <w:spacing w:after="160" w:line="259" w:lineRule="auto"/>
        </w:pPr>
      </w:pPrChange>
    </w:pPr>
    <w:rPr>
      <w:rPrChange w:id="11" w:author="Lauren Jenner" w:date="2026-09-25T20:09:00Z">
        <w:rPr>
          <w:rFonts w:asciiTheme="minorHAnsi" w:eastAsiaTheme="minorHAnsi" w:hAnsiTheme="minorHAnsi" w:cstheme="minorBidi"/>
          <w:sz w:val="22"/>
          <w:szCs w:val="22"/>
          <w:lang w:val="en-AU" w:eastAsia="en-US" w:bidi="ar-SA"/>
        </w:rPr>
      </w:rPrChange>
    </w:rPr>
  </w:style>
  <w:style w:type="paragraph" w:styleId="NoSpacing">
    <w:name w:val="No Spacing"/>
    <w:uiPriority w:val="2"/>
    <w:semiHidden/>
    <w:rsid w:val="003504FD"/>
    <w:pPr>
      <w:spacing w:after="200"/>
      <w:pPrChange w:id="12" w:author="Lauren Jenner" w:date="2026-09-25T20:09:00Z">
        <w:pPr/>
      </w:pPrChange>
    </w:pPr>
    <w:rPr>
      <w:rFonts w:ascii="Arial" w:eastAsia="Calibri" w:hAnsi="Arial"/>
      <w:sz w:val="22"/>
      <w:szCs w:val="22"/>
      <w:lang w:val="en-AU" w:eastAsia="en-US"/>
      <w:rPrChange w:id="12" w:author="Lauren Jenner" w:date="2026-09-25T20:09:00Z">
        <w:rPr>
          <w:rFonts w:ascii="Calibri" w:eastAsia="Calibri" w:hAnsi="Calibri"/>
          <w:sz w:val="22"/>
          <w:szCs w:val="22"/>
          <w:lang w:val="it-IT" w:eastAsia="en-US" w:bidi="ar-SA"/>
        </w:rPr>
      </w:rPrChange>
    </w:rPr>
  </w:style>
  <w:style w:type="character" w:customStyle="1" w:styleId="white-space-pre">
    <w:name w:val="white-space-pre"/>
    <w:rsid w:val="00A56168"/>
  </w:style>
  <w:style w:type="character" w:styleId="Hyperlink">
    <w:name w:val="Hyperlink"/>
    <w:basedOn w:val="DefaultParagraphFont"/>
    <w:uiPriority w:val="99"/>
    <w:unhideWhenUsed/>
    <w:rsid w:val="002F0DB1"/>
    <w:rPr>
      <w:color w:val="0563C1" w:themeColor="hyperlink"/>
      <w:u w:val="single"/>
      <w:rPrChange w:id="13" w:author="Lauren Jenner" w:date="2026-09-25T20:09:00Z">
        <w:rPr>
          <w:color w:val="0000FF"/>
          <w:u w:val="single"/>
        </w:rPr>
      </w:rPrChange>
    </w:rPr>
  </w:style>
  <w:style w:type="character" w:styleId="UnresolvedMention">
    <w:name w:val="Unresolved Mention"/>
    <w:uiPriority w:val="99"/>
    <w:semiHidden/>
    <w:unhideWhenUsed/>
    <w:rsid w:val="00240ACC"/>
    <w:rPr>
      <w:color w:val="605E5C"/>
      <w:shd w:val="clear" w:color="auto" w:fill="E1DFDD"/>
    </w:rPr>
  </w:style>
  <w:style w:type="character" w:customStyle="1" w:styleId="apple-converted-space">
    <w:name w:val="apple-converted-space"/>
    <w:basedOn w:val="DefaultParagraphFont"/>
    <w:rsid w:val="000D7F7D"/>
  </w:style>
  <w:style w:type="character" w:customStyle="1" w:styleId="Heading1Char">
    <w:name w:val="Heading 1 Char"/>
    <w:basedOn w:val="DefaultParagraphFont"/>
    <w:link w:val="Heading1"/>
    <w:uiPriority w:val="2"/>
    <w:rsid w:val="00EB709E"/>
    <w:rPr>
      <w:rFonts w:ascii="Lato SemiBold" w:hAnsi="Lato SemiBold" w:cstheme="minorBidi"/>
      <w:color w:val="1F1F5F"/>
      <w:kern w:val="32"/>
      <w:sz w:val="36"/>
      <w:szCs w:val="32"/>
      <w:lang w:val="en-AU" w:eastAsia="en-US"/>
    </w:rPr>
  </w:style>
  <w:style w:type="character" w:customStyle="1" w:styleId="Heading3Char">
    <w:name w:val="Heading 3 Char"/>
    <w:basedOn w:val="DefaultParagraphFont"/>
    <w:link w:val="Heading3"/>
    <w:uiPriority w:val="2"/>
    <w:rsid w:val="00EB709E"/>
    <w:rPr>
      <w:rFonts w:ascii="Lato SemiBold" w:eastAsiaTheme="minorHAnsi" w:hAnsi="Lato SemiBold" w:cs="Arial"/>
      <w:color w:val="000000" w:themeColor="text1"/>
      <w:sz w:val="28"/>
      <w:szCs w:val="26"/>
      <w:lang w:val="en-AU" w:eastAsia="en-US"/>
    </w:rPr>
  </w:style>
  <w:style w:type="character" w:customStyle="1" w:styleId="Heading4Char">
    <w:name w:val="Heading 4 Char"/>
    <w:basedOn w:val="DefaultParagraphFont"/>
    <w:link w:val="Heading4"/>
    <w:uiPriority w:val="2"/>
    <w:rsid w:val="00EB709E"/>
    <w:rPr>
      <w:rFonts w:ascii="Lato SemiBold" w:hAnsi="Lato SemiBold" w:cstheme="minorBidi"/>
      <w:bCs/>
      <w:iCs/>
      <w:color w:val="454347"/>
      <w:sz w:val="24"/>
      <w:szCs w:val="24"/>
      <w:lang w:val="en-AU" w:eastAsia="en-US"/>
    </w:rPr>
  </w:style>
  <w:style w:type="character" w:customStyle="1" w:styleId="Heading5Char">
    <w:name w:val="Heading 5 Char"/>
    <w:basedOn w:val="DefaultParagraphFont"/>
    <w:link w:val="Heading5"/>
    <w:uiPriority w:val="2"/>
    <w:semiHidden/>
    <w:rsid w:val="00EB709E"/>
    <w:rPr>
      <w:rFonts w:asciiTheme="minorHAnsi" w:eastAsiaTheme="minorHAnsi" w:hAnsiTheme="minorHAnsi" w:cstheme="minorBidi"/>
      <w:b/>
      <w:color w:val="000000" w:themeColor="text1"/>
      <w:sz w:val="22"/>
      <w:szCs w:val="22"/>
      <w:lang w:val="en-AU" w:eastAsia="en-US"/>
    </w:rPr>
  </w:style>
  <w:style w:type="character" w:customStyle="1" w:styleId="Heading6Char">
    <w:name w:val="Heading 6 Char"/>
    <w:basedOn w:val="DefaultParagraphFont"/>
    <w:link w:val="Heading6"/>
    <w:uiPriority w:val="2"/>
    <w:semiHidden/>
    <w:rsid w:val="00EB709E"/>
    <w:rPr>
      <w:rFonts w:asciiTheme="minorHAnsi" w:eastAsiaTheme="minorHAnsi" w:hAnsiTheme="minorHAnsi" w:cstheme="minorBidi"/>
      <w:b/>
      <w:color w:val="606060"/>
      <w:sz w:val="22"/>
      <w:szCs w:val="22"/>
      <w:lang w:val="en-AU" w:eastAsia="en-US"/>
    </w:rPr>
  </w:style>
  <w:style w:type="character" w:customStyle="1" w:styleId="Heading7Char">
    <w:name w:val="Heading 7 Char"/>
    <w:basedOn w:val="DefaultParagraphFont"/>
    <w:link w:val="Heading7"/>
    <w:uiPriority w:val="2"/>
    <w:semiHidden/>
    <w:rsid w:val="00EB709E"/>
    <w:rPr>
      <w:rFonts w:asciiTheme="minorHAnsi" w:eastAsiaTheme="minorHAnsi" w:hAnsiTheme="minorHAnsi" w:cstheme="minorBidi"/>
      <w:b/>
      <w:color w:val="000000" w:themeColor="text1"/>
      <w:sz w:val="22"/>
      <w:szCs w:val="22"/>
      <w:lang w:val="en-AU" w:eastAsia="en-US"/>
    </w:rPr>
  </w:style>
  <w:style w:type="character" w:customStyle="1" w:styleId="Heading8Char">
    <w:name w:val="Heading 8 Char"/>
    <w:basedOn w:val="DefaultParagraphFont"/>
    <w:link w:val="Heading8"/>
    <w:uiPriority w:val="2"/>
    <w:semiHidden/>
    <w:rsid w:val="00EB709E"/>
    <w:rPr>
      <w:rFonts w:asciiTheme="minorHAnsi" w:eastAsiaTheme="minorHAnsi" w:hAnsiTheme="minorHAnsi" w:cstheme="minorBidi"/>
      <w:b/>
      <w:color w:val="606060"/>
      <w:sz w:val="22"/>
      <w:szCs w:val="22"/>
      <w:lang w:val="en-AU" w:eastAsia="en-US"/>
    </w:rPr>
  </w:style>
  <w:style w:type="character" w:customStyle="1" w:styleId="Heading9Char">
    <w:name w:val="Heading 9 Char"/>
    <w:basedOn w:val="DefaultParagraphFont"/>
    <w:link w:val="Heading9"/>
    <w:uiPriority w:val="2"/>
    <w:semiHidden/>
    <w:rsid w:val="00EB709E"/>
    <w:rPr>
      <w:rFonts w:asciiTheme="minorHAnsi" w:eastAsiaTheme="minorHAnsi" w:hAnsiTheme="minorHAnsi" w:cstheme="minorBidi"/>
      <w:b/>
      <w:color w:val="000000" w:themeColor="text1"/>
      <w:sz w:val="22"/>
      <w:szCs w:val="22"/>
      <w:lang w:val="en-AU" w:eastAsia="en-US"/>
    </w:rPr>
  </w:style>
  <w:style w:type="character" w:customStyle="1" w:styleId="Heading2Char">
    <w:name w:val="Heading 2 Char"/>
    <w:basedOn w:val="DefaultParagraphFont"/>
    <w:link w:val="Heading2"/>
    <w:uiPriority w:val="2"/>
    <w:rsid w:val="00EB709E"/>
    <w:rPr>
      <w:rFonts w:ascii="Lato SemiBold" w:hAnsi="Lato SemiBold" w:cstheme="minorBidi"/>
      <w:color w:val="454347"/>
      <w:sz w:val="32"/>
      <w:szCs w:val="28"/>
      <w:lang w:val="en-AU" w:eastAsia="en-US"/>
    </w:rPr>
  </w:style>
  <w:style w:type="paragraph" w:styleId="Title">
    <w:name w:val="Title"/>
    <w:basedOn w:val="Normal"/>
    <w:next w:val="Normal"/>
    <w:link w:val="TitleChar"/>
    <w:qFormat/>
    <w:rsid w:val="002D6524"/>
    <w:pPr>
      <w:pPrChange w:id="14" w:author="Lauren Jenner" w:date="2026-09-25T20:09:00Z">
        <w:pPr>
          <w:spacing w:after="160" w:line="259" w:lineRule="auto"/>
        </w:pPr>
      </w:pPrChange>
    </w:pPr>
    <w:rPr>
      <w:rFonts w:ascii="Lato SemiBold" w:eastAsia="Times New Roman" w:hAnsi="Lato SemiBold"/>
      <w:bCs/>
      <w:color w:val="1F1F5F"/>
      <w:kern w:val="32"/>
      <w:sz w:val="60"/>
      <w:szCs w:val="64"/>
      <w:rPrChange w:id="14" w:author="Lauren Jenner" w:date="2026-09-25T20:09:00Z">
        <w:rPr>
          <w:rFonts w:ascii="Lato SemiBold" w:eastAsiaTheme="minorHAnsi" w:hAnsi="Lato SemiBold" w:cstheme="minorBidi"/>
          <w:bCs/>
          <w:color w:val="1F1F5F"/>
          <w:kern w:val="32"/>
          <w:sz w:val="60"/>
          <w:szCs w:val="64"/>
          <w:lang w:val="en-AU" w:eastAsia="en-US" w:bidi="ar-SA"/>
        </w:rPr>
      </w:rPrChange>
    </w:rPr>
  </w:style>
  <w:style w:type="character" w:customStyle="1" w:styleId="TitleChar">
    <w:name w:val="Title Char"/>
    <w:basedOn w:val="DefaultParagraphFont"/>
    <w:link w:val="Title"/>
    <w:rsid w:val="00EB709E"/>
    <w:rPr>
      <w:rFonts w:ascii="Lato SemiBold" w:hAnsi="Lato SemiBold" w:cstheme="minorBidi"/>
      <w:bCs/>
      <w:color w:val="1F1F5F"/>
      <w:kern w:val="32"/>
      <w:sz w:val="60"/>
      <w:szCs w:val="64"/>
      <w:lang w:val="en-AU" w:eastAsia="en-US"/>
    </w:rPr>
  </w:style>
  <w:style w:type="paragraph" w:styleId="Subtitle">
    <w:name w:val="Subtitle"/>
    <w:basedOn w:val="Normal"/>
    <w:next w:val="Normal"/>
    <w:link w:val="SubtitleChar"/>
    <w:uiPriority w:val="11"/>
    <w:semiHidden/>
    <w:rsid w:val="005654B8"/>
    <w:pPr>
      <w:spacing w:after="60"/>
      <w:jc w:val="center"/>
      <w:outlineLvl w:val="1"/>
      <w:pPrChange w:id="15" w:author="Lauren Jenner" w:date="2026-09-25T20:09:00Z">
        <w:pPr>
          <w:spacing w:after="60" w:line="259" w:lineRule="auto"/>
          <w:jc w:val="center"/>
          <w:outlineLvl w:val="1"/>
        </w:pPr>
      </w:pPrChange>
    </w:pPr>
    <w:rPr>
      <w:rFonts w:eastAsiaTheme="majorEastAsia" w:cstheme="majorBidi"/>
      <w:sz w:val="24"/>
      <w:szCs w:val="24"/>
      <w:rPrChange w:id="15" w:author="Lauren Jenner" w:date="2026-09-25T20:09:00Z">
        <w:rPr>
          <w:rFonts w:asciiTheme="minorHAnsi" w:eastAsiaTheme="majorEastAsia" w:hAnsiTheme="minorHAnsi" w:cstheme="majorBidi"/>
          <w:sz w:val="22"/>
          <w:szCs w:val="24"/>
          <w:lang w:val="en-AU" w:eastAsia="en-US" w:bidi="ar-SA"/>
        </w:rPr>
      </w:rPrChange>
    </w:rPr>
  </w:style>
  <w:style w:type="character" w:customStyle="1" w:styleId="SubtitleChar">
    <w:name w:val="Subtitle Char"/>
    <w:basedOn w:val="DefaultParagraphFont"/>
    <w:link w:val="Subtitle"/>
    <w:uiPriority w:val="11"/>
    <w:rsid w:val="00EB709E"/>
    <w:rPr>
      <w:rFonts w:asciiTheme="minorHAnsi" w:eastAsiaTheme="majorEastAsia" w:hAnsiTheme="minorHAnsi" w:cstheme="majorBidi"/>
      <w:sz w:val="24"/>
      <w:szCs w:val="24"/>
      <w:lang w:val="en-AU" w:eastAsia="en-US"/>
    </w:rPr>
  </w:style>
  <w:style w:type="paragraph" w:styleId="BlockText">
    <w:name w:val="Block Text"/>
    <w:basedOn w:val="Normal"/>
    <w:semiHidden/>
    <w:rsid w:val="00414CB3"/>
    <w:pPr>
      <w:pPrChange w:id="16" w:author="Lauren Jenner" w:date="2026-09-25T20:09:00Z">
        <w:pPr>
          <w:spacing w:after="160" w:line="259" w:lineRule="auto"/>
        </w:pPr>
      </w:pPrChange>
    </w:pPr>
    <w:rPr>
      <w:rFonts w:eastAsiaTheme="minorEastAsia"/>
      <w:iCs/>
      <w:rPrChange w:id="16" w:author="Lauren Jenner" w:date="2026-09-25T20:09:00Z">
        <w:rPr>
          <w:rFonts w:asciiTheme="minorHAnsi" w:eastAsiaTheme="minorEastAsia" w:hAnsiTheme="minorHAnsi" w:cstheme="minorBidi"/>
          <w:iCs/>
          <w:sz w:val="22"/>
          <w:szCs w:val="22"/>
          <w:lang w:val="en-AU" w:eastAsia="en-US" w:bidi="ar-SA"/>
        </w:rPr>
      </w:rPrChange>
    </w:rPr>
  </w:style>
  <w:style w:type="character" w:customStyle="1" w:styleId="HeaderChar">
    <w:name w:val="Header Char"/>
    <w:aliases w:val="Page header Char"/>
    <w:basedOn w:val="DefaultParagraphFont"/>
    <w:link w:val="Header"/>
    <w:uiPriority w:val="8"/>
    <w:rsid w:val="00EB709E"/>
    <w:rPr>
      <w:rFonts w:asciiTheme="minorHAnsi" w:eastAsiaTheme="minorHAnsi" w:hAnsiTheme="minorHAnsi" w:cstheme="minorBidi"/>
      <w:sz w:val="22"/>
      <w:szCs w:val="22"/>
      <w:lang w:val="en-AU" w:eastAsia="en-US"/>
    </w:rPr>
  </w:style>
  <w:style w:type="character" w:customStyle="1" w:styleId="FooterChar">
    <w:name w:val="Footer Char"/>
    <w:basedOn w:val="DefaultParagraphFont"/>
    <w:link w:val="Footer"/>
    <w:uiPriority w:val="99"/>
    <w:rsid w:val="00EB709E"/>
    <w:rPr>
      <w:rFonts w:asciiTheme="minorHAnsi" w:eastAsiaTheme="minorHAnsi" w:hAnsiTheme="minorHAnsi" w:cstheme="minorBidi"/>
      <w:sz w:val="22"/>
      <w:szCs w:val="22"/>
      <w:lang w:val="en-AU" w:eastAsia="en-US"/>
    </w:rPr>
  </w:style>
  <w:style w:type="paragraph" w:customStyle="1" w:styleId="Subtitle0">
    <w:name w:val="Sub title"/>
    <w:basedOn w:val="Normal"/>
    <w:uiPriority w:val="1"/>
    <w:qFormat/>
    <w:rsid w:val="0070624C"/>
    <w:pPr>
      <w:numPr>
        <w:ilvl w:val="1"/>
      </w:numPr>
      <w:pPrChange w:id="17" w:author="Lauren Jenner" w:date="2026-09-25T20:09:00Z">
        <w:pPr>
          <w:numPr>
            <w:ilvl w:val="1"/>
          </w:numPr>
          <w:spacing w:after="160" w:line="259" w:lineRule="auto"/>
        </w:pPr>
      </w:pPrChange>
    </w:pPr>
    <w:rPr>
      <w:rFonts w:asciiTheme="majorHAnsi" w:eastAsia="Times New Roman" w:hAnsiTheme="majorHAnsi"/>
      <w:color w:val="ED7D31" w:themeColor="accent2"/>
      <w:sz w:val="40"/>
      <w:rPrChange w:id="17" w:author="Lauren Jenner" w:date="2026-09-25T20:09:00Z">
        <w:rPr>
          <w:rFonts w:asciiTheme="majorHAnsi" w:eastAsiaTheme="minorHAnsi" w:hAnsiTheme="majorHAnsi" w:cstheme="minorBidi"/>
          <w:color w:val="ED7D31" w:themeColor="accent2"/>
          <w:sz w:val="40"/>
          <w:szCs w:val="22"/>
          <w:lang w:val="en-AU" w:eastAsia="en-US" w:bidi="ar-SA"/>
        </w:rPr>
      </w:rPrChange>
    </w:rPr>
  </w:style>
  <w:style w:type="paragraph" w:styleId="NormalWeb">
    <w:name w:val="Normal (Web)"/>
    <w:basedOn w:val="Normal"/>
    <w:uiPriority w:val="99"/>
    <w:semiHidden/>
    <w:unhideWhenUsed/>
    <w:rsid w:val="00342283"/>
    <w:pPr>
      <w:pPrChange w:id="18" w:author="Lauren Jenner" w:date="2026-09-25T20:09:00Z">
        <w:pPr>
          <w:spacing w:after="160" w:line="259" w:lineRule="auto"/>
        </w:pPr>
      </w:pPrChange>
    </w:pPr>
    <w:rPr>
      <w:rFonts w:ascii="Times New Roman" w:hAnsi="Times New Roman"/>
      <w:sz w:val="24"/>
      <w:szCs w:val="24"/>
      <w:rPrChange w:id="18" w:author="Lauren Jenner" w:date="2026-09-25T20:09:00Z">
        <w:rPr>
          <w:rFonts w:asciiTheme="minorHAnsi" w:eastAsiaTheme="minorHAnsi" w:hAnsiTheme="minorHAnsi" w:cstheme="minorBidi"/>
          <w:sz w:val="22"/>
          <w:szCs w:val="24"/>
          <w:lang w:val="en-AU" w:eastAsia="en-US" w:bidi="ar-SA"/>
        </w:rPr>
      </w:rPrChange>
    </w:rPr>
  </w:style>
  <w:style w:type="character" w:styleId="PlaceholderText">
    <w:name w:val="Placeholder Text"/>
    <w:basedOn w:val="DefaultParagraphFont"/>
    <w:uiPriority w:val="99"/>
    <w:semiHidden/>
    <w:rsid w:val="00EB709E"/>
    <w:rPr>
      <w:color w:val="808080"/>
    </w:rPr>
  </w:style>
  <w:style w:type="paragraph" w:styleId="ListParagraph">
    <w:name w:val="List Paragraph"/>
    <w:basedOn w:val="BlockText"/>
    <w:uiPriority w:val="34"/>
    <w:qFormat/>
    <w:rsid w:val="00EB709E"/>
    <w:pPr>
      <w:spacing w:after="120"/>
    </w:pPr>
  </w:style>
  <w:style w:type="paragraph" w:customStyle="1" w:styleId="Appendix">
    <w:name w:val="Appendix"/>
    <w:basedOn w:val="Heading1"/>
    <w:next w:val="Normal"/>
    <w:uiPriority w:val="11"/>
    <w:semiHidden/>
    <w:qFormat/>
    <w:rsid w:val="00EB709E"/>
  </w:style>
  <w:style w:type="paragraph" w:styleId="BodyText">
    <w:name w:val="Body Text"/>
    <w:basedOn w:val="Normal"/>
    <w:link w:val="BodyTextChar"/>
    <w:uiPriority w:val="99"/>
    <w:semiHidden/>
    <w:rsid w:val="00414CB3"/>
    <w:pPr>
      <w:spacing w:after="120"/>
      <w:pPrChange w:id="19" w:author="Lauren Jenner" w:date="2026-09-25T20:09:00Z">
        <w:pPr>
          <w:spacing w:after="120" w:line="259" w:lineRule="auto"/>
        </w:pPr>
      </w:pPrChange>
    </w:pPr>
    <w:rPr>
      <w:rPrChange w:id="19" w:author="Lauren Jenner" w:date="2026-09-25T20:09:00Z">
        <w:rPr>
          <w:rFonts w:asciiTheme="minorHAnsi" w:eastAsiaTheme="minorHAnsi" w:hAnsiTheme="minorHAnsi" w:cstheme="minorBidi"/>
          <w:sz w:val="22"/>
          <w:szCs w:val="22"/>
          <w:lang w:val="en-AU" w:eastAsia="en-US" w:bidi="ar-SA"/>
        </w:rPr>
      </w:rPrChange>
    </w:rPr>
  </w:style>
  <w:style w:type="character" w:customStyle="1" w:styleId="BodyTextChar">
    <w:name w:val="Body Text Char"/>
    <w:basedOn w:val="DefaultParagraphFont"/>
    <w:link w:val="BodyText"/>
    <w:uiPriority w:val="99"/>
    <w:rsid w:val="00EB709E"/>
    <w:rPr>
      <w:rFonts w:asciiTheme="minorHAnsi" w:eastAsiaTheme="minorHAnsi" w:hAnsiTheme="minorHAnsi" w:cstheme="minorBidi"/>
      <w:sz w:val="22"/>
      <w:szCs w:val="22"/>
      <w:lang w:val="en-AU" w:eastAsia="en-US"/>
    </w:rPr>
  </w:style>
  <w:style w:type="numbering" w:customStyle="1" w:styleId="Bulletlist">
    <w:name w:val="Bullet list"/>
    <w:basedOn w:val="NoList"/>
    <w:rsid w:val="00EB709E"/>
    <w:pPr>
      <w:numPr>
        <w:numId w:val="2"/>
      </w:numPr>
    </w:pPr>
  </w:style>
  <w:style w:type="table" w:styleId="TableGridLight">
    <w:name w:val="Grid Table Light"/>
    <w:basedOn w:val="TableNormal"/>
    <w:uiPriority w:val="40"/>
    <w:rsid w:val="00EB709E"/>
    <w:rPr>
      <w:rFonts w:ascii="Arial" w:eastAsia="Calibri" w:hAnsi="Arial"/>
      <w:sz w:val="22"/>
      <w:szCs w:val="22"/>
      <w:lang w:val="en-AU"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EB709E"/>
    <w:pPr>
      <w:spacing w:after="200"/>
    </w:pPr>
    <w:rPr>
      <w:rFonts w:ascii="Arial" w:eastAsia="Calibri" w:hAnsi="Arial"/>
      <w:sz w:val="22"/>
      <w:szCs w:val="2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list">
    <w:name w:val="Number list"/>
    <w:uiPriority w:val="99"/>
    <w:rsid w:val="00EB709E"/>
    <w:pPr>
      <w:numPr>
        <w:numId w:val="3"/>
      </w:numPr>
    </w:pPr>
  </w:style>
  <w:style w:type="paragraph" w:styleId="ListNumber">
    <w:name w:val="List Number"/>
    <w:aliases w:val="Number list level 1"/>
    <w:basedOn w:val="Normal"/>
    <w:uiPriority w:val="5"/>
    <w:semiHidden/>
    <w:rsid w:val="00A22C38"/>
    <w:pPr>
      <w:spacing w:after="120"/>
      <w:pPrChange w:id="20" w:author="Lauren Jenner" w:date="2026-09-25T20:09:00Z">
        <w:pPr>
          <w:spacing w:after="120" w:line="259" w:lineRule="auto"/>
        </w:pPr>
      </w:pPrChange>
    </w:pPr>
    <w:rPr>
      <w:rPrChange w:id="20" w:author="Lauren Jenner" w:date="2026-09-25T20:09:00Z">
        <w:rPr>
          <w:rFonts w:asciiTheme="minorHAnsi" w:eastAsiaTheme="minorHAnsi" w:hAnsiTheme="minorHAnsi" w:cstheme="minorBidi"/>
          <w:sz w:val="22"/>
          <w:szCs w:val="22"/>
          <w:lang w:val="en-AU" w:eastAsia="en-US" w:bidi="ar-SA"/>
        </w:rPr>
      </w:rPrChange>
    </w:rPr>
  </w:style>
  <w:style w:type="paragraph" w:styleId="ListNumber2">
    <w:name w:val="List Number 2"/>
    <w:aliases w:val="Number list level 2"/>
    <w:basedOn w:val="Normal"/>
    <w:uiPriority w:val="5"/>
    <w:semiHidden/>
    <w:rsid w:val="00A22C38"/>
    <w:pPr>
      <w:spacing w:after="120"/>
      <w:pPrChange w:id="21" w:author="Lauren Jenner" w:date="2026-09-25T20:09:00Z">
        <w:pPr>
          <w:spacing w:after="120" w:line="259" w:lineRule="auto"/>
        </w:pPr>
      </w:pPrChange>
    </w:pPr>
    <w:rPr>
      <w:rPrChange w:id="21" w:author="Lauren Jenner" w:date="2026-09-25T20:09:00Z">
        <w:rPr>
          <w:rFonts w:asciiTheme="minorHAnsi" w:eastAsiaTheme="minorHAnsi" w:hAnsiTheme="minorHAnsi" w:cstheme="minorBidi"/>
          <w:sz w:val="22"/>
          <w:szCs w:val="22"/>
          <w:lang w:val="en-AU" w:eastAsia="en-US" w:bidi="ar-SA"/>
        </w:rPr>
      </w:rPrChange>
    </w:rPr>
  </w:style>
  <w:style w:type="paragraph" w:styleId="ListNumber3">
    <w:name w:val="List Number 3"/>
    <w:aliases w:val="Number list level 3"/>
    <w:basedOn w:val="Normal"/>
    <w:uiPriority w:val="5"/>
    <w:semiHidden/>
    <w:rsid w:val="00A22C38"/>
    <w:pPr>
      <w:spacing w:after="120"/>
      <w:pPrChange w:id="22" w:author="Lauren Jenner" w:date="2026-09-25T20:09:00Z">
        <w:pPr>
          <w:spacing w:after="120" w:line="259" w:lineRule="auto"/>
        </w:pPr>
      </w:pPrChange>
    </w:pPr>
    <w:rPr>
      <w:rPrChange w:id="22" w:author="Lauren Jenner" w:date="2026-09-25T20:09:00Z">
        <w:rPr>
          <w:rFonts w:asciiTheme="minorHAnsi" w:eastAsiaTheme="minorHAnsi" w:hAnsiTheme="minorHAnsi" w:cstheme="minorBidi"/>
          <w:sz w:val="22"/>
          <w:szCs w:val="22"/>
          <w:lang w:val="en-AU" w:eastAsia="en-US" w:bidi="ar-SA"/>
        </w:rPr>
      </w:rPrChange>
    </w:rPr>
  </w:style>
  <w:style w:type="paragraph" w:styleId="ListNumber4">
    <w:name w:val="List Number 4"/>
    <w:aliases w:val="Number list level 4"/>
    <w:basedOn w:val="Normal"/>
    <w:uiPriority w:val="5"/>
    <w:semiHidden/>
    <w:rsid w:val="00A22C38"/>
    <w:pPr>
      <w:spacing w:after="120"/>
      <w:pPrChange w:id="23" w:author="Lauren Jenner" w:date="2026-09-25T20:09:00Z">
        <w:pPr>
          <w:spacing w:after="120" w:line="259" w:lineRule="auto"/>
        </w:pPr>
      </w:pPrChange>
    </w:pPr>
    <w:rPr>
      <w:rPrChange w:id="23" w:author="Lauren Jenner" w:date="2026-09-25T20:09:00Z">
        <w:rPr>
          <w:rFonts w:asciiTheme="minorHAnsi" w:eastAsiaTheme="minorHAnsi" w:hAnsiTheme="minorHAnsi" w:cstheme="minorBidi"/>
          <w:sz w:val="22"/>
          <w:szCs w:val="22"/>
          <w:lang w:val="en-AU" w:eastAsia="en-US" w:bidi="ar-SA"/>
        </w:rPr>
      </w:rPrChange>
    </w:rPr>
  </w:style>
  <w:style w:type="paragraph" w:styleId="ListNumber5">
    <w:name w:val="List Number 5"/>
    <w:aliases w:val="List number 5 - with space"/>
    <w:basedOn w:val="Normal"/>
    <w:uiPriority w:val="5"/>
    <w:semiHidden/>
    <w:rsid w:val="00A22C38"/>
    <w:pPr>
      <w:spacing w:after="120"/>
      <w:pPrChange w:id="24" w:author="Lauren Jenner" w:date="2026-09-25T20:09:00Z">
        <w:pPr>
          <w:spacing w:after="120" w:line="259" w:lineRule="auto"/>
        </w:pPr>
      </w:pPrChange>
    </w:pPr>
    <w:rPr>
      <w:rPrChange w:id="24" w:author="Lauren Jenner" w:date="2026-09-25T20:09:00Z">
        <w:rPr>
          <w:rFonts w:asciiTheme="minorHAnsi" w:eastAsiaTheme="minorHAnsi" w:hAnsiTheme="minorHAnsi" w:cstheme="minorBidi"/>
          <w:sz w:val="22"/>
          <w:szCs w:val="22"/>
          <w:lang w:val="en-AU" w:eastAsia="en-US" w:bidi="ar-SA"/>
        </w:rPr>
      </w:rPrChange>
    </w:rPr>
  </w:style>
  <w:style w:type="paragraph" w:styleId="ListBullet">
    <w:name w:val="List Bullet"/>
    <w:aliases w:val="Bullet list level 1"/>
    <w:basedOn w:val="Normal"/>
    <w:uiPriority w:val="4"/>
    <w:semiHidden/>
    <w:rsid w:val="00176123"/>
    <w:pPr>
      <w:numPr>
        <w:numId w:val="9"/>
      </w:numPr>
      <w:spacing w:after="120"/>
      <w:ind w:left="0" w:firstLine="0"/>
      <w:pPrChange w:id="25" w:author="Lauren Jenner" w:date="2026-09-25T20:09:00Z">
        <w:pPr>
          <w:numPr>
            <w:numId w:val="9"/>
          </w:numPr>
          <w:spacing w:after="120" w:line="259" w:lineRule="auto"/>
          <w:ind w:left="357" w:hanging="357"/>
        </w:pPr>
      </w:pPrChange>
    </w:pPr>
    <w:rPr>
      <w:rPrChange w:id="25" w:author="Lauren Jenner" w:date="2026-09-25T20:09:00Z">
        <w:rPr>
          <w:rFonts w:asciiTheme="minorHAnsi" w:eastAsiaTheme="minorHAnsi" w:hAnsiTheme="minorHAnsi" w:cstheme="minorBidi"/>
          <w:sz w:val="22"/>
          <w:szCs w:val="22"/>
          <w:lang w:val="en-AU" w:eastAsia="en-US" w:bidi="ar-SA"/>
        </w:rPr>
      </w:rPrChange>
    </w:rPr>
  </w:style>
  <w:style w:type="paragraph" w:styleId="ListBullet2">
    <w:name w:val="List Bullet 2"/>
    <w:aliases w:val="Bullet list level 2"/>
    <w:basedOn w:val="Normal"/>
    <w:uiPriority w:val="4"/>
    <w:semiHidden/>
    <w:rsid w:val="006847AD"/>
    <w:pPr>
      <w:numPr>
        <w:ilvl w:val="1"/>
        <w:numId w:val="9"/>
      </w:numPr>
      <w:spacing w:after="120"/>
      <w:pPrChange w:id="26" w:author="Lauren Jenner" w:date="2026-09-25T20:09:00Z">
        <w:pPr>
          <w:numPr>
            <w:ilvl w:val="1"/>
            <w:numId w:val="9"/>
          </w:numPr>
          <w:spacing w:after="120" w:line="259" w:lineRule="auto"/>
          <w:ind w:left="714" w:hanging="357"/>
        </w:pPr>
      </w:pPrChange>
    </w:pPr>
    <w:rPr>
      <w:rPrChange w:id="26" w:author="Lauren Jenner" w:date="2026-09-25T20:09:00Z">
        <w:rPr>
          <w:rFonts w:asciiTheme="minorHAnsi" w:eastAsiaTheme="minorHAnsi" w:hAnsiTheme="minorHAnsi" w:cstheme="minorBidi"/>
          <w:sz w:val="22"/>
          <w:szCs w:val="22"/>
          <w:lang w:val="en-AU" w:eastAsia="en-US" w:bidi="ar-SA"/>
        </w:rPr>
      </w:rPrChange>
    </w:rPr>
  </w:style>
  <w:style w:type="paragraph" w:styleId="ListBullet3">
    <w:name w:val="List Bullet 3"/>
    <w:aliases w:val="Bullet list level 3"/>
    <w:basedOn w:val="Normal"/>
    <w:uiPriority w:val="4"/>
    <w:semiHidden/>
    <w:rsid w:val="006847AD"/>
    <w:pPr>
      <w:numPr>
        <w:ilvl w:val="2"/>
        <w:numId w:val="9"/>
      </w:numPr>
      <w:spacing w:after="120"/>
      <w:pPrChange w:id="27" w:author="Lauren Jenner" w:date="2026-09-25T20:09:00Z">
        <w:pPr>
          <w:numPr>
            <w:ilvl w:val="2"/>
            <w:numId w:val="9"/>
          </w:numPr>
          <w:spacing w:after="120" w:line="259" w:lineRule="auto"/>
          <w:ind w:left="1071" w:hanging="357"/>
        </w:pPr>
      </w:pPrChange>
    </w:pPr>
    <w:rPr>
      <w:rPrChange w:id="27" w:author="Lauren Jenner" w:date="2026-09-25T20:09:00Z">
        <w:rPr>
          <w:rFonts w:asciiTheme="minorHAnsi" w:eastAsiaTheme="minorHAnsi" w:hAnsiTheme="minorHAnsi" w:cstheme="minorBidi"/>
          <w:sz w:val="22"/>
          <w:szCs w:val="22"/>
          <w:lang w:val="en-AU" w:eastAsia="en-US" w:bidi="ar-SA"/>
        </w:rPr>
      </w:rPrChange>
    </w:rPr>
  </w:style>
  <w:style w:type="paragraph" w:styleId="ListBullet4">
    <w:name w:val="List Bullet 4"/>
    <w:aliases w:val="Bullet list level 4"/>
    <w:basedOn w:val="Normal"/>
    <w:uiPriority w:val="4"/>
    <w:semiHidden/>
    <w:rsid w:val="006847AD"/>
    <w:pPr>
      <w:numPr>
        <w:ilvl w:val="3"/>
        <w:numId w:val="9"/>
      </w:numPr>
      <w:spacing w:after="120"/>
      <w:pPrChange w:id="28" w:author="Lauren Jenner" w:date="2026-09-25T20:09:00Z">
        <w:pPr>
          <w:numPr>
            <w:ilvl w:val="3"/>
            <w:numId w:val="9"/>
          </w:numPr>
          <w:spacing w:after="120" w:line="259" w:lineRule="auto"/>
          <w:ind w:left="1428" w:hanging="357"/>
        </w:pPr>
      </w:pPrChange>
    </w:pPr>
    <w:rPr>
      <w:rPrChange w:id="28" w:author="Lauren Jenner" w:date="2026-09-25T20:09:00Z">
        <w:rPr>
          <w:rFonts w:asciiTheme="minorHAnsi" w:eastAsiaTheme="minorHAnsi" w:hAnsiTheme="minorHAnsi" w:cstheme="minorBidi"/>
          <w:sz w:val="22"/>
          <w:szCs w:val="22"/>
          <w:lang w:val="en-AU" w:eastAsia="en-US" w:bidi="ar-SA"/>
        </w:rPr>
      </w:rPrChange>
    </w:rPr>
  </w:style>
  <w:style w:type="paragraph" w:styleId="ListBullet5">
    <w:name w:val="List Bullet 5"/>
    <w:aliases w:val="Bullet list level 5"/>
    <w:basedOn w:val="Normal"/>
    <w:uiPriority w:val="4"/>
    <w:semiHidden/>
    <w:rsid w:val="004E2CB7"/>
    <w:pPr>
      <w:numPr>
        <w:ilvl w:val="4"/>
        <w:numId w:val="9"/>
      </w:numPr>
      <w:pPrChange w:id="29" w:author="Lauren Jenner" w:date="2026-09-25T20:09:00Z">
        <w:pPr>
          <w:numPr>
            <w:ilvl w:val="4"/>
            <w:numId w:val="9"/>
          </w:numPr>
          <w:spacing w:after="160" w:line="259" w:lineRule="auto"/>
          <w:ind w:left="1785" w:hanging="357"/>
        </w:pPr>
      </w:pPrChange>
    </w:pPr>
    <w:rPr>
      <w:rPrChange w:id="29" w:author="Lauren Jenner" w:date="2026-09-25T20:09:00Z">
        <w:rPr>
          <w:rFonts w:asciiTheme="minorHAnsi" w:eastAsiaTheme="minorHAnsi" w:hAnsiTheme="minorHAnsi" w:cstheme="minorBidi"/>
          <w:sz w:val="22"/>
          <w:szCs w:val="22"/>
          <w:lang w:val="en-AU" w:eastAsia="en-US" w:bidi="ar-SA"/>
        </w:rPr>
      </w:rPrChange>
    </w:rPr>
  </w:style>
  <w:style w:type="paragraph" w:styleId="TOCHeading">
    <w:name w:val="TOC Heading"/>
    <w:basedOn w:val="Heading1"/>
    <w:next w:val="Normal"/>
    <w:uiPriority w:val="39"/>
    <w:semiHidden/>
    <w:qFormat/>
    <w:rsid w:val="00EB709E"/>
    <w:pPr>
      <w:spacing w:before="480" w:after="0"/>
      <w:outlineLvl w:val="9"/>
    </w:pPr>
    <w:rPr>
      <w:kern w:val="0"/>
      <w:szCs w:val="28"/>
    </w:rPr>
  </w:style>
  <w:style w:type="paragraph" w:styleId="TOC1">
    <w:name w:val="toc 1"/>
    <w:basedOn w:val="Normal"/>
    <w:next w:val="Normal"/>
    <w:autoRedefine/>
    <w:uiPriority w:val="39"/>
    <w:semiHidden/>
    <w:rsid w:val="007859CD"/>
    <w:pPr>
      <w:spacing w:after="100"/>
      <w:pPrChange w:id="30" w:author="Lauren Jenner" w:date="2026-09-25T20:09:00Z">
        <w:pPr>
          <w:spacing w:after="100" w:line="259" w:lineRule="auto"/>
        </w:pPr>
      </w:pPrChange>
    </w:pPr>
    <w:rPr>
      <w:rPrChange w:id="30" w:author="Lauren Jenner" w:date="2026-09-25T20:09:00Z">
        <w:rPr>
          <w:rFonts w:asciiTheme="minorHAnsi" w:eastAsiaTheme="minorHAnsi" w:hAnsiTheme="minorHAnsi" w:cstheme="minorBidi"/>
          <w:sz w:val="22"/>
          <w:szCs w:val="22"/>
          <w:lang w:val="en-AU" w:eastAsia="en-US" w:bidi="ar-SA"/>
        </w:rPr>
      </w:rPrChange>
    </w:rPr>
  </w:style>
  <w:style w:type="paragraph" w:styleId="TOC2">
    <w:name w:val="toc 2"/>
    <w:basedOn w:val="Normal"/>
    <w:next w:val="Normal"/>
    <w:autoRedefine/>
    <w:uiPriority w:val="39"/>
    <w:semiHidden/>
    <w:rsid w:val="007859CD"/>
    <w:pPr>
      <w:spacing w:after="100"/>
      <w:ind w:left="220"/>
      <w:pPrChange w:id="31" w:author="Lauren Jenner" w:date="2026-09-25T20:09:00Z">
        <w:pPr>
          <w:spacing w:after="100" w:line="259" w:lineRule="auto"/>
          <w:ind w:left="220"/>
        </w:pPr>
      </w:pPrChange>
    </w:pPr>
    <w:rPr>
      <w:rPrChange w:id="31" w:author="Lauren Jenner" w:date="2026-09-25T20:09:00Z">
        <w:rPr>
          <w:rFonts w:asciiTheme="minorHAnsi" w:eastAsiaTheme="minorHAnsi" w:hAnsiTheme="minorHAnsi" w:cstheme="minorBidi"/>
          <w:sz w:val="22"/>
          <w:szCs w:val="22"/>
          <w:lang w:val="en-AU" w:eastAsia="en-US" w:bidi="ar-SA"/>
        </w:rPr>
      </w:rPrChange>
    </w:rPr>
  </w:style>
  <w:style w:type="paragraph" w:styleId="TOC3">
    <w:name w:val="toc 3"/>
    <w:basedOn w:val="Normal"/>
    <w:next w:val="Normal"/>
    <w:autoRedefine/>
    <w:uiPriority w:val="39"/>
    <w:semiHidden/>
    <w:rsid w:val="007859CD"/>
    <w:pPr>
      <w:spacing w:after="100"/>
      <w:ind w:left="440"/>
      <w:pPrChange w:id="32" w:author="Lauren Jenner" w:date="2026-09-25T20:09:00Z">
        <w:pPr>
          <w:spacing w:after="100" w:line="259" w:lineRule="auto"/>
          <w:ind w:left="440"/>
        </w:pPr>
      </w:pPrChange>
    </w:pPr>
    <w:rPr>
      <w:rPrChange w:id="32"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1">
    <w:name w:val="Table bullet list level 1"/>
    <w:basedOn w:val="Normal"/>
    <w:uiPriority w:val="6"/>
    <w:rsid w:val="00872EF1"/>
    <w:pPr>
      <w:numPr>
        <w:numId w:val="8"/>
      </w:numPr>
      <w:spacing w:after="20"/>
      <w:pPrChange w:id="33" w:author="Lauren Jenner" w:date="2026-09-25T20:09:00Z">
        <w:pPr>
          <w:numPr>
            <w:numId w:val="8"/>
          </w:numPr>
          <w:spacing w:after="20" w:line="259" w:lineRule="auto"/>
          <w:ind w:left="284" w:hanging="284"/>
        </w:pPr>
      </w:pPrChange>
    </w:pPr>
    <w:rPr>
      <w:rPrChange w:id="33"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2">
    <w:name w:val="Table bullet list level 2"/>
    <w:basedOn w:val="Tablebulletlistlevel1"/>
    <w:uiPriority w:val="6"/>
    <w:semiHidden/>
    <w:rsid w:val="002716CD"/>
    <w:pPr>
      <w:numPr>
        <w:ilvl w:val="1"/>
      </w:numPr>
      <w:pPrChange w:id="34" w:author="Lauren Jenner" w:date="2026-09-25T20:09:00Z">
        <w:pPr>
          <w:numPr>
            <w:ilvl w:val="1"/>
            <w:numId w:val="8"/>
          </w:numPr>
          <w:spacing w:after="20" w:line="259" w:lineRule="auto"/>
          <w:ind w:left="567" w:hanging="283"/>
        </w:pPr>
      </w:pPrChange>
    </w:pPr>
    <w:rPr>
      <w:rPrChange w:id="34"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3">
    <w:name w:val="Table bullet list level 3"/>
    <w:basedOn w:val="Tablebulletlistlevel2"/>
    <w:uiPriority w:val="6"/>
    <w:semiHidden/>
    <w:qFormat/>
    <w:rsid w:val="002716CD"/>
    <w:pPr>
      <w:numPr>
        <w:ilvl w:val="2"/>
      </w:numPr>
      <w:pPrChange w:id="35" w:author="Lauren Jenner" w:date="2026-09-25T20:09:00Z">
        <w:pPr>
          <w:numPr>
            <w:ilvl w:val="2"/>
            <w:numId w:val="8"/>
          </w:numPr>
          <w:spacing w:after="20" w:line="259" w:lineRule="auto"/>
          <w:ind w:left="851" w:hanging="284"/>
        </w:pPr>
      </w:pPrChange>
    </w:pPr>
    <w:rPr>
      <w:rPrChange w:id="35"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4">
    <w:name w:val="Table bullet list level 4"/>
    <w:basedOn w:val="Tablebulletlistlevel3"/>
    <w:uiPriority w:val="6"/>
    <w:semiHidden/>
    <w:qFormat/>
    <w:rsid w:val="002716CD"/>
    <w:pPr>
      <w:numPr>
        <w:ilvl w:val="3"/>
      </w:numPr>
      <w:pPrChange w:id="36" w:author="Lauren Jenner" w:date="2026-09-25T20:09:00Z">
        <w:pPr>
          <w:numPr>
            <w:ilvl w:val="3"/>
            <w:numId w:val="8"/>
          </w:numPr>
          <w:spacing w:after="20" w:line="259" w:lineRule="auto"/>
          <w:ind w:left="1134" w:hanging="283"/>
        </w:pPr>
      </w:pPrChange>
    </w:pPr>
    <w:rPr>
      <w:rPrChange w:id="36"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5">
    <w:name w:val="Table bullet list level 5"/>
    <w:basedOn w:val="Tablebulletlistlevel4"/>
    <w:uiPriority w:val="6"/>
    <w:semiHidden/>
    <w:qFormat/>
    <w:rsid w:val="002716CD"/>
    <w:pPr>
      <w:numPr>
        <w:ilvl w:val="4"/>
      </w:numPr>
      <w:pPrChange w:id="37" w:author="Lauren Jenner" w:date="2026-09-25T20:09:00Z">
        <w:pPr>
          <w:numPr>
            <w:ilvl w:val="4"/>
            <w:numId w:val="8"/>
          </w:numPr>
          <w:spacing w:after="20" w:line="259" w:lineRule="auto"/>
          <w:ind w:left="1418" w:hanging="284"/>
        </w:pPr>
      </w:pPrChange>
    </w:pPr>
    <w:rPr>
      <w:rPrChange w:id="37"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6">
    <w:name w:val="Table bullet list level 6"/>
    <w:basedOn w:val="Tablebulletlistlevel5"/>
    <w:uiPriority w:val="6"/>
    <w:semiHidden/>
    <w:qFormat/>
    <w:rsid w:val="001D7CA4"/>
    <w:pPr>
      <w:numPr>
        <w:ilvl w:val="5"/>
      </w:numPr>
      <w:pPrChange w:id="38" w:author="Lauren Jenner" w:date="2026-09-25T20:09:00Z">
        <w:pPr>
          <w:numPr>
            <w:ilvl w:val="5"/>
            <w:numId w:val="8"/>
          </w:numPr>
          <w:spacing w:after="20" w:line="259" w:lineRule="auto"/>
          <w:ind w:left="1701" w:hanging="283"/>
        </w:pPr>
      </w:pPrChange>
    </w:pPr>
    <w:rPr>
      <w:rPrChange w:id="38"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7">
    <w:name w:val="Table bullet list level 7"/>
    <w:basedOn w:val="Tablebulletlistlevel6"/>
    <w:uiPriority w:val="6"/>
    <w:semiHidden/>
    <w:qFormat/>
    <w:rsid w:val="002716CD"/>
    <w:pPr>
      <w:numPr>
        <w:ilvl w:val="6"/>
      </w:numPr>
      <w:pPrChange w:id="39" w:author="Lauren Jenner" w:date="2026-09-25T20:09:00Z">
        <w:pPr>
          <w:numPr>
            <w:ilvl w:val="6"/>
            <w:numId w:val="8"/>
          </w:numPr>
          <w:spacing w:after="20" w:line="259" w:lineRule="auto"/>
          <w:ind w:left="1985" w:hanging="284"/>
        </w:pPr>
      </w:pPrChange>
    </w:pPr>
    <w:rPr>
      <w:rPrChange w:id="39"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8">
    <w:name w:val="Table bullet list level 8"/>
    <w:basedOn w:val="Tablebulletlistlevel7"/>
    <w:uiPriority w:val="6"/>
    <w:semiHidden/>
    <w:qFormat/>
    <w:rsid w:val="002716CD"/>
    <w:pPr>
      <w:numPr>
        <w:ilvl w:val="7"/>
      </w:numPr>
      <w:pPrChange w:id="40" w:author="Lauren Jenner" w:date="2026-09-25T20:09:00Z">
        <w:pPr>
          <w:numPr>
            <w:ilvl w:val="7"/>
            <w:numId w:val="8"/>
          </w:numPr>
          <w:spacing w:after="20" w:line="259" w:lineRule="auto"/>
          <w:ind w:left="2268" w:hanging="283"/>
        </w:pPr>
      </w:pPrChange>
    </w:pPr>
    <w:rPr>
      <w:rPrChange w:id="40"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bulletlistlevel9">
    <w:name w:val="Table bullet list level 9"/>
    <w:basedOn w:val="Tablebulletlistlevel8"/>
    <w:uiPriority w:val="6"/>
    <w:semiHidden/>
    <w:qFormat/>
    <w:rsid w:val="002716CD"/>
    <w:pPr>
      <w:numPr>
        <w:ilvl w:val="8"/>
      </w:numPr>
      <w:pPrChange w:id="41" w:author="Lauren Jenner" w:date="2026-09-25T20:09:00Z">
        <w:pPr>
          <w:numPr>
            <w:ilvl w:val="8"/>
            <w:numId w:val="8"/>
          </w:numPr>
          <w:spacing w:after="20" w:line="259" w:lineRule="auto"/>
          <w:ind w:left="2552" w:hanging="284"/>
        </w:pPr>
      </w:pPrChange>
    </w:pPr>
    <w:rPr>
      <w:rPrChange w:id="41" w:author="Lauren Jenner" w:date="2026-09-25T20:09:00Z">
        <w:rPr>
          <w:rFonts w:asciiTheme="minorHAnsi" w:eastAsiaTheme="minorHAnsi" w:hAnsiTheme="minorHAnsi" w:cstheme="minorBidi"/>
          <w:sz w:val="22"/>
          <w:szCs w:val="22"/>
          <w:lang w:val="en-AU" w:eastAsia="en-US" w:bidi="ar-SA"/>
        </w:rPr>
      </w:rPrChange>
    </w:rPr>
  </w:style>
  <w:style w:type="numbering" w:customStyle="1" w:styleId="Tablebulletlist">
    <w:name w:val="Table bullet list"/>
    <w:uiPriority w:val="99"/>
    <w:rsid w:val="00EB709E"/>
    <w:pPr>
      <w:numPr>
        <w:numId w:val="5"/>
      </w:numPr>
    </w:pPr>
  </w:style>
  <w:style w:type="paragraph" w:customStyle="1" w:styleId="Tablenumberlistlevel1">
    <w:name w:val="Table number list level 1"/>
    <w:basedOn w:val="Normal"/>
    <w:uiPriority w:val="7"/>
    <w:rsid w:val="00872EF1"/>
    <w:pPr>
      <w:numPr>
        <w:numId w:val="7"/>
      </w:numPr>
      <w:spacing w:after="20"/>
      <w:pPrChange w:id="42" w:author="Lauren Jenner" w:date="2026-09-25T20:09:00Z">
        <w:pPr>
          <w:numPr>
            <w:numId w:val="7"/>
          </w:numPr>
          <w:spacing w:after="20" w:line="259" w:lineRule="auto"/>
          <w:ind w:left="284" w:hanging="284"/>
        </w:pPr>
      </w:pPrChange>
    </w:pPr>
    <w:rPr>
      <w:rPrChange w:id="42"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2">
    <w:name w:val="Table number list level 2"/>
    <w:basedOn w:val="Tablenumberlistlevel1"/>
    <w:uiPriority w:val="7"/>
    <w:semiHidden/>
    <w:rsid w:val="002716CD"/>
    <w:pPr>
      <w:numPr>
        <w:ilvl w:val="1"/>
      </w:numPr>
      <w:pPrChange w:id="43" w:author="Lauren Jenner" w:date="2026-09-25T20:09:00Z">
        <w:pPr>
          <w:numPr>
            <w:ilvl w:val="1"/>
            <w:numId w:val="7"/>
          </w:numPr>
          <w:spacing w:after="20" w:line="259" w:lineRule="auto"/>
          <w:ind w:left="567" w:hanging="283"/>
        </w:pPr>
      </w:pPrChange>
    </w:pPr>
    <w:rPr>
      <w:rPrChange w:id="43"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3">
    <w:name w:val="Table number list level 3"/>
    <w:basedOn w:val="Tablenumberlistlevel2"/>
    <w:uiPriority w:val="7"/>
    <w:semiHidden/>
    <w:qFormat/>
    <w:rsid w:val="002716CD"/>
    <w:pPr>
      <w:numPr>
        <w:ilvl w:val="2"/>
      </w:numPr>
      <w:pPrChange w:id="44" w:author="Lauren Jenner" w:date="2026-09-25T20:09:00Z">
        <w:pPr>
          <w:numPr>
            <w:ilvl w:val="2"/>
            <w:numId w:val="7"/>
          </w:numPr>
          <w:spacing w:after="20" w:line="259" w:lineRule="auto"/>
          <w:ind w:left="851" w:hanging="284"/>
        </w:pPr>
      </w:pPrChange>
    </w:pPr>
    <w:rPr>
      <w:rPrChange w:id="44"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4">
    <w:name w:val="Table number list level 4"/>
    <w:basedOn w:val="Tablenumberlistlevel3"/>
    <w:uiPriority w:val="7"/>
    <w:semiHidden/>
    <w:qFormat/>
    <w:rsid w:val="002716CD"/>
    <w:pPr>
      <w:numPr>
        <w:ilvl w:val="3"/>
      </w:numPr>
      <w:pPrChange w:id="45" w:author="Lauren Jenner" w:date="2026-09-25T20:09:00Z">
        <w:pPr>
          <w:numPr>
            <w:ilvl w:val="3"/>
            <w:numId w:val="7"/>
          </w:numPr>
          <w:spacing w:after="20" w:line="259" w:lineRule="auto"/>
          <w:ind w:left="1134" w:hanging="283"/>
        </w:pPr>
      </w:pPrChange>
    </w:pPr>
    <w:rPr>
      <w:rPrChange w:id="45"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5">
    <w:name w:val="Table number list level 5"/>
    <w:basedOn w:val="Tablenumberlistlevel4"/>
    <w:uiPriority w:val="7"/>
    <w:semiHidden/>
    <w:qFormat/>
    <w:rsid w:val="002716CD"/>
    <w:pPr>
      <w:numPr>
        <w:ilvl w:val="4"/>
      </w:numPr>
      <w:pPrChange w:id="46" w:author="Lauren Jenner" w:date="2026-09-25T20:09:00Z">
        <w:pPr>
          <w:numPr>
            <w:ilvl w:val="4"/>
            <w:numId w:val="7"/>
          </w:numPr>
          <w:spacing w:after="20" w:line="259" w:lineRule="auto"/>
          <w:ind w:left="1418" w:hanging="284"/>
        </w:pPr>
      </w:pPrChange>
    </w:pPr>
    <w:rPr>
      <w:rPrChange w:id="46"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6">
    <w:name w:val="Table number list level 6"/>
    <w:basedOn w:val="Tablenumberlistlevel5"/>
    <w:uiPriority w:val="7"/>
    <w:semiHidden/>
    <w:qFormat/>
    <w:rsid w:val="002716CD"/>
    <w:pPr>
      <w:numPr>
        <w:ilvl w:val="5"/>
      </w:numPr>
      <w:pPrChange w:id="47" w:author="Lauren Jenner" w:date="2026-09-25T20:09:00Z">
        <w:pPr>
          <w:numPr>
            <w:ilvl w:val="5"/>
            <w:numId w:val="7"/>
          </w:numPr>
          <w:spacing w:after="20" w:line="259" w:lineRule="auto"/>
          <w:ind w:left="1701" w:hanging="283"/>
        </w:pPr>
      </w:pPrChange>
    </w:pPr>
    <w:rPr>
      <w:rPrChange w:id="47"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7">
    <w:name w:val="Table number list level 7"/>
    <w:basedOn w:val="Tablenumberlistlevel6"/>
    <w:uiPriority w:val="7"/>
    <w:semiHidden/>
    <w:qFormat/>
    <w:rsid w:val="002716CD"/>
    <w:pPr>
      <w:numPr>
        <w:ilvl w:val="6"/>
      </w:numPr>
      <w:pPrChange w:id="48" w:author="Lauren Jenner" w:date="2026-09-25T20:09:00Z">
        <w:pPr>
          <w:numPr>
            <w:ilvl w:val="6"/>
            <w:numId w:val="7"/>
          </w:numPr>
          <w:spacing w:after="20" w:line="259" w:lineRule="auto"/>
          <w:ind w:left="1985" w:hanging="284"/>
        </w:pPr>
      </w:pPrChange>
    </w:pPr>
    <w:rPr>
      <w:rPrChange w:id="48"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8">
    <w:name w:val="Table number list level 8"/>
    <w:basedOn w:val="Tablenumberlistlevel7"/>
    <w:uiPriority w:val="7"/>
    <w:semiHidden/>
    <w:qFormat/>
    <w:rsid w:val="002716CD"/>
    <w:pPr>
      <w:numPr>
        <w:ilvl w:val="7"/>
      </w:numPr>
      <w:pPrChange w:id="49" w:author="Lauren Jenner" w:date="2026-09-25T20:09:00Z">
        <w:pPr>
          <w:numPr>
            <w:ilvl w:val="7"/>
            <w:numId w:val="7"/>
          </w:numPr>
          <w:spacing w:after="20" w:line="259" w:lineRule="auto"/>
          <w:ind w:left="2268" w:hanging="283"/>
        </w:pPr>
      </w:pPrChange>
    </w:pPr>
    <w:rPr>
      <w:rPrChange w:id="49" w:author="Lauren Jenner" w:date="2026-09-25T20:09:00Z">
        <w:rPr>
          <w:rFonts w:asciiTheme="minorHAnsi" w:eastAsiaTheme="minorHAnsi" w:hAnsiTheme="minorHAnsi" w:cstheme="minorBidi"/>
          <w:sz w:val="22"/>
          <w:szCs w:val="22"/>
          <w:lang w:val="en-AU" w:eastAsia="en-US" w:bidi="ar-SA"/>
        </w:rPr>
      </w:rPrChange>
    </w:rPr>
  </w:style>
  <w:style w:type="paragraph" w:customStyle="1" w:styleId="Tablenumberlistlevel9">
    <w:name w:val="Table number list level 9"/>
    <w:basedOn w:val="Tablenumberlistlevel8"/>
    <w:uiPriority w:val="7"/>
    <w:semiHidden/>
    <w:qFormat/>
    <w:rsid w:val="002716CD"/>
    <w:pPr>
      <w:numPr>
        <w:ilvl w:val="8"/>
      </w:numPr>
      <w:pPrChange w:id="50" w:author="Lauren Jenner" w:date="2026-09-25T20:09:00Z">
        <w:pPr>
          <w:numPr>
            <w:ilvl w:val="8"/>
            <w:numId w:val="7"/>
          </w:numPr>
          <w:spacing w:after="20" w:line="259" w:lineRule="auto"/>
          <w:ind w:left="2552" w:hanging="284"/>
        </w:pPr>
      </w:pPrChange>
    </w:pPr>
    <w:rPr>
      <w:rPrChange w:id="50" w:author="Lauren Jenner" w:date="2026-09-25T20:09:00Z">
        <w:rPr>
          <w:rFonts w:asciiTheme="minorHAnsi" w:eastAsiaTheme="minorHAnsi" w:hAnsiTheme="minorHAnsi" w:cstheme="minorBidi"/>
          <w:sz w:val="22"/>
          <w:szCs w:val="22"/>
          <w:lang w:val="en-AU" w:eastAsia="en-US" w:bidi="ar-SA"/>
        </w:rPr>
      </w:rPrChange>
    </w:rPr>
  </w:style>
  <w:style w:type="numbering" w:customStyle="1" w:styleId="Tablenumberlist">
    <w:name w:val="Table number list"/>
    <w:uiPriority w:val="99"/>
    <w:rsid w:val="00EB709E"/>
    <w:pPr>
      <w:numPr>
        <w:numId w:val="6"/>
      </w:numPr>
    </w:pPr>
  </w:style>
  <w:style w:type="table" w:styleId="GridTable1Light-Accent4">
    <w:name w:val="Grid Table 1 Light Accent 4"/>
    <w:basedOn w:val="TableNormal"/>
    <w:uiPriority w:val="46"/>
    <w:rsid w:val="00EB709E"/>
    <w:rPr>
      <w:rFonts w:ascii="Arial" w:eastAsia="Calibri" w:hAnsi="Arial"/>
      <w:sz w:val="22"/>
      <w:szCs w:val="22"/>
      <w:lang w:val="en-AU" w:eastAsia="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NTGtable">
    <w:name w:val="NTG table"/>
    <w:basedOn w:val="TableGrid"/>
    <w:uiPriority w:val="99"/>
    <w:rsid w:val="00EB709E"/>
    <w:pPr>
      <w:spacing w:before="40" w:after="40"/>
    </w:pPr>
    <w:rPr>
      <w:rFonts w:ascii="Lato" w:eastAsia="Calibri" w:hAnsi="Lato"/>
      <w:sz w:val="22"/>
      <w:lang w:val="en-AU" w:eastAsia="en-A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single" w:sz="4" w:space="0" w:color="000000" w:themeColor="text1"/>
      </w:tblBorders>
    </w:tblPr>
    <w:trPr>
      <w:cantSplit/>
    </w:trPr>
    <w:tcPr>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mirrorIndents w:val="0"/>
        <w:jc w:val="left"/>
        <w:outlineLvl w:val="9"/>
      </w:pPr>
      <w:rPr>
        <w:rFonts w:ascii="Arial" w:hAnsi="Arial"/>
        <w:b/>
        <w:sz w:val="22"/>
      </w:rPr>
      <w:tblPr/>
      <w:tcPr>
        <w:shd w:val="clear" w:color="auto" w:fill="000000" w:themeFill="text1"/>
      </w:tcPr>
    </w:tblStylePr>
    <w:tblStylePr w:type="lastRow">
      <w:rPr>
        <w:rFonts w:ascii="Arial" w:hAnsi="Arial"/>
        <w:b/>
        <w:color w:val="auto"/>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tblStylePr>
    <w:tblStylePr w:type="firstCol">
      <w:rPr>
        <w:rFonts w:ascii="Arial" w:hAnsi="Arial"/>
        <w:sz w:val="22"/>
      </w:rPr>
    </w:tblStylePr>
    <w:tblStylePr w:type="lastCol">
      <w:rPr>
        <w:rFonts w:ascii="Arial" w:hAnsi="Arial"/>
        <w:sz w:val="22"/>
      </w:rPr>
    </w:tblStylePr>
    <w:tblStylePr w:type="band1Vert">
      <w:rPr>
        <w:rFonts w:ascii="Arial" w:hAnsi="Arial"/>
        <w:sz w:val="22"/>
      </w:rPr>
    </w:tblStylePr>
    <w:tblStylePr w:type="band2Vert">
      <w:rPr>
        <w:rFonts w:ascii="Lato" w:hAnsi="Lato"/>
        <w:color w:val="auto"/>
        <w:sz w:val="22"/>
      </w:rPr>
    </w:tblStylePr>
    <w:tblStylePr w:type="band1Horz">
      <w:rPr>
        <w:rFonts w:ascii="Arial" w:hAnsi="Arial"/>
        <w:sz w:val="22"/>
      </w:rPr>
    </w:tblStylePr>
    <w:tblStylePr w:type="band2Horz">
      <w:rPr>
        <w:rFonts w:ascii="Arial" w:hAnsi="Arial"/>
        <w:sz w:val="22"/>
      </w:rPr>
      <w:tblPr/>
      <w:tcPr>
        <w:shd w:val="clear" w:color="auto" w:fill="D9D9D9" w:themeFill="background1" w:themeFillShade="D9"/>
      </w:tcPr>
    </w:tblStylePr>
    <w:tblStylePr w:type="neCell">
      <w:rPr>
        <w:rFonts w:ascii="Arial" w:hAnsi="Arial"/>
        <w:sz w:val="22"/>
      </w:rPr>
    </w:tblStylePr>
    <w:tblStylePr w:type="nwCell">
      <w:rPr>
        <w:rFonts w:ascii="Arial" w:hAnsi="Arial"/>
        <w:sz w:val="22"/>
      </w:rPr>
    </w:tblStylePr>
    <w:tblStylePr w:type="seCell">
      <w:rPr>
        <w:rFonts w:ascii="Arial" w:hAnsi="Arial"/>
        <w:sz w:val="22"/>
      </w:rPr>
    </w:tblStylePr>
    <w:tblStylePr w:type="swCell">
      <w:rPr>
        <w:rFonts w:ascii="Arial" w:hAnsi="Arial"/>
        <w:sz w:val="22"/>
      </w:rPr>
    </w:tblStylePr>
  </w:style>
  <w:style w:type="paragraph" w:styleId="Caption">
    <w:name w:val="caption"/>
    <w:basedOn w:val="Normal"/>
    <w:next w:val="Normal"/>
    <w:uiPriority w:val="8"/>
    <w:rsid w:val="0071700C"/>
    <w:pPr>
      <w:pPrChange w:id="51" w:author="Lauren Jenner" w:date="2026-09-25T20:09:00Z">
        <w:pPr>
          <w:spacing w:after="160" w:line="259" w:lineRule="auto"/>
        </w:pPr>
      </w:pPrChange>
    </w:pPr>
    <w:rPr>
      <w:iCs/>
      <w:sz w:val="20"/>
      <w:szCs w:val="18"/>
      <w:rPrChange w:id="51" w:author="Lauren Jenner" w:date="2026-09-25T20:09:00Z">
        <w:rPr>
          <w:rFonts w:asciiTheme="minorHAnsi" w:eastAsiaTheme="minorHAnsi" w:hAnsiTheme="minorHAnsi" w:cstheme="minorBidi"/>
          <w:iCs/>
          <w:szCs w:val="18"/>
          <w:lang w:val="en-AU" w:eastAsia="en-US" w:bidi="ar-SA"/>
        </w:rPr>
      </w:rPrChange>
    </w:rPr>
  </w:style>
  <w:style w:type="character" w:styleId="PageNumber">
    <w:name w:val="page number"/>
    <w:aliases w:val="Page number"/>
    <w:basedOn w:val="DefaultParagraphFont"/>
    <w:uiPriority w:val="8"/>
    <w:rsid w:val="00EB709E"/>
    <w:rPr>
      <w:rFonts w:ascii="Lato" w:hAnsi="Lato"/>
      <w:sz w:val="19"/>
    </w:rPr>
  </w:style>
  <w:style w:type="paragraph" w:customStyle="1" w:styleId="Hidden">
    <w:name w:val="Hidden"/>
    <w:basedOn w:val="Normal"/>
    <w:uiPriority w:val="9"/>
    <w:rsid w:val="0071700C"/>
    <w:pPr>
      <w:spacing w:after="0"/>
      <w:pPrChange w:id="52" w:author="Lauren Jenner" w:date="2026-09-25T20:09:00Z">
        <w:pPr>
          <w:spacing w:after="160" w:line="259" w:lineRule="auto"/>
        </w:pPr>
      </w:pPrChange>
    </w:pPr>
    <w:rPr>
      <w:sz w:val="2"/>
      <w:szCs w:val="2"/>
      <w:rPrChange w:id="52" w:author="Lauren Jenner" w:date="2026-09-25T20:09:00Z">
        <w:rPr>
          <w:rFonts w:asciiTheme="minorHAnsi" w:eastAsiaTheme="minorHAnsi" w:hAnsiTheme="minorHAnsi" w:cstheme="minorBidi"/>
          <w:sz w:val="2"/>
          <w:szCs w:val="2"/>
          <w:lang w:val="en-AU" w:eastAsia="en-US" w:bidi="ar-SA"/>
        </w:rPr>
      </w:rPrChange>
    </w:rPr>
  </w:style>
  <w:style w:type="paragraph" w:styleId="BalloonText">
    <w:name w:val="Balloon Text"/>
    <w:basedOn w:val="Normal"/>
    <w:link w:val="BalloonTextChar"/>
    <w:uiPriority w:val="99"/>
    <w:semiHidden/>
    <w:unhideWhenUsed/>
    <w:rsid w:val="00872EF1"/>
    <w:pPr>
      <w:spacing w:after="0"/>
      <w:pPrChange w:id="53" w:author="Lauren Jenner" w:date="2026-09-25T20:09:00Z">
        <w:pPr>
          <w:spacing w:after="160" w:line="259" w:lineRule="auto"/>
        </w:pPr>
      </w:pPrChange>
    </w:pPr>
    <w:rPr>
      <w:rFonts w:ascii="Segoe UI" w:hAnsi="Segoe UI" w:cs="Segoe UI"/>
      <w:sz w:val="18"/>
      <w:szCs w:val="18"/>
      <w:rPrChange w:id="53" w:author="Lauren Jenner" w:date="2026-09-25T20:09:00Z">
        <w:rPr>
          <w:rFonts w:ascii="Segoe UI" w:eastAsiaTheme="minorHAnsi" w:hAnsi="Segoe UI" w:cs="Segoe UI"/>
          <w:sz w:val="18"/>
          <w:szCs w:val="18"/>
          <w:lang w:val="en-AU" w:eastAsia="en-US" w:bidi="ar-SA"/>
        </w:rPr>
      </w:rPrChange>
    </w:rPr>
  </w:style>
  <w:style w:type="character" w:customStyle="1" w:styleId="BalloonTextChar">
    <w:name w:val="Balloon Text Char"/>
    <w:basedOn w:val="DefaultParagraphFont"/>
    <w:link w:val="BalloonText"/>
    <w:uiPriority w:val="99"/>
    <w:rsid w:val="00EB709E"/>
    <w:rPr>
      <w:rFonts w:ascii="Segoe UI" w:eastAsiaTheme="minorHAnsi" w:hAnsi="Segoe UI" w:cs="Segoe UI"/>
      <w:sz w:val="18"/>
      <w:szCs w:val="18"/>
      <w:lang w:val="en-AU" w:eastAsia="en-US"/>
    </w:rPr>
  </w:style>
  <w:style w:type="table" w:styleId="GridTable4">
    <w:name w:val="Grid Table 4"/>
    <w:basedOn w:val="TableNormal"/>
    <w:uiPriority w:val="49"/>
    <w:rsid w:val="00EB709E"/>
    <w:rPr>
      <w:rFonts w:ascii="Arial" w:eastAsia="Calibri" w:hAnsi="Arial"/>
      <w:sz w:val="22"/>
      <w:szCs w:val="22"/>
      <w:lang w:val="en-AU"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7527222">
      <w:bodyDiv w:val="1"/>
      <w:marLeft w:val="0"/>
      <w:marRight w:val="0"/>
      <w:marTop w:val="0"/>
      <w:marBottom w:val="0"/>
      <w:divBdr>
        <w:top w:val="none" w:sz="0" w:space="0" w:color="auto"/>
        <w:left w:val="none" w:sz="0" w:space="0" w:color="auto"/>
        <w:bottom w:val="none" w:sz="0" w:space="0" w:color="auto"/>
        <w:right w:val="none" w:sz="0" w:space="0" w:color="auto"/>
      </w:divBdr>
    </w:div>
    <w:div w:id="172086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1C0B71055734DA9ECD2E7A6458F00" ma:contentTypeVersion="14" ma:contentTypeDescription="Create a new document." ma:contentTypeScope="" ma:versionID="c1b84582ee08abe1095ebe1b7179ed5f">
  <xsd:schema xmlns:xsd="http://www.w3.org/2001/XMLSchema" xmlns:xs="http://www.w3.org/2001/XMLSchema" xmlns:p="http://schemas.microsoft.com/office/2006/metadata/properties" xmlns:ns3="7ca3471e-93d0-421e-8cd1-9507b59b07ed" xmlns:ns4="4cec87c5-847d-4a52-948e-bfb33f00e36e" targetNamespace="http://schemas.microsoft.com/office/2006/metadata/properties" ma:root="true" ma:fieldsID="345191a4619e448a727ea2dc699d277e" ns3:_="" ns4:_="">
    <xsd:import namespace="7ca3471e-93d0-421e-8cd1-9507b59b07ed"/>
    <xsd:import namespace="4cec87c5-847d-4a52-948e-bfb33f00e36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a3471e-93d0-421e-8cd1-9507b59b0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ec87c5-847d-4a52-948e-bfb33f00e36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DAB01-8D40-4E50-9951-AE56E7669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a3471e-93d0-421e-8cd1-9507b59b07ed"/>
    <ds:schemaRef ds:uri="4cec87c5-847d-4a52-948e-bfb33f00e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A56D59-3547-4BA1-B17E-A528E81C251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B36852-8BE1-454A-A8E1-8869D37EF02D}">
  <ds:schemaRefs>
    <ds:schemaRef ds:uri="http://schemas.microsoft.com/sharepoint/v3/contenttype/forms"/>
  </ds:schemaRefs>
</ds:datastoreItem>
</file>

<file path=customXml/itemProps4.xml><?xml version="1.0" encoding="utf-8"?>
<ds:datastoreItem xmlns:ds="http://schemas.openxmlformats.org/officeDocument/2006/customXml" ds:itemID="{83D5DFB5-8F90-BD44-BE96-F444036C2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1039</Words>
  <Characters>5926</Characters>
  <Application>Microsoft Office Word</Application>
  <DocSecurity>0</DocSecurity>
  <Lines>49</Lines>
  <Paragraphs>13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Speaker: Kursat Levent Egriboz</vt:lpstr>
      <vt:lpstr>Speaker: Kursat Levent Egriboz</vt:lpstr>
    </vt:vector>
  </TitlesOfParts>
  <Company>ECOTEC Research &amp; Consulting</Company>
  <LinksUpToDate>false</LinksUpToDate>
  <CharactersWithSpaces>6952</CharactersWithSpaces>
  <SharedDoc>false</SharedDoc>
  <HLinks>
    <vt:vector size="6" baseType="variant">
      <vt:variant>
        <vt:i4>917530</vt:i4>
      </vt:variant>
      <vt:variant>
        <vt:i4>0</vt:i4>
      </vt:variant>
      <vt:variant>
        <vt:i4>0</vt:i4>
      </vt:variant>
      <vt:variant>
        <vt:i4>5</vt:i4>
      </vt:variant>
      <vt:variant>
        <vt:lpwstr>http://www.cla.unical.it/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Kursat Levent Egriboz</dc:title>
  <dc:subject/>
  <dc:creator>Jan Aulehle</dc:creator>
  <cp:keywords/>
  <cp:lastModifiedBy>Arthur Souza Rodrigues</cp:lastModifiedBy>
  <cp:revision>1</cp:revision>
  <cp:lastPrinted>2024-06-13T16:14:00Z</cp:lastPrinted>
  <dcterms:created xsi:type="dcterms:W3CDTF">2024-06-13T16:14:00Z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0x010100FF91C0B71055734DA9ECD2E7A6458F00</vt:lpwstr>
  </property>
</Properties>
</file>