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B39BA" w14:textId="77777777" w:rsidR="00880357" w:rsidRDefault="00880357">
      <w:pPr>
        <w:rPr>
          <w:rFonts w:ascii="Arial" w:hAnsi="Arial"/>
          <w:b/>
          <w:sz w:val="32"/>
          <w:rPrChange w:id="0" w:author="Arthur Souza Rodrigues" w:date="2026-07-10T21:51:00Z" w16du:dateUtc="2026-07-11T01:51:00Z">
            <w:rPr/>
          </w:rPrChange>
        </w:rPr>
      </w:pPr>
      <w:r>
        <w:rPr>
          <w:rFonts w:ascii="Arial" w:hAnsi="Arial"/>
          <w:b/>
          <w:sz w:val="32"/>
          <w:rPrChange w:id="1" w:author="Arthur Souza Rodrigues" w:date="2026-07-10T21:51:00Z" w16du:dateUtc="2026-07-11T01:51:00Z">
            <w:rPr/>
          </w:rPrChange>
        </w:rPr>
        <w:t>file_</w:t>
      </w:r>
      <w:ins w:id="2" w:author="Arthur Souza Rodrigues" w:date="2026-07-10T21:51:00Z" w16du:dateUtc="2026-07-11T01:51:00Z">
        <w:r w:rsidR="003120FD">
          <w:rPr>
            <w:rFonts w:ascii="Arial" w:hAnsi="Arial" w:cs="Arial"/>
            <w:b/>
            <w:bCs/>
            <w:sz w:val="32"/>
            <w:szCs w:val="32"/>
          </w:rPr>
          <w:t>168</w:t>
        </w:r>
      </w:ins>
      <w:del w:id="3" w:author="Arthur Souza Rodrigues" w:date="2026-07-10T21:51:00Z" w16du:dateUtc="2026-07-11T01:51:00Z">
        <w:r>
          <w:delText>167</w:delText>
        </w:r>
      </w:del>
      <w:r>
        <w:rPr>
          <w:rFonts w:ascii="Arial" w:hAnsi="Arial"/>
          <w:b/>
          <w:sz w:val="32"/>
          <w:rPrChange w:id="4" w:author="Arthur Souza Rodrigues" w:date="2026-07-10T21:51:00Z" w16du:dateUtc="2026-07-11T01:51:00Z">
            <w:rPr/>
          </w:rPrChange>
        </w:rPr>
        <w:t>.docx</w:t>
      </w:r>
    </w:p>
    <w:p w14:paraId="53E19F0C" w14:textId="16CD678C" w:rsidR="005209F8" w:rsidRDefault="00AA3DD1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Heading 2 Style Demo</w:t>
        </w:r>
      </w:ins>
    </w:p>
    <w:p w14:paraId="119F61A2" w14:textId="77777777" w:rsidR="005209F8" w:rsidRDefault="00AA3DD1">
      <w:pPr>
        <w:spacing w:before="360" w:after="80" w:line="240" w:lineRule="auto"/>
        <w:rPr>
          <w:ins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This document demonstrates Heading 2 paragraph style.</w:t>
        </w:r>
      </w:ins>
    </w:p>
    <w:p w14:paraId="6DCFF905" w14:textId="45E5BC07" w:rsidR="006E6456" w:rsidRDefault="00AA3DD1">
      <w:pPr>
        <w:rPr>
          <w:del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rPr>
            <w:rFonts w:ascii="Arial" w:hAnsi="Arial" w:cs="Arial"/>
            <w:b/>
            <w:bCs/>
            <w:sz w:val="32"/>
            <w:szCs w:val="32"/>
          </w:rPr>
          <w:t>Subsection Title</w:t>
        </w:r>
      </w:ins>
      <w:del w:id="11" w:author="Arthur Souza Rodrigues" w:date="2026-07-10T21:51:00Z" w16du:dateUtc="2026-07-11T01:51:00Z">
        <w:r>
          <w:delText>24</w:delText>
        </w:r>
      </w:del>
    </w:p>
    <w:p w14:paraId="5E912E20" w14:textId="77777777" w:rsidR="006E6456" w:rsidRDefault="006E6456">
      <w:pPr>
        <w:spacing w:before="360" w:after="80" w:line="240" w:lineRule="auto"/>
        <w:pPrChange w:id="12" w:author="Arthur Souza Rodrigues" w:date="2026-07-10T21:51:00Z" w16du:dateUtc="2026-07-11T01:51:00Z">
          <w:pPr/>
        </w:pPrChange>
      </w:pPr>
    </w:p>
    <w:sectPr w:rsidR="006E64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456"/>
    <w:rsid w:val="003120FD"/>
    <w:rsid w:val="005209F8"/>
    <w:rsid w:val="00696D4B"/>
    <w:rsid w:val="006E6456"/>
    <w:rsid w:val="00880357"/>
    <w:rsid w:val="00D53FE7"/>
    <w:rsid w:val="00DC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49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2026-07-11T01:51:00Z</dcterms:modified>
</cp:coreProperties>
</file>