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FF010" w14:textId="77777777" w:rsidR="00AC5230" w:rsidRDefault="00AC5230">
      <w:pPr>
        <w:rPr>
          <w:rPrChange w:id="0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  <w:t>file_</w:t>
      </w:r>
      <w:ins w:id="2" w:author="Arthur Souza Rodrigues" w:date="2026-07-10T21:44:00Z" w16du:dateUtc="2026-07-11T01:44:00Z">
        <w:r>
          <w:t>58</w:t>
        </w:r>
      </w:ins>
      <w:del w:id="3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57</w:delText>
        </w:r>
      </w:del>
      <w:r>
        <w:rPr>
          <w:rPrChange w:id="4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  <w:t>.docx</w:t>
      </w:r>
    </w:p>
    <w:p w14:paraId="6490836A" w14:textId="7FA1E710" w:rsidR="00B257E6" w:rsidRDefault="00E37441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Meeting Agenda</w:t>
        </w:r>
      </w:ins>
    </w:p>
    <w:p w14:paraId="170E7884" w14:textId="77777777" w:rsidR="00B257E6" w:rsidRDefault="00B257E6">
      <w:pPr>
        <w:rPr>
          <w:ins w:id="7" w:author="Arthur Souza Rodrigues" w:date="2026-07-10T21:44:00Z" w16du:dateUtc="2026-07-11T01:44:00Z"/>
        </w:rPr>
      </w:pPr>
    </w:p>
    <w:p w14:paraId="21320EDC" w14:textId="77777777" w:rsidR="00B257E6" w:rsidRDefault="00B257E6">
      <w:pPr>
        <w:rPr>
          <w:ins w:id="8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ins w:id="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E37441">
            <w:pPr>
              <w:rPr>
                <w:ins w:id="10" w:author="Arthur Souza Rodrigues" w:date="2026-07-10T21:44:00Z" w16du:dateUtc="2026-07-11T01:44:00Z"/>
              </w:rPr>
            </w:pPr>
            <w:ins w:id="11" w:author="Arthur Souza Rodrigues" w:date="2026-07-10T21:44:00Z" w16du:dateUtc="2026-07-11T01:44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E37441">
            <w:pPr>
              <w:rPr>
                <w:ins w:id="12" w:author="Arthur Souza Rodrigues" w:date="2026-07-10T21:44:00Z" w16du:dateUtc="2026-07-11T01:44:00Z"/>
              </w:rPr>
            </w:pPr>
            <w:ins w:id="13" w:author="Arthur Souza Rodrigues" w:date="2026-07-10T21:44:00Z" w16du:dateUtc="2026-07-11T01:44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E37441">
            <w:pPr>
              <w:rPr>
                <w:ins w:id="14" w:author="Arthur Souza Rodrigues" w:date="2026-07-10T21:44:00Z" w16du:dateUtc="2026-07-11T01:44:00Z"/>
              </w:rPr>
            </w:pPr>
            <w:ins w:id="15" w:author="Arthur Souza Rodrigues" w:date="2026-07-10T21:44:00Z" w16du:dateUtc="2026-07-11T01:44:00Z">
              <w:r>
                <w:t>Presenter</w:t>
              </w:r>
            </w:ins>
          </w:p>
        </w:tc>
      </w:tr>
      <w:tr w:rsidR="00B257E6" w14:paraId="54090AEF" w14:textId="77777777">
        <w:trPr>
          <w:trHeight w:val="360"/>
          <w:ins w:id="16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E37441">
            <w:pPr>
              <w:rPr>
                <w:ins w:id="17" w:author="Arthur Souza Rodrigues" w:date="2026-07-10T21:44:00Z" w16du:dateUtc="2026-07-11T01:44:00Z"/>
              </w:rPr>
            </w:pPr>
            <w:ins w:id="18" w:author="Arthur Souza Rodrigues" w:date="2026-07-10T21:44:00Z" w16du:dateUtc="2026-07-11T01:44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E37441">
            <w:pPr>
              <w:rPr>
                <w:ins w:id="19" w:author="Arthur Souza Rodrigues" w:date="2026-07-10T21:44:00Z" w16du:dateUtc="2026-07-11T01:44:00Z"/>
              </w:rPr>
            </w:pPr>
            <w:ins w:id="20" w:author="Arthur Souza Rodrigues" w:date="2026-07-10T21:44:00Z" w16du:dateUtc="2026-07-11T01:44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E37441">
            <w:pPr>
              <w:rPr>
                <w:ins w:id="21" w:author="Arthur Souza Rodrigues" w:date="2026-07-10T21:44:00Z" w16du:dateUtc="2026-07-11T01:44:00Z"/>
              </w:rPr>
            </w:pPr>
            <w:ins w:id="22" w:author="Arthur Souza Rodrigues" w:date="2026-07-10T21:44:00Z" w16du:dateUtc="2026-07-11T01:44:00Z">
              <w:r>
                <w:t>CEO</w:t>
              </w:r>
            </w:ins>
          </w:p>
        </w:tc>
      </w:tr>
      <w:tr w:rsidR="00B257E6" w14:paraId="484675F2" w14:textId="77777777">
        <w:trPr>
          <w:trHeight w:val="360"/>
          <w:ins w:id="23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E37441">
            <w:pPr>
              <w:rPr>
                <w:ins w:id="24" w:author="Arthur Souza Rodrigues" w:date="2026-07-10T21:44:00Z" w16du:dateUtc="2026-07-11T01:44:00Z"/>
              </w:rPr>
            </w:pPr>
            <w:ins w:id="25" w:author="Arthur Souza Rodrigues" w:date="2026-07-10T21:44:00Z" w16du:dateUtc="2026-07-11T01:44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E37441">
            <w:pPr>
              <w:rPr>
                <w:ins w:id="26" w:author="Arthur Souza Rodrigues" w:date="2026-07-10T21:44:00Z" w16du:dateUtc="2026-07-11T01:44:00Z"/>
              </w:rPr>
            </w:pPr>
            <w:ins w:id="27" w:author="Arthur Souza Rodrigues" w:date="2026-07-10T21:44:00Z" w16du:dateUtc="2026-07-11T01:44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E37441">
            <w:pPr>
              <w:rPr>
                <w:ins w:id="28" w:author="Arthur Souza Rodrigues" w:date="2026-07-10T21:44:00Z" w16du:dateUtc="2026-07-11T01:44:00Z"/>
              </w:rPr>
            </w:pPr>
            <w:ins w:id="29" w:author="Arthur Souza Rodrigues" w:date="2026-07-10T21:44:00Z" w16du:dateUtc="2026-07-11T01:44:00Z">
              <w:r>
                <w:t>CTO</w:t>
              </w:r>
            </w:ins>
          </w:p>
        </w:tc>
      </w:tr>
    </w:tbl>
    <w:p w14:paraId="283CDFD6" w14:textId="1CE084B6" w:rsidR="00330D84" w:rsidRDefault="00E37441">
      <w:pPr>
        <w:rPr>
          <w:del w:id="30" w:author="Arthur Souza Rodrigues" w:date="2026-07-10T21:44:00Z" w16du:dateUtc="2026-07-11T01:44:00Z"/>
        </w:rPr>
      </w:pPr>
      <w:del w:id="31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330D84" w:rsidRDefault="00E37441">
      <w:pPr>
        <w:rPr>
          <w:del w:id="32" w:author="Arthur Souza Rodrigues" w:date="2026-07-10T21:44:00Z" w16du:dateUtc="2026-07-11T01:44:00Z"/>
        </w:rPr>
      </w:pPr>
      <w:del w:id="33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330D84" w:rsidRDefault="00E37441">
      <w:del w:id="34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330D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84"/>
    <w:rsid w:val="00330D84"/>
    <w:rsid w:val="006C1691"/>
    <w:rsid w:val="00AC5230"/>
    <w:rsid w:val="00B257E6"/>
    <w:rsid w:val="00C27F87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2026-07-11T01:44:00Z</dcterms:modified>
</cp:coreProperties>
</file>