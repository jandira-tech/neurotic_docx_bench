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54D539" w14:textId="3ED3C43C" w:rsidR="003341AB" w:rsidRDefault="000463EB" w:rsidP="003341AB">
      <w:pPr>
        <w:spacing w:line="360" w:lineRule="auto"/>
        <w:rPr>
          <w:ins w:id="9" w:author="Priya Seethapathy" w:date="2026-09-26T15:13:00Z" w16du:dateUtc="2026-09-26T19:13:00Z"/>
        </w:rPr>
      </w:pPr>
      <w:ins w:id="10" w:author="Priya Seethapathy" w:date="2026-09-26T15:13:00Z" w16du:dateUtc="2026-09-26T19:13:00Z">
        <w:r w:rsidRPr="00A77094">
          <w:t>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w:t>
        </w:r>
        <w:r>
          <w:t>Hey more lines is needed</w:t>
        </w:r>
        <w:r w:rsidRPr="00A77094">
          <w:t xml:space="preserve"> Generally, you must give notice to the Commission and seek permission from the Commission Member dealing with your case if you wish to have a lawyer or paid agent represent you in a conference or hearing</w:t>
        </w:r>
        <w:r w:rsidR="003341AB">
          <w:t>. How bout now? Maybe this will work now. Lets see how this goes</w:t>
        </w:r>
      </w:ins>
    </w:p>
    <w:p w14:paraId="4BCCF040" w14:textId="51BC4E8B" w:rsidR="003341AB" w:rsidRPr="003341AB" w:rsidRDefault="003341AB" w:rsidP="003341AB">
      <w:pPr>
        <w:pStyle w:val="Heading1"/>
        <w:rPr>
          <w:ins w:id="11" w:author="Priya Seethapathy" w:date="2026-09-26T15:13:00Z" w16du:dateUtc="2026-09-26T19:13:00Z"/>
        </w:rPr>
      </w:pPr>
      <w:ins w:id="12" w:author="Priya Seethapathy" w:date="2026-09-26T15:13:00Z" w16du:dateUtc="2026-09-26T19:13:00Z">
        <w:r>
          <w:lastRenderedPageBreak/>
          <w:br/>
        </w:r>
        <w:r>
          <w:br/>
        </w:r>
        <w:r w:rsidRPr="003341AB">
          <w:t>TITLE IN HERE</w:t>
        </w:r>
      </w:ins>
    </w:p>
    <w:p w14:paraId="1029A836" w14:textId="77777777" w:rsidR="003341AB" w:rsidRDefault="003341AB" w:rsidP="003341AB">
      <w:pPr>
        <w:rPr>
          <w:ins w:id="13" w:author="Priya Seethapathy" w:date="2026-09-26T15:13:00Z" w16du:dateUtc="2026-09-26T19:13:00Z"/>
        </w:rPr>
      </w:pPr>
      <w:ins w:id="14" w:author="Priya Seethapathy" w:date="2026-09-26T15:13:00Z" w16du:dateUtc="2026-09-26T19:13:00Z">
        <w:r>
          <w:t>How about now , lets change the Title to HEADING 1</w:t>
        </w:r>
      </w:ins>
    </w:p>
    <w:p w14:paraId="7E283497" w14:textId="77777777" w:rsidR="003341AB" w:rsidRDefault="003341AB" w:rsidP="003341AB">
      <w:pPr>
        <w:spacing w:line="360" w:lineRule="auto"/>
        <w:rPr>
          <w:ins w:id="15" w:author="Priya Seethapathy" w:date="2026-09-26T15:13:00Z" w16du:dateUtc="2026-09-26T19:13:00Z"/>
        </w:rPr>
      </w:pPr>
    </w:p>
    <w:p w14:paraId="68CF8728" w14:textId="77777777" w:rsidR="003341AB" w:rsidRDefault="003341AB" w:rsidP="003341AB">
      <w:pPr>
        <w:spacing w:line="360" w:lineRule="auto"/>
        <w:rPr>
          <w:ins w:id="16" w:author="Priya Seethapathy" w:date="2026-09-26T15:13:00Z" w16du:dateUtc="2026-09-26T19:13:00Z"/>
        </w:rPr>
      </w:pPr>
    </w:p>
    <w:p w14:paraId="7D25C58D" w14:textId="77777777" w:rsidR="003341AB" w:rsidRDefault="003341AB" w:rsidP="003341AB">
      <w:pPr>
        <w:spacing w:line="360" w:lineRule="auto"/>
        <w:rPr>
          <w:ins w:id="17" w:author="Priya Seethapathy" w:date="2026-09-26T15:13:00Z" w16du:dateUtc="2026-09-26T19:13:00Z"/>
        </w:rPr>
      </w:pPr>
    </w:p>
    <w:p w14:paraId="06D362D2" w14:textId="69FA39DC" w:rsidR="00AA6D4A" w:rsidRDefault="007523AB">
      <w:pPr>
        <w:rPr>
          <w:del w:id="18" w:author="Priya Seethapathy" w:date="2026-09-26T15:13:00Z" w16du:dateUtc="2026-09-26T19:13:00Z"/>
        </w:rPr>
      </w:pPr>
      <w:del w:id="19" w:author="Priya Seethapathy" w:date="2026-09-26T15:13:00Z" w16du:dateUtc="2026-09-26T19:13:00Z">
        <w:r>
          <w:delText>Table with left indent 1”</w:delText>
        </w:r>
      </w:del>
    </w:p>
    <w:tbl>
      <w:tblPr>
        <w:tblStyle w:val="TableGrid"/>
        <w:tblW w:w="0" w:type="auto"/>
        <w:tblInd w:w="1440" w:type="dxa"/>
        <w:tblLook w:val="04A0" w:firstRow="1" w:lastRow="0" w:firstColumn="1" w:lastColumn="0" w:noHBand="0" w:noVBand="1"/>
      </w:tblPr>
      <w:tblGrid>
        <w:gridCol w:w="2636"/>
        <w:gridCol w:w="2637"/>
        <w:gridCol w:w="2637"/>
      </w:tblGrid>
      <w:tr w:rsidR="007523AB" w14:paraId="313CFF58" w14:textId="77777777" w:rsidTr="007523AB">
        <w:trPr>
          <w:del w:id="20" w:author="Priya Seethapathy" w:date="2026-09-26T15:13:00Z" w16du:dateUtc="2026-09-26T19:13:00Z"/>
        </w:trPr>
        <w:tc>
          <w:tcPr>
            <w:tcW w:w="3116" w:type="dxa"/>
          </w:tcPr>
          <w:p w14:paraId="7982D19E" w14:textId="77777777" w:rsidR="007523AB" w:rsidRDefault="007523AB">
            <w:pPr>
              <w:rPr>
                <w:del w:id="21" w:author="Priya Seethapathy" w:date="2026-09-26T15:13:00Z" w16du:dateUtc="2026-09-26T19:13:00Z"/>
              </w:rPr>
            </w:pPr>
          </w:p>
        </w:tc>
        <w:tc>
          <w:tcPr>
            <w:tcW w:w="3117" w:type="dxa"/>
          </w:tcPr>
          <w:p w14:paraId="2AB096B5" w14:textId="77777777" w:rsidR="007523AB" w:rsidRDefault="007523AB">
            <w:pPr>
              <w:rPr>
                <w:del w:id="22" w:author="Priya Seethapathy" w:date="2026-09-26T15:13:00Z" w16du:dateUtc="2026-09-26T19:13:00Z"/>
              </w:rPr>
            </w:pPr>
          </w:p>
        </w:tc>
        <w:tc>
          <w:tcPr>
            <w:tcW w:w="3117" w:type="dxa"/>
          </w:tcPr>
          <w:p w14:paraId="53925E6B" w14:textId="77777777" w:rsidR="007523AB" w:rsidRDefault="007523AB">
            <w:pPr>
              <w:rPr>
                <w:del w:id="23" w:author="Priya Seethapathy" w:date="2026-09-26T15:13:00Z" w16du:dateUtc="2026-09-26T19:13:00Z"/>
              </w:rPr>
            </w:pPr>
          </w:p>
        </w:tc>
      </w:tr>
      <w:tr w:rsidR="007523AB" w14:paraId="26E07C29" w14:textId="77777777" w:rsidTr="007523AB">
        <w:trPr>
          <w:del w:id="24" w:author="Priya Seethapathy" w:date="2026-09-26T15:13:00Z" w16du:dateUtc="2026-09-26T19:13:00Z"/>
        </w:trPr>
        <w:tc>
          <w:tcPr>
            <w:tcW w:w="3116" w:type="dxa"/>
          </w:tcPr>
          <w:p w14:paraId="0C1CAFF5" w14:textId="77777777" w:rsidR="007523AB" w:rsidRDefault="007523AB">
            <w:pPr>
              <w:rPr>
                <w:del w:id="25" w:author="Priya Seethapathy" w:date="2026-09-26T15:13:00Z" w16du:dateUtc="2026-09-26T19:13:00Z"/>
              </w:rPr>
            </w:pPr>
          </w:p>
        </w:tc>
        <w:tc>
          <w:tcPr>
            <w:tcW w:w="3117" w:type="dxa"/>
          </w:tcPr>
          <w:p w14:paraId="43970D71" w14:textId="77777777" w:rsidR="007523AB" w:rsidRDefault="007523AB">
            <w:pPr>
              <w:rPr>
                <w:del w:id="26" w:author="Priya Seethapathy" w:date="2026-09-26T15:13:00Z" w16du:dateUtc="2026-09-26T19:13:00Z"/>
              </w:rPr>
            </w:pPr>
          </w:p>
        </w:tc>
        <w:tc>
          <w:tcPr>
            <w:tcW w:w="3117" w:type="dxa"/>
          </w:tcPr>
          <w:p w14:paraId="14EB6DD0" w14:textId="77777777" w:rsidR="007523AB" w:rsidRDefault="007523AB">
            <w:pPr>
              <w:rPr>
                <w:del w:id="27" w:author="Priya Seethapathy" w:date="2026-09-26T15:13:00Z" w16du:dateUtc="2026-09-26T19:13:00Z"/>
              </w:rPr>
            </w:pPr>
          </w:p>
        </w:tc>
      </w:tr>
    </w:tbl>
    <w:p w14:paraId="45BEBAB2" w14:textId="77777777" w:rsidR="007523AB" w:rsidRDefault="007523AB">
      <w:pPr>
        <w:rPr>
          <w:del w:id="28" w:author="Priya Seethapathy" w:date="2026-09-26T15:13:00Z" w16du:dateUtc="2026-09-26T19:13:00Z"/>
        </w:rPr>
      </w:pPr>
    </w:p>
    <w:p w14:paraId="2C60F655" w14:textId="77777777" w:rsidR="007523AB" w:rsidRDefault="007523AB">
      <w:pPr>
        <w:rPr>
          <w:del w:id="29" w:author="Priya Seethapathy" w:date="2026-09-26T15:13:00Z" w16du:dateUtc="2026-09-26T19:13:00Z"/>
        </w:rPr>
      </w:pPr>
    </w:p>
    <w:p w14:paraId="360CD8D0" w14:textId="04778A4E" w:rsidR="007523AB" w:rsidRDefault="007523AB">
      <w:pPr>
        <w:rPr>
          <w:del w:id="30" w:author="Priya Seethapathy" w:date="2026-09-26T15:13:00Z" w16du:dateUtc="2026-09-26T19:13:00Z"/>
        </w:rPr>
      </w:pPr>
      <w:del w:id="31" w:author="Priya Seethapathy" w:date="2026-09-26T15:13:00Z" w16du:dateUtc="2026-09-26T19:13:00Z">
        <w:r>
          <w:delText>Table with no left indent</w:delText>
        </w:r>
      </w:del>
    </w:p>
    <w:tbl>
      <w:tblPr>
        <w:tblStyle w:val="TableGrid"/>
        <w:tblW w:w="0" w:type="auto"/>
        <w:tblLook w:val="04A0" w:firstRow="1" w:lastRow="0" w:firstColumn="1" w:lastColumn="0" w:noHBand="0" w:noVBand="1"/>
      </w:tblPr>
      <w:tblGrid>
        <w:gridCol w:w="3116"/>
        <w:gridCol w:w="3117"/>
        <w:gridCol w:w="3117"/>
      </w:tblGrid>
      <w:tr w:rsidR="007523AB" w14:paraId="2036DA3A" w14:textId="77777777" w:rsidTr="007523AB">
        <w:trPr>
          <w:del w:id="32" w:author="Priya Seethapathy" w:date="2026-09-26T15:13:00Z" w16du:dateUtc="2026-09-26T19:13:00Z"/>
        </w:trPr>
        <w:tc>
          <w:tcPr>
            <w:tcW w:w="3116" w:type="dxa"/>
          </w:tcPr>
          <w:p w14:paraId="434B5434" w14:textId="77777777" w:rsidR="007523AB" w:rsidRDefault="007523AB">
            <w:pPr>
              <w:rPr>
                <w:del w:id="33" w:author="Priya Seethapathy" w:date="2026-09-26T15:13:00Z" w16du:dateUtc="2026-09-26T19:13:00Z"/>
              </w:rPr>
            </w:pPr>
          </w:p>
        </w:tc>
        <w:tc>
          <w:tcPr>
            <w:tcW w:w="3117" w:type="dxa"/>
          </w:tcPr>
          <w:p w14:paraId="3BEA1E17" w14:textId="77777777" w:rsidR="007523AB" w:rsidRDefault="007523AB">
            <w:pPr>
              <w:rPr>
                <w:del w:id="34" w:author="Priya Seethapathy" w:date="2026-09-26T15:13:00Z" w16du:dateUtc="2026-09-26T19:13:00Z"/>
              </w:rPr>
            </w:pPr>
          </w:p>
        </w:tc>
        <w:tc>
          <w:tcPr>
            <w:tcW w:w="3117" w:type="dxa"/>
          </w:tcPr>
          <w:p w14:paraId="1F9131F9" w14:textId="77777777" w:rsidR="007523AB" w:rsidRDefault="007523AB">
            <w:pPr>
              <w:rPr>
                <w:del w:id="35" w:author="Priya Seethapathy" w:date="2026-09-26T15:13:00Z" w16du:dateUtc="2026-09-26T19:13:00Z"/>
              </w:rPr>
            </w:pPr>
          </w:p>
        </w:tc>
      </w:tr>
      <w:tr w:rsidR="007523AB" w14:paraId="2E703C72" w14:textId="77777777" w:rsidTr="007523AB">
        <w:trPr>
          <w:del w:id="36" w:author="Priya Seethapathy" w:date="2026-09-26T15:13:00Z" w16du:dateUtc="2026-09-26T19:13:00Z"/>
        </w:trPr>
        <w:tc>
          <w:tcPr>
            <w:tcW w:w="3116" w:type="dxa"/>
          </w:tcPr>
          <w:p w14:paraId="735EA275" w14:textId="77777777" w:rsidR="007523AB" w:rsidRDefault="007523AB">
            <w:pPr>
              <w:rPr>
                <w:del w:id="37" w:author="Priya Seethapathy" w:date="2026-09-26T15:13:00Z" w16du:dateUtc="2026-09-26T19:13:00Z"/>
              </w:rPr>
            </w:pPr>
          </w:p>
        </w:tc>
        <w:tc>
          <w:tcPr>
            <w:tcW w:w="3117" w:type="dxa"/>
          </w:tcPr>
          <w:p w14:paraId="108B55F9" w14:textId="77777777" w:rsidR="007523AB" w:rsidRDefault="007523AB">
            <w:pPr>
              <w:rPr>
                <w:del w:id="38" w:author="Priya Seethapathy" w:date="2026-09-26T15:13:00Z" w16du:dateUtc="2026-09-26T19:13:00Z"/>
              </w:rPr>
            </w:pPr>
          </w:p>
        </w:tc>
        <w:tc>
          <w:tcPr>
            <w:tcW w:w="3117" w:type="dxa"/>
          </w:tcPr>
          <w:p w14:paraId="4C6DE17C" w14:textId="77777777" w:rsidR="007523AB" w:rsidRDefault="007523AB">
            <w:pPr>
              <w:rPr>
                <w:del w:id="39" w:author="Priya Seethapathy" w:date="2026-09-26T15:13:00Z" w16du:dateUtc="2026-09-26T19:13:00Z"/>
              </w:rPr>
            </w:pPr>
          </w:p>
        </w:tc>
      </w:tr>
    </w:tbl>
    <w:p w14:paraId="389E245A" w14:textId="77777777" w:rsidR="007523AB" w:rsidRDefault="007523AB" w:rsidP="003341AB">
      <w:pPr>
        <w:spacing w:line="360" w:lineRule="auto"/>
        <w:pPrChange w:id="40" w:author="Priya Seethapathy" w:date="2026-09-26T15:13:00Z" w16du:dateUtc="2026-09-26T19:13:00Z">
          <w:pPr/>
        </w:pPrChange>
      </w:pPr>
    </w:p>
    <w:sectPr w:rsidR="007523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3AB"/>
    <w:rsid w:val="000463EB"/>
    <w:rsid w:val="00124CEA"/>
    <w:rsid w:val="0013590C"/>
    <w:rsid w:val="001B0BB6"/>
    <w:rsid w:val="002E1CBC"/>
    <w:rsid w:val="003341AB"/>
    <w:rsid w:val="003361CB"/>
    <w:rsid w:val="00394854"/>
    <w:rsid w:val="005F58DF"/>
    <w:rsid w:val="00744FED"/>
    <w:rsid w:val="007523AB"/>
    <w:rsid w:val="008C31CE"/>
    <w:rsid w:val="00A0250C"/>
    <w:rsid w:val="00AA6D4A"/>
    <w:rsid w:val="00AF4127"/>
    <w:rsid w:val="00B87BF4"/>
    <w:rsid w:val="00C61D86"/>
    <w:rsid w:val="00CF5EA7"/>
    <w:rsid w:val="00DD3505"/>
    <w:rsid w:val="00DE473F"/>
    <w:rsid w:val="00F643D6"/>
    <w:rsid w:val="00FF7B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FEEC4D"/>
  <w15:chartTrackingRefBased/>
  <w15:docId w15:val="{A269A41B-8060-7745-ADD4-507A63633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imesnewroman"/>
    <w:qFormat/>
    <w:rsid w:val="000463EB"/>
    <w:pPr>
      <w:pPrChange w:id="0" w:author="Priya Seethapathy" w:date="2026-09-26T15:13:00Z">
        <w:pPr>
          <w:spacing w:after="160" w:line="278" w:lineRule="auto"/>
        </w:pPr>
      </w:pPrChange>
    </w:pPr>
    <w:rPr>
      <w:rFonts w:ascii="Times New Roman" w:hAnsi="Times New Roman" w:cs="Times New Roman (Body CS)"/>
      <w:rPrChange w:id="0" w:author="Priya Seethapathy" w:date="2026-09-26T15:13:00Z">
        <w:rPr>
          <w:rFonts w:asciiTheme="minorHAnsi" w:eastAsiaTheme="minorHAnsi" w:hAnsiTheme="minorHAnsi" w:cstheme="minorBidi"/>
          <w:kern w:val="2"/>
          <w:sz w:val="24"/>
          <w:szCs w:val="24"/>
          <w:lang w:val="en-US" w:eastAsia="en-US" w:bidi="ar-SA"/>
          <w14:ligatures w14:val="standardContextual"/>
        </w:rPr>
      </w:rPrChange>
    </w:rPr>
  </w:style>
  <w:style w:type="paragraph" w:styleId="Heading1">
    <w:name w:val="heading 1"/>
    <w:basedOn w:val="Normal"/>
    <w:next w:val="Normal"/>
    <w:link w:val="Heading1Char"/>
    <w:uiPriority w:val="9"/>
    <w:qFormat/>
    <w:rsid w:val="007523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23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63EB"/>
    <w:pPr>
      <w:keepNext/>
      <w:keepLines/>
      <w:spacing w:before="160" w:after="80"/>
      <w:outlineLvl w:val="2"/>
      <w:pPrChange w:id="1" w:author="Priya Seethapathy" w:date="2026-09-26T15:13:00Z">
        <w:pPr>
          <w:keepNext/>
          <w:keepLines/>
          <w:spacing w:before="160" w:after="80" w:line="278" w:lineRule="auto"/>
          <w:outlineLvl w:val="2"/>
        </w:pPr>
      </w:pPrChange>
    </w:pPr>
    <w:rPr>
      <w:rFonts w:asciiTheme="minorHAnsi" w:eastAsiaTheme="majorEastAsia" w:hAnsiTheme="minorHAnsi" w:cstheme="majorBidi"/>
      <w:color w:val="0F4761" w:themeColor="accent1" w:themeShade="BF"/>
      <w:sz w:val="28"/>
      <w:szCs w:val="28"/>
      <w:rPrChange w:id="1" w:author="Priya Seethapathy" w:date="2026-09-26T15:13:00Z">
        <w:rPr>
          <w:rFonts w:eastAsiaTheme="majorEastAsia" w:cstheme="majorBidi"/>
          <w:color w:val="0F4761" w:themeColor="accent1" w:themeShade="BF"/>
          <w:kern w:val="2"/>
          <w:sz w:val="28"/>
          <w:szCs w:val="28"/>
          <w:lang w:val="en-US" w:eastAsia="en-US" w:bidi="ar-SA"/>
          <w14:ligatures w14:val="standardContextual"/>
        </w:rPr>
      </w:rPrChange>
    </w:rPr>
  </w:style>
  <w:style w:type="paragraph" w:styleId="Heading4">
    <w:name w:val="heading 4"/>
    <w:basedOn w:val="Normal"/>
    <w:next w:val="Normal"/>
    <w:link w:val="Heading4Char"/>
    <w:uiPriority w:val="9"/>
    <w:semiHidden/>
    <w:unhideWhenUsed/>
    <w:qFormat/>
    <w:rsid w:val="000463EB"/>
    <w:pPr>
      <w:keepNext/>
      <w:keepLines/>
      <w:spacing w:before="80" w:after="40"/>
      <w:outlineLvl w:val="3"/>
      <w:pPrChange w:id="2" w:author="Priya Seethapathy" w:date="2026-09-26T15:13:00Z">
        <w:pPr>
          <w:keepNext/>
          <w:keepLines/>
          <w:spacing w:before="80" w:after="40" w:line="278" w:lineRule="auto"/>
          <w:outlineLvl w:val="3"/>
        </w:pPr>
      </w:pPrChange>
    </w:pPr>
    <w:rPr>
      <w:rFonts w:asciiTheme="minorHAnsi" w:eastAsiaTheme="majorEastAsia" w:hAnsiTheme="minorHAnsi" w:cstheme="majorBidi"/>
      <w:i/>
      <w:iCs/>
      <w:color w:val="0F4761" w:themeColor="accent1" w:themeShade="BF"/>
      <w:rPrChange w:id="2" w:author="Priya Seethapathy" w:date="2026-09-26T15:13:00Z">
        <w:rPr>
          <w:rFonts w:eastAsiaTheme="majorEastAsia" w:cstheme="majorBidi"/>
          <w:i/>
          <w:iCs/>
          <w:color w:val="0F4761" w:themeColor="accent1" w:themeShade="BF"/>
          <w:kern w:val="2"/>
          <w:sz w:val="24"/>
          <w:szCs w:val="24"/>
          <w:lang w:val="en-US" w:eastAsia="en-US" w:bidi="ar-SA"/>
          <w14:ligatures w14:val="standardContextual"/>
        </w:rPr>
      </w:rPrChange>
    </w:rPr>
  </w:style>
  <w:style w:type="paragraph" w:styleId="Heading5">
    <w:name w:val="heading 5"/>
    <w:basedOn w:val="Normal"/>
    <w:next w:val="Normal"/>
    <w:link w:val="Heading5Char"/>
    <w:uiPriority w:val="9"/>
    <w:semiHidden/>
    <w:unhideWhenUsed/>
    <w:qFormat/>
    <w:rsid w:val="000463EB"/>
    <w:pPr>
      <w:keepNext/>
      <w:keepLines/>
      <w:spacing w:before="80" w:after="40"/>
      <w:outlineLvl w:val="4"/>
      <w:pPrChange w:id="3" w:author="Priya Seethapathy" w:date="2026-09-26T15:13:00Z">
        <w:pPr>
          <w:keepNext/>
          <w:keepLines/>
          <w:spacing w:before="80" w:after="40" w:line="278" w:lineRule="auto"/>
          <w:outlineLvl w:val="4"/>
        </w:pPr>
      </w:pPrChange>
    </w:pPr>
    <w:rPr>
      <w:rFonts w:asciiTheme="minorHAnsi" w:eastAsiaTheme="majorEastAsia" w:hAnsiTheme="minorHAnsi" w:cstheme="majorBidi"/>
      <w:color w:val="0F4761" w:themeColor="accent1" w:themeShade="BF"/>
      <w:rPrChange w:id="3" w:author="Priya Seethapathy" w:date="2026-09-26T15:13:00Z">
        <w:rPr>
          <w:rFonts w:eastAsiaTheme="majorEastAsia" w:cstheme="majorBidi"/>
          <w:color w:val="0F4761" w:themeColor="accent1" w:themeShade="BF"/>
          <w:kern w:val="2"/>
          <w:sz w:val="24"/>
          <w:szCs w:val="24"/>
          <w:lang w:val="en-US" w:eastAsia="en-US" w:bidi="ar-SA"/>
          <w14:ligatures w14:val="standardContextual"/>
        </w:rPr>
      </w:rPrChange>
    </w:rPr>
  </w:style>
  <w:style w:type="paragraph" w:styleId="Heading6">
    <w:name w:val="heading 6"/>
    <w:basedOn w:val="Normal"/>
    <w:next w:val="Normal"/>
    <w:link w:val="Heading6Char"/>
    <w:uiPriority w:val="9"/>
    <w:semiHidden/>
    <w:unhideWhenUsed/>
    <w:qFormat/>
    <w:rsid w:val="000463EB"/>
    <w:pPr>
      <w:keepNext/>
      <w:keepLines/>
      <w:spacing w:before="40" w:after="0"/>
      <w:outlineLvl w:val="5"/>
      <w:pPrChange w:id="4" w:author="Priya Seethapathy" w:date="2026-09-26T15:13:00Z">
        <w:pPr>
          <w:keepNext/>
          <w:keepLines/>
          <w:spacing w:before="40" w:line="278" w:lineRule="auto"/>
          <w:outlineLvl w:val="5"/>
        </w:pPr>
      </w:pPrChange>
    </w:pPr>
    <w:rPr>
      <w:rFonts w:asciiTheme="minorHAnsi" w:eastAsiaTheme="majorEastAsia" w:hAnsiTheme="minorHAnsi" w:cstheme="majorBidi"/>
      <w:i/>
      <w:iCs/>
      <w:color w:val="595959" w:themeColor="text1" w:themeTint="A6"/>
      <w:rPrChange w:id="4" w:author="Priya Seethapathy" w:date="2026-09-26T15:13:00Z">
        <w:rPr>
          <w:rFonts w:eastAsiaTheme="majorEastAsia" w:cstheme="majorBidi"/>
          <w:i/>
          <w:iCs/>
          <w:color w:val="595959" w:themeColor="text1" w:themeTint="A6"/>
          <w:kern w:val="2"/>
          <w:sz w:val="24"/>
          <w:szCs w:val="24"/>
          <w:lang w:val="en-US" w:eastAsia="en-US" w:bidi="ar-SA"/>
          <w14:ligatures w14:val="standardContextual"/>
        </w:rPr>
      </w:rPrChange>
    </w:rPr>
  </w:style>
  <w:style w:type="paragraph" w:styleId="Heading7">
    <w:name w:val="heading 7"/>
    <w:basedOn w:val="Normal"/>
    <w:next w:val="Normal"/>
    <w:link w:val="Heading7Char"/>
    <w:uiPriority w:val="9"/>
    <w:semiHidden/>
    <w:unhideWhenUsed/>
    <w:qFormat/>
    <w:rsid w:val="000463EB"/>
    <w:pPr>
      <w:keepNext/>
      <w:keepLines/>
      <w:spacing w:before="40" w:after="0"/>
      <w:outlineLvl w:val="6"/>
      <w:pPrChange w:id="5" w:author="Priya Seethapathy" w:date="2026-09-26T15:13:00Z">
        <w:pPr>
          <w:keepNext/>
          <w:keepLines/>
          <w:spacing w:before="40" w:line="278" w:lineRule="auto"/>
          <w:outlineLvl w:val="6"/>
        </w:pPr>
      </w:pPrChange>
    </w:pPr>
    <w:rPr>
      <w:rFonts w:asciiTheme="minorHAnsi" w:eastAsiaTheme="majorEastAsia" w:hAnsiTheme="minorHAnsi" w:cstheme="majorBidi"/>
      <w:color w:val="595959" w:themeColor="text1" w:themeTint="A6"/>
      <w:rPrChange w:id="5" w:author="Priya Seethapathy" w:date="2026-09-26T15:13:00Z">
        <w:rPr>
          <w:rFonts w:eastAsiaTheme="majorEastAsia" w:cstheme="majorBidi"/>
          <w:color w:val="595959" w:themeColor="text1" w:themeTint="A6"/>
          <w:kern w:val="2"/>
          <w:sz w:val="24"/>
          <w:szCs w:val="24"/>
          <w:lang w:val="en-US" w:eastAsia="en-US" w:bidi="ar-SA"/>
          <w14:ligatures w14:val="standardContextual"/>
        </w:rPr>
      </w:rPrChange>
    </w:rPr>
  </w:style>
  <w:style w:type="paragraph" w:styleId="Heading8">
    <w:name w:val="heading 8"/>
    <w:basedOn w:val="Normal"/>
    <w:next w:val="Normal"/>
    <w:link w:val="Heading8Char"/>
    <w:uiPriority w:val="9"/>
    <w:semiHidden/>
    <w:unhideWhenUsed/>
    <w:qFormat/>
    <w:rsid w:val="000463EB"/>
    <w:pPr>
      <w:keepNext/>
      <w:keepLines/>
      <w:spacing w:after="0"/>
      <w:outlineLvl w:val="7"/>
      <w:pPrChange w:id="6" w:author="Priya Seethapathy" w:date="2026-09-26T15:13:00Z">
        <w:pPr>
          <w:keepNext/>
          <w:keepLines/>
          <w:spacing w:line="278" w:lineRule="auto"/>
          <w:outlineLvl w:val="7"/>
        </w:pPr>
      </w:pPrChange>
    </w:pPr>
    <w:rPr>
      <w:rFonts w:asciiTheme="minorHAnsi" w:eastAsiaTheme="majorEastAsia" w:hAnsiTheme="minorHAnsi" w:cstheme="majorBidi"/>
      <w:i/>
      <w:iCs/>
      <w:color w:val="272727" w:themeColor="text1" w:themeTint="D8"/>
      <w:rPrChange w:id="6" w:author="Priya Seethapathy" w:date="2026-09-26T15:13:00Z">
        <w:rPr>
          <w:rFonts w:eastAsiaTheme="majorEastAsia" w:cstheme="majorBidi"/>
          <w:i/>
          <w:iCs/>
          <w:color w:val="272727" w:themeColor="text1" w:themeTint="D8"/>
          <w:kern w:val="2"/>
          <w:sz w:val="24"/>
          <w:szCs w:val="24"/>
          <w:lang w:val="en-US" w:eastAsia="en-US" w:bidi="ar-SA"/>
          <w14:ligatures w14:val="standardContextual"/>
        </w:rPr>
      </w:rPrChange>
    </w:rPr>
  </w:style>
  <w:style w:type="paragraph" w:styleId="Heading9">
    <w:name w:val="heading 9"/>
    <w:basedOn w:val="Normal"/>
    <w:next w:val="Normal"/>
    <w:link w:val="Heading9Char"/>
    <w:uiPriority w:val="9"/>
    <w:semiHidden/>
    <w:unhideWhenUsed/>
    <w:qFormat/>
    <w:rsid w:val="000463EB"/>
    <w:pPr>
      <w:keepNext/>
      <w:keepLines/>
      <w:spacing w:after="0"/>
      <w:outlineLvl w:val="8"/>
      <w:pPrChange w:id="7" w:author="Priya Seethapathy" w:date="2026-09-26T15:13:00Z">
        <w:pPr>
          <w:keepNext/>
          <w:keepLines/>
          <w:spacing w:line="278" w:lineRule="auto"/>
          <w:outlineLvl w:val="8"/>
        </w:pPr>
      </w:pPrChange>
    </w:pPr>
    <w:rPr>
      <w:rFonts w:asciiTheme="minorHAnsi" w:eastAsiaTheme="majorEastAsia" w:hAnsiTheme="minorHAnsi" w:cstheme="majorBidi"/>
      <w:color w:val="272727" w:themeColor="text1" w:themeTint="D8"/>
      <w:rPrChange w:id="7" w:author="Priya Seethapathy" w:date="2026-09-26T15:13:00Z">
        <w:rPr>
          <w:rFonts w:eastAsiaTheme="majorEastAsia" w:cstheme="majorBidi"/>
          <w:color w:val="272727" w:themeColor="text1" w:themeTint="D8"/>
          <w:kern w:val="2"/>
          <w:sz w:val="24"/>
          <w:szCs w:val="24"/>
          <w:lang w:val="en-US" w:eastAsia="en-US" w:bidi="ar-SA"/>
          <w14:ligatures w14:val="standardContextual"/>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Left">
    <w:name w:val="HeadingLeft"/>
    <w:basedOn w:val="Normal"/>
    <w:next w:val="Normal"/>
    <w:qFormat/>
    <w:rsid w:val="00CF5EA7"/>
    <w:rPr>
      <w:b/>
      <w:bCs/>
      <w:u w:val="single"/>
    </w:rPr>
  </w:style>
  <w:style w:type="character" w:customStyle="1" w:styleId="Heading1Char">
    <w:name w:val="Heading 1 Char"/>
    <w:basedOn w:val="DefaultParagraphFont"/>
    <w:link w:val="Heading1"/>
    <w:uiPriority w:val="9"/>
    <w:rsid w:val="007523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23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23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23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23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23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23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23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23AB"/>
    <w:rPr>
      <w:rFonts w:eastAsiaTheme="majorEastAsia" w:cstheme="majorBidi"/>
      <w:color w:val="272727" w:themeColor="text1" w:themeTint="D8"/>
    </w:rPr>
  </w:style>
  <w:style w:type="paragraph" w:styleId="Title">
    <w:name w:val="Title"/>
    <w:basedOn w:val="Normal"/>
    <w:next w:val="Normal"/>
    <w:link w:val="TitleChar"/>
    <w:uiPriority w:val="10"/>
    <w:qFormat/>
    <w:rsid w:val="007523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23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3EB"/>
    <w:pPr>
      <w:numPr>
        <w:ilvl w:val="1"/>
      </w:numPr>
      <w:pPrChange w:id="8" w:author="Priya Seethapathy" w:date="2026-09-26T15:13:00Z">
        <w:pPr>
          <w:numPr>
            <w:ilvl w:val="1"/>
          </w:numPr>
          <w:spacing w:after="160" w:line="278" w:lineRule="auto"/>
        </w:pPr>
      </w:pPrChange>
    </w:pPr>
    <w:rPr>
      <w:rFonts w:asciiTheme="minorHAnsi" w:eastAsiaTheme="majorEastAsia" w:hAnsiTheme="minorHAnsi" w:cstheme="majorBidi"/>
      <w:color w:val="595959" w:themeColor="text1" w:themeTint="A6"/>
      <w:spacing w:val="15"/>
      <w:sz w:val="28"/>
      <w:szCs w:val="28"/>
      <w:rPrChange w:id="8" w:author="Priya Seethapathy" w:date="2026-09-26T15:13:00Z">
        <w:rPr>
          <w:rFonts w:eastAsiaTheme="majorEastAsia" w:cstheme="majorBidi"/>
          <w:color w:val="595959" w:themeColor="text1" w:themeTint="A6"/>
          <w:spacing w:val="15"/>
          <w:kern w:val="2"/>
          <w:sz w:val="28"/>
          <w:szCs w:val="28"/>
          <w:lang w:val="en-US" w:eastAsia="en-US" w:bidi="ar-SA"/>
          <w14:ligatures w14:val="standardContextual"/>
        </w:rPr>
      </w:rPrChange>
    </w:rPr>
  </w:style>
  <w:style w:type="character" w:customStyle="1" w:styleId="SubtitleChar">
    <w:name w:val="Subtitle Char"/>
    <w:basedOn w:val="DefaultParagraphFont"/>
    <w:link w:val="Subtitle"/>
    <w:uiPriority w:val="11"/>
    <w:rsid w:val="007523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23AB"/>
    <w:pPr>
      <w:spacing w:before="160"/>
      <w:jc w:val="center"/>
    </w:pPr>
    <w:rPr>
      <w:i/>
      <w:iCs/>
      <w:color w:val="404040" w:themeColor="text1" w:themeTint="BF"/>
    </w:rPr>
  </w:style>
  <w:style w:type="character" w:customStyle="1" w:styleId="QuoteChar">
    <w:name w:val="Quote Char"/>
    <w:basedOn w:val="DefaultParagraphFont"/>
    <w:link w:val="Quote"/>
    <w:uiPriority w:val="29"/>
    <w:rsid w:val="007523AB"/>
    <w:rPr>
      <w:i/>
      <w:iCs/>
      <w:color w:val="404040" w:themeColor="text1" w:themeTint="BF"/>
    </w:rPr>
  </w:style>
  <w:style w:type="paragraph" w:styleId="ListParagraph">
    <w:name w:val="List Paragraph"/>
    <w:basedOn w:val="Normal"/>
    <w:uiPriority w:val="34"/>
    <w:qFormat/>
    <w:rsid w:val="007523AB"/>
    <w:pPr>
      <w:ind w:left="720"/>
      <w:contextualSpacing/>
    </w:pPr>
  </w:style>
  <w:style w:type="character" w:styleId="IntenseEmphasis">
    <w:name w:val="Intense Emphasis"/>
    <w:basedOn w:val="DefaultParagraphFont"/>
    <w:uiPriority w:val="21"/>
    <w:qFormat/>
    <w:rsid w:val="007523AB"/>
    <w:rPr>
      <w:i/>
      <w:iCs/>
      <w:color w:val="0F4761" w:themeColor="accent1" w:themeShade="BF"/>
    </w:rPr>
  </w:style>
  <w:style w:type="paragraph" w:styleId="IntenseQuote">
    <w:name w:val="Intense Quote"/>
    <w:basedOn w:val="Normal"/>
    <w:next w:val="Normal"/>
    <w:link w:val="IntenseQuoteChar"/>
    <w:uiPriority w:val="30"/>
    <w:qFormat/>
    <w:rsid w:val="007523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23AB"/>
    <w:rPr>
      <w:i/>
      <w:iCs/>
      <w:color w:val="0F4761" w:themeColor="accent1" w:themeShade="BF"/>
    </w:rPr>
  </w:style>
  <w:style w:type="character" w:styleId="IntenseReference">
    <w:name w:val="Intense Reference"/>
    <w:basedOn w:val="DefaultParagraphFont"/>
    <w:uiPriority w:val="32"/>
    <w:qFormat/>
    <w:rsid w:val="007523AB"/>
    <w:rPr>
      <w:b/>
      <w:bCs/>
      <w:smallCaps/>
      <w:color w:val="0F4761" w:themeColor="accent1" w:themeShade="BF"/>
      <w:spacing w:val="5"/>
    </w:rPr>
  </w:style>
  <w:style w:type="table" w:styleId="TableGrid">
    <w:name w:val="Table Grid"/>
    <w:basedOn w:val="TableNormal"/>
    <w:uiPriority w:val="39"/>
    <w:rsid w:val="007523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374</Words>
  <Characters>2134</Characters>
  <Application>Microsoft Office Word</Application>
  <DocSecurity>0</DocSecurity>
  <Lines>17</Lines>
  <Paragraphs>5</Paragraphs>
  <ScaleCrop>false</ScaleCrop>
  <Company/>
  <LinksUpToDate>false</LinksUpToDate>
  <CharactersWithSpaces>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Elliot Burton</dc:creator>
  <cp:keywords/>
  <dc:description/>
  <cp:lastModifiedBy>Arthur Souza Rodrigues</cp:lastModifiedBy>
  <cp:revision>1</cp:revision>
  <dcterms:created xsi:type="dcterms:W3CDTF">2026-01-14T17:05:00Z</dcterms:created>
  <dcterms:modified xsi:type="dcterms:W3CDTF">2026-09-26T19:13:00Z</dcterms:modified>
</cp:coreProperties>
</file>