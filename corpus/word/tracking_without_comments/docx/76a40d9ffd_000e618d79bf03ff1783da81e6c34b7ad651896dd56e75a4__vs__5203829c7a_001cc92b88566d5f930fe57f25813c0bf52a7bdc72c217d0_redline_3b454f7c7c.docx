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6B6B79" w14:textId="77777777" w:rsidR="002E5199" w:rsidRDefault="002E5199" w:rsidP="009700EB">
      <w:pPr>
        <w:pStyle w:val="Default"/>
        <w:rPr>
          <w:ins w:id="4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700703EE" w14:textId="77777777" w:rsidR="002E5199" w:rsidRDefault="002E5199" w:rsidP="002E5199">
      <w:pPr>
        <w:pStyle w:val="Heading4"/>
        <w:jc w:val="center"/>
        <w:rPr>
          <w:ins w:id="5" w:author="uzivatel" w:date="2026-09-22T12:16:00Z" w16du:dateUtc="2026-09-22T16:16:00Z"/>
          <w:sz w:val="34"/>
        </w:rPr>
      </w:pPr>
      <w:ins w:id="6" w:author="uzivatel" w:date="2026-09-22T12:16:00Z" w16du:dateUtc="2026-09-22T16:16:00Z">
        <w:r>
          <w:rPr>
            <w:sz w:val="34"/>
          </w:rPr>
          <w:t>Základní škola Rumburk, U Nemocnice 1132/5, okres Děčín, p. o.</w:t>
        </w:r>
      </w:ins>
    </w:p>
    <w:p w14:paraId="582EAEC8" w14:textId="77777777" w:rsidR="002E5199" w:rsidRDefault="002E5199" w:rsidP="002E5199">
      <w:pPr>
        <w:rPr>
          <w:ins w:id="7" w:author="uzivatel" w:date="2026-09-22T12:16:00Z" w16du:dateUtc="2026-09-22T16:16:00Z"/>
          <w:sz w:val="16"/>
        </w:rPr>
      </w:pPr>
      <w:ins w:id="8" w:author="uzivatel" w:date="2026-09-22T12:16:00Z" w16du:dateUtc="2026-09-22T16:1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1F40919" w14:textId="77777777" w:rsidR="00067C1B" w:rsidRDefault="00067C1B" w:rsidP="002E5199">
      <w:pPr>
        <w:pStyle w:val="Default"/>
        <w:jc w:val="center"/>
        <w:rPr>
          <w:ins w:id="9" w:author="uzivatel" w:date="2026-09-22T12:16:00Z" w16du:dateUtc="2026-09-22T16:16:00Z"/>
        </w:rPr>
      </w:pPr>
    </w:p>
    <w:p w14:paraId="5A0DC0C6" w14:textId="77777777" w:rsidR="009700EB" w:rsidRPr="00AF69EB" w:rsidRDefault="009700EB" w:rsidP="002E5199">
      <w:pPr>
        <w:pStyle w:val="Default"/>
        <w:jc w:val="center"/>
        <w:rPr>
          <w:ins w:id="10" w:author="uzivatel" w:date="2026-09-22T12:16:00Z" w16du:dateUtc="2026-09-22T16:16:00Z"/>
          <w:b/>
          <w:bCs/>
          <w:sz w:val="22"/>
          <w:szCs w:val="22"/>
          <w:u w:val="single"/>
        </w:rPr>
      </w:pPr>
      <w:ins w:id="11" w:author="uzivatel" w:date="2026-09-22T12:16:00Z" w16du:dateUtc="2026-09-22T16:1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CA94AB6" w14:textId="77777777" w:rsidR="009D457F" w:rsidRDefault="009D457F" w:rsidP="009700EB">
      <w:pPr>
        <w:pStyle w:val="Default"/>
        <w:rPr>
          <w:ins w:id="12" w:author="uzivatel" w:date="2026-09-22T12:16:00Z" w16du:dateUtc="2026-09-22T16:16:00Z"/>
          <w:b/>
          <w:bCs/>
          <w:sz w:val="22"/>
          <w:szCs w:val="22"/>
        </w:rPr>
      </w:pPr>
    </w:p>
    <w:p w14:paraId="65A41FB3" w14:textId="77777777" w:rsidR="009700EB" w:rsidRDefault="009700EB" w:rsidP="009700EB">
      <w:pPr>
        <w:pStyle w:val="Default"/>
        <w:rPr>
          <w:ins w:id="13" w:author="uzivatel" w:date="2026-09-22T12:16:00Z" w16du:dateUtc="2026-09-22T16:16:00Z"/>
          <w:rFonts w:ascii="Roboto" w:hAnsi="Roboto"/>
        </w:rPr>
      </w:pPr>
      <w:ins w:id="14" w:author="uzivatel" w:date="2026-09-22T12:16:00Z" w16du:dateUtc="2026-09-22T16:1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4611255" w14:textId="77777777" w:rsidR="004714D6" w:rsidRDefault="003A4848" w:rsidP="003A4848">
      <w:pPr>
        <w:pStyle w:val="Default"/>
        <w:numPr>
          <w:ilvl w:val="0"/>
          <w:numId w:val="11"/>
        </w:numPr>
        <w:rPr>
          <w:ins w:id="15" w:author="uzivatel" w:date="2026-09-22T12:16:00Z" w16du:dateUtc="2026-09-22T16:16:00Z"/>
          <w:rFonts w:ascii="Roboto" w:hAnsi="Roboto"/>
        </w:rPr>
      </w:pPr>
      <w:ins w:id="16" w:author="uzivatel" w:date="2026-09-22T12:16:00Z" w16du:dateUtc="2026-09-22T16:1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B092DD4" w14:textId="77777777" w:rsidR="003A4848" w:rsidRPr="004714D6" w:rsidRDefault="003A4848" w:rsidP="003A4848">
      <w:pPr>
        <w:pStyle w:val="Default"/>
        <w:numPr>
          <w:ilvl w:val="0"/>
          <w:numId w:val="11"/>
        </w:numPr>
        <w:rPr>
          <w:ins w:id="17" w:author="uzivatel" w:date="2026-09-22T12:16:00Z" w16du:dateUtc="2026-09-22T16:16:00Z"/>
          <w:rFonts w:ascii="Roboto" w:hAnsi="Roboto"/>
        </w:rPr>
      </w:pPr>
      <w:ins w:id="18" w:author="uzivatel" w:date="2026-09-22T12:16:00Z" w16du:dateUtc="2026-09-22T16:1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A300DE3" w14:textId="77777777" w:rsidR="003A4848" w:rsidRDefault="003A4848" w:rsidP="003A4848">
      <w:pPr>
        <w:pStyle w:val="Default"/>
        <w:numPr>
          <w:ilvl w:val="0"/>
          <w:numId w:val="11"/>
        </w:numPr>
        <w:rPr>
          <w:ins w:id="19" w:author="uzivatel" w:date="2026-09-22T12:16:00Z" w16du:dateUtc="2026-09-22T16:16:00Z"/>
          <w:rFonts w:ascii="Roboto" w:hAnsi="Roboto"/>
        </w:rPr>
      </w:pPr>
      <w:ins w:id="20" w:author="uzivatel" w:date="2026-09-22T12:16:00Z" w16du:dateUtc="2026-09-22T16:1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0917849" w14:textId="77777777" w:rsidR="003A4848" w:rsidRDefault="003A4848" w:rsidP="003A4848">
      <w:pPr>
        <w:pStyle w:val="Default"/>
        <w:numPr>
          <w:ilvl w:val="0"/>
          <w:numId w:val="11"/>
        </w:numPr>
        <w:rPr>
          <w:ins w:id="21" w:author="uzivatel" w:date="2026-09-22T12:16:00Z" w16du:dateUtc="2026-09-22T16:16:00Z"/>
          <w:rFonts w:ascii="Roboto" w:hAnsi="Roboto"/>
        </w:rPr>
      </w:pPr>
      <w:ins w:id="22" w:author="uzivatel" w:date="2026-09-22T12:16:00Z" w16du:dateUtc="2026-09-22T16:1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7C0528D" w14:textId="77777777" w:rsidR="003A4848" w:rsidRDefault="003A4848" w:rsidP="003A4848">
      <w:pPr>
        <w:pStyle w:val="Default"/>
        <w:numPr>
          <w:ilvl w:val="0"/>
          <w:numId w:val="11"/>
        </w:numPr>
        <w:rPr>
          <w:ins w:id="23" w:author="uzivatel" w:date="2026-09-22T12:16:00Z" w16du:dateUtc="2026-09-22T16:16:00Z"/>
          <w:rFonts w:ascii="Roboto" w:hAnsi="Roboto"/>
        </w:rPr>
      </w:pPr>
      <w:ins w:id="24" w:author="uzivatel" w:date="2026-09-22T12:16:00Z" w16du:dateUtc="2026-09-22T16:1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82BB061" w14:textId="77777777" w:rsidR="008F695B" w:rsidRPr="009D457F" w:rsidRDefault="003A4848" w:rsidP="009700EB">
      <w:pPr>
        <w:pStyle w:val="Default"/>
        <w:numPr>
          <w:ilvl w:val="0"/>
          <w:numId w:val="11"/>
        </w:numPr>
        <w:rPr>
          <w:ins w:id="25" w:author="uzivatel" w:date="2026-09-22T12:16:00Z" w16du:dateUtc="2026-09-22T16:16:00Z"/>
          <w:b/>
          <w:bCs/>
          <w:sz w:val="22"/>
          <w:szCs w:val="22"/>
        </w:rPr>
      </w:pPr>
      <w:ins w:id="26" w:author="uzivatel" w:date="2026-09-22T12:16:00Z" w16du:dateUtc="2026-09-22T16:1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F1A6C2D" w14:textId="77777777" w:rsidR="009D457F" w:rsidRPr="009D457F" w:rsidRDefault="009D457F" w:rsidP="009D457F">
      <w:pPr>
        <w:pStyle w:val="Default"/>
        <w:ind w:left="720"/>
        <w:rPr>
          <w:ins w:id="27" w:author="uzivatel" w:date="2026-09-22T12:16:00Z" w16du:dateUtc="2026-09-22T16:16:00Z"/>
          <w:b/>
          <w:bCs/>
          <w:sz w:val="22"/>
          <w:szCs w:val="22"/>
        </w:rPr>
      </w:pPr>
    </w:p>
    <w:p w14:paraId="63B4EC9D" w14:textId="77777777" w:rsidR="0071556C" w:rsidRDefault="0043051E" w:rsidP="009700EB">
      <w:pPr>
        <w:pStyle w:val="Default"/>
        <w:rPr>
          <w:ins w:id="28" w:author="uzivatel" w:date="2026-09-22T12:16:00Z" w16du:dateUtc="2026-09-22T16:16:00Z"/>
          <w:b/>
          <w:bCs/>
          <w:sz w:val="22"/>
          <w:szCs w:val="22"/>
          <w:u w:val="single"/>
        </w:rPr>
      </w:pPr>
      <w:ins w:id="29" w:author="uzivatel" w:date="2026-09-22T12:16:00Z" w16du:dateUtc="2026-09-22T16:1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EE61D07" w14:textId="77777777" w:rsidR="002E5199" w:rsidRPr="0043051E" w:rsidRDefault="002E5199" w:rsidP="009700EB">
      <w:pPr>
        <w:pStyle w:val="Default"/>
        <w:rPr>
          <w:ins w:id="30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4CF44ECA" w14:textId="77777777" w:rsidR="00E60474" w:rsidRDefault="00C9043F" w:rsidP="00E2631A">
      <w:pPr>
        <w:pStyle w:val="Default"/>
        <w:rPr>
          <w:ins w:id="31" w:author="uzivatel" w:date="2026-09-22T12:16:00Z" w16du:dateUtc="2026-09-22T16:16:00Z"/>
          <w:rFonts w:ascii="Roboto" w:hAnsi="Roboto"/>
        </w:rPr>
      </w:pPr>
      <w:ins w:id="32" w:author="uzivatel" w:date="2026-09-22T12:16:00Z" w16du:dateUtc="2026-09-22T16:1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37F6C87" w14:textId="77777777" w:rsidR="00E2631A" w:rsidRPr="00E2631A" w:rsidRDefault="00E2631A" w:rsidP="00E2631A">
      <w:pPr>
        <w:pStyle w:val="Default"/>
        <w:rPr>
          <w:ins w:id="33" w:author="uzivatel" w:date="2026-09-22T12:16:00Z" w16du:dateUtc="2026-09-22T16:16:00Z"/>
          <w:rFonts w:ascii="Roboto" w:hAnsi="Roboto"/>
        </w:rPr>
      </w:pPr>
    </w:p>
    <w:p w14:paraId="5A736C61" w14:textId="77777777" w:rsidR="00DF0E9B" w:rsidRPr="00E2631A" w:rsidRDefault="00DF0E9B" w:rsidP="00DF0E9B">
      <w:pPr>
        <w:pStyle w:val="Default"/>
        <w:rPr>
          <w:ins w:id="34" w:author="uzivatel" w:date="2026-09-22T12:16:00Z" w16du:dateUtc="2026-09-22T16:16:00Z"/>
          <w:rFonts w:ascii="Roboto" w:hAnsi="Roboto"/>
          <w:b/>
        </w:rPr>
      </w:pPr>
      <w:ins w:id="35" w:author="uzivatel" w:date="2026-09-22T12:16:00Z" w16du:dateUtc="2026-09-22T16:1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911B050" w14:textId="77777777" w:rsidR="000C1D5B" w:rsidRDefault="000C1D5B" w:rsidP="00222525">
      <w:pPr>
        <w:pStyle w:val="Default"/>
        <w:rPr>
          <w:ins w:id="36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56A5B631" w14:textId="77777777" w:rsidR="00222525" w:rsidRDefault="00967EDD" w:rsidP="00222525">
      <w:pPr>
        <w:pStyle w:val="Default"/>
        <w:rPr>
          <w:ins w:id="37" w:author="uzivatel" w:date="2026-09-22T12:16:00Z" w16du:dateUtc="2026-09-22T16:16:00Z"/>
          <w:b/>
          <w:bCs/>
          <w:sz w:val="22"/>
          <w:szCs w:val="22"/>
          <w:u w:val="single"/>
        </w:rPr>
      </w:pPr>
      <w:ins w:id="38" w:author="uzivatel" w:date="2026-09-22T12:16:00Z" w16du:dateUtc="2026-09-22T16:1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E4B5A6E" w14:textId="77777777" w:rsidR="000C1D5B" w:rsidRDefault="000C1D5B" w:rsidP="00222525">
      <w:pPr>
        <w:pStyle w:val="Default"/>
        <w:rPr>
          <w:ins w:id="39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1BD905A1" w14:textId="77777777" w:rsidR="00393DFA" w:rsidRPr="009E4030" w:rsidRDefault="005F4481" w:rsidP="00222525">
      <w:pPr>
        <w:pStyle w:val="Default"/>
        <w:numPr>
          <w:ilvl w:val="0"/>
          <w:numId w:val="8"/>
        </w:numPr>
        <w:rPr>
          <w:ins w:id="40" w:author="uzivatel" w:date="2026-09-22T12:16:00Z" w16du:dateUtc="2026-09-22T16:16:00Z"/>
          <w:rFonts w:ascii="Roboto" w:hAnsi="Roboto"/>
        </w:rPr>
      </w:pPr>
      <w:ins w:id="41" w:author="uzivatel" w:date="2026-09-22T12:16:00Z" w16du:dateUtc="2026-09-22T16:1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FB9B8E4" w14:textId="77777777" w:rsidR="005F4481" w:rsidRPr="009E4030" w:rsidRDefault="005F4481" w:rsidP="009E4030">
      <w:pPr>
        <w:pStyle w:val="Default"/>
        <w:numPr>
          <w:ilvl w:val="0"/>
          <w:numId w:val="13"/>
        </w:numPr>
        <w:rPr>
          <w:ins w:id="42" w:author="uzivatel" w:date="2026-09-22T12:16:00Z" w16du:dateUtc="2026-09-22T16:16:00Z"/>
          <w:rFonts w:ascii="Roboto" w:hAnsi="Roboto"/>
        </w:rPr>
      </w:pPr>
      <w:ins w:id="43" w:author="uzivatel" w:date="2026-09-22T12:16:00Z" w16du:dateUtc="2026-09-22T16:1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42F70700" w14:textId="77777777" w:rsidR="00393DFA" w:rsidRPr="009E4030" w:rsidRDefault="00393DFA" w:rsidP="009E4030">
      <w:pPr>
        <w:pStyle w:val="Default"/>
        <w:numPr>
          <w:ilvl w:val="0"/>
          <w:numId w:val="13"/>
        </w:numPr>
        <w:rPr>
          <w:ins w:id="44" w:author="uzivatel" w:date="2026-09-22T12:16:00Z" w16du:dateUtc="2026-09-22T16:16:00Z"/>
          <w:rFonts w:ascii="Roboto" w:hAnsi="Roboto"/>
        </w:rPr>
      </w:pPr>
      <w:ins w:id="45" w:author="uzivatel" w:date="2026-09-22T12:16:00Z" w16du:dateUtc="2026-09-22T16:16:00Z">
        <w:r w:rsidRPr="009E4030">
          <w:rPr>
            <w:rFonts w:ascii="Roboto" w:hAnsi="Roboto"/>
          </w:rPr>
          <w:t>individuální konzultace</w:t>
        </w:r>
      </w:ins>
    </w:p>
    <w:p w14:paraId="19D474BA" w14:textId="77777777" w:rsidR="00AB7A30" w:rsidRPr="00222525" w:rsidRDefault="00393DFA" w:rsidP="009E4030">
      <w:pPr>
        <w:pStyle w:val="Default"/>
        <w:numPr>
          <w:ilvl w:val="0"/>
          <w:numId w:val="8"/>
        </w:numPr>
        <w:rPr>
          <w:ins w:id="46" w:author="uzivatel" w:date="2026-09-22T12:16:00Z" w16du:dateUtc="2026-09-22T16:16:00Z"/>
          <w:b/>
          <w:bCs/>
          <w:sz w:val="22"/>
          <w:szCs w:val="22"/>
          <w:u w:val="single"/>
        </w:rPr>
      </w:pPr>
      <w:ins w:id="47" w:author="uzivatel" w:date="2026-09-22T12:16:00Z" w16du:dateUtc="2026-09-22T16:1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68EC25D" w14:textId="77777777" w:rsidR="00AB7A30" w:rsidRPr="00ED3AF5" w:rsidRDefault="006B75D9" w:rsidP="009E4030">
      <w:pPr>
        <w:pStyle w:val="Default"/>
        <w:numPr>
          <w:ilvl w:val="0"/>
          <w:numId w:val="8"/>
        </w:numPr>
        <w:rPr>
          <w:ins w:id="48" w:author="uzivatel" w:date="2026-09-22T12:16:00Z" w16du:dateUtc="2026-09-22T16:16:00Z"/>
          <w:rFonts w:ascii="Roboto" w:hAnsi="Roboto"/>
        </w:rPr>
      </w:pPr>
      <w:ins w:id="49" w:author="uzivatel" w:date="2026-09-22T12:16:00Z" w16du:dateUtc="2026-09-22T16:1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DC32581" w14:textId="77777777" w:rsidR="000C1D5B" w:rsidRPr="00067C1B" w:rsidRDefault="008E16D0" w:rsidP="009E4030">
      <w:pPr>
        <w:pStyle w:val="Default"/>
        <w:numPr>
          <w:ilvl w:val="0"/>
          <w:numId w:val="8"/>
        </w:numPr>
        <w:rPr>
          <w:ins w:id="50" w:author="uzivatel" w:date="2026-09-22T12:16:00Z" w16du:dateUtc="2026-09-22T16:16:00Z"/>
          <w:rFonts w:ascii="Roboto" w:hAnsi="Roboto"/>
        </w:rPr>
      </w:pPr>
      <w:ins w:id="51" w:author="uzivatel" w:date="2026-09-22T12:16:00Z" w16du:dateUtc="2026-09-22T16:1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328296C9" w14:textId="77777777" w:rsidR="00F01D59" w:rsidRDefault="00EF2DAF" w:rsidP="009E4030">
      <w:pPr>
        <w:pStyle w:val="Default"/>
        <w:numPr>
          <w:ilvl w:val="0"/>
          <w:numId w:val="8"/>
        </w:numPr>
        <w:rPr>
          <w:ins w:id="52" w:author="uzivatel" w:date="2026-09-22T12:16:00Z" w16du:dateUtc="2026-09-22T16:16:00Z"/>
          <w:rFonts w:ascii="Roboto" w:hAnsi="Roboto"/>
        </w:rPr>
      </w:pPr>
      <w:ins w:id="53" w:author="uzivatel" w:date="2026-09-22T12:16:00Z" w16du:dateUtc="2026-09-22T16:1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56DF7D74" w14:textId="77777777" w:rsidR="00E2631A" w:rsidRDefault="00EF2DAF" w:rsidP="009E4030">
      <w:pPr>
        <w:pStyle w:val="Default"/>
        <w:numPr>
          <w:ilvl w:val="0"/>
          <w:numId w:val="8"/>
        </w:numPr>
        <w:rPr>
          <w:ins w:id="54" w:author="uzivatel" w:date="2026-09-22T12:16:00Z" w16du:dateUtc="2026-09-22T16:16:00Z"/>
          <w:rFonts w:ascii="Roboto" w:hAnsi="Roboto"/>
        </w:rPr>
      </w:pPr>
      <w:ins w:id="55" w:author="uzivatel" w:date="2026-09-22T12:16:00Z" w16du:dateUtc="2026-09-22T16:1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6DC9C36" w14:textId="77777777" w:rsidR="005406F7" w:rsidRPr="00F91991" w:rsidRDefault="005406F7" w:rsidP="005406F7">
      <w:pPr>
        <w:pStyle w:val="Default"/>
        <w:numPr>
          <w:ilvl w:val="0"/>
          <w:numId w:val="8"/>
        </w:numPr>
        <w:rPr>
          <w:ins w:id="56" w:author="uzivatel" w:date="2026-09-22T12:16:00Z" w16du:dateUtc="2026-09-22T16:16:00Z"/>
          <w:rFonts w:ascii="Times New Roman" w:hAnsi="Times New Roman" w:cs="Times New Roman"/>
        </w:rPr>
      </w:pPr>
      <w:ins w:id="57" w:author="uzivatel" w:date="2026-09-22T12:16:00Z" w16du:dateUtc="2026-09-22T16:1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861B1FC" w14:textId="77777777" w:rsidR="00EF2DAF" w:rsidRPr="00EF2DAF" w:rsidRDefault="005406F7" w:rsidP="009E4030">
      <w:pPr>
        <w:pStyle w:val="Default"/>
        <w:numPr>
          <w:ilvl w:val="0"/>
          <w:numId w:val="8"/>
        </w:numPr>
        <w:rPr>
          <w:ins w:id="58" w:author="uzivatel" w:date="2026-09-22T12:16:00Z" w16du:dateUtc="2026-09-22T16:16:00Z"/>
          <w:rFonts w:ascii="Roboto" w:hAnsi="Roboto"/>
        </w:rPr>
      </w:pPr>
      <w:ins w:id="59" w:author="uzivatel" w:date="2026-09-22T12:16:00Z" w16du:dateUtc="2026-09-22T16:1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6F5FFBF" w14:textId="77777777" w:rsidR="000C1D5B" w:rsidRDefault="000C1D5B" w:rsidP="000C1D5B">
      <w:pPr>
        <w:pStyle w:val="Default"/>
        <w:numPr>
          <w:ilvl w:val="0"/>
          <w:numId w:val="3"/>
        </w:numPr>
        <w:rPr>
          <w:ins w:id="60" w:author="uzivatel" w:date="2026-09-22T12:16:00Z" w16du:dateUtc="2026-09-22T16:16:00Z"/>
          <w:rFonts w:ascii="Roboto" w:hAnsi="Roboto"/>
        </w:rPr>
      </w:pPr>
      <w:ins w:id="61" w:author="uzivatel" w:date="2026-09-22T12:16:00Z" w16du:dateUtc="2026-09-22T16:16:00Z">
        <w:r>
          <w:rPr>
            <w:rFonts w:ascii="Roboto" w:hAnsi="Roboto"/>
          </w:rPr>
          <w:t>žáci si přinesou:</w:t>
        </w:r>
      </w:ins>
    </w:p>
    <w:p w14:paraId="2660E4C8" w14:textId="77777777" w:rsidR="00992F5A" w:rsidRDefault="000C1D5B" w:rsidP="000C1D5B">
      <w:pPr>
        <w:pStyle w:val="Default"/>
        <w:numPr>
          <w:ilvl w:val="0"/>
          <w:numId w:val="9"/>
        </w:numPr>
        <w:rPr>
          <w:ins w:id="62" w:author="uzivatel" w:date="2026-09-22T12:16:00Z" w16du:dateUtc="2026-09-22T16:16:00Z"/>
          <w:rFonts w:ascii="Roboto" w:hAnsi="Roboto"/>
        </w:rPr>
      </w:pPr>
      <w:ins w:id="63" w:author="uzivatel" w:date="2026-09-22T12:16:00Z" w16du:dateUtc="2026-09-22T16:1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E358E71" w14:textId="77777777" w:rsidR="000C1D5B" w:rsidRPr="00992F5A" w:rsidRDefault="000C1D5B" w:rsidP="000C1D5B">
      <w:pPr>
        <w:pStyle w:val="Default"/>
        <w:numPr>
          <w:ilvl w:val="0"/>
          <w:numId w:val="9"/>
        </w:numPr>
        <w:rPr>
          <w:ins w:id="64" w:author="uzivatel" w:date="2026-09-22T12:16:00Z" w16du:dateUtc="2026-09-22T16:16:00Z"/>
          <w:rFonts w:ascii="Roboto" w:hAnsi="Roboto"/>
        </w:rPr>
      </w:pPr>
      <w:ins w:id="65" w:author="uzivatel" w:date="2026-09-22T12:16:00Z" w16du:dateUtc="2026-09-22T16:1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7A67153" w14:textId="77777777" w:rsidR="000C1D5B" w:rsidRDefault="000C1D5B" w:rsidP="000C1D5B">
      <w:pPr>
        <w:pStyle w:val="Default"/>
        <w:numPr>
          <w:ilvl w:val="0"/>
          <w:numId w:val="9"/>
        </w:numPr>
        <w:rPr>
          <w:ins w:id="66" w:author="uzivatel" w:date="2026-09-22T12:16:00Z" w16du:dateUtc="2026-09-22T16:16:00Z"/>
        </w:rPr>
      </w:pPr>
      <w:ins w:id="67" w:author="uzivatel" w:date="2026-09-22T12:16:00Z" w16du:dateUtc="2026-09-22T16:1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17C6140" w14:textId="77777777" w:rsidR="005B75C9" w:rsidRDefault="005B75C9" w:rsidP="005B75C9">
      <w:pPr>
        <w:spacing w:line="280" w:lineRule="exact"/>
        <w:jc w:val="center"/>
        <w:rPr>
          <w:del w:id="68" w:author="uzivatel" w:date="2026-09-22T12:16:00Z" w16du:dateUtc="2026-09-22T16:16:00Z"/>
          <w:rFonts w:ascii="Tahoma" w:hAnsi="Tahoma" w:cs="Tahoma"/>
          <w:b/>
        </w:rPr>
      </w:pPr>
      <w:del w:id="69" w:author="uzivatel" w:date="2026-09-22T12:16:00Z" w16du:dateUtc="2026-09-22T16:16:00Z">
        <w:r>
          <w:rPr>
            <w:rFonts w:ascii="Tahoma" w:hAnsi="Tahoma" w:cs="Tahoma"/>
            <w:b/>
          </w:rPr>
          <w:delText>VÝPIS</w:delText>
        </w:r>
      </w:del>
    </w:p>
    <w:p w14:paraId="1BAB8255" w14:textId="77777777" w:rsidR="005B75C9" w:rsidRDefault="005B75C9" w:rsidP="005B75C9">
      <w:pPr>
        <w:spacing w:line="280" w:lineRule="exact"/>
        <w:jc w:val="center"/>
        <w:rPr>
          <w:del w:id="70" w:author="uzivatel" w:date="2026-09-22T12:16:00Z" w16du:dateUtc="2026-09-22T16:16:00Z"/>
          <w:rFonts w:ascii="Tahoma" w:hAnsi="Tahoma" w:cs="Tahoma"/>
          <w:b/>
        </w:rPr>
      </w:pPr>
    </w:p>
    <w:p w14:paraId="1DB3C58F" w14:textId="77777777" w:rsidR="005B75C9" w:rsidRDefault="005B75C9" w:rsidP="005B75C9">
      <w:pPr>
        <w:spacing w:line="280" w:lineRule="exact"/>
        <w:jc w:val="center"/>
        <w:rPr>
          <w:del w:id="71" w:author="uzivatel" w:date="2026-09-22T12:16:00Z" w16du:dateUtc="2026-09-22T16:16:00Z"/>
          <w:rFonts w:ascii="Tahoma" w:hAnsi="Tahoma" w:cs="Tahoma"/>
          <w:b/>
        </w:rPr>
      </w:pPr>
      <w:del w:id="72" w:author="uzivatel" w:date="2026-09-22T12:16:00Z" w16du:dateUtc="2026-09-22T16:16:00Z">
        <w:r w:rsidRPr="004C42BC">
          <w:rPr>
            <w:rFonts w:ascii="Tahoma" w:hAnsi="Tahoma" w:cs="Tahoma"/>
            <w:b/>
          </w:rPr>
          <w:delText xml:space="preserve">z usnesení </w:delText>
        </w:r>
        <w:r>
          <w:rPr>
            <w:rFonts w:ascii="Tahoma" w:hAnsi="Tahoma" w:cs="Tahoma"/>
            <w:b/>
          </w:rPr>
          <w:delText>29</w:delText>
        </w:r>
        <w:r w:rsidRPr="005A1CAF">
          <w:rPr>
            <w:rFonts w:ascii="Tahoma" w:hAnsi="Tahoma" w:cs="Tahoma"/>
            <w:b/>
          </w:rPr>
          <w:delText>.</w:delText>
        </w:r>
        <w:r w:rsidRPr="004C42BC">
          <w:rPr>
            <w:rFonts w:ascii="Tahoma" w:hAnsi="Tahoma" w:cs="Tahoma"/>
            <w:b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</w:rPr>
          <w:delText xml:space="preserve">st </w:delText>
        </w:r>
        <w:r>
          <w:rPr>
            <w:rFonts w:ascii="Tahoma" w:hAnsi="Tahoma" w:cs="Tahoma"/>
            <w:b/>
          </w:rPr>
          <w:delText>zastupitelstva kraje konaného</w:delText>
        </w:r>
        <w:r w:rsidRPr="004C42BC">
          <w:rPr>
            <w:rFonts w:ascii="Tahoma" w:hAnsi="Tahoma" w:cs="Tahoma"/>
            <w:b/>
          </w:rPr>
          <w:delText xml:space="preserve"> dne </w:delText>
        </w:r>
        <w:r>
          <w:rPr>
            <w:rFonts w:ascii="Tahoma" w:hAnsi="Tahoma" w:cs="Tahoma"/>
            <w:b/>
          </w:rPr>
          <w:delText>26. května</w:delText>
        </w:r>
        <w:r w:rsidRPr="005A1CAF">
          <w:rPr>
            <w:rFonts w:ascii="Tahoma" w:hAnsi="Tahoma" w:cs="Tahoma"/>
            <w:b/>
          </w:rPr>
          <w:delText xml:space="preserve"> 2016</w:delText>
        </w:r>
      </w:del>
    </w:p>
    <w:p w14:paraId="14AEB34A" w14:textId="77777777" w:rsidR="005B75C9" w:rsidRDefault="005B75C9" w:rsidP="005B75C9">
      <w:pPr>
        <w:spacing w:line="280" w:lineRule="exact"/>
        <w:jc w:val="center"/>
        <w:rPr>
          <w:del w:id="73" w:author="uzivatel" w:date="2026-09-22T12:16:00Z" w16du:dateUtc="2026-09-22T16:16:00Z"/>
          <w:rFonts w:ascii="Tahoma" w:hAnsi="Tahoma" w:cs="Tahoma"/>
          <w:b/>
        </w:rPr>
      </w:pPr>
    </w:p>
    <w:p w14:paraId="0D20DFC9" w14:textId="77777777" w:rsidR="005B75C9" w:rsidRDefault="005B75C9" w:rsidP="005B75C9">
      <w:pPr>
        <w:spacing w:line="280" w:lineRule="exact"/>
        <w:jc w:val="center"/>
        <w:rPr>
          <w:del w:id="74" w:author="uzivatel" w:date="2026-09-22T12:16:00Z" w16du:dateUtc="2026-09-22T16:16:00Z"/>
          <w:rFonts w:ascii="Tahoma" w:hAnsi="Tahoma" w:cs="Tahoma"/>
          <w:b/>
        </w:rPr>
      </w:pPr>
    </w:p>
    <w:p w14:paraId="4135DF33" w14:textId="77777777" w:rsidR="005B75C9" w:rsidRDefault="005B75C9" w:rsidP="005B75C9">
      <w:pPr>
        <w:spacing w:line="280" w:lineRule="exact"/>
        <w:jc w:val="both"/>
        <w:rPr>
          <w:del w:id="75" w:author="uzivatel" w:date="2026-09-22T12:16:00Z" w16du:dateUtc="2026-09-22T16:16:00Z"/>
          <w:rFonts w:ascii="Tahoma" w:hAnsi="Tahoma" w:cs="Tahoma"/>
          <w:b/>
          <w:color w:val="000000" w:themeColor="text1"/>
          <w:u w:val="single"/>
        </w:rPr>
      </w:pPr>
    </w:p>
    <w:p w14:paraId="4AC07A0F" w14:textId="77777777" w:rsidR="005B75C9" w:rsidRDefault="005B75C9" w:rsidP="005B75C9">
      <w:pPr>
        <w:spacing w:line="280" w:lineRule="exact"/>
        <w:jc w:val="both"/>
        <w:rPr>
          <w:del w:id="76" w:author="uzivatel" w:date="2026-09-22T12:16:00Z" w16du:dateUtc="2026-09-22T16:16:00Z"/>
          <w:rFonts w:ascii="Tahoma" w:hAnsi="Tahoma" w:cs="Tahoma"/>
          <w:b/>
        </w:rPr>
      </w:pPr>
      <w:del w:id="77" w:author="uzivatel" w:date="2026-09-22T12:16:00Z" w16du:dateUtc="2026-09-22T16:16:00Z">
        <w:r w:rsidRPr="00667B51">
          <w:rPr>
            <w:rFonts w:ascii="Tahoma" w:hAnsi="Tahoma" w:cs="Tahoma"/>
            <w:b/>
          </w:rPr>
          <w:delText>Výbor</w:delText>
        </w:r>
        <w:r>
          <w:rPr>
            <w:rFonts w:ascii="Tahoma" w:hAnsi="Tahoma" w:cs="Tahoma"/>
            <w:b/>
          </w:rPr>
          <w:delText xml:space="preserve"> </w:delText>
        </w:r>
        <w:r w:rsidRPr="004C42BC">
          <w:rPr>
            <w:rFonts w:ascii="Tahoma" w:hAnsi="Tahoma" w:cs="Tahoma"/>
            <w:b/>
          </w:rPr>
          <w:delText>pro výchovu, vzdělávání a zaměstnano</w:delText>
        </w:r>
        <w:r>
          <w:rPr>
            <w:rFonts w:ascii="Tahoma" w:hAnsi="Tahoma" w:cs="Tahoma"/>
            <w:b/>
          </w:rPr>
          <w:delText>st zastupitelstva kraje</w:delText>
        </w:r>
      </w:del>
    </w:p>
    <w:p w14:paraId="55178177" w14:textId="77777777" w:rsidR="005B75C9" w:rsidRDefault="005B75C9" w:rsidP="005B75C9">
      <w:pPr>
        <w:spacing w:line="280" w:lineRule="exact"/>
        <w:jc w:val="both"/>
        <w:rPr>
          <w:del w:id="78" w:author="uzivatel" w:date="2026-09-22T12:16:00Z" w16du:dateUtc="2026-09-22T16:16:00Z"/>
          <w:rFonts w:ascii="Tahoma" w:hAnsi="Tahoma" w:cs="Tahoma"/>
          <w:b/>
        </w:rPr>
      </w:pPr>
    </w:p>
    <w:tbl>
      <w:tblPr>
        <w:tblW w:w="9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8716"/>
      </w:tblGrid>
      <w:tr w:rsidR="005B75C9" w:rsidRPr="00AC5A6A" w14:paraId="46CD953F" w14:textId="77777777" w:rsidTr="00FF4A29">
        <w:trPr>
          <w:del w:id="79" w:author="uzivatel" w:date="2026-09-22T12:16:00Z" w16du:dateUtc="2026-09-22T16:16:00Z"/>
        </w:trPr>
        <w:tc>
          <w:tcPr>
            <w:tcW w:w="496" w:type="dxa"/>
          </w:tcPr>
          <w:p w14:paraId="01CEA147" w14:textId="77777777" w:rsidR="005B75C9" w:rsidRPr="00AC5A6A" w:rsidRDefault="005B75C9" w:rsidP="00FF4A29">
            <w:pPr>
              <w:jc w:val="both"/>
              <w:rPr>
                <w:del w:id="80" w:author="uzivatel" w:date="2026-09-22T12:16:00Z" w16du:dateUtc="2026-09-22T16:16:00Z"/>
                <w:rFonts w:ascii="Tahoma" w:hAnsi="Tahoma" w:cs="Tahoma"/>
                <w:b/>
              </w:rPr>
            </w:pPr>
            <w:del w:id="81" w:author="uzivate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delText>1)</w:delText>
              </w:r>
            </w:del>
          </w:p>
        </w:tc>
        <w:tc>
          <w:tcPr>
            <w:tcW w:w="8716" w:type="dxa"/>
          </w:tcPr>
          <w:p w14:paraId="6F0DDB9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82" w:author="uzivatel" w:date="2026-09-22T12:16:00Z" w16du:dateUtc="2026-09-22T16:16:00Z"/>
                <w:rFonts w:ascii="Tahoma" w:hAnsi="Tahoma" w:cs="Tahoma"/>
                <w:b/>
                <w:spacing w:val="60"/>
              </w:rPr>
            </w:pPr>
            <w:del w:id="83" w:author="uzivatel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>bere na vědomí</w:delText>
              </w:r>
            </w:del>
          </w:p>
          <w:p w14:paraId="01AEE012" w14:textId="77777777" w:rsidR="005B75C9" w:rsidRPr="00AC5A6A" w:rsidRDefault="005B75C9" w:rsidP="00FF4A29">
            <w:pPr>
              <w:spacing w:line="280" w:lineRule="exact"/>
              <w:jc w:val="both"/>
              <w:rPr>
                <w:del w:id="84" w:author="uzivatel" w:date="2026-09-22T12:16:00Z" w16du:dateUtc="2026-09-22T16:16:00Z"/>
                <w:rFonts w:ascii="Tahoma" w:hAnsi="Tahoma" w:cs="Tahoma"/>
              </w:rPr>
            </w:pPr>
            <w:del w:id="85" w:author="uzivatel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</w:rPr>
                <w:delText>v</w:delText>
              </w:r>
              <w:r w:rsidRPr="00AC5A6A">
                <w:rPr>
                  <w:rFonts w:ascii="Tahoma" w:hAnsi="Tahoma" w:cs="Tahoma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</w:rPr>
                <w:br/>
                <w:delText>a školských zařízení zřizovaných Moravskoslezským krajem ve městě Orlová</w:delText>
              </w:r>
            </w:del>
          </w:p>
          <w:p w14:paraId="2CD6C844" w14:textId="77777777" w:rsidR="005B75C9" w:rsidRPr="00AC5A6A" w:rsidRDefault="005B75C9" w:rsidP="00FF4A29">
            <w:pPr>
              <w:tabs>
                <w:tab w:val="left" w:pos="708"/>
              </w:tabs>
              <w:jc w:val="both"/>
              <w:rPr>
                <w:del w:id="86" w:author="uzivatel" w:date="2026-09-22T12:16:00Z" w16du:dateUtc="2026-09-22T16:16:00Z"/>
                <w:rFonts w:ascii="Tahoma" w:hAnsi="Tahoma" w:cs="Tahoma"/>
                <w:noProof/>
              </w:rPr>
            </w:pPr>
          </w:p>
        </w:tc>
      </w:tr>
      <w:tr w:rsidR="005B75C9" w:rsidRPr="00AC5A6A" w14:paraId="4D21CD77" w14:textId="77777777" w:rsidTr="00FF4A29">
        <w:trPr>
          <w:del w:id="87" w:author="uzivatel" w:date="2026-09-22T12:16:00Z" w16du:dateUtc="2026-09-22T16:16:00Z"/>
        </w:trPr>
        <w:tc>
          <w:tcPr>
            <w:tcW w:w="496" w:type="dxa"/>
          </w:tcPr>
          <w:p w14:paraId="57E379BC" w14:textId="77777777" w:rsidR="005B75C9" w:rsidRPr="00AC5A6A" w:rsidRDefault="005B75C9" w:rsidP="00FF4A29">
            <w:pPr>
              <w:jc w:val="both"/>
              <w:rPr>
                <w:del w:id="88" w:author="uzivatel" w:date="2026-09-22T12:16:00Z" w16du:dateUtc="2026-09-22T16:16:00Z"/>
                <w:rFonts w:ascii="Tahoma" w:hAnsi="Tahoma" w:cs="Tahoma"/>
                <w:b/>
              </w:rPr>
            </w:pPr>
            <w:del w:id="89" w:author="uzivate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br w:type="page"/>
              </w:r>
            </w:del>
          </w:p>
        </w:tc>
        <w:tc>
          <w:tcPr>
            <w:tcW w:w="8716" w:type="dxa"/>
          </w:tcPr>
          <w:p w14:paraId="4CC2180F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0" w:author="uzivatel" w:date="2026-09-22T12:16:00Z" w16du:dateUtc="2026-09-22T16:16:00Z"/>
                <w:rFonts w:ascii="Tahoma" w:hAnsi="Tahoma" w:cs="Tahoma"/>
                <w:b/>
                <w:spacing w:val="60"/>
              </w:rPr>
            </w:pPr>
          </w:p>
        </w:tc>
      </w:tr>
      <w:tr w:rsidR="005B75C9" w:rsidRPr="00AC5A6A" w14:paraId="205A0A5F" w14:textId="77777777" w:rsidTr="00FF4A29">
        <w:trPr>
          <w:del w:id="91" w:author="uzivatel" w:date="2026-09-22T12:16:00Z" w16du:dateUtc="2026-09-22T16:16:00Z"/>
        </w:trPr>
        <w:tc>
          <w:tcPr>
            <w:tcW w:w="496" w:type="dxa"/>
          </w:tcPr>
          <w:p w14:paraId="24D43C27" w14:textId="77777777" w:rsidR="005B75C9" w:rsidRPr="00AC5A6A" w:rsidRDefault="005B75C9" w:rsidP="00FF4A29">
            <w:pPr>
              <w:jc w:val="both"/>
              <w:rPr>
                <w:del w:id="92" w:author="uzivatel" w:date="2026-09-22T12:16:00Z" w16du:dateUtc="2026-09-22T16:16:00Z"/>
                <w:rFonts w:ascii="Tahoma" w:hAnsi="Tahoma" w:cs="Tahoma"/>
                <w:b/>
              </w:rPr>
            </w:pPr>
            <w:del w:id="93" w:author="uzivatel" w:date="2026-09-22T12:16:00Z" w16du:dateUtc="2026-09-22T16:16:00Z">
              <w:r w:rsidRPr="00AC5A6A">
                <w:rPr>
                  <w:rFonts w:ascii="Tahoma" w:hAnsi="Tahoma" w:cs="Tahoma"/>
                  <w:b/>
                </w:rPr>
                <w:delText>2)</w:delText>
              </w:r>
            </w:del>
          </w:p>
        </w:tc>
        <w:tc>
          <w:tcPr>
            <w:tcW w:w="8716" w:type="dxa"/>
          </w:tcPr>
          <w:p w14:paraId="7D14698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4" w:author="uzivatel" w:date="2026-09-22T12:16:00Z" w16du:dateUtc="2026-09-22T16:16:00Z"/>
                <w:rFonts w:ascii="Tahoma" w:hAnsi="Tahoma" w:cs="Tahoma"/>
                <w:b/>
                <w:spacing w:val="60"/>
              </w:rPr>
            </w:pPr>
            <w:del w:id="95" w:author="uzivatel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</w:rPr>
                <w:delText xml:space="preserve">doporučuje   </w:delText>
              </w:r>
            </w:del>
          </w:p>
          <w:p w14:paraId="132227B5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96" w:author="uzivatel" w:date="2026-09-22T12:16:00Z" w16du:dateUtc="2026-09-22T16:16:00Z"/>
                <w:rFonts w:ascii="Tahoma" w:hAnsi="Tahoma" w:cs="Tahoma"/>
              </w:rPr>
            </w:pPr>
            <w:del w:id="97" w:author="uzivatel" w:date="2026-09-22T12:16:00Z" w16du:dateUtc="2026-09-22T16:16:00Z">
              <w:r w:rsidRPr="00AC5A6A">
                <w:rPr>
                  <w:rFonts w:ascii="Tahoma" w:hAnsi="Tahoma" w:cs="Tahoma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</w:rPr>
                <w:delText>ZK 17/1686</w:delText>
              </w:r>
              <w:r w:rsidRPr="00AC5A6A">
                <w:rPr>
                  <w:rFonts w:ascii="Tahoma" w:hAnsi="Tahoma" w:cs="Tahoma"/>
                </w:rPr>
                <w:delText xml:space="preserve"> ze dne 17. 12. 2015 týkající se záměru dle bodu 1)</w:delText>
              </w:r>
            </w:del>
          </w:p>
        </w:tc>
      </w:tr>
    </w:tbl>
    <w:p w14:paraId="394C9A28" w14:textId="77777777" w:rsidR="005B75C9" w:rsidRPr="00AC5A6A" w:rsidRDefault="005B75C9" w:rsidP="005B75C9">
      <w:pPr>
        <w:spacing w:line="280" w:lineRule="exact"/>
        <w:jc w:val="both"/>
        <w:rPr>
          <w:del w:id="98" w:author="uzivatel" w:date="2026-09-22T12:16:00Z" w16du:dateUtc="2026-09-22T16:16:00Z"/>
          <w:rFonts w:ascii="Tahoma" w:hAnsi="Tahoma" w:cs="Tahoma"/>
          <w:b/>
          <w:spacing w:val="60"/>
        </w:rPr>
      </w:pPr>
    </w:p>
    <w:p w14:paraId="4AC2BA7C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99" w:author="uzivatel" w:date="2026-09-22T12:16:00Z" w16du:dateUtc="2026-09-22T16:16:00Z"/>
          <w:rFonts w:ascii="Tahoma" w:hAnsi="Tahoma" w:cs="Tahoma"/>
        </w:rPr>
      </w:pPr>
      <w:del w:id="100" w:author="uzivatel" w:date="2026-09-22T12:16:00Z" w16du:dateUtc="2026-09-22T16:16:00Z">
        <w:r w:rsidRPr="00AC5A6A">
          <w:rPr>
            <w:rFonts w:ascii="Tahoma" w:hAnsi="Tahoma" w:cs="Tahoma"/>
          </w:rPr>
          <w:delText>Hlasovalo pro 9, proti 0, zdržel se 0.</w:delText>
        </w:r>
      </w:del>
    </w:p>
    <w:p w14:paraId="2B790B9A" w14:textId="77777777" w:rsidR="005B75C9" w:rsidRDefault="00632E08" w:rsidP="006D0779">
      <w:pPr>
        <w:pStyle w:val="Default"/>
        <w:ind w:left="720"/>
        <w:rPr>
          <w:rFonts w:ascii="Roboto" w:hAnsi="Roboto"/>
          <w:rPrChange w:id="101" w:author="uzivatel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102" w:author="uzivatel" w:date="2026-09-22T12:16:00Z" w16du:dateUtc="2026-09-22T16:16:00Z">
          <w:pPr>
            <w:spacing w:line="280" w:lineRule="exact"/>
          </w:pPr>
        </w:pPrChange>
      </w:pPr>
      <w:del w:id="103" w:author="uzivatel" w:date="2026-09-22T12:16:00Z" w16du:dateUtc="2026-09-22T16:16:00Z">
        <w:r w:rsidRPr="00AC5A6A">
          <w:rPr>
            <w:rFonts w:ascii="Tahoma" w:hAnsi="Tahoma" w:cs="Tahoma"/>
            <w:b/>
            <w:sz w:val="22"/>
            <w:szCs w:val="22"/>
          </w:rPr>
          <w:delText>Bylo přijato usnesení č. 29/191.</w:delText>
        </w:r>
      </w:del>
    </w:p>
    <w:sectPr w:rsidR="005B75C9" w:rsidSect="00067C1B">
      <w:pgSz w:w="11906" w:h="16838"/>
      <w:pgMar w:top="142" w:right="849" w:bottom="142" w:left="1417" w:header="708" w:footer="708" w:gutter="0"/>
      <w:cols w:space="708"/>
      <w:docGrid w:linePitch="360"/>
      <w:sectPrChange w:id="104" w:author="uzivatel" w:date="2026-09-22T12:16:00Z" w16du:dateUtc="2026-09-22T16:16:00Z">
        <w:sectPr w:rsidR="005B75C9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0413">
    <w:abstractNumId w:val="0"/>
  </w:num>
  <w:num w:numId="2" w16cid:durableId="236406126">
    <w:abstractNumId w:val="9"/>
  </w:num>
  <w:num w:numId="3" w16cid:durableId="358361101">
    <w:abstractNumId w:val="11"/>
  </w:num>
  <w:num w:numId="4" w16cid:durableId="1014502262">
    <w:abstractNumId w:val="10"/>
  </w:num>
  <w:num w:numId="5" w16cid:durableId="220560883">
    <w:abstractNumId w:val="3"/>
  </w:num>
  <w:num w:numId="6" w16cid:durableId="4287181">
    <w:abstractNumId w:val="8"/>
  </w:num>
  <w:num w:numId="7" w16cid:durableId="1392462171">
    <w:abstractNumId w:val="5"/>
  </w:num>
  <w:num w:numId="8" w16cid:durableId="157772863">
    <w:abstractNumId w:val="1"/>
  </w:num>
  <w:num w:numId="9" w16cid:durableId="1288703059">
    <w:abstractNumId w:val="4"/>
  </w:num>
  <w:num w:numId="10" w16cid:durableId="1143541527">
    <w:abstractNumId w:val="7"/>
  </w:num>
  <w:num w:numId="11" w16cid:durableId="2040348490">
    <w:abstractNumId w:val="12"/>
  </w:num>
  <w:num w:numId="12" w16cid:durableId="1086995982">
    <w:abstractNumId w:val="6"/>
  </w:num>
  <w:num w:numId="13" w16cid:durableId="17843793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021D99"/>
    <w:rsid w:val="0002301B"/>
    <w:rsid w:val="00067C1B"/>
    <w:rsid w:val="00070B7A"/>
    <w:rsid w:val="000C1D5B"/>
    <w:rsid w:val="000E3B54"/>
    <w:rsid w:val="00131188"/>
    <w:rsid w:val="001D66D1"/>
    <w:rsid w:val="001F6040"/>
    <w:rsid w:val="00222525"/>
    <w:rsid w:val="0028602A"/>
    <w:rsid w:val="002B27AF"/>
    <w:rsid w:val="002E5199"/>
    <w:rsid w:val="00303472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32CB"/>
    <w:rsid w:val="00494AC3"/>
    <w:rsid w:val="004A5136"/>
    <w:rsid w:val="005379D3"/>
    <w:rsid w:val="005406F7"/>
    <w:rsid w:val="005631B3"/>
    <w:rsid w:val="005940DB"/>
    <w:rsid w:val="00596269"/>
    <w:rsid w:val="005B75C9"/>
    <w:rsid w:val="005F4481"/>
    <w:rsid w:val="00632E08"/>
    <w:rsid w:val="00663F98"/>
    <w:rsid w:val="0069557F"/>
    <w:rsid w:val="006B75D9"/>
    <w:rsid w:val="006D0779"/>
    <w:rsid w:val="0071556C"/>
    <w:rsid w:val="00875E83"/>
    <w:rsid w:val="008E16D0"/>
    <w:rsid w:val="008F11DB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AF6BF0"/>
    <w:rsid w:val="00B06B01"/>
    <w:rsid w:val="00BD1EDF"/>
    <w:rsid w:val="00C3568E"/>
    <w:rsid w:val="00C9043F"/>
    <w:rsid w:val="00D166A3"/>
    <w:rsid w:val="00DB23CA"/>
    <w:rsid w:val="00DF0E9B"/>
    <w:rsid w:val="00E2631A"/>
    <w:rsid w:val="00E32457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6:00Z">
        <w:pPr/>
      </w:pPrChange>
    </w:pPr>
    <w:rPr>
      <w:rPrChange w:id="0" w:author="uzivatel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rsid w:val="003034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6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6:00Z">
        <w:rPr>
          <w:rFonts w:asciiTheme="minorHAnsi" w:eastAsiaTheme="minorHAnsi" w:hAnsiTheme="minorHAnsi" w:cstheme="minorBidi"/>
          <w:b/>
          <w:sz w:val="3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16:00Z">
        <w:rPr>
          <w:strike w:val="0"/>
          <w:dstrike w:val="0"/>
          <w:color w:val="1982D1"/>
          <w:u w:val="none"/>
          <w:effect w:val="none"/>
        </w:rPr>
      </w:rPrChange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/>
    </w:p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C356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5B75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B75C9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Heading4Char">
    <w:name w:val="Heading 4 Char"/>
    <w:basedOn w:val="DefaultParagraphFont"/>
    <w:link w:val="Heading4"/>
    <w:semiHidden/>
    <w:rsid w:val="00AF6BF0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customStyle="1" w:styleId="Default">
    <w:name w:val="Default"/>
    <w:rsid w:val="00AF6BF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16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16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AF6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